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2pt;height:63.8pt;mso-position-horizontal-relative:page;mso-position-vertical-relative:page" o:ole="" fillcolor="#6d6d6d">
            <v:imagedata r:id="rId8" o:title=""/>
          </v:shape>
          <o:OLEObject Type="Embed" ProgID="Word.Picture.8" ShapeID="对象 1" DrawAspect="Content" ObjectID="_1648373566"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89.25pt;height:60pt;mso-position-horizontal-relative:page;mso-position-vertical-relative:page" o:ole="" fillcolor="#6d6d6d">
            <v:imagedata r:id="rId10" o:title=""/>
          </v:shape>
          <o:OLEObject Type="Embed" ProgID="Word.Picture.8" ShapeID="对象 2" DrawAspect="Content" ObjectID="_1648373567"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7C20F7">
        <w:rPr>
          <w:rFonts w:ascii="Times New Roman" w:eastAsia="楷体_GB2312" w:hAnsi="Times New Roman" w:cs="Times New Roman"/>
          <w:b/>
          <w:sz w:val="30"/>
          <w:szCs w:val="24"/>
        </w:rPr>
        <w:t>MF1</w:t>
      </w:r>
      <w:r w:rsidR="00C44721" w:rsidRPr="007C20F7">
        <w:rPr>
          <w:rFonts w:ascii="Times New Roman" w:eastAsia="楷体_GB2312" w:hAnsi="Times New Roman" w:cs="Times New Roman"/>
          <w:b/>
          <w:sz w:val="30"/>
          <w:szCs w:val="24"/>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r>
        <w:rPr>
          <w:rFonts w:ascii="Arial" w:eastAsia="楷体_GB2312" w:hAnsi="Arial" w:cs="Arial"/>
          <w:b/>
          <w:sz w:val="48"/>
          <w:szCs w:val="48"/>
        </w:rPr>
        <w:t>P</w:t>
      </w:r>
      <w:r>
        <w:rPr>
          <w:rFonts w:ascii="Arial" w:eastAsia="楷体_GB2312" w:hAnsi="Arial" w:cs="Arial" w:hint="eastAsia"/>
          <w:b/>
          <w:sz w:val="48"/>
          <w:szCs w:val="48"/>
        </w:rPr>
        <w:t>lateform</w:t>
      </w:r>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r w:rsidRPr="00A378BC">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A378BC">
        <w:rPr>
          <w:rFonts w:ascii="Arial" w:hAnsi="Arial" w:cs="Arial"/>
          <w:b/>
          <w:sz w:val="44"/>
          <w:szCs w:val="44"/>
        </w:rPr>
        <w:t>Si</w:t>
      </w:r>
      <w:r>
        <w:rPr>
          <w:rFonts w:ascii="Arial" w:hAnsi="Arial" w:cs="Arial"/>
          <w:b/>
          <w:sz w:val="44"/>
          <w:szCs w:val="44"/>
        </w:rPr>
        <w:t xml:space="preserve"> </w:t>
      </w:r>
      <w:r w:rsidRPr="00A378BC">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9"/>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A378BC">
        <w:rPr>
          <w:rFonts w:ascii="Arial" w:hAnsi="Arial" w:cs="Arial"/>
          <w:sz w:val="30"/>
          <w:szCs w:val="30"/>
        </w:rPr>
        <w:t>Senior</w:t>
      </w:r>
      <w:r>
        <w:rPr>
          <w:rFonts w:ascii="Arial" w:hAnsi="Arial" w:cs="Arial"/>
          <w:sz w:val="30"/>
          <w:szCs w:val="30"/>
        </w:rPr>
        <w:t xml:space="preserve"> </w:t>
      </w:r>
      <w:r w:rsidRPr="00A378BC">
        <w:rPr>
          <w:rFonts w:ascii="Arial" w:hAnsi="Arial" w:cs="Arial"/>
          <w:sz w:val="30"/>
          <w:szCs w:val="30"/>
        </w:rPr>
        <w:t>Engineer</w:t>
      </w:r>
      <w:r>
        <w:rPr>
          <w:rFonts w:ascii="Arial" w:hAnsi="Arial" w:cs="Arial"/>
          <w:b/>
          <w:sz w:val="30"/>
          <w:szCs w:val="30"/>
        </w:rPr>
        <w:t xml:space="preserve"> </w:t>
      </w:r>
      <w:r w:rsidRPr="00A378BC">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A378BC">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A378BC">
        <w:rPr>
          <w:rFonts w:ascii="Arial" w:hAnsi="Arial" w:cs="Arial"/>
          <w:sz w:val="28"/>
          <w:szCs w:val="28"/>
        </w:rPr>
        <w:t>Software</w:t>
      </w:r>
      <w:r>
        <w:rPr>
          <w:rFonts w:ascii="Arial" w:hAnsi="Arial" w:cs="Arial"/>
          <w:sz w:val="28"/>
          <w:szCs w:val="28"/>
        </w:rPr>
        <w:t xml:space="preserve"> </w:t>
      </w:r>
      <w:r w:rsidRPr="00A378BC">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A378BC">
        <w:rPr>
          <w:rFonts w:ascii="Arial" w:hAnsi="Arial" w:cs="Arial"/>
          <w:b/>
          <w:sz w:val="28"/>
          <w:szCs w:val="28"/>
        </w:rPr>
        <w:t>NANJING</w:t>
      </w:r>
      <w:r>
        <w:rPr>
          <w:rFonts w:ascii="Arial" w:hAnsi="Arial" w:cs="Arial"/>
          <w:b/>
          <w:sz w:val="28"/>
          <w:szCs w:val="28"/>
        </w:rPr>
        <w:t xml:space="preserve"> </w:t>
      </w:r>
      <w:r w:rsidRPr="00A378BC">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A378BC">
        <w:rPr>
          <w:rFonts w:ascii="Arial" w:hAnsi="Arial" w:cs="Arial"/>
          <w:sz w:val="28"/>
          <w:szCs w:val="28"/>
        </w:rPr>
        <w:t>Nanjing</w:t>
      </w:r>
      <w:r>
        <w:rPr>
          <w:rFonts w:ascii="Arial" w:hAnsi="Arial" w:cs="Arial"/>
          <w:sz w:val="28"/>
          <w:szCs w:val="28"/>
        </w:rPr>
        <w:t xml:space="preserve">, </w:t>
      </w:r>
      <w:r w:rsidRPr="00A378BC">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A378BC">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8793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87940"/>
      <w:r w:rsidRPr="00A378BC">
        <w:rPr>
          <w:rFonts w:ascii="Arial" w:hAnsi="Arial"/>
        </w:rPr>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r w:rsidRPr="008356F0">
        <w:rPr>
          <w:rFonts w:ascii="Arial" w:eastAsia="宋体" w:hAnsi="Arial" w:cs="Arial"/>
          <w:b/>
          <w:bCs/>
          <w:szCs w:val="21"/>
        </w:rPr>
        <w:t>KeyWords</w:t>
      </w:r>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987941"/>
      <w:bookmarkStart w:id="53" w:name="_Toc25758701"/>
      <w:r w:rsidRPr="00BD5503">
        <w:rPr>
          <w:rFonts w:hint="eastAsia"/>
        </w:rPr>
        <w:lastRenderedPageBreak/>
        <w:t>目录</w:t>
      </w:r>
      <w:bookmarkEnd w:id="52"/>
    </w:p>
    <w:p w14:paraId="17743C1C" w14:textId="133F0411" w:rsidR="002F547F" w:rsidRPr="00DD5848" w:rsidRDefault="00BD5503">
      <w:pPr>
        <w:pStyle w:val="TOC1"/>
        <w:tabs>
          <w:tab w:val="right" w:leader="dot" w:pos="8296"/>
        </w:tabs>
        <w:rPr>
          <w:rFonts w:ascii="宋体" w:eastAsia="宋体" w:hAnsi="宋体"/>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6987939" w:history="1">
        <w:r w:rsidR="002F547F" w:rsidRPr="00DD5848">
          <w:rPr>
            <w:rStyle w:val="af0"/>
            <w:rFonts w:ascii="宋体" w:eastAsia="宋体" w:hAnsi="宋体"/>
            <w:noProof/>
          </w:rPr>
          <w:t>摘  要</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_Toc36987939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w:t>
        </w:r>
        <w:r w:rsidR="002F547F" w:rsidRPr="00DD5848">
          <w:rPr>
            <w:rFonts w:ascii="宋体" w:eastAsia="宋体" w:hAnsi="宋体"/>
            <w:noProof/>
            <w:webHidden/>
          </w:rPr>
          <w:fldChar w:fldCharType="end"/>
        </w:r>
      </w:hyperlink>
    </w:p>
    <w:p w14:paraId="6132BBB0" w14:textId="2870F8A7" w:rsidR="002F547F" w:rsidRPr="00DD5848" w:rsidRDefault="00116B87">
      <w:pPr>
        <w:pStyle w:val="TOC1"/>
        <w:tabs>
          <w:tab w:val="right" w:leader="dot" w:pos="8296"/>
        </w:tabs>
        <w:rPr>
          <w:rFonts w:ascii="宋体" w:eastAsia="宋体" w:hAnsi="宋体"/>
          <w:noProof/>
        </w:rPr>
      </w:pPr>
      <w:hyperlink w:anchor="_Toc36987940" w:history="1">
        <w:r w:rsidR="002F547F" w:rsidRPr="00DD5848">
          <w:rPr>
            <w:rStyle w:val="af0"/>
            <w:rFonts w:ascii="宋体" w:eastAsia="宋体" w:hAnsi="宋体"/>
            <w:noProof/>
          </w:rPr>
          <w:t>Abstract</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II</w:t>
        </w:r>
        <w:r w:rsidR="002F547F" w:rsidRPr="00DD5848">
          <w:rPr>
            <w:rFonts w:ascii="宋体" w:eastAsia="宋体" w:hAnsi="宋体"/>
            <w:noProof/>
            <w:webHidden/>
          </w:rPr>
          <w:fldChar w:fldCharType="end"/>
        </w:r>
      </w:hyperlink>
    </w:p>
    <w:p w14:paraId="72572DA5" w14:textId="0DFC1025" w:rsidR="002F547F" w:rsidRPr="00DD5848" w:rsidRDefault="00116B87">
      <w:pPr>
        <w:pStyle w:val="TOC1"/>
        <w:tabs>
          <w:tab w:val="right" w:leader="dot" w:pos="8296"/>
        </w:tabs>
        <w:rPr>
          <w:rFonts w:ascii="宋体" w:eastAsia="宋体" w:hAnsi="宋体"/>
          <w:noProof/>
        </w:rPr>
      </w:pPr>
      <w:hyperlink w:anchor="_Toc36987941" w:history="1">
        <w:r w:rsidR="002F547F" w:rsidRPr="00DD5848">
          <w:rPr>
            <w:rStyle w:val="af0"/>
            <w:rFonts w:ascii="宋体" w:eastAsia="宋体" w:hAnsi="宋体"/>
            <w:noProof/>
          </w:rPr>
          <w:t>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IV</w:t>
        </w:r>
        <w:r w:rsidR="002F547F" w:rsidRPr="00DD5848">
          <w:rPr>
            <w:rFonts w:ascii="宋体" w:eastAsia="宋体" w:hAnsi="宋体"/>
            <w:noProof/>
            <w:webHidden/>
          </w:rPr>
          <w:fldChar w:fldCharType="end"/>
        </w:r>
      </w:hyperlink>
    </w:p>
    <w:p w14:paraId="157F0390" w14:textId="6335E4E9" w:rsidR="002F547F" w:rsidRPr="00DD5848" w:rsidRDefault="00116B87">
      <w:pPr>
        <w:pStyle w:val="TOC1"/>
        <w:tabs>
          <w:tab w:val="right" w:leader="dot" w:pos="8296"/>
        </w:tabs>
        <w:rPr>
          <w:rFonts w:ascii="宋体" w:eastAsia="宋体" w:hAnsi="宋体"/>
          <w:noProof/>
        </w:rPr>
      </w:pPr>
      <w:hyperlink w:anchor="_Toc36987942" w:history="1">
        <w:r w:rsidR="002F547F" w:rsidRPr="00DD5848">
          <w:rPr>
            <w:rStyle w:val="af0"/>
            <w:rFonts w:ascii="宋体" w:eastAsia="宋体" w:hAnsi="宋体"/>
            <w:noProof/>
          </w:rPr>
          <w:t>图目录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VI</w:t>
        </w:r>
        <w:r w:rsidR="002F547F" w:rsidRPr="00DD5848">
          <w:rPr>
            <w:rFonts w:ascii="宋体" w:eastAsia="宋体" w:hAnsi="宋体"/>
            <w:noProof/>
            <w:webHidden/>
          </w:rPr>
          <w:fldChar w:fldCharType="end"/>
        </w:r>
      </w:hyperlink>
    </w:p>
    <w:p w14:paraId="44B85F17" w14:textId="6CD9C4DD" w:rsidR="002F547F" w:rsidRPr="00DD5848" w:rsidRDefault="00116B87">
      <w:pPr>
        <w:pStyle w:val="TOC1"/>
        <w:tabs>
          <w:tab w:val="right" w:leader="dot" w:pos="8296"/>
        </w:tabs>
        <w:rPr>
          <w:rFonts w:ascii="宋体" w:eastAsia="宋体" w:hAnsi="宋体"/>
          <w:noProof/>
        </w:rPr>
      </w:pPr>
      <w:hyperlink w:anchor="_Toc36987943" w:history="1">
        <w:r w:rsidR="002F547F" w:rsidRPr="00DD5848">
          <w:rPr>
            <w:rStyle w:val="af0"/>
            <w:rFonts w:ascii="宋体" w:eastAsia="宋体" w:hAnsi="宋体"/>
            <w:noProof/>
          </w:rPr>
          <w:t>表目录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VII</w:t>
        </w:r>
        <w:r w:rsidR="002F547F" w:rsidRPr="00DD5848">
          <w:rPr>
            <w:rFonts w:ascii="宋体" w:eastAsia="宋体" w:hAnsi="宋体"/>
            <w:noProof/>
            <w:webHidden/>
          </w:rPr>
          <w:fldChar w:fldCharType="end"/>
        </w:r>
      </w:hyperlink>
    </w:p>
    <w:p w14:paraId="7024BC89" w14:textId="635489F4" w:rsidR="002F547F" w:rsidRPr="00DD5848" w:rsidRDefault="00116B87">
      <w:pPr>
        <w:pStyle w:val="TOC1"/>
        <w:tabs>
          <w:tab w:val="right" w:leader="dot" w:pos="8296"/>
        </w:tabs>
        <w:rPr>
          <w:rFonts w:ascii="宋体" w:eastAsia="宋体" w:hAnsi="宋体"/>
          <w:noProof/>
        </w:rPr>
      </w:pPr>
      <w:hyperlink w:anchor="_Toc36987944" w:history="1">
        <w:r w:rsidR="002F547F" w:rsidRPr="00DD5848">
          <w:rPr>
            <w:rStyle w:val="af0"/>
            <w:rFonts w:ascii="宋体" w:eastAsia="宋体" w:hAnsi="宋体"/>
            <w:noProof/>
          </w:rPr>
          <w:t>第一章 引言</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w:t>
        </w:r>
        <w:r w:rsidR="002F547F" w:rsidRPr="00DD5848">
          <w:rPr>
            <w:rFonts w:ascii="宋体" w:eastAsia="宋体" w:hAnsi="宋体"/>
            <w:noProof/>
            <w:webHidden/>
          </w:rPr>
          <w:fldChar w:fldCharType="end"/>
        </w:r>
      </w:hyperlink>
    </w:p>
    <w:p w14:paraId="4C61C30A" w14:textId="2772FEE8" w:rsidR="002F547F" w:rsidRPr="00DD5848" w:rsidRDefault="00116B87">
      <w:pPr>
        <w:pStyle w:val="TOC2"/>
        <w:tabs>
          <w:tab w:val="right" w:leader="dot" w:pos="8296"/>
        </w:tabs>
        <w:rPr>
          <w:rFonts w:ascii="宋体" w:eastAsia="宋体" w:hAnsi="宋体"/>
          <w:noProof/>
        </w:rPr>
      </w:pPr>
      <w:hyperlink w:anchor="_Toc36987945" w:history="1">
        <w:r w:rsidR="002F547F" w:rsidRPr="00DD5848">
          <w:rPr>
            <w:rStyle w:val="af0"/>
            <w:rFonts w:ascii="宋体" w:eastAsia="宋体" w:hAnsi="宋体"/>
            <w:noProof/>
          </w:rPr>
          <w:t>1.1 项目背景</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w:t>
        </w:r>
        <w:r w:rsidR="002F547F" w:rsidRPr="00DD5848">
          <w:rPr>
            <w:rFonts w:ascii="宋体" w:eastAsia="宋体" w:hAnsi="宋体"/>
            <w:noProof/>
            <w:webHidden/>
          </w:rPr>
          <w:fldChar w:fldCharType="end"/>
        </w:r>
      </w:hyperlink>
    </w:p>
    <w:p w14:paraId="5D84266E" w14:textId="1A2C4DDF" w:rsidR="002F547F" w:rsidRPr="00DD5848" w:rsidRDefault="00116B87">
      <w:pPr>
        <w:pStyle w:val="TOC2"/>
        <w:tabs>
          <w:tab w:val="right" w:leader="dot" w:pos="8296"/>
        </w:tabs>
        <w:rPr>
          <w:rFonts w:ascii="宋体" w:eastAsia="宋体" w:hAnsi="宋体"/>
          <w:noProof/>
        </w:rPr>
      </w:pPr>
      <w:hyperlink w:anchor="_Toc36987946" w:history="1">
        <w:r w:rsidR="002F547F" w:rsidRPr="00DD5848">
          <w:rPr>
            <w:rStyle w:val="af0"/>
            <w:rFonts w:ascii="宋体" w:eastAsia="宋体" w:hAnsi="宋体"/>
            <w:noProof/>
          </w:rPr>
          <w:t>1.2 国内外发展现状</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w:t>
        </w:r>
        <w:r w:rsidR="002F547F" w:rsidRPr="00DD5848">
          <w:rPr>
            <w:rFonts w:ascii="宋体" w:eastAsia="宋体" w:hAnsi="宋体"/>
            <w:noProof/>
            <w:webHidden/>
          </w:rPr>
          <w:fldChar w:fldCharType="end"/>
        </w:r>
      </w:hyperlink>
    </w:p>
    <w:p w14:paraId="31C334F6" w14:textId="0428CB3C" w:rsidR="002F547F" w:rsidRPr="00DD5848" w:rsidRDefault="00116B87">
      <w:pPr>
        <w:pStyle w:val="TOC2"/>
        <w:tabs>
          <w:tab w:val="right" w:leader="dot" w:pos="8296"/>
        </w:tabs>
        <w:rPr>
          <w:rFonts w:ascii="宋体" w:eastAsia="宋体" w:hAnsi="宋体"/>
          <w:noProof/>
        </w:rPr>
      </w:pPr>
      <w:hyperlink w:anchor="_Toc36987947" w:history="1">
        <w:r w:rsidR="002F547F" w:rsidRPr="00DD5848">
          <w:rPr>
            <w:rStyle w:val="af0"/>
            <w:rFonts w:ascii="宋体" w:eastAsia="宋体" w:hAnsi="宋体"/>
            <w:noProof/>
          </w:rPr>
          <w:t>1.3 本文主要工作</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w:t>
        </w:r>
        <w:r w:rsidR="002F547F" w:rsidRPr="00DD5848">
          <w:rPr>
            <w:rFonts w:ascii="宋体" w:eastAsia="宋体" w:hAnsi="宋体"/>
            <w:noProof/>
            <w:webHidden/>
          </w:rPr>
          <w:fldChar w:fldCharType="end"/>
        </w:r>
      </w:hyperlink>
    </w:p>
    <w:p w14:paraId="28D38388" w14:textId="55FD9295" w:rsidR="002F547F" w:rsidRPr="00DD5848" w:rsidRDefault="00116B87">
      <w:pPr>
        <w:pStyle w:val="TOC2"/>
        <w:tabs>
          <w:tab w:val="right" w:leader="dot" w:pos="8296"/>
        </w:tabs>
        <w:rPr>
          <w:rFonts w:ascii="宋体" w:eastAsia="宋体" w:hAnsi="宋体"/>
          <w:noProof/>
        </w:rPr>
      </w:pPr>
      <w:hyperlink w:anchor="_Toc36987948" w:history="1">
        <w:r w:rsidR="002F547F" w:rsidRPr="00DD5848">
          <w:rPr>
            <w:rStyle w:val="af0"/>
            <w:rFonts w:ascii="宋体" w:eastAsia="宋体" w:hAnsi="宋体"/>
            <w:noProof/>
          </w:rPr>
          <w:t>1.4 本文组织结构</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w:t>
        </w:r>
        <w:r w:rsidR="002F547F" w:rsidRPr="00DD5848">
          <w:rPr>
            <w:rFonts w:ascii="宋体" w:eastAsia="宋体" w:hAnsi="宋体"/>
            <w:noProof/>
            <w:webHidden/>
          </w:rPr>
          <w:fldChar w:fldCharType="end"/>
        </w:r>
      </w:hyperlink>
    </w:p>
    <w:p w14:paraId="5569BACB" w14:textId="21EB77CD" w:rsidR="002F547F" w:rsidRPr="00DD5848" w:rsidRDefault="00116B87">
      <w:pPr>
        <w:pStyle w:val="TOC1"/>
        <w:tabs>
          <w:tab w:val="right" w:leader="dot" w:pos="8296"/>
        </w:tabs>
        <w:rPr>
          <w:rFonts w:ascii="宋体" w:eastAsia="宋体" w:hAnsi="宋体"/>
          <w:noProof/>
        </w:rPr>
      </w:pPr>
      <w:hyperlink w:anchor="_Toc36987949" w:history="1">
        <w:r w:rsidR="002F547F" w:rsidRPr="00DD5848">
          <w:rPr>
            <w:rStyle w:val="af0"/>
            <w:rFonts w:ascii="宋体" w:eastAsia="宋体" w:hAnsi="宋体"/>
            <w:noProof/>
          </w:rPr>
          <w:t>第二章 技术综述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542FD509" w14:textId="5AAF85F5" w:rsidR="002F547F" w:rsidRPr="00DD5848" w:rsidRDefault="00116B87">
      <w:pPr>
        <w:pStyle w:val="TOC2"/>
        <w:tabs>
          <w:tab w:val="right" w:leader="dot" w:pos="8296"/>
        </w:tabs>
        <w:rPr>
          <w:rFonts w:ascii="宋体" w:eastAsia="宋体" w:hAnsi="宋体"/>
          <w:noProof/>
        </w:rPr>
      </w:pPr>
      <w:hyperlink w:anchor="_Toc36987950" w:history="1">
        <w:r w:rsidR="002F547F" w:rsidRPr="00DD5848">
          <w:rPr>
            <w:rStyle w:val="af0"/>
            <w:rFonts w:ascii="宋体" w:eastAsia="宋体" w:hAnsi="宋体"/>
            <w:noProof/>
          </w:rPr>
          <w:t>2.1 SpringBoot</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4A0CAB90" w14:textId="278D1BA4" w:rsidR="002F547F" w:rsidRPr="00DD5848" w:rsidRDefault="00116B87">
      <w:pPr>
        <w:pStyle w:val="TOC2"/>
        <w:tabs>
          <w:tab w:val="right" w:leader="dot" w:pos="8296"/>
        </w:tabs>
        <w:rPr>
          <w:rFonts w:ascii="宋体" w:eastAsia="宋体" w:hAnsi="宋体"/>
          <w:noProof/>
        </w:rPr>
      </w:pPr>
      <w:hyperlink w:anchor="_Toc36987951" w:history="1">
        <w:r w:rsidR="002F547F" w:rsidRPr="00DD5848">
          <w:rPr>
            <w:rStyle w:val="af0"/>
            <w:rFonts w:ascii="宋体" w:eastAsia="宋体" w:hAnsi="宋体"/>
            <w:noProof/>
          </w:rPr>
          <w:t>2.2 RabbitMQ</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631E7F5D" w14:textId="118CC334" w:rsidR="002F547F" w:rsidRPr="00DD5848" w:rsidRDefault="00116B87">
      <w:pPr>
        <w:pStyle w:val="TOC2"/>
        <w:tabs>
          <w:tab w:val="right" w:leader="dot" w:pos="8296"/>
        </w:tabs>
        <w:rPr>
          <w:rFonts w:ascii="宋体" w:eastAsia="宋体" w:hAnsi="宋体"/>
          <w:noProof/>
        </w:rPr>
      </w:pPr>
      <w:hyperlink w:anchor="_Toc36987952" w:history="1">
        <w:r w:rsidR="002F547F" w:rsidRPr="00DD5848">
          <w:rPr>
            <w:rStyle w:val="af0"/>
            <w:rFonts w:ascii="宋体" w:eastAsia="宋体" w:hAnsi="宋体" w:cs="Arial"/>
            <w:noProof/>
          </w:rPr>
          <w:t>2.3 E-Scheduler</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7</w:t>
        </w:r>
        <w:r w:rsidR="002F547F" w:rsidRPr="00DD5848">
          <w:rPr>
            <w:rFonts w:ascii="宋体" w:eastAsia="宋体" w:hAnsi="宋体"/>
            <w:noProof/>
            <w:webHidden/>
          </w:rPr>
          <w:fldChar w:fldCharType="end"/>
        </w:r>
      </w:hyperlink>
    </w:p>
    <w:p w14:paraId="2408FAA3" w14:textId="5C4E36EC" w:rsidR="002F547F" w:rsidRPr="00DD5848" w:rsidRDefault="00116B87">
      <w:pPr>
        <w:pStyle w:val="TOC2"/>
        <w:tabs>
          <w:tab w:val="right" w:leader="dot" w:pos="8296"/>
        </w:tabs>
        <w:rPr>
          <w:rFonts w:ascii="宋体" w:eastAsia="宋体" w:hAnsi="宋体"/>
          <w:noProof/>
        </w:rPr>
      </w:pPr>
      <w:hyperlink w:anchor="_Toc36987953" w:history="1">
        <w:r w:rsidR="002F547F" w:rsidRPr="00DD5848">
          <w:rPr>
            <w:rStyle w:val="af0"/>
            <w:rFonts w:ascii="宋体" w:eastAsia="宋体" w:hAnsi="宋体" w:cs="Arial"/>
            <w:noProof/>
          </w:rPr>
          <w:t xml:space="preserve">2.4 </w:t>
        </w:r>
        <w:r w:rsidR="005D5FCE">
          <w:rPr>
            <w:rStyle w:val="af0"/>
            <w:rFonts w:ascii="宋体" w:eastAsia="宋体" w:hAnsi="宋体" w:cs="Arial"/>
            <w:noProof/>
          </w:rPr>
          <w:t>Redis</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8</w:t>
        </w:r>
        <w:r w:rsidR="002F547F" w:rsidRPr="00DD5848">
          <w:rPr>
            <w:rFonts w:ascii="宋体" w:eastAsia="宋体" w:hAnsi="宋体"/>
            <w:noProof/>
            <w:webHidden/>
          </w:rPr>
          <w:fldChar w:fldCharType="end"/>
        </w:r>
      </w:hyperlink>
    </w:p>
    <w:p w14:paraId="07840F9E" w14:textId="05491275" w:rsidR="002F547F" w:rsidRPr="00DD5848" w:rsidRDefault="00116B87">
      <w:pPr>
        <w:pStyle w:val="TOC2"/>
        <w:tabs>
          <w:tab w:val="right" w:leader="dot" w:pos="8296"/>
        </w:tabs>
        <w:rPr>
          <w:rFonts w:ascii="宋体" w:eastAsia="宋体" w:hAnsi="宋体"/>
          <w:noProof/>
        </w:rPr>
      </w:pPr>
      <w:hyperlink w:anchor="_Toc36987954" w:history="1">
        <w:r w:rsidR="002F547F" w:rsidRPr="00DD5848">
          <w:rPr>
            <w:rStyle w:val="af0"/>
            <w:rFonts w:ascii="宋体" w:eastAsia="宋体" w:hAnsi="宋体" w:cs="Arial"/>
            <w:noProof/>
          </w:rPr>
          <w:t>2.5 异地多活技术</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9</w:t>
        </w:r>
        <w:r w:rsidR="002F547F" w:rsidRPr="00DD5848">
          <w:rPr>
            <w:rFonts w:ascii="宋体" w:eastAsia="宋体" w:hAnsi="宋体"/>
            <w:noProof/>
            <w:webHidden/>
          </w:rPr>
          <w:fldChar w:fldCharType="end"/>
        </w:r>
      </w:hyperlink>
    </w:p>
    <w:p w14:paraId="7057D00D" w14:textId="25C1F656" w:rsidR="002F547F" w:rsidRPr="00DD5848" w:rsidRDefault="00116B87">
      <w:pPr>
        <w:pStyle w:val="TOC2"/>
        <w:tabs>
          <w:tab w:val="right" w:leader="dot" w:pos="8296"/>
        </w:tabs>
        <w:rPr>
          <w:rFonts w:ascii="宋体" w:eastAsia="宋体" w:hAnsi="宋体"/>
          <w:noProof/>
        </w:rPr>
      </w:pPr>
      <w:hyperlink w:anchor="_Toc36987955" w:history="1">
        <w:r w:rsidR="002F547F" w:rsidRPr="00DD5848">
          <w:rPr>
            <w:rStyle w:val="af0"/>
            <w:rFonts w:ascii="宋体" w:eastAsia="宋体" w:hAnsi="宋体" w:cs="Arial"/>
            <w:noProof/>
          </w:rPr>
          <w:t>2.6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11</w:t>
        </w:r>
        <w:r w:rsidR="002F547F" w:rsidRPr="00DD5848">
          <w:rPr>
            <w:rFonts w:ascii="宋体" w:eastAsia="宋体" w:hAnsi="宋体"/>
            <w:noProof/>
            <w:webHidden/>
          </w:rPr>
          <w:fldChar w:fldCharType="end"/>
        </w:r>
      </w:hyperlink>
    </w:p>
    <w:p w14:paraId="73D570A4" w14:textId="303BA406" w:rsidR="002F547F" w:rsidRPr="00DD5848" w:rsidRDefault="00116B87">
      <w:pPr>
        <w:pStyle w:val="TOC1"/>
        <w:tabs>
          <w:tab w:val="right" w:leader="dot" w:pos="8296"/>
        </w:tabs>
        <w:rPr>
          <w:rFonts w:ascii="宋体" w:eastAsia="宋体" w:hAnsi="宋体"/>
          <w:noProof/>
        </w:rPr>
      </w:pPr>
      <w:hyperlink w:anchor="_Toc36987956" w:history="1">
        <w:r w:rsidR="002F547F" w:rsidRPr="00DD5848">
          <w:rPr>
            <w:rStyle w:val="af0"/>
            <w:rFonts w:ascii="宋体" w:eastAsia="宋体" w:hAnsi="宋体"/>
            <w:noProof/>
          </w:rPr>
          <w:t>第三章 履约超时管理平台的分析与设计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12</w:t>
        </w:r>
        <w:r w:rsidR="002F547F" w:rsidRPr="00DD5848">
          <w:rPr>
            <w:rFonts w:ascii="宋体" w:eastAsia="宋体" w:hAnsi="宋体"/>
            <w:noProof/>
            <w:webHidden/>
          </w:rPr>
          <w:fldChar w:fldCharType="end"/>
        </w:r>
      </w:hyperlink>
    </w:p>
    <w:p w14:paraId="5E4F2F66" w14:textId="0F9956AD" w:rsidR="002F547F" w:rsidRPr="00DD5848" w:rsidRDefault="00116B87">
      <w:pPr>
        <w:pStyle w:val="TOC2"/>
        <w:tabs>
          <w:tab w:val="right" w:leader="dot" w:pos="8296"/>
        </w:tabs>
        <w:rPr>
          <w:rFonts w:ascii="宋体" w:eastAsia="宋体" w:hAnsi="宋体"/>
          <w:noProof/>
        </w:rPr>
      </w:pPr>
      <w:hyperlink w:anchor="_Toc36987957" w:history="1">
        <w:r w:rsidR="002F547F" w:rsidRPr="00DD5848">
          <w:rPr>
            <w:rStyle w:val="af0"/>
            <w:rFonts w:ascii="宋体" w:eastAsia="宋体" w:hAnsi="宋体"/>
            <w:noProof/>
          </w:rPr>
          <w:t>3.1 系统边界</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12</w:t>
        </w:r>
        <w:r w:rsidR="002F547F" w:rsidRPr="00DD5848">
          <w:rPr>
            <w:rFonts w:ascii="宋体" w:eastAsia="宋体" w:hAnsi="宋体"/>
            <w:noProof/>
            <w:webHidden/>
          </w:rPr>
          <w:fldChar w:fldCharType="end"/>
        </w:r>
      </w:hyperlink>
    </w:p>
    <w:p w14:paraId="1EDA4495" w14:textId="0FF46294" w:rsidR="002F547F" w:rsidRPr="00DD5848" w:rsidRDefault="00116B87">
      <w:pPr>
        <w:pStyle w:val="TOC2"/>
        <w:tabs>
          <w:tab w:val="right" w:leader="dot" w:pos="8296"/>
        </w:tabs>
        <w:rPr>
          <w:rFonts w:ascii="宋体" w:eastAsia="宋体" w:hAnsi="宋体"/>
          <w:noProof/>
        </w:rPr>
      </w:pPr>
      <w:hyperlink w:anchor="_Toc36987958" w:history="1">
        <w:r w:rsidR="002F547F" w:rsidRPr="00DD5848">
          <w:rPr>
            <w:rStyle w:val="af0"/>
            <w:rFonts w:ascii="宋体" w:eastAsia="宋体" w:hAnsi="宋体"/>
            <w:noProof/>
          </w:rPr>
          <w:t>3.2 业务描述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13</w:t>
        </w:r>
        <w:r w:rsidR="002F547F" w:rsidRPr="00DD5848">
          <w:rPr>
            <w:rFonts w:ascii="宋体" w:eastAsia="宋体" w:hAnsi="宋体"/>
            <w:noProof/>
            <w:webHidden/>
          </w:rPr>
          <w:fldChar w:fldCharType="end"/>
        </w:r>
      </w:hyperlink>
    </w:p>
    <w:p w14:paraId="3685CA84" w14:textId="5785D598" w:rsidR="002F547F" w:rsidRPr="00DD5848" w:rsidRDefault="00116B87">
      <w:pPr>
        <w:pStyle w:val="TOC2"/>
        <w:tabs>
          <w:tab w:val="right" w:leader="dot" w:pos="8296"/>
        </w:tabs>
        <w:rPr>
          <w:rFonts w:ascii="宋体" w:eastAsia="宋体" w:hAnsi="宋体"/>
          <w:noProof/>
        </w:rPr>
      </w:pPr>
      <w:hyperlink w:anchor="_Toc36987959" w:history="1">
        <w:r w:rsidR="002F547F" w:rsidRPr="00DD5848">
          <w:rPr>
            <w:rStyle w:val="af0"/>
            <w:rFonts w:ascii="宋体" w:eastAsia="宋体" w:hAnsi="宋体"/>
            <w:noProof/>
          </w:rPr>
          <w:t>3.3 需求分析</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14</w:t>
        </w:r>
        <w:r w:rsidR="002F547F" w:rsidRPr="00DD5848">
          <w:rPr>
            <w:rFonts w:ascii="宋体" w:eastAsia="宋体" w:hAnsi="宋体"/>
            <w:noProof/>
            <w:webHidden/>
          </w:rPr>
          <w:fldChar w:fldCharType="end"/>
        </w:r>
      </w:hyperlink>
    </w:p>
    <w:p w14:paraId="45B7013F" w14:textId="1BA9B62A" w:rsidR="002F547F" w:rsidRPr="00DD5848" w:rsidRDefault="00116B87">
      <w:pPr>
        <w:pStyle w:val="TOC3"/>
        <w:rPr>
          <w:rFonts w:ascii="宋体" w:eastAsia="宋体" w:hAnsi="宋体"/>
          <w:noProof/>
        </w:rPr>
      </w:pPr>
      <w:hyperlink w:anchor="_Toc36987960" w:history="1">
        <w:r w:rsidR="002F547F" w:rsidRPr="00DD5848">
          <w:rPr>
            <w:rStyle w:val="af0"/>
            <w:rFonts w:ascii="宋体" w:eastAsia="宋体" w:hAnsi="宋体"/>
            <w:noProof/>
          </w:rPr>
          <w:t>3.3.1 规则管理功能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14</w:t>
        </w:r>
        <w:r w:rsidR="002F547F" w:rsidRPr="00DD5848">
          <w:rPr>
            <w:rFonts w:ascii="宋体" w:eastAsia="宋体" w:hAnsi="宋体"/>
            <w:noProof/>
            <w:webHidden/>
          </w:rPr>
          <w:fldChar w:fldCharType="end"/>
        </w:r>
      </w:hyperlink>
    </w:p>
    <w:p w14:paraId="18B798D1" w14:textId="4C019A06" w:rsidR="002F547F" w:rsidRPr="00DD5848" w:rsidRDefault="00116B87">
      <w:pPr>
        <w:pStyle w:val="TOC3"/>
        <w:rPr>
          <w:rFonts w:ascii="宋体" w:eastAsia="宋体" w:hAnsi="宋体"/>
          <w:noProof/>
        </w:rPr>
      </w:pPr>
      <w:hyperlink w:anchor="_Toc36987961" w:history="1">
        <w:r w:rsidR="002F547F" w:rsidRPr="00DD5848">
          <w:rPr>
            <w:rStyle w:val="af0"/>
            <w:rFonts w:ascii="宋体" w:eastAsia="宋体" w:hAnsi="宋体"/>
            <w:noProof/>
          </w:rPr>
          <w:t>3.3.2 规则预处理功能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16</w:t>
        </w:r>
        <w:r w:rsidR="002F547F" w:rsidRPr="00DD5848">
          <w:rPr>
            <w:rFonts w:ascii="宋体" w:eastAsia="宋体" w:hAnsi="宋体"/>
            <w:noProof/>
            <w:webHidden/>
          </w:rPr>
          <w:fldChar w:fldCharType="end"/>
        </w:r>
      </w:hyperlink>
    </w:p>
    <w:p w14:paraId="566E55FA" w14:textId="2054D994" w:rsidR="002F547F" w:rsidRPr="00DD5848" w:rsidRDefault="00116B87">
      <w:pPr>
        <w:pStyle w:val="TOC3"/>
        <w:rPr>
          <w:rFonts w:ascii="宋体" w:eastAsia="宋体" w:hAnsi="宋体"/>
          <w:noProof/>
        </w:rPr>
      </w:pPr>
      <w:hyperlink w:anchor="_Toc36987962" w:history="1">
        <w:r w:rsidR="002F547F" w:rsidRPr="00DD5848">
          <w:rPr>
            <w:rStyle w:val="af0"/>
            <w:rFonts w:ascii="宋体" w:eastAsia="宋体" w:hAnsi="宋体"/>
            <w:noProof/>
          </w:rPr>
          <w:t>3.3.3 审核流程管理功能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18</w:t>
        </w:r>
        <w:r w:rsidR="002F547F" w:rsidRPr="00DD5848">
          <w:rPr>
            <w:rFonts w:ascii="宋体" w:eastAsia="宋体" w:hAnsi="宋体"/>
            <w:noProof/>
            <w:webHidden/>
          </w:rPr>
          <w:fldChar w:fldCharType="end"/>
        </w:r>
      </w:hyperlink>
    </w:p>
    <w:p w14:paraId="61E53FAB" w14:textId="39467471" w:rsidR="002F547F" w:rsidRPr="00DD5848" w:rsidRDefault="00116B87">
      <w:pPr>
        <w:pStyle w:val="TOC3"/>
        <w:rPr>
          <w:rFonts w:ascii="宋体" w:eastAsia="宋体" w:hAnsi="宋体"/>
          <w:noProof/>
        </w:rPr>
      </w:pPr>
      <w:hyperlink w:anchor="_Toc36987963" w:history="1">
        <w:r w:rsidR="002F547F" w:rsidRPr="00DD5848">
          <w:rPr>
            <w:rStyle w:val="af0"/>
            <w:rFonts w:ascii="宋体" w:eastAsia="宋体" w:hAnsi="宋体"/>
            <w:noProof/>
          </w:rPr>
          <w:t>3.3.4 规则应用功能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21</w:t>
        </w:r>
        <w:r w:rsidR="002F547F" w:rsidRPr="00DD5848">
          <w:rPr>
            <w:rFonts w:ascii="宋体" w:eastAsia="宋体" w:hAnsi="宋体"/>
            <w:noProof/>
            <w:webHidden/>
          </w:rPr>
          <w:fldChar w:fldCharType="end"/>
        </w:r>
      </w:hyperlink>
    </w:p>
    <w:p w14:paraId="32C879E2" w14:textId="1D5967A1" w:rsidR="002F547F" w:rsidRPr="00DD5848" w:rsidRDefault="00116B87">
      <w:pPr>
        <w:pStyle w:val="TOC3"/>
        <w:rPr>
          <w:rFonts w:ascii="宋体" w:eastAsia="宋体" w:hAnsi="宋体"/>
          <w:noProof/>
        </w:rPr>
      </w:pPr>
      <w:hyperlink w:anchor="_Toc36987964" w:history="1">
        <w:r w:rsidR="002F547F" w:rsidRPr="00DD5848">
          <w:rPr>
            <w:rStyle w:val="af0"/>
            <w:rFonts w:ascii="宋体" w:eastAsia="宋体" w:hAnsi="宋体"/>
            <w:noProof/>
          </w:rPr>
          <w:t>3.3.5 非功能需求</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4FF8A91E" w14:textId="2A2BCF0E" w:rsidR="002F547F" w:rsidRPr="00DD5848" w:rsidRDefault="00116B87">
      <w:pPr>
        <w:pStyle w:val="TOC2"/>
        <w:tabs>
          <w:tab w:val="right" w:leader="dot" w:pos="8296"/>
        </w:tabs>
        <w:rPr>
          <w:rFonts w:ascii="宋体" w:eastAsia="宋体" w:hAnsi="宋体"/>
          <w:noProof/>
        </w:rPr>
      </w:pPr>
      <w:hyperlink w:anchor="_Toc36987965" w:history="1">
        <w:r w:rsidR="002F547F" w:rsidRPr="00DD5848">
          <w:rPr>
            <w:rStyle w:val="af0"/>
            <w:rFonts w:ascii="宋体" w:eastAsia="宋体" w:hAnsi="宋体"/>
            <w:noProof/>
          </w:rPr>
          <w:t>3.4 系统总体设计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117CD1D2" w14:textId="253A7039" w:rsidR="002F547F" w:rsidRPr="00DD5848" w:rsidRDefault="00116B87">
      <w:pPr>
        <w:pStyle w:val="TOC3"/>
        <w:rPr>
          <w:rFonts w:ascii="宋体" w:eastAsia="宋体" w:hAnsi="宋体"/>
          <w:noProof/>
        </w:rPr>
      </w:pPr>
      <w:hyperlink w:anchor="_Toc36987966" w:history="1">
        <w:r w:rsidR="002F547F" w:rsidRPr="00DD5848">
          <w:rPr>
            <w:rStyle w:val="af0"/>
            <w:rFonts w:ascii="宋体" w:eastAsia="宋体" w:hAnsi="宋体"/>
            <w:noProof/>
          </w:rPr>
          <w:t>3.4.1 规则设计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7C8A2AAB" w14:textId="23BDFD94" w:rsidR="002F547F" w:rsidRPr="00DD5848" w:rsidRDefault="00116B87">
      <w:pPr>
        <w:pStyle w:val="TOC3"/>
        <w:rPr>
          <w:rFonts w:ascii="宋体" w:eastAsia="宋体" w:hAnsi="宋体"/>
          <w:noProof/>
        </w:rPr>
      </w:pPr>
      <w:hyperlink w:anchor="_Toc36987967" w:history="1">
        <w:r w:rsidR="002F547F" w:rsidRPr="00DD5848">
          <w:rPr>
            <w:rStyle w:val="af0"/>
            <w:rFonts w:ascii="宋体" w:eastAsia="宋体" w:hAnsi="宋体"/>
            <w:noProof/>
          </w:rPr>
          <w:t>3.4.2 架构设计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30</w:t>
        </w:r>
        <w:r w:rsidR="002F547F" w:rsidRPr="00DD5848">
          <w:rPr>
            <w:rFonts w:ascii="宋体" w:eastAsia="宋体" w:hAnsi="宋体"/>
            <w:noProof/>
            <w:webHidden/>
          </w:rPr>
          <w:fldChar w:fldCharType="end"/>
        </w:r>
      </w:hyperlink>
    </w:p>
    <w:p w14:paraId="5B93E9F7" w14:textId="135642A1" w:rsidR="002F547F" w:rsidRPr="00DD5848" w:rsidRDefault="00116B87">
      <w:pPr>
        <w:pStyle w:val="TOC3"/>
        <w:rPr>
          <w:rFonts w:ascii="宋体" w:eastAsia="宋体" w:hAnsi="宋体"/>
          <w:noProof/>
        </w:rPr>
      </w:pPr>
      <w:hyperlink w:anchor="_Toc36987968" w:history="1">
        <w:r w:rsidR="002F547F" w:rsidRPr="00DD5848">
          <w:rPr>
            <w:rStyle w:val="af0"/>
            <w:rFonts w:ascii="宋体" w:eastAsia="宋体" w:hAnsi="宋体"/>
            <w:noProof/>
          </w:rPr>
          <w:t>3.4.3 功能组成设计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31</w:t>
        </w:r>
        <w:r w:rsidR="002F547F" w:rsidRPr="00DD5848">
          <w:rPr>
            <w:rFonts w:ascii="宋体" w:eastAsia="宋体" w:hAnsi="宋体"/>
            <w:noProof/>
            <w:webHidden/>
          </w:rPr>
          <w:fldChar w:fldCharType="end"/>
        </w:r>
      </w:hyperlink>
    </w:p>
    <w:p w14:paraId="54838EB5" w14:textId="750D23D2" w:rsidR="002F547F" w:rsidRPr="00DD5848" w:rsidRDefault="00116B87">
      <w:pPr>
        <w:pStyle w:val="TOC3"/>
        <w:rPr>
          <w:rFonts w:ascii="宋体" w:eastAsia="宋体" w:hAnsi="宋体"/>
          <w:noProof/>
        </w:rPr>
      </w:pPr>
      <w:hyperlink w:anchor="_Toc36987969" w:history="1">
        <w:r w:rsidR="002F547F" w:rsidRPr="00DD5848">
          <w:rPr>
            <w:rStyle w:val="af0"/>
            <w:rFonts w:ascii="宋体" w:eastAsia="宋体" w:hAnsi="宋体"/>
            <w:noProof/>
          </w:rPr>
          <w:t>3.4.4 部署设计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32</w:t>
        </w:r>
        <w:r w:rsidR="002F547F" w:rsidRPr="00DD5848">
          <w:rPr>
            <w:rFonts w:ascii="宋体" w:eastAsia="宋体" w:hAnsi="宋体"/>
            <w:noProof/>
            <w:webHidden/>
          </w:rPr>
          <w:fldChar w:fldCharType="end"/>
        </w:r>
      </w:hyperlink>
    </w:p>
    <w:p w14:paraId="560697C2" w14:textId="2C8372F0" w:rsidR="002F547F" w:rsidRPr="00DD5848" w:rsidRDefault="00116B87">
      <w:pPr>
        <w:pStyle w:val="TOC2"/>
        <w:tabs>
          <w:tab w:val="right" w:leader="dot" w:pos="8296"/>
        </w:tabs>
        <w:rPr>
          <w:rFonts w:ascii="宋体" w:eastAsia="宋体" w:hAnsi="宋体"/>
          <w:noProof/>
        </w:rPr>
      </w:pPr>
      <w:hyperlink w:anchor="_Toc36987970" w:history="1">
        <w:r w:rsidR="002F547F" w:rsidRPr="00DD5848">
          <w:rPr>
            <w:rStyle w:val="af0"/>
            <w:rFonts w:ascii="宋体" w:eastAsia="宋体" w:hAnsi="宋体"/>
            <w:noProof/>
          </w:rPr>
          <w:t>3.5 数据库设计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33</w:t>
        </w:r>
        <w:r w:rsidR="002F547F" w:rsidRPr="00DD5848">
          <w:rPr>
            <w:rFonts w:ascii="宋体" w:eastAsia="宋体" w:hAnsi="宋体"/>
            <w:noProof/>
            <w:webHidden/>
          </w:rPr>
          <w:fldChar w:fldCharType="end"/>
        </w:r>
      </w:hyperlink>
    </w:p>
    <w:p w14:paraId="55F8DDCB" w14:textId="6BAF99B2" w:rsidR="002F547F" w:rsidRPr="00DD5848" w:rsidRDefault="00116B87">
      <w:pPr>
        <w:pStyle w:val="TOC2"/>
        <w:tabs>
          <w:tab w:val="right" w:leader="dot" w:pos="8296"/>
        </w:tabs>
        <w:rPr>
          <w:rFonts w:ascii="宋体" w:eastAsia="宋体" w:hAnsi="宋体"/>
          <w:noProof/>
        </w:rPr>
      </w:pPr>
      <w:hyperlink w:anchor="_Toc36987971" w:history="1">
        <w:r w:rsidR="002F547F" w:rsidRPr="00DD5848">
          <w:rPr>
            <w:rStyle w:val="af0"/>
            <w:rFonts w:ascii="宋体" w:eastAsia="宋体" w:hAnsi="宋体"/>
            <w:noProof/>
          </w:rPr>
          <w:t>3.6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37</w:t>
        </w:r>
        <w:r w:rsidR="002F547F" w:rsidRPr="00DD5848">
          <w:rPr>
            <w:rFonts w:ascii="宋体" w:eastAsia="宋体" w:hAnsi="宋体"/>
            <w:noProof/>
            <w:webHidden/>
          </w:rPr>
          <w:fldChar w:fldCharType="end"/>
        </w:r>
      </w:hyperlink>
    </w:p>
    <w:p w14:paraId="4761994D" w14:textId="093EB09E" w:rsidR="002F547F" w:rsidRPr="00DD5848" w:rsidRDefault="00116B87">
      <w:pPr>
        <w:pStyle w:val="TOC1"/>
        <w:tabs>
          <w:tab w:val="right" w:leader="dot" w:pos="8296"/>
        </w:tabs>
        <w:rPr>
          <w:rFonts w:ascii="宋体" w:eastAsia="宋体" w:hAnsi="宋体"/>
          <w:noProof/>
        </w:rPr>
      </w:pPr>
      <w:hyperlink w:anchor="_Toc36987972" w:history="1">
        <w:r w:rsidR="002F547F" w:rsidRPr="00DD5848">
          <w:rPr>
            <w:rStyle w:val="af0"/>
            <w:rFonts w:ascii="宋体" w:eastAsia="宋体" w:hAnsi="宋体"/>
            <w:noProof/>
          </w:rPr>
          <w:t>第四章 履约超时管理平台的实现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0642EFAD" w14:textId="61A1F3F2" w:rsidR="002F547F" w:rsidRPr="00DD5848" w:rsidRDefault="00116B87">
      <w:pPr>
        <w:pStyle w:val="TOC2"/>
        <w:tabs>
          <w:tab w:val="right" w:leader="dot" w:pos="8296"/>
        </w:tabs>
        <w:rPr>
          <w:rFonts w:ascii="宋体" w:eastAsia="宋体" w:hAnsi="宋体"/>
          <w:noProof/>
        </w:rPr>
      </w:pPr>
      <w:hyperlink w:anchor="_Toc36987973" w:history="1">
        <w:r w:rsidR="002F547F" w:rsidRPr="00DD5848">
          <w:rPr>
            <w:rStyle w:val="af0"/>
            <w:rFonts w:ascii="宋体" w:eastAsia="宋体" w:hAnsi="宋体"/>
            <w:noProof/>
          </w:rPr>
          <w:t>4.1 规则管理模块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50F16503" w14:textId="1717E37F" w:rsidR="002F547F" w:rsidRPr="00DD5848" w:rsidRDefault="00116B87">
      <w:pPr>
        <w:pStyle w:val="TOC3"/>
        <w:rPr>
          <w:rFonts w:ascii="宋体" w:eastAsia="宋体" w:hAnsi="宋体"/>
          <w:noProof/>
        </w:rPr>
      </w:pPr>
      <w:hyperlink w:anchor="_Toc36987974" w:history="1">
        <w:r w:rsidR="002F547F" w:rsidRPr="00DD5848">
          <w:rPr>
            <w:rStyle w:val="af0"/>
            <w:rFonts w:ascii="宋体" w:eastAsia="宋体" w:hAnsi="宋体"/>
            <w:noProof/>
          </w:rPr>
          <w:t>4.1.1 规则管理模块详细设计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57BD0186" w14:textId="19EB63AF" w:rsidR="002F547F" w:rsidRPr="00DD5848" w:rsidRDefault="00116B87">
      <w:pPr>
        <w:pStyle w:val="TOC3"/>
        <w:rPr>
          <w:rFonts w:ascii="宋体" w:eastAsia="宋体" w:hAnsi="宋体"/>
          <w:noProof/>
        </w:rPr>
      </w:pPr>
      <w:hyperlink w:anchor="_Toc36987975" w:history="1">
        <w:r w:rsidR="002F547F" w:rsidRPr="00DD5848">
          <w:rPr>
            <w:rStyle w:val="af0"/>
            <w:rFonts w:ascii="宋体" w:eastAsia="宋体" w:hAnsi="宋体"/>
            <w:noProof/>
          </w:rPr>
          <w:t>4.1.2 规则操作功能实现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39</w:t>
        </w:r>
        <w:r w:rsidR="002F547F" w:rsidRPr="00DD5848">
          <w:rPr>
            <w:rFonts w:ascii="宋体" w:eastAsia="宋体" w:hAnsi="宋体"/>
            <w:noProof/>
            <w:webHidden/>
          </w:rPr>
          <w:fldChar w:fldCharType="end"/>
        </w:r>
      </w:hyperlink>
    </w:p>
    <w:p w14:paraId="08F05EEE" w14:textId="27D7F11A" w:rsidR="002F547F" w:rsidRPr="00DD5848" w:rsidRDefault="00116B87">
      <w:pPr>
        <w:pStyle w:val="TOC3"/>
        <w:rPr>
          <w:rFonts w:ascii="宋体" w:eastAsia="宋体" w:hAnsi="宋体"/>
          <w:noProof/>
        </w:rPr>
      </w:pPr>
      <w:hyperlink w:anchor="_Toc36987976" w:history="1">
        <w:r w:rsidR="002F547F" w:rsidRPr="00DD5848">
          <w:rPr>
            <w:rStyle w:val="af0"/>
            <w:rFonts w:ascii="宋体" w:eastAsia="宋体" w:hAnsi="宋体"/>
            <w:noProof/>
          </w:rPr>
          <w:t>4.1.3 日志查询功能实现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41</w:t>
        </w:r>
        <w:r w:rsidR="002F547F" w:rsidRPr="00DD5848">
          <w:rPr>
            <w:rFonts w:ascii="宋体" w:eastAsia="宋体" w:hAnsi="宋体"/>
            <w:noProof/>
            <w:webHidden/>
          </w:rPr>
          <w:fldChar w:fldCharType="end"/>
        </w:r>
      </w:hyperlink>
    </w:p>
    <w:p w14:paraId="08767D7F" w14:textId="5F165653" w:rsidR="002F547F" w:rsidRPr="00DD5848" w:rsidRDefault="00116B87">
      <w:pPr>
        <w:pStyle w:val="TOC3"/>
        <w:rPr>
          <w:rFonts w:ascii="宋体" w:eastAsia="宋体" w:hAnsi="宋体"/>
          <w:noProof/>
        </w:rPr>
      </w:pPr>
      <w:hyperlink w:anchor="_Toc36987977" w:history="1">
        <w:r w:rsidR="002F547F" w:rsidRPr="00DD5848">
          <w:rPr>
            <w:rStyle w:val="af0"/>
            <w:rFonts w:ascii="宋体" w:eastAsia="宋体" w:hAnsi="宋体"/>
            <w:noProof/>
          </w:rPr>
          <w:t>4.1.4 规则过期告警功能实现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41</w:t>
        </w:r>
        <w:r w:rsidR="002F547F" w:rsidRPr="00DD5848">
          <w:rPr>
            <w:rFonts w:ascii="宋体" w:eastAsia="宋体" w:hAnsi="宋体"/>
            <w:noProof/>
            <w:webHidden/>
          </w:rPr>
          <w:fldChar w:fldCharType="end"/>
        </w:r>
      </w:hyperlink>
    </w:p>
    <w:p w14:paraId="44B92AFB" w14:textId="612B23A4" w:rsidR="002F547F" w:rsidRPr="00DD5848" w:rsidRDefault="00116B87">
      <w:pPr>
        <w:pStyle w:val="TOC2"/>
        <w:tabs>
          <w:tab w:val="right" w:leader="dot" w:pos="8296"/>
        </w:tabs>
        <w:rPr>
          <w:rFonts w:ascii="宋体" w:eastAsia="宋体" w:hAnsi="宋体"/>
          <w:noProof/>
        </w:rPr>
      </w:pPr>
      <w:hyperlink w:anchor="_Toc36987978" w:history="1">
        <w:r w:rsidR="002F547F" w:rsidRPr="00DD5848">
          <w:rPr>
            <w:rStyle w:val="af0"/>
            <w:rFonts w:ascii="宋体" w:eastAsia="宋体" w:hAnsi="宋体"/>
            <w:noProof/>
          </w:rPr>
          <w:t>4.2 规则预处理模块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42</w:t>
        </w:r>
        <w:r w:rsidR="002F547F" w:rsidRPr="00DD5848">
          <w:rPr>
            <w:rFonts w:ascii="宋体" w:eastAsia="宋体" w:hAnsi="宋体"/>
            <w:noProof/>
            <w:webHidden/>
          </w:rPr>
          <w:fldChar w:fldCharType="end"/>
        </w:r>
      </w:hyperlink>
    </w:p>
    <w:p w14:paraId="0EB2C1B8" w14:textId="01B95D18" w:rsidR="002F547F" w:rsidRPr="00DD5848" w:rsidRDefault="00116B87">
      <w:pPr>
        <w:pStyle w:val="TOC3"/>
        <w:rPr>
          <w:rFonts w:ascii="宋体" w:eastAsia="宋体" w:hAnsi="宋体"/>
          <w:noProof/>
        </w:rPr>
      </w:pPr>
      <w:hyperlink w:anchor="_Toc36987979" w:history="1">
        <w:r w:rsidR="002F547F" w:rsidRPr="00DD5848">
          <w:rPr>
            <w:rStyle w:val="af0"/>
            <w:rFonts w:ascii="宋体" w:eastAsia="宋体" w:hAnsi="宋体"/>
            <w:noProof/>
          </w:rPr>
          <w:t>4.2.1 规则预处理模块设计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42</w:t>
        </w:r>
        <w:r w:rsidR="002F547F" w:rsidRPr="00DD5848">
          <w:rPr>
            <w:rFonts w:ascii="宋体" w:eastAsia="宋体" w:hAnsi="宋体"/>
            <w:noProof/>
            <w:webHidden/>
          </w:rPr>
          <w:fldChar w:fldCharType="end"/>
        </w:r>
      </w:hyperlink>
    </w:p>
    <w:p w14:paraId="7ABE5DD9" w14:textId="79439E2C" w:rsidR="002F547F" w:rsidRPr="00DD5848" w:rsidRDefault="00116B87">
      <w:pPr>
        <w:pStyle w:val="TOC3"/>
        <w:rPr>
          <w:rFonts w:ascii="宋体" w:eastAsia="宋体" w:hAnsi="宋体"/>
          <w:noProof/>
        </w:rPr>
      </w:pPr>
      <w:hyperlink w:anchor="_Toc36987980" w:history="1">
        <w:r w:rsidR="002F547F" w:rsidRPr="00DD5848">
          <w:rPr>
            <w:rStyle w:val="af0"/>
            <w:rFonts w:ascii="宋体" w:eastAsia="宋体" w:hAnsi="宋体"/>
            <w:noProof/>
          </w:rPr>
          <w:t>4.2.2 构建检查规则功能实现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44</w:t>
        </w:r>
        <w:r w:rsidR="002F547F" w:rsidRPr="00DD5848">
          <w:rPr>
            <w:rFonts w:ascii="宋体" w:eastAsia="宋体" w:hAnsi="宋体"/>
            <w:noProof/>
            <w:webHidden/>
          </w:rPr>
          <w:fldChar w:fldCharType="end"/>
        </w:r>
      </w:hyperlink>
    </w:p>
    <w:p w14:paraId="74233BE6" w14:textId="58942255" w:rsidR="002F547F" w:rsidRPr="00DD5848" w:rsidRDefault="00116B87">
      <w:pPr>
        <w:pStyle w:val="TOC3"/>
        <w:rPr>
          <w:rFonts w:ascii="宋体" w:eastAsia="宋体" w:hAnsi="宋体"/>
          <w:noProof/>
        </w:rPr>
      </w:pPr>
      <w:hyperlink w:anchor="_Toc36987981" w:history="1">
        <w:r w:rsidR="002F547F" w:rsidRPr="00DD5848">
          <w:rPr>
            <w:rStyle w:val="af0"/>
            <w:rFonts w:ascii="宋体" w:eastAsia="宋体" w:hAnsi="宋体"/>
            <w:noProof/>
          </w:rPr>
          <w:t>4.2.3 构建生效范围功能实现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45</w:t>
        </w:r>
        <w:r w:rsidR="002F547F" w:rsidRPr="00DD5848">
          <w:rPr>
            <w:rFonts w:ascii="宋体" w:eastAsia="宋体" w:hAnsi="宋体"/>
            <w:noProof/>
            <w:webHidden/>
          </w:rPr>
          <w:fldChar w:fldCharType="end"/>
        </w:r>
      </w:hyperlink>
    </w:p>
    <w:p w14:paraId="06BDE051" w14:textId="5CB7CCF5" w:rsidR="002F547F" w:rsidRPr="00DD5848" w:rsidRDefault="00116B87">
      <w:pPr>
        <w:pStyle w:val="TOC3"/>
        <w:rPr>
          <w:rFonts w:ascii="宋体" w:eastAsia="宋体" w:hAnsi="宋体"/>
          <w:noProof/>
        </w:rPr>
      </w:pPr>
      <w:hyperlink w:anchor="_Toc36987982" w:history="1">
        <w:r w:rsidR="002F547F" w:rsidRPr="00DD5848">
          <w:rPr>
            <w:rStyle w:val="af0"/>
            <w:rFonts w:ascii="宋体" w:eastAsia="宋体" w:hAnsi="宋体"/>
            <w:noProof/>
          </w:rPr>
          <w:t>4.2.4 构建</w:t>
        </w:r>
        <w:r w:rsidR="002F547F" w:rsidRPr="000067CC">
          <w:rPr>
            <w:rStyle w:val="af0"/>
            <w:rFonts w:ascii="Arial" w:eastAsia="宋体" w:hAnsi="Arial"/>
            <w:noProof/>
          </w:rPr>
          <w:t>Action</w:t>
        </w:r>
        <w:r w:rsidR="002F547F" w:rsidRPr="00DD5848">
          <w:rPr>
            <w:rStyle w:val="af0"/>
            <w:rFonts w:ascii="宋体" w:eastAsia="宋体" w:hAnsi="宋体"/>
            <w:noProof/>
          </w:rPr>
          <w:t>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46</w:t>
        </w:r>
        <w:r w:rsidR="002F547F" w:rsidRPr="00DD5848">
          <w:rPr>
            <w:rFonts w:ascii="宋体" w:eastAsia="宋体" w:hAnsi="宋体"/>
            <w:noProof/>
            <w:webHidden/>
          </w:rPr>
          <w:fldChar w:fldCharType="end"/>
        </w:r>
      </w:hyperlink>
    </w:p>
    <w:p w14:paraId="3D533D59" w14:textId="5D4AD2A6" w:rsidR="002F547F" w:rsidRPr="00DD5848" w:rsidRDefault="00116B87">
      <w:pPr>
        <w:pStyle w:val="TOC2"/>
        <w:tabs>
          <w:tab w:val="right" w:leader="dot" w:pos="8296"/>
        </w:tabs>
        <w:rPr>
          <w:rFonts w:ascii="宋体" w:eastAsia="宋体" w:hAnsi="宋体"/>
          <w:noProof/>
        </w:rPr>
      </w:pPr>
      <w:hyperlink w:anchor="_Toc36987983" w:history="1">
        <w:r w:rsidR="002F547F" w:rsidRPr="00DD5848">
          <w:rPr>
            <w:rStyle w:val="af0"/>
            <w:rFonts w:ascii="宋体" w:eastAsia="宋体" w:hAnsi="宋体"/>
            <w:noProof/>
          </w:rPr>
          <w:t>4.3 审核流模块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47</w:t>
        </w:r>
        <w:r w:rsidR="002F547F" w:rsidRPr="00DD5848">
          <w:rPr>
            <w:rFonts w:ascii="宋体" w:eastAsia="宋体" w:hAnsi="宋体"/>
            <w:noProof/>
            <w:webHidden/>
          </w:rPr>
          <w:fldChar w:fldCharType="end"/>
        </w:r>
      </w:hyperlink>
    </w:p>
    <w:p w14:paraId="3D654278" w14:textId="2560A558" w:rsidR="002F547F" w:rsidRPr="00DD5848" w:rsidRDefault="00116B87">
      <w:pPr>
        <w:pStyle w:val="TOC3"/>
        <w:rPr>
          <w:rFonts w:ascii="宋体" w:eastAsia="宋体" w:hAnsi="宋体"/>
          <w:noProof/>
        </w:rPr>
      </w:pPr>
      <w:hyperlink w:anchor="_Toc36987984" w:history="1">
        <w:r w:rsidR="002F547F" w:rsidRPr="00DD5848">
          <w:rPr>
            <w:rStyle w:val="af0"/>
            <w:rFonts w:ascii="宋体" w:eastAsia="宋体" w:hAnsi="宋体"/>
            <w:noProof/>
          </w:rPr>
          <w:t>4.3.1 审核流模块设计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47</w:t>
        </w:r>
        <w:r w:rsidR="002F547F" w:rsidRPr="00DD5848">
          <w:rPr>
            <w:rFonts w:ascii="宋体" w:eastAsia="宋体" w:hAnsi="宋体"/>
            <w:noProof/>
            <w:webHidden/>
          </w:rPr>
          <w:fldChar w:fldCharType="end"/>
        </w:r>
      </w:hyperlink>
    </w:p>
    <w:p w14:paraId="70B3C5D7" w14:textId="74B88A50" w:rsidR="002F547F" w:rsidRPr="00DD5848" w:rsidRDefault="00116B87">
      <w:pPr>
        <w:pStyle w:val="TOC3"/>
        <w:rPr>
          <w:rFonts w:ascii="宋体" w:eastAsia="宋体" w:hAnsi="宋体"/>
          <w:noProof/>
        </w:rPr>
      </w:pPr>
      <w:hyperlink w:anchor="_Toc36987985" w:history="1">
        <w:r w:rsidR="002F547F" w:rsidRPr="00DD5848">
          <w:rPr>
            <w:rStyle w:val="af0"/>
            <w:rFonts w:ascii="宋体" w:eastAsia="宋体" w:hAnsi="宋体"/>
            <w:noProof/>
          </w:rPr>
          <w:t>4.3.2 审核流操作功能实现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49</w:t>
        </w:r>
        <w:r w:rsidR="002F547F" w:rsidRPr="00DD5848">
          <w:rPr>
            <w:rFonts w:ascii="宋体" w:eastAsia="宋体" w:hAnsi="宋体"/>
            <w:noProof/>
            <w:webHidden/>
          </w:rPr>
          <w:fldChar w:fldCharType="end"/>
        </w:r>
      </w:hyperlink>
    </w:p>
    <w:p w14:paraId="3BB9B78D" w14:textId="0782A113" w:rsidR="002F547F" w:rsidRPr="00DD5848" w:rsidRDefault="00116B87">
      <w:pPr>
        <w:pStyle w:val="TOC3"/>
        <w:rPr>
          <w:rFonts w:ascii="宋体" w:eastAsia="宋体" w:hAnsi="宋体"/>
          <w:noProof/>
        </w:rPr>
      </w:pPr>
      <w:hyperlink w:anchor="_Toc36987986" w:history="1">
        <w:r w:rsidR="002F547F" w:rsidRPr="00DD5848">
          <w:rPr>
            <w:rStyle w:val="af0"/>
            <w:rFonts w:ascii="宋体" w:eastAsia="宋体" w:hAnsi="宋体"/>
            <w:noProof/>
          </w:rPr>
          <w:t>4.3.3 审核权转移功能实现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51</w:t>
        </w:r>
        <w:r w:rsidR="002F547F" w:rsidRPr="00DD5848">
          <w:rPr>
            <w:rFonts w:ascii="宋体" w:eastAsia="宋体" w:hAnsi="宋体"/>
            <w:noProof/>
            <w:webHidden/>
          </w:rPr>
          <w:fldChar w:fldCharType="end"/>
        </w:r>
      </w:hyperlink>
    </w:p>
    <w:p w14:paraId="5EC36C2B" w14:textId="154E4C3A" w:rsidR="002F547F" w:rsidRPr="00DD5848" w:rsidRDefault="00116B87">
      <w:pPr>
        <w:pStyle w:val="TOC3"/>
        <w:rPr>
          <w:rFonts w:ascii="宋体" w:eastAsia="宋体" w:hAnsi="宋体"/>
          <w:noProof/>
        </w:rPr>
      </w:pPr>
      <w:hyperlink w:anchor="_Toc36987987" w:history="1">
        <w:r w:rsidR="002F547F" w:rsidRPr="00DD5848">
          <w:rPr>
            <w:rStyle w:val="af0"/>
            <w:rFonts w:ascii="宋体" w:eastAsia="宋体" w:hAnsi="宋体"/>
            <w:noProof/>
          </w:rPr>
          <w:t>4.3.4 审核消息保障功能实现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52</w:t>
        </w:r>
        <w:r w:rsidR="002F547F" w:rsidRPr="00DD5848">
          <w:rPr>
            <w:rFonts w:ascii="宋体" w:eastAsia="宋体" w:hAnsi="宋体"/>
            <w:noProof/>
            <w:webHidden/>
          </w:rPr>
          <w:fldChar w:fldCharType="end"/>
        </w:r>
      </w:hyperlink>
    </w:p>
    <w:p w14:paraId="0A19A68F" w14:textId="1A0409B9" w:rsidR="002F547F" w:rsidRPr="00DD5848" w:rsidRDefault="00116B87">
      <w:pPr>
        <w:pStyle w:val="TOC2"/>
        <w:tabs>
          <w:tab w:val="right" w:leader="dot" w:pos="8296"/>
        </w:tabs>
        <w:rPr>
          <w:rFonts w:ascii="宋体" w:eastAsia="宋体" w:hAnsi="宋体"/>
          <w:noProof/>
        </w:rPr>
      </w:pPr>
      <w:hyperlink w:anchor="_Toc36987988" w:history="1">
        <w:r w:rsidR="002F547F" w:rsidRPr="00DD5848">
          <w:rPr>
            <w:rStyle w:val="af0"/>
            <w:rFonts w:ascii="宋体" w:eastAsia="宋体" w:hAnsi="宋体"/>
            <w:noProof/>
          </w:rPr>
          <w:t>4.4 规则应用模块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53</w:t>
        </w:r>
        <w:r w:rsidR="002F547F" w:rsidRPr="00DD5848">
          <w:rPr>
            <w:rFonts w:ascii="宋体" w:eastAsia="宋体" w:hAnsi="宋体"/>
            <w:noProof/>
            <w:webHidden/>
          </w:rPr>
          <w:fldChar w:fldCharType="end"/>
        </w:r>
      </w:hyperlink>
    </w:p>
    <w:p w14:paraId="151775DF" w14:textId="38219435" w:rsidR="002F547F" w:rsidRPr="00DD5848" w:rsidRDefault="00116B87">
      <w:pPr>
        <w:pStyle w:val="TOC3"/>
        <w:rPr>
          <w:rFonts w:ascii="宋体" w:eastAsia="宋体" w:hAnsi="宋体"/>
          <w:noProof/>
        </w:rPr>
      </w:pPr>
      <w:hyperlink w:anchor="_Toc36987989" w:history="1">
        <w:r w:rsidR="002F547F" w:rsidRPr="00DD5848">
          <w:rPr>
            <w:rStyle w:val="af0"/>
            <w:rFonts w:ascii="宋体" w:eastAsia="宋体" w:hAnsi="宋体"/>
            <w:noProof/>
          </w:rPr>
          <w:t>4.4.1 规则应用模块设计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53</w:t>
        </w:r>
        <w:r w:rsidR="002F547F" w:rsidRPr="00DD5848">
          <w:rPr>
            <w:rFonts w:ascii="宋体" w:eastAsia="宋体" w:hAnsi="宋体"/>
            <w:noProof/>
            <w:webHidden/>
          </w:rPr>
          <w:fldChar w:fldCharType="end"/>
        </w:r>
      </w:hyperlink>
    </w:p>
    <w:p w14:paraId="4011AF26" w14:textId="0B28C03D" w:rsidR="002F547F" w:rsidRPr="00DD5848" w:rsidRDefault="00116B87">
      <w:pPr>
        <w:pStyle w:val="TOC3"/>
        <w:rPr>
          <w:rFonts w:ascii="宋体" w:eastAsia="宋体" w:hAnsi="宋体"/>
          <w:noProof/>
        </w:rPr>
      </w:pPr>
      <w:hyperlink w:anchor="_Toc36987990" w:history="1">
        <w:r w:rsidR="002F547F" w:rsidRPr="00DD5848">
          <w:rPr>
            <w:rStyle w:val="af0"/>
            <w:rFonts w:ascii="宋体" w:eastAsia="宋体" w:hAnsi="宋体"/>
            <w:noProof/>
          </w:rPr>
          <w:t>4.4.2 规则判定功能实现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54</w:t>
        </w:r>
        <w:r w:rsidR="002F547F" w:rsidRPr="00DD5848">
          <w:rPr>
            <w:rFonts w:ascii="宋体" w:eastAsia="宋体" w:hAnsi="宋体"/>
            <w:noProof/>
            <w:webHidden/>
          </w:rPr>
          <w:fldChar w:fldCharType="end"/>
        </w:r>
      </w:hyperlink>
    </w:p>
    <w:p w14:paraId="0179150F" w14:textId="122D422C" w:rsidR="002F547F" w:rsidRPr="00DD5848" w:rsidRDefault="00116B87">
      <w:pPr>
        <w:pStyle w:val="TOC3"/>
        <w:rPr>
          <w:rFonts w:ascii="宋体" w:eastAsia="宋体" w:hAnsi="宋体"/>
          <w:noProof/>
        </w:rPr>
      </w:pPr>
      <w:hyperlink w:anchor="_Toc36987991" w:history="1">
        <w:r w:rsidR="002F547F" w:rsidRPr="00DD5848">
          <w:rPr>
            <w:rStyle w:val="af0"/>
            <w:rFonts w:ascii="宋体" w:eastAsia="宋体" w:hAnsi="宋体"/>
            <w:noProof/>
          </w:rPr>
          <w:t>4.4.3 缓存更新功能实现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56</w:t>
        </w:r>
        <w:r w:rsidR="002F547F" w:rsidRPr="00DD5848">
          <w:rPr>
            <w:rFonts w:ascii="宋体" w:eastAsia="宋体" w:hAnsi="宋体"/>
            <w:noProof/>
            <w:webHidden/>
          </w:rPr>
          <w:fldChar w:fldCharType="end"/>
        </w:r>
      </w:hyperlink>
    </w:p>
    <w:p w14:paraId="1D29822B" w14:textId="7CCA71F7" w:rsidR="002F547F" w:rsidRPr="00DD5848" w:rsidRDefault="00116B87">
      <w:pPr>
        <w:pStyle w:val="TOC2"/>
        <w:tabs>
          <w:tab w:val="right" w:leader="dot" w:pos="8296"/>
        </w:tabs>
        <w:rPr>
          <w:rFonts w:ascii="宋体" w:eastAsia="宋体" w:hAnsi="宋体"/>
          <w:noProof/>
        </w:rPr>
      </w:pPr>
      <w:hyperlink w:anchor="_Toc36987992" w:history="1">
        <w:r w:rsidR="002F547F" w:rsidRPr="00DD5848">
          <w:rPr>
            <w:rStyle w:val="af0"/>
            <w:rFonts w:ascii="宋体" w:eastAsia="宋体" w:hAnsi="宋体"/>
            <w:noProof/>
          </w:rPr>
          <w:t>4.5 系统测试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57</w:t>
        </w:r>
        <w:r w:rsidR="002F547F" w:rsidRPr="00DD5848">
          <w:rPr>
            <w:rFonts w:ascii="宋体" w:eastAsia="宋体" w:hAnsi="宋体"/>
            <w:noProof/>
            <w:webHidden/>
          </w:rPr>
          <w:fldChar w:fldCharType="end"/>
        </w:r>
      </w:hyperlink>
    </w:p>
    <w:p w14:paraId="5C737B6B" w14:textId="40A514B3" w:rsidR="002F547F" w:rsidRPr="00DD5848" w:rsidRDefault="00116B87">
      <w:pPr>
        <w:pStyle w:val="TOC3"/>
        <w:rPr>
          <w:rFonts w:ascii="宋体" w:eastAsia="宋体" w:hAnsi="宋体"/>
          <w:noProof/>
        </w:rPr>
      </w:pPr>
      <w:hyperlink w:anchor="_Toc36987993" w:history="1">
        <w:r w:rsidR="002F547F" w:rsidRPr="00DD5848">
          <w:rPr>
            <w:rStyle w:val="af0"/>
            <w:rFonts w:ascii="宋体" w:eastAsia="宋体" w:hAnsi="宋体"/>
            <w:noProof/>
          </w:rPr>
          <w:t>4.5.1 测试环境</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57</w:t>
        </w:r>
        <w:r w:rsidR="002F547F" w:rsidRPr="00DD5848">
          <w:rPr>
            <w:rFonts w:ascii="宋体" w:eastAsia="宋体" w:hAnsi="宋体"/>
            <w:noProof/>
            <w:webHidden/>
          </w:rPr>
          <w:fldChar w:fldCharType="end"/>
        </w:r>
      </w:hyperlink>
    </w:p>
    <w:p w14:paraId="5552AE5F" w14:textId="16035A62" w:rsidR="002F547F" w:rsidRPr="00DD5848" w:rsidRDefault="00116B87">
      <w:pPr>
        <w:pStyle w:val="TOC3"/>
        <w:rPr>
          <w:rFonts w:ascii="宋体" w:eastAsia="宋体" w:hAnsi="宋体"/>
          <w:noProof/>
        </w:rPr>
      </w:pPr>
      <w:hyperlink w:anchor="_Toc36987994" w:history="1">
        <w:r w:rsidR="002F547F" w:rsidRPr="00DD5848">
          <w:rPr>
            <w:rStyle w:val="af0"/>
            <w:rFonts w:ascii="宋体" w:eastAsia="宋体" w:hAnsi="宋体"/>
            <w:noProof/>
          </w:rPr>
          <w:t>4.5.2 测试设计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58</w:t>
        </w:r>
        <w:r w:rsidR="002F547F" w:rsidRPr="00DD5848">
          <w:rPr>
            <w:rFonts w:ascii="宋体" w:eastAsia="宋体" w:hAnsi="宋体"/>
            <w:noProof/>
            <w:webHidden/>
          </w:rPr>
          <w:fldChar w:fldCharType="end"/>
        </w:r>
      </w:hyperlink>
    </w:p>
    <w:p w14:paraId="5FF84348" w14:textId="6E7D63AE" w:rsidR="002F547F" w:rsidRPr="00DD5848" w:rsidRDefault="00116B87">
      <w:pPr>
        <w:pStyle w:val="TOC3"/>
        <w:rPr>
          <w:rFonts w:ascii="宋体" w:eastAsia="宋体" w:hAnsi="宋体"/>
          <w:noProof/>
        </w:rPr>
      </w:pPr>
      <w:hyperlink w:anchor="_Toc36987995" w:history="1">
        <w:r w:rsidR="002F547F" w:rsidRPr="00DD5848">
          <w:rPr>
            <w:rStyle w:val="af0"/>
            <w:rFonts w:ascii="宋体" w:eastAsia="宋体" w:hAnsi="宋体"/>
            <w:noProof/>
          </w:rPr>
          <w:t>4.5.3 测试结果</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61</w:t>
        </w:r>
        <w:r w:rsidR="002F547F" w:rsidRPr="00DD5848">
          <w:rPr>
            <w:rFonts w:ascii="宋体" w:eastAsia="宋体" w:hAnsi="宋体"/>
            <w:noProof/>
            <w:webHidden/>
          </w:rPr>
          <w:fldChar w:fldCharType="end"/>
        </w:r>
      </w:hyperlink>
    </w:p>
    <w:p w14:paraId="523A1A04" w14:textId="7F35C505" w:rsidR="002F547F" w:rsidRPr="00DD5848" w:rsidRDefault="00116B87">
      <w:pPr>
        <w:pStyle w:val="TOC2"/>
        <w:tabs>
          <w:tab w:val="right" w:leader="dot" w:pos="8296"/>
        </w:tabs>
        <w:rPr>
          <w:rFonts w:ascii="宋体" w:eastAsia="宋体" w:hAnsi="宋体"/>
          <w:noProof/>
        </w:rPr>
      </w:pPr>
      <w:hyperlink w:anchor="_Toc36987996" w:history="1">
        <w:r w:rsidR="002F547F" w:rsidRPr="00DD5848">
          <w:rPr>
            <w:rStyle w:val="af0"/>
            <w:rFonts w:ascii="宋体" w:eastAsia="宋体" w:hAnsi="宋体"/>
            <w:noProof/>
          </w:rPr>
          <w:t>4.6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61</w:t>
        </w:r>
        <w:r w:rsidR="002F547F" w:rsidRPr="00DD5848">
          <w:rPr>
            <w:rFonts w:ascii="宋体" w:eastAsia="宋体" w:hAnsi="宋体"/>
            <w:noProof/>
            <w:webHidden/>
          </w:rPr>
          <w:fldChar w:fldCharType="end"/>
        </w:r>
      </w:hyperlink>
    </w:p>
    <w:p w14:paraId="1A04E4C5" w14:textId="025B7FA5" w:rsidR="002F547F" w:rsidRPr="00DD5848" w:rsidRDefault="00116B87">
      <w:pPr>
        <w:pStyle w:val="TOC1"/>
        <w:tabs>
          <w:tab w:val="right" w:leader="dot" w:pos="8296"/>
        </w:tabs>
        <w:rPr>
          <w:rFonts w:ascii="宋体" w:eastAsia="宋体" w:hAnsi="宋体"/>
          <w:noProof/>
        </w:rPr>
      </w:pPr>
      <w:hyperlink w:anchor="_Toc36987997" w:history="1">
        <w:r w:rsidR="002F547F" w:rsidRPr="00DD5848">
          <w:rPr>
            <w:rStyle w:val="af0"/>
            <w:rFonts w:ascii="宋体" w:eastAsia="宋体" w:hAnsi="宋体"/>
            <w:noProof/>
          </w:rPr>
          <w:t>第五章 总结与展望</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48C920D3" w14:textId="465F95E5" w:rsidR="002F547F" w:rsidRPr="00DD5848" w:rsidRDefault="00116B87">
      <w:pPr>
        <w:pStyle w:val="TOC2"/>
        <w:tabs>
          <w:tab w:val="right" w:leader="dot" w:pos="8296"/>
        </w:tabs>
        <w:rPr>
          <w:rFonts w:ascii="宋体" w:eastAsia="宋体" w:hAnsi="宋体"/>
          <w:noProof/>
        </w:rPr>
      </w:pPr>
      <w:hyperlink w:anchor="_Toc36987998" w:history="1">
        <w:r w:rsidR="002F547F" w:rsidRPr="00DD5848">
          <w:rPr>
            <w:rStyle w:val="af0"/>
            <w:rFonts w:ascii="宋体" w:eastAsia="宋体" w:hAnsi="宋体"/>
            <w:noProof/>
          </w:rPr>
          <w:t>5.1 总结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66FD0E86" w14:textId="719AA0F5" w:rsidR="002F547F" w:rsidRPr="00DD5848" w:rsidRDefault="00116B87">
      <w:pPr>
        <w:pStyle w:val="TOC2"/>
        <w:tabs>
          <w:tab w:val="right" w:leader="dot" w:pos="8296"/>
        </w:tabs>
        <w:rPr>
          <w:rFonts w:ascii="宋体" w:eastAsia="宋体" w:hAnsi="宋体"/>
          <w:noProof/>
        </w:rPr>
      </w:pPr>
      <w:hyperlink w:anchor="_Toc36987999" w:history="1">
        <w:r w:rsidR="002F547F" w:rsidRPr="00DD5848">
          <w:rPr>
            <w:rStyle w:val="af0"/>
            <w:rFonts w:ascii="宋体" w:eastAsia="宋体" w:hAnsi="宋体"/>
            <w:noProof/>
          </w:rPr>
          <w:t>5.2 工作展望</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15231CA6" w14:textId="4A42D8C5" w:rsidR="002F547F" w:rsidRPr="00DD5848" w:rsidRDefault="00116B87">
      <w:pPr>
        <w:pStyle w:val="TOC1"/>
        <w:tabs>
          <w:tab w:val="right" w:leader="dot" w:pos="8296"/>
        </w:tabs>
        <w:rPr>
          <w:rFonts w:ascii="宋体" w:eastAsia="宋体" w:hAnsi="宋体"/>
          <w:noProof/>
        </w:rPr>
      </w:pPr>
      <w:hyperlink w:anchor="_Toc36988000" w:history="1">
        <w:r w:rsidR="002F547F" w:rsidRPr="00DD5848">
          <w:rPr>
            <w:rStyle w:val="af0"/>
            <w:rFonts w:ascii="宋体" w:eastAsia="宋体" w:hAnsi="宋体"/>
            <w:noProof/>
          </w:rPr>
          <w:t>参 考 文 献</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_Toc36988000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63</w:t>
        </w:r>
        <w:r w:rsidR="002F547F" w:rsidRPr="00DD5848">
          <w:rPr>
            <w:rFonts w:ascii="宋体" w:eastAsia="宋体" w:hAnsi="宋体"/>
            <w:noProof/>
            <w:webHidden/>
          </w:rPr>
          <w:fldChar w:fldCharType="end"/>
        </w:r>
      </w:hyperlink>
    </w:p>
    <w:p w14:paraId="7F0ECA57" w14:textId="66C8AFED" w:rsidR="002F547F" w:rsidRPr="00DD5848" w:rsidRDefault="00116B87">
      <w:pPr>
        <w:pStyle w:val="TOC1"/>
        <w:tabs>
          <w:tab w:val="right" w:leader="dot" w:pos="8296"/>
        </w:tabs>
        <w:rPr>
          <w:rFonts w:ascii="宋体" w:eastAsia="宋体" w:hAnsi="宋体"/>
          <w:noProof/>
        </w:rPr>
      </w:pPr>
      <w:hyperlink w:anchor="_Toc36988001" w:history="1">
        <w:r w:rsidR="002F547F" w:rsidRPr="00DD5848">
          <w:rPr>
            <w:rStyle w:val="af0"/>
            <w:rFonts w:ascii="宋体" w:eastAsia="宋体" w:hAnsi="宋体"/>
            <w:noProof/>
          </w:rPr>
          <w:t>致     谢</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_Toc36988001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66</w:t>
        </w:r>
        <w:r w:rsidR="002F547F" w:rsidRPr="00DD5848">
          <w:rPr>
            <w:rFonts w:ascii="宋体" w:eastAsia="宋体" w:hAnsi="宋体"/>
            <w:noProof/>
            <w:webHidden/>
          </w:rPr>
          <w:fldChar w:fldCharType="end"/>
        </w:r>
      </w:hyperlink>
    </w:p>
    <w:p w14:paraId="74C55780" w14:textId="75757B17"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987942"/>
      <w:bookmarkStart w:id="55" w:name="_Toc25758703"/>
      <w:bookmarkEnd w:id="53"/>
      <w:r w:rsidRPr="00A750CC">
        <w:rPr>
          <w:rFonts w:hint="eastAsia"/>
        </w:rPr>
        <w:lastRenderedPageBreak/>
        <w:t>图目录</w:t>
      </w:r>
      <w:bookmarkEnd w:id="54"/>
    </w:p>
    <w:p w14:paraId="35ABC5D5" w14:textId="7F77611B" w:rsidR="002F547F" w:rsidRPr="00DD5848" w:rsidRDefault="00BD5503">
      <w:pPr>
        <w:pStyle w:val="af9"/>
        <w:tabs>
          <w:tab w:val="right" w:leader="dot" w:pos="8296"/>
        </w:tabs>
        <w:rPr>
          <w:rFonts w:ascii="Arial" w:eastAsia="宋体" w:hAnsi="Arial"/>
          <w:smallCaps w:val="0"/>
          <w:sz w:val="21"/>
          <w:szCs w:val="21"/>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698800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1.1  </w:t>
        </w:r>
        <w:r w:rsidR="002F547F" w:rsidRPr="00DD5848">
          <w:rPr>
            <w:rFonts w:ascii="Arial" w:eastAsia="宋体" w:hAnsi="Arial"/>
            <w:smallCaps w:val="0"/>
            <w:sz w:val="21"/>
            <w:szCs w:val="21"/>
          </w:rPr>
          <w:t>外卖业务履约过程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w:t>
        </w:r>
        <w:r w:rsidR="002F547F" w:rsidRPr="00DD5848">
          <w:rPr>
            <w:rFonts w:ascii="Arial" w:eastAsia="宋体" w:hAnsi="Arial"/>
            <w:smallCaps w:val="0"/>
            <w:webHidden/>
            <w:sz w:val="21"/>
            <w:szCs w:val="21"/>
          </w:rPr>
          <w:fldChar w:fldCharType="end"/>
        </w:r>
      </w:hyperlink>
    </w:p>
    <w:p w14:paraId="19D14E6E" w14:textId="0EEA0776" w:rsidR="002F547F" w:rsidRPr="00DD5848" w:rsidRDefault="00116B87">
      <w:pPr>
        <w:pStyle w:val="af9"/>
        <w:tabs>
          <w:tab w:val="right" w:leader="dot" w:pos="8296"/>
        </w:tabs>
        <w:rPr>
          <w:rFonts w:ascii="Arial" w:eastAsia="宋体" w:hAnsi="Arial"/>
          <w:smallCaps w:val="0"/>
          <w:sz w:val="21"/>
          <w:szCs w:val="21"/>
        </w:rPr>
      </w:pPr>
      <w:hyperlink w:anchor="_Toc3698800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2.1  RabbitMQ</w:t>
        </w:r>
        <w:r w:rsidR="002F547F" w:rsidRPr="00DD5848">
          <w:rPr>
            <w:rFonts w:ascii="Arial" w:eastAsia="宋体" w:hAnsi="Arial"/>
            <w:smallCaps w:val="0"/>
            <w:sz w:val="21"/>
            <w:szCs w:val="21"/>
          </w:rPr>
          <w:t>内部结构图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7</w:t>
        </w:r>
        <w:r w:rsidR="002F547F" w:rsidRPr="00DD5848">
          <w:rPr>
            <w:rFonts w:ascii="Arial" w:eastAsia="宋体" w:hAnsi="Arial"/>
            <w:smallCaps w:val="0"/>
            <w:webHidden/>
            <w:sz w:val="21"/>
            <w:szCs w:val="21"/>
          </w:rPr>
          <w:fldChar w:fldCharType="end"/>
        </w:r>
      </w:hyperlink>
    </w:p>
    <w:p w14:paraId="0DBA8178" w14:textId="31F6234A" w:rsidR="002F547F" w:rsidRPr="00DD5848" w:rsidRDefault="00116B87">
      <w:pPr>
        <w:pStyle w:val="af9"/>
        <w:tabs>
          <w:tab w:val="right" w:leader="dot" w:pos="8296"/>
        </w:tabs>
        <w:rPr>
          <w:rFonts w:ascii="Arial" w:eastAsia="宋体" w:hAnsi="Arial"/>
          <w:smallCaps w:val="0"/>
          <w:sz w:val="21"/>
          <w:szCs w:val="21"/>
        </w:rPr>
      </w:pPr>
      <w:hyperlink w:anchor="_Toc3698800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2.2  </w:t>
        </w:r>
        <w:r w:rsidR="002F547F" w:rsidRPr="00DD5848">
          <w:rPr>
            <w:rFonts w:ascii="Arial" w:eastAsia="宋体" w:hAnsi="Arial"/>
            <w:smallCaps w:val="0"/>
            <w:sz w:val="21"/>
            <w:szCs w:val="21"/>
          </w:rPr>
          <w:t>饿了么多活架构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10</w:t>
        </w:r>
        <w:r w:rsidR="002F547F" w:rsidRPr="00DD5848">
          <w:rPr>
            <w:rFonts w:ascii="Arial" w:eastAsia="宋体" w:hAnsi="Arial"/>
            <w:smallCaps w:val="0"/>
            <w:webHidden/>
            <w:sz w:val="21"/>
            <w:szCs w:val="21"/>
          </w:rPr>
          <w:fldChar w:fldCharType="end"/>
        </w:r>
      </w:hyperlink>
    </w:p>
    <w:p w14:paraId="47059237" w14:textId="5B77B377" w:rsidR="002F547F" w:rsidRPr="00DD5848" w:rsidRDefault="00116B87">
      <w:pPr>
        <w:pStyle w:val="af9"/>
        <w:tabs>
          <w:tab w:val="right" w:leader="dot" w:pos="8296"/>
        </w:tabs>
        <w:rPr>
          <w:rFonts w:ascii="Arial" w:eastAsia="宋体" w:hAnsi="Arial"/>
          <w:smallCaps w:val="0"/>
          <w:sz w:val="21"/>
          <w:szCs w:val="21"/>
        </w:rPr>
      </w:pPr>
      <w:hyperlink w:anchor="_Toc3698800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  </w:t>
        </w:r>
        <w:r w:rsidR="002F547F" w:rsidRPr="00DD5848">
          <w:rPr>
            <w:rFonts w:ascii="Arial" w:eastAsia="宋体" w:hAnsi="Arial"/>
            <w:smallCaps w:val="0"/>
            <w:sz w:val="21"/>
            <w:szCs w:val="21"/>
          </w:rPr>
          <w:t>系统边界</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12</w:t>
        </w:r>
        <w:r w:rsidR="002F547F" w:rsidRPr="00DD5848">
          <w:rPr>
            <w:rFonts w:ascii="Arial" w:eastAsia="宋体" w:hAnsi="Arial"/>
            <w:smallCaps w:val="0"/>
            <w:webHidden/>
            <w:sz w:val="21"/>
            <w:szCs w:val="21"/>
          </w:rPr>
          <w:fldChar w:fldCharType="end"/>
        </w:r>
      </w:hyperlink>
    </w:p>
    <w:p w14:paraId="3BC7159B" w14:textId="76E565FD" w:rsidR="002F547F" w:rsidRPr="00DD5848" w:rsidRDefault="00116B87">
      <w:pPr>
        <w:pStyle w:val="af9"/>
        <w:tabs>
          <w:tab w:val="right" w:leader="dot" w:pos="8296"/>
        </w:tabs>
        <w:rPr>
          <w:rFonts w:ascii="Arial" w:eastAsia="宋体" w:hAnsi="Arial"/>
          <w:smallCaps w:val="0"/>
          <w:sz w:val="21"/>
          <w:szCs w:val="21"/>
        </w:rPr>
      </w:pPr>
      <w:hyperlink w:anchor="_Toc3698800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3.2  </w:t>
        </w:r>
        <w:r w:rsidR="002F547F" w:rsidRPr="00DD5848">
          <w:rPr>
            <w:rFonts w:ascii="Arial" w:eastAsia="宋体" w:hAnsi="Arial"/>
            <w:smallCaps w:val="0"/>
            <w:sz w:val="21"/>
            <w:szCs w:val="21"/>
          </w:rPr>
          <w:t>规则管理用例图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14</w:t>
        </w:r>
        <w:r w:rsidR="002F547F" w:rsidRPr="00DD5848">
          <w:rPr>
            <w:rFonts w:ascii="Arial" w:eastAsia="宋体" w:hAnsi="Arial"/>
            <w:smallCaps w:val="0"/>
            <w:webHidden/>
            <w:sz w:val="21"/>
            <w:szCs w:val="21"/>
          </w:rPr>
          <w:fldChar w:fldCharType="end"/>
        </w:r>
      </w:hyperlink>
    </w:p>
    <w:p w14:paraId="5F94BC0A" w14:textId="4E74BF76" w:rsidR="002F547F" w:rsidRPr="00DD5848" w:rsidRDefault="00116B87">
      <w:pPr>
        <w:pStyle w:val="af9"/>
        <w:tabs>
          <w:tab w:val="right" w:leader="dot" w:pos="8296"/>
        </w:tabs>
        <w:rPr>
          <w:rFonts w:ascii="Arial" w:eastAsia="宋体" w:hAnsi="Arial"/>
          <w:smallCaps w:val="0"/>
          <w:sz w:val="21"/>
          <w:szCs w:val="21"/>
        </w:rPr>
      </w:pPr>
      <w:hyperlink w:anchor="_Toc3698800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3.3  </w:t>
        </w:r>
        <w:r w:rsidR="002F547F" w:rsidRPr="00DD5848">
          <w:rPr>
            <w:rFonts w:ascii="Arial" w:eastAsia="宋体" w:hAnsi="Arial"/>
            <w:smallCaps w:val="0"/>
            <w:sz w:val="21"/>
            <w:szCs w:val="21"/>
          </w:rPr>
          <w:t>规则预处理用例图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16</w:t>
        </w:r>
        <w:r w:rsidR="002F547F" w:rsidRPr="00DD5848">
          <w:rPr>
            <w:rFonts w:ascii="Arial" w:eastAsia="宋体" w:hAnsi="Arial"/>
            <w:smallCaps w:val="0"/>
            <w:webHidden/>
            <w:sz w:val="21"/>
            <w:szCs w:val="21"/>
          </w:rPr>
          <w:fldChar w:fldCharType="end"/>
        </w:r>
      </w:hyperlink>
    </w:p>
    <w:p w14:paraId="67FEB894" w14:textId="054A853F" w:rsidR="002F547F" w:rsidRPr="00DD5848" w:rsidRDefault="00116B87">
      <w:pPr>
        <w:pStyle w:val="af9"/>
        <w:tabs>
          <w:tab w:val="right" w:leader="dot" w:pos="8296"/>
        </w:tabs>
        <w:rPr>
          <w:rFonts w:ascii="Arial" w:eastAsia="宋体" w:hAnsi="Arial"/>
          <w:smallCaps w:val="0"/>
          <w:sz w:val="21"/>
          <w:szCs w:val="21"/>
        </w:rPr>
      </w:pPr>
      <w:hyperlink w:anchor="_Toc3698800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3.4  </w:t>
        </w:r>
        <w:r w:rsidR="002F547F" w:rsidRPr="00DD5848">
          <w:rPr>
            <w:rFonts w:ascii="Arial" w:eastAsia="宋体" w:hAnsi="Arial"/>
            <w:smallCaps w:val="0"/>
            <w:sz w:val="21"/>
            <w:szCs w:val="21"/>
          </w:rPr>
          <w:t>审核流程用例图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18</w:t>
        </w:r>
        <w:r w:rsidR="002F547F" w:rsidRPr="00DD5848">
          <w:rPr>
            <w:rFonts w:ascii="Arial" w:eastAsia="宋体" w:hAnsi="Arial"/>
            <w:smallCaps w:val="0"/>
            <w:webHidden/>
            <w:sz w:val="21"/>
            <w:szCs w:val="21"/>
          </w:rPr>
          <w:fldChar w:fldCharType="end"/>
        </w:r>
      </w:hyperlink>
    </w:p>
    <w:p w14:paraId="31FBE3A7" w14:textId="24C03860" w:rsidR="002F547F" w:rsidRPr="00DD5848" w:rsidRDefault="00116B87">
      <w:pPr>
        <w:pStyle w:val="af9"/>
        <w:tabs>
          <w:tab w:val="right" w:leader="dot" w:pos="8296"/>
        </w:tabs>
        <w:rPr>
          <w:rFonts w:ascii="Arial" w:eastAsia="宋体" w:hAnsi="Arial"/>
          <w:smallCaps w:val="0"/>
          <w:sz w:val="21"/>
          <w:szCs w:val="21"/>
        </w:rPr>
      </w:pPr>
      <w:hyperlink w:anchor="_Toc3698800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3.5  </w:t>
        </w:r>
        <w:r w:rsidR="002F547F" w:rsidRPr="00DD5848">
          <w:rPr>
            <w:rFonts w:ascii="Arial" w:eastAsia="宋体" w:hAnsi="Arial"/>
            <w:smallCaps w:val="0"/>
            <w:sz w:val="21"/>
            <w:szCs w:val="21"/>
          </w:rPr>
          <w:t>审核权转移流程图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19</w:t>
        </w:r>
        <w:r w:rsidR="002F547F" w:rsidRPr="00DD5848">
          <w:rPr>
            <w:rFonts w:ascii="Arial" w:eastAsia="宋体" w:hAnsi="Arial"/>
            <w:smallCaps w:val="0"/>
            <w:webHidden/>
            <w:sz w:val="21"/>
            <w:szCs w:val="21"/>
          </w:rPr>
          <w:fldChar w:fldCharType="end"/>
        </w:r>
      </w:hyperlink>
    </w:p>
    <w:p w14:paraId="27594800" w14:textId="61B4961F" w:rsidR="002F547F" w:rsidRPr="00DD5848" w:rsidRDefault="00116B87">
      <w:pPr>
        <w:pStyle w:val="af9"/>
        <w:tabs>
          <w:tab w:val="right" w:leader="dot" w:pos="8296"/>
        </w:tabs>
        <w:rPr>
          <w:rFonts w:ascii="Arial" w:eastAsia="宋体" w:hAnsi="Arial"/>
          <w:smallCaps w:val="0"/>
          <w:sz w:val="21"/>
          <w:szCs w:val="21"/>
        </w:rPr>
      </w:pPr>
      <w:hyperlink w:anchor="_Toc3698801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3.6  </w:t>
        </w:r>
        <w:r w:rsidR="002F547F" w:rsidRPr="00DD5848">
          <w:rPr>
            <w:rFonts w:ascii="Arial" w:eastAsia="宋体" w:hAnsi="Arial"/>
            <w:smallCaps w:val="0"/>
            <w:sz w:val="21"/>
            <w:szCs w:val="21"/>
          </w:rPr>
          <w:t>业务处理用例图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21</w:t>
        </w:r>
        <w:r w:rsidR="002F547F" w:rsidRPr="00DD5848">
          <w:rPr>
            <w:rFonts w:ascii="Arial" w:eastAsia="宋体" w:hAnsi="Arial"/>
            <w:smallCaps w:val="0"/>
            <w:webHidden/>
            <w:sz w:val="21"/>
            <w:szCs w:val="21"/>
          </w:rPr>
          <w:fldChar w:fldCharType="end"/>
        </w:r>
      </w:hyperlink>
    </w:p>
    <w:p w14:paraId="272BE2AC" w14:textId="07B7FA04" w:rsidR="002F547F" w:rsidRPr="00DD5848" w:rsidRDefault="00116B87">
      <w:pPr>
        <w:pStyle w:val="af9"/>
        <w:tabs>
          <w:tab w:val="right" w:leader="dot" w:pos="8296"/>
        </w:tabs>
        <w:rPr>
          <w:rFonts w:ascii="Arial" w:eastAsia="宋体" w:hAnsi="Arial"/>
          <w:smallCaps w:val="0"/>
          <w:sz w:val="21"/>
          <w:szCs w:val="21"/>
        </w:rPr>
      </w:pPr>
      <w:hyperlink w:anchor="_Toc3698801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3.7  </w:t>
        </w:r>
        <w:r w:rsidR="002F547F" w:rsidRPr="00DD5848">
          <w:rPr>
            <w:rFonts w:ascii="Arial" w:eastAsia="宋体" w:hAnsi="Arial"/>
            <w:smallCaps w:val="0"/>
            <w:sz w:val="21"/>
            <w:szCs w:val="21"/>
          </w:rPr>
          <w:t>规则判定流程图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22</w:t>
        </w:r>
        <w:r w:rsidR="002F547F" w:rsidRPr="00DD5848">
          <w:rPr>
            <w:rFonts w:ascii="Arial" w:eastAsia="宋体" w:hAnsi="Arial"/>
            <w:smallCaps w:val="0"/>
            <w:webHidden/>
            <w:sz w:val="21"/>
            <w:szCs w:val="21"/>
          </w:rPr>
          <w:fldChar w:fldCharType="end"/>
        </w:r>
      </w:hyperlink>
    </w:p>
    <w:p w14:paraId="59A39C93" w14:textId="7A7F94B1" w:rsidR="002F547F" w:rsidRPr="00DD5848" w:rsidRDefault="00116B87">
      <w:pPr>
        <w:pStyle w:val="af9"/>
        <w:tabs>
          <w:tab w:val="right" w:leader="dot" w:pos="8296"/>
        </w:tabs>
        <w:rPr>
          <w:rFonts w:ascii="Arial" w:eastAsia="宋体" w:hAnsi="Arial"/>
          <w:smallCaps w:val="0"/>
          <w:sz w:val="21"/>
          <w:szCs w:val="21"/>
        </w:rPr>
      </w:pPr>
      <w:hyperlink w:anchor="_Toc3698801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3.8  </w:t>
        </w:r>
        <w:r w:rsidR="002F547F" w:rsidRPr="00DD5848">
          <w:rPr>
            <w:rFonts w:ascii="Arial" w:eastAsia="宋体" w:hAnsi="Arial"/>
            <w:smallCaps w:val="0"/>
            <w:sz w:val="21"/>
            <w:szCs w:val="21"/>
          </w:rPr>
          <w:t>系统架构图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30</w:t>
        </w:r>
        <w:r w:rsidR="002F547F" w:rsidRPr="00DD5848">
          <w:rPr>
            <w:rFonts w:ascii="Arial" w:eastAsia="宋体" w:hAnsi="Arial"/>
            <w:smallCaps w:val="0"/>
            <w:webHidden/>
            <w:sz w:val="21"/>
            <w:szCs w:val="21"/>
          </w:rPr>
          <w:fldChar w:fldCharType="end"/>
        </w:r>
      </w:hyperlink>
    </w:p>
    <w:p w14:paraId="74BAA72A" w14:textId="44E6DF92" w:rsidR="002F547F" w:rsidRPr="00DD5848" w:rsidRDefault="00116B87">
      <w:pPr>
        <w:pStyle w:val="af9"/>
        <w:tabs>
          <w:tab w:val="right" w:leader="dot" w:pos="8296"/>
        </w:tabs>
        <w:rPr>
          <w:rFonts w:ascii="Arial" w:eastAsia="宋体" w:hAnsi="Arial"/>
          <w:smallCaps w:val="0"/>
          <w:sz w:val="21"/>
          <w:szCs w:val="21"/>
        </w:rPr>
      </w:pPr>
      <w:hyperlink w:anchor="_Toc3698801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3.9  </w:t>
        </w:r>
        <w:r w:rsidR="002F547F" w:rsidRPr="00DD5848">
          <w:rPr>
            <w:rFonts w:ascii="Arial" w:eastAsia="宋体" w:hAnsi="Arial"/>
            <w:smallCaps w:val="0"/>
            <w:sz w:val="21"/>
            <w:szCs w:val="21"/>
          </w:rPr>
          <w:t>系统功能模块图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31</w:t>
        </w:r>
        <w:r w:rsidR="002F547F" w:rsidRPr="00DD5848">
          <w:rPr>
            <w:rFonts w:ascii="Arial" w:eastAsia="宋体" w:hAnsi="Arial"/>
            <w:smallCaps w:val="0"/>
            <w:webHidden/>
            <w:sz w:val="21"/>
            <w:szCs w:val="21"/>
          </w:rPr>
          <w:fldChar w:fldCharType="end"/>
        </w:r>
      </w:hyperlink>
    </w:p>
    <w:p w14:paraId="37ABE873" w14:textId="5869EAD6" w:rsidR="002F547F" w:rsidRPr="00DD5848" w:rsidRDefault="00116B87">
      <w:pPr>
        <w:pStyle w:val="af9"/>
        <w:tabs>
          <w:tab w:val="right" w:leader="dot" w:pos="8296"/>
        </w:tabs>
        <w:rPr>
          <w:rFonts w:ascii="Arial" w:eastAsia="宋体" w:hAnsi="Arial"/>
          <w:smallCaps w:val="0"/>
          <w:sz w:val="21"/>
          <w:szCs w:val="21"/>
        </w:rPr>
      </w:pPr>
      <w:hyperlink w:anchor="_Toc3698801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3.10  </w:t>
        </w:r>
        <w:r w:rsidR="002F547F" w:rsidRPr="00DD5848">
          <w:rPr>
            <w:rFonts w:ascii="Arial" w:eastAsia="宋体" w:hAnsi="Arial"/>
            <w:smallCaps w:val="0"/>
            <w:sz w:val="21"/>
            <w:szCs w:val="21"/>
          </w:rPr>
          <w:t>部署设计</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32</w:t>
        </w:r>
        <w:r w:rsidR="002F547F" w:rsidRPr="00DD5848">
          <w:rPr>
            <w:rFonts w:ascii="Arial" w:eastAsia="宋体" w:hAnsi="Arial"/>
            <w:smallCaps w:val="0"/>
            <w:webHidden/>
            <w:sz w:val="21"/>
            <w:szCs w:val="21"/>
          </w:rPr>
          <w:fldChar w:fldCharType="end"/>
        </w:r>
      </w:hyperlink>
    </w:p>
    <w:p w14:paraId="590156B9" w14:textId="1606FD34" w:rsidR="002F547F" w:rsidRPr="00DD5848" w:rsidRDefault="00116B87">
      <w:pPr>
        <w:pStyle w:val="af9"/>
        <w:tabs>
          <w:tab w:val="right" w:leader="dot" w:pos="8296"/>
        </w:tabs>
        <w:rPr>
          <w:rFonts w:ascii="Arial" w:eastAsia="宋体" w:hAnsi="Arial"/>
          <w:smallCaps w:val="0"/>
          <w:sz w:val="21"/>
          <w:szCs w:val="21"/>
        </w:rPr>
      </w:pPr>
      <w:hyperlink w:anchor="_Toc3698801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3.11  </w:t>
        </w:r>
        <w:r w:rsidR="002F547F" w:rsidRPr="00DD5848">
          <w:rPr>
            <w:rFonts w:ascii="Arial" w:eastAsia="宋体" w:hAnsi="Arial"/>
            <w:smallCaps w:val="0"/>
            <w:sz w:val="21"/>
            <w:szCs w:val="21"/>
          </w:rPr>
          <w:t>实体关系图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33</w:t>
        </w:r>
        <w:r w:rsidR="002F547F" w:rsidRPr="00DD5848">
          <w:rPr>
            <w:rFonts w:ascii="Arial" w:eastAsia="宋体" w:hAnsi="Arial"/>
            <w:smallCaps w:val="0"/>
            <w:webHidden/>
            <w:sz w:val="21"/>
            <w:szCs w:val="21"/>
          </w:rPr>
          <w:fldChar w:fldCharType="end"/>
        </w:r>
      </w:hyperlink>
    </w:p>
    <w:p w14:paraId="2368D3F8" w14:textId="4DFEC5FE" w:rsidR="002F547F" w:rsidRPr="00DD5848" w:rsidRDefault="00116B87">
      <w:pPr>
        <w:pStyle w:val="af9"/>
        <w:tabs>
          <w:tab w:val="right" w:leader="dot" w:pos="8296"/>
        </w:tabs>
        <w:rPr>
          <w:rFonts w:ascii="Arial" w:eastAsia="宋体" w:hAnsi="Arial"/>
          <w:smallCaps w:val="0"/>
          <w:sz w:val="21"/>
          <w:szCs w:val="21"/>
        </w:rPr>
      </w:pPr>
      <w:hyperlink w:anchor="_Toc3698801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  </w:t>
        </w:r>
        <w:r w:rsidR="002F547F" w:rsidRPr="00DD5848">
          <w:rPr>
            <w:rFonts w:ascii="Arial" w:eastAsia="宋体" w:hAnsi="Arial"/>
            <w:smallCaps w:val="0"/>
            <w:sz w:val="21"/>
            <w:szCs w:val="21"/>
          </w:rPr>
          <w:t>规则管理类图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38</w:t>
        </w:r>
        <w:r w:rsidR="002F547F" w:rsidRPr="00DD5848">
          <w:rPr>
            <w:rFonts w:ascii="Arial" w:eastAsia="宋体" w:hAnsi="Arial"/>
            <w:smallCaps w:val="0"/>
            <w:webHidden/>
            <w:sz w:val="21"/>
            <w:szCs w:val="21"/>
          </w:rPr>
          <w:fldChar w:fldCharType="end"/>
        </w:r>
      </w:hyperlink>
    </w:p>
    <w:p w14:paraId="0798A5FE" w14:textId="48570AB5" w:rsidR="002F547F" w:rsidRPr="00DD5848" w:rsidRDefault="00116B87">
      <w:pPr>
        <w:pStyle w:val="af9"/>
        <w:tabs>
          <w:tab w:val="right" w:leader="dot" w:pos="8296"/>
        </w:tabs>
        <w:rPr>
          <w:rFonts w:ascii="Arial" w:eastAsia="宋体" w:hAnsi="Arial"/>
          <w:smallCaps w:val="0"/>
          <w:sz w:val="21"/>
          <w:szCs w:val="21"/>
        </w:rPr>
      </w:pPr>
      <w:hyperlink w:anchor="_Toc3698801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  </w:t>
        </w:r>
        <w:r w:rsidR="002F547F" w:rsidRPr="00DD5848">
          <w:rPr>
            <w:rFonts w:ascii="Arial" w:eastAsia="宋体" w:hAnsi="Arial"/>
            <w:smallCaps w:val="0"/>
            <w:sz w:val="21"/>
            <w:szCs w:val="21"/>
          </w:rPr>
          <w:t>规则操作时序图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39</w:t>
        </w:r>
        <w:r w:rsidR="002F547F" w:rsidRPr="00DD5848">
          <w:rPr>
            <w:rFonts w:ascii="Arial" w:eastAsia="宋体" w:hAnsi="Arial"/>
            <w:smallCaps w:val="0"/>
            <w:webHidden/>
            <w:sz w:val="21"/>
            <w:szCs w:val="21"/>
          </w:rPr>
          <w:fldChar w:fldCharType="end"/>
        </w:r>
      </w:hyperlink>
    </w:p>
    <w:p w14:paraId="0624AD09" w14:textId="74682D5F" w:rsidR="002F547F" w:rsidRPr="00DD5848" w:rsidRDefault="00116B87">
      <w:pPr>
        <w:pStyle w:val="af9"/>
        <w:tabs>
          <w:tab w:val="right" w:leader="dot" w:pos="8296"/>
        </w:tabs>
        <w:rPr>
          <w:rFonts w:ascii="Arial" w:eastAsia="宋体" w:hAnsi="Arial"/>
          <w:smallCaps w:val="0"/>
          <w:sz w:val="21"/>
          <w:szCs w:val="21"/>
        </w:rPr>
      </w:pPr>
      <w:hyperlink w:anchor="_Toc3698801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4.3  </w:t>
        </w:r>
        <w:r w:rsidR="002F547F" w:rsidRPr="00DD5848">
          <w:rPr>
            <w:rFonts w:ascii="Arial" w:eastAsia="宋体" w:hAnsi="Arial"/>
            <w:smallCaps w:val="0"/>
            <w:sz w:val="21"/>
            <w:szCs w:val="21"/>
          </w:rPr>
          <w:t>新增规则实现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40</w:t>
        </w:r>
        <w:r w:rsidR="002F547F" w:rsidRPr="00DD5848">
          <w:rPr>
            <w:rFonts w:ascii="Arial" w:eastAsia="宋体" w:hAnsi="Arial"/>
            <w:smallCaps w:val="0"/>
            <w:webHidden/>
            <w:sz w:val="21"/>
            <w:szCs w:val="21"/>
          </w:rPr>
          <w:fldChar w:fldCharType="end"/>
        </w:r>
      </w:hyperlink>
    </w:p>
    <w:p w14:paraId="480EE8BE" w14:textId="3E35A9DA" w:rsidR="002F547F" w:rsidRPr="00DD5848" w:rsidRDefault="00116B87">
      <w:pPr>
        <w:pStyle w:val="af9"/>
        <w:tabs>
          <w:tab w:val="right" w:leader="dot" w:pos="8296"/>
        </w:tabs>
        <w:rPr>
          <w:rFonts w:ascii="Arial" w:eastAsia="宋体" w:hAnsi="Arial"/>
          <w:smallCaps w:val="0"/>
          <w:sz w:val="21"/>
          <w:szCs w:val="21"/>
        </w:rPr>
      </w:pPr>
      <w:hyperlink w:anchor="_Toc3698801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4.4  </w:t>
        </w:r>
        <w:r w:rsidR="002F547F" w:rsidRPr="00DD5848">
          <w:rPr>
            <w:rFonts w:ascii="Arial" w:eastAsia="宋体" w:hAnsi="Arial"/>
            <w:smallCaps w:val="0"/>
            <w:sz w:val="21"/>
            <w:szCs w:val="21"/>
          </w:rPr>
          <w:t>规则配置详情页面</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40</w:t>
        </w:r>
        <w:r w:rsidR="002F547F" w:rsidRPr="00DD5848">
          <w:rPr>
            <w:rFonts w:ascii="Arial" w:eastAsia="宋体" w:hAnsi="Arial"/>
            <w:smallCaps w:val="0"/>
            <w:webHidden/>
            <w:sz w:val="21"/>
            <w:szCs w:val="21"/>
          </w:rPr>
          <w:fldChar w:fldCharType="end"/>
        </w:r>
      </w:hyperlink>
    </w:p>
    <w:p w14:paraId="7F039CE2" w14:textId="55FB550A" w:rsidR="002F547F" w:rsidRPr="00DD5848" w:rsidRDefault="00116B87">
      <w:pPr>
        <w:pStyle w:val="af9"/>
        <w:tabs>
          <w:tab w:val="right" w:leader="dot" w:pos="8296"/>
        </w:tabs>
        <w:rPr>
          <w:rFonts w:ascii="Arial" w:eastAsia="宋体" w:hAnsi="Arial"/>
          <w:smallCaps w:val="0"/>
          <w:sz w:val="21"/>
          <w:szCs w:val="21"/>
        </w:rPr>
      </w:pPr>
      <w:hyperlink w:anchor="_Toc3698802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4.5  </w:t>
        </w:r>
        <w:r w:rsidR="002F547F" w:rsidRPr="00DD5848">
          <w:rPr>
            <w:rFonts w:ascii="Arial" w:eastAsia="宋体" w:hAnsi="Arial"/>
            <w:smallCaps w:val="0"/>
            <w:sz w:val="21"/>
            <w:szCs w:val="21"/>
          </w:rPr>
          <w:t>日志查询功能实现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41</w:t>
        </w:r>
        <w:r w:rsidR="002F547F" w:rsidRPr="00DD5848">
          <w:rPr>
            <w:rFonts w:ascii="Arial" w:eastAsia="宋体" w:hAnsi="Arial"/>
            <w:smallCaps w:val="0"/>
            <w:webHidden/>
            <w:sz w:val="21"/>
            <w:szCs w:val="21"/>
          </w:rPr>
          <w:fldChar w:fldCharType="end"/>
        </w:r>
      </w:hyperlink>
    </w:p>
    <w:p w14:paraId="48A67E77" w14:textId="40066939" w:rsidR="002F547F" w:rsidRPr="00DD5848" w:rsidRDefault="00116B87">
      <w:pPr>
        <w:pStyle w:val="af9"/>
        <w:tabs>
          <w:tab w:val="right" w:leader="dot" w:pos="8296"/>
        </w:tabs>
        <w:rPr>
          <w:rFonts w:ascii="Arial" w:eastAsia="宋体" w:hAnsi="Arial"/>
          <w:smallCaps w:val="0"/>
          <w:sz w:val="21"/>
          <w:szCs w:val="21"/>
        </w:rPr>
      </w:pPr>
      <w:hyperlink w:anchor="_Toc3698802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4.6  </w:t>
        </w:r>
        <w:r w:rsidR="002F547F" w:rsidRPr="00DD5848">
          <w:rPr>
            <w:rFonts w:ascii="Arial" w:eastAsia="宋体" w:hAnsi="Arial"/>
            <w:smallCaps w:val="0"/>
            <w:sz w:val="21"/>
            <w:szCs w:val="21"/>
          </w:rPr>
          <w:t>规则过期告警功能实现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41</w:t>
        </w:r>
        <w:r w:rsidR="002F547F" w:rsidRPr="00DD5848">
          <w:rPr>
            <w:rFonts w:ascii="Arial" w:eastAsia="宋体" w:hAnsi="Arial"/>
            <w:smallCaps w:val="0"/>
            <w:webHidden/>
            <w:sz w:val="21"/>
            <w:szCs w:val="21"/>
          </w:rPr>
          <w:fldChar w:fldCharType="end"/>
        </w:r>
      </w:hyperlink>
    </w:p>
    <w:p w14:paraId="364E7884" w14:textId="695309F2" w:rsidR="002F547F" w:rsidRPr="00DD5848" w:rsidRDefault="00116B87">
      <w:pPr>
        <w:pStyle w:val="af9"/>
        <w:tabs>
          <w:tab w:val="right" w:leader="dot" w:pos="8296"/>
        </w:tabs>
        <w:rPr>
          <w:rFonts w:ascii="Arial" w:eastAsia="宋体" w:hAnsi="Arial"/>
          <w:smallCaps w:val="0"/>
          <w:sz w:val="21"/>
          <w:szCs w:val="21"/>
        </w:rPr>
      </w:pPr>
      <w:hyperlink w:anchor="_Toc3698802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4.7  </w:t>
        </w:r>
        <w:r w:rsidR="002F547F" w:rsidRPr="00DD5848">
          <w:rPr>
            <w:rFonts w:ascii="Arial" w:eastAsia="宋体" w:hAnsi="Arial"/>
            <w:smallCaps w:val="0"/>
            <w:sz w:val="21"/>
            <w:szCs w:val="21"/>
          </w:rPr>
          <w:t>规则执行表达式</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42</w:t>
        </w:r>
        <w:r w:rsidR="002F547F" w:rsidRPr="00DD5848">
          <w:rPr>
            <w:rFonts w:ascii="Arial" w:eastAsia="宋体" w:hAnsi="Arial"/>
            <w:smallCaps w:val="0"/>
            <w:webHidden/>
            <w:sz w:val="21"/>
            <w:szCs w:val="21"/>
          </w:rPr>
          <w:fldChar w:fldCharType="end"/>
        </w:r>
      </w:hyperlink>
    </w:p>
    <w:p w14:paraId="7B723F42" w14:textId="150D1831" w:rsidR="002F547F" w:rsidRPr="00DD5848" w:rsidRDefault="00116B87">
      <w:pPr>
        <w:pStyle w:val="af9"/>
        <w:tabs>
          <w:tab w:val="right" w:leader="dot" w:pos="8296"/>
        </w:tabs>
        <w:rPr>
          <w:rFonts w:ascii="Arial" w:eastAsia="宋体" w:hAnsi="Arial"/>
          <w:smallCaps w:val="0"/>
          <w:sz w:val="21"/>
          <w:szCs w:val="21"/>
        </w:rPr>
      </w:pPr>
      <w:hyperlink w:anchor="_Toc3698802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4.8  </w:t>
        </w:r>
        <w:r w:rsidR="002F547F" w:rsidRPr="00DD5848">
          <w:rPr>
            <w:rFonts w:ascii="Arial" w:eastAsia="宋体" w:hAnsi="Arial"/>
            <w:smallCaps w:val="0"/>
            <w:sz w:val="21"/>
            <w:szCs w:val="21"/>
          </w:rPr>
          <w:t>规则解析树概括</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42</w:t>
        </w:r>
        <w:r w:rsidR="002F547F" w:rsidRPr="00DD5848">
          <w:rPr>
            <w:rFonts w:ascii="Arial" w:eastAsia="宋体" w:hAnsi="Arial"/>
            <w:smallCaps w:val="0"/>
            <w:webHidden/>
            <w:sz w:val="21"/>
            <w:szCs w:val="21"/>
          </w:rPr>
          <w:fldChar w:fldCharType="end"/>
        </w:r>
      </w:hyperlink>
    </w:p>
    <w:p w14:paraId="68F1C8FA" w14:textId="4A3617E4" w:rsidR="002F547F" w:rsidRPr="00DD5848" w:rsidRDefault="00116B87">
      <w:pPr>
        <w:pStyle w:val="af9"/>
        <w:tabs>
          <w:tab w:val="right" w:leader="dot" w:pos="8296"/>
        </w:tabs>
        <w:rPr>
          <w:rFonts w:ascii="Arial" w:eastAsia="宋体" w:hAnsi="Arial"/>
          <w:smallCaps w:val="0"/>
          <w:sz w:val="21"/>
          <w:szCs w:val="21"/>
        </w:rPr>
      </w:pPr>
      <w:hyperlink w:anchor="_Toc3698802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4.9  predictDeliverTimeCondition</w:t>
        </w:r>
        <w:r w:rsidR="002F547F" w:rsidRPr="00DD5848">
          <w:rPr>
            <w:rFonts w:ascii="Arial" w:eastAsia="宋体" w:hAnsi="Arial"/>
            <w:smallCaps w:val="0"/>
            <w:sz w:val="21"/>
            <w:szCs w:val="21"/>
          </w:rPr>
          <w:t>节点</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43</w:t>
        </w:r>
        <w:r w:rsidR="002F547F" w:rsidRPr="00DD5848">
          <w:rPr>
            <w:rFonts w:ascii="Arial" w:eastAsia="宋体" w:hAnsi="Arial"/>
            <w:smallCaps w:val="0"/>
            <w:webHidden/>
            <w:sz w:val="21"/>
            <w:szCs w:val="21"/>
          </w:rPr>
          <w:fldChar w:fldCharType="end"/>
        </w:r>
      </w:hyperlink>
    </w:p>
    <w:p w14:paraId="1EB7FE5B" w14:textId="73291AF2" w:rsidR="002F547F" w:rsidRPr="00DD5848" w:rsidRDefault="00116B87">
      <w:pPr>
        <w:pStyle w:val="af9"/>
        <w:tabs>
          <w:tab w:val="right" w:leader="dot" w:pos="8296"/>
        </w:tabs>
        <w:rPr>
          <w:rFonts w:ascii="Arial" w:eastAsia="宋体" w:hAnsi="Arial"/>
          <w:smallCaps w:val="0"/>
          <w:sz w:val="21"/>
          <w:szCs w:val="21"/>
        </w:rPr>
      </w:pPr>
      <w:hyperlink w:anchor="_Toc3698802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4.10  </w:t>
        </w:r>
        <w:r w:rsidR="002F547F" w:rsidRPr="00DD5848">
          <w:rPr>
            <w:rFonts w:ascii="Arial" w:eastAsia="宋体" w:hAnsi="Arial"/>
            <w:smallCaps w:val="0"/>
            <w:sz w:val="21"/>
            <w:szCs w:val="21"/>
          </w:rPr>
          <w:t>规则预处理类图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44</w:t>
        </w:r>
        <w:r w:rsidR="002F547F" w:rsidRPr="00DD5848">
          <w:rPr>
            <w:rFonts w:ascii="Arial" w:eastAsia="宋体" w:hAnsi="Arial"/>
            <w:smallCaps w:val="0"/>
            <w:webHidden/>
            <w:sz w:val="21"/>
            <w:szCs w:val="21"/>
          </w:rPr>
          <w:fldChar w:fldCharType="end"/>
        </w:r>
      </w:hyperlink>
    </w:p>
    <w:p w14:paraId="13A5B33E" w14:textId="2BDB155C" w:rsidR="002F547F" w:rsidRPr="00DD5848" w:rsidRDefault="00116B87">
      <w:pPr>
        <w:pStyle w:val="af9"/>
        <w:tabs>
          <w:tab w:val="right" w:leader="dot" w:pos="8296"/>
        </w:tabs>
        <w:rPr>
          <w:rFonts w:ascii="Arial" w:eastAsia="宋体" w:hAnsi="Arial"/>
          <w:smallCaps w:val="0"/>
          <w:sz w:val="21"/>
          <w:szCs w:val="21"/>
        </w:rPr>
      </w:pPr>
      <w:hyperlink w:anchor="_Toc3698802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4.11  </w:t>
        </w:r>
        <w:r w:rsidR="002F547F" w:rsidRPr="00DD5848">
          <w:rPr>
            <w:rFonts w:ascii="Arial" w:eastAsia="宋体" w:hAnsi="Arial"/>
            <w:smallCaps w:val="0"/>
            <w:sz w:val="21"/>
            <w:szCs w:val="21"/>
          </w:rPr>
          <w:t>检查规则实现图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45</w:t>
        </w:r>
        <w:r w:rsidR="002F547F" w:rsidRPr="00DD5848">
          <w:rPr>
            <w:rFonts w:ascii="Arial" w:eastAsia="宋体" w:hAnsi="Arial"/>
            <w:smallCaps w:val="0"/>
            <w:webHidden/>
            <w:sz w:val="21"/>
            <w:szCs w:val="21"/>
          </w:rPr>
          <w:fldChar w:fldCharType="end"/>
        </w:r>
      </w:hyperlink>
    </w:p>
    <w:p w14:paraId="56D9FE41" w14:textId="5EE75A64" w:rsidR="002F547F" w:rsidRPr="00DD5848" w:rsidRDefault="00116B87">
      <w:pPr>
        <w:pStyle w:val="af9"/>
        <w:tabs>
          <w:tab w:val="right" w:leader="dot" w:pos="8296"/>
        </w:tabs>
        <w:rPr>
          <w:rFonts w:ascii="Arial" w:eastAsia="宋体" w:hAnsi="Arial"/>
          <w:smallCaps w:val="0"/>
          <w:sz w:val="21"/>
          <w:szCs w:val="21"/>
        </w:rPr>
      </w:pPr>
      <w:hyperlink w:anchor="_Toc3698802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4.12  </w:t>
        </w:r>
        <w:r w:rsidR="002F547F" w:rsidRPr="00DD5848">
          <w:rPr>
            <w:rFonts w:ascii="Arial" w:eastAsia="宋体" w:hAnsi="Arial"/>
            <w:smallCaps w:val="0"/>
            <w:sz w:val="21"/>
            <w:szCs w:val="21"/>
          </w:rPr>
          <w:t>构建生效范围实现图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46</w:t>
        </w:r>
        <w:r w:rsidR="002F547F" w:rsidRPr="00DD5848">
          <w:rPr>
            <w:rFonts w:ascii="Arial" w:eastAsia="宋体" w:hAnsi="Arial"/>
            <w:smallCaps w:val="0"/>
            <w:webHidden/>
            <w:sz w:val="21"/>
            <w:szCs w:val="21"/>
          </w:rPr>
          <w:fldChar w:fldCharType="end"/>
        </w:r>
      </w:hyperlink>
    </w:p>
    <w:p w14:paraId="03FBEE51" w14:textId="1125217B" w:rsidR="002F547F" w:rsidRPr="00DD5848" w:rsidRDefault="00116B87">
      <w:pPr>
        <w:pStyle w:val="af9"/>
        <w:tabs>
          <w:tab w:val="right" w:leader="dot" w:pos="8296"/>
        </w:tabs>
        <w:rPr>
          <w:rFonts w:ascii="Arial" w:eastAsia="宋体" w:hAnsi="Arial"/>
          <w:smallCaps w:val="0"/>
          <w:sz w:val="21"/>
          <w:szCs w:val="21"/>
        </w:rPr>
      </w:pPr>
      <w:hyperlink w:anchor="_Toc3698802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4.13  </w:t>
        </w:r>
        <w:r w:rsidR="002F547F" w:rsidRPr="00DD5848">
          <w:rPr>
            <w:rFonts w:ascii="Arial" w:eastAsia="宋体" w:hAnsi="Arial"/>
            <w:smallCaps w:val="0"/>
            <w:sz w:val="21"/>
            <w:szCs w:val="21"/>
          </w:rPr>
          <w:t>构建</w:t>
        </w:r>
        <w:r w:rsidR="002F547F" w:rsidRPr="000067CC">
          <w:rPr>
            <w:rFonts w:ascii="Arial" w:eastAsia="宋体" w:hAnsi="Arial"/>
            <w:smallCaps w:val="0"/>
            <w:sz w:val="21"/>
            <w:szCs w:val="21"/>
          </w:rPr>
          <w:t>Action</w:t>
        </w:r>
        <w:r w:rsidR="002F547F" w:rsidRPr="00DD5848">
          <w:rPr>
            <w:rFonts w:ascii="Arial" w:eastAsia="宋体" w:hAnsi="Arial"/>
            <w:smallCaps w:val="0"/>
            <w:sz w:val="21"/>
            <w:szCs w:val="21"/>
          </w:rPr>
          <w:t>功能实现图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47</w:t>
        </w:r>
        <w:r w:rsidR="002F547F" w:rsidRPr="00DD5848">
          <w:rPr>
            <w:rFonts w:ascii="Arial" w:eastAsia="宋体" w:hAnsi="Arial"/>
            <w:smallCaps w:val="0"/>
            <w:webHidden/>
            <w:sz w:val="21"/>
            <w:szCs w:val="21"/>
          </w:rPr>
          <w:fldChar w:fldCharType="end"/>
        </w:r>
      </w:hyperlink>
    </w:p>
    <w:p w14:paraId="72F23FB6" w14:textId="39E0B094" w:rsidR="002F547F" w:rsidRPr="00DD5848" w:rsidRDefault="00116B87">
      <w:pPr>
        <w:pStyle w:val="af9"/>
        <w:tabs>
          <w:tab w:val="right" w:leader="dot" w:pos="8296"/>
        </w:tabs>
        <w:rPr>
          <w:rFonts w:ascii="Arial" w:eastAsia="宋体" w:hAnsi="Arial"/>
          <w:smallCaps w:val="0"/>
          <w:sz w:val="21"/>
          <w:szCs w:val="21"/>
        </w:rPr>
      </w:pPr>
      <w:hyperlink w:anchor="_Toc3698802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4.14  </w:t>
        </w:r>
        <w:r w:rsidR="002F547F" w:rsidRPr="00DD5848">
          <w:rPr>
            <w:rFonts w:ascii="Arial" w:eastAsia="宋体" w:hAnsi="Arial"/>
            <w:smallCaps w:val="0"/>
            <w:sz w:val="21"/>
            <w:szCs w:val="21"/>
          </w:rPr>
          <w:t>审核流模块类图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48</w:t>
        </w:r>
        <w:r w:rsidR="002F547F" w:rsidRPr="00DD5848">
          <w:rPr>
            <w:rFonts w:ascii="Arial" w:eastAsia="宋体" w:hAnsi="Arial"/>
            <w:smallCaps w:val="0"/>
            <w:webHidden/>
            <w:sz w:val="21"/>
            <w:szCs w:val="21"/>
          </w:rPr>
          <w:fldChar w:fldCharType="end"/>
        </w:r>
      </w:hyperlink>
    </w:p>
    <w:p w14:paraId="5283225A" w14:textId="68735004" w:rsidR="002F547F" w:rsidRPr="00DD5848" w:rsidRDefault="00116B87">
      <w:pPr>
        <w:pStyle w:val="af9"/>
        <w:tabs>
          <w:tab w:val="right" w:leader="dot" w:pos="8296"/>
        </w:tabs>
        <w:rPr>
          <w:rFonts w:ascii="Arial" w:eastAsia="宋体" w:hAnsi="Arial"/>
          <w:smallCaps w:val="0"/>
          <w:sz w:val="21"/>
          <w:szCs w:val="21"/>
        </w:rPr>
      </w:pPr>
      <w:hyperlink w:anchor="_Toc3698803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4.15  </w:t>
        </w:r>
        <w:r w:rsidR="002F547F" w:rsidRPr="00DD5848">
          <w:rPr>
            <w:rFonts w:ascii="Arial" w:eastAsia="宋体" w:hAnsi="Arial"/>
            <w:smallCaps w:val="0"/>
            <w:sz w:val="21"/>
            <w:szCs w:val="21"/>
          </w:rPr>
          <w:t>审核流操作时序图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49</w:t>
        </w:r>
        <w:r w:rsidR="002F547F" w:rsidRPr="00DD5848">
          <w:rPr>
            <w:rFonts w:ascii="Arial" w:eastAsia="宋体" w:hAnsi="Arial"/>
            <w:smallCaps w:val="0"/>
            <w:webHidden/>
            <w:sz w:val="21"/>
            <w:szCs w:val="21"/>
          </w:rPr>
          <w:fldChar w:fldCharType="end"/>
        </w:r>
      </w:hyperlink>
    </w:p>
    <w:p w14:paraId="0BC9ACA4" w14:textId="1CB8A42A" w:rsidR="002F547F" w:rsidRPr="00DD5848" w:rsidRDefault="00116B87">
      <w:pPr>
        <w:pStyle w:val="af9"/>
        <w:tabs>
          <w:tab w:val="right" w:leader="dot" w:pos="8296"/>
        </w:tabs>
        <w:rPr>
          <w:rFonts w:ascii="Arial" w:eastAsia="宋体" w:hAnsi="Arial"/>
          <w:smallCaps w:val="0"/>
          <w:sz w:val="21"/>
          <w:szCs w:val="21"/>
        </w:rPr>
      </w:pPr>
      <w:hyperlink w:anchor="_Toc3698803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4.16  </w:t>
        </w:r>
        <w:r w:rsidR="002F547F" w:rsidRPr="00DD5848">
          <w:rPr>
            <w:rFonts w:ascii="Arial" w:eastAsia="宋体" w:hAnsi="Arial"/>
            <w:smallCaps w:val="0"/>
            <w:sz w:val="21"/>
            <w:szCs w:val="21"/>
          </w:rPr>
          <w:t>审核流操作功能实现图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50</w:t>
        </w:r>
        <w:r w:rsidR="002F547F" w:rsidRPr="00DD5848">
          <w:rPr>
            <w:rFonts w:ascii="Arial" w:eastAsia="宋体" w:hAnsi="Arial"/>
            <w:smallCaps w:val="0"/>
            <w:webHidden/>
            <w:sz w:val="21"/>
            <w:szCs w:val="21"/>
          </w:rPr>
          <w:fldChar w:fldCharType="end"/>
        </w:r>
      </w:hyperlink>
    </w:p>
    <w:p w14:paraId="52F0D02A" w14:textId="1679047C" w:rsidR="002F547F" w:rsidRPr="00DD5848" w:rsidRDefault="00116B87">
      <w:pPr>
        <w:pStyle w:val="af9"/>
        <w:tabs>
          <w:tab w:val="right" w:leader="dot" w:pos="8296"/>
        </w:tabs>
        <w:rPr>
          <w:rFonts w:ascii="Arial" w:eastAsia="宋体" w:hAnsi="Arial"/>
          <w:smallCaps w:val="0"/>
          <w:sz w:val="21"/>
          <w:szCs w:val="21"/>
        </w:rPr>
      </w:pPr>
      <w:hyperlink w:anchor="_Toc3698803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4.17  </w:t>
        </w:r>
        <w:r w:rsidR="002F547F" w:rsidRPr="00DD5848">
          <w:rPr>
            <w:rFonts w:ascii="Arial" w:eastAsia="宋体" w:hAnsi="Arial"/>
            <w:smallCaps w:val="0"/>
            <w:sz w:val="21"/>
            <w:szCs w:val="21"/>
          </w:rPr>
          <w:t>审核流操作界面</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50</w:t>
        </w:r>
        <w:r w:rsidR="002F547F" w:rsidRPr="00DD5848">
          <w:rPr>
            <w:rFonts w:ascii="Arial" w:eastAsia="宋体" w:hAnsi="Arial"/>
            <w:smallCaps w:val="0"/>
            <w:webHidden/>
            <w:sz w:val="21"/>
            <w:szCs w:val="21"/>
          </w:rPr>
          <w:fldChar w:fldCharType="end"/>
        </w:r>
      </w:hyperlink>
    </w:p>
    <w:p w14:paraId="7B6ECB1F" w14:textId="35BB993C" w:rsidR="002F547F" w:rsidRPr="00DD5848" w:rsidRDefault="00116B87">
      <w:pPr>
        <w:pStyle w:val="af9"/>
        <w:tabs>
          <w:tab w:val="right" w:leader="dot" w:pos="8296"/>
        </w:tabs>
        <w:rPr>
          <w:rFonts w:ascii="Arial" w:eastAsia="宋体" w:hAnsi="Arial"/>
          <w:smallCaps w:val="0"/>
          <w:sz w:val="21"/>
          <w:szCs w:val="21"/>
        </w:rPr>
      </w:pPr>
      <w:hyperlink w:anchor="_Toc3698803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4.18  </w:t>
        </w:r>
        <w:r w:rsidR="002F547F" w:rsidRPr="00DD5848">
          <w:rPr>
            <w:rFonts w:ascii="Arial" w:eastAsia="宋体" w:hAnsi="Arial"/>
            <w:smallCaps w:val="0"/>
            <w:sz w:val="21"/>
            <w:szCs w:val="21"/>
          </w:rPr>
          <w:t>审核权转移时序图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51</w:t>
        </w:r>
        <w:r w:rsidR="002F547F" w:rsidRPr="00DD5848">
          <w:rPr>
            <w:rFonts w:ascii="Arial" w:eastAsia="宋体" w:hAnsi="Arial"/>
            <w:smallCaps w:val="0"/>
            <w:webHidden/>
            <w:sz w:val="21"/>
            <w:szCs w:val="21"/>
          </w:rPr>
          <w:fldChar w:fldCharType="end"/>
        </w:r>
      </w:hyperlink>
    </w:p>
    <w:p w14:paraId="64736BBB" w14:textId="2B565378" w:rsidR="002F547F" w:rsidRPr="00DD5848" w:rsidRDefault="00116B87">
      <w:pPr>
        <w:pStyle w:val="af9"/>
        <w:tabs>
          <w:tab w:val="right" w:leader="dot" w:pos="8296"/>
        </w:tabs>
        <w:rPr>
          <w:rFonts w:ascii="Arial" w:eastAsia="宋体" w:hAnsi="Arial"/>
          <w:smallCaps w:val="0"/>
          <w:sz w:val="21"/>
          <w:szCs w:val="21"/>
        </w:rPr>
      </w:pPr>
      <w:hyperlink w:anchor="_Toc3698803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4.19  </w:t>
        </w:r>
        <w:r w:rsidR="002F547F" w:rsidRPr="00DD5848">
          <w:rPr>
            <w:rFonts w:ascii="Arial" w:eastAsia="宋体" w:hAnsi="Arial"/>
            <w:smallCaps w:val="0"/>
            <w:sz w:val="21"/>
            <w:szCs w:val="21"/>
          </w:rPr>
          <w:t>审核流操作实现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51</w:t>
        </w:r>
        <w:r w:rsidR="002F547F" w:rsidRPr="00DD5848">
          <w:rPr>
            <w:rFonts w:ascii="Arial" w:eastAsia="宋体" w:hAnsi="Arial"/>
            <w:smallCaps w:val="0"/>
            <w:webHidden/>
            <w:sz w:val="21"/>
            <w:szCs w:val="21"/>
          </w:rPr>
          <w:fldChar w:fldCharType="end"/>
        </w:r>
      </w:hyperlink>
    </w:p>
    <w:p w14:paraId="3AF8CE5C" w14:textId="3FB60D16" w:rsidR="002F547F" w:rsidRPr="00DD5848" w:rsidRDefault="00116B87">
      <w:pPr>
        <w:pStyle w:val="af9"/>
        <w:tabs>
          <w:tab w:val="right" w:leader="dot" w:pos="8296"/>
        </w:tabs>
        <w:rPr>
          <w:rFonts w:ascii="Arial" w:eastAsia="宋体" w:hAnsi="Arial"/>
          <w:smallCaps w:val="0"/>
          <w:sz w:val="21"/>
          <w:szCs w:val="21"/>
        </w:rPr>
      </w:pPr>
      <w:hyperlink w:anchor="_Toc3698803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4.20  </w:t>
        </w:r>
        <w:r w:rsidR="002F547F" w:rsidRPr="00DD5848">
          <w:rPr>
            <w:rFonts w:ascii="Arial" w:eastAsia="宋体" w:hAnsi="Arial"/>
            <w:smallCaps w:val="0"/>
            <w:sz w:val="21"/>
            <w:szCs w:val="21"/>
          </w:rPr>
          <w:t>审核消息保障时序图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52</w:t>
        </w:r>
        <w:r w:rsidR="002F547F" w:rsidRPr="00DD5848">
          <w:rPr>
            <w:rFonts w:ascii="Arial" w:eastAsia="宋体" w:hAnsi="Arial"/>
            <w:smallCaps w:val="0"/>
            <w:webHidden/>
            <w:sz w:val="21"/>
            <w:szCs w:val="21"/>
          </w:rPr>
          <w:fldChar w:fldCharType="end"/>
        </w:r>
      </w:hyperlink>
    </w:p>
    <w:p w14:paraId="761168B3" w14:textId="094993E4" w:rsidR="002F547F" w:rsidRPr="00DD5848" w:rsidRDefault="00116B87">
      <w:pPr>
        <w:pStyle w:val="af9"/>
        <w:tabs>
          <w:tab w:val="right" w:leader="dot" w:pos="8296"/>
        </w:tabs>
        <w:rPr>
          <w:rFonts w:ascii="Arial" w:eastAsia="宋体" w:hAnsi="Arial"/>
          <w:smallCaps w:val="0"/>
          <w:sz w:val="21"/>
          <w:szCs w:val="21"/>
        </w:rPr>
      </w:pPr>
      <w:hyperlink w:anchor="_Toc3698803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4.21  </w:t>
        </w:r>
        <w:r w:rsidR="002F547F" w:rsidRPr="00DD5848">
          <w:rPr>
            <w:rFonts w:ascii="Arial" w:eastAsia="宋体" w:hAnsi="Arial"/>
            <w:smallCaps w:val="0"/>
            <w:sz w:val="21"/>
            <w:szCs w:val="21"/>
          </w:rPr>
          <w:t>审核信息保障实现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52</w:t>
        </w:r>
        <w:r w:rsidR="002F547F" w:rsidRPr="00DD5848">
          <w:rPr>
            <w:rFonts w:ascii="Arial" w:eastAsia="宋体" w:hAnsi="Arial"/>
            <w:smallCaps w:val="0"/>
            <w:webHidden/>
            <w:sz w:val="21"/>
            <w:szCs w:val="21"/>
          </w:rPr>
          <w:fldChar w:fldCharType="end"/>
        </w:r>
      </w:hyperlink>
    </w:p>
    <w:p w14:paraId="14EA8D98" w14:textId="42812838" w:rsidR="002F547F" w:rsidRPr="00DD5848" w:rsidRDefault="00116B87">
      <w:pPr>
        <w:pStyle w:val="af9"/>
        <w:tabs>
          <w:tab w:val="right" w:leader="dot" w:pos="8296"/>
        </w:tabs>
        <w:rPr>
          <w:rFonts w:ascii="Arial" w:eastAsia="宋体" w:hAnsi="Arial"/>
          <w:smallCaps w:val="0"/>
          <w:sz w:val="21"/>
          <w:szCs w:val="21"/>
        </w:rPr>
      </w:pPr>
      <w:hyperlink w:anchor="_Toc3698803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4.22  </w:t>
        </w:r>
        <w:r w:rsidR="002F547F" w:rsidRPr="00DD5848">
          <w:rPr>
            <w:rFonts w:ascii="Arial" w:eastAsia="宋体" w:hAnsi="Arial"/>
            <w:smallCaps w:val="0"/>
            <w:sz w:val="21"/>
            <w:szCs w:val="21"/>
          </w:rPr>
          <w:t>规则应用模块类图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53</w:t>
        </w:r>
        <w:r w:rsidR="002F547F" w:rsidRPr="00DD5848">
          <w:rPr>
            <w:rFonts w:ascii="Arial" w:eastAsia="宋体" w:hAnsi="Arial"/>
            <w:smallCaps w:val="0"/>
            <w:webHidden/>
            <w:sz w:val="21"/>
            <w:szCs w:val="21"/>
          </w:rPr>
          <w:fldChar w:fldCharType="end"/>
        </w:r>
      </w:hyperlink>
    </w:p>
    <w:p w14:paraId="0546CFB9" w14:textId="4B928721" w:rsidR="002F547F" w:rsidRPr="00DD5848" w:rsidRDefault="00116B87">
      <w:pPr>
        <w:pStyle w:val="af9"/>
        <w:tabs>
          <w:tab w:val="right" w:leader="dot" w:pos="8296"/>
        </w:tabs>
        <w:rPr>
          <w:rFonts w:ascii="Arial" w:eastAsia="宋体" w:hAnsi="Arial"/>
          <w:smallCaps w:val="0"/>
          <w:sz w:val="21"/>
          <w:szCs w:val="21"/>
        </w:rPr>
      </w:pPr>
      <w:hyperlink w:anchor="_Toc3698803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4.23  </w:t>
        </w:r>
        <w:r w:rsidR="002F547F" w:rsidRPr="00DD5848">
          <w:rPr>
            <w:rFonts w:ascii="Arial" w:eastAsia="宋体" w:hAnsi="Arial"/>
            <w:smallCaps w:val="0"/>
            <w:sz w:val="21"/>
            <w:szCs w:val="21"/>
          </w:rPr>
          <w:t>规则应用时序图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55</w:t>
        </w:r>
        <w:r w:rsidR="002F547F" w:rsidRPr="00DD5848">
          <w:rPr>
            <w:rFonts w:ascii="Arial" w:eastAsia="宋体" w:hAnsi="Arial"/>
            <w:smallCaps w:val="0"/>
            <w:webHidden/>
            <w:sz w:val="21"/>
            <w:szCs w:val="21"/>
          </w:rPr>
          <w:fldChar w:fldCharType="end"/>
        </w:r>
      </w:hyperlink>
    </w:p>
    <w:p w14:paraId="089B94F9" w14:textId="5D433A1B" w:rsidR="002F547F" w:rsidRPr="00DD5848" w:rsidRDefault="00116B87">
      <w:pPr>
        <w:pStyle w:val="af9"/>
        <w:tabs>
          <w:tab w:val="right" w:leader="dot" w:pos="8296"/>
        </w:tabs>
        <w:rPr>
          <w:rFonts w:ascii="Arial" w:eastAsia="宋体" w:hAnsi="Arial"/>
          <w:smallCaps w:val="0"/>
          <w:sz w:val="21"/>
          <w:szCs w:val="21"/>
        </w:rPr>
      </w:pPr>
      <w:hyperlink w:anchor="_Toc3698803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4.24  </w:t>
        </w:r>
        <w:r w:rsidR="002F547F" w:rsidRPr="00DD5848">
          <w:rPr>
            <w:rFonts w:ascii="Arial" w:eastAsia="宋体" w:hAnsi="Arial"/>
            <w:smallCaps w:val="0"/>
            <w:sz w:val="21"/>
            <w:szCs w:val="21"/>
          </w:rPr>
          <w:t>规则应用功能实现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56</w:t>
        </w:r>
        <w:r w:rsidR="002F547F" w:rsidRPr="00DD5848">
          <w:rPr>
            <w:rFonts w:ascii="Arial" w:eastAsia="宋体" w:hAnsi="Arial"/>
            <w:smallCaps w:val="0"/>
            <w:webHidden/>
            <w:sz w:val="21"/>
            <w:szCs w:val="21"/>
          </w:rPr>
          <w:fldChar w:fldCharType="end"/>
        </w:r>
      </w:hyperlink>
    </w:p>
    <w:p w14:paraId="53AEC0BD" w14:textId="2037EE62" w:rsidR="002F547F" w:rsidRPr="00DD5848" w:rsidRDefault="00116B87">
      <w:pPr>
        <w:pStyle w:val="af9"/>
        <w:tabs>
          <w:tab w:val="right" w:leader="dot" w:pos="8296"/>
        </w:tabs>
        <w:rPr>
          <w:rFonts w:ascii="Arial" w:eastAsia="宋体" w:hAnsi="Arial"/>
          <w:smallCaps w:val="0"/>
          <w:sz w:val="21"/>
          <w:szCs w:val="21"/>
        </w:rPr>
      </w:pPr>
      <w:hyperlink w:anchor="_Toc3698804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4.25  </w:t>
        </w:r>
        <w:r w:rsidR="002F547F" w:rsidRPr="00DD5848">
          <w:rPr>
            <w:rFonts w:ascii="Arial" w:eastAsia="宋体" w:hAnsi="Arial"/>
            <w:smallCaps w:val="0"/>
            <w:sz w:val="21"/>
            <w:szCs w:val="21"/>
          </w:rPr>
          <w:t>缓存更新功能实现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377FC22D" w14:textId="7224F9E9"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87943"/>
      <w:bookmarkEnd w:id="55"/>
      <w:r w:rsidRPr="00A750CC">
        <w:rPr>
          <w:rFonts w:hint="eastAsia"/>
        </w:rPr>
        <w:lastRenderedPageBreak/>
        <w:t>表目录</w:t>
      </w:r>
      <w:bookmarkEnd w:id="56"/>
    </w:p>
    <w:p w14:paraId="268D41E7" w14:textId="28DFAEA0" w:rsidR="002F547F" w:rsidRPr="00DD5848" w:rsidRDefault="00BD5503">
      <w:pPr>
        <w:pStyle w:val="af9"/>
        <w:tabs>
          <w:tab w:val="right" w:leader="dot" w:pos="8296"/>
        </w:tabs>
        <w:rPr>
          <w:rFonts w:ascii="Arial" w:eastAsia="宋体" w:hAnsi="Arial"/>
          <w:smallCaps w:val="0"/>
          <w:sz w:val="21"/>
          <w:szCs w:val="21"/>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698804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  </w:t>
        </w:r>
        <w:r w:rsidR="002F547F" w:rsidRPr="00DD5848">
          <w:rPr>
            <w:rFonts w:ascii="Arial" w:eastAsia="宋体" w:hAnsi="Arial"/>
            <w:smallCaps w:val="0"/>
            <w:sz w:val="21"/>
            <w:szCs w:val="21"/>
          </w:rPr>
          <w:t>涉众分析</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13</w:t>
        </w:r>
        <w:r w:rsidR="002F547F" w:rsidRPr="00DD5848">
          <w:rPr>
            <w:rFonts w:ascii="Arial" w:eastAsia="宋体" w:hAnsi="Arial"/>
            <w:smallCaps w:val="0"/>
            <w:webHidden/>
            <w:sz w:val="21"/>
            <w:szCs w:val="21"/>
          </w:rPr>
          <w:fldChar w:fldCharType="end"/>
        </w:r>
      </w:hyperlink>
    </w:p>
    <w:p w14:paraId="1425F6CA" w14:textId="6C8142D0" w:rsidR="002F547F" w:rsidRPr="00DD5848" w:rsidRDefault="00116B87">
      <w:pPr>
        <w:pStyle w:val="af9"/>
        <w:tabs>
          <w:tab w:val="right" w:leader="dot" w:pos="8296"/>
        </w:tabs>
        <w:rPr>
          <w:rFonts w:ascii="Arial" w:eastAsia="宋体" w:hAnsi="Arial"/>
          <w:smallCaps w:val="0"/>
          <w:sz w:val="21"/>
          <w:szCs w:val="21"/>
        </w:rPr>
      </w:pPr>
      <w:hyperlink w:anchor="_Toc3698804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  </w:t>
        </w:r>
        <w:r w:rsidR="002F547F" w:rsidRPr="00DD5848">
          <w:rPr>
            <w:rFonts w:ascii="Arial" w:eastAsia="宋体" w:hAnsi="Arial"/>
            <w:smallCaps w:val="0"/>
            <w:sz w:val="21"/>
            <w:szCs w:val="21"/>
          </w:rPr>
          <w:t>规则操作用例表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15</w:t>
        </w:r>
        <w:r w:rsidR="002F547F" w:rsidRPr="00DD5848">
          <w:rPr>
            <w:rFonts w:ascii="Arial" w:eastAsia="宋体" w:hAnsi="Arial"/>
            <w:smallCaps w:val="0"/>
            <w:webHidden/>
            <w:sz w:val="21"/>
            <w:szCs w:val="21"/>
          </w:rPr>
          <w:fldChar w:fldCharType="end"/>
        </w:r>
      </w:hyperlink>
    </w:p>
    <w:p w14:paraId="0F795BE2" w14:textId="4231DD43" w:rsidR="002F547F" w:rsidRPr="00DD5848" w:rsidRDefault="00116B87">
      <w:pPr>
        <w:pStyle w:val="af9"/>
        <w:tabs>
          <w:tab w:val="right" w:leader="dot" w:pos="8296"/>
        </w:tabs>
        <w:rPr>
          <w:rFonts w:ascii="Arial" w:eastAsia="宋体" w:hAnsi="Arial"/>
          <w:smallCaps w:val="0"/>
          <w:sz w:val="21"/>
          <w:szCs w:val="21"/>
        </w:rPr>
      </w:pPr>
      <w:hyperlink w:anchor="_Toc3698804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3.3  </w:t>
        </w:r>
        <w:r w:rsidR="002F547F" w:rsidRPr="00DD5848">
          <w:rPr>
            <w:rFonts w:ascii="Arial" w:eastAsia="宋体" w:hAnsi="Arial"/>
            <w:smallCaps w:val="0"/>
            <w:sz w:val="21"/>
            <w:szCs w:val="21"/>
          </w:rPr>
          <w:t>规则过期告警用例表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15</w:t>
        </w:r>
        <w:r w:rsidR="002F547F" w:rsidRPr="00DD5848">
          <w:rPr>
            <w:rFonts w:ascii="Arial" w:eastAsia="宋体" w:hAnsi="Arial"/>
            <w:smallCaps w:val="0"/>
            <w:webHidden/>
            <w:sz w:val="21"/>
            <w:szCs w:val="21"/>
          </w:rPr>
          <w:fldChar w:fldCharType="end"/>
        </w:r>
      </w:hyperlink>
    </w:p>
    <w:p w14:paraId="3DC69EEE" w14:textId="1FCC20B0" w:rsidR="002F547F" w:rsidRPr="00DD5848" w:rsidRDefault="00116B87">
      <w:pPr>
        <w:pStyle w:val="af9"/>
        <w:tabs>
          <w:tab w:val="right" w:leader="dot" w:pos="8296"/>
        </w:tabs>
        <w:rPr>
          <w:rFonts w:ascii="Arial" w:eastAsia="宋体" w:hAnsi="Arial"/>
          <w:smallCaps w:val="0"/>
          <w:sz w:val="21"/>
          <w:szCs w:val="21"/>
        </w:rPr>
      </w:pPr>
      <w:hyperlink w:anchor="_Toc3698804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3.4  </w:t>
        </w:r>
        <w:r w:rsidR="002F547F" w:rsidRPr="00DD5848">
          <w:rPr>
            <w:rFonts w:ascii="Arial" w:eastAsia="宋体" w:hAnsi="Arial"/>
            <w:smallCaps w:val="0"/>
            <w:sz w:val="21"/>
            <w:szCs w:val="21"/>
          </w:rPr>
          <w:t>日志查询用例表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16</w:t>
        </w:r>
        <w:r w:rsidR="002F547F" w:rsidRPr="00DD5848">
          <w:rPr>
            <w:rFonts w:ascii="Arial" w:eastAsia="宋体" w:hAnsi="Arial"/>
            <w:smallCaps w:val="0"/>
            <w:webHidden/>
            <w:sz w:val="21"/>
            <w:szCs w:val="21"/>
          </w:rPr>
          <w:fldChar w:fldCharType="end"/>
        </w:r>
      </w:hyperlink>
    </w:p>
    <w:p w14:paraId="07CBE249" w14:textId="39F09BCC" w:rsidR="002F547F" w:rsidRPr="00DD5848" w:rsidRDefault="00116B87">
      <w:pPr>
        <w:pStyle w:val="af9"/>
        <w:tabs>
          <w:tab w:val="right" w:leader="dot" w:pos="8296"/>
        </w:tabs>
        <w:rPr>
          <w:rFonts w:ascii="Arial" w:eastAsia="宋体" w:hAnsi="Arial"/>
          <w:smallCaps w:val="0"/>
          <w:sz w:val="21"/>
          <w:szCs w:val="21"/>
        </w:rPr>
      </w:pPr>
      <w:hyperlink w:anchor="_Toc3698804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3.5  </w:t>
        </w:r>
        <w:r w:rsidR="002F547F" w:rsidRPr="00DD5848">
          <w:rPr>
            <w:rFonts w:ascii="Arial" w:eastAsia="宋体" w:hAnsi="Arial"/>
            <w:smallCaps w:val="0"/>
            <w:sz w:val="21"/>
            <w:szCs w:val="21"/>
          </w:rPr>
          <w:t>检查规则构建用例图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17</w:t>
        </w:r>
        <w:r w:rsidR="002F547F" w:rsidRPr="00DD5848">
          <w:rPr>
            <w:rFonts w:ascii="Arial" w:eastAsia="宋体" w:hAnsi="Arial"/>
            <w:smallCaps w:val="0"/>
            <w:webHidden/>
            <w:sz w:val="21"/>
            <w:szCs w:val="21"/>
          </w:rPr>
          <w:fldChar w:fldCharType="end"/>
        </w:r>
      </w:hyperlink>
    </w:p>
    <w:p w14:paraId="33B4CB7C" w14:textId="79B0B2E0" w:rsidR="002F547F" w:rsidRPr="00DD5848" w:rsidRDefault="00116B87">
      <w:pPr>
        <w:pStyle w:val="af9"/>
        <w:tabs>
          <w:tab w:val="right" w:leader="dot" w:pos="8296"/>
        </w:tabs>
        <w:rPr>
          <w:rFonts w:ascii="Arial" w:eastAsia="宋体" w:hAnsi="Arial"/>
          <w:smallCaps w:val="0"/>
          <w:sz w:val="21"/>
          <w:szCs w:val="21"/>
        </w:rPr>
      </w:pPr>
      <w:hyperlink w:anchor="_Toc3698804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3.6  </w:t>
        </w:r>
        <w:r w:rsidR="002F547F" w:rsidRPr="00DD5848">
          <w:rPr>
            <w:rFonts w:ascii="Arial" w:eastAsia="宋体" w:hAnsi="Arial"/>
            <w:smallCaps w:val="0"/>
            <w:sz w:val="21"/>
            <w:szCs w:val="21"/>
          </w:rPr>
          <w:t>生效范围构建用例图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17</w:t>
        </w:r>
        <w:r w:rsidR="002F547F" w:rsidRPr="00DD5848">
          <w:rPr>
            <w:rFonts w:ascii="Arial" w:eastAsia="宋体" w:hAnsi="Arial"/>
            <w:smallCaps w:val="0"/>
            <w:webHidden/>
            <w:sz w:val="21"/>
            <w:szCs w:val="21"/>
          </w:rPr>
          <w:fldChar w:fldCharType="end"/>
        </w:r>
      </w:hyperlink>
    </w:p>
    <w:p w14:paraId="39EF1A08" w14:textId="3E30ADD4" w:rsidR="002F547F" w:rsidRPr="00DD5848" w:rsidRDefault="00116B87">
      <w:pPr>
        <w:pStyle w:val="af9"/>
        <w:tabs>
          <w:tab w:val="right" w:leader="dot" w:pos="8296"/>
        </w:tabs>
        <w:rPr>
          <w:rFonts w:ascii="Arial" w:eastAsia="宋体" w:hAnsi="Arial"/>
          <w:smallCaps w:val="0"/>
          <w:sz w:val="21"/>
          <w:szCs w:val="21"/>
        </w:rPr>
      </w:pPr>
      <w:hyperlink w:anchor="_Toc3698804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3.7  </w:t>
        </w:r>
        <w:r w:rsidR="002F547F" w:rsidRPr="00DD5848">
          <w:rPr>
            <w:rFonts w:ascii="Arial" w:eastAsia="宋体" w:hAnsi="Arial"/>
            <w:smallCaps w:val="0"/>
            <w:sz w:val="21"/>
            <w:szCs w:val="21"/>
          </w:rPr>
          <w:t>触发行为构建用例图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18</w:t>
        </w:r>
        <w:r w:rsidR="002F547F" w:rsidRPr="00DD5848">
          <w:rPr>
            <w:rFonts w:ascii="Arial" w:eastAsia="宋体" w:hAnsi="Arial"/>
            <w:smallCaps w:val="0"/>
            <w:webHidden/>
            <w:sz w:val="21"/>
            <w:szCs w:val="21"/>
          </w:rPr>
          <w:fldChar w:fldCharType="end"/>
        </w:r>
      </w:hyperlink>
    </w:p>
    <w:p w14:paraId="24C67169" w14:textId="4A64CA35" w:rsidR="002F547F" w:rsidRPr="00DD5848" w:rsidRDefault="00116B87">
      <w:pPr>
        <w:pStyle w:val="af9"/>
        <w:tabs>
          <w:tab w:val="right" w:leader="dot" w:pos="8296"/>
        </w:tabs>
        <w:rPr>
          <w:rFonts w:ascii="Arial" w:eastAsia="宋体" w:hAnsi="Arial"/>
          <w:smallCaps w:val="0"/>
          <w:sz w:val="21"/>
          <w:szCs w:val="21"/>
        </w:rPr>
      </w:pPr>
      <w:hyperlink w:anchor="_Toc3698804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3.8  </w:t>
        </w:r>
        <w:r w:rsidR="002F547F" w:rsidRPr="00DD5848">
          <w:rPr>
            <w:rFonts w:ascii="Arial" w:eastAsia="宋体" w:hAnsi="Arial"/>
            <w:smallCaps w:val="0"/>
            <w:sz w:val="21"/>
            <w:szCs w:val="21"/>
          </w:rPr>
          <w:t>审核流操作用例表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19</w:t>
        </w:r>
        <w:r w:rsidR="002F547F" w:rsidRPr="00DD5848">
          <w:rPr>
            <w:rFonts w:ascii="Arial" w:eastAsia="宋体" w:hAnsi="Arial"/>
            <w:smallCaps w:val="0"/>
            <w:webHidden/>
            <w:sz w:val="21"/>
            <w:szCs w:val="21"/>
          </w:rPr>
          <w:fldChar w:fldCharType="end"/>
        </w:r>
      </w:hyperlink>
    </w:p>
    <w:p w14:paraId="6BF98E14" w14:textId="14F25261" w:rsidR="002F547F" w:rsidRPr="00DD5848" w:rsidRDefault="00116B87">
      <w:pPr>
        <w:pStyle w:val="af9"/>
        <w:tabs>
          <w:tab w:val="right" w:leader="dot" w:pos="8296"/>
        </w:tabs>
        <w:rPr>
          <w:rFonts w:ascii="Arial" w:eastAsia="宋体" w:hAnsi="Arial"/>
          <w:smallCaps w:val="0"/>
          <w:sz w:val="21"/>
          <w:szCs w:val="21"/>
        </w:rPr>
      </w:pPr>
      <w:hyperlink w:anchor="_Toc3698804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3.9  </w:t>
        </w:r>
        <w:r w:rsidR="002F547F" w:rsidRPr="00DD5848">
          <w:rPr>
            <w:rFonts w:ascii="Arial" w:eastAsia="宋体" w:hAnsi="Arial"/>
            <w:smallCaps w:val="0"/>
            <w:sz w:val="21"/>
            <w:szCs w:val="21"/>
          </w:rPr>
          <w:t>审核权流转用例表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20</w:t>
        </w:r>
        <w:r w:rsidR="002F547F" w:rsidRPr="00DD5848">
          <w:rPr>
            <w:rFonts w:ascii="Arial" w:eastAsia="宋体" w:hAnsi="Arial"/>
            <w:smallCaps w:val="0"/>
            <w:webHidden/>
            <w:sz w:val="21"/>
            <w:szCs w:val="21"/>
          </w:rPr>
          <w:fldChar w:fldCharType="end"/>
        </w:r>
      </w:hyperlink>
    </w:p>
    <w:p w14:paraId="5FCC734D" w14:textId="51991997" w:rsidR="002F547F" w:rsidRPr="00DD5848" w:rsidRDefault="00116B87">
      <w:pPr>
        <w:pStyle w:val="af9"/>
        <w:tabs>
          <w:tab w:val="right" w:leader="dot" w:pos="8296"/>
        </w:tabs>
        <w:rPr>
          <w:rFonts w:ascii="Arial" w:eastAsia="宋体" w:hAnsi="Arial"/>
          <w:smallCaps w:val="0"/>
          <w:sz w:val="21"/>
          <w:szCs w:val="21"/>
        </w:rPr>
      </w:pPr>
      <w:hyperlink w:anchor="_Toc3698805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3.10  </w:t>
        </w:r>
        <w:r w:rsidR="002F547F" w:rsidRPr="00DD5848">
          <w:rPr>
            <w:rFonts w:ascii="Arial" w:eastAsia="宋体" w:hAnsi="Arial"/>
            <w:smallCaps w:val="0"/>
            <w:sz w:val="21"/>
            <w:szCs w:val="21"/>
          </w:rPr>
          <w:t>审核消息保障用例表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21</w:t>
        </w:r>
        <w:r w:rsidR="002F547F" w:rsidRPr="00DD5848">
          <w:rPr>
            <w:rFonts w:ascii="Arial" w:eastAsia="宋体" w:hAnsi="Arial"/>
            <w:smallCaps w:val="0"/>
            <w:webHidden/>
            <w:sz w:val="21"/>
            <w:szCs w:val="21"/>
          </w:rPr>
          <w:fldChar w:fldCharType="end"/>
        </w:r>
      </w:hyperlink>
    </w:p>
    <w:p w14:paraId="41702950" w14:textId="3A716AE7" w:rsidR="002F547F" w:rsidRPr="00DD5848" w:rsidRDefault="00116B87">
      <w:pPr>
        <w:pStyle w:val="af9"/>
        <w:tabs>
          <w:tab w:val="right" w:leader="dot" w:pos="8296"/>
        </w:tabs>
        <w:rPr>
          <w:rFonts w:ascii="Arial" w:eastAsia="宋体" w:hAnsi="Arial"/>
          <w:smallCaps w:val="0"/>
          <w:sz w:val="21"/>
          <w:szCs w:val="21"/>
        </w:rPr>
      </w:pPr>
      <w:hyperlink w:anchor="_Toc3698805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3.11  </w:t>
        </w:r>
        <w:r w:rsidR="002F547F" w:rsidRPr="00DD5848">
          <w:rPr>
            <w:rFonts w:ascii="Arial" w:eastAsia="宋体" w:hAnsi="Arial"/>
            <w:smallCaps w:val="0"/>
            <w:sz w:val="21"/>
            <w:szCs w:val="21"/>
          </w:rPr>
          <w:t>规则判定用例表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23</w:t>
        </w:r>
        <w:r w:rsidR="002F547F" w:rsidRPr="00DD5848">
          <w:rPr>
            <w:rFonts w:ascii="Arial" w:eastAsia="宋体" w:hAnsi="Arial"/>
            <w:smallCaps w:val="0"/>
            <w:webHidden/>
            <w:sz w:val="21"/>
            <w:szCs w:val="21"/>
          </w:rPr>
          <w:fldChar w:fldCharType="end"/>
        </w:r>
      </w:hyperlink>
    </w:p>
    <w:p w14:paraId="06EDC1D3" w14:textId="64EA78D4" w:rsidR="002F547F" w:rsidRPr="00DD5848" w:rsidRDefault="00116B87">
      <w:pPr>
        <w:pStyle w:val="af9"/>
        <w:tabs>
          <w:tab w:val="right" w:leader="dot" w:pos="8296"/>
        </w:tabs>
        <w:rPr>
          <w:rFonts w:ascii="Arial" w:eastAsia="宋体" w:hAnsi="Arial"/>
          <w:smallCaps w:val="0"/>
          <w:sz w:val="21"/>
          <w:szCs w:val="21"/>
        </w:rPr>
      </w:pPr>
      <w:hyperlink w:anchor="_Toc3698805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3.12  </w:t>
        </w:r>
        <w:r w:rsidR="002F547F" w:rsidRPr="00DD5848">
          <w:rPr>
            <w:rFonts w:ascii="Arial" w:eastAsia="宋体" w:hAnsi="Arial"/>
            <w:smallCaps w:val="0"/>
            <w:sz w:val="21"/>
            <w:szCs w:val="21"/>
          </w:rPr>
          <w:t>缓存同步用例表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24</w:t>
        </w:r>
        <w:r w:rsidR="002F547F" w:rsidRPr="00DD5848">
          <w:rPr>
            <w:rFonts w:ascii="Arial" w:eastAsia="宋体" w:hAnsi="Arial"/>
            <w:smallCaps w:val="0"/>
            <w:webHidden/>
            <w:sz w:val="21"/>
            <w:szCs w:val="21"/>
          </w:rPr>
          <w:fldChar w:fldCharType="end"/>
        </w:r>
      </w:hyperlink>
    </w:p>
    <w:p w14:paraId="6A31745F" w14:textId="4D5FAAB7" w:rsidR="002F547F" w:rsidRPr="00DD5848" w:rsidRDefault="00116B87">
      <w:pPr>
        <w:pStyle w:val="af9"/>
        <w:tabs>
          <w:tab w:val="right" w:leader="dot" w:pos="8296"/>
        </w:tabs>
        <w:rPr>
          <w:rFonts w:ascii="Arial" w:eastAsia="宋体" w:hAnsi="Arial"/>
          <w:smallCaps w:val="0"/>
          <w:sz w:val="21"/>
          <w:szCs w:val="21"/>
        </w:rPr>
      </w:pPr>
      <w:hyperlink w:anchor="_Toc3698805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3.13  </w:t>
        </w:r>
        <w:r w:rsidR="002F547F" w:rsidRPr="00DD5848">
          <w:rPr>
            <w:rFonts w:ascii="Arial" w:eastAsia="宋体" w:hAnsi="Arial"/>
            <w:smallCaps w:val="0"/>
            <w:sz w:val="21"/>
            <w:szCs w:val="21"/>
          </w:rPr>
          <w:t>超时检查</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25</w:t>
        </w:r>
        <w:r w:rsidR="002F547F" w:rsidRPr="00DD5848">
          <w:rPr>
            <w:rFonts w:ascii="Arial" w:eastAsia="宋体" w:hAnsi="Arial"/>
            <w:smallCaps w:val="0"/>
            <w:webHidden/>
            <w:sz w:val="21"/>
            <w:szCs w:val="21"/>
          </w:rPr>
          <w:fldChar w:fldCharType="end"/>
        </w:r>
      </w:hyperlink>
    </w:p>
    <w:p w14:paraId="064A4D9C" w14:textId="39308213" w:rsidR="002F547F" w:rsidRPr="00DD5848" w:rsidRDefault="00116B87">
      <w:pPr>
        <w:pStyle w:val="af9"/>
        <w:tabs>
          <w:tab w:val="right" w:leader="dot" w:pos="8296"/>
        </w:tabs>
        <w:rPr>
          <w:rFonts w:ascii="Arial" w:eastAsia="宋体" w:hAnsi="Arial"/>
          <w:smallCaps w:val="0"/>
          <w:sz w:val="21"/>
          <w:szCs w:val="21"/>
        </w:rPr>
      </w:pPr>
      <w:hyperlink w:anchor="_Toc3698805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3.14  </w:t>
        </w:r>
        <w:r w:rsidR="002F547F" w:rsidRPr="00DD5848">
          <w:rPr>
            <w:rFonts w:ascii="Arial" w:eastAsia="宋体" w:hAnsi="Arial"/>
            <w:smallCaps w:val="0"/>
            <w:sz w:val="21"/>
            <w:szCs w:val="21"/>
          </w:rPr>
          <w:t>生效范围表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26</w:t>
        </w:r>
        <w:r w:rsidR="002F547F" w:rsidRPr="00DD5848">
          <w:rPr>
            <w:rFonts w:ascii="Arial" w:eastAsia="宋体" w:hAnsi="Arial"/>
            <w:smallCaps w:val="0"/>
            <w:webHidden/>
            <w:sz w:val="21"/>
            <w:szCs w:val="21"/>
          </w:rPr>
          <w:fldChar w:fldCharType="end"/>
        </w:r>
      </w:hyperlink>
    </w:p>
    <w:p w14:paraId="6B901F21" w14:textId="3A08E731" w:rsidR="002F547F" w:rsidRPr="00DD5848" w:rsidRDefault="00116B87">
      <w:pPr>
        <w:pStyle w:val="af9"/>
        <w:tabs>
          <w:tab w:val="right" w:leader="dot" w:pos="8296"/>
        </w:tabs>
        <w:rPr>
          <w:rFonts w:ascii="Arial" w:eastAsia="宋体" w:hAnsi="Arial"/>
          <w:smallCaps w:val="0"/>
          <w:sz w:val="21"/>
          <w:szCs w:val="21"/>
        </w:rPr>
      </w:pPr>
      <w:hyperlink w:anchor="_Toc3698805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3.15  </w:t>
        </w:r>
        <w:r w:rsidR="002F547F" w:rsidRPr="00DD5848">
          <w:rPr>
            <w:rFonts w:ascii="Arial" w:eastAsia="宋体" w:hAnsi="Arial"/>
            <w:smallCaps w:val="0"/>
            <w:sz w:val="21"/>
            <w:szCs w:val="21"/>
          </w:rPr>
          <w:t>触发行为表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27</w:t>
        </w:r>
        <w:r w:rsidR="002F547F" w:rsidRPr="00DD5848">
          <w:rPr>
            <w:rFonts w:ascii="Arial" w:eastAsia="宋体" w:hAnsi="Arial"/>
            <w:smallCaps w:val="0"/>
            <w:webHidden/>
            <w:sz w:val="21"/>
            <w:szCs w:val="21"/>
          </w:rPr>
          <w:fldChar w:fldCharType="end"/>
        </w:r>
      </w:hyperlink>
    </w:p>
    <w:p w14:paraId="13071D71" w14:textId="4A375200" w:rsidR="002F547F" w:rsidRPr="00DD5848" w:rsidRDefault="00116B87">
      <w:pPr>
        <w:pStyle w:val="af9"/>
        <w:tabs>
          <w:tab w:val="right" w:leader="dot" w:pos="8296"/>
        </w:tabs>
        <w:rPr>
          <w:rFonts w:ascii="Arial" w:eastAsia="宋体" w:hAnsi="Arial"/>
          <w:smallCaps w:val="0"/>
          <w:sz w:val="21"/>
          <w:szCs w:val="21"/>
        </w:rPr>
      </w:pPr>
      <w:hyperlink w:anchor="_Toc3698805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3.16  </w:t>
        </w:r>
        <w:r w:rsidR="002F547F" w:rsidRPr="00DD5848">
          <w:rPr>
            <w:rFonts w:ascii="Arial" w:eastAsia="宋体" w:hAnsi="Arial"/>
            <w:smallCaps w:val="0"/>
            <w:sz w:val="21"/>
            <w:szCs w:val="21"/>
          </w:rPr>
          <w:t>函数设计表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27</w:t>
        </w:r>
        <w:r w:rsidR="002F547F" w:rsidRPr="00DD5848">
          <w:rPr>
            <w:rFonts w:ascii="Arial" w:eastAsia="宋体" w:hAnsi="Arial"/>
            <w:smallCaps w:val="0"/>
            <w:webHidden/>
            <w:sz w:val="21"/>
            <w:szCs w:val="21"/>
          </w:rPr>
          <w:fldChar w:fldCharType="end"/>
        </w:r>
      </w:hyperlink>
    </w:p>
    <w:p w14:paraId="1301339F" w14:textId="2150CA91" w:rsidR="002F547F" w:rsidRPr="00DD5848" w:rsidRDefault="00116B87">
      <w:pPr>
        <w:pStyle w:val="af9"/>
        <w:tabs>
          <w:tab w:val="right" w:leader="dot" w:pos="8296"/>
        </w:tabs>
        <w:rPr>
          <w:rFonts w:ascii="Arial" w:eastAsia="宋体" w:hAnsi="Arial"/>
          <w:smallCaps w:val="0"/>
          <w:sz w:val="21"/>
          <w:szCs w:val="21"/>
        </w:rPr>
      </w:pPr>
      <w:hyperlink w:anchor="_Toc3698805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3.17  </w:t>
        </w:r>
        <w:r w:rsidR="002F547F" w:rsidRPr="00DD5848">
          <w:rPr>
            <w:rFonts w:ascii="Arial" w:eastAsia="宋体" w:hAnsi="Arial"/>
            <w:smallCaps w:val="0"/>
            <w:sz w:val="21"/>
            <w:szCs w:val="21"/>
          </w:rPr>
          <w:t>订单消息体表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28</w:t>
        </w:r>
        <w:r w:rsidR="002F547F" w:rsidRPr="00DD5848">
          <w:rPr>
            <w:rFonts w:ascii="Arial" w:eastAsia="宋体" w:hAnsi="Arial"/>
            <w:smallCaps w:val="0"/>
            <w:webHidden/>
            <w:sz w:val="21"/>
            <w:szCs w:val="21"/>
          </w:rPr>
          <w:fldChar w:fldCharType="end"/>
        </w:r>
      </w:hyperlink>
    </w:p>
    <w:p w14:paraId="30261DC0" w14:textId="288C2A1A" w:rsidR="002F547F" w:rsidRPr="00DD5848" w:rsidRDefault="00116B87">
      <w:pPr>
        <w:pStyle w:val="af9"/>
        <w:tabs>
          <w:tab w:val="right" w:leader="dot" w:pos="8296"/>
        </w:tabs>
        <w:rPr>
          <w:rFonts w:ascii="Arial" w:eastAsia="宋体" w:hAnsi="Arial"/>
          <w:smallCaps w:val="0"/>
          <w:sz w:val="21"/>
          <w:szCs w:val="21"/>
        </w:rPr>
      </w:pPr>
      <w:hyperlink w:anchor="_Toc3698805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3.18  </w:t>
        </w:r>
        <w:r w:rsidR="002F547F" w:rsidRPr="00DD5848">
          <w:rPr>
            <w:rFonts w:ascii="Arial" w:eastAsia="宋体" w:hAnsi="Arial"/>
            <w:smallCaps w:val="0"/>
            <w:sz w:val="21"/>
            <w:szCs w:val="21"/>
          </w:rPr>
          <w:t>运单消息体表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28</w:t>
        </w:r>
        <w:r w:rsidR="002F547F" w:rsidRPr="00DD5848">
          <w:rPr>
            <w:rFonts w:ascii="Arial" w:eastAsia="宋体" w:hAnsi="Arial"/>
            <w:smallCaps w:val="0"/>
            <w:webHidden/>
            <w:sz w:val="21"/>
            <w:szCs w:val="21"/>
          </w:rPr>
          <w:fldChar w:fldCharType="end"/>
        </w:r>
      </w:hyperlink>
    </w:p>
    <w:p w14:paraId="41501110" w14:textId="00C12EB9" w:rsidR="002F547F" w:rsidRPr="00DD5848" w:rsidRDefault="00116B87">
      <w:pPr>
        <w:pStyle w:val="af9"/>
        <w:tabs>
          <w:tab w:val="right" w:leader="dot" w:pos="8296"/>
        </w:tabs>
        <w:rPr>
          <w:rFonts w:ascii="Arial" w:eastAsia="宋体" w:hAnsi="Arial"/>
          <w:smallCaps w:val="0"/>
          <w:sz w:val="21"/>
          <w:szCs w:val="21"/>
        </w:rPr>
      </w:pPr>
      <w:hyperlink w:anchor="_Toc3698805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3.19  </w:t>
        </w:r>
        <w:r w:rsidR="002F547F" w:rsidRPr="00DD5848">
          <w:rPr>
            <w:rFonts w:ascii="Arial" w:eastAsia="宋体" w:hAnsi="Arial"/>
            <w:smallCaps w:val="0"/>
            <w:sz w:val="21"/>
            <w:szCs w:val="21"/>
          </w:rPr>
          <w:t>超时消息体表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29</w:t>
        </w:r>
        <w:r w:rsidR="002F547F" w:rsidRPr="00DD5848">
          <w:rPr>
            <w:rFonts w:ascii="Arial" w:eastAsia="宋体" w:hAnsi="Arial"/>
            <w:smallCaps w:val="0"/>
            <w:webHidden/>
            <w:sz w:val="21"/>
            <w:szCs w:val="21"/>
          </w:rPr>
          <w:fldChar w:fldCharType="end"/>
        </w:r>
      </w:hyperlink>
    </w:p>
    <w:p w14:paraId="37AB6323" w14:textId="4E86BE67" w:rsidR="002F547F" w:rsidRPr="00DD5848" w:rsidRDefault="00116B87">
      <w:pPr>
        <w:pStyle w:val="af9"/>
        <w:tabs>
          <w:tab w:val="right" w:leader="dot" w:pos="8296"/>
        </w:tabs>
        <w:rPr>
          <w:rFonts w:ascii="Arial" w:eastAsia="宋体" w:hAnsi="Arial"/>
          <w:smallCaps w:val="0"/>
          <w:sz w:val="21"/>
          <w:szCs w:val="21"/>
        </w:rPr>
      </w:pPr>
      <w:hyperlink w:anchor="_Toc3698806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3.20  </w:t>
        </w:r>
        <w:r w:rsidR="002F547F" w:rsidRPr="00DD5848">
          <w:rPr>
            <w:rFonts w:ascii="Arial" w:eastAsia="宋体" w:hAnsi="Arial"/>
            <w:smallCaps w:val="0"/>
            <w:sz w:val="21"/>
            <w:szCs w:val="21"/>
          </w:rPr>
          <w:t>审核流消息体表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29</w:t>
        </w:r>
        <w:r w:rsidR="002F547F" w:rsidRPr="00DD5848">
          <w:rPr>
            <w:rFonts w:ascii="Arial" w:eastAsia="宋体" w:hAnsi="Arial"/>
            <w:smallCaps w:val="0"/>
            <w:webHidden/>
            <w:sz w:val="21"/>
            <w:szCs w:val="21"/>
          </w:rPr>
          <w:fldChar w:fldCharType="end"/>
        </w:r>
      </w:hyperlink>
    </w:p>
    <w:p w14:paraId="450704C4" w14:textId="3428043D" w:rsidR="002F547F" w:rsidRPr="00DD5848" w:rsidRDefault="00116B87">
      <w:pPr>
        <w:pStyle w:val="af9"/>
        <w:tabs>
          <w:tab w:val="right" w:leader="dot" w:pos="8296"/>
        </w:tabs>
        <w:rPr>
          <w:rFonts w:ascii="Arial" w:eastAsia="宋体" w:hAnsi="Arial"/>
          <w:smallCaps w:val="0"/>
          <w:sz w:val="21"/>
          <w:szCs w:val="21"/>
        </w:rPr>
      </w:pPr>
      <w:hyperlink w:anchor="_Toc3698806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3.21  rule</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34</w:t>
        </w:r>
        <w:r w:rsidR="002F547F" w:rsidRPr="00DD5848">
          <w:rPr>
            <w:rFonts w:ascii="Arial" w:eastAsia="宋体" w:hAnsi="Arial"/>
            <w:smallCaps w:val="0"/>
            <w:webHidden/>
            <w:sz w:val="21"/>
            <w:szCs w:val="21"/>
          </w:rPr>
          <w:fldChar w:fldCharType="end"/>
        </w:r>
      </w:hyperlink>
    </w:p>
    <w:p w14:paraId="394E9EE2" w14:textId="39FA8C49" w:rsidR="002F547F" w:rsidRPr="00DD5848" w:rsidRDefault="00116B87">
      <w:pPr>
        <w:pStyle w:val="af9"/>
        <w:tabs>
          <w:tab w:val="right" w:leader="dot" w:pos="8296"/>
        </w:tabs>
        <w:rPr>
          <w:rFonts w:ascii="Arial" w:eastAsia="宋体" w:hAnsi="Arial"/>
          <w:smallCaps w:val="0"/>
          <w:sz w:val="21"/>
          <w:szCs w:val="21"/>
        </w:rPr>
      </w:pPr>
      <w:hyperlink w:anchor="_Toc3698806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3.22  rule_not_hit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34</w:t>
        </w:r>
        <w:r w:rsidR="002F547F" w:rsidRPr="00DD5848">
          <w:rPr>
            <w:rFonts w:ascii="Arial" w:eastAsia="宋体" w:hAnsi="Arial"/>
            <w:smallCaps w:val="0"/>
            <w:webHidden/>
            <w:sz w:val="21"/>
            <w:szCs w:val="21"/>
          </w:rPr>
          <w:fldChar w:fldCharType="end"/>
        </w:r>
      </w:hyperlink>
    </w:p>
    <w:p w14:paraId="1832091D" w14:textId="18BA1BA9" w:rsidR="002F547F" w:rsidRPr="00DD5848" w:rsidRDefault="00116B87">
      <w:pPr>
        <w:pStyle w:val="af9"/>
        <w:tabs>
          <w:tab w:val="right" w:leader="dot" w:pos="8296"/>
        </w:tabs>
        <w:rPr>
          <w:rFonts w:ascii="Arial" w:eastAsia="宋体" w:hAnsi="Arial"/>
          <w:smallCaps w:val="0"/>
          <w:sz w:val="21"/>
          <w:szCs w:val="21"/>
        </w:rPr>
      </w:pPr>
      <w:hyperlink w:anchor="_Toc3698806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3.23  rule_hit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35</w:t>
        </w:r>
        <w:r w:rsidR="002F547F" w:rsidRPr="00DD5848">
          <w:rPr>
            <w:rFonts w:ascii="Arial" w:eastAsia="宋体" w:hAnsi="Arial"/>
            <w:smallCaps w:val="0"/>
            <w:webHidden/>
            <w:sz w:val="21"/>
            <w:szCs w:val="21"/>
          </w:rPr>
          <w:fldChar w:fldCharType="end"/>
        </w:r>
      </w:hyperlink>
    </w:p>
    <w:p w14:paraId="52945C2D" w14:textId="7E6D7A9E" w:rsidR="002F547F" w:rsidRPr="00DD5848" w:rsidRDefault="00116B87">
      <w:pPr>
        <w:pStyle w:val="af9"/>
        <w:tabs>
          <w:tab w:val="right" w:leader="dot" w:pos="8296"/>
        </w:tabs>
        <w:rPr>
          <w:rFonts w:ascii="Arial" w:eastAsia="宋体" w:hAnsi="Arial"/>
          <w:smallCaps w:val="0"/>
          <w:sz w:val="21"/>
          <w:szCs w:val="21"/>
        </w:rPr>
      </w:pPr>
      <w:hyperlink w:anchor="_Toc3698806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3.24  rule_draft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35</w:t>
        </w:r>
        <w:r w:rsidR="002F547F" w:rsidRPr="00DD5848">
          <w:rPr>
            <w:rFonts w:ascii="Arial" w:eastAsia="宋体" w:hAnsi="Arial"/>
            <w:smallCaps w:val="0"/>
            <w:webHidden/>
            <w:sz w:val="21"/>
            <w:szCs w:val="21"/>
          </w:rPr>
          <w:fldChar w:fldCharType="end"/>
        </w:r>
      </w:hyperlink>
    </w:p>
    <w:p w14:paraId="20A0FE7F" w14:textId="3EE60225" w:rsidR="002F547F" w:rsidRPr="00DD5848" w:rsidRDefault="00116B87">
      <w:pPr>
        <w:pStyle w:val="af9"/>
        <w:tabs>
          <w:tab w:val="right" w:leader="dot" w:pos="8296"/>
        </w:tabs>
        <w:rPr>
          <w:rFonts w:ascii="Arial" w:eastAsia="宋体" w:hAnsi="Arial"/>
          <w:smallCaps w:val="0"/>
          <w:sz w:val="21"/>
          <w:szCs w:val="21"/>
        </w:rPr>
      </w:pPr>
      <w:hyperlink w:anchor="_Toc3698806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3.25  </w:t>
        </w:r>
        <w:r w:rsidR="002F547F" w:rsidRPr="000067CC">
          <w:rPr>
            <w:rFonts w:ascii="Arial" w:eastAsia="宋体" w:hAnsi="Arial"/>
            <w:smallCaps w:val="0"/>
            <w:sz w:val="21"/>
            <w:szCs w:val="21"/>
          </w:rPr>
          <w:t>action</w:t>
        </w:r>
        <w:r w:rsidR="002F547F" w:rsidRPr="00DD5848">
          <w:rPr>
            <w:rFonts w:ascii="Arial" w:eastAsia="宋体" w:hAnsi="Arial"/>
            <w:smallCaps w:val="0"/>
            <w:sz w:val="21"/>
            <w:szCs w:val="21"/>
          </w:rPr>
          <w:t>_execute</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5B5000F0" w14:textId="2220B88C" w:rsidR="002F547F" w:rsidRPr="00DD5848" w:rsidRDefault="00116B87">
      <w:pPr>
        <w:pStyle w:val="af9"/>
        <w:tabs>
          <w:tab w:val="right" w:leader="dot" w:pos="8296"/>
        </w:tabs>
        <w:rPr>
          <w:rFonts w:ascii="Arial" w:eastAsia="宋体" w:hAnsi="Arial"/>
          <w:smallCaps w:val="0"/>
          <w:sz w:val="21"/>
          <w:szCs w:val="21"/>
        </w:rPr>
      </w:pPr>
      <w:hyperlink w:anchor="_Toc3698806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3.26  operate_record</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2740D6DF" w14:textId="72726907" w:rsidR="002F547F" w:rsidRPr="00DD5848" w:rsidRDefault="00116B87">
      <w:pPr>
        <w:pStyle w:val="af9"/>
        <w:tabs>
          <w:tab w:val="right" w:leader="dot" w:pos="8296"/>
        </w:tabs>
        <w:rPr>
          <w:rFonts w:ascii="Arial" w:eastAsia="宋体" w:hAnsi="Arial"/>
          <w:smallCaps w:val="0"/>
          <w:sz w:val="21"/>
          <w:szCs w:val="21"/>
        </w:rPr>
      </w:pPr>
      <w:hyperlink w:anchor="_Toc3698806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3.27  operator</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7D800120" w14:textId="69173C3B" w:rsidR="002F547F" w:rsidRPr="00DD5848" w:rsidRDefault="00116B87">
      <w:pPr>
        <w:pStyle w:val="af9"/>
        <w:tabs>
          <w:tab w:val="right" w:leader="dot" w:pos="8296"/>
        </w:tabs>
        <w:rPr>
          <w:rFonts w:ascii="Arial" w:eastAsia="宋体" w:hAnsi="Arial"/>
          <w:smallCaps w:val="0"/>
          <w:sz w:val="21"/>
          <w:szCs w:val="21"/>
        </w:rPr>
      </w:pPr>
      <w:hyperlink w:anchor="_Toc3698806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  </w:t>
        </w:r>
        <w:r w:rsidR="002F547F" w:rsidRPr="00DD5848">
          <w:rPr>
            <w:rFonts w:ascii="Arial" w:eastAsia="宋体" w:hAnsi="Arial"/>
            <w:smallCaps w:val="0"/>
            <w:sz w:val="21"/>
            <w:szCs w:val="21"/>
          </w:rPr>
          <w:t>硬件和环境配置</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32B819D8" w14:textId="15A58682" w:rsidR="002F547F" w:rsidRPr="00DD5848" w:rsidRDefault="00116B87">
      <w:pPr>
        <w:pStyle w:val="af9"/>
        <w:tabs>
          <w:tab w:val="right" w:leader="dot" w:pos="8296"/>
        </w:tabs>
        <w:rPr>
          <w:rFonts w:ascii="Arial" w:eastAsia="宋体" w:hAnsi="Arial"/>
          <w:smallCaps w:val="0"/>
          <w:sz w:val="21"/>
          <w:szCs w:val="21"/>
        </w:rPr>
      </w:pPr>
      <w:hyperlink w:anchor="_Toc3698806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4.2  </w:t>
        </w:r>
        <w:r w:rsidR="002F547F" w:rsidRPr="00DD5848">
          <w:rPr>
            <w:rFonts w:ascii="Arial" w:eastAsia="宋体" w:hAnsi="Arial"/>
            <w:smallCaps w:val="0"/>
            <w:sz w:val="21"/>
            <w:szCs w:val="21"/>
          </w:rPr>
          <w:t>软件配置</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5BC438A0" w14:textId="5628E269" w:rsidR="002F547F" w:rsidRPr="00DD5848" w:rsidRDefault="00116B87">
      <w:pPr>
        <w:pStyle w:val="af9"/>
        <w:tabs>
          <w:tab w:val="right" w:leader="dot" w:pos="8296"/>
        </w:tabs>
        <w:rPr>
          <w:rFonts w:ascii="Arial" w:eastAsia="宋体" w:hAnsi="Arial"/>
          <w:smallCaps w:val="0"/>
          <w:sz w:val="21"/>
          <w:szCs w:val="21"/>
        </w:rPr>
      </w:pPr>
      <w:hyperlink w:anchor="_Toc3698807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4.3  </w:t>
        </w:r>
        <w:r w:rsidR="002F547F" w:rsidRPr="00DD5848">
          <w:rPr>
            <w:rFonts w:ascii="Arial" w:eastAsia="宋体" w:hAnsi="Arial"/>
            <w:smallCaps w:val="0"/>
            <w:sz w:val="21"/>
            <w:szCs w:val="21"/>
          </w:rPr>
          <w:t>规则操作测试用例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58</w:t>
        </w:r>
        <w:r w:rsidR="002F547F" w:rsidRPr="00DD5848">
          <w:rPr>
            <w:rFonts w:ascii="Arial" w:eastAsia="宋体" w:hAnsi="Arial"/>
            <w:smallCaps w:val="0"/>
            <w:webHidden/>
            <w:sz w:val="21"/>
            <w:szCs w:val="21"/>
          </w:rPr>
          <w:fldChar w:fldCharType="end"/>
        </w:r>
      </w:hyperlink>
    </w:p>
    <w:p w14:paraId="11BD4511" w14:textId="0048487D" w:rsidR="002F547F" w:rsidRPr="00DD5848" w:rsidRDefault="00116B87">
      <w:pPr>
        <w:pStyle w:val="af9"/>
        <w:tabs>
          <w:tab w:val="right" w:leader="dot" w:pos="8296"/>
        </w:tabs>
        <w:rPr>
          <w:rFonts w:ascii="Arial" w:eastAsia="宋体" w:hAnsi="Arial"/>
          <w:smallCaps w:val="0"/>
          <w:sz w:val="21"/>
          <w:szCs w:val="21"/>
        </w:rPr>
      </w:pPr>
      <w:hyperlink w:anchor="_Toc3698807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4.4  </w:t>
        </w:r>
        <w:r w:rsidR="002F547F" w:rsidRPr="00DD5848">
          <w:rPr>
            <w:rFonts w:ascii="Arial" w:eastAsia="宋体" w:hAnsi="Arial"/>
            <w:smallCaps w:val="0"/>
            <w:sz w:val="21"/>
            <w:szCs w:val="21"/>
          </w:rPr>
          <w:t>日志查询测试用例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58</w:t>
        </w:r>
        <w:r w:rsidR="002F547F" w:rsidRPr="00DD5848">
          <w:rPr>
            <w:rFonts w:ascii="Arial" w:eastAsia="宋体" w:hAnsi="Arial"/>
            <w:smallCaps w:val="0"/>
            <w:webHidden/>
            <w:sz w:val="21"/>
            <w:szCs w:val="21"/>
          </w:rPr>
          <w:fldChar w:fldCharType="end"/>
        </w:r>
      </w:hyperlink>
    </w:p>
    <w:p w14:paraId="250F6915" w14:textId="2B96ED7E" w:rsidR="002F547F" w:rsidRPr="00DD5848" w:rsidRDefault="00116B87">
      <w:pPr>
        <w:pStyle w:val="af9"/>
        <w:tabs>
          <w:tab w:val="right" w:leader="dot" w:pos="8296"/>
        </w:tabs>
        <w:rPr>
          <w:rFonts w:ascii="Arial" w:eastAsia="宋体" w:hAnsi="Arial"/>
          <w:smallCaps w:val="0"/>
          <w:sz w:val="21"/>
          <w:szCs w:val="21"/>
        </w:rPr>
      </w:pPr>
      <w:hyperlink w:anchor="_Toc3698807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4.5  </w:t>
        </w:r>
        <w:r w:rsidR="002F547F" w:rsidRPr="00DD5848">
          <w:rPr>
            <w:rFonts w:ascii="Arial" w:eastAsia="宋体" w:hAnsi="Arial"/>
            <w:smallCaps w:val="0"/>
            <w:sz w:val="21"/>
            <w:szCs w:val="21"/>
          </w:rPr>
          <w:t>规则过期告警测试用例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5B3EFE2E" w14:textId="2B19119E" w:rsidR="002F547F" w:rsidRPr="00DD5848" w:rsidRDefault="00116B87">
      <w:pPr>
        <w:pStyle w:val="af9"/>
        <w:tabs>
          <w:tab w:val="right" w:leader="dot" w:pos="8296"/>
        </w:tabs>
        <w:rPr>
          <w:rFonts w:ascii="Arial" w:eastAsia="宋体" w:hAnsi="Arial"/>
          <w:smallCaps w:val="0"/>
          <w:sz w:val="21"/>
          <w:szCs w:val="21"/>
        </w:rPr>
      </w:pPr>
      <w:hyperlink w:anchor="_Toc3698807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4.6  </w:t>
        </w:r>
        <w:r w:rsidR="002F547F" w:rsidRPr="00DD5848">
          <w:rPr>
            <w:rFonts w:ascii="Arial" w:eastAsia="宋体" w:hAnsi="Arial"/>
            <w:smallCaps w:val="0"/>
            <w:sz w:val="21"/>
            <w:szCs w:val="21"/>
          </w:rPr>
          <w:t>审核流操作测试用例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1AAA035B" w14:textId="4C3E4864" w:rsidR="002F547F" w:rsidRPr="00DD5848" w:rsidRDefault="00116B87">
      <w:pPr>
        <w:pStyle w:val="af9"/>
        <w:tabs>
          <w:tab w:val="right" w:leader="dot" w:pos="8296"/>
        </w:tabs>
        <w:rPr>
          <w:rFonts w:ascii="Arial" w:eastAsia="宋体" w:hAnsi="Arial"/>
          <w:smallCaps w:val="0"/>
          <w:sz w:val="21"/>
          <w:szCs w:val="21"/>
        </w:rPr>
      </w:pPr>
      <w:hyperlink w:anchor="_Toc3698807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4.7  </w:t>
        </w:r>
        <w:r w:rsidR="002F547F" w:rsidRPr="00DD5848">
          <w:rPr>
            <w:rFonts w:ascii="Arial" w:eastAsia="宋体" w:hAnsi="Arial"/>
            <w:smallCaps w:val="0"/>
            <w:sz w:val="21"/>
            <w:szCs w:val="21"/>
          </w:rPr>
          <w:t>审核权转移测试用例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074F68F8" w14:textId="08F38FC9" w:rsidR="002F547F" w:rsidRPr="00DD5848" w:rsidRDefault="00116B87">
      <w:pPr>
        <w:pStyle w:val="af9"/>
        <w:tabs>
          <w:tab w:val="right" w:leader="dot" w:pos="8296"/>
        </w:tabs>
        <w:rPr>
          <w:rFonts w:ascii="Arial" w:eastAsia="宋体" w:hAnsi="Arial"/>
          <w:smallCaps w:val="0"/>
          <w:sz w:val="21"/>
          <w:szCs w:val="21"/>
        </w:rPr>
      </w:pPr>
      <w:hyperlink w:anchor="_Toc3698807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4.8  </w:t>
        </w:r>
        <w:r w:rsidR="002F547F" w:rsidRPr="00DD5848">
          <w:rPr>
            <w:rFonts w:ascii="Arial" w:eastAsia="宋体" w:hAnsi="Arial"/>
            <w:smallCaps w:val="0"/>
            <w:sz w:val="21"/>
            <w:szCs w:val="21"/>
          </w:rPr>
          <w:t>审核消息保障测试用例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0C7A9A55" w14:textId="7C1EEF51" w:rsidR="002F547F" w:rsidRPr="00DD5848" w:rsidRDefault="00116B87">
      <w:pPr>
        <w:pStyle w:val="af9"/>
        <w:tabs>
          <w:tab w:val="right" w:leader="dot" w:pos="8296"/>
        </w:tabs>
        <w:rPr>
          <w:rFonts w:ascii="Arial" w:eastAsia="宋体" w:hAnsi="Arial"/>
          <w:smallCaps w:val="0"/>
          <w:sz w:val="21"/>
          <w:szCs w:val="21"/>
        </w:rPr>
      </w:pPr>
      <w:hyperlink w:anchor="_Toc3698807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4.9   </w:t>
        </w:r>
        <w:r w:rsidR="002F547F" w:rsidRPr="00DD5848">
          <w:rPr>
            <w:rFonts w:ascii="Arial" w:eastAsia="宋体" w:hAnsi="Arial"/>
            <w:smallCaps w:val="0"/>
            <w:sz w:val="21"/>
            <w:szCs w:val="21"/>
          </w:rPr>
          <w:t>规则预处理功能测试用例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567F771C" w14:textId="43229EC3" w:rsidR="002F547F" w:rsidRPr="00DD5848" w:rsidRDefault="00116B87">
      <w:pPr>
        <w:pStyle w:val="af9"/>
        <w:tabs>
          <w:tab w:val="right" w:leader="dot" w:pos="8296"/>
        </w:tabs>
        <w:rPr>
          <w:rFonts w:ascii="Arial" w:eastAsia="宋体" w:hAnsi="Arial"/>
          <w:smallCaps w:val="0"/>
          <w:sz w:val="21"/>
          <w:szCs w:val="21"/>
        </w:rPr>
      </w:pPr>
      <w:hyperlink w:anchor="_Toc3698807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4.10  </w:t>
        </w:r>
        <w:r w:rsidR="002F547F" w:rsidRPr="00DD5848">
          <w:rPr>
            <w:rFonts w:ascii="Arial" w:eastAsia="宋体" w:hAnsi="Arial"/>
            <w:smallCaps w:val="0"/>
            <w:sz w:val="21"/>
            <w:szCs w:val="21"/>
          </w:rPr>
          <w:t>规则判定测试用例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73094AE8" w14:textId="5AEAEAF1" w:rsidR="002F547F" w:rsidRPr="00DD5848" w:rsidRDefault="00116B87">
      <w:pPr>
        <w:pStyle w:val="af9"/>
        <w:tabs>
          <w:tab w:val="right" w:leader="dot" w:pos="8296"/>
        </w:tabs>
        <w:rPr>
          <w:rFonts w:ascii="Arial" w:eastAsia="宋体" w:hAnsi="Arial"/>
          <w:smallCaps w:val="0"/>
          <w:sz w:val="21"/>
          <w:szCs w:val="21"/>
        </w:rPr>
      </w:pPr>
      <w:hyperlink w:anchor="_Toc3698807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4.11  </w:t>
        </w:r>
        <w:r w:rsidR="002F547F" w:rsidRPr="00DD5848">
          <w:rPr>
            <w:rFonts w:ascii="Arial" w:eastAsia="宋体" w:hAnsi="Arial"/>
            <w:smallCaps w:val="0"/>
            <w:sz w:val="21"/>
            <w:szCs w:val="21"/>
          </w:rPr>
          <w:t>系统功能测试结果表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61</w:t>
        </w:r>
        <w:r w:rsidR="002F547F" w:rsidRPr="00DD5848">
          <w:rPr>
            <w:rFonts w:ascii="Arial" w:eastAsia="宋体" w:hAnsi="Arial"/>
            <w:smallCaps w:val="0"/>
            <w:webHidden/>
            <w:sz w:val="21"/>
            <w:szCs w:val="21"/>
          </w:rPr>
          <w:fldChar w:fldCharType="end"/>
        </w:r>
      </w:hyperlink>
    </w:p>
    <w:p w14:paraId="350ADF56" w14:textId="468B8909"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7" w:name="_Toc25947913"/>
      <w:bookmarkStart w:id="58" w:name="_Toc36642679"/>
      <w:bookmarkStart w:id="59" w:name="_Toc36643251"/>
      <w:bookmarkStart w:id="60" w:name="_Toc36732774"/>
      <w:bookmarkStart w:id="61" w:name="_Toc3698794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9F02EA">
      <w:pPr>
        <w:pStyle w:val="2"/>
        <w:numPr>
          <w:ilvl w:val="1"/>
          <w:numId w:val="52"/>
        </w:numPr>
      </w:pPr>
      <w:bookmarkStart w:id="62" w:name="_Toc36642680"/>
      <w:bookmarkStart w:id="63" w:name="_Toc36643252"/>
      <w:bookmarkStart w:id="64" w:name="_Toc36732775"/>
      <w:bookmarkStart w:id="65" w:name="_Toc3698794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2A5521A1"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06AC943F" w:rsidR="00AC114E" w:rsidRDefault="00AC114E" w:rsidP="00AC114E">
      <w:pPr>
        <w:pStyle w:val="af8"/>
      </w:pPr>
      <w:bookmarkStart w:id="69" w:name="_Toc36736567"/>
      <w:bookmarkStart w:id="70" w:name="_Toc36988002"/>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921C67">
        <w:rPr>
          <w:rFonts w:hint="eastAsia"/>
        </w:rPr>
        <w:t>外卖业务履约过程</w:t>
      </w:r>
      <w:bookmarkEnd w:id="69"/>
      <w:bookmarkEnd w:id="70"/>
    </w:p>
    <w:p w14:paraId="6DF86006" w14:textId="4153EFA2"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71" w:name="_Toc36642681"/>
      <w:bookmarkStart w:id="72" w:name="_Toc36643253"/>
      <w:bookmarkStart w:id="73" w:name="_Toc36732776"/>
      <w:bookmarkStart w:id="74" w:name="_Toc36987946"/>
      <w:r>
        <w:rPr>
          <w:rFonts w:hint="eastAsia"/>
        </w:rPr>
        <w:t>国内外发展</w:t>
      </w:r>
      <w:r w:rsidR="00BC7F93">
        <w:rPr>
          <w:rFonts w:hint="eastAsia"/>
        </w:rPr>
        <w:t>现状</w:t>
      </w:r>
      <w:bookmarkEnd w:id="71"/>
      <w:bookmarkEnd w:id="72"/>
      <w:bookmarkEnd w:id="73"/>
      <w:bookmarkEnd w:id="74"/>
    </w:p>
    <w:p w14:paraId="3B53098D" w14:textId="35AF3E3D"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B667E5">
        <w:rPr>
          <w:rFonts w:ascii="Arial" w:eastAsia="宋体" w:hAnsi="Arial" w:cs="Arial" w:hint="eastAsia"/>
          <w:sz w:val="24"/>
          <w:szCs w:val="28"/>
        </w:rPr>
        <w:t>[</w:t>
      </w:r>
      <w:r w:rsidR="00B667E5" w:rsidRPr="00CD6330">
        <w:rPr>
          <w:rFonts w:ascii="Arial" w:hAnsi="Arial" w:cs="Arial"/>
          <w:color w:val="222222"/>
          <w:sz w:val="24"/>
          <w:szCs w:val="24"/>
          <w:shd w:val="clear" w:color="auto" w:fill="FFFFFF"/>
        </w:rPr>
        <w:t>Monty</w:t>
      </w:r>
      <w:r w:rsidR="00B667E5">
        <w:rPr>
          <w:rFonts w:ascii="Arial" w:hAnsi="Arial" w:cs="Arial"/>
          <w:color w:val="222222"/>
          <w:sz w:val="24"/>
          <w:szCs w:val="24"/>
          <w:shd w:val="clear" w:color="auto" w:fill="FFFFFF"/>
        </w:rPr>
        <w:t xml:space="preserve"> et al.,2018</w:t>
      </w:r>
      <w:r w:rsidR="00B667E5">
        <w:rPr>
          <w:rFonts w:ascii="Arial" w:eastAsia="宋体" w:hAnsi="Arial" w:cs="Arial"/>
          <w:sz w:val="24"/>
          <w:szCs w:val="28"/>
        </w:rPr>
        <w:t>]</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669B02F"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3C3DFF">
        <w:rPr>
          <w:rFonts w:ascii="Arial" w:eastAsia="宋体" w:hAnsi="Arial" w:cs="Arial" w:hint="eastAsia"/>
          <w:sz w:val="24"/>
          <w:szCs w:val="28"/>
        </w:rPr>
        <w:t>[</w:t>
      </w:r>
      <w:r w:rsidR="003C3DFF" w:rsidRPr="003C3DFF">
        <w:rPr>
          <w:rFonts w:ascii="Arial" w:eastAsia="宋体" w:hAnsi="Arial" w:cs="Arial"/>
          <w:sz w:val="24"/>
          <w:szCs w:val="28"/>
        </w:rPr>
        <w:t>周强明</w:t>
      </w:r>
      <w:r w:rsidR="003C3DFF">
        <w:rPr>
          <w:rFonts w:ascii="Arial" w:eastAsia="宋体" w:hAnsi="Arial" w:cs="Arial" w:hint="eastAsia"/>
          <w:sz w:val="24"/>
          <w:szCs w:val="28"/>
        </w:rPr>
        <w:t>,</w:t>
      </w:r>
      <w:r w:rsidR="003C3DFF">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6284E679"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5" w:name="_Toc9453458"/>
      <w:bookmarkStart w:id="76" w:name="_Toc25947916"/>
      <w:bookmarkStart w:id="77" w:name="_Toc36642682"/>
      <w:bookmarkStart w:id="78" w:name="_Toc36643254"/>
      <w:bookmarkStart w:id="79" w:name="_Toc36732777"/>
      <w:bookmarkStart w:id="80" w:name="_Toc36987947"/>
      <w:r>
        <w:rPr>
          <w:rFonts w:hint="eastAsia"/>
        </w:rPr>
        <w:t>本文主要工作</w:t>
      </w:r>
      <w:bookmarkEnd w:id="75"/>
      <w:bookmarkEnd w:id="76"/>
      <w:bookmarkEnd w:id="77"/>
      <w:bookmarkEnd w:id="78"/>
      <w:bookmarkEnd w:id="79"/>
      <w:bookmarkEnd w:id="80"/>
    </w:p>
    <w:p w14:paraId="3F8EFA25" w14:textId="2163FD43" w:rsidR="00562CC3" w:rsidRDefault="007A5E51" w:rsidP="00311D1C">
      <w:pPr>
        <w:spacing w:line="360" w:lineRule="auto"/>
        <w:ind w:firstLineChars="200" w:firstLine="480"/>
        <w:rPr>
          <w:ins w:id="81"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3" w:name="_Toc9453459"/>
      <w:bookmarkStart w:id="84" w:name="_Toc25947917"/>
      <w:bookmarkStart w:id="85" w:name="_Toc36642683"/>
      <w:bookmarkStart w:id="86" w:name="_Toc36643255"/>
      <w:bookmarkStart w:id="87" w:name="_Toc36732778"/>
      <w:bookmarkStart w:id="88" w:name="_Toc36987948"/>
      <w:r w:rsidRPr="00472E28">
        <w:rPr>
          <w:rFonts w:hint="eastAsia"/>
        </w:rPr>
        <w:t>本文组织结构</w:t>
      </w:r>
      <w:bookmarkEnd w:id="83"/>
      <w:bookmarkEnd w:id="84"/>
      <w:bookmarkEnd w:id="85"/>
      <w:bookmarkEnd w:id="86"/>
      <w:bookmarkEnd w:id="87"/>
      <w:bookmarkEnd w:id="88"/>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9" w:name="_Toc9453460"/>
      <w:bookmarkStart w:id="90" w:name="_Toc25947918"/>
      <w:bookmarkStart w:id="91" w:name="_Toc36642684"/>
      <w:bookmarkStart w:id="92" w:name="_Toc36643256"/>
      <w:bookmarkStart w:id="93" w:name="_Toc36732779"/>
      <w:bookmarkStart w:id="94" w:name="_Toc36987949"/>
      <w:r>
        <w:rPr>
          <w:rFonts w:hint="eastAsia"/>
        </w:rPr>
        <w:lastRenderedPageBreak/>
        <w:t>技术综述</w:t>
      </w:r>
      <w:bookmarkEnd w:id="89"/>
      <w:bookmarkEnd w:id="90"/>
      <w:bookmarkEnd w:id="91"/>
      <w:bookmarkEnd w:id="92"/>
      <w:bookmarkEnd w:id="93"/>
      <w:bookmarkEnd w:id="94"/>
    </w:p>
    <w:p w14:paraId="6D8C2EFD" w14:textId="1022A769" w:rsidR="004C6632" w:rsidRDefault="00472E28" w:rsidP="009F02EA">
      <w:pPr>
        <w:pStyle w:val="2"/>
        <w:numPr>
          <w:ilvl w:val="1"/>
          <w:numId w:val="52"/>
        </w:numPr>
      </w:pPr>
      <w:bookmarkStart w:id="95" w:name="_Toc9453461"/>
      <w:bookmarkStart w:id="96" w:name="_Toc25947919"/>
      <w:bookmarkStart w:id="97" w:name="_Toc36642685"/>
      <w:bookmarkStart w:id="98" w:name="_Toc36643257"/>
      <w:bookmarkStart w:id="99" w:name="_Toc36732780"/>
      <w:bookmarkStart w:id="100" w:name="_Toc36987950"/>
      <w:r w:rsidRPr="00A378BC">
        <w:rPr>
          <w:rFonts w:hint="eastAsia"/>
        </w:rPr>
        <w:t>SpringBoot</w:t>
      </w:r>
      <w:bookmarkEnd w:id="95"/>
      <w:bookmarkEnd w:id="96"/>
      <w:bookmarkEnd w:id="97"/>
      <w:bookmarkEnd w:id="98"/>
      <w:bookmarkEnd w:id="99"/>
      <w:bookmarkEnd w:id="100"/>
      <w:r w:rsidR="00504435">
        <w:t xml:space="preserve"> </w:t>
      </w:r>
    </w:p>
    <w:p w14:paraId="501E7314" w14:textId="6FA6AB0B" w:rsidR="00477422" w:rsidRDefault="002E1858" w:rsidP="00477422">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SpringBoot</w:t>
      </w:r>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r w:rsidRPr="00A378BC">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BB626B" w:rsidRPr="006D5B64">
        <w:rPr>
          <w:rFonts w:ascii="Arial" w:hAnsi="Arial" w:cs="Arial" w:hint="eastAsia"/>
          <w:color w:val="000000" w:themeColor="text1"/>
          <w:sz w:val="24"/>
          <w:szCs w:val="24"/>
          <w:shd w:val="clear" w:color="auto" w:fill="FFFFFF"/>
        </w:rPr>
        <w:t>[</w:t>
      </w:r>
      <w:r w:rsidR="00BB626B" w:rsidRPr="00403A03">
        <w:rPr>
          <w:rFonts w:ascii="Arial" w:hAnsi="Arial" w:cs="Arial"/>
          <w:color w:val="222222"/>
          <w:sz w:val="24"/>
          <w:szCs w:val="24"/>
          <w:shd w:val="clear" w:color="auto" w:fill="FFFFFF"/>
        </w:rPr>
        <w:t>Arthur</w:t>
      </w:r>
      <w:r w:rsidR="00BB626B">
        <w:rPr>
          <w:rFonts w:ascii="Arial" w:hAnsi="Arial" w:cs="Arial"/>
          <w:color w:val="222222"/>
          <w:sz w:val="24"/>
          <w:szCs w:val="24"/>
          <w:shd w:val="clear" w:color="auto" w:fill="FFFFFF"/>
        </w:rPr>
        <w:t xml:space="preserve"> et al.,2005</w:t>
      </w:r>
      <w:r w:rsidR="00BB626B" w:rsidRPr="006D5B64">
        <w:rPr>
          <w:rFonts w:ascii="Arial" w:hAnsi="Arial" w:cs="Arial"/>
          <w:color w:val="000000" w:themeColor="text1"/>
          <w:sz w:val="24"/>
          <w:szCs w:val="24"/>
          <w:shd w:val="clear" w:color="auto" w:fill="FFFFFF"/>
        </w:rPr>
        <w:t>]</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2C6CB6" w:rsidRPr="00FE7E98">
        <w:rPr>
          <w:rFonts w:ascii="Arial" w:eastAsia="宋体" w:hAnsi="Arial" w:cs="Arial"/>
          <w:color w:val="000000" w:themeColor="text1"/>
          <w:sz w:val="24"/>
          <w:szCs w:val="24"/>
        </w:rPr>
        <w:t>[</w:t>
      </w:r>
      <w:r w:rsidR="002C6CB6" w:rsidRPr="00FE7E98">
        <w:rPr>
          <w:rFonts w:ascii="Arial" w:hAnsi="Arial" w:cs="Arial"/>
          <w:color w:val="222222"/>
          <w:sz w:val="24"/>
          <w:szCs w:val="24"/>
          <w:shd w:val="clear" w:color="auto" w:fill="FFFFFF"/>
        </w:rPr>
        <w:t>Agarwal</w:t>
      </w:r>
      <w:r w:rsidR="002C6CB6">
        <w:rPr>
          <w:rFonts w:ascii="Arial" w:hAnsi="Arial" w:cs="Arial"/>
          <w:color w:val="222222"/>
          <w:sz w:val="24"/>
          <w:szCs w:val="24"/>
          <w:shd w:val="clear" w:color="auto" w:fill="FFFFFF"/>
        </w:rPr>
        <w:t>,2014</w:t>
      </w:r>
      <w:r w:rsidR="002C6CB6" w:rsidRPr="00FE7E98">
        <w:rPr>
          <w:rFonts w:ascii="Arial" w:eastAsia="宋体" w:hAnsi="Arial" w:cs="Arial"/>
          <w:color w:val="000000" w:themeColor="text1"/>
          <w:sz w:val="24"/>
          <w:szCs w:val="24"/>
        </w:rPr>
        <w:t>]</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A378BC">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A378BC">
        <w:rPr>
          <w:rFonts w:ascii="Arial" w:eastAsia="宋体" w:hAnsi="Arial" w:hint="eastAsia"/>
          <w:sz w:val="24"/>
          <w:szCs w:val="24"/>
        </w:rPr>
        <w:t>SpringBoot</w:t>
      </w:r>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A378BC">
        <w:rPr>
          <w:rFonts w:ascii="Arial" w:eastAsia="宋体" w:hAnsi="Arial" w:cs="Arial"/>
          <w:sz w:val="24"/>
          <w:szCs w:val="28"/>
        </w:rPr>
        <w:t>Ginanjar</w:t>
      </w:r>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B971619"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A378BC">
        <w:rPr>
          <w:rFonts w:ascii="Arial" w:eastAsia="宋体" w:hAnsi="Arial" w:cs="Arial"/>
          <w:sz w:val="24"/>
          <w:szCs w:val="24"/>
        </w:rPr>
        <w:t>SpringBoot</w:t>
      </w:r>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w:t>
      </w:r>
      <w:r w:rsidR="00851FAD" w:rsidRPr="00F11D2C">
        <w:rPr>
          <w:rFonts w:ascii="Arial" w:eastAsia="宋体" w:hAnsi="Arial" w:cs="Arial" w:hint="eastAsia"/>
          <w:sz w:val="24"/>
          <w:szCs w:val="24"/>
        </w:rPr>
        <w:t>[</w:t>
      </w:r>
      <w:r w:rsidR="00851FAD" w:rsidRPr="00F11D2C">
        <w:rPr>
          <w:rFonts w:ascii="Arial" w:hAnsi="Arial" w:cs="Arial"/>
          <w:color w:val="222222"/>
          <w:sz w:val="24"/>
          <w:szCs w:val="24"/>
          <w:shd w:val="clear" w:color="auto" w:fill="FFFFFF"/>
        </w:rPr>
        <w:t>Laddad,2009</w:t>
      </w:r>
      <w:r w:rsidR="00851FAD" w:rsidRPr="00F11D2C">
        <w:rPr>
          <w:rFonts w:ascii="Arial" w:eastAsia="宋体" w:hAnsi="Arial" w:cs="Arial"/>
          <w:sz w:val="24"/>
          <w:szCs w:val="24"/>
        </w:rPr>
        <w:t>]</w:t>
      </w:r>
      <w:r>
        <w:rPr>
          <w:rFonts w:ascii="宋体" w:eastAsia="宋体" w:hAnsi="宋体" w:hint="eastAsia"/>
          <w:sz w:val="24"/>
          <w:szCs w:val="24"/>
        </w:rPr>
        <w:t>，它解决了业务逻辑和系统服务强耦合、代码重复的问题</w:t>
      </w:r>
      <w:r w:rsidR="00EE6A10">
        <w:rPr>
          <w:rFonts w:ascii="Arial" w:eastAsia="宋体" w:hAnsi="Arial" w:cs="Arial" w:hint="eastAsia"/>
          <w:sz w:val="24"/>
          <w:szCs w:val="28"/>
        </w:rPr>
        <w:t>[</w:t>
      </w:r>
      <w:r w:rsidR="00EE6A10" w:rsidRPr="00A378BC">
        <w:rPr>
          <w:rFonts w:ascii="Arial" w:eastAsia="宋体" w:hAnsi="Arial" w:cs="Arial"/>
          <w:sz w:val="24"/>
          <w:szCs w:val="28"/>
        </w:rPr>
        <w:t>Elrad</w:t>
      </w:r>
      <w:r w:rsidR="00EE6A10">
        <w:rPr>
          <w:rFonts w:ascii="Arial" w:eastAsia="宋体" w:hAnsi="Arial" w:cs="Arial"/>
          <w:sz w:val="24"/>
          <w:szCs w:val="28"/>
        </w:rPr>
        <w:t xml:space="preserve"> </w:t>
      </w:r>
      <w:r w:rsidR="00EE6A10" w:rsidRPr="00A378BC">
        <w:rPr>
          <w:rFonts w:ascii="Arial" w:eastAsia="宋体" w:hAnsi="Arial" w:cs="Arial"/>
          <w:sz w:val="24"/>
          <w:szCs w:val="28"/>
        </w:rPr>
        <w:t>et</w:t>
      </w:r>
      <w:r w:rsidR="00EE6A10">
        <w:rPr>
          <w:rFonts w:ascii="Arial" w:eastAsia="宋体" w:hAnsi="Arial" w:cs="Arial"/>
          <w:sz w:val="24"/>
          <w:szCs w:val="28"/>
        </w:rPr>
        <w:t xml:space="preserve"> </w:t>
      </w:r>
      <w:r w:rsidR="00EE6A10" w:rsidRPr="00A378BC">
        <w:rPr>
          <w:rFonts w:ascii="Arial" w:eastAsia="宋体" w:hAnsi="Arial" w:cs="Arial"/>
          <w:sz w:val="24"/>
          <w:szCs w:val="28"/>
        </w:rPr>
        <w:t>al</w:t>
      </w:r>
      <w:r w:rsidR="00EE6A10">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1" w:name="_Toc36642686"/>
      <w:bookmarkStart w:id="102" w:name="_Toc36643258"/>
      <w:bookmarkStart w:id="103" w:name="_Toc36732781"/>
      <w:bookmarkStart w:id="104" w:name="_Toc36987951"/>
      <w:r w:rsidRPr="00A378BC">
        <w:rPr>
          <w:rFonts w:hint="eastAsia"/>
        </w:rPr>
        <w:t>RabbitM</w:t>
      </w:r>
      <w:r w:rsidR="0040676B" w:rsidRPr="00A378BC">
        <w:rPr>
          <w:rFonts w:hint="eastAsia"/>
        </w:rPr>
        <w:t>Q</w:t>
      </w:r>
      <w:bookmarkEnd w:id="101"/>
      <w:bookmarkEnd w:id="102"/>
      <w:bookmarkEnd w:id="103"/>
      <w:bookmarkEnd w:id="104"/>
    </w:p>
    <w:p w14:paraId="7E14EECD" w14:textId="06C75604" w:rsidR="00C46FFC" w:rsidRDefault="00913738" w:rsidP="00C46FFC">
      <w:pPr>
        <w:spacing w:line="360" w:lineRule="auto"/>
        <w:ind w:firstLineChars="200" w:firstLine="480"/>
        <w:rPr>
          <w:rFonts w:ascii="Arial" w:eastAsia="宋体" w:hAnsi="Arial" w:cs="Arial"/>
          <w:sz w:val="24"/>
          <w:szCs w:val="28"/>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5" w:name="OLE_LINK19"/>
      <w:bookmarkStart w:id="106" w:name="OLE_LINK20"/>
      <w:r w:rsidRPr="00A378BC">
        <w:rPr>
          <w:rFonts w:ascii="Arial" w:eastAsia="宋体" w:hAnsi="Arial" w:hint="eastAsia"/>
          <w:sz w:val="24"/>
          <w:szCs w:val="24"/>
        </w:rPr>
        <w:t>AMQP</w:t>
      </w:r>
      <w:bookmarkEnd w:id="105"/>
      <w:bookmarkEnd w:id="106"/>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A378BC">
          <w:rPr>
            <w:rFonts w:ascii="Arial" w:eastAsia="宋体" w:hAnsi="Arial"/>
            <w:sz w:val="24"/>
            <w:szCs w:val="24"/>
          </w:rPr>
          <w:t>SMTP</w:t>
        </w:r>
      </w:hyperlink>
      <w:r w:rsidRPr="00913738">
        <w:rPr>
          <w:rFonts w:ascii="宋体" w:eastAsia="宋体" w:hAnsi="宋体"/>
          <w:sz w:val="24"/>
          <w:szCs w:val="24"/>
        </w:rPr>
        <w:t>，</w:t>
      </w:r>
      <w:hyperlink r:id="rId22" w:tooltip="HTTP" w:history="1">
        <w:r w:rsidRPr="00A378BC">
          <w:rPr>
            <w:rFonts w:ascii="Arial" w:eastAsia="宋体" w:hAnsi="Arial"/>
            <w:sz w:val="24"/>
            <w:szCs w:val="24"/>
          </w:rPr>
          <w:t>HTTP</w:t>
        </w:r>
      </w:hyperlink>
      <w:r w:rsidRPr="00913738">
        <w:rPr>
          <w:rFonts w:ascii="宋体" w:eastAsia="宋体" w:hAnsi="宋体"/>
          <w:sz w:val="24"/>
          <w:szCs w:val="24"/>
        </w:rPr>
        <w:t>，</w:t>
      </w:r>
      <w:hyperlink r:id="rId23" w:tooltip="FTP" w:history="1">
        <w:r w:rsidRPr="00A378BC">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A378BC">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r w:rsidR="00C46FFC">
        <w:rPr>
          <w:rFonts w:ascii="宋体" w:eastAsia="宋体" w:hAnsi="宋体" w:hint="eastAsia"/>
          <w:sz w:val="24"/>
          <w:szCs w:val="24"/>
        </w:rPr>
        <w:t>R</w:t>
      </w:r>
      <w:r w:rsidR="00C46FFC">
        <w:rPr>
          <w:rFonts w:ascii="宋体" w:eastAsia="宋体" w:hAnsi="宋体"/>
          <w:sz w:val="24"/>
          <w:szCs w:val="24"/>
        </w:rPr>
        <w:t>abbitMQ</w:t>
      </w:r>
      <w:r w:rsidR="00C46FFC">
        <w:rPr>
          <w:rFonts w:ascii="宋体" w:eastAsia="宋体" w:hAnsi="宋体" w:hint="eastAsia"/>
          <w:sz w:val="24"/>
          <w:szCs w:val="24"/>
        </w:rPr>
        <w:t>拥有完善的消息确认机制</w:t>
      </w:r>
      <w:r w:rsidR="00C46FFC">
        <w:rPr>
          <w:rFonts w:ascii="Arial" w:eastAsia="宋体" w:hAnsi="Arial" w:cs="Arial" w:hint="eastAsia"/>
          <w:sz w:val="24"/>
          <w:szCs w:val="28"/>
        </w:rPr>
        <w:t>[</w:t>
      </w:r>
      <w:r w:rsidR="00C46FFC" w:rsidRPr="00E618FD">
        <w:rPr>
          <w:rFonts w:ascii="Arial" w:eastAsia="宋体" w:hAnsi="Arial" w:cs="Arial"/>
          <w:sz w:val="24"/>
          <w:szCs w:val="28"/>
        </w:rPr>
        <w:t>徐震</w:t>
      </w:r>
      <w:r w:rsidR="00C46FFC">
        <w:rPr>
          <w:rFonts w:ascii="Arial" w:eastAsia="宋体" w:hAnsi="Arial" w:cs="Arial" w:hint="eastAsia"/>
          <w:sz w:val="24"/>
          <w:szCs w:val="28"/>
        </w:rPr>
        <w:t>等</w:t>
      </w:r>
      <w:r w:rsidR="00C46FFC">
        <w:rPr>
          <w:rFonts w:ascii="Arial" w:eastAsia="宋体" w:hAnsi="Arial" w:cs="Arial" w:hint="eastAsia"/>
          <w:sz w:val="24"/>
          <w:szCs w:val="28"/>
        </w:rPr>
        <w:t>,</w:t>
      </w:r>
      <w:r w:rsidR="00C46FFC">
        <w:rPr>
          <w:rFonts w:ascii="Arial" w:eastAsia="宋体" w:hAnsi="Arial" w:cs="Arial"/>
          <w:sz w:val="24"/>
          <w:szCs w:val="28"/>
        </w:rPr>
        <w:t>2018]</w:t>
      </w:r>
      <w:r w:rsidR="00C46FFC">
        <w:rPr>
          <w:rFonts w:ascii="Arial" w:eastAsia="宋体" w:hAnsi="Arial" w:cs="Arial" w:hint="eastAsia"/>
          <w:sz w:val="24"/>
          <w:szCs w:val="28"/>
        </w:rPr>
        <w:t>，可以通过</w:t>
      </w:r>
      <w:r w:rsidR="00C46FFC">
        <w:rPr>
          <w:rFonts w:ascii="Arial" w:eastAsia="宋体" w:hAnsi="Arial" w:cs="Arial" w:hint="eastAsia"/>
          <w:sz w:val="24"/>
          <w:szCs w:val="28"/>
        </w:rPr>
        <w:t>AM</w:t>
      </w:r>
      <w:r w:rsidR="00C46FFC">
        <w:rPr>
          <w:rFonts w:ascii="Arial" w:eastAsia="宋体" w:hAnsi="Arial" w:cs="Arial"/>
          <w:sz w:val="24"/>
          <w:szCs w:val="28"/>
        </w:rPr>
        <w:t>QP</w:t>
      </w:r>
      <w:r w:rsidR="00C46FFC">
        <w:rPr>
          <w:rFonts w:ascii="Arial" w:eastAsia="宋体" w:hAnsi="Arial" w:cs="Arial" w:hint="eastAsia"/>
          <w:sz w:val="24"/>
          <w:szCs w:val="28"/>
        </w:rPr>
        <w:t>、</w:t>
      </w:r>
      <w:r w:rsidR="00C46FFC">
        <w:rPr>
          <w:rFonts w:ascii="Arial" w:eastAsia="宋体" w:hAnsi="Arial" w:cs="Arial" w:hint="eastAsia"/>
          <w:sz w:val="24"/>
          <w:szCs w:val="28"/>
        </w:rPr>
        <w:t>Confirm</w:t>
      </w:r>
      <w:r w:rsidR="00C46FFC">
        <w:rPr>
          <w:rFonts w:ascii="Arial" w:eastAsia="宋体" w:hAnsi="Arial" w:cs="Arial" w:hint="eastAsia"/>
          <w:sz w:val="24"/>
          <w:szCs w:val="28"/>
        </w:rPr>
        <w:t>、</w:t>
      </w:r>
      <w:r w:rsidR="00C46FFC">
        <w:rPr>
          <w:rFonts w:ascii="Arial" w:eastAsia="宋体" w:hAnsi="Arial" w:cs="Arial" w:hint="eastAsia"/>
          <w:sz w:val="24"/>
          <w:szCs w:val="28"/>
        </w:rPr>
        <w:t>ACK</w:t>
      </w:r>
      <w:r w:rsidR="00C46FFC">
        <w:rPr>
          <w:rFonts w:ascii="Arial" w:eastAsia="宋体" w:hAnsi="Arial" w:cs="Arial" w:hint="eastAsia"/>
          <w:sz w:val="24"/>
          <w:szCs w:val="28"/>
        </w:rPr>
        <w:t>等机制来保证消息可靠。</w:t>
      </w:r>
    </w:p>
    <w:p w14:paraId="44864213" w14:textId="77777777" w:rsidR="009077D0" w:rsidRDefault="009077D0" w:rsidP="009077D0">
      <w:pPr>
        <w:keepNext/>
        <w:spacing w:line="360" w:lineRule="auto"/>
      </w:pPr>
      <w:r>
        <w:rPr>
          <w:noProof/>
        </w:rPr>
        <w:drawing>
          <wp:inline distT="0" distB="0" distL="0" distR="0" wp14:anchorId="6DA66F9E" wp14:editId="2514E9AD">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6DA1A792" w14:textId="77777777" w:rsidR="009077D0" w:rsidRPr="00AC114E" w:rsidRDefault="009077D0" w:rsidP="009077D0">
      <w:pPr>
        <w:pStyle w:val="af8"/>
      </w:pPr>
      <w:bookmarkStart w:id="107" w:name="_Toc36736568"/>
      <w:bookmarkStart w:id="108" w:name="_Toc36988003"/>
      <w:r w:rsidRPr="00AC114E">
        <w:t>图</w:t>
      </w:r>
      <w:r w:rsidRPr="00AC114E">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AC114E">
        <w:t xml:space="preserve">  </w:t>
      </w:r>
      <w:r w:rsidRPr="00A378BC">
        <w:t>RabbitMQ</w:t>
      </w:r>
      <w:r w:rsidRPr="00AC114E">
        <w:t>内部结构图</w:t>
      </w:r>
      <w:bookmarkEnd w:id="107"/>
      <w:bookmarkEnd w:id="108"/>
    </w:p>
    <w:p w14:paraId="4E5D3936" w14:textId="4C9BDC8E"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w:t>
      </w:r>
      <w:r>
        <w:rPr>
          <w:rFonts w:ascii="宋体" w:eastAsia="宋体" w:hAnsi="宋体" w:hint="eastAsia"/>
          <w:sz w:val="24"/>
          <w:szCs w:val="24"/>
        </w:rPr>
        <w:lastRenderedPageBreak/>
        <w:t>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01EA9EC3" w14:textId="1C8238D2"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6443C121"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支持消息、消息队列的持久化，支持消息确认机制，支持事务机制，以此来保障消息的一致性。同时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00963825" w:rsidRPr="00F11D2C">
        <w:rPr>
          <w:rFonts w:ascii="Arial" w:eastAsia="宋体" w:hAnsi="Arial" w:cs="Arial" w:hint="eastAsia"/>
          <w:sz w:val="24"/>
          <w:szCs w:val="24"/>
        </w:rPr>
        <w:t>[</w:t>
      </w:r>
      <w:r w:rsidR="00963825" w:rsidRPr="00F11D2C">
        <w:rPr>
          <w:rFonts w:ascii="Arial" w:hAnsi="Arial" w:cs="Arial"/>
          <w:color w:val="222222"/>
          <w:sz w:val="24"/>
          <w:szCs w:val="24"/>
          <w:shd w:val="clear" w:color="auto" w:fill="FFFFFF"/>
        </w:rPr>
        <w:t xml:space="preserve">Rostanski </w:t>
      </w:r>
      <w:r w:rsidR="00963825" w:rsidRPr="00F11D2C">
        <w:rPr>
          <w:rFonts w:ascii="Arial" w:eastAsia="宋体" w:hAnsi="Arial" w:cs="Arial" w:hint="eastAsia"/>
          <w:sz w:val="24"/>
          <w:szCs w:val="24"/>
        </w:rPr>
        <w:t>et</w:t>
      </w:r>
      <w:r w:rsidR="00963825" w:rsidRPr="00F11D2C">
        <w:rPr>
          <w:rFonts w:ascii="Arial" w:eastAsia="宋体" w:hAnsi="Arial" w:cs="Arial"/>
          <w:sz w:val="24"/>
          <w:szCs w:val="24"/>
        </w:rPr>
        <w:t xml:space="preserve"> al.,2014]</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9" w:name="_Toc36987952"/>
      <w:r w:rsidRPr="00A378BC">
        <w:rPr>
          <w:rFonts w:eastAsia="宋体" w:cs="Arial" w:hint="eastAsia"/>
        </w:rPr>
        <w:t>E</w:t>
      </w:r>
      <w:r>
        <w:rPr>
          <w:rFonts w:eastAsia="宋体" w:cs="Arial"/>
        </w:rPr>
        <w:t>-</w:t>
      </w:r>
      <w:r w:rsidRPr="00A378BC">
        <w:rPr>
          <w:rFonts w:eastAsia="宋体" w:cs="Arial"/>
        </w:rPr>
        <w:t>Scheduler</w:t>
      </w:r>
      <w:bookmarkEnd w:id="109"/>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lastRenderedPageBreak/>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r>
        <w:rPr>
          <w:rFonts w:eastAsia="宋体" w:cs="Arial" w:hint="eastAsia"/>
        </w:rPr>
        <w:t>Redis</w:t>
      </w:r>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Pr="00A378BC">
        <w:rPr>
          <w:rFonts w:ascii="Arial" w:eastAsia="宋体" w:hAnsi="Arial" w:hint="eastAsia"/>
          <w:sz w:val="24"/>
          <w:szCs w:val="24"/>
        </w:rPr>
        <w:t>string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5A8CA8B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Pr="00A378BC">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Pr="00A378BC">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，与</w:t>
      </w:r>
      <w:r w:rsidRPr="00A378BC">
        <w:rPr>
          <w:rFonts w:ascii="Arial" w:eastAsia="宋体" w:hAnsi="Arial" w:hint="eastAsia"/>
          <w:sz w:val="24"/>
          <w:szCs w:val="24"/>
        </w:rPr>
        <w:t>set</w:t>
      </w:r>
      <w:r>
        <w:rPr>
          <w:rFonts w:ascii="宋体" w:eastAsia="宋体" w:hAnsi="宋体" w:hint="eastAsia"/>
          <w:sz w:val="24"/>
          <w:szCs w:val="24"/>
        </w:rPr>
        <w:t>想不，</w:t>
      </w:r>
      <w:r w:rsidRPr="00A378BC">
        <w:rPr>
          <w:rFonts w:ascii="Arial" w:eastAsia="宋体" w:hAnsi="Arial" w:hint="eastAsia"/>
          <w:sz w:val="24"/>
          <w:szCs w:val="24"/>
        </w:rPr>
        <w:t>sorted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54ED3468"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72E6E" w:rsidRPr="00F11D2C">
        <w:rPr>
          <w:rFonts w:ascii="Arial" w:eastAsia="宋体" w:hAnsi="Arial" w:cs="Arial"/>
          <w:sz w:val="24"/>
          <w:szCs w:val="24"/>
        </w:rPr>
        <w:t>[Lerner,2010]</w:t>
      </w:r>
      <w:r w:rsidR="00913738" w:rsidRPr="00DF2EC1">
        <w:rPr>
          <w:rFonts w:ascii="宋体" w:eastAsia="宋体" w:hAnsi="宋体" w:hint="eastAsia"/>
          <w:sz w:val="24"/>
          <w:szCs w:val="24"/>
        </w:rPr>
        <w:t>，</w:t>
      </w:r>
      <w:r w:rsidR="00913738">
        <w:rPr>
          <w:rFonts w:ascii="宋体" w:eastAsia="宋体" w:hAnsi="宋体" w:hint="eastAsia"/>
          <w:sz w:val="24"/>
          <w:szCs w:val="24"/>
        </w:rPr>
        <w:t>相较于硬盘访问速度，内存访问速度更快；</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591748" w:rsidRPr="00F11D2C">
        <w:rPr>
          <w:rFonts w:ascii="Arial" w:eastAsia="宋体" w:hAnsi="Arial" w:cs="Arial" w:hint="eastAsia"/>
          <w:sz w:val="24"/>
          <w:szCs w:val="24"/>
        </w:rPr>
        <w:t>[</w:t>
      </w:r>
      <w:r w:rsidR="00591748" w:rsidRPr="00F11D2C">
        <w:rPr>
          <w:rFonts w:ascii="Arial" w:hAnsi="Arial" w:cs="Arial"/>
          <w:color w:val="222222"/>
          <w:sz w:val="24"/>
          <w:szCs w:val="24"/>
          <w:shd w:val="clear" w:color="auto" w:fill="FFFFFF"/>
        </w:rPr>
        <w:t>Paksula,2010</w:t>
      </w:r>
      <w:r w:rsidR="00591748" w:rsidRPr="00F11D2C">
        <w:rPr>
          <w:rFonts w:ascii="Arial" w:eastAsia="宋体" w:hAnsi="Arial" w:cs="Arial"/>
          <w:sz w:val="24"/>
          <w:szCs w:val="24"/>
        </w:rPr>
        <w:t>]</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连接，具体通过调用系</w:t>
      </w:r>
      <w:r w:rsidR="00913738">
        <w:rPr>
          <w:rFonts w:ascii="宋体" w:eastAsia="宋体" w:hAnsi="宋体" w:hint="eastAsia"/>
          <w:sz w:val="24"/>
          <w:szCs w:val="24"/>
        </w:rPr>
        <w:lastRenderedPageBreak/>
        <w:t>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r w:rsidR="00913738" w:rsidRPr="00A378BC">
        <w:rPr>
          <w:rFonts w:ascii="Arial" w:eastAsia="宋体" w:hAnsi="Arial" w:hint="eastAsia"/>
          <w:sz w:val="24"/>
          <w:szCs w:val="24"/>
        </w:rPr>
        <w:t>epoll</w:t>
      </w:r>
      <w:r w:rsidR="00913738">
        <w:rPr>
          <w:rFonts w:ascii="宋体" w:eastAsia="宋体" w:hAnsi="宋体" w:hint="eastAsia"/>
          <w:sz w:val="24"/>
          <w:szCs w:val="24"/>
        </w:rPr>
        <w:t>的方式实现</w:t>
      </w:r>
      <w:r w:rsidR="007B6124">
        <w:rPr>
          <w:rFonts w:ascii="Arial" w:eastAsia="宋体" w:hAnsi="Arial" w:cs="Arial" w:hint="eastAsia"/>
          <w:sz w:val="24"/>
          <w:szCs w:val="28"/>
        </w:rPr>
        <w:t>[</w:t>
      </w:r>
      <w:r w:rsidR="007B6124" w:rsidRPr="00AE52F5">
        <w:rPr>
          <w:rFonts w:ascii="Arial" w:eastAsia="宋体" w:hAnsi="Arial" w:cs="Arial"/>
          <w:sz w:val="24"/>
          <w:szCs w:val="28"/>
        </w:rPr>
        <w:t>凌质亿</w:t>
      </w:r>
      <w:r w:rsidR="007B6124">
        <w:rPr>
          <w:rFonts w:ascii="Arial" w:eastAsia="宋体" w:hAnsi="Arial" w:cs="Arial" w:hint="eastAsia"/>
          <w:sz w:val="24"/>
          <w:szCs w:val="28"/>
        </w:rPr>
        <w:t>,</w:t>
      </w:r>
      <w:r w:rsidR="007B6124">
        <w:rPr>
          <w:rFonts w:ascii="Arial" w:eastAsia="宋体" w:hAnsi="Arial" w:cs="Arial"/>
          <w:sz w:val="24"/>
          <w:szCs w:val="28"/>
        </w:rPr>
        <w:t>2013]</w:t>
      </w:r>
      <w:r w:rsidR="00913738">
        <w:rPr>
          <w:rFonts w:ascii="宋体" w:eastAsia="宋体" w:hAnsi="宋体" w:hint="eastAsia"/>
          <w:sz w:val="24"/>
          <w:szCs w:val="24"/>
        </w:rPr>
        <w:t>；由于是单线程的缘故，并不存在并发竞争的问题。由于上述的原因，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4A5E4CD2"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F52EBB" w:rsidRPr="00F11D2C">
        <w:rPr>
          <w:rFonts w:ascii="Arial" w:eastAsia="宋体" w:hAnsi="Arial" w:cs="Arial" w:hint="eastAsia"/>
          <w:sz w:val="24"/>
          <w:szCs w:val="24"/>
        </w:rPr>
        <w:t>[</w:t>
      </w:r>
      <w:r w:rsidR="00F52EBB" w:rsidRPr="00F11D2C">
        <w:rPr>
          <w:rFonts w:ascii="Arial" w:hAnsi="Arial" w:cs="Arial"/>
          <w:color w:val="222222"/>
          <w:sz w:val="24"/>
          <w:szCs w:val="24"/>
          <w:shd w:val="clear" w:color="auto" w:fill="FFFFFF"/>
        </w:rPr>
        <w:t>Ji et al.,2014</w:t>
      </w:r>
      <w:r w:rsidR="00F52EBB" w:rsidRPr="00F11D2C">
        <w:rPr>
          <w:rFonts w:ascii="Arial" w:eastAsia="宋体" w:hAnsi="Arial" w:cs="Arial"/>
          <w:sz w:val="24"/>
          <w:szCs w:val="24"/>
        </w:rPr>
        <w:t>]</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，并将写数据同步到从节点，从节点负责读数据。当主节点宕机时，需要一种机制能够自动切换主节点，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w:t>
      </w:r>
      <w:r w:rsidR="00F52EBB" w:rsidRPr="00F11D2C">
        <w:rPr>
          <w:rFonts w:ascii="Arial" w:eastAsia="宋体" w:hAnsi="Arial" w:cs="Arial"/>
          <w:sz w:val="24"/>
          <w:szCs w:val="24"/>
        </w:rPr>
        <w:t>[Xin et al.,2018]</w:t>
      </w:r>
      <w:r>
        <w:rPr>
          <w:rFonts w:ascii="宋体" w:eastAsia="宋体" w:hAnsi="宋体" w:hint="eastAsia"/>
          <w:sz w:val="24"/>
          <w:szCs w:val="24"/>
        </w:rPr>
        <w:t>。哨兵是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10" w:name="_Toc36987954"/>
      <w:r w:rsidRPr="00D24518">
        <w:rPr>
          <w:rFonts w:eastAsia="宋体" w:cs="Arial" w:hint="eastAsia"/>
        </w:rPr>
        <w:t>异地多活技术</w:t>
      </w:r>
      <w:bookmarkEnd w:id="110"/>
    </w:p>
    <w:p w14:paraId="48DCBE5D" w14:textId="2F630E1A"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w:t>
      </w:r>
      <w:r w:rsidR="00902B31">
        <w:rPr>
          <w:rFonts w:ascii="Arial" w:eastAsia="宋体" w:hAnsi="Arial" w:cs="Arial"/>
          <w:sz w:val="24"/>
          <w:szCs w:val="28"/>
        </w:rPr>
        <w:t>[</w:t>
      </w:r>
      <w:r w:rsidR="00902B31" w:rsidRPr="00550792">
        <w:rPr>
          <w:rFonts w:ascii="Arial" w:hAnsi="Arial" w:cs="Arial"/>
          <w:color w:val="222222"/>
          <w:sz w:val="24"/>
          <w:szCs w:val="24"/>
          <w:shd w:val="clear" w:color="auto" w:fill="FFFFFF"/>
        </w:rPr>
        <w:t>Testa</w:t>
      </w:r>
      <w:r w:rsidR="00902B31">
        <w:rPr>
          <w:rFonts w:ascii="Arial" w:hAnsi="Arial" w:cs="Arial"/>
          <w:color w:val="222222"/>
          <w:sz w:val="24"/>
          <w:szCs w:val="24"/>
          <w:shd w:val="clear" w:color="auto" w:fill="FFFFFF"/>
        </w:rPr>
        <w:t>,2004</w:t>
      </w:r>
      <w:r w:rsidR="00902B31">
        <w:rPr>
          <w:rFonts w:ascii="Arial" w:eastAsia="宋体" w:hAnsi="Arial" w:cs="Arial"/>
          <w:sz w:val="24"/>
          <w:szCs w:val="28"/>
        </w:rPr>
        <w:t>]</w:t>
      </w:r>
      <w:r w:rsidR="00D47841">
        <w:rPr>
          <w:rFonts w:ascii="宋体" w:eastAsia="宋体" w:hAnsi="宋体" w:hint="eastAsia"/>
          <w:sz w:val="24"/>
          <w:szCs w:val="28"/>
        </w:rPr>
        <w:t>。传统数据中心采用“两地三中心”模式，即生产中心、同城备份中心、异地灾备中心，多活是指中心之间没有主备关心，每一个中心都有生产，</w:t>
      </w:r>
      <w:r w:rsidR="00635582">
        <w:rPr>
          <w:rFonts w:ascii="宋体" w:eastAsia="宋体" w:hAnsi="宋体" w:hint="eastAsia"/>
          <w:sz w:val="24"/>
          <w:szCs w:val="28"/>
        </w:rPr>
        <w:t>互为</w:t>
      </w:r>
      <w:r w:rsidR="00D47841">
        <w:rPr>
          <w:rFonts w:ascii="宋体" w:eastAsia="宋体" w:hAnsi="宋体" w:hint="eastAsia"/>
          <w:sz w:val="24"/>
          <w:szCs w:val="28"/>
        </w:rPr>
        <w:t>灾备</w:t>
      </w:r>
      <w:r w:rsidR="00C75FB3">
        <w:rPr>
          <w:rFonts w:ascii="Arial" w:eastAsia="宋体" w:hAnsi="Arial" w:cs="Arial"/>
          <w:sz w:val="24"/>
          <w:szCs w:val="28"/>
        </w:rPr>
        <w:t>[</w:t>
      </w:r>
      <w:r w:rsidR="00C75FB3" w:rsidRPr="00007E91">
        <w:rPr>
          <w:rFonts w:ascii="Arial" w:hAnsi="Arial" w:cs="Arial"/>
          <w:color w:val="222222"/>
          <w:sz w:val="24"/>
          <w:szCs w:val="24"/>
          <w:shd w:val="clear" w:color="auto" w:fill="FFFFFF"/>
        </w:rPr>
        <w:t>Naseh</w:t>
      </w:r>
      <w:r w:rsidR="00C75FB3">
        <w:rPr>
          <w:rFonts w:ascii="Arial" w:hAnsi="Arial" w:cs="Arial"/>
          <w:color w:val="222222"/>
          <w:sz w:val="24"/>
          <w:szCs w:val="24"/>
          <w:shd w:val="clear" w:color="auto" w:fill="FFFFFF"/>
        </w:rPr>
        <w:t xml:space="preserve"> et al.,2010</w:t>
      </w:r>
      <w:r w:rsidR="00C75FB3">
        <w:rPr>
          <w:rFonts w:ascii="Arial" w:eastAsia="宋体" w:hAnsi="Arial" w:cs="Arial"/>
          <w:sz w:val="24"/>
          <w:szCs w:val="28"/>
        </w:rPr>
        <w:t>]</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lastRenderedPageBreak/>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4185E9FE" w14:textId="77777777" w:rsidR="00370972" w:rsidRDefault="00543BC8" w:rsidP="00370972">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972E6E" w:rsidRPr="00F11D2C">
        <w:rPr>
          <w:rFonts w:ascii="Arial" w:eastAsia="宋体" w:hAnsi="Arial" w:cs="Arial" w:hint="eastAsia"/>
          <w:sz w:val="24"/>
          <w:szCs w:val="24"/>
        </w:rPr>
        <w:t>[</w:t>
      </w:r>
      <w:r w:rsidR="00972E6E" w:rsidRPr="00F11D2C">
        <w:rPr>
          <w:rFonts w:ascii="Arial" w:eastAsia="宋体" w:hAnsi="Arial" w:cs="Arial"/>
          <w:sz w:val="24"/>
          <w:szCs w:val="24"/>
        </w:rPr>
        <w:t xml:space="preserve">Kanagavelu </w:t>
      </w:r>
      <w:r w:rsidR="00972E6E" w:rsidRPr="00F11D2C">
        <w:rPr>
          <w:rFonts w:ascii="Arial" w:eastAsia="宋体" w:hAnsi="Arial" w:cs="Arial"/>
          <w:kern w:val="0"/>
          <w:sz w:val="24"/>
          <w:szCs w:val="24"/>
        </w:rPr>
        <w:t>et al.,2013</w:t>
      </w:r>
      <w:r w:rsidR="00972E6E" w:rsidRPr="00F11D2C">
        <w:rPr>
          <w:rFonts w:ascii="Arial" w:eastAsia="宋体" w:hAnsi="Arial" w:cs="Arial"/>
          <w:sz w:val="24"/>
          <w:szCs w:val="24"/>
        </w:rPr>
        <w:t>]</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p>
    <w:p w14:paraId="54FA0C32" w14:textId="5AF6FE91" w:rsidR="0001217C" w:rsidRPr="00430975" w:rsidRDefault="00370972" w:rsidP="00370972">
      <w:pPr>
        <w:spacing w:line="360" w:lineRule="auto"/>
        <w:ind w:firstLineChars="200" w:firstLine="480"/>
        <w:rPr>
          <w:rFonts w:ascii="宋体" w:eastAsia="宋体" w:hAnsi="宋体"/>
          <w:sz w:val="24"/>
          <w:szCs w:val="28"/>
        </w:rPr>
      </w:pPr>
      <w:r>
        <w:rPr>
          <w:rFonts w:ascii="宋体" w:eastAsia="宋体" w:hAnsi="宋体" w:hint="eastAsia"/>
          <w:sz w:val="24"/>
          <w:szCs w:val="28"/>
        </w:rPr>
        <w:t>DRC消息同步属于弱一致性，即最终一致性，无法满足数据有强一致性</w:t>
      </w:r>
      <w:r w:rsidR="00E503FB">
        <w:rPr>
          <w:rFonts w:ascii="Arial" w:eastAsia="宋体" w:hAnsi="Arial" w:cs="Arial" w:hint="eastAsia"/>
          <w:sz w:val="24"/>
          <w:szCs w:val="28"/>
        </w:rPr>
        <w:t>[</w:t>
      </w:r>
      <w:r w:rsidR="00E503FB">
        <w:rPr>
          <w:rFonts w:ascii="Arial" w:eastAsia="宋体" w:hAnsi="Arial" w:cs="Arial"/>
          <w:sz w:val="24"/>
          <w:szCs w:val="28"/>
        </w:rPr>
        <w:t>Kraska et al.,2013]</w:t>
      </w:r>
      <w:r>
        <w:rPr>
          <w:rFonts w:ascii="宋体" w:eastAsia="宋体" w:hAnsi="宋体" w:hint="eastAsia"/>
          <w:sz w:val="24"/>
          <w:szCs w:val="28"/>
        </w:rPr>
        <w:t>需求的应用</w:t>
      </w:r>
      <w:r w:rsidR="0001217C">
        <w:rPr>
          <w:rFonts w:ascii="宋体" w:eastAsia="宋体" w:hAnsi="宋体" w:hint="eastAsia"/>
          <w:sz w:val="24"/>
          <w:szCs w:val="28"/>
        </w:rPr>
        <w:t>，</w:t>
      </w:r>
      <w:r>
        <w:rPr>
          <w:rFonts w:ascii="宋体" w:eastAsia="宋体" w:hAnsi="宋体" w:hint="eastAsia"/>
          <w:sz w:val="24"/>
          <w:szCs w:val="28"/>
        </w:rPr>
        <w:t>因此</w:t>
      </w:r>
      <w:r w:rsidR="0001217C">
        <w:rPr>
          <w:rFonts w:ascii="宋体" w:eastAsia="宋体" w:hAnsi="宋体" w:hint="eastAsia"/>
          <w:sz w:val="24"/>
          <w:szCs w:val="28"/>
        </w:rPr>
        <w:t>饿了么多活提供了强一致性方案（</w:t>
      </w:r>
      <w:r w:rsidR="0001217C" w:rsidRPr="00A378BC">
        <w:rPr>
          <w:rFonts w:ascii="Arial" w:eastAsia="宋体" w:hAnsi="Arial" w:hint="eastAsia"/>
          <w:sz w:val="24"/>
          <w:szCs w:val="28"/>
        </w:rPr>
        <w:t>G</w:t>
      </w:r>
      <w:r w:rsidR="0001217C" w:rsidRPr="00A378BC">
        <w:rPr>
          <w:rFonts w:ascii="Arial" w:eastAsia="宋体" w:hAnsi="Arial"/>
          <w:sz w:val="24"/>
          <w:szCs w:val="28"/>
        </w:rPr>
        <w:t>lobal</w:t>
      </w:r>
      <w:r w:rsidR="0001217C">
        <w:rPr>
          <w:rFonts w:ascii="宋体" w:eastAsia="宋体" w:hAnsi="宋体"/>
          <w:sz w:val="24"/>
          <w:szCs w:val="28"/>
        </w:rPr>
        <w:t xml:space="preserve"> </w:t>
      </w:r>
      <w:r w:rsidR="0001217C" w:rsidRPr="00A378BC">
        <w:rPr>
          <w:rFonts w:ascii="Arial" w:eastAsia="宋体" w:hAnsi="Arial"/>
          <w:sz w:val="24"/>
          <w:szCs w:val="28"/>
        </w:rPr>
        <w:t>Zone</w:t>
      </w:r>
      <w:r w:rsidR="0001217C">
        <w:rPr>
          <w:rFonts w:ascii="宋体" w:eastAsia="宋体" w:hAnsi="宋体" w:hint="eastAsia"/>
          <w:sz w:val="24"/>
          <w:szCs w:val="28"/>
        </w:rPr>
        <w:t>），</w:t>
      </w:r>
      <w:r w:rsidR="0001217C" w:rsidRPr="00A378BC">
        <w:rPr>
          <w:rFonts w:ascii="Arial" w:eastAsia="宋体" w:hAnsi="Arial" w:hint="eastAsia"/>
          <w:sz w:val="24"/>
          <w:szCs w:val="28"/>
        </w:rPr>
        <w:t>Globa</w:t>
      </w:r>
      <w:r w:rsidR="00543FC3">
        <w:rPr>
          <w:rFonts w:ascii="Arial" w:eastAsia="宋体" w:hAnsi="Arial" w:hint="eastAsia"/>
          <w:sz w:val="24"/>
          <w:szCs w:val="28"/>
        </w:rPr>
        <w:t>l</w:t>
      </w:r>
      <w:r w:rsidR="0001217C">
        <w:rPr>
          <w:rFonts w:ascii="宋体" w:eastAsia="宋体" w:hAnsi="宋体"/>
          <w:sz w:val="24"/>
          <w:szCs w:val="28"/>
        </w:rPr>
        <w:t xml:space="preserve"> </w:t>
      </w:r>
      <w:r w:rsidR="0001217C" w:rsidRPr="00A378BC">
        <w:rPr>
          <w:rFonts w:ascii="Arial" w:eastAsia="宋体" w:hAnsi="Arial" w:hint="eastAsia"/>
          <w:sz w:val="24"/>
          <w:szCs w:val="28"/>
        </w:rPr>
        <w:t>Zone</w:t>
      </w:r>
      <w:r w:rsidR="0001217C">
        <w:rPr>
          <w:rFonts w:ascii="宋体" w:eastAsia="宋体" w:hAnsi="宋体" w:hint="eastAsia"/>
          <w:sz w:val="24"/>
          <w:szCs w:val="28"/>
        </w:rPr>
        <w:t>是一种跨机房的读写分离机制，所有的写操作均被定向到一个</w:t>
      </w:r>
      <w:r w:rsidR="0001217C" w:rsidRPr="00A378BC">
        <w:rPr>
          <w:rFonts w:ascii="Arial" w:eastAsia="宋体" w:hAnsi="Arial" w:hint="eastAsia"/>
          <w:sz w:val="24"/>
          <w:szCs w:val="28"/>
        </w:rPr>
        <w:t>Master</w:t>
      </w:r>
      <w:r w:rsidR="0001217C">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5011F188" w:rsidR="0018235C" w:rsidRPr="0018235C" w:rsidRDefault="0018235C" w:rsidP="0018235C">
      <w:pPr>
        <w:pStyle w:val="af8"/>
        <w:rPr>
          <w:rFonts w:ascii="宋体" w:hAnsi="宋体"/>
          <w:szCs w:val="28"/>
        </w:rPr>
      </w:pPr>
      <w:bookmarkStart w:id="111" w:name="_Toc36988004"/>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饿了么多活架构</w:t>
      </w:r>
      <w:bookmarkEnd w:id="111"/>
    </w:p>
    <w:p w14:paraId="7D1EF6D2" w14:textId="17E4F05A" w:rsidR="00472E28" w:rsidRDefault="00472E28" w:rsidP="009F02EA">
      <w:pPr>
        <w:pStyle w:val="2"/>
        <w:numPr>
          <w:ilvl w:val="1"/>
          <w:numId w:val="52"/>
        </w:numPr>
        <w:rPr>
          <w:rFonts w:eastAsia="宋体" w:cs="Arial"/>
        </w:rPr>
      </w:pPr>
      <w:bookmarkStart w:id="112" w:name="_Toc25947924"/>
      <w:bookmarkStart w:id="113" w:name="_Toc36642689"/>
      <w:bookmarkStart w:id="114" w:name="_Toc36643261"/>
      <w:bookmarkStart w:id="115" w:name="_Toc36732784"/>
      <w:bookmarkStart w:id="116" w:name="_Toc36987955"/>
      <w:r w:rsidRPr="00472E28">
        <w:rPr>
          <w:rFonts w:eastAsia="宋体" w:cs="Arial" w:hint="eastAsia"/>
        </w:rPr>
        <w:lastRenderedPageBreak/>
        <w:t>本章小结</w:t>
      </w:r>
      <w:bookmarkEnd w:id="112"/>
      <w:bookmarkEnd w:id="113"/>
      <w:bookmarkEnd w:id="114"/>
      <w:bookmarkEnd w:id="115"/>
      <w:bookmarkEnd w:id="116"/>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A378BC">
        <w:rPr>
          <w:rFonts w:ascii="Arial" w:eastAsia="宋体" w:hAnsi="Arial" w:hint="eastAsia"/>
          <w:sz w:val="24"/>
          <w:szCs w:val="24"/>
        </w:rPr>
        <w:t>SpringBoot</w:t>
      </w:r>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58D2B77B" w:rsidR="00D23094" w:rsidRPr="00D23094" w:rsidRDefault="00113281" w:rsidP="009F02EA">
      <w:pPr>
        <w:pStyle w:val="1"/>
        <w:numPr>
          <w:ilvl w:val="0"/>
          <w:numId w:val="52"/>
        </w:numPr>
      </w:pPr>
      <w:bookmarkStart w:id="117" w:name="_Toc25947925"/>
      <w:bookmarkStart w:id="118" w:name="_Toc36642690"/>
      <w:bookmarkStart w:id="119" w:name="_Toc36643262"/>
      <w:bookmarkStart w:id="120" w:name="_Toc36732785"/>
      <w:bookmarkStart w:id="121" w:name="_Toc36987956"/>
      <w:r>
        <w:rPr>
          <w:rFonts w:hint="eastAsia"/>
        </w:rPr>
        <w:lastRenderedPageBreak/>
        <w:t>系统分析与设计</w:t>
      </w:r>
      <w:bookmarkEnd w:id="117"/>
      <w:bookmarkEnd w:id="118"/>
      <w:bookmarkEnd w:id="119"/>
      <w:bookmarkEnd w:id="120"/>
      <w:bookmarkEnd w:id="121"/>
    </w:p>
    <w:p w14:paraId="06C5FE50" w14:textId="77B979C6" w:rsidR="001F29E4" w:rsidRPr="00A37C91" w:rsidRDefault="007909CD" w:rsidP="009F02EA">
      <w:pPr>
        <w:pStyle w:val="2"/>
        <w:numPr>
          <w:ilvl w:val="1"/>
          <w:numId w:val="52"/>
        </w:numPr>
      </w:pPr>
      <w:bookmarkStart w:id="122" w:name="_Toc36642691"/>
      <w:bookmarkStart w:id="123" w:name="_Toc36643263"/>
      <w:bookmarkStart w:id="124" w:name="_Toc36732786"/>
      <w:bookmarkStart w:id="125" w:name="_Toc36987957"/>
      <w:r>
        <w:rPr>
          <w:rFonts w:hint="eastAsia"/>
        </w:rPr>
        <w:t>系统边界</w:t>
      </w:r>
      <w:bookmarkEnd w:id="122"/>
      <w:bookmarkEnd w:id="123"/>
      <w:bookmarkEnd w:id="124"/>
      <w:bookmarkEnd w:id="125"/>
    </w:p>
    <w:p w14:paraId="6083CC97" w14:textId="4CA9C110" w:rsidR="00950A6A" w:rsidRDefault="00B969F9" w:rsidP="00B11998">
      <w:pPr>
        <w:spacing w:line="360" w:lineRule="auto"/>
        <w:ind w:firstLineChars="200" w:firstLine="480"/>
        <w:rPr>
          <w:ins w:id="126"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w:t>
      </w:r>
      <w:r w:rsidR="00A810A3">
        <w:rPr>
          <w:rFonts w:ascii="宋体" w:eastAsia="宋体" w:hAnsi="宋体" w:hint="eastAsia"/>
          <w:sz w:val="24"/>
          <w:szCs w:val="24"/>
        </w:rPr>
        <w:t>用户</w:t>
      </w:r>
      <w:r w:rsidR="000E20FC">
        <w:rPr>
          <w:rFonts w:ascii="宋体" w:eastAsia="宋体" w:hAnsi="宋体" w:hint="eastAsia"/>
          <w:sz w:val="24"/>
          <w:szCs w:val="24"/>
        </w:rPr>
        <w:t>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35FCCE5B" w:rsidR="00EB774E" w:rsidRDefault="00B63686" w:rsidP="00B63686">
      <w:pPr>
        <w:pStyle w:val="af8"/>
        <w:rPr>
          <w:rFonts w:ascii="宋体" w:hAnsi="宋体"/>
          <w:szCs w:val="24"/>
        </w:rPr>
      </w:pPr>
      <w:bookmarkStart w:id="127" w:name="_Toc36736569"/>
      <w:bookmarkStart w:id="128" w:name="_Toc3698800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Pr>
          <w:rFonts w:hint="eastAsia"/>
        </w:rPr>
        <w:t>系统边界</w:t>
      </w:r>
      <w:bookmarkEnd w:id="127"/>
      <w:bookmarkEnd w:id="128"/>
    </w:p>
    <w:p w14:paraId="2D39F92E" w14:textId="21819BBD" w:rsidR="00FE2CD8" w:rsidRDefault="00950A6A" w:rsidP="009F02EA">
      <w:pPr>
        <w:pStyle w:val="2"/>
        <w:numPr>
          <w:ilvl w:val="1"/>
          <w:numId w:val="52"/>
        </w:numPr>
      </w:pPr>
      <w:bookmarkStart w:id="129" w:name="_Toc36642692"/>
      <w:bookmarkStart w:id="130" w:name="_Toc36643264"/>
      <w:bookmarkStart w:id="131" w:name="_Toc36732787"/>
      <w:bookmarkStart w:id="132" w:name="_Toc36987958"/>
      <w:r>
        <w:rPr>
          <w:rFonts w:hint="eastAsia"/>
        </w:rPr>
        <w:lastRenderedPageBreak/>
        <w:t>业务描述</w:t>
      </w:r>
      <w:bookmarkEnd w:id="129"/>
      <w:bookmarkEnd w:id="130"/>
      <w:bookmarkEnd w:id="131"/>
      <w:bookmarkEnd w:id="132"/>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3" w:name="_Toc36736491"/>
      <w:bookmarkStart w:id="134" w:name="_Toc3698804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3"/>
      <w:bookmarkEnd w:id="134"/>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5"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6" w:name="_Toc36642693"/>
      <w:bookmarkStart w:id="137" w:name="_Toc36643265"/>
      <w:bookmarkStart w:id="138" w:name="_Toc36732788"/>
      <w:bookmarkStart w:id="139" w:name="_Toc36987959"/>
      <w:r w:rsidRPr="002277AC">
        <w:rPr>
          <w:rFonts w:hint="eastAsia"/>
        </w:rPr>
        <w:lastRenderedPageBreak/>
        <w:t>需求分析</w:t>
      </w:r>
      <w:bookmarkEnd w:id="136"/>
      <w:bookmarkEnd w:id="137"/>
      <w:bookmarkEnd w:id="138"/>
      <w:bookmarkEnd w:id="139"/>
    </w:p>
    <w:p w14:paraId="6D7AF421" w14:textId="005A0512" w:rsidR="006C37C0" w:rsidRDefault="00712DB8" w:rsidP="009F02EA">
      <w:pPr>
        <w:pStyle w:val="3"/>
        <w:numPr>
          <w:ilvl w:val="2"/>
          <w:numId w:val="52"/>
        </w:numPr>
      </w:pPr>
      <w:bookmarkStart w:id="140" w:name="_Toc36642694"/>
      <w:bookmarkStart w:id="141" w:name="_Toc36643266"/>
      <w:bookmarkStart w:id="142" w:name="_Toc36732789"/>
      <w:bookmarkStart w:id="143" w:name="_Toc36987960"/>
      <w:r>
        <w:rPr>
          <w:rFonts w:hint="eastAsia"/>
        </w:rPr>
        <w:t>规则</w:t>
      </w:r>
      <w:r w:rsidR="002235C6">
        <w:rPr>
          <w:rFonts w:hint="eastAsia"/>
        </w:rPr>
        <w:t>管理</w:t>
      </w:r>
      <w:bookmarkEnd w:id="135"/>
      <w:bookmarkEnd w:id="140"/>
      <w:bookmarkEnd w:id="141"/>
      <w:bookmarkEnd w:id="142"/>
      <w:r w:rsidR="00D14EEE">
        <w:rPr>
          <w:rFonts w:hint="eastAsia"/>
        </w:rPr>
        <w:t>功能</w:t>
      </w:r>
      <w:bookmarkEnd w:id="143"/>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D77D9B3" w:rsidR="00824A14" w:rsidRDefault="00B63686" w:rsidP="00B63686">
      <w:pPr>
        <w:pStyle w:val="af8"/>
      </w:pPr>
      <w:bookmarkStart w:id="144" w:name="_Toc36736570"/>
      <w:bookmarkStart w:id="145" w:name="_Toc3698800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455921">
        <w:rPr>
          <w:rFonts w:hint="eastAsia"/>
        </w:rPr>
        <w:t>规则管理用例图</w:t>
      </w:r>
      <w:bookmarkEnd w:id="144"/>
      <w:bookmarkEnd w:id="145"/>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46" w:name="_Toc36736492"/>
      <w:bookmarkStart w:id="147" w:name="_Toc3698804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46"/>
      <w:bookmarkEnd w:id="14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8" w:name="OLE_LINK13"/>
            <w:bookmarkStart w:id="149" w:name="OLE_LINK14"/>
            <w:r>
              <w:rPr>
                <w:rFonts w:ascii="Arial" w:eastAsia="宋体" w:hAnsi="Arial" w:cs="Arial" w:hint="eastAsia"/>
                <w:szCs w:val="21"/>
              </w:rPr>
              <w:t>用户已经通过权限认证</w:t>
            </w:r>
            <w:bookmarkEnd w:id="148"/>
            <w:bookmarkEnd w:id="149"/>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0" w:name="_Toc36736493"/>
      <w:bookmarkStart w:id="151" w:name="_Toc3698804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0"/>
      <w:bookmarkEnd w:id="15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3FC986C"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2" w:name="_Toc36736494"/>
      <w:bookmarkStart w:id="153" w:name="_Toc3698804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2"/>
      <w:bookmarkEnd w:id="153"/>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4" w:name="_Toc36642695"/>
      <w:bookmarkStart w:id="155" w:name="_Toc36643267"/>
      <w:bookmarkStart w:id="156" w:name="_Toc36732790"/>
      <w:bookmarkStart w:id="157" w:name="_Toc36987961"/>
      <w:r>
        <w:rPr>
          <w:rFonts w:hint="eastAsia"/>
        </w:rPr>
        <w:t>规则预处理功能</w:t>
      </w:r>
      <w:bookmarkEnd w:id="154"/>
      <w:bookmarkEnd w:id="155"/>
      <w:bookmarkEnd w:id="156"/>
      <w:bookmarkEnd w:id="157"/>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DCE00AD" w:rsidR="00E623D1" w:rsidRDefault="00B63686" w:rsidP="00B63686">
      <w:pPr>
        <w:pStyle w:val="af8"/>
        <w:rPr>
          <w:rFonts w:ascii="宋体" w:hAnsi="宋体"/>
          <w:szCs w:val="24"/>
        </w:rPr>
      </w:pPr>
      <w:bookmarkStart w:id="158" w:name="_Toc36736571"/>
      <w:bookmarkStart w:id="159" w:name="_Toc36988007"/>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3</w:t>
      </w:r>
      <w:r w:rsidR="0018235C">
        <w:fldChar w:fldCharType="end"/>
      </w:r>
      <w:r>
        <w:t xml:space="preserve">  </w:t>
      </w:r>
      <w:r w:rsidRPr="00ED6B4F">
        <w:rPr>
          <w:rFonts w:hint="eastAsia"/>
        </w:rPr>
        <w:t>规则预处理用例图</w:t>
      </w:r>
      <w:bookmarkEnd w:id="158"/>
      <w:bookmarkEnd w:id="159"/>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01D7B810" w:rsidR="00B63686" w:rsidRDefault="00B63686" w:rsidP="00B63686">
      <w:pPr>
        <w:pStyle w:val="af8"/>
        <w:keepNext/>
      </w:pPr>
      <w:bookmarkStart w:id="160" w:name="_Toc36736495"/>
      <w:bookmarkStart w:id="161" w:name="_Toc3698804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00283336" w:rsidRPr="006A57C9">
        <w:rPr>
          <w:rFonts w:hint="eastAsia"/>
        </w:rPr>
        <w:t>构建</w:t>
      </w:r>
      <w:r w:rsidRPr="006A57C9">
        <w:rPr>
          <w:rFonts w:hint="eastAsia"/>
        </w:rPr>
        <w:t>检查规则用例图</w:t>
      </w:r>
      <w:bookmarkEnd w:id="160"/>
      <w:bookmarkEnd w:id="16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5C139DE" w:rsidR="00B63686" w:rsidRDefault="00B63686" w:rsidP="00B63686">
      <w:pPr>
        <w:pStyle w:val="af8"/>
        <w:keepNext/>
      </w:pPr>
      <w:bookmarkStart w:id="162" w:name="_Toc36736496"/>
      <w:bookmarkStart w:id="163" w:name="_Toc3698804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00283336" w:rsidRPr="003E6A0F">
        <w:rPr>
          <w:rFonts w:hint="eastAsia"/>
        </w:rPr>
        <w:t>构建</w:t>
      </w:r>
      <w:r w:rsidRPr="003E6A0F">
        <w:rPr>
          <w:rFonts w:hint="eastAsia"/>
        </w:rPr>
        <w:t>生效范围用例图</w:t>
      </w:r>
      <w:bookmarkEnd w:id="162"/>
      <w:bookmarkEnd w:id="163"/>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和执行范围组合成</w:t>
      </w:r>
      <w:r w:rsidR="00F80857">
        <w:rPr>
          <w:rFonts w:ascii="宋体" w:eastAsia="宋体" w:hAnsi="宋体" w:hint="eastAsia"/>
          <w:sz w:val="24"/>
          <w:szCs w:val="24"/>
        </w:rPr>
        <w:t>执行单元。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22590831" w:rsidR="00B63686" w:rsidRDefault="00B63686" w:rsidP="00B63686">
      <w:pPr>
        <w:pStyle w:val="af8"/>
        <w:keepNext/>
      </w:pPr>
      <w:bookmarkStart w:id="164" w:name="_Toc36736497"/>
      <w:bookmarkStart w:id="165" w:name="_Toc3698804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64"/>
      <w:bookmarkEnd w:id="165"/>
      <w:r w:rsidR="001118BB">
        <w:rPr>
          <w:rFonts w:hint="eastAsia"/>
        </w:rPr>
        <w:t>表</w:t>
      </w:r>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6" w:name="_Toc36642696"/>
      <w:bookmarkStart w:id="167" w:name="_Toc36643268"/>
      <w:bookmarkStart w:id="168" w:name="_Toc36732791"/>
      <w:bookmarkStart w:id="169" w:name="_Toc36987962"/>
      <w:r>
        <w:rPr>
          <w:rFonts w:hint="eastAsia"/>
        </w:rPr>
        <w:t>审核流程管理功能</w:t>
      </w:r>
      <w:bookmarkEnd w:id="166"/>
      <w:bookmarkEnd w:id="167"/>
      <w:bookmarkEnd w:id="168"/>
      <w:bookmarkEnd w:id="169"/>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647291FA" w:rsidR="00AF3823" w:rsidRPr="00AE6D41" w:rsidRDefault="00B63686" w:rsidP="00B63686">
      <w:pPr>
        <w:pStyle w:val="af8"/>
        <w:rPr>
          <w:rFonts w:ascii="宋体" w:hAnsi="宋体"/>
          <w:szCs w:val="24"/>
        </w:rPr>
      </w:pPr>
      <w:bookmarkStart w:id="170" w:name="_Toc36736572"/>
      <w:bookmarkStart w:id="171" w:name="_Toc3698800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844E60">
        <w:rPr>
          <w:rFonts w:hint="eastAsia"/>
        </w:rPr>
        <w:t>审核流程用例图</w:t>
      </w:r>
      <w:bookmarkEnd w:id="170"/>
      <w:bookmarkEnd w:id="171"/>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2" w:name="_Toc36736498"/>
      <w:bookmarkStart w:id="173" w:name="_Toc3698804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2"/>
      <w:bookmarkEnd w:id="17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2C8EC96B" w:rsidR="00563E78" w:rsidRDefault="00563E78" w:rsidP="00563E78">
      <w:pPr>
        <w:pStyle w:val="af8"/>
        <w:rPr>
          <w:rFonts w:ascii="宋体" w:hAnsi="宋体"/>
          <w:szCs w:val="24"/>
        </w:rPr>
      </w:pPr>
      <w:bookmarkStart w:id="174" w:name="_Toc36736573"/>
      <w:bookmarkStart w:id="175" w:name="_Toc36988009"/>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5</w:t>
      </w:r>
      <w:r w:rsidR="0018235C">
        <w:fldChar w:fldCharType="end"/>
      </w:r>
      <w:r>
        <w:t xml:space="preserve">  </w:t>
      </w:r>
      <w:bookmarkEnd w:id="174"/>
      <w:r w:rsidR="006578EE">
        <w:rPr>
          <w:rFonts w:ascii="宋体" w:hAnsi="宋体" w:hint="eastAsia"/>
          <w:szCs w:val="24"/>
        </w:rPr>
        <w:t>审核权转移流程图</w:t>
      </w:r>
      <w:bookmarkEnd w:id="175"/>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76" w:name="_Toc36736499"/>
      <w:bookmarkStart w:id="177" w:name="_Toc3698804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76"/>
      <w:bookmarkEnd w:id="177"/>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4E812338" w:rsidR="00F23117" w:rsidRDefault="00F23117" w:rsidP="00F23117">
      <w:pPr>
        <w:pStyle w:val="af8"/>
        <w:keepNext/>
      </w:pPr>
      <w:bookmarkStart w:id="178" w:name="_Toc36988050"/>
      <w:r>
        <w:t>表</w:t>
      </w:r>
      <w:r>
        <w:t xml:space="preserve"> </w:t>
      </w:r>
      <w:r w:rsidR="00601C4A">
        <w:rPr>
          <w:rFonts w:hint="eastAsia"/>
        </w:rPr>
        <w:t>3</w:t>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79" w:name="_Toc36642697"/>
      <w:bookmarkStart w:id="180" w:name="_Toc36643269"/>
      <w:bookmarkStart w:id="181" w:name="_Toc36732792"/>
      <w:bookmarkStart w:id="182" w:name="_Toc36987963"/>
      <w:r>
        <w:rPr>
          <w:rFonts w:hint="eastAsia"/>
        </w:rPr>
        <w:t>规则应用</w:t>
      </w:r>
      <w:r w:rsidR="00C020F6">
        <w:rPr>
          <w:rFonts w:hint="eastAsia"/>
        </w:rPr>
        <w:t>功能</w:t>
      </w:r>
      <w:bookmarkEnd w:id="179"/>
      <w:bookmarkEnd w:id="180"/>
      <w:bookmarkEnd w:id="181"/>
      <w:bookmarkEnd w:id="182"/>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1D056819" w:rsidR="00F6611D" w:rsidRDefault="00FD189F" w:rsidP="00FD189F">
      <w:pPr>
        <w:pStyle w:val="af8"/>
        <w:rPr>
          <w:rFonts w:ascii="宋体" w:hAnsi="宋体"/>
          <w:szCs w:val="24"/>
        </w:rPr>
      </w:pPr>
      <w:bookmarkStart w:id="183" w:name="_Toc36736574"/>
      <w:bookmarkStart w:id="184" w:name="_Toc3698801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6</w:t>
      </w:r>
      <w:r w:rsidR="0018235C">
        <w:fldChar w:fldCharType="end"/>
      </w:r>
      <w:r>
        <w:t xml:space="preserve">  </w:t>
      </w:r>
      <w:r w:rsidRPr="00C81FF1">
        <w:rPr>
          <w:rFonts w:hint="eastAsia"/>
        </w:rPr>
        <w:t>业务处理用例图</w:t>
      </w:r>
      <w:bookmarkEnd w:id="183"/>
      <w:bookmarkEnd w:id="184"/>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8B81139" w:rsidR="00D40E2A" w:rsidRDefault="00FD189F" w:rsidP="00FD189F">
      <w:pPr>
        <w:pStyle w:val="af8"/>
        <w:rPr>
          <w:rFonts w:ascii="宋体" w:hAnsi="宋体"/>
          <w:szCs w:val="24"/>
        </w:rPr>
      </w:pPr>
      <w:bookmarkStart w:id="185" w:name="_Toc36736575"/>
      <w:bookmarkStart w:id="186" w:name="_Toc3698801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7</w:t>
      </w:r>
      <w:r w:rsidR="0018235C">
        <w:fldChar w:fldCharType="end"/>
      </w:r>
      <w:r>
        <w:t xml:space="preserve">  </w:t>
      </w:r>
      <w:r w:rsidRPr="00496CDC">
        <w:rPr>
          <w:rFonts w:hint="eastAsia"/>
        </w:rPr>
        <w:t>规则判定流程图</w:t>
      </w:r>
      <w:bookmarkEnd w:id="185"/>
      <w:bookmarkEnd w:id="186"/>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87" w:name="_Toc36736500"/>
      <w:bookmarkStart w:id="188" w:name="_Toc3698805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87"/>
      <w:bookmarkEnd w:id="18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26EB353F"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A378BC">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A378BC">
        <w:rPr>
          <w:rFonts w:ascii="Arial" w:eastAsia="宋体" w:hAnsi="Arial" w:hint="eastAsia"/>
          <w:sz w:val="24"/>
          <w:szCs w:val="24"/>
        </w:rPr>
        <w:t>A</w:t>
      </w:r>
      <w:r w:rsidR="008D33C2">
        <w:rPr>
          <w:rFonts w:ascii="宋体" w:eastAsia="宋体" w:hAnsi="宋体" w:hint="eastAsia"/>
          <w:sz w:val="24"/>
          <w:szCs w:val="24"/>
        </w:rPr>
        <w:t>机房和</w:t>
      </w:r>
      <w:r w:rsidR="008D33C2" w:rsidRPr="00A378BC">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3152A3">
        <w:rPr>
          <w:rFonts w:ascii="宋体" w:eastAsia="宋体" w:hAnsi="宋体" w:hint="eastAsia"/>
          <w:sz w:val="24"/>
          <w:szCs w:val="24"/>
        </w:rPr>
        <w:t>机房有一个</w:t>
      </w:r>
      <w:r w:rsidR="003152A3" w:rsidRPr="00A378BC">
        <w:rPr>
          <w:rFonts w:ascii="Arial" w:eastAsia="宋体" w:hAnsi="Arial" w:hint="eastAsia"/>
          <w:sz w:val="24"/>
          <w:szCs w:val="24"/>
        </w:rPr>
        <w:t>drc</w:t>
      </w:r>
      <w:r w:rsidR="003152A3">
        <w:rPr>
          <w:rFonts w:ascii="宋体" w:eastAsia="宋体" w:hAnsi="宋体" w:hint="eastAsia"/>
          <w:sz w:val="24"/>
          <w:szCs w:val="24"/>
        </w:rPr>
        <w:t>消息队列，当</w:t>
      </w:r>
      <w:r w:rsidR="003152A3" w:rsidRPr="00A378BC">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A378BC">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A378BC">
        <w:rPr>
          <w:rFonts w:ascii="Arial" w:eastAsia="宋体" w:hAnsi="Arial" w:hint="eastAsia"/>
          <w:sz w:val="24"/>
          <w:szCs w:val="24"/>
        </w:rPr>
        <w:t>A</w:t>
      </w:r>
      <w:r w:rsidR="009878B4">
        <w:rPr>
          <w:rFonts w:ascii="宋体" w:eastAsia="宋体" w:hAnsi="宋体" w:hint="eastAsia"/>
          <w:sz w:val="24"/>
          <w:szCs w:val="24"/>
        </w:rPr>
        <w:t>机房还监听着</w:t>
      </w:r>
      <w:r w:rsidR="009878B4" w:rsidRPr="00A378BC">
        <w:rPr>
          <w:rFonts w:ascii="Arial" w:eastAsia="宋体" w:hAnsi="Arial" w:hint="eastAsia"/>
          <w:sz w:val="24"/>
          <w:szCs w:val="24"/>
        </w:rPr>
        <w:t>B</w:t>
      </w:r>
      <w:r w:rsidR="009878B4">
        <w:rPr>
          <w:rFonts w:ascii="宋体" w:eastAsia="宋体" w:hAnsi="宋体" w:hint="eastAsia"/>
          <w:sz w:val="24"/>
          <w:szCs w:val="24"/>
        </w:rPr>
        <w:t>机房的</w:t>
      </w:r>
      <w:r w:rsidR="009878B4" w:rsidRPr="00A378BC">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A378BC">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A378BC">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E853EA">
        <w:rPr>
          <w:rFonts w:ascii="宋体" w:eastAsia="宋体" w:hAnsi="宋体" w:hint="eastAsia"/>
          <w:sz w:val="24"/>
          <w:szCs w:val="24"/>
        </w:rPr>
        <w:t>机房就会给</w:t>
      </w:r>
      <w:r w:rsidR="003152A3" w:rsidRPr="00A378BC">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A378BC">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A378BC">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A378BC">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A378BC">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5D5FCE">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89" w:name="_Toc36736501"/>
      <w:bookmarkStart w:id="190" w:name="_Toc3698805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89"/>
      <w:bookmarkEnd w:id="190"/>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A378BC">
              <w:rPr>
                <w:rFonts w:ascii="Arial" w:eastAsia="宋体" w:hAnsi="Arial" w:hint="eastAsia"/>
                <w:szCs w:val="21"/>
              </w:rPr>
              <w:t>d</w:t>
            </w:r>
            <w:r w:rsidR="00D5389C" w:rsidRPr="00A378BC">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A378BC">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A378BC">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1" w:name="_Toc36987964"/>
      <w:r>
        <w:rPr>
          <w:rFonts w:hint="eastAsia"/>
        </w:rPr>
        <w:t>非功能需求</w:t>
      </w:r>
      <w:bookmarkEnd w:id="191"/>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92" w:name="_Toc36642698"/>
      <w:bookmarkStart w:id="193" w:name="_Toc36643270"/>
      <w:bookmarkStart w:id="194" w:name="_Toc36732793"/>
      <w:bookmarkStart w:id="195" w:name="_Toc36987965"/>
      <w:bookmarkStart w:id="196" w:name="_Toc25947932"/>
      <w:r>
        <w:rPr>
          <w:rFonts w:hint="eastAsia"/>
        </w:rPr>
        <w:t>系统总体设计</w:t>
      </w:r>
      <w:bookmarkEnd w:id="192"/>
      <w:bookmarkEnd w:id="193"/>
      <w:bookmarkEnd w:id="194"/>
      <w:bookmarkEnd w:id="195"/>
    </w:p>
    <w:p w14:paraId="0D57067F" w14:textId="542DA4E9" w:rsidR="00C13A11" w:rsidRPr="00C13A11" w:rsidRDefault="00C13A11" w:rsidP="009F02EA">
      <w:pPr>
        <w:pStyle w:val="3"/>
        <w:numPr>
          <w:ilvl w:val="2"/>
          <w:numId w:val="52"/>
        </w:numPr>
      </w:pPr>
      <w:bookmarkStart w:id="197" w:name="_Toc36642699"/>
      <w:bookmarkStart w:id="198" w:name="_Toc36643271"/>
      <w:bookmarkStart w:id="199" w:name="_Toc36732794"/>
      <w:bookmarkStart w:id="200" w:name="_Toc36987966"/>
      <w:r>
        <w:rPr>
          <w:rFonts w:hint="eastAsia"/>
        </w:rPr>
        <w:t>规则设计</w:t>
      </w:r>
      <w:bookmarkEnd w:id="197"/>
      <w:bookmarkEnd w:id="198"/>
      <w:bookmarkEnd w:id="199"/>
      <w:bookmarkEnd w:id="200"/>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1EA6363E"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3B85782" w:rsidR="00FD189F" w:rsidRDefault="00FD189F" w:rsidP="00FD189F">
      <w:pPr>
        <w:pStyle w:val="af8"/>
        <w:keepNext/>
      </w:pPr>
      <w:bookmarkStart w:id="201" w:name="_Toc36736502"/>
      <w:bookmarkStart w:id="202" w:name="_Toc3698805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bookmarkEnd w:id="201"/>
      <w:bookmarkEnd w:id="202"/>
      <w:r w:rsidR="00807CE8">
        <w:rPr>
          <w:rFonts w:hint="eastAsia"/>
        </w:rPr>
        <w:t>检查</w:t>
      </w:r>
      <w:r w:rsidR="00FF41B1">
        <w:rPr>
          <w:rFonts w:hint="eastAsia"/>
        </w:rPr>
        <w:t>规则</w:t>
      </w:r>
      <w:r w:rsidR="002C6B45">
        <w:rPr>
          <w:rFonts w:hint="eastAsia"/>
        </w:rPr>
        <w:t>选项</w:t>
      </w:r>
      <w:r w:rsidR="00DC7B21">
        <w:rPr>
          <w:rFonts w:hint="eastAsia"/>
        </w:rPr>
        <w:t>表</w:t>
      </w:r>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规则名</w:t>
            </w:r>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商家呼单</w:t>
            </w:r>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商家呼单</w:t>
            </w:r>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商家呼单</w:t>
            </w:r>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40E3C72E" w:rsidR="00FD189F" w:rsidRDefault="00FD189F" w:rsidP="00FD189F">
      <w:pPr>
        <w:pStyle w:val="af8"/>
        <w:keepNext/>
      </w:pPr>
      <w:bookmarkStart w:id="203" w:name="_Toc36736503"/>
      <w:bookmarkStart w:id="204" w:name="_Toc3698805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203"/>
      <w:bookmarkEnd w:id="204"/>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A378BC">
              <w:rPr>
                <w:rFonts w:ascii="Arial" w:eastAsia="宋体" w:hAnsi="Arial" w:hint="eastAsia"/>
                <w:szCs w:val="21"/>
              </w:rPr>
              <w:t>i</w:t>
            </w:r>
            <w:r w:rsidR="00C13A11" w:rsidRPr="00A378BC">
              <w:rPr>
                <w:rFonts w:ascii="Arial" w:eastAsia="宋体" w:hAnsi="Arial"/>
                <w:szCs w:val="21"/>
              </w:rPr>
              <w:t>phone</w:t>
            </w:r>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72204852" w:rsidR="00FD189F" w:rsidRDefault="00FD189F" w:rsidP="00FD189F">
      <w:pPr>
        <w:pStyle w:val="af8"/>
        <w:keepNext/>
      </w:pPr>
      <w:bookmarkStart w:id="205" w:name="_Toc36736504"/>
      <w:bookmarkStart w:id="206" w:name="_Toc36988055"/>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5"/>
      <w:bookmarkEnd w:id="206"/>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07" w:name="_Toc36736505"/>
      <w:bookmarkStart w:id="208" w:name="_Toc3698805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07"/>
      <w:bookmarkEnd w:id="208"/>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09" w:name="_Toc36736506"/>
      <w:bookmarkStart w:id="210" w:name="_Toc3698805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09"/>
      <w:bookmarkEnd w:id="210"/>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5A772A39" w:rsidR="00C13A11" w:rsidRPr="00A708F4" w:rsidRDefault="001E1782" w:rsidP="00A708F4">
      <w:pPr>
        <w:spacing w:line="360" w:lineRule="auto"/>
        <w:ind w:firstLineChars="200" w:firstLine="480"/>
        <w:jc w:val="left"/>
        <w:rPr>
          <w:rFonts w:ascii="宋体" w:eastAsia="宋体" w:hAnsi="宋体"/>
          <w:sz w:val="24"/>
          <w:szCs w:val="24"/>
        </w:rPr>
      </w:pPr>
      <w:r w:rsidRPr="001E1782">
        <w:rPr>
          <w:rFonts w:ascii="宋体" w:eastAsia="宋体" w:hAnsi="宋体" w:hint="eastAsia"/>
          <w:sz w:val="24"/>
          <w:szCs w:val="24"/>
        </w:rPr>
        <w:t>超时消息表如表</w:t>
      </w:r>
      <w:r w:rsidRPr="001E1782">
        <w:rPr>
          <w:rFonts w:ascii="宋体" w:eastAsia="宋体" w:hAnsi="宋体"/>
          <w:sz w:val="24"/>
          <w:szCs w:val="24"/>
        </w:rPr>
        <w:t>3.1</w:t>
      </w:r>
      <w:r>
        <w:rPr>
          <w:rFonts w:ascii="宋体" w:eastAsia="宋体" w:hAnsi="宋体" w:hint="eastAsia"/>
          <w:sz w:val="24"/>
          <w:szCs w:val="24"/>
        </w:rPr>
        <w:t>8</w:t>
      </w:r>
      <w:r w:rsidRPr="001E1782">
        <w:rPr>
          <w:rFonts w:ascii="宋体" w:eastAsia="宋体" w:hAnsi="宋体"/>
          <w:sz w:val="24"/>
          <w:szCs w:val="24"/>
        </w:rPr>
        <w:t>所示，当订单或运单发生超时之后，系统就会发送一条超时消息到消息队列，以便监听到该消息队列的其他应用能够感知到超时。</w:t>
      </w:r>
    </w:p>
    <w:p w14:paraId="5AAAB5A6" w14:textId="21183A96" w:rsidR="00FD189F" w:rsidRDefault="00FD189F" w:rsidP="00FD189F">
      <w:pPr>
        <w:pStyle w:val="af8"/>
        <w:keepNext/>
      </w:pPr>
      <w:bookmarkStart w:id="211" w:name="_Toc36736507"/>
      <w:bookmarkStart w:id="212" w:name="_Toc36988058"/>
      <w:r>
        <w:t>表</w:t>
      </w:r>
      <w:r>
        <w:t xml:space="preserve"> </w:t>
      </w:r>
      <w:fldSimple w:instr=" STYLEREF 1 \s ">
        <w:r w:rsidR="00F23117">
          <w:rPr>
            <w:noProof/>
          </w:rPr>
          <w:t>3</w:t>
        </w:r>
      </w:fldSimple>
      <w:r w:rsidR="00F23117">
        <w:t>.</w:t>
      </w:r>
      <w:r w:rsidR="001E1782">
        <w:rPr>
          <w:rFonts w:hint="eastAsia"/>
        </w:rPr>
        <w:t>18</w:t>
      </w:r>
      <w:r>
        <w:t xml:space="preserve">  </w:t>
      </w:r>
      <w:r w:rsidR="001E1782" w:rsidRPr="001E1782">
        <w:rPr>
          <w:rFonts w:ascii="宋体" w:hAnsi="宋体" w:hint="eastAsia"/>
          <w:szCs w:val="24"/>
        </w:rPr>
        <w:t>超时消息</w:t>
      </w:r>
      <w:r w:rsidRPr="004310C0">
        <w:rPr>
          <w:rFonts w:hint="eastAsia"/>
        </w:rPr>
        <w:t>表</w:t>
      </w:r>
      <w:bookmarkEnd w:id="211"/>
      <w:bookmarkEnd w:id="21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A21C54" w:rsidRPr="00063B9A" w14:paraId="43F896BE" w14:textId="77777777" w:rsidTr="0044491E">
        <w:tc>
          <w:tcPr>
            <w:tcW w:w="2765" w:type="dxa"/>
          </w:tcPr>
          <w:p w14:paraId="332D589B" w14:textId="77777777" w:rsidR="00A21C54" w:rsidRPr="00063B9A" w:rsidRDefault="00A21C54" w:rsidP="0044491E">
            <w:pPr>
              <w:rPr>
                <w:rFonts w:ascii="宋体" w:eastAsia="宋体" w:hAnsi="宋体"/>
              </w:rPr>
            </w:pPr>
            <w:r w:rsidRPr="00063B9A">
              <w:rPr>
                <w:rFonts w:ascii="宋体" w:eastAsia="宋体" w:hAnsi="宋体" w:hint="eastAsia"/>
              </w:rPr>
              <w:t>字段名</w:t>
            </w:r>
          </w:p>
        </w:tc>
        <w:tc>
          <w:tcPr>
            <w:tcW w:w="2765" w:type="dxa"/>
          </w:tcPr>
          <w:p w14:paraId="6DAD0D7E" w14:textId="77777777" w:rsidR="00A21C54" w:rsidRPr="00063B9A" w:rsidRDefault="00A21C54" w:rsidP="0044491E">
            <w:pPr>
              <w:rPr>
                <w:rFonts w:ascii="宋体" w:eastAsia="宋体" w:hAnsi="宋体"/>
              </w:rPr>
            </w:pPr>
            <w:r w:rsidRPr="00063B9A">
              <w:rPr>
                <w:rFonts w:ascii="宋体" w:eastAsia="宋体" w:hAnsi="宋体" w:hint="eastAsia"/>
              </w:rPr>
              <w:t>类型</w:t>
            </w:r>
          </w:p>
        </w:tc>
        <w:tc>
          <w:tcPr>
            <w:tcW w:w="2766" w:type="dxa"/>
          </w:tcPr>
          <w:p w14:paraId="22EB9D27" w14:textId="77777777" w:rsidR="00A21C54" w:rsidRPr="00063B9A" w:rsidRDefault="00A21C54" w:rsidP="0044491E">
            <w:pPr>
              <w:rPr>
                <w:rFonts w:ascii="宋体" w:eastAsia="宋体" w:hAnsi="宋体"/>
              </w:rPr>
            </w:pPr>
            <w:r w:rsidRPr="00063B9A">
              <w:rPr>
                <w:rFonts w:ascii="宋体" w:eastAsia="宋体" w:hAnsi="宋体" w:hint="eastAsia"/>
              </w:rPr>
              <w:t>描述</w:t>
            </w:r>
          </w:p>
        </w:tc>
      </w:tr>
      <w:tr w:rsidR="00A21C54" w:rsidRPr="00063B9A" w14:paraId="3ACB9ABD" w14:textId="77777777" w:rsidTr="0044491E">
        <w:tc>
          <w:tcPr>
            <w:tcW w:w="2765" w:type="dxa"/>
          </w:tcPr>
          <w:p w14:paraId="32BBCBFE" w14:textId="77777777" w:rsidR="00A21C54" w:rsidRPr="00063B9A" w:rsidRDefault="00A21C54" w:rsidP="0044491E">
            <w:pPr>
              <w:rPr>
                <w:rFonts w:ascii="宋体" w:eastAsia="宋体" w:hAnsi="宋体"/>
              </w:rPr>
            </w:pPr>
            <w:r w:rsidRPr="00A378BC">
              <w:rPr>
                <w:rFonts w:ascii="Arial" w:eastAsia="宋体" w:hAnsi="Arial" w:hint="eastAsia"/>
              </w:rPr>
              <w:t>Type</w:t>
            </w:r>
          </w:p>
        </w:tc>
        <w:tc>
          <w:tcPr>
            <w:tcW w:w="2765" w:type="dxa"/>
          </w:tcPr>
          <w:p w14:paraId="698DA85C" w14:textId="77777777" w:rsidR="00A21C54" w:rsidRPr="00063B9A" w:rsidRDefault="00A21C54" w:rsidP="0044491E">
            <w:pPr>
              <w:rPr>
                <w:rFonts w:ascii="宋体" w:eastAsia="宋体" w:hAnsi="宋体"/>
              </w:rPr>
            </w:pPr>
            <w:r w:rsidRPr="00A378BC">
              <w:rPr>
                <w:rFonts w:ascii="Arial" w:eastAsia="宋体" w:hAnsi="Arial" w:hint="eastAsia"/>
              </w:rPr>
              <w:t>Integer</w:t>
            </w:r>
          </w:p>
        </w:tc>
        <w:tc>
          <w:tcPr>
            <w:tcW w:w="2766" w:type="dxa"/>
          </w:tcPr>
          <w:p w14:paraId="7A80D07F" w14:textId="77777777" w:rsidR="00A21C54" w:rsidRPr="00063B9A" w:rsidRDefault="00A21C54" w:rsidP="0044491E">
            <w:pPr>
              <w:rPr>
                <w:rFonts w:ascii="宋体" w:eastAsia="宋体" w:hAnsi="宋体"/>
              </w:rPr>
            </w:pPr>
            <w:r w:rsidRPr="00063B9A">
              <w:rPr>
                <w:rFonts w:ascii="宋体" w:eastAsia="宋体" w:hAnsi="宋体" w:hint="eastAsia"/>
                <w:sz w:val="24"/>
                <w:szCs w:val="24"/>
              </w:rPr>
              <w:t>消息代表的含义</w:t>
            </w:r>
          </w:p>
        </w:tc>
      </w:tr>
      <w:tr w:rsidR="00A21C54" w:rsidRPr="00063B9A" w14:paraId="409DEAD0" w14:textId="77777777" w:rsidTr="0044491E">
        <w:tc>
          <w:tcPr>
            <w:tcW w:w="2765" w:type="dxa"/>
          </w:tcPr>
          <w:p w14:paraId="2FFC0F37" w14:textId="77777777" w:rsidR="00A21C54" w:rsidRPr="00063B9A" w:rsidRDefault="00A21C54" w:rsidP="0044491E">
            <w:pPr>
              <w:rPr>
                <w:rFonts w:ascii="宋体" w:eastAsia="宋体" w:hAnsi="宋体"/>
              </w:rPr>
            </w:pPr>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
        </w:tc>
        <w:tc>
          <w:tcPr>
            <w:tcW w:w="2765" w:type="dxa"/>
          </w:tcPr>
          <w:p w14:paraId="73E0808D" w14:textId="77777777" w:rsidR="00A21C54" w:rsidRPr="00063B9A" w:rsidRDefault="00A21C54" w:rsidP="0044491E">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6B09DAF" w14:textId="77777777" w:rsidR="00A21C54" w:rsidRPr="00063B9A" w:rsidRDefault="00A21C54" w:rsidP="0044491E">
            <w:pPr>
              <w:rPr>
                <w:rFonts w:ascii="宋体" w:eastAsia="宋体" w:hAnsi="宋体"/>
              </w:rPr>
            </w:pPr>
            <w:r w:rsidRPr="00063B9A">
              <w:rPr>
                <w:rFonts w:ascii="宋体" w:eastAsia="宋体" w:hAnsi="宋体" w:hint="eastAsia"/>
              </w:rPr>
              <w:t>事件名称</w:t>
            </w:r>
          </w:p>
        </w:tc>
      </w:tr>
      <w:tr w:rsidR="00A21C54" w:rsidRPr="00063B9A" w14:paraId="0D2B38F7" w14:textId="77777777" w:rsidTr="0044491E">
        <w:tc>
          <w:tcPr>
            <w:tcW w:w="2765" w:type="dxa"/>
          </w:tcPr>
          <w:p w14:paraId="0545F5C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
        </w:tc>
        <w:tc>
          <w:tcPr>
            <w:tcW w:w="2765" w:type="dxa"/>
          </w:tcPr>
          <w:p w14:paraId="67F34A7B" w14:textId="77777777" w:rsidR="00A21C54" w:rsidRPr="00063B9A" w:rsidRDefault="00A21C54" w:rsidP="0044491E">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7B7D3370" w14:textId="77777777" w:rsidR="00A21C54" w:rsidRPr="00063B9A" w:rsidRDefault="00A21C54" w:rsidP="0044491E">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A21C54" w:rsidRPr="00063B9A" w14:paraId="33602521" w14:textId="77777777" w:rsidTr="0044491E">
        <w:tc>
          <w:tcPr>
            <w:tcW w:w="2765" w:type="dxa"/>
          </w:tcPr>
          <w:p w14:paraId="4E351726"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
        </w:tc>
        <w:tc>
          <w:tcPr>
            <w:tcW w:w="2765" w:type="dxa"/>
          </w:tcPr>
          <w:p w14:paraId="65C5E837"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746A76E5" w14:textId="77777777" w:rsidR="00A21C54" w:rsidRPr="00063B9A" w:rsidRDefault="00A21C54" w:rsidP="0044491E">
            <w:pPr>
              <w:rPr>
                <w:rFonts w:ascii="宋体" w:eastAsia="宋体" w:hAnsi="宋体"/>
              </w:rPr>
            </w:pPr>
            <w:r w:rsidRPr="00063B9A">
              <w:rPr>
                <w:rFonts w:ascii="宋体" w:eastAsia="宋体" w:hAnsi="宋体" w:hint="eastAsia"/>
              </w:rPr>
              <w:t>超时时间</w:t>
            </w:r>
          </w:p>
        </w:tc>
      </w:tr>
      <w:tr w:rsidR="00A21C54" w:rsidRPr="00063B9A" w14:paraId="56920202" w14:textId="77777777" w:rsidTr="0044491E">
        <w:tc>
          <w:tcPr>
            <w:tcW w:w="2765" w:type="dxa"/>
          </w:tcPr>
          <w:p w14:paraId="0A7D393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
        </w:tc>
        <w:tc>
          <w:tcPr>
            <w:tcW w:w="2765" w:type="dxa"/>
          </w:tcPr>
          <w:p w14:paraId="010968E6"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6109F893" w14:textId="77777777" w:rsidR="00A21C54" w:rsidRPr="00063B9A" w:rsidRDefault="00A21C54" w:rsidP="0044491E">
            <w:pPr>
              <w:rPr>
                <w:rFonts w:ascii="宋体" w:eastAsia="宋体" w:hAnsi="宋体"/>
              </w:rPr>
            </w:pPr>
            <w:r w:rsidRPr="00063B9A">
              <w:rPr>
                <w:rFonts w:ascii="宋体" w:eastAsia="宋体" w:hAnsi="宋体" w:hint="eastAsia"/>
              </w:rPr>
              <w:t>开始时间</w:t>
            </w:r>
          </w:p>
        </w:tc>
      </w:tr>
    </w:tbl>
    <w:p w14:paraId="49817E58" w14:textId="4CF5D02F" w:rsidR="00C13A11" w:rsidRPr="00F207A8" w:rsidRDefault="00E77B5A" w:rsidP="00F61DE6">
      <w:pPr>
        <w:spacing w:line="360" w:lineRule="auto"/>
        <w:ind w:firstLineChars="200" w:firstLine="480"/>
        <w:rPr>
          <w:sz w:val="24"/>
          <w:szCs w:val="24"/>
        </w:rPr>
      </w:pPr>
      <w:r w:rsidRPr="00E77B5A">
        <w:rPr>
          <w:rFonts w:ascii="宋体" w:eastAsia="宋体" w:hAnsi="宋体" w:hint="eastAsia"/>
          <w:sz w:val="24"/>
          <w:szCs w:val="24"/>
        </w:rPr>
        <w:t>运单消息如表</w:t>
      </w:r>
      <w:r w:rsidRPr="00E77B5A">
        <w:rPr>
          <w:rFonts w:ascii="宋体" w:eastAsia="宋体" w:hAnsi="宋体"/>
          <w:sz w:val="24"/>
          <w:szCs w:val="24"/>
        </w:rPr>
        <w:t>3.1</w:t>
      </w:r>
      <w:r>
        <w:rPr>
          <w:rFonts w:ascii="宋体" w:eastAsia="宋体" w:hAnsi="宋体"/>
          <w:sz w:val="24"/>
          <w:szCs w:val="24"/>
        </w:rPr>
        <w:t>9</w:t>
      </w:r>
      <w:r w:rsidRPr="00E77B5A">
        <w:rPr>
          <w:rFonts w:ascii="宋体" w:eastAsia="宋体" w:hAnsi="宋体"/>
          <w:sz w:val="24"/>
          <w:szCs w:val="24"/>
        </w:rPr>
        <w:t>所示，系统根据运单中携带的信息进行规则的匹配，表中较为重要的信息为运单id、运单主状态、运单子状态。运单id可以作为参数</w:t>
      </w:r>
      <w:r w:rsidRPr="00E77B5A">
        <w:rPr>
          <w:rFonts w:ascii="宋体" w:eastAsia="宋体" w:hAnsi="宋体"/>
          <w:sz w:val="24"/>
          <w:szCs w:val="24"/>
        </w:rPr>
        <w:lastRenderedPageBreak/>
        <w:t>来获取订单信息；运单主状态和运单子状态可以用于判断当前运单所处阶段。</w:t>
      </w:r>
    </w:p>
    <w:p w14:paraId="54D6D627" w14:textId="5A45A62F" w:rsidR="00FD189F" w:rsidRDefault="00FD189F" w:rsidP="00FD189F">
      <w:pPr>
        <w:pStyle w:val="af8"/>
        <w:keepNext/>
      </w:pPr>
      <w:bookmarkStart w:id="213" w:name="_Toc36736508"/>
      <w:bookmarkStart w:id="214" w:name="_Toc3698805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00E77B5A" w:rsidRPr="00E77B5A">
        <w:rPr>
          <w:rFonts w:ascii="宋体" w:hAnsi="宋体" w:hint="eastAsia"/>
          <w:szCs w:val="24"/>
        </w:rPr>
        <w:t>运单消息</w:t>
      </w:r>
      <w:r w:rsidRPr="002756FF">
        <w:rPr>
          <w:rFonts w:hint="eastAsia"/>
        </w:rPr>
        <w:t>表</w:t>
      </w:r>
      <w:bookmarkEnd w:id="213"/>
      <w:bookmarkEnd w:id="214"/>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A21C54" w:rsidRPr="00063B9A" w14:paraId="2587938E" w14:textId="77777777" w:rsidTr="0044491E">
        <w:tc>
          <w:tcPr>
            <w:tcW w:w="2841" w:type="dxa"/>
          </w:tcPr>
          <w:p w14:paraId="06269E8E"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字段名</w:t>
            </w:r>
          </w:p>
        </w:tc>
        <w:tc>
          <w:tcPr>
            <w:tcW w:w="3318" w:type="dxa"/>
          </w:tcPr>
          <w:p w14:paraId="129D6F60"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类型</w:t>
            </w:r>
          </w:p>
        </w:tc>
        <w:tc>
          <w:tcPr>
            <w:tcW w:w="2137" w:type="dxa"/>
          </w:tcPr>
          <w:p w14:paraId="3CC67BC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描述</w:t>
            </w:r>
          </w:p>
        </w:tc>
      </w:tr>
      <w:tr w:rsidR="00A21C54" w:rsidRPr="00063B9A" w14:paraId="5DD9E04F" w14:textId="77777777" w:rsidTr="0044491E">
        <w:tc>
          <w:tcPr>
            <w:tcW w:w="2841" w:type="dxa"/>
          </w:tcPr>
          <w:p w14:paraId="5D3477A4" w14:textId="77777777" w:rsidR="00A21C54" w:rsidRPr="00063B9A" w:rsidRDefault="00A21C54" w:rsidP="0044491E">
            <w:pPr>
              <w:jc w:val="left"/>
              <w:rPr>
                <w:rFonts w:ascii="宋体" w:eastAsia="宋体" w:hAnsi="宋体"/>
                <w:szCs w:val="21"/>
              </w:rPr>
            </w:pPr>
            <w:r w:rsidRPr="00A378BC">
              <w:rPr>
                <w:rFonts w:ascii="Arial" w:eastAsia="宋体" w:hAnsi="Arial"/>
                <w:szCs w:val="21"/>
              </w:rPr>
              <w:t>Type</w:t>
            </w:r>
          </w:p>
        </w:tc>
        <w:tc>
          <w:tcPr>
            <w:tcW w:w="3318" w:type="dxa"/>
          </w:tcPr>
          <w:p w14:paraId="40DEAC3D"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39827BF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消息代表的含义</w:t>
            </w:r>
          </w:p>
        </w:tc>
      </w:tr>
      <w:tr w:rsidR="00A21C54" w:rsidRPr="00063B9A" w14:paraId="3321B293" w14:textId="77777777" w:rsidTr="0044491E">
        <w:tc>
          <w:tcPr>
            <w:tcW w:w="2841" w:type="dxa"/>
          </w:tcPr>
          <w:p w14:paraId="0A7F1809"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Description</w:t>
            </w:r>
          </w:p>
        </w:tc>
        <w:tc>
          <w:tcPr>
            <w:tcW w:w="3318" w:type="dxa"/>
          </w:tcPr>
          <w:p w14:paraId="48C9C2DF"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7F45C84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具体说明</w:t>
            </w:r>
          </w:p>
        </w:tc>
      </w:tr>
      <w:tr w:rsidR="00A21C54" w:rsidRPr="00063B9A" w14:paraId="1D96AB1D" w14:textId="77777777" w:rsidTr="0044491E">
        <w:tc>
          <w:tcPr>
            <w:tcW w:w="2841" w:type="dxa"/>
          </w:tcPr>
          <w:p w14:paraId="2ECC7643" w14:textId="77777777" w:rsidR="00A21C54" w:rsidRPr="00063B9A" w:rsidRDefault="00A21C54" w:rsidP="0044491E">
            <w:pPr>
              <w:jc w:val="left"/>
              <w:rPr>
                <w:rFonts w:ascii="宋体" w:eastAsia="宋体" w:hAnsi="宋体"/>
                <w:szCs w:val="21"/>
              </w:rPr>
            </w:pPr>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
        </w:tc>
        <w:tc>
          <w:tcPr>
            <w:tcW w:w="3318" w:type="dxa"/>
          </w:tcPr>
          <w:p w14:paraId="74E1BF6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378D52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A21C54" w:rsidRPr="00063B9A" w14:paraId="4A2B7064" w14:textId="77777777" w:rsidTr="0044491E">
        <w:tc>
          <w:tcPr>
            <w:tcW w:w="2841" w:type="dxa"/>
          </w:tcPr>
          <w:p w14:paraId="382F3EDE"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
        </w:tc>
        <w:tc>
          <w:tcPr>
            <w:tcW w:w="3318" w:type="dxa"/>
          </w:tcPr>
          <w:p w14:paraId="078BA17E"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12BF2642"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A21C54" w:rsidRPr="00063B9A" w14:paraId="33D18239" w14:textId="77777777" w:rsidTr="0044491E">
        <w:tc>
          <w:tcPr>
            <w:tcW w:w="2841" w:type="dxa"/>
          </w:tcPr>
          <w:p w14:paraId="7F8391E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
        </w:tc>
        <w:tc>
          <w:tcPr>
            <w:tcW w:w="3318" w:type="dxa"/>
          </w:tcPr>
          <w:p w14:paraId="75823CFC"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206A948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骑手名称</w:t>
            </w:r>
          </w:p>
        </w:tc>
      </w:tr>
      <w:tr w:rsidR="00A21C54" w:rsidRPr="00063B9A" w14:paraId="36459B23" w14:textId="77777777" w:rsidTr="0044491E">
        <w:tc>
          <w:tcPr>
            <w:tcW w:w="2841" w:type="dxa"/>
          </w:tcPr>
          <w:p w14:paraId="077D8380"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
        </w:tc>
        <w:tc>
          <w:tcPr>
            <w:tcW w:w="3318" w:type="dxa"/>
          </w:tcPr>
          <w:p w14:paraId="752A813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7AAC124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骑手电话</w:t>
            </w:r>
          </w:p>
        </w:tc>
      </w:tr>
      <w:tr w:rsidR="00A21C54" w:rsidRPr="00063B9A" w14:paraId="175CD9DB" w14:textId="77777777" w:rsidTr="0044491E">
        <w:tc>
          <w:tcPr>
            <w:tcW w:w="2841" w:type="dxa"/>
          </w:tcPr>
          <w:p w14:paraId="275D5ED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3318" w:type="dxa"/>
          </w:tcPr>
          <w:p w14:paraId="440D134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4A8B60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A21C54" w:rsidRPr="00063B9A" w14:paraId="697422F9" w14:textId="77777777" w:rsidTr="0044491E">
        <w:tc>
          <w:tcPr>
            <w:tcW w:w="2841" w:type="dxa"/>
          </w:tcPr>
          <w:p w14:paraId="601E64D3"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
        </w:tc>
        <w:tc>
          <w:tcPr>
            <w:tcW w:w="3318" w:type="dxa"/>
          </w:tcPr>
          <w:p w14:paraId="090ECA5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1774733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发送时间</w:t>
            </w:r>
          </w:p>
        </w:tc>
      </w:tr>
      <w:tr w:rsidR="00A21C54" w:rsidRPr="00063B9A" w14:paraId="48879C12" w14:textId="77777777" w:rsidTr="0044491E">
        <w:tc>
          <w:tcPr>
            <w:tcW w:w="2841" w:type="dxa"/>
          </w:tcPr>
          <w:p w14:paraId="276E942F"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
        </w:tc>
        <w:tc>
          <w:tcPr>
            <w:tcW w:w="3318" w:type="dxa"/>
          </w:tcPr>
          <w:p w14:paraId="58378DDD" w14:textId="77777777" w:rsidR="00A21C54" w:rsidRPr="00063B9A" w:rsidRDefault="00A21C54" w:rsidP="0044491E">
            <w:pPr>
              <w:jc w:val="left"/>
              <w:rPr>
                <w:rFonts w:ascii="宋体" w:eastAsia="宋体" w:hAnsi="宋体"/>
                <w:szCs w:val="21"/>
              </w:rPr>
            </w:pPr>
            <w:r w:rsidRPr="00A378BC">
              <w:rPr>
                <w:rFonts w:ascii="Arial" w:eastAsia="宋体" w:hAnsi="Arial"/>
                <w:szCs w:val="21"/>
              </w:rPr>
              <w:t>String</w:t>
            </w:r>
          </w:p>
        </w:tc>
        <w:tc>
          <w:tcPr>
            <w:tcW w:w="2137" w:type="dxa"/>
          </w:tcPr>
          <w:p w14:paraId="664A395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运单主状态</w:t>
            </w:r>
          </w:p>
        </w:tc>
      </w:tr>
      <w:tr w:rsidR="00A21C54" w:rsidRPr="00063B9A" w14:paraId="2BCFAF57" w14:textId="77777777" w:rsidTr="0044491E">
        <w:tc>
          <w:tcPr>
            <w:tcW w:w="2841" w:type="dxa"/>
          </w:tcPr>
          <w:p w14:paraId="157B3EFA"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
        </w:tc>
        <w:tc>
          <w:tcPr>
            <w:tcW w:w="3318" w:type="dxa"/>
          </w:tcPr>
          <w:p w14:paraId="342BA788"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9C6D46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运单子状态</w:t>
            </w:r>
          </w:p>
        </w:tc>
      </w:tr>
      <w:tr w:rsidR="00A21C54" w:rsidRPr="00063B9A" w14:paraId="2A552D99" w14:textId="77777777" w:rsidTr="0044491E">
        <w:tc>
          <w:tcPr>
            <w:tcW w:w="2841" w:type="dxa"/>
          </w:tcPr>
          <w:p w14:paraId="5986655C"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
        </w:tc>
        <w:tc>
          <w:tcPr>
            <w:tcW w:w="3318" w:type="dxa"/>
          </w:tcPr>
          <w:p w14:paraId="13EB6293"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831674F"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A21C54" w:rsidRPr="00063B9A" w14:paraId="518F105D" w14:textId="77777777" w:rsidTr="0044491E">
        <w:tc>
          <w:tcPr>
            <w:tcW w:w="2841" w:type="dxa"/>
          </w:tcPr>
          <w:p w14:paraId="20C30FA4"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
        </w:tc>
        <w:tc>
          <w:tcPr>
            <w:tcW w:w="3318" w:type="dxa"/>
          </w:tcPr>
          <w:p w14:paraId="763BBDDF"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6CF0162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更新时间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5" w:name="_Toc36736509"/>
      <w:bookmarkStart w:id="216" w:name="_Toc3698806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A378BC">
              <w:rPr>
                <w:rFonts w:ascii="Arial" w:eastAsia="宋体" w:hAnsi="Arial"/>
              </w:rPr>
              <w:t>Event</w:t>
            </w:r>
            <w:r w:rsidRPr="003F1175">
              <w:rPr>
                <w:rFonts w:ascii="Arial" w:eastAsia="宋体" w:hAnsi="Arial"/>
              </w:rPr>
              <w:t>_</w:t>
            </w:r>
            <w:r w:rsidRPr="00A378BC">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A378BC">
              <w:rPr>
                <w:rFonts w:ascii="Arial" w:eastAsia="宋体" w:hAnsi="Arial" w:hint="eastAsia"/>
              </w:rPr>
              <w:t>E</w:t>
            </w:r>
            <w:r w:rsidRPr="00A378BC">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7" w:name="_Toc36642700"/>
      <w:bookmarkStart w:id="218" w:name="_Toc36643272"/>
      <w:bookmarkStart w:id="219" w:name="_Toc36732795"/>
      <w:bookmarkStart w:id="220" w:name="_Toc36987967"/>
      <w:r>
        <w:rPr>
          <w:rFonts w:hint="eastAsia"/>
        </w:rPr>
        <w:t>架构设计</w:t>
      </w:r>
      <w:bookmarkEnd w:id="217"/>
      <w:bookmarkEnd w:id="218"/>
      <w:bookmarkEnd w:id="219"/>
      <w:bookmarkEnd w:id="220"/>
    </w:p>
    <w:p w14:paraId="64EA80AC" w14:textId="420F9A65"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w:t>
      </w:r>
      <w:r w:rsidRPr="00A30DE7">
        <w:rPr>
          <w:rFonts w:ascii="宋体" w:eastAsia="宋体" w:hAnsi="宋体" w:hint="eastAsia"/>
          <w:sz w:val="24"/>
          <w:szCs w:val="24"/>
        </w:rPr>
        <w:lastRenderedPageBreak/>
        <w:t>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r w:rsidR="006707DC" w:rsidRPr="00A378B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r w:rsidR="00B304EC" w:rsidRPr="00A378B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C33BD36" w:rsidR="00FD189F" w:rsidRDefault="00A419FB" w:rsidP="00FD189F">
      <w:pPr>
        <w:spacing w:line="360" w:lineRule="auto"/>
        <w:ind w:firstLineChars="200" w:firstLine="480"/>
        <w:rPr>
          <w:rFonts w:ascii="宋体" w:eastAsia="宋体" w:hAnsi="宋体"/>
          <w:sz w:val="24"/>
          <w:szCs w:val="24"/>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5F14A15A" w14:textId="77777777" w:rsidR="00113281" w:rsidRDefault="00113281" w:rsidP="00113281">
      <w:pPr>
        <w:keepNext/>
        <w:jc w:val="center"/>
      </w:pPr>
      <w:r>
        <w:rPr>
          <w:noProof/>
        </w:rPr>
        <w:drawing>
          <wp:inline distT="0" distB="0" distL="0" distR="0" wp14:anchorId="600FA336" wp14:editId="65A7FA94">
            <wp:extent cx="4877599" cy="3333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9474" cy="3341867"/>
                    </a:xfrm>
                    <a:prstGeom prst="rect">
                      <a:avLst/>
                    </a:prstGeom>
                    <a:noFill/>
                    <a:ln>
                      <a:noFill/>
                    </a:ln>
                  </pic:spPr>
                </pic:pic>
              </a:graphicData>
            </a:graphic>
          </wp:inline>
        </w:drawing>
      </w:r>
    </w:p>
    <w:p w14:paraId="357EE478" w14:textId="77777777" w:rsidR="00113281" w:rsidRDefault="00113281" w:rsidP="00113281">
      <w:pPr>
        <w:pStyle w:val="af8"/>
      </w:pPr>
      <w:bookmarkStart w:id="221" w:name="_Toc36736576"/>
      <w:bookmarkStart w:id="222" w:name="_Toc36988012"/>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系统架构图</w:t>
      </w:r>
      <w:bookmarkEnd w:id="221"/>
      <w:bookmarkEnd w:id="222"/>
    </w:p>
    <w:p w14:paraId="7630ACE5" w14:textId="7A1A18E8" w:rsidR="00842122" w:rsidRDefault="001D1DD1" w:rsidP="009F02EA">
      <w:pPr>
        <w:pStyle w:val="3"/>
        <w:numPr>
          <w:ilvl w:val="2"/>
          <w:numId w:val="52"/>
        </w:numPr>
      </w:pPr>
      <w:bookmarkStart w:id="223" w:name="_Toc36642701"/>
      <w:bookmarkStart w:id="224" w:name="_Toc36643273"/>
      <w:bookmarkStart w:id="225" w:name="_Toc36732796"/>
      <w:bookmarkStart w:id="226" w:name="_Toc36987968"/>
      <w:r>
        <w:rPr>
          <w:rFonts w:hint="eastAsia"/>
        </w:rPr>
        <w:lastRenderedPageBreak/>
        <w:t>功能组成设计</w:t>
      </w:r>
      <w:bookmarkEnd w:id="223"/>
      <w:bookmarkEnd w:id="224"/>
      <w:bookmarkEnd w:id="225"/>
      <w:bookmarkEnd w:id="226"/>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18BC06EA" w:rsidR="00842122" w:rsidRDefault="00FD189F" w:rsidP="00FD189F">
      <w:pPr>
        <w:pStyle w:val="af8"/>
      </w:pPr>
      <w:bookmarkStart w:id="227" w:name="_Toc36736577"/>
      <w:bookmarkStart w:id="228" w:name="_Toc3698801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9C2FBA">
        <w:rPr>
          <w:rFonts w:hint="eastAsia"/>
        </w:rPr>
        <w:t>系统功能模块图</w:t>
      </w:r>
      <w:bookmarkEnd w:id="227"/>
      <w:bookmarkEnd w:id="228"/>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r>
        <w:rPr>
          <w:rFonts w:ascii="宋体" w:eastAsia="宋体" w:hAnsi="宋体" w:hint="eastAsia"/>
          <w:sz w:val="24"/>
          <w:szCs w:val="24"/>
        </w:rPr>
        <w:t>三个子模块，负责将规则数据结构化。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29" w:name="_Toc36642702"/>
      <w:bookmarkStart w:id="230" w:name="_Toc36643274"/>
      <w:bookmarkStart w:id="231" w:name="_Toc36732797"/>
      <w:bookmarkStart w:id="232" w:name="_Toc36987969"/>
      <w:r>
        <w:rPr>
          <w:rFonts w:hint="eastAsia"/>
        </w:rPr>
        <w:t>部署</w:t>
      </w:r>
      <w:r w:rsidR="00842122">
        <w:rPr>
          <w:rFonts w:hint="eastAsia"/>
        </w:rPr>
        <w:t>设计</w:t>
      </w:r>
      <w:bookmarkEnd w:id="229"/>
      <w:bookmarkEnd w:id="230"/>
      <w:bookmarkEnd w:id="231"/>
      <w:bookmarkEnd w:id="232"/>
    </w:p>
    <w:p w14:paraId="1CB5E81A" w14:textId="2317977A"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w:t>
      </w:r>
      <w:r w:rsidR="00A9316A">
        <w:rPr>
          <w:rFonts w:ascii="宋体" w:eastAsia="宋体" w:hAnsi="宋体" w:hint="eastAsia"/>
          <w:sz w:val="24"/>
          <w:szCs w:val="24"/>
        </w:rPr>
        <w:lastRenderedPageBreak/>
        <w:t>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FB1498" w:rsidRPr="00A378BC">
        <w:rPr>
          <w:rFonts w:ascii="Arial" w:eastAsia="宋体" w:hAnsi="Arial" w:hint="eastAsia"/>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FB1498" w:rsidRPr="00A378BC">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r w:rsidRPr="00A378BC">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A378BC">
        <w:rPr>
          <w:rFonts w:ascii="Arial" w:eastAsia="宋体" w:hAnsi="Arial" w:hint="eastAsia"/>
          <w:sz w:val="24"/>
          <w:szCs w:val="24"/>
        </w:rPr>
        <w:t>docker</w:t>
      </w:r>
      <w:r w:rsidR="000373D6">
        <w:rPr>
          <w:rFonts w:ascii="宋体" w:eastAsia="宋体" w:hAnsi="宋体" w:hint="eastAsia"/>
          <w:sz w:val="24"/>
          <w:szCs w:val="24"/>
        </w:rPr>
        <w:t>由如下原因：</w:t>
      </w:r>
      <w:r w:rsidR="000373D6" w:rsidRPr="00A378BC">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A378BC">
        <w:rPr>
          <w:rFonts w:ascii="Arial" w:eastAsia="宋体" w:hAnsi="Arial" w:hint="eastAsia"/>
          <w:sz w:val="24"/>
          <w:szCs w:val="24"/>
        </w:rPr>
        <w:t>docker</w:t>
      </w:r>
      <w:r w:rsidR="00D003B1">
        <w:rPr>
          <w:rFonts w:ascii="宋体" w:eastAsia="宋体" w:hAnsi="宋体" w:hint="eastAsia"/>
          <w:sz w:val="24"/>
          <w:szCs w:val="24"/>
        </w:rPr>
        <w:t>之后，需要对</w:t>
      </w:r>
      <w:r w:rsidR="00D003B1" w:rsidRPr="00A378BC">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A378BC">
        <w:rPr>
          <w:rFonts w:ascii="Arial" w:eastAsia="宋体" w:hAnsi="Arial" w:hint="eastAsia"/>
          <w:sz w:val="24"/>
          <w:szCs w:val="24"/>
        </w:rPr>
        <w:t>kubernetes</w:t>
      </w:r>
      <w:r w:rsidR="00D003B1">
        <w:rPr>
          <w:rFonts w:ascii="宋体" w:eastAsia="宋体" w:hAnsi="宋体" w:hint="eastAsia"/>
          <w:sz w:val="24"/>
          <w:szCs w:val="24"/>
        </w:rPr>
        <w:t>，</w:t>
      </w:r>
      <w:r w:rsidR="0087297E" w:rsidRPr="00A378BC">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1403EEFF" w14:textId="77777777" w:rsidR="00C7777B" w:rsidRDefault="00C7777B" w:rsidP="00C7777B">
      <w:pPr>
        <w:keepNext/>
        <w:jc w:val="center"/>
      </w:pPr>
      <w:r>
        <w:rPr>
          <w:noProof/>
        </w:rPr>
        <w:drawing>
          <wp:inline distT="0" distB="0" distL="0" distR="0" wp14:anchorId="3E0088B6" wp14:editId="35898E67">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75F47384" w14:textId="77777777" w:rsidR="00C7777B" w:rsidRDefault="00C7777B" w:rsidP="00C7777B">
      <w:pPr>
        <w:pStyle w:val="af8"/>
      </w:pPr>
      <w:bookmarkStart w:id="233" w:name="_Toc36736578"/>
      <w:bookmarkStart w:id="234" w:name="_Toc36988014"/>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w:t>
      </w:r>
      <w:r w:rsidRPr="008943DF">
        <w:rPr>
          <w:rFonts w:hint="eastAsia"/>
        </w:rPr>
        <w:t>部署设计</w:t>
      </w:r>
      <w:bookmarkEnd w:id="233"/>
      <w:bookmarkEnd w:id="234"/>
    </w:p>
    <w:p w14:paraId="4DC2C818" w14:textId="02BA0422" w:rsidR="004C6632" w:rsidRDefault="004C6632" w:rsidP="009F02EA">
      <w:pPr>
        <w:pStyle w:val="2"/>
        <w:numPr>
          <w:ilvl w:val="1"/>
          <w:numId w:val="52"/>
        </w:numPr>
      </w:pPr>
      <w:bookmarkStart w:id="235" w:name="_Toc36642703"/>
      <w:bookmarkStart w:id="236" w:name="_Toc36643275"/>
      <w:bookmarkStart w:id="237" w:name="_Toc36732798"/>
      <w:bookmarkStart w:id="238" w:name="_Toc36987970"/>
      <w:r>
        <w:rPr>
          <w:rFonts w:hint="eastAsia"/>
        </w:rPr>
        <w:lastRenderedPageBreak/>
        <w:t>数据库设计</w:t>
      </w:r>
      <w:bookmarkEnd w:id="196"/>
      <w:bookmarkEnd w:id="235"/>
      <w:bookmarkEnd w:id="236"/>
      <w:bookmarkEnd w:id="237"/>
      <w:bookmarkEnd w:id="238"/>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7BDC4630" w:rsidR="00141995" w:rsidRDefault="00FD189F" w:rsidP="00FD189F">
      <w:pPr>
        <w:pStyle w:val="af8"/>
      </w:pPr>
      <w:bookmarkStart w:id="239" w:name="_Toc36736579"/>
      <w:bookmarkStart w:id="240" w:name="_Toc3698801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11</w:t>
      </w:r>
      <w:r w:rsidR="0018235C">
        <w:fldChar w:fldCharType="end"/>
      </w:r>
      <w:r>
        <w:t xml:space="preserve">  </w:t>
      </w:r>
      <w:r w:rsidRPr="00781D20">
        <w:rPr>
          <w:rFonts w:hint="eastAsia"/>
        </w:rPr>
        <w:t>实体关系图</w:t>
      </w:r>
      <w:bookmarkEnd w:id="239"/>
      <w:bookmarkEnd w:id="240"/>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r w:rsidRPr="00A30DE7">
        <w:rPr>
          <w:rFonts w:ascii="宋体" w:eastAsia="宋体" w:hAnsi="宋体" w:hint="eastAsia"/>
          <w:sz w:val="24"/>
          <w:szCs w:val="24"/>
        </w:rPr>
        <w:t>表负责存储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lastRenderedPageBreak/>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1" w:name="_Toc36736510"/>
      <w:bookmarkStart w:id="242" w:name="_Toc3698806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A378BC">
        <w:t>rule</w:t>
      </w:r>
      <w:r w:rsidRPr="00536CE0">
        <w:t>表结构</w:t>
      </w:r>
      <w:bookmarkEnd w:id="241"/>
      <w:bookmarkEnd w:id="242"/>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3" w:name="OLE_LINK11"/>
            <w:bookmarkStart w:id="244" w:name="OLE_LINK12"/>
            <w:r>
              <w:rPr>
                <w:rFonts w:ascii="宋体" w:eastAsia="宋体" w:hAnsi="宋体" w:hint="eastAsia"/>
              </w:rPr>
              <w:t>否</w:t>
            </w:r>
            <w:bookmarkEnd w:id="243"/>
            <w:bookmarkEnd w:id="244"/>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存储订单未命中规则记录。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，其中最主要的属性为</w:t>
      </w:r>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r w:rsidRPr="001244DA">
        <w:rPr>
          <w:rFonts w:ascii="宋体" w:eastAsia="宋体" w:hAnsi="宋体" w:hint="eastAsia"/>
          <w:sz w:val="24"/>
          <w:szCs w:val="24"/>
        </w:rPr>
        <w:t>，记录了匹配失败的原因，用户可以通过该属性来排查问题。与</w:t>
      </w:r>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r w:rsidRPr="001244DA">
        <w:rPr>
          <w:rFonts w:ascii="宋体" w:eastAsia="宋体" w:hAnsi="宋体" w:hint="eastAsia"/>
          <w:kern w:val="0"/>
          <w:sz w:val="24"/>
          <w:szCs w:val="24"/>
        </w:rPr>
        <w:t>表类似的是，</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表会存放大量的数据，且</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为高频查询关键字，因此需要对</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加索引。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176B7450" w:rsidR="00FD189F" w:rsidRDefault="00FD189F" w:rsidP="00FD189F">
      <w:pPr>
        <w:pStyle w:val="af8"/>
        <w:keepNext/>
      </w:pPr>
      <w:bookmarkStart w:id="245" w:name="_Toc36736511"/>
      <w:bookmarkStart w:id="246" w:name="_Toc3698806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r w:rsidRPr="00891CED">
        <w:t>表结构</w:t>
      </w:r>
      <w:bookmarkEnd w:id="245"/>
      <w:bookmarkEnd w:id="246"/>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
        </w:tc>
        <w:tc>
          <w:tcPr>
            <w:tcW w:w="2047" w:type="dxa"/>
          </w:tcPr>
          <w:p w14:paraId="21F30AA1" w14:textId="77777777" w:rsidR="00561F83" w:rsidRPr="00444355" w:rsidRDefault="00561F83" w:rsidP="002F547F">
            <w:pPr>
              <w:rPr>
                <w:rFonts w:ascii="宋体" w:eastAsia="宋体" w:hAnsi="宋体"/>
                <w:szCs w:val="21"/>
              </w:rPr>
            </w:pPr>
            <w:r w:rsidRPr="00A378BC">
              <w:rPr>
                <w:rFonts w:ascii="Arial" w:eastAsia="宋体" w:hAnsi="Arial" w:hint="eastAsia"/>
                <w:szCs w:val="21"/>
              </w:rPr>
              <w:t>Tex</w:t>
            </w:r>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7" w:name="OLE_LINK6"/>
      <w:bookmarkStart w:id="248" w:name="OLE_LINK7"/>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7"/>
      <w:bookmarkEnd w:id="248"/>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是一个潜在的高频查询关键</w:t>
      </w:r>
      <w:r w:rsidR="007367ED" w:rsidRPr="001244DA">
        <w:rPr>
          <w:rFonts w:ascii="宋体" w:eastAsia="宋体" w:hAnsi="宋体" w:hint="eastAsia"/>
          <w:sz w:val="24"/>
          <w:szCs w:val="24"/>
        </w:rPr>
        <w:lastRenderedPageBreak/>
        <w:t>字，因此，需要对</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加索引。</w:t>
      </w:r>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49" w:name="_Toc36736512"/>
      <w:bookmarkStart w:id="250" w:name="_Toc3698806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A378BC">
        <w:t>rule</w:t>
      </w:r>
      <w:r w:rsidRPr="003F1175">
        <w:t>_</w:t>
      </w:r>
      <w:r w:rsidRPr="00A378BC">
        <w:t>hit</w:t>
      </w:r>
      <w:r w:rsidRPr="00676B16">
        <w:t>表结构</w:t>
      </w:r>
      <w:bookmarkEnd w:id="249"/>
      <w:bookmarkEnd w:id="250"/>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可以保存历史提交审核的规则，能够辅助用户进行决策。</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2A77D4F1" w:rsidR="00FD189F" w:rsidRDefault="00FD189F" w:rsidP="00FD189F">
      <w:pPr>
        <w:pStyle w:val="af8"/>
        <w:keepNext/>
      </w:pPr>
      <w:bookmarkStart w:id="251" w:name="_Toc36736513"/>
      <w:bookmarkStart w:id="252" w:name="_Toc3698806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00425BBC" w:rsidRPr="00A378BC">
        <w:rPr>
          <w:rFonts w:hint="eastAsia"/>
          <w:szCs w:val="24"/>
        </w:rPr>
        <w:t>rule</w:t>
      </w:r>
      <w:r w:rsidR="00425BBC" w:rsidRPr="001244DA">
        <w:rPr>
          <w:szCs w:val="24"/>
        </w:rPr>
        <w:t>_</w:t>
      </w:r>
      <w:r w:rsidR="00425BBC" w:rsidRPr="00A378BC">
        <w:rPr>
          <w:szCs w:val="24"/>
        </w:rPr>
        <w:t>draft</w:t>
      </w:r>
      <w:r w:rsidRPr="00663F21">
        <w:t>表结构</w:t>
      </w:r>
      <w:bookmarkEnd w:id="251"/>
      <w:bookmarkEnd w:id="252"/>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3" w:name="_Toc36736514"/>
      <w:bookmarkStart w:id="254" w:name="_Toc36988065"/>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0067CC">
        <w:t>action</w:t>
      </w:r>
      <w:r w:rsidRPr="003F1175">
        <w:t>_</w:t>
      </w:r>
      <w:r w:rsidRPr="00A378BC">
        <w:t>execute</w:t>
      </w:r>
      <w:r w:rsidRPr="00641405">
        <w:t>表结构</w:t>
      </w:r>
      <w:bookmarkEnd w:id="253"/>
      <w:bookmarkEnd w:id="254"/>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5" w:name="OLE_LINK8"/>
      <w:bookmarkStart w:id="256" w:name="OLE_LINK9"/>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5"/>
      <w:bookmarkEnd w:id="256"/>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57" w:name="_Toc36736515"/>
      <w:bookmarkStart w:id="258" w:name="_Toc3698806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A378BC">
        <w:t>operate</w:t>
      </w:r>
      <w:r w:rsidRPr="003F1175">
        <w:t>_</w:t>
      </w:r>
      <w:r w:rsidRPr="00A378BC">
        <w:t>record</w:t>
      </w:r>
      <w:r w:rsidRPr="00130B38">
        <w:t>表结构</w:t>
      </w:r>
      <w:bookmarkEnd w:id="257"/>
      <w:bookmarkEnd w:id="258"/>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59" w:name="_Toc36736516"/>
      <w:bookmarkStart w:id="260" w:name="_Toc3698806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A378BC">
        <w:t>operator</w:t>
      </w:r>
      <w:r w:rsidRPr="0038343E">
        <w:t>表结构</w:t>
      </w:r>
      <w:bookmarkEnd w:id="259"/>
      <w:bookmarkEnd w:id="260"/>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1" w:name="OLE_LINK10"/>
            <w:r w:rsidRPr="00A378BC">
              <w:rPr>
                <w:rFonts w:ascii="Arial" w:eastAsia="宋体" w:hAnsi="Arial"/>
              </w:rPr>
              <w:t>A</w:t>
            </w:r>
            <w:r w:rsidRPr="00A378BC">
              <w:rPr>
                <w:rFonts w:ascii="Arial" w:eastAsia="宋体" w:hAnsi="Arial" w:hint="eastAsia"/>
              </w:rPr>
              <w:t>uthority</w:t>
            </w:r>
            <w:bookmarkEnd w:id="261"/>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62" w:name="_Toc25947933"/>
      <w:bookmarkStart w:id="263" w:name="_Toc36642704"/>
      <w:bookmarkStart w:id="264" w:name="_Toc36643276"/>
      <w:bookmarkStart w:id="265" w:name="_Toc36732799"/>
      <w:bookmarkStart w:id="266" w:name="_Toc36987971"/>
      <w:r>
        <w:rPr>
          <w:rFonts w:hint="eastAsia"/>
        </w:rPr>
        <w:t>本章小结</w:t>
      </w:r>
      <w:bookmarkEnd w:id="262"/>
      <w:bookmarkEnd w:id="263"/>
      <w:bookmarkEnd w:id="264"/>
      <w:bookmarkEnd w:id="265"/>
      <w:bookmarkEnd w:id="266"/>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w:t>
      </w:r>
      <w:r>
        <w:rPr>
          <w:rFonts w:ascii="宋体" w:eastAsia="宋体" w:hAnsi="宋体" w:hint="eastAsia"/>
          <w:sz w:val="24"/>
          <w:szCs w:val="24"/>
        </w:rPr>
        <w:lastRenderedPageBreak/>
        <w:t>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7" w:name="_Toc25947934"/>
      <w:bookmarkStart w:id="268" w:name="_Toc36642705"/>
      <w:bookmarkStart w:id="269" w:name="_Toc36643277"/>
      <w:bookmarkStart w:id="270" w:name="_Toc36732800"/>
      <w:bookmarkStart w:id="271" w:name="_Toc36987972"/>
      <w:r>
        <w:rPr>
          <w:rFonts w:hint="eastAsia"/>
        </w:rPr>
        <w:lastRenderedPageBreak/>
        <w:t>详细设计与</w:t>
      </w:r>
      <w:r w:rsidR="008C1387">
        <w:rPr>
          <w:rFonts w:hint="eastAsia"/>
        </w:rPr>
        <w:t>实现</w:t>
      </w:r>
      <w:bookmarkEnd w:id="267"/>
      <w:bookmarkEnd w:id="268"/>
      <w:bookmarkEnd w:id="269"/>
      <w:bookmarkEnd w:id="270"/>
      <w:bookmarkEnd w:id="271"/>
    </w:p>
    <w:p w14:paraId="3686FD86" w14:textId="11BF5245" w:rsidR="004C6632" w:rsidRDefault="00CB77F8" w:rsidP="009F02EA">
      <w:pPr>
        <w:pStyle w:val="2"/>
        <w:numPr>
          <w:ilvl w:val="1"/>
          <w:numId w:val="52"/>
        </w:numPr>
      </w:pPr>
      <w:bookmarkStart w:id="272" w:name="_Toc25947935"/>
      <w:bookmarkStart w:id="273" w:name="_Toc36642706"/>
      <w:bookmarkStart w:id="274" w:name="_Toc36643278"/>
      <w:bookmarkStart w:id="275" w:name="_Toc36732801"/>
      <w:bookmarkStart w:id="276" w:name="_Toc36987973"/>
      <w:r>
        <w:rPr>
          <w:rFonts w:hint="eastAsia"/>
        </w:rPr>
        <w:t>规则管理模块</w:t>
      </w:r>
      <w:bookmarkEnd w:id="272"/>
      <w:bookmarkEnd w:id="273"/>
      <w:bookmarkEnd w:id="274"/>
      <w:bookmarkEnd w:id="275"/>
      <w:bookmarkEnd w:id="276"/>
    </w:p>
    <w:p w14:paraId="4F7623B3" w14:textId="01F154AE" w:rsidR="008C6569" w:rsidRPr="008C6569" w:rsidRDefault="00D14EEE" w:rsidP="009F02EA">
      <w:pPr>
        <w:pStyle w:val="3"/>
        <w:numPr>
          <w:ilvl w:val="2"/>
          <w:numId w:val="52"/>
        </w:numPr>
      </w:pPr>
      <w:bookmarkStart w:id="277" w:name="_Toc36642707"/>
      <w:bookmarkStart w:id="278" w:name="_Toc36643279"/>
      <w:bookmarkStart w:id="279" w:name="_Toc36732802"/>
      <w:bookmarkStart w:id="280" w:name="_Toc36987974"/>
      <w:r>
        <w:rPr>
          <w:rFonts w:hint="eastAsia"/>
        </w:rPr>
        <w:t>规则管理模块详细设计</w:t>
      </w:r>
      <w:bookmarkEnd w:id="277"/>
      <w:bookmarkEnd w:id="278"/>
      <w:bookmarkEnd w:id="279"/>
      <w:bookmarkEnd w:id="280"/>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173E78BC" w:rsidR="00847C86" w:rsidRDefault="00FD189F" w:rsidP="00FD189F">
      <w:pPr>
        <w:pStyle w:val="af8"/>
        <w:rPr>
          <w:rFonts w:ascii="宋体" w:hAnsi="宋体"/>
          <w:szCs w:val="24"/>
        </w:rPr>
      </w:pPr>
      <w:bookmarkStart w:id="281" w:name="_Toc36736580"/>
      <w:bookmarkStart w:id="282" w:name="_Toc3698801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571A0B">
        <w:rPr>
          <w:rFonts w:hint="eastAsia"/>
        </w:rPr>
        <w:t>规则管理类图</w:t>
      </w:r>
      <w:bookmarkEnd w:id="281"/>
      <w:bookmarkEnd w:id="282"/>
    </w:p>
    <w:p w14:paraId="42537275" w14:textId="35E91996"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A378BC">
        <w:rPr>
          <w:rFonts w:ascii="Arial" w:eastAsia="宋体" w:hAnsi="Arial"/>
          <w:sz w:val="24"/>
          <w:szCs w:val="24"/>
        </w:rPr>
        <w:t>RuleManageServiceImpl</w:t>
      </w:r>
      <w:r w:rsidR="004B6341">
        <w:rPr>
          <w:rFonts w:ascii="宋体" w:eastAsia="宋体" w:hAnsi="宋体" w:hint="eastAsia"/>
          <w:sz w:val="24"/>
          <w:szCs w:val="24"/>
        </w:rPr>
        <w:t>实现了</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接口和</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r w:rsidR="004B6341">
        <w:rPr>
          <w:rFonts w:ascii="宋体" w:eastAsia="宋体" w:hAnsi="宋体" w:hint="eastAsia"/>
          <w:sz w:val="24"/>
          <w:szCs w:val="24"/>
        </w:rPr>
        <w:t>方法，用以实现过期告警功能</w:t>
      </w:r>
      <w:r w:rsidR="0042448F">
        <w:rPr>
          <w:rFonts w:ascii="宋体" w:eastAsia="宋体" w:hAnsi="宋体" w:hint="eastAsia"/>
          <w:sz w:val="24"/>
          <w:szCs w:val="24"/>
        </w:rPr>
        <w:t>；</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A378BC">
        <w:rPr>
          <w:rFonts w:ascii="Arial" w:eastAsia="宋体" w:hAnsi="Arial" w:hint="eastAsia"/>
          <w:sz w:val="24"/>
          <w:szCs w:val="24"/>
        </w:rPr>
        <w:t>Cache</w:t>
      </w:r>
      <w:r w:rsidR="004B6341" w:rsidRPr="00A378BC">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r w:rsidR="003505C4">
        <w:rPr>
          <w:rFonts w:ascii="宋体" w:eastAsia="宋体" w:hAnsi="宋体" w:hint="eastAsia"/>
          <w:sz w:val="24"/>
          <w:szCs w:val="24"/>
        </w:rPr>
        <w:t>负责获取订单信息。</w:t>
      </w:r>
      <w:r w:rsidR="003505C4" w:rsidRPr="00A378BC">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r w:rsidR="003505C4">
        <w:rPr>
          <w:rFonts w:ascii="宋体" w:eastAsia="宋体" w:hAnsi="宋体" w:hint="eastAsia"/>
          <w:sz w:val="24"/>
          <w:szCs w:val="24"/>
        </w:rPr>
        <w:t>负责审核流</w:t>
      </w:r>
      <w:r w:rsidR="003505C4">
        <w:rPr>
          <w:rFonts w:ascii="宋体" w:eastAsia="宋体" w:hAnsi="宋体" w:hint="eastAsia"/>
          <w:sz w:val="24"/>
          <w:szCs w:val="24"/>
        </w:rPr>
        <w:lastRenderedPageBreak/>
        <w:t>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83" w:name="_Toc36732803"/>
      <w:bookmarkStart w:id="284" w:name="_Toc36987975"/>
      <w:r>
        <w:rPr>
          <w:rFonts w:hint="eastAsia"/>
        </w:rPr>
        <w:t>规则操作功能实现</w:t>
      </w:r>
      <w:bookmarkEnd w:id="283"/>
      <w:bookmarkEnd w:id="284"/>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A378BC">
        <w:rPr>
          <w:rFonts w:ascii="Arial" w:eastAsia="宋体" w:hAnsi="Arial" w:hint="eastAsia"/>
          <w:sz w:val="24"/>
          <w:szCs w:val="24"/>
        </w:rPr>
        <w:t>Cache</w:t>
      </w:r>
      <w:r w:rsidR="007043A0" w:rsidRPr="00A378BC">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A378BC">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r w:rsidR="00461394" w:rsidRPr="00CB77F8">
        <w:rPr>
          <w:rFonts w:ascii="宋体" w:eastAsia="宋体" w:hAnsi="宋体" w:hint="eastAsia"/>
          <w:sz w:val="24"/>
          <w:szCs w:val="24"/>
        </w:rPr>
        <w:t>、</w:t>
      </w:r>
      <w:bookmarkStart w:id="285" w:name="_Hlk36331730"/>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5"/>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A378BC">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C39E0FD" w:rsidR="00063B9A" w:rsidRDefault="00FD189F" w:rsidP="00FD189F">
      <w:pPr>
        <w:pStyle w:val="af8"/>
        <w:rPr>
          <w:rFonts w:ascii="宋体" w:hAnsi="宋体"/>
          <w:szCs w:val="24"/>
        </w:rPr>
      </w:pPr>
      <w:bookmarkStart w:id="286" w:name="_Toc36736581"/>
      <w:bookmarkStart w:id="287" w:name="_Toc3698801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A8517D">
        <w:rPr>
          <w:rFonts w:hint="eastAsia"/>
        </w:rPr>
        <w:t>规则操作时序图</w:t>
      </w:r>
      <w:bookmarkEnd w:id="286"/>
      <w:bookmarkEnd w:id="287"/>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A378BC">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A378BC">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A378BC">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A378BC">
        <w:rPr>
          <w:rFonts w:ascii="Arial" w:eastAsia="宋体" w:hAnsi="Arial"/>
          <w:sz w:val="24"/>
          <w:szCs w:val="24"/>
        </w:rPr>
        <w:t>syncRunnerService</w:t>
      </w:r>
      <w:r w:rsidR="00E76F44">
        <w:rPr>
          <w:rFonts w:ascii="宋体" w:eastAsia="宋体" w:hAnsi="宋体" w:hint="eastAsia"/>
          <w:sz w:val="24"/>
          <w:szCs w:val="24"/>
        </w:rPr>
        <w:t>的</w:t>
      </w:r>
      <w:r w:rsidR="008A7B1A" w:rsidRPr="00A378BC">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A378BC">
        <w:rPr>
          <w:rFonts w:ascii="Arial" w:eastAsia="宋体" w:hAnsi="Arial" w:hint="eastAsia"/>
          <w:sz w:val="24"/>
          <w:szCs w:val="24"/>
        </w:rPr>
        <w:t>get</w:t>
      </w:r>
      <w:r w:rsidRPr="00A378BC">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A378BC">
        <w:rPr>
          <w:rFonts w:ascii="Arial" w:eastAsia="宋体" w:hAnsi="Arial" w:hint="eastAsia"/>
          <w:sz w:val="24"/>
          <w:szCs w:val="24"/>
        </w:rPr>
        <w:t>get</w:t>
      </w:r>
      <w:r w:rsidR="00F65A17" w:rsidRPr="00A378BC">
        <w:rPr>
          <w:rFonts w:ascii="Arial" w:eastAsia="宋体" w:hAnsi="Arial"/>
          <w:sz w:val="24"/>
          <w:szCs w:val="24"/>
        </w:rPr>
        <w:t>Rules</w:t>
      </w:r>
      <w:r w:rsidR="00F65A17">
        <w:rPr>
          <w:rFonts w:ascii="宋体" w:eastAsia="宋体" w:hAnsi="宋体" w:hint="eastAsia"/>
          <w:sz w:val="24"/>
          <w:szCs w:val="24"/>
        </w:rPr>
        <w:t>方法中调用</w:t>
      </w:r>
      <w:r w:rsidR="00F65A17" w:rsidRPr="00A378BC">
        <w:rPr>
          <w:rFonts w:ascii="Arial" w:eastAsia="宋体" w:hAnsi="Arial" w:hint="eastAsia"/>
          <w:sz w:val="24"/>
          <w:szCs w:val="24"/>
        </w:rPr>
        <w:t>CacheUtils</w:t>
      </w:r>
      <w:r w:rsidR="00F65A17">
        <w:rPr>
          <w:rFonts w:ascii="宋体" w:eastAsia="宋体" w:hAnsi="宋体" w:hint="eastAsia"/>
          <w:sz w:val="24"/>
          <w:szCs w:val="24"/>
        </w:rPr>
        <w:t>的</w:t>
      </w:r>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createConfig</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w:t>
            </w:r>
            <w:r w:rsidRPr="00A378BC">
              <w:rPr>
                <w:rFonts w:ascii="Arial" w:eastAsia="宋体" w:hAnsi="Arial"/>
                <w:szCs w:val="21"/>
              </w:rPr>
              <w:t>ruleContent</w:t>
            </w:r>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r w:rsidRPr="00A378BC">
              <w:rPr>
                <w:rFonts w:ascii="Arial" w:eastAsia="宋体" w:hAnsi="Arial"/>
                <w:szCs w:val="21"/>
              </w:rPr>
              <w:t>JsonStr</w:t>
            </w:r>
            <w:r w:rsidRPr="001F7C42">
              <w:rPr>
                <w:rFonts w:ascii="Arial" w:eastAsia="宋体" w:hAnsi="Arial"/>
                <w:szCs w:val="21"/>
              </w:rPr>
              <w:t xml:space="preserve"> </w:t>
            </w:r>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w:t>
            </w:r>
            <w:r w:rsidRPr="00A378BC">
              <w:rPr>
                <w:rFonts w:ascii="Arial" w:eastAsia="宋体" w:hAnsi="Arial"/>
                <w:szCs w:val="21"/>
              </w:rPr>
              <w:t>toString</w:t>
            </w:r>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r w:rsidRPr="001F7C42">
              <w:rPr>
                <w:rFonts w:ascii="Arial" w:eastAsia="宋体" w:hAnsi="Arial"/>
                <w:szCs w:val="21"/>
              </w:rPr>
              <w:t>(</w:t>
            </w:r>
            <w:r w:rsidRPr="00A378BC">
              <w:rPr>
                <w:rFonts w:ascii="Arial" w:eastAsia="宋体" w:hAnsi="Arial"/>
                <w:szCs w:val="21"/>
              </w:rPr>
              <w:t>JsonStr</w:t>
            </w:r>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&gt;&gt; </w:t>
            </w:r>
            <w:r w:rsidRPr="00A378BC">
              <w:rPr>
                <w:rFonts w:ascii="Arial" w:eastAsia="宋体" w:hAnsi="Arial"/>
                <w:szCs w:val="21"/>
              </w:rPr>
              <w:t>getRules</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Pr="00A378BC">
              <w:rPr>
                <w:rFonts w:ascii="Arial" w:eastAsia="宋体" w:hAnsi="Arial"/>
                <w:szCs w:val="21"/>
              </w:rPr>
              <w:t>ruleQuery</w:t>
            </w:r>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SceneRulePO</w:t>
            </w:r>
            <w:r w:rsidRPr="001F7C42">
              <w:rPr>
                <w:rFonts w:ascii="Arial" w:eastAsia="宋体" w:hAnsi="Arial"/>
                <w:szCs w:val="21"/>
              </w:rPr>
              <w:t xml:space="preserve">&gt; </w:t>
            </w:r>
            <w:r w:rsidRPr="00A378BC">
              <w:rPr>
                <w:rFonts w:ascii="Arial" w:eastAsia="宋体" w:hAnsi="Arial"/>
                <w:szCs w:val="21"/>
              </w:rPr>
              <w:t>rulePOList</w:t>
            </w:r>
            <w:r w:rsidRPr="001F7C42">
              <w:rPr>
                <w:rFonts w:ascii="Arial" w:eastAsia="宋体" w:hAnsi="Arial"/>
                <w:szCs w:val="21"/>
              </w:rPr>
              <w:t xml:space="preserve"> = </w:t>
            </w:r>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 </w:t>
            </w:r>
            <w:r w:rsidRPr="00A378BC">
              <w:rPr>
                <w:rFonts w:ascii="Arial" w:eastAsia="宋体" w:hAnsi="Arial"/>
                <w:szCs w:val="21"/>
              </w:rPr>
              <w:t>ruleDTOList</w:t>
            </w:r>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r w:rsidRPr="001F7C42">
              <w:rPr>
                <w:rFonts w:ascii="Arial" w:eastAsia="宋体" w:hAnsi="Arial"/>
                <w:szCs w:val="21"/>
              </w:rPr>
              <w:t>(</w:t>
            </w:r>
            <w:r w:rsidRPr="00A378BC">
              <w:rPr>
                <w:rFonts w:ascii="Arial" w:eastAsia="宋体" w:hAnsi="Arial"/>
                <w:szCs w:val="21"/>
              </w:rPr>
              <w:t>ruleDTOList</w:t>
            </w:r>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7732165E" w:rsidR="00FD189F" w:rsidRDefault="00FD189F">
      <w:pPr>
        <w:pStyle w:val="af8"/>
      </w:pPr>
      <w:bookmarkStart w:id="288" w:name="_Toc36736582"/>
      <w:bookmarkStart w:id="289" w:name="_Toc3698801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3</w:t>
      </w:r>
      <w:r w:rsidR="0018235C">
        <w:fldChar w:fldCharType="end"/>
      </w:r>
      <w:r>
        <w:t xml:space="preserve">  </w:t>
      </w:r>
      <w:r w:rsidRPr="00040E1D">
        <w:rPr>
          <w:rFonts w:hint="eastAsia"/>
        </w:rPr>
        <w:t>新增规则实现</w:t>
      </w:r>
      <w:bookmarkEnd w:id="288"/>
      <w:bookmarkEnd w:id="289"/>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1463401D" w:rsidR="00FD189F" w:rsidRPr="00B41017" w:rsidRDefault="004C6267" w:rsidP="004C6267">
      <w:pPr>
        <w:pStyle w:val="af8"/>
        <w:rPr>
          <w:rFonts w:ascii="宋体" w:hAnsi="宋体"/>
          <w:szCs w:val="24"/>
        </w:rPr>
      </w:pPr>
      <w:bookmarkStart w:id="290" w:name="_Toc3698801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42628E">
        <w:rPr>
          <w:rFonts w:hint="eastAsia"/>
        </w:rPr>
        <w:t>规则配置详情页面</w:t>
      </w:r>
      <w:bookmarkEnd w:id="290"/>
    </w:p>
    <w:p w14:paraId="7BB85171" w14:textId="690BCAA8" w:rsidR="00BD2023" w:rsidRDefault="001F7239" w:rsidP="009F02EA">
      <w:pPr>
        <w:pStyle w:val="3"/>
        <w:numPr>
          <w:ilvl w:val="2"/>
          <w:numId w:val="52"/>
        </w:numPr>
      </w:pPr>
      <w:bookmarkStart w:id="291" w:name="_Toc36642709"/>
      <w:bookmarkStart w:id="292" w:name="_Toc36643281"/>
      <w:bookmarkStart w:id="293" w:name="_Toc36732804"/>
      <w:bookmarkStart w:id="294" w:name="_Toc36987976"/>
      <w:r w:rsidRPr="001F7239">
        <w:rPr>
          <w:rFonts w:hint="eastAsia"/>
        </w:rPr>
        <w:lastRenderedPageBreak/>
        <w:t>日志查询功能实现</w:t>
      </w:r>
      <w:bookmarkEnd w:id="291"/>
      <w:bookmarkEnd w:id="292"/>
      <w:bookmarkEnd w:id="293"/>
      <w:bookmarkEnd w:id="294"/>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A378BC">
        <w:rPr>
          <w:rFonts w:ascii="Arial" w:eastAsia="宋体" w:hAnsi="Arial" w:hint="eastAsia"/>
          <w:sz w:val="24"/>
          <w:szCs w:val="24"/>
        </w:rPr>
        <w:t>get</w:t>
      </w:r>
      <w:r w:rsidR="00890175" w:rsidRPr="00A378BC">
        <w:rPr>
          <w:rFonts w:ascii="Arial" w:eastAsia="宋体" w:hAnsi="Arial"/>
          <w:sz w:val="24"/>
          <w:szCs w:val="24"/>
        </w:rPr>
        <w:t>HitRecord</w:t>
      </w:r>
      <w:r w:rsidR="00890175">
        <w:rPr>
          <w:rFonts w:ascii="宋体" w:eastAsia="宋体" w:hAnsi="宋体" w:hint="eastAsia"/>
          <w:sz w:val="24"/>
          <w:szCs w:val="24"/>
        </w:rPr>
        <w:t>调用</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getHitRecord</w:t>
            </w:r>
            <w:r w:rsidRPr="00607BEA">
              <w:rPr>
                <w:rFonts w:ascii="宋体" w:eastAsia="宋体" w:hAnsi="宋体"/>
              </w:rPr>
              <w:t>(</w:t>
            </w:r>
            <w:r w:rsidR="00E43D30" w:rsidRPr="00A378BC">
              <w:rPr>
                <w:rFonts w:ascii="Arial" w:eastAsia="宋体" w:hAnsi="Arial"/>
              </w:rPr>
              <w:t>RecordQuery</w:t>
            </w:r>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OrderHitRecordDTO</w:t>
            </w:r>
            <w:r w:rsidRPr="00607BEA">
              <w:rPr>
                <w:rFonts w:ascii="宋体" w:eastAsia="宋体" w:hAnsi="宋体"/>
              </w:rPr>
              <w:t xml:space="preserve"> </w:t>
            </w:r>
            <w:r w:rsidR="00EA1603" w:rsidRPr="00A378BC">
              <w:rPr>
                <w:rFonts w:ascii="Arial" w:eastAsia="宋体" w:hAnsi="Arial"/>
              </w:rPr>
              <w:t>r</w:t>
            </w:r>
            <w:r w:rsidRPr="00A378BC">
              <w:rPr>
                <w:rFonts w:ascii="Arial" w:eastAsia="宋体" w:hAnsi="Arial"/>
              </w:rPr>
              <w:t>ecordDTO</w:t>
            </w:r>
            <w:r w:rsidRPr="00607BEA">
              <w:rPr>
                <w:rFonts w:ascii="宋体" w:eastAsia="宋体" w:hAnsi="宋体"/>
              </w:rPr>
              <w:t xml:space="preserve"> = </w:t>
            </w:r>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 </w:t>
            </w:r>
            <w:r w:rsidRPr="00A378BC">
              <w:rPr>
                <w:rFonts w:ascii="Arial" w:eastAsia="宋体" w:hAnsi="Arial"/>
              </w:rPr>
              <w:t>Response</w:t>
            </w:r>
            <w:r w:rsidRPr="001244DA">
              <w:rPr>
                <w:rFonts w:ascii="Arial" w:eastAsia="宋体" w:hAnsi="Arial"/>
              </w:rPr>
              <w:t>.</w:t>
            </w:r>
            <w:r w:rsidRPr="00A378BC">
              <w:rPr>
                <w:rFonts w:ascii="Arial" w:eastAsia="宋体" w:hAnsi="Arial"/>
              </w:rPr>
              <w:t>SUCCESS</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69AC1809" w:rsidR="00FD189F" w:rsidRDefault="00FD189F">
      <w:pPr>
        <w:pStyle w:val="af8"/>
      </w:pPr>
      <w:bookmarkStart w:id="295" w:name="_Toc36736585"/>
      <w:bookmarkStart w:id="296" w:name="_Toc36988020"/>
      <w:bookmarkStart w:id="297" w:name="_Toc36642710"/>
      <w:bookmarkStart w:id="298" w:name="_Toc36643282"/>
      <w:bookmarkStart w:id="299"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5</w:t>
      </w:r>
      <w:r w:rsidR="0018235C">
        <w:fldChar w:fldCharType="end"/>
      </w:r>
      <w:r>
        <w:t xml:space="preserve">  </w:t>
      </w:r>
      <w:r w:rsidRPr="00620B8D">
        <w:rPr>
          <w:rFonts w:hint="eastAsia"/>
        </w:rPr>
        <w:t>日志查询功能实现</w:t>
      </w:r>
      <w:bookmarkEnd w:id="295"/>
      <w:bookmarkEnd w:id="296"/>
    </w:p>
    <w:p w14:paraId="7084FDA4" w14:textId="297B1A16" w:rsidR="001F7239" w:rsidRDefault="000459FC" w:rsidP="009F02EA">
      <w:pPr>
        <w:pStyle w:val="3"/>
        <w:numPr>
          <w:ilvl w:val="2"/>
          <w:numId w:val="52"/>
        </w:numPr>
      </w:pPr>
      <w:bookmarkStart w:id="300" w:name="_Toc36987977"/>
      <w:r>
        <w:rPr>
          <w:rFonts w:hint="eastAsia"/>
        </w:rPr>
        <w:t>规则过期告警功能实现</w:t>
      </w:r>
      <w:bookmarkEnd w:id="297"/>
      <w:bookmarkEnd w:id="298"/>
      <w:bookmarkEnd w:id="299"/>
      <w:bookmarkEnd w:id="300"/>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A378BC">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A378BC">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r w:rsidRPr="00A378BC">
              <w:rPr>
                <w:rFonts w:ascii="Arial" w:eastAsia="宋体" w:hAnsi="Arial"/>
              </w:rPr>
              <w:t>callBackTimeOutTask</w:t>
            </w:r>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r w:rsidRPr="00A378BC">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A378BC">
              <w:rPr>
                <w:rFonts w:ascii="Arial" w:eastAsia="宋体" w:hAnsi="Arial" w:hint="eastAsia"/>
              </w:rPr>
              <w:t>prepare</w:t>
            </w:r>
            <w:r w:rsidRPr="00A378BC">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A378BC">
              <w:rPr>
                <w:rFonts w:ascii="Arial" w:eastAsia="宋体" w:hAnsi="Arial"/>
              </w:rPr>
              <w:t>SimpleEmail</w:t>
            </w:r>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r w:rsidRPr="00A378BC">
              <w:rPr>
                <w:rFonts w:ascii="Arial" w:eastAsia="宋体" w:hAnsi="Arial"/>
              </w:rPr>
              <w:t>prepareEmail</w:t>
            </w:r>
            <w:r>
              <w:rPr>
                <w:rFonts w:ascii="宋体" w:eastAsia="宋体" w:hAnsi="宋体"/>
              </w:rPr>
              <w:t>(</w:t>
            </w:r>
            <w:r w:rsidRPr="00A378BC">
              <w:rPr>
                <w:rFonts w:ascii="Arial" w:eastAsia="宋体" w:hAnsi="Arial" w:hint="eastAsia"/>
              </w:rPr>
              <w:t>rule</w:t>
            </w:r>
            <w:r w:rsidRPr="00A378BC">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rPr>
            </w:pPr>
            <w:r w:rsidRPr="00A378BC">
              <w:rPr>
                <w:rFonts w:ascii="Arial" w:eastAsia="宋体" w:hAnsi="Arial"/>
              </w:rPr>
              <w:t>Mail</w:t>
            </w:r>
            <w:r w:rsidRPr="001244DA">
              <w:rPr>
                <w:rFonts w:ascii="Arial" w:eastAsia="宋体" w:hAnsi="Arial"/>
              </w:rPr>
              <w:t>.</w:t>
            </w:r>
            <w:r w:rsidRPr="00A378BC">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0426B89" w:rsidR="00FD189F" w:rsidRDefault="00FD189F">
      <w:pPr>
        <w:pStyle w:val="af8"/>
      </w:pPr>
      <w:bookmarkStart w:id="301" w:name="_Toc36736586"/>
      <w:bookmarkStart w:id="302" w:name="_Toc36988021"/>
      <w:bookmarkStart w:id="303" w:name="_Toc36642711"/>
      <w:bookmarkStart w:id="304" w:name="_Toc36643283"/>
      <w:bookmarkStart w:id="305"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6</w:t>
      </w:r>
      <w:r w:rsidR="0018235C">
        <w:fldChar w:fldCharType="end"/>
      </w:r>
      <w:r>
        <w:t xml:space="preserve">  </w:t>
      </w:r>
      <w:r w:rsidRPr="00033587">
        <w:rPr>
          <w:rFonts w:hint="eastAsia"/>
        </w:rPr>
        <w:t>规则过期告警功能实现</w:t>
      </w:r>
      <w:bookmarkEnd w:id="301"/>
      <w:bookmarkEnd w:id="302"/>
    </w:p>
    <w:p w14:paraId="6A8AA5BE" w14:textId="0C97AEE2" w:rsidR="002F705B" w:rsidRDefault="007C182E" w:rsidP="009F02EA">
      <w:pPr>
        <w:pStyle w:val="2"/>
        <w:numPr>
          <w:ilvl w:val="1"/>
          <w:numId w:val="52"/>
        </w:numPr>
      </w:pPr>
      <w:bookmarkStart w:id="306" w:name="_Toc36987978"/>
      <w:r>
        <w:rPr>
          <w:rFonts w:hint="eastAsia"/>
        </w:rPr>
        <w:lastRenderedPageBreak/>
        <w:t>规则预处理模块</w:t>
      </w:r>
      <w:bookmarkEnd w:id="303"/>
      <w:bookmarkEnd w:id="304"/>
      <w:bookmarkEnd w:id="305"/>
      <w:bookmarkEnd w:id="306"/>
    </w:p>
    <w:p w14:paraId="321CC841" w14:textId="1F07236A" w:rsidR="00B80175" w:rsidRPr="00B80175" w:rsidRDefault="00B80175" w:rsidP="009F02EA">
      <w:pPr>
        <w:pStyle w:val="3"/>
        <w:numPr>
          <w:ilvl w:val="2"/>
          <w:numId w:val="52"/>
        </w:numPr>
      </w:pPr>
      <w:bookmarkStart w:id="307" w:name="_Toc36642712"/>
      <w:bookmarkStart w:id="308" w:name="_Toc36643284"/>
      <w:bookmarkStart w:id="309" w:name="_Toc36732807"/>
      <w:bookmarkStart w:id="310" w:name="_Toc36987979"/>
      <w:r>
        <w:rPr>
          <w:rFonts w:hint="eastAsia"/>
        </w:rPr>
        <w:t>规则预处理模块设计</w:t>
      </w:r>
      <w:bookmarkEnd w:id="307"/>
      <w:bookmarkEnd w:id="308"/>
      <w:bookmarkEnd w:id="309"/>
      <w:bookmarkEnd w:id="310"/>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A378BC">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A378BC">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A378BC">
              <w:rPr>
                <w:rFonts w:ascii="Arial" w:eastAsia="宋体" w:hAnsi="Arial"/>
                <w:szCs w:val="21"/>
              </w:rPr>
              <w:t>R</w:t>
            </w:r>
            <w:r w:rsidRPr="00A378BC">
              <w:rPr>
                <w:rFonts w:ascii="Arial" w:eastAsia="宋体" w:hAnsi="Arial" w:hint="eastAsia"/>
                <w:szCs w:val="21"/>
              </w:rPr>
              <w:t>st</w:t>
            </w:r>
            <w:r w:rsidRPr="005F0985">
              <w:rPr>
                <w:rFonts w:ascii="宋体" w:eastAsia="宋体" w:hAnsi="宋体"/>
                <w:szCs w:val="21"/>
              </w:rPr>
              <w:t xml:space="preserve"> = (((</w:t>
            </w:r>
            <w:r w:rsidRPr="00A378BC">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r w:rsidRPr="00A378BC">
              <w:rPr>
                <w:rFonts w:ascii="Arial" w:eastAsia="宋体" w:hAnsi="Arial" w:hint="eastAsia"/>
                <w:szCs w:val="21"/>
              </w:rPr>
              <w:t>trigger</w:t>
            </w:r>
            <w:r w:rsidRPr="00A378BC">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orderStatuCondition</w:t>
            </w:r>
            <w:r w:rsidRPr="005F0985">
              <w:rPr>
                <w:rFonts w:ascii="宋体" w:eastAsia="宋体" w:hAnsi="宋体"/>
                <w:szCs w:val="21"/>
              </w:rPr>
              <w:t>))</w:t>
            </w:r>
          </w:p>
        </w:tc>
      </w:tr>
    </w:tbl>
    <w:p w14:paraId="551840CE" w14:textId="6A098BCE" w:rsidR="00FD189F" w:rsidRDefault="00FD189F">
      <w:pPr>
        <w:pStyle w:val="af8"/>
      </w:pPr>
      <w:bookmarkStart w:id="311" w:name="_Toc36736587"/>
      <w:bookmarkStart w:id="312" w:name="_Toc3698802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7</w:t>
      </w:r>
      <w:r w:rsidR="0018235C">
        <w:fldChar w:fldCharType="end"/>
      </w:r>
      <w:r>
        <w:t xml:space="preserve">  </w:t>
      </w:r>
      <w:r w:rsidRPr="00A52B6F">
        <w:rPr>
          <w:rFonts w:hint="eastAsia"/>
        </w:rPr>
        <w:t>规则执行表达式</w:t>
      </w:r>
      <w:bookmarkEnd w:id="311"/>
      <w:bookmarkEnd w:id="312"/>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2CE8F369" w:rsidR="008B78FC" w:rsidRDefault="00FD189F" w:rsidP="00FD189F">
      <w:pPr>
        <w:pStyle w:val="af8"/>
        <w:rPr>
          <w:rFonts w:ascii="宋体" w:hAnsi="宋体"/>
          <w:szCs w:val="24"/>
        </w:rPr>
      </w:pPr>
      <w:bookmarkStart w:id="313" w:name="_Toc36736588"/>
      <w:bookmarkStart w:id="314" w:name="_Toc3698802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sidRPr="00B75B5F">
        <w:rPr>
          <w:rFonts w:hint="eastAsia"/>
        </w:rPr>
        <w:t>规则解析树概括</w:t>
      </w:r>
      <w:bookmarkEnd w:id="313"/>
      <w:bookmarkEnd w:id="314"/>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5" w:name="OLE_LINK17"/>
      <w:bookmarkStart w:id="316" w:name="OLE_LINK18"/>
      <w:r w:rsidRPr="00A378BC">
        <w:rPr>
          <w:rFonts w:ascii="Arial" w:eastAsia="宋体" w:hAnsi="Arial"/>
          <w:sz w:val="24"/>
          <w:szCs w:val="24"/>
        </w:rPr>
        <w:t>predictDeliverTimeCondition</w:t>
      </w:r>
      <w:bookmarkEnd w:id="315"/>
      <w:bookmarkEnd w:id="316"/>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5EF3BF63" w:rsidR="00EA6EDE" w:rsidRDefault="00FD189F" w:rsidP="00FD189F">
      <w:pPr>
        <w:pStyle w:val="af8"/>
        <w:rPr>
          <w:rFonts w:ascii="宋体" w:hAnsi="宋体"/>
          <w:szCs w:val="24"/>
        </w:rPr>
      </w:pPr>
      <w:bookmarkStart w:id="317" w:name="_Toc36736589"/>
      <w:bookmarkStart w:id="318" w:name="_Toc3698802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A378BC">
        <w:t>predictDeliverTimeCondition</w:t>
      </w:r>
      <w:r w:rsidRPr="004D031E">
        <w:t>节点</w:t>
      </w:r>
      <w:bookmarkEnd w:id="317"/>
      <w:bookmarkEnd w:id="318"/>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45364FCB"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A378BC">
        <w:rPr>
          <w:rFonts w:ascii="Arial" w:eastAsia="宋体" w:hAnsi="Arial" w:hint="eastAsia"/>
          <w:sz w:val="24"/>
          <w:szCs w:val="24"/>
        </w:rPr>
        <w:t>num</w:t>
      </w:r>
      <w:r w:rsidRPr="00A378BC">
        <w:rPr>
          <w:rFonts w:ascii="Arial" w:eastAsia="宋体" w:hAnsi="Arial"/>
          <w:sz w:val="24"/>
          <w:szCs w:val="24"/>
        </w:rPr>
        <w:t>OfArguements</w:t>
      </w:r>
      <w:r>
        <w:rPr>
          <w:rFonts w:ascii="宋体" w:eastAsia="宋体" w:hAnsi="宋体" w:hint="eastAsia"/>
          <w:sz w:val="24"/>
          <w:szCs w:val="24"/>
        </w:rPr>
        <w:t>函数返回的是执行单元需要的参数个数，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r w:rsidRPr="00A378BC">
        <w:rPr>
          <w:rFonts w:ascii="Arial" w:eastAsia="宋体" w:hAnsi="Arial" w:hint="eastAsia"/>
          <w:sz w:val="24"/>
          <w:szCs w:val="24"/>
        </w:rPr>
        <w:t>getNa</w:t>
      </w:r>
      <w:r w:rsidRPr="00A378BC">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A378BC">
        <w:rPr>
          <w:rFonts w:ascii="Arial" w:eastAsia="宋体" w:hAnsi="Arial" w:hint="eastAsia"/>
          <w:sz w:val="24"/>
          <w:szCs w:val="24"/>
        </w:rPr>
        <w:t>Binary</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和</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r w:rsidRPr="00A378BC">
        <w:rPr>
          <w:rFonts w:ascii="Arial" w:eastAsia="宋体" w:hAnsi="Arial" w:hint="eastAsia"/>
          <w:sz w:val="24"/>
          <w:szCs w:val="24"/>
        </w:rPr>
        <w:t>Function</w:t>
      </w:r>
      <w:r w:rsidRPr="00A378BC">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A378BC">
        <w:rPr>
          <w:rFonts w:ascii="Arial" w:eastAsia="宋体" w:hAnsi="Arial" w:hint="eastAsia"/>
          <w:sz w:val="24"/>
          <w:szCs w:val="24"/>
        </w:rPr>
        <w:t>build</w:t>
      </w:r>
      <w:r w:rsidRPr="00A378BC">
        <w:rPr>
          <w:rFonts w:ascii="Arial" w:eastAsia="宋体" w:hAnsi="Arial"/>
          <w:sz w:val="24"/>
          <w:szCs w:val="24"/>
        </w:rPr>
        <w:t>CheckRule</w:t>
      </w:r>
      <w:r>
        <w:rPr>
          <w:rFonts w:ascii="宋体" w:eastAsia="宋体" w:hAnsi="宋体" w:hint="eastAsia"/>
          <w:sz w:val="24"/>
          <w:szCs w:val="24"/>
        </w:rPr>
        <w:t>函数构建的是</w:t>
      </w:r>
      <w:r w:rsidR="00EE6785">
        <w:rPr>
          <w:rFonts w:ascii="宋体" w:eastAsia="宋体" w:hAnsi="宋体" w:hint="eastAsia"/>
          <w:sz w:val="24"/>
          <w:szCs w:val="24"/>
        </w:rPr>
        <w:t>超时</w:t>
      </w:r>
      <w:r>
        <w:rPr>
          <w:rFonts w:ascii="宋体" w:eastAsia="宋体" w:hAnsi="宋体" w:hint="eastAsia"/>
          <w:sz w:val="24"/>
          <w:szCs w:val="24"/>
        </w:rPr>
        <w:t>校验规则，以上文描述的树状结构进行构建；</w:t>
      </w:r>
      <w:r w:rsidRPr="00A378BC">
        <w:rPr>
          <w:rFonts w:ascii="Arial" w:eastAsia="宋体" w:hAnsi="Arial" w:hint="eastAsia"/>
          <w:sz w:val="24"/>
          <w:szCs w:val="24"/>
        </w:rPr>
        <w:t>build</w:t>
      </w:r>
      <w:r w:rsidRPr="000067CC">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w:t>
      </w:r>
      <w:r>
        <w:rPr>
          <w:rFonts w:ascii="宋体" w:eastAsia="宋体" w:hAnsi="宋体" w:hint="eastAsia"/>
          <w:sz w:val="24"/>
          <w:szCs w:val="24"/>
        </w:rPr>
        <w:lastRenderedPageBreak/>
        <w:t>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66D4A825" w:rsidR="0060369D" w:rsidRDefault="0060369D" w:rsidP="0060369D">
      <w:pPr>
        <w:pStyle w:val="af8"/>
      </w:pPr>
      <w:bookmarkStart w:id="319" w:name="_Toc36736590"/>
      <w:bookmarkStart w:id="320" w:name="_Toc3698802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BD7008">
        <w:rPr>
          <w:rFonts w:hint="eastAsia"/>
        </w:rPr>
        <w:t>规则预处理类图</w:t>
      </w:r>
      <w:bookmarkEnd w:id="319"/>
      <w:bookmarkEnd w:id="320"/>
    </w:p>
    <w:p w14:paraId="62F5502C" w14:textId="6BA22C56" w:rsidR="001D30B8" w:rsidRDefault="00AF30E9" w:rsidP="009F02EA">
      <w:pPr>
        <w:pStyle w:val="3"/>
        <w:numPr>
          <w:ilvl w:val="2"/>
          <w:numId w:val="52"/>
        </w:numPr>
      </w:pPr>
      <w:bookmarkStart w:id="321" w:name="_Toc36642713"/>
      <w:bookmarkStart w:id="322" w:name="_Toc36643285"/>
      <w:bookmarkStart w:id="323" w:name="_Toc36732808"/>
      <w:bookmarkStart w:id="324" w:name="_Toc36987980"/>
      <w:r>
        <w:rPr>
          <w:rFonts w:hint="eastAsia"/>
        </w:rPr>
        <w:t>构建检查规则</w:t>
      </w:r>
      <w:r w:rsidR="001D30B8">
        <w:rPr>
          <w:rFonts w:hint="eastAsia"/>
        </w:rPr>
        <w:t>功能实现</w:t>
      </w:r>
      <w:bookmarkEnd w:id="321"/>
      <w:bookmarkEnd w:id="322"/>
      <w:bookmarkEnd w:id="323"/>
      <w:bookmarkEnd w:id="324"/>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A378BC">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A378BC">
        <w:rPr>
          <w:rFonts w:ascii="Arial" w:eastAsia="宋体" w:hAnsi="Arial"/>
          <w:sz w:val="24"/>
          <w:szCs w:val="28"/>
        </w:rPr>
        <w:t>SceneRuleConfigDto</w:t>
      </w:r>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r w:rsidRPr="00A378BC">
        <w:rPr>
          <w:rFonts w:ascii="Arial" w:eastAsia="宋体" w:hAnsi="Arial" w:hint="eastAsia"/>
          <w:sz w:val="24"/>
          <w:szCs w:val="28"/>
        </w:rPr>
        <w:t>FunctionBuilder</w:t>
      </w:r>
      <w:r>
        <w:rPr>
          <w:rFonts w:ascii="宋体" w:eastAsia="宋体" w:hAnsi="宋体" w:hint="eastAsia"/>
          <w:sz w:val="24"/>
          <w:szCs w:val="28"/>
        </w:rPr>
        <w:t>类</w:t>
      </w:r>
      <w:r w:rsidRPr="00A378BC">
        <w:rPr>
          <w:rFonts w:ascii="Arial" w:eastAsia="宋体" w:hAnsi="Arial" w:hint="eastAsia"/>
          <w:sz w:val="24"/>
          <w:szCs w:val="28"/>
        </w:rPr>
        <w:t>n</w:t>
      </w:r>
      <w:r w:rsidRPr="00A378BC">
        <w:rPr>
          <w:rFonts w:ascii="Arial" w:eastAsia="宋体" w:hAnsi="Arial"/>
          <w:sz w:val="24"/>
          <w:szCs w:val="28"/>
        </w:rPr>
        <w:t>ewFunction</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w:t>
      </w:r>
      <w:r>
        <w:rPr>
          <w:rFonts w:ascii="宋体" w:eastAsia="宋体" w:hAnsi="宋体" w:hint="eastAsia"/>
          <w:sz w:val="24"/>
          <w:szCs w:val="28"/>
        </w:rPr>
        <w:lastRenderedPageBreak/>
        <w:t>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t>public</w:t>
            </w:r>
            <w:r>
              <w:t xml:space="preserve"> </w:t>
            </w:r>
            <w:r w:rsidRPr="00A378BC">
              <w:rPr>
                <w:rFonts w:ascii="Arial" w:hAnsi="Arial"/>
              </w:rPr>
              <w:t>FunctionDto</w:t>
            </w:r>
            <w:r>
              <w:t xml:space="preserve"> </w:t>
            </w:r>
            <w:r w:rsidRPr="00A378BC">
              <w:rPr>
                <w:rFonts w:ascii="Arial" w:hAnsi="Arial"/>
              </w:rPr>
              <w:t>buildCheckRule</w:t>
            </w:r>
            <w:r>
              <w:t>(</w:t>
            </w:r>
            <w:r w:rsidRPr="00A378BC">
              <w:rPr>
                <w:rFonts w:ascii="Arial" w:hAnsi="Arial"/>
              </w:rPr>
              <w:t>SceneRuleConfigDto</w:t>
            </w:r>
            <w:r>
              <w:t xml:space="preserve"> </w:t>
            </w:r>
            <w:r w:rsidRPr="00A378BC">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A378BC">
              <w:rPr>
                <w:rFonts w:ascii="Arial" w:hAnsi="Arial"/>
              </w:rPr>
              <w:t>FunctionBuilder</w:t>
            </w:r>
            <w:r>
              <w:t xml:space="preserve"> </w:t>
            </w:r>
            <w:r w:rsidRPr="00A378BC">
              <w:rPr>
                <w:rFonts w:ascii="Arial" w:hAnsi="Arial"/>
              </w:rPr>
              <w: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AND</w:t>
            </w:r>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r w:rsidRPr="00A378BC">
              <w:rPr>
                <w:rFonts w:ascii="Arial" w:hAnsi="Arial"/>
              </w:rPr>
              <w:t>func</w:t>
            </w:r>
            <w:r>
              <w:t xml:space="preserve"> = </w:t>
            </w:r>
            <w:r w:rsidRPr="00A378BC">
              <w:rPr>
                <w:rFonts w:ascii="Arial" w:hAnsi="Arial"/>
              </w:rPr>
              <w:t>sceneRuleConfigDto</w:t>
            </w:r>
            <w:r w:rsidRPr="001244DA">
              <w:rPr>
                <w:rFonts w:ascii="Arial" w:hAnsi="Arial"/>
              </w:rPr>
              <w:t>.</w:t>
            </w:r>
            <w:r w:rsidRPr="00A378BC">
              <w:rPr>
                <w:rFonts w:ascii="Arial" w:hAnsi="Arial"/>
              </w:rPr>
              <w:t>getOrderBizType</w:t>
            </w:r>
            <w:r>
              <w:t xml:space="preserve">() == </w:t>
            </w:r>
            <w:r w:rsidRPr="00A378BC">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A378BC">
              <w:rPr>
                <w:rFonts w:ascii="Arial" w:hAnsi="Arial"/>
              </w:rPr>
              <w:t>COMMON</w:t>
            </w:r>
            <w:r w:rsidRPr="003F1175">
              <w:rPr>
                <w:rFonts w:ascii="Arial" w:hAnsi="Arial"/>
              </w:rPr>
              <w:t>_</w:t>
            </w:r>
            <w:r w:rsidRPr="00A378BC">
              <w:rPr>
                <w:rFonts w:ascii="Arial" w:hAnsi="Arial"/>
              </w:rPr>
              <w:t>ORDER</w:t>
            </w:r>
            <w:r>
              <w:t>?</w:t>
            </w:r>
            <w:r w:rsidRPr="00A378BC">
              <w:rPr>
                <w:rFonts w:ascii="Arial" w:hAnsi="Arial"/>
              </w:rPr>
              <w:t>FunctionName</w:t>
            </w:r>
            <w:r w:rsidRPr="001244DA">
              <w:rPr>
                <w:rFonts w:ascii="Arial" w:hAnsi="Arial"/>
              </w:rPr>
              <w:t>.</w:t>
            </w:r>
            <w:r w:rsidRPr="00A378BC">
              <w:rPr>
                <w:rFonts w:ascii="Arial" w:hAnsi="Arial"/>
              </w:rPr>
              <w:t>EQ</w:t>
            </w:r>
            <w:r>
              <w:t>:</w:t>
            </w:r>
            <w:r w:rsidRPr="00A378BC">
              <w:rPr>
                <w:rFonts w:ascii="Arial" w:hAnsi="Arial"/>
              </w:rPr>
              <w:t>FunctionName</w:t>
            </w:r>
            <w:r w:rsidRPr="001244DA">
              <w:rPr>
                <w:rFonts w:ascii="Arial" w:hAnsi="Arial"/>
              </w:rPr>
              <w:t>.</w:t>
            </w:r>
            <w:r w:rsidRPr="00A378BC">
              <w:rPr>
                <w:rFonts w:ascii="Arial" w:hAnsi="Arial"/>
              </w:rPr>
              <w:t>NEQ</w:t>
            </w:r>
            <w:r>
              <w:t>;</w:t>
            </w:r>
          </w:p>
          <w:p w14:paraId="3CE54937" w14:textId="77777777" w:rsidR="00FC37EC" w:rsidRDefault="00FC37EC" w:rsidP="00FC37EC">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r w:rsidRPr="00A378BC">
              <w:rPr>
                <w:rFonts w:ascii="Arial" w:hAnsi="Arial"/>
              </w:rPr>
              <w:t>orderAttrComp</w:t>
            </w:r>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A378BC">
              <w:rPr>
                <w:rFonts w:ascii="Arial" w:hAnsi="Arial"/>
              </w:rPr>
              <w:t>TradeNodeConditionDto</w:t>
            </w:r>
            <w:r>
              <w:t xml:space="preserve"> </w:t>
            </w:r>
            <w:r w:rsidRPr="00A378BC">
              <w:rPr>
                <w:rFonts w:ascii="Arial" w:hAnsi="Arial"/>
              </w:rPr>
              <w:t>cond</w:t>
            </w:r>
            <w:r>
              <w:t xml:space="preserve"> = </w:t>
            </w:r>
            <w:r w:rsidRPr="00A378BC">
              <w:rPr>
                <w:rFonts w:ascii="Arial" w:hAnsi="Arial"/>
              </w:rPr>
              <w:t>sceneRuleConfigDto</w:t>
            </w:r>
            <w:r w:rsidRPr="001244DA">
              <w:rPr>
                <w:rFonts w:ascii="Arial" w:hAnsi="Arial"/>
              </w:rPr>
              <w:t>.</w:t>
            </w:r>
            <w:r w:rsidRPr="00A378BC">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A378BC">
              <w:rPr>
                <w:rFonts w:ascii="Arial" w:hAnsi="Arial"/>
              </w:rPr>
              <w:t>HotAxeTriggerNode</w:t>
            </w:r>
            <w:r>
              <w:t xml:space="preserve"> </w:t>
            </w:r>
            <w:r w:rsidRPr="00A378BC">
              <w:rPr>
                <w:rFonts w:ascii="Arial" w:hAnsi="Arial"/>
              </w:rPr>
              <w:t>event</w:t>
            </w:r>
            <w:r>
              <w:t xml:space="preserve"> = </w:t>
            </w:r>
            <w:r w:rsidRPr="00A378BC">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getTradeNode</w:t>
            </w:r>
            <w:r>
              <w:t>()</w:t>
            </w:r>
            <w:r w:rsidRPr="001244DA">
              <w:rPr>
                <w:rFonts w:ascii="Arial" w:hAnsi="Arial"/>
              </w:rPr>
              <w:t>.</w:t>
            </w:r>
            <w:r w:rsidRPr="00A378BC">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A378BC">
              <w:rPr>
                <w:rFonts w:ascii="Arial" w:hAnsi="Arial"/>
              </w:rPr>
              <w:t>FunctionBuilder</w:t>
            </w:r>
            <w:r>
              <w:t xml:space="preserve"> </w:t>
            </w:r>
            <w:r w:rsidRPr="00A378BC">
              <w:rPr>
                <w:rFonts w:ascii="Arial" w:hAnsi="Arial"/>
              </w:rPr>
              <w:t>triggerAtBuilder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w:t>
            </w:r>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event</w:t>
            </w:r>
            <w:r w:rsidRPr="001244DA">
              <w:rPr>
                <w:rFonts w:ascii="Arial" w:hAnsi="Arial"/>
              </w:rPr>
              <w:t>.</w:t>
            </w:r>
            <w:r w:rsidRPr="00A378BC">
              <w:rPr>
                <w:rFonts w:ascii="Arial" w:hAnsi="Arial"/>
              </w:rPr>
              <w:t>getTimeFunc</w:t>
            </w:r>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MULTIPLY</w:t>
            </w:r>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cond</w:t>
            </w:r>
            <w:r w:rsidRPr="001244DA">
              <w:rPr>
                <w:rFonts w:ascii="Arial" w:hAnsi="Arial"/>
              </w:rPr>
              <w:t>.</w:t>
            </w:r>
            <w:r w:rsidRPr="00A378BC">
              <w:rPr>
                <w:rFonts w:ascii="Arial" w:hAnsi="Arial"/>
              </w:rPr>
              <w:t>getTime</w:t>
            </w:r>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r w:rsidRPr="00A378BC">
              <w:rPr>
                <w:rFonts w:ascii="Arial" w:hAnsi="Arial"/>
              </w:rPr>
              <w:t>HotAxeTargetNode</w:t>
            </w:r>
            <w:r>
              <w:t xml:space="preserve"> </w:t>
            </w:r>
            <w:r w:rsidRPr="00A378BC">
              <w:rPr>
                <w:rFonts w:ascii="Arial" w:hAnsi="Arial"/>
              </w:rPr>
              <w:t>target</w:t>
            </w:r>
            <w:r>
              <w:t xml:space="preserve"> = </w:t>
            </w:r>
            <w:r w:rsidRPr="00A378BC">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getTargetNode</w:t>
            </w:r>
            <w:r>
              <w:t>()</w:t>
            </w:r>
            <w:r w:rsidRPr="001244DA">
              <w:rPr>
                <w:rFonts w:ascii="Arial" w:hAnsi="Arial"/>
              </w:rPr>
              <w:t>.</w:t>
            </w:r>
            <w:r w:rsidRPr="00A378BC">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r w:rsidRPr="00A378BC">
              <w:rPr>
                <w:rFonts w:ascii="Arial" w:hAnsi="Arial"/>
              </w:rPr>
              <w:t>TradeNodeExtraCondition</w:t>
            </w:r>
            <w:r>
              <w:t xml:space="preserve"> </w:t>
            </w:r>
            <w:r w:rsidRPr="00A378BC">
              <w:rPr>
                <w:rFonts w:ascii="Arial" w:hAnsi="Arial"/>
              </w:rPr>
              <w:t>nodeCondition</w:t>
            </w:r>
            <w:r>
              <w:t xml:space="preserve"> </w:t>
            </w:r>
            <w:r w:rsidRPr="00A378BC">
              <w:rPr>
                <w:rFonts w:ascii="Arial" w:hAnsi="Arial"/>
              </w:rPr>
              <w:t>extraCond</w:t>
            </w:r>
            <w:r>
              <w:t xml:space="preserve"> : </w:t>
            </w:r>
            <w:r w:rsidRPr="00A378BC">
              <w:rPr>
                <w:rFonts w:ascii="Arial" w:hAnsi="Arial"/>
              </w:rPr>
              <w:t>cond</w:t>
            </w:r>
            <w:r w:rsidRPr="001244DA">
              <w:rPr>
                <w:rFonts w:ascii="Arial" w:hAnsi="Arial"/>
              </w:rPr>
              <w:t>.</w:t>
            </w:r>
            <w:r w:rsidRPr="00A378BC">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A378BC">
              <w:rPr>
                <w:rFonts w:ascii="Arial" w:hAnsi="Arial"/>
              </w:rPr>
              <w:t>HotAxeExtraCondition</w:t>
            </w:r>
            <w:r>
              <w:t xml:space="preserve"> </w:t>
            </w:r>
            <w:r w:rsidRPr="00A378BC">
              <w:rPr>
                <w:rFonts w:ascii="Arial" w:hAnsi="Arial"/>
              </w:rPr>
              <w:t>nodeCondition</w:t>
            </w:r>
            <w:r>
              <w:t xml:space="preserve"> = </w:t>
            </w:r>
            <w:r w:rsidRPr="00A378BC">
              <w:rPr>
                <w:rFonts w:ascii="Arial" w:hAnsi="Arial"/>
              </w:rPr>
              <w:t>extraCond</w:t>
            </w:r>
            <w:r w:rsidRPr="001244DA">
              <w:rPr>
                <w:rFonts w:ascii="Arial" w:hAnsi="Arial"/>
              </w:rPr>
              <w:t>.</w:t>
            </w:r>
            <w:r w:rsidRPr="00A378BC">
              <w:rPr>
                <w:rFonts w:ascii="Arial" w:hAnsi="Arial"/>
              </w:rPr>
              <w:t>getConditionNode</w:t>
            </w:r>
            <w:r>
              <w:t>();</w:t>
            </w:r>
          </w:p>
          <w:p w14:paraId="792B14C2" w14:textId="77777777" w:rsidR="00C15EF6" w:rsidRDefault="00C15EF6" w:rsidP="00C15EF6">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p>
          <w:p w14:paraId="04C8624C" w14:textId="77777777" w:rsidR="00C15EF6" w:rsidRDefault="00C15EF6" w:rsidP="00C15EF6">
            <w:r>
              <w:t xml:space="preserve">            </w:t>
            </w:r>
            <w:r w:rsidRPr="00A378BC">
              <w:rPr>
                <w:rFonts w:ascii="Arial" w:hAnsi="Arial"/>
              </w:rPr>
              <w:t>newFunction</w:t>
            </w:r>
            <w:r>
              <w:t>(</w:t>
            </w:r>
            <w:r w:rsidRPr="00A378BC">
              <w:rPr>
                <w:rFonts w:ascii="Arial" w:hAnsi="Arial"/>
              </w:rPr>
              <w:t>extraCond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getFUnction</w:t>
            </w:r>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nodeCondition</w:t>
            </w:r>
            <w:r w:rsidRPr="001244DA">
              <w:rPr>
                <w:rFonts w:ascii="Arial" w:hAnsi="Arial"/>
              </w:rPr>
              <w:t>.</w:t>
            </w:r>
            <w:r w:rsidRPr="00A378BC">
              <w:rPr>
                <w:rFonts w:ascii="Arial" w:hAnsi="Arial"/>
              </w:rPr>
              <w:t>getFunc</w:t>
            </w:r>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extraCond</w:t>
            </w:r>
            <w:r w:rsidRPr="001244DA">
              <w:rPr>
                <w:rFonts w:ascii="Arial" w:hAnsi="Arial"/>
              </w:rPr>
              <w:t>.</w:t>
            </w:r>
            <w:r w:rsidRPr="00A378BC">
              <w:rPr>
                <w:rFonts w:ascii="Arial" w:hAnsi="Arial"/>
              </w:rPr>
              <w:t>getTime</w:t>
            </w:r>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4770D4D9" w:rsidR="00FD189F" w:rsidRDefault="00FD189F">
      <w:pPr>
        <w:pStyle w:val="af8"/>
      </w:pPr>
      <w:bookmarkStart w:id="325" w:name="_Toc36736591"/>
      <w:bookmarkStart w:id="326" w:name="_Toc3698802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11</w:t>
      </w:r>
      <w:r w:rsidR="0018235C">
        <w:fldChar w:fldCharType="end"/>
      </w:r>
      <w:r>
        <w:t xml:space="preserve">  </w:t>
      </w:r>
      <w:r w:rsidRPr="00886166">
        <w:rPr>
          <w:rFonts w:hint="eastAsia"/>
        </w:rPr>
        <w:t>检查规则实现图</w:t>
      </w:r>
      <w:bookmarkEnd w:id="325"/>
      <w:bookmarkEnd w:id="326"/>
    </w:p>
    <w:p w14:paraId="45795907" w14:textId="7DABB3A1" w:rsidR="00AF30E9" w:rsidRDefault="00AF30E9" w:rsidP="009F02EA">
      <w:pPr>
        <w:pStyle w:val="3"/>
        <w:numPr>
          <w:ilvl w:val="2"/>
          <w:numId w:val="52"/>
        </w:numPr>
      </w:pPr>
      <w:bookmarkStart w:id="327" w:name="_Toc36732809"/>
      <w:bookmarkStart w:id="328" w:name="_Toc36987981"/>
      <w:r>
        <w:rPr>
          <w:rFonts w:hint="eastAsia"/>
        </w:rPr>
        <w:t>构建生效范围功能实现</w:t>
      </w:r>
      <w:bookmarkEnd w:id="327"/>
      <w:bookmarkEnd w:id="328"/>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w:t>
      </w:r>
      <w:r>
        <w:rPr>
          <w:rFonts w:ascii="宋体" w:hAnsi="宋体" w:hint="eastAsia"/>
          <w:szCs w:val="28"/>
        </w:rPr>
        <w:lastRenderedPageBreak/>
        <w:t>端所有的生效范围信息均封装在</w:t>
      </w:r>
      <w:r w:rsidRPr="00A378BC">
        <w:rPr>
          <w:rFonts w:hint="eastAsia"/>
          <w:szCs w:val="28"/>
        </w:rPr>
        <w:t>Condition</w:t>
      </w:r>
      <w:r>
        <w:rPr>
          <w:rFonts w:ascii="宋体" w:hAnsi="宋体" w:hint="eastAsia"/>
          <w:szCs w:val="28"/>
        </w:rPr>
        <w:t>类中。方法依次获取城市范围、订单类型、订单来源、运单类型，通过</w:t>
      </w:r>
      <w:r w:rsidRPr="00A378BC">
        <w:rPr>
          <w:rFonts w:hint="eastAsia"/>
          <w:szCs w:val="28"/>
        </w:rPr>
        <w:t>Function</w:t>
      </w:r>
      <w:r w:rsidRPr="00A378BC">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r w:rsidRPr="00A378BC">
              <w:rPr>
                <w:rFonts w:ascii="Arial" w:eastAsia="宋体" w:hAnsi="Arial"/>
              </w:rPr>
              <w:t>FunctionDto</w:t>
            </w:r>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A378BC">
              <w:rPr>
                <w:rFonts w:ascii="Arial" w:eastAsia="宋体" w:hAnsi="Arial"/>
              </w:rPr>
              <w:t>FunctionBuilder</w:t>
            </w:r>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r w:rsidRPr="00A378BC">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A378BC">
              <w:rPr>
                <w:rFonts w:ascii="Arial" w:eastAsia="宋体" w:hAnsi="Arial"/>
              </w:rPr>
              <w:t>FunctionName</w:t>
            </w:r>
            <w:r w:rsidRPr="001244DA">
              <w:rPr>
                <w:rFonts w:ascii="Arial" w:eastAsia="宋体" w:hAnsi="Arial"/>
              </w:rPr>
              <w:t>.</w:t>
            </w:r>
            <w:r w:rsidRPr="00A378BC">
              <w:rPr>
                <w:rFonts w:ascii="Arial" w:eastAsia="宋体" w:hAnsi="Arial"/>
              </w:rPr>
              <w:t>And</w:t>
            </w:r>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r w:rsidRPr="00A378BC">
              <w:rPr>
                <w:rFonts w:ascii="Arial" w:eastAsia="宋体" w:hAnsi="Arial"/>
              </w:rPr>
              <w:t>newConst</w:t>
            </w:r>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r w:rsidRPr="00F664E4">
              <w:rPr>
                <w:rFonts w:ascii="Arial" w:eastAsia="宋体" w:hAnsi="Arial" w:cs="Arial"/>
              </w:rPr>
              <w:t>(</w:t>
            </w:r>
            <w:r w:rsidRPr="00A378BC">
              <w:rPr>
                <w:rFonts w:ascii="Arial" w:eastAsia="宋体" w:hAnsi="Arial" w:cs="Arial"/>
              </w:rPr>
              <w:t>build</w:t>
            </w:r>
            <w:r w:rsidR="00403F39" w:rsidRPr="00A378BC">
              <w:rPr>
                <w:rFonts w:ascii="Arial" w:eastAsia="宋体" w:hAnsi="Arial" w:cs="Arial"/>
              </w:rPr>
              <w:t>ConditionRule</w:t>
            </w:r>
            <w:r w:rsidRPr="00F664E4">
              <w:rPr>
                <w:rFonts w:ascii="Arial" w:eastAsia="宋体" w:hAnsi="Arial" w:cs="Arial"/>
              </w:rPr>
              <w:t>(“</w:t>
            </w:r>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r w:rsidR="00BD30BF" w:rsidRPr="00F664E4">
              <w:rPr>
                <w:rFonts w:ascii="Arial" w:eastAsia="宋体" w:hAnsi="Arial" w:cs="Arial"/>
              </w:rPr>
              <w:t>(</w:t>
            </w:r>
            <w:r w:rsidR="00403F39" w:rsidRPr="00A378BC">
              <w:rPr>
                <w:rFonts w:ascii="Arial" w:eastAsia="宋体" w:hAnsi="Arial" w:cs="Arial"/>
              </w:rPr>
              <w:t>buildConditionRule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r w:rsidR="00403F39" w:rsidRPr="00A378BC">
              <w:rPr>
                <w:rFonts w:ascii="Arial" w:eastAsia="宋体" w:hAnsi="Arial" w:cs="Arial"/>
              </w:rPr>
              <w:t>checkOrderComeFrom</w:t>
            </w:r>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r w:rsidR="00403F39">
              <w:rPr>
                <w:rFonts w:ascii="Arial" w:eastAsia="宋体" w:hAnsi="Arial" w:cs="Arial" w:hint="eastAsia"/>
              </w:rPr>
              <w:t>(</w:t>
            </w:r>
            <w:r w:rsidR="00403F39" w:rsidRPr="00A378BC">
              <w:rPr>
                <w:rFonts w:ascii="Arial" w:eastAsia="宋体" w:hAnsi="Arial" w:cs="Arial"/>
              </w:rPr>
              <w:t>buildConditionRule</w:t>
            </w:r>
            <w:r w:rsidR="00403F39">
              <w:rPr>
                <w:rFonts w:ascii="Arial" w:eastAsia="宋体" w:hAnsi="Arial" w:cs="Arial"/>
              </w:rPr>
              <w:t>(“</w:t>
            </w:r>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r w:rsidRPr="00A378BC">
              <w:rPr>
                <w:rFonts w:ascii="Arial" w:eastAsia="宋体" w:hAnsi="Arial" w:cs="Arial"/>
              </w:rPr>
              <w:t>FunctionDto</w:t>
            </w:r>
            <w:r w:rsidRPr="007F1C1F">
              <w:rPr>
                <w:rFonts w:ascii="Arial" w:eastAsia="宋体" w:hAnsi="Arial" w:cs="Arial"/>
              </w:rPr>
              <w:t xml:space="preserve"> </w:t>
            </w:r>
            <w:r w:rsidRPr="00A378BC">
              <w:rPr>
                <w:rFonts w:ascii="Arial" w:eastAsia="宋体" w:hAnsi="Arial" w:cs="Arial"/>
              </w:rPr>
              <w:t>buildeConditionRule</w:t>
            </w:r>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FunctionBuilder</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 xml:space="preserve"> = </w:t>
            </w:r>
            <w:r w:rsidRPr="00A378BC">
              <w:rPr>
                <w:rFonts w:ascii="Arial" w:eastAsia="宋体" w:hAnsi="Arial" w:cs="Arial"/>
              </w:rPr>
              <w:t>newFunction</w:t>
            </w:r>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orderAttr</w:t>
            </w:r>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r w:rsidRPr="007F1C1F">
              <w:rPr>
                <w:rFonts w:ascii="Arial" w:eastAsia="宋体" w:hAnsi="Arial" w:cs="Arial"/>
              </w:rPr>
              <w:t>().</w:t>
            </w:r>
            <w:r w:rsidRPr="00A378BC">
              <w:rPr>
                <w:rFonts w:ascii="Arial" w:eastAsia="宋体" w:hAnsi="Arial" w:cs="Arial"/>
              </w:rPr>
              <w:t>forEach</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newConst</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22C0776" w:rsidR="00FD189F" w:rsidRDefault="00FD189F">
      <w:pPr>
        <w:pStyle w:val="af8"/>
      </w:pPr>
      <w:bookmarkStart w:id="329" w:name="_Toc36736592"/>
      <w:bookmarkStart w:id="330" w:name="_Toc3698802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12</w:t>
      </w:r>
      <w:r w:rsidR="0018235C">
        <w:fldChar w:fldCharType="end"/>
      </w:r>
      <w:r>
        <w:t xml:space="preserve">  </w:t>
      </w:r>
      <w:r w:rsidRPr="00F110A9">
        <w:rPr>
          <w:rFonts w:hint="eastAsia"/>
        </w:rPr>
        <w:t>构建生效范围实现图</w:t>
      </w:r>
      <w:bookmarkEnd w:id="329"/>
      <w:bookmarkEnd w:id="330"/>
    </w:p>
    <w:p w14:paraId="24C04B98" w14:textId="4EB3D657" w:rsidR="00AF30E9" w:rsidRDefault="00AF30E9" w:rsidP="009F02EA">
      <w:pPr>
        <w:pStyle w:val="3"/>
        <w:numPr>
          <w:ilvl w:val="2"/>
          <w:numId w:val="52"/>
        </w:numPr>
      </w:pPr>
      <w:bookmarkStart w:id="331" w:name="_Toc36732810"/>
      <w:bookmarkStart w:id="332" w:name="_Toc36987982"/>
      <w:r>
        <w:rPr>
          <w:rFonts w:hint="eastAsia"/>
        </w:rPr>
        <w:t>构建</w:t>
      </w:r>
      <w:r w:rsidRPr="000067CC">
        <w:rPr>
          <w:rFonts w:ascii="Arial" w:hAnsi="Arial" w:hint="eastAsia"/>
        </w:rPr>
        <w:t>Action</w:t>
      </w:r>
      <w:r>
        <w:rPr>
          <w:rFonts w:hint="eastAsia"/>
        </w:rPr>
        <w:t>功能实现</w:t>
      </w:r>
      <w:bookmarkEnd w:id="331"/>
      <w:bookmarkEnd w:id="332"/>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r w:rsidRPr="00A378BC">
        <w:rPr>
          <w:rFonts w:ascii="Arial" w:eastAsia="宋体" w:hAnsi="Arial" w:hint="eastAsia"/>
          <w:sz w:val="24"/>
          <w:szCs w:val="28"/>
        </w:rPr>
        <w:t>Excutor</w:t>
      </w:r>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w:t>
      </w:r>
      <w:r>
        <w:rPr>
          <w:rFonts w:ascii="宋体" w:eastAsia="宋体" w:hAnsi="宋体" w:hint="eastAsia"/>
          <w:sz w:val="24"/>
          <w:szCs w:val="28"/>
        </w:rPr>
        <w:lastRenderedPageBreak/>
        <w:t>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r w:rsidRPr="00A378BC">
        <w:rPr>
          <w:rFonts w:ascii="Arial" w:eastAsia="宋体" w:hAnsi="Arial"/>
          <w:sz w:val="24"/>
          <w:szCs w:val="28"/>
        </w:rPr>
        <w:t>build</w:t>
      </w:r>
      <w:r w:rsidRPr="000067CC">
        <w:rPr>
          <w:rFonts w:ascii="Arial" w:eastAsia="宋体" w:hAnsi="Arial"/>
          <w:sz w:val="24"/>
          <w:szCs w:val="28"/>
        </w:rPr>
        <w:t>Action</w:t>
      </w:r>
      <w:r>
        <w:rPr>
          <w:rFonts w:ascii="宋体" w:eastAsia="宋体" w:hAnsi="宋体" w:hint="eastAsia"/>
          <w:sz w:val="24"/>
          <w:szCs w:val="28"/>
        </w:rPr>
        <w:t>从</w:t>
      </w:r>
      <w:r w:rsidRPr="00A378BC">
        <w:rPr>
          <w:rFonts w:ascii="Arial" w:eastAsia="宋体" w:hAnsi="Arial"/>
          <w:sz w:val="24"/>
          <w:szCs w:val="28"/>
        </w:rPr>
        <w:t>sceneRuleConfigDto</w:t>
      </w:r>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r w:rsidRPr="00A378BC">
        <w:rPr>
          <w:rFonts w:ascii="Arial" w:eastAsia="宋体" w:hAnsi="Arial" w:hint="eastAsia"/>
          <w:sz w:val="24"/>
          <w:szCs w:val="28"/>
        </w:rPr>
        <w:t>build</w:t>
      </w:r>
      <w:r w:rsidRPr="000067CC">
        <w:rPr>
          <w:rFonts w:ascii="Arial" w:eastAsia="宋体" w:hAnsi="Arial"/>
          <w:sz w:val="24"/>
          <w:szCs w:val="28"/>
        </w:rPr>
        <w:t>Action</w:t>
      </w:r>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r w:rsidRPr="00A378BC">
              <w:rPr>
                <w:rFonts w:ascii="Arial" w:eastAsia="宋体" w:hAnsi="Arial"/>
              </w:rPr>
              <w:t>FunctionDto</w:t>
            </w:r>
            <w:r>
              <w:rPr>
                <w:rFonts w:ascii="宋体" w:eastAsia="宋体" w:hAnsi="宋体"/>
              </w:rPr>
              <w:t xml:space="preserve"> </w:t>
            </w:r>
            <w:r w:rsidR="00AF30E9" w:rsidRPr="00A378BC">
              <w:rPr>
                <w:rFonts w:ascii="Arial" w:eastAsia="宋体" w:hAnsi="Arial"/>
              </w:rPr>
              <w:t>build</w:t>
            </w:r>
            <w:r w:rsidR="00AF30E9" w:rsidRPr="000067CC">
              <w:rPr>
                <w:rFonts w:ascii="Arial" w:eastAsia="宋体" w:hAnsi="Arial"/>
              </w:rPr>
              <w:t>Action</w:t>
            </w:r>
            <w:r w:rsidR="00AF30E9" w:rsidRPr="006840F6">
              <w:rPr>
                <w:rFonts w:ascii="宋体" w:eastAsia="宋体" w:hAnsi="宋体"/>
              </w:rPr>
              <w:t>(</w:t>
            </w:r>
            <w:r w:rsidR="00AF30E9" w:rsidRPr="00A378BC">
              <w:rPr>
                <w:rFonts w:ascii="Arial" w:eastAsia="宋体" w:hAnsi="Arial"/>
              </w:rPr>
              <w:t>SceneRuleConfigDto</w:t>
            </w:r>
            <w:r w:rsidR="00AF30E9" w:rsidRPr="006840F6">
              <w:rPr>
                <w:rFonts w:ascii="宋体" w:eastAsia="宋体" w:hAnsi="宋体"/>
              </w:rPr>
              <w:t xml:space="preserve"> </w:t>
            </w:r>
            <w:r w:rsidR="00AF30E9" w:rsidRPr="00A378BC">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FunctionBuilder</w:t>
            </w:r>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r w:rsidRPr="00A378BC">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empty</w:t>
            </w:r>
            <w:r w:rsidRPr="000067CC">
              <w:rPr>
                <w:rFonts w:ascii="Arial" w:eastAsia="宋体" w:hAnsi="Arial"/>
              </w:rPr>
              <w:t>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buildMessage</w:t>
            </w:r>
            <w:r w:rsidRPr="000067CC">
              <w:rPr>
                <w:rFonts w:ascii="Arial" w:eastAsia="宋体" w:hAnsi="Arial"/>
              </w:rPr>
              <w:t>Action</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r w:rsidRPr="00A378BC">
              <w:rPr>
                <w:rFonts w:ascii="Arial" w:eastAsia="宋体" w:hAnsi="Arial"/>
              </w:rPr>
              <w:t>FunctionDto</w:t>
            </w:r>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r w:rsidRPr="00A378BC">
              <w:rPr>
                <w:rFonts w:ascii="Arial" w:eastAsia="宋体" w:hAnsi="Arial"/>
              </w:rPr>
              <w:t>buildCompensation</w:t>
            </w:r>
            <w:r w:rsidRPr="000067CC">
              <w:rPr>
                <w:rFonts w:ascii="Arial" w:eastAsia="宋体" w:hAnsi="Arial"/>
              </w:rPr>
              <w:t>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compensations</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FunctionDto</w:t>
            </w:r>
            <w:r w:rsidRPr="006840F6">
              <w:rPr>
                <w:rFonts w:ascii="宋体" w:eastAsia="宋体" w:hAnsi="宋体"/>
              </w:rPr>
              <w:t xml:space="preserve"> </w:t>
            </w:r>
            <w:r w:rsidRPr="00A378BC">
              <w:rPr>
                <w:rFonts w:ascii="Arial" w:eastAsia="宋体" w:hAnsi="Arial"/>
              </w:rPr>
              <w:t>cancelCondition</w:t>
            </w:r>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r w:rsidRPr="00A74A2B">
              <w:rPr>
                <w:rFonts w:ascii="Arial" w:eastAsia="宋体" w:hAnsi="Arial" w:cs="Arial"/>
              </w:rPr>
              <w:t>(</w:t>
            </w:r>
            <w:r w:rsidRPr="00A378BC">
              <w:rPr>
                <w:rFonts w:ascii="Arial" w:eastAsia="宋体" w:hAnsi="Arial" w:cs="Arial"/>
              </w:rPr>
              <w:t>buildCancel</w:t>
            </w:r>
            <w:r w:rsidRPr="000067CC">
              <w:rPr>
                <w:rFonts w:ascii="Arial" w:eastAsia="宋体" w:hAnsi="Arial" w:cs="Arial"/>
              </w:rPr>
              <w:t>Action</w:t>
            </w:r>
            <w:r w:rsidRPr="00A74A2B">
              <w:rPr>
                <w:rFonts w:ascii="Arial" w:eastAsia="宋体" w:hAnsi="Arial" w:cs="Arial"/>
              </w:rPr>
              <w:t>(</w:t>
            </w:r>
            <w:r w:rsidRPr="00A378BC">
              <w:rPr>
                <w:rFonts w:ascii="Arial" w:eastAsia="宋体" w:hAnsi="Arial" w:cs="Arial"/>
              </w:rPr>
              <w:t>cancelCondition</w:t>
            </w:r>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788A4C90" w:rsidR="00FD189F" w:rsidRDefault="00FD189F">
      <w:pPr>
        <w:pStyle w:val="af8"/>
      </w:pPr>
      <w:bookmarkStart w:id="333" w:name="_Toc36736593"/>
      <w:bookmarkStart w:id="334" w:name="_Toc3698802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13</w:t>
      </w:r>
      <w:r w:rsidR="0018235C">
        <w:fldChar w:fldCharType="end"/>
      </w:r>
      <w:r>
        <w:t xml:space="preserve">  </w:t>
      </w:r>
      <w:r w:rsidRPr="00D92C03">
        <w:rPr>
          <w:rFonts w:hint="eastAsia"/>
        </w:rPr>
        <w:t>构建</w:t>
      </w:r>
      <w:r w:rsidRPr="000067CC">
        <w:t>Action</w:t>
      </w:r>
      <w:r w:rsidRPr="00D92C03">
        <w:t>功能实现图</w:t>
      </w:r>
      <w:bookmarkEnd w:id="333"/>
      <w:bookmarkEnd w:id="334"/>
    </w:p>
    <w:p w14:paraId="526D4405" w14:textId="2D72A2B0" w:rsidR="001D30B8" w:rsidRPr="001D30B8" w:rsidRDefault="00BD3847" w:rsidP="009F02EA">
      <w:pPr>
        <w:pStyle w:val="2"/>
        <w:numPr>
          <w:ilvl w:val="1"/>
          <w:numId w:val="52"/>
        </w:numPr>
      </w:pPr>
      <w:bookmarkStart w:id="335" w:name="_Toc25947936"/>
      <w:bookmarkStart w:id="336" w:name="_Toc36642714"/>
      <w:bookmarkStart w:id="337" w:name="_Toc36643286"/>
      <w:bookmarkStart w:id="338" w:name="_Toc36732811"/>
      <w:bookmarkStart w:id="339" w:name="_Toc36987983"/>
      <w:r>
        <w:rPr>
          <w:rFonts w:hint="eastAsia"/>
        </w:rPr>
        <w:t>审核流</w:t>
      </w:r>
      <w:r w:rsidR="003E427F">
        <w:rPr>
          <w:rFonts w:hint="eastAsia"/>
        </w:rPr>
        <w:t>管理</w:t>
      </w:r>
      <w:r>
        <w:rPr>
          <w:rFonts w:hint="eastAsia"/>
        </w:rPr>
        <w:t>模块</w:t>
      </w:r>
      <w:bookmarkEnd w:id="335"/>
      <w:bookmarkEnd w:id="336"/>
      <w:bookmarkEnd w:id="337"/>
      <w:bookmarkEnd w:id="338"/>
      <w:bookmarkEnd w:id="339"/>
    </w:p>
    <w:p w14:paraId="3ED7197B" w14:textId="11DA111D" w:rsidR="001D30B8" w:rsidRDefault="001D30B8" w:rsidP="009F02EA">
      <w:pPr>
        <w:pStyle w:val="3"/>
        <w:numPr>
          <w:ilvl w:val="2"/>
          <w:numId w:val="52"/>
        </w:numPr>
      </w:pPr>
      <w:bookmarkStart w:id="340" w:name="_Toc36642715"/>
      <w:bookmarkStart w:id="341" w:name="_Toc36643287"/>
      <w:bookmarkStart w:id="342" w:name="_Toc36732812"/>
      <w:bookmarkStart w:id="343" w:name="_Toc36987984"/>
      <w:r>
        <w:rPr>
          <w:rFonts w:hint="eastAsia"/>
        </w:rPr>
        <w:t>审核流</w:t>
      </w:r>
      <w:r w:rsidR="003E427F">
        <w:rPr>
          <w:rFonts w:hint="eastAsia"/>
        </w:rPr>
        <w:t>管理</w:t>
      </w:r>
      <w:r>
        <w:rPr>
          <w:rFonts w:hint="eastAsia"/>
        </w:rPr>
        <w:t>模块设计</w:t>
      </w:r>
      <w:bookmarkEnd w:id="340"/>
      <w:bookmarkEnd w:id="341"/>
      <w:bookmarkEnd w:id="342"/>
      <w:bookmarkEnd w:id="343"/>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w:t>
      </w:r>
      <w:r w:rsidR="00C91493">
        <w:rPr>
          <w:rFonts w:ascii="宋体" w:eastAsia="宋体" w:hAnsi="宋体" w:hint="eastAsia"/>
          <w:sz w:val="24"/>
          <w:szCs w:val="24"/>
        </w:rPr>
        <w:lastRenderedPageBreak/>
        <w:t>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19CFBB7" w:rsidR="00F567AF" w:rsidRDefault="00FD189F" w:rsidP="00FD189F">
      <w:pPr>
        <w:pStyle w:val="af8"/>
      </w:pPr>
      <w:bookmarkStart w:id="344" w:name="_Toc36736594"/>
      <w:bookmarkStart w:id="345" w:name="_Toc3698802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14</w:t>
      </w:r>
      <w:r w:rsidR="0018235C">
        <w:fldChar w:fldCharType="end"/>
      </w:r>
      <w:r>
        <w:t xml:space="preserve">  </w:t>
      </w:r>
      <w:r w:rsidRPr="00A510E4">
        <w:rPr>
          <w:rFonts w:hint="eastAsia"/>
        </w:rPr>
        <w:t>审核流模块类图</w:t>
      </w:r>
      <w:bookmarkEnd w:id="344"/>
      <w:bookmarkEnd w:id="345"/>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的</w:t>
      </w:r>
      <w:r w:rsidR="006C1227" w:rsidRPr="00A378BC">
        <w:rPr>
          <w:rFonts w:ascii="Arial" w:eastAsia="宋体" w:hAnsi="Arial" w:hint="eastAsia"/>
          <w:sz w:val="24"/>
          <w:szCs w:val="24"/>
        </w:rPr>
        <w:t>o</w:t>
      </w:r>
      <w:r w:rsidR="006C1227" w:rsidRPr="00A378BC">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A378BC">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r w:rsidR="00391800">
        <w:rPr>
          <w:rFonts w:ascii="宋体" w:eastAsia="宋体" w:hAnsi="宋体" w:hint="eastAsia"/>
          <w:sz w:val="24"/>
          <w:szCs w:val="24"/>
        </w:rPr>
        <w:t>的</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A378BC">
        <w:rPr>
          <w:rFonts w:ascii="Arial" w:eastAsia="宋体" w:hAnsi="Arial" w:hint="eastAsia"/>
          <w:sz w:val="24"/>
          <w:szCs w:val="24"/>
        </w:rPr>
        <w:t>RunnerService</w:t>
      </w:r>
      <w:r w:rsidR="00414244">
        <w:rPr>
          <w:rFonts w:ascii="宋体" w:eastAsia="宋体" w:hAnsi="宋体" w:hint="eastAsia"/>
          <w:sz w:val="24"/>
          <w:szCs w:val="24"/>
        </w:rPr>
        <w:t>和</w:t>
      </w:r>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r w:rsidR="00414244">
        <w:rPr>
          <w:rFonts w:ascii="宋体" w:eastAsia="宋体" w:hAnsi="宋体" w:hint="eastAsia"/>
          <w:sz w:val="24"/>
          <w:szCs w:val="24"/>
        </w:rPr>
        <w:t>。</w:t>
      </w:r>
      <w:r w:rsidR="00414244" w:rsidRPr="00A378BC">
        <w:rPr>
          <w:rFonts w:ascii="Arial" w:eastAsia="宋体" w:hAnsi="Arial" w:hint="eastAsia"/>
          <w:sz w:val="24"/>
          <w:szCs w:val="24"/>
        </w:rPr>
        <w:t>Runner</w:t>
      </w:r>
      <w:r w:rsidR="00414244" w:rsidRPr="00A378BC">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w:t>
      </w:r>
      <w:r w:rsidR="00DE6F7A">
        <w:rPr>
          <w:rFonts w:ascii="宋体" w:eastAsia="宋体" w:hAnsi="宋体" w:hint="eastAsia"/>
          <w:sz w:val="24"/>
          <w:szCs w:val="24"/>
        </w:rPr>
        <w:lastRenderedPageBreak/>
        <w:t>用</w:t>
      </w:r>
      <w:r w:rsidR="00DE6F7A" w:rsidRPr="00A378BC">
        <w:rPr>
          <w:rFonts w:ascii="Arial" w:eastAsia="宋体" w:hAnsi="Arial" w:hint="eastAsia"/>
          <w:sz w:val="24"/>
          <w:szCs w:val="24"/>
        </w:rPr>
        <w:t>RunnerService</w:t>
      </w:r>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A378BC">
        <w:rPr>
          <w:rFonts w:ascii="Arial" w:eastAsia="宋体" w:hAnsi="Arial" w:hint="eastAsia"/>
          <w:sz w:val="24"/>
          <w:szCs w:val="24"/>
        </w:rPr>
        <w:t>Scene</w:t>
      </w:r>
      <w:r w:rsidR="00DE6F7A" w:rsidRPr="00A378BC">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A378BC">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A378BC">
        <w:rPr>
          <w:rFonts w:ascii="Arial" w:eastAsia="宋体" w:hAnsi="Arial" w:hint="eastAsia"/>
          <w:sz w:val="24"/>
          <w:szCs w:val="24"/>
        </w:rPr>
        <w:t>J</w:t>
      </w:r>
      <w:r w:rsidR="006D1121" w:rsidRPr="00A378BC">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6" w:name="_Toc36642716"/>
      <w:bookmarkStart w:id="347" w:name="_Toc36643288"/>
      <w:bookmarkStart w:id="348" w:name="_Toc36732813"/>
      <w:bookmarkStart w:id="349" w:name="_Toc36987985"/>
      <w:r>
        <w:rPr>
          <w:rFonts w:hint="eastAsia"/>
        </w:rPr>
        <w:t>审核流操作功能实现</w:t>
      </w:r>
      <w:bookmarkEnd w:id="346"/>
      <w:bookmarkEnd w:id="347"/>
      <w:bookmarkEnd w:id="348"/>
      <w:bookmarkEnd w:id="349"/>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56D3C7D3" w:rsidR="00E16F9A" w:rsidRDefault="00FD189F" w:rsidP="00FD189F">
      <w:pPr>
        <w:pStyle w:val="af8"/>
      </w:pPr>
      <w:bookmarkStart w:id="350" w:name="_Toc36736595"/>
      <w:bookmarkStart w:id="351" w:name="_Toc3698803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15</w:t>
      </w:r>
      <w:r w:rsidR="0018235C">
        <w:fldChar w:fldCharType="end"/>
      </w:r>
      <w:r>
        <w:t xml:space="preserve">  </w:t>
      </w:r>
      <w:r w:rsidRPr="0064610E">
        <w:rPr>
          <w:rFonts w:hint="eastAsia"/>
        </w:rPr>
        <w:t>审核流操作时序图</w:t>
      </w:r>
      <w:bookmarkEnd w:id="350"/>
      <w:bookmarkEnd w:id="351"/>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r w:rsidR="00037490">
        <w:rPr>
          <w:rFonts w:ascii="宋体" w:eastAsia="宋体" w:hAnsi="宋体" w:hint="eastAsia"/>
          <w:sz w:val="24"/>
          <w:szCs w:val="24"/>
        </w:rPr>
        <w:t>通过调用</w:t>
      </w:r>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r w:rsidR="00037490">
        <w:rPr>
          <w:rFonts w:ascii="宋体" w:eastAsia="宋体" w:hAnsi="宋体" w:hint="eastAsia"/>
          <w:sz w:val="24"/>
          <w:szCs w:val="24"/>
        </w:rPr>
        <w:t>来实现查询审核流操作，终止</w:t>
      </w:r>
      <w:r w:rsidR="00037490">
        <w:rPr>
          <w:rFonts w:ascii="宋体" w:eastAsia="宋体" w:hAnsi="宋体" w:hint="eastAsia"/>
          <w:sz w:val="24"/>
          <w:szCs w:val="24"/>
        </w:rPr>
        <w:lastRenderedPageBreak/>
        <w:t>审核流分为两步：本地终止和审核平台终止</w:t>
      </w:r>
      <w:r w:rsidR="008E3900">
        <w:rPr>
          <w:rFonts w:ascii="宋体" w:eastAsia="宋体" w:hAnsi="宋体" w:hint="eastAsia"/>
          <w:sz w:val="24"/>
          <w:szCs w:val="24"/>
        </w:rPr>
        <w:t>，</w:t>
      </w:r>
      <w:r w:rsidR="005D4B40" w:rsidRPr="00A378BC">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A378BC">
        <w:rPr>
          <w:rFonts w:ascii="Arial" w:eastAsia="宋体" w:hAnsi="Arial" w:hint="eastAsia"/>
          <w:sz w:val="24"/>
          <w:szCs w:val="24"/>
        </w:rPr>
        <w:t>SceneRuleDraft</w:t>
      </w:r>
      <w:r w:rsidR="005D4B40" w:rsidRPr="00A378BC">
        <w:rPr>
          <w:rFonts w:ascii="Arial" w:eastAsia="宋体" w:hAnsi="Arial"/>
          <w:sz w:val="24"/>
          <w:szCs w:val="24"/>
        </w:rPr>
        <w:t>Dao</w:t>
      </w:r>
      <w:r w:rsidR="005D4B40">
        <w:rPr>
          <w:rFonts w:ascii="宋体" w:eastAsia="宋体" w:hAnsi="宋体" w:hint="eastAsia"/>
          <w:sz w:val="24"/>
          <w:szCs w:val="24"/>
        </w:rPr>
        <w:t>和</w:t>
      </w:r>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A378BC">
        <w:rPr>
          <w:rFonts w:ascii="Arial" w:eastAsia="宋体" w:hAnsi="Arial" w:hint="eastAsia"/>
          <w:sz w:val="24"/>
          <w:szCs w:val="24"/>
        </w:rPr>
        <w:t>get</w:t>
      </w:r>
      <w:r w:rsidR="00A83FCE" w:rsidRPr="00A378BC">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A378BC">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r w:rsidRPr="00A378BC">
              <w:rPr>
                <w:rFonts w:ascii="Arial" w:hAnsi="Arial"/>
              </w:rPr>
              <w:t>getDraftRule</w:t>
            </w:r>
            <w:r>
              <w:t>(</w:t>
            </w:r>
            <w:r w:rsidRPr="00A378BC">
              <w:rPr>
                <w:rFonts w:ascii="Arial" w:hAnsi="Arial"/>
              </w:rPr>
              <w:t>DraftRuleQuery</w:t>
            </w:r>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r w:rsidRPr="00A378BC">
              <w:rPr>
                <w:rFonts w:ascii="Arial" w:hAnsi="Arial"/>
              </w:rPr>
              <w:t>DraftRuleDTO</w:t>
            </w:r>
            <w:r>
              <w:t xml:space="preserve">&gt; </w:t>
            </w:r>
            <w:r w:rsidRPr="00A378BC">
              <w:rPr>
                <w:rFonts w:ascii="Arial" w:hAnsi="Arial"/>
              </w:rPr>
              <w:t>draftRuleDTOList</w:t>
            </w:r>
            <w:r>
              <w:t xml:space="preserve"> = </w:t>
            </w:r>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r w:rsidRPr="00A378BC">
              <w:rPr>
                <w:rFonts w:ascii="Arial" w:hAnsi="Arial"/>
              </w:rPr>
              <w:t>Response</w:t>
            </w:r>
            <w:r w:rsidRPr="001244DA">
              <w:rPr>
                <w:rFonts w:ascii="Arial" w:hAnsi="Arial"/>
              </w:rPr>
              <w:t>.</w:t>
            </w:r>
            <w:r w:rsidRPr="00A378BC">
              <w:rPr>
                <w:rFonts w:ascii="Arial" w:hAnsi="Arial"/>
              </w:rPr>
              <w:t>SUCCESS</w:t>
            </w:r>
            <w:r>
              <w:t>(</w:t>
            </w:r>
            <w:r w:rsidR="00CA2160" w:rsidRPr="00A378BC">
              <w:rPr>
                <w:rFonts w:ascii="Arial" w:hAnsi="Arial" w:cs="Arial"/>
              </w:rPr>
              <w:t>transferToVO</w:t>
            </w:r>
            <w:r w:rsidR="00CA2160">
              <w:t>(</w:t>
            </w:r>
            <w:r w:rsidR="00CA2160" w:rsidRPr="00A378BC">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r w:rsidRPr="00A378BC">
              <w:rPr>
                <w:rFonts w:ascii="Arial" w:hAnsi="Arial"/>
              </w:rPr>
              <w:t>terminateAudit</w:t>
            </w:r>
            <w:r>
              <w:t>(</w:t>
            </w:r>
            <w:r w:rsidRPr="00A378BC">
              <w:rPr>
                <w:rFonts w:ascii="Arial" w:hAnsi="Arial"/>
              </w:rPr>
              <w:t>DraftRuleVO</w:t>
            </w:r>
            <w:r>
              <w:t xml:space="preserve"> </w:t>
            </w:r>
            <w:r w:rsidRPr="00A378BC">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r w:rsidRPr="00A378BC">
              <w:rPr>
                <w:rFonts w:ascii="Arial" w:hAnsi="Arial"/>
              </w:rPr>
              <w:t>isSuccess</w:t>
            </w:r>
            <w:r>
              <w:t xml:space="preserve"> = </w:t>
            </w:r>
            <w:r w:rsidRPr="00A378BC">
              <w:rPr>
                <w:rFonts w:ascii="Arial" w:hAnsi="Arial"/>
              </w:rPr>
              <w:t>runnerService</w:t>
            </w:r>
            <w:r w:rsidRPr="001244DA">
              <w:rPr>
                <w:rFonts w:ascii="Arial" w:hAnsi="Arial"/>
              </w:rPr>
              <w:t>.</w:t>
            </w:r>
            <w:r w:rsidRPr="00A378BC">
              <w:rPr>
                <w:rFonts w:ascii="Arial" w:hAnsi="Arial"/>
              </w:rPr>
              <w:t>terninateAudit</w:t>
            </w:r>
            <w:r>
              <w:t xml:space="preserve">();// </w:t>
            </w:r>
            <w:r w:rsidRPr="00A378BC">
              <w:rPr>
                <w:rFonts w:ascii="Arial" w:hAnsi="Arial"/>
              </w:rPr>
              <w:t>rpc</w:t>
            </w:r>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r w:rsidRPr="00A378BC">
              <w:rPr>
                <w:rFonts w:ascii="Arial" w:hAnsi="Arial" w:cs="Arial"/>
              </w:rPr>
              <w:t>isSuccess</w:t>
            </w:r>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5A427306" w:rsidR="005F0985" w:rsidRDefault="00FD189F" w:rsidP="00FD189F">
      <w:pPr>
        <w:pStyle w:val="af8"/>
      </w:pPr>
      <w:bookmarkStart w:id="352" w:name="_Toc36736596"/>
      <w:bookmarkStart w:id="353" w:name="_Toc3698803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16</w:t>
      </w:r>
      <w:r w:rsidR="0018235C">
        <w:fldChar w:fldCharType="end"/>
      </w:r>
      <w:r>
        <w:t xml:space="preserve"> </w:t>
      </w:r>
      <w:r w:rsidR="00AB1DB0">
        <w:t xml:space="preserve"> </w:t>
      </w:r>
      <w:r>
        <w:rPr>
          <w:rFonts w:hint="eastAsia"/>
        </w:rPr>
        <w:t>审核流操作功能实现图</w:t>
      </w:r>
      <w:bookmarkEnd w:id="352"/>
      <w:bookmarkEnd w:id="353"/>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BADFED6" w:rsidR="00202EDB" w:rsidRDefault="00FD189F" w:rsidP="00FD189F">
      <w:pPr>
        <w:pStyle w:val="af8"/>
      </w:pPr>
      <w:bookmarkStart w:id="354" w:name="_Toc36736597"/>
      <w:bookmarkStart w:id="355" w:name="_Toc3698803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17</w:t>
      </w:r>
      <w:r w:rsidR="0018235C">
        <w:fldChar w:fldCharType="end"/>
      </w:r>
      <w:r>
        <w:t xml:space="preserve">  </w:t>
      </w:r>
      <w:r w:rsidRPr="00ED77F5">
        <w:rPr>
          <w:rFonts w:hint="eastAsia"/>
        </w:rPr>
        <w:t>审核流操作界面</w:t>
      </w:r>
      <w:bookmarkEnd w:id="354"/>
      <w:bookmarkEnd w:id="355"/>
    </w:p>
    <w:p w14:paraId="38CF67FA" w14:textId="695BB81B" w:rsidR="00D778E3" w:rsidRDefault="000459FC" w:rsidP="009F02EA">
      <w:pPr>
        <w:pStyle w:val="3"/>
        <w:numPr>
          <w:ilvl w:val="2"/>
          <w:numId w:val="52"/>
        </w:numPr>
      </w:pPr>
      <w:bookmarkStart w:id="356" w:name="_Toc36642717"/>
      <w:bookmarkStart w:id="357" w:name="_Toc36643289"/>
      <w:bookmarkStart w:id="358" w:name="_Toc36732814"/>
      <w:bookmarkStart w:id="359" w:name="_Toc36987986"/>
      <w:r>
        <w:rPr>
          <w:rFonts w:hint="eastAsia"/>
        </w:rPr>
        <w:lastRenderedPageBreak/>
        <w:t>审核权转移功能实现</w:t>
      </w:r>
      <w:bookmarkEnd w:id="356"/>
      <w:bookmarkEnd w:id="357"/>
      <w:bookmarkEnd w:id="358"/>
      <w:bookmarkEnd w:id="359"/>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5490057" w:rsidR="00D778E3" w:rsidRDefault="00FD189F" w:rsidP="00FD189F">
      <w:pPr>
        <w:pStyle w:val="af8"/>
      </w:pPr>
      <w:bookmarkStart w:id="360" w:name="_Toc36736598"/>
      <w:bookmarkStart w:id="361" w:name="_Toc3698803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18</w:t>
      </w:r>
      <w:r w:rsidR="0018235C">
        <w:fldChar w:fldCharType="end"/>
      </w:r>
      <w:r>
        <w:t xml:space="preserve">  </w:t>
      </w:r>
      <w:r w:rsidRPr="00350BD6">
        <w:rPr>
          <w:rFonts w:hint="eastAsia"/>
        </w:rPr>
        <w:t>审核权转移时序图</w:t>
      </w:r>
      <w:bookmarkEnd w:id="360"/>
      <w:bookmarkEnd w:id="361"/>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负责监听审核消息队列，</w:t>
      </w:r>
      <w:r w:rsidRPr="00A378BC">
        <w:rPr>
          <w:rFonts w:ascii="Arial" w:eastAsia="宋体" w:hAnsi="Arial" w:hint="eastAsia"/>
          <w:sz w:val="24"/>
          <w:szCs w:val="24"/>
        </w:rPr>
        <w:t>H</w:t>
      </w:r>
      <w:r w:rsidRPr="00A378BC">
        <w:rPr>
          <w:rFonts w:ascii="Arial" w:eastAsia="宋体" w:hAnsi="Arial"/>
          <w:sz w:val="24"/>
          <w:szCs w:val="24"/>
        </w:rPr>
        <w:t>andleAuditMessageService</w:t>
      </w:r>
      <w:r>
        <w:rPr>
          <w:rFonts w:ascii="宋体" w:eastAsia="宋体" w:hAnsi="宋体" w:hint="eastAsia"/>
          <w:sz w:val="24"/>
          <w:szCs w:val="24"/>
        </w:rPr>
        <w:t>处理</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A378BC">
        <w:rPr>
          <w:rFonts w:ascii="Arial" w:eastAsia="宋体" w:hAnsi="Arial" w:hint="eastAsia"/>
          <w:sz w:val="24"/>
          <w:szCs w:val="24"/>
        </w:rPr>
        <w:t>Handle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SceneRuleDao</w:t>
      </w:r>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A378BC">
        <w:rPr>
          <w:rFonts w:ascii="Arial" w:eastAsia="宋体" w:hAnsi="Arial" w:hint="eastAsia"/>
          <w:sz w:val="24"/>
          <w:szCs w:val="24"/>
        </w:rPr>
        <w:t>Hanle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Sync</w:t>
      </w:r>
      <w:r w:rsidRPr="00A378BC">
        <w:rPr>
          <w:rFonts w:ascii="Arial" w:eastAsia="宋体" w:hAnsi="Arial"/>
          <w:sz w:val="24"/>
          <w:szCs w:val="24"/>
        </w:rPr>
        <w:t>RunnerService</w:t>
      </w:r>
      <w:r>
        <w:rPr>
          <w:rFonts w:ascii="宋体" w:eastAsia="宋体" w:hAnsi="宋体" w:hint="eastAsia"/>
          <w:sz w:val="24"/>
          <w:szCs w:val="24"/>
        </w:rPr>
        <w:t>转移审核权，同时通过</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r w:rsidRPr="00A378BC">
              <w:rPr>
                <w:rFonts w:ascii="Arial" w:eastAsia="宋体" w:hAnsi="Arial"/>
                <w:szCs w:val="21"/>
              </w:rPr>
              <w:t>handleAuditMessage</w:t>
            </w:r>
            <w:r w:rsidRPr="00E8488C">
              <w:rPr>
                <w:rFonts w:ascii="Arial" w:eastAsia="宋体" w:hAnsi="Arial"/>
                <w:szCs w:val="21"/>
              </w:rPr>
              <w:t>(</w:t>
            </w:r>
            <w:r w:rsidRPr="00A378BC">
              <w:rPr>
                <w:rFonts w:ascii="Arial" w:eastAsia="宋体" w:hAnsi="Arial"/>
                <w:szCs w:val="21"/>
              </w:rPr>
              <w:t>AuditMessage</w:t>
            </w:r>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A378BC">
              <w:rPr>
                <w:rFonts w:ascii="Arial" w:eastAsia="宋体" w:hAnsi="Arial"/>
                <w:szCs w:val="21"/>
              </w:rPr>
              <w:t>checkSuccesOrFail</w:t>
            </w:r>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r w:rsidRPr="00E8488C">
              <w:rPr>
                <w:rFonts w:ascii="Arial" w:eastAsia="宋体" w:hAnsi="Arial"/>
                <w:szCs w:val="21"/>
              </w:rPr>
              <w:t>(</w:t>
            </w:r>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40BD4C10" w:rsidR="00FD189F" w:rsidRDefault="00FD189F">
      <w:pPr>
        <w:pStyle w:val="af8"/>
      </w:pPr>
      <w:bookmarkStart w:id="362" w:name="_Toc36736599"/>
      <w:bookmarkStart w:id="363" w:name="_Toc36988034"/>
      <w:bookmarkStart w:id="364" w:name="_Toc36642718"/>
      <w:bookmarkStart w:id="365" w:name="_Toc36643290"/>
      <w:bookmarkStart w:id="366"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19</w:t>
      </w:r>
      <w:r w:rsidR="0018235C">
        <w:fldChar w:fldCharType="end"/>
      </w:r>
      <w:r>
        <w:t xml:space="preserve">  </w:t>
      </w:r>
      <w:r w:rsidRPr="0055262D">
        <w:rPr>
          <w:rFonts w:hint="eastAsia"/>
        </w:rPr>
        <w:t>审核流操作实现</w:t>
      </w:r>
      <w:bookmarkEnd w:id="362"/>
      <w:bookmarkEnd w:id="363"/>
    </w:p>
    <w:p w14:paraId="28F32938" w14:textId="6873258E" w:rsidR="000459FC" w:rsidRDefault="000459FC" w:rsidP="009F02EA">
      <w:pPr>
        <w:pStyle w:val="3"/>
        <w:numPr>
          <w:ilvl w:val="2"/>
          <w:numId w:val="52"/>
        </w:numPr>
      </w:pPr>
      <w:bookmarkStart w:id="367" w:name="_Toc36987987"/>
      <w:r>
        <w:rPr>
          <w:rFonts w:hint="eastAsia"/>
        </w:rPr>
        <w:lastRenderedPageBreak/>
        <w:t>审核消息保障功能实现</w:t>
      </w:r>
      <w:bookmarkEnd w:id="364"/>
      <w:bookmarkEnd w:id="365"/>
      <w:bookmarkEnd w:id="366"/>
      <w:bookmarkEnd w:id="367"/>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611D6D3B" w:rsidR="00A8038D" w:rsidRDefault="00FD189F" w:rsidP="00FD189F">
      <w:pPr>
        <w:pStyle w:val="af8"/>
      </w:pPr>
      <w:bookmarkStart w:id="368" w:name="_Toc36736600"/>
      <w:bookmarkStart w:id="369" w:name="_Toc3698803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20</w:t>
      </w:r>
      <w:r w:rsidR="0018235C">
        <w:fldChar w:fldCharType="end"/>
      </w:r>
      <w:r>
        <w:t xml:space="preserve">  </w:t>
      </w:r>
      <w:r w:rsidRPr="001F5212">
        <w:rPr>
          <w:rFonts w:hint="eastAsia"/>
        </w:rPr>
        <w:t>审核消息保障时序图</w:t>
      </w:r>
      <w:bookmarkEnd w:id="368"/>
      <w:bookmarkEnd w:id="369"/>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A378BC">
        <w:rPr>
          <w:rFonts w:ascii="Arial" w:eastAsia="宋体" w:hAnsi="Arial"/>
          <w:sz w:val="24"/>
          <w:szCs w:val="24"/>
        </w:rPr>
        <w:t>draftRuleService</w:t>
      </w:r>
      <w:r w:rsidR="006E4D3B">
        <w:rPr>
          <w:rFonts w:ascii="宋体" w:eastAsia="宋体" w:hAnsi="宋体" w:hint="eastAsia"/>
          <w:sz w:val="24"/>
          <w:szCs w:val="24"/>
        </w:rPr>
        <w:t>的</w:t>
      </w:r>
      <w:r w:rsidR="006E4D3B" w:rsidRPr="00A378BC">
        <w:rPr>
          <w:rFonts w:ascii="Arial" w:eastAsia="宋体" w:hAnsi="Arial" w:hint="eastAsia"/>
          <w:sz w:val="24"/>
          <w:szCs w:val="24"/>
        </w:rPr>
        <w:t>get</w:t>
      </w:r>
      <w:r w:rsidR="006E4D3B" w:rsidRPr="00A378BC">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r w:rsidRPr="00A378BC">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r w:rsidRPr="00A378BC">
              <w:rPr>
                <w:rFonts w:ascii="Arial" w:eastAsia="宋体" w:hAnsi="Arial"/>
              </w:rPr>
              <w:t>DraftRuleDTO</w:t>
            </w:r>
            <w:r w:rsidRPr="00E16B67">
              <w:rPr>
                <w:rFonts w:ascii="宋体" w:eastAsia="宋体" w:hAnsi="宋体"/>
              </w:rPr>
              <w:t xml:space="preserve">&gt; </w:t>
            </w:r>
            <w:r w:rsidRPr="00A378BC">
              <w:rPr>
                <w:rFonts w:ascii="Arial" w:eastAsia="宋体" w:hAnsi="Arial"/>
              </w:rPr>
              <w:t>draftRuleList</w:t>
            </w:r>
            <w:r w:rsidRPr="00E16B67">
              <w:rPr>
                <w:rFonts w:ascii="宋体" w:eastAsia="宋体" w:hAnsi="宋体"/>
              </w:rPr>
              <w:t xml:space="preserve"> = </w:t>
            </w:r>
            <w:bookmarkStart w:id="370" w:name="OLE_LINK22"/>
            <w:bookmarkStart w:id="371" w:name="OLE_LINK23"/>
            <w:r w:rsidR="00555E69" w:rsidRPr="00A378BC">
              <w:rPr>
                <w:rFonts w:ascii="Arial" w:eastAsia="宋体" w:hAnsi="Arial"/>
              </w:rPr>
              <w:t>d</w:t>
            </w:r>
            <w:r w:rsidRPr="00A378BC">
              <w:rPr>
                <w:rFonts w:ascii="Arial" w:eastAsia="宋体" w:hAnsi="Arial"/>
              </w:rPr>
              <w:t>raftRuleService</w:t>
            </w:r>
            <w:bookmarkEnd w:id="370"/>
            <w:bookmarkEnd w:id="371"/>
            <w:r w:rsidRPr="001244DA">
              <w:rPr>
                <w:rFonts w:ascii="Arial" w:eastAsia="宋体" w:hAnsi="Arial"/>
              </w:rPr>
              <w:t>.</w:t>
            </w:r>
            <w:r w:rsidRPr="00A378BC">
              <w:rPr>
                <w:rFonts w:ascii="Arial" w:eastAsia="宋体" w:hAnsi="Arial"/>
              </w:rPr>
              <w:t>getDraftRules</w:t>
            </w:r>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r w:rsidRPr="00A378BC">
              <w:rPr>
                <w:rFonts w:ascii="Arial" w:eastAsia="宋体" w:hAnsi="Arial"/>
              </w:rPr>
              <w:t>DraftRuleDTO</w:t>
            </w:r>
            <w:r w:rsidRPr="00E16B67">
              <w:rPr>
                <w:rFonts w:ascii="宋体" w:eastAsia="宋体" w:hAnsi="宋体"/>
              </w:rPr>
              <w:t xml:space="preserve"> </w:t>
            </w:r>
            <w:r w:rsidRPr="00A378BC">
              <w:rPr>
                <w:rFonts w:ascii="Arial" w:eastAsia="宋体" w:hAnsi="Arial"/>
              </w:rPr>
              <w:t>draftRule</w:t>
            </w:r>
            <w:r w:rsidRPr="00E16B67">
              <w:rPr>
                <w:rFonts w:ascii="宋体" w:eastAsia="宋体" w:hAnsi="宋体"/>
              </w:rPr>
              <w:t xml:space="preserve"> : </w:t>
            </w:r>
            <w:r w:rsidRPr="00A378BC">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r w:rsidRPr="00A378BC">
              <w:rPr>
                <w:rFonts w:ascii="Arial" w:eastAsia="宋体" w:hAnsi="Arial"/>
              </w:rPr>
              <w:t>ruleName</w:t>
            </w:r>
            <w:r w:rsidRPr="00E16B67">
              <w:rPr>
                <w:rFonts w:ascii="宋体" w:eastAsia="宋体" w:hAnsi="宋体"/>
              </w:rPr>
              <w:t xml:space="preserve"> = </w:t>
            </w:r>
            <w:r w:rsidRPr="00A378BC">
              <w:rPr>
                <w:rFonts w:ascii="Arial" w:eastAsia="宋体" w:hAnsi="Arial"/>
              </w:rPr>
              <w:t>draftRule</w:t>
            </w:r>
            <w:r w:rsidRPr="001244DA">
              <w:rPr>
                <w:rFonts w:ascii="Arial" w:eastAsia="宋体" w:hAnsi="Arial"/>
              </w:rPr>
              <w:t>.</w:t>
            </w:r>
            <w:r w:rsidRPr="00A378BC">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 </w:t>
            </w:r>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r w:rsidRPr="00E16B67">
              <w:rPr>
                <w:rFonts w:ascii="宋体" w:eastAsia="宋体" w:hAnsi="宋体"/>
              </w:rPr>
              <w:t>(</w:t>
            </w:r>
            <w:r w:rsidRPr="00A378BC">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 xml:space="preserve"> != </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AuditMessage</w:t>
            </w:r>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r w:rsidRPr="00A378BC">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279AF6B" w:rsidR="00FD189F" w:rsidRDefault="00FD189F">
      <w:pPr>
        <w:pStyle w:val="af8"/>
      </w:pPr>
      <w:bookmarkStart w:id="372" w:name="_Toc36736601"/>
      <w:bookmarkStart w:id="373" w:name="_Toc36988036"/>
      <w:bookmarkStart w:id="374" w:name="_Toc25947937"/>
      <w:bookmarkStart w:id="375" w:name="_Toc36642719"/>
      <w:bookmarkStart w:id="376" w:name="_Toc36643291"/>
      <w:bookmarkStart w:id="377"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21</w:t>
      </w:r>
      <w:r w:rsidR="0018235C">
        <w:fldChar w:fldCharType="end"/>
      </w:r>
      <w:r>
        <w:t xml:space="preserve">  </w:t>
      </w:r>
      <w:r w:rsidRPr="007A3AD2">
        <w:rPr>
          <w:rFonts w:hint="eastAsia"/>
        </w:rPr>
        <w:t>审核信息保障实现</w:t>
      </w:r>
      <w:bookmarkEnd w:id="372"/>
      <w:bookmarkEnd w:id="373"/>
    </w:p>
    <w:p w14:paraId="1D0D7CF0" w14:textId="6D89F885" w:rsidR="003F68D0" w:rsidRDefault="00A5628C" w:rsidP="009F02EA">
      <w:pPr>
        <w:pStyle w:val="2"/>
        <w:numPr>
          <w:ilvl w:val="1"/>
          <w:numId w:val="52"/>
        </w:numPr>
      </w:pPr>
      <w:bookmarkStart w:id="378" w:name="_Toc36987988"/>
      <w:r>
        <w:rPr>
          <w:rFonts w:hint="eastAsia"/>
        </w:rPr>
        <w:lastRenderedPageBreak/>
        <w:t>规则应用</w:t>
      </w:r>
      <w:r w:rsidR="00BD3847">
        <w:rPr>
          <w:rFonts w:hint="eastAsia"/>
        </w:rPr>
        <w:t>模块</w:t>
      </w:r>
      <w:bookmarkEnd w:id="374"/>
      <w:bookmarkEnd w:id="375"/>
      <w:bookmarkEnd w:id="376"/>
      <w:bookmarkEnd w:id="377"/>
      <w:bookmarkEnd w:id="378"/>
    </w:p>
    <w:p w14:paraId="75C7DC40" w14:textId="4CB7FFAA" w:rsidR="001D30B8" w:rsidRPr="001D30B8" w:rsidRDefault="00A5628C" w:rsidP="009F02EA">
      <w:pPr>
        <w:pStyle w:val="3"/>
        <w:numPr>
          <w:ilvl w:val="2"/>
          <w:numId w:val="52"/>
        </w:numPr>
      </w:pPr>
      <w:bookmarkStart w:id="379" w:name="_Toc36642720"/>
      <w:bookmarkStart w:id="380" w:name="_Toc36643292"/>
      <w:bookmarkStart w:id="381" w:name="_Toc36732817"/>
      <w:bookmarkStart w:id="382" w:name="_Toc36987989"/>
      <w:r>
        <w:rPr>
          <w:rFonts w:hint="eastAsia"/>
        </w:rPr>
        <w:t>规则应用</w:t>
      </w:r>
      <w:r w:rsidR="001D30B8">
        <w:rPr>
          <w:rFonts w:hint="eastAsia"/>
        </w:rPr>
        <w:t>模块设计</w:t>
      </w:r>
      <w:bookmarkEnd w:id="379"/>
      <w:bookmarkEnd w:id="380"/>
      <w:bookmarkEnd w:id="381"/>
      <w:bookmarkEnd w:id="382"/>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5C74BB1" w:rsidR="00C1261D" w:rsidRDefault="00C1261D" w:rsidP="00C1261D">
      <w:pPr>
        <w:pStyle w:val="af8"/>
        <w:rPr>
          <w:rFonts w:ascii="宋体" w:hAnsi="宋体"/>
          <w:szCs w:val="24"/>
        </w:rPr>
      </w:pPr>
      <w:bookmarkStart w:id="383" w:name="_Toc36736602"/>
      <w:bookmarkStart w:id="384" w:name="_Toc3698803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22</w:t>
      </w:r>
      <w:r w:rsidR="0018235C">
        <w:fldChar w:fldCharType="end"/>
      </w:r>
      <w:r>
        <w:t xml:space="preserve">  </w:t>
      </w:r>
      <w:r w:rsidR="00A43F60">
        <w:rPr>
          <w:rFonts w:hint="eastAsia"/>
        </w:rPr>
        <w:t>规则应用</w:t>
      </w:r>
      <w:r w:rsidRPr="00F02C61">
        <w:rPr>
          <w:rFonts w:hint="eastAsia"/>
        </w:rPr>
        <w:t>模块类图</w:t>
      </w:r>
      <w:bookmarkEnd w:id="383"/>
      <w:bookmarkEnd w:id="384"/>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A378BC">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A378BC">
        <w:rPr>
          <w:rFonts w:ascii="Arial" w:eastAsia="宋体" w:hAnsi="Arial" w:hint="eastAsia"/>
          <w:sz w:val="24"/>
          <w:szCs w:val="24"/>
        </w:rPr>
        <w:t>OrderEventConsumer</w:t>
      </w:r>
      <w:r>
        <w:rPr>
          <w:rFonts w:ascii="宋体" w:eastAsia="宋体" w:hAnsi="宋体" w:hint="eastAsia"/>
          <w:sz w:val="24"/>
          <w:szCs w:val="24"/>
        </w:rPr>
        <w:t>中主要引用了两个接口，</w:t>
      </w:r>
      <w:r w:rsidRPr="00A378BC">
        <w:rPr>
          <w:rFonts w:ascii="Arial" w:eastAsia="宋体" w:hAnsi="Arial"/>
          <w:sz w:val="24"/>
          <w:szCs w:val="24"/>
        </w:rPr>
        <w:t>HandleSceneEventServic</w:t>
      </w:r>
      <w:r w:rsidRPr="00A378BC">
        <w:rPr>
          <w:rFonts w:ascii="Arial" w:eastAsia="宋体" w:hAnsi="Arial" w:hint="eastAsia"/>
          <w:sz w:val="24"/>
          <w:szCs w:val="24"/>
        </w:rPr>
        <w:t>e</w:t>
      </w:r>
      <w:r>
        <w:rPr>
          <w:rFonts w:ascii="宋体" w:eastAsia="宋体" w:hAnsi="宋体" w:hint="eastAsia"/>
          <w:sz w:val="24"/>
          <w:szCs w:val="24"/>
        </w:rPr>
        <w:t>接口和</w:t>
      </w:r>
      <w:r w:rsidRPr="00A378BC">
        <w:rPr>
          <w:rFonts w:ascii="Arial" w:eastAsia="宋体" w:hAnsi="Arial" w:hint="eastAsia"/>
          <w:sz w:val="24"/>
          <w:szCs w:val="24"/>
        </w:rPr>
        <w:t>OrderQueryService</w:t>
      </w:r>
      <w:r>
        <w:rPr>
          <w:rFonts w:ascii="宋体" w:eastAsia="宋体" w:hAnsi="宋体" w:hint="eastAsia"/>
          <w:sz w:val="24"/>
          <w:szCs w:val="24"/>
        </w:rPr>
        <w:t>接口。</w:t>
      </w:r>
      <w:r w:rsidRPr="00A378BC">
        <w:rPr>
          <w:rFonts w:ascii="Arial" w:eastAsia="宋体" w:hAnsi="Arial" w:hint="eastAsia"/>
          <w:sz w:val="24"/>
          <w:szCs w:val="24"/>
        </w:rPr>
        <w:t>OrderQuery</w:t>
      </w:r>
      <w:r w:rsidRPr="00A378BC">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接口外，还实现了</w:t>
      </w:r>
      <w:r w:rsidRPr="00A378BC">
        <w:rPr>
          <w:rFonts w:ascii="Arial" w:eastAsia="宋体" w:hAnsi="Arial" w:hint="eastAsia"/>
          <w:sz w:val="24"/>
          <w:szCs w:val="24"/>
        </w:rPr>
        <w:t>TocCall</w:t>
      </w:r>
      <w:r w:rsidRPr="00A378BC">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5" w:name="_Toc36642721"/>
      <w:bookmarkStart w:id="386" w:name="_Toc36643293"/>
      <w:bookmarkStart w:id="387" w:name="_Toc36732818"/>
      <w:bookmarkStart w:id="388" w:name="_Toc36987990"/>
      <w:r>
        <w:rPr>
          <w:rFonts w:hint="eastAsia"/>
        </w:rPr>
        <w:t>规则判定功能实现</w:t>
      </w:r>
      <w:bookmarkEnd w:id="385"/>
      <w:bookmarkEnd w:id="386"/>
      <w:bookmarkEnd w:id="387"/>
      <w:bookmarkEnd w:id="388"/>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A378BC">
        <w:rPr>
          <w:rFonts w:ascii="Arial" w:eastAsia="宋体" w:hAnsi="Arial" w:hint="eastAsia"/>
          <w:sz w:val="24"/>
          <w:szCs w:val="24"/>
        </w:rPr>
        <w:lastRenderedPageBreak/>
        <w:t>Order</w:t>
      </w:r>
      <w:r w:rsidRPr="00A378BC">
        <w:rPr>
          <w:rFonts w:ascii="Arial" w:eastAsia="宋体" w:hAnsi="Arial"/>
          <w:sz w:val="24"/>
          <w:szCs w:val="24"/>
        </w:rPr>
        <w:t>EventConsumer</w:t>
      </w:r>
      <w:r>
        <w:rPr>
          <w:rFonts w:ascii="宋体" w:eastAsia="宋体" w:hAnsi="宋体" w:hint="eastAsia"/>
          <w:sz w:val="24"/>
          <w:szCs w:val="24"/>
        </w:rPr>
        <w:t>负责监听订单消息，</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负责处理</w:t>
      </w:r>
      <w:r w:rsidRPr="00A378BC">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通过</w:t>
      </w:r>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1E1CA7C5" w:rsidR="00CB1CC0" w:rsidRDefault="00E7698C" w:rsidP="00E7698C">
      <w:pPr>
        <w:pStyle w:val="af8"/>
      </w:pPr>
      <w:bookmarkStart w:id="389" w:name="_Toc36736603"/>
      <w:bookmarkStart w:id="390" w:name="_Toc36988038"/>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23</w:t>
      </w:r>
      <w:r w:rsidR="0018235C">
        <w:fldChar w:fldCharType="end"/>
      </w:r>
      <w:r>
        <w:t xml:space="preserve">  </w:t>
      </w:r>
      <w:r w:rsidRPr="00837289">
        <w:rPr>
          <w:rFonts w:hint="eastAsia"/>
        </w:rPr>
        <w:t>规则应用时序图</w:t>
      </w:r>
      <w:bookmarkEnd w:id="389"/>
      <w:bookmarkEnd w:id="390"/>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A378BC">
        <w:rPr>
          <w:rFonts w:ascii="Arial" w:eastAsia="宋体" w:hAnsi="Arial" w:hint="eastAsia"/>
          <w:sz w:val="24"/>
          <w:szCs w:val="28"/>
        </w:rPr>
        <w:t>handleOrder</w:t>
      </w:r>
      <w:r w:rsidRPr="00A378BC">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r w:rsidRPr="00A378BC">
        <w:rPr>
          <w:rFonts w:ascii="Arial" w:eastAsia="宋体" w:hAnsi="Arial"/>
          <w:sz w:val="24"/>
          <w:szCs w:val="24"/>
        </w:rPr>
        <w:t>tocWriteService</w:t>
      </w:r>
      <w:r>
        <w:rPr>
          <w:rFonts w:ascii="宋体" w:eastAsia="宋体" w:hAnsi="宋体" w:hint="eastAsia"/>
          <w:sz w:val="24"/>
          <w:szCs w:val="24"/>
        </w:rPr>
        <w:t>的</w:t>
      </w:r>
      <w:r w:rsidRPr="00A378BC">
        <w:rPr>
          <w:rFonts w:ascii="Arial" w:eastAsia="宋体" w:hAnsi="Arial" w:hint="eastAsia"/>
          <w:sz w:val="24"/>
          <w:szCs w:val="24"/>
        </w:rPr>
        <w:t>create</w:t>
      </w:r>
      <w:r w:rsidRPr="00A378BC">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A378BC">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A378BC">
        <w:rPr>
          <w:rFonts w:ascii="Arial" w:eastAsia="宋体" w:hAnsi="Arial" w:hint="eastAsia"/>
          <w:sz w:val="24"/>
          <w:szCs w:val="24"/>
        </w:rPr>
        <w:t>handle</w:t>
      </w:r>
      <w:r w:rsidRPr="00A378BC">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RabbitListener</w:t>
            </w:r>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r w:rsidRPr="00A378BC">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handleOrderMessage</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A378BC">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r w:rsidRPr="00A378BC">
              <w:rPr>
                <w:rFonts w:ascii="Arial" w:eastAsia="宋体" w:hAnsi="Arial"/>
                <w:szCs w:val="21"/>
              </w:rPr>
              <w:t>getRules</w:t>
            </w:r>
            <w:r w:rsidRPr="00E16B67">
              <w:rPr>
                <w:rFonts w:ascii="宋体" w:eastAsia="宋体" w:hAnsi="宋体"/>
                <w:szCs w:val="21"/>
              </w:rPr>
              <w:t>(</w:t>
            </w:r>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RuleFunction</w:t>
            </w:r>
            <w:r w:rsidRPr="00E16B67">
              <w:rPr>
                <w:rFonts w:ascii="宋体" w:eastAsia="宋体" w:hAnsi="宋体"/>
                <w:szCs w:val="21"/>
              </w:rPr>
              <w:t xml:space="preserve">&gt; </w:t>
            </w:r>
            <w:r w:rsidRPr="00A378BC">
              <w:rPr>
                <w:rFonts w:ascii="Arial" w:eastAsia="宋体" w:hAnsi="Arial"/>
                <w:szCs w:val="21"/>
              </w:rPr>
              <w:t>ruleFunctionList</w:t>
            </w:r>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r w:rsidRPr="00A378BC">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A378BC">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r w:rsidRPr="00A378BC">
              <w:rPr>
                <w:rFonts w:ascii="Arial" w:eastAsia="宋体" w:hAnsi="Arial" w:cs="Arial"/>
                <w:szCs w:val="21"/>
              </w:rPr>
              <w:t>buildFunction</w:t>
            </w:r>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A378BC">
              <w:rPr>
                <w:rFonts w:ascii="Arial" w:eastAsia="宋体" w:hAnsi="Arial" w:cs="Arial"/>
                <w:szCs w:val="21"/>
              </w:rPr>
              <w:t>checkRuleAndExecute</w:t>
            </w:r>
            <w:r w:rsidR="00350083" w:rsidRPr="000067CC">
              <w:rPr>
                <w:rFonts w:ascii="Arial" w:eastAsia="宋体" w:hAnsi="Arial" w:cs="Arial"/>
                <w:szCs w:val="21"/>
              </w:rPr>
              <w:t>Action</w:t>
            </w:r>
            <w:r w:rsidR="00350083" w:rsidRPr="00350083">
              <w:rPr>
                <w:rFonts w:ascii="Arial" w:eastAsia="宋体" w:hAnsi="Arial" w:cs="Arial"/>
                <w:szCs w:val="21"/>
              </w:rPr>
              <w:t>(</w:t>
            </w:r>
            <w:r w:rsidR="00350083" w:rsidRPr="00A378BC">
              <w:rPr>
                <w:rFonts w:ascii="Arial" w:eastAsia="宋体" w:hAnsi="Arial" w:cs="Arial"/>
                <w:szCs w:val="21"/>
              </w:rPr>
              <w:t>ruleFunctionList</w:t>
            </w:r>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r w:rsidRPr="00A378BC">
              <w:rPr>
                <w:rFonts w:ascii="Arial" w:eastAsia="宋体" w:hAnsi="Arial"/>
                <w:szCs w:val="21"/>
              </w:rPr>
              <w:t>TimeOutInterruptException</w:t>
            </w:r>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callBackTimeOutTask</w:t>
            </w:r>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r w:rsidRPr="00A378BC">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RuleFunctions</w:t>
            </w:r>
            <w:r w:rsidRPr="00E16B67">
              <w:rPr>
                <w:rFonts w:ascii="宋体" w:eastAsia="宋体" w:hAnsi="宋体"/>
                <w:szCs w:val="21"/>
              </w:rPr>
              <w:t xml:space="preserve"> </w:t>
            </w:r>
            <w:r w:rsidRPr="00A378BC">
              <w:rPr>
                <w:rFonts w:ascii="Arial" w:eastAsia="宋体" w:hAnsi="Arial"/>
                <w:szCs w:val="21"/>
              </w:rPr>
              <w:t>rootFunction</w:t>
            </w:r>
            <w:r w:rsidRPr="00E16B67">
              <w:rPr>
                <w:rFonts w:ascii="宋体" w:eastAsia="宋体" w:hAnsi="宋体"/>
                <w:szCs w:val="21"/>
              </w:rPr>
              <w:t xml:space="preserve"> = </w:t>
            </w:r>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r w:rsidRPr="00E16B67">
              <w:rPr>
                <w:rFonts w:ascii="宋体" w:eastAsia="宋体" w:hAnsi="宋体"/>
                <w:szCs w:val="21"/>
              </w:rPr>
              <w:t>(</w:t>
            </w:r>
            <w:r w:rsidRPr="00A378BC">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A378BC">
              <w:rPr>
                <w:rFonts w:ascii="Arial" w:eastAsia="宋体" w:hAnsi="Arial" w:cs="Arial"/>
                <w:szCs w:val="21"/>
              </w:rPr>
              <w:t>checkRuleAndExecute</w:t>
            </w:r>
            <w:r w:rsidR="00C72FA1" w:rsidRPr="000067CC">
              <w:rPr>
                <w:rFonts w:ascii="Arial" w:eastAsia="宋体" w:hAnsi="Arial" w:cs="Arial"/>
                <w:szCs w:val="21"/>
              </w:rPr>
              <w:t>Action</w:t>
            </w:r>
            <w:r w:rsidR="00C72FA1" w:rsidRPr="00350083">
              <w:rPr>
                <w:rFonts w:ascii="Arial" w:eastAsia="宋体" w:hAnsi="Arial" w:cs="Arial"/>
                <w:szCs w:val="21"/>
              </w:rPr>
              <w:t>(</w:t>
            </w:r>
            <w:r w:rsidR="00C72FA1" w:rsidRPr="00A378BC">
              <w:rPr>
                <w:rFonts w:ascii="Arial" w:eastAsia="宋体" w:hAnsi="Arial" w:cs="Arial"/>
                <w:szCs w:val="21"/>
              </w:rPr>
              <w:t>ruleFunctionList</w:t>
            </w:r>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65A5BFB" w:rsidR="00E7698C" w:rsidRDefault="00E7698C">
      <w:pPr>
        <w:pStyle w:val="af8"/>
      </w:pPr>
      <w:bookmarkStart w:id="391" w:name="_Toc36736604"/>
      <w:bookmarkStart w:id="392" w:name="_Toc36988039"/>
      <w:bookmarkStart w:id="393" w:name="_Toc36642722"/>
      <w:bookmarkStart w:id="394" w:name="_Toc36643294"/>
      <w:bookmarkStart w:id="395"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24</w:t>
      </w:r>
      <w:r w:rsidR="0018235C">
        <w:fldChar w:fldCharType="end"/>
      </w:r>
      <w:r>
        <w:t xml:space="preserve">  </w:t>
      </w:r>
      <w:r w:rsidRPr="00446146">
        <w:rPr>
          <w:rFonts w:hint="eastAsia"/>
        </w:rPr>
        <w:t>规则应用功能实现</w:t>
      </w:r>
      <w:bookmarkEnd w:id="391"/>
      <w:bookmarkEnd w:id="392"/>
    </w:p>
    <w:p w14:paraId="78734FFC" w14:textId="0AF02B08" w:rsidR="005A31AA" w:rsidRDefault="001D30B8" w:rsidP="009F02EA">
      <w:pPr>
        <w:pStyle w:val="3"/>
        <w:numPr>
          <w:ilvl w:val="2"/>
          <w:numId w:val="52"/>
        </w:numPr>
      </w:pPr>
      <w:bookmarkStart w:id="396" w:name="_Toc36987991"/>
      <w:r>
        <w:rPr>
          <w:rFonts w:hint="eastAsia"/>
        </w:rPr>
        <w:t>缓存更新功能实现</w:t>
      </w:r>
      <w:bookmarkEnd w:id="393"/>
      <w:bookmarkEnd w:id="394"/>
      <w:bookmarkEnd w:id="395"/>
      <w:bookmarkEnd w:id="396"/>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A378BC">
              <w:rPr>
                <w:rFonts w:ascii="Arial" w:eastAsia="宋体" w:hAnsi="Arial"/>
              </w:rPr>
              <w:t>RabbitMq</w:t>
            </w:r>
            <w:r w:rsidRPr="0072479F">
              <w:rPr>
                <w:rFonts w:ascii="宋体" w:eastAsia="宋体" w:hAnsi="宋体"/>
              </w:rPr>
              <w:t>("</w:t>
            </w:r>
            <w:r w:rsidRPr="00A378BC">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r w:rsidRPr="00A378BC">
              <w:rPr>
                <w:rFonts w:ascii="Arial" w:eastAsia="宋体" w:hAnsi="Arial"/>
              </w:rPr>
              <w:t>DrcMessageHandler</w:t>
            </w:r>
            <w:r w:rsidRPr="0072479F">
              <w:rPr>
                <w:rFonts w:ascii="宋体" w:eastAsia="宋体" w:hAnsi="宋体"/>
              </w:rPr>
              <w:t>(</w:t>
            </w:r>
            <w:r w:rsidRPr="00A378BC">
              <w:rPr>
                <w:rFonts w:ascii="Arial" w:eastAsia="宋体" w:hAnsi="Arial"/>
              </w:rPr>
              <w:t>DrcMessage</w:t>
            </w:r>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r w:rsidRPr="00A378BC">
              <w:rPr>
                <w:rFonts w:ascii="Arial" w:eastAsia="宋体" w:hAnsi="Arial"/>
              </w:rPr>
              <w:t>message</w:t>
            </w:r>
            <w:r w:rsidRPr="001244DA">
              <w:rPr>
                <w:rFonts w:ascii="Arial" w:eastAsia="宋体" w:hAnsi="Arial"/>
              </w:rPr>
              <w:t>.</w:t>
            </w:r>
            <w:r w:rsidRPr="00A378BC">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jedis</w:t>
            </w:r>
            <w:r w:rsidRPr="001244DA">
              <w:rPr>
                <w:rFonts w:ascii="Arial" w:eastAsia="宋体" w:hAnsi="Arial"/>
              </w:rPr>
              <w:t>.</w:t>
            </w:r>
            <w:r w:rsidRPr="00A378BC">
              <w:rPr>
                <w:rFonts w:ascii="Arial" w:eastAsia="宋体" w:hAnsi="Arial"/>
              </w:rPr>
              <w:t>remove</w:t>
            </w:r>
            <w:r w:rsidRPr="0072479F">
              <w:rPr>
                <w:rFonts w:ascii="宋体" w:eastAsia="宋体" w:hAnsi="宋体"/>
              </w:rPr>
              <w:t>(</w:t>
            </w:r>
            <w:r w:rsidRPr="00A378BC">
              <w:rPr>
                <w:rFonts w:ascii="Arial" w:eastAsia="宋体" w:hAnsi="Arial"/>
              </w:rPr>
              <w:t>rule</w:t>
            </w:r>
            <w:r w:rsidRPr="001244DA">
              <w:rPr>
                <w:rFonts w:ascii="Arial" w:eastAsia="宋体" w:hAnsi="Arial"/>
              </w:rPr>
              <w:t>.</w:t>
            </w:r>
            <w:r w:rsidRPr="00A378BC">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42BC9DD4" w:rsidR="00F87C3C" w:rsidRPr="00F87C3C" w:rsidRDefault="00E7698C" w:rsidP="008D0523">
      <w:pPr>
        <w:pStyle w:val="af8"/>
      </w:pPr>
      <w:bookmarkStart w:id="397" w:name="_Toc36736605"/>
      <w:bookmarkStart w:id="398" w:name="_Toc36988040"/>
      <w:bookmarkStart w:id="399" w:name="_Toc25947938"/>
      <w:bookmarkStart w:id="400" w:name="_Toc36642723"/>
      <w:bookmarkStart w:id="401" w:name="_Toc36643295"/>
      <w:bookmarkStart w:id="402"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25</w:t>
      </w:r>
      <w:r w:rsidR="0018235C">
        <w:fldChar w:fldCharType="end"/>
      </w:r>
      <w:r>
        <w:t xml:space="preserve">  </w:t>
      </w:r>
      <w:r w:rsidRPr="00304E9F">
        <w:rPr>
          <w:rFonts w:hint="eastAsia"/>
        </w:rPr>
        <w:t>缓存更新功能实现</w:t>
      </w:r>
      <w:bookmarkEnd w:id="397"/>
      <w:bookmarkEnd w:id="398"/>
    </w:p>
    <w:p w14:paraId="6FC379F9" w14:textId="34164124" w:rsidR="008C1387" w:rsidRDefault="008C1387" w:rsidP="009F02EA">
      <w:pPr>
        <w:pStyle w:val="2"/>
        <w:numPr>
          <w:ilvl w:val="1"/>
          <w:numId w:val="52"/>
        </w:numPr>
      </w:pPr>
      <w:bookmarkStart w:id="403" w:name="_Toc36987992"/>
      <w:r>
        <w:rPr>
          <w:rFonts w:hint="eastAsia"/>
        </w:rPr>
        <w:t>系统测试</w:t>
      </w:r>
      <w:bookmarkEnd w:id="399"/>
      <w:bookmarkEnd w:id="400"/>
      <w:bookmarkEnd w:id="401"/>
      <w:bookmarkEnd w:id="402"/>
      <w:bookmarkEnd w:id="403"/>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4" w:name="_Toc25947939"/>
      <w:bookmarkStart w:id="405" w:name="_Toc36642724"/>
      <w:bookmarkStart w:id="406" w:name="_Toc36643296"/>
      <w:bookmarkStart w:id="407" w:name="_Toc36732821"/>
      <w:bookmarkStart w:id="408" w:name="_Toc36987993"/>
      <w:r>
        <w:rPr>
          <w:rFonts w:hint="eastAsia"/>
        </w:rPr>
        <w:t>测试环境</w:t>
      </w:r>
      <w:bookmarkEnd w:id="404"/>
      <w:bookmarkEnd w:id="405"/>
      <w:bookmarkEnd w:id="406"/>
      <w:bookmarkEnd w:id="407"/>
      <w:bookmarkEnd w:id="408"/>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09" w:name="_Toc36736517"/>
      <w:bookmarkStart w:id="410" w:name="_Toc3698806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09"/>
      <w:bookmarkEnd w:id="41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A378BC">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A378BC">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1" w:name="_Toc36736518"/>
      <w:bookmarkStart w:id="412" w:name="_Toc3698806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1"/>
      <w:bookmarkEnd w:id="412"/>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A378BC">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13" w:name="_Toc25947940"/>
      <w:bookmarkStart w:id="414" w:name="_Toc36642725"/>
      <w:bookmarkStart w:id="415" w:name="_Toc36643297"/>
      <w:bookmarkStart w:id="416" w:name="_Toc36732822"/>
      <w:bookmarkStart w:id="417" w:name="_Toc36987994"/>
      <w:r>
        <w:rPr>
          <w:rFonts w:hint="eastAsia"/>
        </w:rPr>
        <w:lastRenderedPageBreak/>
        <w:t>测试设计</w:t>
      </w:r>
      <w:bookmarkEnd w:id="413"/>
      <w:bookmarkEnd w:id="414"/>
      <w:bookmarkEnd w:id="415"/>
      <w:bookmarkEnd w:id="416"/>
      <w:bookmarkEnd w:id="417"/>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60EF286" w:rsidR="00E7698C" w:rsidRDefault="00E7698C" w:rsidP="00E7698C">
      <w:pPr>
        <w:pStyle w:val="af8"/>
        <w:keepNext/>
      </w:pPr>
      <w:bookmarkStart w:id="418" w:name="_Toc36736519"/>
      <w:bookmarkStart w:id="419" w:name="_Toc3698807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18"/>
      <w:bookmarkEnd w:id="41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0" w:name="_Toc36736520"/>
      <w:bookmarkStart w:id="421" w:name="_Toc3698807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0"/>
      <w:bookmarkEnd w:id="42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22" w:name="_Toc36736521"/>
      <w:bookmarkStart w:id="423" w:name="_Toc36988072"/>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22"/>
      <w:bookmarkEnd w:id="42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24" w:name="_Toc36736522"/>
      <w:bookmarkStart w:id="425" w:name="_Toc3698807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24"/>
      <w:bookmarkEnd w:id="42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26" w:name="_Toc36736523"/>
      <w:bookmarkStart w:id="427" w:name="_Toc3698807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26"/>
      <w:bookmarkEnd w:id="42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28" w:name="_Toc36736524"/>
      <w:bookmarkStart w:id="429" w:name="_Toc36988075"/>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28"/>
      <w:bookmarkEnd w:id="42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0"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31" w:name="_Toc36736525"/>
      <w:bookmarkStart w:id="432" w:name="_Toc3698807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31"/>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33" w:name="_Toc36736526"/>
      <w:bookmarkStart w:id="434" w:name="_Toc3698807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33"/>
      <w:r w:rsidR="00AF241C" w:rsidRPr="00D65BA2">
        <w:rPr>
          <w:rFonts w:hint="eastAsia"/>
        </w:rPr>
        <w:t>规则判定测试用例</w:t>
      </w:r>
      <w:bookmarkEnd w:id="434"/>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5" w:name="_Toc25947941"/>
      <w:bookmarkStart w:id="436" w:name="_Toc36642726"/>
      <w:bookmarkStart w:id="437" w:name="_Toc36643298"/>
      <w:bookmarkStart w:id="438" w:name="_Toc36732823"/>
      <w:bookmarkStart w:id="439" w:name="_Toc36987995"/>
      <w:bookmarkStart w:id="440" w:name="_Toc136107013"/>
      <w:bookmarkStart w:id="441" w:name="_Toc9453508"/>
      <w:bookmarkStart w:id="442" w:name="_Toc25947942"/>
      <w:bookmarkEnd w:id="430"/>
      <w:r>
        <w:rPr>
          <w:rFonts w:hint="eastAsia"/>
        </w:rPr>
        <w:lastRenderedPageBreak/>
        <w:t>测试结果</w:t>
      </w:r>
      <w:bookmarkEnd w:id="435"/>
      <w:bookmarkEnd w:id="436"/>
      <w:bookmarkEnd w:id="437"/>
      <w:bookmarkEnd w:id="438"/>
      <w:bookmarkEnd w:id="439"/>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43" w:name="_Toc36736527"/>
      <w:bookmarkStart w:id="444" w:name="_Toc36988078"/>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43"/>
      <w:bookmarkEnd w:id="444"/>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5" w:name="_Toc36987996"/>
      <w:r>
        <w:rPr>
          <w:rFonts w:hint="eastAsia"/>
        </w:rPr>
        <w:t>本章小结</w:t>
      </w:r>
      <w:bookmarkEnd w:id="445"/>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6" w:name="_Toc36642727"/>
      <w:bookmarkStart w:id="447" w:name="_Toc36643299"/>
      <w:bookmarkStart w:id="448" w:name="_Toc36732824"/>
      <w:bookmarkStart w:id="449" w:name="_Toc36987997"/>
      <w:r>
        <w:rPr>
          <w:rFonts w:hint="eastAsia"/>
        </w:rPr>
        <w:lastRenderedPageBreak/>
        <w:t>总结与展望</w:t>
      </w:r>
      <w:bookmarkEnd w:id="440"/>
      <w:bookmarkEnd w:id="441"/>
      <w:bookmarkEnd w:id="442"/>
      <w:bookmarkEnd w:id="446"/>
      <w:bookmarkEnd w:id="447"/>
      <w:bookmarkEnd w:id="448"/>
      <w:bookmarkEnd w:id="449"/>
    </w:p>
    <w:p w14:paraId="416040A9" w14:textId="0C29460D" w:rsidR="008C1387" w:rsidRDefault="008C1387" w:rsidP="009F02EA">
      <w:pPr>
        <w:pStyle w:val="2"/>
        <w:numPr>
          <w:ilvl w:val="1"/>
          <w:numId w:val="52"/>
        </w:numPr>
      </w:pPr>
      <w:bookmarkStart w:id="450" w:name="_Toc25947943"/>
      <w:bookmarkStart w:id="451" w:name="_Toc36642728"/>
      <w:bookmarkStart w:id="452" w:name="_Toc36643300"/>
      <w:bookmarkStart w:id="453" w:name="_Toc36732825"/>
      <w:bookmarkStart w:id="454" w:name="_Toc36987998"/>
      <w:r>
        <w:rPr>
          <w:rFonts w:hint="eastAsia"/>
        </w:rPr>
        <w:t>总结</w:t>
      </w:r>
      <w:bookmarkEnd w:id="450"/>
      <w:bookmarkEnd w:id="451"/>
      <w:bookmarkEnd w:id="452"/>
      <w:bookmarkEnd w:id="453"/>
      <w:bookmarkEnd w:id="454"/>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5" w:name="_Toc25947944"/>
      <w:bookmarkStart w:id="456" w:name="_Toc36642729"/>
      <w:bookmarkStart w:id="457" w:name="_Toc36643301"/>
      <w:bookmarkStart w:id="458" w:name="_Toc36732826"/>
      <w:bookmarkStart w:id="459" w:name="_Toc36987999"/>
      <w:r>
        <w:rPr>
          <w:rFonts w:hint="eastAsia"/>
        </w:rPr>
        <w:t>工作</w:t>
      </w:r>
      <w:r w:rsidR="008C1387">
        <w:rPr>
          <w:rFonts w:hint="eastAsia"/>
        </w:rPr>
        <w:t>展望</w:t>
      </w:r>
      <w:bookmarkEnd w:id="455"/>
      <w:bookmarkEnd w:id="456"/>
      <w:bookmarkEnd w:id="457"/>
      <w:bookmarkEnd w:id="458"/>
      <w:bookmarkEnd w:id="459"/>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0" w:name="_Toc136107018"/>
      <w:bookmarkStart w:id="461" w:name="_Toc9453511"/>
      <w:bookmarkStart w:id="462" w:name="_Toc25947945"/>
      <w:bookmarkStart w:id="463" w:name="_Toc36642730"/>
      <w:bookmarkStart w:id="464" w:name="_Toc36643302"/>
      <w:bookmarkStart w:id="465" w:name="_Toc36732827"/>
      <w:bookmarkStart w:id="466" w:name="_Toc36988000"/>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0"/>
      <w:bookmarkEnd w:id="461"/>
      <w:bookmarkEnd w:id="462"/>
      <w:bookmarkEnd w:id="463"/>
      <w:bookmarkEnd w:id="464"/>
      <w:bookmarkEnd w:id="465"/>
      <w:bookmarkEnd w:id="466"/>
    </w:p>
    <w:p w14:paraId="76918BCD" w14:textId="11A400C9" w:rsidR="003F124B" w:rsidRPr="003F124B" w:rsidRDefault="003F124B" w:rsidP="003F124B">
      <w:pPr>
        <w:spacing w:line="360" w:lineRule="auto"/>
        <w:ind w:left="2880" w:hangingChars="1200" w:hanging="2880"/>
        <w:rPr>
          <w:rFonts w:ascii="Arial" w:hAnsi="Arial" w:cs="Arial"/>
          <w:color w:val="000000" w:themeColor="text1"/>
          <w:sz w:val="36"/>
          <w:szCs w:val="36"/>
          <w:shd w:val="clear" w:color="auto" w:fill="FFFFFF"/>
        </w:rPr>
      </w:pPr>
      <w:r w:rsidRPr="003F124B">
        <w:rPr>
          <w:rFonts w:ascii="Arial" w:eastAsia="宋体" w:hAnsi="Arial" w:cs="Arial"/>
          <w:sz w:val="24"/>
          <w:szCs w:val="24"/>
        </w:rPr>
        <w:t>[</w:t>
      </w:r>
      <w:r w:rsidRPr="003F124B">
        <w:rPr>
          <w:rFonts w:ascii="Arial" w:hAnsi="Arial" w:cs="Arial"/>
          <w:sz w:val="24"/>
          <w:szCs w:val="24"/>
          <w:shd w:val="clear" w:color="auto" w:fill="FFFFFF"/>
        </w:rPr>
        <w:t>Agarwal,2014</w:t>
      </w:r>
      <w:r w:rsidRPr="003F124B">
        <w:rPr>
          <w:rFonts w:ascii="Arial" w:eastAsia="宋体" w:hAnsi="Arial" w:cs="Arial"/>
          <w:sz w:val="24"/>
          <w:szCs w:val="24"/>
        </w:rPr>
        <w:t>]</w:t>
      </w:r>
      <w:r>
        <w:rPr>
          <w:rFonts w:ascii="Arial" w:eastAsia="宋体" w:hAnsi="Arial" w:cs="Arial"/>
          <w:color w:val="000000" w:themeColor="text1"/>
          <w:sz w:val="24"/>
          <w:szCs w:val="24"/>
        </w:rPr>
        <w:tab/>
        <w:t>V.</w:t>
      </w:r>
      <w:r w:rsidRPr="00FE7E98">
        <w:rPr>
          <w:rFonts w:ascii="Arial" w:hAnsi="Arial" w:cs="Arial"/>
          <w:color w:val="222222"/>
          <w:sz w:val="24"/>
          <w:szCs w:val="24"/>
          <w:shd w:val="clear" w:color="auto" w:fill="FFFFFF"/>
        </w:rPr>
        <w:t>Agarwal. System and method for automatically resolving dependencies of Java Archive files for use with Maven. U.S. Patent No. 8,813,031. 19 Aug. 2014.</w:t>
      </w:r>
    </w:p>
    <w:p w14:paraId="0D8D5CDE" w14:textId="73E96800"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5C47AB95" w14:textId="5FE4D598" w:rsidR="00EC1339" w:rsidRPr="00EC1339" w:rsidRDefault="00EC1339" w:rsidP="00EC1339">
      <w:pPr>
        <w:spacing w:line="360" w:lineRule="auto"/>
        <w:ind w:left="2880" w:hangingChars="1200" w:hanging="2880"/>
        <w:rPr>
          <w:rFonts w:ascii="Arial" w:hAnsi="Arial" w:cs="Arial"/>
          <w:color w:val="FF0000"/>
          <w:sz w:val="24"/>
          <w:szCs w:val="24"/>
          <w:shd w:val="clear" w:color="auto" w:fill="FFFFFF"/>
        </w:rPr>
      </w:pPr>
      <w:r w:rsidRPr="00EC1339">
        <w:rPr>
          <w:rFonts w:ascii="Arial" w:hAnsi="Arial" w:cs="Arial" w:hint="eastAsia"/>
          <w:sz w:val="24"/>
          <w:szCs w:val="24"/>
          <w:shd w:val="clear" w:color="auto" w:fill="FFFFFF"/>
        </w:rPr>
        <w:t>[</w:t>
      </w:r>
      <w:r w:rsidRPr="00EC1339">
        <w:rPr>
          <w:rFonts w:ascii="Arial" w:hAnsi="Arial" w:cs="Arial"/>
          <w:sz w:val="24"/>
          <w:szCs w:val="24"/>
          <w:shd w:val="clear" w:color="auto" w:fill="FFFFFF"/>
        </w:rPr>
        <w:t>Arthur et al.,2005]</w:t>
      </w:r>
      <w:r>
        <w:rPr>
          <w:rFonts w:ascii="Arial" w:hAnsi="Arial" w:cs="Arial"/>
          <w:color w:val="FF0000"/>
          <w:sz w:val="24"/>
          <w:szCs w:val="24"/>
          <w:shd w:val="clear" w:color="auto" w:fill="FFFFFF"/>
        </w:rPr>
        <w:tab/>
      </w:r>
      <w:r w:rsidRPr="00403A03">
        <w:rPr>
          <w:rFonts w:ascii="Arial" w:hAnsi="Arial" w:cs="Arial"/>
          <w:color w:val="000000" w:themeColor="text1"/>
          <w:sz w:val="24"/>
          <w:szCs w:val="24"/>
          <w:shd w:val="clear" w:color="auto" w:fill="FFFFFF"/>
        </w:rPr>
        <w:t>J.</w:t>
      </w:r>
      <w:bookmarkStart w:id="467" w:name="OLE_LINK35"/>
      <w:bookmarkStart w:id="468" w:name="OLE_LINK36"/>
      <w:r w:rsidRPr="00403A03">
        <w:rPr>
          <w:rFonts w:ascii="Arial" w:hAnsi="Arial" w:cs="Arial"/>
          <w:color w:val="222222"/>
          <w:sz w:val="24"/>
          <w:szCs w:val="24"/>
          <w:shd w:val="clear" w:color="auto" w:fill="FFFFFF"/>
        </w:rPr>
        <w:t>Arthur</w:t>
      </w:r>
      <w:r>
        <w:rPr>
          <w:rFonts w:ascii="Arial" w:hAnsi="Arial" w:cs="Arial"/>
          <w:color w:val="222222"/>
          <w:sz w:val="24"/>
          <w:szCs w:val="24"/>
          <w:shd w:val="clear" w:color="auto" w:fill="FFFFFF"/>
        </w:rPr>
        <w:t xml:space="preserve"> </w:t>
      </w:r>
      <w:bookmarkEnd w:id="467"/>
      <w:bookmarkEnd w:id="468"/>
      <w:r w:rsidRPr="00403A03">
        <w:rPr>
          <w:rFonts w:ascii="Arial" w:hAnsi="Arial" w:cs="Arial"/>
          <w:color w:val="222222"/>
          <w:sz w:val="24"/>
          <w:szCs w:val="24"/>
          <w:shd w:val="clear" w:color="auto" w:fill="FFFFFF"/>
        </w:rPr>
        <w:t xml:space="preserve">and </w:t>
      </w:r>
      <w:r>
        <w:rPr>
          <w:rFonts w:ascii="Arial" w:hAnsi="Arial" w:cs="Arial"/>
          <w:color w:val="222222"/>
          <w:sz w:val="24"/>
          <w:szCs w:val="24"/>
          <w:shd w:val="clear" w:color="auto" w:fill="FFFFFF"/>
        </w:rPr>
        <w:t>S.</w:t>
      </w:r>
      <w:r w:rsidRPr="00403A03">
        <w:rPr>
          <w:rFonts w:ascii="Arial" w:hAnsi="Arial" w:cs="Arial"/>
          <w:color w:val="222222"/>
          <w:sz w:val="24"/>
          <w:szCs w:val="24"/>
          <w:shd w:val="clear" w:color="auto" w:fill="FFFFFF"/>
        </w:rPr>
        <w:t>Azadegan. Spring Framework for rapid open source J2EE Web Application Development: A case study. </w:t>
      </w:r>
      <w:r w:rsidRPr="00403A03">
        <w:rPr>
          <w:rFonts w:ascii="Arial" w:hAnsi="Arial" w:cs="Arial"/>
          <w:i/>
          <w:iCs/>
          <w:color w:val="222222"/>
          <w:sz w:val="24"/>
          <w:szCs w:val="24"/>
          <w:shd w:val="clear" w:color="auto" w:fill="FFFFFF"/>
        </w:rPr>
        <w:t>Sixth International Conference on Software Engineering, Artificial Intelligence, Networking and Parallel/Distributed Computing and First ACIS International Workshop on Self-Assembling Wireless Network</w:t>
      </w:r>
      <w:r w:rsidRPr="00403A03">
        <w:rPr>
          <w:rFonts w:ascii="Arial" w:hAnsi="Arial" w:cs="Arial"/>
          <w:color w:val="222222"/>
          <w:sz w:val="24"/>
          <w:szCs w:val="24"/>
          <w:shd w:val="clear" w:color="auto" w:fill="FFFFFF"/>
        </w:rPr>
        <w:t>. IEEE, 2005.</w:t>
      </w:r>
    </w:p>
    <w:p w14:paraId="6D369E89" w14:textId="25F55E6A"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765E94">
      <w:pPr>
        <w:spacing w:line="360" w:lineRule="auto"/>
        <w:ind w:left="2880" w:hangingChars="1200" w:hanging="2880"/>
        <w:rPr>
          <w:rFonts w:ascii="Arial" w:eastAsia="宋体" w:hAnsi="Arial" w:cs="Arial"/>
          <w:sz w:val="24"/>
          <w:szCs w:val="28"/>
        </w:rPr>
      </w:pPr>
      <w:bookmarkStart w:id="469" w:name="OLE_LINK1"/>
      <w:r>
        <w:rPr>
          <w:rFonts w:ascii="Arial" w:eastAsia="宋体" w:hAnsi="Arial" w:cs="Arial" w:hint="eastAsia"/>
          <w:sz w:val="24"/>
          <w:szCs w:val="28"/>
        </w:rPr>
        <w:t>[</w:t>
      </w:r>
      <w:r w:rsidRPr="00A378BC">
        <w:rPr>
          <w:rFonts w:ascii="Arial" w:eastAsia="宋体" w:hAnsi="Arial" w:cs="Arial"/>
          <w:sz w:val="24"/>
          <w:szCs w:val="28"/>
        </w:rPr>
        <w:t>Elrad</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9"/>
      <w:r>
        <w:rPr>
          <w:rFonts w:ascii="Arial" w:eastAsia="宋体" w:hAnsi="Arial" w:cs="Arial"/>
          <w:sz w:val="24"/>
          <w:szCs w:val="28"/>
        </w:rPr>
        <w:tab/>
      </w:r>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r w:rsidRPr="00756969">
        <w:rPr>
          <w:rFonts w:ascii="Arial" w:eastAsia="宋体" w:hAnsi="Arial" w:cs="Arial"/>
          <w:sz w:val="24"/>
          <w:szCs w:val="28"/>
        </w:rPr>
        <w:t xml:space="preserve">, </w:t>
      </w:r>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B2EDABE" w:rsidR="00F4054D" w:rsidRDefault="00F4054D" w:rsidP="00765E94">
      <w:pPr>
        <w:spacing w:line="360" w:lineRule="auto"/>
        <w:ind w:left="2880" w:hangingChars="1200" w:hanging="2880"/>
        <w:rPr>
          <w:rFonts w:ascii="Arial" w:eastAsia="宋体" w:hAnsi="Arial" w:cs="Arial"/>
          <w:sz w:val="24"/>
          <w:szCs w:val="28"/>
        </w:rPr>
      </w:pPr>
      <w:bookmarkStart w:id="470" w:name="OLE_LINK3"/>
      <w:r>
        <w:rPr>
          <w:rFonts w:ascii="Arial" w:eastAsia="宋体" w:hAnsi="Arial" w:cs="Arial" w:hint="eastAsia"/>
          <w:sz w:val="24"/>
          <w:szCs w:val="28"/>
        </w:rPr>
        <w:t>[</w:t>
      </w:r>
      <w:r w:rsidRPr="00A378BC">
        <w:rPr>
          <w:rFonts w:ascii="Arial" w:eastAsia="宋体" w:hAnsi="Arial" w:cs="Arial"/>
          <w:sz w:val="24"/>
          <w:szCs w:val="28"/>
        </w:rPr>
        <w:t>Ginanjar</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3D5BC229" w14:textId="77777777" w:rsidR="003F124B" w:rsidRPr="00F11D2C" w:rsidRDefault="003F124B" w:rsidP="003F124B">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Ji et al.,2014</w:t>
      </w:r>
      <w:r w:rsidRPr="003F124B">
        <w:rPr>
          <w:rFonts w:ascii="Arial" w:eastAsia="宋体" w:hAnsi="Arial" w:cs="Arial"/>
          <w:sz w:val="24"/>
          <w:szCs w:val="24"/>
        </w:rPr>
        <w:t>]</w:t>
      </w:r>
      <w:r w:rsidRPr="00F11D2C">
        <w:rPr>
          <w:rFonts w:ascii="Arial" w:eastAsia="宋体" w:hAnsi="Arial" w:cs="Arial"/>
          <w:sz w:val="24"/>
          <w:szCs w:val="24"/>
        </w:rPr>
        <w:tab/>
        <w:t>Z.L.</w:t>
      </w:r>
      <w:r w:rsidRPr="00F11D2C">
        <w:rPr>
          <w:rFonts w:ascii="Arial" w:hAnsi="Arial" w:cs="Arial"/>
          <w:color w:val="222222"/>
          <w:sz w:val="24"/>
          <w:szCs w:val="24"/>
          <w:shd w:val="clear" w:color="auto" w:fill="FFFFFF"/>
        </w:rPr>
        <w:t xml:space="preserve">Ji, et al. A distributed redis framework for use in </w:t>
      </w:r>
      <w:r w:rsidRPr="00F11D2C">
        <w:rPr>
          <w:rFonts w:ascii="Arial" w:hAnsi="Arial" w:cs="Arial"/>
          <w:color w:val="222222"/>
          <w:sz w:val="24"/>
          <w:szCs w:val="24"/>
          <w:shd w:val="clear" w:color="auto" w:fill="FFFFFF"/>
        </w:rPr>
        <w:lastRenderedPageBreak/>
        <w:t>the ucww. </w:t>
      </w:r>
      <w:r w:rsidRPr="00F11D2C">
        <w:rPr>
          <w:rFonts w:ascii="Arial" w:hAnsi="Arial" w:cs="Arial"/>
          <w:i/>
          <w:iCs/>
          <w:color w:val="222222"/>
          <w:sz w:val="24"/>
          <w:szCs w:val="24"/>
          <w:shd w:val="clear" w:color="auto" w:fill="FFFFFF"/>
        </w:rPr>
        <w:t>2014 International Conference on Cyber-Enabled Distributed Computing and Knowledge Discovery</w:t>
      </w:r>
      <w:r w:rsidRPr="00F11D2C">
        <w:rPr>
          <w:rFonts w:ascii="Arial" w:hAnsi="Arial" w:cs="Arial"/>
          <w:color w:val="222222"/>
          <w:sz w:val="24"/>
          <w:szCs w:val="24"/>
          <w:shd w:val="clear" w:color="auto" w:fill="FFFFFF"/>
        </w:rPr>
        <w:t>. IEEE, 2014.</w:t>
      </w:r>
    </w:p>
    <w:bookmarkEnd w:id="470"/>
    <w:p w14:paraId="514F931A" w14:textId="6EF5F0C3" w:rsidR="00BB1C5B" w:rsidRDefault="00BB1C5B"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39417958" w14:textId="27968069"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eastAsia="宋体" w:hAnsi="Arial" w:cs="Arial"/>
          <w:sz w:val="24"/>
          <w:szCs w:val="24"/>
        </w:rPr>
        <w:t xml:space="preserve">Kanagavelu </w:t>
      </w:r>
      <w:r w:rsidRPr="003F124B">
        <w:rPr>
          <w:rFonts w:ascii="Arial" w:eastAsia="宋体" w:hAnsi="Arial" w:cs="Arial"/>
          <w:kern w:val="0"/>
          <w:sz w:val="24"/>
          <w:szCs w:val="24"/>
        </w:rPr>
        <w:t>et al.,2013</w:t>
      </w:r>
      <w:r w:rsidRPr="003F124B">
        <w:rPr>
          <w:rFonts w:ascii="Arial" w:eastAsia="宋体" w:hAnsi="Arial" w:cs="Arial"/>
          <w:sz w:val="24"/>
          <w:szCs w:val="24"/>
        </w:rPr>
        <w:t>]</w:t>
      </w:r>
      <w:r w:rsidRPr="00F11D2C">
        <w:rPr>
          <w:rFonts w:ascii="Arial" w:eastAsia="宋体" w:hAnsi="Arial" w:cs="Arial"/>
          <w:sz w:val="24"/>
          <w:szCs w:val="24"/>
        </w:rPr>
        <w:tab/>
        <w:t>R.Kanagavelu, et al. Software defined network based adaptive routing for data replication in data centers. </w:t>
      </w:r>
      <w:r w:rsidRPr="00F11D2C">
        <w:rPr>
          <w:rFonts w:ascii="Arial" w:eastAsia="宋体" w:hAnsi="Arial" w:cs="Arial"/>
          <w:i/>
          <w:iCs/>
          <w:sz w:val="24"/>
          <w:szCs w:val="24"/>
        </w:rPr>
        <w:t>19th IEEE International Conference on Networks (ICON). IEEE</w:t>
      </w:r>
      <w:r w:rsidRPr="00F11D2C">
        <w:rPr>
          <w:rFonts w:ascii="Arial" w:eastAsia="宋体" w:hAnsi="Arial" w:cs="Arial"/>
          <w:sz w:val="24"/>
          <w:szCs w:val="24"/>
        </w:rPr>
        <w:t>, 2013.</w:t>
      </w:r>
    </w:p>
    <w:p w14:paraId="47884CB6" w14:textId="4E306038"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30E830C4" w14:textId="583890D2"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hAnsi="Arial" w:cs="Arial"/>
          <w:sz w:val="24"/>
          <w:szCs w:val="24"/>
          <w:shd w:val="clear" w:color="auto" w:fill="FFFFFF"/>
        </w:rPr>
        <w:t>Laddad,2009</w:t>
      </w:r>
      <w:r w:rsidRPr="003F124B">
        <w:rPr>
          <w:rFonts w:ascii="Arial" w:eastAsia="宋体" w:hAnsi="Arial" w:cs="Arial"/>
          <w:sz w:val="24"/>
          <w:szCs w:val="24"/>
        </w:rPr>
        <w:t>]</w:t>
      </w:r>
      <w:r w:rsidRPr="00F11D2C">
        <w:rPr>
          <w:rFonts w:ascii="Arial" w:eastAsia="宋体" w:hAnsi="Arial" w:cs="Arial"/>
          <w:sz w:val="24"/>
          <w:szCs w:val="24"/>
        </w:rPr>
        <w:tab/>
        <w:t>R.</w:t>
      </w:r>
      <w:r w:rsidRPr="00F11D2C">
        <w:rPr>
          <w:rFonts w:ascii="Arial" w:hAnsi="Arial" w:cs="Arial"/>
          <w:color w:val="222222"/>
          <w:sz w:val="24"/>
          <w:szCs w:val="24"/>
          <w:shd w:val="clear" w:color="auto" w:fill="FFFFFF"/>
        </w:rPr>
        <w:t>Laddad. </w:t>
      </w:r>
      <w:r w:rsidRPr="00F11D2C">
        <w:rPr>
          <w:rFonts w:ascii="Arial" w:hAnsi="Arial" w:cs="Arial"/>
          <w:i/>
          <w:iCs/>
          <w:color w:val="222222"/>
          <w:sz w:val="24"/>
          <w:szCs w:val="24"/>
          <w:shd w:val="clear" w:color="auto" w:fill="FFFFFF"/>
        </w:rPr>
        <w:t>Aspectj in action: enterprise AOP with spring applications</w:t>
      </w:r>
      <w:r w:rsidRPr="00F11D2C">
        <w:rPr>
          <w:rFonts w:ascii="Arial" w:hAnsi="Arial" w:cs="Arial"/>
          <w:color w:val="222222"/>
          <w:sz w:val="24"/>
          <w:szCs w:val="24"/>
          <w:shd w:val="clear" w:color="auto" w:fill="FFFFFF"/>
        </w:rPr>
        <w:t>. Manning Publications Co., 2009.</w:t>
      </w:r>
    </w:p>
    <w:p w14:paraId="352D578F" w14:textId="3BA28F7A"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sz w:val="24"/>
          <w:szCs w:val="24"/>
        </w:rPr>
        <w:t>[Lerner,2010]</w:t>
      </w:r>
      <w:r w:rsidRPr="00F11D2C">
        <w:rPr>
          <w:rFonts w:ascii="Arial" w:eastAsia="宋体" w:hAnsi="Arial" w:cs="Arial"/>
          <w:sz w:val="24"/>
          <w:szCs w:val="24"/>
        </w:rPr>
        <w:tab/>
      </w:r>
      <w:r w:rsidRPr="00F11D2C">
        <w:rPr>
          <w:rFonts w:ascii="Arial" w:hAnsi="Arial" w:cs="Arial"/>
          <w:color w:val="222222"/>
          <w:sz w:val="24"/>
          <w:szCs w:val="24"/>
          <w:shd w:val="clear" w:color="auto" w:fill="FFFFFF"/>
        </w:rPr>
        <w:t>R.M.Lerner, At the forge: Redis. </w:t>
      </w:r>
      <w:r w:rsidRPr="00F11D2C">
        <w:rPr>
          <w:rFonts w:ascii="Arial" w:hAnsi="Arial" w:cs="Arial"/>
          <w:i/>
          <w:iCs/>
          <w:color w:val="222222"/>
          <w:sz w:val="24"/>
          <w:szCs w:val="24"/>
          <w:shd w:val="clear" w:color="auto" w:fill="FFFFFF"/>
        </w:rPr>
        <w:t>Linux Journal</w:t>
      </w:r>
      <w:r w:rsidRPr="00F11D2C">
        <w:rPr>
          <w:rFonts w:ascii="Arial" w:hAnsi="Arial" w:cs="Arial"/>
          <w:color w:val="222222"/>
          <w:sz w:val="24"/>
          <w:szCs w:val="24"/>
          <w:shd w:val="clear" w:color="auto" w:fill="FFFFFF"/>
        </w:rPr>
        <w:t> 2010.197 (2010): 5.</w:t>
      </w:r>
    </w:p>
    <w:p w14:paraId="666705CC" w14:textId="42566E3D" w:rsidR="00EC1339" w:rsidRDefault="00EC1339" w:rsidP="00765E94">
      <w:pPr>
        <w:spacing w:line="360" w:lineRule="auto"/>
        <w:ind w:left="2880" w:hangingChars="1200" w:hanging="2880"/>
        <w:rPr>
          <w:rFonts w:ascii="Arial" w:eastAsia="宋体" w:hAnsi="Arial" w:cs="Arial"/>
          <w:sz w:val="24"/>
          <w:szCs w:val="28"/>
        </w:rPr>
      </w:pPr>
      <w:bookmarkStart w:id="471" w:name="OLE_LINK24"/>
      <w:bookmarkStart w:id="472" w:name="OLE_LINK25"/>
      <w:r w:rsidRPr="00EC1339">
        <w:rPr>
          <w:rFonts w:ascii="Arial" w:eastAsia="宋体" w:hAnsi="Arial" w:cs="Arial" w:hint="eastAsia"/>
          <w:sz w:val="24"/>
          <w:szCs w:val="24"/>
        </w:rPr>
        <w:t>[</w:t>
      </w:r>
      <w:r w:rsidRPr="00EC1339">
        <w:rPr>
          <w:rFonts w:ascii="Arial" w:hAnsi="Arial" w:cs="Arial"/>
          <w:sz w:val="24"/>
          <w:szCs w:val="24"/>
          <w:shd w:val="clear" w:color="auto" w:fill="FFFFFF"/>
        </w:rPr>
        <w:t>Lonescu et al.,2015</w:t>
      </w:r>
      <w:r w:rsidRPr="00EC1339">
        <w:rPr>
          <w:rFonts w:ascii="Arial" w:eastAsia="宋体" w:hAnsi="Arial" w:cs="Arial"/>
          <w:sz w:val="24"/>
          <w:szCs w:val="24"/>
        </w:rPr>
        <w:t>]</w:t>
      </w:r>
      <w:bookmarkEnd w:id="471"/>
      <w:bookmarkEnd w:id="472"/>
      <w:r w:rsidRPr="00F11D2C">
        <w:rPr>
          <w:rFonts w:ascii="Arial" w:eastAsia="宋体" w:hAnsi="Arial" w:cs="Arial"/>
          <w:sz w:val="24"/>
          <w:szCs w:val="24"/>
        </w:rPr>
        <w:tab/>
      </w:r>
      <w:r w:rsidRPr="00F11D2C">
        <w:rPr>
          <w:rFonts w:ascii="Arial" w:hAnsi="Arial" w:cs="Arial"/>
          <w:color w:val="222222"/>
          <w:sz w:val="24"/>
          <w:szCs w:val="24"/>
          <w:shd w:val="clear" w:color="auto" w:fill="FFFFFF"/>
        </w:rPr>
        <w:t>Lonescu and V</w:t>
      </w:r>
      <w:r w:rsidRPr="00F11D2C">
        <w:rPr>
          <w:rFonts w:ascii="Arial" w:hAnsi="Arial" w:cs="Arial" w:hint="eastAsia"/>
          <w:color w:val="222222"/>
          <w:sz w:val="24"/>
          <w:szCs w:val="24"/>
          <w:shd w:val="clear" w:color="auto" w:fill="FFFFFF"/>
        </w:rPr>
        <w:t>.</w:t>
      </w:r>
      <w:r w:rsidRPr="00F11D2C">
        <w:rPr>
          <w:rFonts w:ascii="Arial" w:hAnsi="Arial" w:cs="Arial"/>
          <w:color w:val="222222"/>
          <w:sz w:val="24"/>
          <w:szCs w:val="24"/>
          <w:shd w:val="clear" w:color="auto" w:fill="FFFFFF"/>
        </w:rPr>
        <w:t>Manuel. The analysis of the performance of RabbitMQ and ActiveMQ. </w:t>
      </w:r>
      <w:r w:rsidRPr="00F11D2C">
        <w:rPr>
          <w:rFonts w:ascii="Arial" w:hAnsi="Arial" w:cs="Arial"/>
          <w:i/>
          <w:iCs/>
          <w:color w:val="222222"/>
          <w:sz w:val="24"/>
          <w:szCs w:val="24"/>
          <w:shd w:val="clear" w:color="auto" w:fill="FFFFFF"/>
        </w:rPr>
        <w:t>2015 14th RoEduNet International Conference-Networking in Education and Research (RoEduNet NER)</w:t>
      </w:r>
      <w:r w:rsidRPr="00F11D2C">
        <w:rPr>
          <w:rFonts w:ascii="Arial" w:hAnsi="Arial" w:cs="Arial"/>
          <w:color w:val="222222"/>
          <w:sz w:val="24"/>
          <w:szCs w:val="24"/>
          <w:shd w:val="clear" w:color="auto" w:fill="FFFFFF"/>
        </w:rPr>
        <w:t>. IEEE, 2015.</w:t>
      </w:r>
    </w:p>
    <w:p w14:paraId="459072FB" w14:textId="06F91955"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8"/>
        </w:rPr>
        <w:t>[</w:t>
      </w:r>
      <w:r w:rsidRPr="003F124B">
        <w:rPr>
          <w:rFonts w:ascii="Arial" w:hAnsi="Arial" w:cs="Arial"/>
          <w:sz w:val="24"/>
          <w:szCs w:val="24"/>
          <w:shd w:val="clear" w:color="auto" w:fill="FFFFFF"/>
        </w:rPr>
        <w:t>Monty et al.,2018</w:t>
      </w:r>
      <w:r w:rsidRPr="003F124B">
        <w:rPr>
          <w:rFonts w:ascii="Arial" w:eastAsia="宋体" w:hAnsi="Arial" w:cs="Arial"/>
          <w:sz w:val="24"/>
          <w:szCs w:val="28"/>
        </w:rPr>
        <w:t>]</w:t>
      </w:r>
      <w:r>
        <w:rPr>
          <w:rFonts w:ascii="Arial" w:eastAsia="宋体" w:hAnsi="Arial" w:cs="Arial"/>
          <w:sz w:val="24"/>
          <w:szCs w:val="28"/>
        </w:rPr>
        <w:tab/>
      </w:r>
      <w:bookmarkStart w:id="473" w:name="OLE_LINK27"/>
      <w:bookmarkStart w:id="474" w:name="OLE_LINK28"/>
      <w:r>
        <w:rPr>
          <w:rFonts w:ascii="Arial" w:hAnsi="Arial" w:cs="Arial"/>
          <w:color w:val="222222"/>
          <w:sz w:val="24"/>
          <w:szCs w:val="24"/>
          <w:shd w:val="clear" w:color="auto" w:fill="FFFFFF"/>
        </w:rPr>
        <w:t>D.S.</w:t>
      </w:r>
      <w:r w:rsidRPr="00CD6330">
        <w:rPr>
          <w:rFonts w:ascii="Arial" w:hAnsi="Arial" w:cs="Arial"/>
          <w:color w:val="222222"/>
          <w:sz w:val="24"/>
          <w:szCs w:val="24"/>
          <w:shd w:val="clear" w:color="auto" w:fill="FFFFFF"/>
        </w:rPr>
        <w:t>Monty</w:t>
      </w:r>
      <w:bookmarkEnd w:id="473"/>
      <w:bookmarkEnd w:id="474"/>
      <w:r>
        <w:rPr>
          <w:rFonts w:ascii="Arial" w:hAnsi="Arial" w:cs="Arial"/>
          <w:color w:val="222222"/>
          <w:sz w:val="24"/>
          <w:szCs w:val="24"/>
          <w:shd w:val="clear" w:color="auto" w:fill="FFFFFF"/>
        </w:rPr>
        <w:t xml:space="preserve"> and R.</w:t>
      </w:r>
      <w:r w:rsidRPr="00CD6330">
        <w:rPr>
          <w:rFonts w:ascii="Arial" w:hAnsi="Arial" w:cs="Arial"/>
          <w:color w:val="222222"/>
          <w:sz w:val="24"/>
          <w:szCs w:val="24"/>
          <w:shd w:val="clear" w:color="auto" w:fill="FFFFFF"/>
        </w:rPr>
        <w:t>Cristina. Creative economy: how the interface of Uber eats and iFood could change your menu. </w:t>
      </w:r>
      <w:r w:rsidRPr="00CD6330">
        <w:rPr>
          <w:rFonts w:ascii="Arial" w:hAnsi="Arial" w:cs="Arial"/>
          <w:i/>
          <w:iCs/>
          <w:color w:val="222222"/>
          <w:sz w:val="24"/>
          <w:szCs w:val="24"/>
          <w:shd w:val="clear" w:color="auto" w:fill="FFFFFF"/>
        </w:rPr>
        <w:t>Brazilian Journal of Operations &amp; Production Management</w:t>
      </w:r>
      <w:r w:rsidRPr="00CD6330">
        <w:rPr>
          <w:rFonts w:ascii="Arial" w:hAnsi="Arial" w:cs="Arial"/>
          <w:color w:val="222222"/>
          <w:sz w:val="24"/>
          <w:szCs w:val="24"/>
          <w:shd w:val="clear" w:color="auto" w:fill="FFFFFF"/>
        </w:rPr>
        <w:t> 15.3 (2018): 413-419.</w:t>
      </w:r>
    </w:p>
    <w:p w14:paraId="1D4D7373" w14:textId="2B3F2B3A" w:rsidR="00642C9C" w:rsidRDefault="00642C9C" w:rsidP="00765E94">
      <w:pPr>
        <w:spacing w:line="360" w:lineRule="auto"/>
        <w:ind w:left="2880" w:hangingChars="1200" w:hanging="2880"/>
        <w:rPr>
          <w:rFonts w:ascii="Arial" w:hAnsi="Arial" w:cs="Arial"/>
          <w:color w:val="222222"/>
          <w:sz w:val="24"/>
          <w:szCs w:val="24"/>
          <w:shd w:val="clear" w:color="auto" w:fill="FFFFFF"/>
        </w:rPr>
      </w:pPr>
      <w:r>
        <w:rPr>
          <w:rFonts w:ascii="Arial" w:eastAsia="宋体" w:hAnsi="Arial" w:cs="Arial"/>
          <w:sz w:val="24"/>
          <w:szCs w:val="28"/>
        </w:rPr>
        <w:t>[</w:t>
      </w:r>
      <w:r w:rsidRPr="00007E91">
        <w:rPr>
          <w:rFonts w:ascii="Arial" w:hAnsi="Arial" w:cs="Arial"/>
          <w:color w:val="222222"/>
          <w:sz w:val="24"/>
          <w:szCs w:val="24"/>
          <w:shd w:val="clear" w:color="auto" w:fill="FFFFFF"/>
        </w:rPr>
        <w:t>Naseh</w:t>
      </w:r>
      <w:r>
        <w:rPr>
          <w:rFonts w:ascii="Arial" w:hAnsi="Arial" w:cs="Arial"/>
          <w:color w:val="222222"/>
          <w:sz w:val="24"/>
          <w:szCs w:val="24"/>
          <w:shd w:val="clear" w:color="auto" w:fill="FFFFFF"/>
        </w:rPr>
        <w:t xml:space="preserve"> et al.,2010</w:t>
      </w:r>
      <w:r>
        <w:rPr>
          <w:rFonts w:ascii="Arial" w:eastAsia="宋体" w:hAnsi="Arial" w:cs="Arial"/>
          <w:sz w:val="24"/>
          <w:szCs w:val="28"/>
        </w:rPr>
        <w:t>]</w:t>
      </w:r>
      <w:r>
        <w:rPr>
          <w:rFonts w:ascii="Arial" w:eastAsia="宋体" w:hAnsi="Arial" w:cs="Arial"/>
          <w:sz w:val="24"/>
          <w:szCs w:val="28"/>
        </w:rPr>
        <w:tab/>
        <w:t>Z.</w:t>
      </w:r>
      <w:r w:rsidRPr="00007E91">
        <w:rPr>
          <w:rFonts w:ascii="Arial" w:hAnsi="Arial" w:cs="Arial"/>
          <w:color w:val="222222"/>
          <w:sz w:val="24"/>
          <w:szCs w:val="24"/>
          <w:shd w:val="clear" w:color="auto" w:fill="FFFFFF"/>
        </w:rPr>
        <w:t xml:space="preserve">Naseh and </w:t>
      </w:r>
      <w:r>
        <w:rPr>
          <w:rFonts w:ascii="Arial" w:hAnsi="Arial" w:cs="Arial"/>
          <w:color w:val="222222"/>
          <w:sz w:val="24"/>
          <w:szCs w:val="24"/>
          <w:shd w:val="clear" w:color="auto" w:fill="FFFFFF"/>
        </w:rPr>
        <w:t>V.</w:t>
      </w:r>
      <w:r w:rsidRPr="00007E91">
        <w:rPr>
          <w:rFonts w:ascii="Arial" w:hAnsi="Arial" w:cs="Arial"/>
          <w:color w:val="222222"/>
          <w:sz w:val="24"/>
          <w:szCs w:val="24"/>
          <w:shd w:val="clear" w:color="auto" w:fill="FFFFFF"/>
        </w:rPr>
        <w:t>Gundi. Application based active-</w:t>
      </w:r>
      <w:r w:rsidRPr="00007E91">
        <w:rPr>
          <w:rFonts w:ascii="Arial" w:hAnsi="Arial" w:cs="Arial"/>
          <w:color w:val="222222"/>
          <w:sz w:val="24"/>
          <w:szCs w:val="24"/>
          <w:shd w:val="clear" w:color="auto" w:fill="FFFFFF"/>
        </w:rPr>
        <w:lastRenderedPageBreak/>
        <w:t>active data center network using route health injection and IGP.</w:t>
      </w:r>
      <w:r>
        <w:rPr>
          <w:rFonts w:ascii="Arial" w:hAnsi="Arial" w:cs="Arial"/>
          <w:color w:val="222222"/>
          <w:sz w:val="24"/>
          <w:szCs w:val="24"/>
          <w:shd w:val="clear" w:color="auto" w:fill="FFFFFF"/>
        </w:rPr>
        <w:t xml:space="preserve"> </w:t>
      </w:r>
      <w:r w:rsidRPr="00007E91">
        <w:rPr>
          <w:rFonts w:ascii="Arial" w:hAnsi="Arial" w:cs="Arial"/>
          <w:color w:val="222222"/>
          <w:sz w:val="24"/>
          <w:szCs w:val="24"/>
          <w:shd w:val="clear" w:color="auto" w:fill="FFFFFF"/>
        </w:rPr>
        <w:t>U.S. Patent No. 7,769,886. 3 Aug. 2010.</w:t>
      </w:r>
    </w:p>
    <w:p w14:paraId="56BE778A" w14:textId="283FB149"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Paksula,2010</w:t>
      </w:r>
      <w:r w:rsidRPr="003F124B">
        <w:rPr>
          <w:rFonts w:ascii="Arial" w:eastAsia="宋体" w:hAnsi="Arial" w:cs="Arial"/>
          <w:sz w:val="24"/>
          <w:szCs w:val="24"/>
        </w:rPr>
        <w:t>]</w:t>
      </w:r>
      <w:r w:rsidRPr="00F11D2C">
        <w:rPr>
          <w:rFonts w:ascii="Arial" w:eastAsia="宋体" w:hAnsi="Arial" w:cs="Arial"/>
          <w:sz w:val="24"/>
          <w:szCs w:val="24"/>
        </w:rPr>
        <w:tab/>
      </w:r>
      <w:r w:rsidRPr="00F11D2C">
        <w:rPr>
          <w:rFonts w:ascii="Arial" w:hAnsi="Arial" w:cs="Arial"/>
          <w:color w:val="222222"/>
          <w:sz w:val="24"/>
          <w:szCs w:val="24"/>
          <w:shd w:val="clear" w:color="auto" w:fill="FFFFFF"/>
        </w:rPr>
        <w:t>M.Paksula. Persisting objects in redis key-value database. </w:t>
      </w:r>
      <w:r w:rsidRPr="00F11D2C">
        <w:rPr>
          <w:rFonts w:ascii="Arial" w:hAnsi="Arial" w:cs="Arial"/>
          <w:i/>
          <w:iCs/>
          <w:color w:val="222222"/>
          <w:sz w:val="24"/>
          <w:szCs w:val="24"/>
          <w:shd w:val="clear" w:color="auto" w:fill="FFFFFF"/>
        </w:rPr>
        <w:t>University of Helsinki, Department of Computer Science</w:t>
      </w:r>
      <w:r w:rsidRPr="00F11D2C">
        <w:rPr>
          <w:rFonts w:ascii="Arial" w:hAnsi="Arial" w:cs="Arial"/>
          <w:color w:val="222222"/>
          <w:sz w:val="24"/>
          <w:szCs w:val="24"/>
          <w:shd w:val="clear" w:color="auto" w:fill="FFFFFF"/>
        </w:rPr>
        <w:t> (2010).</w:t>
      </w:r>
    </w:p>
    <w:p w14:paraId="2E80F75E" w14:textId="053CD78C" w:rsidR="00EC1339" w:rsidRPr="00EC1339" w:rsidRDefault="00EC1339" w:rsidP="00EC1339">
      <w:pPr>
        <w:spacing w:line="360" w:lineRule="auto"/>
        <w:ind w:left="2880" w:hangingChars="1200" w:hanging="2880"/>
        <w:rPr>
          <w:rFonts w:ascii="Arial" w:hAnsi="Arial" w:cs="Arial"/>
          <w:color w:val="222222"/>
          <w:sz w:val="24"/>
          <w:szCs w:val="24"/>
          <w:shd w:val="clear" w:color="auto" w:fill="FFFFFF"/>
        </w:rPr>
      </w:pPr>
      <w:r w:rsidRPr="00EC1339">
        <w:rPr>
          <w:rFonts w:ascii="Arial" w:eastAsia="宋体" w:hAnsi="Arial" w:cs="Arial" w:hint="eastAsia"/>
          <w:sz w:val="24"/>
          <w:szCs w:val="24"/>
        </w:rPr>
        <w:t>[</w:t>
      </w:r>
      <w:r w:rsidRPr="00EC1339">
        <w:rPr>
          <w:rFonts w:ascii="Arial" w:hAnsi="Arial" w:cs="Arial"/>
          <w:sz w:val="24"/>
          <w:szCs w:val="24"/>
          <w:shd w:val="clear" w:color="auto" w:fill="FFFFFF"/>
        </w:rPr>
        <w:t xml:space="preserve">Rostanski </w:t>
      </w:r>
      <w:r w:rsidRPr="00EC1339">
        <w:rPr>
          <w:rFonts w:ascii="Arial" w:eastAsia="宋体" w:hAnsi="Arial" w:cs="Arial" w:hint="eastAsia"/>
          <w:sz w:val="24"/>
          <w:szCs w:val="24"/>
        </w:rPr>
        <w:t>et</w:t>
      </w:r>
      <w:r w:rsidRPr="00EC1339">
        <w:rPr>
          <w:rFonts w:ascii="Arial" w:eastAsia="宋体" w:hAnsi="Arial" w:cs="Arial"/>
          <w:sz w:val="24"/>
          <w:szCs w:val="24"/>
        </w:rPr>
        <w:t xml:space="preserve"> al.,2014]</w:t>
      </w:r>
      <w:r w:rsidRPr="00F11D2C">
        <w:rPr>
          <w:rFonts w:ascii="Arial" w:eastAsia="宋体" w:hAnsi="Arial" w:cs="Arial"/>
          <w:sz w:val="24"/>
          <w:szCs w:val="24"/>
        </w:rPr>
        <w:tab/>
        <w:t>M.</w:t>
      </w:r>
      <w:r w:rsidRPr="00F11D2C">
        <w:rPr>
          <w:rFonts w:ascii="Arial" w:hAnsi="Arial" w:cs="Arial"/>
          <w:color w:val="222222"/>
          <w:sz w:val="24"/>
          <w:szCs w:val="24"/>
          <w:shd w:val="clear" w:color="auto" w:fill="FFFFFF"/>
        </w:rPr>
        <w:t>Rostanski, K.Grochla, and A.Seman. Evaluation of highly available and fault-tolerant middleware clustered architectures using RabbitMQ. </w:t>
      </w:r>
      <w:r w:rsidRPr="00F11D2C">
        <w:rPr>
          <w:rFonts w:ascii="Arial" w:hAnsi="Arial" w:cs="Arial"/>
          <w:i/>
          <w:iCs/>
          <w:color w:val="222222"/>
          <w:sz w:val="24"/>
          <w:szCs w:val="24"/>
          <w:shd w:val="clear" w:color="auto" w:fill="FFFFFF"/>
        </w:rPr>
        <w:t>2014 federated conference on computer science and information systems</w:t>
      </w:r>
      <w:r w:rsidRPr="00F11D2C">
        <w:rPr>
          <w:rFonts w:ascii="Arial" w:hAnsi="Arial" w:cs="Arial"/>
          <w:color w:val="222222"/>
          <w:sz w:val="24"/>
          <w:szCs w:val="24"/>
          <w:shd w:val="clear" w:color="auto" w:fill="FFFFFF"/>
        </w:rPr>
        <w:t>. IEEE, 2014.</w:t>
      </w:r>
    </w:p>
    <w:p w14:paraId="292A7FBC" w14:textId="4D6B67F1"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r w:rsidRPr="00FE2BB3">
        <w:rPr>
          <w:rFonts w:ascii="Arial" w:eastAsia="宋体" w:hAnsi="Arial" w:cs="Arial"/>
          <w:sz w:val="24"/>
          <w:szCs w:val="28"/>
        </w:rPr>
        <w:t xml:space="preserve"> </w:t>
      </w:r>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bookmarkStart w:id="475" w:name="OLE_LINK4"/>
      <w:bookmarkStart w:id="476" w:name="OLE_LINK5"/>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bookmarkEnd w:id="475"/>
      <w:bookmarkEnd w:id="476"/>
      <w:r>
        <w:rPr>
          <w:rFonts w:ascii="Arial" w:eastAsia="宋体" w:hAnsi="Arial" w:cs="Arial"/>
          <w:sz w:val="24"/>
          <w:szCs w:val="28"/>
        </w:rPr>
        <w:t>,2013]</w:t>
      </w:r>
      <w:r>
        <w:rPr>
          <w:rFonts w:ascii="Arial" w:eastAsia="宋体" w:hAnsi="Arial" w:cs="Arial"/>
          <w:sz w:val="24"/>
          <w:szCs w:val="28"/>
        </w:rPr>
        <w:tab/>
      </w:r>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38BDFE91" w:rsidR="00DE133B" w:rsidRDefault="00DE133B" w:rsidP="00765E94">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9D00230" w14:textId="77777777" w:rsidR="001756F2" w:rsidRDefault="001756F2" w:rsidP="001756F2">
      <w:pPr>
        <w:spacing w:line="360" w:lineRule="auto"/>
        <w:ind w:left="2880" w:hangingChars="1200" w:hanging="2880"/>
        <w:rPr>
          <w:rFonts w:ascii="Arial" w:eastAsia="宋体" w:hAnsi="Arial" w:cs="Arial" w:hint="eastAsia"/>
          <w:sz w:val="24"/>
          <w:szCs w:val="28"/>
        </w:rPr>
      </w:pPr>
      <w:r>
        <w:rPr>
          <w:rFonts w:ascii="Arial" w:eastAsia="宋体" w:hAnsi="Arial" w:cs="Arial"/>
          <w:sz w:val="24"/>
          <w:szCs w:val="28"/>
        </w:rPr>
        <w:t>[</w:t>
      </w:r>
      <w:r w:rsidRPr="00550792">
        <w:rPr>
          <w:rFonts w:ascii="Arial" w:hAnsi="Arial" w:cs="Arial"/>
          <w:color w:val="222222"/>
          <w:sz w:val="24"/>
          <w:szCs w:val="24"/>
          <w:shd w:val="clear" w:color="auto" w:fill="FFFFFF"/>
        </w:rPr>
        <w:t>Testa</w:t>
      </w:r>
      <w:r>
        <w:rPr>
          <w:rFonts w:ascii="Arial" w:hAnsi="Arial" w:cs="Arial"/>
          <w:color w:val="222222"/>
          <w:sz w:val="24"/>
          <w:szCs w:val="24"/>
          <w:shd w:val="clear" w:color="auto" w:fill="FFFFFF"/>
        </w:rPr>
        <w:t>,2004</w:t>
      </w:r>
      <w:r>
        <w:rPr>
          <w:rFonts w:ascii="Arial" w:eastAsia="宋体" w:hAnsi="Arial" w:cs="Arial"/>
          <w:sz w:val="24"/>
          <w:szCs w:val="28"/>
        </w:rPr>
        <w:t>]</w:t>
      </w:r>
      <w:r>
        <w:rPr>
          <w:rFonts w:ascii="Arial" w:eastAsia="宋体" w:hAnsi="Arial" w:cs="Arial"/>
          <w:sz w:val="24"/>
          <w:szCs w:val="28"/>
        </w:rPr>
        <w:tab/>
        <w:t>S</w:t>
      </w:r>
      <w:r>
        <w:rPr>
          <w:rFonts w:ascii="Arial" w:eastAsia="宋体" w:hAnsi="Arial" w:cs="Arial" w:hint="eastAsia"/>
          <w:sz w:val="24"/>
          <w:szCs w:val="28"/>
        </w:rPr>
        <w:t>.</w:t>
      </w:r>
      <w:r w:rsidRPr="00550792">
        <w:rPr>
          <w:rFonts w:ascii="Arial" w:hAnsi="Arial" w:cs="Arial"/>
          <w:color w:val="222222"/>
          <w:sz w:val="24"/>
          <w:szCs w:val="24"/>
          <w:shd w:val="clear" w:color="auto" w:fill="FFFFFF"/>
        </w:rPr>
        <w:t xml:space="preserve">Testa and </w:t>
      </w:r>
      <w:r>
        <w:rPr>
          <w:rFonts w:ascii="Arial" w:hAnsi="Arial" w:cs="Arial" w:hint="eastAsia"/>
          <w:color w:val="222222"/>
          <w:sz w:val="24"/>
          <w:szCs w:val="24"/>
          <w:shd w:val="clear" w:color="auto" w:fill="FFFFFF"/>
        </w:rPr>
        <w:t>W</w:t>
      </w:r>
      <w:r>
        <w:rPr>
          <w:rFonts w:ascii="Arial" w:hAnsi="Arial" w:cs="Arial"/>
          <w:color w:val="222222"/>
          <w:sz w:val="24"/>
          <w:szCs w:val="24"/>
          <w:shd w:val="clear" w:color="auto" w:fill="FFFFFF"/>
        </w:rPr>
        <w:t>.</w:t>
      </w:r>
      <w:r w:rsidRPr="00550792">
        <w:rPr>
          <w:rFonts w:ascii="Arial" w:hAnsi="Arial" w:cs="Arial"/>
          <w:color w:val="222222"/>
          <w:sz w:val="24"/>
          <w:szCs w:val="24"/>
          <w:shd w:val="clear" w:color="auto" w:fill="FFFFFF"/>
        </w:rPr>
        <w:t>Chou. "The distributed data center: front-end solutions." </w:t>
      </w:r>
      <w:r w:rsidRPr="00550792">
        <w:rPr>
          <w:rFonts w:ascii="Arial" w:hAnsi="Arial" w:cs="Arial"/>
          <w:i/>
          <w:iCs/>
          <w:color w:val="222222"/>
          <w:sz w:val="24"/>
          <w:szCs w:val="24"/>
          <w:shd w:val="clear" w:color="auto" w:fill="FFFFFF"/>
        </w:rPr>
        <w:t>IT professional</w:t>
      </w:r>
      <w:r w:rsidRPr="00550792">
        <w:rPr>
          <w:rFonts w:ascii="Arial" w:hAnsi="Arial" w:cs="Arial"/>
          <w:color w:val="222222"/>
          <w:sz w:val="24"/>
          <w:szCs w:val="24"/>
          <w:shd w:val="clear" w:color="auto" w:fill="FFFFFF"/>
        </w:rPr>
        <w:t> 6.3 (2004): 26-32.</w:t>
      </w:r>
    </w:p>
    <w:p w14:paraId="400803A5" w14:textId="135BC165" w:rsidR="003F124B" w:rsidRDefault="003F124B" w:rsidP="00765E94">
      <w:pPr>
        <w:spacing w:line="360" w:lineRule="auto"/>
        <w:ind w:left="2880" w:hangingChars="1200" w:hanging="2880"/>
        <w:rPr>
          <w:rFonts w:ascii="Arial" w:eastAsia="宋体" w:hAnsi="Arial" w:cs="Arial"/>
          <w:sz w:val="24"/>
          <w:szCs w:val="28"/>
        </w:rPr>
      </w:pPr>
      <w:r w:rsidRPr="003F124B">
        <w:rPr>
          <w:rFonts w:ascii="Arial" w:eastAsia="宋体" w:hAnsi="Arial" w:cs="Arial"/>
          <w:sz w:val="24"/>
          <w:szCs w:val="24"/>
        </w:rPr>
        <w:t>[Xin et al.,2018]</w:t>
      </w:r>
      <w:r w:rsidRPr="00F11D2C">
        <w:rPr>
          <w:rFonts w:ascii="Arial" w:eastAsia="宋体" w:hAnsi="Arial" w:cs="Arial"/>
          <w:sz w:val="24"/>
          <w:szCs w:val="24"/>
        </w:rPr>
        <w:tab/>
        <w:t>G.</w:t>
      </w:r>
      <w:r w:rsidRPr="00F11D2C">
        <w:rPr>
          <w:rFonts w:ascii="Arial" w:hAnsi="Arial" w:cs="Arial"/>
          <w:color w:val="222222"/>
          <w:sz w:val="24"/>
          <w:szCs w:val="24"/>
          <w:shd w:val="clear" w:color="auto" w:fill="FFFFFF"/>
        </w:rPr>
        <w:t>Xin and Huang Zhen. Redis cluster application in tram onboard system. </w:t>
      </w:r>
      <w:r w:rsidRPr="00F11D2C">
        <w:rPr>
          <w:rFonts w:ascii="Arial" w:hAnsi="Arial" w:cs="Arial"/>
          <w:i/>
          <w:iCs/>
          <w:color w:val="222222"/>
          <w:sz w:val="24"/>
          <w:szCs w:val="24"/>
          <w:shd w:val="clear" w:color="auto" w:fill="FFFFFF"/>
        </w:rPr>
        <w:t>Modern Urban Transit</w:t>
      </w:r>
      <w:r w:rsidRPr="00F11D2C">
        <w:rPr>
          <w:rFonts w:ascii="Arial" w:hAnsi="Arial" w:cs="Arial"/>
          <w:color w:val="222222"/>
          <w:sz w:val="24"/>
          <w:szCs w:val="24"/>
          <w:shd w:val="clear" w:color="auto" w:fill="FFFFFF"/>
        </w:rPr>
        <w:t> 2 (2018): 7.</w:t>
      </w:r>
    </w:p>
    <w:p w14:paraId="491E71F7" w14:textId="5C99E392" w:rsidR="00007E91" w:rsidRDefault="00F4054D" w:rsidP="00953BE2">
      <w:pPr>
        <w:spacing w:line="360" w:lineRule="auto"/>
        <w:ind w:left="2880" w:hangingChars="1200" w:hanging="2880"/>
        <w:rPr>
          <w:rFonts w:ascii="Arial" w:eastAsia="宋体" w:hAnsi="Arial" w:cs="Arial"/>
          <w:sz w:val="24"/>
          <w:szCs w:val="28"/>
        </w:rPr>
      </w:pPr>
      <w:r w:rsidRPr="00BB1C5B">
        <w:rPr>
          <w:rFonts w:ascii="Arial" w:eastAsia="宋体" w:hAnsi="Arial" w:cs="Arial"/>
          <w:sz w:val="24"/>
          <w:szCs w:val="28"/>
        </w:rPr>
        <w:lastRenderedPageBreak/>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16BC3900" w14:textId="6A1277D5" w:rsidR="004F1BA0" w:rsidRDefault="004F1BA0" w:rsidP="00953BE2">
      <w:pPr>
        <w:spacing w:line="360" w:lineRule="auto"/>
        <w:ind w:left="2880" w:hangingChars="1200" w:hanging="2880"/>
        <w:rPr>
          <w:rFonts w:ascii="Arial" w:hAnsi="Arial" w:cs="Arial"/>
          <w:color w:val="222222"/>
          <w:sz w:val="24"/>
          <w:szCs w:val="24"/>
          <w:shd w:val="clear" w:color="auto" w:fill="FFFFFF"/>
        </w:rPr>
      </w:pPr>
      <w:r>
        <w:rPr>
          <w:rFonts w:ascii="Arial" w:eastAsia="宋体" w:hAnsi="Arial" w:cs="Arial" w:hint="eastAsia"/>
          <w:sz w:val="24"/>
          <w:szCs w:val="28"/>
        </w:rPr>
        <w:t>[</w:t>
      </w:r>
      <w:r w:rsidR="00C62654">
        <w:rPr>
          <w:rFonts w:ascii="Arial" w:eastAsia="宋体" w:hAnsi="Arial" w:cs="Arial"/>
          <w:sz w:val="24"/>
          <w:szCs w:val="28"/>
        </w:rPr>
        <w:t>Kraska et al.,2013</w:t>
      </w:r>
      <w:r>
        <w:rPr>
          <w:rFonts w:ascii="Arial" w:eastAsia="宋体" w:hAnsi="Arial" w:cs="Arial"/>
          <w:sz w:val="24"/>
          <w:szCs w:val="28"/>
        </w:rPr>
        <w:t>]</w:t>
      </w:r>
      <w:r>
        <w:rPr>
          <w:rFonts w:ascii="Arial" w:eastAsia="宋体" w:hAnsi="Arial" w:cs="Arial"/>
          <w:sz w:val="24"/>
          <w:szCs w:val="28"/>
        </w:rPr>
        <w:tab/>
      </w:r>
      <w:r>
        <w:rPr>
          <w:rFonts w:ascii="Arial" w:eastAsia="宋体" w:hAnsi="Arial" w:cs="Arial" w:hint="eastAsia"/>
          <w:sz w:val="24"/>
          <w:szCs w:val="28"/>
        </w:rPr>
        <w:t>T</w:t>
      </w:r>
      <w:r>
        <w:rPr>
          <w:rFonts w:ascii="Arial" w:eastAsia="宋体" w:hAnsi="Arial" w:cs="Arial"/>
          <w:sz w:val="24"/>
          <w:szCs w:val="28"/>
        </w:rPr>
        <w:t>.</w:t>
      </w:r>
      <w:r w:rsidRPr="004F1BA0">
        <w:rPr>
          <w:rFonts w:ascii="Arial" w:hAnsi="Arial" w:cs="Arial"/>
          <w:color w:val="222222"/>
          <w:sz w:val="24"/>
          <w:szCs w:val="24"/>
          <w:shd w:val="clear" w:color="auto" w:fill="FFFFFF"/>
        </w:rPr>
        <w:t>Kraska</w:t>
      </w:r>
      <w:r>
        <w:rPr>
          <w:rFonts w:ascii="Arial" w:hAnsi="Arial" w:cs="Arial"/>
          <w:color w:val="222222"/>
          <w:sz w:val="24"/>
          <w:szCs w:val="24"/>
          <w:shd w:val="clear" w:color="auto" w:fill="FFFFFF"/>
        </w:rPr>
        <w:t xml:space="preserve"> </w:t>
      </w:r>
      <w:r w:rsidRPr="004F1BA0">
        <w:rPr>
          <w:rFonts w:ascii="Arial" w:hAnsi="Arial" w:cs="Arial"/>
          <w:color w:val="222222"/>
          <w:sz w:val="24"/>
          <w:szCs w:val="24"/>
          <w:shd w:val="clear" w:color="auto" w:fill="FFFFFF"/>
        </w:rPr>
        <w:t>et al. MDCC: Multi-data center consistency. </w:t>
      </w:r>
      <w:r w:rsidRPr="004F1BA0">
        <w:rPr>
          <w:rFonts w:ascii="Arial" w:hAnsi="Arial" w:cs="Arial"/>
          <w:i/>
          <w:iCs/>
          <w:color w:val="222222"/>
          <w:sz w:val="24"/>
          <w:szCs w:val="24"/>
          <w:shd w:val="clear" w:color="auto" w:fill="FFFFFF"/>
        </w:rPr>
        <w:t>Proceedings of the 8th ACM European Conference on Computer Systems</w:t>
      </w:r>
      <w:r w:rsidRPr="004F1BA0">
        <w:rPr>
          <w:rFonts w:ascii="Arial" w:hAnsi="Arial" w:cs="Arial"/>
          <w:color w:val="222222"/>
          <w:sz w:val="24"/>
          <w:szCs w:val="24"/>
          <w:shd w:val="clear" w:color="auto" w:fill="FFFFFF"/>
        </w:rPr>
        <w:t>. 2013.</w:t>
      </w:r>
    </w:p>
    <w:p w14:paraId="618C28AD" w14:textId="5EADFF10" w:rsidR="003123FA" w:rsidRPr="004F1BA0" w:rsidRDefault="003123FA" w:rsidP="00953BE2">
      <w:pPr>
        <w:spacing w:line="360" w:lineRule="auto"/>
        <w:ind w:left="2880" w:hangingChars="1200" w:hanging="2880"/>
        <w:rPr>
          <w:rFonts w:ascii="Arial" w:eastAsia="宋体" w:hAnsi="Arial" w:cs="Arial" w:hint="eastAsia"/>
          <w:sz w:val="36"/>
          <w:szCs w:val="40"/>
        </w:rPr>
      </w:pPr>
      <w:r>
        <w:rPr>
          <w:rFonts w:ascii="Arial" w:hAnsi="Arial" w:cs="Arial"/>
          <w:color w:val="222222"/>
          <w:sz w:val="24"/>
          <w:szCs w:val="24"/>
          <w:shd w:val="clear" w:color="auto" w:fill="FFFFFF"/>
        </w:rPr>
        <w:t>[</w:t>
      </w:r>
      <w:r w:rsidRPr="003123FA">
        <w:rPr>
          <w:rFonts w:ascii="Arial" w:hAnsi="Arial" w:cs="Arial"/>
          <w:color w:val="222222"/>
          <w:sz w:val="24"/>
          <w:szCs w:val="24"/>
          <w:shd w:val="clear" w:color="auto" w:fill="FFFFFF"/>
        </w:rPr>
        <w:t>Murudi</w:t>
      </w:r>
      <w:r>
        <w:rPr>
          <w:rFonts w:ascii="Arial" w:hAnsi="Arial" w:cs="Arial"/>
          <w:color w:val="222222"/>
          <w:sz w:val="24"/>
          <w:szCs w:val="24"/>
          <w:shd w:val="clear" w:color="auto" w:fill="FFFFFF"/>
        </w:rPr>
        <w:t xml:space="preserve"> et al.,2016]</w:t>
      </w:r>
      <w:r>
        <w:rPr>
          <w:rFonts w:ascii="Arial" w:hAnsi="Arial" w:cs="Arial"/>
          <w:color w:val="222222"/>
          <w:sz w:val="24"/>
          <w:szCs w:val="24"/>
          <w:shd w:val="clear" w:color="auto" w:fill="FFFFFF"/>
        </w:rPr>
        <w:tab/>
        <w:t>V.</w:t>
      </w:r>
      <w:r w:rsidRPr="003123FA">
        <w:rPr>
          <w:rFonts w:ascii="Arial" w:hAnsi="Arial" w:cs="Arial"/>
          <w:color w:val="222222"/>
          <w:sz w:val="24"/>
          <w:szCs w:val="24"/>
          <w:shd w:val="clear" w:color="auto" w:fill="FFFFFF"/>
        </w:rPr>
        <w:t xml:space="preserve">Murudi, </w:t>
      </w:r>
      <w:r w:rsidR="00816CAA">
        <w:rPr>
          <w:rFonts w:ascii="Arial" w:hAnsi="Arial" w:cs="Arial"/>
          <w:color w:val="222222"/>
          <w:sz w:val="24"/>
          <w:szCs w:val="24"/>
          <w:shd w:val="clear" w:color="auto" w:fill="FFFFFF"/>
        </w:rPr>
        <w:t>K.</w:t>
      </w:r>
      <w:r w:rsidRPr="003123FA">
        <w:rPr>
          <w:rFonts w:ascii="Arial" w:hAnsi="Arial" w:cs="Arial"/>
          <w:color w:val="222222"/>
          <w:sz w:val="24"/>
          <w:szCs w:val="24"/>
          <w:shd w:val="clear" w:color="auto" w:fill="FFFFFF"/>
        </w:rPr>
        <w:t xml:space="preserve">M.Kumar, and </w:t>
      </w:r>
      <w:r w:rsidR="00816CAA">
        <w:rPr>
          <w:rFonts w:ascii="Arial" w:hAnsi="Arial" w:cs="Arial"/>
          <w:color w:val="222222"/>
          <w:sz w:val="24"/>
          <w:szCs w:val="24"/>
          <w:shd w:val="clear" w:color="auto" w:fill="FFFFFF"/>
        </w:rPr>
        <w:t>D</w:t>
      </w:r>
      <w:r w:rsidR="00816CAA">
        <w:rPr>
          <w:rFonts w:ascii="Arial" w:hAnsi="Arial" w:cs="Arial" w:hint="eastAsia"/>
          <w:color w:val="222222"/>
          <w:sz w:val="24"/>
          <w:szCs w:val="24"/>
          <w:shd w:val="clear" w:color="auto" w:fill="FFFFFF"/>
        </w:rPr>
        <w:t>.</w:t>
      </w:r>
      <w:r w:rsidRPr="003123FA">
        <w:rPr>
          <w:rFonts w:ascii="Arial" w:hAnsi="Arial" w:cs="Arial"/>
          <w:color w:val="222222"/>
          <w:sz w:val="24"/>
          <w:szCs w:val="24"/>
          <w:shd w:val="clear" w:color="auto" w:fill="FFFFFF"/>
        </w:rPr>
        <w:t>S.Kumar. Multi data center cloud cluster federation-major challenges &amp; emerging solutions.</w:t>
      </w:r>
      <w:bookmarkStart w:id="477" w:name="_GoBack"/>
      <w:bookmarkEnd w:id="477"/>
      <w:r w:rsidRPr="003123FA">
        <w:rPr>
          <w:rFonts w:ascii="Arial" w:hAnsi="Arial" w:cs="Arial"/>
          <w:color w:val="222222"/>
          <w:sz w:val="24"/>
          <w:szCs w:val="24"/>
          <w:shd w:val="clear" w:color="auto" w:fill="FFFFFF"/>
        </w:rPr>
        <w:t> </w:t>
      </w:r>
      <w:r w:rsidRPr="003123FA">
        <w:rPr>
          <w:rFonts w:ascii="Arial" w:hAnsi="Arial" w:cs="Arial"/>
          <w:i/>
          <w:iCs/>
          <w:color w:val="222222"/>
          <w:sz w:val="24"/>
          <w:szCs w:val="24"/>
          <w:shd w:val="clear" w:color="auto" w:fill="FFFFFF"/>
        </w:rPr>
        <w:t>2016 IEEE International Conference on Cloud Computing in Emerging Markets (CCEM)</w:t>
      </w:r>
      <w:r w:rsidRPr="003123FA">
        <w:rPr>
          <w:rFonts w:ascii="Arial" w:hAnsi="Arial" w:cs="Arial"/>
          <w:color w:val="222222"/>
          <w:sz w:val="24"/>
          <w:szCs w:val="24"/>
          <w:shd w:val="clear" w:color="auto" w:fill="FFFFFF"/>
        </w:rPr>
        <w:t>. IEEE, 2016</w:t>
      </w:r>
      <w:r>
        <w:rPr>
          <w:rFonts w:ascii="Arial" w:hAnsi="Arial" w:cs="Arial"/>
          <w:color w:val="222222"/>
          <w:sz w:val="20"/>
          <w:szCs w:val="20"/>
          <w:shd w:val="clear" w:color="auto" w:fill="FFFFFF"/>
        </w:rPr>
        <w:t>.</w:t>
      </w:r>
    </w:p>
    <w:p w14:paraId="3BDBA2CB" w14:textId="3D17463F" w:rsidR="003B4C08" w:rsidRPr="000D5A0A" w:rsidRDefault="003B4C08" w:rsidP="00765E94">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1DC3D7F6" w14:textId="66C3182D" w:rsidR="00563AA5" w:rsidRDefault="003B4C08" w:rsidP="00563AA5">
      <w:pPr>
        <w:spacing w:line="360" w:lineRule="auto"/>
        <w:ind w:left="2880" w:hangingChars="1200" w:hanging="2880"/>
        <w:rPr>
          <w:rFonts w:ascii="Arial" w:eastAsia="宋体" w:hAnsi="Arial" w:cs="Arial" w:hint="eastAsia"/>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bookmarkStart w:id="478" w:name="OLE_LINK37"/>
      <w:r w:rsidRPr="007D3B51">
        <w:rPr>
          <w:rFonts w:ascii="Arial" w:eastAsia="宋体" w:hAnsi="Arial" w:cs="Arial"/>
          <w:i/>
          <w:iCs/>
          <w:sz w:val="24"/>
          <w:szCs w:val="28"/>
        </w:rPr>
        <w:t>计算机系统应用</w:t>
      </w:r>
      <w:bookmarkEnd w:id="478"/>
      <w:r w:rsidRPr="00AE52F5">
        <w:rPr>
          <w:rFonts w:ascii="Arial" w:eastAsia="宋体" w:hAnsi="Arial" w:cs="Arial"/>
          <w:sz w:val="24"/>
          <w:szCs w:val="28"/>
        </w:rPr>
        <w:t>,2013,22(06):204-208.</w:t>
      </w:r>
    </w:p>
    <w:p w14:paraId="5C5F4835" w14:textId="52CF1137" w:rsidR="00A51B06" w:rsidRDefault="00A51B06"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4B68A4ED" w14:textId="7181F3C2" w:rsidR="00E707B9" w:rsidRDefault="00E707B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9" w:name="OLE_LINK21"/>
      <w:bookmarkStart w:id="480" w:name="OLE_LINK26"/>
      <w:r w:rsidRPr="00E618FD">
        <w:rPr>
          <w:rFonts w:ascii="Arial" w:eastAsia="宋体" w:hAnsi="Arial" w:cs="Arial"/>
          <w:sz w:val="24"/>
          <w:szCs w:val="28"/>
        </w:rPr>
        <w:t>徐震</w:t>
      </w:r>
      <w:bookmarkEnd w:id="479"/>
      <w:bookmarkEnd w:id="480"/>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bookmarkStart w:id="481" w:name="OLE_LINK29"/>
      <w:bookmarkStart w:id="482" w:name="OLE_LINK30"/>
      <w:r w:rsidRPr="007D3B51">
        <w:rPr>
          <w:rFonts w:ascii="Arial" w:eastAsia="宋体" w:hAnsi="Arial" w:cs="Arial"/>
          <w:i/>
          <w:iCs/>
          <w:sz w:val="24"/>
          <w:szCs w:val="28"/>
        </w:rPr>
        <w:t>计算机系统应用</w:t>
      </w:r>
      <w:bookmarkEnd w:id="481"/>
      <w:bookmarkEnd w:id="482"/>
      <w:r w:rsidRPr="00E618FD">
        <w:rPr>
          <w:rFonts w:ascii="Arial" w:eastAsia="宋体" w:hAnsi="Arial" w:cs="Arial"/>
          <w:sz w:val="24"/>
          <w:szCs w:val="28"/>
        </w:rPr>
        <w:t>,2018,27(03):252-257.</w:t>
      </w:r>
    </w:p>
    <w:p w14:paraId="50147F2B" w14:textId="019375BB" w:rsidR="00582FC8" w:rsidRPr="00EA12D2" w:rsidRDefault="003C3DFF" w:rsidP="00BB436C">
      <w:pPr>
        <w:spacing w:line="360" w:lineRule="auto"/>
        <w:ind w:left="2880" w:hangingChars="1200" w:hanging="2880"/>
        <w:rPr>
          <w:rFonts w:ascii="Arial" w:eastAsia="宋体" w:hAnsi="Arial" w:cs="Arial" w:hint="eastAsia"/>
          <w:sz w:val="24"/>
          <w:szCs w:val="28"/>
        </w:rPr>
      </w:pPr>
      <w:r>
        <w:rPr>
          <w:rFonts w:ascii="Arial" w:eastAsia="宋体" w:hAnsi="Arial" w:cs="Arial" w:hint="eastAsia"/>
          <w:sz w:val="24"/>
          <w:szCs w:val="28"/>
        </w:rPr>
        <w:t>[</w:t>
      </w:r>
      <w:r w:rsidRPr="003C3DFF">
        <w:rPr>
          <w:rFonts w:ascii="Arial" w:eastAsia="宋体" w:hAnsi="Arial" w:cs="Arial"/>
          <w:sz w:val="24"/>
          <w:szCs w:val="28"/>
        </w:rPr>
        <w:t>周强明</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3C3DFF">
        <w:rPr>
          <w:rFonts w:ascii="Arial" w:eastAsia="宋体" w:hAnsi="Arial" w:cs="Arial"/>
          <w:sz w:val="24"/>
          <w:szCs w:val="28"/>
        </w:rPr>
        <w:t>周强明</w:t>
      </w:r>
      <w:r w:rsidRPr="003C3DFF">
        <w:rPr>
          <w:rFonts w:ascii="Arial" w:eastAsia="宋体" w:hAnsi="Arial" w:cs="Arial"/>
          <w:sz w:val="24"/>
          <w:szCs w:val="28"/>
        </w:rPr>
        <w:t>.</w:t>
      </w:r>
      <w:r w:rsidRPr="003C3DFF">
        <w:rPr>
          <w:rFonts w:ascii="Arial" w:eastAsia="宋体" w:hAnsi="Arial" w:cs="Arial"/>
          <w:i/>
          <w:iCs/>
          <w:sz w:val="24"/>
          <w:szCs w:val="28"/>
        </w:rPr>
        <w:t>京东物流</w:t>
      </w:r>
      <w:r w:rsidRPr="003C3DFF">
        <w:rPr>
          <w:rFonts w:ascii="Arial" w:eastAsia="宋体" w:hAnsi="Arial" w:cs="Arial"/>
          <w:i/>
          <w:iCs/>
          <w:sz w:val="24"/>
          <w:szCs w:val="28"/>
        </w:rPr>
        <w:t>:</w:t>
      </w:r>
      <w:r w:rsidRPr="003C3DFF">
        <w:rPr>
          <w:rFonts w:ascii="Arial" w:eastAsia="宋体" w:hAnsi="Arial" w:cs="Arial"/>
          <w:i/>
          <w:iCs/>
          <w:sz w:val="24"/>
          <w:szCs w:val="28"/>
        </w:rPr>
        <w:t>京东履约引擎</w:t>
      </w:r>
      <w:r w:rsidRPr="003C3DFF">
        <w:rPr>
          <w:rFonts w:ascii="Arial" w:eastAsia="宋体" w:hAnsi="Arial" w:cs="Arial"/>
          <w:i/>
          <w:iCs/>
          <w:sz w:val="24"/>
          <w:szCs w:val="28"/>
        </w:rPr>
        <w:t>——</w:t>
      </w:r>
      <w:r w:rsidRPr="003C3DFF">
        <w:rPr>
          <w:rFonts w:ascii="Arial" w:eastAsia="宋体" w:hAnsi="Arial" w:cs="Arial"/>
          <w:i/>
          <w:iCs/>
          <w:sz w:val="24"/>
          <w:szCs w:val="28"/>
        </w:rPr>
        <w:t>供应链管理标准化实践</w:t>
      </w:r>
      <w:r w:rsidRPr="003C3DFF">
        <w:rPr>
          <w:rFonts w:ascii="Arial" w:eastAsia="宋体" w:hAnsi="Arial" w:cs="Arial"/>
          <w:sz w:val="24"/>
          <w:szCs w:val="28"/>
        </w:rPr>
        <w:t>.</w:t>
      </w:r>
      <w:r w:rsidRPr="003C3DFF">
        <w:rPr>
          <w:rFonts w:ascii="Arial" w:eastAsia="宋体" w:hAnsi="Arial" w:cs="Arial"/>
          <w:sz w:val="24"/>
          <w:szCs w:val="28"/>
        </w:rPr>
        <w:t>中国供应链发展报告</w:t>
      </w:r>
      <w:r w:rsidRPr="003C3DFF">
        <w:rPr>
          <w:rFonts w:ascii="Arial" w:eastAsia="宋体" w:hAnsi="Arial" w:cs="Arial"/>
          <w:sz w:val="24"/>
          <w:szCs w:val="28"/>
        </w:rPr>
        <w:t>,2017(00):248-253.</w:t>
      </w: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2"/>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483" w:name="_Toc9453512"/>
      <w:bookmarkStart w:id="484" w:name="_Toc25947946"/>
      <w:bookmarkStart w:id="485" w:name="_Toc36642731"/>
      <w:bookmarkStart w:id="486" w:name="_Toc36643303"/>
      <w:bookmarkStart w:id="487" w:name="_Toc36732828"/>
      <w:bookmarkStart w:id="488" w:name="_Toc36988001"/>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3"/>
      <w:bookmarkEnd w:id="484"/>
      <w:bookmarkEnd w:id="485"/>
      <w:bookmarkEnd w:id="486"/>
      <w:bookmarkEnd w:id="487"/>
      <w:bookmarkEnd w:id="488"/>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6EAE5D07" w:rsidR="00051F5F"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最后感谢本论文的评审答辩老师，谢谢各位的辛勤工作。</w:t>
      </w:r>
    </w:p>
    <w:p w14:paraId="3233BF1E" w14:textId="77777777" w:rsidR="00051F5F" w:rsidRDefault="00051F5F">
      <w:pPr>
        <w:widowControl/>
        <w:jc w:val="left"/>
        <w:rPr>
          <w:rFonts w:ascii="宋体" w:eastAsia="宋体" w:hAnsi="宋体"/>
          <w:sz w:val="24"/>
          <w:szCs w:val="24"/>
        </w:rPr>
      </w:pPr>
      <w:r>
        <w:rPr>
          <w:rFonts w:ascii="宋体" w:eastAsia="宋体" w:hAnsi="宋体"/>
          <w:sz w:val="24"/>
          <w:szCs w:val="24"/>
        </w:rPr>
        <w:br w:type="page"/>
      </w:r>
    </w:p>
    <w:p w14:paraId="441E2008" w14:textId="77777777" w:rsidR="00051F5F" w:rsidRDefault="00051F5F" w:rsidP="00051F5F">
      <w:pPr>
        <w:pStyle w:val="1"/>
        <w:ind w:left="0"/>
      </w:pPr>
      <w:bookmarkStart w:id="489" w:name="_Toc30262"/>
      <w:bookmarkStart w:id="490" w:name="_Toc8759881"/>
      <w:r>
        <w:rPr>
          <w:rFonts w:hint="eastAsia"/>
        </w:rPr>
        <w:lastRenderedPageBreak/>
        <w:t>参 与 项 目</w:t>
      </w:r>
      <w:bookmarkEnd w:id="489"/>
      <w:bookmarkEnd w:id="490"/>
    </w:p>
    <w:p w14:paraId="52BFAF5E" w14:textId="77777777" w:rsidR="00051F5F" w:rsidRPr="00011322" w:rsidRDefault="00051F5F" w:rsidP="00051F5F">
      <w:pPr>
        <w:spacing w:line="360" w:lineRule="auto"/>
        <w:ind w:firstLineChars="200" w:firstLine="480"/>
        <w:rPr>
          <w:rFonts w:ascii="Arial" w:eastAsia="宋体" w:hAnsi="Arial" w:cs="Arial"/>
          <w:sz w:val="24"/>
          <w:szCs w:val="24"/>
        </w:rPr>
      </w:pPr>
      <w:r w:rsidRPr="00011322">
        <w:rPr>
          <w:rFonts w:ascii="Arial" w:eastAsia="宋体" w:hAnsi="Arial" w:cs="Arial" w:hint="eastAsia"/>
          <w:sz w:val="24"/>
          <w:szCs w:val="24"/>
        </w:rPr>
        <w:t>本人在攻读软件工程硕士学位期间参与项目如下：</w:t>
      </w:r>
    </w:p>
    <w:p w14:paraId="1EB78889" w14:textId="118F6713" w:rsidR="00051F5F" w:rsidRDefault="00051F5F" w:rsidP="00051F5F">
      <w:pPr>
        <w:spacing w:line="360" w:lineRule="auto"/>
        <w:ind w:firstLineChars="200" w:firstLine="480"/>
        <w:rPr>
          <w:rFonts w:ascii="Arial" w:eastAsia="宋体" w:hAnsi="Arial" w:cs="Arial"/>
          <w:sz w:val="24"/>
          <w:szCs w:val="24"/>
        </w:rPr>
        <w:sectPr w:rsidR="00051F5F" w:rsidSect="00456F1D">
          <w:headerReference w:type="default" r:id="rId53"/>
          <w:pgSz w:w="11906" w:h="16838"/>
          <w:pgMar w:top="1440" w:right="1800" w:bottom="1440" w:left="1800" w:header="851" w:footer="992" w:gutter="0"/>
          <w:cols w:space="425"/>
          <w:docGrid w:type="lines" w:linePitch="312"/>
        </w:sectPr>
      </w:pPr>
      <w:r w:rsidRPr="00011322">
        <w:rPr>
          <w:rFonts w:ascii="Arial" w:eastAsia="宋体" w:hAnsi="Arial" w:cs="Arial" w:hint="eastAsia"/>
          <w:sz w:val="24"/>
          <w:szCs w:val="24"/>
        </w:rPr>
        <w:t>参与</w:t>
      </w:r>
      <w:r w:rsidR="00FD4C50">
        <w:rPr>
          <w:rFonts w:ascii="Arial" w:eastAsia="宋体" w:hAnsi="Arial" w:cs="Arial" w:hint="eastAsia"/>
          <w:sz w:val="24"/>
          <w:szCs w:val="24"/>
        </w:rPr>
        <w:t>饿了么履约超时管理平台</w:t>
      </w:r>
      <w:r w:rsidRPr="00011322">
        <w:rPr>
          <w:rFonts w:ascii="Arial" w:eastAsia="宋体" w:hAnsi="Arial" w:cs="Arial" w:hint="eastAsia"/>
          <w:sz w:val="24"/>
          <w:szCs w:val="24"/>
        </w:rPr>
        <w:t>，实现</w:t>
      </w:r>
      <w:r>
        <w:rPr>
          <w:rFonts w:ascii="Arial" w:eastAsia="宋体" w:hAnsi="Arial" w:cs="Arial" w:hint="eastAsia"/>
          <w:sz w:val="24"/>
          <w:szCs w:val="24"/>
        </w:rPr>
        <w:t>了</w:t>
      </w:r>
      <w:r w:rsidR="003C3AE2">
        <w:rPr>
          <w:rFonts w:ascii="Arial" w:eastAsia="宋体" w:hAnsi="Arial" w:cs="Arial" w:hint="eastAsia"/>
          <w:sz w:val="24"/>
          <w:szCs w:val="24"/>
        </w:rPr>
        <w:t>履约超时规则的快速执行以及快速生效。</w:t>
      </w:r>
    </w:p>
    <w:p w14:paraId="0A0D3979" w14:textId="77777777" w:rsidR="00051F5F" w:rsidRPr="00BB2217" w:rsidRDefault="00051F5F" w:rsidP="00051F5F">
      <w:pPr>
        <w:pStyle w:val="1"/>
        <w:ind w:left="0"/>
        <w:rPr>
          <w:rFonts w:ascii="Arial" w:hAnsi="Arial" w:cs="Arial"/>
        </w:rPr>
      </w:pPr>
      <w:bookmarkStart w:id="491" w:name="_Toc8759882"/>
      <w:r w:rsidRPr="00BB2217">
        <w:rPr>
          <w:rFonts w:ascii="Arial" w:hAnsi="Arial" w:cs="Arial"/>
        </w:rPr>
        <w:lastRenderedPageBreak/>
        <w:t>版权及论文原创性说明</w:t>
      </w:r>
      <w:bookmarkEnd w:id="491"/>
    </w:p>
    <w:p w14:paraId="38629513" w14:textId="77777777" w:rsidR="00051F5F" w:rsidRPr="00BB2217" w:rsidRDefault="00051F5F" w:rsidP="00051F5F">
      <w:pPr>
        <w:jc w:val="center"/>
        <w:rPr>
          <w:rFonts w:ascii="Arial" w:hAnsi="Arial" w:cs="Arial"/>
          <w:b/>
          <w:bCs/>
          <w:sz w:val="24"/>
        </w:rPr>
      </w:pPr>
    </w:p>
    <w:p w14:paraId="38FDC3A2" w14:textId="77777777" w:rsidR="00051F5F" w:rsidRPr="00BB2217" w:rsidRDefault="00051F5F" w:rsidP="00051F5F">
      <w:pPr>
        <w:ind w:firstLineChars="200" w:firstLine="420"/>
        <w:rPr>
          <w:rFonts w:ascii="Arial" w:hAnsi="Arial" w:cs="Arial"/>
        </w:rPr>
      </w:pPr>
    </w:p>
    <w:p w14:paraId="7A46ED7F" w14:textId="77777777" w:rsidR="00051F5F" w:rsidRPr="00011322" w:rsidRDefault="00051F5F" w:rsidP="00051F5F">
      <w:pPr>
        <w:spacing w:line="300" w:lineRule="auto"/>
        <w:ind w:firstLineChars="200" w:firstLine="480"/>
        <w:rPr>
          <w:rFonts w:ascii="Arial" w:eastAsia="宋体" w:hAnsi="Arial" w:cs="Arial"/>
          <w:sz w:val="24"/>
          <w:szCs w:val="24"/>
        </w:rPr>
      </w:pPr>
      <w:r w:rsidRPr="00011322">
        <w:rPr>
          <w:rFonts w:ascii="Arial" w:eastAsia="宋体" w:hAnsi="Arial" w:cs="Arial"/>
          <w:sz w:val="24"/>
          <w:szCs w:val="24"/>
        </w:rPr>
        <w:t>任何收存和保管本论文的单位和个人，未经作者本人授权，不得将本论文转借他人并复印、抄录、拍照或以任何方式传播，否则，引起有碍作者著作权益的问题，将可能承担法律责任。</w:t>
      </w:r>
    </w:p>
    <w:p w14:paraId="0E122490" w14:textId="77777777" w:rsidR="00051F5F" w:rsidRPr="00011322" w:rsidRDefault="00051F5F" w:rsidP="00051F5F">
      <w:pPr>
        <w:spacing w:line="300" w:lineRule="auto"/>
        <w:ind w:firstLineChars="200" w:firstLine="480"/>
        <w:rPr>
          <w:rFonts w:ascii="Arial" w:eastAsia="宋体" w:hAnsi="Arial" w:cs="Arial"/>
          <w:sz w:val="24"/>
          <w:szCs w:val="24"/>
        </w:rPr>
      </w:pPr>
      <w:r w:rsidRPr="00011322">
        <w:rPr>
          <w:rFonts w:ascii="Arial" w:eastAsia="宋体" w:hAnsi="Arial" w:cs="Arial"/>
          <w:sz w:val="24"/>
          <w:szCs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14:paraId="691172DD" w14:textId="77777777" w:rsidR="00051F5F" w:rsidRPr="00011322" w:rsidRDefault="00051F5F" w:rsidP="00051F5F">
      <w:pPr>
        <w:spacing w:line="300" w:lineRule="auto"/>
        <w:rPr>
          <w:rFonts w:ascii="Arial" w:eastAsia="宋体" w:hAnsi="Arial" w:cs="Arial"/>
          <w:sz w:val="24"/>
          <w:szCs w:val="24"/>
        </w:rPr>
      </w:pPr>
    </w:p>
    <w:p w14:paraId="5D707E39" w14:textId="77777777" w:rsidR="00051F5F" w:rsidRPr="00011322" w:rsidRDefault="00051F5F" w:rsidP="00051F5F">
      <w:pPr>
        <w:spacing w:line="480" w:lineRule="auto"/>
        <w:rPr>
          <w:rFonts w:ascii="Arial" w:eastAsia="宋体" w:hAnsi="Arial" w:cs="Arial"/>
          <w:sz w:val="24"/>
          <w:szCs w:val="24"/>
        </w:rPr>
      </w:pPr>
      <w:r w:rsidRPr="00011322">
        <w:rPr>
          <w:rFonts w:ascii="Arial" w:eastAsia="宋体" w:hAnsi="Arial" w:cs="Arial"/>
          <w:sz w:val="24"/>
          <w:szCs w:val="24"/>
        </w:rPr>
        <w:t xml:space="preserve">                              </w:t>
      </w:r>
      <w:r w:rsidRPr="00011322">
        <w:rPr>
          <w:rFonts w:ascii="Arial" w:eastAsia="宋体" w:hAnsi="Arial" w:cs="Arial"/>
          <w:sz w:val="24"/>
          <w:szCs w:val="24"/>
        </w:rPr>
        <w:tab/>
      </w:r>
      <w:r w:rsidRPr="00011322">
        <w:rPr>
          <w:rFonts w:ascii="Arial" w:eastAsia="宋体" w:hAnsi="Arial" w:cs="Arial"/>
          <w:sz w:val="24"/>
          <w:szCs w:val="24"/>
        </w:rPr>
        <w:tab/>
      </w:r>
      <w:r w:rsidRPr="00011322">
        <w:rPr>
          <w:rFonts w:ascii="Arial" w:eastAsia="宋体" w:hAnsi="Arial" w:cs="Arial"/>
          <w:sz w:val="24"/>
          <w:szCs w:val="24"/>
        </w:rPr>
        <w:tab/>
      </w:r>
      <w:r w:rsidRPr="00011322">
        <w:rPr>
          <w:rFonts w:ascii="Arial" w:eastAsia="宋体" w:hAnsi="Arial" w:cs="Arial"/>
          <w:sz w:val="24"/>
          <w:szCs w:val="24"/>
        </w:rPr>
        <w:t>作者签名：</w:t>
      </w:r>
      <w:r w:rsidRPr="00011322">
        <w:rPr>
          <w:rFonts w:ascii="Arial" w:eastAsia="宋体" w:hAnsi="Arial" w:cs="Arial"/>
          <w:sz w:val="24"/>
          <w:szCs w:val="24"/>
        </w:rPr>
        <w:t xml:space="preserve"> </w:t>
      </w:r>
    </w:p>
    <w:p w14:paraId="3FA726CD" w14:textId="77777777" w:rsidR="00051F5F" w:rsidRPr="00011322" w:rsidRDefault="00051F5F" w:rsidP="00051F5F">
      <w:pPr>
        <w:spacing w:line="480" w:lineRule="auto"/>
        <w:rPr>
          <w:rFonts w:ascii="Arial" w:eastAsia="宋体" w:hAnsi="Arial" w:cs="Arial"/>
          <w:sz w:val="24"/>
          <w:szCs w:val="24"/>
        </w:rPr>
      </w:pPr>
      <w:r w:rsidRPr="00011322">
        <w:rPr>
          <w:rFonts w:ascii="Arial" w:eastAsia="宋体" w:hAnsi="Arial" w:cs="Arial"/>
          <w:sz w:val="24"/>
          <w:szCs w:val="24"/>
        </w:rPr>
        <w:t xml:space="preserve">                              </w:t>
      </w:r>
      <w:r w:rsidRPr="00011322">
        <w:rPr>
          <w:rFonts w:ascii="Arial" w:eastAsia="宋体" w:hAnsi="Arial" w:cs="Arial"/>
          <w:sz w:val="24"/>
          <w:szCs w:val="24"/>
        </w:rPr>
        <w:tab/>
      </w:r>
      <w:r w:rsidRPr="00011322">
        <w:rPr>
          <w:rFonts w:ascii="Arial" w:eastAsia="宋体" w:hAnsi="Arial" w:cs="Arial"/>
          <w:sz w:val="24"/>
          <w:szCs w:val="24"/>
        </w:rPr>
        <w:tab/>
      </w:r>
      <w:r w:rsidRPr="00011322">
        <w:rPr>
          <w:rFonts w:ascii="Arial" w:eastAsia="宋体" w:hAnsi="Arial" w:cs="Arial"/>
          <w:sz w:val="24"/>
          <w:szCs w:val="24"/>
        </w:rPr>
        <w:tab/>
      </w:r>
      <w:r w:rsidRPr="00011322">
        <w:rPr>
          <w:rFonts w:ascii="Arial" w:eastAsia="宋体" w:hAnsi="Arial" w:cs="Arial"/>
          <w:sz w:val="24"/>
          <w:szCs w:val="24"/>
        </w:rPr>
        <w:tab/>
      </w:r>
      <w:r w:rsidRPr="00011322">
        <w:rPr>
          <w:rFonts w:ascii="Arial" w:eastAsia="宋体" w:hAnsi="Arial" w:cs="Arial"/>
          <w:sz w:val="24"/>
          <w:szCs w:val="24"/>
        </w:rPr>
        <w:t>日期：</w:t>
      </w:r>
      <w:r w:rsidRPr="00011322">
        <w:rPr>
          <w:rFonts w:ascii="Arial" w:eastAsia="宋体" w:hAnsi="Arial" w:cs="Arial"/>
          <w:sz w:val="24"/>
          <w:szCs w:val="24"/>
        </w:rPr>
        <w:t xml:space="preserve">    </w:t>
      </w:r>
      <w:r w:rsidRPr="00011322">
        <w:rPr>
          <w:rFonts w:ascii="Arial" w:eastAsia="宋体" w:hAnsi="Arial" w:cs="Arial"/>
          <w:sz w:val="24"/>
          <w:szCs w:val="24"/>
        </w:rPr>
        <w:t>年</w:t>
      </w:r>
      <w:r w:rsidRPr="00011322">
        <w:rPr>
          <w:rFonts w:ascii="Arial" w:eastAsia="宋体" w:hAnsi="Arial" w:cs="Arial"/>
          <w:sz w:val="24"/>
          <w:szCs w:val="24"/>
        </w:rPr>
        <w:t xml:space="preserve">   </w:t>
      </w:r>
      <w:r w:rsidRPr="00011322">
        <w:rPr>
          <w:rFonts w:ascii="Arial" w:eastAsia="宋体" w:hAnsi="Arial" w:cs="Arial"/>
          <w:sz w:val="24"/>
          <w:szCs w:val="24"/>
        </w:rPr>
        <w:t>月</w:t>
      </w:r>
      <w:r w:rsidRPr="00011322">
        <w:rPr>
          <w:rFonts w:ascii="Arial" w:eastAsia="宋体" w:hAnsi="Arial" w:cs="Arial"/>
          <w:sz w:val="24"/>
          <w:szCs w:val="24"/>
        </w:rPr>
        <w:t xml:space="preserve">   </w:t>
      </w:r>
      <w:r w:rsidRPr="00011322">
        <w:rPr>
          <w:rFonts w:ascii="Arial" w:eastAsia="宋体" w:hAnsi="Arial" w:cs="Arial"/>
          <w:sz w:val="24"/>
          <w:szCs w:val="24"/>
        </w:rPr>
        <w:t>日</w:t>
      </w:r>
    </w:p>
    <w:p w14:paraId="264636BB" w14:textId="77777777" w:rsidR="00964BB8" w:rsidRPr="00051F5F" w:rsidRDefault="00964BB8" w:rsidP="00051F5F">
      <w:pPr>
        <w:spacing w:line="360" w:lineRule="auto"/>
        <w:rPr>
          <w:rFonts w:hint="eastAsia"/>
        </w:rPr>
      </w:pPr>
    </w:p>
    <w:sectPr w:rsidR="00964BB8" w:rsidRPr="00051F5F" w:rsidSect="0033795B">
      <w:headerReference w:type="default" r:id="rId54"/>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84740" w14:textId="77777777" w:rsidR="009574A6" w:rsidRDefault="009574A6">
      <w:r>
        <w:separator/>
      </w:r>
    </w:p>
  </w:endnote>
  <w:endnote w:type="continuationSeparator" w:id="0">
    <w:p w14:paraId="65E33CD0" w14:textId="77777777" w:rsidR="009574A6" w:rsidRDefault="00957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116B87" w:rsidRDefault="00116B87">
        <w:pPr>
          <w:pStyle w:val="ae"/>
          <w:jc w:val="center"/>
        </w:pPr>
      </w:p>
    </w:sdtContent>
  </w:sdt>
  <w:p w14:paraId="25048738" w14:textId="77777777" w:rsidR="00116B87" w:rsidRDefault="00116B8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34E5619F" w:rsidR="00116B87" w:rsidRDefault="00116B87">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116B87" w:rsidRDefault="00116B8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6F673BCE" w:rsidR="00116B87" w:rsidRDefault="00116B87">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116B87" w:rsidRDefault="00116B8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20EF2" w14:textId="77777777" w:rsidR="009574A6" w:rsidRDefault="009574A6">
      <w:r>
        <w:separator/>
      </w:r>
    </w:p>
  </w:footnote>
  <w:footnote w:type="continuationSeparator" w:id="0">
    <w:p w14:paraId="3E7A1B67" w14:textId="77777777" w:rsidR="009574A6" w:rsidRDefault="00957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66247D36" w:rsidR="00116B87" w:rsidRPr="001A1F34" w:rsidRDefault="00116B8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3123FA">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06639F14" w:rsidR="00116B87" w:rsidRPr="001A1F34" w:rsidRDefault="00116B8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816CAA">
      <w:rPr>
        <w:rFonts w:hint="eastAsia"/>
        <w:noProof/>
      </w:rPr>
      <w:t>第五章</w:t>
    </w:r>
    <w:r w:rsidR="00816CAA">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816CAA">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0862BF6F" w:rsidR="00116B87" w:rsidRPr="001A1F34" w:rsidRDefault="00116B8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816CAA">
      <w:rPr>
        <w:rFonts w:hint="eastAsia"/>
        <w:noProof/>
      </w:rPr>
      <w:t>参</w:t>
    </w:r>
    <w:r w:rsidR="00816CAA">
      <w:rPr>
        <w:rFonts w:hint="eastAsia"/>
        <w:noProof/>
      </w:rPr>
      <w:t xml:space="preserve"> </w:t>
    </w:r>
    <w:r w:rsidR="00816CAA">
      <w:rPr>
        <w:rFonts w:hint="eastAsia"/>
        <w:noProof/>
      </w:rPr>
      <w:t>考</w:t>
    </w:r>
    <w:r w:rsidR="00816CAA">
      <w:rPr>
        <w:rFonts w:hint="eastAsia"/>
        <w:noProof/>
      </w:rPr>
      <w:t xml:space="preserve"> </w:t>
    </w:r>
    <w:r w:rsidR="00816CAA">
      <w:rPr>
        <w:rFonts w:hint="eastAsia"/>
        <w:noProof/>
      </w:rPr>
      <w:t>文</w:t>
    </w:r>
    <w:r w:rsidR="00816CAA">
      <w:rPr>
        <w:rFonts w:hint="eastAsia"/>
        <w:noProof/>
      </w:rPr>
      <w:t xml:space="preserve"> </w:t>
    </w:r>
    <w:r w:rsidR="00816CAA">
      <w:rPr>
        <w:rFonts w:hint="eastAsia"/>
        <w:noProof/>
      </w:rPr>
      <w:t>献</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DAC04" w14:textId="77777777" w:rsidR="00051F5F" w:rsidRPr="00011322" w:rsidRDefault="00051F5F" w:rsidP="00011322">
    <w:pPr>
      <w:pStyle w:val="ac"/>
    </w:pPr>
    <w:r>
      <w:rPr>
        <w:rFonts w:hint="eastAsia"/>
      </w:rPr>
      <w:t>南京大学硕士论文</w:t>
    </w:r>
    <w:r>
      <w:rPr>
        <w:rFonts w:hint="eastAsia"/>
      </w:rPr>
      <w:t xml:space="preserve">                                                                   </w:t>
    </w:r>
    <w:r>
      <w:rPr>
        <w:rFonts w:hint="eastAsia"/>
      </w:rPr>
      <w:t>参与项目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0831F" w14:textId="02B9F9FB" w:rsidR="00051F5F" w:rsidRPr="00051F5F" w:rsidRDefault="00051F5F" w:rsidP="00011322">
    <w:pPr>
      <w:pStyle w:val="ac"/>
    </w:pPr>
    <w:r>
      <w:rPr>
        <w:rFonts w:hint="eastAsia"/>
      </w:rPr>
      <w:t>南京大学硕士论文</w:t>
    </w:r>
    <w:r>
      <w:rPr>
        <w:rFonts w:hint="eastAsia"/>
      </w:rPr>
      <w:t xml:space="preserve">                                                        </w:t>
    </w:r>
    <w:r>
      <w:rPr>
        <w:rFonts w:hint="eastAsia"/>
      </w:rPr>
      <w:t>版权及论文原创性说明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07E91"/>
    <w:rsid w:val="00010DE0"/>
    <w:rsid w:val="0001187C"/>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1F5F"/>
    <w:rsid w:val="00052132"/>
    <w:rsid w:val="00052C0F"/>
    <w:rsid w:val="000531C6"/>
    <w:rsid w:val="00054701"/>
    <w:rsid w:val="00056BDA"/>
    <w:rsid w:val="000618BB"/>
    <w:rsid w:val="00062741"/>
    <w:rsid w:val="000631E3"/>
    <w:rsid w:val="00063B9A"/>
    <w:rsid w:val="000640B8"/>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281"/>
    <w:rsid w:val="00113D19"/>
    <w:rsid w:val="00114313"/>
    <w:rsid w:val="00115F7A"/>
    <w:rsid w:val="00116B87"/>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56F2"/>
    <w:rsid w:val="00176E0E"/>
    <w:rsid w:val="00177860"/>
    <w:rsid w:val="00180B7D"/>
    <w:rsid w:val="00180D94"/>
    <w:rsid w:val="0018235C"/>
    <w:rsid w:val="001839B7"/>
    <w:rsid w:val="00184A29"/>
    <w:rsid w:val="00184B62"/>
    <w:rsid w:val="001851EE"/>
    <w:rsid w:val="0018595F"/>
    <w:rsid w:val="00186B92"/>
    <w:rsid w:val="00186DC7"/>
    <w:rsid w:val="00187100"/>
    <w:rsid w:val="00187FBF"/>
    <w:rsid w:val="001901DF"/>
    <w:rsid w:val="001916B6"/>
    <w:rsid w:val="001921DE"/>
    <w:rsid w:val="001925BD"/>
    <w:rsid w:val="001936E5"/>
    <w:rsid w:val="00193A5B"/>
    <w:rsid w:val="00194181"/>
    <w:rsid w:val="001945E9"/>
    <w:rsid w:val="001966AC"/>
    <w:rsid w:val="001968F4"/>
    <w:rsid w:val="001979C5"/>
    <w:rsid w:val="00197ECA"/>
    <w:rsid w:val="001A0A96"/>
    <w:rsid w:val="001A1F34"/>
    <w:rsid w:val="001A238A"/>
    <w:rsid w:val="001A4553"/>
    <w:rsid w:val="001A5804"/>
    <w:rsid w:val="001A7BB3"/>
    <w:rsid w:val="001B08BC"/>
    <w:rsid w:val="001B1ABC"/>
    <w:rsid w:val="001B27E3"/>
    <w:rsid w:val="001B2E40"/>
    <w:rsid w:val="001B397F"/>
    <w:rsid w:val="001B41D4"/>
    <w:rsid w:val="001B434E"/>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782"/>
    <w:rsid w:val="001E1817"/>
    <w:rsid w:val="001E185A"/>
    <w:rsid w:val="001E23F6"/>
    <w:rsid w:val="001E249E"/>
    <w:rsid w:val="001E3BEC"/>
    <w:rsid w:val="001E5C51"/>
    <w:rsid w:val="001E5C91"/>
    <w:rsid w:val="001E5E63"/>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0BD"/>
    <w:rsid w:val="002277AC"/>
    <w:rsid w:val="00227ECA"/>
    <w:rsid w:val="00227FB8"/>
    <w:rsid w:val="00230F80"/>
    <w:rsid w:val="0023251A"/>
    <w:rsid w:val="0023343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4347"/>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0D98"/>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C6CB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269"/>
    <w:rsid w:val="00305A82"/>
    <w:rsid w:val="00305AB9"/>
    <w:rsid w:val="00305E47"/>
    <w:rsid w:val="00306D4B"/>
    <w:rsid w:val="00306ED7"/>
    <w:rsid w:val="00307E36"/>
    <w:rsid w:val="0031062A"/>
    <w:rsid w:val="003108FD"/>
    <w:rsid w:val="00310BF0"/>
    <w:rsid w:val="003111BB"/>
    <w:rsid w:val="00311C7C"/>
    <w:rsid w:val="00311D1C"/>
    <w:rsid w:val="003123FA"/>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97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3AE2"/>
    <w:rsid w:val="003C3DFF"/>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427F"/>
    <w:rsid w:val="003E5AE9"/>
    <w:rsid w:val="003E648B"/>
    <w:rsid w:val="003E7BDD"/>
    <w:rsid w:val="003F02C5"/>
    <w:rsid w:val="003F0FDE"/>
    <w:rsid w:val="003F1175"/>
    <w:rsid w:val="003F124B"/>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206"/>
    <w:rsid w:val="00402313"/>
    <w:rsid w:val="00402368"/>
    <w:rsid w:val="00402D26"/>
    <w:rsid w:val="0040320B"/>
    <w:rsid w:val="00403A03"/>
    <w:rsid w:val="00403E06"/>
    <w:rsid w:val="00403F39"/>
    <w:rsid w:val="00404FAF"/>
    <w:rsid w:val="00405902"/>
    <w:rsid w:val="0040676B"/>
    <w:rsid w:val="00411140"/>
    <w:rsid w:val="004112EC"/>
    <w:rsid w:val="00411599"/>
    <w:rsid w:val="004118EB"/>
    <w:rsid w:val="004128D5"/>
    <w:rsid w:val="0041340A"/>
    <w:rsid w:val="004134F2"/>
    <w:rsid w:val="00414244"/>
    <w:rsid w:val="00422B7F"/>
    <w:rsid w:val="00423840"/>
    <w:rsid w:val="004243CA"/>
    <w:rsid w:val="0042448F"/>
    <w:rsid w:val="00425A39"/>
    <w:rsid w:val="00425BBC"/>
    <w:rsid w:val="004270D5"/>
    <w:rsid w:val="00427546"/>
    <w:rsid w:val="0043011F"/>
    <w:rsid w:val="004304D9"/>
    <w:rsid w:val="004304F9"/>
    <w:rsid w:val="004307C1"/>
    <w:rsid w:val="00430975"/>
    <w:rsid w:val="004321A8"/>
    <w:rsid w:val="00433AC3"/>
    <w:rsid w:val="00435A8D"/>
    <w:rsid w:val="0044007E"/>
    <w:rsid w:val="00441F5E"/>
    <w:rsid w:val="00444355"/>
    <w:rsid w:val="0044491E"/>
    <w:rsid w:val="00445F5D"/>
    <w:rsid w:val="00446FE0"/>
    <w:rsid w:val="004500C4"/>
    <w:rsid w:val="0045017A"/>
    <w:rsid w:val="00450AD5"/>
    <w:rsid w:val="00451CD6"/>
    <w:rsid w:val="00451EF4"/>
    <w:rsid w:val="004522DD"/>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5229"/>
    <w:rsid w:val="004655C8"/>
    <w:rsid w:val="004667F0"/>
    <w:rsid w:val="00467029"/>
    <w:rsid w:val="00471356"/>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46E1"/>
    <w:rsid w:val="004C5776"/>
    <w:rsid w:val="004C5EE5"/>
    <w:rsid w:val="004C6267"/>
    <w:rsid w:val="004C6632"/>
    <w:rsid w:val="004C7B9C"/>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1BA0"/>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2153"/>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BC8"/>
    <w:rsid w:val="00543F01"/>
    <w:rsid w:val="00543FC3"/>
    <w:rsid w:val="00545950"/>
    <w:rsid w:val="00545B3A"/>
    <w:rsid w:val="00545E4C"/>
    <w:rsid w:val="00547A9B"/>
    <w:rsid w:val="00550792"/>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CC3"/>
    <w:rsid w:val="00563381"/>
    <w:rsid w:val="00563AA5"/>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748"/>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35582"/>
    <w:rsid w:val="00637EAE"/>
    <w:rsid w:val="0064064F"/>
    <w:rsid w:val="00640F8F"/>
    <w:rsid w:val="006417BA"/>
    <w:rsid w:val="00641F3B"/>
    <w:rsid w:val="00642A84"/>
    <w:rsid w:val="00642B7D"/>
    <w:rsid w:val="00642C9C"/>
    <w:rsid w:val="006433D2"/>
    <w:rsid w:val="00643A5A"/>
    <w:rsid w:val="00643F8B"/>
    <w:rsid w:val="006450B5"/>
    <w:rsid w:val="0064628F"/>
    <w:rsid w:val="006469A9"/>
    <w:rsid w:val="00646E4E"/>
    <w:rsid w:val="006472C7"/>
    <w:rsid w:val="00647E67"/>
    <w:rsid w:val="006508EF"/>
    <w:rsid w:val="00651E56"/>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57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0367"/>
    <w:rsid w:val="006D1121"/>
    <w:rsid w:val="006D1255"/>
    <w:rsid w:val="006D1377"/>
    <w:rsid w:val="006D1795"/>
    <w:rsid w:val="006D1D4B"/>
    <w:rsid w:val="006D2F36"/>
    <w:rsid w:val="006D3346"/>
    <w:rsid w:val="006D33D3"/>
    <w:rsid w:val="006D3923"/>
    <w:rsid w:val="006D3B32"/>
    <w:rsid w:val="006D5063"/>
    <w:rsid w:val="006D516F"/>
    <w:rsid w:val="006D5A1E"/>
    <w:rsid w:val="006D5B64"/>
    <w:rsid w:val="006D5E06"/>
    <w:rsid w:val="006D604A"/>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2AA"/>
    <w:rsid w:val="00726DAF"/>
    <w:rsid w:val="00727625"/>
    <w:rsid w:val="0072769A"/>
    <w:rsid w:val="00730538"/>
    <w:rsid w:val="00730C4E"/>
    <w:rsid w:val="00731541"/>
    <w:rsid w:val="00731E48"/>
    <w:rsid w:val="007335D4"/>
    <w:rsid w:val="007336AA"/>
    <w:rsid w:val="007338FF"/>
    <w:rsid w:val="00733B38"/>
    <w:rsid w:val="007340A4"/>
    <w:rsid w:val="00735012"/>
    <w:rsid w:val="007364A6"/>
    <w:rsid w:val="00736538"/>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5E94"/>
    <w:rsid w:val="00766F91"/>
    <w:rsid w:val="00767970"/>
    <w:rsid w:val="00767971"/>
    <w:rsid w:val="0077017C"/>
    <w:rsid w:val="00770BD4"/>
    <w:rsid w:val="00773C1F"/>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124"/>
    <w:rsid w:val="007B6856"/>
    <w:rsid w:val="007B77DC"/>
    <w:rsid w:val="007B7FE3"/>
    <w:rsid w:val="007C13B0"/>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0DB"/>
    <w:rsid w:val="007E3CB7"/>
    <w:rsid w:val="007E450F"/>
    <w:rsid w:val="007E54D1"/>
    <w:rsid w:val="007E645B"/>
    <w:rsid w:val="007F0270"/>
    <w:rsid w:val="007F0886"/>
    <w:rsid w:val="007F1C1F"/>
    <w:rsid w:val="007F21AF"/>
    <w:rsid w:val="007F394A"/>
    <w:rsid w:val="007F3C31"/>
    <w:rsid w:val="007F4B72"/>
    <w:rsid w:val="007F4CCA"/>
    <w:rsid w:val="007F4E56"/>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6CAA"/>
    <w:rsid w:val="008177BA"/>
    <w:rsid w:val="0082062E"/>
    <w:rsid w:val="008213B1"/>
    <w:rsid w:val="0082156C"/>
    <w:rsid w:val="0082188D"/>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373FC"/>
    <w:rsid w:val="00840069"/>
    <w:rsid w:val="00842122"/>
    <w:rsid w:val="00842127"/>
    <w:rsid w:val="0084265A"/>
    <w:rsid w:val="0084599A"/>
    <w:rsid w:val="00847C86"/>
    <w:rsid w:val="00850335"/>
    <w:rsid w:val="00850B8C"/>
    <w:rsid w:val="00851A91"/>
    <w:rsid w:val="00851FAD"/>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D35"/>
    <w:rsid w:val="0088159C"/>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5CB"/>
    <w:rsid w:val="008F265F"/>
    <w:rsid w:val="008F2D91"/>
    <w:rsid w:val="008F448D"/>
    <w:rsid w:val="008F454E"/>
    <w:rsid w:val="008F5BAE"/>
    <w:rsid w:val="008F5E00"/>
    <w:rsid w:val="008F66D1"/>
    <w:rsid w:val="008F6CD0"/>
    <w:rsid w:val="008F7EDA"/>
    <w:rsid w:val="0090018B"/>
    <w:rsid w:val="00900BF2"/>
    <w:rsid w:val="00902035"/>
    <w:rsid w:val="00902B31"/>
    <w:rsid w:val="00902B87"/>
    <w:rsid w:val="00903106"/>
    <w:rsid w:val="009032FC"/>
    <w:rsid w:val="00904E9F"/>
    <w:rsid w:val="00904FBD"/>
    <w:rsid w:val="00905118"/>
    <w:rsid w:val="009054B7"/>
    <w:rsid w:val="009077D0"/>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045"/>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388E"/>
    <w:rsid w:val="00953BE2"/>
    <w:rsid w:val="00955C84"/>
    <w:rsid w:val="00956457"/>
    <w:rsid w:val="009564AA"/>
    <w:rsid w:val="00956A8D"/>
    <w:rsid w:val="009574A6"/>
    <w:rsid w:val="00957E47"/>
    <w:rsid w:val="009604E9"/>
    <w:rsid w:val="0096129F"/>
    <w:rsid w:val="009615BE"/>
    <w:rsid w:val="00961773"/>
    <w:rsid w:val="0096203F"/>
    <w:rsid w:val="00962439"/>
    <w:rsid w:val="0096305B"/>
    <w:rsid w:val="00963825"/>
    <w:rsid w:val="009642CE"/>
    <w:rsid w:val="009647F7"/>
    <w:rsid w:val="00964BB8"/>
    <w:rsid w:val="00964CBF"/>
    <w:rsid w:val="00966B8A"/>
    <w:rsid w:val="009670A4"/>
    <w:rsid w:val="00967D95"/>
    <w:rsid w:val="0097134B"/>
    <w:rsid w:val="009722B3"/>
    <w:rsid w:val="00972E6E"/>
    <w:rsid w:val="009739A3"/>
    <w:rsid w:val="009744A3"/>
    <w:rsid w:val="00974EAD"/>
    <w:rsid w:val="00975041"/>
    <w:rsid w:val="00975576"/>
    <w:rsid w:val="00976D0A"/>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0D8C"/>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1C54"/>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0E10"/>
    <w:rsid w:val="00A61B75"/>
    <w:rsid w:val="00A62A43"/>
    <w:rsid w:val="00A636F0"/>
    <w:rsid w:val="00A63C25"/>
    <w:rsid w:val="00A640B9"/>
    <w:rsid w:val="00A64468"/>
    <w:rsid w:val="00A64478"/>
    <w:rsid w:val="00A64CC9"/>
    <w:rsid w:val="00A659F1"/>
    <w:rsid w:val="00A65B00"/>
    <w:rsid w:val="00A65E65"/>
    <w:rsid w:val="00A6651E"/>
    <w:rsid w:val="00A66618"/>
    <w:rsid w:val="00A66D8C"/>
    <w:rsid w:val="00A671EE"/>
    <w:rsid w:val="00A672B5"/>
    <w:rsid w:val="00A708F4"/>
    <w:rsid w:val="00A73BB4"/>
    <w:rsid w:val="00A73DB4"/>
    <w:rsid w:val="00A7425C"/>
    <w:rsid w:val="00A74A2B"/>
    <w:rsid w:val="00A74DAE"/>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B2A"/>
    <w:rsid w:val="00B102FA"/>
    <w:rsid w:val="00B1076F"/>
    <w:rsid w:val="00B11553"/>
    <w:rsid w:val="00B11998"/>
    <w:rsid w:val="00B11CDE"/>
    <w:rsid w:val="00B12983"/>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7F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7E5"/>
    <w:rsid w:val="00B66CCD"/>
    <w:rsid w:val="00B705DE"/>
    <w:rsid w:val="00B70613"/>
    <w:rsid w:val="00B71250"/>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78D"/>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36C"/>
    <w:rsid w:val="00BB4CA4"/>
    <w:rsid w:val="00BB5EBB"/>
    <w:rsid w:val="00BB626B"/>
    <w:rsid w:val="00BB6732"/>
    <w:rsid w:val="00BC04F0"/>
    <w:rsid w:val="00BC0E27"/>
    <w:rsid w:val="00BC11AA"/>
    <w:rsid w:val="00BC1D29"/>
    <w:rsid w:val="00BC22EF"/>
    <w:rsid w:val="00BC2874"/>
    <w:rsid w:val="00BC2D39"/>
    <w:rsid w:val="00BC394A"/>
    <w:rsid w:val="00BC6811"/>
    <w:rsid w:val="00BC77EC"/>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61D0"/>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6FFC"/>
    <w:rsid w:val="00C478D0"/>
    <w:rsid w:val="00C503CD"/>
    <w:rsid w:val="00C51B77"/>
    <w:rsid w:val="00C53970"/>
    <w:rsid w:val="00C54BC5"/>
    <w:rsid w:val="00C559C6"/>
    <w:rsid w:val="00C55C38"/>
    <w:rsid w:val="00C5668E"/>
    <w:rsid w:val="00C57D6E"/>
    <w:rsid w:val="00C61E43"/>
    <w:rsid w:val="00C62654"/>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75FB3"/>
    <w:rsid w:val="00C7777B"/>
    <w:rsid w:val="00C806B4"/>
    <w:rsid w:val="00C80B0B"/>
    <w:rsid w:val="00C80C3E"/>
    <w:rsid w:val="00C813B4"/>
    <w:rsid w:val="00C81831"/>
    <w:rsid w:val="00C839AE"/>
    <w:rsid w:val="00C83ECE"/>
    <w:rsid w:val="00C843C3"/>
    <w:rsid w:val="00C8502C"/>
    <w:rsid w:val="00C86281"/>
    <w:rsid w:val="00C86856"/>
    <w:rsid w:val="00C868B4"/>
    <w:rsid w:val="00C874C1"/>
    <w:rsid w:val="00C91462"/>
    <w:rsid w:val="00C9147B"/>
    <w:rsid w:val="00C91493"/>
    <w:rsid w:val="00C917D9"/>
    <w:rsid w:val="00C919EC"/>
    <w:rsid w:val="00C92B9D"/>
    <w:rsid w:val="00C933AD"/>
    <w:rsid w:val="00C94726"/>
    <w:rsid w:val="00C956B7"/>
    <w:rsid w:val="00C96674"/>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CC0"/>
    <w:rsid w:val="00CB294F"/>
    <w:rsid w:val="00CB4FE7"/>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D6330"/>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3528"/>
    <w:rsid w:val="00D055DD"/>
    <w:rsid w:val="00D05B7E"/>
    <w:rsid w:val="00D063BA"/>
    <w:rsid w:val="00D106AE"/>
    <w:rsid w:val="00D107A2"/>
    <w:rsid w:val="00D1152D"/>
    <w:rsid w:val="00D11CE8"/>
    <w:rsid w:val="00D14EEE"/>
    <w:rsid w:val="00D16501"/>
    <w:rsid w:val="00D169CB"/>
    <w:rsid w:val="00D16C57"/>
    <w:rsid w:val="00D17B76"/>
    <w:rsid w:val="00D202D8"/>
    <w:rsid w:val="00D21482"/>
    <w:rsid w:val="00D21D6B"/>
    <w:rsid w:val="00D2289A"/>
    <w:rsid w:val="00D23094"/>
    <w:rsid w:val="00D237BA"/>
    <w:rsid w:val="00D24518"/>
    <w:rsid w:val="00D24A70"/>
    <w:rsid w:val="00D25D1A"/>
    <w:rsid w:val="00D26883"/>
    <w:rsid w:val="00D2726A"/>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9C"/>
    <w:rsid w:val="00D53D7F"/>
    <w:rsid w:val="00D547E9"/>
    <w:rsid w:val="00D549A2"/>
    <w:rsid w:val="00D55708"/>
    <w:rsid w:val="00D56167"/>
    <w:rsid w:val="00D561BB"/>
    <w:rsid w:val="00D56F89"/>
    <w:rsid w:val="00D57F88"/>
    <w:rsid w:val="00D60DF6"/>
    <w:rsid w:val="00D61448"/>
    <w:rsid w:val="00D6188C"/>
    <w:rsid w:val="00D64A09"/>
    <w:rsid w:val="00D6641F"/>
    <w:rsid w:val="00D67349"/>
    <w:rsid w:val="00D676DE"/>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505"/>
    <w:rsid w:val="00DB2DD5"/>
    <w:rsid w:val="00DB3273"/>
    <w:rsid w:val="00DB36C6"/>
    <w:rsid w:val="00DB3E9A"/>
    <w:rsid w:val="00DB5BF7"/>
    <w:rsid w:val="00DB67B7"/>
    <w:rsid w:val="00DB6BB4"/>
    <w:rsid w:val="00DC02DF"/>
    <w:rsid w:val="00DC32D0"/>
    <w:rsid w:val="00DC3AA9"/>
    <w:rsid w:val="00DC40AA"/>
    <w:rsid w:val="00DC4DE9"/>
    <w:rsid w:val="00DC4E70"/>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07244"/>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3FB"/>
    <w:rsid w:val="00E50CE9"/>
    <w:rsid w:val="00E51389"/>
    <w:rsid w:val="00E51A56"/>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77B5A"/>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339"/>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E6785"/>
    <w:rsid w:val="00EE6A10"/>
    <w:rsid w:val="00EF3768"/>
    <w:rsid w:val="00EF3BA1"/>
    <w:rsid w:val="00EF4139"/>
    <w:rsid w:val="00EF4D3B"/>
    <w:rsid w:val="00EF522C"/>
    <w:rsid w:val="00EF52D1"/>
    <w:rsid w:val="00F0052C"/>
    <w:rsid w:val="00F00C02"/>
    <w:rsid w:val="00F01DF7"/>
    <w:rsid w:val="00F026E3"/>
    <w:rsid w:val="00F045A9"/>
    <w:rsid w:val="00F049C8"/>
    <w:rsid w:val="00F05AA4"/>
    <w:rsid w:val="00F106D2"/>
    <w:rsid w:val="00F10A22"/>
    <w:rsid w:val="00F110F1"/>
    <w:rsid w:val="00F11C1F"/>
    <w:rsid w:val="00F11D2C"/>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274B"/>
    <w:rsid w:val="00F34DA3"/>
    <w:rsid w:val="00F35F68"/>
    <w:rsid w:val="00F36253"/>
    <w:rsid w:val="00F370A4"/>
    <w:rsid w:val="00F37599"/>
    <w:rsid w:val="00F3771B"/>
    <w:rsid w:val="00F40500"/>
    <w:rsid w:val="00F4051E"/>
    <w:rsid w:val="00F4054D"/>
    <w:rsid w:val="00F4140F"/>
    <w:rsid w:val="00F42032"/>
    <w:rsid w:val="00F43427"/>
    <w:rsid w:val="00F43593"/>
    <w:rsid w:val="00F43B19"/>
    <w:rsid w:val="00F44CF6"/>
    <w:rsid w:val="00F45B52"/>
    <w:rsid w:val="00F46417"/>
    <w:rsid w:val="00F46940"/>
    <w:rsid w:val="00F501B6"/>
    <w:rsid w:val="00F50DFF"/>
    <w:rsid w:val="00F52EBB"/>
    <w:rsid w:val="00F536CE"/>
    <w:rsid w:val="00F53D43"/>
    <w:rsid w:val="00F567AF"/>
    <w:rsid w:val="00F56E9A"/>
    <w:rsid w:val="00F57C83"/>
    <w:rsid w:val="00F607D9"/>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C14"/>
    <w:rsid w:val="00F87C3C"/>
    <w:rsid w:val="00F915D8"/>
    <w:rsid w:val="00F91699"/>
    <w:rsid w:val="00F93548"/>
    <w:rsid w:val="00F93763"/>
    <w:rsid w:val="00F943E7"/>
    <w:rsid w:val="00F952D3"/>
    <w:rsid w:val="00F96863"/>
    <w:rsid w:val="00F97460"/>
    <w:rsid w:val="00FA0115"/>
    <w:rsid w:val="00FA0467"/>
    <w:rsid w:val="00FA0ADC"/>
    <w:rsid w:val="00FA2498"/>
    <w:rsid w:val="00FA309E"/>
    <w:rsid w:val="00FA3422"/>
    <w:rsid w:val="00FA4829"/>
    <w:rsid w:val="00FA4E9B"/>
    <w:rsid w:val="00FA5AE8"/>
    <w:rsid w:val="00FA69D5"/>
    <w:rsid w:val="00FA6A70"/>
    <w:rsid w:val="00FA7770"/>
    <w:rsid w:val="00FA77DB"/>
    <w:rsid w:val="00FB03E2"/>
    <w:rsid w:val="00FB06EE"/>
    <w:rsid w:val="00FB1012"/>
    <w:rsid w:val="00FB1498"/>
    <w:rsid w:val="00FB1E4C"/>
    <w:rsid w:val="00FB25F5"/>
    <w:rsid w:val="00FB297C"/>
    <w:rsid w:val="00FB3029"/>
    <w:rsid w:val="00FB3274"/>
    <w:rsid w:val="00FB4590"/>
    <w:rsid w:val="00FB65DA"/>
    <w:rsid w:val="00FB6976"/>
    <w:rsid w:val="00FB6E7B"/>
    <w:rsid w:val="00FB72F7"/>
    <w:rsid w:val="00FB7AA8"/>
    <w:rsid w:val="00FB7C8F"/>
    <w:rsid w:val="00FC20DF"/>
    <w:rsid w:val="00FC37EC"/>
    <w:rsid w:val="00FC47BB"/>
    <w:rsid w:val="00FC5CCD"/>
    <w:rsid w:val="00FC61F8"/>
    <w:rsid w:val="00FC6559"/>
    <w:rsid w:val="00FC69D0"/>
    <w:rsid w:val="00FD029F"/>
    <w:rsid w:val="00FD063D"/>
    <w:rsid w:val="00FD0734"/>
    <w:rsid w:val="00FD0A30"/>
    <w:rsid w:val="00FD189F"/>
    <w:rsid w:val="00FD4A12"/>
    <w:rsid w:val="00FD4C50"/>
    <w:rsid w:val="00FD5846"/>
    <w:rsid w:val="00FD7499"/>
    <w:rsid w:val="00FD7F56"/>
    <w:rsid w:val="00FE1AA3"/>
    <w:rsid w:val="00FE1B50"/>
    <w:rsid w:val="00FE2A77"/>
    <w:rsid w:val="00FE2BB3"/>
    <w:rsid w:val="00FE2CD8"/>
    <w:rsid w:val="00FE2F3A"/>
    <w:rsid w:val="00FE455D"/>
    <w:rsid w:val="00FE5070"/>
    <w:rsid w:val="00FE6628"/>
    <w:rsid w:val="00FE6A2D"/>
    <w:rsid w:val="00FE7E9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1C54"/>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6360">
      <w:bodyDiv w:val="1"/>
      <w:marLeft w:val="0"/>
      <w:marRight w:val="0"/>
      <w:marTop w:val="0"/>
      <w:marBottom w:val="0"/>
      <w:divBdr>
        <w:top w:val="none" w:sz="0" w:space="0" w:color="auto"/>
        <w:left w:val="none" w:sz="0" w:space="0" w:color="auto"/>
        <w:bottom w:val="none" w:sz="0" w:space="0" w:color="auto"/>
        <w:right w:val="none" w:sz="0" w:space="0" w:color="auto"/>
      </w:divBdr>
      <w:divsChild>
        <w:div w:id="2103601922">
          <w:marLeft w:val="0"/>
          <w:marRight w:val="0"/>
          <w:marTop w:val="0"/>
          <w:marBottom w:val="0"/>
          <w:divBdr>
            <w:top w:val="none" w:sz="0" w:space="0" w:color="auto"/>
            <w:left w:val="none" w:sz="0" w:space="0" w:color="auto"/>
            <w:bottom w:val="none" w:sz="0" w:space="0" w:color="auto"/>
            <w:right w:val="none" w:sz="0" w:space="0" w:color="auto"/>
          </w:divBdr>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1292">
      <w:bodyDiv w:val="1"/>
      <w:marLeft w:val="0"/>
      <w:marRight w:val="0"/>
      <w:marTop w:val="0"/>
      <w:marBottom w:val="0"/>
      <w:divBdr>
        <w:top w:val="none" w:sz="0" w:space="0" w:color="auto"/>
        <w:left w:val="none" w:sz="0" w:space="0" w:color="auto"/>
        <w:bottom w:val="none" w:sz="0" w:space="0" w:color="auto"/>
        <w:right w:val="none" w:sz="0" w:space="0" w:color="auto"/>
      </w:divBdr>
      <w:divsChild>
        <w:div w:id="59446548">
          <w:marLeft w:val="0"/>
          <w:marRight w:val="0"/>
          <w:marTop w:val="0"/>
          <w:marBottom w:val="0"/>
          <w:divBdr>
            <w:top w:val="none" w:sz="0" w:space="0" w:color="auto"/>
            <w:left w:val="none" w:sz="0" w:space="0" w:color="auto"/>
            <w:bottom w:val="none" w:sz="0" w:space="0" w:color="auto"/>
            <w:right w:val="none" w:sz="0" w:space="0" w:color="auto"/>
          </w:divBdr>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www.cssn.net.cn/cssn/front/listpage.js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08B7F-EFCC-447A-B024-07D7168E2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11187</TotalTime>
  <Pages>81</Pages>
  <Words>10199</Words>
  <Characters>58140</Characters>
  <Application>Microsoft Office Word</Application>
  <DocSecurity>0</DocSecurity>
  <Lines>484</Lines>
  <Paragraphs>136</Paragraphs>
  <ScaleCrop>false</ScaleCrop>
  <Company/>
  <LinksUpToDate>false</LinksUpToDate>
  <CharactersWithSpaces>68203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1153</cp:revision>
  <dcterms:created xsi:type="dcterms:W3CDTF">2020-03-20T12:42:00Z</dcterms:created>
  <dcterms:modified xsi:type="dcterms:W3CDTF">2020-04-14T04:46:00Z</dcterms:modified>
</cp:coreProperties>
</file>