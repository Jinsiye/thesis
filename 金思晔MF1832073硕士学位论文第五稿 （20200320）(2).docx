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1039422307"/>
    <w:bookmarkStart w:id="1" w:name="_1372011466"/>
    <w:bookmarkStart w:id="2" w:name="_Toc187122266"/>
    <w:bookmarkStart w:id="3" w:name="_Toc5877165"/>
    <w:bookmarkEnd w:id="0"/>
    <w:bookmarkEnd w:id="1"/>
    <w:p w14:paraId="7985947B" w14:textId="77777777" w:rsidR="00543F01" w:rsidRDefault="00543F01" w:rsidP="00543F01">
      <w:pPr>
        <w:widowControl/>
        <w:autoSpaceDE w:val="0"/>
        <w:autoSpaceDN w:val="0"/>
        <w:jc w:val="center"/>
        <w:textAlignment w:val="bottom"/>
      </w:pPr>
      <w:r>
        <w:rPr>
          <w:b/>
          <w:sz w:val="52"/>
        </w:rPr>
        <w:object w:dxaOrig="1110" w:dyaOrig="1248" w14:anchorId="6D1844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56.2pt;height:63.8pt;mso-position-horizontal-relative:page;mso-position-vertical-relative:page" o:ole="" fillcolor="#6d6d6d">
            <v:imagedata r:id="rId8" o:title=""/>
          </v:shape>
          <o:OLEObject Type="Embed" ProgID="Word.Picture.8" ShapeID="对象 1" DrawAspect="Content" ObjectID="_1646826417" r:id="rId9"/>
        </w:object>
      </w:r>
    </w:p>
    <w:bookmarkStart w:id="4" w:name="_1039422180"/>
    <w:bookmarkStart w:id="5" w:name="_1039426394"/>
    <w:bookmarkStart w:id="6" w:name="_1372054822"/>
    <w:bookmarkEnd w:id="4"/>
    <w:bookmarkEnd w:id="5"/>
    <w:bookmarkEnd w:id="6"/>
    <w:p w14:paraId="149E22A1" w14:textId="77777777" w:rsidR="00543F01" w:rsidRDefault="00543F01" w:rsidP="00543F01">
      <w:pPr>
        <w:framePr w:hSpace="180" w:wrap="around" w:vAnchor="text" w:hAnchor="page" w:x="4141" w:y="151"/>
      </w:pPr>
      <w:r>
        <w:rPr>
          <w:rFonts w:ascii="仿宋体" w:eastAsia="仿宋体"/>
        </w:rPr>
        <w:object w:dxaOrig="4651" w:dyaOrig="1200" w14:anchorId="56FE6C17">
          <v:shape id="对象 2" o:spid="_x0000_i1026" type="#_x0000_t75" style="width:190.9pt;height:60pt;mso-position-horizontal-relative:page;mso-position-vertical-relative:page" o:ole="" fillcolor="#6d6d6d">
            <v:imagedata r:id="rId10" o:title=""/>
          </v:shape>
          <o:OLEObject Type="Embed" ProgID="Word.Picture.8" ShapeID="对象 2" DrawAspect="Content" ObjectID="_1646826418" r:id="rId11"/>
        </w:object>
      </w:r>
    </w:p>
    <w:p w14:paraId="11A33C5A" w14:textId="77777777" w:rsidR="00543F01" w:rsidRDefault="00543F01" w:rsidP="00543F01">
      <w:pPr>
        <w:widowControl/>
        <w:autoSpaceDE w:val="0"/>
        <w:autoSpaceDN w:val="0"/>
        <w:textAlignment w:val="bottom"/>
      </w:pPr>
    </w:p>
    <w:p w14:paraId="3E4F1592" w14:textId="77777777" w:rsidR="00543F01" w:rsidRDefault="00543F01" w:rsidP="00543F01">
      <w:pPr>
        <w:rPr>
          <w:b/>
          <w:sz w:val="52"/>
        </w:rPr>
      </w:pPr>
      <w:r>
        <w:rPr>
          <w:rFonts w:ascii="Arial"/>
        </w:rPr>
        <w:tab/>
      </w:r>
      <w:r>
        <w:rPr>
          <w:rFonts w:ascii="Arial"/>
        </w:rPr>
        <w:tab/>
      </w:r>
      <w:r>
        <w:rPr>
          <w:rFonts w:ascii="Arial"/>
        </w:rPr>
        <w:tab/>
      </w:r>
      <w:r>
        <w:rPr>
          <w:rFonts w:ascii="Arial"/>
        </w:rPr>
        <w:tab/>
      </w:r>
    </w:p>
    <w:p w14:paraId="7AFB69D0" w14:textId="77777777" w:rsidR="00543F01" w:rsidRDefault="00543F01" w:rsidP="00543F01">
      <w:pPr>
        <w:rPr>
          <w:b/>
          <w:sz w:val="52"/>
        </w:rPr>
      </w:pPr>
    </w:p>
    <w:p w14:paraId="1A17405C" w14:textId="77777777" w:rsidR="00543F01" w:rsidRDefault="00543F01" w:rsidP="00543F01">
      <w:pPr>
        <w:tabs>
          <w:tab w:val="left" w:pos="455"/>
          <w:tab w:val="center" w:pos="4156"/>
        </w:tabs>
        <w:jc w:val="left"/>
        <w:rPr>
          <w:rFonts w:ascii="宋体" w:hAnsi="宋体"/>
          <w:b/>
          <w:sz w:val="52"/>
          <w:szCs w:val="52"/>
        </w:rPr>
      </w:pPr>
      <w:r>
        <w:rPr>
          <w:rFonts w:eastAsia="楷体_GB2312"/>
          <w:b/>
          <w:sz w:val="52"/>
          <w:szCs w:val="52"/>
        </w:rPr>
        <w:tab/>
      </w:r>
      <w:r>
        <w:rPr>
          <w:rFonts w:ascii="宋体" w:hAnsi="宋体"/>
          <w:b/>
          <w:sz w:val="52"/>
          <w:szCs w:val="52"/>
        </w:rPr>
        <w:tab/>
      </w:r>
      <w:proofErr w:type="gramStart"/>
      <w:r>
        <w:rPr>
          <w:rFonts w:ascii="宋体" w:hAnsi="宋体" w:hint="eastAsia"/>
          <w:b/>
          <w:sz w:val="52"/>
          <w:szCs w:val="52"/>
        </w:rPr>
        <w:t>研</w:t>
      </w:r>
      <w:proofErr w:type="gramEnd"/>
      <w:r>
        <w:rPr>
          <w:rFonts w:ascii="宋体" w:hAnsi="宋体" w:hint="eastAsia"/>
          <w:b/>
          <w:sz w:val="52"/>
          <w:szCs w:val="52"/>
        </w:rPr>
        <w:t xml:space="preserve"> </w:t>
      </w:r>
      <w:r>
        <w:rPr>
          <w:rFonts w:ascii="宋体" w:hAnsi="宋体" w:hint="eastAsia"/>
          <w:b/>
          <w:sz w:val="52"/>
          <w:szCs w:val="52"/>
        </w:rPr>
        <w:t>究</w:t>
      </w:r>
      <w:r>
        <w:rPr>
          <w:rFonts w:ascii="宋体" w:hAnsi="宋体" w:hint="eastAsia"/>
          <w:b/>
          <w:sz w:val="52"/>
          <w:szCs w:val="52"/>
        </w:rPr>
        <w:t xml:space="preserve"> </w:t>
      </w:r>
      <w:r>
        <w:rPr>
          <w:rFonts w:ascii="宋体" w:hAnsi="宋体" w:hint="eastAsia"/>
          <w:b/>
          <w:sz w:val="52"/>
          <w:szCs w:val="52"/>
        </w:rPr>
        <w:t>生</w:t>
      </w:r>
      <w:r>
        <w:rPr>
          <w:rFonts w:ascii="宋体" w:hAnsi="宋体" w:hint="eastAsia"/>
          <w:b/>
          <w:sz w:val="52"/>
          <w:szCs w:val="52"/>
        </w:rPr>
        <w:t xml:space="preserve"> </w:t>
      </w:r>
      <w:r>
        <w:rPr>
          <w:rFonts w:ascii="宋体" w:hAnsi="宋体" w:hint="eastAsia"/>
          <w:b/>
          <w:sz w:val="52"/>
          <w:szCs w:val="52"/>
        </w:rPr>
        <w:t>毕</w:t>
      </w:r>
      <w:r>
        <w:rPr>
          <w:rFonts w:ascii="宋体" w:hAnsi="宋体" w:hint="eastAsia"/>
          <w:b/>
          <w:sz w:val="52"/>
          <w:szCs w:val="52"/>
        </w:rPr>
        <w:t xml:space="preserve"> </w:t>
      </w:r>
      <w:r>
        <w:rPr>
          <w:rFonts w:ascii="宋体" w:hAnsi="宋体" w:hint="eastAsia"/>
          <w:b/>
          <w:sz w:val="52"/>
          <w:szCs w:val="52"/>
        </w:rPr>
        <w:t>业</w:t>
      </w:r>
      <w:r>
        <w:rPr>
          <w:rFonts w:ascii="宋体" w:hAnsi="宋体" w:hint="eastAsia"/>
          <w:b/>
          <w:sz w:val="52"/>
          <w:szCs w:val="52"/>
        </w:rPr>
        <w:t xml:space="preserve"> </w:t>
      </w:r>
      <w:r>
        <w:rPr>
          <w:rFonts w:ascii="宋体" w:hAnsi="宋体" w:hint="eastAsia"/>
          <w:b/>
          <w:sz w:val="52"/>
          <w:szCs w:val="52"/>
        </w:rPr>
        <w:t>论</w:t>
      </w:r>
      <w:r>
        <w:rPr>
          <w:rFonts w:ascii="宋体" w:hAnsi="宋体" w:hint="eastAsia"/>
          <w:b/>
          <w:sz w:val="52"/>
          <w:szCs w:val="52"/>
        </w:rPr>
        <w:t xml:space="preserve"> </w:t>
      </w:r>
      <w:r>
        <w:rPr>
          <w:rFonts w:ascii="宋体" w:hAnsi="宋体" w:hint="eastAsia"/>
          <w:b/>
          <w:sz w:val="52"/>
          <w:szCs w:val="52"/>
        </w:rPr>
        <w:t>文</w:t>
      </w:r>
    </w:p>
    <w:p w14:paraId="04CCC9A4" w14:textId="01913670" w:rsidR="00543F01" w:rsidRPr="00501B37" w:rsidRDefault="00543F01" w:rsidP="00501B37">
      <w:pPr>
        <w:jc w:val="center"/>
        <w:rPr>
          <w:rFonts w:ascii="宋体" w:hAnsi="宋体"/>
          <w:b/>
          <w:sz w:val="52"/>
          <w:szCs w:val="52"/>
        </w:rPr>
      </w:pPr>
      <w:bookmarkStart w:id="7" w:name="_Toc72055958"/>
      <w:bookmarkStart w:id="8" w:name="_Toc98909599"/>
      <w:bookmarkStart w:id="9" w:name="_Toc98910232"/>
      <w:bookmarkStart w:id="10" w:name="_Toc98994741"/>
      <w:bookmarkStart w:id="11" w:name="_Toc99618943"/>
      <w:bookmarkStart w:id="12" w:name="_Toc99619530"/>
      <w:bookmarkStart w:id="13" w:name="_Toc99767661"/>
      <w:bookmarkStart w:id="14" w:name="_Toc99977699"/>
      <w:bookmarkStart w:id="15" w:name="_Toc103965310"/>
      <w:bookmarkStart w:id="16" w:name="_Toc103965440"/>
      <w:bookmarkStart w:id="17" w:name="_Toc103965710"/>
      <w:bookmarkStart w:id="18" w:name="_Toc187761917"/>
      <w:r>
        <w:rPr>
          <w:rFonts w:ascii="宋体" w:hAnsi="宋体" w:hint="eastAsia"/>
          <w:b/>
          <w:sz w:val="52"/>
          <w:szCs w:val="52"/>
        </w:rPr>
        <w:t>（申请工程硕士学位）</w:t>
      </w:r>
      <w:bookmarkEnd w:id="7"/>
      <w:bookmarkEnd w:id="8"/>
      <w:bookmarkEnd w:id="9"/>
      <w:bookmarkEnd w:id="10"/>
      <w:bookmarkEnd w:id="11"/>
      <w:bookmarkEnd w:id="12"/>
      <w:bookmarkEnd w:id="13"/>
      <w:bookmarkEnd w:id="14"/>
      <w:bookmarkEnd w:id="15"/>
      <w:bookmarkEnd w:id="16"/>
      <w:bookmarkEnd w:id="17"/>
      <w:bookmarkEnd w:id="18"/>
    </w:p>
    <w:p w14:paraId="3F603B32" w14:textId="77777777" w:rsidR="00543F01" w:rsidRDefault="00543F01" w:rsidP="00543F01">
      <w:pPr>
        <w:ind w:left="1080"/>
        <w:rPr>
          <w:b/>
          <w:spacing w:val="20"/>
          <w:sz w:val="24"/>
        </w:rPr>
      </w:pPr>
    </w:p>
    <w:tbl>
      <w:tblPr>
        <w:tblW w:w="0" w:type="dxa"/>
        <w:jc w:val="center"/>
        <w:tblLayout w:type="fixed"/>
        <w:tblLook w:val="0000" w:firstRow="0" w:lastRow="0" w:firstColumn="0" w:lastColumn="0" w:noHBand="0" w:noVBand="0"/>
      </w:tblPr>
      <w:tblGrid>
        <w:gridCol w:w="2599"/>
        <w:gridCol w:w="5268"/>
      </w:tblGrid>
      <w:tr w:rsidR="00543F01" w14:paraId="21EEBE1B" w14:textId="77777777" w:rsidTr="00391A25">
        <w:trPr>
          <w:jc w:val="center"/>
        </w:trPr>
        <w:tc>
          <w:tcPr>
            <w:tcW w:w="2599" w:type="dxa"/>
            <w:vAlign w:val="center"/>
          </w:tcPr>
          <w:p w14:paraId="69CBC3DB" w14:textId="77777777" w:rsidR="00543F01" w:rsidRDefault="00543F01" w:rsidP="00391A25">
            <w:pPr>
              <w:rPr>
                <w:rFonts w:ascii="宋体" w:hAnsi="宋体"/>
                <w:b/>
                <w:sz w:val="24"/>
              </w:rPr>
            </w:pPr>
            <w:r>
              <w:rPr>
                <w:rFonts w:ascii="宋体" w:hAnsi="宋体" w:hint="eastAsia"/>
                <w:b/>
                <w:sz w:val="32"/>
              </w:rPr>
              <w:t>论文题目</w:t>
            </w:r>
          </w:p>
        </w:tc>
        <w:tc>
          <w:tcPr>
            <w:tcW w:w="5268" w:type="dxa"/>
            <w:vAlign w:val="center"/>
          </w:tcPr>
          <w:p w14:paraId="49258877" w14:textId="2A2C331A" w:rsidR="00543F01" w:rsidRDefault="009C7C7C" w:rsidP="009C7C7C">
            <w:pPr>
              <w:ind w:left="1"/>
              <w:jc w:val="center"/>
              <w:rPr>
                <w:rFonts w:ascii="宋体" w:hAnsi="宋体"/>
                <w:sz w:val="32"/>
              </w:rPr>
            </w:pPr>
            <w:del w:id="19" w:author="wjq" w:date="2020-03-27T09:48:00Z">
              <w:r w:rsidDel="006D3923">
                <w:rPr>
                  <w:rFonts w:ascii="宋体" w:hAnsi="宋体" w:hint="eastAsia"/>
                  <w:sz w:val="32"/>
                </w:rPr>
                <w:delText>饿了么</w:delText>
              </w:r>
            </w:del>
            <w:r w:rsidR="00543F01">
              <w:rPr>
                <w:noProof/>
              </w:rPr>
              <mc:AlternateContent>
                <mc:Choice Requires="wps">
                  <w:drawing>
                    <wp:anchor distT="4294967295" distB="4294967295" distL="114300" distR="114300" simplePos="0" relativeHeight="251654144" behindDoc="0" locked="0" layoutInCell="1" allowOverlap="1" wp14:anchorId="1F151AD3" wp14:editId="31D1CF89">
                      <wp:simplePos x="0" y="0"/>
                      <wp:positionH relativeFrom="column">
                        <wp:posOffset>-57785</wp:posOffset>
                      </wp:positionH>
                      <wp:positionV relativeFrom="paragraph">
                        <wp:posOffset>322579</wp:posOffset>
                      </wp:positionV>
                      <wp:extent cx="3200400"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643020A" id="直接连接符 9" o:spid="_x0000_s1026" style="position:absolute;left:0;text-align:left;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4pt" to="247.45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"/>
                  </w:pict>
                </mc:Fallback>
              </mc:AlternateContent>
            </w:r>
            <w:r w:rsidRPr="009C7C7C">
              <w:rPr>
                <w:rFonts w:ascii="宋体" w:hAnsi="宋体" w:hint="eastAsia"/>
                <w:sz w:val="32"/>
              </w:rPr>
              <w:t>履约超时管理平台的</w:t>
            </w:r>
          </w:p>
          <w:p w14:paraId="3FF12A40" w14:textId="52B45F5D" w:rsidR="00543F01" w:rsidRDefault="00543F01" w:rsidP="00391A25">
            <w:pPr>
              <w:ind w:left="1"/>
              <w:jc w:val="center"/>
              <w:rPr>
                <w:rFonts w:ascii="宋体" w:hAnsi="宋体"/>
                <w:sz w:val="32"/>
              </w:rPr>
            </w:pPr>
            <w:r>
              <w:rPr>
                <w:noProof/>
              </w:rPr>
              <mc:AlternateContent>
                <mc:Choice Requires="wps">
                  <w:drawing>
                    <wp:anchor distT="4294967295" distB="4294967295" distL="114300" distR="114300" simplePos="0" relativeHeight="251655168" behindDoc="0" locked="0" layoutInCell="1" allowOverlap="1" wp14:anchorId="07B2D1EB" wp14:editId="59137BA8">
                      <wp:simplePos x="0" y="0"/>
                      <wp:positionH relativeFrom="column">
                        <wp:posOffset>-57785</wp:posOffset>
                      </wp:positionH>
                      <wp:positionV relativeFrom="paragraph">
                        <wp:posOffset>325754</wp:posOffset>
                      </wp:positionV>
                      <wp:extent cx="3200400" cy="0"/>
                      <wp:effectExtent l="0" t="0" r="0" b="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8CE7B90" id="直接连接符 6" o:spid="_x0000_s1026" style="position:absolute;left:0;text-align:left;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65pt" to="247.4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"/>
                  </w:pict>
                </mc:Fallback>
              </mc:AlternateContent>
            </w:r>
            <w:r>
              <w:rPr>
                <w:rFonts w:ascii="宋体" w:hAnsi="宋体" w:hint="eastAsia"/>
                <w:sz w:val="32"/>
              </w:rPr>
              <w:t>设计与实现</w:t>
            </w:r>
          </w:p>
        </w:tc>
      </w:tr>
      <w:tr w:rsidR="00543F01" w14:paraId="1087C0DC" w14:textId="77777777" w:rsidTr="00391A25">
        <w:trPr>
          <w:jc w:val="center"/>
        </w:trPr>
        <w:tc>
          <w:tcPr>
            <w:tcW w:w="2599" w:type="dxa"/>
            <w:vAlign w:val="center"/>
          </w:tcPr>
          <w:p w14:paraId="5EFFD804" w14:textId="77777777" w:rsidR="00543F01" w:rsidRDefault="00543F01" w:rsidP="00391A25">
            <w:pPr>
              <w:rPr>
                <w:rFonts w:ascii="宋体" w:hAnsi="宋体"/>
                <w:b/>
                <w:sz w:val="24"/>
              </w:rPr>
            </w:pPr>
            <w:r>
              <w:rPr>
                <w:rFonts w:ascii="宋体" w:hAnsi="宋体" w:hint="eastAsia"/>
                <w:b/>
                <w:sz w:val="32"/>
              </w:rPr>
              <w:t>作者姓名</w:t>
            </w:r>
          </w:p>
        </w:tc>
        <w:tc>
          <w:tcPr>
            <w:tcW w:w="5268" w:type="dxa"/>
            <w:vAlign w:val="center"/>
          </w:tcPr>
          <w:p w14:paraId="180EF2DD" w14:textId="235A3115"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6192" behindDoc="0" locked="0" layoutInCell="1" allowOverlap="1" wp14:anchorId="722BDFDD" wp14:editId="5B7BC168">
                      <wp:simplePos x="0" y="0"/>
                      <wp:positionH relativeFrom="column">
                        <wp:posOffset>-57785</wp:posOffset>
                      </wp:positionH>
                      <wp:positionV relativeFrom="paragraph">
                        <wp:posOffset>310514</wp:posOffset>
                      </wp:positionV>
                      <wp:extent cx="3200400" cy="0"/>
                      <wp:effectExtent l="0" t="0" r="0" b="0"/>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7794E2F" id="直接连接符 5" o:spid="_x0000_s1026" style="position:absolute;left:0;text-align:left;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45pt" to="247.4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"/>
                  </w:pict>
                </mc:Fallback>
              </mc:AlternateContent>
            </w:r>
            <w:r w:rsidR="00C44721">
              <w:rPr>
                <w:rFonts w:ascii="宋体" w:hAnsi="宋体" w:hint="eastAsia"/>
                <w:sz w:val="32"/>
              </w:rPr>
              <w:t>金思晔</w:t>
            </w:r>
            <w:r w:rsidR="00C44721">
              <w:rPr>
                <w:rFonts w:ascii="宋体" w:hAnsi="宋体"/>
                <w:b/>
                <w:sz w:val="24"/>
              </w:rPr>
              <w:t xml:space="preserve"> </w:t>
            </w:r>
          </w:p>
        </w:tc>
      </w:tr>
      <w:tr w:rsidR="00543F01" w14:paraId="79828C32" w14:textId="77777777" w:rsidTr="00391A25">
        <w:trPr>
          <w:jc w:val="center"/>
        </w:trPr>
        <w:tc>
          <w:tcPr>
            <w:tcW w:w="2599" w:type="dxa"/>
            <w:vAlign w:val="center"/>
          </w:tcPr>
          <w:p w14:paraId="42FE70B8" w14:textId="77777777" w:rsidR="00543F01" w:rsidRDefault="00543F01" w:rsidP="00391A25">
            <w:pPr>
              <w:ind w:left="1" w:hanging="1"/>
              <w:rPr>
                <w:rFonts w:ascii="宋体" w:hAnsi="宋体"/>
                <w:b/>
                <w:sz w:val="24"/>
              </w:rPr>
            </w:pPr>
            <w:r>
              <w:rPr>
                <w:rFonts w:ascii="宋体" w:hAnsi="宋体" w:hint="eastAsia"/>
                <w:b/>
                <w:sz w:val="32"/>
              </w:rPr>
              <w:t>学科、专业名称</w:t>
            </w:r>
          </w:p>
        </w:tc>
        <w:tc>
          <w:tcPr>
            <w:tcW w:w="5268" w:type="dxa"/>
            <w:vAlign w:val="center"/>
          </w:tcPr>
          <w:p w14:paraId="3637108C" w14:textId="28D17327" w:rsidR="00543F01" w:rsidRDefault="00543F01" w:rsidP="00391A25">
            <w:pPr>
              <w:jc w:val="center"/>
              <w:rPr>
                <w:rFonts w:ascii="宋体" w:hAnsi="宋体"/>
                <w:b/>
                <w:sz w:val="24"/>
              </w:rPr>
            </w:pPr>
            <w:r>
              <w:rPr>
                <w:noProof/>
              </w:rPr>
              <mc:AlternateContent>
                <mc:Choice Requires="wps">
                  <w:drawing>
                    <wp:anchor distT="4294967295" distB="4294967295" distL="114300" distR="114300" simplePos="0" relativeHeight="251657216" behindDoc="0" locked="0" layoutInCell="1" allowOverlap="1" wp14:anchorId="183803AB" wp14:editId="35B7A9C5">
                      <wp:simplePos x="0" y="0"/>
                      <wp:positionH relativeFrom="column">
                        <wp:posOffset>-57785</wp:posOffset>
                      </wp:positionH>
                      <wp:positionV relativeFrom="paragraph">
                        <wp:posOffset>317499</wp:posOffset>
                      </wp:positionV>
                      <wp:extent cx="3200400"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3C0953F4" id="直接连接符 3" o:spid="_x0000_s1026" style="position:absolute;left:0;text-align:left;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5pt" to="247.4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"/>
                  </w:pict>
                </mc:Fallback>
              </mc:AlternateContent>
            </w:r>
            <w:r>
              <w:rPr>
                <w:rFonts w:ascii="宋体" w:hAnsi="宋体" w:hint="eastAsia"/>
                <w:sz w:val="32"/>
              </w:rPr>
              <w:t>工程硕士</w:t>
            </w:r>
            <w:r>
              <w:rPr>
                <w:rFonts w:ascii="宋体" w:hAnsi="宋体" w:hint="eastAsia"/>
                <w:sz w:val="32"/>
              </w:rPr>
              <w:t>(</w:t>
            </w:r>
            <w:r>
              <w:rPr>
                <w:rFonts w:hint="eastAsia"/>
                <w:sz w:val="32"/>
              </w:rPr>
              <w:t>软件</w:t>
            </w:r>
            <w:r>
              <w:rPr>
                <w:sz w:val="32"/>
              </w:rPr>
              <w:t>工程</w:t>
            </w:r>
            <w:r>
              <w:rPr>
                <w:rFonts w:hint="eastAsia"/>
                <w:sz w:val="32"/>
              </w:rPr>
              <w:t>方向</w:t>
            </w:r>
            <w:r>
              <w:rPr>
                <w:rFonts w:ascii="宋体" w:hAnsi="宋体" w:hint="eastAsia"/>
                <w:sz w:val="32"/>
              </w:rPr>
              <w:t>)</w:t>
            </w:r>
          </w:p>
        </w:tc>
      </w:tr>
      <w:tr w:rsidR="00543F01" w14:paraId="3377B8AA" w14:textId="77777777" w:rsidTr="00391A25">
        <w:trPr>
          <w:jc w:val="center"/>
        </w:trPr>
        <w:tc>
          <w:tcPr>
            <w:tcW w:w="2599" w:type="dxa"/>
            <w:vAlign w:val="center"/>
          </w:tcPr>
          <w:p w14:paraId="204942FE" w14:textId="77777777" w:rsidR="00543F01" w:rsidRDefault="00543F01" w:rsidP="00391A25">
            <w:pPr>
              <w:rPr>
                <w:rFonts w:ascii="宋体" w:hAnsi="宋体"/>
                <w:b/>
                <w:sz w:val="24"/>
              </w:rPr>
            </w:pPr>
            <w:r>
              <w:rPr>
                <w:rFonts w:ascii="宋体" w:hAnsi="宋体" w:hint="eastAsia"/>
                <w:b/>
                <w:sz w:val="32"/>
              </w:rPr>
              <w:t>研究方向</w:t>
            </w:r>
          </w:p>
        </w:tc>
        <w:tc>
          <w:tcPr>
            <w:tcW w:w="5268" w:type="dxa"/>
            <w:vAlign w:val="center"/>
          </w:tcPr>
          <w:p w14:paraId="359BC23F" w14:textId="536C21F3" w:rsidR="00543F01" w:rsidRDefault="00543F01" w:rsidP="00391A25">
            <w:pPr>
              <w:ind w:left="1"/>
              <w:jc w:val="center"/>
              <w:rPr>
                <w:rFonts w:ascii="宋体" w:hAnsi="宋体"/>
                <w:b/>
                <w:sz w:val="24"/>
              </w:rPr>
            </w:pPr>
            <w:r>
              <w:rPr>
                <w:noProof/>
              </w:rPr>
              <mc:AlternateContent>
                <mc:Choice Requires="wps">
                  <w:drawing>
                    <wp:anchor distT="4294967295" distB="4294967295" distL="114300" distR="114300" simplePos="0" relativeHeight="251658240" behindDoc="0" locked="0" layoutInCell="1" allowOverlap="1" wp14:anchorId="37F17DA1" wp14:editId="61F8AF20">
                      <wp:simplePos x="0" y="0"/>
                      <wp:positionH relativeFrom="column">
                        <wp:posOffset>-57785</wp:posOffset>
                      </wp:positionH>
                      <wp:positionV relativeFrom="paragraph">
                        <wp:posOffset>316229</wp:posOffset>
                      </wp:positionV>
                      <wp:extent cx="3200400" cy="0"/>
                      <wp:effectExtent l="0" t="0" r="0" b="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1AB91459" id="直接连接符 2" o:spid="_x0000_s1026" style="position:absolute;left:0;text-align:left;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55pt,24.9pt" to="247.45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"/>
                  </w:pict>
                </mc:Fallback>
              </mc:AlternateContent>
            </w:r>
            <w:r>
              <w:rPr>
                <w:rFonts w:ascii="宋体" w:hAnsi="宋体" w:hint="eastAsia"/>
                <w:sz w:val="32"/>
              </w:rPr>
              <w:t>软件工程</w:t>
            </w:r>
          </w:p>
        </w:tc>
      </w:tr>
      <w:tr w:rsidR="00543F01" w14:paraId="3384F297" w14:textId="77777777" w:rsidTr="00391A25">
        <w:trPr>
          <w:jc w:val="center"/>
        </w:trPr>
        <w:tc>
          <w:tcPr>
            <w:tcW w:w="2599" w:type="dxa"/>
            <w:vAlign w:val="center"/>
          </w:tcPr>
          <w:p w14:paraId="12F41A11" w14:textId="77777777" w:rsidR="00543F01" w:rsidRDefault="00543F01" w:rsidP="00391A25">
            <w:pPr>
              <w:rPr>
                <w:rFonts w:ascii="宋体" w:hAnsi="宋体"/>
                <w:b/>
                <w:sz w:val="24"/>
              </w:rPr>
            </w:pPr>
            <w:r>
              <w:rPr>
                <w:rFonts w:ascii="宋体" w:hAnsi="宋体" w:hint="eastAsia"/>
                <w:b/>
                <w:sz w:val="32"/>
              </w:rPr>
              <w:t>指导教师</w:t>
            </w:r>
          </w:p>
        </w:tc>
        <w:tc>
          <w:tcPr>
            <w:tcW w:w="5268" w:type="dxa"/>
            <w:vAlign w:val="center"/>
          </w:tcPr>
          <w:p w14:paraId="3998BC84" w14:textId="072C7670" w:rsidR="00543F01" w:rsidRDefault="00C44721" w:rsidP="00391A25">
            <w:pPr>
              <w:ind w:left="1"/>
              <w:jc w:val="center"/>
              <w:rPr>
                <w:rFonts w:ascii="宋体" w:hAnsi="宋体"/>
                <w:sz w:val="32"/>
              </w:rPr>
            </w:pPr>
            <w:r>
              <w:rPr>
                <w:rFonts w:ascii="宋体" w:hAnsi="宋体" w:hint="eastAsia"/>
                <w:sz w:val="32"/>
              </w:rPr>
              <w:t>王金庆</w:t>
            </w:r>
            <w:r w:rsidR="00543F01">
              <w:rPr>
                <w:noProof/>
              </w:rPr>
              <mc:AlternateContent>
                <mc:Choice Requires="wps">
                  <w:drawing>
                    <wp:anchor distT="4294967295" distB="4294967295" distL="114300" distR="114300" simplePos="0" relativeHeight="251659264" behindDoc="0" locked="0" layoutInCell="1" allowOverlap="1" wp14:anchorId="466D6068" wp14:editId="1C63402F">
                      <wp:simplePos x="0" y="0"/>
                      <wp:positionH relativeFrom="column">
                        <wp:posOffset>-66040</wp:posOffset>
                      </wp:positionH>
                      <wp:positionV relativeFrom="paragraph">
                        <wp:posOffset>323214</wp:posOffset>
                      </wp:positionV>
                      <wp:extent cx="3200400" cy="0"/>
                      <wp:effectExtent l="0" t="0" r="0" b="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0E6E3E25" id="直接连接符 1" o:spid="_x0000_s1026" style="position:absolute;left:0;text-align:left;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pt,25.45pt" to="246.8pt,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"/>
                  </w:pict>
                </mc:Fallback>
              </mc:AlternateContent>
            </w:r>
            <w:r>
              <w:rPr>
                <w:rFonts w:ascii="宋体" w:hAnsi="宋体"/>
                <w:sz w:val="32"/>
              </w:rPr>
              <w:t xml:space="preserve"> </w:t>
            </w:r>
            <w:r>
              <w:rPr>
                <w:rFonts w:ascii="宋体" w:hAnsi="宋体" w:hint="eastAsia"/>
                <w:sz w:val="32"/>
              </w:rPr>
              <w:t>高级工程师</w:t>
            </w:r>
          </w:p>
        </w:tc>
      </w:tr>
    </w:tbl>
    <w:p w14:paraId="0E5B4E25" w14:textId="77777777" w:rsidR="00543F01" w:rsidRDefault="00543F01" w:rsidP="00543F01">
      <w:pPr>
        <w:rPr>
          <w:sz w:val="24"/>
        </w:rPr>
      </w:pPr>
    </w:p>
    <w:p w14:paraId="5FD19943" w14:textId="77777777" w:rsidR="00543F01" w:rsidRDefault="00543F01" w:rsidP="00543F01">
      <w:pPr>
        <w:rPr>
          <w:sz w:val="24"/>
        </w:rPr>
      </w:pPr>
    </w:p>
    <w:p w14:paraId="06F1858C" w14:textId="77777777" w:rsidR="00543F01" w:rsidRDefault="00543F01" w:rsidP="00543F01">
      <w:pPr>
        <w:rPr>
          <w:sz w:val="24"/>
        </w:rPr>
      </w:pPr>
    </w:p>
    <w:p w14:paraId="7A9CF60A" w14:textId="77777777" w:rsidR="00543F01" w:rsidRDefault="00543F01" w:rsidP="00543F01">
      <w:pPr>
        <w:rPr>
          <w:sz w:val="24"/>
        </w:rPr>
      </w:pPr>
    </w:p>
    <w:p w14:paraId="7297E7F3" w14:textId="77777777" w:rsidR="00543F01" w:rsidRDefault="00543F01" w:rsidP="00543F01">
      <w:pPr>
        <w:rPr>
          <w:sz w:val="24"/>
        </w:rPr>
      </w:pPr>
    </w:p>
    <w:p w14:paraId="48AA3B1B" w14:textId="77777777" w:rsidR="00543F01" w:rsidRPr="0093255C" w:rsidRDefault="00543F01" w:rsidP="00543F01">
      <w:pPr>
        <w:jc w:val="center"/>
        <w:rPr>
          <w:rFonts w:eastAsia="楷体_GB2312"/>
          <w:b/>
          <w:sz w:val="28"/>
          <w:szCs w:val="28"/>
        </w:rPr>
      </w:pPr>
      <w:r>
        <w:rPr>
          <w:rFonts w:eastAsia="楷体_GB2312"/>
          <w:b/>
          <w:sz w:val="28"/>
          <w:szCs w:val="28"/>
        </w:rPr>
        <w:t xml:space="preserve">      </w:t>
      </w:r>
      <w:r w:rsidRPr="0093255C">
        <w:rPr>
          <w:rFonts w:eastAsia="楷体_GB2312"/>
          <w:b/>
          <w:sz w:val="28"/>
          <w:szCs w:val="28"/>
        </w:rPr>
        <w:t xml:space="preserve">2019 </w:t>
      </w:r>
      <w:r w:rsidRPr="0093255C">
        <w:rPr>
          <w:rFonts w:eastAsia="楷体_GB2312"/>
          <w:b/>
          <w:sz w:val="28"/>
          <w:szCs w:val="28"/>
        </w:rPr>
        <w:t>年</w:t>
      </w:r>
      <w:r w:rsidRPr="0093255C">
        <w:rPr>
          <w:b/>
          <w:sz w:val="28"/>
          <w:szCs w:val="28"/>
        </w:rPr>
        <w:t xml:space="preserve">  </w:t>
      </w:r>
      <w:r>
        <w:rPr>
          <w:b/>
          <w:sz w:val="28"/>
          <w:szCs w:val="28"/>
        </w:rPr>
        <w:t>4</w:t>
      </w:r>
      <w:r w:rsidRPr="0093255C">
        <w:rPr>
          <w:b/>
          <w:sz w:val="28"/>
          <w:szCs w:val="28"/>
        </w:rPr>
        <w:t xml:space="preserve"> </w:t>
      </w:r>
      <w:r w:rsidRPr="0093255C">
        <w:rPr>
          <w:rFonts w:eastAsia="楷体_GB2312"/>
          <w:b/>
          <w:sz w:val="28"/>
          <w:szCs w:val="28"/>
        </w:rPr>
        <w:t>月</w:t>
      </w:r>
      <w:r w:rsidRPr="0093255C">
        <w:rPr>
          <w:b/>
          <w:sz w:val="28"/>
          <w:szCs w:val="28"/>
        </w:rPr>
        <w:t xml:space="preserve">   </w:t>
      </w:r>
      <w:r w:rsidRPr="0093255C">
        <w:rPr>
          <w:rFonts w:eastAsia="楷体_GB2312"/>
          <w:b/>
          <w:sz w:val="28"/>
          <w:szCs w:val="28"/>
        </w:rPr>
        <w:t>日</w:t>
      </w:r>
    </w:p>
    <w:p w14:paraId="45AA4EF4" w14:textId="77777777" w:rsidR="00543F01" w:rsidRDefault="00543F01" w:rsidP="00543F01">
      <w:r>
        <w:rPr>
          <w:rFonts w:eastAsia="楷体_GB2312"/>
          <w:b/>
          <w:sz w:val="28"/>
        </w:rPr>
        <w:lastRenderedPageBreak/>
        <w:br w:type="page"/>
      </w:r>
    </w:p>
    <w:p w14:paraId="31A3BFCE" w14:textId="77777777" w:rsidR="00543F01" w:rsidRDefault="00543F01" w:rsidP="00543F01"/>
    <w:p w14:paraId="72022184" w14:textId="77777777" w:rsidR="00543F01" w:rsidRDefault="00543F01" w:rsidP="00543F01"/>
    <w:p w14:paraId="56CCC36E" w14:textId="77777777" w:rsidR="00543F01" w:rsidRDefault="00543F01" w:rsidP="00543F01"/>
    <w:p w14:paraId="0872442E" w14:textId="77777777" w:rsidR="00543F01" w:rsidRDefault="00543F01" w:rsidP="00543F01"/>
    <w:p w14:paraId="22AE5DCC" w14:textId="77777777" w:rsidR="00543F01" w:rsidRDefault="00543F01" w:rsidP="00543F01"/>
    <w:p w14:paraId="165120B8" w14:textId="77777777" w:rsidR="00543F01" w:rsidRDefault="00543F01" w:rsidP="00543F01"/>
    <w:p w14:paraId="416102DE" w14:textId="77777777" w:rsidR="00543F01" w:rsidRDefault="00543F01" w:rsidP="00543F01"/>
    <w:p w14:paraId="41B7D830" w14:textId="77777777" w:rsidR="00543F01" w:rsidRDefault="00543F01" w:rsidP="00543F01"/>
    <w:p w14:paraId="44ED8599" w14:textId="77777777" w:rsidR="00543F01" w:rsidRDefault="00543F01" w:rsidP="00543F01"/>
    <w:p w14:paraId="672B2874" w14:textId="77777777" w:rsidR="00543F01" w:rsidRDefault="00543F01" w:rsidP="00543F01"/>
    <w:p w14:paraId="7DBBDD3A" w14:textId="77777777" w:rsidR="00543F01" w:rsidRDefault="00543F01" w:rsidP="00543F01"/>
    <w:p w14:paraId="2B22FA46" w14:textId="77777777" w:rsidR="00543F01" w:rsidRDefault="00543F01" w:rsidP="00543F01"/>
    <w:p w14:paraId="77E8212C" w14:textId="77777777" w:rsidR="00543F01" w:rsidRDefault="00543F01" w:rsidP="00543F01"/>
    <w:p w14:paraId="1F4D9BB5" w14:textId="77777777" w:rsidR="00543F01" w:rsidRDefault="00543F01" w:rsidP="00543F01"/>
    <w:p w14:paraId="7F5B3901" w14:textId="77777777" w:rsidR="00543F01" w:rsidRDefault="00543F01" w:rsidP="00543F01"/>
    <w:p w14:paraId="69A6DBCA" w14:textId="77777777" w:rsidR="00543F01" w:rsidRDefault="00543F01" w:rsidP="00543F01"/>
    <w:p w14:paraId="414ABB1C" w14:textId="77777777" w:rsidR="00543F01" w:rsidRDefault="00543F01" w:rsidP="00543F01"/>
    <w:p w14:paraId="6AF8FC22" w14:textId="77777777" w:rsidR="00543F01" w:rsidRDefault="00543F01" w:rsidP="00543F01"/>
    <w:p w14:paraId="6CED91D2" w14:textId="77777777" w:rsidR="00543F01" w:rsidRDefault="00543F01" w:rsidP="00543F01"/>
    <w:p w14:paraId="71000DA9" w14:textId="77777777" w:rsidR="00543F01" w:rsidRDefault="00543F01" w:rsidP="00543F01"/>
    <w:p w14:paraId="2A190DA6" w14:textId="77777777" w:rsidR="00543F01" w:rsidRDefault="00543F01" w:rsidP="00543F01"/>
    <w:p w14:paraId="1E2D5985" w14:textId="77777777" w:rsidR="00543F01" w:rsidRDefault="00543F01" w:rsidP="00543F01"/>
    <w:p w14:paraId="4CD01058" w14:textId="77777777" w:rsidR="00543F01" w:rsidRDefault="00543F01" w:rsidP="00543F01"/>
    <w:p w14:paraId="650FCF51" w14:textId="77777777" w:rsidR="00543F01" w:rsidRDefault="00543F01" w:rsidP="00543F01"/>
    <w:p w14:paraId="2A913DFA" w14:textId="77777777" w:rsidR="00543F01" w:rsidRDefault="00543F01" w:rsidP="00543F01"/>
    <w:p w14:paraId="21037AB6" w14:textId="77777777" w:rsidR="00543F01" w:rsidRDefault="00543F01" w:rsidP="00543F01"/>
    <w:p w14:paraId="1D875842" w14:textId="77777777" w:rsidR="00543F01" w:rsidRDefault="00543F01" w:rsidP="00543F01"/>
    <w:p w14:paraId="6C51A208" w14:textId="77777777" w:rsidR="00543F01" w:rsidRDefault="00543F01" w:rsidP="00543F01"/>
    <w:p w14:paraId="12C206BE" w14:textId="77777777" w:rsidR="00543F01" w:rsidRDefault="00543F01" w:rsidP="00543F01"/>
    <w:p w14:paraId="388967FD" w14:textId="77777777" w:rsidR="00543F01" w:rsidRDefault="00543F01" w:rsidP="00543F01"/>
    <w:p w14:paraId="0A671AE6" w14:textId="77777777" w:rsidR="00543F01" w:rsidRDefault="00543F01" w:rsidP="00543F01"/>
    <w:p w14:paraId="307F8FB2" w14:textId="77777777" w:rsidR="00543F01" w:rsidRDefault="00543F01" w:rsidP="00543F01"/>
    <w:p w14:paraId="28B8649A" w14:textId="77777777" w:rsidR="00543F01" w:rsidRDefault="00543F01" w:rsidP="00543F01"/>
    <w:p w14:paraId="44F81F9E" w14:textId="77777777" w:rsidR="00543F01" w:rsidRDefault="00543F01" w:rsidP="00543F01"/>
    <w:p w14:paraId="7DE1C8A9" w14:textId="77777777" w:rsidR="00543F01" w:rsidRDefault="00543F01" w:rsidP="00543F01"/>
    <w:p w14:paraId="59DBFA8C" w14:textId="77777777" w:rsidR="00543F01" w:rsidRDefault="00543F01" w:rsidP="00543F01"/>
    <w:p w14:paraId="6727B023" w14:textId="0E722D71" w:rsidR="00543F01" w:rsidRDefault="00543F01" w:rsidP="00543F01">
      <w:pPr>
        <w:rPr>
          <w:b/>
          <w:sz w:val="30"/>
        </w:rPr>
      </w:pPr>
      <w:r>
        <w:rPr>
          <w:rFonts w:hAnsi="宋体"/>
          <w:b/>
          <w:sz w:val="30"/>
        </w:rPr>
        <w:t>学</w:t>
      </w:r>
      <w:r>
        <w:rPr>
          <w:b/>
          <w:sz w:val="30"/>
        </w:rPr>
        <w:t xml:space="preserve">        </w:t>
      </w:r>
      <w:r>
        <w:rPr>
          <w:rFonts w:hAnsi="宋体"/>
          <w:b/>
          <w:sz w:val="30"/>
        </w:rPr>
        <w:t>号：</w:t>
      </w:r>
      <w:r>
        <w:rPr>
          <w:b/>
          <w:sz w:val="30"/>
        </w:rPr>
        <w:t xml:space="preserve"> M</w:t>
      </w:r>
      <w:r>
        <w:rPr>
          <w:rFonts w:hint="eastAsia"/>
          <w:b/>
          <w:sz w:val="30"/>
        </w:rPr>
        <w:t>F</w:t>
      </w:r>
      <w:r>
        <w:rPr>
          <w:b/>
          <w:sz w:val="30"/>
        </w:rPr>
        <w:t>1</w:t>
      </w:r>
      <w:r w:rsidR="00C44721">
        <w:rPr>
          <w:rFonts w:hint="eastAsia"/>
          <w:b/>
          <w:sz w:val="30"/>
        </w:rPr>
        <w:t>832073</w:t>
      </w:r>
    </w:p>
    <w:p w14:paraId="789D2267" w14:textId="6F5FA210" w:rsidR="00543F01" w:rsidRDefault="00543F01" w:rsidP="00543F01">
      <w:pPr>
        <w:rPr>
          <w:b/>
          <w:sz w:val="30"/>
        </w:rPr>
      </w:pPr>
      <w:r>
        <w:rPr>
          <w:rFonts w:hAnsi="宋体"/>
          <w:b/>
          <w:sz w:val="30"/>
        </w:rPr>
        <w:t>论文答辩日期：</w:t>
      </w:r>
      <w:r>
        <w:rPr>
          <w:b/>
          <w:sz w:val="30"/>
        </w:rPr>
        <w:t xml:space="preserve">    20</w:t>
      </w:r>
      <w:r w:rsidR="00C44721">
        <w:rPr>
          <w:rFonts w:hint="eastAsia"/>
          <w:b/>
          <w:sz w:val="30"/>
        </w:rPr>
        <w:t>20</w:t>
      </w:r>
      <w:r>
        <w:rPr>
          <w:b/>
          <w:sz w:val="30"/>
        </w:rPr>
        <w:t xml:space="preserve"> </w:t>
      </w:r>
      <w:r>
        <w:rPr>
          <w:rFonts w:hAnsi="宋体"/>
          <w:b/>
          <w:sz w:val="30"/>
        </w:rPr>
        <w:t>年</w:t>
      </w:r>
      <w:r>
        <w:rPr>
          <w:b/>
          <w:sz w:val="30"/>
        </w:rPr>
        <w:t xml:space="preserve">  </w:t>
      </w:r>
      <w:r>
        <w:rPr>
          <w:rFonts w:hAnsi="宋体"/>
          <w:b/>
          <w:sz w:val="30"/>
        </w:rPr>
        <w:t>月</w:t>
      </w:r>
      <w:r>
        <w:rPr>
          <w:b/>
          <w:sz w:val="30"/>
        </w:rPr>
        <w:t xml:space="preserve">  </w:t>
      </w:r>
      <w:r>
        <w:rPr>
          <w:rFonts w:hAnsi="宋体"/>
          <w:b/>
          <w:sz w:val="30"/>
        </w:rPr>
        <w:t>日</w:t>
      </w:r>
    </w:p>
    <w:p w14:paraId="3F3DB4A4" w14:textId="77777777" w:rsidR="00543F01" w:rsidRDefault="00543F01" w:rsidP="00543F01">
      <w:pPr>
        <w:rPr>
          <w:b/>
          <w:sz w:val="30"/>
        </w:rPr>
      </w:pPr>
      <w:r>
        <w:rPr>
          <w:rFonts w:hAnsi="宋体"/>
          <w:b/>
          <w:sz w:val="30"/>
        </w:rPr>
        <w:t>指</w:t>
      </w:r>
      <w:r>
        <w:rPr>
          <w:b/>
          <w:sz w:val="30"/>
        </w:rPr>
        <w:t xml:space="preserve"> </w:t>
      </w:r>
      <w:r>
        <w:rPr>
          <w:rFonts w:hAnsi="宋体"/>
          <w:b/>
          <w:sz w:val="30"/>
        </w:rPr>
        <w:t>导</w:t>
      </w:r>
      <w:r>
        <w:rPr>
          <w:b/>
          <w:sz w:val="30"/>
        </w:rPr>
        <w:t xml:space="preserve"> </w:t>
      </w:r>
      <w:r>
        <w:rPr>
          <w:rFonts w:hAnsi="宋体"/>
          <w:b/>
          <w:sz w:val="30"/>
        </w:rPr>
        <w:t>教</w:t>
      </w:r>
      <w:r>
        <w:rPr>
          <w:b/>
          <w:sz w:val="30"/>
        </w:rPr>
        <w:t xml:space="preserve"> </w:t>
      </w:r>
      <w:r>
        <w:rPr>
          <w:rFonts w:hAnsi="宋体"/>
          <w:b/>
          <w:sz w:val="30"/>
        </w:rPr>
        <w:t>师：</w:t>
      </w:r>
      <w:r>
        <w:rPr>
          <w:b/>
          <w:sz w:val="30"/>
        </w:rPr>
        <w:t xml:space="preserve">                     </w:t>
      </w:r>
      <w:r>
        <w:rPr>
          <w:rFonts w:hAnsi="宋体"/>
          <w:b/>
          <w:sz w:val="30"/>
        </w:rPr>
        <w:t>（签字）</w:t>
      </w:r>
    </w:p>
    <w:p w14:paraId="3D47CEB8" w14:textId="77777777" w:rsidR="00543F01" w:rsidRDefault="00543F01" w:rsidP="00543F01">
      <w:pPr>
        <w:rPr>
          <w:rFonts w:ascii="宋体" w:hAnsi="宋体"/>
          <w:b/>
          <w:sz w:val="32"/>
          <w:szCs w:val="32"/>
        </w:rPr>
      </w:pPr>
      <w:r>
        <w:rPr>
          <w:rFonts w:eastAsia="楷体_GB2312"/>
          <w:b/>
          <w:sz w:val="32"/>
          <w:szCs w:val="32"/>
        </w:rPr>
        <w:br w:type="page"/>
      </w:r>
    </w:p>
    <w:p w14:paraId="06D24C34" w14:textId="77777777" w:rsidR="00543F01" w:rsidRDefault="00543F01" w:rsidP="00543F01">
      <w:pPr>
        <w:rPr>
          <w:rFonts w:ascii="宋体" w:hAnsi="宋体"/>
          <w:b/>
          <w:sz w:val="32"/>
          <w:szCs w:val="32"/>
        </w:rPr>
      </w:pPr>
    </w:p>
    <w:p w14:paraId="4CC214D2" w14:textId="77777777" w:rsidR="00543F01" w:rsidRDefault="00543F01" w:rsidP="00543F01">
      <w:pPr>
        <w:rPr>
          <w:rFonts w:ascii="宋体" w:hAnsi="宋体"/>
          <w:b/>
          <w:sz w:val="32"/>
          <w:szCs w:val="32"/>
        </w:rPr>
      </w:pPr>
    </w:p>
    <w:p w14:paraId="52CD2616" w14:textId="44921AC6" w:rsidR="00C44721" w:rsidRDefault="00C44721" w:rsidP="00543F01">
      <w:pPr>
        <w:jc w:val="center"/>
        <w:rPr>
          <w:rFonts w:ascii="宋体" w:hAnsi="宋体"/>
          <w:b/>
          <w:sz w:val="44"/>
          <w:szCs w:val="44"/>
        </w:rPr>
      </w:pPr>
      <w:del w:id="20" w:author="wjq" w:date="2020-03-27T09:48:00Z">
        <w:r w:rsidDel="006D3923">
          <w:rPr>
            <w:rFonts w:ascii="宋体" w:hAnsi="宋体" w:hint="eastAsia"/>
            <w:b/>
            <w:sz w:val="44"/>
            <w:szCs w:val="44"/>
          </w:rPr>
          <w:delText>饿了么</w:delText>
        </w:r>
      </w:del>
      <w:r w:rsidR="009C7C7C">
        <w:rPr>
          <w:rFonts w:ascii="宋体" w:hAnsi="宋体" w:hint="eastAsia"/>
          <w:b/>
          <w:sz w:val="44"/>
          <w:szCs w:val="44"/>
        </w:rPr>
        <w:t>履约超时管理平台</w:t>
      </w:r>
      <w:r>
        <w:rPr>
          <w:rFonts w:ascii="宋体" w:hAnsi="宋体" w:hint="eastAsia"/>
          <w:b/>
          <w:sz w:val="44"/>
          <w:szCs w:val="44"/>
        </w:rPr>
        <w:t>的</w:t>
      </w:r>
    </w:p>
    <w:p w14:paraId="097A0AC6" w14:textId="662C768E" w:rsidR="00543F01" w:rsidRDefault="00C44721" w:rsidP="00543F01">
      <w:pPr>
        <w:jc w:val="center"/>
        <w:rPr>
          <w:rFonts w:ascii="宋体" w:hAnsi="宋体"/>
          <w:b/>
          <w:sz w:val="44"/>
          <w:szCs w:val="44"/>
        </w:rPr>
      </w:pPr>
      <w:r>
        <w:rPr>
          <w:rFonts w:ascii="宋体" w:hAnsi="宋体" w:hint="eastAsia"/>
          <w:b/>
          <w:sz w:val="44"/>
          <w:szCs w:val="44"/>
        </w:rPr>
        <w:t>设计与实现</w:t>
      </w:r>
    </w:p>
    <w:p w14:paraId="29FC006F" w14:textId="77777777" w:rsidR="00543F01" w:rsidRDefault="00543F01" w:rsidP="00543F01">
      <w:pPr>
        <w:rPr>
          <w:rFonts w:ascii="宋体" w:hAnsi="宋体"/>
          <w:b/>
          <w:sz w:val="30"/>
        </w:rPr>
      </w:pPr>
    </w:p>
    <w:p w14:paraId="43A96622" w14:textId="77777777" w:rsidR="00543F01" w:rsidRDefault="00543F01" w:rsidP="00543F01">
      <w:pPr>
        <w:rPr>
          <w:rFonts w:ascii="宋体" w:hAnsi="宋体"/>
          <w:b/>
          <w:sz w:val="30"/>
        </w:rPr>
      </w:pPr>
    </w:p>
    <w:tbl>
      <w:tblPr>
        <w:tblW w:w="0" w:type="dxa"/>
        <w:jc w:val="center"/>
        <w:tblLayout w:type="fixed"/>
        <w:tblLook w:val="0000" w:firstRow="0" w:lastRow="0" w:firstColumn="0" w:lastColumn="0" w:noHBand="0" w:noVBand="0"/>
      </w:tblPr>
      <w:tblGrid>
        <w:gridCol w:w="1633"/>
        <w:gridCol w:w="4690"/>
      </w:tblGrid>
      <w:tr w:rsidR="00543F01" w14:paraId="16775CCF" w14:textId="77777777" w:rsidTr="00391A25">
        <w:trPr>
          <w:jc w:val="center"/>
        </w:trPr>
        <w:tc>
          <w:tcPr>
            <w:tcW w:w="1633" w:type="dxa"/>
          </w:tcPr>
          <w:p w14:paraId="54C00EF3" w14:textId="77777777" w:rsidR="00543F01" w:rsidRDefault="00543F01" w:rsidP="00391A25">
            <w:pPr>
              <w:ind w:left="1"/>
              <w:jc w:val="center"/>
              <w:rPr>
                <w:rFonts w:ascii="宋体" w:hAnsi="宋体"/>
                <w:b/>
                <w:sz w:val="30"/>
              </w:rPr>
            </w:pPr>
            <w:r>
              <w:rPr>
                <w:rFonts w:ascii="宋体" w:hAnsi="宋体" w:hint="eastAsia"/>
                <w:b/>
                <w:sz w:val="30"/>
              </w:rPr>
              <w:t>作</w:t>
            </w:r>
            <w:r>
              <w:rPr>
                <w:rFonts w:ascii="宋体" w:hAnsi="宋体" w:hint="eastAsia"/>
                <w:b/>
                <w:sz w:val="30"/>
              </w:rPr>
              <w:t xml:space="preserve">    </w:t>
            </w:r>
            <w:r>
              <w:rPr>
                <w:rFonts w:ascii="宋体" w:hAnsi="宋体" w:hint="eastAsia"/>
                <w:b/>
                <w:sz w:val="30"/>
              </w:rPr>
              <w:t>者</w:t>
            </w:r>
            <w:r>
              <w:rPr>
                <w:rFonts w:ascii="宋体" w:hAnsi="宋体" w:hint="eastAsia"/>
                <w:b/>
                <w:sz w:val="30"/>
              </w:rPr>
              <w:t>:</w:t>
            </w:r>
          </w:p>
        </w:tc>
        <w:tc>
          <w:tcPr>
            <w:tcW w:w="4690" w:type="dxa"/>
          </w:tcPr>
          <w:p w14:paraId="670A6FFE" w14:textId="4D019327" w:rsidR="00543F01" w:rsidRDefault="00C44721" w:rsidP="00391A25">
            <w:pPr>
              <w:jc w:val="center"/>
              <w:rPr>
                <w:rFonts w:ascii="宋体" w:hAnsi="宋体"/>
                <w:b/>
                <w:sz w:val="30"/>
              </w:rPr>
            </w:pPr>
            <w:r>
              <w:rPr>
                <w:rFonts w:ascii="宋体" w:hAnsi="宋体" w:hint="eastAsia"/>
                <w:b/>
                <w:sz w:val="30"/>
              </w:rPr>
              <w:t>金思晔</w:t>
            </w:r>
          </w:p>
        </w:tc>
      </w:tr>
      <w:tr w:rsidR="00543F01" w14:paraId="1C3F9AF0" w14:textId="77777777" w:rsidTr="00391A25">
        <w:trPr>
          <w:jc w:val="center"/>
        </w:trPr>
        <w:tc>
          <w:tcPr>
            <w:tcW w:w="1633" w:type="dxa"/>
          </w:tcPr>
          <w:p w14:paraId="7C303C80" w14:textId="77777777" w:rsidR="00543F01" w:rsidRDefault="00543F01" w:rsidP="00391A25">
            <w:pPr>
              <w:pStyle w:val="aa"/>
              <w:ind w:left="1"/>
              <w:rPr>
                <w:rFonts w:ascii="宋体" w:eastAsia="宋体" w:hAnsi="宋体"/>
              </w:rPr>
            </w:pPr>
            <w:r>
              <w:rPr>
                <w:rFonts w:ascii="宋体" w:eastAsia="宋体" w:hAnsi="宋体" w:hint="eastAsia"/>
              </w:rPr>
              <w:t>指导教师:</w:t>
            </w:r>
          </w:p>
        </w:tc>
        <w:tc>
          <w:tcPr>
            <w:tcW w:w="4690" w:type="dxa"/>
          </w:tcPr>
          <w:p w14:paraId="618DE964" w14:textId="24AD7E2A" w:rsidR="00543F01" w:rsidRDefault="00C44721" w:rsidP="00391A25">
            <w:pPr>
              <w:ind w:leftChars="-15" w:left="-31"/>
              <w:jc w:val="center"/>
              <w:rPr>
                <w:rFonts w:ascii="宋体" w:hAnsi="宋体"/>
                <w:b/>
                <w:sz w:val="30"/>
              </w:rPr>
            </w:pPr>
            <w:r w:rsidRPr="00B0742B">
              <w:rPr>
                <w:rFonts w:eastAsia="楷体_GB2312" w:hint="eastAsia"/>
                <w:b/>
                <w:sz w:val="30"/>
              </w:rPr>
              <w:t>王金庆　高级工程师</w:t>
            </w:r>
            <w:r w:rsidR="00543F01">
              <w:rPr>
                <w:rFonts w:ascii="宋体" w:hAnsi="宋体" w:hint="eastAsia"/>
                <w:b/>
                <w:sz w:val="30"/>
              </w:rPr>
              <w:t xml:space="preserve">　</w:t>
            </w:r>
          </w:p>
        </w:tc>
      </w:tr>
    </w:tbl>
    <w:p w14:paraId="4F27BB75" w14:textId="77777777" w:rsidR="00543F01" w:rsidRDefault="00543F01" w:rsidP="00543F01">
      <w:pPr>
        <w:rPr>
          <w:rFonts w:ascii="宋体" w:hAnsi="宋体"/>
          <w:b/>
          <w:sz w:val="30"/>
        </w:rPr>
      </w:pPr>
    </w:p>
    <w:p w14:paraId="424F6247" w14:textId="77777777" w:rsidR="00543F01" w:rsidRDefault="00543F01" w:rsidP="00543F01">
      <w:pPr>
        <w:rPr>
          <w:rFonts w:ascii="宋体" w:hAnsi="宋体"/>
          <w:b/>
          <w:sz w:val="30"/>
        </w:rPr>
      </w:pPr>
    </w:p>
    <w:p w14:paraId="7A7A1169"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2E2D6038" w14:textId="77777777" w:rsidTr="00391A25">
        <w:trPr>
          <w:jc w:val="center"/>
        </w:trPr>
        <w:tc>
          <w:tcPr>
            <w:tcW w:w="3960" w:type="dxa"/>
          </w:tcPr>
          <w:p w14:paraId="37FADE42" w14:textId="77777777" w:rsidR="00543F01" w:rsidRDefault="00543F01" w:rsidP="00391A25">
            <w:pPr>
              <w:ind w:left="1"/>
              <w:jc w:val="center"/>
              <w:rPr>
                <w:rFonts w:ascii="宋体" w:hAnsi="宋体"/>
                <w:b/>
                <w:sz w:val="30"/>
              </w:rPr>
            </w:pPr>
            <w:r>
              <w:rPr>
                <w:rFonts w:ascii="宋体" w:hAnsi="宋体" w:hint="eastAsia"/>
                <w:b/>
                <w:sz w:val="30"/>
              </w:rPr>
              <w:t>南京大学研究生毕业论文</w:t>
            </w:r>
          </w:p>
        </w:tc>
      </w:tr>
      <w:tr w:rsidR="00543F01" w14:paraId="7AE45E37" w14:textId="77777777" w:rsidTr="00391A25">
        <w:trPr>
          <w:jc w:val="center"/>
        </w:trPr>
        <w:tc>
          <w:tcPr>
            <w:tcW w:w="3960" w:type="dxa"/>
          </w:tcPr>
          <w:p w14:paraId="1DD120CF" w14:textId="77777777" w:rsidR="00543F01" w:rsidRDefault="00543F01" w:rsidP="00391A25">
            <w:pPr>
              <w:ind w:left="1" w:hanging="1"/>
              <w:jc w:val="center"/>
              <w:rPr>
                <w:rFonts w:ascii="宋体" w:hAnsi="宋体"/>
                <w:b/>
                <w:sz w:val="30"/>
              </w:rPr>
            </w:pPr>
            <w:r>
              <w:rPr>
                <w:rFonts w:ascii="宋体" w:hAnsi="宋体" w:hint="eastAsia"/>
                <w:b/>
                <w:sz w:val="30"/>
              </w:rPr>
              <w:t>(</w:t>
            </w:r>
            <w:r>
              <w:rPr>
                <w:rFonts w:ascii="宋体" w:hAnsi="宋体" w:hint="eastAsia"/>
                <w:b/>
                <w:sz w:val="30"/>
              </w:rPr>
              <w:t>申请工程硕士学位</w:t>
            </w:r>
            <w:r>
              <w:rPr>
                <w:rFonts w:ascii="宋体" w:hAnsi="宋体" w:hint="eastAsia"/>
                <w:b/>
                <w:sz w:val="30"/>
              </w:rPr>
              <w:t>)</w:t>
            </w:r>
          </w:p>
        </w:tc>
      </w:tr>
    </w:tbl>
    <w:p w14:paraId="25FF6CF4" w14:textId="77777777" w:rsidR="00543F01" w:rsidRDefault="00543F01" w:rsidP="00543F01">
      <w:pPr>
        <w:rPr>
          <w:rFonts w:ascii="宋体" w:hAnsi="宋体"/>
          <w:b/>
          <w:sz w:val="30"/>
        </w:rPr>
      </w:pPr>
    </w:p>
    <w:p w14:paraId="5303819D" w14:textId="77777777" w:rsidR="00543F01" w:rsidRDefault="00543F01" w:rsidP="00543F01">
      <w:pPr>
        <w:rPr>
          <w:rFonts w:ascii="宋体" w:hAnsi="宋体"/>
          <w:b/>
          <w:sz w:val="30"/>
        </w:rPr>
      </w:pPr>
    </w:p>
    <w:p w14:paraId="48904DFC" w14:textId="77777777" w:rsidR="00543F01" w:rsidRDefault="00543F01" w:rsidP="00543F01">
      <w:pPr>
        <w:rPr>
          <w:rFonts w:ascii="宋体" w:hAnsi="宋体"/>
          <w:b/>
          <w:sz w:val="30"/>
        </w:rPr>
      </w:pPr>
    </w:p>
    <w:p w14:paraId="630C903D" w14:textId="77777777" w:rsidR="00543F01" w:rsidRDefault="00543F01" w:rsidP="00543F01">
      <w:pPr>
        <w:rPr>
          <w:rFonts w:ascii="宋体" w:hAnsi="宋体"/>
          <w:b/>
          <w:sz w:val="30"/>
        </w:rPr>
      </w:pPr>
    </w:p>
    <w:tbl>
      <w:tblPr>
        <w:tblW w:w="0" w:type="dxa"/>
        <w:jc w:val="center"/>
        <w:tblBorders>
          <w:insideV w:val="single" w:sz="4" w:space="0" w:color="auto"/>
        </w:tblBorders>
        <w:tblLayout w:type="fixed"/>
        <w:tblLook w:val="0000" w:firstRow="0" w:lastRow="0" w:firstColumn="0" w:lastColumn="0" w:noHBand="0" w:noVBand="0"/>
      </w:tblPr>
      <w:tblGrid>
        <w:gridCol w:w="3960"/>
      </w:tblGrid>
      <w:tr w:rsidR="00543F01" w14:paraId="360CCC92" w14:textId="77777777" w:rsidTr="00391A25">
        <w:trPr>
          <w:jc w:val="center"/>
        </w:trPr>
        <w:tc>
          <w:tcPr>
            <w:tcW w:w="3960" w:type="dxa"/>
          </w:tcPr>
          <w:p w14:paraId="7406703D" w14:textId="77777777" w:rsidR="00543F01" w:rsidRDefault="00543F01" w:rsidP="00391A25">
            <w:pPr>
              <w:ind w:left="1"/>
              <w:jc w:val="center"/>
              <w:rPr>
                <w:rFonts w:ascii="宋体" w:hAnsi="宋体"/>
                <w:b/>
                <w:sz w:val="30"/>
              </w:rPr>
            </w:pPr>
            <w:r>
              <w:rPr>
                <w:rFonts w:ascii="宋体" w:hAnsi="宋体" w:hint="eastAsia"/>
                <w:b/>
                <w:sz w:val="30"/>
              </w:rPr>
              <w:t>南京大学软件学院</w:t>
            </w:r>
          </w:p>
        </w:tc>
      </w:tr>
      <w:tr w:rsidR="00543F01" w14:paraId="347ACE23" w14:textId="77777777" w:rsidTr="00391A25">
        <w:trPr>
          <w:jc w:val="center"/>
        </w:trPr>
        <w:tc>
          <w:tcPr>
            <w:tcW w:w="3960" w:type="dxa"/>
          </w:tcPr>
          <w:p w14:paraId="2410D2FC" w14:textId="77777777" w:rsidR="00543F01" w:rsidRDefault="00543F01" w:rsidP="00391A25">
            <w:pPr>
              <w:ind w:left="1"/>
              <w:jc w:val="center"/>
              <w:rPr>
                <w:b/>
                <w:sz w:val="30"/>
                <w:szCs w:val="30"/>
              </w:rPr>
            </w:pPr>
            <w:r>
              <w:rPr>
                <w:b/>
                <w:sz w:val="30"/>
                <w:szCs w:val="30"/>
              </w:rPr>
              <w:t>2019</w:t>
            </w:r>
            <w:r>
              <w:rPr>
                <w:rFonts w:hAnsi="宋体"/>
                <w:b/>
                <w:sz w:val="30"/>
                <w:szCs w:val="30"/>
              </w:rPr>
              <w:t>年</w:t>
            </w:r>
            <w:r>
              <w:rPr>
                <w:b/>
                <w:sz w:val="30"/>
                <w:szCs w:val="30"/>
              </w:rPr>
              <w:t>4</w:t>
            </w:r>
            <w:r>
              <w:rPr>
                <w:rFonts w:hAnsi="宋体"/>
                <w:b/>
                <w:sz w:val="30"/>
                <w:szCs w:val="30"/>
              </w:rPr>
              <w:t>月</w:t>
            </w:r>
          </w:p>
        </w:tc>
      </w:tr>
    </w:tbl>
    <w:p w14:paraId="6642DE38" w14:textId="77777777" w:rsidR="00543F01" w:rsidRDefault="00543F01" w:rsidP="00543F01">
      <w:pPr>
        <w:rPr>
          <w:rFonts w:eastAsia="楷体_GB2312"/>
          <w:b/>
          <w:sz w:val="30"/>
        </w:rPr>
      </w:pPr>
    </w:p>
    <w:p w14:paraId="2E53EB74" w14:textId="77777777" w:rsidR="00543F01" w:rsidRDefault="00543F01" w:rsidP="00543F01">
      <w:pPr>
        <w:jc w:val="center"/>
        <w:rPr>
          <w:rFonts w:eastAsia="楷体_GB2312"/>
          <w:b/>
          <w:sz w:val="30"/>
        </w:rPr>
      </w:pPr>
      <w:r>
        <w:rPr>
          <w:rFonts w:eastAsia="楷体_GB2312"/>
          <w:b/>
          <w:sz w:val="30"/>
        </w:rPr>
        <w:br w:type="page"/>
      </w:r>
    </w:p>
    <w:p w14:paraId="331CF06D" w14:textId="77777777" w:rsidR="009C7C7C" w:rsidRDefault="00543F01" w:rsidP="00543F01">
      <w:pPr>
        <w:jc w:val="center"/>
        <w:rPr>
          <w:rFonts w:ascii="Arial" w:eastAsia="楷体_GB2312" w:hAnsi="Arial" w:cs="Arial"/>
          <w:b/>
          <w:sz w:val="48"/>
          <w:szCs w:val="48"/>
        </w:rPr>
      </w:pPr>
      <w:r>
        <w:rPr>
          <w:rFonts w:ascii="Arial" w:eastAsia="楷体_GB2312" w:hAnsi="Arial" w:cs="Arial"/>
          <w:b/>
          <w:sz w:val="48"/>
          <w:szCs w:val="48"/>
        </w:rPr>
        <w:lastRenderedPageBreak/>
        <w:t xml:space="preserve">The Design </w:t>
      </w:r>
      <w:r>
        <w:rPr>
          <w:rFonts w:ascii="Arial" w:eastAsia="楷体_GB2312" w:hAnsi="Arial" w:cs="Arial" w:hint="eastAsia"/>
          <w:b/>
          <w:sz w:val="48"/>
          <w:szCs w:val="48"/>
        </w:rPr>
        <w:t>and Implementation of</w:t>
      </w:r>
    </w:p>
    <w:p w14:paraId="647C8433" w14:textId="638F068A" w:rsidR="00543F01" w:rsidRDefault="009C7C7C" w:rsidP="00543F01">
      <w:pPr>
        <w:jc w:val="center"/>
        <w:rPr>
          <w:rFonts w:ascii="Arial" w:eastAsia="楷体_GB2312" w:hAnsi="Arial" w:cs="Arial"/>
          <w:b/>
          <w:sz w:val="48"/>
          <w:szCs w:val="48"/>
        </w:rPr>
      </w:pPr>
      <w:r>
        <w:rPr>
          <w:rFonts w:ascii="Arial" w:eastAsia="楷体_GB2312" w:hAnsi="Arial" w:cs="Arial" w:hint="eastAsia"/>
          <w:b/>
          <w:sz w:val="48"/>
          <w:szCs w:val="48"/>
        </w:rPr>
        <w:t>Performance</w:t>
      </w:r>
      <w:r>
        <w:rPr>
          <w:rFonts w:ascii="Arial" w:eastAsia="楷体_GB2312" w:hAnsi="Arial" w:cs="Arial"/>
          <w:b/>
          <w:sz w:val="48"/>
          <w:szCs w:val="48"/>
        </w:rPr>
        <w:t xml:space="preserve"> Overtime </w:t>
      </w:r>
      <w:r>
        <w:rPr>
          <w:rFonts w:ascii="Arial" w:eastAsia="楷体_GB2312" w:hAnsi="Arial" w:cs="Arial" w:hint="eastAsia"/>
          <w:b/>
          <w:sz w:val="48"/>
          <w:szCs w:val="48"/>
        </w:rPr>
        <w:t>Management</w:t>
      </w:r>
      <w:r w:rsidR="00543F01">
        <w:rPr>
          <w:rFonts w:ascii="Arial" w:eastAsia="楷体_GB2312" w:hAnsi="Arial" w:cs="Arial" w:hint="eastAsia"/>
          <w:b/>
          <w:sz w:val="48"/>
          <w:szCs w:val="48"/>
        </w:rPr>
        <w:t xml:space="preserve"> </w:t>
      </w:r>
    </w:p>
    <w:p w14:paraId="7AB08837" w14:textId="10B27BBC" w:rsidR="00D107A2" w:rsidRDefault="00EA1F9E" w:rsidP="00543F01">
      <w:pPr>
        <w:jc w:val="center"/>
        <w:rPr>
          <w:rFonts w:ascii="Arial" w:eastAsia="楷体_GB2312" w:hAnsi="Arial" w:cs="Arial"/>
          <w:b/>
          <w:sz w:val="48"/>
          <w:szCs w:val="48"/>
        </w:rPr>
      </w:pPr>
      <w:r>
        <w:rPr>
          <w:rFonts w:ascii="Arial" w:eastAsia="楷体_GB2312" w:hAnsi="Arial" w:cs="Arial"/>
          <w:b/>
          <w:sz w:val="48"/>
          <w:szCs w:val="48"/>
        </w:rPr>
        <w:t xml:space="preserve"> </w:t>
      </w:r>
      <w:proofErr w:type="gramStart"/>
      <w:r>
        <w:rPr>
          <w:rFonts w:ascii="Arial" w:eastAsia="楷体_GB2312" w:hAnsi="Arial" w:cs="Arial" w:hint="eastAsia"/>
          <w:b/>
          <w:sz w:val="48"/>
          <w:szCs w:val="48"/>
        </w:rPr>
        <w:t>for</w:t>
      </w:r>
      <w:proofErr w:type="gramEnd"/>
      <w:r>
        <w:rPr>
          <w:rFonts w:ascii="Arial" w:eastAsia="楷体_GB2312" w:hAnsi="Arial" w:cs="Arial"/>
          <w:b/>
          <w:sz w:val="48"/>
          <w:szCs w:val="48"/>
        </w:rPr>
        <w:t xml:space="preserve"> ELEME</w:t>
      </w:r>
    </w:p>
    <w:p w14:paraId="17E8882C" w14:textId="77777777" w:rsidR="00543F01" w:rsidRDefault="00543F01" w:rsidP="00543F01">
      <w:pPr>
        <w:rPr>
          <w:rFonts w:ascii="Arial" w:hAnsi="Arial" w:cs="Arial"/>
        </w:rPr>
      </w:pPr>
    </w:p>
    <w:p w14:paraId="4EBCCC30" w14:textId="77777777" w:rsidR="00543F01" w:rsidRPr="005437E6" w:rsidRDefault="00543F01" w:rsidP="00543F01">
      <w:pPr>
        <w:jc w:val="center"/>
        <w:rPr>
          <w:rFonts w:ascii="Arial" w:hAnsi="Arial" w:cs="Arial"/>
        </w:rPr>
      </w:pPr>
    </w:p>
    <w:p w14:paraId="3BF21CDD" w14:textId="77777777" w:rsidR="00543F01" w:rsidRDefault="00543F01" w:rsidP="00543F01">
      <w:pPr>
        <w:jc w:val="center"/>
        <w:rPr>
          <w:rFonts w:ascii="Arial" w:hAnsi="Arial" w:cs="Arial"/>
        </w:rPr>
      </w:pPr>
    </w:p>
    <w:p w14:paraId="524A1271" w14:textId="05DABEB4" w:rsidR="00543F01" w:rsidRDefault="00D107A2" w:rsidP="00543F01">
      <w:pPr>
        <w:jc w:val="center"/>
        <w:rPr>
          <w:rFonts w:ascii="Arial" w:hAnsi="Arial" w:cs="Arial"/>
          <w:b/>
          <w:sz w:val="44"/>
          <w:szCs w:val="44"/>
        </w:rPr>
      </w:pPr>
      <w:r>
        <w:rPr>
          <w:rFonts w:ascii="Arial" w:hAnsi="Arial" w:cs="Arial"/>
          <w:b/>
          <w:sz w:val="44"/>
          <w:szCs w:val="44"/>
        </w:rPr>
        <w:t>Jin</w:t>
      </w:r>
      <w:r w:rsidR="00563AC6">
        <w:rPr>
          <w:rFonts w:ascii="Arial" w:hAnsi="Arial" w:cs="Arial" w:hint="eastAsia"/>
          <w:b/>
          <w:sz w:val="44"/>
          <w:szCs w:val="44"/>
        </w:rPr>
        <w:t>,</w:t>
      </w:r>
      <w:r w:rsidR="00563AC6">
        <w:rPr>
          <w:rFonts w:ascii="Arial" w:hAnsi="Arial" w:cs="Arial"/>
          <w:b/>
          <w:sz w:val="44"/>
          <w:szCs w:val="44"/>
        </w:rPr>
        <w:t xml:space="preserve"> </w:t>
      </w:r>
      <w:r>
        <w:rPr>
          <w:rFonts w:ascii="Arial" w:hAnsi="Arial" w:cs="Arial"/>
          <w:b/>
          <w:sz w:val="44"/>
          <w:szCs w:val="44"/>
        </w:rPr>
        <w:t>Si Ye</w:t>
      </w:r>
    </w:p>
    <w:p w14:paraId="7EB24FD0" w14:textId="77777777" w:rsidR="00543F01" w:rsidRDefault="00543F01" w:rsidP="00543F01">
      <w:pPr>
        <w:jc w:val="center"/>
        <w:rPr>
          <w:rFonts w:ascii="Arial" w:hAnsi="Arial" w:cs="Arial"/>
          <w:b/>
          <w:sz w:val="48"/>
          <w:szCs w:val="48"/>
        </w:rPr>
      </w:pPr>
    </w:p>
    <w:p w14:paraId="19ACEBCE" w14:textId="77777777" w:rsidR="00543F01" w:rsidRDefault="00543F01" w:rsidP="00543F01">
      <w:pPr>
        <w:jc w:val="center"/>
        <w:rPr>
          <w:rFonts w:ascii="Arial" w:hAnsi="Arial" w:cs="Arial"/>
          <w:b/>
          <w:sz w:val="32"/>
          <w:szCs w:val="32"/>
        </w:rPr>
      </w:pPr>
      <w:bookmarkStart w:id="21" w:name="_Toc135835153"/>
      <w:bookmarkStart w:id="22" w:name="_Toc135932653"/>
      <w:bookmarkStart w:id="23" w:name="_Toc135932745"/>
      <w:bookmarkStart w:id="24" w:name="_Toc135932824"/>
      <w:bookmarkStart w:id="25" w:name="_Toc135932910"/>
      <w:bookmarkStart w:id="26" w:name="_Toc135971810"/>
      <w:bookmarkStart w:id="27" w:name="_Toc135971882"/>
      <w:r>
        <w:rPr>
          <w:rFonts w:ascii="Arial" w:hAnsi="Arial" w:cs="Arial"/>
          <w:b/>
          <w:sz w:val="32"/>
          <w:szCs w:val="32"/>
        </w:rPr>
        <w:t>Submitted in partial fulfillment of the requirements for the degree of Master</w:t>
      </w:r>
      <w:bookmarkEnd w:id="21"/>
      <w:r>
        <w:rPr>
          <w:rFonts w:ascii="Arial" w:hAnsi="Arial" w:cs="Arial"/>
          <w:b/>
          <w:sz w:val="32"/>
          <w:szCs w:val="32"/>
        </w:rPr>
        <w:t xml:space="preserve"> of Engineering</w:t>
      </w:r>
      <w:bookmarkEnd w:id="22"/>
      <w:bookmarkEnd w:id="23"/>
      <w:bookmarkEnd w:id="24"/>
      <w:bookmarkEnd w:id="25"/>
      <w:bookmarkEnd w:id="26"/>
      <w:bookmarkEnd w:id="27"/>
    </w:p>
    <w:p w14:paraId="19DF0073" w14:textId="77777777" w:rsidR="00543F01" w:rsidRDefault="00543F01" w:rsidP="00543F01">
      <w:pPr>
        <w:jc w:val="center"/>
        <w:rPr>
          <w:rFonts w:ascii="Arial" w:hAnsi="Arial" w:cs="Arial"/>
          <w:b/>
          <w:sz w:val="48"/>
          <w:szCs w:val="48"/>
        </w:rPr>
      </w:pPr>
    </w:p>
    <w:p w14:paraId="1B21019D" w14:textId="77777777" w:rsidR="00543F01" w:rsidRDefault="00543F01" w:rsidP="00543F01">
      <w:pPr>
        <w:jc w:val="center"/>
        <w:rPr>
          <w:rFonts w:ascii="Arial" w:hAnsi="Arial" w:cs="Arial"/>
          <w:sz w:val="30"/>
          <w:szCs w:val="30"/>
        </w:rPr>
      </w:pPr>
      <w:r>
        <w:rPr>
          <w:rFonts w:ascii="Arial" w:hAnsi="Arial" w:cs="Arial"/>
          <w:sz w:val="30"/>
          <w:szCs w:val="30"/>
        </w:rPr>
        <w:t>Supervised by</w:t>
      </w:r>
    </w:p>
    <w:p w14:paraId="4335BB1F" w14:textId="33D2C500" w:rsidR="00543F01" w:rsidRDefault="00563AC6" w:rsidP="00543F01">
      <w:pPr>
        <w:jc w:val="center"/>
        <w:rPr>
          <w:rFonts w:ascii="Arial" w:hAnsi="Arial" w:cs="Arial"/>
          <w:b/>
          <w:sz w:val="28"/>
          <w:szCs w:val="28"/>
        </w:rPr>
      </w:pPr>
      <w:r>
        <w:rPr>
          <w:rFonts w:ascii="Arial" w:hAnsi="Arial" w:cs="Arial"/>
          <w:sz w:val="30"/>
          <w:szCs w:val="30"/>
        </w:rPr>
        <w:t>Senior Engineer</w:t>
      </w:r>
      <w:r>
        <w:rPr>
          <w:rFonts w:ascii="Arial" w:hAnsi="Arial" w:cs="Arial"/>
          <w:b/>
          <w:sz w:val="30"/>
          <w:szCs w:val="30"/>
        </w:rPr>
        <w:t xml:space="preserve"> Wang,</w:t>
      </w:r>
      <w:r>
        <w:rPr>
          <w:rFonts w:ascii="Arial" w:hAnsi="Arial" w:cs="Arial" w:hint="eastAsia"/>
          <w:b/>
          <w:sz w:val="30"/>
          <w:szCs w:val="30"/>
        </w:rPr>
        <w:t xml:space="preserve"> </w:t>
      </w:r>
      <w:r>
        <w:rPr>
          <w:rFonts w:ascii="Arial" w:hAnsi="Arial" w:cs="Arial"/>
          <w:b/>
          <w:sz w:val="30"/>
          <w:szCs w:val="30"/>
        </w:rPr>
        <w:t>Jinqing</w:t>
      </w:r>
    </w:p>
    <w:p w14:paraId="7F58718B" w14:textId="77777777" w:rsidR="00543F01" w:rsidRDefault="00543F01" w:rsidP="00543F01">
      <w:pPr>
        <w:jc w:val="center"/>
        <w:rPr>
          <w:rFonts w:ascii="Arial" w:hAnsi="Arial" w:cs="Arial"/>
          <w:b/>
          <w:sz w:val="28"/>
          <w:szCs w:val="28"/>
        </w:rPr>
      </w:pPr>
    </w:p>
    <w:p w14:paraId="7F08E72A" w14:textId="77777777" w:rsidR="00543F01" w:rsidRDefault="00543F01" w:rsidP="00543F01">
      <w:pPr>
        <w:jc w:val="center"/>
        <w:rPr>
          <w:rFonts w:ascii="Arial" w:hAnsi="Arial" w:cs="Arial"/>
          <w:b/>
          <w:sz w:val="28"/>
          <w:szCs w:val="28"/>
        </w:rPr>
      </w:pPr>
    </w:p>
    <w:p w14:paraId="13993843" w14:textId="77777777" w:rsidR="00543F01" w:rsidRDefault="00543F01" w:rsidP="00543F01">
      <w:pPr>
        <w:jc w:val="center"/>
        <w:rPr>
          <w:rFonts w:ascii="Arial" w:hAnsi="Arial" w:cs="Arial"/>
          <w:b/>
          <w:sz w:val="28"/>
          <w:szCs w:val="28"/>
        </w:rPr>
      </w:pPr>
    </w:p>
    <w:p w14:paraId="78101B82" w14:textId="77777777" w:rsidR="00543F01" w:rsidRDefault="00543F01" w:rsidP="00543F01">
      <w:pPr>
        <w:jc w:val="center"/>
        <w:rPr>
          <w:rFonts w:ascii="Arial" w:hAnsi="Arial" w:cs="Arial"/>
          <w:sz w:val="28"/>
          <w:szCs w:val="28"/>
        </w:rPr>
      </w:pPr>
      <w:r>
        <w:rPr>
          <w:rFonts w:ascii="Arial" w:hAnsi="Arial" w:cs="Arial"/>
          <w:sz w:val="28"/>
          <w:szCs w:val="28"/>
        </w:rPr>
        <w:t>Software Institute</w:t>
      </w:r>
    </w:p>
    <w:p w14:paraId="1CFC3AC5" w14:textId="77777777" w:rsidR="00543F01" w:rsidRDefault="00543F01" w:rsidP="00543F01">
      <w:pPr>
        <w:jc w:val="center"/>
        <w:rPr>
          <w:rFonts w:ascii="Arial" w:hAnsi="Arial" w:cs="Arial"/>
          <w:b/>
          <w:sz w:val="28"/>
          <w:szCs w:val="28"/>
        </w:rPr>
      </w:pPr>
      <w:r>
        <w:rPr>
          <w:rFonts w:ascii="Arial" w:hAnsi="Arial" w:cs="Arial"/>
          <w:b/>
          <w:sz w:val="28"/>
          <w:szCs w:val="28"/>
        </w:rPr>
        <w:t>NANJING UNIVERSITY</w:t>
      </w:r>
    </w:p>
    <w:p w14:paraId="13676AD1" w14:textId="77777777" w:rsidR="00543F01" w:rsidRDefault="00543F01" w:rsidP="00543F01">
      <w:pPr>
        <w:jc w:val="center"/>
        <w:rPr>
          <w:rFonts w:ascii="Arial" w:hAnsi="Arial" w:cs="Arial"/>
          <w:sz w:val="28"/>
          <w:szCs w:val="28"/>
        </w:rPr>
      </w:pPr>
      <w:r>
        <w:rPr>
          <w:rFonts w:ascii="Arial" w:hAnsi="Arial" w:cs="Arial"/>
          <w:sz w:val="28"/>
          <w:szCs w:val="28"/>
        </w:rPr>
        <w:t>Nanjing, China</w:t>
      </w:r>
    </w:p>
    <w:p w14:paraId="01797FD7" w14:textId="77777777" w:rsidR="00543F01" w:rsidRDefault="00543F01" w:rsidP="00543F01">
      <w:pPr>
        <w:jc w:val="center"/>
      </w:pPr>
      <w:r>
        <w:rPr>
          <w:rFonts w:ascii="Arial" w:hAnsi="Arial" w:cs="Arial" w:hint="eastAsia"/>
          <w:sz w:val="28"/>
          <w:szCs w:val="28"/>
        </w:rPr>
        <w:t>April</w:t>
      </w:r>
      <w:r>
        <w:rPr>
          <w:rFonts w:ascii="Arial" w:hAnsi="Arial" w:cs="Arial"/>
          <w:sz w:val="28"/>
          <w:szCs w:val="28"/>
        </w:rPr>
        <w:t>, 20</w:t>
      </w:r>
      <w:r>
        <w:rPr>
          <w:rFonts w:ascii="Arial" w:hAnsi="Arial" w:cs="Arial" w:hint="eastAsia"/>
          <w:sz w:val="28"/>
          <w:szCs w:val="28"/>
        </w:rPr>
        <w:t>1</w:t>
      </w:r>
      <w:r>
        <w:rPr>
          <w:rFonts w:ascii="Arial" w:hAnsi="Arial" w:cs="Arial"/>
          <w:sz w:val="28"/>
          <w:szCs w:val="28"/>
        </w:rPr>
        <w:t>9</w:t>
      </w:r>
    </w:p>
    <w:p w14:paraId="2D29F927" w14:textId="77777777" w:rsidR="00543F01" w:rsidRDefault="00543F01" w:rsidP="00543F01">
      <w:pPr>
        <w:jc w:val="center"/>
        <w:rPr>
          <w:rFonts w:ascii="黑体" w:eastAsia="黑体"/>
        </w:rPr>
        <w:sectPr w:rsidR="00543F01">
          <w:footerReference w:type="even" r:id="rId12"/>
          <w:headerReference w:type="first" r:id="rId13"/>
          <w:pgSz w:w="11906" w:h="16838"/>
          <w:pgMar w:top="1440" w:right="1800" w:bottom="1440" w:left="1800" w:header="851" w:footer="992" w:gutter="0"/>
          <w:pgNumType w:fmt="upperRoman" w:start="1"/>
          <w:cols w:space="720"/>
          <w:docGrid w:type="lines" w:linePitch="312"/>
        </w:sectPr>
      </w:pPr>
    </w:p>
    <w:p w14:paraId="3E4820CA" w14:textId="77777777" w:rsidR="00543F01" w:rsidRDefault="00543F01" w:rsidP="00543F01">
      <w:pPr>
        <w:pStyle w:val="1"/>
        <w:jc w:val="center"/>
        <w:rPr>
          <w:rFonts w:ascii="黑体" w:eastAsia="黑体"/>
          <w:b w:val="0"/>
        </w:rPr>
      </w:pPr>
      <w:bookmarkStart w:id="28" w:name="_Toc187761918"/>
      <w:bookmarkStart w:id="29" w:name="_Toc187764274"/>
      <w:bookmarkStart w:id="30" w:name="_Toc9453451"/>
      <w:bookmarkStart w:id="31" w:name="_Toc25947911"/>
      <w:r>
        <w:rPr>
          <w:rFonts w:ascii="黑体" w:eastAsia="黑体" w:hint="eastAsia"/>
          <w:b w:val="0"/>
        </w:rPr>
        <w:t>摘  要</w:t>
      </w:r>
      <w:bookmarkEnd w:id="2"/>
      <w:bookmarkEnd w:id="28"/>
      <w:bookmarkEnd w:id="29"/>
      <w:bookmarkEnd w:id="30"/>
      <w:bookmarkEnd w:id="31"/>
    </w:p>
    <w:p w14:paraId="2BDFCF74" w14:textId="77777777" w:rsidR="00543F01" w:rsidRDefault="00543F01" w:rsidP="00543F01">
      <w:pPr>
        <w:pStyle w:val="1"/>
        <w:jc w:val="center"/>
        <w:rPr>
          <w:rFonts w:ascii="Arial" w:hAnsi="Arial" w:cs="Arial"/>
        </w:rPr>
      </w:pPr>
      <w:r>
        <w:rPr>
          <w:rFonts w:ascii="Arial" w:hAnsi="Arial" w:cs="Arial"/>
        </w:rPr>
        <w:br w:type="page"/>
      </w:r>
      <w:bookmarkStart w:id="32" w:name="_Toc136854867"/>
      <w:bookmarkStart w:id="33" w:name="_Toc136854959"/>
      <w:bookmarkStart w:id="34" w:name="_Toc136892744"/>
      <w:bookmarkStart w:id="35" w:name="_Toc136892875"/>
      <w:bookmarkStart w:id="36" w:name="_Toc136892941"/>
      <w:bookmarkStart w:id="37" w:name="_Toc136947298"/>
      <w:bookmarkStart w:id="38" w:name="_Toc137200754"/>
      <w:bookmarkStart w:id="39" w:name="_Toc137201221"/>
      <w:bookmarkStart w:id="40" w:name="_Toc187122267"/>
      <w:bookmarkStart w:id="41" w:name="_Toc187761919"/>
      <w:bookmarkStart w:id="42" w:name="_Toc187764275"/>
      <w:bookmarkStart w:id="43" w:name="_Toc9453452"/>
      <w:bookmarkStart w:id="44" w:name="_Toc25947912"/>
      <w:r>
        <w:rPr>
          <w:rFonts w:ascii="Arial" w:hAnsi="Arial" w:cs="Arial"/>
        </w:rPr>
        <w:lastRenderedPageBreak/>
        <w:t>Abstract</w:t>
      </w:r>
      <w:bookmarkEnd w:id="32"/>
      <w:bookmarkEnd w:id="33"/>
      <w:bookmarkEnd w:id="34"/>
      <w:bookmarkEnd w:id="35"/>
      <w:bookmarkEnd w:id="36"/>
      <w:bookmarkEnd w:id="37"/>
      <w:bookmarkEnd w:id="38"/>
      <w:bookmarkEnd w:id="39"/>
      <w:bookmarkEnd w:id="40"/>
      <w:bookmarkEnd w:id="41"/>
      <w:bookmarkEnd w:id="42"/>
      <w:bookmarkEnd w:id="43"/>
      <w:bookmarkEnd w:id="44"/>
    </w:p>
    <w:p w14:paraId="3DF3FADA" w14:textId="77777777" w:rsidR="00543F01" w:rsidRDefault="00543F01" w:rsidP="00F81349">
      <w:pPr>
        <w:rPr>
          <w:sz w:val="24"/>
        </w:rPr>
      </w:pPr>
    </w:p>
    <w:p w14:paraId="60298B66" w14:textId="77777777" w:rsidR="00563AC6" w:rsidRDefault="00563AC6" w:rsidP="00F81349">
      <w:pPr>
        <w:rPr>
          <w:sz w:val="24"/>
        </w:rPr>
      </w:pPr>
    </w:p>
    <w:p w14:paraId="10FCA0E3" w14:textId="34D5A1BF" w:rsidR="00563AC6" w:rsidRDefault="00563AC6">
      <w:pPr>
        <w:widowControl/>
        <w:jc w:val="left"/>
        <w:rPr>
          <w:sz w:val="24"/>
        </w:rPr>
      </w:pPr>
      <w:r>
        <w:rPr>
          <w:sz w:val="24"/>
        </w:rPr>
        <w:br w:type="page"/>
      </w:r>
    </w:p>
    <w:p w14:paraId="6A778E52" w14:textId="77777777" w:rsidR="00563AC6" w:rsidRDefault="00563AC6" w:rsidP="00F81349">
      <w:pPr>
        <w:rPr>
          <w:sz w:val="24"/>
        </w:rPr>
      </w:pPr>
    </w:p>
    <w:p w14:paraId="1239BBCE" w14:textId="4692A1AA" w:rsidR="00563AC6" w:rsidRDefault="00563AC6" w:rsidP="00563AC6">
      <w:pPr>
        <w:pStyle w:val="1"/>
        <w:jc w:val="center"/>
        <w:sectPr w:rsidR="00563AC6" w:rsidSect="00563AC6">
          <w:headerReference w:type="default" r:id="rId14"/>
          <w:type w:val="continuous"/>
          <w:pgSz w:w="11906" w:h="16838"/>
          <w:pgMar w:top="1440" w:right="1800" w:bottom="1440" w:left="1800" w:header="851" w:footer="992" w:gutter="0"/>
          <w:pgNumType w:fmt="upperRoman" w:start="1"/>
          <w:cols w:space="720"/>
          <w:docGrid w:type="lines" w:linePitch="312"/>
        </w:sectPr>
      </w:pPr>
      <w:bookmarkStart w:id="45" w:name="_Toc25758701"/>
      <w:r>
        <w:rPr>
          <w:rFonts w:ascii="黑体" w:eastAsia="黑体" w:hint="eastAsia"/>
        </w:rPr>
        <w:t>图目录</w:t>
      </w:r>
      <w:bookmarkEnd w:id="45"/>
    </w:p>
    <w:p w14:paraId="1C01BFE9" w14:textId="7DF54135" w:rsidR="00563AC6" w:rsidRPr="00563AC6" w:rsidRDefault="00563AC6" w:rsidP="00563AC6">
      <w:pPr>
        <w:pStyle w:val="1"/>
        <w:jc w:val="center"/>
        <w:rPr>
          <w:noProof/>
        </w:rPr>
        <w:sectPr w:rsidR="00563AC6" w:rsidRPr="00563AC6">
          <w:headerReference w:type="default" r:id="rId15"/>
          <w:type w:val="continuous"/>
          <w:pgSz w:w="11906" w:h="16838"/>
          <w:pgMar w:top="1440" w:right="1800" w:bottom="1440" w:left="1800" w:header="851" w:footer="992" w:gutter="0"/>
          <w:pgNumType w:start="1"/>
          <w:cols w:space="720"/>
          <w:docGrid w:type="lines" w:linePitch="312"/>
        </w:sectPr>
      </w:pPr>
      <w:r>
        <w:rPr>
          <w:rFonts w:ascii="黑体" w:eastAsia="黑体"/>
        </w:rPr>
        <w:br w:type="page"/>
      </w:r>
      <w:bookmarkStart w:id="46" w:name="_Toc25758703"/>
      <w:r>
        <w:rPr>
          <w:rFonts w:ascii="黑体" w:eastAsia="黑体" w:hint="eastAsia"/>
        </w:rPr>
        <w:lastRenderedPageBreak/>
        <w:t>表目录</w:t>
      </w:r>
      <w:bookmarkEnd w:id="46"/>
    </w:p>
    <w:p w14:paraId="02AAE020" w14:textId="0A2BFE0D" w:rsidR="00563AC6" w:rsidRPr="00563AC6" w:rsidRDefault="00563AC6" w:rsidP="00563AC6">
      <w:pPr>
        <w:rPr>
          <w:sz w:val="24"/>
        </w:rPr>
        <w:sectPr w:rsidR="00563AC6" w:rsidRPr="00563AC6">
          <w:headerReference w:type="default" r:id="rId16"/>
          <w:type w:val="continuous"/>
          <w:pgSz w:w="11906" w:h="16838"/>
          <w:pgMar w:top="1440" w:right="1800" w:bottom="1440" w:left="1800" w:header="851" w:footer="992" w:gutter="0"/>
          <w:pgNumType w:fmt="upperRoman" w:start="1"/>
          <w:cols w:space="720"/>
          <w:docGrid w:type="lines" w:linePitch="312"/>
        </w:sectPr>
      </w:pPr>
    </w:p>
    <w:sdt>
      <w:sdtPr>
        <w:rPr>
          <w:rFonts w:asciiTheme="minorHAnsi" w:eastAsiaTheme="minorEastAsia" w:hAnsiTheme="minorHAnsi" w:cstheme="minorBidi"/>
          <w:color w:val="auto"/>
          <w:kern w:val="2"/>
          <w:sz w:val="21"/>
          <w:szCs w:val="22"/>
          <w:lang w:val="zh-CN"/>
        </w:rPr>
        <w:id w:val="1132143845"/>
        <w:docPartObj>
          <w:docPartGallery w:val="Table of Contents"/>
          <w:docPartUnique/>
        </w:docPartObj>
      </w:sdtPr>
      <w:sdtEndPr>
        <w:rPr>
          <w:b/>
          <w:bCs/>
        </w:rPr>
      </w:sdtEndPr>
      <w:sdtContent>
        <w:p w14:paraId="33FC7C93" w14:textId="074FF6DC" w:rsidR="00F81349" w:rsidRDefault="00F81349">
          <w:pPr>
            <w:pStyle w:val="TOC"/>
          </w:pPr>
          <w:r>
            <w:rPr>
              <w:lang w:val="zh-CN"/>
            </w:rPr>
            <w:t>目录</w:t>
          </w:r>
        </w:p>
        <w:p w14:paraId="5392C27B" w14:textId="6F5AE3C4" w:rsidR="00F81349" w:rsidRDefault="00F81349">
          <w:pPr>
            <w:pStyle w:val="11"/>
            <w:tabs>
              <w:tab w:val="right" w:leader="dot" w:pos="8296"/>
            </w:tabs>
            <w:rPr>
              <w:noProof/>
            </w:rPr>
          </w:pPr>
          <w:r>
            <w:fldChar w:fldCharType="begin"/>
          </w:r>
          <w:r>
            <w:instrText xml:space="preserve"> TOC \o "1-3" \h \z \u </w:instrText>
          </w:r>
          <w:r>
            <w:fldChar w:fldCharType="separate"/>
          </w:r>
          <w:hyperlink w:anchor="_Toc25947911" w:history="1">
            <w:r w:rsidRPr="001E1952">
              <w:rPr>
                <w:rStyle w:val="af"/>
                <w:rFonts w:ascii="黑体" w:eastAsia="黑体"/>
                <w:noProof/>
              </w:rPr>
              <w:t>摘  要</w:t>
            </w:r>
            <w:r>
              <w:rPr>
                <w:noProof/>
                <w:webHidden/>
              </w:rPr>
              <w:tab/>
            </w:r>
            <w:r>
              <w:rPr>
                <w:noProof/>
                <w:webHidden/>
              </w:rPr>
              <w:fldChar w:fldCharType="begin"/>
            </w:r>
            <w:r>
              <w:rPr>
                <w:noProof/>
                <w:webHidden/>
              </w:rPr>
              <w:instrText xml:space="preserve"> PAGEREF _Toc25947911 \h </w:instrText>
            </w:r>
            <w:r>
              <w:rPr>
                <w:noProof/>
                <w:webHidden/>
              </w:rPr>
            </w:r>
            <w:r>
              <w:rPr>
                <w:noProof/>
                <w:webHidden/>
              </w:rPr>
              <w:fldChar w:fldCharType="separate"/>
            </w:r>
            <w:r>
              <w:rPr>
                <w:noProof/>
                <w:webHidden/>
              </w:rPr>
              <w:t>V</w:t>
            </w:r>
            <w:r>
              <w:rPr>
                <w:noProof/>
                <w:webHidden/>
              </w:rPr>
              <w:fldChar w:fldCharType="end"/>
            </w:r>
          </w:hyperlink>
        </w:p>
        <w:p w14:paraId="403BC2AC" w14:textId="77BA9324" w:rsidR="00F81349" w:rsidRDefault="00621334">
          <w:pPr>
            <w:pStyle w:val="11"/>
            <w:tabs>
              <w:tab w:val="right" w:leader="dot" w:pos="8296"/>
            </w:tabs>
            <w:rPr>
              <w:noProof/>
            </w:rPr>
          </w:pPr>
          <w:hyperlink w:anchor="_Toc25947912" w:history="1">
            <w:r w:rsidR="00F81349" w:rsidRPr="001E1952">
              <w:rPr>
                <w:rStyle w:val="af"/>
                <w:rFonts w:ascii="Arial" w:hAnsi="Arial" w:cs="Arial"/>
                <w:noProof/>
              </w:rPr>
              <w:t>Abstract</w:t>
            </w:r>
            <w:r w:rsidR="00F81349">
              <w:rPr>
                <w:noProof/>
                <w:webHidden/>
              </w:rPr>
              <w:tab/>
            </w:r>
            <w:r w:rsidR="00F81349">
              <w:rPr>
                <w:noProof/>
                <w:webHidden/>
              </w:rPr>
              <w:fldChar w:fldCharType="begin"/>
            </w:r>
            <w:r w:rsidR="00F81349">
              <w:rPr>
                <w:noProof/>
                <w:webHidden/>
              </w:rPr>
              <w:instrText xml:space="preserve"> PAGEREF _Toc25947912 \h </w:instrText>
            </w:r>
            <w:r w:rsidR="00F81349">
              <w:rPr>
                <w:noProof/>
                <w:webHidden/>
              </w:rPr>
            </w:r>
            <w:r w:rsidR="00F81349">
              <w:rPr>
                <w:noProof/>
                <w:webHidden/>
              </w:rPr>
              <w:fldChar w:fldCharType="separate"/>
            </w:r>
            <w:r w:rsidR="00F81349">
              <w:rPr>
                <w:noProof/>
                <w:webHidden/>
              </w:rPr>
              <w:t>VI</w:t>
            </w:r>
            <w:r w:rsidR="00F81349">
              <w:rPr>
                <w:noProof/>
                <w:webHidden/>
              </w:rPr>
              <w:fldChar w:fldCharType="end"/>
            </w:r>
          </w:hyperlink>
        </w:p>
        <w:p w14:paraId="4FA82018" w14:textId="52320D3B" w:rsidR="00F81349" w:rsidRDefault="00621334">
          <w:pPr>
            <w:pStyle w:val="11"/>
            <w:tabs>
              <w:tab w:val="right" w:leader="dot" w:pos="8296"/>
            </w:tabs>
            <w:rPr>
              <w:noProof/>
            </w:rPr>
          </w:pPr>
          <w:hyperlink w:anchor="_Toc25947913" w:history="1">
            <w:r w:rsidR="00F81349" w:rsidRPr="001E1952">
              <w:rPr>
                <w:rStyle w:val="af"/>
                <w:rFonts w:ascii="黑体" w:eastAsia="黑体"/>
                <w:noProof/>
              </w:rPr>
              <w:t>第一章  引言</w:t>
            </w:r>
            <w:r w:rsidR="00F81349">
              <w:rPr>
                <w:noProof/>
                <w:webHidden/>
              </w:rPr>
              <w:tab/>
            </w:r>
            <w:r w:rsidR="00F81349">
              <w:rPr>
                <w:noProof/>
                <w:webHidden/>
              </w:rPr>
              <w:fldChar w:fldCharType="begin"/>
            </w:r>
            <w:r w:rsidR="00F81349">
              <w:rPr>
                <w:noProof/>
                <w:webHidden/>
              </w:rPr>
              <w:instrText xml:space="preserve"> PAGEREF _Toc25947913 \h </w:instrText>
            </w:r>
            <w:r w:rsidR="00F81349">
              <w:rPr>
                <w:noProof/>
                <w:webHidden/>
              </w:rPr>
            </w:r>
            <w:r w:rsidR="00F81349">
              <w:rPr>
                <w:noProof/>
                <w:webHidden/>
              </w:rPr>
              <w:fldChar w:fldCharType="separate"/>
            </w:r>
            <w:r w:rsidR="00F81349">
              <w:rPr>
                <w:noProof/>
                <w:webHidden/>
              </w:rPr>
              <w:t>8</w:t>
            </w:r>
            <w:r w:rsidR="00F81349">
              <w:rPr>
                <w:noProof/>
                <w:webHidden/>
              </w:rPr>
              <w:fldChar w:fldCharType="end"/>
            </w:r>
          </w:hyperlink>
        </w:p>
        <w:p w14:paraId="7FE409DD" w14:textId="544C81E1" w:rsidR="00F81349" w:rsidRDefault="00621334">
          <w:pPr>
            <w:pStyle w:val="21"/>
            <w:tabs>
              <w:tab w:val="right" w:leader="dot" w:pos="8296"/>
            </w:tabs>
            <w:rPr>
              <w:noProof/>
            </w:rPr>
          </w:pPr>
          <w:hyperlink w:anchor="_Toc25947914" w:history="1">
            <w:r w:rsidR="00F81349" w:rsidRPr="001E1952">
              <w:rPr>
                <w:rStyle w:val="af"/>
                <w:noProof/>
              </w:rPr>
              <w:t>1.1 项目背景</w:t>
            </w:r>
            <w:r w:rsidR="00F81349">
              <w:rPr>
                <w:noProof/>
                <w:webHidden/>
              </w:rPr>
              <w:tab/>
            </w:r>
            <w:r w:rsidR="00F81349">
              <w:rPr>
                <w:noProof/>
                <w:webHidden/>
              </w:rPr>
              <w:fldChar w:fldCharType="begin"/>
            </w:r>
            <w:r w:rsidR="00F81349">
              <w:rPr>
                <w:noProof/>
                <w:webHidden/>
              </w:rPr>
              <w:instrText xml:space="preserve"> PAGEREF _Toc25947914 \h </w:instrText>
            </w:r>
            <w:r w:rsidR="00F81349">
              <w:rPr>
                <w:noProof/>
                <w:webHidden/>
              </w:rPr>
            </w:r>
            <w:r w:rsidR="00F81349">
              <w:rPr>
                <w:noProof/>
                <w:webHidden/>
              </w:rPr>
              <w:fldChar w:fldCharType="separate"/>
            </w:r>
            <w:r w:rsidR="00F81349">
              <w:rPr>
                <w:noProof/>
                <w:webHidden/>
              </w:rPr>
              <w:t>8</w:t>
            </w:r>
            <w:r w:rsidR="00F81349">
              <w:rPr>
                <w:noProof/>
                <w:webHidden/>
              </w:rPr>
              <w:fldChar w:fldCharType="end"/>
            </w:r>
          </w:hyperlink>
        </w:p>
        <w:p w14:paraId="6A5B589F" w14:textId="0FD6ACDC" w:rsidR="00F81349" w:rsidRDefault="00621334">
          <w:pPr>
            <w:pStyle w:val="21"/>
            <w:tabs>
              <w:tab w:val="right" w:leader="dot" w:pos="8296"/>
            </w:tabs>
            <w:rPr>
              <w:noProof/>
            </w:rPr>
          </w:pPr>
          <w:hyperlink w:anchor="_Toc25947915" w:history="1">
            <w:r w:rsidR="00F81349" w:rsidRPr="001E1952">
              <w:rPr>
                <w:rStyle w:val="af"/>
                <w:noProof/>
              </w:rPr>
              <w:t>1.2 国内外发展现状</w:t>
            </w:r>
            <w:r w:rsidR="00F81349">
              <w:rPr>
                <w:noProof/>
                <w:webHidden/>
              </w:rPr>
              <w:tab/>
            </w:r>
            <w:r w:rsidR="00F81349">
              <w:rPr>
                <w:noProof/>
                <w:webHidden/>
              </w:rPr>
              <w:fldChar w:fldCharType="begin"/>
            </w:r>
            <w:r w:rsidR="00F81349">
              <w:rPr>
                <w:noProof/>
                <w:webHidden/>
              </w:rPr>
              <w:instrText xml:space="preserve"> PAGEREF _Toc25947915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4D63B6FC" w14:textId="2A331C16" w:rsidR="00F81349" w:rsidRDefault="00621334">
          <w:pPr>
            <w:pStyle w:val="21"/>
            <w:tabs>
              <w:tab w:val="right" w:leader="dot" w:pos="8296"/>
            </w:tabs>
            <w:rPr>
              <w:noProof/>
            </w:rPr>
          </w:pPr>
          <w:hyperlink w:anchor="_Toc25947916" w:history="1">
            <w:r w:rsidR="00F81349" w:rsidRPr="001E1952">
              <w:rPr>
                <w:rStyle w:val="af"/>
                <w:rFonts w:eastAsia="宋体" w:cs="Arial"/>
                <w:noProof/>
              </w:rPr>
              <w:t xml:space="preserve">1.3 </w:t>
            </w:r>
            <w:r w:rsidR="00F81349" w:rsidRPr="001E1952">
              <w:rPr>
                <w:rStyle w:val="af"/>
                <w:noProof/>
              </w:rPr>
              <w:t>本文主要工作</w:t>
            </w:r>
            <w:r w:rsidR="00F81349">
              <w:rPr>
                <w:noProof/>
                <w:webHidden/>
              </w:rPr>
              <w:tab/>
            </w:r>
            <w:r w:rsidR="00F81349">
              <w:rPr>
                <w:noProof/>
                <w:webHidden/>
              </w:rPr>
              <w:fldChar w:fldCharType="begin"/>
            </w:r>
            <w:r w:rsidR="00F81349">
              <w:rPr>
                <w:noProof/>
                <w:webHidden/>
              </w:rPr>
              <w:instrText xml:space="preserve"> PAGEREF _Toc25947916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056FB89E" w14:textId="34AF42D0" w:rsidR="00F81349" w:rsidRDefault="00621334">
          <w:pPr>
            <w:pStyle w:val="21"/>
            <w:tabs>
              <w:tab w:val="right" w:leader="dot" w:pos="8296"/>
            </w:tabs>
            <w:rPr>
              <w:noProof/>
            </w:rPr>
          </w:pPr>
          <w:hyperlink w:anchor="_Toc25947917" w:history="1">
            <w:r w:rsidR="00F81349" w:rsidRPr="001E1952">
              <w:rPr>
                <w:rStyle w:val="af"/>
                <w:rFonts w:eastAsia="宋体" w:cs="Arial"/>
                <w:noProof/>
              </w:rPr>
              <w:t xml:space="preserve">1.4 </w:t>
            </w:r>
            <w:r w:rsidR="00F81349" w:rsidRPr="001E1952">
              <w:rPr>
                <w:rStyle w:val="af"/>
                <w:noProof/>
              </w:rPr>
              <w:t>本文的组织结构</w:t>
            </w:r>
            <w:r w:rsidR="00F81349">
              <w:rPr>
                <w:noProof/>
                <w:webHidden/>
              </w:rPr>
              <w:tab/>
            </w:r>
            <w:r w:rsidR="00F81349">
              <w:rPr>
                <w:noProof/>
                <w:webHidden/>
              </w:rPr>
              <w:fldChar w:fldCharType="begin"/>
            </w:r>
            <w:r w:rsidR="00F81349">
              <w:rPr>
                <w:noProof/>
                <w:webHidden/>
              </w:rPr>
              <w:instrText xml:space="preserve"> PAGEREF _Toc25947917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2A0A3B6C" w14:textId="0BDD8F1B" w:rsidR="00F81349" w:rsidRDefault="00621334">
          <w:pPr>
            <w:pStyle w:val="11"/>
            <w:tabs>
              <w:tab w:val="right" w:leader="dot" w:pos="8296"/>
            </w:tabs>
            <w:rPr>
              <w:noProof/>
            </w:rPr>
          </w:pPr>
          <w:hyperlink w:anchor="_Toc25947918" w:history="1">
            <w:r w:rsidR="00F81349" w:rsidRPr="001E1952">
              <w:rPr>
                <w:rStyle w:val="af"/>
                <w:rFonts w:ascii="Arial" w:eastAsia="黑体" w:hAnsi="Arial" w:cs="Arial"/>
                <w:noProof/>
              </w:rPr>
              <w:t>第二章</w:t>
            </w:r>
            <w:r w:rsidR="00F81349" w:rsidRPr="001E1952">
              <w:rPr>
                <w:rStyle w:val="af"/>
                <w:rFonts w:ascii="Arial" w:eastAsia="黑体" w:hAnsi="Arial" w:cs="Arial"/>
                <w:noProof/>
              </w:rPr>
              <w:t xml:space="preserve">  </w:t>
            </w:r>
            <w:r w:rsidR="00F81349" w:rsidRPr="001E1952">
              <w:rPr>
                <w:rStyle w:val="af"/>
                <w:rFonts w:ascii="Arial" w:eastAsia="黑体" w:hAnsi="Arial" w:cs="Arial"/>
                <w:noProof/>
              </w:rPr>
              <w:t>技术综述</w:t>
            </w:r>
            <w:r w:rsidR="00F81349">
              <w:rPr>
                <w:noProof/>
                <w:webHidden/>
              </w:rPr>
              <w:tab/>
            </w:r>
            <w:r w:rsidR="00F81349">
              <w:rPr>
                <w:noProof/>
                <w:webHidden/>
              </w:rPr>
              <w:fldChar w:fldCharType="begin"/>
            </w:r>
            <w:r w:rsidR="00F81349">
              <w:rPr>
                <w:noProof/>
                <w:webHidden/>
              </w:rPr>
              <w:instrText xml:space="preserve"> PAGEREF _Toc25947918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659676A6" w14:textId="4CD607CC" w:rsidR="00F81349" w:rsidRDefault="00621334">
          <w:pPr>
            <w:pStyle w:val="21"/>
            <w:tabs>
              <w:tab w:val="right" w:leader="dot" w:pos="8296"/>
            </w:tabs>
            <w:rPr>
              <w:noProof/>
            </w:rPr>
          </w:pPr>
          <w:hyperlink w:anchor="_Toc25947919" w:history="1">
            <w:r w:rsidR="00F81349" w:rsidRPr="001E1952">
              <w:rPr>
                <w:rStyle w:val="af"/>
                <w:rFonts w:eastAsia="宋体" w:cs="Arial"/>
                <w:noProof/>
              </w:rPr>
              <w:t>2.1 SpringBoot</w:t>
            </w:r>
            <w:r w:rsidR="00F81349">
              <w:rPr>
                <w:noProof/>
                <w:webHidden/>
              </w:rPr>
              <w:tab/>
            </w:r>
            <w:r w:rsidR="00F81349">
              <w:rPr>
                <w:noProof/>
                <w:webHidden/>
              </w:rPr>
              <w:fldChar w:fldCharType="begin"/>
            </w:r>
            <w:r w:rsidR="00F81349">
              <w:rPr>
                <w:noProof/>
                <w:webHidden/>
              </w:rPr>
              <w:instrText xml:space="preserve"> PAGEREF _Toc25947919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5852A508" w14:textId="339FAF58" w:rsidR="00F81349" w:rsidRDefault="00621334">
          <w:pPr>
            <w:pStyle w:val="21"/>
            <w:tabs>
              <w:tab w:val="right" w:leader="dot" w:pos="8296"/>
            </w:tabs>
            <w:rPr>
              <w:noProof/>
            </w:rPr>
          </w:pPr>
          <w:hyperlink w:anchor="_Toc25947920" w:history="1">
            <w:r w:rsidR="00F81349" w:rsidRPr="001E1952">
              <w:rPr>
                <w:rStyle w:val="af"/>
                <w:rFonts w:eastAsia="宋体" w:cs="Arial"/>
                <w:noProof/>
              </w:rPr>
              <w:t>2.2 MaxQ</w:t>
            </w:r>
            <w:r w:rsidR="00F81349">
              <w:rPr>
                <w:noProof/>
                <w:webHidden/>
              </w:rPr>
              <w:tab/>
            </w:r>
            <w:r w:rsidR="00F81349">
              <w:rPr>
                <w:noProof/>
                <w:webHidden/>
              </w:rPr>
              <w:fldChar w:fldCharType="begin"/>
            </w:r>
            <w:r w:rsidR="00F81349">
              <w:rPr>
                <w:noProof/>
                <w:webHidden/>
              </w:rPr>
              <w:instrText xml:space="preserve"> PAGEREF _Toc25947920 \h </w:instrText>
            </w:r>
            <w:r w:rsidR="00F81349">
              <w:rPr>
                <w:noProof/>
                <w:webHidden/>
              </w:rPr>
            </w:r>
            <w:r w:rsidR="00F81349">
              <w:rPr>
                <w:noProof/>
                <w:webHidden/>
              </w:rPr>
              <w:fldChar w:fldCharType="separate"/>
            </w:r>
            <w:r w:rsidR="00F81349">
              <w:rPr>
                <w:noProof/>
                <w:webHidden/>
              </w:rPr>
              <w:t>9</w:t>
            </w:r>
            <w:r w:rsidR="00F81349">
              <w:rPr>
                <w:noProof/>
                <w:webHidden/>
              </w:rPr>
              <w:fldChar w:fldCharType="end"/>
            </w:r>
          </w:hyperlink>
        </w:p>
        <w:p w14:paraId="7591FEDE" w14:textId="5784EA36" w:rsidR="00F81349" w:rsidRDefault="00621334">
          <w:pPr>
            <w:pStyle w:val="21"/>
            <w:tabs>
              <w:tab w:val="right" w:leader="dot" w:pos="8296"/>
            </w:tabs>
            <w:rPr>
              <w:noProof/>
            </w:rPr>
          </w:pPr>
          <w:hyperlink w:anchor="_Toc25947921" w:history="1">
            <w:r w:rsidR="00F81349" w:rsidRPr="001E1952">
              <w:rPr>
                <w:rStyle w:val="af"/>
                <w:rFonts w:eastAsia="宋体" w:cs="Arial"/>
                <w:noProof/>
              </w:rPr>
              <w:t>2.3 Huskar</w:t>
            </w:r>
            <w:r w:rsidR="00F81349">
              <w:rPr>
                <w:noProof/>
                <w:webHidden/>
              </w:rPr>
              <w:tab/>
            </w:r>
            <w:r w:rsidR="00F81349">
              <w:rPr>
                <w:noProof/>
                <w:webHidden/>
              </w:rPr>
              <w:fldChar w:fldCharType="begin"/>
            </w:r>
            <w:r w:rsidR="00F81349">
              <w:rPr>
                <w:noProof/>
                <w:webHidden/>
              </w:rPr>
              <w:instrText xml:space="preserve"> PAGEREF _Toc25947921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7CEB781E" w14:textId="1A18B3C9" w:rsidR="00F81349" w:rsidRDefault="00621334">
          <w:pPr>
            <w:pStyle w:val="21"/>
            <w:tabs>
              <w:tab w:val="right" w:leader="dot" w:pos="8296"/>
            </w:tabs>
            <w:rPr>
              <w:noProof/>
            </w:rPr>
          </w:pPr>
          <w:hyperlink w:anchor="_Toc25947922" w:history="1">
            <w:r w:rsidR="00F81349" w:rsidRPr="001E1952">
              <w:rPr>
                <w:rStyle w:val="af"/>
                <w:rFonts w:eastAsia="宋体" w:cs="Arial"/>
                <w:noProof/>
              </w:rPr>
              <w:t>2.4 WorkFlow</w:t>
            </w:r>
            <w:r w:rsidR="00F81349">
              <w:rPr>
                <w:noProof/>
                <w:webHidden/>
              </w:rPr>
              <w:tab/>
            </w:r>
            <w:r w:rsidR="00F81349">
              <w:rPr>
                <w:noProof/>
                <w:webHidden/>
              </w:rPr>
              <w:fldChar w:fldCharType="begin"/>
            </w:r>
            <w:r w:rsidR="00F81349">
              <w:rPr>
                <w:noProof/>
                <w:webHidden/>
              </w:rPr>
              <w:instrText xml:space="preserve"> PAGEREF _Toc25947922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706BFF45" w14:textId="669DA3DE" w:rsidR="00F81349" w:rsidRDefault="00621334">
          <w:pPr>
            <w:pStyle w:val="21"/>
            <w:tabs>
              <w:tab w:val="right" w:leader="dot" w:pos="8296"/>
            </w:tabs>
            <w:rPr>
              <w:noProof/>
            </w:rPr>
          </w:pPr>
          <w:hyperlink w:anchor="_Toc25947923" w:history="1">
            <w:r w:rsidR="00F81349" w:rsidRPr="001E1952">
              <w:rPr>
                <w:rStyle w:val="af"/>
                <w:rFonts w:eastAsia="宋体" w:cs="Arial"/>
                <w:noProof/>
              </w:rPr>
              <w:t>2.5 Redis</w:t>
            </w:r>
            <w:r w:rsidR="00F81349">
              <w:rPr>
                <w:noProof/>
                <w:webHidden/>
              </w:rPr>
              <w:tab/>
            </w:r>
            <w:r w:rsidR="00F81349">
              <w:rPr>
                <w:noProof/>
                <w:webHidden/>
              </w:rPr>
              <w:fldChar w:fldCharType="begin"/>
            </w:r>
            <w:r w:rsidR="00F81349">
              <w:rPr>
                <w:noProof/>
                <w:webHidden/>
              </w:rPr>
              <w:instrText xml:space="preserve"> PAGEREF _Toc25947923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7A2CFB51" w14:textId="690FAB99" w:rsidR="00F81349" w:rsidRDefault="00621334">
          <w:pPr>
            <w:pStyle w:val="21"/>
            <w:tabs>
              <w:tab w:val="right" w:leader="dot" w:pos="8296"/>
            </w:tabs>
            <w:rPr>
              <w:noProof/>
            </w:rPr>
          </w:pPr>
          <w:hyperlink w:anchor="_Toc25947924" w:history="1">
            <w:r w:rsidR="00F81349" w:rsidRPr="001E1952">
              <w:rPr>
                <w:rStyle w:val="af"/>
                <w:rFonts w:eastAsia="宋体" w:cs="Arial"/>
                <w:noProof/>
              </w:rPr>
              <w:t xml:space="preserve">2.6 </w:t>
            </w:r>
            <w:r w:rsidR="00F81349" w:rsidRPr="001E1952">
              <w:rPr>
                <w:rStyle w:val="af"/>
                <w:rFonts w:eastAsia="宋体" w:cs="Arial"/>
                <w:noProof/>
              </w:rPr>
              <w:t>本章小结</w:t>
            </w:r>
            <w:r w:rsidR="00F81349">
              <w:rPr>
                <w:noProof/>
                <w:webHidden/>
              </w:rPr>
              <w:tab/>
            </w:r>
            <w:r w:rsidR="00F81349">
              <w:rPr>
                <w:noProof/>
                <w:webHidden/>
              </w:rPr>
              <w:fldChar w:fldCharType="begin"/>
            </w:r>
            <w:r w:rsidR="00F81349">
              <w:rPr>
                <w:noProof/>
                <w:webHidden/>
              </w:rPr>
              <w:instrText xml:space="preserve"> PAGEREF _Toc25947924 \h </w:instrText>
            </w:r>
            <w:r w:rsidR="00F81349">
              <w:rPr>
                <w:noProof/>
                <w:webHidden/>
              </w:rPr>
            </w:r>
            <w:r w:rsidR="00F81349">
              <w:rPr>
                <w:noProof/>
                <w:webHidden/>
              </w:rPr>
              <w:fldChar w:fldCharType="separate"/>
            </w:r>
            <w:r w:rsidR="00F81349">
              <w:rPr>
                <w:noProof/>
                <w:webHidden/>
              </w:rPr>
              <w:t>10</w:t>
            </w:r>
            <w:r w:rsidR="00F81349">
              <w:rPr>
                <w:noProof/>
                <w:webHidden/>
              </w:rPr>
              <w:fldChar w:fldCharType="end"/>
            </w:r>
          </w:hyperlink>
        </w:p>
        <w:p w14:paraId="2AB23901" w14:textId="476E2736" w:rsidR="00F81349" w:rsidRDefault="00621334">
          <w:pPr>
            <w:pStyle w:val="11"/>
            <w:tabs>
              <w:tab w:val="right" w:leader="dot" w:pos="8296"/>
            </w:tabs>
            <w:rPr>
              <w:noProof/>
            </w:rPr>
          </w:pPr>
          <w:hyperlink w:anchor="_Toc25947925" w:history="1">
            <w:r w:rsidR="00F81349" w:rsidRPr="001E1952">
              <w:rPr>
                <w:rStyle w:val="af"/>
                <w:rFonts w:ascii="Arial" w:eastAsia="黑体" w:hAnsi="Arial" w:cs="Arial"/>
                <w:noProof/>
              </w:rPr>
              <w:t>第三章</w:t>
            </w:r>
            <w:r w:rsidR="00F81349" w:rsidRPr="001E1952">
              <w:rPr>
                <w:rStyle w:val="af"/>
                <w:rFonts w:ascii="Arial" w:eastAsia="黑体" w:hAnsi="Arial" w:cs="Arial"/>
                <w:noProof/>
              </w:rPr>
              <w:t xml:space="preserve">  </w:t>
            </w:r>
            <w:r w:rsidR="00F81349" w:rsidRPr="001E1952">
              <w:rPr>
                <w:rStyle w:val="af"/>
                <w:rFonts w:ascii="Arial" w:eastAsia="黑体" w:hAnsi="Arial" w:cs="Arial"/>
                <w:noProof/>
              </w:rPr>
              <w:t>系统分析与设计</w:t>
            </w:r>
            <w:r w:rsidR="00F81349">
              <w:rPr>
                <w:noProof/>
                <w:webHidden/>
              </w:rPr>
              <w:tab/>
            </w:r>
            <w:r w:rsidR="00F81349">
              <w:rPr>
                <w:noProof/>
                <w:webHidden/>
              </w:rPr>
              <w:fldChar w:fldCharType="begin"/>
            </w:r>
            <w:r w:rsidR="00F81349">
              <w:rPr>
                <w:noProof/>
                <w:webHidden/>
              </w:rPr>
              <w:instrText xml:space="preserve"> PAGEREF _Toc25947925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1241A878" w14:textId="624C810C" w:rsidR="00F81349" w:rsidRDefault="00621334">
          <w:pPr>
            <w:pStyle w:val="21"/>
            <w:tabs>
              <w:tab w:val="right" w:leader="dot" w:pos="8296"/>
            </w:tabs>
            <w:rPr>
              <w:noProof/>
            </w:rPr>
          </w:pPr>
          <w:hyperlink w:anchor="_Toc25947926" w:history="1">
            <w:r w:rsidR="00F81349" w:rsidRPr="001E1952">
              <w:rPr>
                <w:rStyle w:val="af"/>
                <w:noProof/>
              </w:rPr>
              <w:t>3.1 系统总体规划</w:t>
            </w:r>
            <w:r w:rsidR="00F81349">
              <w:rPr>
                <w:noProof/>
                <w:webHidden/>
              </w:rPr>
              <w:tab/>
            </w:r>
            <w:r w:rsidR="00F81349">
              <w:rPr>
                <w:noProof/>
                <w:webHidden/>
              </w:rPr>
              <w:fldChar w:fldCharType="begin"/>
            </w:r>
            <w:r w:rsidR="00F81349">
              <w:rPr>
                <w:noProof/>
                <w:webHidden/>
              </w:rPr>
              <w:instrText xml:space="preserve"> PAGEREF _Toc25947926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7BE8B38B" w14:textId="2CC99B29" w:rsidR="00F81349" w:rsidRDefault="00621334">
          <w:pPr>
            <w:pStyle w:val="21"/>
            <w:tabs>
              <w:tab w:val="right" w:leader="dot" w:pos="8296"/>
            </w:tabs>
            <w:rPr>
              <w:noProof/>
            </w:rPr>
          </w:pPr>
          <w:hyperlink w:anchor="_Toc25947927" w:history="1">
            <w:r w:rsidR="00F81349" w:rsidRPr="001E1952">
              <w:rPr>
                <w:rStyle w:val="af"/>
                <w:noProof/>
              </w:rPr>
              <w:t>3.2 系统需求分析</w:t>
            </w:r>
            <w:r w:rsidR="00F81349">
              <w:rPr>
                <w:noProof/>
                <w:webHidden/>
              </w:rPr>
              <w:tab/>
            </w:r>
            <w:r w:rsidR="00F81349">
              <w:rPr>
                <w:noProof/>
                <w:webHidden/>
              </w:rPr>
              <w:fldChar w:fldCharType="begin"/>
            </w:r>
            <w:r w:rsidR="00F81349">
              <w:rPr>
                <w:noProof/>
                <w:webHidden/>
              </w:rPr>
              <w:instrText xml:space="preserve"> PAGEREF _Toc25947927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293CE54A" w14:textId="7DA6B577" w:rsidR="00F81349" w:rsidRDefault="00621334" w:rsidP="00F81349">
          <w:pPr>
            <w:pStyle w:val="31"/>
            <w:rPr>
              <w:noProof/>
            </w:rPr>
          </w:pPr>
          <w:hyperlink w:anchor="_Toc25947928" w:history="1">
            <w:r w:rsidR="00F81349" w:rsidRPr="001E1952">
              <w:rPr>
                <w:rStyle w:val="af"/>
                <w:noProof/>
              </w:rPr>
              <w:t>3.2.1 规则管理模块</w:t>
            </w:r>
            <w:r w:rsidR="00F81349">
              <w:rPr>
                <w:noProof/>
                <w:webHidden/>
              </w:rPr>
              <w:tab/>
            </w:r>
            <w:r w:rsidR="00F81349">
              <w:rPr>
                <w:noProof/>
                <w:webHidden/>
              </w:rPr>
              <w:fldChar w:fldCharType="begin"/>
            </w:r>
            <w:r w:rsidR="00F81349">
              <w:rPr>
                <w:noProof/>
                <w:webHidden/>
              </w:rPr>
              <w:instrText xml:space="preserve"> PAGEREF _Toc25947928 \h </w:instrText>
            </w:r>
            <w:r w:rsidR="00F81349">
              <w:rPr>
                <w:noProof/>
                <w:webHidden/>
              </w:rPr>
            </w:r>
            <w:r w:rsidR="00F81349">
              <w:rPr>
                <w:noProof/>
                <w:webHidden/>
              </w:rPr>
              <w:fldChar w:fldCharType="separate"/>
            </w:r>
            <w:r w:rsidR="00F81349">
              <w:rPr>
                <w:noProof/>
                <w:webHidden/>
              </w:rPr>
              <w:t>11</w:t>
            </w:r>
            <w:r w:rsidR="00F81349">
              <w:rPr>
                <w:noProof/>
                <w:webHidden/>
              </w:rPr>
              <w:fldChar w:fldCharType="end"/>
            </w:r>
          </w:hyperlink>
        </w:p>
        <w:p w14:paraId="20352339" w14:textId="24661322" w:rsidR="00F81349" w:rsidRDefault="00621334" w:rsidP="00F81349">
          <w:pPr>
            <w:pStyle w:val="31"/>
            <w:rPr>
              <w:noProof/>
            </w:rPr>
          </w:pPr>
          <w:hyperlink w:anchor="_Toc25947929" w:history="1">
            <w:r w:rsidR="00F81349" w:rsidRPr="001E1952">
              <w:rPr>
                <w:rStyle w:val="af"/>
                <w:noProof/>
              </w:rPr>
              <w:t>3.2.2</w:t>
            </w:r>
            <w:r w:rsidR="00F81349">
              <w:rPr>
                <w:noProof/>
              </w:rPr>
              <w:t xml:space="preserve"> </w:t>
            </w:r>
            <w:r w:rsidR="00F81349" w:rsidRPr="001E1952">
              <w:rPr>
                <w:rStyle w:val="af"/>
                <w:noProof/>
              </w:rPr>
              <w:t>审核流模块</w:t>
            </w:r>
            <w:r w:rsidR="00F81349">
              <w:rPr>
                <w:noProof/>
                <w:webHidden/>
              </w:rPr>
              <w:tab/>
            </w:r>
            <w:r w:rsidR="00F81349">
              <w:rPr>
                <w:noProof/>
                <w:webHidden/>
              </w:rPr>
              <w:fldChar w:fldCharType="begin"/>
            </w:r>
            <w:r w:rsidR="00F81349">
              <w:rPr>
                <w:noProof/>
                <w:webHidden/>
              </w:rPr>
              <w:instrText xml:space="preserve"> PAGEREF _Toc25947929 \h </w:instrText>
            </w:r>
            <w:r w:rsidR="00F81349">
              <w:rPr>
                <w:noProof/>
                <w:webHidden/>
              </w:rPr>
            </w:r>
            <w:r w:rsidR="00F81349">
              <w:rPr>
                <w:noProof/>
                <w:webHidden/>
              </w:rPr>
              <w:fldChar w:fldCharType="separate"/>
            </w:r>
            <w:r w:rsidR="00F81349">
              <w:rPr>
                <w:noProof/>
                <w:webHidden/>
              </w:rPr>
              <w:t>12</w:t>
            </w:r>
            <w:r w:rsidR="00F81349">
              <w:rPr>
                <w:noProof/>
                <w:webHidden/>
              </w:rPr>
              <w:fldChar w:fldCharType="end"/>
            </w:r>
          </w:hyperlink>
        </w:p>
        <w:p w14:paraId="3195054B" w14:textId="32A93869" w:rsidR="00F81349" w:rsidRDefault="00621334" w:rsidP="00F81349">
          <w:pPr>
            <w:pStyle w:val="31"/>
            <w:tabs>
              <w:tab w:val="clear" w:pos="1680"/>
            </w:tabs>
            <w:rPr>
              <w:noProof/>
            </w:rPr>
          </w:pPr>
          <w:hyperlink w:anchor="_Toc25947930" w:history="1">
            <w:r w:rsidR="00F81349" w:rsidRPr="001E1952">
              <w:rPr>
                <w:rStyle w:val="af"/>
                <w:noProof/>
              </w:rPr>
              <w:t>3.2.3</w:t>
            </w:r>
            <w:r w:rsidR="00F81349">
              <w:rPr>
                <w:noProof/>
              </w:rPr>
              <w:t xml:space="preserve"> </w:t>
            </w:r>
            <w:r w:rsidR="00F81349" w:rsidRPr="001E1952">
              <w:rPr>
                <w:rStyle w:val="af"/>
                <w:noProof/>
              </w:rPr>
              <w:t>业务处理模块</w:t>
            </w:r>
            <w:r w:rsidR="00F81349">
              <w:rPr>
                <w:noProof/>
                <w:webHidden/>
              </w:rPr>
              <w:tab/>
            </w:r>
            <w:r w:rsidR="00F81349">
              <w:rPr>
                <w:noProof/>
                <w:webHidden/>
              </w:rPr>
              <w:fldChar w:fldCharType="begin"/>
            </w:r>
            <w:r w:rsidR="00F81349">
              <w:rPr>
                <w:noProof/>
                <w:webHidden/>
              </w:rPr>
              <w:instrText xml:space="preserve"> PAGEREF _Toc25947930 \h </w:instrText>
            </w:r>
            <w:r w:rsidR="00F81349">
              <w:rPr>
                <w:noProof/>
                <w:webHidden/>
              </w:rPr>
            </w:r>
            <w:r w:rsidR="00F81349">
              <w:rPr>
                <w:noProof/>
                <w:webHidden/>
              </w:rPr>
              <w:fldChar w:fldCharType="separate"/>
            </w:r>
            <w:r w:rsidR="00F81349">
              <w:rPr>
                <w:noProof/>
                <w:webHidden/>
              </w:rPr>
              <w:t>13</w:t>
            </w:r>
            <w:r w:rsidR="00F81349">
              <w:rPr>
                <w:noProof/>
                <w:webHidden/>
              </w:rPr>
              <w:fldChar w:fldCharType="end"/>
            </w:r>
          </w:hyperlink>
        </w:p>
        <w:p w14:paraId="3CF8E1F1" w14:textId="529BFE94" w:rsidR="00F81349" w:rsidRDefault="00621334">
          <w:pPr>
            <w:pStyle w:val="21"/>
            <w:tabs>
              <w:tab w:val="right" w:leader="dot" w:pos="8296"/>
            </w:tabs>
            <w:rPr>
              <w:noProof/>
            </w:rPr>
          </w:pPr>
          <w:hyperlink w:anchor="_Toc25947931" w:history="1">
            <w:r w:rsidR="00F81349" w:rsidRPr="001E1952">
              <w:rPr>
                <w:rStyle w:val="af"/>
                <w:noProof/>
              </w:rPr>
              <w:t>3.3 非功能性需求</w:t>
            </w:r>
            <w:r w:rsidR="00F81349">
              <w:rPr>
                <w:noProof/>
                <w:webHidden/>
              </w:rPr>
              <w:tab/>
            </w:r>
            <w:r w:rsidR="00F81349">
              <w:rPr>
                <w:noProof/>
                <w:webHidden/>
              </w:rPr>
              <w:fldChar w:fldCharType="begin"/>
            </w:r>
            <w:r w:rsidR="00F81349">
              <w:rPr>
                <w:noProof/>
                <w:webHidden/>
              </w:rPr>
              <w:instrText xml:space="preserve"> PAGEREF _Toc25947931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3300B045" w14:textId="57216998" w:rsidR="00F81349" w:rsidRDefault="00621334">
          <w:pPr>
            <w:pStyle w:val="21"/>
            <w:tabs>
              <w:tab w:val="right" w:leader="dot" w:pos="8296"/>
            </w:tabs>
            <w:rPr>
              <w:noProof/>
            </w:rPr>
          </w:pPr>
          <w:hyperlink w:anchor="_Toc25947932" w:history="1">
            <w:r w:rsidR="00F81349" w:rsidRPr="001E1952">
              <w:rPr>
                <w:rStyle w:val="af"/>
                <w:noProof/>
              </w:rPr>
              <w:t>3.5 数据库设计</w:t>
            </w:r>
            <w:r w:rsidR="00F81349">
              <w:rPr>
                <w:noProof/>
                <w:webHidden/>
              </w:rPr>
              <w:tab/>
            </w:r>
            <w:r w:rsidR="00F81349">
              <w:rPr>
                <w:noProof/>
                <w:webHidden/>
              </w:rPr>
              <w:fldChar w:fldCharType="begin"/>
            </w:r>
            <w:r w:rsidR="00F81349">
              <w:rPr>
                <w:noProof/>
                <w:webHidden/>
              </w:rPr>
              <w:instrText xml:space="preserve"> PAGEREF _Toc25947932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3C77191D" w14:textId="008D9944" w:rsidR="00F81349" w:rsidRDefault="00621334">
          <w:pPr>
            <w:pStyle w:val="21"/>
            <w:tabs>
              <w:tab w:val="right" w:leader="dot" w:pos="8296"/>
            </w:tabs>
            <w:rPr>
              <w:noProof/>
            </w:rPr>
          </w:pPr>
          <w:hyperlink w:anchor="_Toc25947933" w:history="1">
            <w:r w:rsidR="00F81349" w:rsidRPr="001E1952">
              <w:rPr>
                <w:rStyle w:val="af"/>
                <w:noProof/>
              </w:rPr>
              <w:t>3.6 本章小结</w:t>
            </w:r>
            <w:r w:rsidR="00F81349">
              <w:rPr>
                <w:noProof/>
                <w:webHidden/>
              </w:rPr>
              <w:tab/>
            </w:r>
            <w:r w:rsidR="00F81349">
              <w:rPr>
                <w:noProof/>
                <w:webHidden/>
              </w:rPr>
              <w:fldChar w:fldCharType="begin"/>
            </w:r>
            <w:r w:rsidR="00F81349">
              <w:rPr>
                <w:noProof/>
                <w:webHidden/>
              </w:rPr>
              <w:instrText xml:space="preserve"> PAGEREF _Toc25947933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400B4367" w14:textId="168C7780" w:rsidR="00F81349" w:rsidRDefault="00621334">
          <w:pPr>
            <w:pStyle w:val="11"/>
            <w:tabs>
              <w:tab w:val="right" w:leader="dot" w:pos="8296"/>
            </w:tabs>
            <w:rPr>
              <w:noProof/>
            </w:rPr>
          </w:pPr>
          <w:hyperlink w:anchor="_Toc25947934" w:history="1">
            <w:r w:rsidR="00F81349" w:rsidRPr="001E1952">
              <w:rPr>
                <w:rStyle w:val="af"/>
                <w:rFonts w:ascii="黑体" w:eastAsia="黑体"/>
                <w:noProof/>
              </w:rPr>
              <w:t>第四章  系统实现</w:t>
            </w:r>
            <w:r w:rsidR="00F81349">
              <w:rPr>
                <w:noProof/>
                <w:webHidden/>
              </w:rPr>
              <w:tab/>
            </w:r>
            <w:r w:rsidR="00F81349">
              <w:rPr>
                <w:noProof/>
                <w:webHidden/>
              </w:rPr>
              <w:fldChar w:fldCharType="begin"/>
            </w:r>
            <w:r w:rsidR="00F81349">
              <w:rPr>
                <w:noProof/>
                <w:webHidden/>
              </w:rPr>
              <w:instrText xml:space="preserve"> PAGEREF _Toc25947934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0B25A668" w14:textId="68FDE6AE" w:rsidR="00F81349" w:rsidRDefault="00621334">
          <w:pPr>
            <w:pStyle w:val="21"/>
            <w:tabs>
              <w:tab w:val="right" w:leader="dot" w:pos="8296"/>
            </w:tabs>
            <w:rPr>
              <w:noProof/>
            </w:rPr>
          </w:pPr>
          <w:hyperlink w:anchor="_Toc25947935" w:history="1">
            <w:r w:rsidR="00F81349" w:rsidRPr="001E1952">
              <w:rPr>
                <w:rStyle w:val="af"/>
                <w:noProof/>
              </w:rPr>
              <w:t>4.1 规则配置模块</w:t>
            </w:r>
            <w:r w:rsidR="00F81349">
              <w:rPr>
                <w:noProof/>
                <w:webHidden/>
              </w:rPr>
              <w:tab/>
            </w:r>
            <w:r w:rsidR="00F81349">
              <w:rPr>
                <w:noProof/>
                <w:webHidden/>
              </w:rPr>
              <w:fldChar w:fldCharType="begin"/>
            </w:r>
            <w:r w:rsidR="00F81349">
              <w:rPr>
                <w:noProof/>
                <w:webHidden/>
              </w:rPr>
              <w:instrText xml:space="preserve"> PAGEREF _Toc25947935 \h </w:instrText>
            </w:r>
            <w:r w:rsidR="00F81349">
              <w:rPr>
                <w:noProof/>
                <w:webHidden/>
              </w:rPr>
            </w:r>
            <w:r w:rsidR="00F81349">
              <w:rPr>
                <w:noProof/>
                <w:webHidden/>
              </w:rPr>
              <w:fldChar w:fldCharType="separate"/>
            </w:r>
            <w:r w:rsidR="00F81349">
              <w:rPr>
                <w:noProof/>
                <w:webHidden/>
              </w:rPr>
              <w:t>15</w:t>
            </w:r>
            <w:r w:rsidR="00F81349">
              <w:rPr>
                <w:noProof/>
                <w:webHidden/>
              </w:rPr>
              <w:fldChar w:fldCharType="end"/>
            </w:r>
          </w:hyperlink>
        </w:p>
        <w:p w14:paraId="3E6D8B0B" w14:textId="7D958B55" w:rsidR="00F81349" w:rsidRDefault="00621334">
          <w:pPr>
            <w:pStyle w:val="21"/>
            <w:tabs>
              <w:tab w:val="right" w:leader="dot" w:pos="8296"/>
            </w:tabs>
            <w:rPr>
              <w:noProof/>
            </w:rPr>
          </w:pPr>
          <w:hyperlink w:anchor="_Toc25947936" w:history="1">
            <w:r w:rsidR="00F81349" w:rsidRPr="001E1952">
              <w:rPr>
                <w:rStyle w:val="af"/>
                <w:noProof/>
              </w:rPr>
              <w:t>4.2 审核流模块</w:t>
            </w:r>
            <w:r w:rsidR="00F81349">
              <w:rPr>
                <w:noProof/>
                <w:webHidden/>
              </w:rPr>
              <w:tab/>
            </w:r>
            <w:r w:rsidR="00F81349">
              <w:rPr>
                <w:noProof/>
                <w:webHidden/>
              </w:rPr>
              <w:fldChar w:fldCharType="begin"/>
            </w:r>
            <w:r w:rsidR="00F81349">
              <w:rPr>
                <w:noProof/>
                <w:webHidden/>
              </w:rPr>
              <w:instrText xml:space="preserve"> PAGEREF _Toc25947936 \h </w:instrText>
            </w:r>
            <w:r w:rsidR="00F81349">
              <w:rPr>
                <w:noProof/>
                <w:webHidden/>
              </w:rPr>
            </w:r>
            <w:r w:rsidR="00F81349">
              <w:rPr>
                <w:noProof/>
                <w:webHidden/>
              </w:rPr>
              <w:fldChar w:fldCharType="separate"/>
            </w:r>
            <w:r w:rsidR="00F81349">
              <w:rPr>
                <w:noProof/>
                <w:webHidden/>
              </w:rPr>
              <w:t>16</w:t>
            </w:r>
            <w:r w:rsidR="00F81349">
              <w:rPr>
                <w:noProof/>
                <w:webHidden/>
              </w:rPr>
              <w:fldChar w:fldCharType="end"/>
            </w:r>
          </w:hyperlink>
        </w:p>
        <w:p w14:paraId="0B7C05BB" w14:textId="6DE63268" w:rsidR="00F81349" w:rsidRDefault="00621334">
          <w:pPr>
            <w:pStyle w:val="21"/>
            <w:tabs>
              <w:tab w:val="right" w:leader="dot" w:pos="8296"/>
            </w:tabs>
            <w:rPr>
              <w:noProof/>
            </w:rPr>
          </w:pPr>
          <w:hyperlink w:anchor="_Toc25947937" w:history="1">
            <w:r w:rsidR="00F81349" w:rsidRPr="001E1952">
              <w:rPr>
                <w:rStyle w:val="af"/>
                <w:noProof/>
              </w:rPr>
              <w:t>4.3 业务处理模块</w:t>
            </w:r>
            <w:r w:rsidR="00F81349">
              <w:rPr>
                <w:noProof/>
                <w:webHidden/>
              </w:rPr>
              <w:tab/>
            </w:r>
            <w:r w:rsidR="00F81349">
              <w:rPr>
                <w:noProof/>
                <w:webHidden/>
              </w:rPr>
              <w:fldChar w:fldCharType="begin"/>
            </w:r>
            <w:r w:rsidR="00F81349">
              <w:rPr>
                <w:noProof/>
                <w:webHidden/>
              </w:rPr>
              <w:instrText xml:space="preserve"> PAGEREF _Toc25947937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2FF49D84" w14:textId="344AA27B" w:rsidR="00F81349" w:rsidRDefault="00621334">
          <w:pPr>
            <w:pStyle w:val="21"/>
            <w:tabs>
              <w:tab w:val="right" w:leader="dot" w:pos="8296"/>
            </w:tabs>
            <w:rPr>
              <w:noProof/>
            </w:rPr>
          </w:pPr>
          <w:hyperlink w:anchor="_Toc25947938" w:history="1">
            <w:r w:rsidR="00F81349" w:rsidRPr="001E1952">
              <w:rPr>
                <w:rStyle w:val="af"/>
                <w:noProof/>
              </w:rPr>
              <w:t>4.5 系统测试</w:t>
            </w:r>
            <w:r w:rsidR="00F81349">
              <w:rPr>
                <w:noProof/>
                <w:webHidden/>
              </w:rPr>
              <w:tab/>
            </w:r>
            <w:r w:rsidR="00F81349">
              <w:rPr>
                <w:noProof/>
                <w:webHidden/>
              </w:rPr>
              <w:fldChar w:fldCharType="begin"/>
            </w:r>
            <w:r w:rsidR="00F81349">
              <w:rPr>
                <w:noProof/>
                <w:webHidden/>
              </w:rPr>
              <w:instrText xml:space="preserve"> PAGEREF _Toc25947938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564BAED6" w14:textId="4DEF39FF" w:rsidR="00F81349" w:rsidRDefault="00621334" w:rsidP="00F81349">
          <w:pPr>
            <w:pStyle w:val="31"/>
            <w:rPr>
              <w:noProof/>
            </w:rPr>
          </w:pPr>
          <w:hyperlink w:anchor="_Toc25947939" w:history="1">
            <w:r w:rsidR="00F81349" w:rsidRPr="001E1952">
              <w:rPr>
                <w:rStyle w:val="af"/>
                <w:noProof/>
              </w:rPr>
              <w:t>4.5.1 测试环境</w:t>
            </w:r>
            <w:r w:rsidR="00F81349">
              <w:rPr>
                <w:noProof/>
                <w:webHidden/>
              </w:rPr>
              <w:tab/>
            </w:r>
            <w:r w:rsidR="00F81349">
              <w:rPr>
                <w:noProof/>
                <w:webHidden/>
              </w:rPr>
              <w:fldChar w:fldCharType="begin"/>
            </w:r>
            <w:r w:rsidR="00F81349">
              <w:rPr>
                <w:noProof/>
                <w:webHidden/>
              </w:rPr>
              <w:instrText xml:space="preserve"> PAGEREF _Toc25947939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307F3870" w14:textId="1AFF37CD" w:rsidR="00F81349" w:rsidRDefault="00621334" w:rsidP="00F81349">
          <w:pPr>
            <w:pStyle w:val="31"/>
            <w:rPr>
              <w:noProof/>
            </w:rPr>
          </w:pPr>
          <w:hyperlink w:anchor="_Toc25947940" w:history="1">
            <w:r w:rsidR="00F81349" w:rsidRPr="001E1952">
              <w:rPr>
                <w:rStyle w:val="af"/>
                <w:noProof/>
              </w:rPr>
              <w:t>4.5.2 测试设计</w:t>
            </w:r>
            <w:r w:rsidR="00F81349">
              <w:rPr>
                <w:noProof/>
                <w:webHidden/>
              </w:rPr>
              <w:tab/>
            </w:r>
            <w:r w:rsidR="00F81349">
              <w:rPr>
                <w:noProof/>
                <w:webHidden/>
              </w:rPr>
              <w:fldChar w:fldCharType="begin"/>
            </w:r>
            <w:r w:rsidR="00F81349">
              <w:rPr>
                <w:noProof/>
                <w:webHidden/>
              </w:rPr>
              <w:instrText xml:space="preserve"> PAGEREF _Toc25947940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1BA4DB5C" w14:textId="3960B7A1" w:rsidR="00F81349" w:rsidRDefault="00621334" w:rsidP="00F81349">
          <w:pPr>
            <w:pStyle w:val="31"/>
            <w:rPr>
              <w:noProof/>
            </w:rPr>
          </w:pPr>
          <w:hyperlink w:anchor="_Toc25947941" w:history="1">
            <w:r w:rsidR="00F81349" w:rsidRPr="001E1952">
              <w:rPr>
                <w:rStyle w:val="af"/>
                <w:noProof/>
              </w:rPr>
              <w:t>4.5.3 测试结果</w:t>
            </w:r>
            <w:r w:rsidR="00F81349">
              <w:rPr>
                <w:noProof/>
                <w:webHidden/>
              </w:rPr>
              <w:tab/>
            </w:r>
            <w:r w:rsidR="00F81349">
              <w:rPr>
                <w:noProof/>
                <w:webHidden/>
              </w:rPr>
              <w:fldChar w:fldCharType="begin"/>
            </w:r>
            <w:r w:rsidR="00F81349">
              <w:rPr>
                <w:noProof/>
                <w:webHidden/>
              </w:rPr>
              <w:instrText xml:space="preserve"> PAGEREF _Toc25947941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1E801484" w14:textId="23DF5E33" w:rsidR="00F81349" w:rsidRDefault="00621334">
          <w:pPr>
            <w:pStyle w:val="11"/>
            <w:tabs>
              <w:tab w:val="right" w:leader="dot" w:pos="8296"/>
            </w:tabs>
            <w:rPr>
              <w:noProof/>
            </w:rPr>
          </w:pPr>
          <w:hyperlink w:anchor="_Toc25947942" w:history="1">
            <w:r w:rsidR="00F81349" w:rsidRPr="001E1952">
              <w:rPr>
                <w:rStyle w:val="af"/>
                <w:rFonts w:ascii="黑体" w:eastAsia="黑体"/>
                <w:noProof/>
              </w:rPr>
              <w:t>第五章  总结与展望</w:t>
            </w:r>
            <w:r w:rsidR="00F81349">
              <w:rPr>
                <w:noProof/>
                <w:webHidden/>
              </w:rPr>
              <w:tab/>
            </w:r>
            <w:r w:rsidR="00F81349">
              <w:rPr>
                <w:noProof/>
                <w:webHidden/>
              </w:rPr>
              <w:fldChar w:fldCharType="begin"/>
            </w:r>
            <w:r w:rsidR="00F81349">
              <w:rPr>
                <w:noProof/>
                <w:webHidden/>
              </w:rPr>
              <w:instrText xml:space="preserve"> PAGEREF _Toc25947942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329FD95B" w14:textId="2EE1C31C" w:rsidR="00F81349" w:rsidRDefault="00621334">
          <w:pPr>
            <w:pStyle w:val="21"/>
            <w:tabs>
              <w:tab w:val="right" w:leader="dot" w:pos="8296"/>
            </w:tabs>
            <w:rPr>
              <w:noProof/>
            </w:rPr>
          </w:pPr>
          <w:hyperlink w:anchor="_Toc25947943" w:history="1">
            <w:r w:rsidR="00F81349" w:rsidRPr="001E1952">
              <w:rPr>
                <w:rStyle w:val="af"/>
                <w:noProof/>
              </w:rPr>
              <w:t>5.1 总结</w:t>
            </w:r>
            <w:r w:rsidR="00F81349">
              <w:rPr>
                <w:noProof/>
                <w:webHidden/>
              </w:rPr>
              <w:tab/>
            </w:r>
            <w:r w:rsidR="00F81349">
              <w:rPr>
                <w:noProof/>
                <w:webHidden/>
              </w:rPr>
              <w:fldChar w:fldCharType="begin"/>
            </w:r>
            <w:r w:rsidR="00F81349">
              <w:rPr>
                <w:noProof/>
                <w:webHidden/>
              </w:rPr>
              <w:instrText xml:space="preserve"> PAGEREF _Toc25947943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396243E3" w14:textId="5C22C080" w:rsidR="00F81349" w:rsidRDefault="00621334">
          <w:pPr>
            <w:pStyle w:val="21"/>
            <w:tabs>
              <w:tab w:val="right" w:leader="dot" w:pos="8296"/>
            </w:tabs>
            <w:rPr>
              <w:noProof/>
            </w:rPr>
          </w:pPr>
          <w:hyperlink w:anchor="_Toc25947944" w:history="1">
            <w:r w:rsidR="00F81349" w:rsidRPr="001E1952">
              <w:rPr>
                <w:rStyle w:val="af"/>
                <w:noProof/>
              </w:rPr>
              <w:t>5.2 工作展望</w:t>
            </w:r>
            <w:r w:rsidR="00F81349">
              <w:rPr>
                <w:noProof/>
                <w:webHidden/>
              </w:rPr>
              <w:tab/>
            </w:r>
            <w:r w:rsidR="00F81349">
              <w:rPr>
                <w:noProof/>
                <w:webHidden/>
              </w:rPr>
              <w:fldChar w:fldCharType="begin"/>
            </w:r>
            <w:r w:rsidR="00F81349">
              <w:rPr>
                <w:noProof/>
                <w:webHidden/>
              </w:rPr>
              <w:instrText xml:space="preserve"> PAGEREF _Toc25947944 \h </w:instrText>
            </w:r>
            <w:r w:rsidR="00F81349">
              <w:rPr>
                <w:noProof/>
                <w:webHidden/>
              </w:rPr>
            </w:r>
            <w:r w:rsidR="00F81349">
              <w:rPr>
                <w:noProof/>
                <w:webHidden/>
              </w:rPr>
              <w:fldChar w:fldCharType="separate"/>
            </w:r>
            <w:r w:rsidR="00F81349">
              <w:rPr>
                <w:noProof/>
                <w:webHidden/>
              </w:rPr>
              <w:t>17</w:t>
            </w:r>
            <w:r w:rsidR="00F81349">
              <w:rPr>
                <w:noProof/>
                <w:webHidden/>
              </w:rPr>
              <w:fldChar w:fldCharType="end"/>
            </w:r>
          </w:hyperlink>
        </w:p>
        <w:p w14:paraId="09D32E6A" w14:textId="06EE9734" w:rsidR="00F81349" w:rsidRDefault="00621334">
          <w:pPr>
            <w:pStyle w:val="11"/>
            <w:tabs>
              <w:tab w:val="right" w:leader="dot" w:pos="8296"/>
            </w:tabs>
            <w:rPr>
              <w:noProof/>
            </w:rPr>
          </w:pPr>
          <w:hyperlink w:anchor="_Toc25947945" w:history="1">
            <w:r w:rsidR="00F81349" w:rsidRPr="001E1952">
              <w:rPr>
                <w:rStyle w:val="af"/>
                <w:rFonts w:ascii="黑体" w:eastAsia="黑体"/>
                <w:noProof/>
              </w:rPr>
              <w:t>参 考 文 献</w:t>
            </w:r>
            <w:r w:rsidR="00F81349">
              <w:rPr>
                <w:noProof/>
                <w:webHidden/>
              </w:rPr>
              <w:tab/>
            </w:r>
            <w:r w:rsidR="00F81349">
              <w:rPr>
                <w:noProof/>
                <w:webHidden/>
              </w:rPr>
              <w:fldChar w:fldCharType="begin"/>
            </w:r>
            <w:r w:rsidR="00F81349">
              <w:rPr>
                <w:noProof/>
                <w:webHidden/>
              </w:rPr>
              <w:instrText xml:space="preserve"> PAGEREF _Toc25947945 \h </w:instrText>
            </w:r>
            <w:r w:rsidR="00F81349">
              <w:rPr>
                <w:noProof/>
                <w:webHidden/>
              </w:rPr>
            </w:r>
            <w:r w:rsidR="00F81349">
              <w:rPr>
                <w:noProof/>
                <w:webHidden/>
              </w:rPr>
              <w:fldChar w:fldCharType="separate"/>
            </w:r>
            <w:r w:rsidR="00F81349">
              <w:rPr>
                <w:noProof/>
                <w:webHidden/>
              </w:rPr>
              <w:t>18</w:t>
            </w:r>
            <w:r w:rsidR="00F81349">
              <w:rPr>
                <w:noProof/>
                <w:webHidden/>
              </w:rPr>
              <w:fldChar w:fldCharType="end"/>
            </w:r>
          </w:hyperlink>
        </w:p>
        <w:p w14:paraId="05A84EE9" w14:textId="7298F58A" w:rsidR="00F81349" w:rsidRDefault="00621334">
          <w:pPr>
            <w:pStyle w:val="11"/>
            <w:tabs>
              <w:tab w:val="right" w:leader="dot" w:pos="8296"/>
            </w:tabs>
            <w:rPr>
              <w:noProof/>
            </w:rPr>
          </w:pPr>
          <w:hyperlink w:anchor="_Toc25947946" w:history="1">
            <w:r w:rsidR="00F81349" w:rsidRPr="001E1952">
              <w:rPr>
                <w:rStyle w:val="af"/>
                <w:rFonts w:ascii="黑体" w:eastAsia="黑体"/>
                <w:noProof/>
              </w:rPr>
              <w:t>致      谢</w:t>
            </w:r>
            <w:r w:rsidR="00F81349">
              <w:rPr>
                <w:noProof/>
                <w:webHidden/>
              </w:rPr>
              <w:tab/>
            </w:r>
            <w:r w:rsidR="00F81349">
              <w:rPr>
                <w:noProof/>
                <w:webHidden/>
              </w:rPr>
              <w:fldChar w:fldCharType="begin"/>
            </w:r>
            <w:r w:rsidR="00F81349">
              <w:rPr>
                <w:noProof/>
                <w:webHidden/>
              </w:rPr>
              <w:instrText xml:space="preserve"> PAGEREF _Toc25947946 \h </w:instrText>
            </w:r>
            <w:r w:rsidR="00F81349">
              <w:rPr>
                <w:noProof/>
                <w:webHidden/>
              </w:rPr>
            </w:r>
            <w:r w:rsidR="00F81349">
              <w:rPr>
                <w:noProof/>
                <w:webHidden/>
              </w:rPr>
              <w:fldChar w:fldCharType="separate"/>
            </w:r>
            <w:r w:rsidR="00F81349">
              <w:rPr>
                <w:noProof/>
                <w:webHidden/>
              </w:rPr>
              <w:t>18</w:t>
            </w:r>
            <w:r w:rsidR="00F81349">
              <w:rPr>
                <w:noProof/>
                <w:webHidden/>
              </w:rPr>
              <w:fldChar w:fldCharType="end"/>
            </w:r>
          </w:hyperlink>
        </w:p>
        <w:p w14:paraId="7843F10F" w14:textId="24E7EF2D" w:rsidR="00F81349" w:rsidRDefault="00F81349">
          <w:r>
            <w:rPr>
              <w:b/>
              <w:bCs/>
              <w:lang w:val="zh-CN"/>
            </w:rPr>
            <w:fldChar w:fldCharType="end"/>
          </w:r>
        </w:p>
      </w:sdtContent>
    </w:sdt>
    <w:p w14:paraId="3C83072E" w14:textId="6ED34334" w:rsidR="000D60CF" w:rsidRPr="008F2FDE" w:rsidRDefault="000D60CF" w:rsidP="000D60CF">
      <w:pPr>
        <w:pStyle w:val="1"/>
        <w:jc w:val="center"/>
        <w:rPr>
          <w:rFonts w:ascii="黑体" w:eastAsia="黑体"/>
        </w:rPr>
      </w:pPr>
      <w:bookmarkStart w:id="47" w:name="_Toc25947913"/>
      <w:r w:rsidRPr="008F2FDE">
        <w:rPr>
          <w:rFonts w:ascii="黑体" w:eastAsia="黑体" w:hint="eastAsia"/>
        </w:rPr>
        <w:lastRenderedPageBreak/>
        <w:t>第一章  引言</w:t>
      </w:r>
      <w:bookmarkEnd w:id="3"/>
      <w:bookmarkEnd w:id="47"/>
    </w:p>
    <w:p w14:paraId="09B74B6E" w14:textId="4666AF46" w:rsidR="000D60CF" w:rsidRDefault="000D60CF" w:rsidP="000D60CF">
      <w:pPr>
        <w:pStyle w:val="2"/>
      </w:pPr>
      <w:bookmarkStart w:id="48" w:name="_Toc5877166"/>
      <w:bookmarkStart w:id="49" w:name="_Toc25947914"/>
      <w:r w:rsidRPr="00634B35">
        <w:t xml:space="preserve">1.1 </w:t>
      </w:r>
      <w:bookmarkEnd w:id="48"/>
      <w:bookmarkEnd w:id="49"/>
      <w:r w:rsidR="00CE27BB">
        <w:rPr>
          <w:rFonts w:hint="eastAsia"/>
        </w:rPr>
        <w:t>项目背景</w:t>
      </w:r>
    </w:p>
    <w:p w14:paraId="653D1AC1" w14:textId="160B99AF" w:rsidR="00B221A2" w:rsidRDefault="000D60CF" w:rsidP="00B221A2">
      <w:pPr>
        <w:spacing w:line="360" w:lineRule="auto"/>
        <w:ind w:firstLineChars="200" w:firstLine="480"/>
        <w:rPr>
          <w:ins w:id="50" w:author="wjq" w:date="2020-03-27T09:33:00Z"/>
          <w:rFonts w:ascii="宋体" w:eastAsia="宋体" w:hAnsi="宋体"/>
          <w:sz w:val="24"/>
          <w:szCs w:val="24"/>
        </w:rPr>
      </w:pPr>
      <w:r w:rsidRPr="00AC4FE8">
        <w:rPr>
          <w:rFonts w:ascii="宋体" w:eastAsia="宋体" w:hAnsi="宋体" w:hint="eastAsia"/>
          <w:sz w:val="24"/>
          <w:szCs w:val="24"/>
        </w:rPr>
        <w:t>论文选题源自于本人实习时参与的“</w:t>
      </w:r>
      <w:r w:rsidR="002D79CE">
        <w:rPr>
          <w:rFonts w:ascii="宋体" w:eastAsia="宋体" w:hAnsi="宋体" w:hint="eastAsia"/>
          <w:sz w:val="24"/>
          <w:szCs w:val="24"/>
        </w:rPr>
        <w:t>饿了么</w:t>
      </w:r>
      <w:bookmarkStart w:id="51" w:name="OLE_LINK15"/>
      <w:bookmarkStart w:id="52" w:name="OLE_LINK16"/>
      <w:r w:rsidR="002D79CE">
        <w:rPr>
          <w:rFonts w:ascii="宋体" w:eastAsia="宋体" w:hAnsi="宋体" w:hint="eastAsia"/>
          <w:sz w:val="24"/>
          <w:szCs w:val="24"/>
        </w:rPr>
        <w:t>履约超时管理平台</w:t>
      </w:r>
      <w:bookmarkEnd w:id="51"/>
      <w:bookmarkEnd w:id="52"/>
      <w:r w:rsidRPr="00AC4FE8">
        <w:rPr>
          <w:rFonts w:ascii="宋体" w:eastAsia="宋体" w:hAnsi="宋体" w:hint="eastAsia"/>
          <w:sz w:val="24"/>
          <w:szCs w:val="24"/>
        </w:rPr>
        <w:t>”</w:t>
      </w:r>
      <w:ins w:id="53" w:author="wjq" w:date="2020-03-27T09:30:00Z">
        <w:r w:rsidR="00621334">
          <w:rPr>
            <w:rFonts w:ascii="宋体" w:eastAsia="宋体" w:hAnsi="宋体" w:hint="eastAsia"/>
            <w:sz w:val="24"/>
            <w:szCs w:val="24"/>
          </w:rPr>
          <w:t>项目</w:t>
        </w:r>
      </w:ins>
      <w:r w:rsidRPr="00AC4FE8">
        <w:rPr>
          <w:rFonts w:ascii="宋体" w:eastAsia="宋体" w:hAnsi="宋体" w:hint="eastAsia"/>
          <w:sz w:val="24"/>
          <w:szCs w:val="24"/>
        </w:rPr>
        <w:t>。</w:t>
      </w:r>
      <w:del w:id="54" w:author="wjq" w:date="2020-03-27T09:33:00Z">
        <w:r w:rsidR="002D79CE" w:rsidDel="00621334">
          <w:rPr>
            <w:rFonts w:ascii="宋体" w:eastAsia="宋体" w:hAnsi="宋体" w:hint="eastAsia"/>
            <w:sz w:val="24"/>
            <w:szCs w:val="24"/>
          </w:rPr>
          <w:delText>履约超时管理平台主要：</w:delText>
        </w:r>
        <w:r w:rsidR="00B2170D" w:rsidDel="00621334">
          <w:rPr>
            <w:rFonts w:ascii="宋体" w:eastAsia="宋体" w:hAnsi="宋体" w:hint="eastAsia"/>
            <w:sz w:val="24"/>
            <w:szCs w:val="24"/>
          </w:rPr>
          <w:delText>制定</w:delText>
        </w:r>
        <w:r w:rsidR="002D79CE" w:rsidDel="00621334">
          <w:rPr>
            <w:rFonts w:ascii="宋体" w:eastAsia="宋体" w:hAnsi="宋体" w:hint="eastAsia"/>
            <w:sz w:val="24"/>
            <w:szCs w:val="24"/>
          </w:rPr>
          <w:delText>履约超时规则、对履约过程中的</w:delText>
        </w:r>
        <w:r w:rsidR="00904E9F" w:rsidDel="00621334">
          <w:rPr>
            <w:rFonts w:ascii="宋体" w:eastAsia="宋体" w:hAnsi="宋体" w:hint="eastAsia"/>
            <w:sz w:val="24"/>
            <w:szCs w:val="24"/>
          </w:rPr>
          <w:delText>超时</w:delText>
        </w:r>
        <w:r w:rsidR="002D79CE" w:rsidDel="00621334">
          <w:rPr>
            <w:rFonts w:ascii="宋体" w:eastAsia="宋体" w:hAnsi="宋体" w:hint="eastAsia"/>
            <w:sz w:val="24"/>
            <w:szCs w:val="24"/>
          </w:rPr>
          <w:delText>场景进行</w:delText>
        </w:r>
        <w:r w:rsidR="00C54BC5" w:rsidDel="00621334">
          <w:rPr>
            <w:rFonts w:ascii="宋体" w:eastAsia="宋体" w:hAnsi="宋体" w:hint="eastAsia"/>
            <w:sz w:val="24"/>
            <w:szCs w:val="24"/>
          </w:rPr>
          <w:delText>检查</w:delText>
        </w:r>
        <w:r w:rsidR="002D79CE" w:rsidDel="00621334">
          <w:rPr>
            <w:rFonts w:ascii="宋体" w:eastAsia="宋体" w:hAnsi="宋体" w:hint="eastAsia"/>
            <w:sz w:val="24"/>
            <w:szCs w:val="24"/>
          </w:rPr>
          <w:delText>、执行相应的</w:delText>
        </w:r>
        <w:r w:rsidR="006E6C7F" w:rsidDel="00621334">
          <w:rPr>
            <w:rFonts w:ascii="宋体" w:eastAsia="宋体" w:hAnsi="宋体" w:hint="eastAsia"/>
            <w:sz w:val="24"/>
            <w:szCs w:val="24"/>
          </w:rPr>
          <w:delText>应对</w:delText>
        </w:r>
        <w:r w:rsidR="002D79CE" w:rsidDel="00621334">
          <w:rPr>
            <w:rFonts w:ascii="宋体" w:eastAsia="宋体" w:hAnsi="宋体" w:hint="eastAsia"/>
            <w:sz w:val="24"/>
            <w:szCs w:val="24"/>
          </w:rPr>
          <w:delText>策略。</w:delText>
        </w:r>
      </w:del>
    </w:p>
    <w:p w14:paraId="56139AB3" w14:textId="446B8EAD" w:rsidR="00621334" w:rsidRDefault="00621334" w:rsidP="00B221A2">
      <w:pPr>
        <w:spacing w:line="360" w:lineRule="auto"/>
        <w:ind w:firstLineChars="200" w:firstLine="480"/>
        <w:rPr>
          <w:rFonts w:ascii="宋体" w:eastAsia="宋体" w:hAnsi="宋体" w:hint="eastAsia"/>
          <w:sz w:val="24"/>
          <w:szCs w:val="24"/>
        </w:rPr>
      </w:pPr>
      <w:moveToRangeStart w:id="55" w:author="wjq" w:date="2020-03-27T09:33:00Z" w:name="move36194017"/>
      <w:moveTo w:id="56" w:author="wjq" w:date="2020-03-27T09:33:00Z">
        <w:r>
          <w:rPr>
            <w:rFonts w:ascii="宋体" w:eastAsia="宋体" w:hAnsi="宋体" w:hint="eastAsia"/>
            <w:sz w:val="24"/>
            <w:szCs w:val="24"/>
          </w:rPr>
          <w:t>履约是指按照约定履行契约</w:t>
        </w:r>
        <w:del w:id="57" w:author="wjq" w:date="2020-03-27T09:33:00Z">
          <w:r w:rsidDel="00621334">
            <w:rPr>
              <w:rFonts w:ascii="宋体" w:eastAsia="宋体" w:hAnsi="宋体" w:hint="eastAsia"/>
              <w:sz w:val="24"/>
              <w:szCs w:val="24"/>
            </w:rPr>
            <w:delText>，</w:delText>
          </w:r>
        </w:del>
      </w:moveTo>
      <w:ins w:id="58" w:author="wjq" w:date="2020-03-27T09:33:00Z">
        <w:r>
          <w:rPr>
            <w:rFonts w:ascii="宋体" w:eastAsia="宋体" w:hAnsi="宋体" w:hint="eastAsia"/>
            <w:sz w:val="24"/>
            <w:szCs w:val="24"/>
          </w:rPr>
          <w:t>。</w:t>
        </w:r>
      </w:ins>
      <w:moveTo w:id="59" w:author="wjq" w:date="2020-03-27T09:33:00Z">
        <w:r>
          <w:rPr>
            <w:rFonts w:ascii="宋体" w:eastAsia="宋体" w:hAnsi="宋体" w:hint="eastAsia"/>
            <w:sz w:val="24"/>
            <w:szCs w:val="24"/>
          </w:rPr>
          <w:t>用户在电商平台上下订单，用户</w:t>
        </w:r>
        <w:del w:id="60" w:author="wjq" w:date="2020-03-27T09:33:00Z">
          <w:r w:rsidDel="00621334">
            <w:rPr>
              <w:rFonts w:ascii="宋体" w:eastAsia="宋体" w:hAnsi="宋体" w:hint="eastAsia"/>
              <w:sz w:val="24"/>
              <w:szCs w:val="24"/>
            </w:rPr>
            <w:delText>和平台</w:delText>
          </w:r>
        </w:del>
        <w:r>
          <w:rPr>
            <w:rFonts w:ascii="宋体" w:eastAsia="宋体" w:hAnsi="宋体" w:hint="eastAsia"/>
            <w:sz w:val="24"/>
            <w:szCs w:val="24"/>
          </w:rPr>
          <w:t>就</w:t>
        </w:r>
      </w:moveTo>
      <w:ins w:id="61" w:author="wjq" w:date="2020-03-27T09:33:00Z">
        <w:r>
          <w:rPr>
            <w:rFonts w:ascii="宋体" w:eastAsia="宋体" w:hAnsi="宋体" w:hint="eastAsia"/>
            <w:sz w:val="24"/>
            <w:szCs w:val="24"/>
          </w:rPr>
          <w:t>和平台</w:t>
        </w:r>
      </w:ins>
      <w:moveTo w:id="62" w:author="wjq" w:date="2020-03-27T09:33:00Z">
        <w:del w:id="63" w:author="wjq" w:date="2020-03-27T09:34:00Z">
          <w:r w:rsidDel="00621334">
            <w:rPr>
              <w:rFonts w:ascii="宋体" w:eastAsia="宋体" w:hAnsi="宋体" w:hint="eastAsia"/>
              <w:sz w:val="24"/>
              <w:szCs w:val="24"/>
            </w:rPr>
            <w:delText>其</w:delText>
          </w:r>
        </w:del>
        <w:r>
          <w:rPr>
            <w:rFonts w:ascii="宋体" w:eastAsia="宋体" w:hAnsi="宋体" w:hint="eastAsia"/>
            <w:sz w:val="24"/>
            <w:szCs w:val="24"/>
          </w:rPr>
          <w:t>签订了一个</w:t>
        </w:r>
        <w:del w:id="64" w:author="wjq" w:date="2020-03-27T09:34:00Z">
          <w:r w:rsidDel="00621334">
            <w:rPr>
              <w:rFonts w:ascii="宋体" w:eastAsia="宋体" w:hAnsi="宋体" w:hint="eastAsia"/>
              <w:sz w:val="24"/>
              <w:szCs w:val="24"/>
            </w:rPr>
            <w:delText>简单的</w:delText>
          </w:r>
        </w:del>
        <w:r>
          <w:rPr>
            <w:rFonts w:ascii="宋体" w:eastAsia="宋体" w:hAnsi="宋体" w:hint="eastAsia"/>
            <w:sz w:val="24"/>
            <w:szCs w:val="24"/>
          </w:rPr>
          <w:t>契约，平台需要按照契约进行履约，简单来说，用户下单之后平台就需要履约，下单之后的阶段就是履约阶段。</w:t>
        </w:r>
      </w:moveTo>
      <w:moveToRangeEnd w:id="55"/>
    </w:p>
    <w:p w14:paraId="426F9CF1" w14:textId="2D6466AB" w:rsidR="0099521A" w:rsidRDefault="0001280F" w:rsidP="0099521A">
      <w:pPr>
        <w:spacing w:line="360" w:lineRule="auto"/>
        <w:ind w:firstLineChars="200" w:firstLine="420"/>
        <w:jc w:val="center"/>
        <w:rPr>
          <w:rFonts w:ascii="宋体" w:eastAsia="宋体" w:hAnsi="宋体"/>
          <w:sz w:val="24"/>
          <w:szCs w:val="24"/>
        </w:rPr>
      </w:pPr>
      <w:r>
        <w:rPr>
          <w:noProof/>
        </w:rPr>
        <w:drawing>
          <wp:inline distT="0" distB="0" distL="0" distR="0" wp14:anchorId="435E65CF" wp14:editId="3FA1631F">
            <wp:extent cx="4772660" cy="200914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2660" cy="2009140"/>
                    </a:xfrm>
                    <a:prstGeom prst="rect">
                      <a:avLst/>
                    </a:prstGeom>
                    <a:noFill/>
                    <a:ln>
                      <a:noFill/>
                    </a:ln>
                  </pic:spPr>
                </pic:pic>
              </a:graphicData>
            </a:graphic>
          </wp:inline>
        </w:drawing>
      </w:r>
    </w:p>
    <w:p w14:paraId="2CF787D2" w14:textId="4F6F28F4" w:rsidR="0099521A" w:rsidRDefault="0099521A" w:rsidP="0099521A">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图1.1</w:t>
      </w:r>
      <w:r>
        <w:rPr>
          <w:rFonts w:ascii="宋体" w:eastAsia="宋体" w:hAnsi="宋体"/>
          <w:sz w:val="24"/>
          <w:szCs w:val="24"/>
        </w:rPr>
        <w:t xml:space="preserve"> </w:t>
      </w:r>
      <w:r>
        <w:rPr>
          <w:rFonts w:ascii="宋体" w:eastAsia="宋体" w:hAnsi="宋体" w:hint="eastAsia"/>
          <w:sz w:val="24"/>
          <w:szCs w:val="24"/>
        </w:rPr>
        <w:t>外卖业务</w:t>
      </w:r>
      <w:ins w:id="65" w:author="wjq" w:date="2020-03-27T09:37:00Z">
        <w:r w:rsidR="00621334">
          <w:rPr>
            <w:rFonts w:ascii="宋体" w:eastAsia="宋体" w:hAnsi="宋体" w:hint="eastAsia"/>
            <w:sz w:val="24"/>
            <w:szCs w:val="24"/>
          </w:rPr>
          <w:t>履约过程</w:t>
        </w:r>
      </w:ins>
      <w:del w:id="66" w:author="wjq" w:date="2020-03-27T09:37:00Z">
        <w:r w:rsidDel="00621334">
          <w:rPr>
            <w:rFonts w:ascii="宋体" w:eastAsia="宋体" w:hAnsi="宋体" w:hint="eastAsia"/>
            <w:sz w:val="24"/>
            <w:szCs w:val="24"/>
          </w:rPr>
          <w:delText>流程</w:delText>
        </w:r>
      </w:del>
      <w:ins w:id="67" w:author="wjq" w:date="2020-03-27T09:37:00Z">
        <w:r w:rsidR="00621334">
          <w:rPr>
            <w:rFonts w:ascii="宋体" w:eastAsia="宋体" w:hAnsi="宋体" w:hint="eastAsia"/>
            <w:sz w:val="24"/>
            <w:szCs w:val="24"/>
          </w:rPr>
          <w:t>（建议：方框内未本文内容</w:t>
        </w:r>
        <w:r w:rsidR="003D0EC6">
          <w:rPr>
            <w:rFonts w:ascii="宋体" w:eastAsia="宋体" w:hAnsi="宋体" w:hint="eastAsia"/>
            <w:sz w:val="24"/>
            <w:szCs w:val="24"/>
          </w:rPr>
          <w:t>，</w:t>
        </w:r>
      </w:ins>
      <w:ins w:id="68" w:author="wjq" w:date="2020-03-27T09:38:00Z">
        <w:r w:rsidR="003D0EC6">
          <w:rPr>
            <w:rFonts w:ascii="宋体" w:eastAsia="宋体" w:hAnsi="宋体" w:hint="eastAsia"/>
            <w:sz w:val="24"/>
            <w:szCs w:val="24"/>
          </w:rPr>
          <w:t>线条、方框采用</w:t>
        </w:r>
      </w:ins>
      <w:ins w:id="69" w:author="wjq" w:date="2020-03-27T09:37:00Z">
        <w:r w:rsidR="003D0EC6">
          <w:rPr>
            <w:rFonts w:ascii="宋体" w:eastAsia="宋体" w:hAnsi="宋体" w:hint="eastAsia"/>
            <w:sz w:val="24"/>
            <w:szCs w:val="24"/>
          </w:rPr>
          <w:t>实线；框外是本文</w:t>
        </w:r>
      </w:ins>
      <w:ins w:id="70" w:author="wjq" w:date="2020-03-27T09:38:00Z">
        <w:r w:rsidR="003D0EC6">
          <w:rPr>
            <w:rFonts w:ascii="宋体" w:eastAsia="宋体" w:hAnsi="宋体" w:hint="eastAsia"/>
            <w:sz w:val="24"/>
            <w:szCs w:val="24"/>
          </w:rPr>
          <w:t>关联内容，虚线</w:t>
        </w:r>
      </w:ins>
      <w:ins w:id="71" w:author="wjq" w:date="2020-03-27T09:37:00Z">
        <w:r w:rsidR="00621334">
          <w:rPr>
            <w:rFonts w:ascii="宋体" w:eastAsia="宋体" w:hAnsi="宋体" w:hint="eastAsia"/>
            <w:sz w:val="24"/>
            <w:szCs w:val="24"/>
          </w:rPr>
          <w:t>）</w:t>
        </w:r>
      </w:ins>
    </w:p>
    <w:p w14:paraId="6DF86006" w14:textId="0EEFC739" w:rsidR="00B221A2" w:rsidRDefault="00A640B9" w:rsidP="00B221A2">
      <w:pPr>
        <w:spacing w:line="360" w:lineRule="auto"/>
        <w:ind w:firstLineChars="200" w:firstLine="480"/>
        <w:rPr>
          <w:rFonts w:ascii="宋体" w:eastAsia="宋体" w:hAnsi="宋体"/>
          <w:sz w:val="24"/>
          <w:szCs w:val="24"/>
        </w:rPr>
      </w:pPr>
      <w:moveFromRangeStart w:id="72" w:author="wjq" w:date="2020-03-27T09:33:00Z" w:name="move36194017"/>
      <w:moveFrom w:id="73" w:author="wjq" w:date="2020-03-27T09:33:00Z">
        <w:r w:rsidDel="00621334">
          <w:rPr>
            <w:rFonts w:ascii="宋体" w:eastAsia="宋体" w:hAnsi="宋体" w:hint="eastAsia"/>
            <w:sz w:val="24"/>
            <w:szCs w:val="24"/>
          </w:rPr>
          <w:t>履约是指按照约定履行</w:t>
        </w:r>
        <w:r w:rsidR="00376F8C" w:rsidDel="00621334">
          <w:rPr>
            <w:rFonts w:ascii="宋体" w:eastAsia="宋体" w:hAnsi="宋体" w:hint="eastAsia"/>
            <w:sz w:val="24"/>
            <w:szCs w:val="24"/>
          </w:rPr>
          <w:t>契约</w:t>
        </w:r>
        <w:r w:rsidDel="00621334">
          <w:rPr>
            <w:rFonts w:ascii="宋体" w:eastAsia="宋体" w:hAnsi="宋体" w:hint="eastAsia"/>
            <w:sz w:val="24"/>
            <w:szCs w:val="24"/>
          </w:rPr>
          <w:t>，用户在电商平台上</w:t>
        </w:r>
        <w:r w:rsidR="00376F8C" w:rsidDel="00621334">
          <w:rPr>
            <w:rFonts w:ascii="宋体" w:eastAsia="宋体" w:hAnsi="宋体" w:hint="eastAsia"/>
            <w:sz w:val="24"/>
            <w:szCs w:val="24"/>
          </w:rPr>
          <w:t>下订单，用户和平台就其签订了一个简单的契约，平台需要按照契约进行履约</w:t>
        </w:r>
        <w:r w:rsidR="00921FEF" w:rsidDel="00621334">
          <w:rPr>
            <w:rFonts w:ascii="宋体" w:eastAsia="宋体" w:hAnsi="宋体" w:hint="eastAsia"/>
            <w:sz w:val="24"/>
            <w:szCs w:val="24"/>
          </w:rPr>
          <w:t>，简单来说，用户下单之后平台就需要履约，下单之后的阶段就是履约阶段。</w:t>
        </w:r>
      </w:moveFrom>
      <w:moveFromRangeEnd w:id="72"/>
      <w:r w:rsidR="00A55779">
        <w:rPr>
          <w:rFonts w:ascii="宋体" w:eastAsia="宋体" w:hAnsi="宋体" w:hint="eastAsia"/>
          <w:sz w:val="24"/>
          <w:szCs w:val="24"/>
        </w:rPr>
        <w:t>图1.1</w:t>
      </w:r>
      <w:ins w:id="74" w:author="wjq" w:date="2020-03-27T09:35:00Z">
        <w:r w:rsidR="00621334">
          <w:rPr>
            <w:rFonts w:ascii="宋体" w:eastAsia="宋体" w:hAnsi="宋体" w:hint="eastAsia"/>
            <w:sz w:val="24"/>
            <w:szCs w:val="24"/>
          </w:rPr>
          <w:t>以</w:t>
        </w:r>
      </w:ins>
      <w:del w:id="75" w:author="wjq" w:date="2020-03-27T09:35:00Z">
        <w:r w:rsidR="00A55779" w:rsidDel="00621334">
          <w:rPr>
            <w:rFonts w:ascii="宋体" w:eastAsia="宋体" w:hAnsi="宋体" w:hint="eastAsia"/>
            <w:sz w:val="24"/>
            <w:szCs w:val="24"/>
          </w:rPr>
          <w:delText>为</w:delText>
        </w:r>
      </w:del>
      <w:r w:rsidR="00A55779">
        <w:rPr>
          <w:rFonts w:ascii="宋体" w:eastAsia="宋体" w:hAnsi="宋体" w:hint="eastAsia"/>
          <w:sz w:val="24"/>
          <w:szCs w:val="24"/>
        </w:rPr>
        <w:t>外卖业务</w:t>
      </w:r>
      <w:del w:id="76" w:author="wjq" w:date="2020-03-27T09:35:00Z">
        <w:r w:rsidR="00A55779" w:rsidDel="00621334">
          <w:rPr>
            <w:rFonts w:ascii="宋体" w:eastAsia="宋体" w:hAnsi="宋体" w:hint="eastAsia"/>
            <w:sz w:val="24"/>
            <w:szCs w:val="24"/>
          </w:rPr>
          <w:delText>流程</w:delText>
        </w:r>
      </w:del>
      <w:ins w:id="77" w:author="wjq" w:date="2020-03-27T09:35:00Z">
        <w:r w:rsidR="00621334">
          <w:rPr>
            <w:rFonts w:ascii="宋体" w:eastAsia="宋体" w:hAnsi="宋体" w:hint="eastAsia"/>
            <w:sz w:val="24"/>
            <w:szCs w:val="24"/>
          </w:rPr>
          <w:t>为代表的履约过程。</w:t>
        </w:r>
      </w:ins>
      <w:del w:id="78" w:author="wjq" w:date="2020-03-27T09:35:00Z">
        <w:r w:rsidR="00A55779" w:rsidDel="00621334">
          <w:rPr>
            <w:rFonts w:ascii="宋体" w:eastAsia="宋体" w:hAnsi="宋体" w:hint="eastAsia"/>
            <w:sz w:val="24"/>
            <w:szCs w:val="24"/>
          </w:rPr>
          <w:delText>，</w:delText>
        </w:r>
      </w:del>
      <w:r w:rsidR="00EC6FE6">
        <w:rPr>
          <w:rFonts w:ascii="宋体" w:eastAsia="宋体" w:hAnsi="宋体" w:hint="eastAsia"/>
          <w:sz w:val="24"/>
          <w:szCs w:val="24"/>
        </w:rPr>
        <w:t>履约阶段</w:t>
      </w:r>
      <w:del w:id="79" w:author="wjq" w:date="2020-03-27T09:36:00Z">
        <w:r w:rsidR="00EC6FE6" w:rsidDel="00621334">
          <w:rPr>
            <w:rFonts w:ascii="宋体" w:eastAsia="宋体" w:hAnsi="宋体" w:hint="eastAsia"/>
            <w:sz w:val="24"/>
            <w:szCs w:val="24"/>
          </w:rPr>
          <w:delText>如图所示</w:delText>
        </w:r>
      </w:del>
      <w:ins w:id="80" w:author="wjq" w:date="2020-03-27T09:36:00Z">
        <w:r w:rsidR="00621334">
          <w:rPr>
            <w:rFonts w:ascii="宋体" w:eastAsia="宋体" w:hAnsi="宋体" w:hint="eastAsia"/>
            <w:sz w:val="24"/>
            <w:szCs w:val="24"/>
          </w:rPr>
          <w:t>主要业务流程</w:t>
        </w:r>
      </w:ins>
      <w:del w:id="81" w:author="wjq" w:date="2020-03-27T09:36:00Z">
        <w:r w:rsidR="00EC6FE6" w:rsidDel="00621334">
          <w:rPr>
            <w:rFonts w:ascii="宋体" w:eastAsia="宋体" w:hAnsi="宋体" w:hint="eastAsia"/>
            <w:sz w:val="24"/>
            <w:szCs w:val="24"/>
          </w:rPr>
          <w:delText>，</w:delText>
        </w:r>
      </w:del>
      <w:r w:rsidR="00EC6FE6">
        <w:rPr>
          <w:rFonts w:ascii="宋体" w:eastAsia="宋体" w:hAnsi="宋体" w:hint="eastAsia"/>
          <w:sz w:val="24"/>
          <w:szCs w:val="24"/>
        </w:rPr>
        <w:t>包括商家接单、商家呼叫骑手、骑手接单、骑手取餐、</w:t>
      </w:r>
      <w:r w:rsidR="0001280F">
        <w:rPr>
          <w:rFonts w:ascii="宋体" w:eastAsia="宋体" w:hAnsi="宋体" w:hint="eastAsia"/>
          <w:sz w:val="24"/>
          <w:szCs w:val="24"/>
        </w:rPr>
        <w:t>骑手配送、</w:t>
      </w:r>
      <w:r w:rsidR="00EC6FE6">
        <w:rPr>
          <w:rFonts w:ascii="宋体" w:eastAsia="宋体" w:hAnsi="宋体" w:hint="eastAsia"/>
          <w:sz w:val="24"/>
          <w:szCs w:val="24"/>
        </w:rPr>
        <w:t>骑手送达等节点。</w:t>
      </w:r>
      <w:del w:id="82" w:author="wjq" w:date="2020-03-27T09:43:00Z">
        <w:r w:rsidR="00EC6FE6" w:rsidDel="003D0EC6">
          <w:rPr>
            <w:rFonts w:ascii="宋体" w:eastAsia="宋体" w:hAnsi="宋体" w:hint="eastAsia"/>
            <w:sz w:val="24"/>
            <w:szCs w:val="24"/>
          </w:rPr>
          <w:delText>与</w:delText>
        </w:r>
      </w:del>
      <w:ins w:id="83" w:author="wjq" w:date="2020-03-27T09:43:00Z">
        <w:r w:rsidR="003D0EC6">
          <w:rPr>
            <w:rFonts w:ascii="宋体" w:eastAsia="宋体" w:hAnsi="宋体" w:hint="eastAsia"/>
            <w:sz w:val="24"/>
            <w:szCs w:val="24"/>
          </w:rPr>
          <w:t>有别于</w:t>
        </w:r>
      </w:ins>
      <w:proofErr w:type="gramStart"/>
      <w:r w:rsidR="00EC6FE6">
        <w:rPr>
          <w:rFonts w:ascii="宋体" w:eastAsia="宋体" w:hAnsi="宋体" w:hint="eastAsia"/>
          <w:sz w:val="24"/>
          <w:szCs w:val="24"/>
        </w:rPr>
        <w:t>传统</w:t>
      </w:r>
      <w:r w:rsidR="00001ECD">
        <w:rPr>
          <w:rFonts w:ascii="宋体" w:eastAsia="宋体" w:hAnsi="宋体" w:hint="eastAsia"/>
          <w:sz w:val="24"/>
          <w:szCs w:val="24"/>
        </w:rPr>
        <w:t>电</w:t>
      </w:r>
      <w:proofErr w:type="gramEnd"/>
      <w:r w:rsidR="00001ECD">
        <w:rPr>
          <w:rFonts w:ascii="宋体" w:eastAsia="宋体" w:hAnsi="宋体" w:hint="eastAsia"/>
          <w:sz w:val="24"/>
          <w:szCs w:val="24"/>
        </w:rPr>
        <w:t>商</w:t>
      </w:r>
      <w:r w:rsidR="00493A3E">
        <w:rPr>
          <w:rFonts w:ascii="宋体" w:eastAsia="宋体" w:hAnsi="宋体" w:hint="eastAsia"/>
          <w:sz w:val="24"/>
          <w:szCs w:val="24"/>
        </w:rPr>
        <w:t>履约</w:t>
      </w:r>
      <w:ins w:id="84" w:author="wjq" w:date="2020-03-27T09:44:00Z">
        <w:r w:rsidR="003D0EC6">
          <w:rPr>
            <w:rFonts w:ascii="宋体" w:eastAsia="宋体" w:hAnsi="宋体" w:hint="eastAsia"/>
            <w:sz w:val="24"/>
            <w:szCs w:val="24"/>
          </w:rPr>
          <w:t>特性</w:t>
        </w:r>
      </w:ins>
      <w:del w:id="85" w:author="wjq" w:date="2020-03-27T09:44:00Z">
        <w:r w:rsidR="00001ECD" w:rsidDel="003D0EC6">
          <w:rPr>
            <w:rFonts w:ascii="宋体" w:eastAsia="宋体" w:hAnsi="宋体" w:hint="eastAsia"/>
            <w:sz w:val="24"/>
            <w:szCs w:val="24"/>
          </w:rPr>
          <w:delText>不同的是</w:delText>
        </w:r>
      </w:del>
      <w:r w:rsidR="00001ECD">
        <w:rPr>
          <w:rFonts w:ascii="宋体" w:eastAsia="宋体" w:hAnsi="宋体" w:hint="eastAsia"/>
          <w:sz w:val="24"/>
          <w:szCs w:val="24"/>
        </w:rPr>
        <w:t>，外卖行业，</w:t>
      </w:r>
      <w:del w:id="86" w:author="wjq" w:date="2020-03-27T09:44:00Z">
        <w:r w:rsidR="00001ECD" w:rsidDel="003D0EC6">
          <w:rPr>
            <w:rFonts w:ascii="宋体" w:eastAsia="宋体" w:hAnsi="宋体" w:hint="eastAsia"/>
            <w:sz w:val="24"/>
            <w:szCs w:val="24"/>
          </w:rPr>
          <w:delText>特别</w:delText>
        </w:r>
      </w:del>
      <w:ins w:id="87" w:author="wjq" w:date="2020-03-27T09:44:00Z">
        <w:r w:rsidR="003D0EC6">
          <w:rPr>
            <w:rFonts w:ascii="宋体" w:eastAsia="宋体" w:hAnsi="宋体" w:hint="eastAsia"/>
            <w:sz w:val="24"/>
            <w:szCs w:val="24"/>
          </w:rPr>
          <w:t>尤其</w:t>
        </w:r>
      </w:ins>
      <w:r w:rsidR="00001ECD">
        <w:rPr>
          <w:rFonts w:ascii="宋体" w:eastAsia="宋体" w:hAnsi="宋体" w:hint="eastAsia"/>
          <w:sz w:val="24"/>
          <w:szCs w:val="24"/>
        </w:rPr>
        <w:t>是餐饮外卖行业</w:t>
      </w:r>
      <w:ins w:id="88" w:author="wjq" w:date="2020-03-27T09:44:00Z">
        <w:r w:rsidR="003D0EC6">
          <w:rPr>
            <w:rFonts w:ascii="宋体" w:eastAsia="宋体" w:hAnsi="宋体" w:hint="eastAsia"/>
            <w:sz w:val="24"/>
            <w:szCs w:val="24"/>
          </w:rPr>
          <w:t>，</w:t>
        </w:r>
      </w:ins>
      <w:del w:id="89" w:author="wjq" w:date="2020-03-27T09:44:00Z">
        <w:r w:rsidR="00001ECD" w:rsidDel="003D0EC6">
          <w:rPr>
            <w:rFonts w:ascii="宋体" w:eastAsia="宋体" w:hAnsi="宋体" w:hint="eastAsia"/>
            <w:sz w:val="24"/>
            <w:szCs w:val="24"/>
          </w:rPr>
          <w:delText>对</w:delText>
        </w:r>
      </w:del>
      <w:ins w:id="90" w:author="wjq" w:date="2020-03-27T09:46:00Z">
        <w:r w:rsidR="003D0EC6">
          <w:rPr>
            <w:rFonts w:ascii="宋体" w:eastAsia="宋体" w:hAnsi="宋体" w:hint="eastAsia"/>
            <w:sz w:val="24"/>
            <w:szCs w:val="24"/>
          </w:rPr>
          <w:t>对于</w:t>
        </w:r>
      </w:ins>
      <w:r w:rsidR="00001ECD">
        <w:rPr>
          <w:rFonts w:ascii="宋体" w:eastAsia="宋体" w:hAnsi="宋体" w:hint="eastAsia"/>
          <w:sz w:val="24"/>
          <w:szCs w:val="24"/>
        </w:rPr>
        <w:t>时间很敏感</w:t>
      </w:r>
      <w:del w:id="91" w:author="wjq" w:date="2020-03-27T09:46:00Z">
        <w:r w:rsidR="00001ECD" w:rsidDel="003D0EC6">
          <w:rPr>
            <w:rFonts w:ascii="宋体" w:eastAsia="宋体" w:hAnsi="宋体" w:hint="eastAsia"/>
            <w:sz w:val="24"/>
            <w:szCs w:val="24"/>
          </w:rPr>
          <w:delText>，</w:delText>
        </w:r>
      </w:del>
      <w:ins w:id="92" w:author="wjq" w:date="2020-03-27T09:46:00Z">
        <w:r w:rsidR="003D0EC6">
          <w:rPr>
            <w:rFonts w:ascii="宋体" w:eastAsia="宋体" w:hAnsi="宋体" w:hint="eastAsia"/>
            <w:sz w:val="24"/>
            <w:szCs w:val="24"/>
          </w:rPr>
          <w:t>。</w:t>
        </w:r>
      </w:ins>
      <w:r w:rsidR="00001ECD">
        <w:rPr>
          <w:rFonts w:ascii="宋体" w:eastAsia="宋体" w:hAnsi="宋体" w:hint="eastAsia"/>
          <w:sz w:val="24"/>
          <w:szCs w:val="24"/>
        </w:rPr>
        <w:t>一笔餐饮外卖订单一般</w:t>
      </w:r>
      <w:del w:id="93" w:author="wjq" w:date="2020-03-27T09:45:00Z">
        <w:r w:rsidR="00001ECD" w:rsidDel="003D0EC6">
          <w:rPr>
            <w:rFonts w:ascii="宋体" w:eastAsia="宋体" w:hAnsi="宋体" w:hint="eastAsia"/>
            <w:sz w:val="24"/>
            <w:szCs w:val="24"/>
          </w:rPr>
          <w:delText>在</w:delText>
        </w:r>
      </w:del>
      <w:ins w:id="94" w:author="wjq" w:date="2020-03-27T09:45:00Z">
        <w:r w:rsidR="003D0EC6">
          <w:rPr>
            <w:rFonts w:ascii="宋体" w:eastAsia="宋体" w:hAnsi="宋体" w:hint="eastAsia"/>
            <w:sz w:val="24"/>
            <w:szCs w:val="24"/>
          </w:rPr>
          <w:t>需要在</w:t>
        </w:r>
      </w:ins>
      <w:r w:rsidR="00001ECD">
        <w:rPr>
          <w:rFonts w:ascii="宋体" w:eastAsia="宋体" w:hAnsi="宋体" w:hint="eastAsia"/>
          <w:sz w:val="24"/>
          <w:szCs w:val="24"/>
        </w:rPr>
        <w:t>半小时到一小时之间</w:t>
      </w:r>
      <w:del w:id="95" w:author="wjq" w:date="2020-03-27T09:45:00Z">
        <w:r w:rsidR="00001ECD" w:rsidDel="003D0EC6">
          <w:rPr>
            <w:rFonts w:ascii="宋体" w:eastAsia="宋体" w:hAnsi="宋体" w:hint="eastAsia"/>
            <w:sz w:val="24"/>
            <w:szCs w:val="24"/>
          </w:rPr>
          <w:delText>完结</w:delText>
        </w:r>
      </w:del>
      <w:ins w:id="96" w:author="wjq" w:date="2020-03-27T09:45:00Z">
        <w:r w:rsidR="003D0EC6">
          <w:rPr>
            <w:rFonts w:ascii="宋体" w:eastAsia="宋体" w:hAnsi="宋体" w:hint="eastAsia"/>
            <w:sz w:val="24"/>
            <w:szCs w:val="24"/>
          </w:rPr>
          <w:t>完成履约</w:t>
        </w:r>
      </w:ins>
      <w:r w:rsidR="00001ECD">
        <w:rPr>
          <w:rFonts w:ascii="宋体" w:eastAsia="宋体" w:hAnsi="宋体" w:hint="eastAsia"/>
          <w:sz w:val="24"/>
          <w:szCs w:val="24"/>
        </w:rPr>
        <w:t>，这么短的时间内需要经过</w:t>
      </w:r>
      <w:r w:rsidR="0001280F">
        <w:rPr>
          <w:rFonts w:ascii="宋体" w:eastAsia="宋体" w:hAnsi="宋体" w:hint="eastAsia"/>
          <w:sz w:val="24"/>
          <w:szCs w:val="24"/>
        </w:rPr>
        <w:t>五</w:t>
      </w:r>
      <w:r w:rsidR="00001ECD">
        <w:rPr>
          <w:rFonts w:ascii="宋体" w:eastAsia="宋体" w:hAnsi="宋体" w:hint="eastAsia"/>
          <w:sz w:val="24"/>
          <w:szCs w:val="24"/>
        </w:rPr>
        <w:t>个履约节点，</w:t>
      </w:r>
      <w:del w:id="97" w:author="wjq" w:date="2020-03-27T09:47:00Z">
        <w:r w:rsidR="00001ECD" w:rsidDel="003D0EC6">
          <w:rPr>
            <w:rFonts w:ascii="宋体" w:eastAsia="宋体" w:hAnsi="宋体" w:hint="eastAsia"/>
            <w:sz w:val="24"/>
            <w:szCs w:val="24"/>
          </w:rPr>
          <w:delText>难免会出现</w:delText>
        </w:r>
      </w:del>
      <w:ins w:id="98" w:author="wjq" w:date="2020-03-27T09:47:00Z">
        <w:r w:rsidR="005A74D3">
          <w:rPr>
            <w:rFonts w:ascii="宋体" w:eastAsia="宋体" w:hAnsi="宋体" w:hint="eastAsia"/>
            <w:sz w:val="24"/>
            <w:szCs w:val="24"/>
          </w:rPr>
          <w:t>经常出现因</w:t>
        </w:r>
      </w:ins>
      <w:r w:rsidR="00001ECD">
        <w:rPr>
          <w:rFonts w:ascii="宋体" w:eastAsia="宋体" w:hAnsi="宋体" w:hint="eastAsia"/>
          <w:sz w:val="24"/>
          <w:szCs w:val="24"/>
        </w:rPr>
        <w:t>某个节点超时而导致整个订单履约超时</w:t>
      </w:r>
      <w:del w:id="99" w:author="wjq" w:date="2020-03-27T09:48:00Z">
        <w:r w:rsidR="00001ECD" w:rsidDel="005A74D3">
          <w:rPr>
            <w:rFonts w:ascii="宋体" w:eastAsia="宋体" w:hAnsi="宋体" w:hint="eastAsia"/>
            <w:sz w:val="24"/>
            <w:szCs w:val="24"/>
          </w:rPr>
          <w:delText>的情况</w:delText>
        </w:r>
      </w:del>
      <w:r w:rsidR="00001ECD">
        <w:rPr>
          <w:rFonts w:ascii="宋体" w:eastAsia="宋体" w:hAnsi="宋体" w:hint="eastAsia"/>
          <w:sz w:val="24"/>
          <w:szCs w:val="24"/>
        </w:rPr>
        <w:t>，</w:t>
      </w:r>
      <w:del w:id="100" w:author="wjq" w:date="2020-03-27T09:48:00Z">
        <w:r w:rsidR="001C76A3" w:rsidDel="005A74D3">
          <w:rPr>
            <w:rFonts w:ascii="宋体" w:eastAsia="宋体" w:hAnsi="宋体" w:hint="eastAsia"/>
            <w:sz w:val="24"/>
            <w:szCs w:val="24"/>
          </w:rPr>
          <w:delText>这样的情况很</w:delText>
        </w:r>
      </w:del>
      <w:ins w:id="101" w:author="wjq" w:date="2020-03-27T09:48:00Z">
        <w:r w:rsidR="005A74D3">
          <w:rPr>
            <w:rFonts w:ascii="宋体" w:eastAsia="宋体" w:hAnsi="宋体" w:hint="eastAsia"/>
            <w:sz w:val="24"/>
            <w:szCs w:val="24"/>
          </w:rPr>
          <w:t>严重</w:t>
        </w:r>
      </w:ins>
      <w:r w:rsidR="001C76A3">
        <w:rPr>
          <w:rFonts w:ascii="宋体" w:eastAsia="宋体" w:hAnsi="宋体" w:hint="eastAsia"/>
          <w:sz w:val="24"/>
          <w:szCs w:val="24"/>
        </w:rPr>
        <w:t>影响用户体验，</w:t>
      </w:r>
      <w:del w:id="102" w:author="wjq" w:date="2020-03-27T09:54:00Z">
        <w:r w:rsidR="001C76A3" w:rsidDel="00292E73">
          <w:rPr>
            <w:rFonts w:ascii="宋体" w:eastAsia="宋体" w:hAnsi="宋体" w:hint="eastAsia"/>
            <w:sz w:val="24"/>
            <w:szCs w:val="24"/>
          </w:rPr>
          <w:delText>因此</w:delText>
        </w:r>
      </w:del>
      <w:ins w:id="103" w:author="wjq" w:date="2020-03-27T09:54:00Z">
        <w:r w:rsidR="00292E73">
          <w:rPr>
            <w:rFonts w:ascii="宋体" w:eastAsia="宋体" w:hAnsi="宋体" w:hint="eastAsia"/>
            <w:sz w:val="24"/>
            <w:szCs w:val="24"/>
          </w:rPr>
          <w:t>迫切</w:t>
        </w:r>
      </w:ins>
      <w:r w:rsidR="001C76A3">
        <w:rPr>
          <w:rFonts w:ascii="宋体" w:eastAsia="宋体" w:hAnsi="宋体" w:hint="eastAsia"/>
          <w:sz w:val="24"/>
          <w:szCs w:val="24"/>
        </w:rPr>
        <w:t>需要</w:t>
      </w:r>
      <w:ins w:id="104" w:author="wjq" w:date="2020-03-27T09:54:00Z">
        <w:r w:rsidR="00292E73">
          <w:rPr>
            <w:rFonts w:ascii="宋体" w:eastAsia="宋体" w:hAnsi="宋体" w:hint="eastAsia"/>
            <w:sz w:val="24"/>
            <w:szCs w:val="24"/>
          </w:rPr>
          <w:t>采取</w:t>
        </w:r>
      </w:ins>
      <w:del w:id="105" w:author="wjq" w:date="2020-03-27T09:54:00Z">
        <w:r w:rsidR="001C76A3" w:rsidDel="00292E73">
          <w:rPr>
            <w:rFonts w:ascii="宋体" w:eastAsia="宋体" w:hAnsi="宋体" w:hint="eastAsia"/>
            <w:sz w:val="24"/>
            <w:szCs w:val="24"/>
          </w:rPr>
          <w:delText>有</w:delText>
        </w:r>
      </w:del>
      <w:r w:rsidR="001C76A3">
        <w:rPr>
          <w:rFonts w:ascii="宋体" w:eastAsia="宋体" w:hAnsi="宋体" w:hint="eastAsia"/>
          <w:sz w:val="24"/>
          <w:szCs w:val="24"/>
        </w:rPr>
        <w:t>相应的</w:t>
      </w:r>
      <w:r w:rsidR="00CF4D8D">
        <w:rPr>
          <w:rFonts w:ascii="宋体" w:eastAsia="宋体" w:hAnsi="宋体" w:hint="eastAsia"/>
          <w:sz w:val="24"/>
          <w:szCs w:val="24"/>
        </w:rPr>
        <w:t>应对</w:t>
      </w:r>
      <w:r w:rsidR="001C76A3">
        <w:rPr>
          <w:rFonts w:ascii="宋体" w:eastAsia="宋体" w:hAnsi="宋体" w:hint="eastAsia"/>
          <w:sz w:val="24"/>
          <w:szCs w:val="24"/>
        </w:rPr>
        <w:t>措施</w:t>
      </w:r>
      <w:ins w:id="106" w:author="wjq" w:date="2020-03-27T09:54:00Z">
        <w:r w:rsidR="00292E73">
          <w:rPr>
            <w:rFonts w:ascii="宋体" w:eastAsia="宋体" w:hAnsi="宋体" w:hint="eastAsia"/>
            <w:sz w:val="24"/>
            <w:szCs w:val="24"/>
          </w:rPr>
          <w:t>，</w:t>
        </w:r>
      </w:ins>
      <w:del w:id="107" w:author="wjq" w:date="2020-03-27T09:54:00Z">
        <w:r w:rsidR="00423840" w:rsidDel="00292E73">
          <w:rPr>
            <w:rFonts w:ascii="宋体" w:eastAsia="宋体" w:hAnsi="宋体" w:hint="eastAsia"/>
            <w:sz w:val="24"/>
            <w:szCs w:val="24"/>
          </w:rPr>
          <w:delText>来</w:delText>
        </w:r>
      </w:del>
      <w:r w:rsidR="00423840">
        <w:rPr>
          <w:rFonts w:ascii="宋体" w:eastAsia="宋体" w:hAnsi="宋体" w:hint="eastAsia"/>
          <w:sz w:val="24"/>
          <w:szCs w:val="24"/>
        </w:rPr>
        <w:t>解决</w:t>
      </w:r>
      <w:ins w:id="108" w:author="wjq" w:date="2020-03-27T09:55:00Z">
        <w:r w:rsidR="00292E73">
          <w:rPr>
            <w:rFonts w:ascii="宋体" w:eastAsia="宋体" w:hAnsi="宋体" w:hint="eastAsia"/>
            <w:sz w:val="24"/>
            <w:szCs w:val="24"/>
          </w:rPr>
          <w:t>或预警可能的</w:t>
        </w:r>
      </w:ins>
      <w:ins w:id="109" w:author="wjq" w:date="2020-03-27T09:54:00Z">
        <w:r w:rsidR="00292E73">
          <w:rPr>
            <w:rFonts w:ascii="宋体" w:eastAsia="宋体" w:hAnsi="宋体" w:hint="eastAsia"/>
            <w:sz w:val="24"/>
            <w:szCs w:val="24"/>
          </w:rPr>
          <w:t>履约</w:t>
        </w:r>
      </w:ins>
      <w:ins w:id="110" w:author="wjq" w:date="2020-03-27T09:55:00Z">
        <w:r w:rsidR="00292E73">
          <w:rPr>
            <w:rFonts w:ascii="宋体" w:eastAsia="宋体" w:hAnsi="宋体" w:hint="eastAsia"/>
            <w:sz w:val="24"/>
            <w:szCs w:val="24"/>
          </w:rPr>
          <w:t>问题，提升用户体验</w:t>
        </w:r>
      </w:ins>
      <w:r w:rsidR="001C76A3">
        <w:rPr>
          <w:rFonts w:ascii="宋体" w:eastAsia="宋体" w:hAnsi="宋体" w:hint="eastAsia"/>
          <w:sz w:val="24"/>
          <w:szCs w:val="24"/>
        </w:rPr>
        <w:t>。</w:t>
      </w:r>
    </w:p>
    <w:p w14:paraId="504F525D" w14:textId="4C1DFA3B" w:rsidR="009357B1" w:rsidRDefault="00950EBC"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饿了么</w:t>
      </w:r>
      <w:r w:rsidR="009357B1">
        <w:rPr>
          <w:rFonts w:ascii="宋体" w:eastAsia="宋体" w:hAnsi="宋体" w:hint="eastAsia"/>
          <w:sz w:val="24"/>
          <w:szCs w:val="24"/>
        </w:rPr>
        <w:t>既有</w:t>
      </w:r>
      <w:del w:id="111" w:author="wjq" w:date="2020-03-27T09:55:00Z">
        <w:r w:rsidR="009357B1" w:rsidDel="00E61A39">
          <w:rPr>
            <w:rFonts w:ascii="宋体" w:eastAsia="宋体" w:hAnsi="宋体" w:hint="eastAsia"/>
            <w:sz w:val="24"/>
            <w:szCs w:val="24"/>
          </w:rPr>
          <w:delText>的</w:delText>
        </w:r>
      </w:del>
      <w:r w:rsidR="00510537">
        <w:rPr>
          <w:rFonts w:ascii="宋体" w:eastAsia="宋体" w:hAnsi="宋体" w:hint="eastAsia"/>
          <w:sz w:val="24"/>
          <w:szCs w:val="24"/>
        </w:rPr>
        <w:t>履约</w:t>
      </w:r>
      <w:r>
        <w:rPr>
          <w:rFonts w:ascii="宋体" w:eastAsia="宋体" w:hAnsi="宋体" w:hint="eastAsia"/>
          <w:sz w:val="24"/>
          <w:szCs w:val="24"/>
        </w:rPr>
        <w:t>场景</w:t>
      </w:r>
      <w:r w:rsidR="001B2E40">
        <w:rPr>
          <w:rFonts w:ascii="宋体" w:eastAsia="宋体" w:hAnsi="宋体" w:hint="eastAsia"/>
          <w:sz w:val="24"/>
          <w:szCs w:val="24"/>
        </w:rPr>
        <w:t>超时</w:t>
      </w:r>
      <w:r w:rsidR="00C54BC5">
        <w:rPr>
          <w:rFonts w:ascii="宋体" w:eastAsia="宋体" w:hAnsi="宋体" w:hint="eastAsia"/>
          <w:sz w:val="24"/>
          <w:szCs w:val="24"/>
        </w:rPr>
        <w:t>检查</w:t>
      </w:r>
      <w:r>
        <w:rPr>
          <w:rFonts w:ascii="宋体" w:eastAsia="宋体" w:hAnsi="宋体" w:hint="eastAsia"/>
          <w:sz w:val="24"/>
          <w:szCs w:val="24"/>
        </w:rPr>
        <w:t>分散在各个服务中</w:t>
      </w:r>
      <w:r w:rsidR="00252456">
        <w:rPr>
          <w:rFonts w:ascii="宋体" w:eastAsia="宋体" w:hAnsi="宋体" w:hint="eastAsia"/>
          <w:sz w:val="24"/>
          <w:szCs w:val="24"/>
        </w:rPr>
        <w:t>，例如逆向系统、赔付系统、用户</w:t>
      </w:r>
      <w:proofErr w:type="gramStart"/>
      <w:r w:rsidR="00252456">
        <w:rPr>
          <w:rFonts w:ascii="宋体" w:eastAsia="宋体" w:hAnsi="宋体" w:hint="eastAsia"/>
          <w:sz w:val="24"/>
          <w:szCs w:val="24"/>
        </w:rPr>
        <w:t>触达系统</w:t>
      </w:r>
      <w:proofErr w:type="gramEnd"/>
      <w:r w:rsidR="00252456">
        <w:rPr>
          <w:rFonts w:ascii="宋体" w:eastAsia="宋体" w:hAnsi="宋体" w:hint="eastAsia"/>
          <w:sz w:val="24"/>
          <w:szCs w:val="24"/>
        </w:rPr>
        <w:t>等</w:t>
      </w:r>
      <w:r w:rsidR="009357B1">
        <w:rPr>
          <w:rFonts w:ascii="宋体" w:eastAsia="宋体" w:hAnsi="宋体" w:hint="eastAsia"/>
          <w:sz w:val="24"/>
          <w:szCs w:val="24"/>
        </w:rPr>
        <w:t>，由此产生了诸多问题：</w:t>
      </w:r>
    </w:p>
    <w:p w14:paraId="742921C2" w14:textId="77777777" w:rsidR="00DB5BF7" w:rsidRDefault="009357B1" w:rsidP="00EB264D">
      <w:pPr>
        <w:spacing w:line="360" w:lineRule="auto"/>
        <w:ind w:firstLineChars="200" w:firstLine="480"/>
        <w:rPr>
          <w:ins w:id="112" w:author="wjq" w:date="2020-03-27T10:15:00Z"/>
          <w:rFonts w:ascii="宋体" w:eastAsia="宋体" w:hAnsi="宋体"/>
          <w:sz w:val="24"/>
          <w:szCs w:val="24"/>
        </w:rPr>
      </w:pPr>
      <w:r>
        <w:rPr>
          <w:rFonts w:ascii="宋体" w:eastAsia="宋体" w:hAnsi="宋体" w:hint="eastAsia"/>
          <w:sz w:val="24"/>
          <w:szCs w:val="24"/>
        </w:rPr>
        <w:t>一是</w:t>
      </w:r>
      <w:r w:rsidR="00931539">
        <w:rPr>
          <w:rFonts w:ascii="宋体" w:eastAsia="宋体" w:hAnsi="宋体" w:hint="eastAsia"/>
          <w:sz w:val="24"/>
          <w:szCs w:val="24"/>
        </w:rPr>
        <w:t>不仅工作量巨大，而且容易出错。</w:t>
      </w:r>
    </w:p>
    <w:p w14:paraId="2BEA9EC2" w14:textId="58B007D3" w:rsidR="009357B1" w:rsidRDefault="00252456"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每次</w:t>
      </w:r>
      <w:r w:rsidR="009357B1">
        <w:rPr>
          <w:rFonts w:ascii="宋体" w:eastAsia="宋体" w:hAnsi="宋体" w:hint="eastAsia"/>
          <w:sz w:val="24"/>
          <w:szCs w:val="24"/>
        </w:rPr>
        <w:t>修改</w:t>
      </w:r>
      <w:r w:rsidR="00174B46">
        <w:rPr>
          <w:rFonts w:ascii="宋体" w:eastAsia="宋体" w:hAnsi="宋体" w:hint="eastAsia"/>
          <w:sz w:val="24"/>
          <w:szCs w:val="24"/>
        </w:rPr>
        <w:t>超时规则</w:t>
      </w:r>
      <w:r>
        <w:rPr>
          <w:rFonts w:ascii="宋体" w:eastAsia="宋体" w:hAnsi="宋体" w:hint="eastAsia"/>
          <w:sz w:val="24"/>
          <w:szCs w:val="24"/>
        </w:rPr>
        <w:t>，都需要各个系统依次同步</w:t>
      </w:r>
      <w:r w:rsidR="009357B1">
        <w:rPr>
          <w:rFonts w:ascii="宋体" w:eastAsia="宋体" w:hAnsi="宋体" w:hint="eastAsia"/>
          <w:sz w:val="24"/>
          <w:szCs w:val="24"/>
        </w:rPr>
        <w:t>修改</w:t>
      </w:r>
      <w:r w:rsidR="00945AA9">
        <w:rPr>
          <w:rFonts w:ascii="宋体" w:eastAsia="宋体" w:hAnsi="宋体" w:hint="eastAsia"/>
          <w:sz w:val="24"/>
          <w:szCs w:val="24"/>
        </w:rPr>
        <w:t>，</w:t>
      </w:r>
      <w:r w:rsidR="009357B1">
        <w:rPr>
          <w:rFonts w:ascii="宋体" w:eastAsia="宋体" w:hAnsi="宋体" w:hint="eastAsia"/>
          <w:sz w:val="24"/>
          <w:szCs w:val="24"/>
        </w:rPr>
        <w:t>不仅</w:t>
      </w:r>
      <w:r w:rsidR="00945AA9">
        <w:rPr>
          <w:rFonts w:ascii="宋体" w:eastAsia="宋体" w:hAnsi="宋体" w:hint="eastAsia"/>
          <w:sz w:val="24"/>
          <w:szCs w:val="24"/>
        </w:rPr>
        <w:t>增加了</w:t>
      </w:r>
      <w:r w:rsidR="009357B1">
        <w:rPr>
          <w:rFonts w:ascii="宋体" w:eastAsia="宋体" w:hAnsi="宋体" w:hint="eastAsia"/>
          <w:sz w:val="24"/>
          <w:szCs w:val="24"/>
        </w:rPr>
        <w:t>额外</w:t>
      </w:r>
      <w:r w:rsidR="00945AA9">
        <w:rPr>
          <w:rFonts w:ascii="宋体" w:eastAsia="宋体" w:hAnsi="宋体" w:hint="eastAsia"/>
          <w:sz w:val="24"/>
          <w:szCs w:val="24"/>
        </w:rPr>
        <w:t>工作量</w:t>
      </w:r>
      <w:r w:rsidR="009357B1">
        <w:rPr>
          <w:rFonts w:ascii="宋体" w:eastAsia="宋体" w:hAnsi="宋体" w:hint="eastAsia"/>
          <w:sz w:val="24"/>
          <w:szCs w:val="24"/>
        </w:rPr>
        <w:t>，而且经常发生同步不及时</w:t>
      </w:r>
      <w:ins w:id="113" w:author="wjq" w:date="2020-03-27T10:08:00Z">
        <w:r w:rsidR="00DB5BF7">
          <w:rPr>
            <w:rFonts w:ascii="宋体" w:eastAsia="宋体" w:hAnsi="宋体" w:hint="eastAsia"/>
            <w:sz w:val="24"/>
            <w:szCs w:val="24"/>
          </w:rPr>
          <w:t>，</w:t>
        </w:r>
      </w:ins>
      <w:r w:rsidR="009357B1">
        <w:rPr>
          <w:rFonts w:ascii="宋体" w:eastAsia="宋体" w:hAnsi="宋体" w:hint="eastAsia"/>
          <w:sz w:val="24"/>
          <w:szCs w:val="24"/>
        </w:rPr>
        <w:t>导致</w:t>
      </w:r>
      <w:del w:id="114" w:author="wjq" w:date="2020-03-27T10:08:00Z">
        <w:r w:rsidR="009357B1" w:rsidDel="00DB5BF7">
          <w:rPr>
            <w:rFonts w:ascii="宋体" w:eastAsia="宋体" w:hAnsi="宋体" w:hint="eastAsia"/>
            <w:sz w:val="24"/>
            <w:szCs w:val="24"/>
          </w:rPr>
          <w:delText>的</w:delText>
        </w:r>
      </w:del>
      <w:r w:rsidR="009357B1">
        <w:rPr>
          <w:rFonts w:ascii="宋体" w:eastAsia="宋体" w:hAnsi="宋体" w:hint="eastAsia"/>
          <w:sz w:val="24"/>
          <w:szCs w:val="24"/>
        </w:rPr>
        <w:t>各种意想不到的问题</w:t>
      </w:r>
      <w:r w:rsidR="00945AA9">
        <w:rPr>
          <w:rFonts w:ascii="宋体" w:eastAsia="宋体" w:hAnsi="宋体" w:hint="eastAsia"/>
          <w:sz w:val="24"/>
          <w:szCs w:val="24"/>
        </w:rPr>
        <w:t>。</w:t>
      </w:r>
    </w:p>
    <w:p w14:paraId="69BD6CC7" w14:textId="77777777" w:rsidR="00DB5BF7" w:rsidRDefault="009357B1" w:rsidP="00EB264D">
      <w:pPr>
        <w:spacing w:line="360" w:lineRule="auto"/>
        <w:ind w:firstLineChars="200" w:firstLine="480"/>
        <w:rPr>
          <w:ins w:id="115" w:author="wjq" w:date="2020-03-27T10:16:00Z"/>
          <w:rFonts w:ascii="宋体" w:eastAsia="宋体" w:hAnsi="宋体"/>
          <w:sz w:val="24"/>
          <w:szCs w:val="24"/>
        </w:rPr>
      </w:pPr>
      <w:r>
        <w:rPr>
          <w:rFonts w:ascii="宋体" w:eastAsia="宋体" w:hAnsi="宋体" w:hint="eastAsia"/>
          <w:sz w:val="24"/>
          <w:szCs w:val="24"/>
        </w:rPr>
        <w:t>二是</w:t>
      </w:r>
      <w:ins w:id="116" w:author="wjq" w:date="2020-03-27T10:14:00Z">
        <w:r w:rsidR="00DB5BF7">
          <w:rPr>
            <w:rFonts w:ascii="宋体" w:eastAsia="宋体" w:hAnsi="宋体" w:hint="eastAsia"/>
            <w:sz w:val="24"/>
            <w:szCs w:val="24"/>
          </w:rPr>
          <w:t>涉及部门、人员多，</w:t>
        </w:r>
      </w:ins>
      <w:ins w:id="117" w:author="wjq" w:date="2020-03-27T10:15:00Z">
        <w:r w:rsidR="00DB5BF7">
          <w:rPr>
            <w:rFonts w:ascii="宋体" w:eastAsia="宋体" w:hAnsi="宋体" w:hint="eastAsia"/>
            <w:sz w:val="24"/>
            <w:szCs w:val="24"/>
          </w:rPr>
          <w:t>环节繁多、</w:t>
        </w:r>
      </w:ins>
      <w:ins w:id="118" w:author="wjq" w:date="2020-03-27T10:14:00Z">
        <w:r w:rsidR="00DB5BF7">
          <w:rPr>
            <w:rFonts w:ascii="宋体" w:eastAsia="宋体" w:hAnsi="宋体" w:hint="eastAsia"/>
            <w:sz w:val="24"/>
            <w:szCs w:val="24"/>
          </w:rPr>
          <w:t>流程复杂</w:t>
        </w:r>
      </w:ins>
      <w:ins w:id="119" w:author="wjq" w:date="2020-03-27T10:15:00Z">
        <w:r w:rsidR="00DB5BF7">
          <w:rPr>
            <w:rFonts w:ascii="宋体" w:eastAsia="宋体" w:hAnsi="宋体" w:hint="eastAsia"/>
            <w:sz w:val="24"/>
            <w:szCs w:val="24"/>
          </w:rPr>
          <w:t>，效率低下，</w:t>
        </w:r>
      </w:ins>
      <w:r w:rsidR="00221609">
        <w:rPr>
          <w:rFonts w:ascii="宋体" w:eastAsia="宋体" w:hAnsi="宋体" w:hint="eastAsia"/>
          <w:sz w:val="24"/>
          <w:szCs w:val="24"/>
        </w:rPr>
        <w:t>无法快速响应业务需求</w:t>
      </w:r>
      <w:r w:rsidR="00931539">
        <w:rPr>
          <w:rFonts w:ascii="宋体" w:eastAsia="宋体" w:hAnsi="宋体" w:hint="eastAsia"/>
          <w:sz w:val="24"/>
          <w:szCs w:val="24"/>
        </w:rPr>
        <w:t>。</w:t>
      </w:r>
    </w:p>
    <w:p w14:paraId="171C9E31" w14:textId="513B2ED9" w:rsidR="00931539" w:rsidRDefault="00945AA9" w:rsidP="00EB264D">
      <w:pPr>
        <w:spacing w:line="360" w:lineRule="auto"/>
        <w:ind w:firstLineChars="200" w:firstLine="480"/>
        <w:rPr>
          <w:rFonts w:ascii="宋体" w:eastAsia="宋体" w:hAnsi="宋体"/>
          <w:sz w:val="24"/>
          <w:szCs w:val="24"/>
        </w:rPr>
      </w:pPr>
      <w:r>
        <w:rPr>
          <w:rFonts w:ascii="宋体" w:eastAsia="宋体" w:hAnsi="宋体" w:hint="eastAsia"/>
          <w:sz w:val="24"/>
          <w:szCs w:val="24"/>
        </w:rPr>
        <w:t>目前</w:t>
      </w:r>
      <w:r w:rsidR="00931539">
        <w:rPr>
          <w:rFonts w:ascii="宋体" w:eastAsia="宋体" w:hAnsi="宋体" w:hint="eastAsia"/>
          <w:sz w:val="24"/>
          <w:szCs w:val="24"/>
        </w:rPr>
        <w:t>超时</w:t>
      </w:r>
      <w:r>
        <w:rPr>
          <w:rFonts w:ascii="宋体" w:eastAsia="宋体" w:hAnsi="宋体" w:hint="eastAsia"/>
          <w:sz w:val="24"/>
          <w:szCs w:val="24"/>
        </w:rPr>
        <w:t>规则</w:t>
      </w:r>
      <w:r w:rsidR="00931539">
        <w:rPr>
          <w:rFonts w:ascii="宋体" w:eastAsia="宋体" w:hAnsi="宋体" w:hint="eastAsia"/>
          <w:sz w:val="24"/>
          <w:szCs w:val="24"/>
        </w:rPr>
        <w:t>采用“硬编码”方式，嵌套于</w:t>
      </w:r>
      <w:r>
        <w:rPr>
          <w:rFonts w:ascii="宋体" w:eastAsia="宋体" w:hAnsi="宋体" w:hint="eastAsia"/>
          <w:sz w:val="24"/>
          <w:szCs w:val="24"/>
        </w:rPr>
        <w:t>代码</w:t>
      </w:r>
      <w:del w:id="120" w:author="wjq" w:date="2020-03-27T10:16:00Z">
        <w:r w:rsidDel="00DB5BF7">
          <w:rPr>
            <w:rFonts w:ascii="宋体" w:eastAsia="宋体" w:hAnsi="宋体" w:hint="eastAsia"/>
            <w:sz w:val="24"/>
            <w:szCs w:val="24"/>
          </w:rPr>
          <w:delText>，</w:delText>
        </w:r>
      </w:del>
      <w:ins w:id="121" w:author="wjq" w:date="2020-03-27T10:16:00Z">
        <w:r w:rsidR="00DB5BF7">
          <w:rPr>
            <w:rFonts w:ascii="宋体" w:eastAsia="宋体" w:hAnsi="宋体" w:hint="eastAsia"/>
            <w:sz w:val="24"/>
            <w:szCs w:val="24"/>
          </w:rPr>
          <w:t>。</w:t>
        </w:r>
      </w:ins>
      <w:r>
        <w:rPr>
          <w:rFonts w:ascii="宋体" w:eastAsia="宋体" w:hAnsi="宋体" w:hint="eastAsia"/>
          <w:sz w:val="24"/>
          <w:szCs w:val="24"/>
        </w:rPr>
        <w:t>如果需要修改规则</w:t>
      </w:r>
      <w:r w:rsidR="0049115A">
        <w:rPr>
          <w:rFonts w:ascii="宋体" w:eastAsia="宋体" w:hAnsi="宋体" w:hint="eastAsia"/>
          <w:sz w:val="24"/>
          <w:szCs w:val="24"/>
        </w:rPr>
        <w:t>，需要产品</w:t>
      </w:r>
      <w:ins w:id="122" w:author="wjq" w:date="2020-03-27T10:16:00Z">
        <w:r w:rsidR="00DB5BF7">
          <w:rPr>
            <w:rFonts w:ascii="宋体" w:eastAsia="宋体" w:hAnsi="宋体" w:hint="eastAsia"/>
            <w:sz w:val="24"/>
            <w:szCs w:val="24"/>
          </w:rPr>
          <w:t>（？）</w:t>
        </w:r>
      </w:ins>
      <w:r w:rsidR="0049115A">
        <w:rPr>
          <w:rFonts w:ascii="宋体" w:eastAsia="宋体" w:hAnsi="宋体" w:hint="eastAsia"/>
          <w:sz w:val="24"/>
          <w:szCs w:val="24"/>
        </w:rPr>
        <w:t>提紧急需求</w:t>
      </w:r>
      <w:r w:rsidR="002D47B9">
        <w:rPr>
          <w:rFonts w:ascii="宋体" w:eastAsia="宋体" w:hAnsi="宋体" w:hint="eastAsia"/>
          <w:sz w:val="24"/>
          <w:szCs w:val="24"/>
        </w:rPr>
        <w:t>，开发人员</w:t>
      </w:r>
      <w:del w:id="123" w:author="wjq" w:date="2020-03-27T10:17:00Z">
        <w:r w:rsidR="002D47B9" w:rsidDel="00DB5BF7">
          <w:rPr>
            <w:rFonts w:ascii="宋体" w:eastAsia="宋体" w:hAnsi="宋体" w:hint="eastAsia"/>
            <w:sz w:val="24"/>
            <w:szCs w:val="24"/>
          </w:rPr>
          <w:delText>出</w:delText>
        </w:r>
      </w:del>
      <w:ins w:id="124" w:author="wjq" w:date="2020-03-27T10:17:00Z">
        <w:r w:rsidR="00DB5BF7">
          <w:rPr>
            <w:rFonts w:ascii="宋体" w:eastAsia="宋体" w:hAnsi="宋体" w:hint="eastAsia"/>
            <w:sz w:val="24"/>
            <w:szCs w:val="24"/>
          </w:rPr>
          <w:t>设计</w:t>
        </w:r>
      </w:ins>
      <w:r w:rsidR="002D47B9">
        <w:rPr>
          <w:rFonts w:ascii="宋体" w:eastAsia="宋体" w:hAnsi="宋体" w:hint="eastAsia"/>
          <w:sz w:val="24"/>
          <w:szCs w:val="24"/>
        </w:rPr>
        <w:t>技术方案，各方评审方案，开发人员开发，测试人员测试，然后在发布窗口发布。</w:t>
      </w:r>
      <w:r>
        <w:rPr>
          <w:rFonts w:ascii="宋体" w:eastAsia="宋体" w:hAnsi="宋体" w:hint="eastAsia"/>
          <w:sz w:val="24"/>
          <w:szCs w:val="24"/>
        </w:rPr>
        <w:t>对于开发人员来说，增加了高优先级</w:t>
      </w:r>
      <w:del w:id="125" w:author="wjq" w:date="2020-03-27T10:18:00Z">
        <w:r w:rsidDel="00DB5BF7">
          <w:rPr>
            <w:rFonts w:ascii="宋体" w:eastAsia="宋体" w:hAnsi="宋体" w:hint="eastAsia"/>
            <w:sz w:val="24"/>
            <w:szCs w:val="24"/>
          </w:rPr>
          <w:delText>的</w:delText>
        </w:r>
      </w:del>
      <w:r>
        <w:rPr>
          <w:rFonts w:ascii="宋体" w:eastAsia="宋体" w:hAnsi="宋体" w:hint="eastAsia"/>
          <w:sz w:val="24"/>
          <w:szCs w:val="24"/>
        </w:rPr>
        <w:t>任务，需要优先完成紧急需求，增加了开发人员</w:t>
      </w:r>
      <w:del w:id="126" w:author="wjq" w:date="2020-03-27T10:19:00Z">
        <w:r w:rsidDel="00E13F1F">
          <w:rPr>
            <w:rFonts w:ascii="宋体" w:eastAsia="宋体" w:hAnsi="宋体" w:hint="eastAsia"/>
            <w:sz w:val="24"/>
            <w:szCs w:val="24"/>
          </w:rPr>
          <w:delText>的</w:delText>
        </w:r>
      </w:del>
      <w:r>
        <w:rPr>
          <w:rFonts w:ascii="宋体" w:eastAsia="宋体" w:hAnsi="宋体" w:hint="eastAsia"/>
          <w:sz w:val="24"/>
          <w:szCs w:val="24"/>
        </w:rPr>
        <w:t>工作量；对于业务方来说，需求得不到快速响应，延误了策略</w:t>
      </w:r>
      <w:del w:id="127" w:author="wjq" w:date="2020-03-27T10:19:00Z">
        <w:r w:rsidDel="00E13F1F">
          <w:rPr>
            <w:rFonts w:ascii="宋体" w:eastAsia="宋体" w:hAnsi="宋体" w:hint="eastAsia"/>
            <w:sz w:val="24"/>
            <w:szCs w:val="24"/>
          </w:rPr>
          <w:delText>的</w:delText>
        </w:r>
      </w:del>
      <w:r w:rsidR="0049115A">
        <w:rPr>
          <w:rFonts w:ascii="宋体" w:eastAsia="宋体" w:hAnsi="宋体" w:hint="eastAsia"/>
          <w:sz w:val="24"/>
          <w:szCs w:val="24"/>
        </w:rPr>
        <w:t>实施。</w:t>
      </w:r>
    </w:p>
    <w:p w14:paraId="5503E3B0" w14:textId="77777777" w:rsidR="00335CE9" w:rsidRDefault="00931539" w:rsidP="00FC5CCD">
      <w:pPr>
        <w:spacing w:line="360" w:lineRule="auto"/>
        <w:ind w:firstLineChars="200" w:firstLine="480"/>
        <w:rPr>
          <w:ins w:id="128" w:author="wjq" w:date="2020-03-27T11:00:00Z"/>
          <w:rFonts w:ascii="宋体" w:eastAsia="宋体" w:hAnsi="宋体"/>
          <w:sz w:val="24"/>
          <w:szCs w:val="24"/>
        </w:rPr>
      </w:pPr>
      <w:r>
        <w:rPr>
          <w:rFonts w:ascii="宋体" w:eastAsia="宋体" w:hAnsi="宋体" w:hint="eastAsia"/>
          <w:sz w:val="24"/>
          <w:szCs w:val="24"/>
        </w:rPr>
        <w:t>三是规则颗粒度控制困难。</w:t>
      </w:r>
    </w:p>
    <w:p w14:paraId="7BC53CAD" w14:textId="11D1DB5C" w:rsidR="00237A24" w:rsidRPr="00950EBC" w:rsidRDefault="00DF5FB5" w:rsidP="00FC5CCD">
      <w:pPr>
        <w:spacing w:line="360" w:lineRule="auto"/>
        <w:ind w:firstLineChars="200" w:firstLine="480"/>
        <w:rPr>
          <w:rFonts w:ascii="宋体" w:eastAsia="宋体" w:hAnsi="宋体"/>
          <w:sz w:val="24"/>
          <w:szCs w:val="24"/>
        </w:rPr>
      </w:pPr>
      <w:r>
        <w:rPr>
          <w:rFonts w:ascii="宋体" w:eastAsia="宋体" w:hAnsi="宋体" w:hint="eastAsia"/>
          <w:sz w:val="24"/>
          <w:szCs w:val="24"/>
        </w:rPr>
        <w:t>上述问题，运营人员无法做到对规则的细粒度把控</w:t>
      </w:r>
      <w:del w:id="129" w:author="wjq" w:date="2020-03-27T11:00:00Z">
        <w:r w:rsidDel="00335CE9">
          <w:rPr>
            <w:rFonts w:ascii="宋体" w:eastAsia="宋体" w:hAnsi="宋体" w:hint="eastAsia"/>
            <w:sz w:val="24"/>
            <w:szCs w:val="24"/>
          </w:rPr>
          <w:delText>：</w:delText>
        </w:r>
      </w:del>
      <w:ins w:id="130" w:author="wjq" w:date="2020-03-27T11:00:00Z">
        <w:r w:rsidR="00335CE9">
          <w:rPr>
            <w:rFonts w:ascii="宋体" w:eastAsia="宋体" w:hAnsi="宋体" w:hint="eastAsia"/>
            <w:sz w:val="24"/>
            <w:szCs w:val="24"/>
          </w:rPr>
          <w:t>，</w:t>
        </w:r>
      </w:ins>
      <w:r>
        <w:rPr>
          <w:rFonts w:ascii="宋体" w:eastAsia="宋体" w:hAnsi="宋体" w:hint="eastAsia"/>
          <w:sz w:val="24"/>
          <w:szCs w:val="24"/>
        </w:rPr>
        <w:t>例如，根据天气配置规则，根据城市配置规则，根据订单来源配置规则等</w:t>
      </w:r>
      <w:r w:rsidR="003A58CD">
        <w:rPr>
          <w:rFonts w:ascii="宋体" w:eastAsia="宋体" w:hAnsi="宋体" w:hint="eastAsia"/>
          <w:sz w:val="24"/>
          <w:szCs w:val="24"/>
        </w:rPr>
        <w:t>，</w:t>
      </w:r>
      <w:r>
        <w:rPr>
          <w:rFonts w:ascii="宋体" w:eastAsia="宋体" w:hAnsi="宋体" w:hint="eastAsia"/>
          <w:sz w:val="24"/>
          <w:szCs w:val="24"/>
        </w:rPr>
        <w:t>每次规则变动的需求都会造成牵一发而动全身的影响</w:t>
      </w:r>
      <w:r w:rsidR="003A58CD">
        <w:rPr>
          <w:rFonts w:ascii="宋体" w:eastAsia="宋体" w:hAnsi="宋体" w:hint="eastAsia"/>
          <w:sz w:val="24"/>
          <w:szCs w:val="24"/>
        </w:rPr>
        <w:t>。</w:t>
      </w:r>
    </w:p>
    <w:p w14:paraId="789982A3" w14:textId="2B742DD1" w:rsidR="00C70BB7" w:rsidRDefault="00036DFF" w:rsidP="00B21CF2">
      <w:pPr>
        <w:spacing w:line="360" w:lineRule="auto"/>
        <w:ind w:firstLineChars="200" w:firstLine="480"/>
        <w:rPr>
          <w:rFonts w:ascii="宋体" w:eastAsia="宋体" w:hAnsi="宋体"/>
          <w:sz w:val="24"/>
          <w:szCs w:val="24"/>
        </w:rPr>
      </w:pPr>
      <w:r>
        <w:rPr>
          <w:rFonts w:ascii="宋体" w:eastAsia="宋体" w:hAnsi="宋体" w:hint="eastAsia"/>
          <w:sz w:val="24"/>
          <w:szCs w:val="24"/>
        </w:rPr>
        <w:t>为了解决上述问题，</w:t>
      </w:r>
      <w:r w:rsidR="00086121">
        <w:rPr>
          <w:rFonts w:ascii="宋体" w:eastAsia="宋体" w:hAnsi="宋体" w:hint="eastAsia"/>
          <w:sz w:val="24"/>
          <w:szCs w:val="24"/>
        </w:rPr>
        <w:t>饿了么需要</w:t>
      </w:r>
      <w:del w:id="131" w:author="wjq" w:date="2020-03-27T10:20:00Z">
        <w:r w:rsidR="00086121" w:rsidDel="00E13F1F">
          <w:rPr>
            <w:rFonts w:ascii="宋体" w:eastAsia="宋体" w:hAnsi="宋体" w:hint="eastAsia"/>
            <w:sz w:val="24"/>
            <w:szCs w:val="24"/>
          </w:rPr>
          <w:delText>将</w:delText>
        </w:r>
      </w:del>
      <w:ins w:id="132" w:author="wjq" w:date="2020-03-27T10:20:00Z">
        <w:r w:rsidR="00E13F1F">
          <w:rPr>
            <w:rFonts w:ascii="宋体" w:eastAsia="宋体" w:hAnsi="宋体" w:hint="eastAsia"/>
            <w:sz w:val="24"/>
            <w:szCs w:val="24"/>
          </w:rPr>
          <w:t>剥离目前</w:t>
        </w:r>
      </w:ins>
      <w:r w:rsidR="00086121">
        <w:rPr>
          <w:rFonts w:ascii="宋体" w:eastAsia="宋体" w:hAnsi="宋体" w:hint="eastAsia"/>
          <w:sz w:val="24"/>
          <w:szCs w:val="24"/>
        </w:rPr>
        <w:t>分散在各个系统中的</w:t>
      </w:r>
      <w:r w:rsidR="00015FC9">
        <w:rPr>
          <w:rFonts w:ascii="宋体" w:eastAsia="宋体" w:hAnsi="宋体" w:hint="eastAsia"/>
          <w:sz w:val="24"/>
          <w:szCs w:val="24"/>
        </w:rPr>
        <w:t>履约</w:t>
      </w:r>
      <w:r w:rsidR="002C6505">
        <w:rPr>
          <w:rFonts w:ascii="宋体" w:eastAsia="宋体" w:hAnsi="宋体" w:hint="eastAsia"/>
          <w:sz w:val="24"/>
          <w:szCs w:val="24"/>
        </w:rPr>
        <w:t>场景</w:t>
      </w:r>
      <w:r w:rsidR="00015FC9">
        <w:rPr>
          <w:rFonts w:ascii="宋体" w:eastAsia="宋体" w:hAnsi="宋体" w:hint="eastAsia"/>
          <w:sz w:val="24"/>
          <w:szCs w:val="24"/>
        </w:rPr>
        <w:t>超时检查</w:t>
      </w:r>
      <w:r w:rsidR="002C6505">
        <w:rPr>
          <w:rFonts w:ascii="宋体" w:eastAsia="宋体" w:hAnsi="宋体" w:hint="eastAsia"/>
          <w:sz w:val="24"/>
          <w:szCs w:val="24"/>
        </w:rPr>
        <w:t>逻辑</w:t>
      </w:r>
      <w:del w:id="133" w:author="wjq" w:date="2020-03-27T10:20:00Z">
        <w:r w:rsidR="002C6505" w:rsidDel="00E13F1F">
          <w:rPr>
            <w:rFonts w:ascii="宋体" w:eastAsia="宋体" w:hAnsi="宋体" w:hint="eastAsia"/>
            <w:sz w:val="24"/>
            <w:szCs w:val="24"/>
          </w:rPr>
          <w:delText>抽离出来</w:delText>
        </w:r>
      </w:del>
      <w:r w:rsidR="002C6505">
        <w:rPr>
          <w:rFonts w:ascii="宋体" w:eastAsia="宋体" w:hAnsi="宋体" w:hint="eastAsia"/>
          <w:sz w:val="24"/>
          <w:szCs w:val="24"/>
        </w:rPr>
        <w:t>，集中</w:t>
      </w:r>
      <w:del w:id="134" w:author="wjq" w:date="2020-03-27T10:22:00Z">
        <w:r w:rsidR="002C6505" w:rsidDel="00E13F1F">
          <w:rPr>
            <w:rFonts w:ascii="宋体" w:eastAsia="宋体" w:hAnsi="宋体" w:hint="eastAsia"/>
            <w:sz w:val="24"/>
            <w:szCs w:val="24"/>
          </w:rPr>
          <w:delText>在一起进行</w:delText>
        </w:r>
      </w:del>
      <w:ins w:id="135" w:author="wjq" w:date="2020-03-27T10:22:00Z">
        <w:r w:rsidR="00E13F1F">
          <w:rPr>
            <w:rFonts w:ascii="宋体" w:eastAsia="宋体" w:hAnsi="宋体" w:hint="eastAsia"/>
            <w:sz w:val="24"/>
            <w:szCs w:val="24"/>
          </w:rPr>
          <w:t>、</w:t>
        </w:r>
      </w:ins>
      <w:r w:rsidR="00015FC9">
        <w:rPr>
          <w:rFonts w:ascii="宋体" w:eastAsia="宋体" w:hAnsi="宋体" w:hint="eastAsia"/>
          <w:sz w:val="24"/>
          <w:szCs w:val="24"/>
        </w:rPr>
        <w:t>检查</w:t>
      </w:r>
      <w:ins w:id="136" w:author="wjq" w:date="2020-03-27T10:22:00Z">
        <w:r w:rsidR="00E13F1F">
          <w:rPr>
            <w:rFonts w:ascii="宋体" w:eastAsia="宋体" w:hAnsi="宋体" w:hint="eastAsia"/>
            <w:sz w:val="24"/>
            <w:szCs w:val="24"/>
          </w:rPr>
          <w:t>、规范</w:t>
        </w:r>
        <w:r w:rsidR="00E13F1F">
          <w:rPr>
            <w:rFonts w:ascii="宋体" w:eastAsia="宋体" w:hAnsi="宋体" w:hint="eastAsia"/>
            <w:sz w:val="24"/>
            <w:szCs w:val="24"/>
          </w:rPr>
          <w:t>超时检查逻辑</w:t>
        </w:r>
      </w:ins>
      <w:r w:rsidR="002C6505">
        <w:rPr>
          <w:rFonts w:ascii="宋体" w:eastAsia="宋体" w:hAnsi="宋体" w:hint="eastAsia"/>
          <w:sz w:val="24"/>
          <w:szCs w:val="24"/>
        </w:rPr>
        <w:t>，同时需要</w:t>
      </w:r>
      <w:del w:id="137" w:author="wjq" w:date="2020-03-27T10:23:00Z">
        <w:r w:rsidR="002C6505" w:rsidDel="00E13F1F">
          <w:rPr>
            <w:rFonts w:ascii="宋体" w:eastAsia="宋体" w:hAnsi="宋体" w:hint="eastAsia"/>
            <w:sz w:val="24"/>
            <w:szCs w:val="24"/>
          </w:rPr>
          <w:delText>有一个</w:delText>
        </w:r>
      </w:del>
      <w:ins w:id="138" w:author="wjq" w:date="2020-03-27T10:23:00Z">
        <w:r w:rsidR="00E13F1F">
          <w:rPr>
            <w:rFonts w:ascii="宋体" w:eastAsia="宋体" w:hAnsi="宋体" w:hint="eastAsia"/>
            <w:sz w:val="24"/>
            <w:szCs w:val="24"/>
          </w:rPr>
          <w:t>建立</w:t>
        </w:r>
      </w:ins>
      <w:r w:rsidR="002C6505">
        <w:rPr>
          <w:rFonts w:ascii="宋体" w:eastAsia="宋体" w:hAnsi="宋体" w:hint="eastAsia"/>
          <w:sz w:val="24"/>
          <w:szCs w:val="24"/>
        </w:rPr>
        <w:t>配置平台，能够对超时规则以及处理逻辑进行配置，</w:t>
      </w:r>
      <w:r w:rsidR="00CF0B76">
        <w:rPr>
          <w:rFonts w:ascii="宋体" w:eastAsia="宋体" w:hAnsi="宋体" w:hint="eastAsia"/>
          <w:sz w:val="24"/>
          <w:szCs w:val="24"/>
        </w:rPr>
        <w:t>以达到快速响应业务需求的目的。</w:t>
      </w:r>
      <w:del w:id="139" w:author="wjq" w:date="2020-03-27T10:23:00Z">
        <w:r w:rsidR="00F91699" w:rsidDel="00E13F1F">
          <w:rPr>
            <w:rFonts w:ascii="宋体" w:eastAsia="宋体" w:hAnsi="宋体" w:hint="eastAsia"/>
            <w:sz w:val="24"/>
            <w:szCs w:val="24"/>
          </w:rPr>
          <w:delText>为此，本人参与设计并实现了</w:delText>
        </w:r>
        <w:r w:rsidR="00F05AA4" w:rsidDel="00E13F1F">
          <w:rPr>
            <w:rFonts w:ascii="宋体" w:eastAsia="宋体" w:hAnsi="宋体" w:hint="eastAsia"/>
            <w:sz w:val="24"/>
            <w:szCs w:val="24"/>
          </w:rPr>
          <w:delText>“饿了么</w:delText>
        </w:r>
        <w:r w:rsidR="002351E4" w:rsidDel="00E13F1F">
          <w:rPr>
            <w:rFonts w:ascii="宋体" w:eastAsia="宋体" w:hAnsi="宋体" w:hint="eastAsia"/>
            <w:sz w:val="24"/>
            <w:szCs w:val="24"/>
          </w:rPr>
          <w:delText>履约超时管理平台</w:delText>
        </w:r>
        <w:r w:rsidR="00F05AA4" w:rsidDel="00E13F1F">
          <w:rPr>
            <w:rFonts w:ascii="宋体" w:eastAsia="宋体" w:hAnsi="宋体" w:hint="eastAsia"/>
            <w:sz w:val="24"/>
            <w:szCs w:val="24"/>
          </w:rPr>
          <w:delText>”</w:delText>
        </w:r>
        <w:r w:rsidR="00501B37" w:rsidDel="00E13F1F">
          <w:rPr>
            <w:rFonts w:ascii="宋体" w:eastAsia="宋体" w:hAnsi="宋体" w:hint="eastAsia"/>
            <w:sz w:val="24"/>
            <w:szCs w:val="24"/>
          </w:rPr>
          <w:delText>，以满足上述要求。</w:delText>
        </w:r>
      </w:del>
    </w:p>
    <w:p w14:paraId="419D11FF" w14:textId="6B96146F" w:rsidR="00030834" w:rsidRPr="00030834" w:rsidRDefault="00BC7F93" w:rsidP="00325424">
      <w:pPr>
        <w:pStyle w:val="2"/>
        <w:numPr>
          <w:ilvl w:val="1"/>
          <w:numId w:val="46"/>
        </w:numPr>
      </w:pPr>
      <w:r>
        <w:rPr>
          <w:rFonts w:hint="eastAsia"/>
        </w:rPr>
        <w:t>相关研究与应用现状</w:t>
      </w:r>
      <w:ins w:id="140" w:author="wjq" w:date="2020-03-27T10:25:00Z">
        <w:r w:rsidR="007B1F04">
          <w:rPr>
            <w:rFonts w:hint="eastAsia"/>
          </w:rPr>
          <w:t>这一节写的不好</w:t>
        </w:r>
      </w:ins>
      <w:ins w:id="141" w:author="wjq" w:date="2020-03-27T10:26:00Z">
        <w:r w:rsidR="007B1F04">
          <w:rPr>
            <w:rFonts w:hint="eastAsia"/>
          </w:rPr>
          <w:t>。（</w:t>
        </w:r>
        <w:r w:rsidR="007B1F04">
          <w:rPr>
            <w:rFonts w:hint="eastAsia"/>
          </w:rPr>
          <w:t>1</w:t>
        </w:r>
        <w:r w:rsidR="007B1F04">
          <w:rPr>
            <w:rFonts w:hint="eastAsia"/>
          </w:rPr>
          <w:t>）逻辑</w:t>
        </w:r>
        <w:proofErr w:type="gramStart"/>
        <w:r w:rsidR="007B1F04">
          <w:rPr>
            <w:rFonts w:hint="eastAsia"/>
          </w:rPr>
          <w:t>不太顺</w:t>
        </w:r>
        <w:proofErr w:type="gramEnd"/>
        <w:r w:rsidR="007B1F04">
          <w:rPr>
            <w:rFonts w:hint="eastAsia"/>
          </w:rPr>
          <w:t>，（</w:t>
        </w:r>
        <w:r w:rsidR="007B1F04">
          <w:rPr>
            <w:rFonts w:hint="eastAsia"/>
          </w:rPr>
          <w:t>2</w:t>
        </w:r>
        <w:r w:rsidR="007B1F04">
          <w:rPr>
            <w:rFonts w:hint="eastAsia"/>
          </w:rPr>
          <w:t>）缺少国内外</w:t>
        </w:r>
      </w:ins>
      <w:ins w:id="142" w:author="wjq" w:date="2020-03-27T10:27:00Z">
        <w:r w:rsidR="007B1F04">
          <w:rPr>
            <w:rFonts w:hint="eastAsia"/>
          </w:rPr>
          <w:t>现状描述，</w:t>
        </w:r>
      </w:ins>
      <w:ins w:id="143" w:author="wjq" w:date="2020-03-27T10:26:00Z">
        <w:r w:rsidR="007B1F04">
          <w:rPr>
            <w:rFonts w:hint="eastAsia"/>
          </w:rPr>
          <w:t>能否补充同行、同业</w:t>
        </w:r>
      </w:ins>
      <w:ins w:id="144" w:author="wjq" w:date="2020-03-27T10:27:00Z">
        <w:r w:rsidR="007B1F04">
          <w:rPr>
            <w:rFonts w:hint="eastAsia"/>
          </w:rPr>
          <w:t>类似问题如何解决、解决状况</w:t>
        </w:r>
      </w:ins>
      <w:ins w:id="145" w:author="wjq" w:date="2020-03-27T11:05:00Z">
        <w:r w:rsidR="00335CE9">
          <w:rPr>
            <w:rFonts w:hint="eastAsia"/>
          </w:rPr>
          <w:t>，有没有什么问题</w:t>
        </w:r>
      </w:ins>
      <w:ins w:id="146" w:author="wjq" w:date="2020-03-27T10:27:00Z">
        <w:r w:rsidR="007B1F04">
          <w:rPr>
            <w:rFonts w:hint="eastAsia"/>
          </w:rPr>
          <w:t>？</w:t>
        </w:r>
      </w:ins>
    </w:p>
    <w:p w14:paraId="464A3C49" w14:textId="03D3C0EB" w:rsidR="00325424" w:rsidRDefault="00450AD5" w:rsidP="00325424">
      <w:pPr>
        <w:spacing w:line="360" w:lineRule="auto"/>
        <w:ind w:firstLineChars="200" w:firstLine="480"/>
        <w:rPr>
          <w:rFonts w:ascii="宋体" w:eastAsia="宋体" w:hAnsi="宋体"/>
          <w:sz w:val="24"/>
          <w:szCs w:val="24"/>
        </w:rPr>
      </w:pPr>
      <w:r>
        <w:rPr>
          <w:rFonts w:ascii="宋体" w:eastAsia="宋体" w:hAnsi="宋体" w:hint="eastAsia"/>
          <w:sz w:val="24"/>
          <w:szCs w:val="24"/>
        </w:rPr>
        <w:t>在延时任务方面</w:t>
      </w:r>
      <w:ins w:id="147" w:author="wjq" w:date="2020-03-27T10:25:00Z">
        <w:r w:rsidR="007B1F04">
          <w:rPr>
            <w:rFonts w:ascii="宋体" w:eastAsia="宋体" w:hAnsi="宋体" w:hint="eastAsia"/>
            <w:sz w:val="24"/>
            <w:szCs w:val="24"/>
          </w:rPr>
          <w:t>（很突兀）</w:t>
        </w:r>
      </w:ins>
      <w:r>
        <w:rPr>
          <w:rFonts w:ascii="宋体" w:eastAsia="宋体" w:hAnsi="宋体" w:hint="eastAsia"/>
          <w:sz w:val="24"/>
          <w:szCs w:val="24"/>
        </w:rPr>
        <w:t>，</w:t>
      </w:r>
      <w:r w:rsidR="002706F5">
        <w:rPr>
          <w:rFonts w:ascii="宋体" w:eastAsia="宋体" w:hAnsi="宋体" w:hint="eastAsia"/>
          <w:sz w:val="24"/>
          <w:szCs w:val="24"/>
        </w:rPr>
        <w:t>目前有</w:t>
      </w:r>
      <w:r w:rsidR="002777E1">
        <w:rPr>
          <w:rFonts w:ascii="宋体" w:eastAsia="宋体" w:hAnsi="宋体" w:hint="eastAsia"/>
          <w:sz w:val="24"/>
          <w:szCs w:val="24"/>
        </w:rPr>
        <w:t>不少</w:t>
      </w:r>
      <w:r w:rsidR="002706F5">
        <w:rPr>
          <w:rFonts w:ascii="宋体" w:eastAsia="宋体" w:hAnsi="宋体" w:hint="eastAsia"/>
          <w:sz w:val="24"/>
          <w:szCs w:val="24"/>
        </w:rPr>
        <w:t>实现方式</w:t>
      </w:r>
      <w:r w:rsidR="007946D1">
        <w:rPr>
          <w:rFonts w:ascii="宋体" w:eastAsia="宋体" w:hAnsi="宋体" w:hint="eastAsia"/>
          <w:sz w:val="24"/>
          <w:szCs w:val="24"/>
        </w:rPr>
        <w:t>，具体如下：</w:t>
      </w:r>
    </w:p>
    <w:p w14:paraId="03B1B7A3" w14:textId="7EEB87D4" w:rsidR="000820CF" w:rsidRDefault="00325424" w:rsidP="000820CF">
      <w:pPr>
        <w:pStyle w:val="a5"/>
        <w:numPr>
          <w:ilvl w:val="0"/>
          <w:numId w:val="47"/>
        </w:numPr>
        <w:spacing w:line="360" w:lineRule="auto"/>
        <w:ind w:firstLineChars="0"/>
        <w:rPr>
          <w:rFonts w:ascii="宋体" w:eastAsia="宋体" w:hAnsi="宋体"/>
          <w:sz w:val="24"/>
          <w:szCs w:val="24"/>
        </w:rPr>
      </w:pPr>
      <w:r w:rsidRPr="00325424">
        <w:rPr>
          <w:rFonts w:ascii="宋体" w:eastAsia="宋体" w:hAnsi="宋体" w:hint="eastAsia"/>
          <w:sz w:val="24"/>
          <w:szCs w:val="24"/>
        </w:rPr>
        <w:t>通过redis实现</w:t>
      </w:r>
      <w:r>
        <w:rPr>
          <w:rFonts w:ascii="宋体" w:eastAsia="宋体" w:hAnsi="宋体" w:hint="eastAsia"/>
          <w:sz w:val="24"/>
          <w:szCs w:val="24"/>
        </w:rPr>
        <w:t>。redis中有一个数据结构称为有序集合（sorted</w:t>
      </w:r>
      <w:r>
        <w:rPr>
          <w:rFonts w:ascii="宋体" w:eastAsia="宋体" w:hAnsi="宋体"/>
          <w:sz w:val="24"/>
          <w:szCs w:val="24"/>
        </w:rPr>
        <w:t xml:space="preserve"> key</w:t>
      </w:r>
      <w:r w:rsidRPr="00325424">
        <w:rPr>
          <w:rFonts w:ascii="宋体" w:eastAsia="宋体" w:hAnsi="宋体" w:hint="eastAsia"/>
          <w:sz w:val="24"/>
          <w:szCs w:val="24"/>
        </w:rPr>
        <w:t>）</w:t>
      </w:r>
      <w:r>
        <w:rPr>
          <w:rFonts w:ascii="宋体" w:eastAsia="宋体" w:hAnsi="宋体" w:hint="eastAsia"/>
          <w:sz w:val="24"/>
          <w:szCs w:val="24"/>
        </w:rPr>
        <w:t>,集合中的数据</w:t>
      </w:r>
      <w:r w:rsidR="000820CF">
        <w:rPr>
          <w:rFonts w:ascii="宋体" w:eastAsia="宋体" w:hAnsi="宋体" w:hint="eastAsia"/>
          <w:sz w:val="24"/>
          <w:szCs w:val="24"/>
        </w:rPr>
        <w:t>可以根据</w:t>
      </w:r>
      <w:proofErr w:type="gramStart"/>
      <w:r w:rsidR="000820CF">
        <w:rPr>
          <w:rFonts w:ascii="宋体" w:eastAsia="宋体" w:hAnsi="宋体" w:hint="eastAsia"/>
          <w:sz w:val="24"/>
          <w:szCs w:val="24"/>
        </w:rPr>
        <w:t>插入值</w:t>
      </w:r>
      <w:proofErr w:type="gramEnd"/>
      <w:r w:rsidR="000820CF">
        <w:rPr>
          <w:rFonts w:ascii="宋体" w:eastAsia="宋体" w:hAnsi="宋体" w:hint="eastAsia"/>
          <w:sz w:val="24"/>
          <w:szCs w:val="24"/>
        </w:rPr>
        <w:t>的score进行排序。将延时任务加入Sorted</w:t>
      </w:r>
      <w:r w:rsidR="000820CF">
        <w:rPr>
          <w:rFonts w:ascii="宋体" w:eastAsia="宋体" w:hAnsi="宋体"/>
          <w:sz w:val="24"/>
          <w:szCs w:val="24"/>
        </w:rPr>
        <w:t xml:space="preserve"> Set</w:t>
      </w:r>
      <w:r w:rsidR="000820CF">
        <w:rPr>
          <w:rFonts w:ascii="宋体" w:eastAsia="宋体" w:hAnsi="宋体" w:hint="eastAsia"/>
          <w:sz w:val="24"/>
          <w:szCs w:val="24"/>
        </w:rPr>
        <w:lastRenderedPageBreak/>
        <w:t>中，将延迟时间设置为score，同时启动一个线程不断的去判断Sorted</w:t>
      </w:r>
      <w:r w:rsidR="000820CF">
        <w:rPr>
          <w:rFonts w:ascii="宋体" w:eastAsia="宋体" w:hAnsi="宋体"/>
          <w:sz w:val="24"/>
          <w:szCs w:val="24"/>
        </w:rPr>
        <w:t xml:space="preserve"> </w:t>
      </w:r>
      <w:r w:rsidR="000820CF">
        <w:rPr>
          <w:rFonts w:ascii="宋体" w:eastAsia="宋体" w:hAnsi="宋体" w:hint="eastAsia"/>
          <w:sz w:val="24"/>
          <w:szCs w:val="24"/>
        </w:rPr>
        <w:t>Set中第一个元素的score是否大于当前时间，如果大于，从Sorted</w:t>
      </w:r>
      <w:r w:rsidR="000820CF">
        <w:rPr>
          <w:rFonts w:ascii="宋体" w:eastAsia="宋体" w:hAnsi="宋体"/>
          <w:sz w:val="24"/>
          <w:szCs w:val="24"/>
        </w:rPr>
        <w:t xml:space="preserve"> Set</w:t>
      </w:r>
      <w:r w:rsidR="000820CF">
        <w:rPr>
          <w:rFonts w:ascii="宋体" w:eastAsia="宋体" w:hAnsi="宋体" w:hint="eastAsia"/>
          <w:sz w:val="24"/>
          <w:szCs w:val="24"/>
        </w:rPr>
        <w:t>中移除任务并添加到执行队列中，如果小于，则休眠指定时间之后再重试。</w:t>
      </w:r>
    </w:p>
    <w:p w14:paraId="66F4D4F7" w14:textId="75EDDB28" w:rsidR="0026743E" w:rsidRDefault="005673AE" w:rsidP="0026743E">
      <w:pPr>
        <w:pStyle w:val="a5"/>
        <w:numPr>
          <w:ilvl w:val="0"/>
          <w:numId w:val="47"/>
        </w:numPr>
        <w:spacing w:line="360" w:lineRule="auto"/>
        <w:ind w:firstLineChars="0"/>
        <w:rPr>
          <w:rFonts w:ascii="宋体" w:eastAsia="宋体" w:hAnsi="宋体"/>
          <w:sz w:val="24"/>
          <w:szCs w:val="24"/>
        </w:rPr>
      </w:pPr>
      <w:r>
        <w:rPr>
          <w:rFonts w:ascii="宋体" w:eastAsia="宋体" w:hAnsi="宋体" w:hint="eastAsia"/>
          <w:sz w:val="24"/>
          <w:szCs w:val="24"/>
        </w:rPr>
        <w:t>通过kafka实现</w:t>
      </w:r>
      <w:r w:rsidR="0026743E">
        <w:rPr>
          <w:rFonts w:ascii="宋体" w:eastAsia="宋体" w:hAnsi="宋体" w:hint="eastAsia"/>
          <w:sz w:val="24"/>
          <w:szCs w:val="24"/>
        </w:rPr>
        <w:t>，kafka通过时间轮（Tim</w:t>
      </w:r>
      <w:r w:rsidR="0026743E">
        <w:rPr>
          <w:rFonts w:ascii="宋体" w:eastAsia="宋体" w:hAnsi="宋体"/>
          <w:sz w:val="24"/>
          <w:szCs w:val="24"/>
        </w:rPr>
        <w:t>ingWheel</w:t>
      </w:r>
      <w:r w:rsidR="0026743E">
        <w:rPr>
          <w:rFonts w:ascii="宋体" w:eastAsia="宋体" w:hAnsi="宋体" w:hint="eastAsia"/>
          <w:sz w:val="24"/>
          <w:szCs w:val="24"/>
        </w:rPr>
        <w:t>）的方式实现了消息的延时发送。时间轮由多个时间格组成，每个时间格代表当前时间轮的基本时间跨度（tick</w:t>
      </w:r>
      <w:r w:rsidR="0026743E">
        <w:rPr>
          <w:rFonts w:ascii="宋体" w:eastAsia="宋体" w:hAnsi="宋体"/>
          <w:sz w:val="24"/>
          <w:szCs w:val="24"/>
        </w:rPr>
        <w:t>Ms</w:t>
      </w:r>
      <w:r w:rsidR="0026743E">
        <w:rPr>
          <w:rFonts w:ascii="宋体" w:eastAsia="宋体" w:hAnsi="宋体" w:hint="eastAsia"/>
          <w:sz w:val="24"/>
          <w:szCs w:val="24"/>
        </w:rPr>
        <w:t>）。</w:t>
      </w:r>
      <w:r w:rsidR="0026743E" w:rsidRPr="0026743E">
        <w:rPr>
          <w:rFonts w:ascii="宋体" w:eastAsia="宋体" w:hAnsi="宋体" w:hint="eastAsia"/>
          <w:sz w:val="24"/>
          <w:szCs w:val="24"/>
        </w:rPr>
        <w:t>时间轮的时间格个数是固定的，可用</w:t>
      </w:r>
      <w:r w:rsidR="0026743E" w:rsidRPr="0026743E">
        <w:rPr>
          <w:rFonts w:ascii="宋体" w:eastAsia="宋体" w:hAnsi="宋体"/>
          <w:sz w:val="24"/>
          <w:szCs w:val="24"/>
        </w:rPr>
        <w:t>wheelSize来表示，那么整个时间轮的总体时间跨度（interval）可以通过公式 tickMs × wheelSize计算得出。时间</w:t>
      </w:r>
      <w:proofErr w:type="gramStart"/>
      <w:r w:rsidR="0026743E" w:rsidRPr="0026743E">
        <w:rPr>
          <w:rFonts w:ascii="宋体" w:eastAsia="宋体" w:hAnsi="宋体"/>
          <w:sz w:val="24"/>
          <w:szCs w:val="24"/>
        </w:rPr>
        <w:t>轮还有</w:t>
      </w:r>
      <w:proofErr w:type="gramEnd"/>
      <w:r w:rsidR="0026743E" w:rsidRPr="0026743E">
        <w:rPr>
          <w:rFonts w:ascii="宋体" w:eastAsia="宋体" w:hAnsi="宋体"/>
          <w:sz w:val="24"/>
          <w:szCs w:val="24"/>
        </w:rPr>
        <w:t>一个表盘指针（currentTime），用来表示时间</w:t>
      </w:r>
      <w:proofErr w:type="gramStart"/>
      <w:r w:rsidR="0026743E" w:rsidRPr="0026743E">
        <w:rPr>
          <w:rFonts w:ascii="宋体" w:eastAsia="宋体" w:hAnsi="宋体"/>
          <w:sz w:val="24"/>
          <w:szCs w:val="24"/>
        </w:rPr>
        <w:t>轮当前</w:t>
      </w:r>
      <w:proofErr w:type="gramEnd"/>
      <w:r w:rsidR="0026743E" w:rsidRPr="0026743E">
        <w:rPr>
          <w:rFonts w:ascii="宋体" w:eastAsia="宋体" w:hAnsi="宋体"/>
          <w:sz w:val="24"/>
          <w:szCs w:val="24"/>
        </w:rPr>
        <w:t>所处的时间，currentTime是tickMs的整数</w:t>
      </w:r>
      <w:proofErr w:type="gramStart"/>
      <w:r w:rsidR="0026743E" w:rsidRPr="0026743E">
        <w:rPr>
          <w:rFonts w:ascii="宋体" w:eastAsia="宋体" w:hAnsi="宋体"/>
          <w:sz w:val="24"/>
          <w:szCs w:val="24"/>
        </w:rPr>
        <w:t>倍</w:t>
      </w:r>
      <w:proofErr w:type="gramEnd"/>
      <w:r w:rsidR="0026743E" w:rsidRPr="0026743E">
        <w:rPr>
          <w:rFonts w:ascii="宋体" w:eastAsia="宋体" w:hAnsi="宋体"/>
          <w:sz w:val="24"/>
          <w:szCs w:val="24"/>
        </w:rPr>
        <w:t>。currentTime可以将整个时间轮划分为到期部分和未到期部分，currentTime当前指向的时间格也属于到期部分，表示刚好到期，需要处理此时</w:t>
      </w:r>
      <w:proofErr w:type="gramStart"/>
      <w:r w:rsidR="0026743E" w:rsidRPr="0026743E">
        <w:rPr>
          <w:rFonts w:ascii="宋体" w:eastAsia="宋体" w:hAnsi="宋体"/>
          <w:sz w:val="24"/>
          <w:szCs w:val="24"/>
        </w:rPr>
        <w:t>间格所对应</w:t>
      </w:r>
      <w:proofErr w:type="gramEnd"/>
      <w:r w:rsidR="0026743E" w:rsidRPr="0026743E">
        <w:rPr>
          <w:rFonts w:ascii="宋体" w:eastAsia="宋体" w:hAnsi="宋体"/>
          <w:sz w:val="24"/>
          <w:szCs w:val="24"/>
        </w:rPr>
        <w:t>的TimerTaskList的所有任务。</w:t>
      </w:r>
    </w:p>
    <w:p w14:paraId="6D002C94" w14:textId="5231F8EC" w:rsidR="0026743E" w:rsidRPr="0026743E" w:rsidRDefault="0026743E" w:rsidP="0026743E">
      <w:pPr>
        <w:pStyle w:val="a5"/>
        <w:numPr>
          <w:ilvl w:val="0"/>
          <w:numId w:val="47"/>
        </w:numPr>
        <w:spacing w:line="360" w:lineRule="auto"/>
        <w:ind w:firstLineChars="0"/>
        <w:rPr>
          <w:rFonts w:ascii="宋体" w:eastAsia="宋体" w:hAnsi="宋体"/>
          <w:sz w:val="24"/>
          <w:szCs w:val="24"/>
        </w:rPr>
      </w:pPr>
      <w:r>
        <w:rPr>
          <w:rFonts w:ascii="宋体" w:eastAsia="宋体" w:hAnsi="宋体" w:hint="eastAsia"/>
          <w:sz w:val="24"/>
          <w:szCs w:val="24"/>
        </w:rPr>
        <w:t>通过Rabbit</w:t>
      </w:r>
      <w:r>
        <w:rPr>
          <w:rFonts w:ascii="宋体" w:eastAsia="宋体" w:hAnsi="宋体"/>
          <w:sz w:val="24"/>
          <w:szCs w:val="24"/>
        </w:rPr>
        <w:t>Mq</w:t>
      </w:r>
      <w:r>
        <w:rPr>
          <w:rFonts w:ascii="宋体" w:eastAsia="宋体" w:hAnsi="宋体" w:hint="eastAsia"/>
          <w:sz w:val="24"/>
          <w:szCs w:val="24"/>
        </w:rPr>
        <w:t>实现。RabbitMq可以设置消息的</w:t>
      </w:r>
      <w:r w:rsidR="006527B2">
        <w:rPr>
          <w:rFonts w:ascii="宋体" w:eastAsia="宋体" w:hAnsi="宋体" w:hint="eastAsia"/>
          <w:sz w:val="24"/>
          <w:szCs w:val="24"/>
        </w:rPr>
        <w:t>存活</w:t>
      </w:r>
      <w:r w:rsidR="002777E1">
        <w:rPr>
          <w:rFonts w:ascii="宋体" w:eastAsia="宋体" w:hAnsi="宋体" w:hint="eastAsia"/>
          <w:sz w:val="24"/>
          <w:szCs w:val="24"/>
        </w:rPr>
        <w:t>时间（Time</w:t>
      </w:r>
      <w:r w:rsidR="002777E1">
        <w:rPr>
          <w:rFonts w:ascii="宋体" w:eastAsia="宋体" w:hAnsi="宋体"/>
          <w:sz w:val="24"/>
          <w:szCs w:val="24"/>
        </w:rPr>
        <w:t xml:space="preserve"> To Live</w:t>
      </w:r>
      <w:r w:rsidR="002777E1">
        <w:rPr>
          <w:rFonts w:ascii="宋体" w:eastAsia="宋体" w:hAnsi="宋体" w:hint="eastAsia"/>
          <w:sz w:val="24"/>
          <w:szCs w:val="24"/>
        </w:rPr>
        <w:t>）</w:t>
      </w:r>
      <w:r w:rsidR="006527B2">
        <w:rPr>
          <w:rFonts w:ascii="宋体" w:eastAsia="宋体" w:hAnsi="宋体" w:hint="eastAsia"/>
          <w:sz w:val="24"/>
          <w:szCs w:val="24"/>
        </w:rPr>
        <w:t>，当消息存活的时间超过这个时间时，消息就死亡了，被称为死信。RabbitMq还有一种交换器称为DLX（dead</w:t>
      </w:r>
      <w:r w:rsidR="006527B2">
        <w:rPr>
          <w:rFonts w:ascii="宋体" w:eastAsia="宋体" w:hAnsi="宋体"/>
          <w:sz w:val="24"/>
          <w:szCs w:val="24"/>
        </w:rPr>
        <w:t>-letter-exchange</w:t>
      </w:r>
      <w:r w:rsidR="006527B2">
        <w:rPr>
          <w:rFonts w:ascii="宋体" w:eastAsia="宋体" w:hAnsi="宋体" w:hint="eastAsia"/>
          <w:sz w:val="24"/>
          <w:szCs w:val="24"/>
        </w:rPr>
        <w:t>）,如果一个消息在消息队列中变成死信，那么它能够被重新发送到DLX中，然后DLX再将其路由到另一个队列中，</w:t>
      </w:r>
      <w:r w:rsidR="005F08BC">
        <w:rPr>
          <w:rFonts w:ascii="宋体" w:eastAsia="宋体" w:hAnsi="宋体" w:hint="eastAsia"/>
          <w:sz w:val="24"/>
          <w:szCs w:val="24"/>
        </w:rPr>
        <w:t>如果监听该消息队列，那么就能够获取到</w:t>
      </w:r>
      <w:r w:rsidR="000A07D9">
        <w:rPr>
          <w:rFonts w:ascii="宋体" w:eastAsia="宋体" w:hAnsi="宋体" w:hint="eastAsia"/>
          <w:sz w:val="24"/>
          <w:szCs w:val="24"/>
        </w:rPr>
        <w:t>到期的消息，并做下一步处理</w:t>
      </w:r>
      <w:r w:rsidR="00123FA1">
        <w:rPr>
          <w:rFonts w:ascii="宋体" w:eastAsia="宋体" w:hAnsi="宋体" w:hint="eastAsia"/>
          <w:sz w:val="24"/>
          <w:szCs w:val="24"/>
        </w:rPr>
        <w:t>。</w:t>
      </w:r>
      <w:r w:rsidR="005F08BC" w:rsidRPr="0026743E">
        <w:rPr>
          <w:rFonts w:ascii="宋体" w:eastAsia="宋体" w:hAnsi="宋体" w:hint="eastAsia"/>
          <w:sz w:val="24"/>
          <w:szCs w:val="24"/>
        </w:rPr>
        <w:t xml:space="preserve"> </w:t>
      </w:r>
    </w:p>
    <w:p w14:paraId="0B3E4D38" w14:textId="3641FDD4" w:rsidR="002737D1" w:rsidRDefault="00D11CE8" w:rsidP="0033795B">
      <w:pPr>
        <w:spacing w:line="360" w:lineRule="auto"/>
        <w:ind w:firstLineChars="200" w:firstLine="480"/>
        <w:rPr>
          <w:rFonts w:ascii="宋体" w:eastAsia="宋体" w:hAnsi="宋体"/>
          <w:sz w:val="24"/>
          <w:szCs w:val="24"/>
        </w:rPr>
      </w:pPr>
      <w:r>
        <w:rPr>
          <w:rFonts w:ascii="宋体" w:eastAsia="宋体" w:hAnsi="宋体" w:hint="eastAsia"/>
          <w:sz w:val="24"/>
          <w:szCs w:val="24"/>
        </w:rPr>
        <w:t>在面对频繁的业务需求变更的时候，将业务逻辑与程序的其他代码分离是一种可靠的</w:t>
      </w:r>
      <w:r w:rsidR="007E54D1">
        <w:rPr>
          <w:rFonts w:ascii="宋体" w:eastAsia="宋体" w:hAnsi="宋体" w:hint="eastAsia"/>
          <w:sz w:val="24"/>
          <w:szCs w:val="24"/>
        </w:rPr>
        <w:t>应对措施</w:t>
      </w:r>
      <w:r w:rsidR="00AF157D">
        <w:rPr>
          <w:rFonts w:ascii="宋体" w:eastAsia="宋体" w:hAnsi="宋体" w:hint="eastAsia"/>
          <w:sz w:val="24"/>
          <w:szCs w:val="24"/>
        </w:rPr>
        <w:t>，具体的实现方式有如下两种：</w:t>
      </w:r>
    </w:p>
    <w:p w14:paraId="5FB5AA01" w14:textId="5C6B5F57" w:rsidR="00AF157D" w:rsidRDefault="00AF157D" w:rsidP="0033795B">
      <w:pPr>
        <w:spacing w:line="360" w:lineRule="auto"/>
        <w:ind w:firstLineChars="200" w:firstLine="480"/>
        <w:rPr>
          <w:rFonts w:ascii="宋体" w:eastAsia="宋体" w:hAnsi="宋体"/>
          <w:sz w:val="24"/>
          <w:szCs w:val="24"/>
        </w:rPr>
      </w:pPr>
      <w:r>
        <w:rPr>
          <w:rFonts w:ascii="宋体" w:eastAsia="宋体" w:hAnsi="宋体" w:hint="eastAsia"/>
          <w:sz w:val="24"/>
          <w:szCs w:val="24"/>
        </w:rPr>
        <w:t>第一种是借助规则引擎来实现，</w:t>
      </w:r>
      <w:r w:rsidR="00103E65" w:rsidRPr="00103E65">
        <w:rPr>
          <w:rFonts w:ascii="宋体" w:eastAsia="宋体" w:hAnsi="宋体"/>
          <w:sz w:val="24"/>
          <w:szCs w:val="24"/>
        </w:rPr>
        <w:t>D</w:t>
      </w:r>
      <w:r w:rsidR="00103E65" w:rsidRPr="00103E65">
        <w:rPr>
          <w:rFonts w:ascii="宋体" w:eastAsia="宋体" w:hAnsi="宋体" w:hint="eastAsia"/>
          <w:sz w:val="24"/>
          <w:szCs w:val="24"/>
        </w:rPr>
        <w:t>rools是一款开源的通用规则引擎，使用的是RETE算法，RETE算法是一种前向规则快速匹配算法，其匹配速度与规则数目无关。Rete算法通过形成一个rete网络进行模式匹配，利用基于规则的系统的两个特征，即时间冗余性和结构相似性，提高系统模式匹配效率。drools有自己的语言，同时有自己的以drl结尾的文件格式，用户可以使用drools的语言，在drl文件中编写业务逻辑规则，通过修改drl文件的方式来修改业务逻辑。drools也存在如下的几个问题：规则的配置不够友好，对于不会编程的使用者来说，编写drl文件是一个较为困难的事情，上手难度较高，而且不能保证语法和逻辑的正确性；drools的处理速度相较于原生程序代码慢很多，在调研过程中，使用drools和原生代码开发同一段业务逻辑，drools需要的时间比原生代码高出一个数量级，在应对时效性强的需求的时候，drools的表现不够理想。</w:t>
      </w:r>
      <w:r w:rsidR="00103E65" w:rsidRPr="00103E65">
        <w:rPr>
          <w:rFonts w:ascii="宋体" w:eastAsia="宋体" w:hAnsi="宋体" w:hint="eastAsia"/>
          <w:sz w:val="24"/>
          <w:szCs w:val="24"/>
        </w:rPr>
        <w:lastRenderedPageBreak/>
        <w:t>drools更适用于逻辑判断复杂，时效性没那么高的场景</w:t>
      </w:r>
      <w:r w:rsidR="00103E65">
        <w:rPr>
          <w:rFonts w:ascii="宋体" w:eastAsia="宋体" w:hAnsi="宋体" w:hint="eastAsia"/>
          <w:sz w:val="24"/>
          <w:szCs w:val="24"/>
        </w:rPr>
        <w:t>。</w:t>
      </w:r>
    </w:p>
    <w:p w14:paraId="5861503A" w14:textId="11C6E64B" w:rsidR="006C4B31" w:rsidRDefault="00D03528" w:rsidP="006C4B31">
      <w:pPr>
        <w:spacing w:line="360" w:lineRule="auto"/>
        <w:ind w:firstLineChars="200" w:firstLine="480"/>
        <w:rPr>
          <w:rFonts w:ascii="宋体" w:eastAsia="宋体" w:hAnsi="宋体"/>
          <w:sz w:val="24"/>
          <w:szCs w:val="24"/>
        </w:rPr>
      </w:pPr>
      <w:r>
        <w:rPr>
          <w:rFonts w:ascii="宋体" w:eastAsia="宋体" w:hAnsi="宋体" w:hint="eastAsia"/>
          <w:sz w:val="24"/>
          <w:szCs w:val="24"/>
        </w:rPr>
        <w:t>第二种可以通过构建</w:t>
      </w:r>
      <w:r w:rsidR="000F7865">
        <w:rPr>
          <w:rFonts w:ascii="宋体" w:eastAsia="宋体" w:hAnsi="宋体" w:hint="eastAsia"/>
          <w:sz w:val="24"/>
          <w:szCs w:val="24"/>
        </w:rPr>
        <w:t>执行</w:t>
      </w:r>
      <w:r w:rsidR="00F96863">
        <w:rPr>
          <w:rFonts w:ascii="宋体" w:eastAsia="宋体" w:hAnsi="宋体" w:hint="eastAsia"/>
          <w:sz w:val="24"/>
          <w:szCs w:val="24"/>
        </w:rPr>
        <w:t>树</w:t>
      </w:r>
      <w:r w:rsidR="000F7865">
        <w:rPr>
          <w:rFonts w:ascii="宋体" w:eastAsia="宋体" w:hAnsi="宋体" w:hint="eastAsia"/>
          <w:sz w:val="24"/>
          <w:szCs w:val="24"/>
        </w:rPr>
        <w:t>的方式</w:t>
      </w:r>
      <w:r>
        <w:rPr>
          <w:rFonts w:ascii="宋体" w:eastAsia="宋体" w:hAnsi="宋体" w:hint="eastAsia"/>
          <w:sz w:val="24"/>
          <w:szCs w:val="24"/>
        </w:rPr>
        <w:t>实现</w:t>
      </w:r>
      <w:r w:rsidR="008C6569">
        <w:rPr>
          <w:rFonts w:ascii="宋体" w:eastAsia="宋体" w:hAnsi="宋体" w:hint="eastAsia"/>
          <w:sz w:val="24"/>
          <w:szCs w:val="24"/>
        </w:rPr>
        <w:t>，</w:t>
      </w:r>
      <w:r w:rsidR="00103E65" w:rsidRPr="00103E65">
        <w:rPr>
          <w:rFonts w:ascii="宋体" w:eastAsia="宋体" w:hAnsi="宋体" w:hint="eastAsia"/>
          <w:sz w:val="24"/>
          <w:szCs w:val="24"/>
        </w:rPr>
        <w:t>阿里巴巴零售通的营销平台</w:t>
      </w:r>
      <w:r w:rsidR="0065269B">
        <w:rPr>
          <w:rFonts w:ascii="宋体" w:eastAsia="宋体" w:hAnsi="宋体" w:hint="eastAsia"/>
          <w:sz w:val="24"/>
          <w:szCs w:val="24"/>
        </w:rPr>
        <w:t>使用的就是这种方式</w:t>
      </w:r>
      <w:r w:rsidR="0089068C">
        <w:rPr>
          <w:rFonts w:ascii="宋体" w:eastAsia="宋体" w:hAnsi="宋体" w:hint="eastAsia"/>
          <w:sz w:val="24"/>
          <w:szCs w:val="24"/>
        </w:rPr>
        <w:t>。</w:t>
      </w:r>
      <w:r w:rsidR="00103E65" w:rsidRPr="00103E65">
        <w:rPr>
          <w:rFonts w:ascii="宋体" w:eastAsia="宋体" w:hAnsi="宋体" w:hint="eastAsia"/>
          <w:sz w:val="24"/>
          <w:szCs w:val="24"/>
        </w:rPr>
        <w:t>营销平台需要进行优惠计算，平台实现了一些基本计算单元，例如逻辑与、逻辑或、逻辑非、算数加、算数乘等，同时实现了一些条件权益计算单元，例如amountAtCondition（满条件）、FreePostage</w:t>
      </w:r>
      <w:r w:rsidR="00103E65" w:rsidRPr="00103E65">
        <w:rPr>
          <w:rFonts w:ascii="宋体" w:eastAsia="宋体" w:hAnsi="宋体"/>
          <w:sz w:val="24"/>
          <w:szCs w:val="24"/>
        </w:rPr>
        <w:t>Rights</w:t>
      </w:r>
      <w:r w:rsidR="00103E65" w:rsidRPr="00103E65">
        <w:rPr>
          <w:rFonts w:ascii="宋体" w:eastAsia="宋体" w:hAnsi="宋体" w:hint="eastAsia"/>
          <w:sz w:val="24"/>
          <w:szCs w:val="24"/>
        </w:rPr>
        <w:t>（</w:t>
      </w:r>
      <w:proofErr w:type="gramStart"/>
      <w:r w:rsidR="00103E65" w:rsidRPr="00103E65">
        <w:rPr>
          <w:rFonts w:ascii="宋体" w:eastAsia="宋体" w:hAnsi="宋体" w:hint="eastAsia"/>
          <w:sz w:val="24"/>
          <w:szCs w:val="24"/>
        </w:rPr>
        <w:t>包邮权益</w:t>
      </w:r>
      <w:proofErr w:type="gramEnd"/>
      <w:r w:rsidR="00103E65" w:rsidRPr="00103E65">
        <w:rPr>
          <w:rFonts w:ascii="宋体" w:eastAsia="宋体" w:hAnsi="宋体" w:hint="eastAsia"/>
          <w:sz w:val="24"/>
          <w:szCs w:val="24"/>
        </w:rPr>
        <w:t>）等，以树的方式进行组织，对树做后序遍历，即可以判定是否满足条件</w:t>
      </w:r>
      <w:r w:rsidR="00103E65" w:rsidRPr="0061591A">
        <w:rPr>
          <w:rFonts w:ascii="宋体" w:eastAsia="宋体" w:hAnsi="宋体" w:hint="eastAsia"/>
          <w:sz w:val="24"/>
          <w:szCs w:val="24"/>
        </w:rPr>
        <w:t>。</w:t>
      </w:r>
      <w:r w:rsidR="004A33E0" w:rsidRPr="0061591A">
        <w:rPr>
          <w:rFonts w:ascii="宋体" w:eastAsia="宋体" w:hAnsi="宋体" w:hint="eastAsia"/>
          <w:sz w:val="24"/>
          <w:szCs w:val="24"/>
        </w:rPr>
        <w:t>这种方式适用于整体判断逻辑变动不大，但具体某一个节点的判断逻辑存在变化的情况。</w:t>
      </w:r>
    </w:p>
    <w:p w14:paraId="547C0D03" w14:textId="71CBF667" w:rsidR="006C4B31" w:rsidRDefault="006C4B31" w:rsidP="006C4B31">
      <w:pPr>
        <w:spacing w:line="360" w:lineRule="auto"/>
        <w:ind w:firstLineChars="200" w:firstLine="480"/>
        <w:rPr>
          <w:rFonts w:ascii="宋体" w:eastAsia="宋体" w:hAnsi="宋体"/>
          <w:sz w:val="24"/>
          <w:szCs w:val="24"/>
        </w:rPr>
      </w:pPr>
      <w:r>
        <w:rPr>
          <w:rFonts w:ascii="宋体" w:eastAsia="宋体" w:hAnsi="宋体" w:hint="eastAsia"/>
          <w:sz w:val="24"/>
          <w:szCs w:val="24"/>
        </w:rPr>
        <w:t>在规则的可配置化方面，实现方式有如下两种：</w:t>
      </w:r>
    </w:p>
    <w:p w14:paraId="1878A993" w14:textId="64750BF1" w:rsidR="006C4B31" w:rsidRDefault="006C4B31" w:rsidP="006C4B31">
      <w:pPr>
        <w:spacing w:line="360" w:lineRule="auto"/>
        <w:ind w:firstLineChars="200" w:firstLine="480"/>
        <w:rPr>
          <w:rFonts w:ascii="宋体" w:eastAsia="宋体" w:hAnsi="宋体"/>
          <w:sz w:val="24"/>
          <w:szCs w:val="24"/>
        </w:rPr>
      </w:pPr>
      <w:r>
        <w:rPr>
          <w:rFonts w:ascii="宋体" w:eastAsia="宋体" w:hAnsi="宋体" w:hint="eastAsia"/>
          <w:sz w:val="24"/>
          <w:szCs w:val="24"/>
        </w:rPr>
        <w:t>第一种是通过表达式</w:t>
      </w:r>
      <w:r w:rsidR="006C55D2">
        <w:rPr>
          <w:rFonts w:ascii="宋体" w:eastAsia="宋体" w:hAnsi="宋体" w:hint="eastAsia"/>
          <w:sz w:val="24"/>
          <w:szCs w:val="24"/>
        </w:rPr>
        <w:t>或者</w:t>
      </w:r>
      <w:r w:rsidR="004932E5">
        <w:rPr>
          <w:rFonts w:ascii="宋体" w:eastAsia="宋体" w:hAnsi="宋体" w:hint="eastAsia"/>
          <w:sz w:val="24"/>
          <w:szCs w:val="24"/>
        </w:rPr>
        <w:t>JSON</w:t>
      </w:r>
      <w:r w:rsidR="006C55D2">
        <w:rPr>
          <w:rFonts w:ascii="宋体" w:eastAsia="宋体" w:hAnsi="宋体" w:hint="eastAsia"/>
          <w:sz w:val="24"/>
          <w:szCs w:val="24"/>
        </w:rPr>
        <w:t>的方式进行配置</w:t>
      </w:r>
      <w:r w:rsidR="00F8375E">
        <w:rPr>
          <w:rFonts w:ascii="宋体" w:eastAsia="宋体" w:hAnsi="宋体" w:hint="eastAsia"/>
          <w:sz w:val="24"/>
          <w:szCs w:val="24"/>
        </w:rPr>
        <w:t>。</w:t>
      </w:r>
      <w:r w:rsidR="00D561BB">
        <w:rPr>
          <w:rFonts w:ascii="宋体" w:eastAsia="宋体" w:hAnsi="宋体" w:hint="eastAsia"/>
          <w:sz w:val="24"/>
          <w:szCs w:val="24"/>
        </w:rPr>
        <w:t>饿了么告警平台是一个用来监视</w:t>
      </w:r>
      <w:r w:rsidR="00BA4467">
        <w:rPr>
          <w:rFonts w:ascii="宋体" w:eastAsia="宋体" w:hAnsi="宋体" w:hint="eastAsia"/>
          <w:sz w:val="24"/>
          <w:szCs w:val="24"/>
        </w:rPr>
        <w:t>系统各项指标是否正常的一个平台，</w:t>
      </w:r>
      <w:r w:rsidR="00912F4D">
        <w:rPr>
          <w:rFonts w:ascii="宋体" w:eastAsia="宋体" w:hAnsi="宋体" w:hint="eastAsia"/>
          <w:sz w:val="24"/>
          <w:szCs w:val="24"/>
        </w:rPr>
        <w:t>由于告警判断条件和告警阈值需要经常变更，因此系统将告警条件设计成可以通过页面编写表达式的方式进行</w:t>
      </w:r>
      <w:r w:rsidR="00C24193">
        <w:rPr>
          <w:rFonts w:ascii="宋体" w:eastAsia="宋体" w:hAnsi="宋体" w:hint="eastAsia"/>
          <w:sz w:val="24"/>
          <w:szCs w:val="24"/>
        </w:rPr>
        <w:t>配置</w:t>
      </w:r>
      <w:r w:rsidR="00BA73A0">
        <w:rPr>
          <w:rFonts w:ascii="宋体" w:eastAsia="宋体" w:hAnsi="宋体" w:hint="eastAsia"/>
          <w:sz w:val="24"/>
          <w:szCs w:val="24"/>
        </w:rPr>
        <w:t xml:space="preserve">，例如 </w:t>
      </w:r>
      <w:r w:rsidR="00B2678D">
        <w:rPr>
          <w:rFonts w:ascii="宋体" w:eastAsia="宋体" w:hAnsi="宋体" w:hint="eastAsia"/>
          <w:sz w:val="24"/>
          <w:szCs w:val="24"/>
        </w:rPr>
        <w:t>“</w:t>
      </w:r>
      <w:r w:rsidR="00BA73A0">
        <w:rPr>
          <w:rFonts w:ascii="宋体" w:eastAsia="宋体" w:hAnsi="宋体"/>
          <w:sz w:val="24"/>
          <w:szCs w:val="24"/>
        </w:rPr>
        <w:t>${</w:t>
      </w:r>
      <w:r w:rsidR="00BA73A0">
        <w:rPr>
          <w:rFonts w:ascii="宋体" w:eastAsia="宋体" w:hAnsi="宋体" w:hint="eastAsia"/>
          <w:sz w:val="24"/>
          <w:szCs w:val="24"/>
        </w:rPr>
        <w:t>rpc</w:t>
      </w:r>
      <w:r w:rsidR="00BA73A0">
        <w:rPr>
          <w:rFonts w:ascii="宋体" w:eastAsia="宋体" w:hAnsi="宋体"/>
          <w:sz w:val="24"/>
          <w:szCs w:val="24"/>
        </w:rPr>
        <w:t xml:space="preserve">Time} &gt; </w:t>
      </w:r>
      <w:r w:rsidR="00BA73A0">
        <w:rPr>
          <w:rFonts w:ascii="宋体" w:eastAsia="宋体" w:hAnsi="宋体" w:hint="eastAsia"/>
          <w:sz w:val="24"/>
          <w:szCs w:val="24"/>
        </w:rPr>
        <w:t>threshold</w:t>
      </w:r>
      <w:r w:rsidR="00B2678D">
        <w:rPr>
          <w:rFonts w:ascii="宋体" w:eastAsia="宋体" w:hAnsi="宋体" w:hint="eastAsia"/>
          <w:sz w:val="24"/>
          <w:szCs w:val="24"/>
        </w:rPr>
        <w:t>”</w:t>
      </w:r>
      <w:r w:rsidR="00BA73A0">
        <w:rPr>
          <w:rFonts w:ascii="宋体" w:eastAsia="宋体" w:hAnsi="宋体"/>
          <w:sz w:val="24"/>
          <w:szCs w:val="24"/>
        </w:rPr>
        <w:t xml:space="preserve"> </w:t>
      </w:r>
      <w:r w:rsidR="00BA73A0">
        <w:rPr>
          <w:rFonts w:ascii="宋体" w:eastAsia="宋体" w:hAnsi="宋体" w:hint="eastAsia"/>
          <w:sz w:val="24"/>
          <w:szCs w:val="24"/>
        </w:rPr>
        <w:t>代表的含义就是rpc调用时间超过阈值的时候，就会进行告警</w:t>
      </w:r>
      <w:r w:rsidR="002D0CA1">
        <w:rPr>
          <w:rFonts w:ascii="宋体" w:eastAsia="宋体" w:hAnsi="宋体" w:hint="eastAsia"/>
          <w:sz w:val="24"/>
          <w:szCs w:val="24"/>
        </w:rPr>
        <w:t>。</w:t>
      </w:r>
      <w:r w:rsidR="008177BA">
        <w:rPr>
          <w:rFonts w:ascii="宋体" w:eastAsia="宋体" w:hAnsi="宋体" w:hint="eastAsia"/>
          <w:sz w:val="24"/>
          <w:szCs w:val="24"/>
        </w:rPr>
        <w:t>阿里云的Link</w:t>
      </w:r>
      <w:r w:rsidR="008177BA">
        <w:rPr>
          <w:rFonts w:ascii="宋体" w:eastAsia="宋体" w:hAnsi="宋体"/>
          <w:sz w:val="24"/>
          <w:szCs w:val="24"/>
        </w:rPr>
        <w:t xml:space="preserve"> Develop</w:t>
      </w:r>
      <w:r w:rsidR="008177BA">
        <w:rPr>
          <w:rFonts w:ascii="宋体" w:eastAsia="宋体" w:hAnsi="宋体" w:hint="eastAsia"/>
          <w:sz w:val="24"/>
          <w:szCs w:val="24"/>
        </w:rPr>
        <w:t>平台是阿里云针对物联网领域提供端到端的一站式开发平台，用户在平台上开发完成之后就可以推送到阿里云商城上进行销售。</w:t>
      </w:r>
      <w:r w:rsidR="004932E5">
        <w:rPr>
          <w:rFonts w:ascii="宋体" w:eastAsia="宋体" w:hAnsi="宋体" w:hint="eastAsia"/>
          <w:sz w:val="24"/>
          <w:szCs w:val="24"/>
        </w:rPr>
        <w:t>平台提供了规则引擎服务，能够给开发者提供规则管理、规则定义和规则运行的环境，以满足不同情况下的自动化需求，例如配置触发和联动规则，实现设备间的互联互通和消息推送等。规则采用了JSON的方式进行配置，</w:t>
      </w:r>
      <w:r w:rsidR="00833E9E">
        <w:rPr>
          <w:rFonts w:ascii="宋体" w:eastAsia="宋体" w:hAnsi="宋体" w:hint="eastAsia"/>
          <w:sz w:val="24"/>
          <w:szCs w:val="24"/>
        </w:rPr>
        <w:t>包括规则的输入节点（如设备上报的相关数据）、处理节点（如数据的临界值）、输出节点（如触发指定设备的</w:t>
      </w:r>
      <w:proofErr w:type="gramStart"/>
      <w:r w:rsidR="00833E9E">
        <w:rPr>
          <w:rFonts w:ascii="宋体" w:eastAsia="宋体" w:hAnsi="宋体" w:hint="eastAsia"/>
          <w:sz w:val="24"/>
          <w:szCs w:val="24"/>
        </w:rPr>
        <w:t>某个服务</w:t>
      </w:r>
      <w:proofErr w:type="gramEnd"/>
      <w:r w:rsidR="00833E9E">
        <w:rPr>
          <w:rFonts w:ascii="宋体" w:eastAsia="宋体" w:hAnsi="宋体" w:hint="eastAsia"/>
          <w:sz w:val="24"/>
          <w:szCs w:val="24"/>
        </w:rPr>
        <w:t>调用）</w:t>
      </w:r>
      <w:r w:rsidR="00BA3BF3">
        <w:rPr>
          <w:rFonts w:ascii="宋体" w:eastAsia="宋体" w:hAnsi="宋体" w:hint="eastAsia"/>
          <w:sz w:val="24"/>
          <w:szCs w:val="24"/>
        </w:rPr>
        <w:t>，一条完整的规则必须包含以上的三个节点。</w:t>
      </w:r>
      <w:r w:rsidR="00BA67B2">
        <w:rPr>
          <w:rFonts w:ascii="宋体" w:eastAsia="宋体" w:hAnsi="宋体" w:hint="eastAsia"/>
          <w:sz w:val="24"/>
          <w:szCs w:val="24"/>
        </w:rPr>
        <w:t>这种方式的优点在于规则的执行逻辑具有高灵活性，用户配置的执行逻辑理论上</w:t>
      </w:r>
      <w:r w:rsidR="00D34975">
        <w:rPr>
          <w:rFonts w:ascii="宋体" w:eastAsia="宋体" w:hAnsi="宋体" w:hint="eastAsia"/>
          <w:sz w:val="24"/>
          <w:szCs w:val="24"/>
        </w:rPr>
        <w:t>是不受限制的。</w:t>
      </w:r>
      <w:r w:rsidR="0074324F">
        <w:rPr>
          <w:rFonts w:ascii="宋体" w:eastAsia="宋体" w:hAnsi="宋体" w:hint="eastAsia"/>
          <w:sz w:val="24"/>
          <w:szCs w:val="24"/>
        </w:rPr>
        <w:t>而缺点也很</w:t>
      </w:r>
      <w:r w:rsidR="00F536CE">
        <w:rPr>
          <w:rFonts w:ascii="宋体" w:eastAsia="宋体" w:hAnsi="宋体" w:hint="eastAsia"/>
          <w:sz w:val="24"/>
          <w:szCs w:val="24"/>
        </w:rPr>
        <w:t>明显</w:t>
      </w:r>
      <w:r w:rsidR="0074324F">
        <w:rPr>
          <w:rFonts w:ascii="宋体" w:eastAsia="宋体" w:hAnsi="宋体" w:hint="eastAsia"/>
          <w:sz w:val="24"/>
          <w:szCs w:val="24"/>
        </w:rPr>
        <w:t>，</w:t>
      </w:r>
      <w:r w:rsidR="00F536CE">
        <w:rPr>
          <w:rFonts w:ascii="宋体" w:eastAsia="宋体" w:hAnsi="宋体" w:hint="eastAsia"/>
          <w:sz w:val="24"/>
          <w:szCs w:val="24"/>
        </w:rPr>
        <w:t>新手上手难度较大</w:t>
      </w:r>
      <w:r w:rsidR="0091483A">
        <w:rPr>
          <w:rFonts w:ascii="宋体" w:eastAsia="宋体" w:hAnsi="宋体" w:hint="eastAsia"/>
          <w:sz w:val="24"/>
          <w:szCs w:val="24"/>
        </w:rPr>
        <w:t>，且容易出错，配置的时候需要深入了解可编辑配置项</w:t>
      </w:r>
      <w:r w:rsidR="00BB2E7B">
        <w:rPr>
          <w:rFonts w:ascii="宋体" w:eastAsia="宋体" w:hAnsi="宋体" w:hint="eastAsia"/>
          <w:sz w:val="24"/>
          <w:szCs w:val="24"/>
        </w:rPr>
        <w:t>，配置完成之后无法做到合理性的检查。</w:t>
      </w:r>
      <w:r w:rsidR="00BA67B2">
        <w:rPr>
          <w:rFonts w:ascii="宋体" w:eastAsia="宋体" w:hAnsi="宋体" w:hint="eastAsia"/>
          <w:sz w:val="24"/>
          <w:szCs w:val="24"/>
        </w:rPr>
        <w:t xml:space="preserve"> </w:t>
      </w:r>
    </w:p>
    <w:p w14:paraId="149F495C" w14:textId="129891D5" w:rsidR="006C4B31" w:rsidRDefault="006C4B31" w:rsidP="006C4B31">
      <w:pPr>
        <w:spacing w:line="360" w:lineRule="auto"/>
        <w:ind w:firstLineChars="200" w:firstLine="480"/>
        <w:rPr>
          <w:rFonts w:ascii="宋体" w:eastAsia="宋体" w:hAnsi="宋体"/>
          <w:sz w:val="24"/>
          <w:szCs w:val="24"/>
        </w:rPr>
      </w:pPr>
      <w:r>
        <w:rPr>
          <w:rFonts w:ascii="宋体" w:eastAsia="宋体" w:hAnsi="宋体" w:hint="eastAsia"/>
          <w:sz w:val="24"/>
          <w:szCs w:val="24"/>
        </w:rPr>
        <w:t>第二种是</w:t>
      </w:r>
      <w:r w:rsidR="00591D9F">
        <w:rPr>
          <w:rFonts w:ascii="宋体" w:eastAsia="宋体" w:hAnsi="宋体" w:hint="eastAsia"/>
          <w:sz w:val="24"/>
          <w:szCs w:val="24"/>
        </w:rPr>
        <w:t>通过</w:t>
      </w:r>
      <w:r w:rsidR="0058731D">
        <w:rPr>
          <w:rFonts w:ascii="宋体" w:eastAsia="宋体" w:hAnsi="宋体" w:hint="eastAsia"/>
          <w:sz w:val="24"/>
          <w:szCs w:val="24"/>
        </w:rPr>
        <w:t>图形化</w:t>
      </w:r>
      <w:r w:rsidR="006469A9">
        <w:rPr>
          <w:rFonts w:ascii="宋体" w:eastAsia="宋体" w:hAnsi="宋体" w:hint="eastAsia"/>
          <w:sz w:val="24"/>
          <w:szCs w:val="24"/>
        </w:rPr>
        <w:t>的形式进行配置</w:t>
      </w:r>
      <w:r w:rsidR="00591D9F">
        <w:rPr>
          <w:rFonts w:ascii="宋体" w:eastAsia="宋体" w:hAnsi="宋体" w:hint="eastAsia"/>
          <w:sz w:val="24"/>
          <w:szCs w:val="24"/>
        </w:rPr>
        <w:t>。</w:t>
      </w:r>
      <w:r w:rsidR="00F2548A">
        <w:rPr>
          <w:rFonts w:ascii="宋体" w:eastAsia="宋体" w:hAnsi="宋体" w:hint="eastAsia"/>
          <w:sz w:val="24"/>
          <w:szCs w:val="24"/>
        </w:rPr>
        <w:t>该方式将每一个可配置的条件选项化，用户可以在界面上</w:t>
      </w:r>
      <w:r w:rsidR="00AD7B2D">
        <w:rPr>
          <w:rFonts w:ascii="宋体" w:eastAsia="宋体" w:hAnsi="宋体" w:hint="eastAsia"/>
          <w:sz w:val="24"/>
          <w:szCs w:val="24"/>
        </w:rPr>
        <w:t>通过点击按钮的方式进行配置。</w:t>
      </w:r>
      <w:r w:rsidR="001D6694">
        <w:rPr>
          <w:rFonts w:ascii="宋体" w:eastAsia="宋体" w:hAnsi="宋体" w:hint="eastAsia"/>
          <w:sz w:val="24"/>
          <w:szCs w:val="24"/>
        </w:rPr>
        <w:t>这种配置方式</w:t>
      </w:r>
      <w:r w:rsidR="00150163">
        <w:rPr>
          <w:rFonts w:ascii="宋体" w:eastAsia="宋体" w:hAnsi="宋体" w:hint="eastAsia"/>
          <w:sz w:val="24"/>
          <w:szCs w:val="24"/>
        </w:rPr>
        <w:t>对使用者来说很友好，不需要手动编写判断条件和执行逻辑，同时</w:t>
      </w:r>
      <w:r w:rsidR="000C4EFE">
        <w:rPr>
          <w:rFonts w:ascii="宋体" w:eastAsia="宋体" w:hAnsi="宋体" w:hint="eastAsia"/>
          <w:sz w:val="24"/>
          <w:szCs w:val="24"/>
        </w:rPr>
        <w:t>降低了出错了可能性，</w:t>
      </w:r>
      <w:r w:rsidR="00F96863">
        <w:rPr>
          <w:rFonts w:ascii="宋体" w:eastAsia="宋体" w:hAnsi="宋体" w:hint="eastAsia"/>
          <w:sz w:val="24"/>
          <w:szCs w:val="24"/>
        </w:rPr>
        <w:t>缺点就是</w:t>
      </w:r>
      <w:r w:rsidR="006341DB">
        <w:rPr>
          <w:rFonts w:ascii="宋体" w:eastAsia="宋体" w:hAnsi="宋体" w:hint="eastAsia"/>
          <w:sz w:val="24"/>
          <w:szCs w:val="24"/>
        </w:rPr>
        <w:t>灵活性</w:t>
      </w:r>
      <w:r w:rsidR="008F6CD0">
        <w:rPr>
          <w:rFonts w:ascii="宋体" w:eastAsia="宋体" w:hAnsi="宋体" w:hint="eastAsia"/>
          <w:sz w:val="24"/>
          <w:szCs w:val="24"/>
        </w:rPr>
        <w:t>受</w:t>
      </w:r>
      <w:r w:rsidR="006341DB">
        <w:rPr>
          <w:rFonts w:ascii="宋体" w:eastAsia="宋体" w:hAnsi="宋体" w:hint="eastAsia"/>
          <w:sz w:val="24"/>
          <w:szCs w:val="24"/>
        </w:rPr>
        <w:t>到了限制。</w:t>
      </w:r>
    </w:p>
    <w:p w14:paraId="230311F7" w14:textId="30BDB2A0" w:rsidR="006D5A1E" w:rsidRPr="0033795B" w:rsidRDefault="006D5A1E" w:rsidP="006C4B31">
      <w:pPr>
        <w:spacing w:line="360" w:lineRule="auto"/>
        <w:ind w:firstLineChars="200" w:firstLine="480"/>
        <w:rPr>
          <w:rFonts w:ascii="宋体" w:eastAsia="宋体" w:hAnsi="宋体"/>
          <w:sz w:val="24"/>
          <w:szCs w:val="24"/>
        </w:rPr>
      </w:pPr>
      <w:r>
        <w:rPr>
          <w:rFonts w:ascii="宋体" w:eastAsia="宋体" w:hAnsi="宋体" w:hint="eastAsia"/>
          <w:sz w:val="24"/>
          <w:szCs w:val="24"/>
        </w:rPr>
        <w:t>在结合系统使用人员</w:t>
      </w:r>
      <w:r w:rsidR="0058731D">
        <w:rPr>
          <w:rFonts w:ascii="宋体" w:eastAsia="宋体" w:hAnsi="宋体" w:hint="eastAsia"/>
          <w:sz w:val="24"/>
          <w:szCs w:val="24"/>
        </w:rPr>
        <w:t>、</w:t>
      </w:r>
      <w:r w:rsidR="00FB03E2">
        <w:rPr>
          <w:rFonts w:ascii="宋体" w:eastAsia="宋体" w:hAnsi="宋体" w:hint="eastAsia"/>
          <w:sz w:val="24"/>
          <w:szCs w:val="24"/>
        </w:rPr>
        <w:t>项目体量</w:t>
      </w:r>
      <w:r w:rsidR="0058731D">
        <w:rPr>
          <w:rFonts w:ascii="宋体" w:eastAsia="宋体" w:hAnsi="宋体" w:hint="eastAsia"/>
          <w:sz w:val="24"/>
          <w:szCs w:val="24"/>
        </w:rPr>
        <w:t>以及</w:t>
      </w:r>
      <w:r w:rsidR="008E0758">
        <w:rPr>
          <w:rFonts w:ascii="宋体" w:eastAsia="宋体" w:hAnsi="宋体" w:hint="eastAsia"/>
          <w:sz w:val="24"/>
          <w:szCs w:val="24"/>
        </w:rPr>
        <w:t>灵活性等背景，执行树与图形化</w:t>
      </w:r>
      <w:r w:rsidR="0089068C">
        <w:rPr>
          <w:rFonts w:ascii="宋体" w:eastAsia="宋体" w:hAnsi="宋体" w:hint="eastAsia"/>
          <w:sz w:val="24"/>
          <w:szCs w:val="24"/>
        </w:rPr>
        <w:t>配置</w:t>
      </w:r>
      <w:r w:rsidR="008E0758">
        <w:rPr>
          <w:rFonts w:ascii="宋体" w:eastAsia="宋体" w:hAnsi="宋体" w:hint="eastAsia"/>
          <w:sz w:val="24"/>
          <w:szCs w:val="24"/>
        </w:rPr>
        <w:t>的结合是一个较好的选择。</w:t>
      </w:r>
    </w:p>
    <w:p w14:paraId="697A73CB" w14:textId="0195F7B4" w:rsidR="00A76E3D" w:rsidRDefault="00A76E3D" w:rsidP="00A76E3D">
      <w:pPr>
        <w:pStyle w:val="2"/>
      </w:pPr>
      <w:bookmarkStart w:id="148" w:name="_Toc9453458"/>
      <w:bookmarkStart w:id="149" w:name="_Toc25947916"/>
      <w:r>
        <w:rPr>
          <w:rFonts w:eastAsia="宋体" w:cs="Arial" w:hint="eastAsia"/>
        </w:rPr>
        <w:lastRenderedPageBreak/>
        <w:t xml:space="preserve">1.3 </w:t>
      </w:r>
      <w:r>
        <w:rPr>
          <w:rFonts w:hint="eastAsia"/>
        </w:rPr>
        <w:t>本文主要工作</w:t>
      </w:r>
      <w:bookmarkEnd w:id="148"/>
      <w:bookmarkEnd w:id="149"/>
      <w:ins w:id="150" w:author="wjq" w:date="2020-03-27T10:34:00Z">
        <w:r w:rsidR="00493CC7">
          <w:rPr>
            <w:rFonts w:hint="eastAsia"/>
          </w:rPr>
          <w:t>写的不太好，</w:t>
        </w:r>
      </w:ins>
      <w:ins w:id="151" w:author="wjq" w:date="2020-03-27T10:35:00Z">
        <w:r w:rsidR="00493CC7">
          <w:rPr>
            <w:rFonts w:hint="eastAsia"/>
          </w:rPr>
          <w:t>没有突出</w:t>
        </w:r>
      </w:ins>
      <w:ins w:id="152" w:author="wjq" w:date="2020-03-27T10:34:00Z">
        <w:r w:rsidR="00493CC7">
          <w:rPr>
            <w:rFonts w:hint="eastAsia"/>
          </w:rPr>
          <w:t>主要问题及解决</w:t>
        </w:r>
      </w:ins>
      <w:ins w:id="153" w:author="wjq" w:date="2020-03-27T10:35:00Z">
        <w:r w:rsidR="00493CC7">
          <w:rPr>
            <w:rFonts w:hint="eastAsia"/>
          </w:rPr>
          <w:t>方法</w:t>
        </w:r>
      </w:ins>
    </w:p>
    <w:p w14:paraId="3F8EFA25" w14:textId="4253B557" w:rsidR="00562CC3" w:rsidRDefault="00EF3768" w:rsidP="00311D1C">
      <w:pPr>
        <w:spacing w:line="360" w:lineRule="auto"/>
        <w:ind w:firstLineChars="200" w:firstLine="480"/>
        <w:rPr>
          <w:ins w:id="154" w:author="wjq" w:date="2020-03-27T10:28:00Z"/>
          <w:rFonts w:ascii="宋体" w:eastAsia="宋体" w:hAnsi="宋体"/>
          <w:sz w:val="24"/>
          <w:szCs w:val="24"/>
        </w:rPr>
      </w:pPr>
      <w:del w:id="155" w:author="wjq" w:date="2020-03-27T10:29:00Z">
        <w:r w:rsidDel="00FC20DF">
          <w:rPr>
            <w:rFonts w:ascii="宋体" w:eastAsia="宋体" w:hAnsi="宋体" w:hint="eastAsia"/>
            <w:sz w:val="24"/>
            <w:szCs w:val="24"/>
          </w:rPr>
          <w:delText>本文</w:delText>
        </w:r>
      </w:del>
      <w:del w:id="156" w:author="wjq" w:date="2020-03-27T10:28:00Z">
        <w:r w:rsidDel="00562CC3">
          <w:rPr>
            <w:rFonts w:ascii="宋体" w:eastAsia="宋体" w:hAnsi="宋体" w:hint="eastAsia"/>
            <w:sz w:val="24"/>
            <w:szCs w:val="24"/>
          </w:rPr>
          <w:delText>首先</w:delText>
        </w:r>
      </w:del>
      <w:r w:rsidR="00223EA6">
        <w:rPr>
          <w:rFonts w:ascii="宋体" w:eastAsia="宋体" w:hAnsi="宋体" w:hint="eastAsia"/>
          <w:sz w:val="24"/>
          <w:szCs w:val="24"/>
        </w:rPr>
        <w:t>梳理</w:t>
      </w:r>
      <w:del w:id="157" w:author="wjq" w:date="2020-03-27T10:29:00Z">
        <w:r w:rsidR="00223EA6" w:rsidDel="00FC20DF">
          <w:rPr>
            <w:rFonts w:ascii="宋体" w:eastAsia="宋体" w:hAnsi="宋体" w:hint="eastAsia"/>
            <w:sz w:val="24"/>
            <w:szCs w:val="24"/>
          </w:rPr>
          <w:delText>了</w:delText>
        </w:r>
      </w:del>
      <w:r>
        <w:rPr>
          <w:rFonts w:ascii="宋体" w:eastAsia="宋体" w:hAnsi="宋体" w:hint="eastAsia"/>
          <w:sz w:val="24"/>
          <w:szCs w:val="24"/>
        </w:rPr>
        <w:t>原有系统的业务逻辑以及原有系统之间的</w:t>
      </w:r>
      <w:r w:rsidR="00223EA6">
        <w:rPr>
          <w:rFonts w:ascii="宋体" w:eastAsia="宋体" w:hAnsi="宋体" w:hint="eastAsia"/>
          <w:sz w:val="24"/>
          <w:szCs w:val="24"/>
        </w:rPr>
        <w:t>依赖关系，分析</w:t>
      </w:r>
      <w:del w:id="158" w:author="wjq" w:date="2020-03-27T10:29:00Z">
        <w:r w:rsidR="00223EA6" w:rsidDel="00FC20DF">
          <w:rPr>
            <w:rFonts w:ascii="宋体" w:eastAsia="宋体" w:hAnsi="宋体" w:hint="eastAsia"/>
            <w:sz w:val="24"/>
            <w:szCs w:val="24"/>
          </w:rPr>
          <w:delText>了</w:delText>
        </w:r>
      </w:del>
      <w:r w:rsidR="00223EA6">
        <w:rPr>
          <w:rFonts w:ascii="宋体" w:eastAsia="宋体" w:hAnsi="宋体" w:hint="eastAsia"/>
          <w:sz w:val="24"/>
          <w:szCs w:val="24"/>
        </w:rPr>
        <w:t>原有系统存在的问题</w:t>
      </w:r>
      <w:r w:rsidR="00737E3C">
        <w:rPr>
          <w:rFonts w:ascii="宋体" w:eastAsia="宋体" w:hAnsi="宋体" w:hint="eastAsia"/>
          <w:sz w:val="24"/>
          <w:szCs w:val="24"/>
        </w:rPr>
        <w:t>，</w:t>
      </w:r>
      <w:del w:id="159" w:author="wjq" w:date="2020-03-27T10:28:00Z">
        <w:r w:rsidR="00737E3C" w:rsidDel="00562CC3">
          <w:rPr>
            <w:rFonts w:ascii="宋体" w:eastAsia="宋体" w:hAnsi="宋体" w:hint="eastAsia"/>
            <w:sz w:val="24"/>
            <w:szCs w:val="24"/>
          </w:rPr>
          <w:delText>提出</w:delText>
        </w:r>
      </w:del>
      <w:ins w:id="160" w:author="wjq" w:date="2020-03-27T10:28:00Z">
        <w:r w:rsidR="00562CC3">
          <w:rPr>
            <w:rFonts w:ascii="宋体" w:eastAsia="宋体" w:hAnsi="宋体" w:hint="eastAsia"/>
            <w:sz w:val="24"/>
            <w:szCs w:val="24"/>
          </w:rPr>
          <w:t>指出</w:t>
        </w:r>
      </w:ins>
      <w:del w:id="161" w:author="wjq" w:date="2020-03-27T10:28:00Z">
        <w:r w:rsidR="00737E3C" w:rsidDel="00562CC3">
          <w:rPr>
            <w:rFonts w:ascii="宋体" w:eastAsia="宋体" w:hAnsi="宋体" w:hint="eastAsia"/>
            <w:sz w:val="24"/>
            <w:szCs w:val="24"/>
          </w:rPr>
          <w:delText>了</w:delText>
        </w:r>
      </w:del>
      <w:r w:rsidR="00737E3C">
        <w:rPr>
          <w:rFonts w:ascii="宋体" w:eastAsia="宋体" w:hAnsi="宋体" w:hint="eastAsia"/>
          <w:sz w:val="24"/>
          <w:szCs w:val="24"/>
        </w:rPr>
        <w:t>开发</w:t>
      </w:r>
      <w:r w:rsidR="00B969F9">
        <w:rPr>
          <w:rFonts w:ascii="宋体" w:eastAsia="宋体" w:hAnsi="宋体" w:hint="eastAsia"/>
          <w:sz w:val="24"/>
          <w:szCs w:val="24"/>
        </w:rPr>
        <w:t>履约超时管理平台</w:t>
      </w:r>
      <w:r w:rsidR="00737E3C">
        <w:rPr>
          <w:rFonts w:ascii="宋体" w:eastAsia="宋体" w:hAnsi="宋体" w:hint="eastAsia"/>
          <w:sz w:val="24"/>
          <w:szCs w:val="24"/>
        </w:rPr>
        <w:t>系统的必要性。</w:t>
      </w:r>
    </w:p>
    <w:p w14:paraId="7FAA5E69" w14:textId="0943FFC7" w:rsidR="00562CC3" w:rsidRDefault="00737E3C" w:rsidP="00311D1C">
      <w:pPr>
        <w:spacing w:line="360" w:lineRule="auto"/>
        <w:ind w:firstLineChars="200" w:firstLine="480"/>
        <w:rPr>
          <w:ins w:id="162" w:author="wjq" w:date="2020-03-27T10:28:00Z"/>
          <w:rFonts w:ascii="宋体" w:eastAsia="宋体" w:hAnsi="宋体"/>
          <w:sz w:val="24"/>
          <w:szCs w:val="24"/>
        </w:rPr>
      </w:pPr>
      <w:del w:id="163" w:author="wjq" w:date="2020-03-27T10:28:00Z">
        <w:r w:rsidDel="00562CC3">
          <w:rPr>
            <w:rFonts w:ascii="宋体" w:eastAsia="宋体" w:hAnsi="宋体" w:hint="eastAsia"/>
            <w:sz w:val="24"/>
            <w:szCs w:val="24"/>
          </w:rPr>
          <w:delText>接着</w:delText>
        </w:r>
      </w:del>
      <w:r>
        <w:rPr>
          <w:rFonts w:ascii="宋体" w:eastAsia="宋体" w:hAnsi="宋体" w:hint="eastAsia"/>
          <w:sz w:val="24"/>
          <w:szCs w:val="24"/>
        </w:rPr>
        <w:t>分析</w:t>
      </w:r>
      <w:del w:id="164" w:author="wjq" w:date="2020-03-27T10:28:00Z">
        <w:r w:rsidDel="00562CC3">
          <w:rPr>
            <w:rFonts w:ascii="宋体" w:eastAsia="宋体" w:hAnsi="宋体" w:hint="eastAsia"/>
            <w:sz w:val="24"/>
            <w:szCs w:val="24"/>
          </w:rPr>
          <w:delText>了</w:delText>
        </w:r>
      </w:del>
      <w:r w:rsidR="00B969F9">
        <w:rPr>
          <w:rFonts w:ascii="宋体" w:eastAsia="宋体" w:hAnsi="宋体" w:hint="eastAsia"/>
          <w:sz w:val="24"/>
          <w:szCs w:val="24"/>
        </w:rPr>
        <w:t>履约超时管理平台</w:t>
      </w:r>
      <w:r>
        <w:rPr>
          <w:rFonts w:ascii="宋体" w:eastAsia="宋体" w:hAnsi="宋体" w:hint="eastAsia"/>
          <w:sz w:val="24"/>
          <w:szCs w:val="24"/>
        </w:rPr>
        <w:t>的需求背景、目标用户、相关功能需求及非功能需求</w:t>
      </w:r>
      <w:r w:rsidR="003D0703">
        <w:rPr>
          <w:rFonts w:ascii="宋体" w:eastAsia="宋体" w:hAnsi="宋体" w:hint="eastAsia"/>
          <w:sz w:val="24"/>
          <w:szCs w:val="24"/>
        </w:rPr>
        <w:t>。对于功能需求，</w:t>
      </w:r>
      <w:del w:id="165" w:author="wjq" w:date="2020-03-27T10:29:00Z">
        <w:r w:rsidR="003D0703" w:rsidDel="00FC20DF">
          <w:rPr>
            <w:rFonts w:ascii="宋体" w:eastAsia="宋体" w:hAnsi="宋体" w:hint="eastAsia"/>
            <w:sz w:val="24"/>
            <w:szCs w:val="24"/>
          </w:rPr>
          <w:delText>本分</w:delText>
        </w:r>
      </w:del>
      <w:r w:rsidR="003D0703">
        <w:rPr>
          <w:rFonts w:ascii="宋体" w:eastAsia="宋体" w:hAnsi="宋体" w:hint="eastAsia"/>
          <w:sz w:val="24"/>
          <w:szCs w:val="24"/>
        </w:rPr>
        <w:t>分析</w:t>
      </w:r>
      <w:del w:id="166" w:author="wjq" w:date="2020-03-27T10:29:00Z">
        <w:r w:rsidR="003D0703" w:rsidDel="00FC20DF">
          <w:rPr>
            <w:rFonts w:ascii="宋体" w:eastAsia="宋体" w:hAnsi="宋体" w:hint="eastAsia"/>
            <w:sz w:val="24"/>
            <w:szCs w:val="24"/>
          </w:rPr>
          <w:delText>了</w:delText>
        </w:r>
      </w:del>
      <w:r w:rsidR="00896690">
        <w:rPr>
          <w:rFonts w:ascii="宋体" w:eastAsia="宋体" w:hAnsi="宋体" w:hint="eastAsia"/>
          <w:sz w:val="24"/>
          <w:szCs w:val="24"/>
        </w:rPr>
        <w:t>各个功能用例，并通过用例描述表的形式进行表示</w:t>
      </w:r>
      <w:del w:id="167" w:author="wjq" w:date="2020-03-27T10:29:00Z">
        <w:r w:rsidR="00BF6B27" w:rsidDel="00FC20DF">
          <w:rPr>
            <w:rFonts w:ascii="宋体" w:eastAsia="宋体" w:hAnsi="宋体" w:hint="eastAsia"/>
            <w:sz w:val="24"/>
            <w:szCs w:val="24"/>
          </w:rPr>
          <w:delText>。</w:delText>
        </w:r>
      </w:del>
      <w:ins w:id="168" w:author="wjq" w:date="2020-03-27T10:29:00Z">
        <w:r w:rsidR="00FC20DF">
          <w:rPr>
            <w:rFonts w:ascii="宋体" w:eastAsia="宋体" w:hAnsi="宋体" w:hint="eastAsia"/>
            <w:sz w:val="24"/>
            <w:szCs w:val="24"/>
          </w:rPr>
          <w:t>；</w:t>
        </w:r>
      </w:ins>
      <w:r w:rsidR="00BF6B27">
        <w:rPr>
          <w:rFonts w:ascii="宋体" w:eastAsia="宋体" w:hAnsi="宋体" w:hint="eastAsia"/>
          <w:sz w:val="24"/>
          <w:szCs w:val="24"/>
        </w:rPr>
        <w:t>对于非功能性需求，</w:t>
      </w:r>
      <w:del w:id="169" w:author="wjq" w:date="2020-03-27T10:29:00Z">
        <w:r w:rsidR="00BF6B27" w:rsidDel="00FC20DF">
          <w:rPr>
            <w:rFonts w:ascii="宋体" w:eastAsia="宋体" w:hAnsi="宋体" w:hint="eastAsia"/>
            <w:sz w:val="24"/>
            <w:szCs w:val="24"/>
          </w:rPr>
          <w:delText>本文主要</w:delText>
        </w:r>
      </w:del>
      <w:r w:rsidR="00BF6B27">
        <w:rPr>
          <w:rFonts w:ascii="宋体" w:eastAsia="宋体" w:hAnsi="宋体" w:hint="eastAsia"/>
          <w:sz w:val="24"/>
          <w:szCs w:val="24"/>
        </w:rPr>
        <w:t>给出</w:t>
      </w:r>
      <w:del w:id="170" w:author="wjq" w:date="2020-03-27T10:29:00Z">
        <w:r w:rsidR="00BF6B27" w:rsidDel="00FC20DF">
          <w:rPr>
            <w:rFonts w:ascii="宋体" w:eastAsia="宋体" w:hAnsi="宋体" w:hint="eastAsia"/>
            <w:sz w:val="24"/>
            <w:szCs w:val="24"/>
          </w:rPr>
          <w:delText>了</w:delText>
        </w:r>
      </w:del>
      <w:r w:rsidR="00BF6B27">
        <w:rPr>
          <w:rFonts w:ascii="宋体" w:eastAsia="宋体" w:hAnsi="宋体" w:hint="eastAsia"/>
          <w:sz w:val="24"/>
          <w:szCs w:val="24"/>
        </w:rPr>
        <w:t>响应时间以及高可用需求。</w:t>
      </w:r>
      <w:del w:id="171" w:author="wjq" w:date="2020-03-27T10:30:00Z">
        <w:r w:rsidR="00BD5705" w:rsidDel="00FC20DF">
          <w:rPr>
            <w:rFonts w:ascii="宋体" w:eastAsia="宋体" w:hAnsi="宋体" w:hint="eastAsia"/>
            <w:sz w:val="24"/>
            <w:szCs w:val="24"/>
          </w:rPr>
          <w:delText>接着本文介绍了</w:delText>
        </w:r>
      </w:del>
      <w:ins w:id="172" w:author="wjq" w:date="2020-03-27T10:30:00Z">
        <w:r w:rsidR="00FC20DF">
          <w:rPr>
            <w:rFonts w:ascii="宋体" w:eastAsia="宋体" w:hAnsi="宋体" w:hint="eastAsia"/>
            <w:sz w:val="24"/>
            <w:szCs w:val="24"/>
          </w:rPr>
          <w:t>提出</w:t>
        </w:r>
      </w:ins>
      <w:r w:rsidR="00BD5705">
        <w:rPr>
          <w:rFonts w:ascii="宋体" w:eastAsia="宋体" w:hAnsi="宋体" w:hint="eastAsia"/>
          <w:sz w:val="24"/>
          <w:szCs w:val="24"/>
        </w:rPr>
        <w:t>系统设计</w:t>
      </w:r>
      <w:ins w:id="173" w:author="wjq" w:date="2020-03-27T10:30:00Z">
        <w:r w:rsidR="00FC20DF">
          <w:rPr>
            <w:rFonts w:ascii="宋体" w:eastAsia="宋体" w:hAnsi="宋体" w:hint="eastAsia"/>
            <w:sz w:val="24"/>
            <w:szCs w:val="24"/>
          </w:rPr>
          <w:t>方案</w:t>
        </w:r>
      </w:ins>
      <w:r w:rsidR="00BD5705">
        <w:rPr>
          <w:rFonts w:ascii="宋体" w:eastAsia="宋体" w:hAnsi="宋体" w:hint="eastAsia"/>
          <w:sz w:val="24"/>
          <w:szCs w:val="24"/>
        </w:rPr>
        <w:t>，包括系统架构设计、部署设计以及数据库的设计。</w:t>
      </w:r>
      <w:del w:id="174" w:author="wjq" w:date="2020-03-27T10:28:00Z">
        <w:r w:rsidR="00130AFF" w:rsidDel="00562CC3">
          <w:rPr>
            <w:rFonts w:ascii="宋体" w:eastAsia="宋体" w:hAnsi="宋体" w:hint="eastAsia"/>
            <w:sz w:val="24"/>
            <w:szCs w:val="24"/>
          </w:rPr>
          <w:delText>最后</w:delText>
        </w:r>
      </w:del>
    </w:p>
    <w:p w14:paraId="2B0DD014" w14:textId="3C0971BE" w:rsidR="00311D1C" w:rsidRDefault="00130AFF" w:rsidP="00311D1C">
      <w:pPr>
        <w:spacing w:line="360" w:lineRule="auto"/>
        <w:ind w:firstLineChars="200" w:firstLine="480"/>
        <w:rPr>
          <w:rFonts w:ascii="宋体" w:eastAsia="宋体" w:hAnsi="宋体"/>
          <w:sz w:val="24"/>
          <w:szCs w:val="24"/>
        </w:rPr>
      </w:pPr>
      <w:del w:id="175" w:author="wjq" w:date="2020-03-27T10:30:00Z">
        <w:r w:rsidDel="00FC20DF">
          <w:rPr>
            <w:rFonts w:ascii="宋体" w:eastAsia="宋体" w:hAnsi="宋体" w:hint="eastAsia"/>
            <w:sz w:val="24"/>
            <w:szCs w:val="24"/>
          </w:rPr>
          <w:delText>本文介绍了</w:delText>
        </w:r>
      </w:del>
      <w:ins w:id="176" w:author="wjq" w:date="2020-03-27T10:30:00Z">
        <w:r w:rsidR="00FC20DF">
          <w:rPr>
            <w:rFonts w:ascii="宋体" w:eastAsia="宋体" w:hAnsi="宋体" w:hint="eastAsia"/>
            <w:sz w:val="24"/>
            <w:szCs w:val="24"/>
          </w:rPr>
          <w:t>给出</w:t>
        </w:r>
      </w:ins>
      <w:r>
        <w:rPr>
          <w:rFonts w:ascii="宋体" w:eastAsia="宋体" w:hAnsi="宋体" w:hint="eastAsia"/>
          <w:sz w:val="24"/>
          <w:szCs w:val="24"/>
        </w:rPr>
        <w:t>系统各个模块的核心实现</w:t>
      </w:r>
      <w:del w:id="177" w:author="wjq" w:date="2020-03-27T10:31:00Z">
        <w:r w:rsidDel="00FC20DF">
          <w:rPr>
            <w:rFonts w:ascii="宋体" w:eastAsia="宋体" w:hAnsi="宋体" w:hint="eastAsia"/>
            <w:sz w:val="24"/>
            <w:szCs w:val="24"/>
          </w:rPr>
          <w:delText>，</w:delText>
        </w:r>
      </w:del>
      <w:ins w:id="178" w:author="wjq" w:date="2020-03-27T10:31:00Z">
        <w:r w:rsidR="00FC20DF">
          <w:rPr>
            <w:rFonts w:ascii="宋体" w:eastAsia="宋体" w:hAnsi="宋体" w:hint="eastAsia"/>
            <w:sz w:val="24"/>
            <w:szCs w:val="24"/>
          </w:rPr>
          <w:t>。</w:t>
        </w:r>
      </w:ins>
      <w:r>
        <w:rPr>
          <w:rFonts w:ascii="宋体" w:eastAsia="宋体" w:hAnsi="宋体" w:hint="eastAsia"/>
          <w:sz w:val="24"/>
          <w:szCs w:val="24"/>
        </w:rPr>
        <w:t>对于规则配置模块，</w:t>
      </w:r>
      <w:del w:id="179" w:author="wjq" w:date="2020-03-27T10:31:00Z">
        <w:r w:rsidDel="00FC20DF">
          <w:rPr>
            <w:rFonts w:ascii="宋体" w:eastAsia="宋体" w:hAnsi="宋体" w:hint="eastAsia"/>
            <w:sz w:val="24"/>
            <w:szCs w:val="24"/>
          </w:rPr>
          <w:delText>本文</w:delText>
        </w:r>
      </w:del>
      <w:del w:id="180" w:author="wjq" w:date="2020-03-27T10:32:00Z">
        <w:r w:rsidDel="00FC20DF">
          <w:rPr>
            <w:rFonts w:ascii="宋体" w:eastAsia="宋体" w:hAnsi="宋体" w:hint="eastAsia"/>
            <w:sz w:val="24"/>
            <w:szCs w:val="24"/>
          </w:rPr>
          <w:delText>介绍</w:delText>
        </w:r>
      </w:del>
      <w:ins w:id="181" w:author="wjq" w:date="2020-03-27T10:32:00Z">
        <w:r w:rsidR="00FC20DF">
          <w:rPr>
            <w:rFonts w:ascii="宋体" w:eastAsia="宋体" w:hAnsi="宋体" w:hint="eastAsia"/>
            <w:sz w:val="24"/>
            <w:szCs w:val="24"/>
          </w:rPr>
          <w:t>设计、实现</w:t>
        </w:r>
      </w:ins>
      <w:del w:id="182" w:author="wjq" w:date="2020-03-27T10:31:00Z">
        <w:r w:rsidR="00654DC4" w:rsidDel="00FC20DF">
          <w:rPr>
            <w:rFonts w:ascii="宋体" w:eastAsia="宋体" w:hAnsi="宋体" w:hint="eastAsia"/>
            <w:sz w:val="24"/>
            <w:szCs w:val="24"/>
          </w:rPr>
          <w:delText>了</w:delText>
        </w:r>
      </w:del>
      <w:r w:rsidR="00654DC4">
        <w:rPr>
          <w:rFonts w:ascii="宋体" w:eastAsia="宋体" w:hAnsi="宋体" w:hint="eastAsia"/>
          <w:sz w:val="24"/>
          <w:szCs w:val="24"/>
        </w:rPr>
        <w:t>规则配置的主要流程以及选项</w:t>
      </w:r>
      <w:r w:rsidR="003F643F">
        <w:rPr>
          <w:rFonts w:ascii="宋体" w:eastAsia="宋体" w:hAnsi="宋体" w:hint="eastAsia"/>
          <w:sz w:val="24"/>
          <w:szCs w:val="24"/>
        </w:rPr>
        <w:t>；对于流程管理模块，</w:t>
      </w:r>
      <w:del w:id="183" w:author="wjq" w:date="2020-03-27T10:31:00Z">
        <w:r w:rsidR="003F643F" w:rsidDel="00FC20DF">
          <w:rPr>
            <w:rFonts w:ascii="宋体" w:eastAsia="宋体" w:hAnsi="宋体" w:hint="eastAsia"/>
            <w:sz w:val="24"/>
            <w:szCs w:val="24"/>
          </w:rPr>
          <w:delText>本文</w:delText>
        </w:r>
      </w:del>
      <w:ins w:id="184" w:author="wjq" w:date="2020-03-27T10:32:00Z">
        <w:r w:rsidR="00FC20DF">
          <w:rPr>
            <w:rFonts w:ascii="宋体" w:eastAsia="宋体" w:hAnsi="宋体" w:hint="eastAsia"/>
            <w:sz w:val="24"/>
            <w:szCs w:val="24"/>
          </w:rPr>
          <w:t>设计、实现</w:t>
        </w:r>
      </w:ins>
      <w:del w:id="185" w:author="wjq" w:date="2020-03-27T10:32:00Z">
        <w:r w:rsidR="003F643F" w:rsidDel="00FC20DF">
          <w:rPr>
            <w:rFonts w:ascii="宋体" w:eastAsia="宋体" w:hAnsi="宋体" w:hint="eastAsia"/>
            <w:sz w:val="24"/>
            <w:szCs w:val="24"/>
          </w:rPr>
          <w:delText>介绍了</w:delText>
        </w:r>
      </w:del>
      <w:r w:rsidR="003F643F">
        <w:rPr>
          <w:rFonts w:ascii="宋体" w:eastAsia="宋体" w:hAnsi="宋体" w:hint="eastAsia"/>
          <w:sz w:val="24"/>
          <w:szCs w:val="24"/>
        </w:rPr>
        <w:t>流程</w:t>
      </w:r>
      <w:del w:id="186" w:author="wjq" w:date="2020-03-27T10:32:00Z">
        <w:r w:rsidR="003F643F" w:rsidDel="00FC20DF">
          <w:rPr>
            <w:rFonts w:ascii="宋体" w:eastAsia="宋体" w:hAnsi="宋体" w:hint="eastAsia"/>
            <w:sz w:val="24"/>
            <w:szCs w:val="24"/>
          </w:rPr>
          <w:delText>的</w:delText>
        </w:r>
      </w:del>
      <w:r w:rsidR="003F643F">
        <w:rPr>
          <w:rFonts w:ascii="宋体" w:eastAsia="宋体" w:hAnsi="宋体" w:hint="eastAsia"/>
          <w:sz w:val="24"/>
          <w:szCs w:val="24"/>
        </w:rPr>
        <w:t>管理以及通过定时任务保证</w:t>
      </w:r>
      <w:ins w:id="187" w:author="wjq" w:date="2020-03-27T10:33:00Z">
        <w:r w:rsidR="00FC20DF">
          <w:rPr>
            <w:rFonts w:ascii="宋体" w:eastAsia="宋体" w:hAnsi="宋体" w:hint="eastAsia"/>
            <w:sz w:val="24"/>
            <w:szCs w:val="24"/>
          </w:rPr>
          <w:t>不丢失</w:t>
        </w:r>
      </w:ins>
      <w:r w:rsidR="003F643F">
        <w:rPr>
          <w:rFonts w:ascii="宋体" w:eastAsia="宋体" w:hAnsi="宋体" w:hint="eastAsia"/>
          <w:sz w:val="24"/>
          <w:szCs w:val="24"/>
        </w:rPr>
        <w:t>流程消息</w:t>
      </w:r>
      <w:del w:id="188" w:author="wjq" w:date="2020-03-27T10:33:00Z">
        <w:r w:rsidR="003F643F" w:rsidDel="00FC20DF">
          <w:rPr>
            <w:rFonts w:ascii="宋体" w:eastAsia="宋体" w:hAnsi="宋体" w:hint="eastAsia"/>
            <w:sz w:val="24"/>
            <w:szCs w:val="24"/>
          </w:rPr>
          <w:delText>的不丢失</w:delText>
        </w:r>
      </w:del>
      <w:r w:rsidR="00FE455D">
        <w:rPr>
          <w:rFonts w:ascii="宋体" w:eastAsia="宋体" w:hAnsi="宋体" w:hint="eastAsia"/>
          <w:sz w:val="24"/>
          <w:szCs w:val="24"/>
        </w:rPr>
        <w:t>；对于</w:t>
      </w:r>
      <w:r w:rsidR="00DA3707">
        <w:rPr>
          <w:rFonts w:ascii="宋体" w:eastAsia="宋体" w:hAnsi="宋体" w:hint="eastAsia"/>
          <w:sz w:val="24"/>
          <w:szCs w:val="24"/>
        </w:rPr>
        <w:t>规则预处理模块，</w:t>
      </w:r>
      <w:ins w:id="189" w:author="wjq" w:date="2020-03-27T10:33:00Z">
        <w:r w:rsidR="00FC20DF">
          <w:rPr>
            <w:rFonts w:ascii="宋体" w:eastAsia="宋体" w:hAnsi="宋体" w:hint="eastAsia"/>
            <w:sz w:val="24"/>
            <w:szCs w:val="24"/>
          </w:rPr>
          <w:t>设计、实现</w:t>
        </w:r>
      </w:ins>
      <w:del w:id="190" w:author="wjq" w:date="2020-03-27T10:33:00Z">
        <w:r w:rsidR="00DA3707" w:rsidDel="00FC20DF">
          <w:rPr>
            <w:rFonts w:ascii="宋体" w:eastAsia="宋体" w:hAnsi="宋体" w:hint="eastAsia"/>
            <w:sz w:val="24"/>
            <w:szCs w:val="24"/>
          </w:rPr>
          <w:delText>本文介绍了</w:delText>
        </w:r>
      </w:del>
      <w:r w:rsidR="00DA3707">
        <w:rPr>
          <w:rFonts w:ascii="宋体" w:eastAsia="宋体" w:hAnsi="宋体" w:hint="eastAsia"/>
          <w:sz w:val="24"/>
          <w:szCs w:val="24"/>
        </w:rPr>
        <w:t>规则</w:t>
      </w:r>
      <w:del w:id="191" w:author="wjq" w:date="2020-03-27T10:33:00Z">
        <w:r w:rsidR="00DA3707" w:rsidDel="00FC20DF">
          <w:rPr>
            <w:rFonts w:ascii="宋体" w:eastAsia="宋体" w:hAnsi="宋体" w:hint="eastAsia"/>
            <w:sz w:val="24"/>
            <w:szCs w:val="24"/>
          </w:rPr>
          <w:delText>的</w:delText>
        </w:r>
      </w:del>
      <w:r w:rsidR="00DA3707">
        <w:rPr>
          <w:rFonts w:ascii="宋体" w:eastAsia="宋体" w:hAnsi="宋体" w:hint="eastAsia"/>
          <w:sz w:val="24"/>
          <w:szCs w:val="24"/>
        </w:rPr>
        <w:t>定义，以及</w:t>
      </w:r>
      <w:ins w:id="192" w:author="wjq" w:date="2020-03-27T10:33:00Z">
        <w:r w:rsidR="00FC20DF">
          <w:rPr>
            <w:rFonts w:ascii="宋体" w:eastAsia="宋体" w:hAnsi="宋体" w:hint="eastAsia"/>
            <w:sz w:val="24"/>
            <w:szCs w:val="24"/>
          </w:rPr>
          <w:t>构建</w:t>
        </w:r>
      </w:ins>
      <w:r w:rsidR="00DA3707">
        <w:rPr>
          <w:rFonts w:ascii="宋体" w:eastAsia="宋体" w:hAnsi="宋体" w:hint="eastAsia"/>
          <w:sz w:val="24"/>
          <w:szCs w:val="24"/>
        </w:rPr>
        <w:t>执行树</w:t>
      </w:r>
      <w:del w:id="193" w:author="wjq" w:date="2020-03-27T10:33:00Z">
        <w:r w:rsidR="00DA3707" w:rsidDel="00FC20DF">
          <w:rPr>
            <w:rFonts w:ascii="宋体" w:eastAsia="宋体" w:hAnsi="宋体" w:hint="eastAsia"/>
            <w:sz w:val="24"/>
            <w:szCs w:val="24"/>
          </w:rPr>
          <w:delText>的构建</w:delText>
        </w:r>
      </w:del>
      <w:r w:rsidR="00311D1C">
        <w:rPr>
          <w:rFonts w:ascii="宋体" w:eastAsia="宋体" w:hAnsi="宋体" w:hint="eastAsia"/>
          <w:sz w:val="24"/>
          <w:szCs w:val="24"/>
        </w:rPr>
        <w:t>；对于业务处理模块，</w:t>
      </w:r>
      <w:del w:id="194" w:author="wjq" w:date="2020-03-27T10:33:00Z">
        <w:r w:rsidR="00311D1C" w:rsidDel="00FC20DF">
          <w:rPr>
            <w:rFonts w:ascii="宋体" w:eastAsia="宋体" w:hAnsi="宋体" w:hint="eastAsia"/>
            <w:sz w:val="24"/>
            <w:szCs w:val="24"/>
          </w:rPr>
          <w:delText>本文介绍了</w:delText>
        </w:r>
      </w:del>
      <w:ins w:id="195" w:author="wjq" w:date="2020-03-27T10:33:00Z">
        <w:r w:rsidR="00FC20DF">
          <w:rPr>
            <w:rFonts w:ascii="宋体" w:eastAsia="宋体" w:hAnsi="宋体" w:hint="eastAsia"/>
            <w:sz w:val="24"/>
            <w:szCs w:val="24"/>
          </w:rPr>
          <w:t>设计、实现</w:t>
        </w:r>
      </w:ins>
      <w:r w:rsidR="00311D1C">
        <w:rPr>
          <w:rFonts w:ascii="宋体" w:eastAsia="宋体" w:hAnsi="宋体" w:hint="eastAsia"/>
          <w:sz w:val="24"/>
          <w:szCs w:val="24"/>
        </w:rPr>
        <w:t>系统的异地多活以及缓存的更新策略。</w:t>
      </w:r>
    </w:p>
    <w:p w14:paraId="30DC4982" w14:textId="7E8DB7CE" w:rsidR="002129C7" w:rsidRDefault="00737E3C" w:rsidP="005822AD">
      <w:pPr>
        <w:spacing w:line="360" w:lineRule="auto"/>
        <w:ind w:firstLineChars="200" w:firstLine="480"/>
        <w:rPr>
          <w:rFonts w:ascii="宋体" w:eastAsia="宋体" w:hAnsi="宋体"/>
          <w:sz w:val="24"/>
          <w:szCs w:val="24"/>
        </w:rPr>
      </w:pPr>
      <w:r>
        <w:rPr>
          <w:rFonts w:ascii="宋体" w:eastAsia="宋体" w:hAnsi="宋体"/>
          <w:sz w:val="24"/>
          <w:szCs w:val="24"/>
        </w:rPr>
        <w:t xml:space="preserve"> </w:t>
      </w:r>
    </w:p>
    <w:p w14:paraId="0187C51E" w14:textId="1AADF189" w:rsidR="00A76E3D" w:rsidRDefault="00A76E3D" w:rsidP="0030469F">
      <w:pPr>
        <w:pStyle w:val="2"/>
        <w:numPr>
          <w:ilvl w:val="1"/>
          <w:numId w:val="24"/>
        </w:numPr>
      </w:pPr>
      <w:bookmarkStart w:id="196" w:name="_Toc9453459"/>
      <w:bookmarkStart w:id="197" w:name="_Toc25947917"/>
      <w:r w:rsidRPr="00472E28">
        <w:rPr>
          <w:rFonts w:hint="eastAsia"/>
        </w:rPr>
        <w:t>本文</w:t>
      </w:r>
      <w:del w:id="198" w:author="wjq" w:date="2020-03-27T10:35:00Z">
        <w:r w:rsidRPr="00472E28" w:rsidDel="00145ED1">
          <w:rPr>
            <w:rFonts w:hint="eastAsia"/>
          </w:rPr>
          <w:delText>的</w:delText>
        </w:r>
      </w:del>
      <w:r w:rsidRPr="00472E28">
        <w:rPr>
          <w:rFonts w:hint="eastAsia"/>
        </w:rPr>
        <w:t>组织结构</w:t>
      </w:r>
      <w:bookmarkEnd w:id="196"/>
      <w:bookmarkEnd w:id="197"/>
      <w:ins w:id="199" w:author="wjq" w:date="2020-03-27T10:36:00Z">
        <w:r w:rsidR="00145ED1">
          <w:rPr>
            <w:rFonts w:hint="eastAsia"/>
          </w:rPr>
          <w:t>（为什么要那么多“的”呢，这是严重口语）</w:t>
        </w:r>
      </w:ins>
      <w:del w:id="200" w:author="wjq" w:date="2020-03-27T10:36:00Z">
        <w:r w:rsidRPr="00472E28" w:rsidDel="00145ED1">
          <w:rPr>
            <w:rFonts w:hint="eastAsia"/>
          </w:rPr>
          <w:delText xml:space="preserve"> </w:delText>
        </w:r>
      </w:del>
    </w:p>
    <w:p w14:paraId="6E56D38A" w14:textId="77777777" w:rsidR="00BF6B27" w:rsidRDefault="0061591A" w:rsidP="00BF6B27">
      <w:pPr>
        <w:spacing w:line="360" w:lineRule="auto"/>
        <w:ind w:firstLineChars="200" w:firstLine="480"/>
        <w:rPr>
          <w:rFonts w:ascii="宋体" w:eastAsia="宋体" w:hAnsi="宋体"/>
          <w:sz w:val="24"/>
          <w:szCs w:val="24"/>
        </w:rPr>
      </w:pPr>
      <w:r w:rsidRPr="002B7420">
        <w:rPr>
          <w:rFonts w:ascii="宋体" w:eastAsia="宋体" w:hAnsi="宋体" w:hint="eastAsia"/>
          <w:sz w:val="24"/>
          <w:szCs w:val="24"/>
        </w:rPr>
        <w:t>本文</w:t>
      </w:r>
      <w:del w:id="201" w:author="wjq" w:date="2020-03-27T10:35:00Z">
        <w:r w:rsidRPr="002B7420" w:rsidDel="00145ED1">
          <w:rPr>
            <w:rFonts w:ascii="宋体" w:eastAsia="宋体" w:hAnsi="宋体" w:hint="eastAsia"/>
            <w:sz w:val="24"/>
            <w:szCs w:val="24"/>
          </w:rPr>
          <w:delText>的</w:delText>
        </w:r>
      </w:del>
      <w:r w:rsidRPr="002B7420">
        <w:rPr>
          <w:rFonts w:ascii="宋体" w:eastAsia="宋体" w:hAnsi="宋体" w:hint="eastAsia"/>
          <w:sz w:val="24"/>
          <w:szCs w:val="24"/>
        </w:rPr>
        <w:t>组织架构如下：</w:t>
      </w:r>
    </w:p>
    <w:p w14:paraId="4986D13E" w14:textId="57235963" w:rsidR="0061591A"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第一章</w:t>
      </w:r>
      <w:r w:rsidR="005822AD" w:rsidRPr="00BF6B27">
        <w:rPr>
          <w:rFonts w:ascii="宋体" w:eastAsia="宋体" w:hAnsi="宋体" w:hint="eastAsia"/>
          <w:sz w:val="24"/>
          <w:szCs w:val="24"/>
        </w:rPr>
        <w:t xml:space="preserve"> </w:t>
      </w:r>
      <w:r w:rsidR="0061591A" w:rsidRPr="00BF6B27">
        <w:rPr>
          <w:rFonts w:ascii="宋体" w:eastAsia="宋体" w:hAnsi="宋体" w:hint="eastAsia"/>
          <w:sz w:val="24"/>
          <w:szCs w:val="24"/>
        </w:rPr>
        <w:t>引言。介绍项目</w:t>
      </w:r>
      <w:del w:id="202" w:author="wjq" w:date="2020-03-27T10:36:00Z">
        <w:r w:rsidR="0061591A" w:rsidRPr="00BF6B27" w:rsidDel="00145ED1">
          <w:rPr>
            <w:rFonts w:ascii="宋体" w:eastAsia="宋体" w:hAnsi="宋体" w:hint="eastAsia"/>
            <w:sz w:val="24"/>
            <w:szCs w:val="24"/>
          </w:rPr>
          <w:delText>的</w:delText>
        </w:r>
      </w:del>
      <w:r w:rsidR="0061591A" w:rsidRPr="00BF6B27">
        <w:rPr>
          <w:rFonts w:ascii="宋体" w:eastAsia="宋体" w:hAnsi="宋体" w:hint="eastAsia"/>
          <w:sz w:val="24"/>
          <w:szCs w:val="24"/>
        </w:rPr>
        <w:t>背景、相关研究与应用现状以及本文</w:t>
      </w:r>
      <w:del w:id="203" w:author="wjq" w:date="2020-03-27T10:36:00Z">
        <w:r w:rsidR="0061591A" w:rsidRPr="00BF6B27" w:rsidDel="00145ED1">
          <w:rPr>
            <w:rFonts w:ascii="宋体" w:eastAsia="宋体" w:hAnsi="宋体" w:hint="eastAsia"/>
            <w:sz w:val="24"/>
            <w:szCs w:val="24"/>
          </w:rPr>
          <w:delText>的</w:delText>
        </w:r>
      </w:del>
      <w:r w:rsidR="0061591A" w:rsidRPr="00BF6B27">
        <w:rPr>
          <w:rFonts w:ascii="宋体" w:eastAsia="宋体" w:hAnsi="宋体" w:hint="eastAsia"/>
          <w:sz w:val="24"/>
          <w:szCs w:val="24"/>
        </w:rPr>
        <w:t>主要工作。</w:t>
      </w:r>
    </w:p>
    <w:p w14:paraId="0AE0E534" w14:textId="2C184744" w:rsidR="0089068C"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第二章 </w:t>
      </w:r>
      <w:r w:rsidR="0089068C" w:rsidRPr="00BF6B27">
        <w:rPr>
          <w:rFonts w:ascii="宋体" w:eastAsia="宋体" w:hAnsi="宋体" w:hint="eastAsia"/>
          <w:sz w:val="24"/>
          <w:szCs w:val="24"/>
        </w:rPr>
        <w:t>技术综述。介绍了</w:t>
      </w:r>
      <w:r w:rsidR="00B969F9">
        <w:rPr>
          <w:rFonts w:ascii="宋体" w:eastAsia="宋体" w:hAnsi="宋体" w:hint="eastAsia"/>
          <w:sz w:val="24"/>
          <w:szCs w:val="24"/>
        </w:rPr>
        <w:t>履约超时管理平台</w:t>
      </w:r>
      <w:r w:rsidR="003205D0" w:rsidRPr="00BF6B27">
        <w:rPr>
          <w:rFonts w:ascii="宋体" w:eastAsia="宋体" w:hAnsi="宋体" w:hint="eastAsia"/>
          <w:sz w:val="24"/>
          <w:szCs w:val="24"/>
        </w:rPr>
        <w:t>使用的相关技术，包括Spring Boot、RabbitMq、WrokFlow、Redis。</w:t>
      </w:r>
    </w:p>
    <w:p w14:paraId="0BE340E5" w14:textId="73B6D149" w:rsidR="00787034"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第三章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系统分析与设计</w:t>
      </w:r>
      <w:r w:rsidR="001D626B" w:rsidRPr="00BF6B27">
        <w:rPr>
          <w:rFonts w:ascii="宋体" w:eastAsia="宋体" w:hAnsi="宋体" w:hint="eastAsia"/>
          <w:sz w:val="24"/>
          <w:szCs w:val="24"/>
        </w:rPr>
        <w:t>。确定</w:t>
      </w:r>
      <w:r w:rsidR="00B969F9">
        <w:rPr>
          <w:rFonts w:ascii="宋体" w:eastAsia="宋体" w:hAnsi="宋体" w:hint="eastAsia"/>
          <w:sz w:val="24"/>
          <w:szCs w:val="24"/>
        </w:rPr>
        <w:t>履约超时管理平台</w:t>
      </w:r>
      <w:r w:rsidR="001D626B" w:rsidRPr="00BF6B27">
        <w:rPr>
          <w:rFonts w:ascii="宋体" w:eastAsia="宋体" w:hAnsi="宋体" w:hint="eastAsia"/>
          <w:sz w:val="24"/>
          <w:szCs w:val="24"/>
        </w:rPr>
        <w:t>边界，分析功能性需求和非功能性需求。</w:t>
      </w:r>
      <w:del w:id="204" w:author="wjq" w:date="2020-03-27T10:37:00Z">
        <w:r w:rsidR="001D626B" w:rsidRPr="00BF6B27" w:rsidDel="00145ED1">
          <w:rPr>
            <w:rFonts w:ascii="宋体" w:eastAsia="宋体" w:hAnsi="宋体" w:hint="eastAsia"/>
            <w:sz w:val="24"/>
            <w:szCs w:val="24"/>
          </w:rPr>
          <w:delText>系统</w:delText>
        </w:r>
      </w:del>
      <w:r w:rsidR="001D626B" w:rsidRPr="00BF6B27">
        <w:rPr>
          <w:rFonts w:ascii="宋体" w:eastAsia="宋体" w:hAnsi="宋体" w:hint="eastAsia"/>
          <w:sz w:val="24"/>
          <w:szCs w:val="24"/>
        </w:rPr>
        <w:t>设计</w:t>
      </w:r>
      <w:del w:id="205" w:author="wjq" w:date="2020-03-27T10:37:00Z">
        <w:r w:rsidR="001D626B" w:rsidRPr="00BF6B27" w:rsidDel="00145ED1">
          <w:rPr>
            <w:rFonts w:ascii="宋体" w:eastAsia="宋体" w:hAnsi="宋体" w:hint="eastAsia"/>
            <w:sz w:val="24"/>
            <w:szCs w:val="24"/>
          </w:rPr>
          <w:delText>部分</w:delText>
        </w:r>
      </w:del>
      <w:ins w:id="206" w:author="wjq" w:date="2020-03-27T10:37:00Z">
        <w:r w:rsidR="00145ED1" w:rsidRPr="00BF6B27">
          <w:rPr>
            <w:rFonts w:ascii="宋体" w:eastAsia="宋体" w:hAnsi="宋体" w:hint="eastAsia"/>
            <w:sz w:val="24"/>
            <w:szCs w:val="24"/>
          </w:rPr>
          <w:t>系统工作原理</w:t>
        </w:r>
      </w:ins>
      <w:ins w:id="207" w:author="wjq" w:date="2020-03-27T10:38:00Z">
        <w:r w:rsidR="00145ED1">
          <w:rPr>
            <w:rFonts w:ascii="宋体" w:eastAsia="宋体" w:hAnsi="宋体" w:hint="eastAsia"/>
            <w:sz w:val="24"/>
            <w:szCs w:val="24"/>
          </w:rPr>
          <w:t>，</w:t>
        </w:r>
      </w:ins>
      <w:r w:rsidR="00787034" w:rsidRPr="00BF6B27">
        <w:rPr>
          <w:rFonts w:ascii="宋体" w:eastAsia="宋体" w:hAnsi="宋体" w:hint="eastAsia"/>
          <w:sz w:val="24"/>
          <w:szCs w:val="24"/>
        </w:rPr>
        <w:t>进行了系统总体设计、系统架构设计、数据库设计</w:t>
      </w:r>
      <w:del w:id="208" w:author="wjq" w:date="2020-03-27T10:38:00Z">
        <w:r w:rsidR="00787034" w:rsidRPr="00BF6B27" w:rsidDel="00145ED1">
          <w:rPr>
            <w:rFonts w:ascii="宋体" w:eastAsia="宋体" w:hAnsi="宋体" w:hint="eastAsia"/>
            <w:sz w:val="24"/>
            <w:szCs w:val="24"/>
          </w:rPr>
          <w:delText>以及</w:delText>
        </w:r>
      </w:del>
      <w:del w:id="209" w:author="wjq" w:date="2020-03-27T10:37:00Z">
        <w:r w:rsidR="00787034" w:rsidRPr="00BF6B27" w:rsidDel="00145ED1">
          <w:rPr>
            <w:rFonts w:ascii="宋体" w:eastAsia="宋体" w:hAnsi="宋体" w:hint="eastAsia"/>
            <w:sz w:val="24"/>
            <w:szCs w:val="24"/>
          </w:rPr>
          <w:delText>系统工作原理</w:delText>
        </w:r>
      </w:del>
      <w:del w:id="210" w:author="wjq" w:date="2020-03-27T10:38:00Z">
        <w:r w:rsidR="00787034" w:rsidRPr="00BF6B27" w:rsidDel="00145ED1">
          <w:rPr>
            <w:rFonts w:ascii="宋体" w:eastAsia="宋体" w:hAnsi="宋体" w:hint="eastAsia"/>
            <w:sz w:val="24"/>
            <w:szCs w:val="24"/>
          </w:rPr>
          <w:delText>的说明</w:delText>
        </w:r>
      </w:del>
      <w:r w:rsidR="00DE5E7E" w:rsidRPr="00BF6B27">
        <w:rPr>
          <w:rFonts w:ascii="宋体" w:eastAsia="宋体" w:hAnsi="宋体" w:hint="eastAsia"/>
          <w:sz w:val="24"/>
          <w:szCs w:val="24"/>
        </w:rPr>
        <w:t>。</w:t>
      </w:r>
    </w:p>
    <w:p w14:paraId="24677F30" w14:textId="600571CD"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t>第四章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系统实现</w:t>
      </w:r>
      <w:r w:rsidR="001D626B" w:rsidRPr="00BF6B27">
        <w:rPr>
          <w:rFonts w:ascii="宋体" w:eastAsia="宋体" w:hAnsi="宋体" w:hint="eastAsia"/>
          <w:sz w:val="24"/>
          <w:szCs w:val="24"/>
        </w:rPr>
        <w:t>。</w:t>
      </w:r>
      <w:r w:rsidR="005267F4" w:rsidRPr="00BF6B27">
        <w:rPr>
          <w:rFonts w:ascii="宋体" w:eastAsia="宋体" w:hAnsi="宋体" w:hint="eastAsia"/>
          <w:sz w:val="24"/>
          <w:szCs w:val="24"/>
        </w:rPr>
        <w:t>针对第三章中的系统分析，</w:t>
      </w:r>
      <w:r w:rsidR="00DE5E7E" w:rsidRPr="00BF6B27">
        <w:rPr>
          <w:rFonts w:ascii="宋体" w:eastAsia="宋体" w:hAnsi="宋体" w:hint="eastAsia"/>
          <w:sz w:val="24"/>
          <w:szCs w:val="24"/>
        </w:rPr>
        <w:t>采用类图、顺序图等详细设计主要的功能模块，并给出关键代码，说明具体实现细节</w:t>
      </w:r>
      <w:r w:rsidR="009744A3" w:rsidRPr="00BF6B27">
        <w:rPr>
          <w:rFonts w:ascii="宋体" w:eastAsia="宋体" w:hAnsi="宋体" w:hint="eastAsia"/>
          <w:sz w:val="24"/>
          <w:szCs w:val="24"/>
        </w:rPr>
        <w:t>，并进行了测试。</w:t>
      </w:r>
    </w:p>
    <w:p w14:paraId="45D81B92" w14:textId="42AF5765" w:rsidR="00521877" w:rsidRPr="00BF6B27" w:rsidRDefault="00BF6B27" w:rsidP="00BF6B27">
      <w:pPr>
        <w:spacing w:line="360" w:lineRule="auto"/>
        <w:ind w:firstLineChars="200" w:firstLine="480"/>
        <w:rPr>
          <w:rFonts w:ascii="宋体" w:eastAsia="宋体" w:hAnsi="宋体"/>
          <w:sz w:val="24"/>
          <w:szCs w:val="24"/>
        </w:rPr>
      </w:pPr>
      <w:r>
        <w:rPr>
          <w:rFonts w:ascii="宋体" w:eastAsia="宋体" w:hAnsi="宋体" w:hint="eastAsia"/>
          <w:sz w:val="24"/>
          <w:szCs w:val="24"/>
        </w:rPr>
        <w:lastRenderedPageBreak/>
        <w:t>第五章</w:t>
      </w:r>
      <w:r w:rsidR="005822AD" w:rsidRPr="00BF6B27">
        <w:rPr>
          <w:rFonts w:ascii="宋体" w:eastAsia="宋体" w:hAnsi="宋体" w:hint="eastAsia"/>
          <w:sz w:val="24"/>
          <w:szCs w:val="24"/>
        </w:rPr>
        <w:t xml:space="preserve"> </w:t>
      </w:r>
      <w:r w:rsidR="00521877" w:rsidRPr="00BF6B27">
        <w:rPr>
          <w:rFonts w:ascii="宋体" w:eastAsia="宋体" w:hAnsi="宋体" w:hint="eastAsia"/>
          <w:sz w:val="24"/>
          <w:szCs w:val="24"/>
        </w:rPr>
        <w:t>总结与展望</w:t>
      </w:r>
      <w:r w:rsidR="001D626B" w:rsidRPr="00BF6B27">
        <w:rPr>
          <w:rFonts w:ascii="宋体" w:eastAsia="宋体" w:hAnsi="宋体" w:hint="eastAsia"/>
          <w:sz w:val="24"/>
          <w:szCs w:val="24"/>
        </w:rPr>
        <w:t>。</w:t>
      </w:r>
      <w:r w:rsidR="00C113F0" w:rsidRPr="00BF6B27">
        <w:rPr>
          <w:rFonts w:ascii="宋体" w:eastAsia="宋体" w:hAnsi="宋体" w:hint="eastAsia"/>
          <w:sz w:val="24"/>
          <w:szCs w:val="24"/>
        </w:rPr>
        <w:t>对本文的工作进行了总结，阐述了当前取得的成果，并分析了待</w:t>
      </w:r>
      <w:r w:rsidR="009D3215" w:rsidRPr="00BF6B27">
        <w:rPr>
          <w:rFonts w:ascii="宋体" w:eastAsia="宋体" w:hAnsi="宋体" w:hint="eastAsia"/>
          <w:sz w:val="24"/>
          <w:szCs w:val="24"/>
        </w:rPr>
        <w:t>改进</w:t>
      </w:r>
      <w:r w:rsidR="00C113F0" w:rsidRPr="00BF6B27">
        <w:rPr>
          <w:rFonts w:ascii="宋体" w:eastAsia="宋体" w:hAnsi="宋体" w:hint="eastAsia"/>
          <w:sz w:val="24"/>
          <w:szCs w:val="24"/>
        </w:rPr>
        <w:t>和研究的地方，对后续研究工作进行展望。</w:t>
      </w:r>
    </w:p>
    <w:p w14:paraId="7836F120" w14:textId="3EEC3B65" w:rsidR="00AC4FE8" w:rsidRPr="00EB264D" w:rsidRDefault="00A76E3D" w:rsidP="00EB264D">
      <w:pPr>
        <w:pStyle w:val="1"/>
        <w:jc w:val="center"/>
        <w:rPr>
          <w:rFonts w:ascii="Arial" w:eastAsia="黑体" w:hAnsi="Arial" w:cs="Arial"/>
        </w:rPr>
      </w:pPr>
      <w:bookmarkStart w:id="211" w:name="_Toc9453460"/>
      <w:bookmarkStart w:id="212" w:name="_Toc25947918"/>
      <w:r>
        <w:rPr>
          <w:rFonts w:ascii="Arial" w:eastAsia="黑体" w:hAnsi="Arial" w:cs="Arial" w:hint="eastAsia"/>
        </w:rPr>
        <w:t>第二章</w:t>
      </w:r>
      <w:r>
        <w:rPr>
          <w:rFonts w:ascii="Arial" w:eastAsia="黑体" w:hAnsi="Arial" w:cs="Arial" w:hint="eastAsia"/>
        </w:rPr>
        <w:t xml:space="preserve">  </w:t>
      </w:r>
      <w:r>
        <w:rPr>
          <w:rFonts w:ascii="Arial" w:eastAsia="黑体" w:hAnsi="Arial" w:cs="Arial" w:hint="eastAsia"/>
        </w:rPr>
        <w:t>技术综述</w:t>
      </w:r>
      <w:bookmarkEnd w:id="211"/>
      <w:bookmarkEnd w:id="212"/>
    </w:p>
    <w:p w14:paraId="6D8C2EFD" w14:textId="3EB5C588" w:rsidR="004C6632" w:rsidRDefault="00A76E3D" w:rsidP="00A32B13">
      <w:pPr>
        <w:pStyle w:val="2"/>
        <w:rPr>
          <w:rFonts w:eastAsia="宋体" w:cs="Arial"/>
        </w:rPr>
      </w:pPr>
      <w:bookmarkStart w:id="213" w:name="_Toc9453461"/>
      <w:bookmarkStart w:id="214" w:name="_Toc25947919"/>
      <w:r>
        <w:rPr>
          <w:rFonts w:eastAsia="宋体" w:cs="Arial" w:hint="eastAsia"/>
        </w:rPr>
        <w:t>2.1</w:t>
      </w:r>
      <w:r w:rsidR="00472E28">
        <w:rPr>
          <w:rFonts w:eastAsia="宋体" w:cs="Arial"/>
        </w:rPr>
        <w:t xml:space="preserve"> </w:t>
      </w:r>
      <w:r w:rsidR="00472E28">
        <w:rPr>
          <w:rFonts w:eastAsia="宋体" w:cs="Arial" w:hint="eastAsia"/>
        </w:rPr>
        <w:t>SpringBoot</w:t>
      </w:r>
      <w:bookmarkEnd w:id="213"/>
      <w:bookmarkEnd w:id="214"/>
      <w:r w:rsidR="00504435">
        <w:rPr>
          <w:rFonts w:eastAsia="宋体" w:cs="Arial"/>
        </w:rPr>
        <w:t xml:space="preserve"> </w:t>
      </w:r>
    </w:p>
    <w:p w14:paraId="26A5CB7A" w14:textId="5ABA4025" w:rsidR="0082156C" w:rsidRPr="00A32B13" w:rsidRDefault="002E1858" w:rsidP="0082156C">
      <w:pPr>
        <w:spacing w:line="360" w:lineRule="auto"/>
        <w:ind w:firstLineChars="200" w:firstLine="480"/>
        <w:rPr>
          <w:rFonts w:ascii="宋体" w:eastAsia="宋体" w:hAnsi="宋体"/>
          <w:sz w:val="24"/>
          <w:szCs w:val="24"/>
        </w:rPr>
      </w:pPr>
      <w:r>
        <w:rPr>
          <w:rFonts w:ascii="宋体" w:eastAsia="宋体" w:hAnsi="宋体" w:hint="eastAsia"/>
          <w:sz w:val="24"/>
          <w:szCs w:val="24"/>
        </w:rPr>
        <w:t>SpringBoot是由Pivotal团队在2013年开始研发、2014年4月发布第一个版本的全新开源的轻量级框架。它不仅继承了Spring框架原有的优秀特性，而且还通过简化配置来进一步简化了Spring应用和整个搭建和开发的过程。SpringBoot框架中有两个非常重要的策略：开箱即用和约定优于配置。开箱即用，是指在开发过程中，通过在Maven项目的pom文件中添加相关依赖包，然后使用对应的注解来代替繁琐的XML配置文件以管理对象的生命周期，这个特点使得开发人员摆脱了复杂的配置工作以及依赖管理工作，更加专注于业务逻辑。</w:t>
      </w:r>
      <w:r w:rsidR="0082156C">
        <w:rPr>
          <w:rFonts w:ascii="宋体" w:eastAsia="宋体" w:hAnsi="宋体" w:hint="eastAsia"/>
          <w:sz w:val="24"/>
          <w:szCs w:val="24"/>
        </w:rPr>
        <w:t>约定优于配置，是一种由SpringBoot本身来配置目标结构，由开发者在结构中添加信息的软件设计范式。这一特点</w:t>
      </w:r>
      <w:proofErr w:type="gramStart"/>
      <w:r w:rsidR="0082156C">
        <w:rPr>
          <w:rFonts w:ascii="宋体" w:eastAsia="宋体" w:hAnsi="宋体" w:hint="eastAsia"/>
          <w:sz w:val="24"/>
          <w:szCs w:val="24"/>
        </w:rPr>
        <w:t>虽降低</w:t>
      </w:r>
      <w:proofErr w:type="gramEnd"/>
      <w:r w:rsidR="0082156C">
        <w:rPr>
          <w:rFonts w:ascii="宋体" w:eastAsia="宋体" w:hAnsi="宋体" w:hint="eastAsia"/>
          <w:sz w:val="24"/>
          <w:szCs w:val="24"/>
        </w:rPr>
        <w:t>了部分灵活性，增加了BUG定位的复杂性，但减少了开发人员需要做出决定的数量，同时减少了大量XML配置，并且可以将代码编译、测试、打包等工作自动化。</w:t>
      </w:r>
    </w:p>
    <w:p w14:paraId="4DDCEDAD" w14:textId="41932A3D" w:rsidR="00472E28" w:rsidRDefault="00472E28" w:rsidP="00472E28">
      <w:pPr>
        <w:pStyle w:val="2"/>
        <w:rPr>
          <w:rFonts w:eastAsia="宋体" w:cs="Arial"/>
        </w:rPr>
      </w:pPr>
      <w:bookmarkStart w:id="215" w:name="_Toc25947920"/>
      <w:r>
        <w:rPr>
          <w:rFonts w:eastAsia="宋体" w:cs="Arial" w:hint="eastAsia"/>
        </w:rPr>
        <w:t>2.2</w:t>
      </w:r>
      <w:r>
        <w:rPr>
          <w:rFonts w:eastAsia="宋体" w:cs="Arial"/>
        </w:rPr>
        <w:t xml:space="preserve"> </w:t>
      </w:r>
      <w:bookmarkEnd w:id="215"/>
      <w:r w:rsidR="0032091C">
        <w:rPr>
          <w:rFonts w:eastAsia="宋体" w:cs="Arial" w:hint="eastAsia"/>
        </w:rPr>
        <w:t>RabbitMq</w:t>
      </w:r>
    </w:p>
    <w:p w14:paraId="4629E1E4" w14:textId="0670CF6E" w:rsidR="004C6632" w:rsidRDefault="0032091C" w:rsidP="000B586E">
      <w:pPr>
        <w:spacing w:line="360" w:lineRule="auto"/>
        <w:rPr>
          <w:rFonts w:ascii="宋体" w:eastAsia="宋体" w:hAnsi="宋体"/>
          <w:sz w:val="24"/>
          <w:szCs w:val="24"/>
        </w:rPr>
      </w:pPr>
      <w:r>
        <w:tab/>
      </w:r>
      <w:r w:rsidRPr="000B586E">
        <w:rPr>
          <w:rFonts w:ascii="宋体" w:eastAsia="宋体" w:hAnsi="宋体" w:hint="eastAsia"/>
          <w:sz w:val="24"/>
          <w:szCs w:val="24"/>
        </w:rPr>
        <w:t>RabbitMq是基于AMQP协议开发的一款开源的消息中间件，AMQP协议又称为高级消息队列协议，是应用层协议的一个开放标准</w:t>
      </w:r>
      <w:r w:rsidR="000B586E" w:rsidRPr="000B586E">
        <w:rPr>
          <w:rFonts w:ascii="宋体" w:eastAsia="宋体" w:hAnsi="宋体" w:hint="eastAsia"/>
          <w:sz w:val="24"/>
          <w:szCs w:val="24"/>
        </w:rPr>
        <w:t>。AMQP的主要特征是面向消息、队列、路由、可靠性、安全。RabbitMq的服务端使用Erlang</w:t>
      </w:r>
      <w:r w:rsidR="000B586E">
        <w:rPr>
          <w:rFonts w:ascii="宋体" w:eastAsia="宋体" w:hAnsi="宋体" w:hint="eastAsia"/>
          <w:sz w:val="24"/>
          <w:szCs w:val="24"/>
        </w:rPr>
        <w:t>语言编写，客户端支持Python、Ruby、.</w:t>
      </w:r>
      <w:r w:rsidR="000B586E">
        <w:rPr>
          <w:rFonts w:ascii="宋体" w:eastAsia="宋体" w:hAnsi="宋体"/>
          <w:sz w:val="24"/>
          <w:szCs w:val="24"/>
        </w:rPr>
        <w:t>Net</w:t>
      </w:r>
      <w:r w:rsidR="000B586E">
        <w:rPr>
          <w:rFonts w:ascii="宋体" w:eastAsia="宋体" w:hAnsi="宋体" w:hint="eastAsia"/>
          <w:sz w:val="24"/>
          <w:szCs w:val="24"/>
        </w:rPr>
        <w:t>、</w:t>
      </w:r>
      <w:r w:rsidR="000B586E">
        <w:rPr>
          <w:rFonts w:ascii="宋体" w:eastAsia="宋体" w:hAnsi="宋体"/>
          <w:sz w:val="24"/>
          <w:szCs w:val="24"/>
        </w:rPr>
        <w:t>Java</w:t>
      </w:r>
      <w:r w:rsidR="000B586E">
        <w:rPr>
          <w:rFonts w:ascii="宋体" w:eastAsia="宋体" w:hAnsi="宋体" w:hint="eastAsia"/>
          <w:sz w:val="24"/>
          <w:szCs w:val="24"/>
        </w:rPr>
        <w:t>等语言</w:t>
      </w:r>
      <w:r w:rsidR="008E3514">
        <w:rPr>
          <w:rFonts w:ascii="宋体" w:eastAsia="宋体" w:hAnsi="宋体" w:hint="eastAsia"/>
          <w:sz w:val="24"/>
          <w:szCs w:val="24"/>
        </w:rPr>
        <w:t>。</w:t>
      </w:r>
    </w:p>
    <w:p w14:paraId="30D26343" w14:textId="6A888A30" w:rsidR="008E3514" w:rsidRDefault="008E3514" w:rsidP="000B586E">
      <w:pPr>
        <w:spacing w:line="360" w:lineRule="auto"/>
        <w:rPr>
          <w:rFonts w:ascii="宋体" w:eastAsia="宋体" w:hAnsi="宋体"/>
          <w:sz w:val="24"/>
          <w:szCs w:val="24"/>
        </w:rPr>
      </w:pPr>
      <w:r>
        <w:rPr>
          <w:rFonts w:ascii="宋体" w:eastAsia="宋体" w:hAnsi="宋体"/>
          <w:sz w:val="24"/>
          <w:szCs w:val="24"/>
        </w:rPr>
        <w:tab/>
      </w:r>
      <w:r>
        <w:rPr>
          <w:rFonts w:ascii="宋体" w:eastAsia="宋体" w:hAnsi="宋体" w:hint="eastAsia"/>
          <w:sz w:val="24"/>
          <w:szCs w:val="24"/>
        </w:rPr>
        <w:t>RabbitMq包含以下基本组件：</w:t>
      </w:r>
    </w:p>
    <w:p w14:paraId="132A3DB0" w14:textId="6B7B0ACE" w:rsidR="008E3514" w:rsidRPr="003835BE" w:rsidRDefault="008E3514" w:rsidP="0030469F">
      <w:pPr>
        <w:pStyle w:val="a5"/>
        <w:numPr>
          <w:ilvl w:val="0"/>
          <w:numId w:val="13"/>
        </w:numPr>
        <w:spacing w:line="360" w:lineRule="auto"/>
        <w:ind w:firstLineChars="0"/>
        <w:rPr>
          <w:rFonts w:ascii="宋体" w:eastAsia="宋体" w:hAnsi="宋体"/>
          <w:sz w:val="24"/>
          <w:szCs w:val="24"/>
        </w:rPr>
      </w:pPr>
      <w:r w:rsidRPr="003835BE">
        <w:rPr>
          <w:rFonts w:ascii="宋体" w:eastAsia="宋体" w:hAnsi="宋体" w:hint="eastAsia"/>
          <w:sz w:val="24"/>
          <w:szCs w:val="24"/>
        </w:rPr>
        <w:t>Producer：消息生产者，负责将消息发送到消息队列中</w:t>
      </w:r>
    </w:p>
    <w:p w14:paraId="6A5A6AB5" w14:textId="2CCE7002" w:rsidR="008E3514" w:rsidRPr="003835BE" w:rsidRDefault="008E3514" w:rsidP="0030469F">
      <w:pPr>
        <w:pStyle w:val="a5"/>
        <w:numPr>
          <w:ilvl w:val="0"/>
          <w:numId w:val="13"/>
        </w:numPr>
        <w:spacing w:line="360" w:lineRule="auto"/>
        <w:ind w:firstLineChars="0"/>
        <w:rPr>
          <w:rFonts w:ascii="宋体" w:eastAsia="宋体" w:hAnsi="宋体"/>
          <w:sz w:val="24"/>
          <w:szCs w:val="24"/>
        </w:rPr>
      </w:pPr>
      <w:r w:rsidRPr="003835BE">
        <w:rPr>
          <w:rFonts w:ascii="宋体" w:eastAsia="宋体" w:hAnsi="宋体" w:hint="eastAsia"/>
          <w:sz w:val="24"/>
          <w:szCs w:val="24"/>
        </w:rPr>
        <w:t>Consumer：消息消费者，负责从消息队列中接受消息</w:t>
      </w:r>
    </w:p>
    <w:p w14:paraId="06ABBE25" w14:textId="166D4E75" w:rsidR="008E3514" w:rsidRPr="003835BE" w:rsidRDefault="008E3514" w:rsidP="0030469F">
      <w:pPr>
        <w:pStyle w:val="a5"/>
        <w:numPr>
          <w:ilvl w:val="0"/>
          <w:numId w:val="13"/>
        </w:numPr>
        <w:spacing w:line="360" w:lineRule="auto"/>
        <w:ind w:firstLineChars="0"/>
        <w:rPr>
          <w:rFonts w:ascii="宋体" w:eastAsia="宋体" w:hAnsi="宋体"/>
          <w:sz w:val="24"/>
          <w:szCs w:val="24"/>
        </w:rPr>
      </w:pPr>
      <w:r w:rsidRPr="003835BE">
        <w:rPr>
          <w:rFonts w:ascii="宋体" w:eastAsia="宋体" w:hAnsi="宋体" w:hint="eastAsia"/>
          <w:sz w:val="24"/>
          <w:szCs w:val="24"/>
        </w:rPr>
        <w:t>Message：服务器和应用程序之间传递是数据，由properties和Body组成</w:t>
      </w:r>
    </w:p>
    <w:p w14:paraId="7A679E57" w14:textId="00047E6A" w:rsidR="008E3514" w:rsidRPr="003835BE" w:rsidRDefault="008E3514" w:rsidP="0030469F">
      <w:pPr>
        <w:pStyle w:val="a5"/>
        <w:numPr>
          <w:ilvl w:val="0"/>
          <w:numId w:val="13"/>
        </w:numPr>
        <w:spacing w:line="360" w:lineRule="auto"/>
        <w:ind w:firstLineChars="0"/>
        <w:rPr>
          <w:rFonts w:ascii="宋体" w:eastAsia="宋体" w:hAnsi="宋体"/>
          <w:sz w:val="24"/>
          <w:szCs w:val="24"/>
        </w:rPr>
      </w:pPr>
      <w:r w:rsidRPr="003835BE">
        <w:rPr>
          <w:rFonts w:ascii="宋体" w:eastAsia="宋体" w:hAnsi="宋体" w:hint="eastAsia"/>
          <w:sz w:val="24"/>
          <w:szCs w:val="24"/>
        </w:rPr>
        <w:lastRenderedPageBreak/>
        <w:t>Exchange：交换机，接受消息，并根据消息将其发送到对应的绑定消息队列上</w:t>
      </w:r>
    </w:p>
    <w:p w14:paraId="569B3DA8" w14:textId="7ED1A068" w:rsidR="003835BE" w:rsidRPr="003835BE" w:rsidRDefault="008E3514" w:rsidP="0030469F">
      <w:pPr>
        <w:pStyle w:val="a5"/>
        <w:numPr>
          <w:ilvl w:val="0"/>
          <w:numId w:val="13"/>
        </w:numPr>
        <w:spacing w:line="360" w:lineRule="auto"/>
        <w:ind w:firstLineChars="0"/>
        <w:rPr>
          <w:rFonts w:ascii="宋体" w:eastAsia="宋体" w:hAnsi="宋体"/>
          <w:sz w:val="24"/>
          <w:szCs w:val="24"/>
        </w:rPr>
      </w:pPr>
      <w:r w:rsidRPr="003835BE">
        <w:rPr>
          <w:rFonts w:ascii="宋体" w:eastAsia="宋体" w:hAnsi="宋体" w:hint="eastAsia"/>
          <w:sz w:val="24"/>
          <w:szCs w:val="24"/>
        </w:rPr>
        <w:t>Queue：又称为Message</w:t>
      </w:r>
      <w:r w:rsidRPr="003835BE">
        <w:rPr>
          <w:rFonts w:ascii="宋体" w:eastAsia="宋体" w:hAnsi="宋体"/>
          <w:sz w:val="24"/>
          <w:szCs w:val="24"/>
        </w:rPr>
        <w:t xml:space="preserve"> </w:t>
      </w:r>
      <w:r w:rsidRPr="003835BE">
        <w:rPr>
          <w:rFonts w:ascii="宋体" w:eastAsia="宋体" w:hAnsi="宋体" w:hint="eastAsia"/>
          <w:sz w:val="24"/>
          <w:szCs w:val="24"/>
        </w:rPr>
        <w:t>Queue，保存Exchange发过来的消息，并将其发送给消费者。</w:t>
      </w:r>
    </w:p>
    <w:p w14:paraId="4B03A50D" w14:textId="53425A84" w:rsidR="003835BE" w:rsidRPr="003835BE" w:rsidRDefault="003835BE" w:rsidP="003835BE">
      <w:pPr>
        <w:spacing w:line="360" w:lineRule="auto"/>
        <w:ind w:left="425" w:firstLineChars="200" w:firstLine="480"/>
        <w:rPr>
          <w:rFonts w:ascii="宋体" w:eastAsia="宋体" w:hAnsi="宋体"/>
          <w:sz w:val="24"/>
          <w:szCs w:val="24"/>
        </w:rPr>
      </w:pPr>
      <w:r w:rsidRPr="003835BE">
        <w:rPr>
          <w:rFonts w:ascii="宋体" w:eastAsia="宋体" w:hAnsi="宋体" w:hint="eastAsia"/>
          <w:sz w:val="24"/>
          <w:szCs w:val="24"/>
        </w:rPr>
        <w:t>消息生产者连接到RabbitMQ服务器上，指定对应的Exchange名称，之后消息生产者向</w:t>
      </w:r>
      <w:r>
        <w:rPr>
          <w:rFonts w:ascii="宋体" w:eastAsia="宋体" w:hAnsi="宋体" w:hint="eastAsia"/>
          <w:sz w:val="24"/>
          <w:szCs w:val="24"/>
        </w:rPr>
        <w:t>exchange中发送消息，exchange接收到消息后，根据routing</w:t>
      </w:r>
      <w:r>
        <w:rPr>
          <w:rFonts w:ascii="宋体" w:eastAsia="宋体" w:hAnsi="宋体"/>
          <w:sz w:val="24"/>
          <w:szCs w:val="24"/>
        </w:rPr>
        <w:t xml:space="preserve"> </w:t>
      </w:r>
      <w:r>
        <w:rPr>
          <w:rFonts w:ascii="宋体" w:eastAsia="宋体" w:hAnsi="宋体" w:hint="eastAsia"/>
          <w:sz w:val="24"/>
          <w:szCs w:val="24"/>
        </w:rPr>
        <w:t>key路由到跟当前交换机绑定的相匹配的队列里面，消费者监听接收到消息之后开始业务处理，然后发送一个ack确认告知消息已经被消费，RabbitMQ服务器收到ack之后将对应的消息从消息队列里面是删掉。</w:t>
      </w:r>
    </w:p>
    <w:p w14:paraId="73A5B966" w14:textId="77777777" w:rsidR="004C6632" w:rsidRPr="004C6632" w:rsidRDefault="004C6632" w:rsidP="004C6632"/>
    <w:p w14:paraId="7102DFFF" w14:textId="1C58E5DF" w:rsidR="00472E28" w:rsidRDefault="00472E28" w:rsidP="00472E28">
      <w:pPr>
        <w:pStyle w:val="2"/>
        <w:rPr>
          <w:rFonts w:eastAsia="宋体" w:cs="Arial"/>
        </w:rPr>
      </w:pPr>
      <w:bookmarkStart w:id="216" w:name="_Toc25947922"/>
      <w:r>
        <w:rPr>
          <w:rFonts w:eastAsia="宋体" w:cs="Arial" w:hint="eastAsia"/>
        </w:rPr>
        <w:t>2.</w:t>
      </w:r>
      <w:r w:rsidR="003E1887">
        <w:rPr>
          <w:rFonts w:eastAsia="宋体" w:cs="Arial" w:hint="eastAsia"/>
        </w:rPr>
        <w:t>3</w:t>
      </w:r>
      <w:r>
        <w:rPr>
          <w:rFonts w:eastAsia="宋体" w:cs="Arial"/>
        </w:rPr>
        <w:t xml:space="preserve"> </w:t>
      </w:r>
      <w:r>
        <w:rPr>
          <w:rFonts w:eastAsia="宋体" w:cs="Arial" w:hint="eastAsia"/>
        </w:rPr>
        <w:t>W</w:t>
      </w:r>
      <w:r w:rsidRPr="00472E28">
        <w:rPr>
          <w:rFonts w:eastAsia="宋体" w:cs="Arial" w:hint="eastAsia"/>
        </w:rPr>
        <w:t>ork</w:t>
      </w:r>
      <w:r>
        <w:rPr>
          <w:rFonts w:eastAsia="宋体" w:cs="Arial"/>
        </w:rPr>
        <w:t>F</w:t>
      </w:r>
      <w:r w:rsidRPr="00472E28">
        <w:rPr>
          <w:rFonts w:eastAsia="宋体" w:cs="Arial" w:hint="eastAsia"/>
        </w:rPr>
        <w:t>low</w:t>
      </w:r>
      <w:bookmarkEnd w:id="216"/>
      <w:ins w:id="217" w:author="wjq" w:date="2020-03-27T14:12:00Z">
        <w:r w:rsidR="00570E89">
          <w:rPr>
            <w:rFonts w:eastAsia="宋体" w:cs="Arial" w:hint="eastAsia"/>
          </w:rPr>
          <w:t>这个是比较基础的，你似乎用到了公司自有的工作流平台</w:t>
        </w:r>
      </w:ins>
      <w:ins w:id="218" w:author="wjq" w:date="2020-03-27T14:13:00Z">
        <w:r w:rsidR="00570E89">
          <w:rPr>
            <w:rFonts w:eastAsia="宋体" w:cs="Arial" w:hint="eastAsia"/>
          </w:rPr>
          <w:t>，</w:t>
        </w:r>
      </w:ins>
      <w:ins w:id="219" w:author="wjq" w:date="2020-03-27T14:14:00Z">
        <w:r w:rsidR="00570E89">
          <w:rPr>
            <w:rFonts w:eastAsia="宋体" w:cs="Arial" w:hint="eastAsia"/>
          </w:rPr>
          <w:t>如</w:t>
        </w:r>
      </w:ins>
      <w:ins w:id="220" w:author="wjq" w:date="2020-03-27T14:13:00Z">
        <w:r w:rsidR="00570E89">
          <w:rPr>
            <w:rFonts w:eastAsia="宋体" w:cs="Arial" w:hint="eastAsia"/>
          </w:rPr>
          <w:t>“</w:t>
        </w:r>
        <w:r w:rsidR="00570E89">
          <w:rPr>
            <w:rFonts w:ascii="宋体" w:eastAsia="宋体" w:hAnsi="宋体" w:hint="eastAsia"/>
            <w:sz w:val="24"/>
            <w:szCs w:val="24"/>
          </w:rPr>
          <w:t>审核流平台是公司已有的一个基础平台</w:t>
        </w:r>
        <w:r w:rsidR="00570E89">
          <w:rPr>
            <w:rFonts w:eastAsia="宋体" w:cs="Arial" w:hint="eastAsia"/>
          </w:rPr>
          <w:t>”，如果是，还是介绍一下</w:t>
        </w:r>
      </w:ins>
      <w:ins w:id="221" w:author="wjq" w:date="2020-03-27T14:14:00Z">
        <w:r w:rsidR="00570E89">
          <w:rPr>
            <w:rFonts w:eastAsia="宋体" w:cs="Arial" w:hint="eastAsia"/>
          </w:rPr>
          <w:t>公司的工作流</w:t>
        </w:r>
      </w:ins>
      <w:ins w:id="222" w:author="wjq" w:date="2020-03-27T14:15:00Z">
        <w:r w:rsidR="00570E89">
          <w:rPr>
            <w:rFonts w:eastAsia="宋体" w:cs="Arial" w:hint="eastAsia"/>
          </w:rPr>
          <w:t>平台</w:t>
        </w:r>
      </w:ins>
      <w:ins w:id="223" w:author="wjq" w:date="2020-03-27T14:14:00Z">
        <w:r w:rsidR="00570E89">
          <w:rPr>
            <w:rFonts w:ascii="宋体" w:eastAsia="宋体" w:hAnsi="宋体" w:hint="eastAsia"/>
            <w:sz w:val="24"/>
            <w:szCs w:val="24"/>
          </w:rPr>
          <w:t>，因为你是直接用这个平台</w:t>
        </w:r>
      </w:ins>
    </w:p>
    <w:p w14:paraId="6DB3742B" w14:textId="43B4120D" w:rsidR="00BE6947" w:rsidRDefault="003835BE" w:rsidP="00BE6947">
      <w:pPr>
        <w:spacing w:line="360" w:lineRule="auto"/>
        <w:ind w:firstLineChars="200" w:firstLine="480"/>
        <w:rPr>
          <w:rFonts w:ascii="宋体" w:eastAsia="宋体" w:hAnsi="宋体"/>
          <w:sz w:val="24"/>
          <w:szCs w:val="24"/>
        </w:rPr>
      </w:pPr>
      <w:r w:rsidRPr="00BE6947">
        <w:rPr>
          <w:rFonts w:ascii="宋体" w:eastAsia="宋体" w:hAnsi="宋体" w:hint="eastAsia"/>
          <w:sz w:val="24"/>
          <w:szCs w:val="24"/>
        </w:rPr>
        <w:t>工作流本质是一个状态机，由多个</w:t>
      </w:r>
      <w:r w:rsidR="00BE6947" w:rsidRPr="00BE6947">
        <w:rPr>
          <w:rFonts w:ascii="宋体" w:eastAsia="宋体" w:hAnsi="宋体" w:hint="eastAsia"/>
          <w:sz w:val="24"/>
          <w:szCs w:val="24"/>
        </w:rPr>
        <w:t>状态组成。状态机可以从一个状态扭转到另一个状态。状态机从一个起始状态开始执行，到一个中介状态结束，状态直接使用JSON传递数据。状态非为多种不同的类型，不同的类型的状态有不同的功能</w:t>
      </w:r>
      <w:r w:rsidR="00BE6947">
        <w:rPr>
          <w:rFonts w:ascii="宋体" w:eastAsia="宋体" w:hAnsi="宋体" w:hint="eastAsia"/>
          <w:sz w:val="24"/>
          <w:szCs w:val="24"/>
        </w:rPr>
        <w:t>，类型节点如下：</w:t>
      </w:r>
    </w:p>
    <w:p w14:paraId="1502A9D6" w14:textId="0D41B839" w:rsidR="00BE6947" w:rsidRDefault="00BE6947" w:rsidP="0030469F">
      <w:pPr>
        <w:pStyle w:val="a5"/>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S</w:t>
      </w:r>
      <w:r>
        <w:rPr>
          <w:rFonts w:ascii="宋体" w:eastAsia="宋体" w:hAnsi="宋体"/>
          <w:sz w:val="24"/>
          <w:szCs w:val="24"/>
        </w:rPr>
        <w:t>uccess</w:t>
      </w:r>
      <w:r>
        <w:rPr>
          <w:rFonts w:ascii="宋体" w:eastAsia="宋体" w:hAnsi="宋体" w:hint="eastAsia"/>
          <w:sz w:val="24"/>
          <w:szCs w:val="24"/>
        </w:rPr>
        <w:t>：工作流的出口，表示当前工作流执行成功</w:t>
      </w:r>
    </w:p>
    <w:p w14:paraId="2D45112A" w14:textId="556EE92A" w:rsidR="00BE6947" w:rsidRDefault="00BE6947" w:rsidP="0030469F">
      <w:pPr>
        <w:pStyle w:val="a5"/>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Fail：工作流的出口，表示当前工作流执行失败</w:t>
      </w:r>
    </w:p>
    <w:p w14:paraId="1AF3D4F7" w14:textId="4A64EF1F" w:rsidR="00BE6947" w:rsidRDefault="00BE6947" w:rsidP="0030469F">
      <w:pPr>
        <w:pStyle w:val="a5"/>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Pass：过度状态，可以对上</w:t>
      </w:r>
      <w:proofErr w:type="gramStart"/>
      <w:r>
        <w:rPr>
          <w:rFonts w:ascii="宋体" w:eastAsia="宋体" w:hAnsi="宋体" w:hint="eastAsia"/>
          <w:sz w:val="24"/>
          <w:szCs w:val="24"/>
        </w:rPr>
        <w:t>个状态</w:t>
      </w:r>
      <w:proofErr w:type="gramEnd"/>
      <w:r>
        <w:rPr>
          <w:rFonts w:ascii="宋体" w:eastAsia="宋体" w:hAnsi="宋体" w:hint="eastAsia"/>
          <w:sz w:val="24"/>
          <w:szCs w:val="24"/>
        </w:rPr>
        <w:t>的输出做某些处理，并将处理结果流转到下一个状态</w:t>
      </w:r>
    </w:p>
    <w:p w14:paraId="1D364F8E" w14:textId="3227A49D" w:rsidR="00BE6947" w:rsidRDefault="00BE6947" w:rsidP="0030469F">
      <w:pPr>
        <w:pStyle w:val="a5"/>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Task：工作流的远程调用状态，访问一个远程接口，获取结果</w:t>
      </w:r>
    </w:p>
    <w:p w14:paraId="35E2DBA0" w14:textId="39ADFD5E" w:rsidR="00BE6947" w:rsidRDefault="00BE6947" w:rsidP="0030469F">
      <w:pPr>
        <w:pStyle w:val="a5"/>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Wait：等待状态，是当前工作流等待一段时间或等待到某个固定的时间点</w:t>
      </w:r>
    </w:p>
    <w:p w14:paraId="62DDD2B1" w14:textId="65173D29" w:rsidR="00BE6947" w:rsidRDefault="00BE6947" w:rsidP="0030469F">
      <w:pPr>
        <w:pStyle w:val="a5"/>
        <w:numPr>
          <w:ilvl w:val="0"/>
          <w:numId w:val="14"/>
        </w:numPr>
        <w:spacing w:line="360" w:lineRule="auto"/>
        <w:ind w:firstLineChars="0"/>
        <w:rPr>
          <w:rFonts w:ascii="宋体" w:eastAsia="宋体" w:hAnsi="宋体"/>
          <w:sz w:val="24"/>
          <w:szCs w:val="24"/>
        </w:rPr>
      </w:pPr>
      <w:r>
        <w:rPr>
          <w:rFonts w:ascii="宋体" w:eastAsia="宋体" w:hAnsi="宋体" w:hint="eastAsia"/>
          <w:sz w:val="24"/>
          <w:szCs w:val="24"/>
        </w:rPr>
        <w:t>Choice：判断状态，提供逻辑判断操作</w:t>
      </w:r>
    </w:p>
    <w:p w14:paraId="41A1A952" w14:textId="5173A184" w:rsidR="008F265F" w:rsidRPr="00BE6947" w:rsidRDefault="008F265F" w:rsidP="008F265F">
      <w:pPr>
        <w:spacing w:line="360" w:lineRule="auto"/>
        <w:ind w:firstLineChars="200" w:firstLine="480"/>
        <w:rPr>
          <w:rFonts w:ascii="宋体" w:eastAsia="宋体" w:hAnsi="宋体"/>
          <w:sz w:val="24"/>
          <w:szCs w:val="24"/>
        </w:rPr>
      </w:pPr>
      <w:r>
        <w:rPr>
          <w:rFonts w:ascii="宋体" w:eastAsia="宋体" w:hAnsi="宋体" w:hint="eastAsia"/>
          <w:sz w:val="24"/>
          <w:szCs w:val="24"/>
        </w:rPr>
        <w:t>工作</w:t>
      </w:r>
      <w:proofErr w:type="gramStart"/>
      <w:r>
        <w:rPr>
          <w:rFonts w:ascii="宋体" w:eastAsia="宋体" w:hAnsi="宋体" w:hint="eastAsia"/>
          <w:sz w:val="24"/>
          <w:szCs w:val="24"/>
        </w:rPr>
        <w:t>流系统</w:t>
      </w:r>
      <w:proofErr w:type="gramEnd"/>
      <w:r>
        <w:rPr>
          <w:rFonts w:ascii="宋体" w:eastAsia="宋体" w:hAnsi="宋体" w:hint="eastAsia"/>
          <w:sz w:val="24"/>
          <w:szCs w:val="24"/>
        </w:rPr>
        <w:t>主要有三个部分组成：控制台、触发器和工作流引擎。控制台用于管理工作流的元数据、触发器以及一些配置信息，同时也是http流量的入口；</w:t>
      </w:r>
      <w:r>
        <w:rPr>
          <w:rFonts w:ascii="宋体" w:eastAsia="宋体" w:hAnsi="宋体" w:hint="eastAsia"/>
          <w:sz w:val="24"/>
          <w:szCs w:val="24"/>
        </w:rPr>
        <w:lastRenderedPageBreak/>
        <w:t>触发器用于定时触发和监听队列触发工作流的执行；工作流引擎是整个工作流执行的核心，根据预定义的工作流，使用数据驱动状态的流转。</w:t>
      </w:r>
    </w:p>
    <w:p w14:paraId="64E082D5" w14:textId="77777777" w:rsidR="004C6632" w:rsidRPr="004C6632" w:rsidRDefault="004C6632" w:rsidP="004C6632"/>
    <w:p w14:paraId="1078DE2D" w14:textId="3253750D" w:rsidR="00472E28" w:rsidRDefault="00472E28" w:rsidP="00472E28">
      <w:pPr>
        <w:pStyle w:val="2"/>
        <w:rPr>
          <w:rFonts w:eastAsia="宋体" w:cs="Arial"/>
        </w:rPr>
      </w:pPr>
      <w:bookmarkStart w:id="224" w:name="_Toc25947923"/>
      <w:r w:rsidRPr="00472E28">
        <w:rPr>
          <w:rFonts w:eastAsia="宋体" w:cs="Arial" w:hint="eastAsia"/>
        </w:rPr>
        <w:t>2</w:t>
      </w:r>
      <w:r w:rsidRPr="00472E28">
        <w:rPr>
          <w:rFonts w:eastAsia="宋体" w:cs="Arial"/>
        </w:rPr>
        <w:t xml:space="preserve">.5 </w:t>
      </w:r>
      <w:r w:rsidR="004C6632">
        <w:rPr>
          <w:rFonts w:eastAsia="宋体" w:cs="Arial" w:hint="eastAsia"/>
        </w:rPr>
        <w:t>R</w:t>
      </w:r>
      <w:r w:rsidRPr="00472E28">
        <w:rPr>
          <w:rFonts w:eastAsia="宋体" w:cs="Arial"/>
        </w:rPr>
        <w:t>edis</w:t>
      </w:r>
      <w:bookmarkEnd w:id="224"/>
    </w:p>
    <w:p w14:paraId="5BF07E62" w14:textId="79B90FA0" w:rsidR="00AF2D6F" w:rsidRDefault="000D15CC" w:rsidP="001F017C">
      <w:pPr>
        <w:spacing w:line="360" w:lineRule="auto"/>
        <w:ind w:firstLine="420"/>
        <w:rPr>
          <w:rFonts w:ascii="宋体" w:eastAsia="宋体" w:hAnsi="宋体"/>
          <w:sz w:val="24"/>
          <w:szCs w:val="24"/>
        </w:rPr>
      </w:pPr>
      <w:r w:rsidRPr="000D15CC">
        <w:rPr>
          <w:rFonts w:ascii="宋体" w:eastAsia="宋体" w:hAnsi="宋体" w:hint="eastAsia"/>
          <w:sz w:val="24"/>
          <w:szCs w:val="24"/>
        </w:rPr>
        <w:t>Redis是一</w:t>
      </w:r>
      <w:r>
        <w:rPr>
          <w:rFonts w:ascii="宋体" w:eastAsia="宋体" w:hAnsi="宋体" w:hint="eastAsia"/>
          <w:sz w:val="24"/>
          <w:szCs w:val="24"/>
        </w:rPr>
        <w:t>个高效的</w:t>
      </w:r>
      <w:r w:rsidRPr="000D15CC">
        <w:rPr>
          <w:rFonts w:ascii="宋体" w:eastAsia="宋体" w:hAnsi="宋体" w:hint="eastAsia"/>
          <w:sz w:val="24"/>
          <w:szCs w:val="24"/>
        </w:rPr>
        <w:t>key-value存储系统，与传统关系型数据库不同的是，它以键值对的方式存储数据，支持存储的value类型相对较多，包括String类型，list类型，set类型、zset类型和hash类型</w:t>
      </w:r>
      <w:r>
        <w:rPr>
          <w:rFonts w:ascii="宋体" w:eastAsia="宋体" w:hAnsi="宋体" w:hint="eastAsia"/>
          <w:sz w:val="24"/>
          <w:szCs w:val="24"/>
        </w:rPr>
        <w:t>，</w:t>
      </w:r>
      <w:r w:rsidR="00AF2D6F">
        <w:rPr>
          <w:rFonts w:ascii="宋体" w:eastAsia="宋体" w:hAnsi="宋体" w:hint="eastAsia"/>
          <w:sz w:val="24"/>
          <w:szCs w:val="24"/>
        </w:rPr>
        <w:t>这些数据类型都支持push/pop、add/remove及取交集、并集和差集等丰富的操作，而这些操作都是原子性的。为了保证</w:t>
      </w:r>
      <w:r w:rsidR="00AF2D6F">
        <w:rPr>
          <w:rFonts w:ascii="宋体" w:eastAsia="宋体" w:hAnsi="宋体"/>
          <w:sz w:val="24"/>
          <w:szCs w:val="24"/>
        </w:rPr>
        <w:t>Redis</w:t>
      </w:r>
      <w:r w:rsidR="00AF2D6F">
        <w:rPr>
          <w:rFonts w:ascii="宋体" w:eastAsia="宋体" w:hAnsi="宋体" w:hint="eastAsia"/>
          <w:sz w:val="24"/>
          <w:szCs w:val="24"/>
        </w:rPr>
        <w:t>的高效，Redis中的数据都是存放在内存中，同时，Redis通过nio的方式实现了单线程处理请求，因此Redis有如下的应用场景：</w:t>
      </w:r>
    </w:p>
    <w:p w14:paraId="4B996E27" w14:textId="2ACBD9BB" w:rsidR="001F017C" w:rsidRDefault="001F017C" w:rsidP="0030469F">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缓存：缓存是Redis最重要的一个应用场景，合理的利用缓存，不仅能够提升网站访问的速度，还能大大降低数据库的压力。</w:t>
      </w:r>
    </w:p>
    <w:p w14:paraId="1B12F442" w14:textId="343C298E" w:rsidR="001F017C" w:rsidRDefault="001F017C" w:rsidP="0030469F">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排行榜：Redis提供的zset数据类型能够实现各种复杂的排行榜应用</w:t>
      </w:r>
    </w:p>
    <w:p w14:paraId="031302D5" w14:textId="56762843" w:rsidR="001F017C" w:rsidRDefault="001F017C" w:rsidP="0030469F">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分布式锁：</w:t>
      </w:r>
      <w:r w:rsidR="00D237BA">
        <w:rPr>
          <w:rFonts w:ascii="宋体" w:eastAsia="宋体" w:hAnsi="宋体" w:hint="eastAsia"/>
          <w:sz w:val="24"/>
          <w:szCs w:val="24"/>
        </w:rPr>
        <w:t>分布式技术是当前互联网常用的技术，分布式技术面临的问题是对同一个资源的并发访问，当并发量不大的时候，可以通过数据库的悲观锁、乐观锁来实现，但是在并发量高的情况下</w:t>
      </w:r>
      <w:r w:rsidR="00D97CC2">
        <w:rPr>
          <w:rFonts w:ascii="宋体" w:eastAsia="宋体" w:hAnsi="宋体" w:hint="eastAsia"/>
          <w:sz w:val="24"/>
          <w:szCs w:val="24"/>
        </w:rPr>
        <w:t>，利用数据库锁来控制资源的并发访问是不理想的，因此需要使用Redis来实现一个分布式锁，进行更高效的访问。</w:t>
      </w:r>
    </w:p>
    <w:p w14:paraId="0E5EF494" w14:textId="111D6CD9" w:rsidR="001F017C" w:rsidRPr="001F017C" w:rsidRDefault="001F017C" w:rsidP="0030469F">
      <w:pPr>
        <w:pStyle w:val="a5"/>
        <w:numPr>
          <w:ilvl w:val="0"/>
          <w:numId w:val="12"/>
        </w:numPr>
        <w:spacing w:line="360" w:lineRule="auto"/>
        <w:ind w:firstLineChars="0"/>
        <w:rPr>
          <w:rFonts w:ascii="宋体" w:eastAsia="宋体" w:hAnsi="宋体"/>
          <w:sz w:val="24"/>
          <w:szCs w:val="24"/>
        </w:rPr>
      </w:pPr>
      <w:r>
        <w:rPr>
          <w:rFonts w:ascii="宋体" w:eastAsia="宋体" w:hAnsi="宋体" w:hint="eastAsia"/>
          <w:sz w:val="24"/>
          <w:szCs w:val="24"/>
        </w:rPr>
        <w:t>分布式会话：</w:t>
      </w:r>
      <w:r w:rsidR="005A7E36">
        <w:rPr>
          <w:rFonts w:ascii="宋体" w:eastAsia="宋体" w:hAnsi="宋体" w:hint="eastAsia"/>
          <w:sz w:val="24"/>
          <w:szCs w:val="24"/>
        </w:rPr>
        <w:t>在集群模式下，session的管理独立于</w:t>
      </w:r>
      <w:r w:rsidR="000E6437">
        <w:rPr>
          <w:rFonts w:ascii="宋体" w:eastAsia="宋体" w:hAnsi="宋体" w:hint="eastAsia"/>
          <w:sz w:val="24"/>
          <w:szCs w:val="24"/>
        </w:rPr>
        <w:t>应用容器，一般会搭建以Redis为中心的session服务。</w:t>
      </w:r>
    </w:p>
    <w:p w14:paraId="6284AE38" w14:textId="77777777" w:rsidR="004C6632" w:rsidRPr="004C6632" w:rsidRDefault="004C6632" w:rsidP="004C6632"/>
    <w:p w14:paraId="7D1EF6D2" w14:textId="3CD53BE4" w:rsidR="00472E28" w:rsidRDefault="00472E28" w:rsidP="00472E28">
      <w:pPr>
        <w:pStyle w:val="2"/>
        <w:rPr>
          <w:rFonts w:eastAsia="宋体" w:cs="Arial"/>
        </w:rPr>
      </w:pPr>
      <w:bookmarkStart w:id="225" w:name="_Toc25947924"/>
      <w:r w:rsidRPr="00472E28">
        <w:rPr>
          <w:rFonts w:eastAsia="宋体" w:cs="Arial" w:hint="eastAsia"/>
        </w:rPr>
        <w:t>2</w:t>
      </w:r>
      <w:r w:rsidRPr="00472E28">
        <w:rPr>
          <w:rFonts w:eastAsia="宋体" w:cs="Arial"/>
        </w:rPr>
        <w:t xml:space="preserve">.6 </w:t>
      </w:r>
      <w:r w:rsidRPr="00472E28">
        <w:rPr>
          <w:rFonts w:eastAsia="宋体" w:cs="Arial" w:hint="eastAsia"/>
        </w:rPr>
        <w:t>本章小结</w:t>
      </w:r>
      <w:bookmarkEnd w:id="225"/>
    </w:p>
    <w:p w14:paraId="2732824F" w14:textId="77777777" w:rsidR="004C6632" w:rsidRDefault="004C6632" w:rsidP="004C6632">
      <w:pPr>
        <w:ind w:firstLine="420"/>
      </w:pPr>
      <w:r>
        <w:rPr>
          <w:rFonts w:hint="eastAsia"/>
        </w:rPr>
        <w:t>##</w:t>
      </w:r>
    </w:p>
    <w:p w14:paraId="5B675B9D" w14:textId="77777777" w:rsidR="004C6632" w:rsidRPr="004C6632" w:rsidRDefault="004C6632" w:rsidP="004C6632"/>
    <w:p w14:paraId="1F29116E" w14:textId="3FFE6A2A" w:rsidR="00472E28" w:rsidRPr="00472E28" w:rsidRDefault="00472E28" w:rsidP="00472E28"/>
    <w:p w14:paraId="271B485E" w14:textId="2B141D3B" w:rsidR="00D23094" w:rsidRPr="00D23094" w:rsidRDefault="00472E28" w:rsidP="00D23094">
      <w:pPr>
        <w:pStyle w:val="1"/>
        <w:jc w:val="center"/>
        <w:rPr>
          <w:rFonts w:ascii="Arial" w:eastAsia="黑体" w:hAnsi="Arial" w:cs="Arial"/>
        </w:rPr>
      </w:pPr>
      <w:bookmarkStart w:id="226" w:name="_Toc136106973"/>
      <w:bookmarkStart w:id="227" w:name="_Toc9453468"/>
      <w:bookmarkStart w:id="228" w:name="_Toc25947925"/>
      <w:r>
        <w:rPr>
          <w:rFonts w:ascii="Arial" w:eastAsia="黑体" w:hAnsi="Arial" w:cs="Arial"/>
        </w:rPr>
        <w:lastRenderedPageBreak/>
        <w:t>第三章</w:t>
      </w:r>
      <w:r>
        <w:rPr>
          <w:rFonts w:ascii="Arial" w:eastAsia="黑体" w:hAnsi="Arial" w:cs="Arial"/>
        </w:rPr>
        <w:t xml:space="preserve">  </w:t>
      </w:r>
      <w:bookmarkEnd w:id="226"/>
      <w:bookmarkEnd w:id="227"/>
      <w:r>
        <w:rPr>
          <w:rFonts w:ascii="Arial" w:eastAsia="黑体" w:hAnsi="Arial" w:cs="Arial" w:hint="eastAsia"/>
        </w:rPr>
        <w:t>系统分析与</w:t>
      </w:r>
      <w:r w:rsidR="008C1387">
        <w:rPr>
          <w:rFonts w:ascii="Arial" w:eastAsia="黑体" w:hAnsi="Arial" w:cs="Arial" w:hint="eastAsia"/>
        </w:rPr>
        <w:t>设计</w:t>
      </w:r>
      <w:bookmarkEnd w:id="228"/>
    </w:p>
    <w:p w14:paraId="06C5FE50" w14:textId="6F39C7E5" w:rsidR="001F29E4" w:rsidRPr="00A37C91" w:rsidRDefault="00175239" w:rsidP="00A37C91">
      <w:pPr>
        <w:pStyle w:val="2"/>
      </w:pPr>
      <w:bookmarkStart w:id="229" w:name="_Toc25947926"/>
      <w:r>
        <w:rPr>
          <w:rFonts w:hint="eastAsia"/>
        </w:rPr>
        <w:t>3.1</w:t>
      </w:r>
      <w:r>
        <w:t xml:space="preserve"> </w:t>
      </w:r>
      <w:bookmarkEnd w:id="229"/>
      <w:r w:rsidR="007909CD">
        <w:rPr>
          <w:rFonts w:hint="eastAsia"/>
        </w:rPr>
        <w:t>系统边界</w:t>
      </w:r>
    </w:p>
    <w:p w14:paraId="6083CC97" w14:textId="77777777" w:rsidR="00950A6A" w:rsidRDefault="00B969F9" w:rsidP="00B11998">
      <w:pPr>
        <w:spacing w:line="360" w:lineRule="auto"/>
        <w:ind w:firstLineChars="200" w:firstLine="480"/>
        <w:rPr>
          <w:ins w:id="230" w:author="wjq" w:date="2020-03-27T11:23:00Z"/>
          <w:rFonts w:ascii="宋体" w:eastAsia="宋体" w:hAnsi="宋体"/>
          <w:sz w:val="24"/>
          <w:szCs w:val="24"/>
        </w:rPr>
      </w:pPr>
      <w:r>
        <w:rPr>
          <w:rFonts w:ascii="宋体" w:eastAsia="宋体" w:hAnsi="宋体" w:hint="eastAsia"/>
          <w:sz w:val="24"/>
          <w:szCs w:val="24"/>
        </w:rPr>
        <w:t>履约超时管理平台</w:t>
      </w:r>
      <w:r w:rsidR="003D24F9">
        <w:rPr>
          <w:rFonts w:ascii="宋体" w:eastAsia="宋体" w:hAnsi="宋体" w:hint="eastAsia"/>
          <w:sz w:val="24"/>
          <w:szCs w:val="24"/>
        </w:rPr>
        <w:t>属于</w:t>
      </w:r>
      <w:r>
        <w:rPr>
          <w:rFonts w:ascii="宋体" w:eastAsia="宋体" w:hAnsi="宋体" w:hint="eastAsia"/>
          <w:sz w:val="24"/>
          <w:szCs w:val="24"/>
        </w:rPr>
        <w:t>履约</w:t>
      </w:r>
      <w:r w:rsidR="003D24F9">
        <w:rPr>
          <w:rFonts w:ascii="宋体" w:eastAsia="宋体" w:hAnsi="宋体" w:hint="eastAsia"/>
          <w:sz w:val="24"/>
          <w:szCs w:val="24"/>
        </w:rPr>
        <w:t>模块中的一个</w:t>
      </w:r>
      <w:ins w:id="231" w:author="wjq" w:date="2020-03-27T11:22:00Z">
        <w:r w:rsidR="00950A6A">
          <w:rPr>
            <w:rFonts w:ascii="宋体" w:eastAsia="宋体" w:hAnsi="宋体" w:hint="eastAsia"/>
            <w:sz w:val="24"/>
            <w:szCs w:val="24"/>
          </w:rPr>
          <w:t>相对</w:t>
        </w:r>
      </w:ins>
      <w:r w:rsidR="003D24F9">
        <w:rPr>
          <w:rFonts w:ascii="宋体" w:eastAsia="宋体" w:hAnsi="宋体" w:hint="eastAsia"/>
          <w:sz w:val="24"/>
          <w:szCs w:val="24"/>
        </w:rPr>
        <w:t>独立的系统</w:t>
      </w:r>
      <w:ins w:id="232" w:author="wjq" w:date="2020-03-27T11:22:00Z">
        <w:r w:rsidR="00950A6A">
          <w:rPr>
            <w:rFonts w:ascii="宋体" w:eastAsia="宋体" w:hAnsi="宋体" w:hint="eastAsia"/>
            <w:sz w:val="24"/>
            <w:szCs w:val="24"/>
          </w:rPr>
          <w:t>（</w:t>
        </w:r>
      </w:ins>
      <w:ins w:id="233" w:author="wjq" w:date="2020-03-27T11:23:00Z">
        <w:r w:rsidR="00950A6A">
          <w:rPr>
            <w:rFonts w:ascii="宋体" w:eastAsia="宋体" w:hAnsi="宋体" w:hint="eastAsia"/>
            <w:sz w:val="24"/>
            <w:szCs w:val="24"/>
          </w:rPr>
          <w:t>注意平台、</w:t>
        </w:r>
      </w:ins>
      <w:ins w:id="234" w:author="wjq" w:date="2020-03-27T11:22:00Z">
        <w:r w:rsidR="00950A6A">
          <w:rPr>
            <w:rFonts w:ascii="宋体" w:eastAsia="宋体" w:hAnsi="宋体" w:hint="eastAsia"/>
            <w:sz w:val="24"/>
            <w:szCs w:val="24"/>
          </w:rPr>
          <w:t>模块，系统</w:t>
        </w:r>
      </w:ins>
      <w:ins w:id="235" w:author="wjq" w:date="2020-03-27T11:23:00Z">
        <w:r w:rsidR="00950A6A">
          <w:rPr>
            <w:rFonts w:ascii="宋体" w:eastAsia="宋体" w:hAnsi="宋体" w:hint="eastAsia"/>
            <w:sz w:val="24"/>
            <w:szCs w:val="24"/>
          </w:rPr>
          <w:t>的关系逻辑</w:t>
        </w:r>
      </w:ins>
      <w:ins w:id="236" w:author="wjq" w:date="2020-03-27T11:22:00Z">
        <w:r w:rsidR="00950A6A">
          <w:rPr>
            <w:rFonts w:ascii="宋体" w:eastAsia="宋体" w:hAnsi="宋体" w:hint="eastAsia"/>
            <w:sz w:val="24"/>
            <w:szCs w:val="24"/>
          </w:rPr>
          <w:t>）</w:t>
        </w:r>
      </w:ins>
      <w:r w:rsidR="003D24F9">
        <w:rPr>
          <w:rFonts w:ascii="宋体" w:eastAsia="宋体" w:hAnsi="宋体" w:hint="eastAsia"/>
          <w:sz w:val="24"/>
          <w:szCs w:val="24"/>
        </w:rPr>
        <w:t>，</w:t>
      </w:r>
      <w:r w:rsidR="00032E45">
        <w:rPr>
          <w:rFonts w:ascii="宋体" w:eastAsia="宋体" w:hAnsi="宋体" w:hint="eastAsia"/>
          <w:sz w:val="24"/>
          <w:szCs w:val="24"/>
        </w:rPr>
        <w:t>负责</w:t>
      </w:r>
      <w:r w:rsidR="00D73C64">
        <w:rPr>
          <w:rFonts w:ascii="宋体" w:eastAsia="宋体" w:hAnsi="宋体" w:hint="eastAsia"/>
          <w:sz w:val="24"/>
          <w:szCs w:val="24"/>
        </w:rPr>
        <w:t>制定</w:t>
      </w:r>
      <w:r w:rsidR="00032E45">
        <w:rPr>
          <w:rFonts w:ascii="宋体" w:eastAsia="宋体" w:hAnsi="宋体" w:hint="eastAsia"/>
          <w:sz w:val="24"/>
          <w:szCs w:val="24"/>
        </w:rPr>
        <w:t>超时规则以及</w:t>
      </w:r>
      <w:r w:rsidR="00D73C64">
        <w:rPr>
          <w:rFonts w:ascii="宋体" w:eastAsia="宋体" w:hAnsi="宋体" w:hint="eastAsia"/>
          <w:sz w:val="24"/>
          <w:szCs w:val="24"/>
        </w:rPr>
        <w:t>判定订单、运单是否命中超时规则。</w:t>
      </w:r>
    </w:p>
    <w:p w14:paraId="3D93447E" w14:textId="78FFF73A" w:rsidR="007909CD" w:rsidRDefault="00F77EB7" w:rsidP="00B11998">
      <w:pPr>
        <w:spacing w:line="360" w:lineRule="auto"/>
        <w:ind w:firstLineChars="200" w:firstLine="480"/>
        <w:rPr>
          <w:rFonts w:ascii="宋体" w:eastAsia="宋体" w:hAnsi="宋体"/>
          <w:sz w:val="24"/>
          <w:szCs w:val="24"/>
        </w:rPr>
      </w:pPr>
      <w:r>
        <w:rPr>
          <w:rFonts w:ascii="宋体" w:eastAsia="宋体" w:hAnsi="宋体" w:hint="eastAsia"/>
          <w:sz w:val="24"/>
          <w:szCs w:val="24"/>
        </w:rPr>
        <w:t>系统边界</w:t>
      </w:r>
      <w:del w:id="237" w:author="wjq" w:date="2020-03-27T11:25:00Z">
        <w:r w:rsidDel="00950A6A">
          <w:rPr>
            <w:rFonts w:ascii="宋体" w:eastAsia="宋体" w:hAnsi="宋体" w:hint="eastAsia"/>
            <w:sz w:val="24"/>
            <w:szCs w:val="24"/>
          </w:rPr>
          <w:delText>图</w:delText>
        </w:r>
      </w:del>
      <w:r>
        <w:rPr>
          <w:rFonts w:ascii="宋体" w:eastAsia="宋体" w:hAnsi="宋体" w:hint="eastAsia"/>
          <w:sz w:val="24"/>
          <w:szCs w:val="24"/>
        </w:rPr>
        <w:t>如图</w:t>
      </w:r>
      <w:r w:rsidR="00660D72">
        <w:rPr>
          <w:rFonts w:ascii="宋体" w:eastAsia="宋体" w:hAnsi="宋体"/>
          <w:sz w:val="24"/>
          <w:szCs w:val="24"/>
        </w:rPr>
        <w:t>3.1</w:t>
      </w:r>
      <w:r>
        <w:rPr>
          <w:rFonts w:ascii="宋体" w:eastAsia="宋体" w:hAnsi="宋体" w:hint="eastAsia"/>
          <w:sz w:val="24"/>
          <w:szCs w:val="24"/>
        </w:rPr>
        <w:t>所示，</w:t>
      </w:r>
      <w:del w:id="238" w:author="wjq" w:date="2020-03-27T11:25:00Z">
        <w:r w:rsidDel="00950A6A">
          <w:rPr>
            <w:rFonts w:ascii="宋体" w:eastAsia="宋体" w:hAnsi="宋体" w:hint="eastAsia"/>
            <w:sz w:val="24"/>
            <w:szCs w:val="24"/>
          </w:rPr>
          <w:delText>此图</w:delText>
        </w:r>
      </w:del>
      <w:r>
        <w:rPr>
          <w:rFonts w:ascii="宋体" w:eastAsia="宋体" w:hAnsi="宋体" w:hint="eastAsia"/>
          <w:sz w:val="24"/>
          <w:szCs w:val="24"/>
        </w:rPr>
        <w:t>描述了本系统和交易模块内部系统以及</w:t>
      </w:r>
      <w:proofErr w:type="gramStart"/>
      <w:r>
        <w:rPr>
          <w:rFonts w:ascii="宋体" w:eastAsia="宋体" w:hAnsi="宋体" w:hint="eastAsia"/>
          <w:sz w:val="24"/>
          <w:szCs w:val="24"/>
        </w:rPr>
        <w:t>非交易</w:t>
      </w:r>
      <w:proofErr w:type="gramEnd"/>
      <w:r>
        <w:rPr>
          <w:rFonts w:ascii="宋体" w:eastAsia="宋体" w:hAnsi="宋体" w:hint="eastAsia"/>
          <w:sz w:val="24"/>
          <w:szCs w:val="24"/>
        </w:rPr>
        <w:t>模块系统之间的交互以及依赖关系。</w:t>
      </w:r>
      <w:r w:rsidR="001D298D">
        <w:rPr>
          <w:rFonts w:ascii="宋体" w:eastAsia="宋体" w:hAnsi="宋体" w:hint="eastAsia"/>
          <w:sz w:val="24"/>
          <w:szCs w:val="24"/>
        </w:rPr>
        <w:t>订单与运单系统</w:t>
      </w:r>
      <w:r w:rsidR="00E030F4">
        <w:rPr>
          <w:rFonts w:ascii="宋体" w:eastAsia="宋体" w:hAnsi="宋体" w:hint="eastAsia"/>
          <w:sz w:val="24"/>
          <w:szCs w:val="24"/>
        </w:rPr>
        <w:t>为消息的发送方，</w:t>
      </w:r>
      <w:r w:rsidR="00B969F9">
        <w:rPr>
          <w:rFonts w:ascii="宋体" w:eastAsia="宋体" w:hAnsi="宋体" w:hint="eastAsia"/>
          <w:sz w:val="24"/>
          <w:szCs w:val="24"/>
        </w:rPr>
        <w:t>履约超时管理平台</w:t>
      </w:r>
      <w:r w:rsidR="00E030F4">
        <w:rPr>
          <w:rFonts w:ascii="宋体" w:eastAsia="宋体" w:hAnsi="宋体" w:hint="eastAsia"/>
          <w:sz w:val="24"/>
          <w:szCs w:val="24"/>
        </w:rPr>
        <w:t>依赖于订单系统和运单系统发送的消息，因此需要监听这两个系统的消息队列</w:t>
      </w:r>
      <w:r w:rsidR="006C76F4">
        <w:rPr>
          <w:rFonts w:ascii="宋体" w:eastAsia="宋体" w:hAnsi="宋体" w:hint="eastAsia"/>
          <w:sz w:val="24"/>
          <w:szCs w:val="24"/>
        </w:rPr>
        <w:t>。延时任务中心提供创建延时任务以及任务到期回调的操作</w:t>
      </w:r>
      <w:r w:rsidR="00581BA3">
        <w:rPr>
          <w:rFonts w:ascii="宋体" w:eastAsia="宋体" w:hAnsi="宋体" w:hint="eastAsia"/>
          <w:sz w:val="24"/>
          <w:szCs w:val="24"/>
        </w:rPr>
        <w:t>，由于规则存在延时判定的情况，</w:t>
      </w:r>
      <w:r w:rsidR="00B66415">
        <w:rPr>
          <w:rFonts w:ascii="宋体" w:eastAsia="宋体" w:hAnsi="宋体" w:hint="eastAsia"/>
          <w:sz w:val="24"/>
          <w:szCs w:val="24"/>
        </w:rPr>
        <w:t>因此依赖延时任务中心；审核流平台提供了审核能力，</w:t>
      </w:r>
      <w:r w:rsidR="00B969F9">
        <w:rPr>
          <w:rFonts w:ascii="宋体" w:eastAsia="宋体" w:hAnsi="宋体" w:hint="eastAsia"/>
          <w:sz w:val="24"/>
          <w:szCs w:val="24"/>
        </w:rPr>
        <w:t>履约超时管理平台</w:t>
      </w:r>
      <w:r w:rsidR="00E76BAE">
        <w:rPr>
          <w:rFonts w:ascii="宋体" w:eastAsia="宋体" w:hAnsi="宋体" w:hint="eastAsia"/>
          <w:sz w:val="24"/>
          <w:szCs w:val="24"/>
        </w:rPr>
        <w:t>有审核的需求，因此依赖审核流平台</w:t>
      </w:r>
      <w:r w:rsidR="001C33B7">
        <w:rPr>
          <w:rFonts w:ascii="宋体" w:eastAsia="宋体" w:hAnsi="宋体" w:hint="eastAsia"/>
          <w:sz w:val="24"/>
          <w:szCs w:val="24"/>
        </w:rPr>
        <w:t>。</w:t>
      </w:r>
      <w:r w:rsidR="003C437F">
        <w:rPr>
          <w:rFonts w:ascii="宋体" w:eastAsia="宋体" w:hAnsi="宋体" w:hint="eastAsia"/>
          <w:sz w:val="24"/>
          <w:szCs w:val="24"/>
        </w:rPr>
        <w:t>赔付系统提供</w:t>
      </w:r>
      <w:r w:rsidR="000E20FC">
        <w:rPr>
          <w:rFonts w:ascii="宋体" w:eastAsia="宋体" w:hAnsi="宋体" w:hint="eastAsia"/>
          <w:sz w:val="24"/>
          <w:szCs w:val="24"/>
        </w:rPr>
        <w:t>赔付支持，</w:t>
      </w:r>
      <w:proofErr w:type="gramStart"/>
      <w:r w:rsidR="000E20FC">
        <w:rPr>
          <w:rFonts w:ascii="宋体" w:eastAsia="宋体" w:hAnsi="宋体" w:hint="eastAsia"/>
          <w:sz w:val="24"/>
          <w:szCs w:val="24"/>
        </w:rPr>
        <w:t>触达中心提供触达能力</w:t>
      </w:r>
      <w:proofErr w:type="gramEnd"/>
      <w:r w:rsidR="000E20FC">
        <w:rPr>
          <w:rFonts w:ascii="宋体" w:eastAsia="宋体" w:hAnsi="宋体" w:hint="eastAsia"/>
          <w:sz w:val="24"/>
          <w:szCs w:val="24"/>
        </w:rPr>
        <w:t>，</w:t>
      </w:r>
      <w:r w:rsidR="00B969F9">
        <w:rPr>
          <w:rFonts w:ascii="宋体" w:eastAsia="宋体" w:hAnsi="宋体" w:hint="eastAsia"/>
          <w:sz w:val="24"/>
          <w:szCs w:val="24"/>
        </w:rPr>
        <w:t>履约超时管理平台</w:t>
      </w:r>
      <w:r w:rsidR="00AB4ECB">
        <w:rPr>
          <w:rFonts w:ascii="宋体" w:eastAsia="宋体" w:hAnsi="宋体" w:hint="eastAsia"/>
          <w:sz w:val="24"/>
          <w:szCs w:val="24"/>
        </w:rPr>
        <w:t>对于命中规则的订单/运单，会有相应应对策略，赔付</w:t>
      </w:r>
      <w:proofErr w:type="gramStart"/>
      <w:r w:rsidR="00AB4ECB">
        <w:rPr>
          <w:rFonts w:ascii="宋体" w:eastAsia="宋体" w:hAnsi="宋体" w:hint="eastAsia"/>
          <w:sz w:val="24"/>
          <w:szCs w:val="24"/>
        </w:rPr>
        <w:t>和触达就是</w:t>
      </w:r>
      <w:proofErr w:type="gramEnd"/>
      <w:r w:rsidR="00AB4ECB">
        <w:rPr>
          <w:rFonts w:ascii="宋体" w:eastAsia="宋体" w:hAnsi="宋体" w:hint="eastAsia"/>
          <w:sz w:val="24"/>
          <w:szCs w:val="24"/>
        </w:rPr>
        <w:t>其中的两种，因此依赖这两个</w:t>
      </w:r>
      <w:r w:rsidR="00765D5F">
        <w:rPr>
          <w:rFonts w:ascii="宋体" w:eastAsia="宋体" w:hAnsi="宋体" w:hint="eastAsia"/>
          <w:sz w:val="24"/>
          <w:szCs w:val="24"/>
        </w:rPr>
        <w:t>系统。</w:t>
      </w:r>
    </w:p>
    <w:p w14:paraId="3A866E09" w14:textId="4E30E47D" w:rsidR="00EB774E" w:rsidRDefault="002E24CA" w:rsidP="00E96700">
      <w:pPr>
        <w:spacing w:line="360" w:lineRule="auto"/>
        <w:ind w:firstLineChars="200" w:firstLine="420"/>
        <w:jc w:val="center"/>
        <w:rPr>
          <w:rFonts w:ascii="宋体" w:eastAsia="宋体" w:hAnsi="宋体"/>
          <w:sz w:val="24"/>
          <w:szCs w:val="24"/>
        </w:rPr>
      </w:pPr>
      <w:r>
        <w:rPr>
          <w:noProof/>
        </w:rPr>
        <w:drawing>
          <wp:inline distT="0" distB="0" distL="0" distR="0" wp14:anchorId="29F0D77F" wp14:editId="46650767">
            <wp:extent cx="5274310" cy="38163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816350"/>
                    </a:xfrm>
                    <a:prstGeom prst="rect">
                      <a:avLst/>
                    </a:prstGeom>
                    <a:noFill/>
                    <a:ln>
                      <a:noFill/>
                    </a:ln>
                  </pic:spPr>
                </pic:pic>
              </a:graphicData>
            </a:graphic>
          </wp:inline>
        </w:drawing>
      </w:r>
    </w:p>
    <w:p w14:paraId="63985C01" w14:textId="0E6D3D9B" w:rsidR="00E623D1" w:rsidRPr="00491A2B" w:rsidRDefault="00E623D1" w:rsidP="00E96700">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图3.1</w:t>
      </w:r>
      <w:r>
        <w:rPr>
          <w:rFonts w:ascii="宋体" w:eastAsia="宋体" w:hAnsi="宋体"/>
          <w:sz w:val="24"/>
          <w:szCs w:val="24"/>
        </w:rPr>
        <w:t xml:space="preserve"> </w:t>
      </w:r>
      <w:r>
        <w:rPr>
          <w:rFonts w:ascii="宋体" w:eastAsia="宋体" w:hAnsi="宋体" w:hint="eastAsia"/>
          <w:sz w:val="24"/>
          <w:szCs w:val="24"/>
        </w:rPr>
        <w:t>系统边界</w:t>
      </w:r>
      <w:ins w:id="239" w:author="wjq" w:date="2020-03-27T11:27:00Z">
        <w:r w:rsidR="00950A6A">
          <w:rPr>
            <w:rFonts w:ascii="宋体" w:eastAsia="宋体" w:hAnsi="宋体" w:hint="eastAsia"/>
            <w:sz w:val="24"/>
            <w:szCs w:val="24"/>
          </w:rPr>
          <w:t>箭头代表信息流向，注意箭头的</w:t>
        </w:r>
      </w:ins>
      <w:ins w:id="240" w:author="wjq" w:date="2020-03-27T11:28:00Z">
        <w:r w:rsidR="00950A6A">
          <w:rPr>
            <w:rFonts w:ascii="宋体" w:eastAsia="宋体" w:hAnsi="宋体" w:hint="eastAsia"/>
            <w:sz w:val="24"/>
            <w:szCs w:val="24"/>
          </w:rPr>
          <w:t>方向，以及是否应该为双向箭头。（图中似乎有错误）</w:t>
        </w:r>
      </w:ins>
    </w:p>
    <w:p w14:paraId="2D39F92E" w14:textId="4AD88FE0" w:rsidR="00FE2CD8" w:rsidRDefault="00175239" w:rsidP="00AA22A0">
      <w:pPr>
        <w:pStyle w:val="2"/>
      </w:pPr>
      <w:bookmarkStart w:id="241" w:name="_Toc25947927"/>
      <w:r>
        <w:rPr>
          <w:rFonts w:hint="eastAsia"/>
        </w:rPr>
        <w:lastRenderedPageBreak/>
        <w:t>3.2</w:t>
      </w:r>
      <w:r>
        <w:t xml:space="preserve"> </w:t>
      </w:r>
      <w:del w:id="242" w:author="wjq" w:date="2020-03-27T11:31:00Z">
        <w:r w:rsidDel="00950A6A">
          <w:rPr>
            <w:rFonts w:hint="eastAsia"/>
          </w:rPr>
          <w:delText>系统需求分析</w:delText>
        </w:r>
      </w:del>
      <w:bookmarkEnd w:id="241"/>
      <w:ins w:id="243" w:author="wjq" w:date="2020-03-27T11:31:00Z">
        <w:r w:rsidR="00950A6A">
          <w:rPr>
            <w:rFonts w:hint="eastAsia"/>
          </w:rPr>
          <w:t>业务描述</w:t>
        </w:r>
      </w:ins>
    </w:p>
    <w:p w14:paraId="1152E8D1" w14:textId="620681E6" w:rsidR="004D20C7" w:rsidRPr="004D20C7" w:rsidRDefault="001C5447" w:rsidP="004D20C7">
      <w:pPr>
        <w:spacing w:line="360" w:lineRule="auto"/>
        <w:ind w:firstLineChars="200" w:firstLine="480"/>
        <w:rPr>
          <w:rFonts w:ascii="宋体" w:eastAsia="宋体" w:hAnsi="宋体"/>
          <w:sz w:val="24"/>
          <w:szCs w:val="24"/>
        </w:rPr>
      </w:pPr>
      <w:ins w:id="244" w:author="wjq" w:date="2020-03-27T11:33:00Z">
        <w:r>
          <w:rPr>
            <w:rFonts w:ascii="宋体" w:eastAsia="宋体" w:hAnsi="宋体" w:hint="eastAsia"/>
            <w:sz w:val="24"/>
            <w:szCs w:val="24"/>
          </w:rPr>
          <w:t>根据图1</w:t>
        </w:r>
        <w:r>
          <w:rPr>
            <w:rFonts w:ascii="宋体" w:eastAsia="宋体" w:hAnsi="宋体"/>
            <w:sz w:val="24"/>
            <w:szCs w:val="24"/>
          </w:rPr>
          <w:t>.1</w:t>
        </w:r>
        <w:r>
          <w:rPr>
            <w:rFonts w:ascii="宋体" w:eastAsia="宋体" w:hAnsi="宋体" w:hint="eastAsia"/>
            <w:sz w:val="24"/>
            <w:szCs w:val="24"/>
          </w:rPr>
          <w:t>描述的</w:t>
        </w:r>
        <w:r>
          <w:rPr>
            <w:rFonts w:ascii="宋体" w:eastAsia="宋体" w:hAnsi="宋体" w:hint="eastAsia"/>
            <w:sz w:val="24"/>
            <w:szCs w:val="24"/>
          </w:rPr>
          <w:t>外卖业务履约过程</w:t>
        </w:r>
        <w:r>
          <w:rPr>
            <w:rFonts w:ascii="宋体" w:eastAsia="宋体" w:hAnsi="宋体" w:hint="eastAsia"/>
            <w:sz w:val="24"/>
            <w:szCs w:val="24"/>
          </w:rPr>
          <w:t>，涉及</w:t>
        </w:r>
      </w:ins>
      <w:r w:rsidR="00B969F9">
        <w:rPr>
          <w:rFonts w:ascii="宋体" w:eastAsia="宋体" w:hAnsi="宋体" w:hint="eastAsia"/>
          <w:sz w:val="24"/>
          <w:szCs w:val="24"/>
        </w:rPr>
        <w:t>履约超时管理平台</w:t>
      </w:r>
      <w:r w:rsidR="00AF7146">
        <w:rPr>
          <w:rFonts w:ascii="宋体" w:eastAsia="宋体" w:hAnsi="宋体" w:hint="eastAsia"/>
          <w:sz w:val="24"/>
          <w:szCs w:val="24"/>
        </w:rPr>
        <w:t>的</w:t>
      </w:r>
      <w:r w:rsidR="004D20C7" w:rsidRPr="004D20C7">
        <w:rPr>
          <w:rFonts w:ascii="宋体" w:eastAsia="宋体" w:hAnsi="宋体" w:hint="eastAsia"/>
          <w:sz w:val="24"/>
          <w:szCs w:val="24"/>
        </w:rPr>
        <w:t>业务描述如下：</w:t>
      </w:r>
    </w:p>
    <w:p w14:paraId="34BA4370" w14:textId="4832661F" w:rsidR="004D20C7" w:rsidRPr="004D20C7"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规则</w:t>
      </w:r>
      <w:r w:rsidR="001E5C51">
        <w:rPr>
          <w:rFonts w:ascii="宋体" w:eastAsia="宋体" w:hAnsi="宋体" w:hint="eastAsia"/>
          <w:sz w:val="24"/>
          <w:szCs w:val="24"/>
        </w:rPr>
        <w:t>创建</w:t>
      </w:r>
      <w:r w:rsidRPr="004D20C7">
        <w:rPr>
          <w:rFonts w:ascii="宋体" w:eastAsia="宋体" w:hAnsi="宋体" w:hint="eastAsia"/>
          <w:sz w:val="24"/>
          <w:szCs w:val="24"/>
        </w:rPr>
        <w:t>：用户可以在</w:t>
      </w:r>
      <w:r w:rsidR="00B969F9">
        <w:rPr>
          <w:rFonts w:ascii="宋体" w:eastAsia="宋体" w:hAnsi="宋体" w:hint="eastAsia"/>
          <w:sz w:val="24"/>
          <w:szCs w:val="24"/>
        </w:rPr>
        <w:t>履约超时管理平台</w:t>
      </w:r>
      <w:r w:rsidRPr="004D20C7">
        <w:rPr>
          <w:rFonts w:ascii="宋体" w:eastAsia="宋体" w:hAnsi="宋体" w:hint="eastAsia"/>
          <w:sz w:val="24"/>
          <w:szCs w:val="24"/>
        </w:rPr>
        <w:t>上编辑进行规则的编辑，完成编辑之后，平台会将编辑结果提交审核，审核通过的规则会被纳入规则库中。</w:t>
      </w:r>
    </w:p>
    <w:p w14:paraId="26B402EC" w14:textId="3E287FC7" w:rsidR="00DA7DE6" w:rsidRDefault="004D20C7" w:rsidP="004D20C7">
      <w:pPr>
        <w:spacing w:line="360" w:lineRule="auto"/>
        <w:ind w:firstLineChars="200" w:firstLine="480"/>
        <w:rPr>
          <w:rFonts w:ascii="宋体" w:eastAsia="宋体" w:hAnsi="宋体"/>
          <w:sz w:val="24"/>
          <w:szCs w:val="24"/>
        </w:rPr>
      </w:pPr>
      <w:r w:rsidRPr="004D20C7">
        <w:rPr>
          <w:rFonts w:ascii="宋体" w:eastAsia="宋体" w:hAnsi="宋体" w:hint="eastAsia"/>
          <w:sz w:val="24"/>
          <w:szCs w:val="24"/>
        </w:rPr>
        <w:t>状态检查：</w:t>
      </w:r>
      <w:r w:rsidR="00D31CF2">
        <w:rPr>
          <w:rFonts w:ascii="宋体" w:eastAsia="宋体" w:hAnsi="宋体" w:hint="eastAsia"/>
          <w:sz w:val="24"/>
          <w:szCs w:val="24"/>
        </w:rPr>
        <w:t>平台在监听到订单或者运单状态</w:t>
      </w:r>
      <w:r w:rsidR="008309E0">
        <w:rPr>
          <w:rFonts w:ascii="宋体" w:eastAsia="宋体" w:hAnsi="宋体" w:hint="eastAsia"/>
          <w:sz w:val="24"/>
          <w:szCs w:val="24"/>
        </w:rPr>
        <w:t>变更消息之后，需要使用已有的规则进行检查，判断其是否发生超时情况。</w:t>
      </w:r>
    </w:p>
    <w:p w14:paraId="71ABF768" w14:textId="24FB68FB" w:rsidR="004D20C7" w:rsidRDefault="00DA7DE6" w:rsidP="004D20C7">
      <w:pPr>
        <w:spacing w:line="360" w:lineRule="auto"/>
        <w:ind w:firstLineChars="200" w:firstLine="480"/>
        <w:rPr>
          <w:rFonts w:ascii="宋体" w:eastAsia="宋体" w:hAnsi="宋体"/>
          <w:sz w:val="24"/>
          <w:szCs w:val="24"/>
        </w:rPr>
      </w:pPr>
      <w:r>
        <w:rPr>
          <w:rFonts w:ascii="宋体" w:eastAsia="宋体" w:hAnsi="宋体" w:hint="eastAsia"/>
          <w:sz w:val="24"/>
          <w:szCs w:val="24"/>
        </w:rPr>
        <w:t>策略执行</w:t>
      </w:r>
      <w:r w:rsidR="008563AF">
        <w:rPr>
          <w:rFonts w:ascii="宋体" w:eastAsia="宋体" w:hAnsi="宋体" w:hint="eastAsia"/>
          <w:sz w:val="24"/>
          <w:szCs w:val="24"/>
        </w:rPr>
        <w:t>：订单命中履约超时规则之后，</w:t>
      </w:r>
      <w:r w:rsidR="00D31CF2">
        <w:rPr>
          <w:rFonts w:ascii="宋体" w:eastAsia="宋体" w:hAnsi="宋体" w:hint="eastAsia"/>
          <w:sz w:val="24"/>
          <w:szCs w:val="24"/>
        </w:rPr>
        <w:t>平台</w:t>
      </w:r>
      <w:r w:rsidR="008563AF">
        <w:rPr>
          <w:rFonts w:ascii="宋体" w:eastAsia="宋体" w:hAnsi="宋体" w:hint="eastAsia"/>
          <w:sz w:val="24"/>
          <w:szCs w:val="24"/>
        </w:rPr>
        <w:t>会获取配置好的应对策略，并执行。</w:t>
      </w:r>
    </w:p>
    <w:p w14:paraId="0AC5B9DA" w14:textId="0E6F3FAC" w:rsidR="00EC2EB2" w:rsidRDefault="00402368" w:rsidP="00EC2EB2">
      <w:pPr>
        <w:spacing w:line="360" w:lineRule="auto"/>
        <w:ind w:firstLineChars="200" w:firstLine="480"/>
        <w:rPr>
          <w:rFonts w:ascii="宋体" w:eastAsia="宋体" w:hAnsi="宋体"/>
          <w:sz w:val="24"/>
          <w:szCs w:val="24"/>
        </w:rPr>
      </w:pPr>
      <w:r w:rsidRPr="00E96700">
        <w:rPr>
          <w:rFonts w:ascii="宋体" w:eastAsia="宋体" w:hAnsi="宋体" w:hint="eastAsia"/>
          <w:sz w:val="24"/>
          <w:szCs w:val="24"/>
        </w:rPr>
        <w:t>基于</w:t>
      </w:r>
      <w:r w:rsidRPr="00E96700">
        <w:rPr>
          <w:rFonts w:ascii="宋体" w:eastAsia="宋体" w:hAnsi="宋体"/>
          <w:sz w:val="24"/>
          <w:szCs w:val="24"/>
        </w:rPr>
        <w:t>3.1</w:t>
      </w:r>
      <w:r w:rsidRPr="00E96700">
        <w:rPr>
          <w:rFonts w:ascii="宋体" w:eastAsia="宋体" w:hAnsi="宋体" w:hint="eastAsia"/>
          <w:sz w:val="24"/>
          <w:szCs w:val="24"/>
        </w:rPr>
        <w:t>节中系统的</w:t>
      </w:r>
      <w:r w:rsidR="006D516F">
        <w:rPr>
          <w:rFonts w:ascii="宋体" w:eastAsia="宋体" w:hAnsi="宋体" w:hint="eastAsia"/>
          <w:sz w:val="24"/>
          <w:szCs w:val="24"/>
        </w:rPr>
        <w:t>系统边界</w:t>
      </w:r>
      <w:r w:rsidR="00006ABF">
        <w:rPr>
          <w:rFonts w:ascii="宋体" w:eastAsia="宋体" w:hAnsi="宋体" w:hint="eastAsia"/>
          <w:sz w:val="24"/>
          <w:szCs w:val="24"/>
        </w:rPr>
        <w:t>和</w:t>
      </w:r>
      <w:r w:rsidR="00F80A44">
        <w:rPr>
          <w:rFonts w:ascii="宋体" w:eastAsia="宋体" w:hAnsi="宋体" w:hint="eastAsia"/>
          <w:sz w:val="24"/>
          <w:szCs w:val="24"/>
        </w:rPr>
        <w:t>结合</w:t>
      </w:r>
      <w:r w:rsidR="00B969F9">
        <w:rPr>
          <w:rFonts w:ascii="宋体" w:eastAsia="宋体" w:hAnsi="宋体" w:hint="eastAsia"/>
          <w:sz w:val="24"/>
          <w:szCs w:val="24"/>
        </w:rPr>
        <w:t>履约超时管理平台</w:t>
      </w:r>
      <w:r w:rsidR="00F80A44">
        <w:rPr>
          <w:rFonts w:ascii="宋体" w:eastAsia="宋体" w:hAnsi="宋体" w:hint="eastAsia"/>
          <w:sz w:val="24"/>
          <w:szCs w:val="24"/>
        </w:rPr>
        <w:t>的</w:t>
      </w:r>
      <w:r w:rsidR="004D20C7">
        <w:rPr>
          <w:rFonts w:ascii="宋体" w:eastAsia="宋体" w:hAnsi="宋体" w:hint="eastAsia"/>
          <w:sz w:val="24"/>
          <w:szCs w:val="24"/>
        </w:rPr>
        <w:t>业务</w:t>
      </w:r>
      <w:r w:rsidR="00F80A44">
        <w:rPr>
          <w:rFonts w:ascii="宋体" w:eastAsia="宋体" w:hAnsi="宋体" w:hint="eastAsia"/>
          <w:sz w:val="24"/>
          <w:szCs w:val="24"/>
        </w:rPr>
        <w:t>场景，系统需要满足以下的需求</w:t>
      </w:r>
      <w:r w:rsidR="00A64CC9">
        <w:rPr>
          <w:rFonts w:ascii="宋体" w:eastAsia="宋体" w:hAnsi="宋体" w:hint="eastAsia"/>
          <w:sz w:val="24"/>
          <w:szCs w:val="24"/>
        </w:rPr>
        <w:t>：</w:t>
      </w:r>
    </w:p>
    <w:p w14:paraId="7177C4FE" w14:textId="77AF5F84" w:rsidR="00EC2EB2" w:rsidRPr="008959B3" w:rsidRDefault="00F80A44" w:rsidP="000D7F07">
      <w:pPr>
        <w:pStyle w:val="a5"/>
        <w:numPr>
          <w:ilvl w:val="0"/>
          <w:numId w:val="2"/>
        </w:numPr>
        <w:spacing w:line="360" w:lineRule="auto"/>
        <w:ind w:firstLineChars="0"/>
        <w:rPr>
          <w:rFonts w:ascii="宋体" w:eastAsia="宋体" w:hAnsi="宋体"/>
          <w:sz w:val="24"/>
          <w:szCs w:val="24"/>
        </w:rPr>
      </w:pPr>
      <w:r>
        <w:rPr>
          <w:rFonts w:ascii="宋体" w:eastAsia="宋体" w:hAnsi="宋体" w:hint="eastAsia"/>
          <w:sz w:val="24"/>
          <w:szCs w:val="24"/>
        </w:rPr>
        <w:t>提供</w:t>
      </w:r>
      <w:r w:rsidR="00B82047">
        <w:rPr>
          <w:rFonts w:ascii="宋体" w:eastAsia="宋体" w:hAnsi="宋体" w:hint="eastAsia"/>
          <w:sz w:val="24"/>
          <w:szCs w:val="24"/>
        </w:rPr>
        <w:t>规则管理</w:t>
      </w:r>
      <w:r>
        <w:rPr>
          <w:rFonts w:ascii="宋体" w:eastAsia="宋体" w:hAnsi="宋体" w:hint="eastAsia"/>
          <w:sz w:val="24"/>
          <w:szCs w:val="24"/>
        </w:rPr>
        <w:t>能力</w:t>
      </w:r>
      <w:r w:rsidR="00AA1CA9">
        <w:rPr>
          <w:rFonts w:ascii="宋体" w:eastAsia="宋体" w:hAnsi="宋体" w:hint="eastAsia"/>
          <w:sz w:val="24"/>
          <w:szCs w:val="24"/>
        </w:rPr>
        <w:t>，</w:t>
      </w:r>
      <w:r w:rsidR="00A64CC9">
        <w:rPr>
          <w:rFonts w:ascii="宋体" w:eastAsia="宋体" w:hAnsi="宋体" w:hint="eastAsia"/>
          <w:sz w:val="24"/>
          <w:szCs w:val="24"/>
        </w:rPr>
        <w:t>运营人员在前端页面上能够对规则进行新增</w:t>
      </w:r>
      <w:r w:rsidR="0009159E">
        <w:rPr>
          <w:rFonts w:ascii="宋体" w:eastAsia="宋体" w:hAnsi="宋体" w:hint="eastAsia"/>
          <w:sz w:val="24"/>
          <w:szCs w:val="24"/>
        </w:rPr>
        <w:t>、</w:t>
      </w:r>
      <w:r w:rsidR="00A64CC9">
        <w:rPr>
          <w:rFonts w:ascii="宋体" w:eastAsia="宋体" w:hAnsi="宋体" w:hint="eastAsia"/>
          <w:sz w:val="24"/>
          <w:szCs w:val="24"/>
        </w:rPr>
        <w:t>修改</w:t>
      </w:r>
      <w:r w:rsidR="0009159E">
        <w:rPr>
          <w:rFonts w:ascii="宋体" w:eastAsia="宋体" w:hAnsi="宋体" w:hint="eastAsia"/>
          <w:sz w:val="24"/>
          <w:szCs w:val="24"/>
        </w:rPr>
        <w:t>、</w:t>
      </w:r>
      <w:r w:rsidR="00A64CC9">
        <w:rPr>
          <w:rFonts w:ascii="宋体" w:eastAsia="宋体" w:hAnsi="宋体" w:hint="eastAsia"/>
          <w:sz w:val="24"/>
          <w:szCs w:val="24"/>
        </w:rPr>
        <w:t>删除</w:t>
      </w:r>
      <w:r w:rsidR="0009159E">
        <w:rPr>
          <w:rFonts w:ascii="宋体" w:eastAsia="宋体" w:hAnsi="宋体" w:hint="eastAsia"/>
          <w:sz w:val="24"/>
          <w:szCs w:val="24"/>
        </w:rPr>
        <w:t>、</w:t>
      </w:r>
      <w:r w:rsidR="00A64CC9">
        <w:rPr>
          <w:rFonts w:ascii="宋体" w:eastAsia="宋体" w:hAnsi="宋体" w:hint="eastAsia"/>
          <w:sz w:val="24"/>
          <w:szCs w:val="24"/>
        </w:rPr>
        <w:t>查询等操作</w:t>
      </w:r>
      <w:r w:rsidR="00B82047">
        <w:rPr>
          <w:rFonts w:ascii="宋体" w:eastAsia="宋体" w:hAnsi="宋体" w:hint="eastAsia"/>
          <w:sz w:val="24"/>
          <w:szCs w:val="24"/>
        </w:rPr>
        <w:t>，</w:t>
      </w:r>
      <w:r w:rsidR="00B82047" w:rsidRPr="008959B3">
        <w:rPr>
          <w:rFonts w:ascii="宋体" w:eastAsia="宋体" w:hAnsi="宋体" w:hint="eastAsia"/>
          <w:sz w:val="24"/>
          <w:szCs w:val="24"/>
        </w:rPr>
        <w:t>并且能够</w:t>
      </w:r>
      <w:r w:rsidR="008959B3">
        <w:rPr>
          <w:rFonts w:ascii="宋体" w:eastAsia="宋体" w:hAnsi="宋体" w:hint="eastAsia"/>
          <w:sz w:val="24"/>
          <w:szCs w:val="24"/>
        </w:rPr>
        <w:t>查看</w:t>
      </w:r>
      <w:r w:rsidR="00B82047" w:rsidRPr="008959B3">
        <w:rPr>
          <w:rFonts w:ascii="宋体" w:eastAsia="宋体" w:hAnsi="宋体" w:hint="eastAsia"/>
          <w:sz w:val="24"/>
          <w:szCs w:val="24"/>
        </w:rPr>
        <w:t>规则命中和规则未命中的情况。</w:t>
      </w:r>
    </w:p>
    <w:p w14:paraId="5D4BAFDC" w14:textId="7EC1C4C7" w:rsidR="00F80A44" w:rsidRPr="00BB0A29" w:rsidRDefault="00B82047" w:rsidP="000D7F07">
      <w:pPr>
        <w:pStyle w:val="a5"/>
        <w:numPr>
          <w:ilvl w:val="0"/>
          <w:numId w:val="48"/>
        </w:numPr>
        <w:spacing w:line="360" w:lineRule="auto"/>
        <w:ind w:firstLineChars="0"/>
        <w:rPr>
          <w:rFonts w:ascii="宋体" w:eastAsia="宋体" w:hAnsi="宋体"/>
          <w:sz w:val="24"/>
          <w:szCs w:val="24"/>
        </w:rPr>
      </w:pPr>
      <w:r>
        <w:rPr>
          <w:rFonts w:ascii="宋体" w:eastAsia="宋体" w:hAnsi="宋体" w:hint="eastAsia"/>
          <w:sz w:val="24"/>
          <w:szCs w:val="24"/>
        </w:rPr>
        <w:t>提供规则预处理能力，将前端配置好的规则转换成系统能够执行的规则。</w:t>
      </w:r>
      <w:r w:rsidRPr="00BB0A29">
        <w:rPr>
          <w:rFonts w:ascii="宋体" w:eastAsia="宋体" w:hAnsi="宋体"/>
          <w:sz w:val="24"/>
          <w:szCs w:val="24"/>
        </w:rPr>
        <w:t xml:space="preserve"> </w:t>
      </w:r>
    </w:p>
    <w:p w14:paraId="26C2B10E" w14:textId="6A7D4263" w:rsidR="00F80A44" w:rsidRDefault="00F80A44" w:rsidP="000D7F07">
      <w:pPr>
        <w:pStyle w:val="a5"/>
        <w:numPr>
          <w:ilvl w:val="0"/>
          <w:numId w:val="48"/>
        </w:numPr>
        <w:spacing w:line="360" w:lineRule="auto"/>
        <w:ind w:firstLineChars="0"/>
        <w:rPr>
          <w:rFonts w:ascii="宋体" w:eastAsia="宋体" w:hAnsi="宋体"/>
          <w:sz w:val="24"/>
          <w:szCs w:val="24"/>
        </w:rPr>
      </w:pPr>
      <w:r>
        <w:rPr>
          <w:rFonts w:ascii="宋体" w:eastAsia="宋体" w:hAnsi="宋体" w:hint="eastAsia"/>
          <w:sz w:val="24"/>
          <w:szCs w:val="24"/>
        </w:rPr>
        <w:t>提供规则审核流管理的能力，</w:t>
      </w:r>
      <w:r w:rsidR="00CF1925">
        <w:rPr>
          <w:rFonts w:ascii="宋体" w:eastAsia="宋体" w:hAnsi="宋体" w:hint="eastAsia"/>
          <w:sz w:val="24"/>
          <w:szCs w:val="24"/>
        </w:rPr>
        <w:t>运营人员能够管理规则，包括查找</w:t>
      </w:r>
      <w:r w:rsidR="00022407">
        <w:rPr>
          <w:rFonts w:ascii="宋体" w:eastAsia="宋体" w:hAnsi="宋体" w:hint="eastAsia"/>
          <w:sz w:val="24"/>
          <w:szCs w:val="24"/>
        </w:rPr>
        <w:t>、</w:t>
      </w:r>
      <w:r w:rsidR="00CF1925">
        <w:rPr>
          <w:rFonts w:ascii="宋体" w:eastAsia="宋体" w:hAnsi="宋体" w:hint="eastAsia"/>
          <w:sz w:val="24"/>
          <w:szCs w:val="24"/>
        </w:rPr>
        <w:t>终止审核中的规则，</w:t>
      </w:r>
      <w:r w:rsidR="00C42FD5">
        <w:rPr>
          <w:rFonts w:ascii="宋体" w:eastAsia="宋体" w:hAnsi="宋体" w:hint="eastAsia"/>
          <w:sz w:val="24"/>
          <w:szCs w:val="24"/>
        </w:rPr>
        <w:t>系统需要提供</w:t>
      </w:r>
      <w:r w:rsidR="003E0E9C">
        <w:rPr>
          <w:rFonts w:ascii="宋体" w:eastAsia="宋体" w:hAnsi="宋体" w:hint="eastAsia"/>
          <w:sz w:val="24"/>
          <w:szCs w:val="24"/>
        </w:rPr>
        <w:t>扭转审核流节点</w:t>
      </w:r>
      <w:r w:rsidR="00C42FD5">
        <w:rPr>
          <w:rFonts w:ascii="宋体" w:eastAsia="宋体" w:hAnsi="宋体" w:hint="eastAsia"/>
          <w:sz w:val="24"/>
          <w:szCs w:val="24"/>
        </w:rPr>
        <w:t>的能力</w:t>
      </w:r>
      <w:r w:rsidR="00DD3BAE">
        <w:rPr>
          <w:rFonts w:ascii="宋体" w:eastAsia="宋体" w:hAnsi="宋体" w:hint="eastAsia"/>
          <w:sz w:val="24"/>
          <w:szCs w:val="24"/>
        </w:rPr>
        <w:t>，同时需要</w:t>
      </w:r>
      <w:r w:rsidR="00B43B3A">
        <w:rPr>
          <w:rFonts w:ascii="宋体" w:eastAsia="宋体" w:hAnsi="宋体" w:hint="eastAsia"/>
          <w:sz w:val="24"/>
          <w:szCs w:val="24"/>
        </w:rPr>
        <w:t>提供</w:t>
      </w:r>
      <w:r w:rsidR="00DD3BAE">
        <w:rPr>
          <w:rFonts w:ascii="宋体" w:eastAsia="宋体" w:hAnsi="宋体" w:hint="eastAsia"/>
          <w:sz w:val="24"/>
          <w:szCs w:val="24"/>
        </w:rPr>
        <w:t>防止消息丢失的保障。</w:t>
      </w:r>
      <w:r w:rsidR="00C42FD5">
        <w:rPr>
          <w:rFonts w:ascii="宋体" w:eastAsia="宋体" w:hAnsi="宋体"/>
          <w:sz w:val="24"/>
          <w:szCs w:val="24"/>
        </w:rPr>
        <w:t xml:space="preserve"> </w:t>
      </w:r>
    </w:p>
    <w:p w14:paraId="66DA1F4B" w14:textId="2CA4463B" w:rsidR="001A238A" w:rsidRDefault="00F80A44" w:rsidP="000D7F07">
      <w:pPr>
        <w:pStyle w:val="a5"/>
        <w:numPr>
          <w:ilvl w:val="0"/>
          <w:numId w:val="48"/>
        </w:numPr>
        <w:spacing w:line="360" w:lineRule="auto"/>
        <w:ind w:firstLineChars="0"/>
        <w:rPr>
          <w:ins w:id="245" w:author="wjq" w:date="2020-03-27T11:35:00Z"/>
          <w:rFonts w:ascii="宋体" w:eastAsia="宋体" w:hAnsi="宋体"/>
          <w:sz w:val="24"/>
          <w:szCs w:val="24"/>
        </w:rPr>
      </w:pPr>
      <w:r>
        <w:rPr>
          <w:rFonts w:ascii="宋体" w:eastAsia="宋体" w:hAnsi="宋体" w:hint="eastAsia"/>
          <w:sz w:val="24"/>
          <w:szCs w:val="24"/>
        </w:rPr>
        <w:t>提供业务处理能力，</w:t>
      </w:r>
      <w:r w:rsidR="00C07D2F">
        <w:rPr>
          <w:rFonts w:ascii="宋体" w:eastAsia="宋体" w:hAnsi="宋体" w:hint="eastAsia"/>
          <w:sz w:val="24"/>
          <w:szCs w:val="24"/>
        </w:rPr>
        <w:t>系统需要监听订单、运单消息，消费这些消息的同时需要与规则库中的规则进行匹配，并且对匹配后的结果进行下一步的处理。</w:t>
      </w:r>
      <w:bookmarkStart w:id="246" w:name="_Toc25947928"/>
    </w:p>
    <w:p w14:paraId="35272139" w14:textId="0C568C27" w:rsidR="00AE497E" w:rsidRPr="00AE497E" w:rsidRDefault="00AE497E" w:rsidP="00AE497E">
      <w:pPr>
        <w:spacing w:line="360" w:lineRule="auto"/>
        <w:rPr>
          <w:ins w:id="247" w:author="wjq" w:date="2020-03-27T11:31:00Z"/>
          <w:rFonts w:ascii="宋体" w:eastAsia="宋体" w:hAnsi="宋体" w:hint="eastAsia"/>
          <w:sz w:val="24"/>
          <w:szCs w:val="24"/>
          <w:rPrChange w:id="248" w:author="wjq" w:date="2020-03-27T11:35:00Z">
            <w:rPr>
              <w:ins w:id="249" w:author="wjq" w:date="2020-03-27T11:31:00Z"/>
              <w:rFonts w:hint="eastAsia"/>
            </w:rPr>
          </w:rPrChange>
        </w:rPr>
        <w:pPrChange w:id="250" w:author="wjq" w:date="2020-03-27T11:35:00Z">
          <w:pPr>
            <w:pStyle w:val="a5"/>
            <w:numPr>
              <w:numId w:val="48"/>
            </w:numPr>
            <w:spacing w:line="360" w:lineRule="auto"/>
            <w:ind w:firstLineChars="0" w:firstLine="480"/>
          </w:pPr>
        </w:pPrChange>
      </w:pPr>
      <w:ins w:id="251" w:author="wjq" w:date="2020-03-27T11:35:00Z">
        <w:r>
          <w:rPr>
            <w:rFonts w:ascii="宋体" w:eastAsia="宋体" w:hAnsi="宋体" w:hint="eastAsia"/>
            <w:sz w:val="24"/>
            <w:szCs w:val="24"/>
          </w:rPr>
          <w:t>补充一下涉及</w:t>
        </w:r>
      </w:ins>
      <w:ins w:id="252" w:author="wjq" w:date="2020-03-27T11:36:00Z">
        <w:r>
          <w:rPr>
            <w:rFonts w:ascii="宋体" w:eastAsia="宋体" w:hAnsi="宋体" w:hint="eastAsia"/>
            <w:sz w:val="24"/>
            <w:szCs w:val="24"/>
          </w:rPr>
          <w:t>的用户对象</w:t>
        </w:r>
      </w:ins>
    </w:p>
    <w:p w14:paraId="39754664" w14:textId="0D108DC3" w:rsidR="00AE497E" w:rsidRPr="00AE497E" w:rsidRDefault="00950A6A" w:rsidP="00AE497E">
      <w:pPr>
        <w:pStyle w:val="2"/>
        <w:rPr>
          <w:rFonts w:hint="eastAsia"/>
        </w:rPr>
        <w:pPrChange w:id="253" w:author="wjq" w:date="2020-03-27T11:37:00Z">
          <w:pPr>
            <w:pStyle w:val="a5"/>
            <w:numPr>
              <w:numId w:val="48"/>
            </w:numPr>
            <w:spacing w:line="360" w:lineRule="auto"/>
            <w:ind w:firstLineChars="0" w:firstLine="480"/>
          </w:pPr>
        </w:pPrChange>
      </w:pPr>
      <w:ins w:id="254" w:author="wjq" w:date="2020-03-27T11:31:00Z">
        <w:r w:rsidRPr="00950A6A">
          <w:rPr>
            <w:rFonts w:hint="eastAsia"/>
            <w:rPrChange w:id="255" w:author="wjq" w:date="2020-03-27T11:32:00Z">
              <w:rPr>
                <w:rFonts w:ascii="宋体" w:eastAsia="宋体" w:hAnsi="宋体" w:hint="eastAsia"/>
                <w:sz w:val="24"/>
                <w:szCs w:val="24"/>
              </w:rPr>
            </w:rPrChange>
          </w:rPr>
          <w:t>3</w:t>
        </w:r>
        <w:r w:rsidRPr="00950A6A">
          <w:rPr>
            <w:rPrChange w:id="256" w:author="wjq" w:date="2020-03-27T11:32:00Z">
              <w:rPr>
                <w:rFonts w:ascii="宋体" w:eastAsia="宋体" w:hAnsi="宋体"/>
                <w:sz w:val="24"/>
                <w:szCs w:val="24"/>
              </w:rPr>
            </w:rPrChange>
          </w:rPr>
          <w:t xml:space="preserve">.3 </w:t>
        </w:r>
        <w:r w:rsidRPr="00950A6A">
          <w:rPr>
            <w:rFonts w:hint="eastAsia"/>
            <w:rPrChange w:id="257" w:author="wjq" w:date="2020-03-27T11:32:00Z">
              <w:rPr>
                <w:rFonts w:ascii="宋体" w:eastAsia="宋体" w:hAnsi="宋体" w:hint="eastAsia"/>
                <w:sz w:val="24"/>
                <w:szCs w:val="24"/>
              </w:rPr>
            </w:rPrChange>
          </w:rPr>
          <w:t>需求分析</w:t>
        </w:r>
      </w:ins>
    </w:p>
    <w:p w14:paraId="6D7AF421" w14:textId="4F1B1F52" w:rsidR="006C37C0" w:rsidRDefault="00F501B6" w:rsidP="006C37C0">
      <w:pPr>
        <w:pStyle w:val="3"/>
      </w:pPr>
      <w:r>
        <w:rPr>
          <w:rFonts w:hint="eastAsia"/>
        </w:rPr>
        <w:t>3.</w:t>
      </w:r>
      <w:ins w:id="258" w:author="wjq" w:date="2020-03-27T11:38:00Z">
        <w:r w:rsidR="00AE497E">
          <w:t>3</w:t>
        </w:r>
      </w:ins>
      <w:del w:id="259" w:author="wjq" w:date="2020-03-27T11:38:00Z">
        <w:r w:rsidDel="00AE497E">
          <w:rPr>
            <w:rFonts w:hint="eastAsia"/>
          </w:rPr>
          <w:delText>2</w:delText>
        </w:r>
      </w:del>
      <w:r>
        <w:rPr>
          <w:rFonts w:hint="eastAsia"/>
        </w:rPr>
        <w:t xml:space="preserve">.1 </w:t>
      </w:r>
      <w:r>
        <w:t xml:space="preserve"> </w:t>
      </w:r>
      <w:r w:rsidR="00712DB8">
        <w:rPr>
          <w:rFonts w:hint="eastAsia"/>
        </w:rPr>
        <w:t>规则</w:t>
      </w:r>
      <w:r w:rsidR="002235C6">
        <w:rPr>
          <w:rFonts w:hint="eastAsia"/>
        </w:rPr>
        <w:t>管理</w:t>
      </w:r>
      <w:bookmarkEnd w:id="246"/>
    </w:p>
    <w:p w14:paraId="2B5EEFBA" w14:textId="0E7E04DE" w:rsidR="006C37C0" w:rsidRPr="006C37C0" w:rsidRDefault="006C37C0"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规则管理用例图如图3.2所示，规则管理功能包含了规则管理</w:t>
      </w:r>
      <w:r w:rsidR="00573247">
        <w:rPr>
          <w:rFonts w:ascii="宋体" w:eastAsia="宋体" w:hAnsi="宋体" w:hint="eastAsia"/>
          <w:sz w:val="24"/>
          <w:szCs w:val="24"/>
        </w:rPr>
        <w:t>、规则过期告警、</w:t>
      </w:r>
      <w:r>
        <w:rPr>
          <w:rFonts w:ascii="宋体" w:eastAsia="宋体" w:hAnsi="宋体" w:hint="eastAsia"/>
          <w:sz w:val="24"/>
          <w:szCs w:val="24"/>
        </w:rPr>
        <w:t>日志查询</w:t>
      </w:r>
      <w:r w:rsidR="00573247">
        <w:rPr>
          <w:rFonts w:ascii="宋体" w:eastAsia="宋体" w:hAnsi="宋体" w:hint="eastAsia"/>
          <w:sz w:val="24"/>
          <w:szCs w:val="24"/>
        </w:rPr>
        <w:t>三</w:t>
      </w:r>
      <w:r>
        <w:rPr>
          <w:rFonts w:ascii="宋体" w:eastAsia="宋体" w:hAnsi="宋体" w:hint="eastAsia"/>
          <w:sz w:val="24"/>
          <w:szCs w:val="24"/>
        </w:rPr>
        <w:t>个子功能。</w:t>
      </w:r>
    </w:p>
    <w:p w14:paraId="72C8D1C9" w14:textId="2508C19F" w:rsidR="00824A14" w:rsidRDefault="00AE6D41" w:rsidP="000666A3">
      <w:pPr>
        <w:jc w:val="center"/>
      </w:pPr>
      <w:r>
        <w:rPr>
          <w:noProof/>
        </w:rPr>
        <w:lastRenderedPageBreak/>
        <w:drawing>
          <wp:inline distT="0" distB="0" distL="0" distR="0" wp14:anchorId="6A8CBDEC" wp14:editId="0CA0F4C7">
            <wp:extent cx="5274310" cy="29622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62275"/>
                    </a:xfrm>
                    <a:prstGeom prst="rect">
                      <a:avLst/>
                    </a:prstGeom>
                    <a:noFill/>
                    <a:ln>
                      <a:noFill/>
                    </a:ln>
                  </pic:spPr>
                </pic:pic>
              </a:graphicData>
            </a:graphic>
          </wp:inline>
        </w:drawing>
      </w:r>
    </w:p>
    <w:p w14:paraId="21FB0D25" w14:textId="01548A94" w:rsidR="00E623D1" w:rsidRPr="00824A14" w:rsidRDefault="00E623D1" w:rsidP="000666A3">
      <w:pPr>
        <w:jc w:val="center"/>
      </w:pPr>
      <w:r>
        <w:rPr>
          <w:rFonts w:hint="eastAsia"/>
        </w:rPr>
        <w:t>图3.2</w:t>
      </w:r>
      <w:r>
        <w:t xml:space="preserve"> </w:t>
      </w:r>
      <w:r>
        <w:rPr>
          <w:rFonts w:hint="eastAsia"/>
        </w:rPr>
        <w:t>规则管理用例图</w:t>
      </w:r>
    </w:p>
    <w:p w14:paraId="20EE0C01" w14:textId="48CC9043" w:rsidR="006C37C0" w:rsidRDefault="00004834" w:rsidP="004D5DB7">
      <w:pPr>
        <w:spacing w:line="360" w:lineRule="auto"/>
        <w:ind w:firstLineChars="200" w:firstLine="480"/>
        <w:rPr>
          <w:rFonts w:ascii="宋体" w:eastAsia="宋体" w:hAnsi="宋体"/>
          <w:sz w:val="24"/>
          <w:szCs w:val="24"/>
        </w:rPr>
      </w:pPr>
      <w:r>
        <w:rPr>
          <w:rFonts w:ascii="宋体" w:eastAsia="宋体" w:hAnsi="宋体" w:hint="eastAsia"/>
          <w:sz w:val="24"/>
          <w:szCs w:val="24"/>
        </w:rPr>
        <w:t>由于主要使用用户为运营人员，需要一个图形化界面用于进行规则</w:t>
      </w:r>
      <w:r w:rsidR="00573247">
        <w:rPr>
          <w:rFonts w:ascii="宋体" w:eastAsia="宋体" w:hAnsi="宋体" w:hint="eastAsia"/>
          <w:sz w:val="24"/>
          <w:szCs w:val="24"/>
        </w:rPr>
        <w:t>的增、</w:t>
      </w:r>
      <w:proofErr w:type="gramStart"/>
      <w:r w:rsidR="00573247">
        <w:rPr>
          <w:rFonts w:ascii="宋体" w:eastAsia="宋体" w:hAnsi="宋体" w:hint="eastAsia"/>
          <w:sz w:val="24"/>
          <w:szCs w:val="24"/>
        </w:rPr>
        <w:t>删</w:t>
      </w:r>
      <w:proofErr w:type="gramEnd"/>
      <w:r w:rsidR="00573247">
        <w:rPr>
          <w:rFonts w:ascii="宋体" w:eastAsia="宋体" w:hAnsi="宋体" w:hint="eastAsia"/>
          <w:sz w:val="24"/>
          <w:szCs w:val="24"/>
        </w:rPr>
        <w:t>、改、查</w:t>
      </w:r>
      <w:r w:rsidR="00A45DA7">
        <w:rPr>
          <w:rFonts w:ascii="宋体" w:eastAsia="宋体" w:hAnsi="宋体" w:hint="eastAsia"/>
          <w:sz w:val="24"/>
          <w:szCs w:val="24"/>
        </w:rPr>
        <w:t>，因此需要规则管理子功能。</w:t>
      </w:r>
      <w:r>
        <w:rPr>
          <w:rFonts w:ascii="宋体" w:eastAsia="宋体" w:hAnsi="宋体" w:hint="eastAsia"/>
          <w:sz w:val="24"/>
          <w:szCs w:val="24"/>
        </w:rPr>
        <w:t>在</w:t>
      </w:r>
      <w:r w:rsidR="00186B92">
        <w:rPr>
          <w:rFonts w:ascii="宋体" w:eastAsia="宋体" w:hAnsi="宋体" w:hint="eastAsia"/>
          <w:sz w:val="24"/>
          <w:szCs w:val="24"/>
        </w:rPr>
        <w:t>规则管理子</w:t>
      </w:r>
      <w:r w:rsidR="00114313">
        <w:rPr>
          <w:rFonts w:ascii="宋体" w:eastAsia="宋体" w:hAnsi="宋体" w:hint="eastAsia"/>
          <w:sz w:val="24"/>
          <w:szCs w:val="24"/>
        </w:rPr>
        <w:t>功能</w:t>
      </w:r>
      <w:r w:rsidR="00186B92">
        <w:rPr>
          <w:rFonts w:ascii="宋体" w:eastAsia="宋体" w:hAnsi="宋体" w:hint="eastAsia"/>
          <w:sz w:val="24"/>
          <w:szCs w:val="24"/>
        </w:rPr>
        <w:t>中，</w:t>
      </w:r>
      <w:r w:rsidR="006C37C0">
        <w:rPr>
          <w:rFonts w:ascii="宋体" w:eastAsia="宋体" w:hAnsi="宋体" w:hint="eastAsia"/>
          <w:sz w:val="24"/>
          <w:szCs w:val="24"/>
        </w:rPr>
        <w:t>用户</w:t>
      </w:r>
      <w:r w:rsidR="00660D72">
        <w:rPr>
          <w:rFonts w:ascii="宋体" w:eastAsia="宋体" w:hAnsi="宋体" w:hint="eastAsia"/>
          <w:sz w:val="24"/>
          <w:szCs w:val="24"/>
        </w:rPr>
        <w:t>可以对规则进行新增、删除、修改、查询的操作</w:t>
      </w:r>
      <w:r w:rsidR="009722B3">
        <w:rPr>
          <w:rFonts w:ascii="宋体" w:eastAsia="宋体" w:hAnsi="宋体" w:hint="eastAsia"/>
          <w:sz w:val="24"/>
          <w:szCs w:val="24"/>
        </w:rPr>
        <w:t>。</w:t>
      </w:r>
      <w:r w:rsidR="00B9246E">
        <w:rPr>
          <w:rFonts w:ascii="宋体" w:eastAsia="宋体" w:hAnsi="宋体" w:hint="eastAsia"/>
          <w:sz w:val="24"/>
          <w:szCs w:val="24"/>
        </w:rPr>
        <w:t>对于新建和修改操作，</w:t>
      </w:r>
      <w:r w:rsidR="004D5DB7">
        <w:rPr>
          <w:rFonts w:ascii="宋体" w:eastAsia="宋体" w:hAnsi="宋体" w:hint="eastAsia"/>
          <w:sz w:val="24"/>
          <w:szCs w:val="24"/>
        </w:rPr>
        <w:t>用户点击新建按钮之后，就会进入创建规则页面，页面上会填写默认选项，而用户点击已有</w:t>
      </w:r>
      <w:proofErr w:type="gramStart"/>
      <w:r w:rsidR="004D5DB7">
        <w:rPr>
          <w:rFonts w:ascii="宋体" w:eastAsia="宋体" w:hAnsi="宋体" w:hint="eastAsia"/>
          <w:sz w:val="24"/>
          <w:szCs w:val="24"/>
        </w:rPr>
        <w:t>规则旁</w:t>
      </w:r>
      <w:proofErr w:type="gramEnd"/>
      <w:r w:rsidR="004D5DB7">
        <w:rPr>
          <w:rFonts w:ascii="宋体" w:eastAsia="宋体" w:hAnsi="宋体" w:hint="eastAsia"/>
          <w:sz w:val="24"/>
          <w:szCs w:val="24"/>
        </w:rPr>
        <w:t>的修改按钮之后，也会进入创建规则页面,页面会填充原有选项</w:t>
      </w:r>
      <w:r w:rsidR="00345377">
        <w:rPr>
          <w:rFonts w:ascii="宋体" w:eastAsia="宋体" w:hAnsi="宋体" w:hint="eastAsia"/>
          <w:sz w:val="24"/>
          <w:szCs w:val="24"/>
        </w:rPr>
        <w:t>，之后用户可以根据需求</w:t>
      </w:r>
      <w:r w:rsidR="00920225">
        <w:rPr>
          <w:rFonts w:ascii="宋体" w:eastAsia="宋体" w:hAnsi="宋体" w:hint="eastAsia"/>
          <w:sz w:val="24"/>
          <w:szCs w:val="24"/>
        </w:rPr>
        <w:t>选择相应的选项，选择结束之后需要点击提交审核来完成操作</w:t>
      </w:r>
      <w:r w:rsidR="00B12BA4">
        <w:rPr>
          <w:rFonts w:ascii="宋体" w:eastAsia="宋体" w:hAnsi="宋体" w:hint="eastAsia"/>
          <w:sz w:val="24"/>
          <w:szCs w:val="24"/>
        </w:rPr>
        <w:t>。</w:t>
      </w:r>
      <w:r w:rsidR="00B9246E">
        <w:rPr>
          <w:rFonts w:ascii="宋体" w:eastAsia="宋体" w:hAnsi="宋体" w:hint="eastAsia"/>
          <w:sz w:val="24"/>
          <w:szCs w:val="24"/>
        </w:rPr>
        <w:t>对于删除操作，</w:t>
      </w:r>
      <w:r w:rsidR="001E7136">
        <w:rPr>
          <w:rFonts w:ascii="宋体" w:eastAsia="宋体" w:hAnsi="宋体" w:hint="eastAsia"/>
          <w:sz w:val="24"/>
          <w:szCs w:val="24"/>
        </w:rPr>
        <w:t>用户点击删除规则按钮之后，界面会弹出警告框，用户可以点击确认或取消，分别对应着删除和取消操作。</w:t>
      </w:r>
      <w:r w:rsidR="00B9246E">
        <w:rPr>
          <w:rFonts w:ascii="宋体" w:eastAsia="宋体" w:hAnsi="宋体" w:hint="eastAsia"/>
          <w:sz w:val="24"/>
          <w:szCs w:val="24"/>
        </w:rPr>
        <w:t>对于查询操作，用户需要根据可选条件进行筛选。</w:t>
      </w:r>
      <w:r w:rsidR="003849E1">
        <w:rPr>
          <w:rFonts w:ascii="宋体" w:eastAsia="宋体" w:hAnsi="宋体" w:hint="eastAsia"/>
          <w:sz w:val="24"/>
          <w:szCs w:val="24"/>
        </w:rPr>
        <w:t>操作规则的用例表述如表3.1所示</w:t>
      </w:r>
      <w:r w:rsidR="00CC5BB1">
        <w:rPr>
          <w:rFonts w:ascii="宋体" w:eastAsia="宋体" w:hAnsi="宋体" w:hint="eastAsia"/>
          <w:sz w:val="24"/>
          <w:szCs w:val="24"/>
        </w:rPr>
        <w:t>。</w:t>
      </w:r>
    </w:p>
    <w:p w14:paraId="2169B3F8" w14:textId="71F9A719" w:rsidR="00E623D1" w:rsidRDefault="00E623D1" w:rsidP="00E623D1">
      <w:pPr>
        <w:spacing w:line="360" w:lineRule="auto"/>
        <w:jc w:val="center"/>
        <w:rPr>
          <w:rFonts w:ascii="宋体" w:eastAsia="宋体" w:hAnsi="宋体"/>
          <w:sz w:val="24"/>
          <w:szCs w:val="24"/>
        </w:rPr>
      </w:pPr>
      <w:r>
        <w:rPr>
          <w:rFonts w:ascii="宋体" w:eastAsia="宋体" w:hAnsi="宋体" w:hint="eastAsia"/>
          <w:sz w:val="24"/>
          <w:szCs w:val="24"/>
        </w:rPr>
        <w:t>表3.1</w:t>
      </w:r>
      <w:r>
        <w:rPr>
          <w:rFonts w:ascii="宋体" w:eastAsia="宋体" w:hAnsi="宋体"/>
          <w:sz w:val="24"/>
          <w:szCs w:val="24"/>
        </w:rPr>
        <w:t xml:space="preserve"> </w:t>
      </w:r>
      <w:r>
        <w:rPr>
          <w:rFonts w:ascii="宋体" w:eastAsia="宋体" w:hAnsi="宋体" w:hint="eastAsia"/>
          <w:sz w:val="24"/>
          <w:szCs w:val="24"/>
        </w:rPr>
        <w:t>规则</w:t>
      </w:r>
      <w:r w:rsidR="00793196">
        <w:rPr>
          <w:rFonts w:ascii="宋体" w:eastAsia="宋体" w:hAnsi="宋体" w:hint="eastAsia"/>
          <w:sz w:val="24"/>
          <w:szCs w:val="24"/>
        </w:rPr>
        <w:t>操作</w:t>
      </w:r>
      <w:r>
        <w:rPr>
          <w:rFonts w:ascii="宋体" w:eastAsia="宋体" w:hAnsi="宋体" w:hint="eastAsia"/>
          <w:sz w:val="24"/>
          <w:szCs w:val="24"/>
        </w:rPr>
        <w:t>用例表</w:t>
      </w:r>
    </w:p>
    <w:tbl>
      <w:tblPr>
        <w:tblStyle w:val="af3"/>
        <w:tblW w:w="0" w:type="auto"/>
        <w:tblLook w:val="04A0" w:firstRow="1" w:lastRow="0" w:firstColumn="1" w:lastColumn="0" w:noHBand="0" w:noVBand="1"/>
      </w:tblPr>
      <w:tblGrid>
        <w:gridCol w:w="1129"/>
        <w:gridCol w:w="1560"/>
        <w:gridCol w:w="1984"/>
        <w:gridCol w:w="3623"/>
      </w:tblGrid>
      <w:tr w:rsidR="00C03CFF" w:rsidRPr="00C03CFF" w14:paraId="30D40902" w14:textId="77777777" w:rsidTr="00C03CFF">
        <w:tc>
          <w:tcPr>
            <w:tcW w:w="1129" w:type="dxa"/>
          </w:tcPr>
          <w:p w14:paraId="3879E082" w14:textId="2C9A7838"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196F2336" w14:textId="77777777"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UC1</w:t>
            </w:r>
          </w:p>
        </w:tc>
        <w:tc>
          <w:tcPr>
            <w:tcW w:w="1984" w:type="dxa"/>
          </w:tcPr>
          <w:p w14:paraId="57A681CB" w14:textId="5A9D3EA8"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6A69CA4" w14:textId="0A9F6794" w:rsidR="00C03CFF" w:rsidRPr="00C03CFF" w:rsidRDefault="00E60EFE" w:rsidP="00C03CFF">
            <w:pPr>
              <w:widowControl/>
              <w:jc w:val="left"/>
              <w:rPr>
                <w:rFonts w:ascii="Arial" w:eastAsia="宋体" w:hAnsi="Arial" w:cs="Arial"/>
                <w:szCs w:val="21"/>
              </w:rPr>
            </w:pPr>
            <w:r>
              <w:rPr>
                <w:rFonts w:ascii="Arial" w:eastAsia="宋体" w:hAnsi="Arial" w:cs="Arial" w:hint="eastAsia"/>
                <w:szCs w:val="21"/>
              </w:rPr>
              <w:t>操作规则</w:t>
            </w:r>
          </w:p>
        </w:tc>
      </w:tr>
      <w:tr w:rsidR="00C03CFF" w:rsidRPr="00C03CFF" w14:paraId="2315B649" w14:textId="77777777" w:rsidTr="00C03CFF">
        <w:tc>
          <w:tcPr>
            <w:tcW w:w="1129" w:type="dxa"/>
          </w:tcPr>
          <w:p w14:paraId="516A6BDD" w14:textId="3EE17343"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AB8EAD4" w14:textId="4E48C393" w:rsidR="00C03CFF" w:rsidRPr="00C03CFF" w:rsidRDefault="00793196" w:rsidP="00C03CFF">
            <w:pPr>
              <w:widowControl/>
              <w:jc w:val="left"/>
              <w:rPr>
                <w:rFonts w:ascii="Arial" w:eastAsia="宋体" w:hAnsi="Arial" w:cs="Arial"/>
                <w:szCs w:val="21"/>
              </w:rPr>
            </w:pPr>
            <w:r>
              <w:rPr>
                <w:rFonts w:ascii="Arial" w:eastAsia="宋体" w:hAnsi="Arial" w:cs="Arial" w:hint="eastAsia"/>
                <w:szCs w:val="21"/>
              </w:rPr>
              <w:t>用户在前端配置页面上对规则进行新增、删除、修改、查看等操作</w:t>
            </w:r>
          </w:p>
        </w:tc>
      </w:tr>
      <w:tr w:rsidR="00C03CFF" w:rsidRPr="00C03CFF" w14:paraId="614D7BC2" w14:textId="77777777" w:rsidTr="00C03CFF">
        <w:tc>
          <w:tcPr>
            <w:tcW w:w="1129" w:type="dxa"/>
          </w:tcPr>
          <w:p w14:paraId="12FEDE52" w14:textId="4F59B00F"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A3B46C" w14:textId="585BE402"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运营</w:t>
            </w:r>
            <w:r w:rsidR="00793196">
              <w:rPr>
                <w:rFonts w:ascii="Arial" w:eastAsia="宋体" w:hAnsi="Arial" w:cs="Arial" w:hint="eastAsia"/>
                <w:szCs w:val="21"/>
              </w:rPr>
              <w:t>、开发</w:t>
            </w:r>
          </w:p>
        </w:tc>
      </w:tr>
      <w:tr w:rsidR="00C03CFF" w:rsidRPr="00C03CFF" w14:paraId="0AFD9CCB" w14:textId="77777777" w:rsidTr="00C03CFF">
        <w:tc>
          <w:tcPr>
            <w:tcW w:w="1129" w:type="dxa"/>
          </w:tcPr>
          <w:p w14:paraId="7491AA39" w14:textId="7614F4F3" w:rsidR="00C03CFF" w:rsidRPr="00C03CFF" w:rsidRDefault="00C03CFF" w:rsidP="00C03CFF">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33C4A5D" w14:textId="0EABEFDA" w:rsidR="00C03CFF" w:rsidRPr="00C03CFF" w:rsidRDefault="00793196" w:rsidP="00C03CFF">
            <w:pPr>
              <w:widowControl/>
              <w:jc w:val="left"/>
              <w:rPr>
                <w:rFonts w:ascii="Arial" w:eastAsia="宋体" w:hAnsi="Arial" w:cs="Arial"/>
                <w:szCs w:val="21"/>
              </w:rPr>
            </w:pPr>
            <w:bookmarkStart w:id="260" w:name="OLE_LINK13"/>
            <w:bookmarkStart w:id="261" w:name="OLE_LINK14"/>
            <w:r>
              <w:rPr>
                <w:rFonts w:ascii="Arial" w:eastAsia="宋体" w:hAnsi="Arial" w:cs="Arial" w:hint="eastAsia"/>
                <w:szCs w:val="21"/>
              </w:rPr>
              <w:t>用户已经通过权限认证</w:t>
            </w:r>
            <w:bookmarkEnd w:id="260"/>
            <w:bookmarkEnd w:id="261"/>
          </w:p>
        </w:tc>
      </w:tr>
      <w:tr w:rsidR="00C03CFF" w:rsidRPr="00C03CFF" w14:paraId="23108D94" w14:textId="77777777" w:rsidTr="00C03CFF">
        <w:tc>
          <w:tcPr>
            <w:tcW w:w="1129" w:type="dxa"/>
          </w:tcPr>
          <w:p w14:paraId="3E74C467" w14:textId="767CFD9D"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49155759" w14:textId="77777777" w:rsidR="006028D7" w:rsidRDefault="00793196" w:rsidP="00C03CFF">
            <w:pPr>
              <w:pStyle w:val="a5"/>
              <w:widowControl/>
              <w:numPr>
                <w:ilvl w:val="0"/>
                <w:numId w:val="25"/>
              </w:numPr>
              <w:ind w:firstLineChars="0"/>
              <w:jc w:val="left"/>
              <w:rPr>
                <w:rFonts w:ascii="Arial" w:eastAsia="宋体" w:hAnsi="Arial" w:cs="Arial"/>
                <w:szCs w:val="21"/>
              </w:rPr>
            </w:pPr>
            <w:r w:rsidRPr="006028D7">
              <w:rPr>
                <w:rFonts w:ascii="Arial" w:eastAsia="宋体" w:hAnsi="Arial" w:cs="Arial" w:hint="eastAsia"/>
                <w:szCs w:val="21"/>
              </w:rPr>
              <w:t>新增、修改对数据库中的规则产生影响</w:t>
            </w:r>
          </w:p>
          <w:p w14:paraId="209F8726" w14:textId="64F42A51" w:rsidR="00C03CFF" w:rsidRPr="006028D7" w:rsidRDefault="006028D7" w:rsidP="00C03CFF">
            <w:pPr>
              <w:pStyle w:val="a5"/>
              <w:widowControl/>
              <w:numPr>
                <w:ilvl w:val="0"/>
                <w:numId w:val="25"/>
              </w:numPr>
              <w:ind w:firstLineChars="0"/>
              <w:jc w:val="left"/>
              <w:rPr>
                <w:rFonts w:ascii="Arial" w:eastAsia="宋体" w:hAnsi="Arial" w:cs="Arial"/>
                <w:szCs w:val="21"/>
              </w:rPr>
            </w:pPr>
            <w:r>
              <w:rPr>
                <w:rFonts w:ascii="Arial" w:eastAsia="宋体" w:hAnsi="Arial" w:cs="Arial" w:hint="eastAsia"/>
                <w:szCs w:val="21"/>
              </w:rPr>
              <w:t>新增、修改会</w:t>
            </w:r>
            <w:r w:rsidR="007A1E5D" w:rsidRPr="006028D7">
              <w:rPr>
                <w:rFonts w:ascii="Arial" w:eastAsia="宋体" w:hAnsi="Arial" w:cs="Arial" w:hint="eastAsia"/>
                <w:szCs w:val="21"/>
              </w:rPr>
              <w:t>触发创建</w:t>
            </w:r>
            <w:r>
              <w:rPr>
                <w:rFonts w:ascii="Arial" w:eastAsia="宋体" w:hAnsi="Arial" w:cs="Arial" w:hint="eastAsia"/>
                <w:szCs w:val="21"/>
              </w:rPr>
              <w:t>规则过期</w:t>
            </w:r>
            <w:r w:rsidR="007A1E5D" w:rsidRPr="006028D7">
              <w:rPr>
                <w:rFonts w:ascii="Arial" w:eastAsia="宋体" w:hAnsi="Arial" w:cs="Arial" w:hint="eastAsia"/>
                <w:szCs w:val="21"/>
              </w:rPr>
              <w:t>告警任务、触发审核流</w:t>
            </w:r>
          </w:p>
        </w:tc>
      </w:tr>
      <w:tr w:rsidR="00C03CFF" w:rsidRPr="00C03CFF" w14:paraId="521E2C4A" w14:textId="77777777" w:rsidTr="00C03CFF">
        <w:tc>
          <w:tcPr>
            <w:tcW w:w="1129" w:type="dxa"/>
          </w:tcPr>
          <w:p w14:paraId="4D143943" w14:textId="6562301D"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BE598A8" w14:textId="026DFDE6" w:rsidR="00C03CFF" w:rsidRPr="00C03CFF" w:rsidRDefault="007A1E5D" w:rsidP="00C03CFF">
            <w:pPr>
              <w:widowControl/>
              <w:jc w:val="left"/>
              <w:rPr>
                <w:rFonts w:ascii="Arial" w:eastAsia="宋体" w:hAnsi="Arial" w:cs="Arial"/>
                <w:szCs w:val="21"/>
              </w:rPr>
            </w:pPr>
            <w:r>
              <w:rPr>
                <w:rFonts w:ascii="Arial" w:eastAsia="宋体" w:hAnsi="Arial" w:cs="Arial" w:hint="eastAsia"/>
                <w:szCs w:val="21"/>
              </w:rPr>
              <w:t>中</w:t>
            </w:r>
          </w:p>
        </w:tc>
      </w:tr>
      <w:tr w:rsidR="00C03CFF" w:rsidRPr="00C03CFF" w14:paraId="25C1FBAC" w14:textId="77777777" w:rsidTr="00C03CFF">
        <w:tc>
          <w:tcPr>
            <w:tcW w:w="1129" w:type="dxa"/>
          </w:tcPr>
          <w:p w14:paraId="6A95E2C1" w14:textId="48BE9F2E"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641FD06" w14:textId="77777777" w:rsidR="00EC41CB" w:rsidRDefault="006028D7" w:rsidP="00EC41CB">
            <w:pPr>
              <w:pStyle w:val="a5"/>
              <w:widowControl/>
              <w:numPr>
                <w:ilvl w:val="1"/>
                <w:numId w:val="28"/>
              </w:numPr>
              <w:ind w:firstLineChars="0"/>
              <w:jc w:val="left"/>
              <w:rPr>
                <w:rFonts w:ascii="Arial" w:eastAsia="宋体" w:hAnsi="Arial" w:cs="Arial"/>
                <w:szCs w:val="21"/>
              </w:rPr>
            </w:pPr>
            <w:r w:rsidRPr="00EC41CB">
              <w:rPr>
                <w:rFonts w:ascii="Arial" w:eastAsia="宋体" w:hAnsi="Arial" w:cs="Arial" w:hint="eastAsia"/>
                <w:szCs w:val="21"/>
              </w:rPr>
              <w:t>点击新建规则</w:t>
            </w:r>
          </w:p>
          <w:p w14:paraId="40A776B4" w14:textId="77777777" w:rsidR="00EC41CB" w:rsidRDefault="00962439" w:rsidP="00EC41CB">
            <w:pPr>
              <w:pStyle w:val="a5"/>
              <w:widowControl/>
              <w:numPr>
                <w:ilvl w:val="1"/>
                <w:numId w:val="28"/>
              </w:numPr>
              <w:ind w:firstLineChars="0"/>
              <w:jc w:val="left"/>
              <w:rPr>
                <w:rFonts w:ascii="Arial" w:eastAsia="宋体" w:hAnsi="Arial" w:cs="Arial"/>
                <w:szCs w:val="21"/>
              </w:rPr>
            </w:pPr>
            <w:r w:rsidRPr="00EC41CB">
              <w:rPr>
                <w:rFonts w:ascii="Arial" w:eastAsia="宋体" w:hAnsi="Arial" w:cs="Arial" w:hint="eastAsia"/>
                <w:szCs w:val="21"/>
              </w:rPr>
              <w:t>根据页面中的选项进行配置</w:t>
            </w:r>
          </w:p>
          <w:p w14:paraId="62425965" w14:textId="77777777" w:rsidR="00EC41CB" w:rsidRDefault="00962439" w:rsidP="00EC41CB">
            <w:pPr>
              <w:pStyle w:val="a5"/>
              <w:widowControl/>
              <w:numPr>
                <w:ilvl w:val="1"/>
                <w:numId w:val="28"/>
              </w:numPr>
              <w:ind w:firstLineChars="0"/>
              <w:jc w:val="left"/>
              <w:rPr>
                <w:rFonts w:ascii="Arial" w:eastAsia="宋体" w:hAnsi="Arial" w:cs="Arial"/>
                <w:szCs w:val="21"/>
              </w:rPr>
            </w:pPr>
            <w:r w:rsidRPr="00EC41CB">
              <w:rPr>
                <w:rFonts w:ascii="Arial" w:eastAsia="宋体" w:hAnsi="Arial" w:cs="Arial" w:hint="eastAsia"/>
                <w:szCs w:val="21"/>
              </w:rPr>
              <w:t>点击提交审核</w:t>
            </w:r>
          </w:p>
          <w:p w14:paraId="7917B64B" w14:textId="1DB95741" w:rsidR="00EC41CB" w:rsidRPr="00EC41CB" w:rsidRDefault="00EC41CB" w:rsidP="00EC41CB">
            <w:pPr>
              <w:pStyle w:val="a5"/>
              <w:widowControl/>
              <w:numPr>
                <w:ilvl w:val="1"/>
                <w:numId w:val="25"/>
              </w:numPr>
              <w:ind w:firstLineChars="0"/>
              <w:jc w:val="left"/>
              <w:rPr>
                <w:rFonts w:ascii="Arial" w:eastAsia="宋体" w:hAnsi="Arial" w:cs="Arial"/>
                <w:szCs w:val="21"/>
              </w:rPr>
            </w:pPr>
            <w:r w:rsidRPr="00EC41CB">
              <w:rPr>
                <w:rFonts w:ascii="Arial" w:eastAsia="宋体" w:hAnsi="Arial" w:cs="Arial" w:hint="eastAsia"/>
                <w:szCs w:val="21"/>
              </w:rPr>
              <w:t>点击修改规则</w:t>
            </w:r>
          </w:p>
          <w:p w14:paraId="3D78159B" w14:textId="77777777" w:rsidR="00EC41CB" w:rsidRDefault="00EC41CB" w:rsidP="00EC41CB">
            <w:pPr>
              <w:pStyle w:val="a5"/>
              <w:widowControl/>
              <w:numPr>
                <w:ilvl w:val="1"/>
                <w:numId w:val="25"/>
              </w:numPr>
              <w:ind w:firstLineChars="0"/>
              <w:jc w:val="left"/>
              <w:rPr>
                <w:rFonts w:ascii="Arial" w:eastAsia="宋体" w:hAnsi="Arial" w:cs="Arial"/>
                <w:szCs w:val="21"/>
              </w:rPr>
            </w:pPr>
            <w:r>
              <w:rPr>
                <w:rFonts w:ascii="Arial" w:eastAsia="宋体" w:hAnsi="Arial" w:cs="Arial" w:hint="eastAsia"/>
                <w:szCs w:val="21"/>
              </w:rPr>
              <w:t>根据页面中的选项进行配置</w:t>
            </w:r>
          </w:p>
          <w:p w14:paraId="30B08D40" w14:textId="77777777" w:rsidR="00EC41CB" w:rsidRDefault="00EC41CB" w:rsidP="00EC41CB">
            <w:pPr>
              <w:pStyle w:val="a5"/>
              <w:widowControl/>
              <w:numPr>
                <w:ilvl w:val="1"/>
                <w:numId w:val="25"/>
              </w:numPr>
              <w:ind w:firstLineChars="0"/>
              <w:jc w:val="left"/>
              <w:rPr>
                <w:rFonts w:ascii="Arial" w:eastAsia="宋体" w:hAnsi="Arial" w:cs="Arial"/>
                <w:szCs w:val="21"/>
              </w:rPr>
            </w:pPr>
            <w:r>
              <w:rPr>
                <w:rFonts w:ascii="Arial" w:eastAsia="宋体" w:hAnsi="Arial" w:cs="Arial" w:hint="eastAsia"/>
                <w:szCs w:val="21"/>
              </w:rPr>
              <w:lastRenderedPageBreak/>
              <w:t>点击提交审核</w:t>
            </w:r>
          </w:p>
          <w:p w14:paraId="22FD97C3" w14:textId="77777777" w:rsidR="00EC41CB" w:rsidRDefault="00EC41CB" w:rsidP="00EC41CB">
            <w:pPr>
              <w:widowControl/>
              <w:jc w:val="left"/>
              <w:rPr>
                <w:rFonts w:ascii="Arial" w:eastAsia="宋体" w:hAnsi="Arial" w:cs="Arial"/>
                <w:szCs w:val="21"/>
              </w:rPr>
            </w:pPr>
            <w:r>
              <w:rPr>
                <w:rFonts w:ascii="Arial" w:eastAsia="宋体" w:hAnsi="Arial" w:cs="Arial" w:hint="eastAsia"/>
                <w:szCs w:val="21"/>
              </w:rPr>
              <w:t>3.1</w:t>
            </w:r>
            <w:r>
              <w:rPr>
                <w:rFonts w:ascii="Arial" w:eastAsia="宋体" w:hAnsi="Arial" w:cs="Arial"/>
                <w:szCs w:val="21"/>
              </w:rPr>
              <w:t xml:space="preserve"> </w:t>
            </w:r>
            <w:r>
              <w:rPr>
                <w:rFonts w:ascii="Arial" w:eastAsia="宋体" w:hAnsi="Arial" w:cs="Arial" w:hint="eastAsia"/>
                <w:szCs w:val="21"/>
              </w:rPr>
              <w:t>点击删除规则</w:t>
            </w:r>
          </w:p>
          <w:p w14:paraId="15DAB9AE" w14:textId="77777777" w:rsidR="00EC41CB" w:rsidRDefault="00EC41CB" w:rsidP="00EC41CB">
            <w:pPr>
              <w:widowControl/>
              <w:jc w:val="left"/>
              <w:rPr>
                <w:rFonts w:ascii="Arial" w:eastAsia="宋体" w:hAnsi="Arial" w:cs="Arial"/>
                <w:szCs w:val="21"/>
              </w:rPr>
            </w:pPr>
            <w:r>
              <w:rPr>
                <w:rFonts w:ascii="Arial" w:eastAsia="宋体" w:hAnsi="Arial" w:cs="Arial" w:hint="eastAsia"/>
                <w:szCs w:val="21"/>
              </w:rPr>
              <w:t>3.2</w:t>
            </w:r>
            <w:r>
              <w:rPr>
                <w:rFonts w:ascii="Arial" w:eastAsia="宋体" w:hAnsi="Arial" w:cs="Arial"/>
                <w:szCs w:val="21"/>
              </w:rPr>
              <w:t xml:space="preserve"> </w:t>
            </w:r>
            <w:r>
              <w:rPr>
                <w:rFonts w:ascii="Arial" w:eastAsia="宋体" w:hAnsi="Arial" w:cs="Arial" w:hint="eastAsia"/>
                <w:szCs w:val="21"/>
              </w:rPr>
              <w:t>弹出删除警告框，选择确认或取消</w:t>
            </w:r>
          </w:p>
          <w:p w14:paraId="0476B3E2" w14:textId="77777777" w:rsidR="00EC41CB" w:rsidRDefault="00EC41CB" w:rsidP="00EC41CB">
            <w:pPr>
              <w:widowControl/>
              <w:jc w:val="left"/>
              <w:rPr>
                <w:rFonts w:ascii="Arial" w:eastAsia="宋体" w:hAnsi="Arial" w:cs="Arial"/>
                <w:szCs w:val="21"/>
              </w:rPr>
            </w:pPr>
            <w:r>
              <w:rPr>
                <w:rFonts w:ascii="Arial" w:eastAsia="宋体" w:hAnsi="Arial" w:cs="Arial" w:hint="eastAsia"/>
                <w:szCs w:val="21"/>
              </w:rPr>
              <w:t>4.1</w:t>
            </w:r>
            <w:r>
              <w:rPr>
                <w:rFonts w:ascii="Arial" w:eastAsia="宋体" w:hAnsi="Arial" w:cs="Arial"/>
                <w:szCs w:val="21"/>
              </w:rPr>
              <w:t xml:space="preserve"> </w:t>
            </w:r>
            <w:r w:rsidR="00CE74AA">
              <w:rPr>
                <w:rFonts w:ascii="Arial" w:eastAsia="宋体" w:hAnsi="Arial" w:cs="Arial" w:hint="eastAsia"/>
                <w:szCs w:val="21"/>
              </w:rPr>
              <w:t>根据需求选择查询条件</w:t>
            </w:r>
          </w:p>
          <w:p w14:paraId="1328F815" w14:textId="79605A4A" w:rsidR="00CE74AA" w:rsidRPr="00EC41CB" w:rsidRDefault="00CE74AA" w:rsidP="00EC41CB">
            <w:pPr>
              <w:widowControl/>
              <w:jc w:val="left"/>
              <w:rPr>
                <w:rFonts w:ascii="Arial" w:eastAsia="宋体" w:hAnsi="Arial" w:cs="Arial"/>
                <w:szCs w:val="21"/>
              </w:rPr>
            </w:pPr>
            <w:r>
              <w:rPr>
                <w:rFonts w:ascii="Arial" w:eastAsia="宋体" w:hAnsi="Arial" w:cs="Arial" w:hint="eastAsia"/>
                <w:szCs w:val="21"/>
              </w:rPr>
              <w:t>4.2</w:t>
            </w:r>
            <w:r>
              <w:rPr>
                <w:rFonts w:ascii="Arial" w:eastAsia="宋体" w:hAnsi="Arial" w:cs="Arial"/>
                <w:szCs w:val="21"/>
              </w:rPr>
              <w:t xml:space="preserve"> </w:t>
            </w:r>
            <w:r>
              <w:rPr>
                <w:rFonts w:ascii="Arial" w:eastAsia="宋体" w:hAnsi="Arial" w:cs="Arial" w:hint="eastAsia"/>
                <w:szCs w:val="21"/>
              </w:rPr>
              <w:t>点击查询，返回查询结果</w:t>
            </w:r>
          </w:p>
        </w:tc>
      </w:tr>
      <w:tr w:rsidR="00C03CFF" w:rsidRPr="00C03CFF" w14:paraId="659D35B7" w14:textId="77777777" w:rsidTr="00C03CFF">
        <w:tc>
          <w:tcPr>
            <w:tcW w:w="1129" w:type="dxa"/>
          </w:tcPr>
          <w:p w14:paraId="1DE0B83F" w14:textId="00F5653E" w:rsidR="00C03CFF" w:rsidRPr="00C03CFF" w:rsidRDefault="00C03CFF" w:rsidP="00C03CFF">
            <w:pPr>
              <w:widowControl/>
              <w:jc w:val="left"/>
              <w:rPr>
                <w:rFonts w:ascii="Arial" w:eastAsia="宋体" w:hAnsi="Arial" w:cs="Arial"/>
                <w:szCs w:val="21"/>
              </w:rPr>
            </w:pPr>
            <w:r>
              <w:rPr>
                <w:rFonts w:ascii="Arial" w:eastAsia="宋体" w:hAnsi="Arial" w:cs="Arial" w:hint="eastAsia"/>
                <w:szCs w:val="21"/>
              </w:rPr>
              <w:lastRenderedPageBreak/>
              <w:t>拓展流程</w:t>
            </w:r>
          </w:p>
        </w:tc>
        <w:tc>
          <w:tcPr>
            <w:tcW w:w="7167" w:type="dxa"/>
            <w:gridSpan w:val="3"/>
          </w:tcPr>
          <w:p w14:paraId="68597038" w14:textId="77777777" w:rsidR="0010764B" w:rsidRDefault="00962439" w:rsidP="00C03CFF">
            <w:pPr>
              <w:widowControl/>
              <w:jc w:val="left"/>
              <w:rPr>
                <w:rFonts w:ascii="Arial" w:eastAsia="宋体" w:hAnsi="Arial" w:cs="Arial"/>
                <w:szCs w:val="21"/>
              </w:rPr>
            </w:pPr>
            <w:r>
              <w:rPr>
                <w:rFonts w:ascii="Arial" w:eastAsia="宋体" w:hAnsi="Arial" w:cs="Arial" w:hint="eastAsia"/>
                <w:szCs w:val="21"/>
              </w:rPr>
              <w:t>4a</w:t>
            </w:r>
            <w:r>
              <w:rPr>
                <w:rFonts w:ascii="Arial" w:eastAsia="宋体" w:hAnsi="Arial" w:cs="Arial"/>
                <w:szCs w:val="21"/>
              </w:rPr>
              <w:t xml:space="preserve">. </w:t>
            </w:r>
            <w:r>
              <w:rPr>
                <w:rFonts w:ascii="Arial" w:eastAsia="宋体" w:hAnsi="Arial" w:cs="Arial" w:hint="eastAsia"/>
                <w:szCs w:val="21"/>
              </w:rPr>
              <w:t>提交审核的规则已经存在</w:t>
            </w:r>
          </w:p>
          <w:p w14:paraId="0B97CE4F" w14:textId="77777777" w:rsidR="00C03CFF" w:rsidRDefault="00962439" w:rsidP="0010764B">
            <w:pPr>
              <w:pStyle w:val="a5"/>
              <w:widowControl/>
              <w:numPr>
                <w:ilvl w:val="0"/>
                <w:numId w:val="26"/>
              </w:numPr>
              <w:ind w:firstLineChars="0"/>
              <w:jc w:val="left"/>
              <w:rPr>
                <w:rFonts w:ascii="Arial" w:eastAsia="宋体" w:hAnsi="Arial" w:cs="Arial"/>
                <w:szCs w:val="21"/>
              </w:rPr>
            </w:pPr>
            <w:r w:rsidRPr="0010764B">
              <w:rPr>
                <w:rFonts w:ascii="Arial" w:eastAsia="宋体" w:hAnsi="Arial" w:cs="Arial" w:hint="eastAsia"/>
                <w:szCs w:val="21"/>
              </w:rPr>
              <w:t>提醒规则已存在</w:t>
            </w:r>
          </w:p>
          <w:p w14:paraId="51091CA8" w14:textId="25600061" w:rsidR="0010764B" w:rsidRPr="0010764B" w:rsidRDefault="0010764B" w:rsidP="0010764B">
            <w:pPr>
              <w:pStyle w:val="a5"/>
              <w:widowControl/>
              <w:numPr>
                <w:ilvl w:val="0"/>
                <w:numId w:val="26"/>
              </w:numPr>
              <w:ind w:firstLineChars="0"/>
              <w:jc w:val="left"/>
              <w:rPr>
                <w:rFonts w:ascii="Arial" w:eastAsia="宋体" w:hAnsi="Arial" w:cs="Arial"/>
                <w:szCs w:val="21"/>
              </w:rPr>
            </w:pPr>
            <w:r>
              <w:rPr>
                <w:rFonts w:ascii="Arial" w:eastAsia="宋体" w:hAnsi="Arial" w:cs="Arial" w:hint="eastAsia"/>
                <w:szCs w:val="21"/>
              </w:rPr>
              <w:t>保留原先已配置的参数</w:t>
            </w:r>
          </w:p>
        </w:tc>
      </w:tr>
    </w:tbl>
    <w:p w14:paraId="5F3458C2" w14:textId="5E8D7071" w:rsidR="00292967" w:rsidRDefault="00292967" w:rsidP="00292967">
      <w:pPr>
        <w:spacing w:line="360" w:lineRule="auto"/>
        <w:ind w:firstLineChars="200" w:firstLine="480"/>
        <w:rPr>
          <w:rFonts w:ascii="宋体" w:eastAsia="宋体" w:hAnsi="宋体"/>
          <w:sz w:val="24"/>
          <w:szCs w:val="24"/>
        </w:rPr>
      </w:pPr>
      <w:r>
        <w:rPr>
          <w:rFonts w:ascii="宋体" w:eastAsia="宋体" w:hAnsi="宋体" w:hint="eastAsia"/>
          <w:sz w:val="24"/>
          <w:szCs w:val="24"/>
        </w:rPr>
        <w:t>用户在创建或修改规则的时候，需要设置规则过期时间，当规则</w:t>
      </w:r>
      <w:ins w:id="262" w:author="wjq" w:date="2020-03-27T11:38:00Z">
        <w:r w:rsidR="00AE497E">
          <w:rPr>
            <w:rFonts w:ascii="宋体" w:eastAsia="宋体" w:hAnsi="宋体" w:hint="eastAsia"/>
            <w:sz w:val="24"/>
            <w:szCs w:val="24"/>
          </w:rPr>
          <w:t>临近</w:t>
        </w:r>
      </w:ins>
      <w:del w:id="263" w:author="wjq" w:date="2020-03-27T11:38:00Z">
        <w:r w:rsidDel="00AE497E">
          <w:rPr>
            <w:rFonts w:ascii="宋体" w:eastAsia="宋体" w:hAnsi="宋体" w:hint="eastAsia"/>
            <w:sz w:val="24"/>
            <w:szCs w:val="24"/>
          </w:rPr>
          <w:delText>快</w:delText>
        </w:r>
      </w:del>
      <w:r>
        <w:rPr>
          <w:rFonts w:ascii="宋体" w:eastAsia="宋体" w:hAnsi="宋体" w:hint="eastAsia"/>
          <w:sz w:val="24"/>
          <w:szCs w:val="24"/>
        </w:rPr>
        <w:t>过期时，用户需要做相应的措施，</w:t>
      </w:r>
      <w:r w:rsidR="00EF522C">
        <w:rPr>
          <w:rFonts w:ascii="宋体" w:eastAsia="宋体" w:hAnsi="宋体" w:hint="eastAsia"/>
          <w:sz w:val="24"/>
          <w:szCs w:val="24"/>
        </w:rPr>
        <w:t>因此需要</w:t>
      </w:r>
      <w:r w:rsidR="003A7F59" w:rsidRPr="003A7F59">
        <w:rPr>
          <w:rFonts w:ascii="宋体" w:eastAsia="宋体" w:hAnsi="宋体" w:hint="eastAsia"/>
          <w:sz w:val="24"/>
          <w:szCs w:val="24"/>
        </w:rPr>
        <w:t>规则过期告警子功能</w:t>
      </w:r>
      <w:r w:rsidR="003A7F59">
        <w:rPr>
          <w:rFonts w:ascii="宋体" w:eastAsia="宋体" w:hAnsi="宋体" w:hint="eastAsia"/>
          <w:sz w:val="24"/>
          <w:szCs w:val="24"/>
        </w:rPr>
        <w:t>，</w:t>
      </w:r>
      <w:r w:rsidR="00EF522C">
        <w:rPr>
          <w:rFonts w:ascii="宋体" w:eastAsia="宋体" w:hAnsi="宋体" w:hint="eastAsia"/>
          <w:sz w:val="24"/>
          <w:szCs w:val="24"/>
        </w:rPr>
        <w:t>来提醒用户规则就快过期，提前做好准备。</w:t>
      </w:r>
      <w:r w:rsidR="00573247">
        <w:rPr>
          <w:rFonts w:ascii="宋体" w:eastAsia="宋体" w:hAnsi="宋体" w:hint="eastAsia"/>
          <w:sz w:val="24"/>
          <w:szCs w:val="24"/>
        </w:rPr>
        <w:t>用户在新增和修改规则的时候，才有可能改动规则的日期，因此过期告警需要用户修改规则日期之后才能触发</w:t>
      </w:r>
      <w:r w:rsidR="00FB7C8F">
        <w:rPr>
          <w:rFonts w:ascii="宋体" w:eastAsia="宋体" w:hAnsi="宋体" w:hint="eastAsia"/>
          <w:sz w:val="24"/>
          <w:szCs w:val="24"/>
        </w:rPr>
        <w:t>。在触发之后，系统需要设置定时任务用以定时发送告警邮件，考虑到开发成本较高，且公司有延时任务平台，因此可以借助延时任务平台完成定时发送告警邮件</w:t>
      </w:r>
      <w:r w:rsidR="009E1D50">
        <w:rPr>
          <w:rFonts w:ascii="宋体" w:eastAsia="宋体" w:hAnsi="宋体" w:hint="eastAsia"/>
          <w:sz w:val="24"/>
          <w:szCs w:val="24"/>
        </w:rPr>
        <w:t>的操作。</w:t>
      </w:r>
      <w:r w:rsidR="002D2AE8">
        <w:rPr>
          <w:rFonts w:ascii="宋体" w:eastAsia="宋体" w:hAnsi="宋体" w:hint="eastAsia"/>
          <w:sz w:val="24"/>
          <w:szCs w:val="24"/>
        </w:rPr>
        <w:t>规则过期告警的用例描述详见表3.2。</w:t>
      </w:r>
    </w:p>
    <w:p w14:paraId="503CCAC0" w14:textId="59023CD0" w:rsidR="00C03CFF" w:rsidRDefault="00E623D1" w:rsidP="00E623D1">
      <w:pPr>
        <w:spacing w:line="360" w:lineRule="auto"/>
        <w:jc w:val="center"/>
        <w:rPr>
          <w:rFonts w:ascii="宋体" w:eastAsia="宋体" w:hAnsi="宋体"/>
          <w:sz w:val="24"/>
          <w:szCs w:val="24"/>
        </w:rPr>
      </w:pPr>
      <w:r>
        <w:rPr>
          <w:rFonts w:ascii="宋体" w:eastAsia="宋体" w:hAnsi="宋体" w:hint="eastAsia"/>
          <w:sz w:val="24"/>
          <w:szCs w:val="24"/>
        </w:rPr>
        <w:t>表3.2</w:t>
      </w:r>
      <w:r>
        <w:rPr>
          <w:rFonts w:ascii="宋体" w:eastAsia="宋体" w:hAnsi="宋体"/>
          <w:sz w:val="24"/>
          <w:szCs w:val="24"/>
        </w:rPr>
        <w:t xml:space="preserve"> </w:t>
      </w:r>
      <w:r w:rsidR="0083006C">
        <w:rPr>
          <w:rFonts w:ascii="宋体" w:eastAsia="宋体" w:hAnsi="宋体" w:hint="eastAsia"/>
          <w:sz w:val="24"/>
          <w:szCs w:val="24"/>
        </w:rPr>
        <w:t>规则过期告警</w:t>
      </w:r>
      <w:r>
        <w:rPr>
          <w:rFonts w:ascii="宋体" w:eastAsia="宋体" w:hAnsi="宋体" w:hint="eastAsia"/>
          <w:sz w:val="24"/>
          <w:szCs w:val="24"/>
        </w:rPr>
        <w:t>用例表</w:t>
      </w:r>
    </w:p>
    <w:tbl>
      <w:tblPr>
        <w:tblStyle w:val="af3"/>
        <w:tblW w:w="0" w:type="auto"/>
        <w:tblLook w:val="04A0" w:firstRow="1" w:lastRow="0" w:firstColumn="1" w:lastColumn="0" w:noHBand="0" w:noVBand="1"/>
      </w:tblPr>
      <w:tblGrid>
        <w:gridCol w:w="1129"/>
        <w:gridCol w:w="1560"/>
        <w:gridCol w:w="1984"/>
        <w:gridCol w:w="3623"/>
      </w:tblGrid>
      <w:tr w:rsidR="009F0C4C" w:rsidRPr="00C03CFF" w14:paraId="44FC12F1" w14:textId="77777777" w:rsidTr="007A10EE">
        <w:tc>
          <w:tcPr>
            <w:tcW w:w="1129" w:type="dxa"/>
          </w:tcPr>
          <w:p w14:paraId="4C5786DA"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54DD2745"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UC</w:t>
            </w:r>
            <w:r>
              <w:rPr>
                <w:rFonts w:ascii="Arial" w:eastAsia="宋体" w:hAnsi="Arial" w:cs="Arial" w:hint="eastAsia"/>
                <w:szCs w:val="21"/>
              </w:rPr>
              <w:t>2</w:t>
            </w:r>
          </w:p>
        </w:tc>
        <w:tc>
          <w:tcPr>
            <w:tcW w:w="1984" w:type="dxa"/>
          </w:tcPr>
          <w:p w14:paraId="4338663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65B7531B" w14:textId="08E5B7FB" w:rsidR="009F0C4C" w:rsidRPr="00C03CFF" w:rsidRDefault="0083006C" w:rsidP="007A10EE">
            <w:pPr>
              <w:widowControl/>
              <w:jc w:val="left"/>
              <w:rPr>
                <w:rFonts w:ascii="Arial" w:eastAsia="宋体" w:hAnsi="Arial" w:cs="Arial"/>
                <w:szCs w:val="21"/>
              </w:rPr>
            </w:pPr>
            <w:r>
              <w:rPr>
                <w:rFonts w:ascii="Arial" w:eastAsia="宋体" w:hAnsi="Arial" w:cs="Arial" w:hint="eastAsia"/>
                <w:szCs w:val="21"/>
              </w:rPr>
              <w:t>规则过期告警</w:t>
            </w:r>
          </w:p>
        </w:tc>
      </w:tr>
      <w:tr w:rsidR="009F0C4C" w:rsidRPr="00C03CFF" w14:paraId="62D77BDF" w14:textId="77777777" w:rsidTr="007A10EE">
        <w:tc>
          <w:tcPr>
            <w:tcW w:w="1129" w:type="dxa"/>
          </w:tcPr>
          <w:p w14:paraId="156F831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7205C806"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创建规则超时告警任务，定时发送告警邮件</w:t>
            </w:r>
          </w:p>
        </w:tc>
      </w:tr>
      <w:tr w:rsidR="009F0C4C" w:rsidRPr="00C03CFF" w14:paraId="6FC43194" w14:textId="77777777" w:rsidTr="007A10EE">
        <w:tc>
          <w:tcPr>
            <w:tcW w:w="1129" w:type="dxa"/>
          </w:tcPr>
          <w:p w14:paraId="7FB81737"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45F86D3" w14:textId="7D2A77B5" w:rsidR="009F0C4C" w:rsidRPr="00C03CFF" w:rsidRDefault="00962439" w:rsidP="007A10EE">
            <w:pPr>
              <w:widowControl/>
              <w:jc w:val="left"/>
              <w:rPr>
                <w:rFonts w:ascii="Arial" w:eastAsia="宋体" w:hAnsi="Arial" w:cs="Arial"/>
                <w:szCs w:val="21"/>
              </w:rPr>
            </w:pPr>
            <w:r>
              <w:rPr>
                <w:rFonts w:ascii="Arial" w:eastAsia="宋体" w:hAnsi="Arial" w:cs="Arial" w:hint="eastAsia"/>
                <w:szCs w:val="21"/>
              </w:rPr>
              <w:t>平台</w:t>
            </w:r>
          </w:p>
        </w:tc>
      </w:tr>
      <w:tr w:rsidR="009F0C4C" w:rsidRPr="00C03CFF" w14:paraId="4D1289D0" w14:textId="77777777" w:rsidTr="007A10EE">
        <w:tc>
          <w:tcPr>
            <w:tcW w:w="1129" w:type="dxa"/>
          </w:tcPr>
          <w:p w14:paraId="54AEEE4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55F903C5"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p>
        </w:tc>
      </w:tr>
      <w:tr w:rsidR="009F0C4C" w:rsidRPr="00C03CFF" w14:paraId="11F7F027" w14:textId="77777777" w:rsidTr="007A10EE">
        <w:tc>
          <w:tcPr>
            <w:tcW w:w="1129" w:type="dxa"/>
          </w:tcPr>
          <w:p w14:paraId="5B3DC3F5"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6B936E36" w14:textId="69B0614A" w:rsidR="009F0C4C" w:rsidRPr="00C03CFF" w:rsidRDefault="00962439" w:rsidP="007A10EE">
            <w:pPr>
              <w:widowControl/>
              <w:jc w:val="left"/>
              <w:rPr>
                <w:rFonts w:ascii="Arial" w:eastAsia="宋体" w:hAnsi="Arial" w:cs="Arial"/>
                <w:szCs w:val="21"/>
              </w:rPr>
            </w:pPr>
            <w:r>
              <w:rPr>
                <w:rFonts w:ascii="Arial" w:eastAsia="宋体" w:hAnsi="Arial" w:cs="Arial" w:hint="eastAsia"/>
                <w:szCs w:val="21"/>
              </w:rPr>
              <w:t>延时任务中心</w:t>
            </w:r>
            <w:r w:rsidR="004D36F2">
              <w:rPr>
                <w:rFonts w:ascii="Arial" w:eastAsia="宋体" w:hAnsi="Arial" w:cs="Arial" w:hint="eastAsia"/>
                <w:szCs w:val="21"/>
              </w:rPr>
              <w:t>会存放告警定时任务，并在指定时间后发送</w:t>
            </w:r>
          </w:p>
        </w:tc>
      </w:tr>
      <w:tr w:rsidR="009F0C4C" w:rsidRPr="00C03CFF" w14:paraId="0B21EA73" w14:textId="77777777" w:rsidTr="007A10EE">
        <w:tc>
          <w:tcPr>
            <w:tcW w:w="1129" w:type="dxa"/>
          </w:tcPr>
          <w:p w14:paraId="6FC4B63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89083E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中</w:t>
            </w:r>
          </w:p>
        </w:tc>
      </w:tr>
      <w:tr w:rsidR="009F0C4C" w:rsidRPr="00C03CFF" w14:paraId="0A7DDE10" w14:textId="77777777" w:rsidTr="007A10EE">
        <w:tc>
          <w:tcPr>
            <w:tcW w:w="1129" w:type="dxa"/>
          </w:tcPr>
          <w:p w14:paraId="2F2BFEF7"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21D0EED0" w14:textId="77777777" w:rsidR="009F0C4C" w:rsidRDefault="009F0C4C" w:rsidP="004D36F2">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用户修改</w:t>
            </w:r>
            <w:r>
              <w:rPr>
                <w:rFonts w:ascii="Arial" w:eastAsia="宋体" w:hAnsi="Arial" w:cs="Arial" w:hint="eastAsia"/>
                <w:szCs w:val="21"/>
              </w:rPr>
              <w:t>/</w:t>
            </w:r>
            <w:r>
              <w:rPr>
                <w:rFonts w:ascii="Arial" w:eastAsia="宋体" w:hAnsi="Arial" w:cs="Arial" w:hint="eastAsia"/>
                <w:szCs w:val="21"/>
              </w:rPr>
              <w:t>创建规则</w:t>
            </w:r>
            <w:r w:rsidRPr="007A1E5D">
              <w:rPr>
                <w:rFonts w:ascii="Arial" w:eastAsia="宋体" w:hAnsi="Arial" w:cs="Arial" w:hint="eastAsia"/>
                <w:szCs w:val="21"/>
              </w:rPr>
              <w:t>。</w:t>
            </w:r>
          </w:p>
          <w:p w14:paraId="3B366795" w14:textId="77777777" w:rsidR="004D36F2" w:rsidRDefault="004D36F2" w:rsidP="004D36F2">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用户点击提交审核</w:t>
            </w:r>
          </w:p>
          <w:p w14:paraId="60C165D7" w14:textId="77777777" w:rsidR="004D36F2" w:rsidRDefault="00DF518A" w:rsidP="004D36F2">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平台提取修改</w:t>
            </w:r>
            <w:r>
              <w:rPr>
                <w:rFonts w:ascii="Arial" w:eastAsia="宋体" w:hAnsi="Arial" w:cs="Arial" w:hint="eastAsia"/>
                <w:szCs w:val="21"/>
              </w:rPr>
              <w:t>/</w:t>
            </w:r>
            <w:r>
              <w:rPr>
                <w:rFonts w:ascii="Arial" w:eastAsia="宋体" w:hAnsi="Arial" w:cs="Arial" w:hint="eastAsia"/>
                <w:szCs w:val="21"/>
              </w:rPr>
              <w:t>创建的规则中的过期时间</w:t>
            </w:r>
          </w:p>
          <w:p w14:paraId="6EDF604A" w14:textId="05E2188C" w:rsidR="00DF518A" w:rsidRPr="004D36F2" w:rsidRDefault="00DF518A" w:rsidP="004D36F2">
            <w:pPr>
              <w:pStyle w:val="a5"/>
              <w:widowControl/>
              <w:numPr>
                <w:ilvl w:val="0"/>
                <w:numId w:val="4"/>
              </w:numPr>
              <w:ind w:firstLineChars="0"/>
              <w:jc w:val="left"/>
              <w:rPr>
                <w:rFonts w:ascii="Arial" w:eastAsia="宋体" w:hAnsi="Arial" w:cs="Arial"/>
                <w:szCs w:val="21"/>
              </w:rPr>
            </w:pPr>
            <w:r>
              <w:rPr>
                <w:rFonts w:ascii="Arial" w:eastAsia="宋体" w:hAnsi="Arial" w:cs="Arial" w:hint="eastAsia"/>
                <w:szCs w:val="21"/>
              </w:rPr>
              <w:t>平台根据过期时间在延时任务中心创建定时任务</w:t>
            </w:r>
          </w:p>
        </w:tc>
      </w:tr>
      <w:tr w:rsidR="009F0C4C" w:rsidRPr="00C03CFF" w14:paraId="43840532" w14:textId="77777777" w:rsidTr="007A10EE">
        <w:tc>
          <w:tcPr>
            <w:tcW w:w="1129" w:type="dxa"/>
          </w:tcPr>
          <w:p w14:paraId="19BCC3F0"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246FC46B" w14:textId="77777777" w:rsidR="00DD0489" w:rsidRDefault="00DD0489" w:rsidP="00DD0489">
            <w:pPr>
              <w:widowControl/>
              <w:jc w:val="left"/>
              <w:rPr>
                <w:rFonts w:ascii="Arial" w:eastAsia="宋体" w:hAnsi="Arial" w:cs="Arial"/>
                <w:szCs w:val="21"/>
              </w:rPr>
            </w:pPr>
            <w:r>
              <w:rPr>
                <w:rFonts w:ascii="Arial" w:eastAsia="宋体" w:hAnsi="Arial" w:cs="Arial" w:hint="eastAsia"/>
                <w:szCs w:val="21"/>
              </w:rPr>
              <w:t>4a.</w:t>
            </w:r>
            <w:r>
              <w:rPr>
                <w:rFonts w:ascii="Arial" w:eastAsia="宋体" w:hAnsi="Arial" w:cs="Arial"/>
                <w:szCs w:val="21"/>
              </w:rPr>
              <w:t xml:space="preserve"> </w:t>
            </w:r>
            <w:r>
              <w:rPr>
                <w:rFonts w:ascii="Arial" w:eastAsia="宋体" w:hAnsi="Arial" w:cs="Arial" w:hint="eastAsia"/>
                <w:szCs w:val="21"/>
              </w:rPr>
              <w:t>平台创建延时任务失败</w:t>
            </w:r>
          </w:p>
          <w:p w14:paraId="487790D7" w14:textId="77777777" w:rsidR="006472C7" w:rsidRDefault="006472C7" w:rsidP="006472C7">
            <w:pPr>
              <w:pStyle w:val="a5"/>
              <w:widowControl/>
              <w:numPr>
                <w:ilvl w:val="0"/>
                <w:numId w:val="27"/>
              </w:numPr>
              <w:ind w:firstLineChars="0"/>
              <w:jc w:val="left"/>
              <w:rPr>
                <w:rFonts w:ascii="Arial" w:eastAsia="宋体" w:hAnsi="Arial" w:cs="Arial"/>
                <w:szCs w:val="21"/>
              </w:rPr>
            </w:pPr>
            <w:r>
              <w:rPr>
                <w:rFonts w:ascii="Arial" w:eastAsia="宋体" w:hAnsi="Arial" w:cs="Arial" w:hint="eastAsia"/>
                <w:szCs w:val="21"/>
              </w:rPr>
              <w:t>配置重试机制，进行重试调用</w:t>
            </w:r>
          </w:p>
          <w:p w14:paraId="79B58389" w14:textId="32529727" w:rsidR="006472C7" w:rsidRPr="006472C7" w:rsidRDefault="006472C7" w:rsidP="006472C7">
            <w:pPr>
              <w:pStyle w:val="a5"/>
              <w:widowControl/>
              <w:numPr>
                <w:ilvl w:val="0"/>
                <w:numId w:val="27"/>
              </w:numPr>
              <w:ind w:firstLineChars="0"/>
              <w:jc w:val="left"/>
              <w:rPr>
                <w:rFonts w:ascii="Arial" w:eastAsia="宋体" w:hAnsi="Arial" w:cs="Arial"/>
                <w:szCs w:val="21"/>
              </w:rPr>
            </w:pPr>
            <w:r>
              <w:rPr>
                <w:rFonts w:ascii="Arial" w:eastAsia="宋体" w:hAnsi="Arial" w:cs="Arial" w:hint="eastAsia"/>
                <w:szCs w:val="21"/>
              </w:rPr>
              <w:t>重试调用失败提醒前端创建失败</w:t>
            </w:r>
          </w:p>
        </w:tc>
      </w:tr>
    </w:tbl>
    <w:p w14:paraId="3D3D5C54" w14:textId="4A993B29" w:rsidR="006C37C0" w:rsidRDefault="00467029" w:rsidP="006C37C0">
      <w:pPr>
        <w:spacing w:line="360" w:lineRule="auto"/>
        <w:ind w:firstLineChars="200" w:firstLine="480"/>
        <w:rPr>
          <w:rFonts w:ascii="宋体" w:eastAsia="宋体" w:hAnsi="宋体"/>
          <w:sz w:val="24"/>
          <w:szCs w:val="24"/>
        </w:rPr>
      </w:pPr>
      <w:r>
        <w:rPr>
          <w:rFonts w:ascii="宋体" w:eastAsia="宋体" w:hAnsi="宋体" w:hint="eastAsia"/>
          <w:sz w:val="24"/>
          <w:szCs w:val="24"/>
        </w:rPr>
        <w:t>在日常的运营中，运营人员想要知道某条规则、某些订单、某个时间段规则命中情况，因此需要一个规则命中日志查询功能</w:t>
      </w:r>
      <w:r w:rsidR="00861C23">
        <w:rPr>
          <w:rFonts w:ascii="宋体" w:eastAsia="宋体" w:hAnsi="宋体" w:hint="eastAsia"/>
          <w:sz w:val="24"/>
          <w:szCs w:val="24"/>
        </w:rPr>
        <w:t>，对于查询到的数据，需要提供导出为excel的功能。除此之外，运营人员想想更为直观的了解规则命中排名、命中时间段等信息，因此需要</w:t>
      </w:r>
      <w:r>
        <w:rPr>
          <w:rFonts w:ascii="宋体" w:eastAsia="宋体" w:hAnsi="宋体" w:hint="eastAsia"/>
          <w:sz w:val="24"/>
          <w:szCs w:val="24"/>
        </w:rPr>
        <w:t>将日志</w:t>
      </w:r>
      <w:r w:rsidR="00861C23">
        <w:rPr>
          <w:rFonts w:ascii="宋体" w:eastAsia="宋体" w:hAnsi="宋体" w:hint="eastAsia"/>
          <w:sz w:val="24"/>
          <w:szCs w:val="24"/>
        </w:rPr>
        <w:t>按照指定的要求</w:t>
      </w:r>
      <w:r>
        <w:rPr>
          <w:rFonts w:ascii="宋体" w:eastAsia="宋体" w:hAnsi="宋体" w:hint="eastAsia"/>
          <w:sz w:val="24"/>
          <w:szCs w:val="24"/>
        </w:rPr>
        <w:t>以图像化的方式展示在前端。</w:t>
      </w:r>
      <w:r w:rsidR="00696164">
        <w:rPr>
          <w:rFonts w:ascii="宋体" w:eastAsia="宋体" w:hAnsi="宋体" w:hint="eastAsia"/>
          <w:sz w:val="24"/>
          <w:szCs w:val="24"/>
        </w:rPr>
        <w:t>开发人员需要查询某一笔订单对应的命中记录，来应对软件中可能存在的不足。</w:t>
      </w:r>
      <w:r w:rsidR="000C6D39">
        <w:rPr>
          <w:rFonts w:ascii="宋体" w:eastAsia="宋体" w:hAnsi="宋体" w:hint="eastAsia"/>
          <w:sz w:val="24"/>
          <w:szCs w:val="24"/>
        </w:rPr>
        <w:t>日志查询用例描述如表3.3所示。</w:t>
      </w:r>
    </w:p>
    <w:p w14:paraId="1ED8B2D4" w14:textId="53AD768A" w:rsidR="009F0C4C" w:rsidRDefault="00E623D1" w:rsidP="00E623D1">
      <w:pPr>
        <w:spacing w:line="360" w:lineRule="auto"/>
        <w:jc w:val="center"/>
        <w:rPr>
          <w:rFonts w:ascii="宋体" w:eastAsia="宋体" w:hAnsi="宋体"/>
          <w:sz w:val="24"/>
          <w:szCs w:val="24"/>
        </w:rPr>
      </w:pPr>
      <w:r>
        <w:rPr>
          <w:rFonts w:ascii="宋体" w:eastAsia="宋体" w:hAnsi="宋体" w:hint="eastAsia"/>
          <w:sz w:val="24"/>
          <w:szCs w:val="24"/>
        </w:rPr>
        <w:t>表3.3</w:t>
      </w:r>
      <w:r>
        <w:rPr>
          <w:rFonts w:ascii="宋体" w:eastAsia="宋体" w:hAnsi="宋体"/>
          <w:sz w:val="24"/>
          <w:szCs w:val="24"/>
        </w:rPr>
        <w:t xml:space="preserve"> </w:t>
      </w:r>
      <w:r>
        <w:rPr>
          <w:rFonts w:ascii="宋体" w:eastAsia="宋体" w:hAnsi="宋体" w:hint="eastAsia"/>
          <w:sz w:val="24"/>
          <w:szCs w:val="24"/>
        </w:rPr>
        <w:t>日志</w:t>
      </w:r>
      <w:r w:rsidR="00023728">
        <w:rPr>
          <w:rFonts w:ascii="宋体" w:eastAsia="宋体" w:hAnsi="宋体" w:hint="eastAsia"/>
          <w:sz w:val="24"/>
          <w:szCs w:val="24"/>
        </w:rPr>
        <w:t>查询</w:t>
      </w:r>
      <w:r>
        <w:rPr>
          <w:rFonts w:ascii="宋体" w:eastAsia="宋体" w:hAnsi="宋体" w:hint="eastAsia"/>
          <w:sz w:val="24"/>
          <w:szCs w:val="24"/>
        </w:rPr>
        <w:t>用例表</w:t>
      </w:r>
    </w:p>
    <w:tbl>
      <w:tblPr>
        <w:tblStyle w:val="af3"/>
        <w:tblW w:w="0" w:type="auto"/>
        <w:tblLook w:val="04A0" w:firstRow="1" w:lastRow="0" w:firstColumn="1" w:lastColumn="0" w:noHBand="0" w:noVBand="1"/>
      </w:tblPr>
      <w:tblGrid>
        <w:gridCol w:w="1129"/>
        <w:gridCol w:w="1560"/>
        <w:gridCol w:w="1984"/>
        <w:gridCol w:w="3623"/>
      </w:tblGrid>
      <w:tr w:rsidR="009F0C4C" w:rsidRPr="00C03CFF" w14:paraId="24D9F171" w14:textId="77777777" w:rsidTr="007A10EE">
        <w:tc>
          <w:tcPr>
            <w:tcW w:w="1129" w:type="dxa"/>
          </w:tcPr>
          <w:p w14:paraId="12EA029B"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lastRenderedPageBreak/>
              <w:t>ID</w:t>
            </w:r>
          </w:p>
        </w:tc>
        <w:tc>
          <w:tcPr>
            <w:tcW w:w="1560" w:type="dxa"/>
          </w:tcPr>
          <w:p w14:paraId="3672B041" w14:textId="2D0541C1"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3</w:t>
            </w:r>
          </w:p>
        </w:tc>
        <w:tc>
          <w:tcPr>
            <w:tcW w:w="1984" w:type="dxa"/>
          </w:tcPr>
          <w:p w14:paraId="68E06D13"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04C56C57" w14:textId="5CABDAC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查询日志</w:t>
            </w:r>
          </w:p>
        </w:tc>
      </w:tr>
      <w:tr w:rsidR="009F0C4C" w:rsidRPr="00C03CFF" w14:paraId="50EE8C54" w14:textId="77777777" w:rsidTr="007A10EE">
        <w:tc>
          <w:tcPr>
            <w:tcW w:w="1129" w:type="dxa"/>
          </w:tcPr>
          <w:p w14:paraId="5810397E"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017A6E85" w14:textId="040A2FFF"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运营和开发人员通过平台查看规则命中日志</w:t>
            </w:r>
          </w:p>
        </w:tc>
      </w:tr>
      <w:tr w:rsidR="009F0C4C" w:rsidRPr="00C03CFF" w14:paraId="7AD9A7C0" w14:textId="77777777" w:rsidTr="007A10EE">
        <w:tc>
          <w:tcPr>
            <w:tcW w:w="1129" w:type="dxa"/>
          </w:tcPr>
          <w:p w14:paraId="6A8A4C34"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569A5C74" w14:textId="2672ACFB"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运营人员、开发人员</w:t>
            </w:r>
          </w:p>
        </w:tc>
      </w:tr>
      <w:tr w:rsidR="009F0C4C" w:rsidRPr="00C03CFF" w14:paraId="75A88AC3" w14:textId="77777777" w:rsidTr="007A10EE">
        <w:tc>
          <w:tcPr>
            <w:tcW w:w="1129" w:type="dxa"/>
          </w:tcPr>
          <w:p w14:paraId="0B057A3F" w14:textId="77777777" w:rsidR="009F0C4C" w:rsidRPr="00C03CFF" w:rsidRDefault="009F0C4C" w:rsidP="007A10EE">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6C2F8259" w14:textId="03C69E49" w:rsidR="009F0C4C" w:rsidRPr="00C03CFF" w:rsidRDefault="00DF518A" w:rsidP="007A10EE">
            <w:pPr>
              <w:widowControl/>
              <w:jc w:val="left"/>
              <w:rPr>
                <w:rFonts w:ascii="Arial" w:eastAsia="宋体" w:hAnsi="Arial" w:cs="Arial"/>
                <w:szCs w:val="21"/>
              </w:rPr>
            </w:pPr>
            <w:r>
              <w:rPr>
                <w:rFonts w:ascii="Arial" w:eastAsia="宋体" w:hAnsi="Arial" w:cs="Arial" w:hint="eastAsia"/>
                <w:szCs w:val="21"/>
              </w:rPr>
              <w:t>用户已经通过权限认证</w:t>
            </w:r>
          </w:p>
        </w:tc>
      </w:tr>
      <w:tr w:rsidR="009F0C4C" w:rsidRPr="00C03CFF" w14:paraId="3EE9AA51" w14:textId="77777777" w:rsidTr="007A10EE">
        <w:tc>
          <w:tcPr>
            <w:tcW w:w="1129" w:type="dxa"/>
          </w:tcPr>
          <w:p w14:paraId="5DE0538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01F213AE" w14:textId="635EA0C6" w:rsidR="009F0C4C" w:rsidRPr="00C03CFF" w:rsidRDefault="00366ABA" w:rsidP="007A10EE">
            <w:pPr>
              <w:widowControl/>
              <w:jc w:val="left"/>
              <w:rPr>
                <w:rFonts w:ascii="Arial" w:eastAsia="宋体" w:hAnsi="Arial" w:cs="Arial"/>
                <w:szCs w:val="21"/>
              </w:rPr>
            </w:pPr>
            <w:r>
              <w:rPr>
                <w:rFonts w:ascii="Arial" w:eastAsia="宋体" w:hAnsi="Arial" w:cs="Arial" w:hint="eastAsia"/>
                <w:szCs w:val="21"/>
              </w:rPr>
              <w:t>无</w:t>
            </w:r>
          </w:p>
        </w:tc>
      </w:tr>
      <w:tr w:rsidR="009F0C4C" w:rsidRPr="00C03CFF" w14:paraId="77877F35" w14:textId="77777777" w:rsidTr="007A10EE">
        <w:tc>
          <w:tcPr>
            <w:tcW w:w="1129" w:type="dxa"/>
          </w:tcPr>
          <w:p w14:paraId="2537B06F"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647855FC"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中</w:t>
            </w:r>
          </w:p>
        </w:tc>
      </w:tr>
      <w:tr w:rsidR="009F0C4C" w:rsidRPr="00DF518A" w14:paraId="4CB5C8DA" w14:textId="77777777" w:rsidTr="007A10EE">
        <w:tc>
          <w:tcPr>
            <w:tcW w:w="1129" w:type="dxa"/>
          </w:tcPr>
          <w:p w14:paraId="24280C37"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6C6DB48C" w14:textId="77777777" w:rsidR="00366ABA" w:rsidRDefault="00DF518A" w:rsidP="0030469F">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用户进入日志查询页面</w:t>
            </w:r>
          </w:p>
          <w:p w14:paraId="574E082A" w14:textId="77777777" w:rsidR="00DF518A" w:rsidRDefault="00DF518A" w:rsidP="0030469F">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点击查询条件设置</w:t>
            </w:r>
          </w:p>
          <w:p w14:paraId="34F9532B" w14:textId="77777777" w:rsidR="00DF518A" w:rsidRDefault="00DF518A" w:rsidP="0030469F">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根据需求设置查询条件</w:t>
            </w:r>
          </w:p>
          <w:p w14:paraId="52D9BA13" w14:textId="77777777" w:rsidR="00DF518A" w:rsidRDefault="00DF518A" w:rsidP="00DF518A">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点击查询</w:t>
            </w:r>
          </w:p>
          <w:p w14:paraId="7BD36515" w14:textId="77777777" w:rsidR="00DF518A" w:rsidRDefault="00DF518A" w:rsidP="00DF518A">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系统返回查询结果</w:t>
            </w:r>
          </w:p>
          <w:p w14:paraId="3097DAE8" w14:textId="54997FA3" w:rsidR="0010764B" w:rsidRPr="00DF518A" w:rsidRDefault="0010764B" w:rsidP="00DF518A">
            <w:pPr>
              <w:pStyle w:val="a5"/>
              <w:widowControl/>
              <w:numPr>
                <w:ilvl w:val="0"/>
                <w:numId w:val="5"/>
              </w:numPr>
              <w:ind w:firstLineChars="0"/>
              <w:jc w:val="left"/>
              <w:rPr>
                <w:rFonts w:ascii="Arial" w:eastAsia="宋体" w:hAnsi="Arial" w:cs="Arial"/>
                <w:szCs w:val="21"/>
              </w:rPr>
            </w:pPr>
            <w:r>
              <w:rPr>
                <w:rFonts w:ascii="Arial" w:eastAsia="宋体" w:hAnsi="Arial" w:cs="Arial" w:hint="eastAsia"/>
                <w:szCs w:val="21"/>
              </w:rPr>
              <w:t>点击导出结果，将结果以</w:t>
            </w:r>
            <w:r>
              <w:rPr>
                <w:rFonts w:ascii="Arial" w:eastAsia="宋体" w:hAnsi="Arial" w:cs="Arial" w:hint="eastAsia"/>
                <w:szCs w:val="21"/>
              </w:rPr>
              <w:t>excel</w:t>
            </w:r>
            <w:r>
              <w:rPr>
                <w:rFonts w:ascii="Arial" w:eastAsia="宋体" w:hAnsi="Arial" w:cs="Arial" w:hint="eastAsia"/>
                <w:szCs w:val="21"/>
              </w:rPr>
              <w:t>的形式导出</w:t>
            </w:r>
          </w:p>
        </w:tc>
      </w:tr>
      <w:tr w:rsidR="009F0C4C" w:rsidRPr="00C03CFF" w14:paraId="1DF5208A" w14:textId="77777777" w:rsidTr="007A10EE">
        <w:tc>
          <w:tcPr>
            <w:tcW w:w="1129" w:type="dxa"/>
          </w:tcPr>
          <w:p w14:paraId="74E7337A" w14:textId="77777777" w:rsidR="009F0C4C" w:rsidRPr="00C03CFF" w:rsidRDefault="009F0C4C" w:rsidP="007A10EE">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4AEB8D1" w14:textId="754BF6E8" w:rsidR="009F0C4C" w:rsidRPr="00C03CFF" w:rsidRDefault="00B62FFF" w:rsidP="007A10EE">
            <w:pPr>
              <w:widowControl/>
              <w:jc w:val="left"/>
              <w:rPr>
                <w:rFonts w:ascii="Arial" w:eastAsia="宋体" w:hAnsi="Arial" w:cs="Arial"/>
                <w:szCs w:val="21"/>
              </w:rPr>
            </w:pPr>
            <w:r>
              <w:rPr>
                <w:rFonts w:ascii="Arial" w:eastAsia="宋体" w:hAnsi="Arial" w:cs="Arial" w:hint="eastAsia"/>
                <w:szCs w:val="21"/>
              </w:rPr>
              <w:t>无</w:t>
            </w:r>
          </w:p>
        </w:tc>
      </w:tr>
    </w:tbl>
    <w:p w14:paraId="1498FE11" w14:textId="77777777" w:rsidR="009F0C4C" w:rsidRDefault="009F0C4C" w:rsidP="007A1E5D">
      <w:pPr>
        <w:spacing w:line="360" w:lineRule="auto"/>
        <w:rPr>
          <w:rFonts w:ascii="宋体" w:eastAsia="宋体" w:hAnsi="宋体"/>
          <w:sz w:val="24"/>
          <w:szCs w:val="24"/>
        </w:rPr>
      </w:pPr>
    </w:p>
    <w:p w14:paraId="5048E6AD" w14:textId="276C2F29" w:rsidR="004C7B9C" w:rsidRDefault="00794DB8" w:rsidP="004C7B9C">
      <w:pPr>
        <w:pStyle w:val="3"/>
        <w:numPr>
          <w:ilvl w:val="2"/>
          <w:numId w:val="1"/>
        </w:numPr>
      </w:pPr>
      <w:r>
        <w:rPr>
          <w:rFonts w:hint="eastAsia"/>
        </w:rPr>
        <w:t xml:space="preserve"> </w:t>
      </w:r>
      <w:r w:rsidR="00EA1D13">
        <w:rPr>
          <w:rFonts w:hint="eastAsia"/>
        </w:rPr>
        <w:t>规则预处理功能</w:t>
      </w:r>
    </w:p>
    <w:p w14:paraId="7C59F4CF" w14:textId="22119CE4" w:rsidR="004C7B9C" w:rsidRPr="004C7B9C" w:rsidRDefault="004C7B9C" w:rsidP="004C7B9C">
      <w:pPr>
        <w:spacing w:line="360" w:lineRule="auto"/>
        <w:ind w:firstLineChars="200" w:firstLine="480"/>
      </w:pPr>
      <w:r>
        <w:rPr>
          <w:rFonts w:ascii="宋体" w:eastAsia="宋体" w:hAnsi="宋体" w:hint="eastAsia"/>
          <w:sz w:val="24"/>
          <w:szCs w:val="24"/>
        </w:rPr>
        <w:t>图3.3为规则预处理用例图，规则预处理功能分为构建检查规则、构建生效范围、构建触发行为。</w:t>
      </w:r>
    </w:p>
    <w:p w14:paraId="27EBD618" w14:textId="04950C8D" w:rsidR="00E623D1" w:rsidRDefault="008D5D57" w:rsidP="00E623D1">
      <w:pPr>
        <w:spacing w:line="360" w:lineRule="auto"/>
        <w:ind w:firstLineChars="200" w:firstLine="420"/>
        <w:jc w:val="center"/>
        <w:rPr>
          <w:rFonts w:ascii="宋体" w:eastAsia="宋体" w:hAnsi="宋体"/>
          <w:sz w:val="24"/>
          <w:szCs w:val="24"/>
        </w:rPr>
      </w:pPr>
      <w:r>
        <w:rPr>
          <w:noProof/>
        </w:rPr>
        <w:drawing>
          <wp:inline distT="0" distB="0" distL="0" distR="0" wp14:anchorId="32693E70" wp14:editId="0509D648">
            <wp:extent cx="3595254" cy="2512074"/>
            <wp:effectExtent l="0" t="0" r="571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5254" cy="2512074"/>
                    </a:xfrm>
                    <a:prstGeom prst="rect">
                      <a:avLst/>
                    </a:prstGeom>
                    <a:noFill/>
                    <a:ln>
                      <a:noFill/>
                    </a:ln>
                  </pic:spPr>
                </pic:pic>
              </a:graphicData>
            </a:graphic>
          </wp:inline>
        </w:drawing>
      </w:r>
    </w:p>
    <w:p w14:paraId="0643D846" w14:textId="33C17E32" w:rsidR="00E623D1" w:rsidRDefault="00E623D1" w:rsidP="00E623D1">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图3.3</w:t>
      </w:r>
      <w:r>
        <w:rPr>
          <w:rFonts w:ascii="宋体" w:eastAsia="宋体" w:hAnsi="宋体"/>
          <w:sz w:val="24"/>
          <w:szCs w:val="24"/>
        </w:rPr>
        <w:t xml:space="preserve"> </w:t>
      </w:r>
      <w:r>
        <w:rPr>
          <w:rFonts w:ascii="宋体" w:eastAsia="宋体" w:hAnsi="宋体" w:hint="eastAsia"/>
          <w:sz w:val="24"/>
          <w:szCs w:val="24"/>
        </w:rPr>
        <w:t>规则预处理用例图</w:t>
      </w:r>
    </w:p>
    <w:p w14:paraId="7A5FFB74" w14:textId="7178E8DA" w:rsidR="00153B1E" w:rsidRPr="00F43B19" w:rsidRDefault="006B06DD" w:rsidP="00D34AE7">
      <w:pPr>
        <w:spacing w:line="360" w:lineRule="auto"/>
        <w:ind w:firstLineChars="200" w:firstLine="480"/>
        <w:rPr>
          <w:rFonts w:ascii="宋体" w:eastAsia="宋体" w:hAnsi="宋体"/>
          <w:sz w:val="24"/>
          <w:szCs w:val="24"/>
        </w:rPr>
      </w:pPr>
      <w:r w:rsidRPr="00BD3A0A">
        <w:rPr>
          <w:rFonts w:ascii="宋体" w:eastAsia="宋体" w:hAnsi="宋体" w:hint="eastAsia"/>
          <w:color w:val="FF0000"/>
          <w:sz w:val="24"/>
          <w:szCs w:val="24"/>
          <w:rPrChange w:id="264" w:author="wjq" w:date="2020-03-27T13:59:00Z">
            <w:rPr>
              <w:rFonts w:ascii="宋体" w:eastAsia="宋体" w:hAnsi="宋体" w:hint="eastAsia"/>
              <w:sz w:val="24"/>
              <w:szCs w:val="24"/>
            </w:rPr>
          </w:rPrChange>
        </w:rPr>
        <w:t>规则预处理</w:t>
      </w:r>
      <w:r w:rsidR="00F44CF6" w:rsidRPr="00BD3A0A">
        <w:rPr>
          <w:rFonts w:ascii="宋体" w:eastAsia="宋体" w:hAnsi="宋体" w:hint="eastAsia"/>
          <w:color w:val="FF0000"/>
          <w:sz w:val="24"/>
          <w:szCs w:val="24"/>
          <w:rPrChange w:id="265" w:author="wjq" w:date="2020-03-27T13:59:00Z">
            <w:rPr>
              <w:rFonts w:ascii="宋体" w:eastAsia="宋体" w:hAnsi="宋体" w:hint="eastAsia"/>
              <w:sz w:val="24"/>
              <w:szCs w:val="24"/>
            </w:rPr>
          </w:rPrChange>
        </w:rPr>
        <w:t>功能的主要目的是</w:t>
      </w:r>
      <w:r w:rsidR="00BC22EF" w:rsidRPr="00BD3A0A">
        <w:rPr>
          <w:rFonts w:ascii="宋体" w:eastAsia="宋体" w:hAnsi="宋体" w:hint="eastAsia"/>
          <w:color w:val="FF0000"/>
          <w:sz w:val="24"/>
          <w:szCs w:val="24"/>
          <w:rPrChange w:id="266" w:author="wjq" w:date="2020-03-27T13:59:00Z">
            <w:rPr>
              <w:rFonts w:ascii="宋体" w:eastAsia="宋体" w:hAnsi="宋体" w:hint="eastAsia"/>
              <w:sz w:val="24"/>
              <w:szCs w:val="24"/>
            </w:rPr>
          </w:rPrChange>
        </w:rPr>
        <w:t>将</w:t>
      </w:r>
      <w:r w:rsidR="00F44CF6" w:rsidRPr="00BD3A0A">
        <w:rPr>
          <w:rFonts w:ascii="宋体" w:eastAsia="宋体" w:hAnsi="宋体" w:hint="eastAsia"/>
          <w:color w:val="FF0000"/>
          <w:sz w:val="24"/>
          <w:szCs w:val="24"/>
          <w:rPrChange w:id="267" w:author="wjq" w:date="2020-03-27T13:59:00Z">
            <w:rPr>
              <w:rFonts w:ascii="宋体" w:eastAsia="宋体" w:hAnsi="宋体" w:hint="eastAsia"/>
              <w:sz w:val="24"/>
              <w:szCs w:val="24"/>
            </w:rPr>
          </w:rPrChange>
        </w:rPr>
        <w:t>不可执行的规则转化成可以执行的规则</w:t>
      </w:r>
      <w:ins w:id="268" w:author="wjq" w:date="2020-03-27T14:00:00Z">
        <w:r w:rsidR="00BD3A0A">
          <w:rPr>
            <w:rFonts w:ascii="宋体" w:eastAsia="宋体" w:hAnsi="宋体" w:hint="eastAsia"/>
            <w:sz w:val="24"/>
            <w:szCs w:val="24"/>
          </w:rPr>
          <w:t>（什么意思？）</w:t>
        </w:r>
      </w:ins>
      <w:r w:rsidR="00AE32CA">
        <w:rPr>
          <w:rFonts w:ascii="宋体" w:eastAsia="宋体" w:hAnsi="宋体" w:hint="eastAsia"/>
          <w:sz w:val="24"/>
          <w:szCs w:val="24"/>
        </w:rPr>
        <w:t>。运营人员配置完规则</w:t>
      </w:r>
      <w:r w:rsidR="00086628">
        <w:rPr>
          <w:rFonts w:ascii="宋体" w:eastAsia="宋体" w:hAnsi="宋体" w:hint="eastAsia"/>
          <w:sz w:val="24"/>
          <w:szCs w:val="24"/>
        </w:rPr>
        <w:t>，</w:t>
      </w:r>
      <w:r w:rsidR="00AE32CA">
        <w:rPr>
          <w:rFonts w:ascii="宋体" w:eastAsia="宋体" w:hAnsi="宋体" w:hint="eastAsia"/>
          <w:sz w:val="24"/>
          <w:szCs w:val="24"/>
        </w:rPr>
        <w:t>点击提交之后，</w:t>
      </w:r>
      <w:r w:rsidR="00086628">
        <w:rPr>
          <w:rFonts w:ascii="宋体" w:eastAsia="宋体" w:hAnsi="宋体" w:hint="eastAsia"/>
          <w:sz w:val="24"/>
          <w:szCs w:val="24"/>
        </w:rPr>
        <w:t>前端会将数据</w:t>
      </w:r>
      <w:ins w:id="269" w:author="wjq" w:date="2020-03-27T14:00:00Z">
        <w:r w:rsidR="00BD3A0A">
          <w:rPr>
            <w:rFonts w:ascii="宋体" w:eastAsia="宋体" w:hAnsi="宋体" w:hint="eastAsia"/>
            <w:sz w:val="24"/>
            <w:szCs w:val="24"/>
          </w:rPr>
          <w:t>（规则？）</w:t>
        </w:r>
      </w:ins>
      <w:r w:rsidR="00086628">
        <w:rPr>
          <w:rFonts w:ascii="宋体" w:eastAsia="宋体" w:hAnsi="宋体" w:hint="eastAsia"/>
          <w:sz w:val="24"/>
          <w:szCs w:val="24"/>
        </w:rPr>
        <w:t>封装在</w:t>
      </w:r>
      <w:r w:rsidR="002209A6">
        <w:rPr>
          <w:rFonts w:ascii="宋体" w:eastAsia="宋体" w:hAnsi="宋体" w:hint="eastAsia"/>
          <w:sz w:val="24"/>
          <w:szCs w:val="24"/>
        </w:rPr>
        <w:t>VO</w:t>
      </w:r>
      <w:r w:rsidR="00086628">
        <w:rPr>
          <w:rFonts w:ascii="宋体" w:eastAsia="宋体" w:hAnsi="宋体" w:hint="eastAsia"/>
          <w:sz w:val="24"/>
          <w:szCs w:val="24"/>
        </w:rPr>
        <w:t>对象当中，传送到服务端，此时的规则对象仅仅保存数据，没有保存规则之间的先后依赖关系</w:t>
      </w:r>
      <w:r w:rsidR="002209A6">
        <w:rPr>
          <w:rFonts w:ascii="宋体" w:eastAsia="宋体" w:hAnsi="宋体" w:hint="eastAsia"/>
          <w:sz w:val="24"/>
          <w:szCs w:val="24"/>
        </w:rPr>
        <w:t>,并且不具备可执行性</w:t>
      </w:r>
      <w:r w:rsidR="00526663">
        <w:rPr>
          <w:rFonts w:ascii="宋体" w:eastAsia="宋体" w:hAnsi="宋体" w:hint="eastAsia"/>
          <w:sz w:val="24"/>
          <w:szCs w:val="24"/>
        </w:rPr>
        <w:t>。</w:t>
      </w:r>
      <w:r w:rsidR="00652A8B">
        <w:rPr>
          <w:rFonts w:ascii="宋体" w:eastAsia="宋体" w:hAnsi="宋体" w:hint="eastAsia"/>
          <w:sz w:val="24"/>
          <w:szCs w:val="24"/>
        </w:rPr>
        <w:t>规则之间的依赖关系和执行顺序是已经确定好的</w:t>
      </w:r>
      <w:r w:rsidR="00531432">
        <w:rPr>
          <w:rFonts w:ascii="宋体" w:eastAsia="宋体" w:hAnsi="宋体" w:hint="eastAsia"/>
          <w:sz w:val="24"/>
          <w:szCs w:val="24"/>
        </w:rPr>
        <w:t>，</w:t>
      </w:r>
      <w:r w:rsidR="00026983">
        <w:rPr>
          <w:rFonts w:ascii="宋体" w:eastAsia="宋体" w:hAnsi="宋体" w:hint="eastAsia"/>
          <w:sz w:val="24"/>
          <w:szCs w:val="24"/>
        </w:rPr>
        <w:t>其依赖关系体现在前端配置页面上，运营人员无法改变这种关</w:t>
      </w:r>
      <w:r w:rsidR="00026983">
        <w:rPr>
          <w:rFonts w:ascii="宋体" w:eastAsia="宋体" w:hAnsi="宋体" w:hint="eastAsia"/>
          <w:sz w:val="24"/>
          <w:szCs w:val="24"/>
        </w:rPr>
        <w:lastRenderedPageBreak/>
        <w:t>系</w:t>
      </w:r>
      <w:r w:rsidR="006F0185">
        <w:rPr>
          <w:rFonts w:ascii="宋体" w:eastAsia="宋体" w:hAnsi="宋体" w:hint="eastAsia"/>
          <w:sz w:val="24"/>
          <w:szCs w:val="24"/>
        </w:rPr>
        <w:t>，若有新的判断条件、新的应对策略的出现，依赖关系才有可能发生变化，但这样的需求非常少。</w:t>
      </w:r>
      <w:r w:rsidR="00F43B19" w:rsidRPr="00F43B19">
        <w:rPr>
          <w:rFonts w:ascii="宋体" w:eastAsia="宋体" w:hAnsi="宋体" w:hint="eastAsia"/>
          <w:sz w:val="24"/>
          <w:szCs w:val="24"/>
        </w:rPr>
        <w:t>后端在接受到规则数据之后，</w:t>
      </w:r>
      <w:r w:rsidR="00F43B19">
        <w:rPr>
          <w:rFonts w:ascii="宋体" w:eastAsia="宋体" w:hAnsi="宋体" w:hint="eastAsia"/>
          <w:sz w:val="24"/>
          <w:szCs w:val="24"/>
        </w:rPr>
        <w:t>将数据以既定的依赖关系进行组织，</w:t>
      </w:r>
      <w:r w:rsidR="00242DDC">
        <w:rPr>
          <w:rFonts w:ascii="宋体" w:eastAsia="宋体" w:hAnsi="宋体" w:hint="eastAsia"/>
          <w:sz w:val="24"/>
          <w:szCs w:val="24"/>
        </w:rPr>
        <w:t>组织的方式是通过树来实现</w:t>
      </w:r>
      <w:r w:rsidR="00EB1A78">
        <w:rPr>
          <w:rFonts w:ascii="宋体" w:eastAsia="宋体" w:hAnsi="宋体" w:hint="eastAsia"/>
          <w:sz w:val="24"/>
          <w:szCs w:val="24"/>
        </w:rPr>
        <w:t>，规则与规则之间先后依赖关系</w:t>
      </w:r>
      <w:r w:rsidR="00D34AE7">
        <w:rPr>
          <w:rFonts w:ascii="宋体" w:eastAsia="宋体" w:hAnsi="宋体" w:hint="eastAsia"/>
          <w:sz w:val="24"/>
          <w:szCs w:val="24"/>
        </w:rPr>
        <w:t>可以</w:t>
      </w:r>
      <w:r w:rsidR="00EB1A78">
        <w:rPr>
          <w:rFonts w:ascii="宋体" w:eastAsia="宋体" w:hAnsi="宋体" w:hint="eastAsia"/>
          <w:sz w:val="24"/>
          <w:szCs w:val="24"/>
        </w:rPr>
        <w:t>通过树的层级关系来体现，规则的执行顺序</w:t>
      </w:r>
      <w:r w:rsidR="00CB7B08">
        <w:rPr>
          <w:rFonts w:ascii="宋体" w:eastAsia="宋体" w:hAnsi="宋体" w:hint="eastAsia"/>
          <w:sz w:val="24"/>
          <w:szCs w:val="24"/>
        </w:rPr>
        <w:t>可以通过树</w:t>
      </w:r>
      <w:proofErr w:type="gramStart"/>
      <w:r w:rsidR="00CB7B08">
        <w:rPr>
          <w:rFonts w:ascii="宋体" w:eastAsia="宋体" w:hAnsi="宋体" w:hint="eastAsia"/>
          <w:sz w:val="24"/>
          <w:szCs w:val="24"/>
        </w:rPr>
        <w:t>的</w:t>
      </w:r>
      <w:r w:rsidR="00493155">
        <w:rPr>
          <w:rFonts w:ascii="宋体" w:eastAsia="宋体" w:hAnsi="宋体" w:hint="eastAsia"/>
          <w:sz w:val="24"/>
          <w:szCs w:val="24"/>
        </w:rPr>
        <w:t>中序遍历</w:t>
      </w:r>
      <w:proofErr w:type="gramEnd"/>
      <w:r w:rsidR="005D13EB">
        <w:rPr>
          <w:rFonts w:ascii="宋体" w:eastAsia="宋体" w:hAnsi="宋体" w:hint="eastAsia"/>
          <w:sz w:val="24"/>
          <w:szCs w:val="24"/>
        </w:rPr>
        <w:t>或</w:t>
      </w:r>
      <w:r w:rsidR="00493155">
        <w:rPr>
          <w:rFonts w:ascii="宋体" w:eastAsia="宋体" w:hAnsi="宋体" w:hint="eastAsia"/>
          <w:sz w:val="24"/>
          <w:szCs w:val="24"/>
        </w:rPr>
        <w:t>后序遍历</w:t>
      </w:r>
      <w:r w:rsidR="00CB7B08">
        <w:rPr>
          <w:rFonts w:ascii="宋体" w:eastAsia="宋体" w:hAnsi="宋体" w:hint="eastAsia"/>
          <w:sz w:val="24"/>
          <w:szCs w:val="24"/>
        </w:rPr>
        <w:t>来实现。</w:t>
      </w:r>
    </w:p>
    <w:p w14:paraId="0C44E85C" w14:textId="33EE7E8E" w:rsidR="00225D2E" w:rsidRDefault="00D64A09" w:rsidP="00E623D1">
      <w:pPr>
        <w:spacing w:line="360" w:lineRule="auto"/>
        <w:ind w:firstLineChars="200" w:firstLine="420"/>
        <w:jc w:val="center"/>
        <w:rPr>
          <w:rFonts w:ascii="宋体" w:eastAsia="宋体" w:hAnsi="宋体"/>
          <w:sz w:val="24"/>
          <w:szCs w:val="24"/>
        </w:rPr>
      </w:pPr>
      <w:r>
        <w:rPr>
          <w:noProof/>
        </w:rPr>
        <w:drawing>
          <wp:inline distT="0" distB="0" distL="0" distR="0" wp14:anchorId="7C071C09" wp14:editId="463B5B4A">
            <wp:extent cx="3517900" cy="15557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28582" cy="1604672"/>
                    </a:xfrm>
                    <a:prstGeom prst="rect">
                      <a:avLst/>
                    </a:prstGeom>
                    <a:noFill/>
                    <a:ln>
                      <a:noFill/>
                    </a:ln>
                  </pic:spPr>
                </pic:pic>
              </a:graphicData>
            </a:graphic>
          </wp:inline>
        </w:drawing>
      </w:r>
    </w:p>
    <w:p w14:paraId="4B2585E8" w14:textId="5D2C0B63" w:rsidR="00E623D1" w:rsidRDefault="00E623D1" w:rsidP="00E623D1">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图3.4</w:t>
      </w:r>
      <w:r>
        <w:rPr>
          <w:rFonts w:ascii="宋体" w:eastAsia="宋体" w:hAnsi="宋体"/>
          <w:sz w:val="24"/>
          <w:szCs w:val="24"/>
        </w:rPr>
        <w:t xml:space="preserve"> </w:t>
      </w:r>
      <w:proofErr w:type="gramStart"/>
      <w:r>
        <w:rPr>
          <w:rFonts w:ascii="宋体" w:eastAsia="宋体" w:hAnsi="宋体" w:hint="eastAsia"/>
          <w:sz w:val="24"/>
          <w:szCs w:val="24"/>
        </w:rPr>
        <w:t>规则树化示意图</w:t>
      </w:r>
      <w:proofErr w:type="gramEnd"/>
    </w:p>
    <w:p w14:paraId="4B733443" w14:textId="32FBEAD7" w:rsidR="00B336A9" w:rsidRDefault="00E623D1"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图3.4为</w:t>
      </w:r>
      <w:proofErr w:type="gramStart"/>
      <w:r>
        <w:rPr>
          <w:rFonts w:ascii="宋体" w:eastAsia="宋体" w:hAnsi="宋体" w:hint="eastAsia"/>
          <w:sz w:val="24"/>
          <w:szCs w:val="24"/>
        </w:rPr>
        <w:t>规则树化示意图</w:t>
      </w:r>
      <w:proofErr w:type="gramEnd"/>
      <w:r w:rsidR="00225D2E">
        <w:rPr>
          <w:rFonts w:ascii="宋体" w:eastAsia="宋体" w:hAnsi="宋体" w:hint="eastAsia"/>
          <w:sz w:val="24"/>
          <w:szCs w:val="24"/>
        </w:rPr>
        <w:t>，</w:t>
      </w:r>
      <w:r w:rsidR="00455BC1">
        <w:rPr>
          <w:rFonts w:ascii="宋体" w:eastAsia="宋体" w:hAnsi="宋体" w:hint="eastAsia"/>
          <w:sz w:val="24"/>
          <w:szCs w:val="24"/>
        </w:rPr>
        <w:t>图中根节点为</w:t>
      </w:r>
      <w:r w:rsidR="00455BC1">
        <w:rPr>
          <w:rFonts w:ascii="宋体" w:eastAsia="宋体" w:hAnsi="宋体"/>
          <w:sz w:val="24"/>
          <w:szCs w:val="24"/>
        </w:rPr>
        <w:t>AND</w:t>
      </w:r>
      <w:r w:rsidR="00455BC1">
        <w:rPr>
          <w:rFonts w:ascii="宋体" w:eastAsia="宋体" w:hAnsi="宋体" w:hint="eastAsia"/>
          <w:sz w:val="24"/>
          <w:szCs w:val="24"/>
        </w:rPr>
        <w:t>执行单元</w:t>
      </w:r>
      <w:r w:rsidR="00B11CDE">
        <w:rPr>
          <w:rFonts w:ascii="宋体" w:eastAsia="宋体" w:hAnsi="宋体" w:hint="eastAsia"/>
          <w:sz w:val="24"/>
          <w:szCs w:val="24"/>
        </w:rPr>
        <w:t>，</w:t>
      </w:r>
      <w:r w:rsidR="00F35F68">
        <w:rPr>
          <w:rFonts w:ascii="宋体" w:eastAsia="宋体" w:hAnsi="宋体" w:hint="eastAsia"/>
          <w:sz w:val="24"/>
          <w:szCs w:val="24"/>
        </w:rPr>
        <w:t>需要两个参数的输入，</w:t>
      </w:r>
      <w:r w:rsidR="00D64A09">
        <w:rPr>
          <w:rFonts w:ascii="宋体" w:eastAsia="宋体" w:hAnsi="宋体" w:hint="eastAsia"/>
          <w:sz w:val="24"/>
          <w:szCs w:val="24"/>
        </w:rPr>
        <w:t>左子树</w:t>
      </w:r>
      <w:proofErr w:type="gramStart"/>
      <w:r w:rsidR="00D64A09">
        <w:rPr>
          <w:rFonts w:ascii="宋体" w:eastAsia="宋体" w:hAnsi="宋体" w:hint="eastAsia"/>
          <w:sz w:val="24"/>
          <w:szCs w:val="24"/>
        </w:rPr>
        <w:t>和右子树</w:t>
      </w:r>
      <w:proofErr w:type="gramEnd"/>
      <w:ins w:id="270" w:author="wjq" w:date="2020-03-27T14:06:00Z">
        <w:r w:rsidR="00BD3A0A">
          <w:rPr>
            <w:rFonts w:ascii="宋体" w:eastAsia="宋体" w:hAnsi="宋体" w:hint="eastAsia"/>
            <w:sz w:val="24"/>
            <w:szCs w:val="24"/>
          </w:rPr>
          <w:t>（</w:t>
        </w:r>
      </w:ins>
      <w:ins w:id="271" w:author="wjq" w:date="2020-03-27T14:07:00Z">
        <w:r w:rsidR="00BD3A0A">
          <w:rPr>
            <w:rFonts w:ascii="宋体" w:eastAsia="宋体" w:hAnsi="宋体" w:hint="eastAsia"/>
            <w:sz w:val="24"/>
            <w:szCs w:val="24"/>
          </w:rPr>
          <w:t>是否需要说明一下如何构建树</w:t>
        </w:r>
      </w:ins>
      <w:ins w:id="272" w:author="wjq" w:date="2020-03-27T14:08:00Z">
        <w:r w:rsidR="00BD3A0A">
          <w:rPr>
            <w:rFonts w:ascii="宋体" w:eastAsia="宋体" w:hAnsi="宋体" w:hint="eastAsia"/>
            <w:sz w:val="24"/>
            <w:szCs w:val="24"/>
          </w:rPr>
          <w:t>，以</w:t>
        </w:r>
      </w:ins>
      <w:ins w:id="273" w:author="wjq" w:date="2020-03-27T14:07:00Z">
        <w:r w:rsidR="00BD3A0A">
          <w:rPr>
            <w:rFonts w:ascii="宋体" w:eastAsia="宋体" w:hAnsi="宋体" w:hint="eastAsia"/>
            <w:sz w:val="24"/>
            <w:szCs w:val="24"/>
          </w:rPr>
          <w:t>及</w:t>
        </w:r>
      </w:ins>
      <w:ins w:id="274" w:author="wjq" w:date="2020-03-27T14:06:00Z">
        <w:r w:rsidR="00BD3A0A">
          <w:rPr>
            <w:rFonts w:ascii="宋体" w:eastAsia="宋体" w:hAnsi="宋体" w:hint="eastAsia"/>
            <w:sz w:val="24"/>
            <w:szCs w:val="24"/>
          </w:rPr>
          <w:t>树可能的深度？）</w:t>
        </w:r>
      </w:ins>
      <w:r w:rsidR="00D64A09">
        <w:rPr>
          <w:rFonts w:ascii="宋体" w:eastAsia="宋体" w:hAnsi="宋体" w:hint="eastAsia"/>
          <w:sz w:val="24"/>
          <w:szCs w:val="24"/>
        </w:rPr>
        <w:t>均为可执行单元，执行结果作为参数传给AND执行单元，该执行单元的逻辑是执行两个参数的逻辑与操作。</w:t>
      </w:r>
      <w:r w:rsidR="00EC12D2">
        <w:rPr>
          <w:rFonts w:ascii="宋体" w:eastAsia="宋体" w:hAnsi="宋体" w:hint="eastAsia"/>
          <w:sz w:val="24"/>
          <w:szCs w:val="24"/>
        </w:rPr>
        <w:t>AND执行单元的执行结果可以作为最终结果进行输出，也可以作为执行单元的参数</w:t>
      </w:r>
      <w:r w:rsidR="00264711">
        <w:rPr>
          <w:rFonts w:ascii="宋体" w:eastAsia="宋体" w:hAnsi="宋体" w:hint="eastAsia"/>
          <w:sz w:val="24"/>
          <w:szCs w:val="24"/>
        </w:rPr>
        <w:t>。</w:t>
      </w:r>
      <w:r w:rsidR="00350CBF">
        <w:rPr>
          <w:rFonts w:ascii="宋体" w:eastAsia="宋体" w:hAnsi="宋体" w:hint="eastAsia"/>
          <w:sz w:val="24"/>
          <w:szCs w:val="24"/>
        </w:rPr>
        <w:t>由于同一层级的叶子节点之间没有依赖关系，因此可以</w:t>
      </w:r>
      <w:proofErr w:type="gramStart"/>
      <w:r w:rsidR="00350CBF">
        <w:rPr>
          <w:rFonts w:ascii="宋体" w:eastAsia="宋体" w:hAnsi="宋体" w:hint="eastAsia"/>
          <w:sz w:val="24"/>
          <w:szCs w:val="24"/>
        </w:rPr>
        <w:t>选择中序遍历</w:t>
      </w:r>
      <w:proofErr w:type="gramEnd"/>
      <w:r w:rsidR="00350CBF">
        <w:rPr>
          <w:rFonts w:ascii="宋体" w:eastAsia="宋体" w:hAnsi="宋体" w:hint="eastAsia"/>
          <w:sz w:val="24"/>
          <w:szCs w:val="24"/>
        </w:rPr>
        <w:t>或者后序遍历来</w:t>
      </w:r>
      <w:r w:rsidR="00507F58">
        <w:rPr>
          <w:rFonts w:ascii="宋体" w:eastAsia="宋体" w:hAnsi="宋体" w:hint="eastAsia"/>
          <w:sz w:val="24"/>
          <w:szCs w:val="24"/>
        </w:rPr>
        <w:t>执行。</w:t>
      </w:r>
    </w:p>
    <w:p w14:paraId="042B1729" w14:textId="742380A9" w:rsidR="00C336C1" w:rsidRDefault="002209A6" w:rsidP="00455BC1">
      <w:pPr>
        <w:spacing w:line="360" w:lineRule="auto"/>
        <w:ind w:firstLineChars="200" w:firstLine="480"/>
        <w:rPr>
          <w:rFonts w:ascii="宋体" w:eastAsia="宋体" w:hAnsi="宋体"/>
          <w:sz w:val="24"/>
          <w:szCs w:val="24"/>
        </w:rPr>
      </w:pPr>
      <w:r>
        <w:rPr>
          <w:rFonts w:ascii="宋体" w:eastAsia="宋体" w:hAnsi="宋体" w:hint="eastAsia"/>
          <w:sz w:val="24"/>
          <w:szCs w:val="24"/>
        </w:rPr>
        <w:t>构建检查</w:t>
      </w:r>
      <w:proofErr w:type="gramStart"/>
      <w:r>
        <w:rPr>
          <w:rFonts w:ascii="宋体" w:eastAsia="宋体" w:hAnsi="宋体" w:hint="eastAsia"/>
          <w:sz w:val="24"/>
          <w:szCs w:val="24"/>
        </w:rPr>
        <w:t>规则子</w:t>
      </w:r>
      <w:proofErr w:type="gramEnd"/>
      <w:r>
        <w:rPr>
          <w:rFonts w:ascii="宋体" w:eastAsia="宋体" w:hAnsi="宋体" w:hint="eastAsia"/>
          <w:sz w:val="24"/>
          <w:szCs w:val="24"/>
        </w:rPr>
        <w:t>功能负责将</w:t>
      </w:r>
      <w:r w:rsidR="00CA51DB">
        <w:rPr>
          <w:rFonts w:ascii="宋体" w:eastAsia="宋体" w:hAnsi="宋体" w:hint="eastAsia"/>
          <w:sz w:val="24"/>
          <w:szCs w:val="24"/>
        </w:rPr>
        <w:t>用户配置的</w:t>
      </w:r>
      <w:r>
        <w:rPr>
          <w:rFonts w:ascii="宋体" w:eastAsia="宋体" w:hAnsi="宋体" w:hint="eastAsia"/>
          <w:sz w:val="24"/>
          <w:szCs w:val="24"/>
        </w:rPr>
        <w:t>检查规则</w:t>
      </w:r>
      <w:r w:rsidR="00FD0734">
        <w:rPr>
          <w:rFonts w:ascii="宋体" w:eastAsia="宋体" w:hAnsi="宋体" w:hint="eastAsia"/>
          <w:sz w:val="24"/>
          <w:szCs w:val="24"/>
        </w:rPr>
        <w:t>按照指定的逻辑进行树化，检查规则包括订单类型、目前所处阶段、是否到达预定时间、是否发生指定事件等。</w:t>
      </w:r>
      <w:r w:rsidR="00B82116">
        <w:rPr>
          <w:rFonts w:ascii="宋体" w:eastAsia="宋体" w:hAnsi="宋体" w:hint="eastAsia"/>
          <w:sz w:val="24"/>
          <w:szCs w:val="24"/>
        </w:rPr>
        <w:t>检查规则构建用例描述如表3.4所示。</w:t>
      </w:r>
    </w:p>
    <w:p w14:paraId="0A39696B" w14:textId="1AD17CF9" w:rsidR="005D13EB" w:rsidRPr="00703230" w:rsidRDefault="005D13EB" w:rsidP="005D13EB">
      <w:pPr>
        <w:spacing w:line="360" w:lineRule="auto"/>
        <w:ind w:firstLineChars="200" w:firstLine="420"/>
        <w:jc w:val="center"/>
        <w:rPr>
          <w:rFonts w:ascii="宋体" w:eastAsia="宋体" w:hAnsi="宋体"/>
          <w:szCs w:val="21"/>
        </w:rPr>
      </w:pPr>
      <w:r w:rsidRPr="00703230">
        <w:rPr>
          <w:rFonts w:ascii="宋体" w:eastAsia="宋体" w:hAnsi="宋体" w:hint="eastAsia"/>
          <w:szCs w:val="21"/>
        </w:rPr>
        <w:t>表 3.4</w:t>
      </w:r>
      <w:r w:rsidR="00E67ED3" w:rsidRPr="00703230">
        <w:rPr>
          <w:rFonts w:ascii="宋体" w:eastAsia="宋体" w:hAnsi="宋体"/>
          <w:szCs w:val="21"/>
        </w:rPr>
        <w:t xml:space="preserve"> </w:t>
      </w:r>
      <w:r w:rsidR="00E67ED3" w:rsidRPr="00703230">
        <w:rPr>
          <w:rFonts w:ascii="宋体" w:eastAsia="宋体" w:hAnsi="宋体" w:hint="eastAsia"/>
          <w:szCs w:val="21"/>
        </w:rPr>
        <w:t>检查规则构建用例图</w:t>
      </w:r>
    </w:p>
    <w:tbl>
      <w:tblPr>
        <w:tblStyle w:val="af3"/>
        <w:tblW w:w="0" w:type="auto"/>
        <w:tblLook w:val="04A0" w:firstRow="1" w:lastRow="0" w:firstColumn="1" w:lastColumn="0" w:noHBand="0" w:noVBand="1"/>
      </w:tblPr>
      <w:tblGrid>
        <w:gridCol w:w="1129"/>
        <w:gridCol w:w="1560"/>
        <w:gridCol w:w="1984"/>
        <w:gridCol w:w="3623"/>
      </w:tblGrid>
      <w:tr w:rsidR="00366ABA" w:rsidRPr="00C03CFF" w14:paraId="1B3CEDA4" w14:textId="77777777" w:rsidTr="00950EBC">
        <w:tc>
          <w:tcPr>
            <w:tcW w:w="1129" w:type="dxa"/>
          </w:tcPr>
          <w:p w14:paraId="786E97B4"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45BEC934" w14:textId="62C7DE32"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4</w:t>
            </w:r>
          </w:p>
        </w:tc>
        <w:tc>
          <w:tcPr>
            <w:tcW w:w="1984" w:type="dxa"/>
          </w:tcPr>
          <w:p w14:paraId="4339B0A0"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1739B0B6" w14:textId="237B694A"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构建检查规则</w:t>
            </w:r>
          </w:p>
        </w:tc>
      </w:tr>
      <w:tr w:rsidR="00366ABA" w:rsidRPr="00C03CFF" w14:paraId="4F3D7685" w14:textId="77777777" w:rsidTr="00950EBC">
        <w:tc>
          <w:tcPr>
            <w:tcW w:w="1129" w:type="dxa"/>
          </w:tcPr>
          <w:p w14:paraId="0B7576E9"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345F8350" w14:textId="74C15CB3"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根据用户配置的检查规则构建能够真实执行的规则</w:t>
            </w:r>
          </w:p>
        </w:tc>
      </w:tr>
      <w:tr w:rsidR="00366ABA" w:rsidRPr="00C03CFF" w14:paraId="44E9E06E" w14:textId="77777777" w:rsidTr="00950EBC">
        <w:tc>
          <w:tcPr>
            <w:tcW w:w="1129" w:type="dxa"/>
          </w:tcPr>
          <w:p w14:paraId="03F899B9"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732DF3AB" w14:textId="37299CE8" w:rsidR="00366ABA" w:rsidRPr="00C03CFF" w:rsidRDefault="00E67ED3" w:rsidP="00950EBC">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37BA2F75" w14:textId="77777777" w:rsidTr="00950EBC">
        <w:tc>
          <w:tcPr>
            <w:tcW w:w="1129" w:type="dxa"/>
          </w:tcPr>
          <w:p w14:paraId="5B53B8CC"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35E545F9" w14:textId="604C5B22"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51AE441F" w14:textId="77777777" w:rsidTr="00950EBC">
        <w:tc>
          <w:tcPr>
            <w:tcW w:w="1129" w:type="dxa"/>
          </w:tcPr>
          <w:p w14:paraId="7CBB78B6"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3F12DCD2" w14:textId="14D10AE9" w:rsidR="00366ABA" w:rsidRPr="00C03CFF" w:rsidRDefault="00E67ED3" w:rsidP="00950EBC">
            <w:pPr>
              <w:widowControl/>
              <w:jc w:val="left"/>
              <w:rPr>
                <w:rFonts w:ascii="Arial" w:eastAsia="宋体" w:hAnsi="Arial" w:cs="Arial"/>
                <w:szCs w:val="21"/>
              </w:rPr>
            </w:pPr>
            <w:r>
              <w:rPr>
                <w:rFonts w:ascii="Arial" w:eastAsia="宋体" w:hAnsi="Arial" w:cs="Arial" w:hint="eastAsia"/>
                <w:szCs w:val="21"/>
              </w:rPr>
              <w:t>生成检查规则执行树，并存入数据库中</w:t>
            </w:r>
            <w:r w:rsidR="00D063BA">
              <w:rPr>
                <w:rFonts w:ascii="Arial" w:eastAsia="宋体" w:hAnsi="Arial" w:cs="Arial" w:hint="eastAsia"/>
                <w:szCs w:val="21"/>
              </w:rPr>
              <w:t>，</w:t>
            </w:r>
          </w:p>
        </w:tc>
      </w:tr>
      <w:tr w:rsidR="00366ABA" w:rsidRPr="00C03CFF" w14:paraId="582A4A77" w14:textId="77777777" w:rsidTr="00950EBC">
        <w:tc>
          <w:tcPr>
            <w:tcW w:w="1129" w:type="dxa"/>
          </w:tcPr>
          <w:p w14:paraId="25783F51"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1121C90A"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068C7F02" w14:textId="77777777" w:rsidTr="00950EBC">
        <w:tc>
          <w:tcPr>
            <w:tcW w:w="1129" w:type="dxa"/>
          </w:tcPr>
          <w:p w14:paraId="69779C28"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31A16687" w14:textId="77777777" w:rsidR="00366ABA" w:rsidRDefault="00794DB8" w:rsidP="0030469F">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57674682" w14:textId="50BFF802" w:rsidR="005B0843" w:rsidRDefault="005B0843" w:rsidP="0030469F">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后端根据检查规则</w:t>
            </w:r>
            <w:r w:rsidR="00DB6BB4">
              <w:rPr>
                <w:rFonts w:ascii="Arial" w:eastAsia="宋体" w:hAnsi="Arial" w:cs="Arial" w:hint="eastAsia"/>
                <w:szCs w:val="21"/>
              </w:rPr>
              <w:t>数据</w:t>
            </w:r>
            <w:r>
              <w:rPr>
                <w:rFonts w:ascii="Arial" w:eastAsia="宋体" w:hAnsi="Arial" w:cs="Arial" w:hint="eastAsia"/>
                <w:szCs w:val="21"/>
              </w:rPr>
              <w:t>构建</w:t>
            </w:r>
            <w:r w:rsidR="00703230">
              <w:rPr>
                <w:rFonts w:ascii="Arial" w:eastAsia="宋体" w:hAnsi="Arial" w:cs="Arial" w:hint="eastAsia"/>
                <w:szCs w:val="21"/>
              </w:rPr>
              <w:t>检查</w:t>
            </w:r>
            <w:r>
              <w:rPr>
                <w:rFonts w:ascii="Arial" w:eastAsia="宋体" w:hAnsi="Arial" w:cs="Arial" w:hint="eastAsia"/>
                <w:szCs w:val="21"/>
              </w:rPr>
              <w:t>执行树</w:t>
            </w:r>
          </w:p>
          <w:p w14:paraId="7254D39E" w14:textId="77777777" w:rsidR="00703230" w:rsidRDefault="00703230" w:rsidP="0030469F">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将构建好的树存入数据库</w:t>
            </w:r>
          </w:p>
          <w:p w14:paraId="20CD7EF7" w14:textId="6598AF5C" w:rsidR="00703230" w:rsidRPr="005B0843" w:rsidRDefault="005C722B" w:rsidP="0030469F">
            <w:pPr>
              <w:pStyle w:val="a5"/>
              <w:widowControl/>
              <w:numPr>
                <w:ilvl w:val="0"/>
                <w:numId w:val="6"/>
              </w:numPr>
              <w:ind w:firstLineChars="0"/>
              <w:jc w:val="left"/>
              <w:rPr>
                <w:rFonts w:ascii="Arial" w:eastAsia="宋体" w:hAnsi="Arial" w:cs="Arial"/>
                <w:szCs w:val="21"/>
              </w:rPr>
            </w:pPr>
            <w:r>
              <w:rPr>
                <w:rFonts w:ascii="Arial" w:eastAsia="宋体" w:hAnsi="Arial" w:cs="Arial" w:hint="eastAsia"/>
                <w:szCs w:val="21"/>
              </w:rPr>
              <w:t>触发</w:t>
            </w:r>
            <w:r w:rsidR="00703230">
              <w:rPr>
                <w:rFonts w:ascii="Arial" w:eastAsia="宋体" w:hAnsi="Arial" w:cs="Arial" w:hint="eastAsia"/>
                <w:szCs w:val="21"/>
              </w:rPr>
              <w:t>审核</w:t>
            </w:r>
          </w:p>
        </w:tc>
      </w:tr>
      <w:tr w:rsidR="00366ABA" w:rsidRPr="00C03CFF" w14:paraId="36939A81" w14:textId="77777777" w:rsidTr="00950EBC">
        <w:tc>
          <w:tcPr>
            <w:tcW w:w="1129" w:type="dxa"/>
          </w:tcPr>
          <w:p w14:paraId="56F128D2"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7CB7E9D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56242821" w14:textId="7CD808DA" w:rsidR="00B02BA0" w:rsidRDefault="00B02BA0" w:rsidP="00B02BA0">
      <w:pPr>
        <w:spacing w:line="360" w:lineRule="auto"/>
        <w:ind w:firstLineChars="200" w:firstLine="480"/>
        <w:jc w:val="left"/>
        <w:rPr>
          <w:rFonts w:ascii="宋体" w:eastAsia="宋体" w:hAnsi="宋体"/>
          <w:sz w:val="24"/>
          <w:szCs w:val="24"/>
        </w:rPr>
      </w:pPr>
      <w:r>
        <w:rPr>
          <w:rFonts w:ascii="宋体" w:eastAsia="宋体" w:hAnsi="宋体" w:hint="eastAsia"/>
          <w:sz w:val="24"/>
          <w:szCs w:val="24"/>
        </w:rPr>
        <w:t>构建</w:t>
      </w:r>
      <w:r w:rsidR="0091356F">
        <w:rPr>
          <w:rFonts w:ascii="宋体" w:eastAsia="宋体" w:hAnsi="宋体" w:hint="eastAsia"/>
          <w:sz w:val="24"/>
          <w:szCs w:val="24"/>
        </w:rPr>
        <w:t>生效范围</w:t>
      </w:r>
      <w:r>
        <w:rPr>
          <w:rFonts w:ascii="宋体" w:eastAsia="宋体" w:hAnsi="宋体" w:hint="eastAsia"/>
          <w:sz w:val="24"/>
          <w:szCs w:val="24"/>
        </w:rPr>
        <w:t>子功能与构建检查子功能类似</w:t>
      </w:r>
      <w:r w:rsidR="0091356F">
        <w:rPr>
          <w:rFonts w:ascii="宋体" w:eastAsia="宋体" w:hAnsi="宋体" w:hint="eastAsia"/>
          <w:sz w:val="24"/>
          <w:szCs w:val="24"/>
        </w:rPr>
        <w:t>，都是对规则进行树化，不同</w:t>
      </w:r>
      <w:r w:rsidR="0091356F">
        <w:rPr>
          <w:rFonts w:ascii="宋体" w:eastAsia="宋体" w:hAnsi="宋体" w:hint="eastAsia"/>
          <w:sz w:val="24"/>
          <w:szCs w:val="24"/>
        </w:rPr>
        <w:lastRenderedPageBreak/>
        <w:t>的是该功能需要和检查规则以及触发行为一起使用，检查规则可以设定</w:t>
      </w:r>
      <w:r w:rsidR="00AE658B">
        <w:rPr>
          <w:rFonts w:ascii="宋体" w:eastAsia="宋体" w:hAnsi="宋体" w:hint="eastAsia"/>
          <w:sz w:val="24"/>
          <w:szCs w:val="24"/>
        </w:rPr>
        <w:t>生效范围，触发行为也可以设置生效范围，这样设计能够</w:t>
      </w:r>
      <w:r w:rsidR="00703230">
        <w:rPr>
          <w:rFonts w:ascii="宋体" w:eastAsia="宋体" w:hAnsi="宋体" w:hint="eastAsia"/>
          <w:sz w:val="24"/>
          <w:szCs w:val="24"/>
        </w:rPr>
        <w:t>更为细</w:t>
      </w:r>
      <w:r w:rsidR="00AE658B">
        <w:rPr>
          <w:rFonts w:ascii="宋体" w:eastAsia="宋体" w:hAnsi="宋体" w:hint="eastAsia"/>
          <w:sz w:val="24"/>
          <w:szCs w:val="24"/>
        </w:rPr>
        <w:t>粒度的把控规则。</w:t>
      </w:r>
      <w:r w:rsidR="00703230">
        <w:rPr>
          <w:rFonts w:ascii="宋体" w:eastAsia="宋体" w:hAnsi="宋体" w:hint="eastAsia"/>
          <w:sz w:val="24"/>
          <w:szCs w:val="24"/>
        </w:rPr>
        <w:t>生效范围构建用例描述如表3.5所示</w:t>
      </w:r>
      <w:r w:rsidR="00D446C3">
        <w:rPr>
          <w:rFonts w:ascii="宋体" w:eastAsia="宋体" w:hAnsi="宋体" w:hint="eastAsia"/>
          <w:sz w:val="24"/>
          <w:szCs w:val="24"/>
        </w:rPr>
        <w:t>。</w:t>
      </w:r>
    </w:p>
    <w:p w14:paraId="3185E352" w14:textId="2E7DCD70" w:rsidR="00366ABA" w:rsidRPr="00703230" w:rsidRDefault="005D13EB" w:rsidP="005D13EB">
      <w:pPr>
        <w:spacing w:line="360" w:lineRule="auto"/>
        <w:ind w:firstLineChars="200" w:firstLine="420"/>
        <w:jc w:val="center"/>
        <w:rPr>
          <w:rFonts w:ascii="宋体" w:eastAsia="宋体" w:hAnsi="宋体"/>
          <w:szCs w:val="21"/>
        </w:rPr>
      </w:pPr>
      <w:r w:rsidRPr="00703230">
        <w:rPr>
          <w:rFonts w:ascii="宋体" w:eastAsia="宋体" w:hAnsi="宋体" w:hint="eastAsia"/>
          <w:szCs w:val="21"/>
        </w:rPr>
        <w:t>表3.5</w:t>
      </w:r>
      <w:r w:rsidR="00D063BA" w:rsidRPr="00703230">
        <w:rPr>
          <w:rFonts w:ascii="宋体" w:eastAsia="宋体" w:hAnsi="宋体"/>
          <w:szCs w:val="21"/>
        </w:rPr>
        <w:t xml:space="preserve"> </w:t>
      </w:r>
      <w:r w:rsidR="00703230" w:rsidRPr="00703230">
        <w:rPr>
          <w:rFonts w:ascii="Arial" w:eastAsia="宋体" w:hAnsi="Arial" w:cs="Arial" w:hint="eastAsia"/>
          <w:szCs w:val="21"/>
        </w:rPr>
        <w:t>生效范围</w:t>
      </w:r>
      <w:r w:rsidR="00D063BA" w:rsidRPr="00703230">
        <w:rPr>
          <w:rFonts w:ascii="宋体" w:eastAsia="宋体" w:hAnsi="宋体" w:hint="eastAsia"/>
          <w:szCs w:val="21"/>
        </w:rPr>
        <w:t>构建用例图</w:t>
      </w:r>
    </w:p>
    <w:tbl>
      <w:tblPr>
        <w:tblStyle w:val="af3"/>
        <w:tblW w:w="0" w:type="auto"/>
        <w:tblLook w:val="04A0" w:firstRow="1" w:lastRow="0" w:firstColumn="1" w:lastColumn="0" w:noHBand="0" w:noVBand="1"/>
      </w:tblPr>
      <w:tblGrid>
        <w:gridCol w:w="1129"/>
        <w:gridCol w:w="1560"/>
        <w:gridCol w:w="1984"/>
        <w:gridCol w:w="3623"/>
      </w:tblGrid>
      <w:tr w:rsidR="00366ABA" w:rsidRPr="00C03CFF" w14:paraId="36ACB7CC" w14:textId="77777777" w:rsidTr="00950EBC">
        <w:tc>
          <w:tcPr>
            <w:tcW w:w="1129" w:type="dxa"/>
          </w:tcPr>
          <w:p w14:paraId="51B09CED"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7F8101FE" w14:textId="3717B53E"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5</w:t>
            </w:r>
          </w:p>
        </w:tc>
        <w:tc>
          <w:tcPr>
            <w:tcW w:w="1984" w:type="dxa"/>
          </w:tcPr>
          <w:p w14:paraId="13365B92"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2763B1E7" w14:textId="4B97C082" w:rsidR="00366ABA" w:rsidRPr="00C03CFF" w:rsidRDefault="0091356F" w:rsidP="00950EBC">
            <w:pPr>
              <w:widowControl/>
              <w:jc w:val="left"/>
              <w:rPr>
                <w:rFonts w:ascii="Arial" w:eastAsia="宋体" w:hAnsi="Arial" w:cs="Arial"/>
                <w:szCs w:val="21"/>
              </w:rPr>
            </w:pPr>
            <w:r>
              <w:rPr>
                <w:rFonts w:ascii="Arial" w:eastAsia="宋体" w:hAnsi="Arial" w:cs="Arial" w:hint="eastAsia"/>
                <w:szCs w:val="21"/>
              </w:rPr>
              <w:t>构建生效范围</w:t>
            </w:r>
          </w:p>
        </w:tc>
      </w:tr>
      <w:tr w:rsidR="00366ABA" w:rsidRPr="00C03CFF" w14:paraId="6A98704F" w14:textId="77777777" w:rsidTr="00950EBC">
        <w:tc>
          <w:tcPr>
            <w:tcW w:w="1129" w:type="dxa"/>
          </w:tcPr>
          <w:p w14:paraId="1B13CE86"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61E6B41C" w14:textId="261B1E9C" w:rsidR="00366ABA" w:rsidRPr="00C03CFF" w:rsidRDefault="00DB6BB4" w:rsidP="00950EBC">
            <w:pPr>
              <w:widowControl/>
              <w:jc w:val="left"/>
              <w:rPr>
                <w:rFonts w:ascii="Arial" w:eastAsia="宋体" w:hAnsi="Arial" w:cs="Arial"/>
                <w:szCs w:val="21"/>
              </w:rPr>
            </w:pPr>
            <w:r>
              <w:rPr>
                <w:rFonts w:ascii="Arial" w:eastAsia="宋体" w:hAnsi="Arial" w:cs="Arial" w:hint="eastAsia"/>
                <w:szCs w:val="21"/>
              </w:rPr>
              <w:t>根据用户配置的生效范围构建生效范围执行树</w:t>
            </w:r>
          </w:p>
        </w:tc>
      </w:tr>
      <w:tr w:rsidR="00366ABA" w:rsidRPr="00C03CFF" w14:paraId="0654048C" w14:textId="77777777" w:rsidTr="00950EBC">
        <w:tc>
          <w:tcPr>
            <w:tcW w:w="1129" w:type="dxa"/>
          </w:tcPr>
          <w:p w14:paraId="7519743E"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6C8D5DCA" w14:textId="74F88375"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632D233F" w14:textId="77777777" w:rsidTr="00950EBC">
        <w:tc>
          <w:tcPr>
            <w:tcW w:w="1129" w:type="dxa"/>
          </w:tcPr>
          <w:p w14:paraId="603F3391"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73AA312B" w14:textId="74F506F8"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7BA06CFE" w14:textId="77777777" w:rsidTr="00950EBC">
        <w:tc>
          <w:tcPr>
            <w:tcW w:w="1129" w:type="dxa"/>
          </w:tcPr>
          <w:p w14:paraId="55AE25FD"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14F44FA7" w14:textId="08538F35" w:rsidR="00366ABA" w:rsidRPr="00C03CFF" w:rsidRDefault="00CA51DB" w:rsidP="00950EBC">
            <w:pPr>
              <w:widowControl/>
              <w:jc w:val="left"/>
              <w:rPr>
                <w:rFonts w:ascii="Arial" w:eastAsia="宋体" w:hAnsi="Arial" w:cs="Arial"/>
                <w:szCs w:val="21"/>
              </w:rPr>
            </w:pPr>
            <w:r>
              <w:rPr>
                <w:rFonts w:ascii="Arial" w:eastAsia="宋体" w:hAnsi="Arial" w:cs="Arial" w:hint="eastAsia"/>
                <w:szCs w:val="21"/>
              </w:rPr>
              <w:t>生成生效范围执行树，并作为子树传送给其他执行树</w:t>
            </w:r>
          </w:p>
        </w:tc>
      </w:tr>
      <w:tr w:rsidR="00366ABA" w:rsidRPr="00C03CFF" w14:paraId="407AA4EB" w14:textId="77777777" w:rsidTr="00950EBC">
        <w:tc>
          <w:tcPr>
            <w:tcW w:w="1129" w:type="dxa"/>
          </w:tcPr>
          <w:p w14:paraId="5482365F"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226CBC25"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4629D519" w14:textId="77777777" w:rsidTr="00950EBC">
        <w:tc>
          <w:tcPr>
            <w:tcW w:w="1129" w:type="dxa"/>
          </w:tcPr>
          <w:p w14:paraId="3C159E2B"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04AAFB2C" w14:textId="27F3A058" w:rsidR="00366ABA" w:rsidRDefault="005B0843" w:rsidP="0030469F">
            <w:pPr>
              <w:pStyle w:val="a5"/>
              <w:widowControl/>
              <w:numPr>
                <w:ilvl w:val="0"/>
                <w:numId w:val="7"/>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485B2670" w14:textId="0D898CD5" w:rsidR="00DB6BB4" w:rsidRDefault="00DB6BB4" w:rsidP="0030469F">
            <w:pPr>
              <w:pStyle w:val="a5"/>
              <w:widowControl/>
              <w:numPr>
                <w:ilvl w:val="0"/>
                <w:numId w:val="7"/>
              </w:numPr>
              <w:ind w:firstLineChars="0"/>
              <w:jc w:val="left"/>
              <w:rPr>
                <w:rFonts w:ascii="Arial" w:eastAsia="宋体" w:hAnsi="Arial" w:cs="Arial"/>
                <w:szCs w:val="21"/>
              </w:rPr>
            </w:pPr>
            <w:r>
              <w:rPr>
                <w:rFonts w:ascii="Arial" w:eastAsia="宋体" w:hAnsi="Arial" w:cs="Arial" w:hint="eastAsia"/>
                <w:szCs w:val="21"/>
              </w:rPr>
              <w:t>检查规则或触发行为获取生效范围执行树</w:t>
            </w:r>
          </w:p>
          <w:p w14:paraId="090CF743" w14:textId="3205F45F" w:rsidR="005B0843" w:rsidRDefault="005B0843" w:rsidP="0030469F">
            <w:pPr>
              <w:pStyle w:val="a5"/>
              <w:widowControl/>
              <w:numPr>
                <w:ilvl w:val="0"/>
                <w:numId w:val="7"/>
              </w:numPr>
              <w:ind w:firstLineChars="0"/>
              <w:jc w:val="left"/>
              <w:rPr>
                <w:rFonts w:ascii="Arial" w:eastAsia="宋体" w:hAnsi="Arial" w:cs="Arial"/>
                <w:szCs w:val="21"/>
              </w:rPr>
            </w:pPr>
            <w:r>
              <w:rPr>
                <w:rFonts w:ascii="Arial" w:eastAsia="宋体" w:hAnsi="Arial" w:cs="Arial" w:hint="eastAsia"/>
                <w:szCs w:val="21"/>
              </w:rPr>
              <w:t>后端根据</w:t>
            </w:r>
            <w:r w:rsidR="00DB6BB4">
              <w:rPr>
                <w:rFonts w:ascii="Arial" w:eastAsia="宋体" w:hAnsi="Arial" w:cs="Arial" w:hint="eastAsia"/>
                <w:szCs w:val="21"/>
              </w:rPr>
              <w:t>生效范围数据构建范围</w:t>
            </w:r>
            <w:r>
              <w:rPr>
                <w:rFonts w:ascii="Arial" w:eastAsia="宋体" w:hAnsi="Arial" w:cs="Arial" w:hint="eastAsia"/>
                <w:szCs w:val="21"/>
              </w:rPr>
              <w:t>执行树</w:t>
            </w:r>
          </w:p>
          <w:p w14:paraId="69283298" w14:textId="4356013A" w:rsidR="00703230" w:rsidRPr="005B0843" w:rsidRDefault="00DB6BB4" w:rsidP="0030469F">
            <w:pPr>
              <w:pStyle w:val="a5"/>
              <w:widowControl/>
              <w:numPr>
                <w:ilvl w:val="0"/>
                <w:numId w:val="7"/>
              </w:numPr>
              <w:ind w:firstLineChars="0"/>
              <w:jc w:val="left"/>
              <w:rPr>
                <w:rFonts w:ascii="Arial" w:eastAsia="宋体" w:hAnsi="Arial" w:cs="Arial"/>
                <w:szCs w:val="21"/>
              </w:rPr>
            </w:pPr>
            <w:r>
              <w:rPr>
                <w:rFonts w:ascii="Arial" w:eastAsia="宋体" w:hAnsi="Arial" w:cs="Arial" w:hint="eastAsia"/>
                <w:szCs w:val="21"/>
              </w:rPr>
              <w:t>返回生效范围执行树</w:t>
            </w:r>
          </w:p>
        </w:tc>
      </w:tr>
      <w:tr w:rsidR="00366ABA" w:rsidRPr="00C03CFF" w14:paraId="26F0E611" w14:textId="77777777" w:rsidTr="00950EBC">
        <w:tc>
          <w:tcPr>
            <w:tcW w:w="1129" w:type="dxa"/>
          </w:tcPr>
          <w:p w14:paraId="4DE0FECA"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4B9B7C00"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72597ED4" w14:textId="6DAFE4B1" w:rsidR="0084599A" w:rsidRPr="00DB6BB4" w:rsidRDefault="00DB6BB4" w:rsidP="00DB6BB4">
      <w:pPr>
        <w:spacing w:line="360" w:lineRule="auto"/>
        <w:ind w:firstLineChars="200" w:firstLine="480"/>
        <w:jc w:val="left"/>
        <w:rPr>
          <w:rFonts w:ascii="宋体" w:eastAsia="宋体" w:hAnsi="宋体"/>
          <w:sz w:val="24"/>
          <w:szCs w:val="24"/>
        </w:rPr>
      </w:pPr>
      <w:r w:rsidRPr="00DB6BB4">
        <w:rPr>
          <w:rFonts w:ascii="宋体" w:eastAsia="宋体" w:hAnsi="宋体" w:hint="eastAsia"/>
          <w:sz w:val="24"/>
          <w:szCs w:val="24"/>
        </w:rPr>
        <w:t>构建触发行为子模块负责</w:t>
      </w:r>
      <w:r w:rsidR="00CA51DB">
        <w:rPr>
          <w:rFonts w:ascii="宋体" w:eastAsia="宋体" w:hAnsi="宋体" w:hint="eastAsia"/>
          <w:sz w:val="24"/>
          <w:szCs w:val="24"/>
        </w:rPr>
        <w:t>将用户配置的触发行为以指定的方式进行树化，与其他两者不同的是，触发行为并没有先后顺序，触发行为甚至可以并行执行，但是每个行为都有具体的执行范围，</w:t>
      </w:r>
      <w:r w:rsidR="001266AA">
        <w:rPr>
          <w:rFonts w:ascii="宋体" w:eastAsia="宋体" w:hAnsi="宋体" w:hint="eastAsia"/>
          <w:sz w:val="24"/>
          <w:szCs w:val="24"/>
        </w:rPr>
        <w:t>因此一个行为和执行范围组合</w:t>
      </w:r>
      <w:proofErr w:type="gramStart"/>
      <w:r w:rsidR="001266AA">
        <w:rPr>
          <w:rFonts w:ascii="宋体" w:eastAsia="宋体" w:hAnsi="宋体" w:hint="eastAsia"/>
          <w:sz w:val="24"/>
          <w:szCs w:val="24"/>
        </w:rPr>
        <w:t>成</w:t>
      </w:r>
      <w:r w:rsidR="00F80857">
        <w:rPr>
          <w:rFonts w:ascii="宋体" w:eastAsia="宋体" w:hAnsi="宋体" w:hint="eastAsia"/>
          <w:sz w:val="24"/>
          <w:szCs w:val="24"/>
        </w:rPr>
        <w:t>执行</w:t>
      </w:r>
      <w:proofErr w:type="gramEnd"/>
      <w:r w:rsidR="00F80857">
        <w:rPr>
          <w:rFonts w:ascii="宋体" w:eastAsia="宋体" w:hAnsi="宋体" w:hint="eastAsia"/>
          <w:sz w:val="24"/>
          <w:szCs w:val="24"/>
        </w:rPr>
        <w:t>单元。</w:t>
      </w:r>
      <w:r w:rsidR="00D6641F">
        <w:rPr>
          <w:rFonts w:ascii="宋体" w:eastAsia="宋体" w:hAnsi="宋体" w:hint="eastAsia"/>
          <w:sz w:val="24"/>
          <w:szCs w:val="24"/>
        </w:rPr>
        <w:t>触发行为构建用例描述如表3.6所示。</w:t>
      </w:r>
    </w:p>
    <w:p w14:paraId="39BC1156" w14:textId="1BC35C0A" w:rsidR="00366ABA" w:rsidRPr="00703230" w:rsidRDefault="005D13EB" w:rsidP="005D13EB">
      <w:pPr>
        <w:spacing w:line="360" w:lineRule="auto"/>
        <w:jc w:val="center"/>
        <w:rPr>
          <w:rFonts w:ascii="宋体" w:eastAsia="宋体" w:hAnsi="宋体"/>
          <w:szCs w:val="21"/>
        </w:rPr>
      </w:pPr>
      <w:r w:rsidRPr="00703230">
        <w:rPr>
          <w:rFonts w:ascii="宋体" w:eastAsia="宋体" w:hAnsi="宋体" w:hint="eastAsia"/>
          <w:szCs w:val="21"/>
        </w:rPr>
        <w:t>表3.6</w:t>
      </w:r>
      <w:r w:rsidR="00D063BA" w:rsidRPr="00703230">
        <w:rPr>
          <w:rFonts w:ascii="宋体" w:eastAsia="宋体" w:hAnsi="宋体"/>
          <w:szCs w:val="21"/>
        </w:rPr>
        <w:t xml:space="preserve"> </w:t>
      </w:r>
      <w:r w:rsidR="00D6641F">
        <w:rPr>
          <w:rFonts w:ascii="宋体" w:eastAsia="宋体" w:hAnsi="宋体" w:hint="eastAsia"/>
          <w:szCs w:val="21"/>
        </w:rPr>
        <w:t>触发行为</w:t>
      </w:r>
      <w:r w:rsidR="00D063BA" w:rsidRPr="00703230">
        <w:rPr>
          <w:rFonts w:ascii="宋体" w:eastAsia="宋体" w:hAnsi="宋体" w:hint="eastAsia"/>
          <w:szCs w:val="21"/>
        </w:rPr>
        <w:t>构建用例图</w:t>
      </w:r>
    </w:p>
    <w:tbl>
      <w:tblPr>
        <w:tblStyle w:val="af3"/>
        <w:tblW w:w="0" w:type="auto"/>
        <w:tblLook w:val="04A0" w:firstRow="1" w:lastRow="0" w:firstColumn="1" w:lastColumn="0" w:noHBand="0" w:noVBand="1"/>
      </w:tblPr>
      <w:tblGrid>
        <w:gridCol w:w="1129"/>
        <w:gridCol w:w="1560"/>
        <w:gridCol w:w="1984"/>
        <w:gridCol w:w="3623"/>
      </w:tblGrid>
      <w:tr w:rsidR="00366ABA" w:rsidRPr="00C03CFF" w14:paraId="0D817B24" w14:textId="77777777" w:rsidTr="00950EBC">
        <w:tc>
          <w:tcPr>
            <w:tcW w:w="1129" w:type="dxa"/>
          </w:tcPr>
          <w:p w14:paraId="12D39624"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ID</w:t>
            </w:r>
          </w:p>
        </w:tc>
        <w:tc>
          <w:tcPr>
            <w:tcW w:w="1560" w:type="dxa"/>
          </w:tcPr>
          <w:p w14:paraId="5A33902F" w14:textId="06EA4769"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UC</w:t>
            </w:r>
            <w:r w:rsidR="00794DB8">
              <w:rPr>
                <w:rFonts w:ascii="Arial" w:eastAsia="宋体" w:hAnsi="Arial" w:cs="Arial" w:hint="eastAsia"/>
                <w:szCs w:val="21"/>
              </w:rPr>
              <w:t>6</w:t>
            </w:r>
          </w:p>
        </w:tc>
        <w:tc>
          <w:tcPr>
            <w:tcW w:w="1984" w:type="dxa"/>
          </w:tcPr>
          <w:p w14:paraId="072F4241"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名称</w:t>
            </w:r>
          </w:p>
        </w:tc>
        <w:tc>
          <w:tcPr>
            <w:tcW w:w="3623" w:type="dxa"/>
          </w:tcPr>
          <w:p w14:paraId="3B0D6FA9" w14:textId="667171EA" w:rsidR="00366ABA" w:rsidRPr="00C03CFF" w:rsidRDefault="0091356F" w:rsidP="00950EBC">
            <w:pPr>
              <w:widowControl/>
              <w:jc w:val="left"/>
              <w:rPr>
                <w:rFonts w:ascii="Arial" w:eastAsia="宋体" w:hAnsi="Arial" w:cs="Arial"/>
                <w:szCs w:val="21"/>
              </w:rPr>
            </w:pPr>
            <w:r>
              <w:rPr>
                <w:rFonts w:ascii="Arial" w:eastAsia="宋体" w:hAnsi="Arial" w:cs="Arial" w:hint="eastAsia"/>
                <w:szCs w:val="21"/>
              </w:rPr>
              <w:t>构建触发行为</w:t>
            </w:r>
          </w:p>
        </w:tc>
      </w:tr>
      <w:tr w:rsidR="00366ABA" w:rsidRPr="00C03CFF" w14:paraId="67124EFB" w14:textId="77777777" w:rsidTr="00950EBC">
        <w:tc>
          <w:tcPr>
            <w:tcW w:w="1129" w:type="dxa"/>
          </w:tcPr>
          <w:p w14:paraId="3B5DD843"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描述</w:t>
            </w:r>
          </w:p>
        </w:tc>
        <w:tc>
          <w:tcPr>
            <w:tcW w:w="7167" w:type="dxa"/>
            <w:gridSpan w:val="3"/>
          </w:tcPr>
          <w:p w14:paraId="1A3E676C" w14:textId="57E3698F" w:rsidR="00366ABA" w:rsidRPr="00C03CFF" w:rsidRDefault="00112465" w:rsidP="00950EBC">
            <w:pPr>
              <w:widowControl/>
              <w:jc w:val="left"/>
              <w:rPr>
                <w:rFonts w:ascii="Arial" w:eastAsia="宋体" w:hAnsi="Arial" w:cs="Arial"/>
                <w:szCs w:val="21"/>
              </w:rPr>
            </w:pPr>
            <w:r>
              <w:rPr>
                <w:rFonts w:ascii="Arial" w:eastAsia="宋体" w:hAnsi="Arial" w:cs="Arial" w:hint="eastAsia"/>
                <w:szCs w:val="21"/>
              </w:rPr>
              <w:t>根据用户配置的触发行为构建触发行为执行树</w:t>
            </w:r>
          </w:p>
        </w:tc>
      </w:tr>
      <w:tr w:rsidR="00366ABA" w:rsidRPr="00C03CFF" w14:paraId="73524399" w14:textId="77777777" w:rsidTr="00950EBC">
        <w:tc>
          <w:tcPr>
            <w:tcW w:w="1129" w:type="dxa"/>
          </w:tcPr>
          <w:p w14:paraId="446CEE97"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参与者</w:t>
            </w:r>
          </w:p>
        </w:tc>
        <w:tc>
          <w:tcPr>
            <w:tcW w:w="7167" w:type="dxa"/>
            <w:gridSpan w:val="3"/>
          </w:tcPr>
          <w:p w14:paraId="2209F6EA" w14:textId="7AA39F63" w:rsidR="00366ABA" w:rsidRPr="00C03CFF" w:rsidRDefault="00DB6BB4" w:rsidP="00950EBC">
            <w:pPr>
              <w:widowControl/>
              <w:jc w:val="left"/>
              <w:rPr>
                <w:rFonts w:ascii="Arial" w:eastAsia="宋体" w:hAnsi="Arial" w:cs="Arial"/>
                <w:szCs w:val="21"/>
              </w:rPr>
            </w:pPr>
            <w:r>
              <w:rPr>
                <w:rFonts w:ascii="Arial" w:eastAsia="宋体" w:hAnsi="Arial" w:cs="Arial" w:hint="eastAsia"/>
                <w:szCs w:val="21"/>
              </w:rPr>
              <w:t>系统</w:t>
            </w:r>
          </w:p>
        </w:tc>
      </w:tr>
      <w:tr w:rsidR="00366ABA" w:rsidRPr="00C03CFF" w14:paraId="2FAF41A5" w14:textId="77777777" w:rsidTr="00950EBC">
        <w:tc>
          <w:tcPr>
            <w:tcW w:w="1129" w:type="dxa"/>
          </w:tcPr>
          <w:p w14:paraId="35F8478F" w14:textId="77777777" w:rsidR="00366ABA" w:rsidRPr="00C03CFF" w:rsidRDefault="00366ABA" w:rsidP="00950EBC">
            <w:pPr>
              <w:widowControl/>
              <w:jc w:val="left"/>
              <w:rPr>
                <w:rFonts w:ascii="Arial" w:eastAsia="宋体" w:hAnsi="Arial" w:cs="Arial"/>
                <w:szCs w:val="21"/>
              </w:rPr>
            </w:pPr>
            <w:r w:rsidRPr="00C03CFF">
              <w:rPr>
                <w:rFonts w:ascii="Arial" w:eastAsia="宋体" w:hAnsi="Arial" w:cs="Arial" w:hint="eastAsia"/>
                <w:szCs w:val="21"/>
              </w:rPr>
              <w:t>前置条件</w:t>
            </w:r>
          </w:p>
        </w:tc>
        <w:tc>
          <w:tcPr>
            <w:tcW w:w="7167" w:type="dxa"/>
            <w:gridSpan w:val="3"/>
          </w:tcPr>
          <w:p w14:paraId="10DDFFE9" w14:textId="290B2D72" w:rsidR="00366ABA" w:rsidRPr="00C03CFF" w:rsidRDefault="00794DB8" w:rsidP="00950EBC">
            <w:pPr>
              <w:widowControl/>
              <w:jc w:val="left"/>
              <w:rPr>
                <w:rFonts w:ascii="Arial" w:eastAsia="宋体" w:hAnsi="Arial" w:cs="Arial"/>
                <w:szCs w:val="21"/>
              </w:rPr>
            </w:pPr>
            <w:r>
              <w:rPr>
                <w:rFonts w:ascii="Arial" w:eastAsia="宋体" w:hAnsi="Arial" w:cs="Arial" w:hint="eastAsia"/>
                <w:szCs w:val="21"/>
              </w:rPr>
              <w:t>用户创建</w:t>
            </w:r>
            <w:r>
              <w:rPr>
                <w:rFonts w:ascii="Arial" w:eastAsia="宋体" w:hAnsi="Arial" w:cs="Arial" w:hint="eastAsia"/>
                <w:szCs w:val="21"/>
              </w:rPr>
              <w:t>/</w:t>
            </w:r>
            <w:r>
              <w:rPr>
                <w:rFonts w:ascii="Arial" w:eastAsia="宋体" w:hAnsi="Arial" w:cs="Arial" w:hint="eastAsia"/>
                <w:szCs w:val="21"/>
              </w:rPr>
              <w:t>修改规则</w:t>
            </w:r>
          </w:p>
        </w:tc>
      </w:tr>
      <w:tr w:rsidR="00366ABA" w:rsidRPr="00C03CFF" w14:paraId="671CEA9F" w14:textId="77777777" w:rsidTr="00950EBC">
        <w:tc>
          <w:tcPr>
            <w:tcW w:w="1129" w:type="dxa"/>
          </w:tcPr>
          <w:p w14:paraId="71763307"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后置条件</w:t>
            </w:r>
          </w:p>
        </w:tc>
        <w:tc>
          <w:tcPr>
            <w:tcW w:w="7167" w:type="dxa"/>
            <w:gridSpan w:val="3"/>
          </w:tcPr>
          <w:p w14:paraId="5E907672" w14:textId="01034A16" w:rsidR="00366ABA" w:rsidRPr="00C03CFF" w:rsidRDefault="00112465" w:rsidP="00950EBC">
            <w:pPr>
              <w:widowControl/>
              <w:jc w:val="left"/>
              <w:rPr>
                <w:rFonts w:ascii="Arial" w:eastAsia="宋体" w:hAnsi="Arial" w:cs="Arial"/>
                <w:szCs w:val="21"/>
              </w:rPr>
            </w:pPr>
            <w:r>
              <w:rPr>
                <w:rFonts w:ascii="Arial" w:eastAsia="宋体" w:hAnsi="Arial" w:cs="Arial" w:hint="eastAsia"/>
                <w:szCs w:val="21"/>
              </w:rPr>
              <w:t>生成触发行为执行树，存入数据库</w:t>
            </w:r>
          </w:p>
        </w:tc>
      </w:tr>
      <w:tr w:rsidR="00366ABA" w:rsidRPr="00C03CFF" w14:paraId="1F85D55B" w14:textId="77777777" w:rsidTr="00950EBC">
        <w:tc>
          <w:tcPr>
            <w:tcW w:w="1129" w:type="dxa"/>
          </w:tcPr>
          <w:p w14:paraId="5B61D597"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优先级</w:t>
            </w:r>
          </w:p>
        </w:tc>
        <w:tc>
          <w:tcPr>
            <w:tcW w:w="7167" w:type="dxa"/>
            <w:gridSpan w:val="3"/>
          </w:tcPr>
          <w:p w14:paraId="534BD70C"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中</w:t>
            </w:r>
          </w:p>
        </w:tc>
      </w:tr>
      <w:tr w:rsidR="00366ABA" w:rsidRPr="00C03CFF" w14:paraId="79BC66D5" w14:textId="77777777" w:rsidTr="00950EBC">
        <w:tc>
          <w:tcPr>
            <w:tcW w:w="1129" w:type="dxa"/>
          </w:tcPr>
          <w:p w14:paraId="6C56D068"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正常流程</w:t>
            </w:r>
          </w:p>
        </w:tc>
        <w:tc>
          <w:tcPr>
            <w:tcW w:w="7167" w:type="dxa"/>
            <w:gridSpan w:val="3"/>
          </w:tcPr>
          <w:p w14:paraId="5D400EC2" w14:textId="77777777" w:rsidR="00366ABA" w:rsidRDefault="005B0843" w:rsidP="0030469F">
            <w:pPr>
              <w:pStyle w:val="a5"/>
              <w:widowControl/>
              <w:numPr>
                <w:ilvl w:val="0"/>
                <w:numId w:val="8"/>
              </w:numPr>
              <w:ind w:firstLineChars="0"/>
              <w:jc w:val="left"/>
              <w:rPr>
                <w:rFonts w:ascii="Arial" w:eastAsia="宋体" w:hAnsi="Arial" w:cs="Arial"/>
                <w:szCs w:val="21"/>
              </w:rPr>
            </w:pPr>
            <w:r>
              <w:rPr>
                <w:rFonts w:ascii="Arial" w:eastAsia="宋体" w:hAnsi="Arial" w:cs="Arial" w:hint="eastAsia"/>
                <w:szCs w:val="21"/>
              </w:rPr>
              <w:t>用户提交规则创建</w:t>
            </w:r>
            <w:r>
              <w:rPr>
                <w:rFonts w:ascii="Arial" w:eastAsia="宋体" w:hAnsi="Arial" w:cs="Arial" w:hint="eastAsia"/>
                <w:szCs w:val="21"/>
              </w:rPr>
              <w:t>/</w:t>
            </w:r>
            <w:r>
              <w:rPr>
                <w:rFonts w:ascii="Arial" w:eastAsia="宋体" w:hAnsi="Arial" w:cs="Arial" w:hint="eastAsia"/>
                <w:szCs w:val="21"/>
              </w:rPr>
              <w:t>修改</w:t>
            </w:r>
          </w:p>
          <w:p w14:paraId="31B2908A" w14:textId="77777777" w:rsidR="005B0843" w:rsidRDefault="00112465" w:rsidP="0030469F">
            <w:pPr>
              <w:pStyle w:val="a5"/>
              <w:widowControl/>
              <w:numPr>
                <w:ilvl w:val="0"/>
                <w:numId w:val="8"/>
              </w:numPr>
              <w:ind w:firstLineChars="0"/>
              <w:jc w:val="left"/>
              <w:rPr>
                <w:rFonts w:ascii="Arial" w:eastAsia="宋体" w:hAnsi="Arial" w:cs="Arial"/>
                <w:szCs w:val="21"/>
              </w:rPr>
            </w:pPr>
            <w:r>
              <w:rPr>
                <w:rFonts w:ascii="Arial" w:eastAsia="宋体" w:hAnsi="Arial" w:cs="Arial" w:hint="eastAsia"/>
                <w:szCs w:val="21"/>
              </w:rPr>
              <w:t>后端获取配置的触发行为</w:t>
            </w:r>
          </w:p>
          <w:p w14:paraId="20B8448D" w14:textId="77777777" w:rsidR="00112465" w:rsidRDefault="00112465" w:rsidP="0030469F">
            <w:pPr>
              <w:pStyle w:val="a5"/>
              <w:widowControl/>
              <w:numPr>
                <w:ilvl w:val="0"/>
                <w:numId w:val="8"/>
              </w:numPr>
              <w:ind w:firstLineChars="0"/>
              <w:jc w:val="left"/>
              <w:rPr>
                <w:rFonts w:ascii="Arial" w:eastAsia="宋体" w:hAnsi="Arial" w:cs="Arial"/>
                <w:szCs w:val="21"/>
              </w:rPr>
            </w:pPr>
            <w:r>
              <w:rPr>
                <w:rFonts w:ascii="Arial" w:eastAsia="宋体" w:hAnsi="Arial" w:cs="Arial" w:hint="eastAsia"/>
                <w:szCs w:val="21"/>
              </w:rPr>
              <w:t>后端根据获取每个触发行为的生效范围执行树</w:t>
            </w:r>
          </w:p>
          <w:p w14:paraId="2C2A9C56" w14:textId="28B8925A" w:rsidR="00112465" w:rsidRPr="005B0843" w:rsidRDefault="00112465" w:rsidP="0030469F">
            <w:pPr>
              <w:pStyle w:val="a5"/>
              <w:widowControl/>
              <w:numPr>
                <w:ilvl w:val="0"/>
                <w:numId w:val="8"/>
              </w:numPr>
              <w:ind w:firstLineChars="0"/>
              <w:jc w:val="left"/>
              <w:rPr>
                <w:rFonts w:ascii="Arial" w:eastAsia="宋体" w:hAnsi="Arial" w:cs="Arial"/>
                <w:szCs w:val="21"/>
              </w:rPr>
            </w:pPr>
            <w:r>
              <w:rPr>
                <w:rFonts w:ascii="Arial" w:eastAsia="宋体" w:hAnsi="Arial" w:cs="Arial" w:hint="eastAsia"/>
                <w:szCs w:val="21"/>
              </w:rPr>
              <w:t>构建触发行为执行树</w:t>
            </w:r>
          </w:p>
        </w:tc>
      </w:tr>
      <w:tr w:rsidR="00366ABA" w:rsidRPr="00C03CFF" w14:paraId="1E514AEE" w14:textId="77777777" w:rsidTr="00950EBC">
        <w:tc>
          <w:tcPr>
            <w:tcW w:w="1129" w:type="dxa"/>
          </w:tcPr>
          <w:p w14:paraId="4BC1E02E"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拓展流程</w:t>
            </w:r>
          </w:p>
        </w:tc>
        <w:tc>
          <w:tcPr>
            <w:tcW w:w="7167" w:type="dxa"/>
            <w:gridSpan w:val="3"/>
          </w:tcPr>
          <w:p w14:paraId="67C226A4" w14:textId="77777777" w:rsidR="00366ABA" w:rsidRPr="00C03CFF" w:rsidRDefault="00366ABA" w:rsidP="00950EBC">
            <w:pPr>
              <w:widowControl/>
              <w:jc w:val="left"/>
              <w:rPr>
                <w:rFonts w:ascii="Arial" w:eastAsia="宋体" w:hAnsi="Arial" w:cs="Arial"/>
                <w:szCs w:val="21"/>
              </w:rPr>
            </w:pPr>
            <w:r>
              <w:rPr>
                <w:rFonts w:ascii="Arial" w:eastAsia="宋体" w:hAnsi="Arial" w:cs="Arial" w:hint="eastAsia"/>
                <w:szCs w:val="21"/>
              </w:rPr>
              <w:t>无</w:t>
            </w:r>
          </w:p>
        </w:tc>
      </w:tr>
    </w:tbl>
    <w:p w14:paraId="207A6724" w14:textId="74196345" w:rsidR="00366ABA" w:rsidRDefault="00BD3A0A" w:rsidP="00F675BF">
      <w:pPr>
        <w:spacing w:line="360" w:lineRule="auto"/>
        <w:ind w:firstLineChars="200" w:firstLine="480"/>
        <w:rPr>
          <w:rFonts w:ascii="宋体" w:eastAsia="宋体" w:hAnsi="宋体"/>
          <w:sz w:val="24"/>
          <w:szCs w:val="24"/>
        </w:rPr>
      </w:pPr>
      <w:ins w:id="275" w:author="wjq" w:date="2020-03-27T14:08:00Z">
        <w:r>
          <w:rPr>
            <w:rFonts w:ascii="宋体" w:eastAsia="宋体" w:hAnsi="宋体" w:hint="eastAsia"/>
            <w:sz w:val="24"/>
            <w:szCs w:val="24"/>
          </w:rPr>
          <w:t>这种空行都删除</w:t>
        </w:r>
      </w:ins>
      <w:ins w:id="276" w:author="wjq" w:date="2020-03-27T14:09:00Z">
        <w:r>
          <w:rPr>
            <w:rFonts w:ascii="宋体" w:eastAsia="宋体" w:hAnsi="宋体" w:hint="eastAsia"/>
            <w:sz w:val="24"/>
            <w:szCs w:val="24"/>
          </w:rPr>
          <w:t>！</w:t>
        </w:r>
      </w:ins>
    </w:p>
    <w:p w14:paraId="2BF784DB" w14:textId="77777777" w:rsidR="00366ABA" w:rsidRDefault="00366ABA" w:rsidP="00F675BF">
      <w:pPr>
        <w:spacing w:line="360" w:lineRule="auto"/>
        <w:ind w:firstLineChars="200" w:firstLine="480"/>
        <w:rPr>
          <w:rFonts w:ascii="宋体" w:eastAsia="宋体" w:hAnsi="宋体"/>
          <w:sz w:val="24"/>
          <w:szCs w:val="24"/>
        </w:rPr>
      </w:pPr>
    </w:p>
    <w:p w14:paraId="044713ED" w14:textId="011FC5B3" w:rsidR="002235C6" w:rsidRDefault="00842122" w:rsidP="0030469F">
      <w:pPr>
        <w:pStyle w:val="3"/>
        <w:numPr>
          <w:ilvl w:val="2"/>
          <w:numId w:val="1"/>
        </w:numPr>
      </w:pPr>
      <w:r>
        <w:rPr>
          <w:rFonts w:hint="eastAsia"/>
        </w:rPr>
        <w:t xml:space="preserve"> </w:t>
      </w:r>
      <w:r w:rsidR="004D4EE5">
        <w:rPr>
          <w:rFonts w:hint="eastAsia"/>
        </w:rPr>
        <w:t>审核流程管理功能</w:t>
      </w:r>
    </w:p>
    <w:p w14:paraId="2707A9F2" w14:textId="77777777" w:rsidR="00A45DA7" w:rsidRPr="00A45DA7" w:rsidRDefault="00A45DA7" w:rsidP="00A45DA7">
      <w:pPr>
        <w:spacing w:line="360" w:lineRule="auto"/>
        <w:ind w:firstLineChars="200" w:firstLine="480"/>
        <w:rPr>
          <w:rFonts w:ascii="宋体" w:eastAsia="宋体" w:hAnsi="宋体"/>
          <w:sz w:val="24"/>
          <w:szCs w:val="24"/>
        </w:rPr>
      </w:pPr>
      <w:r w:rsidRPr="00A45DA7">
        <w:rPr>
          <w:rFonts w:ascii="宋体" w:eastAsia="宋体" w:hAnsi="宋体" w:hint="eastAsia"/>
          <w:sz w:val="24"/>
          <w:szCs w:val="24"/>
        </w:rPr>
        <w:t>图3.5为审核流程管理功能的用例图。审核流程管理功能包括审核流操作、</w:t>
      </w:r>
      <w:r w:rsidRPr="00A45DA7">
        <w:rPr>
          <w:rFonts w:ascii="宋体" w:eastAsia="宋体" w:hAnsi="宋体" w:hint="eastAsia"/>
          <w:sz w:val="24"/>
          <w:szCs w:val="24"/>
        </w:rPr>
        <w:lastRenderedPageBreak/>
        <w:t>审核权扭转、消息保障三个子功能。</w:t>
      </w:r>
    </w:p>
    <w:p w14:paraId="3AF012A2" w14:textId="77777777" w:rsidR="00A45DA7" w:rsidRPr="00A45DA7" w:rsidRDefault="00A45DA7" w:rsidP="00A45DA7"/>
    <w:p w14:paraId="6ED35424" w14:textId="140C6D1C" w:rsidR="00AF3823" w:rsidRPr="00AE6D41" w:rsidRDefault="00AE6D41" w:rsidP="00B97FCB">
      <w:pPr>
        <w:spacing w:line="360" w:lineRule="auto"/>
        <w:ind w:firstLineChars="200" w:firstLine="420"/>
        <w:jc w:val="center"/>
        <w:rPr>
          <w:rFonts w:ascii="宋体" w:eastAsia="宋体" w:hAnsi="宋体"/>
          <w:sz w:val="24"/>
          <w:szCs w:val="24"/>
        </w:rPr>
      </w:pPr>
      <w:r>
        <w:rPr>
          <w:noProof/>
        </w:rPr>
        <w:drawing>
          <wp:inline distT="0" distB="0" distL="0" distR="0" wp14:anchorId="22B01EE5" wp14:editId="3330CAC8">
            <wp:extent cx="4696691" cy="3540048"/>
            <wp:effectExtent l="0" t="0" r="889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3008" cy="3552347"/>
                    </a:xfrm>
                    <a:prstGeom prst="rect">
                      <a:avLst/>
                    </a:prstGeom>
                    <a:noFill/>
                    <a:ln>
                      <a:noFill/>
                    </a:ln>
                  </pic:spPr>
                </pic:pic>
              </a:graphicData>
            </a:graphic>
          </wp:inline>
        </w:drawing>
      </w:r>
    </w:p>
    <w:p w14:paraId="2F5979DA" w14:textId="3BB0696D" w:rsidR="00B97FCB" w:rsidRDefault="00B97FCB" w:rsidP="00B97FCB">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图3.5</w:t>
      </w:r>
      <w:r>
        <w:rPr>
          <w:rFonts w:ascii="宋体" w:eastAsia="宋体" w:hAnsi="宋体"/>
          <w:sz w:val="24"/>
          <w:szCs w:val="24"/>
        </w:rPr>
        <w:t xml:space="preserve"> </w:t>
      </w:r>
      <w:r>
        <w:rPr>
          <w:rFonts w:ascii="宋体" w:eastAsia="宋体" w:hAnsi="宋体" w:hint="eastAsia"/>
          <w:sz w:val="24"/>
          <w:szCs w:val="24"/>
        </w:rPr>
        <w:t>审核流程用例图</w:t>
      </w:r>
    </w:p>
    <w:p w14:paraId="60BEDF8C" w14:textId="63A23DDA" w:rsidR="00D95220" w:rsidRDefault="00A45DA7" w:rsidP="004A4820">
      <w:pPr>
        <w:spacing w:line="360" w:lineRule="auto"/>
        <w:ind w:firstLineChars="200" w:firstLine="480"/>
        <w:rPr>
          <w:rFonts w:ascii="宋体" w:eastAsia="宋体" w:hAnsi="宋体"/>
          <w:sz w:val="24"/>
          <w:szCs w:val="24"/>
        </w:rPr>
      </w:pPr>
      <w:r>
        <w:rPr>
          <w:rFonts w:ascii="宋体" w:eastAsia="宋体" w:hAnsi="宋体" w:hint="eastAsia"/>
          <w:sz w:val="24"/>
          <w:szCs w:val="24"/>
        </w:rPr>
        <w:t>运营人员点击提交审核之后，需要了解规则审核的进度，同时想要终止审核不需要的规则，因此需要</w:t>
      </w:r>
      <w:r w:rsidR="00493113">
        <w:rPr>
          <w:rFonts w:ascii="宋体" w:eastAsia="宋体" w:hAnsi="宋体" w:hint="eastAsia"/>
          <w:sz w:val="24"/>
          <w:szCs w:val="24"/>
        </w:rPr>
        <w:t>一个审核</w:t>
      </w:r>
      <w:proofErr w:type="gramStart"/>
      <w:r w:rsidR="00493113">
        <w:rPr>
          <w:rFonts w:ascii="宋体" w:eastAsia="宋体" w:hAnsi="宋体" w:hint="eastAsia"/>
          <w:sz w:val="24"/>
          <w:szCs w:val="24"/>
        </w:rPr>
        <w:t>流操作子</w:t>
      </w:r>
      <w:proofErr w:type="gramEnd"/>
      <w:r w:rsidR="00493113">
        <w:rPr>
          <w:rFonts w:ascii="宋体" w:eastAsia="宋体" w:hAnsi="宋体" w:hint="eastAsia"/>
          <w:sz w:val="24"/>
          <w:szCs w:val="24"/>
        </w:rPr>
        <w:t>功能，用来查询和终止审核流。</w:t>
      </w:r>
      <w:r w:rsidR="001319E8">
        <w:rPr>
          <w:rFonts w:ascii="宋体" w:eastAsia="宋体" w:hAnsi="宋体" w:hint="eastAsia"/>
          <w:sz w:val="24"/>
          <w:szCs w:val="24"/>
        </w:rPr>
        <w:t>在审核</w:t>
      </w:r>
      <w:proofErr w:type="gramStart"/>
      <w:r w:rsidR="001319E8">
        <w:rPr>
          <w:rFonts w:ascii="宋体" w:eastAsia="宋体" w:hAnsi="宋体" w:hint="eastAsia"/>
          <w:sz w:val="24"/>
          <w:szCs w:val="24"/>
        </w:rPr>
        <w:t>流操作子</w:t>
      </w:r>
      <w:proofErr w:type="gramEnd"/>
      <w:r w:rsidR="001319E8">
        <w:rPr>
          <w:rFonts w:ascii="宋体" w:eastAsia="宋体" w:hAnsi="宋体" w:hint="eastAsia"/>
          <w:sz w:val="24"/>
          <w:szCs w:val="24"/>
        </w:rPr>
        <w:t>功能中</w:t>
      </w:r>
      <w:r w:rsidR="006958F1">
        <w:rPr>
          <w:rFonts w:ascii="宋体" w:eastAsia="宋体" w:hAnsi="宋体" w:hint="eastAsia"/>
          <w:sz w:val="24"/>
          <w:szCs w:val="24"/>
        </w:rPr>
        <w:t>，用户可以根据具体条件进行查询，条件包括：审核通过、审核未通过、审核进行中、开始日期等</w:t>
      </w:r>
      <w:r w:rsidR="00683704">
        <w:rPr>
          <w:rFonts w:ascii="宋体" w:eastAsia="宋体" w:hAnsi="宋体" w:hint="eastAsia"/>
          <w:sz w:val="24"/>
          <w:szCs w:val="24"/>
        </w:rPr>
        <w:t>。用户在配置规则的时候，可能存在配错的情况，如果放任其审核，会浪费人力资源，因此用户可以点击终止审核流程，来提前终止审核。</w:t>
      </w:r>
      <w:r w:rsidR="00017BA1">
        <w:rPr>
          <w:rFonts w:ascii="宋体" w:eastAsia="宋体" w:hAnsi="宋体" w:hint="eastAsia"/>
          <w:sz w:val="24"/>
          <w:szCs w:val="24"/>
        </w:rPr>
        <w:t>审核</w:t>
      </w:r>
      <w:proofErr w:type="gramStart"/>
      <w:r w:rsidR="00017BA1">
        <w:rPr>
          <w:rFonts w:ascii="宋体" w:eastAsia="宋体" w:hAnsi="宋体" w:hint="eastAsia"/>
          <w:sz w:val="24"/>
          <w:szCs w:val="24"/>
        </w:rPr>
        <w:t>流操作</w:t>
      </w:r>
      <w:proofErr w:type="gramEnd"/>
      <w:r w:rsidR="00017BA1">
        <w:rPr>
          <w:rFonts w:ascii="宋体" w:eastAsia="宋体" w:hAnsi="宋体" w:hint="eastAsia"/>
          <w:sz w:val="24"/>
          <w:szCs w:val="24"/>
        </w:rPr>
        <w:t>用例</w:t>
      </w:r>
      <w:r w:rsidR="00456CBD">
        <w:rPr>
          <w:rFonts w:ascii="宋体" w:eastAsia="宋体" w:hAnsi="宋体" w:hint="eastAsia"/>
          <w:sz w:val="24"/>
          <w:szCs w:val="24"/>
        </w:rPr>
        <w:t>描述</w:t>
      </w:r>
      <w:r w:rsidR="00017BA1">
        <w:rPr>
          <w:rFonts w:ascii="宋体" w:eastAsia="宋体" w:hAnsi="宋体" w:hint="eastAsia"/>
          <w:sz w:val="24"/>
          <w:szCs w:val="24"/>
        </w:rPr>
        <w:t>如表3.7所示。</w:t>
      </w:r>
    </w:p>
    <w:p w14:paraId="05482637" w14:textId="5FDF1165" w:rsidR="00A45DA7" w:rsidRPr="00703230" w:rsidRDefault="00A45DA7" w:rsidP="00A45DA7">
      <w:pPr>
        <w:spacing w:line="360" w:lineRule="auto"/>
        <w:jc w:val="center"/>
        <w:rPr>
          <w:rFonts w:ascii="宋体" w:eastAsia="宋体" w:hAnsi="宋体"/>
          <w:szCs w:val="21"/>
        </w:rPr>
      </w:pPr>
      <w:r w:rsidRPr="00703230">
        <w:rPr>
          <w:rFonts w:ascii="宋体" w:eastAsia="宋体" w:hAnsi="宋体" w:hint="eastAsia"/>
          <w:szCs w:val="21"/>
        </w:rPr>
        <w:t>表3.7</w:t>
      </w:r>
      <w:r w:rsidR="004270D5" w:rsidRPr="00703230">
        <w:rPr>
          <w:rFonts w:ascii="宋体" w:eastAsia="宋体" w:hAnsi="宋体"/>
          <w:szCs w:val="21"/>
        </w:rPr>
        <w:t xml:space="preserve"> </w:t>
      </w:r>
      <w:r w:rsidR="004270D5" w:rsidRPr="00703230">
        <w:rPr>
          <w:rFonts w:ascii="宋体" w:eastAsia="宋体" w:hAnsi="宋体" w:hint="eastAsia"/>
          <w:szCs w:val="21"/>
        </w:rPr>
        <w:t>审核</w:t>
      </w:r>
      <w:proofErr w:type="gramStart"/>
      <w:r w:rsidR="004270D5" w:rsidRPr="00703230">
        <w:rPr>
          <w:rFonts w:ascii="宋体" w:eastAsia="宋体" w:hAnsi="宋体" w:hint="eastAsia"/>
          <w:szCs w:val="21"/>
        </w:rPr>
        <w:t>流操作</w:t>
      </w:r>
      <w:proofErr w:type="gramEnd"/>
      <w:r w:rsidR="00DF3AFF" w:rsidRPr="00703230">
        <w:rPr>
          <w:rFonts w:ascii="宋体" w:eastAsia="宋体" w:hAnsi="宋体" w:hint="eastAsia"/>
          <w:szCs w:val="21"/>
        </w:rPr>
        <w:t>用例表</w:t>
      </w:r>
    </w:p>
    <w:tbl>
      <w:tblPr>
        <w:tblStyle w:val="af3"/>
        <w:tblW w:w="0" w:type="auto"/>
        <w:tblLook w:val="04A0" w:firstRow="1" w:lastRow="0" w:firstColumn="1" w:lastColumn="0" w:noHBand="0" w:noVBand="1"/>
      </w:tblPr>
      <w:tblGrid>
        <w:gridCol w:w="1271"/>
        <w:gridCol w:w="1418"/>
        <w:gridCol w:w="1984"/>
        <w:gridCol w:w="3623"/>
      </w:tblGrid>
      <w:tr w:rsidR="00A45DA7" w:rsidRPr="00B66781" w14:paraId="4E99F9D3" w14:textId="77777777" w:rsidTr="004A50F9">
        <w:tc>
          <w:tcPr>
            <w:tcW w:w="1271" w:type="dxa"/>
          </w:tcPr>
          <w:p w14:paraId="3BEEC6E0"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ID</w:t>
            </w:r>
          </w:p>
        </w:tc>
        <w:tc>
          <w:tcPr>
            <w:tcW w:w="1418" w:type="dxa"/>
          </w:tcPr>
          <w:p w14:paraId="5250505F"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UC7</w:t>
            </w:r>
          </w:p>
        </w:tc>
        <w:tc>
          <w:tcPr>
            <w:tcW w:w="1984" w:type="dxa"/>
          </w:tcPr>
          <w:p w14:paraId="6E2833E9"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175C64F6" w14:textId="300ADE20"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审核</w:t>
            </w:r>
            <w:proofErr w:type="gramStart"/>
            <w:r w:rsidRPr="007E645B">
              <w:rPr>
                <w:rFonts w:ascii="宋体" w:eastAsia="宋体" w:hAnsi="宋体" w:hint="eastAsia"/>
                <w:szCs w:val="21"/>
              </w:rPr>
              <w:t>流</w:t>
            </w:r>
            <w:r w:rsidR="004270D5" w:rsidRPr="007E645B">
              <w:rPr>
                <w:rFonts w:ascii="宋体" w:eastAsia="宋体" w:hAnsi="宋体" w:hint="eastAsia"/>
                <w:szCs w:val="21"/>
              </w:rPr>
              <w:t>操作</w:t>
            </w:r>
            <w:proofErr w:type="gramEnd"/>
          </w:p>
        </w:tc>
      </w:tr>
      <w:tr w:rsidR="00A45DA7" w:rsidRPr="00B66781" w14:paraId="73772C97" w14:textId="77777777" w:rsidTr="004A50F9">
        <w:tc>
          <w:tcPr>
            <w:tcW w:w="1271" w:type="dxa"/>
          </w:tcPr>
          <w:p w14:paraId="0411DFEF"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3CC883DB"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对审核流进行操作，包括查看、终止审核流</w:t>
            </w:r>
          </w:p>
        </w:tc>
      </w:tr>
      <w:tr w:rsidR="00A45DA7" w:rsidRPr="00B66781" w14:paraId="05B6EC76" w14:textId="77777777" w:rsidTr="004A50F9">
        <w:tc>
          <w:tcPr>
            <w:tcW w:w="1271" w:type="dxa"/>
          </w:tcPr>
          <w:p w14:paraId="3DF69A5C"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388C9EDA"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运营</w:t>
            </w:r>
          </w:p>
        </w:tc>
      </w:tr>
      <w:tr w:rsidR="00A45DA7" w:rsidRPr="00B66781" w14:paraId="3D73CEA1" w14:textId="77777777" w:rsidTr="004A50F9">
        <w:tc>
          <w:tcPr>
            <w:tcW w:w="1271" w:type="dxa"/>
          </w:tcPr>
          <w:p w14:paraId="559A277C"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15E997DE"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运营配置好规则，并提交审核</w:t>
            </w:r>
          </w:p>
        </w:tc>
      </w:tr>
      <w:tr w:rsidR="00A45DA7" w:rsidRPr="00B66781" w14:paraId="43DE8F0F" w14:textId="77777777" w:rsidTr="004A50F9">
        <w:tc>
          <w:tcPr>
            <w:tcW w:w="1271" w:type="dxa"/>
          </w:tcPr>
          <w:p w14:paraId="1ECACC0F"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65031F8F" w14:textId="7C6A5174" w:rsidR="00A45DA7" w:rsidRPr="007E645B" w:rsidRDefault="00C933AD" w:rsidP="004A50F9">
            <w:pPr>
              <w:widowControl/>
              <w:jc w:val="left"/>
              <w:rPr>
                <w:rFonts w:ascii="宋体" w:eastAsia="宋体" w:hAnsi="宋体"/>
                <w:szCs w:val="21"/>
              </w:rPr>
            </w:pPr>
            <w:r>
              <w:rPr>
                <w:rFonts w:ascii="宋体" w:eastAsia="宋体" w:hAnsi="宋体" w:hint="eastAsia"/>
                <w:szCs w:val="21"/>
              </w:rPr>
              <w:t>不需要的审核流程会被终止</w:t>
            </w:r>
          </w:p>
        </w:tc>
      </w:tr>
      <w:tr w:rsidR="00A45DA7" w:rsidRPr="00B66781" w14:paraId="1E6F9D1B" w14:textId="77777777" w:rsidTr="004A50F9">
        <w:tc>
          <w:tcPr>
            <w:tcW w:w="1271" w:type="dxa"/>
          </w:tcPr>
          <w:p w14:paraId="4C2311AF"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786A3B3D"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中</w:t>
            </w:r>
          </w:p>
        </w:tc>
      </w:tr>
      <w:tr w:rsidR="00A45DA7" w:rsidRPr="00B66781" w14:paraId="40B4D350" w14:textId="77777777" w:rsidTr="004A50F9">
        <w:tc>
          <w:tcPr>
            <w:tcW w:w="1271" w:type="dxa"/>
          </w:tcPr>
          <w:p w14:paraId="3AEAD7B8"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1AD4F547" w14:textId="77777777" w:rsidR="00C933AD" w:rsidRDefault="00C933AD" w:rsidP="00C933AD">
            <w:pPr>
              <w:pStyle w:val="a5"/>
              <w:widowControl/>
              <w:numPr>
                <w:ilvl w:val="1"/>
                <w:numId w:val="29"/>
              </w:numPr>
              <w:ind w:firstLineChars="0"/>
              <w:jc w:val="left"/>
              <w:rPr>
                <w:rFonts w:ascii="宋体" w:eastAsia="宋体" w:hAnsi="宋体"/>
                <w:szCs w:val="21"/>
              </w:rPr>
            </w:pPr>
            <w:r w:rsidRPr="00C933AD">
              <w:rPr>
                <w:rFonts w:ascii="宋体" w:eastAsia="宋体" w:hAnsi="宋体" w:hint="eastAsia"/>
                <w:szCs w:val="21"/>
              </w:rPr>
              <w:t>用户进入审核流界面</w:t>
            </w:r>
          </w:p>
          <w:p w14:paraId="1446FDF3" w14:textId="77777777" w:rsidR="00C933AD" w:rsidRDefault="00C933AD" w:rsidP="00C933AD">
            <w:pPr>
              <w:pStyle w:val="a5"/>
              <w:widowControl/>
              <w:numPr>
                <w:ilvl w:val="1"/>
                <w:numId w:val="29"/>
              </w:numPr>
              <w:ind w:firstLineChars="0"/>
              <w:jc w:val="left"/>
              <w:rPr>
                <w:rFonts w:ascii="宋体" w:eastAsia="宋体" w:hAnsi="宋体"/>
                <w:szCs w:val="21"/>
              </w:rPr>
            </w:pPr>
            <w:r w:rsidRPr="00C933AD">
              <w:rPr>
                <w:rFonts w:ascii="宋体" w:eastAsia="宋体" w:hAnsi="宋体" w:hint="eastAsia"/>
                <w:szCs w:val="21"/>
              </w:rPr>
              <w:t>根据需求选择查询条件</w:t>
            </w:r>
          </w:p>
          <w:p w14:paraId="35FD9A15" w14:textId="77777777" w:rsidR="00C933AD" w:rsidRDefault="00C933AD" w:rsidP="00C933AD">
            <w:pPr>
              <w:pStyle w:val="a5"/>
              <w:widowControl/>
              <w:numPr>
                <w:ilvl w:val="1"/>
                <w:numId w:val="29"/>
              </w:numPr>
              <w:ind w:firstLineChars="0"/>
              <w:jc w:val="left"/>
              <w:rPr>
                <w:rFonts w:ascii="宋体" w:eastAsia="宋体" w:hAnsi="宋体"/>
                <w:szCs w:val="21"/>
              </w:rPr>
            </w:pPr>
            <w:r w:rsidRPr="00C933AD">
              <w:rPr>
                <w:rFonts w:ascii="宋体" w:eastAsia="宋体" w:hAnsi="宋体" w:hint="eastAsia"/>
                <w:szCs w:val="21"/>
              </w:rPr>
              <w:t>点击查询，系统返回查询结果</w:t>
            </w:r>
          </w:p>
          <w:p w14:paraId="14E15740" w14:textId="77777777" w:rsidR="00C933AD" w:rsidRDefault="00C933AD" w:rsidP="00C933AD">
            <w:pPr>
              <w:widowControl/>
              <w:jc w:val="left"/>
              <w:rPr>
                <w:rFonts w:ascii="宋体" w:eastAsia="宋体" w:hAnsi="宋体"/>
                <w:szCs w:val="21"/>
              </w:rPr>
            </w:pPr>
            <w:r>
              <w:rPr>
                <w:rFonts w:ascii="宋体" w:eastAsia="宋体" w:hAnsi="宋体" w:hint="eastAsia"/>
                <w:szCs w:val="21"/>
              </w:rPr>
              <w:t>2.1用户根据需求点击终止审核流</w:t>
            </w:r>
          </w:p>
          <w:p w14:paraId="12EF43AC" w14:textId="77777777" w:rsidR="00C933AD" w:rsidRDefault="00C933AD" w:rsidP="00C933AD">
            <w:pPr>
              <w:widowControl/>
              <w:jc w:val="left"/>
              <w:rPr>
                <w:rFonts w:ascii="宋体" w:eastAsia="宋体" w:hAnsi="宋体"/>
                <w:szCs w:val="21"/>
              </w:rPr>
            </w:pPr>
            <w:r>
              <w:rPr>
                <w:rFonts w:ascii="宋体" w:eastAsia="宋体" w:hAnsi="宋体" w:hint="eastAsia"/>
                <w:szCs w:val="21"/>
              </w:rPr>
              <w:t>2.2前端页面弹出警告框</w:t>
            </w:r>
          </w:p>
          <w:p w14:paraId="0BA47F50" w14:textId="19D7E786" w:rsidR="00C933AD" w:rsidRPr="00C933AD" w:rsidRDefault="00C933AD" w:rsidP="00C933AD">
            <w:pPr>
              <w:widowControl/>
              <w:jc w:val="left"/>
              <w:rPr>
                <w:rFonts w:ascii="宋体" w:eastAsia="宋体" w:hAnsi="宋体"/>
                <w:szCs w:val="21"/>
              </w:rPr>
            </w:pPr>
            <w:r>
              <w:rPr>
                <w:rFonts w:ascii="宋体" w:eastAsia="宋体" w:hAnsi="宋体" w:hint="eastAsia"/>
                <w:szCs w:val="21"/>
              </w:rPr>
              <w:lastRenderedPageBreak/>
              <w:t>2.2选择确定或取消</w:t>
            </w:r>
          </w:p>
        </w:tc>
      </w:tr>
      <w:tr w:rsidR="00A45DA7" w:rsidRPr="00B66781" w14:paraId="27D23CD7" w14:textId="77777777" w:rsidTr="004A50F9">
        <w:tc>
          <w:tcPr>
            <w:tcW w:w="1271" w:type="dxa"/>
          </w:tcPr>
          <w:p w14:paraId="741B8731" w14:textId="77777777" w:rsidR="00A45DA7" w:rsidRPr="007E645B" w:rsidRDefault="00A45DA7" w:rsidP="004A50F9">
            <w:pPr>
              <w:widowControl/>
              <w:jc w:val="left"/>
              <w:rPr>
                <w:rFonts w:ascii="宋体" w:eastAsia="宋体" w:hAnsi="宋体"/>
                <w:szCs w:val="21"/>
              </w:rPr>
            </w:pPr>
            <w:r w:rsidRPr="007E645B">
              <w:rPr>
                <w:rFonts w:ascii="宋体" w:eastAsia="宋体" w:hAnsi="宋体" w:hint="eastAsia"/>
                <w:szCs w:val="21"/>
              </w:rPr>
              <w:lastRenderedPageBreak/>
              <w:t>拓展流程</w:t>
            </w:r>
          </w:p>
        </w:tc>
        <w:tc>
          <w:tcPr>
            <w:tcW w:w="7025" w:type="dxa"/>
            <w:gridSpan w:val="3"/>
          </w:tcPr>
          <w:p w14:paraId="41B8E909" w14:textId="77777777" w:rsidR="00A45DA7" w:rsidRDefault="00A0693C" w:rsidP="004A50F9">
            <w:pPr>
              <w:widowControl/>
              <w:jc w:val="left"/>
              <w:rPr>
                <w:rFonts w:ascii="宋体" w:eastAsia="宋体" w:hAnsi="宋体"/>
                <w:szCs w:val="21"/>
              </w:rPr>
            </w:pPr>
            <w:r>
              <w:rPr>
                <w:rFonts w:ascii="宋体" w:eastAsia="宋体" w:hAnsi="宋体" w:hint="eastAsia"/>
                <w:szCs w:val="21"/>
              </w:rPr>
              <w:t>2.2a在终止审核流的过程中，审核</w:t>
            </w:r>
            <w:proofErr w:type="gramStart"/>
            <w:r>
              <w:rPr>
                <w:rFonts w:ascii="宋体" w:eastAsia="宋体" w:hAnsi="宋体" w:hint="eastAsia"/>
                <w:szCs w:val="21"/>
              </w:rPr>
              <w:t>流可能</w:t>
            </w:r>
            <w:proofErr w:type="gramEnd"/>
            <w:r>
              <w:rPr>
                <w:rFonts w:ascii="宋体" w:eastAsia="宋体" w:hAnsi="宋体" w:hint="eastAsia"/>
                <w:szCs w:val="21"/>
              </w:rPr>
              <w:t>正好审批通过</w:t>
            </w:r>
          </w:p>
          <w:p w14:paraId="5F1E488D" w14:textId="4C215251" w:rsidR="00A0693C" w:rsidRPr="007E645B" w:rsidRDefault="00A0693C" w:rsidP="00A0693C">
            <w:pPr>
              <w:widowControl/>
              <w:ind w:firstLineChars="200" w:firstLine="420"/>
              <w:jc w:val="left"/>
              <w:rPr>
                <w:rFonts w:ascii="宋体" w:eastAsia="宋体" w:hAnsi="宋体"/>
                <w:szCs w:val="21"/>
              </w:rPr>
            </w:pPr>
            <w:r>
              <w:rPr>
                <w:rFonts w:ascii="宋体" w:eastAsia="宋体" w:hAnsi="宋体" w:hint="eastAsia"/>
                <w:szCs w:val="21"/>
              </w:rPr>
              <w:t>1.提醒用户审核</w:t>
            </w:r>
            <w:proofErr w:type="gramStart"/>
            <w:r>
              <w:rPr>
                <w:rFonts w:ascii="宋体" w:eastAsia="宋体" w:hAnsi="宋体" w:hint="eastAsia"/>
                <w:szCs w:val="21"/>
              </w:rPr>
              <w:t>流已经</w:t>
            </w:r>
            <w:proofErr w:type="gramEnd"/>
            <w:r>
              <w:rPr>
                <w:rFonts w:ascii="宋体" w:eastAsia="宋体" w:hAnsi="宋体" w:hint="eastAsia"/>
                <w:szCs w:val="21"/>
              </w:rPr>
              <w:t>审核通过</w:t>
            </w:r>
          </w:p>
        </w:tc>
      </w:tr>
    </w:tbl>
    <w:p w14:paraId="7BD59AC1" w14:textId="35E5FCE8" w:rsidR="003D0478" w:rsidRDefault="009A043C" w:rsidP="00017BA1">
      <w:pPr>
        <w:spacing w:line="360" w:lineRule="auto"/>
        <w:ind w:firstLineChars="200" w:firstLine="480"/>
        <w:rPr>
          <w:rFonts w:ascii="宋体" w:eastAsia="宋体" w:hAnsi="宋体"/>
          <w:sz w:val="24"/>
          <w:szCs w:val="24"/>
        </w:rPr>
      </w:pPr>
      <w:r>
        <w:rPr>
          <w:rFonts w:ascii="宋体" w:eastAsia="宋体" w:hAnsi="宋体" w:hint="eastAsia"/>
          <w:sz w:val="24"/>
          <w:szCs w:val="24"/>
        </w:rPr>
        <w:t>审核权流</w:t>
      </w:r>
      <w:r w:rsidR="004A4820">
        <w:rPr>
          <w:rFonts w:ascii="宋体" w:eastAsia="宋体" w:hAnsi="宋体" w:hint="eastAsia"/>
          <w:sz w:val="24"/>
          <w:szCs w:val="24"/>
        </w:rPr>
        <w:t>转子功能负责</w:t>
      </w:r>
      <w:r w:rsidR="008E6F4E">
        <w:rPr>
          <w:rFonts w:ascii="宋体" w:eastAsia="宋体" w:hAnsi="宋体" w:hint="eastAsia"/>
          <w:sz w:val="24"/>
          <w:szCs w:val="24"/>
        </w:rPr>
        <w:t>对审核流程当中的</w:t>
      </w:r>
      <w:r>
        <w:rPr>
          <w:rFonts w:ascii="宋体" w:eastAsia="宋体" w:hAnsi="宋体" w:hint="eastAsia"/>
          <w:sz w:val="24"/>
          <w:szCs w:val="24"/>
        </w:rPr>
        <w:t>审核权</w:t>
      </w:r>
      <w:r w:rsidR="008E6F4E">
        <w:rPr>
          <w:rFonts w:ascii="宋体" w:eastAsia="宋体" w:hAnsi="宋体" w:hint="eastAsia"/>
          <w:sz w:val="24"/>
          <w:szCs w:val="24"/>
        </w:rPr>
        <w:t>进行流转，该功能的实现需要依赖于审核</w:t>
      </w:r>
      <w:r w:rsidR="001C30B8">
        <w:rPr>
          <w:rFonts w:ascii="宋体" w:eastAsia="宋体" w:hAnsi="宋体" w:hint="eastAsia"/>
          <w:sz w:val="24"/>
          <w:szCs w:val="24"/>
        </w:rPr>
        <w:t>流平台，</w:t>
      </w:r>
      <w:r w:rsidR="00B41F9C">
        <w:rPr>
          <w:rFonts w:ascii="宋体" w:eastAsia="宋体" w:hAnsi="宋体" w:hint="eastAsia"/>
          <w:sz w:val="24"/>
          <w:szCs w:val="24"/>
        </w:rPr>
        <w:t>审核流平台是公司已有的一个基础平台，提供流程审核的基础能力</w:t>
      </w:r>
      <w:r w:rsidR="003C32E0">
        <w:rPr>
          <w:rFonts w:ascii="宋体" w:eastAsia="宋体" w:hAnsi="宋体" w:hint="eastAsia"/>
          <w:sz w:val="24"/>
          <w:szCs w:val="24"/>
        </w:rPr>
        <w:t>。目前审核流平台只提供审核节点的创建，但是审核节点的具体审核人员需要系统接入方自行设定，也就是说，审核流平台能够设置一条审核流上有几个审核节点，但是审核节点具体内容需要自行设定</w:t>
      </w:r>
      <w:r w:rsidR="007C3FF5">
        <w:rPr>
          <w:rFonts w:ascii="宋体" w:eastAsia="宋体" w:hAnsi="宋体" w:hint="eastAsia"/>
          <w:sz w:val="24"/>
          <w:szCs w:val="24"/>
        </w:rPr>
        <w:t>。因此，系统接入审核流平台之后，就存在这样的需求</w:t>
      </w:r>
      <w:r w:rsidR="006548B3">
        <w:rPr>
          <w:rFonts w:ascii="宋体" w:eastAsia="宋体" w:hAnsi="宋体" w:hint="eastAsia"/>
          <w:sz w:val="24"/>
          <w:szCs w:val="24"/>
        </w:rPr>
        <w:t>，</w:t>
      </w:r>
      <w:r w:rsidR="00033694">
        <w:rPr>
          <w:rFonts w:ascii="宋体" w:eastAsia="宋体" w:hAnsi="宋体" w:hint="eastAsia"/>
          <w:sz w:val="24"/>
          <w:szCs w:val="24"/>
        </w:rPr>
        <w:t>系统需要设置每个节点的审核人，同时监听审核流平台的消息</w:t>
      </w:r>
      <w:r w:rsidR="006548B3">
        <w:rPr>
          <w:rFonts w:ascii="宋体" w:eastAsia="宋体" w:hAnsi="宋体" w:hint="eastAsia"/>
          <w:sz w:val="24"/>
          <w:szCs w:val="24"/>
        </w:rPr>
        <w:t>。图3.6审核流流程图，从图中可知，</w:t>
      </w:r>
      <w:r w:rsidR="00033694">
        <w:rPr>
          <w:rFonts w:ascii="宋体" w:eastAsia="宋体" w:hAnsi="宋体" w:hint="eastAsia"/>
          <w:sz w:val="24"/>
          <w:szCs w:val="24"/>
        </w:rPr>
        <w:t>如果消息为审核通过，那么系统将会审核权移交到下一位审核人手上，否则，会记录审核失败</w:t>
      </w:r>
      <w:r w:rsidR="00E62206">
        <w:rPr>
          <w:rFonts w:ascii="宋体" w:eastAsia="宋体" w:hAnsi="宋体" w:hint="eastAsia"/>
          <w:sz w:val="24"/>
          <w:szCs w:val="24"/>
        </w:rPr>
        <w:t>。</w:t>
      </w:r>
      <w:r w:rsidR="00456CBD">
        <w:rPr>
          <w:rFonts w:ascii="宋体" w:eastAsia="宋体" w:hAnsi="宋体" w:hint="eastAsia"/>
          <w:sz w:val="24"/>
          <w:szCs w:val="24"/>
        </w:rPr>
        <w:t>审核权流转用例描述如表3.8所示。</w:t>
      </w:r>
    </w:p>
    <w:p w14:paraId="054E6D7A" w14:textId="511C030C" w:rsidR="0080402C" w:rsidRDefault="0080402C" w:rsidP="0080402C">
      <w:pPr>
        <w:spacing w:line="360" w:lineRule="auto"/>
        <w:jc w:val="center"/>
        <w:rPr>
          <w:rFonts w:ascii="宋体" w:eastAsia="宋体" w:hAnsi="宋体"/>
          <w:sz w:val="24"/>
          <w:szCs w:val="24"/>
        </w:rPr>
      </w:pPr>
      <w:r>
        <w:rPr>
          <w:rFonts w:ascii="宋体" w:eastAsia="宋体" w:hAnsi="宋体" w:hint="eastAsia"/>
          <w:sz w:val="24"/>
          <w:szCs w:val="24"/>
        </w:rPr>
        <w:t>表3.8</w:t>
      </w:r>
      <w:r w:rsidR="00D313D7">
        <w:rPr>
          <w:rFonts w:ascii="宋体" w:eastAsia="宋体" w:hAnsi="宋体"/>
          <w:sz w:val="24"/>
          <w:szCs w:val="24"/>
        </w:rPr>
        <w:t xml:space="preserve"> </w:t>
      </w:r>
      <w:r w:rsidR="00D313D7">
        <w:rPr>
          <w:rFonts w:ascii="宋体" w:eastAsia="宋体" w:hAnsi="宋体" w:hint="eastAsia"/>
          <w:sz w:val="24"/>
          <w:szCs w:val="24"/>
        </w:rPr>
        <w:t>审核权流转用例表</w:t>
      </w:r>
    </w:p>
    <w:tbl>
      <w:tblPr>
        <w:tblStyle w:val="af3"/>
        <w:tblW w:w="0" w:type="auto"/>
        <w:tblLook w:val="04A0" w:firstRow="1" w:lastRow="0" w:firstColumn="1" w:lastColumn="0" w:noHBand="0" w:noVBand="1"/>
      </w:tblPr>
      <w:tblGrid>
        <w:gridCol w:w="1271"/>
        <w:gridCol w:w="1418"/>
        <w:gridCol w:w="1984"/>
        <w:gridCol w:w="3623"/>
      </w:tblGrid>
      <w:tr w:rsidR="0080402C" w:rsidRPr="00B66781" w14:paraId="4D569CAE" w14:textId="77777777" w:rsidTr="004A50F9">
        <w:tc>
          <w:tcPr>
            <w:tcW w:w="1271" w:type="dxa"/>
          </w:tcPr>
          <w:p w14:paraId="2CCA9D6A"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ID</w:t>
            </w:r>
          </w:p>
        </w:tc>
        <w:tc>
          <w:tcPr>
            <w:tcW w:w="1418" w:type="dxa"/>
          </w:tcPr>
          <w:p w14:paraId="7405B8E8"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UC8</w:t>
            </w:r>
          </w:p>
        </w:tc>
        <w:tc>
          <w:tcPr>
            <w:tcW w:w="1984" w:type="dxa"/>
          </w:tcPr>
          <w:p w14:paraId="1A938E79"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9CD8AE8" w14:textId="1D47339E" w:rsidR="0080402C" w:rsidRPr="007E645B" w:rsidRDefault="0080402C" w:rsidP="004A50F9">
            <w:pPr>
              <w:widowControl/>
              <w:jc w:val="left"/>
              <w:rPr>
                <w:rFonts w:ascii="宋体" w:eastAsia="宋体" w:hAnsi="宋体"/>
                <w:szCs w:val="21"/>
              </w:rPr>
            </w:pPr>
            <w:r>
              <w:rPr>
                <w:rFonts w:ascii="宋体" w:eastAsia="宋体" w:hAnsi="宋体" w:hint="eastAsia"/>
                <w:szCs w:val="21"/>
              </w:rPr>
              <w:t>审核权流转</w:t>
            </w:r>
          </w:p>
        </w:tc>
      </w:tr>
      <w:tr w:rsidR="0080402C" w:rsidRPr="00B66781" w14:paraId="5484044C" w14:textId="77777777" w:rsidTr="004A50F9">
        <w:tc>
          <w:tcPr>
            <w:tcW w:w="1271" w:type="dxa"/>
          </w:tcPr>
          <w:p w14:paraId="0EC5941C"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CCFA1EE" w14:textId="1FA6465F" w:rsidR="0080402C" w:rsidRPr="007E645B" w:rsidRDefault="0080402C" w:rsidP="004A50F9">
            <w:pPr>
              <w:widowControl/>
              <w:jc w:val="left"/>
              <w:rPr>
                <w:rFonts w:ascii="宋体" w:eastAsia="宋体" w:hAnsi="宋体"/>
                <w:szCs w:val="21"/>
              </w:rPr>
            </w:pPr>
            <w:r>
              <w:rPr>
                <w:rFonts w:ascii="宋体" w:eastAsia="宋体" w:hAnsi="宋体" w:hint="eastAsia"/>
                <w:szCs w:val="21"/>
              </w:rPr>
              <w:t>将审核权进行流转</w:t>
            </w:r>
          </w:p>
        </w:tc>
      </w:tr>
      <w:tr w:rsidR="0080402C" w:rsidRPr="00B66781" w14:paraId="5028F237" w14:textId="77777777" w:rsidTr="004A50F9">
        <w:tc>
          <w:tcPr>
            <w:tcW w:w="1271" w:type="dxa"/>
          </w:tcPr>
          <w:p w14:paraId="67A5B378"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5AE2F6F5" w14:textId="106275A8" w:rsidR="0080402C" w:rsidRPr="007E645B" w:rsidRDefault="0080402C" w:rsidP="004A50F9">
            <w:pPr>
              <w:widowControl/>
              <w:jc w:val="left"/>
              <w:rPr>
                <w:rFonts w:ascii="宋体" w:eastAsia="宋体" w:hAnsi="宋体"/>
                <w:szCs w:val="21"/>
              </w:rPr>
            </w:pPr>
            <w:r>
              <w:rPr>
                <w:rFonts w:ascii="宋体" w:eastAsia="宋体" w:hAnsi="宋体" w:hint="eastAsia"/>
                <w:szCs w:val="21"/>
              </w:rPr>
              <w:t>系统</w:t>
            </w:r>
          </w:p>
        </w:tc>
      </w:tr>
      <w:tr w:rsidR="0080402C" w:rsidRPr="00B66781" w14:paraId="7204BEF1" w14:textId="77777777" w:rsidTr="004A50F9">
        <w:tc>
          <w:tcPr>
            <w:tcW w:w="1271" w:type="dxa"/>
          </w:tcPr>
          <w:p w14:paraId="4DE10052"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4BD6298C" w14:textId="1557F673" w:rsidR="0080402C" w:rsidRPr="007E645B" w:rsidRDefault="00F0052C" w:rsidP="004A50F9">
            <w:pPr>
              <w:widowControl/>
              <w:jc w:val="left"/>
              <w:rPr>
                <w:rFonts w:ascii="宋体" w:eastAsia="宋体" w:hAnsi="宋体"/>
                <w:szCs w:val="21"/>
              </w:rPr>
            </w:pPr>
            <w:r>
              <w:rPr>
                <w:rFonts w:ascii="宋体" w:eastAsia="宋体" w:hAnsi="宋体" w:hint="eastAsia"/>
                <w:szCs w:val="21"/>
              </w:rPr>
              <w:t>系统在审核流平台创建了审核流</w:t>
            </w:r>
          </w:p>
        </w:tc>
      </w:tr>
      <w:tr w:rsidR="0080402C" w:rsidRPr="00B66781" w14:paraId="1ABFA24B" w14:textId="77777777" w:rsidTr="004A50F9">
        <w:tc>
          <w:tcPr>
            <w:tcW w:w="1271" w:type="dxa"/>
          </w:tcPr>
          <w:p w14:paraId="3B1E10A6"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098C1AC" w14:textId="77777777" w:rsidR="0080402C" w:rsidRDefault="00F0052C" w:rsidP="00F0052C">
            <w:pPr>
              <w:pStyle w:val="a5"/>
              <w:widowControl/>
              <w:numPr>
                <w:ilvl w:val="0"/>
                <w:numId w:val="30"/>
              </w:numPr>
              <w:ind w:firstLineChars="0"/>
              <w:jc w:val="left"/>
              <w:rPr>
                <w:rFonts w:ascii="宋体" w:eastAsia="宋体" w:hAnsi="宋体"/>
                <w:szCs w:val="21"/>
              </w:rPr>
            </w:pPr>
            <w:r>
              <w:rPr>
                <w:rFonts w:ascii="宋体" w:eastAsia="宋体" w:hAnsi="宋体" w:hint="eastAsia"/>
                <w:szCs w:val="21"/>
              </w:rPr>
              <w:t>规则审核通过，被纳入规则库中</w:t>
            </w:r>
          </w:p>
          <w:p w14:paraId="5065815E" w14:textId="77777777" w:rsidR="00F0052C" w:rsidRDefault="00F0052C" w:rsidP="00F0052C">
            <w:pPr>
              <w:pStyle w:val="a5"/>
              <w:widowControl/>
              <w:numPr>
                <w:ilvl w:val="0"/>
                <w:numId w:val="30"/>
              </w:numPr>
              <w:ind w:firstLineChars="0"/>
              <w:jc w:val="left"/>
              <w:rPr>
                <w:rFonts w:ascii="宋体" w:eastAsia="宋体" w:hAnsi="宋体"/>
                <w:szCs w:val="21"/>
              </w:rPr>
            </w:pPr>
            <w:r>
              <w:rPr>
                <w:rFonts w:ascii="宋体" w:eastAsia="宋体" w:hAnsi="宋体" w:hint="eastAsia"/>
                <w:szCs w:val="21"/>
              </w:rPr>
              <w:t>规则审核失败</w:t>
            </w:r>
          </w:p>
          <w:p w14:paraId="0B7175C4" w14:textId="69DB9C51" w:rsidR="00F0052C" w:rsidRPr="00F0052C" w:rsidRDefault="00F0052C" w:rsidP="00F0052C">
            <w:pPr>
              <w:pStyle w:val="a5"/>
              <w:widowControl/>
              <w:numPr>
                <w:ilvl w:val="0"/>
                <w:numId w:val="30"/>
              </w:numPr>
              <w:ind w:firstLineChars="0"/>
              <w:jc w:val="left"/>
              <w:rPr>
                <w:rFonts w:ascii="宋体" w:eastAsia="宋体" w:hAnsi="宋体"/>
                <w:szCs w:val="21"/>
              </w:rPr>
            </w:pPr>
            <w:r>
              <w:rPr>
                <w:rFonts w:ascii="宋体" w:eastAsia="宋体" w:hAnsi="宋体" w:hint="eastAsia"/>
                <w:szCs w:val="21"/>
              </w:rPr>
              <w:t>当前节点审核通过，审核权流转到下一个节点</w:t>
            </w:r>
          </w:p>
        </w:tc>
      </w:tr>
      <w:tr w:rsidR="0080402C" w:rsidRPr="00B66781" w14:paraId="6AD62589" w14:textId="77777777" w:rsidTr="004A50F9">
        <w:tc>
          <w:tcPr>
            <w:tcW w:w="1271" w:type="dxa"/>
          </w:tcPr>
          <w:p w14:paraId="44C1D2AA"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5ABB9F2B"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中</w:t>
            </w:r>
          </w:p>
        </w:tc>
      </w:tr>
      <w:tr w:rsidR="0080402C" w:rsidRPr="00B66781" w14:paraId="63FB1FD6" w14:textId="77777777" w:rsidTr="004A50F9">
        <w:tc>
          <w:tcPr>
            <w:tcW w:w="1271" w:type="dxa"/>
          </w:tcPr>
          <w:p w14:paraId="346AEEB5"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2A6882E8" w14:textId="77777777" w:rsidR="0080402C" w:rsidRDefault="007207CD" w:rsidP="0080402C">
            <w:pPr>
              <w:pStyle w:val="a5"/>
              <w:widowControl/>
              <w:numPr>
                <w:ilvl w:val="0"/>
                <w:numId w:val="10"/>
              </w:numPr>
              <w:ind w:firstLineChars="0"/>
              <w:jc w:val="left"/>
              <w:rPr>
                <w:rFonts w:ascii="宋体" w:eastAsia="宋体" w:hAnsi="宋体"/>
                <w:szCs w:val="21"/>
              </w:rPr>
            </w:pPr>
            <w:r>
              <w:rPr>
                <w:rFonts w:ascii="宋体" w:eastAsia="宋体" w:hAnsi="宋体" w:hint="eastAsia"/>
                <w:szCs w:val="21"/>
              </w:rPr>
              <w:t>用户点击提交审核</w:t>
            </w:r>
          </w:p>
          <w:p w14:paraId="60C18A4F" w14:textId="77777777" w:rsidR="007207CD" w:rsidRDefault="007207CD" w:rsidP="0080402C">
            <w:pPr>
              <w:pStyle w:val="a5"/>
              <w:widowControl/>
              <w:numPr>
                <w:ilvl w:val="0"/>
                <w:numId w:val="10"/>
              </w:numPr>
              <w:ind w:firstLineChars="0"/>
              <w:jc w:val="left"/>
              <w:rPr>
                <w:rFonts w:ascii="宋体" w:eastAsia="宋体" w:hAnsi="宋体"/>
                <w:szCs w:val="21"/>
              </w:rPr>
            </w:pPr>
            <w:r>
              <w:rPr>
                <w:rFonts w:ascii="宋体" w:eastAsia="宋体" w:hAnsi="宋体" w:hint="eastAsia"/>
                <w:szCs w:val="21"/>
              </w:rPr>
              <w:t>系统在审核流平台中创建审核流</w:t>
            </w:r>
          </w:p>
          <w:p w14:paraId="5C318546" w14:textId="77777777" w:rsidR="007207CD" w:rsidRDefault="007207CD" w:rsidP="0080402C">
            <w:pPr>
              <w:pStyle w:val="a5"/>
              <w:widowControl/>
              <w:numPr>
                <w:ilvl w:val="0"/>
                <w:numId w:val="10"/>
              </w:numPr>
              <w:ind w:firstLineChars="0"/>
              <w:jc w:val="left"/>
              <w:rPr>
                <w:rFonts w:ascii="宋体" w:eastAsia="宋体" w:hAnsi="宋体"/>
                <w:szCs w:val="21"/>
              </w:rPr>
            </w:pPr>
            <w:r>
              <w:rPr>
                <w:rFonts w:ascii="宋体" w:eastAsia="宋体" w:hAnsi="宋体" w:hint="eastAsia"/>
                <w:szCs w:val="21"/>
              </w:rPr>
              <w:t>审核人员在审核平台上进行审核</w:t>
            </w:r>
          </w:p>
          <w:p w14:paraId="68B78877" w14:textId="1C59174E" w:rsidR="007207CD" w:rsidRPr="007E645B" w:rsidRDefault="007207CD" w:rsidP="0080402C">
            <w:pPr>
              <w:pStyle w:val="a5"/>
              <w:widowControl/>
              <w:numPr>
                <w:ilvl w:val="0"/>
                <w:numId w:val="10"/>
              </w:numPr>
              <w:ind w:firstLineChars="0"/>
              <w:jc w:val="left"/>
              <w:rPr>
                <w:rFonts w:ascii="宋体" w:eastAsia="宋体" w:hAnsi="宋体"/>
                <w:szCs w:val="21"/>
              </w:rPr>
            </w:pPr>
            <w:r>
              <w:rPr>
                <w:rFonts w:ascii="宋体" w:eastAsia="宋体" w:hAnsi="宋体" w:hint="eastAsia"/>
                <w:szCs w:val="21"/>
              </w:rPr>
              <w:t>系统接受到审核信息，根据审核信息做相应的处理</w:t>
            </w:r>
          </w:p>
        </w:tc>
      </w:tr>
      <w:tr w:rsidR="0080402C" w:rsidRPr="00B66781" w14:paraId="51D166AD" w14:textId="77777777" w:rsidTr="004A50F9">
        <w:tc>
          <w:tcPr>
            <w:tcW w:w="1271" w:type="dxa"/>
          </w:tcPr>
          <w:p w14:paraId="34013015"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2C9E5937" w14:textId="77777777" w:rsidR="0080402C" w:rsidRPr="007E645B" w:rsidRDefault="0080402C" w:rsidP="004A50F9">
            <w:pPr>
              <w:widowControl/>
              <w:jc w:val="left"/>
              <w:rPr>
                <w:rFonts w:ascii="宋体" w:eastAsia="宋体" w:hAnsi="宋体"/>
                <w:szCs w:val="21"/>
              </w:rPr>
            </w:pPr>
            <w:r w:rsidRPr="007E645B">
              <w:rPr>
                <w:rFonts w:ascii="宋体" w:eastAsia="宋体" w:hAnsi="宋体" w:hint="eastAsia"/>
                <w:szCs w:val="21"/>
              </w:rPr>
              <w:t>无</w:t>
            </w:r>
          </w:p>
        </w:tc>
      </w:tr>
    </w:tbl>
    <w:p w14:paraId="5949F525" w14:textId="77777777" w:rsidR="0080402C" w:rsidRDefault="0080402C" w:rsidP="00017BA1">
      <w:pPr>
        <w:spacing w:line="360" w:lineRule="auto"/>
        <w:ind w:firstLineChars="200" w:firstLine="480"/>
        <w:rPr>
          <w:rFonts w:ascii="宋体" w:eastAsia="宋体" w:hAnsi="宋体"/>
          <w:sz w:val="24"/>
          <w:szCs w:val="24"/>
        </w:rPr>
      </w:pPr>
    </w:p>
    <w:p w14:paraId="5FDDAACC" w14:textId="5F2EB501" w:rsidR="00AF636E" w:rsidRDefault="00E62206" w:rsidP="00CD2E23">
      <w:pPr>
        <w:spacing w:line="360" w:lineRule="auto"/>
        <w:jc w:val="center"/>
        <w:rPr>
          <w:rFonts w:ascii="宋体" w:eastAsia="宋体" w:hAnsi="宋体"/>
          <w:sz w:val="24"/>
          <w:szCs w:val="24"/>
        </w:rPr>
      </w:pPr>
      <w:r>
        <w:rPr>
          <w:noProof/>
        </w:rPr>
        <w:lastRenderedPageBreak/>
        <w:drawing>
          <wp:inline distT="0" distB="0" distL="0" distR="0" wp14:anchorId="18E6FF3A" wp14:editId="58BF1B00">
            <wp:extent cx="3820624" cy="44767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25432" cy="4482383"/>
                    </a:xfrm>
                    <a:prstGeom prst="rect">
                      <a:avLst/>
                    </a:prstGeom>
                    <a:noFill/>
                    <a:ln>
                      <a:noFill/>
                    </a:ln>
                  </pic:spPr>
                </pic:pic>
              </a:graphicData>
            </a:graphic>
          </wp:inline>
        </w:drawing>
      </w:r>
    </w:p>
    <w:p w14:paraId="48E9C6B8" w14:textId="7E07C4F8" w:rsidR="006E2689" w:rsidRDefault="006E2689" w:rsidP="006548B3">
      <w:pPr>
        <w:spacing w:line="360" w:lineRule="auto"/>
        <w:ind w:firstLine="420"/>
        <w:jc w:val="center"/>
        <w:rPr>
          <w:rFonts w:ascii="宋体" w:eastAsia="宋体" w:hAnsi="宋体"/>
          <w:sz w:val="24"/>
          <w:szCs w:val="24"/>
        </w:rPr>
      </w:pPr>
      <w:r>
        <w:rPr>
          <w:rFonts w:ascii="宋体" w:eastAsia="宋体" w:hAnsi="宋体" w:hint="eastAsia"/>
          <w:sz w:val="24"/>
          <w:szCs w:val="24"/>
        </w:rPr>
        <w:t>图</w:t>
      </w:r>
      <w:r w:rsidR="006548B3">
        <w:rPr>
          <w:rFonts w:ascii="宋体" w:eastAsia="宋体" w:hAnsi="宋体" w:hint="eastAsia"/>
          <w:sz w:val="24"/>
          <w:szCs w:val="24"/>
        </w:rPr>
        <w:t>3.6</w:t>
      </w:r>
      <w:r w:rsidR="006548B3">
        <w:rPr>
          <w:rFonts w:ascii="宋体" w:eastAsia="宋体" w:hAnsi="宋体"/>
          <w:sz w:val="24"/>
          <w:szCs w:val="24"/>
        </w:rPr>
        <w:t xml:space="preserve"> </w:t>
      </w:r>
      <w:bookmarkStart w:id="277" w:name="OLE_LINK1"/>
      <w:r w:rsidR="006548B3">
        <w:rPr>
          <w:rFonts w:ascii="宋体" w:eastAsia="宋体" w:hAnsi="宋体" w:hint="eastAsia"/>
          <w:sz w:val="24"/>
          <w:szCs w:val="24"/>
        </w:rPr>
        <w:t>审核流流程图</w:t>
      </w:r>
      <w:bookmarkEnd w:id="277"/>
    </w:p>
    <w:p w14:paraId="3A0C45A3" w14:textId="262FFF84" w:rsidR="00DA5DA2" w:rsidRDefault="00DE2CA2" w:rsidP="002F6D65">
      <w:pPr>
        <w:spacing w:line="360" w:lineRule="auto"/>
        <w:ind w:firstLineChars="200" w:firstLine="480"/>
        <w:rPr>
          <w:rFonts w:ascii="宋体" w:eastAsia="宋体" w:hAnsi="宋体"/>
          <w:sz w:val="24"/>
          <w:szCs w:val="24"/>
        </w:rPr>
      </w:pPr>
      <w:ins w:id="278" w:author="wjq" w:date="2020-03-27T14:22:00Z">
        <w:r>
          <w:rPr>
            <w:rFonts w:ascii="宋体" w:eastAsia="宋体" w:hAnsi="宋体" w:hint="eastAsia"/>
            <w:sz w:val="24"/>
            <w:szCs w:val="24"/>
          </w:rPr>
          <w:t>虽然明白</w:t>
        </w:r>
        <w:proofErr w:type="gramStart"/>
        <w:r>
          <w:rPr>
            <w:rFonts w:ascii="宋体" w:eastAsia="宋体" w:hAnsi="宋体" w:hint="eastAsia"/>
            <w:sz w:val="24"/>
            <w:szCs w:val="24"/>
          </w:rPr>
          <w:t>你</w:t>
        </w:r>
      </w:ins>
      <w:ins w:id="279" w:author="wjq" w:date="2020-03-27T14:23:00Z">
        <w:r>
          <w:rPr>
            <w:rFonts w:ascii="宋体" w:eastAsia="宋体" w:hAnsi="宋体" w:hint="eastAsia"/>
            <w:sz w:val="24"/>
            <w:szCs w:val="24"/>
          </w:rPr>
          <w:t>以下</w:t>
        </w:r>
        <w:proofErr w:type="gramEnd"/>
        <w:r>
          <w:rPr>
            <w:rFonts w:ascii="宋体" w:eastAsia="宋体" w:hAnsi="宋体" w:hint="eastAsia"/>
            <w:sz w:val="24"/>
            <w:szCs w:val="24"/>
          </w:rPr>
          <w:t>这</w:t>
        </w:r>
        <w:r>
          <w:rPr>
            <w:rFonts w:ascii="宋体" w:eastAsia="宋体" w:hAnsi="宋体" w:hint="eastAsia"/>
            <w:sz w:val="24"/>
            <w:szCs w:val="24"/>
          </w:rPr>
          <w:t>段</w:t>
        </w:r>
      </w:ins>
      <w:ins w:id="280" w:author="wjq" w:date="2020-03-27T14:22:00Z">
        <w:r>
          <w:rPr>
            <w:rFonts w:ascii="宋体" w:eastAsia="宋体" w:hAnsi="宋体" w:hint="eastAsia"/>
            <w:sz w:val="24"/>
            <w:szCs w:val="24"/>
          </w:rPr>
          <w:t>意思，</w:t>
        </w:r>
      </w:ins>
      <w:ins w:id="281" w:author="wjq" w:date="2020-03-27T14:23:00Z">
        <w:r>
          <w:rPr>
            <w:rFonts w:ascii="宋体" w:eastAsia="宋体" w:hAnsi="宋体" w:hint="eastAsia"/>
            <w:sz w:val="24"/>
            <w:szCs w:val="24"/>
          </w:rPr>
          <w:t>但写的有点绕。</w:t>
        </w:r>
      </w:ins>
      <w:proofErr w:type="gramStart"/>
      <w:r w:rsidR="0053710C">
        <w:rPr>
          <w:rFonts w:ascii="宋体" w:eastAsia="宋体" w:hAnsi="宋体" w:hint="eastAsia"/>
          <w:sz w:val="24"/>
          <w:szCs w:val="24"/>
        </w:rPr>
        <w:t>消息</w:t>
      </w:r>
      <w:proofErr w:type="gramEnd"/>
      <w:r w:rsidR="0053710C">
        <w:rPr>
          <w:rFonts w:ascii="宋体" w:eastAsia="宋体" w:hAnsi="宋体" w:hint="eastAsia"/>
          <w:sz w:val="24"/>
          <w:szCs w:val="24"/>
        </w:rPr>
        <w:t>保障子功能负责解决消息丢失的情况</w:t>
      </w:r>
      <w:r w:rsidR="00B96B0C">
        <w:rPr>
          <w:rFonts w:ascii="宋体" w:eastAsia="宋体" w:hAnsi="宋体" w:hint="eastAsia"/>
          <w:sz w:val="24"/>
          <w:szCs w:val="24"/>
        </w:rPr>
        <w:t>，系统需要监听审核流平台的消息队列，来决定下一个审核节点。</w:t>
      </w:r>
      <w:r w:rsidR="00DA5DA2">
        <w:rPr>
          <w:rFonts w:ascii="宋体" w:eastAsia="宋体" w:hAnsi="宋体" w:hint="eastAsia"/>
          <w:sz w:val="24"/>
          <w:szCs w:val="24"/>
        </w:rPr>
        <w:t>消息丢失的可能原有如下几种：生产者丢失数据、mq</w:t>
      </w:r>
      <w:ins w:id="282" w:author="wjq" w:date="2020-03-27T14:16:00Z">
        <w:r w:rsidR="00570E89">
          <w:rPr>
            <w:rFonts w:ascii="宋体" w:eastAsia="宋体" w:hAnsi="宋体" w:hint="eastAsia"/>
            <w:sz w:val="24"/>
            <w:szCs w:val="24"/>
          </w:rPr>
          <w:t>（M</w:t>
        </w:r>
        <w:r w:rsidR="00570E89">
          <w:rPr>
            <w:rFonts w:ascii="宋体" w:eastAsia="宋体" w:hAnsi="宋体"/>
            <w:sz w:val="24"/>
            <w:szCs w:val="24"/>
          </w:rPr>
          <w:t>Q</w:t>
        </w:r>
        <w:r w:rsidR="00570E89">
          <w:rPr>
            <w:rFonts w:ascii="宋体" w:eastAsia="宋体" w:hAnsi="宋体" w:hint="eastAsia"/>
            <w:sz w:val="24"/>
            <w:szCs w:val="24"/>
          </w:rPr>
          <w:t>一般都大写，</w:t>
        </w:r>
      </w:ins>
      <w:ins w:id="283" w:author="wjq" w:date="2020-03-27T14:17:00Z">
        <w:r w:rsidR="00570E89">
          <w:rPr>
            <w:rFonts w:ascii="宋体" w:eastAsia="宋体" w:hAnsi="宋体" w:hint="eastAsia"/>
            <w:sz w:val="24"/>
            <w:szCs w:val="24"/>
          </w:rPr>
          <w:t>全文统一</w:t>
        </w:r>
      </w:ins>
      <w:ins w:id="284" w:author="wjq" w:date="2020-03-27T14:16:00Z">
        <w:r w:rsidR="00570E89">
          <w:rPr>
            <w:rFonts w:ascii="宋体" w:eastAsia="宋体" w:hAnsi="宋体" w:hint="eastAsia"/>
            <w:sz w:val="24"/>
            <w:szCs w:val="24"/>
          </w:rPr>
          <w:t>）</w:t>
        </w:r>
      </w:ins>
      <w:r w:rsidR="00DA5DA2">
        <w:rPr>
          <w:rFonts w:ascii="宋体" w:eastAsia="宋体" w:hAnsi="宋体" w:hint="eastAsia"/>
          <w:sz w:val="24"/>
          <w:szCs w:val="24"/>
        </w:rPr>
        <w:t>丢失数据、消费者弄丢数据。</w:t>
      </w:r>
      <w:r w:rsidR="0067103E">
        <w:rPr>
          <w:rFonts w:ascii="宋体" w:eastAsia="宋体" w:hAnsi="宋体" w:hint="eastAsia"/>
          <w:sz w:val="24"/>
          <w:szCs w:val="24"/>
        </w:rPr>
        <w:t>如果是生产者丢失数据，那么可以通过在生产者端开启confirm模式</w:t>
      </w:r>
      <w:r w:rsidR="006E36E8">
        <w:rPr>
          <w:rFonts w:ascii="宋体" w:eastAsia="宋体" w:hAnsi="宋体" w:hint="eastAsia"/>
          <w:sz w:val="24"/>
          <w:szCs w:val="24"/>
        </w:rPr>
        <w:t>解决问题。</w:t>
      </w:r>
      <w:r w:rsidR="005E46C9">
        <w:rPr>
          <w:rFonts w:ascii="宋体" w:eastAsia="宋体" w:hAnsi="宋体" w:hint="eastAsia"/>
          <w:sz w:val="24"/>
          <w:szCs w:val="24"/>
        </w:rPr>
        <w:t>如果是mq丢失数据，例如</w:t>
      </w:r>
      <w:ins w:id="285" w:author="wjq" w:date="2020-03-27T14:17:00Z">
        <w:r w:rsidR="00570E89">
          <w:rPr>
            <w:rFonts w:ascii="宋体" w:eastAsia="宋体" w:hAnsi="宋体"/>
            <w:sz w:val="24"/>
            <w:szCs w:val="24"/>
          </w:rPr>
          <w:t>MQ S</w:t>
        </w:r>
        <w:r w:rsidR="00570E89">
          <w:rPr>
            <w:rFonts w:ascii="宋体" w:eastAsia="宋体" w:hAnsi="宋体" w:hint="eastAsia"/>
            <w:sz w:val="24"/>
            <w:szCs w:val="24"/>
          </w:rPr>
          <w:t>erver</w:t>
        </w:r>
      </w:ins>
      <w:ins w:id="286" w:author="wjq" w:date="2020-03-27T14:18:00Z">
        <w:r w:rsidR="00570E89">
          <w:rPr>
            <w:rFonts w:ascii="宋体" w:eastAsia="宋体" w:hAnsi="宋体" w:hint="eastAsia"/>
            <w:sz w:val="24"/>
            <w:szCs w:val="24"/>
          </w:rPr>
          <w:t>？</w:t>
        </w:r>
      </w:ins>
      <w:del w:id="287" w:author="wjq" w:date="2020-03-27T14:17:00Z">
        <w:r w:rsidR="005E46C9" w:rsidDel="00570E89">
          <w:rPr>
            <w:rFonts w:ascii="宋体" w:eastAsia="宋体" w:hAnsi="宋体" w:hint="eastAsia"/>
            <w:sz w:val="24"/>
            <w:szCs w:val="24"/>
          </w:rPr>
          <w:delText>mq</w:delText>
        </w:r>
      </w:del>
      <w:r w:rsidR="005E46C9">
        <w:rPr>
          <w:rFonts w:ascii="宋体" w:eastAsia="宋体" w:hAnsi="宋体" w:hint="eastAsia"/>
          <w:sz w:val="24"/>
          <w:szCs w:val="24"/>
        </w:rPr>
        <w:t>突然</w:t>
      </w:r>
      <w:proofErr w:type="gramStart"/>
      <w:r w:rsidR="005E46C9">
        <w:rPr>
          <w:rFonts w:ascii="宋体" w:eastAsia="宋体" w:hAnsi="宋体" w:hint="eastAsia"/>
          <w:sz w:val="24"/>
          <w:szCs w:val="24"/>
        </w:rPr>
        <w:t>宕</w:t>
      </w:r>
      <w:proofErr w:type="gramEnd"/>
      <w:r w:rsidR="005E46C9">
        <w:rPr>
          <w:rFonts w:ascii="宋体" w:eastAsia="宋体" w:hAnsi="宋体" w:hint="eastAsia"/>
          <w:sz w:val="24"/>
          <w:szCs w:val="24"/>
        </w:rPr>
        <w:t>机，可以通过mq持久化的方式解决问题。</w:t>
      </w:r>
      <w:r w:rsidR="0093311E">
        <w:rPr>
          <w:rFonts w:ascii="宋体" w:eastAsia="宋体" w:hAnsi="宋体" w:hint="eastAsia"/>
          <w:sz w:val="24"/>
          <w:szCs w:val="24"/>
        </w:rPr>
        <w:t>如果是消费方丢失数据，那么可以启用ACK机制，只有消息处理完之后给mq发送ACK消息进行确认。</w:t>
      </w:r>
      <w:r w:rsidR="002567F5">
        <w:rPr>
          <w:rFonts w:ascii="宋体" w:eastAsia="宋体" w:hAnsi="宋体" w:hint="eastAsia"/>
          <w:sz w:val="24"/>
          <w:szCs w:val="24"/>
        </w:rPr>
        <w:t>但在公司的使用情况中，作为消费者，系统并不能保证生产者和</w:t>
      </w:r>
      <w:r w:rsidR="00C62B3B">
        <w:rPr>
          <w:rFonts w:ascii="宋体" w:eastAsia="宋体" w:hAnsi="宋体" w:hint="eastAsia"/>
          <w:sz w:val="24"/>
          <w:szCs w:val="24"/>
        </w:rPr>
        <w:t>mq不丢失数据，即使生产者和mq做了消息丢失的兜底，但是在消费者视角，依旧需要将其视为不可靠。</w:t>
      </w:r>
      <w:r w:rsidR="00663919">
        <w:rPr>
          <w:rFonts w:ascii="宋体" w:eastAsia="宋体" w:hAnsi="宋体" w:hint="eastAsia"/>
          <w:sz w:val="24"/>
          <w:szCs w:val="24"/>
        </w:rPr>
        <w:t>因此，在消费者这端，除了要保证消费者不丢失数据外，还要为mq</w:t>
      </w:r>
      <w:r w:rsidR="00F370A4">
        <w:rPr>
          <w:rFonts w:ascii="宋体" w:eastAsia="宋体" w:hAnsi="宋体" w:hint="eastAsia"/>
          <w:sz w:val="24"/>
          <w:szCs w:val="24"/>
        </w:rPr>
        <w:t>丢失数据的情况做兜底。</w:t>
      </w:r>
      <w:r w:rsidR="0065202C">
        <w:rPr>
          <w:rFonts w:ascii="宋体" w:eastAsia="宋体" w:hAnsi="宋体" w:hint="eastAsia"/>
          <w:sz w:val="24"/>
          <w:szCs w:val="24"/>
        </w:rPr>
        <w:t>为此，需要在workflow上配置定时任务，由于审核流平台会将审核结果记录在本地数据库中，而</w:t>
      </w:r>
      <w:r w:rsidR="00B969F9">
        <w:rPr>
          <w:rFonts w:ascii="宋体" w:eastAsia="宋体" w:hAnsi="宋体" w:hint="eastAsia"/>
          <w:sz w:val="24"/>
          <w:szCs w:val="24"/>
        </w:rPr>
        <w:t>履约超时管理平台</w:t>
      </w:r>
      <w:r w:rsidR="0065202C">
        <w:rPr>
          <w:rFonts w:ascii="宋体" w:eastAsia="宋体" w:hAnsi="宋体" w:hint="eastAsia"/>
          <w:sz w:val="24"/>
          <w:szCs w:val="24"/>
        </w:rPr>
        <w:t>业务记录审核状态，因此定时任务需要在固定间隔时间内比较</w:t>
      </w:r>
      <w:r w:rsidR="002F7519">
        <w:rPr>
          <w:rFonts w:ascii="宋体" w:eastAsia="宋体" w:hAnsi="宋体" w:hint="eastAsia"/>
          <w:sz w:val="24"/>
          <w:szCs w:val="24"/>
        </w:rPr>
        <w:t>审核流平台数据库和</w:t>
      </w:r>
      <w:r w:rsidR="00B969F9">
        <w:rPr>
          <w:rFonts w:ascii="宋体" w:eastAsia="宋体" w:hAnsi="宋体" w:hint="eastAsia"/>
          <w:sz w:val="24"/>
          <w:szCs w:val="24"/>
        </w:rPr>
        <w:t>履约超时管理平台</w:t>
      </w:r>
      <w:r w:rsidR="002F7519">
        <w:rPr>
          <w:rFonts w:ascii="宋体" w:eastAsia="宋体" w:hAnsi="宋体" w:hint="eastAsia"/>
          <w:sz w:val="24"/>
          <w:szCs w:val="24"/>
        </w:rPr>
        <w:t>数据库中</w:t>
      </w:r>
      <w:r w:rsidR="00EB6346">
        <w:rPr>
          <w:rFonts w:ascii="宋体" w:eastAsia="宋体" w:hAnsi="宋体" w:hint="eastAsia"/>
          <w:sz w:val="24"/>
          <w:szCs w:val="24"/>
        </w:rPr>
        <w:t>审核流信息，</w:t>
      </w:r>
      <w:r w:rsidR="00EB6346">
        <w:rPr>
          <w:rFonts w:ascii="宋体" w:eastAsia="宋体" w:hAnsi="宋体" w:hint="eastAsia"/>
          <w:sz w:val="24"/>
          <w:szCs w:val="24"/>
        </w:rPr>
        <w:lastRenderedPageBreak/>
        <w:t>并以审核流平台的信息</w:t>
      </w:r>
      <w:r w:rsidR="00BF632A">
        <w:rPr>
          <w:rFonts w:ascii="宋体" w:eastAsia="宋体" w:hAnsi="宋体" w:hint="eastAsia"/>
          <w:sz w:val="24"/>
          <w:szCs w:val="24"/>
        </w:rPr>
        <w:t>为标准，更新</w:t>
      </w:r>
      <w:r w:rsidR="00B969F9">
        <w:rPr>
          <w:rFonts w:ascii="宋体" w:eastAsia="宋体" w:hAnsi="宋体" w:hint="eastAsia"/>
          <w:sz w:val="24"/>
          <w:szCs w:val="24"/>
        </w:rPr>
        <w:t>履约超时管理平台</w:t>
      </w:r>
      <w:r w:rsidR="00BF632A">
        <w:rPr>
          <w:rFonts w:ascii="宋体" w:eastAsia="宋体" w:hAnsi="宋体" w:hint="eastAsia"/>
          <w:sz w:val="24"/>
          <w:szCs w:val="24"/>
        </w:rPr>
        <w:t>数据库。</w:t>
      </w:r>
      <w:r w:rsidR="008B7014">
        <w:rPr>
          <w:rFonts w:ascii="宋体" w:eastAsia="宋体" w:hAnsi="宋体" w:hint="eastAsia"/>
          <w:sz w:val="24"/>
          <w:szCs w:val="24"/>
        </w:rPr>
        <w:t>审核消息保障用例</w:t>
      </w:r>
      <w:r w:rsidR="00456CBD">
        <w:rPr>
          <w:rFonts w:ascii="宋体" w:eastAsia="宋体" w:hAnsi="宋体" w:hint="eastAsia"/>
          <w:sz w:val="24"/>
          <w:szCs w:val="24"/>
        </w:rPr>
        <w:t>描述如表3.9所示。</w:t>
      </w:r>
    </w:p>
    <w:p w14:paraId="6F64C136" w14:textId="41C83BE9" w:rsidR="00F26F35" w:rsidRDefault="00E62206" w:rsidP="00E62206">
      <w:pPr>
        <w:spacing w:line="360" w:lineRule="auto"/>
        <w:jc w:val="center"/>
        <w:rPr>
          <w:rFonts w:ascii="宋体" w:eastAsia="宋体" w:hAnsi="宋体"/>
          <w:sz w:val="24"/>
          <w:szCs w:val="24"/>
        </w:rPr>
      </w:pPr>
      <w:r>
        <w:rPr>
          <w:rFonts w:ascii="宋体" w:eastAsia="宋体" w:hAnsi="宋体" w:hint="eastAsia"/>
          <w:sz w:val="24"/>
          <w:szCs w:val="24"/>
        </w:rPr>
        <w:t>表3.9</w:t>
      </w:r>
      <w:r w:rsidR="008B7014">
        <w:rPr>
          <w:rFonts w:ascii="宋体" w:eastAsia="宋体" w:hAnsi="宋体"/>
          <w:sz w:val="24"/>
          <w:szCs w:val="24"/>
        </w:rPr>
        <w:t xml:space="preserve"> </w:t>
      </w:r>
      <w:r w:rsidR="008B7014">
        <w:rPr>
          <w:rFonts w:ascii="宋体" w:eastAsia="宋体" w:hAnsi="宋体" w:hint="eastAsia"/>
          <w:sz w:val="24"/>
          <w:szCs w:val="24"/>
        </w:rPr>
        <w:t>审核消息保障用例表</w:t>
      </w:r>
    </w:p>
    <w:tbl>
      <w:tblPr>
        <w:tblStyle w:val="af3"/>
        <w:tblW w:w="0" w:type="auto"/>
        <w:tblLook w:val="04A0" w:firstRow="1" w:lastRow="0" w:firstColumn="1" w:lastColumn="0" w:noHBand="0" w:noVBand="1"/>
      </w:tblPr>
      <w:tblGrid>
        <w:gridCol w:w="1271"/>
        <w:gridCol w:w="1418"/>
        <w:gridCol w:w="1984"/>
        <w:gridCol w:w="3623"/>
      </w:tblGrid>
      <w:tr w:rsidR="00F26F35" w:rsidRPr="00B66781" w14:paraId="16ABD1AE" w14:textId="77777777" w:rsidTr="00B66781">
        <w:tc>
          <w:tcPr>
            <w:tcW w:w="1271" w:type="dxa"/>
          </w:tcPr>
          <w:p w14:paraId="270DDE1C"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ID</w:t>
            </w:r>
          </w:p>
        </w:tc>
        <w:tc>
          <w:tcPr>
            <w:tcW w:w="1418" w:type="dxa"/>
          </w:tcPr>
          <w:p w14:paraId="5A0E8FFE" w14:textId="63D4C3B0"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UC</w:t>
            </w:r>
            <w:r w:rsidR="00A92490" w:rsidRPr="007E645B">
              <w:rPr>
                <w:rFonts w:ascii="宋体" w:eastAsia="宋体" w:hAnsi="宋体" w:hint="eastAsia"/>
                <w:szCs w:val="21"/>
              </w:rPr>
              <w:t>9</w:t>
            </w:r>
          </w:p>
        </w:tc>
        <w:tc>
          <w:tcPr>
            <w:tcW w:w="1984" w:type="dxa"/>
          </w:tcPr>
          <w:p w14:paraId="7BB6E979"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3327BDDF" w14:textId="39AF24F3" w:rsidR="00F26F35" w:rsidRPr="007E645B" w:rsidRDefault="003F3EF4" w:rsidP="00050D73">
            <w:pPr>
              <w:widowControl/>
              <w:jc w:val="left"/>
              <w:rPr>
                <w:rFonts w:ascii="宋体" w:eastAsia="宋体" w:hAnsi="宋体"/>
                <w:szCs w:val="21"/>
              </w:rPr>
            </w:pPr>
            <w:r w:rsidRPr="007E645B">
              <w:rPr>
                <w:rFonts w:ascii="宋体" w:eastAsia="宋体" w:hAnsi="宋体" w:hint="eastAsia"/>
                <w:szCs w:val="21"/>
              </w:rPr>
              <w:t>审核</w:t>
            </w:r>
            <w:r w:rsidR="00610901">
              <w:rPr>
                <w:rFonts w:ascii="宋体" w:eastAsia="宋体" w:hAnsi="宋体" w:hint="eastAsia"/>
                <w:szCs w:val="21"/>
              </w:rPr>
              <w:t>消息保障</w:t>
            </w:r>
          </w:p>
        </w:tc>
      </w:tr>
      <w:tr w:rsidR="00F26F35" w:rsidRPr="00B66781" w14:paraId="03F3649F" w14:textId="77777777" w:rsidTr="00B66781">
        <w:tc>
          <w:tcPr>
            <w:tcW w:w="1271" w:type="dxa"/>
          </w:tcPr>
          <w:p w14:paraId="5897C67E"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51A6B826" w14:textId="401404AF" w:rsidR="00F26F35" w:rsidRPr="007E645B" w:rsidRDefault="003F3EF4" w:rsidP="00050D73">
            <w:pPr>
              <w:widowControl/>
              <w:jc w:val="left"/>
              <w:rPr>
                <w:rFonts w:ascii="宋体" w:eastAsia="宋体" w:hAnsi="宋体"/>
                <w:szCs w:val="21"/>
              </w:rPr>
            </w:pPr>
            <w:r w:rsidRPr="007E645B">
              <w:rPr>
                <w:rFonts w:ascii="宋体" w:eastAsia="宋体" w:hAnsi="宋体" w:hint="eastAsia"/>
                <w:szCs w:val="21"/>
              </w:rPr>
              <w:t>保证消息丢失之后审核流程能够扭转下去</w:t>
            </w:r>
          </w:p>
        </w:tc>
      </w:tr>
      <w:tr w:rsidR="00F26F35" w:rsidRPr="00B66781" w14:paraId="17A62876" w14:textId="77777777" w:rsidTr="00B66781">
        <w:tc>
          <w:tcPr>
            <w:tcW w:w="1271" w:type="dxa"/>
          </w:tcPr>
          <w:p w14:paraId="2B67E0EF"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4B2CFB01" w14:textId="32678811" w:rsidR="00F26F35" w:rsidRPr="007E645B" w:rsidRDefault="00B969F9" w:rsidP="00050D73">
            <w:pPr>
              <w:widowControl/>
              <w:jc w:val="left"/>
              <w:rPr>
                <w:rFonts w:ascii="宋体" w:eastAsia="宋体" w:hAnsi="宋体"/>
                <w:szCs w:val="21"/>
              </w:rPr>
            </w:pPr>
            <w:r w:rsidRPr="00B969F9">
              <w:rPr>
                <w:rFonts w:ascii="宋体" w:eastAsia="宋体" w:hAnsi="宋体" w:hint="eastAsia"/>
                <w:szCs w:val="21"/>
              </w:rPr>
              <w:t>履约超时管理平台</w:t>
            </w:r>
            <w:r w:rsidR="003F3EF4" w:rsidRPr="007E645B">
              <w:rPr>
                <w:rFonts w:ascii="宋体" w:eastAsia="宋体" w:hAnsi="宋体" w:hint="eastAsia"/>
                <w:szCs w:val="21"/>
              </w:rPr>
              <w:t>、workflow系统</w:t>
            </w:r>
          </w:p>
        </w:tc>
      </w:tr>
      <w:tr w:rsidR="00F26F35" w:rsidRPr="00B66781" w14:paraId="5054955E" w14:textId="77777777" w:rsidTr="00B66781">
        <w:tc>
          <w:tcPr>
            <w:tcW w:w="1271" w:type="dxa"/>
          </w:tcPr>
          <w:p w14:paraId="5C6AFB33"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0F33C68C" w14:textId="5673F458" w:rsidR="00F26F35" w:rsidRPr="007E645B" w:rsidRDefault="00610901" w:rsidP="00050D73">
            <w:pPr>
              <w:widowControl/>
              <w:jc w:val="left"/>
              <w:rPr>
                <w:rFonts w:ascii="宋体" w:eastAsia="宋体" w:hAnsi="宋体"/>
                <w:szCs w:val="21"/>
              </w:rPr>
            </w:pPr>
            <w:r>
              <w:rPr>
                <w:rFonts w:ascii="宋体" w:eastAsia="宋体" w:hAnsi="宋体" w:hint="eastAsia"/>
                <w:szCs w:val="21"/>
              </w:rPr>
              <w:t>审核消息丢失</w:t>
            </w:r>
          </w:p>
        </w:tc>
      </w:tr>
      <w:tr w:rsidR="00F26F35" w:rsidRPr="00B66781" w14:paraId="3220566C" w14:textId="77777777" w:rsidTr="00B66781">
        <w:tc>
          <w:tcPr>
            <w:tcW w:w="1271" w:type="dxa"/>
          </w:tcPr>
          <w:p w14:paraId="57F30CF1"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31A52E5B" w14:textId="1A35770C" w:rsidR="00F26F35" w:rsidRDefault="00610901" w:rsidP="00610901">
            <w:pPr>
              <w:pStyle w:val="a5"/>
              <w:widowControl/>
              <w:numPr>
                <w:ilvl w:val="0"/>
                <w:numId w:val="31"/>
              </w:numPr>
              <w:ind w:firstLineChars="0"/>
              <w:jc w:val="left"/>
              <w:rPr>
                <w:rFonts w:ascii="宋体" w:eastAsia="宋体" w:hAnsi="宋体"/>
                <w:szCs w:val="21"/>
              </w:rPr>
            </w:pPr>
            <w:r w:rsidRPr="00610901">
              <w:rPr>
                <w:rFonts w:ascii="宋体" w:eastAsia="宋体" w:hAnsi="宋体" w:hint="eastAsia"/>
                <w:szCs w:val="21"/>
              </w:rPr>
              <w:t>本地审核状态与审核平台中审核状态一致</w:t>
            </w:r>
          </w:p>
          <w:p w14:paraId="22445291" w14:textId="310FA5FE" w:rsidR="00610901" w:rsidRPr="00610901" w:rsidRDefault="00610901" w:rsidP="00610901">
            <w:pPr>
              <w:pStyle w:val="a5"/>
              <w:widowControl/>
              <w:numPr>
                <w:ilvl w:val="0"/>
                <w:numId w:val="31"/>
              </w:numPr>
              <w:ind w:firstLineChars="0"/>
              <w:jc w:val="left"/>
              <w:rPr>
                <w:rFonts w:ascii="宋体" w:eastAsia="宋体" w:hAnsi="宋体"/>
                <w:szCs w:val="21"/>
              </w:rPr>
            </w:pPr>
            <w:r>
              <w:rPr>
                <w:rFonts w:ascii="宋体" w:eastAsia="宋体" w:hAnsi="宋体" w:hint="eastAsia"/>
                <w:szCs w:val="21"/>
              </w:rPr>
              <w:t>终止的审核流程能够继续进行</w:t>
            </w:r>
          </w:p>
        </w:tc>
      </w:tr>
      <w:tr w:rsidR="00F26F35" w:rsidRPr="00B66781" w14:paraId="4D405E47" w14:textId="77777777" w:rsidTr="00B66781">
        <w:tc>
          <w:tcPr>
            <w:tcW w:w="1271" w:type="dxa"/>
          </w:tcPr>
          <w:p w14:paraId="1DA04D98"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29CD8A53"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中</w:t>
            </w:r>
          </w:p>
        </w:tc>
      </w:tr>
      <w:tr w:rsidR="00F26F35" w:rsidRPr="00B66781" w14:paraId="15FC97CA" w14:textId="77777777" w:rsidTr="00B66781">
        <w:tc>
          <w:tcPr>
            <w:tcW w:w="1271" w:type="dxa"/>
          </w:tcPr>
          <w:p w14:paraId="396DB89D"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6684390F" w14:textId="77777777" w:rsidR="00610901" w:rsidRDefault="00610901" w:rsidP="00610901">
            <w:pPr>
              <w:pStyle w:val="a5"/>
              <w:widowControl/>
              <w:numPr>
                <w:ilvl w:val="0"/>
                <w:numId w:val="33"/>
              </w:numPr>
              <w:ind w:firstLineChars="0"/>
              <w:jc w:val="left"/>
              <w:rPr>
                <w:rFonts w:ascii="宋体" w:eastAsia="宋体" w:hAnsi="宋体"/>
                <w:szCs w:val="21"/>
              </w:rPr>
            </w:pPr>
            <w:r>
              <w:rPr>
                <w:rFonts w:ascii="宋体" w:eastAsia="宋体" w:hAnsi="宋体" w:hint="eastAsia"/>
                <w:szCs w:val="21"/>
              </w:rPr>
              <w:t>审核平台发送消息给mq</w:t>
            </w:r>
          </w:p>
          <w:p w14:paraId="36585801" w14:textId="77777777" w:rsidR="00610901" w:rsidRDefault="00610901" w:rsidP="00610901">
            <w:pPr>
              <w:pStyle w:val="a5"/>
              <w:widowControl/>
              <w:numPr>
                <w:ilvl w:val="0"/>
                <w:numId w:val="33"/>
              </w:numPr>
              <w:ind w:firstLineChars="0"/>
              <w:jc w:val="left"/>
              <w:rPr>
                <w:rFonts w:ascii="宋体" w:eastAsia="宋体" w:hAnsi="宋体"/>
                <w:szCs w:val="21"/>
              </w:rPr>
            </w:pPr>
            <w:r>
              <w:rPr>
                <w:rFonts w:ascii="宋体" w:eastAsia="宋体" w:hAnsi="宋体" w:hint="eastAsia"/>
                <w:szCs w:val="21"/>
              </w:rPr>
              <w:t>mq由于种种原因丢失数据，审核流卡住</w:t>
            </w:r>
          </w:p>
          <w:p w14:paraId="0B99A2A7" w14:textId="4E0287B5" w:rsidR="004A50F9" w:rsidRDefault="004A50F9" w:rsidP="004A50F9">
            <w:pPr>
              <w:pStyle w:val="a5"/>
              <w:widowControl/>
              <w:numPr>
                <w:ilvl w:val="0"/>
                <w:numId w:val="33"/>
              </w:numPr>
              <w:ind w:firstLineChars="0"/>
              <w:jc w:val="left"/>
              <w:rPr>
                <w:rFonts w:ascii="宋体" w:eastAsia="宋体" w:hAnsi="宋体"/>
                <w:szCs w:val="21"/>
              </w:rPr>
            </w:pPr>
            <w:r>
              <w:rPr>
                <w:rFonts w:ascii="宋体" w:eastAsia="宋体" w:hAnsi="宋体" w:hint="eastAsia"/>
                <w:szCs w:val="21"/>
              </w:rPr>
              <w:t>workflow上执行定时任务，定时调用</w:t>
            </w:r>
            <w:r w:rsidR="00B969F9" w:rsidRPr="00B969F9">
              <w:rPr>
                <w:rFonts w:ascii="宋体" w:eastAsia="宋体" w:hAnsi="宋体" w:hint="eastAsia"/>
                <w:szCs w:val="21"/>
              </w:rPr>
              <w:t>履约超时管理平台</w:t>
            </w:r>
            <w:r>
              <w:rPr>
                <w:rFonts w:ascii="宋体" w:eastAsia="宋体" w:hAnsi="宋体" w:hint="eastAsia"/>
                <w:szCs w:val="21"/>
              </w:rPr>
              <w:t>提供的接口</w:t>
            </w:r>
          </w:p>
          <w:p w14:paraId="54D8A346" w14:textId="202ACCDB" w:rsidR="003151EE" w:rsidRPr="003151EE" w:rsidRDefault="00B969F9" w:rsidP="003151EE">
            <w:pPr>
              <w:pStyle w:val="a5"/>
              <w:widowControl/>
              <w:numPr>
                <w:ilvl w:val="0"/>
                <w:numId w:val="33"/>
              </w:numPr>
              <w:ind w:firstLineChars="0"/>
              <w:jc w:val="left"/>
              <w:rPr>
                <w:rFonts w:ascii="宋体" w:eastAsia="宋体" w:hAnsi="宋体"/>
                <w:szCs w:val="21"/>
              </w:rPr>
            </w:pPr>
            <w:r w:rsidRPr="00B969F9">
              <w:rPr>
                <w:rFonts w:ascii="宋体" w:eastAsia="宋体" w:hAnsi="宋体" w:hint="eastAsia"/>
                <w:szCs w:val="21"/>
              </w:rPr>
              <w:t>履约超时管理平台</w:t>
            </w:r>
            <w:r w:rsidR="004A50F9">
              <w:rPr>
                <w:rFonts w:ascii="宋体" w:eastAsia="宋体" w:hAnsi="宋体" w:hint="eastAsia"/>
                <w:szCs w:val="21"/>
              </w:rPr>
              <w:t>提供纠正接口，将本地审核信息与</w:t>
            </w:r>
            <w:r w:rsidR="003151EE">
              <w:rPr>
                <w:rFonts w:ascii="宋体" w:eastAsia="宋体" w:hAnsi="宋体" w:hint="eastAsia"/>
                <w:szCs w:val="21"/>
              </w:rPr>
              <w:t>审核平台信息进行同步，同时审核权流转到下一个节点。</w:t>
            </w:r>
          </w:p>
        </w:tc>
      </w:tr>
      <w:tr w:rsidR="00F26F35" w:rsidRPr="00B66781" w14:paraId="34FCB4B3" w14:textId="77777777" w:rsidTr="00B66781">
        <w:tc>
          <w:tcPr>
            <w:tcW w:w="1271" w:type="dxa"/>
          </w:tcPr>
          <w:p w14:paraId="1657CE51"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192BA2A" w14:textId="77777777" w:rsidR="00F26F35" w:rsidRPr="007E645B" w:rsidRDefault="00F26F35" w:rsidP="00050D73">
            <w:pPr>
              <w:widowControl/>
              <w:jc w:val="left"/>
              <w:rPr>
                <w:rFonts w:ascii="宋体" w:eastAsia="宋体" w:hAnsi="宋体"/>
                <w:szCs w:val="21"/>
              </w:rPr>
            </w:pPr>
            <w:r w:rsidRPr="007E645B">
              <w:rPr>
                <w:rFonts w:ascii="宋体" w:eastAsia="宋体" w:hAnsi="宋体" w:hint="eastAsia"/>
                <w:szCs w:val="21"/>
              </w:rPr>
              <w:t>无</w:t>
            </w:r>
          </w:p>
        </w:tc>
      </w:tr>
    </w:tbl>
    <w:p w14:paraId="769E040A" w14:textId="77777777" w:rsidR="00F26F35" w:rsidRDefault="00F26F35" w:rsidP="003D0478">
      <w:pPr>
        <w:spacing w:line="360" w:lineRule="auto"/>
        <w:rPr>
          <w:rFonts w:ascii="宋体" w:eastAsia="宋体" w:hAnsi="宋体"/>
          <w:sz w:val="24"/>
          <w:szCs w:val="24"/>
        </w:rPr>
      </w:pPr>
    </w:p>
    <w:p w14:paraId="51D3A5B6" w14:textId="7242DCB4" w:rsidR="00FA0467" w:rsidRDefault="00BC394A" w:rsidP="0030469F">
      <w:pPr>
        <w:pStyle w:val="3"/>
        <w:numPr>
          <w:ilvl w:val="2"/>
          <w:numId w:val="1"/>
        </w:numPr>
      </w:pPr>
      <w:bookmarkStart w:id="288" w:name="_Toc25947930"/>
      <w:r>
        <w:rPr>
          <w:rFonts w:hint="eastAsia"/>
        </w:rPr>
        <w:t xml:space="preserve"> </w:t>
      </w:r>
      <w:r w:rsidR="00BA68EA">
        <w:rPr>
          <w:rFonts w:hint="eastAsia"/>
        </w:rPr>
        <w:t>业务处理</w:t>
      </w:r>
      <w:bookmarkEnd w:id="288"/>
      <w:ins w:id="289" w:author="wjq" w:date="2020-03-27T14:22:00Z">
        <w:r w:rsidR="00DE2CA2">
          <w:rPr>
            <w:rFonts w:hint="eastAsia"/>
          </w:rPr>
          <w:t>（叫这个名字是否合适？</w:t>
        </w:r>
      </w:ins>
      <w:ins w:id="290" w:author="wjq" w:date="2020-03-27T14:24:00Z">
        <w:r w:rsidR="00DE2CA2">
          <w:rPr>
            <w:rFonts w:hint="eastAsia"/>
          </w:rPr>
          <w:t>实际上，</w:t>
        </w:r>
      </w:ins>
      <w:ins w:id="291" w:author="wjq" w:date="2020-03-27T14:25:00Z">
        <w:r w:rsidR="00DE2CA2">
          <w:rPr>
            <w:rFonts w:hint="eastAsia"/>
          </w:rPr>
          <w:t>你想描述的</w:t>
        </w:r>
      </w:ins>
      <w:ins w:id="292" w:author="wjq" w:date="2020-03-27T14:24:00Z">
        <w:r w:rsidR="00DE2CA2">
          <w:rPr>
            <w:rFonts w:hint="eastAsia"/>
          </w:rPr>
          <w:t>是规则如何运行</w:t>
        </w:r>
      </w:ins>
      <w:ins w:id="293" w:author="wjq" w:date="2020-03-27T14:22:00Z">
        <w:r w:rsidR="00DE2CA2">
          <w:rPr>
            <w:rFonts w:hint="eastAsia"/>
          </w:rPr>
          <w:t>）</w:t>
        </w:r>
      </w:ins>
      <w:r w:rsidR="00C020F6">
        <w:rPr>
          <w:rFonts w:hint="eastAsia"/>
        </w:rPr>
        <w:t>功能</w:t>
      </w:r>
    </w:p>
    <w:p w14:paraId="28258695" w14:textId="44DDA37E" w:rsidR="00F6611D" w:rsidRDefault="00792C2D" w:rsidP="00D40E2A">
      <w:pPr>
        <w:spacing w:line="360" w:lineRule="auto"/>
        <w:ind w:firstLineChars="200" w:firstLine="420"/>
        <w:jc w:val="center"/>
        <w:rPr>
          <w:rFonts w:ascii="宋体" w:eastAsia="宋体" w:hAnsi="宋体"/>
          <w:sz w:val="24"/>
          <w:szCs w:val="24"/>
        </w:rPr>
      </w:pPr>
      <w:r>
        <w:rPr>
          <w:noProof/>
        </w:rPr>
        <w:drawing>
          <wp:inline distT="0" distB="0" distL="0" distR="0" wp14:anchorId="41A750C5" wp14:editId="34238249">
            <wp:extent cx="5274310" cy="338645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386455"/>
                    </a:xfrm>
                    <a:prstGeom prst="rect">
                      <a:avLst/>
                    </a:prstGeom>
                    <a:noFill/>
                    <a:ln>
                      <a:noFill/>
                    </a:ln>
                  </pic:spPr>
                </pic:pic>
              </a:graphicData>
            </a:graphic>
          </wp:inline>
        </w:drawing>
      </w:r>
    </w:p>
    <w:p w14:paraId="78291C7E" w14:textId="36A3E614" w:rsidR="00E62206" w:rsidRDefault="00E62206" w:rsidP="00E62206">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图3.7</w:t>
      </w:r>
      <w:r>
        <w:rPr>
          <w:rFonts w:ascii="宋体" w:eastAsia="宋体" w:hAnsi="宋体"/>
          <w:sz w:val="24"/>
          <w:szCs w:val="24"/>
        </w:rPr>
        <w:t xml:space="preserve"> </w:t>
      </w:r>
      <w:r>
        <w:rPr>
          <w:rFonts w:ascii="宋体" w:eastAsia="宋体" w:hAnsi="宋体" w:hint="eastAsia"/>
          <w:sz w:val="24"/>
          <w:szCs w:val="24"/>
        </w:rPr>
        <w:t>业务处理用例图</w:t>
      </w:r>
      <w:ins w:id="294" w:author="wjq" w:date="2020-03-27T14:29:00Z">
        <w:r w:rsidR="00392E38">
          <w:rPr>
            <w:rFonts w:ascii="宋体" w:eastAsia="宋体" w:hAnsi="宋体" w:hint="eastAsia"/>
            <w:sz w:val="24"/>
            <w:szCs w:val="24"/>
          </w:rPr>
          <w:t>为啥要有三个Actor？</w:t>
        </w:r>
      </w:ins>
    </w:p>
    <w:p w14:paraId="404CB955" w14:textId="0B34C25C" w:rsidR="00D40E2A" w:rsidRDefault="00D40E2A" w:rsidP="00D40E2A">
      <w:pPr>
        <w:spacing w:line="360" w:lineRule="auto"/>
        <w:ind w:firstLineChars="200" w:firstLine="480"/>
        <w:rPr>
          <w:rFonts w:ascii="宋体" w:eastAsia="宋体" w:hAnsi="宋体"/>
          <w:sz w:val="24"/>
          <w:szCs w:val="24"/>
        </w:rPr>
      </w:pPr>
      <w:r w:rsidRPr="00456CBD">
        <w:rPr>
          <w:rFonts w:ascii="宋体" w:eastAsia="宋体" w:hAnsi="宋体" w:hint="eastAsia"/>
          <w:sz w:val="24"/>
          <w:szCs w:val="24"/>
        </w:rPr>
        <w:lastRenderedPageBreak/>
        <w:t>图3.7为业务处理功能的用例图，业务处理功能分为规则判定和缓存同步两个子功能。</w:t>
      </w:r>
    </w:p>
    <w:p w14:paraId="5F752BE1" w14:textId="77777777" w:rsidR="00D40E2A" w:rsidRDefault="00D40E2A" w:rsidP="00D40E2A">
      <w:pPr>
        <w:spacing w:line="360" w:lineRule="auto"/>
        <w:ind w:firstLineChars="200" w:firstLine="420"/>
        <w:jc w:val="center"/>
        <w:rPr>
          <w:rFonts w:ascii="宋体" w:eastAsia="宋体" w:hAnsi="宋体"/>
          <w:sz w:val="24"/>
          <w:szCs w:val="24"/>
        </w:rPr>
      </w:pPr>
      <w:r>
        <w:rPr>
          <w:noProof/>
        </w:rPr>
        <w:drawing>
          <wp:inline distT="0" distB="0" distL="0" distR="0" wp14:anchorId="723C8DCB" wp14:editId="1818997D">
            <wp:extent cx="4203497" cy="4953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5343" cy="4966958"/>
                    </a:xfrm>
                    <a:prstGeom prst="rect">
                      <a:avLst/>
                    </a:prstGeom>
                    <a:noFill/>
                    <a:ln>
                      <a:noFill/>
                    </a:ln>
                  </pic:spPr>
                </pic:pic>
              </a:graphicData>
            </a:graphic>
          </wp:inline>
        </w:drawing>
      </w:r>
    </w:p>
    <w:p w14:paraId="0210F434" w14:textId="4BC0311B" w:rsidR="00D40E2A" w:rsidRPr="00D40E2A" w:rsidRDefault="00D40E2A" w:rsidP="00D40E2A">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图3.8</w:t>
      </w:r>
      <w:r>
        <w:rPr>
          <w:rFonts w:ascii="宋体" w:eastAsia="宋体" w:hAnsi="宋体"/>
          <w:sz w:val="24"/>
          <w:szCs w:val="24"/>
        </w:rPr>
        <w:t xml:space="preserve"> </w:t>
      </w:r>
      <w:r>
        <w:rPr>
          <w:rFonts w:ascii="宋体" w:eastAsia="宋体" w:hAnsi="宋体" w:hint="eastAsia"/>
          <w:sz w:val="24"/>
          <w:szCs w:val="24"/>
        </w:rPr>
        <w:t>规则判定流程图</w:t>
      </w:r>
    </w:p>
    <w:p w14:paraId="7E52F072" w14:textId="4947D44E" w:rsidR="00BD2409" w:rsidRDefault="00824C9E" w:rsidP="0099131A">
      <w:pPr>
        <w:spacing w:line="360" w:lineRule="auto"/>
        <w:ind w:firstLineChars="200" w:firstLine="480"/>
        <w:rPr>
          <w:rFonts w:ascii="宋体" w:eastAsia="宋体" w:hAnsi="宋体"/>
          <w:sz w:val="24"/>
          <w:szCs w:val="24"/>
        </w:rPr>
      </w:pPr>
      <w:ins w:id="295" w:author="wjq" w:date="2020-03-27T14:36:00Z">
        <w:r>
          <w:rPr>
            <w:rFonts w:ascii="宋体" w:eastAsia="宋体" w:hAnsi="宋体" w:hint="eastAsia"/>
            <w:sz w:val="24"/>
            <w:szCs w:val="24"/>
          </w:rPr>
          <w:t>以下这段，好好理理逻辑顺序关系。</w:t>
        </w:r>
      </w:ins>
      <w:r w:rsidR="00BD2409">
        <w:rPr>
          <w:rFonts w:ascii="宋体" w:eastAsia="宋体" w:hAnsi="宋体" w:hint="eastAsia"/>
          <w:sz w:val="24"/>
          <w:szCs w:val="24"/>
        </w:rPr>
        <w:t>规则判定子功能负责检查每个阶段的订单和运单是否出现超时情况，并执行相应的策略来应对超时场景</w:t>
      </w:r>
      <w:r w:rsidR="00D40E2A">
        <w:rPr>
          <w:rFonts w:ascii="宋体" w:eastAsia="宋体" w:hAnsi="宋体" w:hint="eastAsia"/>
          <w:sz w:val="24"/>
          <w:szCs w:val="24"/>
        </w:rPr>
        <w:t>。开发</w:t>
      </w:r>
      <w:r w:rsidR="00B969F9">
        <w:rPr>
          <w:rFonts w:ascii="宋体" w:eastAsia="宋体" w:hAnsi="宋体" w:hint="eastAsia"/>
          <w:sz w:val="24"/>
          <w:szCs w:val="24"/>
        </w:rPr>
        <w:t>履约超时管理平台</w:t>
      </w:r>
      <w:r w:rsidR="00D40E2A">
        <w:rPr>
          <w:rFonts w:ascii="宋体" w:eastAsia="宋体" w:hAnsi="宋体" w:hint="eastAsia"/>
          <w:sz w:val="24"/>
          <w:szCs w:val="24"/>
        </w:rPr>
        <w:t>的一个主要目的就是将分散在各个系统中的判断逻辑整合到一个平台中，从而能够更快的应对变更，因此</w:t>
      </w:r>
      <w:r w:rsidR="0099131A">
        <w:rPr>
          <w:rFonts w:ascii="宋体" w:eastAsia="宋体" w:hAnsi="宋体" w:hint="eastAsia"/>
          <w:sz w:val="24"/>
          <w:szCs w:val="24"/>
        </w:rPr>
        <w:t>平台有规则判定的需求。</w:t>
      </w:r>
      <w:r w:rsidR="00A10809">
        <w:rPr>
          <w:rFonts w:ascii="宋体" w:eastAsia="宋体" w:hAnsi="宋体" w:hint="eastAsia"/>
          <w:sz w:val="24"/>
          <w:szCs w:val="24"/>
        </w:rPr>
        <w:t>图3.8为规则判定流程图</w:t>
      </w:r>
      <w:r w:rsidR="000D4800">
        <w:rPr>
          <w:rFonts w:ascii="宋体" w:eastAsia="宋体" w:hAnsi="宋体" w:hint="eastAsia"/>
          <w:sz w:val="24"/>
          <w:szCs w:val="24"/>
        </w:rPr>
        <w:t>，</w:t>
      </w:r>
      <w:r w:rsidR="005924CF">
        <w:rPr>
          <w:rFonts w:ascii="宋体" w:eastAsia="宋体" w:hAnsi="宋体" w:hint="eastAsia"/>
          <w:sz w:val="24"/>
          <w:szCs w:val="24"/>
        </w:rPr>
        <w:t>订单和运单系统会</w:t>
      </w:r>
      <w:proofErr w:type="gramStart"/>
      <w:r w:rsidR="005924CF">
        <w:rPr>
          <w:rFonts w:ascii="宋体" w:eastAsia="宋体" w:hAnsi="宋体" w:hint="eastAsia"/>
          <w:sz w:val="24"/>
          <w:szCs w:val="24"/>
        </w:rPr>
        <w:t>向消息</w:t>
      </w:r>
      <w:proofErr w:type="gramEnd"/>
      <w:r w:rsidR="005924CF">
        <w:rPr>
          <w:rFonts w:ascii="宋体" w:eastAsia="宋体" w:hAnsi="宋体" w:hint="eastAsia"/>
          <w:sz w:val="24"/>
          <w:szCs w:val="24"/>
        </w:rPr>
        <w:t>队列中发送</w:t>
      </w:r>
      <w:r w:rsidR="00E10F30">
        <w:rPr>
          <w:rFonts w:ascii="宋体" w:eastAsia="宋体" w:hAnsi="宋体" w:hint="eastAsia"/>
          <w:sz w:val="24"/>
          <w:szCs w:val="24"/>
        </w:rPr>
        <w:t>状态变更</w:t>
      </w:r>
      <w:r w:rsidR="005924CF">
        <w:rPr>
          <w:rFonts w:ascii="宋体" w:eastAsia="宋体" w:hAnsi="宋体" w:hint="eastAsia"/>
          <w:sz w:val="24"/>
          <w:szCs w:val="24"/>
        </w:rPr>
        <w:t>消息，平台</w:t>
      </w:r>
      <w:r w:rsidR="00E10F30">
        <w:rPr>
          <w:rFonts w:ascii="宋体" w:eastAsia="宋体" w:hAnsi="宋体" w:hint="eastAsia"/>
          <w:sz w:val="24"/>
          <w:szCs w:val="24"/>
        </w:rPr>
        <w:t>监听到消息之后</w:t>
      </w:r>
      <w:r w:rsidR="00C86281">
        <w:rPr>
          <w:rFonts w:ascii="宋体" w:eastAsia="宋体" w:hAnsi="宋体" w:hint="eastAsia"/>
          <w:sz w:val="24"/>
          <w:szCs w:val="24"/>
        </w:rPr>
        <w:t>，需要判断规则库中是否有对应的规则</w:t>
      </w:r>
      <w:r w:rsidR="00B35E0C">
        <w:rPr>
          <w:rFonts w:ascii="宋体" w:eastAsia="宋体" w:hAnsi="宋体" w:hint="eastAsia"/>
          <w:sz w:val="24"/>
          <w:szCs w:val="24"/>
        </w:rPr>
        <w:t>，如果有对应的规则，还需要判断此条规则是否需要延时判断，对于需要延时执行的规则，平台需要在</w:t>
      </w:r>
      <w:r w:rsidR="00563381">
        <w:rPr>
          <w:rFonts w:ascii="宋体" w:eastAsia="宋体" w:hAnsi="宋体" w:hint="eastAsia"/>
          <w:sz w:val="24"/>
          <w:szCs w:val="24"/>
        </w:rPr>
        <w:t>延时任务中心创建规则，对于不需要延时执行或者到达延时时间的规则，平台需要将当前订单的状态带入规则中进行判定</w:t>
      </w:r>
      <w:r w:rsidR="001421BE">
        <w:rPr>
          <w:rFonts w:ascii="宋体" w:eastAsia="宋体" w:hAnsi="宋体" w:hint="eastAsia"/>
          <w:sz w:val="24"/>
          <w:szCs w:val="24"/>
        </w:rPr>
        <w:t>，如果命中规则，需要接着执行后序的应对策略，如果</w:t>
      </w:r>
      <w:r w:rsidR="001421BE">
        <w:rPr>
          <w:rFonts w:ascii="宋体" w:eastAsia="宋体" w:hAnsi="宋体" w:hint="eastAsia"/>
          <w:sz w:val="24"/>
          <w:szCs w:val="24"/>
        </w:rPr>
        <w:lastRenderedPageBreak/>
        <w:t>没有命中规则，</w:t>
      </w:r>
      <w:r w:rsidR="008B65B2">
        <w:rPr>
          <w:rFonts w:ascii="宋体" w:eastAsia="宋体" w:hAnsi="宋体" w:hint="eastAsia"/>
          <w:sz w:val="24"/>
          <w:szCs w:val="24"/>
        </w:rPr>
        <w:t>需要</w:t>
      </w:r>
      <w:r w:rsidR="00CA3A55">
        <w:rPr>
          <w:rFonts w:ascii="宋体" w:eastAsia="宋体" w:hAnsi="宋体" w:hint="eastAsia"/>
          <w:sz w:val="24"/>
          <w:szCs w:val="24"/>
        </w:rPr>
        <w:t>记录命中失败</w:t>
      </w:r>
      <w:r w:rsidR="008B65B2">
        <w:rPr>
          <w:rFonts w:ascii="宋体" w:eastAsia="宋体" w:hAnsi="宋体" w:hint="eastAsia"/>
          <w:sz w:val="24"/>
          <w:szCs w:val="24"/>
        </w:rPr>
        <w:t>。</w:t>
      </w:r>
      <w:r w:rsidR="00201B6A">
        <w:rPr>
          <w:rFonts w:ascii="宋体" w:eastAsia="宋体" w:hAnsi="宋体" w:hint="eastAsia"/>
          <w:sz w:val="24"/>
          <w:szCs w:val="24"/>
        </w:rPr>
        <w:t>规则判定的用例描述如表3.10所示</w:t>
      </w:r>
      <w:r w:rsidR="00825B40">
        <w:rPr>
          <w:rFonts w:ascii="宋体" w:eastAsia="宋体" w:hAnsi="宋体" w:hint="eastAsia"/>
          <w:sz w:val="24"/>
          <w:szCs w:val="24"/>
        </w:rPr>
        <w:t>。</w:t>
      </w:r>
    </w:p>
    <w:p w14:paraId="61445DCD" w14:textId="2E609450" w:rsidR="00D40E2A" w:rsidRDefault="00D40E2A" w:rsidP="00D40E2A">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表3.10</w:t>
      </w:r>
      <w:r w:rsidR="0028305B">
        <w:rPr>
          <w:rFonts w:ascii="宋体" w:eastAsia="宋体" w:hAnsi="宋体"/>
          <w:sz w:val="24"/>
          <w:szCs w:val="24"/>
        </w:rPr>
        <w:t xml:space="preserve"> </w:t>
      </w:r>
      <w:r w:rsidR="0028305B">
        <w:rPr>
          <w:rFonts w:ascii="宋体" w:eastAsia="宋体" w:hAnsi="宋体" w:hint="eastAsia"/>
          <w:sz w:val="24"/>
          <w:szCs w:val="24"/>
        </w:rPr>
        <w:t>规则判定用例表</w:t>
      </w:r>
    </w:p>
    <w:tbl>
      <w:tblPr>
        <w:tblStyle w:val="af3"/>
        <w:tblW w:w="0" w:type="auto"/>
        <w:tblLook w:val="04A0" w:firstRow="1" w:lastRow="0" w:firstColumn="1" w:lastColumn="0" w:noHBand="0" w:noVBand="1"/>
      </w:tblPr>
      <w:tblGrid>
        <w:gridCol w:w="1271"/>
        <w:gridCol w:w="1418"/>
        <w:gridCol w:w="1984"/>
        <w:gridCol w:w="3623"/>
      </w:tblGrid>
      <w:tr w:rsidR="00D40E2A" w:rsidRPr="00B66781" w14:paraId="6184CBAD" w14:textId="77777777" w:rsidTr="00D40E2A">
        <w:tc>
          <w:tcPr>
            <w:tcW w:w="1271" w:type="dxa"/>
          </w:tcPr>
          <w:p w14:paraId="16CF7B89"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ID</w:t>
            </w:r>
          </w:p>
        </w:tc>
        <w:tc>
          <w:tcPr>
            <w:tcW w:w="1418" w:type="dxa"/>
          </w:tcPr>
          <w:p w14:paraId="30C2E620"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UC10</w:t>
            </w:r>
          </w:p>
        </w:tc>
        <w:tc>
          <w:tcPr>
            <w:tcW w:w="1984" w:type="dxa"/>
          </w:tcPr>
          <w:p w14:paraId="40032BAC"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54AF3B5A" w14:textId="55881EB2" w:rsidR="00D40E2A" w:rsidRPr="007E645B" w:rsidRDefault="00D40E2A" w:rsidP="00D40E2A">
            <w:pPr>
              <w:widowControl/>
              <w:jc w:val="left"/>
              <w:rPr>
                <w:rFonts w:ascii="宋体" w:eastAsia="宋体" w:hAnsi="宋体"/>
                <w:szCs w:val="21"/>
              </w:rPr>
            </w:pPr>
            <w:r>
              <w:rPr>
                <w:rFonts w:ascii="宋体" w:eastAsia="宋体" w:hAnsi="宋体" w:hint="eastAsia"/>
                <w:szCs w:val="21"/>
              </w:rPr>
              <w:t>规则判定</w:t>
            </w:r>
          </w:p>
        </w:tc>
      </w:tr>
      <w:tr w:rsidR="00D40E2A" w:rsidRPr="00B66781" w14:paraId="4274CFE7" w14:textId="77777777" w:rsidTr="00D40E2A">
        <w:tc>
          <w:tcPr>
            <w:tcW w:w="1271" w:type="dxa"/>
          </w:tcPr>
          <w:p w14:paraId="3E869FD6"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4DAEB579" w14:textId="4B96D189" w:rsidR="00D40E2A" w:rsidRPr="007E645B" w:rsidRDefault="0099131A" w:rsidP="00D40E2A">
            <w:pPr>
              <w:widowControl/>
              <w:jc w:val="left"/>
              <w:rPr>
                <w:rFonts w:ascii="宋体" w:eastAsia="宋体" w:hAnsi="宋体"/>
                <w:szCs w:val="21"/>
              </w:rPr>
            </w:pPr>
            <w:r>
              <w:rPr>
                <w:rFonts w:ascii="宋体" w:eastAsia="宋体" w:hAnsi="宋体" w:hint="eastAsia"/>
                <w:szCs w:val="21"/>
              </w:rPr>
              <w:t>判定运单/订单是否命中</w:t>
            </w:r>
            <w:r w:rsidR="00B969F9">
              <w:rPr>
                <w:rFonts w:ascii="宋体" w:eastAsia="宋体" w:hAnsi="宋体" w:hint="eastAsia"/>
                <w:szCs w:val="21"/>
              </w:rPr>
              <w:t>超时规则</w:t>
            </w:r>
          </w:p>
        </w:tc>
      </w:tr>
      <w:tr w:rsidR="00D40E2A" w:rsidRPr="00B66781" w14:paraId="4B1C2F4A" w14:textId="77777777" w:rsidTr="00D40E2A">
        <w:tc>
          <w:tcPr>
            <w:tcW w:w="1271" w:type="dxa"/>
          </w:tcPr>
          <w:p w14:paraId="1658AECE"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336DF2A" w14:textId="6E12E00C" w:rsidR="00D40E2A" w:rsidRPr="007E645B" w:rsidRDefault="00323DB3" w:rsidP="00D40E2A">
            <w:pPr>
              <w:widowControl/>
              <w:jc w:val="left"/>
              <w:rPr>
                <w:rFonts w:ascii="宋体" w:eastAsia="宋体" w:hAnsi="宋体"/>
                <w:szCs w:val="21"/>
              </w:rPr>
            </w:pPr>
            <w:r>
              <w:rPr>
                <w:rFonts w:ascii="宋体" w:eastAsia="宋体" w:hAnsi="宋体" w:hint="eastAsia"/>
                <w:szCs w:val="21"/>
              </w:rPr>
              <w:t>应用</w:t>
            </w:r>
          </w:p>
        </w:tc>
      </w:tr>
      <w:tr w:rsidR="00D40E2A" w:rsidRPr="00B66781" w14:paraId="42469F8E" w14:textId="77777777" w:rsidTr="00D40E2A">
        <w:tc>
          <w:tcPr>
            <w:tcW w:w="1271" w:type="dxa"/>
          </w:tcPr>
          <w:p w14:paraId="134F0C57"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5A993301" w14:textId="6666D025" w:rsidR="00D40E2A" w:rsidRPr="007E645B" w:rsidRDefault="008B42BB" w:rsidP="00D40E2A">
            <w:pPr>
              <w:widowControl/>
              <w:jc w:val="left"/>
              <w:rPr>
                <w:rFonts w:ascii="宋体" w:eastAsia="宋体" w:hAnsi="宋体"/>
                <w:szCs w:val="21"/>
              </w:rPr>
            </w:pPr>
            <w:r>
              <w:rPr>
                <w:rFonts w:ascii="宋体" w:eastAsia="宋体" w:hAnsi="宋体" w:hint="eastAsia"/>
                <w:szCs w:val="21"/>
              </w:rPr>
              <w:t>订单/运单系统发送订单消息</w:t>
            </w:r>
          </w:p>
        </w:tc>
      </w:tr>
      <w:tr w:rsidR="00D40E2A" w:rsidRPr="00B66781" w14:paraId="4AEC5184" w14:textId="77777777" w:rsidTr="00D40E2A">
        <w:tc>
          <w:tcPr>
            <w:tcW w:w="1271" w:type="dxa"/>
          </w:tcPr>
          <w:p w14:paraId="2A63DD88"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1E47DA6D" w14:textId="77777777" w:rsidR="00D40E2A" w:rsidRDefault="000250E6" w:rsidP="0080508D">
            <w:pPr>
              <w:pStyle w:val="a5"/>
              <w:widowControl/>
              <w:numPr>
                <w:ilvl w:val="0"/>
                <w:numId w:val="34"/>
              </w:numPr>
              <w:ind w:firstLineChars="0"/>
              <w:jc w:val="left"/>
              <w:rPr>
                <w:rFonts w:ascii="宋体" w:eastAsia="宋体" w:hAnsi="宋体"/>
                <w:szCs w:val="21"/>
              </w:rPr>
            </w:pPr>
            <w:r>
              <w:rPr>
                <w:rFonts w:ascii="宋体" w:eastAsia="宋体" w:hAnsi="宋体" w:hint="eastAsia"/>
                <w:szCs w:val="21"/>
              </w:rPr>
              <w:t>得到判定结果，并做相应的处理</w:t>
            </w:r>
          </w:p>
          <w:p w14:paraId="5436872B" w14:textId="3A8FA543" w:rsidR="000250E6" w:rsidRPr="0080508D" w:rsidRDefault="000250E6" w:rsidP="0080508D">
            <w:pPr>
              <w:pStyle w:val="a5"/>
              <w:widowControl/>
              <w:numPr>
                <w:ilvl w:val="0"/>
                <w:numId w:val="34"/>
              </w:numPr>
              <w:ind w:firstLineChars="0"/>
              <w:jc w:val="left"/>
              <w:rPr>
                <w:rFonts w:ascii="宋体" w:eastAsia="宋体" w:hAnsi="宋体"/>
                <w:szCs w:val="21"/>
              </w:rPr>
            </w:pPr>
            <w:r>
              <w:rPr>
                <w:rFonts w:ascii="宋体" w:eastAsia="宋体" w:hAnsi="宋体" w:hint="eastAsia"/>
                <w:szCs w:val="21"/>
              </w:rPr>
              <w:t>未得到判定结果，延时任务中心创建延时执行任务</w:t>
            </w:r>
          </w:p>
        </w:tc>
      </w:tr>
      <w:tr w:rsidR="00D40E2A" w:rsidRPr="00B66781" w14:paraId="61EC6E85" w14:textId="77777777" w:rsidTr="00D40E2A">
        <w:tc>
          <w:tcPr>
            <w:tcW w:w="1271" w:type="dxa"/>
          </w:tcPr>
          <w:p w14:paraId="67000713"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71C40BE"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中</w:t>
            </w:r>
          </w:p>
        </w:tc>
      </w:tr>
      <w:tr w:rsidR="00D40E2A" w:rsidRPr="00B66781" w14:paraId="2DC1E4EB" w14:textId="77777777" w:rsidTr="00D40E2A">
        <w:tc>
          <w:tcPr>
            <w:tcW w:w="1271" w:type="dxa"/>
          </w:tcPr>
          <w:p w14:paraId="4658D8AE"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7B5A463C" w14:textId="77777777" w:rsidR="00D40E2A" w:rsidRDefault="004B7762" w:rsidP="004B7762">
            <w:pPr>
              <w:pStyle w:val="a5"/>
              <w:widowControl/>
              <w:numPr>
                <w:ilvl w:val="0"/>
                <w:numId w:val="35"/>
              </w:numPr>
              <w:ind w:firstLineChars="0"/>
              <w:jc w:val="left"/>
              <w:rPr>
                <w:rFonts w:ascii="宋体" w:eastAsia="宋体" w:hAnsi="宋体"/>
                <w:szCs w:val="21"/>
              </w:rPr>
            </w:pPr>
            <w:r>
              <w:rPr>
                <w:rFonts w:ascii="宋体" w:eastAsia="宋体" w:hAnsi="宋体" w:hint="eastAsia"/>
                <w:szCs w:val="21"/>
              </w:rPr>
              <w:t>系统监听到订单/运单系统发送的消息</w:t>
            </w:r>
          </w:p>
          <w:p w14:paraId="19F8C49D" w14:textId="77777777" w:rsidR="004B7762" w:rsidRDefault="004B7762" w:rsidP="004B7762">
            <w:pPr>
              <w:pStyle w:val="a5"/>
              <w:widowControl/>
              <w:numPr>
                <w:ilvl w:val="0"/>
                <w:numId w:val="35"/>
              </w:numPr>
              <w:ind w:firstLineChars="0"/>
              <w:jc w:val="left"/>
              <w:rPr>
                <w:rFonts w:ascii="宋体" w:eastAsia="宋体" w:hAnsi="宋体"/>
                <w:szCs w:val="21"/>
              </w:rPr>
            </w:pPr>
            <w:r>
              <w:rPr>
                <w:rFonts w:ascii="宋体" w:eastAsia="宋体" w:hAnsi="宋体" w:hint="eastAsia"/>
                <w:szCs w:val="21"/>
              </w:rPr>
              <w:t>根据消息中的状态获取对应的规则</w:t>
            </w:r>
          </w:p>
          <w:p w14:paraId="5BED4687" w14:textId="77777777" w:rsidR="004B7762" w:rsidRDefault="004B7762" w:rsidP="004B7762">
            <w:pPr>
              <w:pStyle w:val="a5"/>
              <w:widowControl/>
              <w:numPr>
                <w:ilvl w:val="0"/>
                <w:numId w:val="35"/>
              </w:numPr>
              <w:ind w:firstLineChars="0"/>
              <w:jc w:val="left"/>
              <w:rPr>
                <w:rFonts w:ascii="宋体" w:eastAsia="宋体" w:hAnsi="宋体"/>
                <w:szCs w:val="21"/>
              </w:rPr>
            </w:pPr>
            <w:r>
              <w:rPr>
                <w:rFonts w:ascii="宋体" w:eastAsia="宋体" w:hAnsi="宋体" w:hint="eastAsia"/>
                <w:szCs w:val="21"/>
              </w:rPr>
              <w:t>依次执行对应的规则</w:t>
            </w:r>
          </w:p>
          <w:p w14:paraId="06B375FB" w14:textId="2846291B" w:rsidR="004B7762" w:rsidRPr="004B7762" w:rsidRDefault="004B7762" w:rsidP="004B7762">
            <w:pPr>
              <w:pStyle w:val="a5"/>
              <w:widowControl/>
              <w:numPr>
                <w:ilvl w:val="0"/>
                <w:numId w:val="35"/>
              </w:numPr>
              <w:ind w:firstLineChars="0"/>
              <w:jc w:val="left"/>
              <w:rPr>
                <w:rFonts w:ascii="宋体" w:eastAsia="宋体" w:hAnsi="宋体"/>
                <w:szCs w:val="21"/>
              </w:rPr>
            </w:pPr>
            <w:r>
              <w:rPr>
                <w:rFonts w:ascii="宋体" w:eastAsia="宋体" w:hAnsi="宋体" w:hint="eastAsia"/>
                <w:szCs w:val="21"/>
              </w:rPr>
              <w:t>根据执行结果做相应的处理</w:t>
            </w:r>
          </w:p>
        </w:tc>
      </w:tr>
      <w:tr w:rsidR="00D40E2A" w:rsidRPr="00B66781" w14:paraId="30A9E004" w14:textId="77777777" w:rsidTr="00D40E2A">
        <w:tc>
          <w:tcPr>
            <w:tcW w:w="1271" w:type="dxa"/>
          </w:tcPr>
          <w:p w14:paraId="0277D0D5" w14:textId="77777777" w:rsidR="00D40E2A" w:rsidRPr="007E645B" w:rsidRDefault="00D40E2A" w:rsidP="00D40E2A">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4B243CA5" w14:textId="77777777" w:rsidR="00D40E2A" w:rsidRDefault="00CB01E6" w:rsidP="00D40E2A">
            <w:pPr>
              <w:widowControl/>
              <w:jc w:val="left"/>
              <w:rPr>
                <w:rFonts w:ascii="宋体" w:eastAsia="宋体" w:hAnsi="宋体"/>
                <w:szCs w:val="21"/>
              </w:rPr>
            </w:pPr>
            <w:r>
              <w:rPr>
                <w:rFonts w:ascii="宋体" w:eastAsia="宋体" w:hAnsi="宋体" w:hint="eastAsia"/>
                <w:szCs w:val="21"/>
              </w:rPr>
              <w:t>3a</w:t>
            </w:r>
            <w:r>
              <w:rPr>
                <w:rFonts w:ascii="宋体" w:eastAsia="宋体" w:hAnsi="宋体"/>
                <w:szCs w:val="21"/>
              </w:rPr>
              <w:t>.</w:t>
            </w:r>
            <w:r>
              <w:rPr>
                <w:rFonts w:ascii="宋体" w:eastAsia="宋体" w:hAnsi="宋体" w:hint="eastAsia"/>
                <w:szCs w:val="21"/>
              </w:rPr>
              <w:t>规则不是立即判定，而是延时判定</w:t>
            </w:r>
          </w:p>
          <w:p w14:paraId="7A0EB724" w14:textId="500D04E7" w:rsidR="00CB01E6" w:rsidRDefault="00CB01E6" w:rsidP="00CB01E6">
            <w:pPr>
              <w:pStyle w:val="a5"/>
              <w:widowControl/>
              <w:numPr>
                <w:ilvl w:val="0"/>
                <w:numId w:val="36"/>
              </w:numPr>
              <w:ind w:firstLineChars="0"/>
              <w:jc w:val="left"/>
              <w:rPr>
                <w:rFonts w:ascii="宋体" w:eastAsia="宋体" w:hAnsi="宋体"/>
                <w:szCs w:val="21"/>
              </w:rPr>
            </w:pPr>
            <w:r>
              <w:rPr>
                <w:rFonts w:ascii="宋体" w:eastAsia="宋体" w:hAnsi="宋体" w:hint="eastAsia"/>
                <w:szCs w:val="21"/>
              </w:rPr>
              <w:t>在延时任务中心创建定时任务，延时执行规则</w:t>
            </w:r>
          </w:p>
          <w:p w14:paraId="1E82023D" w14:textId="70CA10C0" w:rsidR="0045723D" w:rsidRDefault="0045723D" w:rsidP="0045723D">
            <w:pPr>
              <w:widowControl/>
              <w:jc w:val="left"/>
              <w:rPr>
                <w:rFonts w:ascii="宋体" w:eastAsia="宋体" w:hAnsi="宋体"/>
                <w:szCs w:val="21"/>
              </w:rPr>
            </w:pPr>
            <w:r>
              <w:rPr>
                <w:rFonts w:ascii="宋体" w:eastAsia="宋体" w:hAnsi="宋体" w:hint="eastAsia"/>
                <w:szCs w:val="21"/>
              </w:rPr>
              <w:t>3b</w:t>
            </w:r>
            <w:r>
              <w:rPr>
                <w:rFonts w:ascii="宋体" w:eastAsia="宋体" w:hAnsi="宋体"/>
                <w:szCs w:val="21"/>
              </w:rPr>
              <w:t>.</w:t>
            </w:r>
            <w:r>
              <w:rPr>
                <w:rFonts w:ascii="宋体" w:eastAsia="宋体" w:hAnsi="宋体" w:hint="eastAsia"/>
                <w:szCs w:val="21"/>
              </w:rPr>
              <w:t>延时任务回调</w:t>
            </w:r>
          </w:p>
          <w:p w14:paraId="12F194C2" w14:textId="0AEC1D0C" w:rsidR="0045723D" w:rsidRPr="0045723D" w:rsidRDefault="0045723D" w:rsidP="0045723D">
            <w:pPr>
              <w:pStyle w:val="a5"/>
              <w:widowControl/>
              <w:numPr>
                <w:ilvl w:val="0"/>
                <w:numId w:val="40"/>
              </w:numPr>
              <w:ind w:firstLineChars="0"/>
              <w:jc w:val="left"/>
              <w:rPr>
                <w:rFonts w:ascii="宋体" w:eastAsia="宋体" w:hAnsi="宋体"/>
                <w:szCs w:val="21"/>
              </w:rPr>
            </w:pPr>
            <w:r>
              <w:rPr>
                <w:rFonts w:ascii="宋体" w:eastAsia="宋体" w:hAnsi="宋体" w:hint="eastAsia"/>
                <w:szCs w:val="21"/>
              </w:rPr>
              <w:t>在已执行的基础上继续执行</w:t>
            </w:r>
          </w:p>
          <w:p w14:paraId="34EAA20B" w14:textId="77777777" w:rsidR="00CB01E6" w:rsidRDefault="00CB01E6" w:rsidP="00CB01E6">
            <w:pPr>
              <w:widowControl/>
              <w:jc w:val="left"/>
              <w:rPr>
                <w:rFonts w:ascii="宋体" w:eastAsia="宋体" w:hAnsi="宋体"/>
                <w:szCs w:val="21"/>
              </w:rPr>
            </w:pPr>
            <w:r>
              <w:rPr>
                <w:rFonts w:ascii="宋体" w:eastAsia="宋体" w:hAnsi="宋体" w:hint="eastAsia"/>
                <w:szCs w:val="21"/>
              </w:rPr>
              <w:t>4a</w:t>
            </w:r>
            <w:r>
              <w:rPr>
                <w:rFonts w:ascii="宋体" w:eastAsia="宋体" w:hAnsi="宋体"/>
                <w:szCs w:val="21"/>
              </w:rPr>
              <w:t>.</w:t>
            </w:r>
            <w:r>
              <w:rPr>
                <w:rFonts w:ascii="宋体" w:eastAsia="宋体" w:hAnsi="宋体" w:hint="eastAsia"/>
                <w:szCs w:val="21"/>
              </w:rPr>
              <w:t>规则执行成功</w:t>
            </w:r>
          </w:p>
          <w:p w14:paraId="5323E3F1" w14:textId="77777777" w:rsidR="00CB01E6" w:rsidRDefault="00CB01E6" w:rsidP="00CB01E6">
            <w:pPr>
              <w:pStyle w:val="a5"/>
              <w:widowControl/>
              <w:numPr>
                <w:ilvl w:val="0"/>
                <w:numId w:val="38"/>
              </w:numPr>
              <w:ind w:firstLineChars="0"/>
              <w:jc w:val="left"/>
              <w:rPr>
                <w:rFonts w:ascii="宋体" w:eastAsia="宋体" w:hAnsi="宋体"/>
                <w:szCs w:val="21"/>
              </w:rPr>
            </w:pPr>
            <w:r>
              <w:rPr>
                <w:rFonts w:ascii="宋体" w:eastAsia="宋体" w:hAnsi="宋体" w:hint="eastAsia"/>
                <w:szCs w:val="21"/>
              </w:rPr>
              <w:t>执行对应的action</w:t>
            </w:r>
          </w:p>
          <w:p w14:paraId="1521D02B" w14:textId="77777777" w:rsidR="00CB01E6" w:rsidRDefault="00CB01E6" w:rsidP="00CB01E6">
            <w:pPr>
              <w:pStyle w:val="a5"/>
              <w:widowControl/>
              <w:numPr>
                <w:ilvl w:val="0"/>
                <w:numId w:val="38"/>
              </w:numPr>
              <w:ind w:firstLineChars="0"/>
              <w:jc w:val="left"/>
              <w:rPr>
                <w:rFonts w:ascii="宋体" w:eastAsia="宋体" w:hAnsi="宋体"/>
                <w:szCs w:val="21"/>
              </w:rPr>
            </w:pPr>
            <w:r>
              <w:rPr>
                <w:rFonts w:ascii="宋体" w:eastAsia="宋体" w:hAnsi="宋体" w:hint="eastAsia"/>
                <w:szCs w:val="21"/>
              </w:rPr>
              <w:t>记录规则执行成功</w:t>
            </w:r>
          </w:p>
          <w:p w14:paraId="5A32E302" w14:textId="77777777" w:rsidR="00CB01E6" w:rsidRDefault="00CB01E6" w:rsidP="00CB01E6">
            <w:pPr>
              <w:widowControl/>
              <w:jc w:val="left"/>
              <w:rPr>
                <w:rFonts w:ascii="宋体" w:eastAsia="宋体" w:hAnsi="宋体"/>
                <w:szCs w:val="21"/>
              </w:rPr>
            </w:pPr>
            <w:r>
              <w:rPr>
                <w:rFonts w:ascii="宋体" w:eastAsia="宋体" w:hAnsi="宋体" w:hint="eastAsia"/>
                <w:szCs w:val="21"/>
              </w:rPr>
              <w:t>4b</w:t>
            </w:r>
            <w:r>
              <w:rPr>
                <w:rFonts w:ascii="宋体" w:eastAsia="宋体" w:hAnsi="宋体"/>
                <w:szCs w:val="21"/>
              </w:rPr>
              <w:t>.</w:t>
            </w:r>
            <w:r>
              <w:rPr>
                <w:rFonts w:ascii="宋体" w:eastAsia="宋体" w:hAnsi="宋体" w:hint="eastAsia"/>
                <w:szCs w:val="21"/>
              </w:rPr>
              <w:t>规则执行失败</w:t>
            </w:r>
          </w:p>
          <w:p w14:paraId="49933D77" w14:textId="42910DB8" w:rsidR="00CB01E6" w:rsidRPr="00CB01E6" w:rsidRDefault="00CB01E6" w:rsidP="00CB01E6">
            <w:pPr>
              <w:pStyle w:val="a5"/>
              <w:widowControl/>
              <w:numPr>
                <w:ilvl w:val="0"/>
                <w:numId w:val="39"/>
              </w:numPr>
              <w:ind w:firstLineChars="0"/>
              <w:jc w:val="left"/>
              <w:rPr>
                <w:rFonts w:ascii="宋体" w:eastAsia="宋体" w:hAnsi="宋体"/>
                <w:szCs w:val="21"/>
              </w:rPr>
            </w:pPr>
            <w:r>
              <w:rPr>
                <w:rFonts w:ascii="宋体" w:eastAsia="宋体" w:hAnsi="宋体" w:hint="eastAsia"/>
                <w:szCs w:val="21"/>
              </w:rPr>
              <w:t>记录规则执行失败</w:t>
            </w:r>
          </w:p>
        </w:tc>
      </w:tr>
    </w:tbl>
    <w:p w14:paraId="309DFB5B" w14:textId="2D9ECA86" w:rsidR="0045267A" w:rsidRDefault="003F42BE" w:rsidP="0080508D">
      <w:pPr>
        <w:spacing w:line="360" w:lineRule="auto"/>
        <w:ind w:firstLineChars="200" w:firstLine="480"/>
        <w:rPr>
          <w:rFonts w:ascii="宋体" w:eastAsia="宋体" w:hAnsi="宋体"/>
          <w:sz w:val="24"/>
          <w:szCs w:val="24"/>
        </w:rPr>
      </w:pPr>
      <w:r>
        <w:rPr>
          <w:rFonts w:ascii="宋体" w:eastAsia="宋体" w:hAnsi="宋体" w:hint="eastAsia"/>
          <w:sz w:val="24"/>
          <w:szCs w:val="24"/>
        </w:rPr>
        <w:t>缓存同步子功能负责同步部署</w:t>
      </w:r>
      <w:r w:rsidR="004B21FA">
        <w:rPr>
          <w:rFonts w:ascii="宋体" w:eastAsia="宋体" w:hAnsi="宋体" w:hint="eastAsia"/>
          <w:sz w:val="24"/>
          <w:szCs w:val="24"/>
        </w:rPr>
        <w:t>在不同机房的缓存</w:t>
      </w:r>
      <w:r w:rsidR="00CA5FB1">
        <w:rPr>
          <w:rFonts w:ascii="宋体" w:eastAsia="宋体" w:hAnsi="宋体" w:hint="eastAsia"/>
          <w:sz w:val="24"/>
          <w:szCs w:val="24"/>
        </w:rPr>
        <w:t>。由于饿</w:t>
      </w:r>
      <w:proofErr w:type="gramStart"/>
      <w:r w:rsidR="00CA5FB1">
        <w:rPr>
          <w:rFonts w:ascii="宋体" w:eastAsia="宋体" w:hAnsi="宋体" w:hint="eastAsia"/>
          <w:sz w:val="24"/>
          <w:szCs w:val="24"/>
        </w:rPr>
        <w:t>了么的业务</w:t>
      </w:r>
      <w:proofErr w:type="gramEnd"/>
      <w:r w:rsidR="00CA5FB1">
        <w:rPr>
          <w:rFonts w:ascii="宋体" w:eastAsia="宋体" w:hAnsi="宋体" w:hint="eastAsia"/>
          <w:sz w:val="24"/>
          <w:szCs w:val="24"/>
        </w:rPr>
        <w:t>已经发展到一个数据中心支撑不住的</w:t>
      </w:r>
      <w:r w:rsidR="00C33368">
        <w:rPr>
          <w:rFonts w:ascii="宋体" w:eastAsia="宋体" w:hAnsi="宋体" w:hint="eastAsia"/>
          <w:sz w:val="24"/>
          <w:szCs w:val="24"/>
        </w:rPr>
        <w:t>阶段</w:t>
      </w:r>
      <w:r w:rsidR="00CA5FB1">
        <w:rPr>
          <w:rFonts w:ascii="宋体" w:eastAsia="宋体" w:hAnsi="宋体" w:hint="eastAsia"/>
          <w:sz w:val="24"/>
          <w:szCs w:val="24"/>
        </w:rPr>
        <w:t>，因此饿了</w:t>
      </w:r>
      <w:proofErr w:type="gramStart"/>
      <w:r w:rsidR="00CA5FB1">
        <w:rPr>
          <w:rFonts w:ascii="宋体" w:eastAsia="宋体" w:hAnsi="宋体" w:hint="eastAsia"/>
          <w:sz w:val="24"/>
          <w:szCs w:val="24"/>
        </w:rPr>
        <w:t>么使用</w:t>
      </w:r>
      <w:proofErr w:type="gramEnd"/>
      <w:r w:rsidR="00CA5FB1">
        <w:rPr>
          <w:rFonts w:ascii="宋体" w:eastAsia="宋体" w:hAnsi="宋体" w:hint="eastAsia"/>
          <w:sz w:val="24"/>
          <w:szCs w:val="24"/>
        </w:rPr>
        <w:t>异地多机房策略来应对业务的增长</w:t>
      </w:r>
      <w:r w:rsidR="00B2740E">
        <w:rPr>
          <w:rFonts w:ascii="宋体" w:eastAsia="宋体" w:hAnsi="宋体" w:hint="eastAsia"/>
          <w:sz w:val="24"/>
          <w:szCs w:val="24"/>
        </w:rPr>
        <w:t>。异地机房必然存在数据同步的问题</w:t>
      </w:r>
      <w:r w:rsidR="00C33368">
        <w:rPr>
          <w:rFonts w:ascii="宋体" w:eastAsia="宋体" w:hAnsi="宋体" w:hint="eastAsia"/>
          <w:sz w:val="24"/>
          <w:szCs w:val="24"/>
        </w:rPr>
        <w:t>，</w:t>
      </w:r>
      <w:r w:rsidR="00B2740E">
        <w:rPr>
          <w:rFonts w:ascii="宋体" w:eastAsia="宋体" w:hAnsi="宋体" w:hint="eastAsia"/>
          <w:sz w:val="24"/>
          <w:szCs w:val="24"/>
        </w:rPr>
        <w:t>而</w:t>
      </w:r>
      <w:r w:rsidR="00C23B98">
        <w:rPr>
          <w:rFonts w:ascii="宋体" w:eastAsia="宋体" w:hAnsi="宋体" w:hint="eastAsia"/>
          <w:sz w:val="24"/>
          <w:szCs w:val="24"/>
        </w:rPr>
        <w:t>drc消息</w:t>
      </w:r>
      <w:r w:rsidR="00B2740E">
        <w:rPr>
          <w:rFonts w:ascii="宋体" w:eastAsia="宋体" w:hAnsi="宋体" w:hint="eastAsia"/>
          <w:sz w:val="24"/>
          <w:szCs w:val="24"/>
        </w:rPr>
        <w:t>就</w:t>
      </w:r>
      <w:r w:rsidR="00C23B98">
        <w:rPr>
          <w:rFonts w:ascii="宋体" w:eastAsia="宋体" w:hAnsi="宋体" w:hint="eastAsia"/>
          <w:sz w:val="24"/>
          <w:szCs w:val="24"/>
        </w:rPr>
        <w:t>是</w:t>
      </w:r>
      <w:r w:rsidR="00B2740E">
        <w:rPr>
          <w:rFonts w:ascii="宋体" w:eastAsia="宋体" w:hAnsi="宋体" w:hint="eastAsia"/>
          <w:sz w:val="24"/>
          <w:szCs w:val="24"/>
        </w:rPr>
        <w:t>用来进行</w:t>
      </w:r>
      <w:r w:rsidR="00C23B98">
        <w:rPr>
          <w:rFonts w:ascii="宋体" w:eastAsia="宋体" w:hAnsi="宋体" w:hint="eastAsia"/>
          <w:sz w:val="24"/>
          <w:szCs w:val="24"/>
        </w:rPr>
        <w:t>异地</w:t>
      </w:r>
      <w:r w:rsidR="00B2740E">
        <w:rPr>
          <w:rFonts w:ascii="宋体" w:eastAsia="宋体" w:hAnsi="宋体" w:hint="eastAsia"/>
          <w:sz w:val="24"/>
          <w:szCs w:val="24"/>
        </w:rPr>
        <w:t>机房</w:t>
      </w:r>
      <w:r w:rsidR="00C23B98">
        <w:rPr>
          <w:rFonts w:ascii="宋体" w:eastAsia="宋体" w:hAnsi="宋体" w:hint="eastAsia"/>
          <w:sz w:val="24"/>
          <w:szCs w:val="24"/>
        </w:rPr>
        <w:t>数据同步</w:t>
      </w:r>
      <w:r w:rsidR="0099455B">
        <w:rPr>
          <w:rFonts w:ascii="宋体" w:eastAsia="宋体" w:hAnsi="宋体" w:hint="eastAsia"/>
          <w:sz w:val="24"/>
          <w:szCs w:val="24"/>
        </w:rPr>
        <w:t>的</w:t>
      </w:r>
      <w:r w:rsidR="00C23B98">
        <w:rPr>
          <w:rFonts w:ascii="宋体" w:eastAsia="宋体" w:hAnsi="宋体" w:hint="eastAsia"/>
          <w:sz w:val="24"/>
          <w:szCs w:val="24"/>
        </w:rPr>
        <w:t>消息</w:t>
      </w:r>
      <w:r w:rsidR="00E853EA">
        <w:rPr>
          <w:rFonts w:ascii="宋体" w:eastAsia="宋体" w:hAnsi="宋体" w:hint="eastAsia"/>
          <w:sz w:val="24"/>
          <w:szCs w:val="24"/>
        </w:rPr>
        <w:t>。以</w:t>
      </w:r>
      <w:r w:rsidR="008D33C2">
        <w:rPr>
          <w:rFonts w:ascii="宋体" w:eastAsia="宋体" w:hAnsi="宋体" w:hint="eastAsia"/>
          <w:sz w:val="24"/>
          <w:szCs w:val="24"/>
        </w:rPr>
        <w:t>A机房和B机房为例</w:t>
      </w:r>
      <w:r w:rsidR="00E853EA">
        <w:rPr>
          <w:rFonts w:ascii="宋体" w:eastAsia="宋体" w:hAnsi="宋体" w:hint="eastAsia"/>
          <w:sz w:val="24"/>
          <w:szCs w:val="24"/>
        </w:rPr>
        <w:t>，</w:t>
      </w:r>
      <w:r w:rsidR="003152A3">
        <w:rPr>
          <w:rFonts w:ascii="宋体" w:eastAsia="宋体" w:hAnsi="宋体" w:hint="eastAsia"/>
          <w:sz w:val="24"/>
          <w:szCs w:val="24"/>
        </w:rPr>
        <w:t>A机房有一个drc消息队列，当A机房产生数据的时候，机房就会向drc消息队列中发送消息，</w:t>
      </w:r>
      <w:r w:rsidR="009878B4">
        <w:rPr>
          <w:rFonts w:ascii="宋体" w:eastAsia="宋体" w:hAnsi="宋体" w:hint="eastAsia"/>
          <w:sz w:val="24"/>
          <w:szCs w:val="24"/>
        </w:rPr>
        <w:t>同时A机房还</w:t>
      </w:r>
      <w:proofErr w:type="gramStart"/>
      <w:r w:rsidR="009878B4">
        <w:rPr>
          <w:rFonts w:ascii="宋体" w:eastAsia="宋体" w:hAnsi="宋体" w:hint="eastAsia"/>
          <w:sz w:val="24"/>
          <w:szCs w:val="24"/>
        </w:rPr>
        <w:t>监听着</w:t>
      </w:r>
      <w:proofErr w:type="gramEnd"/>
      <w:r w:rsidR="009878B4">
        <w:rPr>
          <w:rFonts w:ascii="宋体" w:eastAsia="宋体" w:hAnsi="宋体" w:hint="eastAsia"/>
          <w:sz w:val="24"/>
          <w:szCs w:val="24"/>
        </w:rPr>
        <w:t>B机房的drc消息队列，用于同步消息，B机房同理。</w:t>
      </w:r>
      <w:r w:rsidR="008D33C2">
        <w:rPr>
          <w:rFonts w:ascii="宋体" w:eastAsia="宋体" w:hAnsi="宋体" w:hint="eastAsia"/>
          <w:sz w:val="24"/>
          <w:szCs w:val="24"/>
        </w:rPr>
        <w:t>由于</w:t>
      </w:r>
      <w:r w:rsidR="003152A3">
        <w:rPr>
          <w:rFonts w:ascii="宋体" w:eastAsia="宋体" w:hAnsi="宋体" w:hint="eastAsia"/>
          <w:sz w:val="24"/>
          <w:szCs w:val="24"/>
        </w:rPr>
        <w:t>地域和手机号码等因素的影响，用户在A机房产生了数据</w:t>
      </w:r>
      <w:r w:rsidR="00E853EA">
        <w:rPr>
          <w:rFonts w:ascii="宋体" w:eastAsia="宋体" w:hAnsi="宋体" w:hint="eastAsia"/>
          <w:sz w:val="24"/>
          <w:szCs w:val="24"/>
        </w:rPr>
        <w:t>，</w:t>
      </w:r>
      <w:r w:rsidR="003152A3">
        <w:rPr>
          <w:rFonts w:ascii="宋体" w:eastAsia="宋体" w:hAnsi="宋体" w:hint="eastAsia"/>
          <w:sz w:val="24"/>
          <w:szCs w:val="24"/>
        </w:rPr>
        <w:t>A</w:t>
      </w:r>
      <w:r w:rsidR="00E853EA">
        <w:rPr>
          <w:rFonts w:ascii="宋体" w:eastAsia="宋体" w:hAnsi="宋体" w:hint="eastAsia"/>
          <w:sz w:val="24"/>
          <w:szCs w:val="24"/>
        </w:rPr>
        <w:t>机房就会给</w:t>
      </w:r>
      <w:r w:rsidR="003152A3">
        <w:rPr>
          <w:rFonts w:ascii="宋体" w:eastAsia="宋体" w:hAnsi="宋体" w:hint="eastAsia"/>
          <w:sz w:val="24"/>
          <w:szCs w:val="24"/>
        </w:rPr>
        <w:t>B</w:t>
      </w:r>
      <w:r w:rsidR="00E853EA">
        <w:rPr>
          <w:rFonts w:ascii="宋体" w:eastAsia="宋体" w:hAnsi="宋体" w:hint="eastAsia"/>
          <w:sz w:val="24"/>
          <w:szCs w:val="24"/>
        </w:rPr>
        <w:t>机房的消息队列发送一条</w:t>
      </w:r>
      <w:r w:rsidR="00485C5F">
        <w:rPr>
          <w:rFonts w:ascii="宋体" w:eastAsia="宋体" w:hAnsi="宋体" w:hint="eastAsia"/>
          <w:sz w:val="24"/>
          <w:szCs w:val="24"/>
        </w:rPr>
        <w:t>数据库</w:t>
      </w:r>
      <w:r w:rsidR="00E853EA">
        <w:rPr>
          <w:rFonts w:ascii="宋体" w:eastAsia="宋体" w:hAnsi="宋体" w:hint="eastAsia"/>
          <w:sz w:val="24"/>
          <w:szCs w:val="24"/>
        </w:rPr>
        <w:t>数据同步消息，</w:t>
      </w:r>
      <w:r w:rsidR="003152A3">
        <w:rPr>
          <w:rFonts w:ascii="宋体" w:eastAsia="宋体" w:hAnsi="宋体" w:hint="eastAsia"/>
          <w:sz w:val="24"/>
          <w:szCs w:val="24"/>
        </w:rPr>
        <w:t>B</w:t>
      </w:r>
      <w:r w:rsidR="00E853EA">
        <w:rPr>
          <w:rFonts w:ascii="宋体" w:eastAsia="宋体" w:hAnsi="宋体" w:hint="eastAsia"/>
          <w:sz w:val="24"/>
          <w:szCs w:val="24"/>
        </w:rPr>
        <w:t>机房接收到消息后，将</w:t>
      </w:r>
      <w:r w:rsidR="003152A3">
        <w:rPr>
          <w:rFonts w:ascii="宋体" w:eastAsia="宋体" w:hAnsi="宋体" w:hint="eastAsia"/>
          <w:sz w:val="24"/>
          <w:szCs w:val="24"/>
        </w:rPr>
        <w:t>B</w:t>
      </w:r>
      <w:r w:rsidR="00E853EA">
        <w:rPr>
          <w:rFonts w:ascii="宋体" w:eastAsia="宋体" w:hAnsi="宋体" w:hint="eastAsia"/>
          <w:sz w:val="24"/>
          <w:szCs w:val="24"/>
        </w:rPr>
        <w:t>机房的</w:t>
      </w:r>
      <w:r w:rsidR="00485C5F">
        <w:rPr>
          <w:rFonts w:ascii="宋体" w:eastAsia="宋体" w:hAnsi="宋体" w:hint="eastAsia"/>
          <w:sz w:val="24"/>
          <w:szCs w:val="24"/>
        </w:rPr>
        <w:t>数据库</w:t>
      </w:r>
      <w:r w:rsidR="00E853EA">
        <w:rPr>
          <w:rFonts w:ascii="宋体" w:eastAsia="宋体" w:hAnsi="宋体" w:hint="eastAsia"/>
          <w:sz w:val="24"/>
          <w:szCs w:val="24"/>
        </w:rPr>
        <w:t>数据</w:t>
      </w:r>
      <w:r w:rsidR="00485C5F">
        <w:rPr>
          <w:rFonts w:ascii="宋体" w:eastAsia="宋体" w:hAnsi="宋体" w:hint="eastAsia"/>
          <w:sz w:val="24"/>
          <w:szCs w:val="24"/>
        </w:rPr>
        <w:t>同步为A机房数据库数据</w:t>
      </w:r>
      <w:r w:rsidR="00E853EA">
        <w:rPr>
          <w:rFonts w:ascii="宋体" w:eastAsia="宋体" w:hAnsi="宋体" w:hint="eastAsia"/>
          <w:sz w:val="24"/>
          <w:szCs w:val="24"/>
        </w:rPr>
        <w:t>，</w:t>
      </w:r>
      <w:r w:rsidR="00485C5F">
        <w:rPr>
          <w:rFonts w:ascii="宋体" w:eastAsia="宋体" w:hAnsi="宋体" w:hint="eastAsia"/>
          <w:sz w:val="24"/>
          <w:szCs w:val="24"/>
        </w:rPr>
        <w:t>从而</w:t>
      </w:r>
      <w:r w:rsidR="00E853EA">
        <w:rPr>
          <w:rFonts w:ascii="宋体" w:eastAsia="宋体" w:hAnsi="宋体" w:hint="eastAsia"/>
          <w:sz w:val="24"/>
          <w:szCs w:val="24"/>
        </w:rPr>
        <w:t>保证</w:t>
      </w:r>
      <w:r w:rsidR="00AB23C0">
        <w:rPr>
          <w:rFonts w:ascii="宋体" w:eastAsia="宋体" w:hAnsi="宋体" w:hint="eastAsia"/>
          <w:sz w:val="24"/>
          <w:szCs w:val="24"/>
        </w:rPr>
        <w:t>数据库数据的</w:t>
      </w:r>
      <w:r w:rsidR="00E853EA">
        <w:rPr>
          <w:rFonts w:ascii="宋体" w:eastAsia="宋体" w:hAnsi="宋体" w:hint="eastAsia"/>
          <w:sz w:val="24"/>
          <w:szCs w:val="24"/>
        </w:rPr>
        <w:t>最终一致性，</w:t>
      </w:r>
      <w:r w:rsidR="003152A3">
        <w:rPr>
          <w:rFonts w:ascii="宋体" w:eastAsia="宋体" w:hAnsi="宋体" w:hint="eastAsia"/>
          <w:sz w:val="24"/>
          <w:szCs w:val="24"/>
        </w:rPr>
        <w:t>B</w:t>
      </w:r>
      <w:r w:rsidR="00E853EA">
        <w:rPr>
          <w:rFonts w:ascii="宋体" w:eastAsia="宋体" w:hAnsi="宋体" w:hint="eastAsia"/>
          <w:sz w:val="24"/>
          <w:szCs w:val="24"/>
        </w:rPr>
        <w:t>机房同理。</w:t>
      </w:r>
      <w:r w:rsidR="00AD3531">
        <w:rPr>
          <w:rFonts w:ascii="宋体" w:eastAsia="宋体" w:hAnsi="宋体" w:hint="eastAsia"/>
          <w:sz w:val="24"/>
          <w:szCs w:val="24"/>
        </w:rPr>
        <w:t>机房之间数据库数据的同步已经由</w:t>
      </w:r>
      <w:r w:rsidR="008C3097">
        <w:rPr>
          <w:rFonts w:ascii="宋体" w:eastAsia="宋体" w:hAnsi="宋体" w:hint="eastAsia"/>
          <w:sz w:val="24"/>
          <w:szCs w:val="24"/>
        </w:rPr>
        <w:t>公司的基础平台实现，因此不需要过多的去关心，但是缓存的同步并没有实现，</w:t>
      </w:r>
      <w:r w:rsidR="00700EFA">
        <w:rPr>
          <w:rFonts w:ascii="宋体" w:eastAsia="宋体" w:hAnsi="宋体" w:hint="eastAsia"/>
          <w:sz w:val="24"/>
          <w:szCs w:val="24"/>
        </w:rPr>
        <w:t>为了加快平台的访问速度，同时减轻数据库的压力</w:t>
      </w:r>
      <w:r w:rsidR="00671DB8">
        <w:rPr>
          <w:rFonts w:ascii="宋体" w:eastAsia="宋体" w:hAnsi="宋体" w:hint="eastAsia"/>
          <w:sz w:val="24"/>
          <w:szCs w:val="24"/>
        </w:rPr>
        <w:t>，平台使用redis做数据缓存，由于服务需要异地机房进行部署，</w:t>
      </w:r>
      <w:r w:rsidR="000B31A3">
        <w:rPr>
          <w:rFonts w:ascii="宋体" w:eastAsia="宋体" w:hAnsi="宋体" w:hint="eastAsia"/>
          <w:sz w:val="24"/>
          <w:szCs w:val="24"/>
        </w:rPr>
        <w:t>因此需要实现异地机房服务之间缓存同步功能。</w:t>
      </w:r>
      <w:r w:rsidR="00B102FA">
        <w:rPr>
          <w:rFonts w:ascii="宋体" w:eastAsia="宋体" w:hAnsi="宋体" w:hint="eastAsia"/>
          <w:sz w:val="24"/>
          <w:szCs w:val="24"/>
        </w:rPr>
        <w:t>缓存同步用例描述如表3.11所示</w:t>
      </w:r>
      <w:r w:rsidR="00F22431">
        <w:rPr>
          <w:rFonts w:ascii="宋体" w:eastAsia="宋体" w:hAnsi="宋体" w:hint="eastAsia"/>
          <w:sz w:val="24"/>
          <w:szCs w:val="24"/>
        </w:rPr>
        <w:t>。</w:t>
      </w:r>
    </w:p>
    <w:p w14:paraId="3DB1B978" w14:textId="6ED99C5E" w:rsidR="00C917D9" w:rsidRDefault="000F6210" w:rsidP="000F6210">
      <w:pPr>
        <w:spacing w:line="360" w:lineRule="auto"/>
        <w:ind w:firstLineChars="200" w:firstLine="480"/>
        <w:jc w:val="center"/>
        <w:rPr>
          <w:rFonts w:ascii="宋体" w:eastAsia="宋体" w:hAnsi="宋体"/>
          <w:sz w:val="24"/>
          <w:szCs w:val="24"/>
        </w:rPr>
      </w:pPr>
      <w:r>
        <w:rPr>
          <w:rFonts w:ascii="宋体" w:eastAsia="宋体" w:hAnsi="宋体" w:hint="eastAsia"/>
          <w:sz w:val="24"/>
          <w:szCs w:val="24"/>
        </w:rPr>
        <w:t>表3.11</w:t>
      </w:r>
      <w:r w:rsidR="00BA24F3">
        <w:rPr>
          <w:rFonts w:ascii="宋体" w:eastAsia="宋体" w:hAnsi="宋体"/>
          <w:sz w:val="24"/>
          <w:szCs w:val="24"/>
        </w:rPr>
        <w:t xml:space="preserve"> </w:t>
      </w:r>
      <w:r w:rsidR="00BA24F3">
        <w:rPr>
          <w:rFonts w:ascii="宋体" w:eastAsia="宋体" w:hAnsi="宋体" w:hint="eastAsia"/>
          <w:sz w:val="24"/>
          <w:szCs w:val="24"/>
        </w:rPr>
        <w:t>缓存同步</w:t>
      </w:r>
      <w:r w:rsidR="00B102FA">
        <w:rPr>
          <w:rFonts w:ascii="宋体" w:eastAsia="宋体" w:hAnsi="宋体" w:hint="eastAsia"/>
          <w:sz w:val="24"/>
          <w:szCs w:val="24"/>
        </w:rPr>
        <w:t>用例表</w:t>
      </w:r>
    </w:p>
    <w:tbl>
      <w:tblPr>
        <w:tblStyle w:val="af3"/>
        <w:tblW w:w="0" w:type="auto"/>
        <w:tblLook w:val="04A0" w:firstRow="1" w:lastRow="0" w:firstColumn="1" w:lastColumn="0" w:noHBand="0" w:noVBand="1"/>
      </w:tblPr>
      <w:tblGrid>
        <w:gridCol w:w="1271"/>
        <w:gridCol w:w="1418"/>
        <w:gridCol w:w="1984"/>
        <w:gridCol w:w="3623"/>
      </w:tblGrid>
      <w:tr w:rsidR="00C917D9" w:rsidRPr="00B66781" w14:paraId="4225C04B" w14:textId="77777777" w:rsidTr="00B66781">
        <w:tc>
          <w:tcPr>
            <w:tcW w:w="1271" w:type="dxa"/>
          </w:tcPr>
          <w:p w14:paraId="60F05DBC"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lastRenderedPageBreak/>
              <w:t>ID</w:t>
            </w:r>
          </w:p>
        </w:tc>
        <w:tc>
          <w:tcPr>
            <w:tcW w:w="1418" w:type="dxa"/>
          </w:tcPr>
          <w:p w14:paraId="0048D01D" w14:textId="7875AB55"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UC</w:t>
            </w:r>
            <w:r w:rsidR="005F2DAD" w:rsidRPr="007E645B">
              <w:rPr>
                <w:rFonts w:ascii="宋体" w:eastAsia="宋体" w:hAnsi="宋体" w:hint="eastAsia"/>
                <w:szCs w:val="21"/>
              </w:rPr>
              <w:t>11</w:t>
            </w:r>
          </w:p>
        </w:tc>
        <w:tc>
          <w:tcPr>
            <w:tcW w:w="1984" w:type="dxa"/>
          </w:tcPr>
          <w:p w14:paraId="0464A1B6"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名称</w:t>
            </w:r>
          </w:p>
        </w:tc>
        <w:tc>
          <w:tcPr>
            <w:tcW w:w="3623" w:type="dxa"/>
          </w:tcPr>
          <w:p w14:paraId="239C66F0" w14:textId="2107EEAC" w:rsidR="00C917D9" w:rsidRPr="007E645B" w:rsidRDefault="0080508D" w:rsidP="00050D73">
            <w:pPr>
              <w:widowControl/>
              <w:jc w:val="left"/>
              <w:rPr>
                <w:rFonts w:ascii="宋体" w:eastAsia="宋体" w:hAnsi="宋体"/>
                <w:szCs w:val="21"/>
              </w:rPr>
            </w:pPr>
            <w:r>
              <w:rPr>
                <w:rFonts w:ascii="宋体" w:eastAsia="宋体" w:hAnsi="宋体" w:hint="eastAsia"/>
                <w:szCs w:val="21"/>
              </w:rPr>
              <w:t>缓存同步</w:t>
            </w:r>
          </w:p>
        </w:tc>
      </w:tr>
      <w:tr w:rsidR="00C917D9" w:rsidRPr="00B66781" w14:paraId="563355E1" w14:textId="77777777" w:rsidTr="00B66781">
        <w:tc>
          <w:tcPr>
            <w:tcW w:w="1271" w:type="dxa"/>
          </w:tcPr>
          <w:p w14:paraId="3D4ECC42"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描述</w:t>
            </w:r>
          </w:p>
        </w:tc>
        <w:tc>
          <w:tcPr>
            <w:tcW w:w="7025" w:type="dxa"/>
            <w:gridSpan w:val="3"/>
          </w:tcPr>
          <w:p w14:paraId="12FEDB64" w14:textId="490DFF6F" w:rsidR="00C917D9" w:rsidRPr="007E645B" w:rsidRDefault="00B102FA" w:rsidP="00050D73">
            <w:pPr>
              <w:widowControl/>
              <w:jc w:val="left"/>
              <w:rPr>
                <w:rFonts w:ascii="宋体" w:eastAsia="宋体" w:hAnsi="宋体"/>
                <w:szCs w:val="21"/>
              </w:rPr>
            </w:pPr>
            <w:r>
              <w:rPr>
                <w:rFonts w:ascii="宋体" w:eastAsia="宋体" w:hAnsi="宋体" w:hint="eastAsia"/>
                <w:szCs w:val="21"/>
              </w:rPr>
              <w:t>同步两地机房的缓存</w:t>
            </w:r>
          </w:p>
        </w:tc>
      </w:tr>
      <w:tr w:rsidR="00C917D9" w:rsidRPr="00B66781" w14:paraId="71D8E413" w14:textId="77777777" w:rsidTr="00B66781">
        <w:tc>
          <w:tcPr>
            <w:tcW w:w="1271" w:type="dxa"/>
          </w:tcPr>
          <w:p w14:paraId="0A728EAE"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参与者</w:t>
            </w:r>
          </w:p>
        </w:tc>
        <w:tc>
          <w:tcPr>
            <w:tcW w:w="7025" w:type="dxa"/>
            <w:gridSpan w:val="3"/>
          </w:tcPr>
          <w:p w14:paraId="67D858F0" w14:textId="2B1F255E" w:rsidR="00C917D9" w:rsidRPr="007E645B" w:rsidRDefault="00B102FA" w:rsidP="00050D73">
            <w:pPr>
              <w:widowControl/>
              <w:jc w:val="left"/>
              <w:rPr>
                <w:rFonts w:ascii="宋体" w:eastAsia="宋体" w:hAnsi="宋体"/>
                <w:szCs w:val="21"/>
              </w:rPr>
            </w:pPr>
            <w:r>
              <w:rPr>
                <w:rFonts w:ascii="宋体" w:eastAsia="宋体" w:hAnsi="宋体" w:hint="eastAsia"/>
                <w:szCs w:val="21"/>
              </w:rPr>
              <w:t>系统</w:t>
            </w:r>
          </w:p>
        </w:tc>
      </w:tr>
      <w:tr w:rsidR="00C917D9" w:rsidRPr="00B66781" w14:paraId="17DB99CF" w14:textId="77777777" w:rsidTr="00B66781">
        <w:tc>
          <w:tcPr>
            <w:tcW w:w="1271" w:type="dxa"/>
          </w:tcPr>
          <w:p w14:paraId="28B29488"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前置条件</w:t>
            </w:r>
          </w:p>
        </w:tc>
        <w:tc>
          <w:tcPr>
            <w:tcW w:w="7025" w:type="dxa"/>
            <w:gridSpan w:val="3"/>
          </w:tcPr>
          <w:p w14:paraId="65F8E0F9" w14:textId="6FB4C762" w:rsidR="00C917D9" w:rsidRPr="007E645B" w:rsidRDefault="008C352F" w:rsidP="00050D73">
            <w:pPr>
              <w:widowControl/>
              <w:jc w:val="left"/>
              <w:rPr>
                <w:rFonts w:ascii="宋体" w:eastAsia="宋体" w:hAnsi="宋体"/>
                <w:szCs w:val="21"/>
              </w:rPr>
            </w:pPr>
            <w:r>
              <w:rPr>
                <w:rFonts w:ascii="宋体" w:eastAsia="宋体" w:hAnsi="宋体" w:hint="eastAsia"/>
                <w:szCs w:val="21"/>
              </w:rPr>
              <w:t>两个机房中的任意一个机房数据有</w:t>
            </w:r>
            <w:r w:rsidR="00D5389C">
              <w:rPr>
                <w:rFonts w:ascii="宋体" w:eastAsia="宋体" w:hAnsi="宋体" w:hint="eastAsia"/>
                <w:szCs w:val="21"/>
              </w:rPr>
              <w:t>变动，并向对方机房消息队列发送了d</w:t>
            </w:r>
            <w:r w:rsidR="00D5389C">
              <w:rPr>
                <w:rFonts w:ascii="宋体" w:eastAsia="宋体" w:hAnsi="宋体"/>
                <w:szCs w:val="21"/>
              </w:rPr>
              <w:t>rc</w:t>
            </w:r>
            <w:r w:rsidR="00D5389C">
              <w:rPr>
                <w:rFonts w:ascii="宋体" w:eastAsia="宋体" w:hAnsi="宋体" w:hint="eastAsia"/>
                <w:szCs w:val="21"/>
              </w:rPr>
              <w:t>消息</w:t>
            </w:r>
          </w:p>
        </w:tc>
      </w:tr>
      <w:tr w:rsidR="00C917D9" w:rsidRPr="00B66781" w14:paraId="08DB2910" w14:textId="77777777" w:rsidTr="00B66781">
        <w:tc>
          <w:tcPr>
            <w:tcW w:w="1271" w:type="dxa"/>
          </w:tcPr>
          <w:p w14:paraId="5EA85C82"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后置条件</w:t>
            </w:r>
          </w:p>
        </w:tc>
        <w:tc>
          <w:tcPr>
            <w:tcW w:w="7025" w:type="dxa"/>
            <w:gridSpan w:val="3"/>
          </w:tcPr>
          <w:p w14:paraId="7BF1DDE9" w14:textId="7E04DC85" w:rsidR="00C917D9" w:rsidRPr="007E645B" w:rsidRDefault="00F22431" w:rsidP="00050D73">
            <w:pPr>
              <w:widowControl/>
              <w:jc w:val="left"/>
              <w:rPr>
                <w:rFonts w:ascii="宋体" w:eastAsia="宋体" w:hAnsi="宋体"/>
                <w:szCs w:val="21"/>
              </w:rPr>
            </w:pPr>
            <w:r>
              <w:rPr>
                <w:rFonts w:ascii="宋体" w:eastAsia="宋体" w:hAnsi="宋体" w:hint="eastAsia"/>
                <w:szCs w:val="21"/>
              </w:rPr>
              <w:t>两地机房缓存</w:t>
            </w:r>
            <w:r w:rsidR="006F4127">
              <w:rPr>
                <w:rFonts w:ascii="宋体" w:eastAsia="宋体" w:hAnsi="宋体" w:hint="eastAsia"/>
                <w:szCs w:val="21"/>
              </w:rPr>
              <w:t>达成一致</w:t>
            </w:r>
          </w:p>
        </w:tc>
      </w:tr>
      <w:tr w:rsidR="00C917D9" w:rsidRPr="00B66781" w14:paraId="3E2B1388" w14:textId="77777777" w:rsidTr="00B66781">
        <w:tc>
          <w:tcPr>
            <w:tcW w:w="1271" w:type="dxa"/>
          </w:tcPr>
          <w:p w14:paraId="5AC2F033"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优先级</w:t>
            </w:r>
          </w:p>
        </w:tc>
        <w:tc>
          <w:tcPr>
            <w:tcW w:w="7025" w:type="dxa"/>
            <w:gridSpan w:val="3"/>
          </w:tcPr>
          <w:p w14:paraId="0385C6DF"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中</w:t>
            </w:r>
          </w:p>
        </w:tc>
      </w:tr>
      <w:tr w:rsidR="00C917D9" w:rsidRPr="00B66781" w14:paraId="02BC5EFA" w14:textId="77777777" w:rsidTr="00B66781">
        <w:tc>
          <w:tcPr>
            <w:tcW w:w="1271" w:type="dxa"/>
          </w:tcPr>
          <w:p w14:paraId="15991CEE"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正常流程</w:t>
            </w:r>
          </w:p>
        </w:tc>
        <w:tc>
          <w:tcPr>
            <w:tcW w:w="7025" w:type="dxa"/>
            <w:gridSpan w:val="3"/>
          </w:tcPr>
          <w:p w14:paraId="33583003" w14:textId="77777777" w:rsidR="00E329DB" w:rsidRDefault="00E329DB" w:rsidP="00E329DB">
            <w:pPr>
              <w:pStyle w:val="a5"/>
              <w:widowControl/>
              <w:numPr>
                <w:ilvl w:val="0"/>
                <w:numId w:val="41"/>
              </w:numPr>
              <w:ind w:firstLineChars="0"/>
              <w:jc w:val="left"/>
              <w:rPr>
                <w:rFonts w:ascii="宋体" w:eastAsia="宋体" w:hAnsi="宋体"/>
                <w:szCs w:val="21"/>
              </w:rPr>
            </w:pPr>
            <w:r>
              <w:rPr>
                <w:rFonts w:ascii="宋体" w:eastAsia="宋体" w:hAnsi="宋体" w:hint="eastAsia"/>
                <w:szCs w:val="21"/>
              </w:rPr>
              <w:t>机房监听到drc消息</w:t>
            </w:r>
          </w:p>
          <w:p w14:paraId="37FB5F39" w14:textId="77777777" w:rsidR="00E329DB" w:rsidRDefault="00E329DB" w:rsidP="00E329DB">
            <w:pPr>
              <w:pStyle w:val="a5"/>
              <w:widowControl/>
              <w:numPr>
                <w:ilvl w:val="0"/>
                <w:numId w:val="41"/>
              </w:numPr>
              <w:ind w:firstLineChars="0"/>
              <w:jc w:val="left"/>
              <w:rPr>
                <w:rFonts w:ascii="宋体" w:eastAsia="宋体" w:hAnsi="宋体"/>
                <w:szCs w:val="21"/>
              </w:rPr>
            </w:pPr>
            <w:r>
              <w:rPr>
                <w:rFonts w:ascii="宋体" w:eastAsia="宋体" w:hAnsi="宋体" w:hint="eastAsia"/>
                <w:szCs w:val="21"/>
              </w:rPr>
              <w:t>提取drc消息中更新的数据</w:t>
            </w:r>
          </w:p>
          <w:p w14:paraId="57E4E1EE" w14:textId="5E5677C4" w:rsidR="00E329DB" w:rsidRPr="00E329DB" w:rsidRDefault="00E329DB" w:rsidP="00E329DB">
            <w:pPr>
              <w:pStyle w:val="a5"/>
              <w:widowControl/>
              <w:numPr>
                <w:ilvl w:val="0"/>
                <w:numId w:val="41"/>
              </w:numPr>
              <w:ind w:firstLineChars="0"/>
              <w:jc w:val="left"/>
              <w:rPr>
                <w:rFonts w:ascii="宋体" w:eastAsia="宋体" w:hAnsi="宋体"/>
                <w:szCs w:val="21"/>
              </w:rPr>
            </w:pPr>
            <w:r>
              <w:rPr>
                <w:rFonts w:ascii="宋体" w:eastAsia="宋体" w:hAnsi="宋体" w:hint="eastAsia"/>
                <w:szCs w:val="21"/>
              </w:rPr>
              <w:t>比较缓存中是否有对应的数据</w:t>
            </w:r>
          </w:p>
        </w:tc>
      </w:tr>
      <w:tr w:rsidR="00C917D9" w:rsidRPr="00B66781" w14:paraId="7F61D166" w14:textId="77777777" w:rsidTr="00B66781">
        <w:tc>
          <w:tcPr>
            <w:tcW w:w="1271" w:type="dxa"/>
          </w:tcPr>
          <w:p w14:paraId="0F94456F" w14:textId="77777777" w:rsidR="00C917D9" w:rsidRPr="007E645B" w:rsidRDefault="00C917D9" w:rsidP="00050D73">
            <w:pPr>
              <w:widowControl/>
              <w:jc w:val="left"/>
              <w:rPr>
                <w:rFonts w:ascii="宋体" w:eastAsia="宋体" w:hAnsi="宋体"/>
                <w:szCs w:val="21"/>
              </w:rPr>
            </w:pPr>
            <w:r w:rsidRPr="007E645B">
              <w:rPr>
                <w:rFonts w:ascii="宋体" w:eastAsia="宋体" w:hAnsi="宋体" w:hint="eastAsia"/>
                <w:szCs w:val="21"/>
              </w:rPr>
              <w:t>拓展流程</w:t>
            </w:r>
          </w:p>
        </w:tc>
        <w:tc>
          <w:tcPr>
            <w:tcW w:w="7025" w:type="dxa"/>
            <w:gridSpan w:val="3"/>
          </w:tcPr>
          <w:p w14:paraId="3835A687" w14:textId="77777777" w:rsidR="00C917D9" w:rsidRDefault="00E329DB" w:rsidP="00050D73">
            <w:pPr>
              <w:widowControl/>
              <w:jc w:val="left"/>
              <w:rPr>
                <w:rFonts w:ascii="宋体" w:eastAsia="宋体" w:hAnsi="宋体"/>
                <w:szCs w:val="21"/>
              </w:rPr>
            </w:pPr>
            <w:r>
              <w:rPr>
                <w:rFonts w:ascii="宋体" w:eastAsia="宋体" w:hAnsi="宋体" w:hint="eastAsia"/>
                <w:szCs w:val="21"/>
              </w:rPr>
              <w:t>3a</w:t>
            </w:r>
            <w:r>
              <w:rPr>
                <w:rFonts w:ascii="宋体" w:eastAsia="宋体" w:hAnsi="宋体"/>
                <w:szCs w:val="21"/>
              </w:rPr>
              <w:t xml:space="preserve">. </w:t>
            </w:r>
            <w:r>
              <w:rPr>
                <w:rFonts w:ascii="宋体" w:eastAsia="宋体" w:hAnsi="宋体" w:hint="eastAsia"/>
                <w:szCs w:val="21"/>
              </w:rPr>
              <w:t>缓存中存在对应的数据</w:t>
            </w:r>
          </w:p>
          <w:p w14:paraId="55433313" w14:textId="77777777" w:rsidR="00E329DB" w:rsidRDefault="00C74A5A" w:rsidP="00E329DB">
            <w:pPr>
              <w:pStyle w:val="a5"/>
              <w:widowControl/>
              <w:numPr>
                <w:ilvl w:val="0"/>
                <w:numId w:val="42"/>
              </w:numPr>
              <w:ind w:firstLineChars="0"/>
              <w:jc w:val="left"/>
              <w:rPr>
                <w:rFonts w:ascii="宋体" w:eastAsia="宋体" w:hAnsi="宋体"/>
                <w:szCs w:val="21"/>
              </w:rPr>
            </w:pPr>
            <w:r>
              <w:rPr>
                <w:rFonts w:ascii="宋体" w:eastAsia="宋体" w:hAnsi="宋体" w:hint="eastAsia"/>
                <w:szCs w:val="21"/>
              </w:rPr>
              <w:t>将缓存中的数据失效</w:t>
            </w:r>
          </w:p>
          <w:p w14:paraId="21E3A879" w14:textId="77777777" w:rsidR="00C74A5A" w:rsidRDefault="00C74A5A" w:rsidP="00C74A5A">
            <w:pPr>
              <w:widowControl/>
              <w:jc w:val="left"/>
              <w:rPr>
                <w:rFonts w:ascii="宋体" w:eastAsia="宋体" w:hAnsi="宋体"/>
                <w:szCs w:val="21"/>
              </w:rPr>
            </w:pPr>
            <w:r>
              <w:rPr>
                <w:rFonts w:ascii="宋体" w:eastAsia="宋体" w:hAnsi="宋体" w:hint="eastAsia"/>
                <w:szCs w:val="21"/>
              </w:rPr>
              <w:t>3b</w:t>
            </w:r>
            <w:r>
              <w:rPr>
                <w:rFonts w:ascii="宋体" w:eastAsia="宋体" w:hAnsi="宋体"/>
                <w:szCs w:val="21"/>
              </w:rPr>
              <w:t xml:space="preserve">. </w:t>
            </w:r>
            <w:r>
              <w:rPr>
                <w:rFonts w:ascii="宋体" w:eastAsia="宋体" w:hAnsi="宋体" w:hint="eastAsia"/>
                <w:szCs w:val="21"/>
              </w:rPr>
              <w:t>缓存中没有对应的数据</w:t>
            </w:r>
          </w:p>
          <w:p w14:paraId="46387809" w14:textId="71516096" w:rsidR="00C74A5A" w:rsidRPr="00C74A5A" w:rsidRDefault="00C74A5A" w:rsidP="00C74A5A">
            <w:pPr>
              <w:pStyle w:val="a5"/>
              <w:widowControl/>
              <w:numPr>
                <w:ilvl w:val="0"/>
                <w:numId w:val="43"/>
              </w:numPr>
              <w:ind w:firstLineChars="0"/>
              <w:jc w:val="left"/>
              <w:rPr>
                <w:rFonts w:ascii="宋体" w:eastAsia="宋体" w:hAnsi="宋体"/>
                <w:szCs w:val="21"/>
              </w:rPr>
            </w:pPr>
            <w:r>
              <w:rPr>
                <w:rFonts w:ascii="宋体" w:eastAsia="宋体" w:hAnsi="宋体" w:hint="eastAsia"/>
                <w:szCs w:val="21"/>
              </w:rPr>
              <w:t>不做处理</w:t>
            </w:r>
          </w:p>
        </w:tc>
      </w:tr>
    </w:tbl>
    <w:p w14:paraId="40061B50" w14:textId="77777777" w:rsidR="00B66781" w:rsidRPr="00B66781" w:rsidRDefault="00B66781" w:rsidP="00B66781"/>
    <w:p w14:paraId="7D9852D7" w14:textId="05006213" w:rsidR="004134F2" w:rsidRPr="004134F2" w:rsidRDefault="00E1771E" w:rsidP="0030469F">
      <w:pPr>
        <w:pStyle w:val="2"/>
        <w:numPr>
          <w:ilvl w:val="1"/>
          <w:numId w:val="1"/>
        </w:numPr>
      </w:pPr>
      <w:bookmarkStart w:id="296" w:name="_Toc25947932"/>
      <w:r>
        <w:rPr>
          <w:rFonts w:hint="eastAsia"/>
        </w:rPr>
        <w:t>系统总体设计</w:t>
      </w:r>
    </w:p>
    <w:p w14:paraId="0D57067F" w14:textId="4A0C8687" w:rsidR="00C13A11" w:rsidRPr="00C13A11" w:rsidRDefault="004134F2" w:rsidP="004134F2">
      <w:pPr>
        <w:pStyle w:val="3"/>
      </w:pPr>
      <w:r>
        <w:t xml:space="preserve">3.3.1 </w:t>
      </w:r>
      <w:r w:rsidR="00D26883">
        <w:t xml:space="preserve"> </w:t>
      </w:r>
      <w:r w:rsidR="00C13A11">
        <w:rPr>
          <w:rFonts w:hint="eastAsia"/>
        </w:rPr>
        <w:t>规则设计</w:t>
      </w:r>
    </w:p>
    <w:p w14:paraId="6FE7007A" w14:textId="77777777" w:rsidR="00C13A11" w:rsidRPr="006A611C"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运营人员在进行规则配置的时候并非是随意的配置，而是需要在指定的规则集合下进行配置。</w:t>
      </w:r>
    </w:p>
    <w:p w14:paraId="0C0A46F4" w14:textId="604108DD" w:rsidR="00C13A11" w:rsidRDefault="00C13A11" w:rsidP="00C13A11">
      <w:pPr>
        <w:spacing w:line="360" w:lineRule="auto"/>
        <w:ind w:firstLineChars="200" w:firstLine="480"/>
        <w:rPr>
          <w:rFonts w:ascii="宋体" w:eastAsia="宋体" w:hAnsi="宋体"/>
          <w:sz w:val="24"/>
          <w:szCs w:val="24"/>
        </w:rPr>
      </w:pPr>
      <w:r w:rsidRPr="006A611C">
        <w:rPr>
          <w:rFonts w:ascii="宋体" w:eastAsia="宋体" w:hAnsi="宋体" w:hint="eastAsia"/>
          <w:sz w:val="24"/>
          <w:szCs w:val="24"/>
        </w:rPr>
        <w:t>规则主要分为三大部分，超时判定规则、规则生效范围和规则触发动作。</w:t>
      </w:r>
    </w:p>
    <w:p w14:paraId="39FDF9E6" w14:textId="19E68FC3" w:rsidR="00DD7CB7" w:rsidRPr="00DD7CB7" w:rsidRDefault="00DD7CB7" w:rsidP="00DD7CB7">
      <w:pPr>
        <w:spacing w:line="360" w:lineRule="auto"/>
        <w:ind w:firstLineChars="200" w:firstLine="480"/>
        <w:rPr>
          <w:rFonts w:ascii="宋体" w:eastAsia="宋体" w:hAnsi="宋体"/>
          <w:sz w:val="24"/>
          <w:szCs w:val="24"/>
        </w:rPr>
      </w:pPr>
      <w:r>
        <w:rPr>
          <w:rFonts w:ascii="宋体" w:eastAsia="宋体" w:hAnsi="宋体" w:hint="eastAsia"/>
          <w:sz w:val="24"/>
          <w:szCs w:val="24"/>
        </w:rPr>
        <w:t>表3.13为触发规则，在上述规则中，每一个规则对应着一个最小执行单元，超时判定规则由这些最小执行单元组成，每条判定规则都需要判断订单的类型，订单当前所处的业务阶段，在开始阶段之后或之后的指定时间内，是否发生指定事件。规则的形式相对固定，因此可以通过树的结构将上述最小执行单元进行组织。而执行单元内部是可以变动的，其变动范围如上表中所示，用户可以在前端页面上进行配置，以达到动态修改规则的目的。</w:t>
      </w:r>
    </w:p>
    <w:p w14:paraId="0FAB7C20" w14:textId="31E7F070" w:rsidR="00C13A11" w:rsidRPr="006A611C" w:rsidRDefault="00C13A11" w:rsidP="00C13A11">
      <w:pPr>
        <w:spacing w:line="360" w:lineRule="auto"/>
        <w:jc w:val="center"/>
        <w:rPr>
          <w:rFonts w:ascii="宋体" w:eastAsia="宋体" w:hAnsi="宋体"/>
          <w:sz w:val="24"/>
          <w:szCs w:val="24"/>
        </w:rPr>
      </w:pPr>
      <w:r>
        <w:rPr>
          <w:rFonts w:ascii="宋体" w:eastAsia="宋体" w:hAnsi="宋体" w:hint="eastAsia"/>
          <w:sz w:val="24"/>
          <w:szCs w:val="24"/>
        </w:rPr>
        <w:t>表3.13</w:t>
      </w:r>
      <w:r w:rsidR="00AF0102">
        <w:rPr>
          <w:rFonts w:ascii="宋体" w:eastAsia="宋体" w:hAnsi="宋体"/>
          <w:sz w:val="24"/>
          <w:szCs w:val="24"/>
        </w:rPr>
        <w:t xml:space="preserve"> </w:t>
      </w:r>
      <w:r w:rsidR="00AF0102">
        <w:rPr>
          <w:rFonts w:ascii="宋体" w:eastAsia="宋体" w:hAnsi="宋体" w:hint="eastAsia"/>
          <w:sz w:val="24"/>
          <w:szCs w:val="24"/>
        </w:rPr>
        <w:t>超时检查</w:t>
      </w:r>
    </w:p>
    <w:tbl>
      <w:tblPr>
        <w:tblStyle w:val="af3"/>
        <w:tblW w:w="8364" w:type="dxa"/>
        <w:tblInd w:w="-5" w:type="dxa"/>
        <w:tblLook w:val="04A0" w:firstRow="1" w:lastRow="0" w:firstColumn="1" w:lastColumn="0" w:noHBand="0" w:noVBand="1"/>
      </w:tblPr>
      <w:tblGrid>
        <w:gridCol w:w="3119"/>
        <w:gridCol w:w="5245"/>
      </w:tblGrid>
      <w:tr w:rsidR="00C13A11" w:rsidRPr="006A611C" w14:paraId="7FCEEEDF" w14:textId="77777777" w:rsidTr="00595492">
        <w:tc>
          <w:tcPr>
            <w:tcW w:w="3119" w:type="dxa"/>
          </w:tcPr>
          <w:p w14:paraId="40C595BE" w14:textId="77777777" w:rsidR="00C13A11" w:rsidRPr="007E645B" w:rsidRDefault="00C13A11" w:rsidP="007E645B">
            <w:pPr>
              <w:spacing w:line="360" w:lineRule="auto"/>
              <w:rPr>
                <w:rFonts w:ascii="宋体" w:eastAsia="宋体" w:hAnsi="宋体"/>
                <w:szCs w:val="21"/>
              </w:rPr>
            </w:pPr>
            <w:proofErr w:type="gramStart"/>
            <w:r w:rsidRPr="007E645B">
              <w:rPr>
                <w:rFonts w:ascii="宋体" w:eastAsia="宋体" w:hAnsi="宋体" w:hint="eastAsia"/>
                <w:szCs w:val="21"/>
              </w:rPr>
              <w:t>规则名</w:t>
            </w:r>
            <w:proofErr w:type="gramEnd"/>
          </w:p>
        </w:tc>
        <w:tc>
          <w:tcPr>
            <w:tcW w:w="5245" w:type="dxa"/>
          </w:tcPr>
          <w:p w14:paraId="770E6F40"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可选值</w:t>
            </w:r>
          </w:p>
        </w:tc>
      </w:tr>
      <w:tr w:rsidR="00C13A11" w:rsidRPr="006A611C" w14:paraId="49249F7B" w14:textId="77777777" w:rsidTr="00595492">
        <w:tc>
          <w:tcPr>
            <w:tcW w:w="3119" w:type="dxa"/>
            <w:vMerge w:val="restart"/>
            <w:vAlign w:val="center"/>
          </w:tcPr>
          <w:p w14:paraId="40AECE55"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订单类型在指定范围</w:t>
            </w:r>
          </w:p>
        </w:tc>
        <w:tc>
          <w:tcPr>
            <w:tcW w:w="5245" w:type="dxa"/>
          </w:tcPr>
          <w:p w14:paraId="0D2E6D52"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及时单</w:t>
            </w:r>
          </w:p>
        </w:tc>
      </w:tr>
      <w:tr w:rsidR="00C13A11" w:rsidRPr="006A611C" w14:paraId="78FFD3DE" w14:textId="77777777" w:rsidTr="00595492">
        <w:tc>
          <w:tcPr>
            <w:tcW w:w="3119" w:type="dxa"/>
            <w:vMerge/>
          </w:tcPr>
          <w:p w14:paraId="1D071078"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30F9CD1"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预定单</w:t>
            </w:r>
          </w:p>
        </w:tc>
      </w:tr>
      <w:tr w:rsidR="00C13A11" w:rsidRPr="006A611C" w14:paraId="6ECF07A0" w14:textId="77777777" w:rsidTr="00595492">
        <w:tc>
          <w:tcPr>
            <w:tcW w:w="3119" w:type="dxa"/>
            <w:vMerge/>
          </w:tcPr>
          <w:p w14:paraId="096FD29B"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21EF279A"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全部</w:t>
            </w:r>
          </w:p>
        </w:tc>
      </w:tr>
      <w:tr w:rsidR="00C13A11" w:rsidRPr="006A611C" w14:paraId="31FFE0F7" w14:textId="77777777" w:rsidTr="00595492">
        <w:tc>
          <w:tcPr>
            <w:tcW w:w="3119" w:type="dxa"/>
            <w:vMerge w:val="restart"/>
          </w:tcPr>
          <w:p w14:paraId="1764664F"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lastRenderedPageBreak/>
              <w:t>主场景在指定范围</w:t>
            </w:r>
          </w:p>
        </w:tc>
        <w:tc>
          <w:tcPr>
            <w:tcW w:w="5245" w:type="dxa"/>
          </w:tcPr>
          <w:p w14:paraId="01B5AECF"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提交订单</w:t>
            </w:r>
          </w:p>
        </w:tc>
      </w:tr>
      <w:tr w:rsidR="00C13A11" w:rsidRPr="006A611C" w14:paraId="3F20302C" w14:textId="77777777" w:rsidTr="00595492">
        <w:tc>
          <w:tcPr>
            <w:tcW w:w="3119" w:type="dxa"/>
            <w:vMerge/>
          </w:tcPr>
          <w:p w14:paraId="40662C30"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2ABA10B8"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实际用户T</w:t>
            </w:r>
          </w:p>
        </w:tc>
      </w:tr>
      <w:tr w:rsidR="00C13A11" w:rsidRPr="006A611C" w14:paraId="52ABD128" w14:textId="77777777" w:rsidTr="00595492">
        <w:tc>
          <w:tcPr>
            <w:tcW w:w="3119" w:type="dxa"/>
            <w:vMerge/>
          </w:tcPr>
          <w:p w14:paraId="50E4CCD8"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74935188"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预计时长</w:t>
            </w:r>
          </w:p>
        </w:tc>
      </w:tr>
      <w:tr w:rsidR="00C13A11" w:rsidRPr="006A611C" w14:paraId="25EF356F" w14:textId="77777777" w:rsidTr="00595492">
        <w:tc>
          <w:tcPr>
            <w:tcW w:w="3119" w:type="dxa"/>
            <w:vMerge/>
          </w:tcPr>
          <w:p w14:paraId="2483C406"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6E03E182"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用户付款</w:t>
            </w:r>
          </w:p>
        </w:tc>
      </w:tr>
      <w:tr w:rsidR="00C13A11" w:rsidRPr="006A611C" w14:paraId="0CF32788" w14:textId="77777777" w:rsidTr="00595492">
        <w:tc>
          <w:tcPr>
            <w:tcW w:w="3119" w:type="dxa"/>
            <w:vMerge/>
          </w:tcPr>
          <w:p w14:paraId="64E1AAE1"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4065657C"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商家接单</w:t>
            </w:r>
          </w:p>
        </w:tc>
      </w:tr>
      <w:tr w:rsidR="00C13A11" w:rsidRPr="006A611C" w14:paraId="445727B7" w14:textId="77777777" w:rsidTr="00595492">
        <w:tc>
          <w:tcPr>
            <w:tcW w:w="3119" w:type="dxa"/>
            <w:vMerge/>
          </w:tcPr>
          <w:p w14:paraId="67404BF2"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28AE5DF4" w14:textId="77777777" w:rsidR="00C13A11" w:rsidRPr="007E645B" w:rsidRDefault="00C13A11" w:rsidP="000F5F73">
            <w:pPr>
              <w:spacing w:line="360" w:lineRule="auto"/>
              <w:rPr>
                <w:rFonts w:ascii="宋体" w:eastAsia="宋体" w:hAnsi="宋体"/>
                <w:szCs w:val="21"/>
              </w:rPr>
            </w:pPr>
            <w:proofErr w:type="gramStart"/>
            <w:r w:rsidRPr="007E645B">
              <w:rPr>
                <w:rFonts w:ascii="宋体" w:eastAsia="宋体" w:hAnsi="宋体" w:hint="eastAsia"/>
                <w:szCs w:val="21"/>
              </w:rPr>
              <w:t>商家呼单</w:t>
            </w:r>
            <w:proofErr w:type="gramEnd"/>
          </w:p>
        </w:tc>
      </w:tr>
      <w:tr w:rsidR="00C13A11" w:rsidRPr="006A611C" w14:paraId="78AD252A" w14:textId="77777777" w:rsidTr="00595492">
        <w:tc>
          <w:tcPr>
            <w:tcW w:w="3119" w:type="dxa"/>
            <w:vMerge/>
          </w:tcPr>
          <w:p w14:paraId="5E9B7BA8"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0DE3D69E"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骑手接单</w:t>
            </w:r>
          </w:p>
        </w:tc>
      </w:tr>
      <w:tr w:rsidR="00C13A11" w:rsidRPr="006A611C" w14:paraId="795DE6BF" w14:textId="77777777" w:rsidTr="00595492">
        <w:tc>
          <w:tcPr>
            <w:tcW w:w="3119" w:type="dxa"/>
            <w:vMerge/>
          </w:tcPr>
          <w:p w14:paraId="2577BE2F"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7DC7E9B6"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骑手取餐</w:t>
            </w:r>
          </w:p>
        </w:tc>
      </w:tr>
      <w:tr w:rsidR="00C13A11" w:rsidRPr="006A611C" w14:paraId="74D17B7B" w14:textId="77777777" w:rsidTr="00595492">
        <w:tc>
          <w:tcPr>
            <w:tcW w:w="3119" w:type="dxa"/>
            <w:vMerge/>
          </w:tcPr>
          <w:p w14:paraId="226A2280"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5CBA5EBE"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骑手送达</w:t>
            </w:r>
          </w:p>
        </w:tc>
      </w:tr>
      <w:tr w:rsidR="00C13A11" w:rsidRPr="006A611C" w14:paraId="324A16E3" w14:textId="77777777" w:rsidTr="00595492">
        <w:tc>
          <w:tcPr>
            <w:tcW w:w="3119" w:type="dxa"/>
            <w:vMerge w:val="restart"/>
            <w:vAlign w:val="center"/>
          </w:tcPr>
          <w:p w14:paraId="237B236F" w14:textId="0FF6CC59"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业务阶段在指定范围</w:t>
            </w:r>
          </w:p>
        </w:tc>
        <w:tc>
          <w:tcPr>
            <w:tcW w:w="5245" w:type="dxa"/>
          </w:tcPr>
          <w:p w14:paraId="460B15A4"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提交订单</w:t>
            </w:r>
          </w:p>
        </w:tc>
      </w:tr>
      <w:tr w:rsidR="00C13A11" w:rsidRPr="006A611C" w14:paraId="07C3829B" w14:textId="77777777" w:rsidTr="00595492">
        <w:tc>
          <w:tcPr>
            <w:tcW w:w="3119" w:type="dxa"/>
            <w:vMerge/>
          </w:tcPr>
          <w:p w14:paraId="5F5CC1ED"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04889B89"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实际用户T</w:t>
            </w:r>
          </w:p>
        </w:tc>
      </w:tr>
      <w:tr w:rsidR="00C13A11" w:rsidRPr="006A611C" w14:paraId="56853239" w14:textId="77777777" w:rsidTr="00595492">
        <w:tc>
          <w:tcPr>
            <w:tcW w:w="3119" w:type="dxa"/>
            <w:vMerge/>
          </w:tcPr>
          <w:p w14:paraId="727631BF"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B5F6A7E" w14:textId="4DB10820"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预计时长</w:t>
            </w:r>
          </w:p>
        </w:tc>
      </w:tr>
      <w:tr w:rsidR="00C13A11" w:rsidRPr="006A611C" w14:paraId="4E0178D8" w14:textId="77777777" w:rsidTr="00595492">
        <w:tc>
          <w:tcPr>
            <w:tcW w:w="3119" w:type="dxa"/>
            <w:vMerge/>
          </w:tcPr>
          <w:p w14:paraId="4EE4955D"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242F6C4" w14:textId="3C28E62B"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用户付款</w:t>
            </w:r>
          </w:p>
        </w:tc>
      </w:tr>
      <w:tr w:rsidR="00C13A11" w:rsidRPr="006A611C" w14:paraId="6B248519" w14:textId="77777777" w:rsidTr="00595492">
        <w:tc>
          <w:tcPr>
            <w:tcW w:w="3119" w:type="dxa"/>
            <w:vMerge/>
          </w:tcPr>
          <w:p w14:paraId="2985E6CA"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10F39194"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商家接单</w:t>
            </w:r>
          </w:p>
        </w:tc>
      </w:tr>
      <w:tr w:rsidR="00C13A11" w:rsidRPr="006A611C" w14:paraId="0FC03A27" w14:textId="77777777" w:rsidTr="00595492">
        <w:tc>
          <w:tcPr>
            <w:tcW w:w="3119" w:type="dxa"/>
            <w:vMerge/>
          </w:tcPr>
          <w:p w14:paraId="731301F8"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B3F8AE5" w14:textId="77777777" w:rsidR="00C13A11" w:rsidRPr="007E645B" w:rsidRDefault="00C13A11" w:rsidP="000F5F73">
            <w:pPr>
              <w:spacing w:line="360" w:lineRule="auto"/>
              <w:rPr>
                <w:rFonts w:ascii="宋体" w:eastAsia="宋体" w:hAnsi="宋体"/>
                <w:szCs w:val="21"/>
              </w:rPr>
            </w:pPr>
            <w:proofErr w:type="gramStart"/>
            <w:r w:rsidRPr="007E645B">
              <w:rPr>
                <w:rFonts w:ascii="宋体" w:eastAsia="宋体" w:hAnsi="宋体" w:hint="eastAsia"/>
                <w:szCs w:val="21"/>
              </w:rPr>
              <w:t>商家呼单</w:t>
            </w:r>
            <w:proofErr w:type="gramEnd"/>
          </w:p>
        </w:tc>
      </w:tr>
      <w:tr w:rsidR="00C13A11" w:rsidRPr="006A611C" w14:paraId="7F9609A8" w14:textId="77777777" w:rsidTr="00595492">
        <w:tc>
          <w:tcPr>
            <w:tcW w:w="3119" w:type="dxa"/>
            <w:vMerge/>
          </w:tcPr>
          <w:p w14:paraId="5C839E2B"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4057B3B5"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骑手接单</w:t>
            </w:r>
          </w:p>
        </w:tc>
      </w:tr>
      <w:tr w:rsidR="00C13A11" w:rsidRPr="006A611C" w14:paraId="30EEC6FA" w14:textId="77777777" w:rsidTr="00595492">
        <w:tc>
          <w:tcPr>
            <w:tcW w:w="3119" w:type="dxa"/>
            <w:vMerge/>
          </w:tcPr>
          <w:p w14:paraId="39FD693E"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49BB4910"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骑手取餐</w:t>
            </w:r>
          </w:p>
        </w:tc>
      </w:tr>
      <w:tr w:rsidR="00C13A11" w:rsidRPr="006A611C" w14:paraId="245C4126" w14:textId="77777777" w:rsidTr="00595492">
        <w:tc>
          <w:tcPr>
            <w:tcW w:w="3119" w:type="dxa"/>
            <w:vMerge/>
          </w:tcPr>
          <w:p w14:paraId="53542854"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5E9C119B"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骑手送达</w:t>
            </w:r>
          </w:p>
        </w:tc>
      </w:tr>
      <w:tr w:rsidR="00C13A11" w:rsidRPr="006A611C" w14:paraId="19323159" w14:textId="77777777" w:rsidTr="00595492">
        <w:tc>
          <w:tcPr>
            <w:tcW w:w="3119" w:type="dxa"/>
            <w:vMerge w:val="restart"/>
            <w:vAlign w:val="center"/>
          </w:tcPr>
          <w:p w14:paraId="023C207B" w14:textId="0A0A2FB4"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未发生事件</w:t>
            </w:r>
          </w:p>
        </w:tc>
        <w:tc>
          <w:tcPr>
            <w:tcW w:w="5245" w:type="dxa"/>
          </w:tcPr>
          <w:p w14:paraId="57B6C1B5"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商家接单</w:t>
            </w:r>
          </w:p>
        </w:tc>
      </w:tr>
      <w:tr w:rsidR="00C13A11" w:rsidRPr="006A611C" w14:paraId="0CF34165" w14:textId="77777777" w:rsidTr="00595492">
        <w:tc>
          <w:tcPr>
            <w:tcW w:w="3119" w:type="dxa"/>
            <w:vMerge/>
          </w:tcPr>
          <w:p w14:paraId="359BDFBA"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7E2A57B" w14:textId="77777777" w:rsidR="00C13A11" w:rsidRPr="007E645B" w:rsidRDefault="00C13A11" w:rsidP="000F5F73">
            <w:pPr>
              <w:spacing w:line="360" w:lineRule="auto"/>
              <w:rPr>
                <w:rFonts w:ascii="宋体" w:eastAsia="宋体" w:hAnsi="宋体"/>
                <w:szCs w:val="21"/>
              </w:rPr>
            </w:pPr>
            <w:proofErr w:type="gramStart"/>
            <w:r w:rsidRPr="007E645B">
              <w:rPr>
                <w:rFonts w:ascii="宋体" w:eastAsia="宋体" w:hAnsi="宋体" w:hint="eastAsia"/>
                <w:szCs w:val="21"/>
              </w:rPr>
              <w:t>商家呼单</w:t>
            </w:r>
            <w:proofErr w:type="gramEnd"/>
          </w:p>
        </w:tc>
      </w:tr>
      <w:tr w:rsidR="00C13A11" w:rsidRPr="006A611C" w14:paraId="279CF0A9" w14:textId="77777777" w:rsidTr="00595492">
        <w:tc>
          <w:tcPr>
            <w:tcW w:w="3119" w:type="dxa"/>
            <w:vMerge/>
          </w:tcPr>
          <w:p w14:paraId="6B206DC5"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5620139A" w14:textId="53F14F46"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骑手接单</w:t>
            </w:r>
          </w:p>
        </w:tc>
      </w:tr>
      <w:tr w:rsidR="00C13A11" w:rsidRPr="006A611C" w14:paraId="3B09F6F5" w14:textId="77777777" w:rsidTr="00595492">
        <w:tc>
          <w:tcPr>
            <w:tcW w:w="3119" w:type="dxa"/>
            <w:vMerge/>
          </w:tcPr>
          <w:p w14:paraId="4AC94495"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2658E305"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骑手取餐</w:t>
            </w:r>
          </w:p>
        </w:tc>
      </w:tr>
      <w:tr w:rsidR="00C13A11" w:rsidRPr="006A611C" w14:paraId="099B5956" w14:textId="77777777" w:rsidTr="00595492">
        <w:tc>
          <w:tcPr>
            <w:tcW w:w="3119" w:type="dxa"/>
            <w:vMerge/>
          </w:tcPr>
          <w:p w14:paraId="0853DB11"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1407C849"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骑手送达</w:t>
            </w:r>
          </w:p>
        </w:tc>
      </w:tr>
      <w:tr w:rsidR="00C13A11" w:rsidRPr="006A611C" w14:paraId="3BD1B3AC" w14:textId="77777777" w:rsidTr="00595492">
        <w:tc>
          <w:tcPr>
            <w:tcW w:w="3119" w:type="dxa"/>
            <w:vMerge w:val="restart"/>
            <w:vAlign w:val="center"/>
          </w:tcPr>
          <w:p w14:paraId="27BEF04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时间比较符号</w:t>
            </w:r>
          </w:p>
        </w:tc>
        <w:tc>
          <w:tcPr>
            <w:tcW w:w="5245" w:type="dxa"/>
          </w:tcPr>
          <w:p w14:paraId="63151BA0"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w:t>
            </w:r>
          </w:p>
        </w:tc>
      </w:tr>
      <w:tr w:rsidR="00C13A11" w:rsidRPr="006A611C" w14:paraId="0DA53FA5" w14:textId="77777777" w:rsidTr="00595492">
        <w:tc>
          <w:tcPr>
            <w:tcW w:w="3119" w:type="dxa"/>
            <w:vMerge/>
          </w:tcPr>
          <w:p w14:paraId="76E6B28F"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0B5D196E"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w:t>
            </w:r>
          </w:p>
        </w:tc>
      </w:tr>
      <w:tr w:rsidR="00C13A11" w:rsidRPr="006A611C" w14:paraId="0D1B04D0" w14:textId="77777777" w:rsidTr="00595492">
        <w:tc>
          <w:tcPr>
            <w:tcW w:w="3119" w:type="dxa"/>
            <w:vMerge/>
          </w:tcPr>
          <w:p w14:paraId="178756A4"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E137FCF"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&gt;</w:t>
            </w:r>
          </w:p>
        </w:tc>
      </w:tr>
      <w:tr w:rsidR="00C13A11" w:rsidRPr="006A611C" w14:paraId="5191AD4C" w14:textId="77777777" w:rsidTr="00595492">
        <w:tc>
          <w:tcPr>
            <w:tcW w:w="3119" w:type="dxa"/>
            <w:vMerge/>
          </w:tcPr>
          <w:p w14:paraId="60946685"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82DD6AE"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&lt;</w:t>
            </w:r>
          </w:p>
        </w:tc>
      </w:tr>
      <w:tr w:rsidR="00C13A11" w:rsidRPr="006A611C" w14:paraId="365020F0" w14:textId="77777777" w:rsidTr="00595492">
        <w:tc>
          <w:tcPr>
            <w:tcW w:w="3119" w:type="dxa"/>
            <w:vMerge/>
          </w:tcPr>
          <w:p w14:paraId="5CB21F83" w14:textId="77777777" w:rsidR="00C13A11" w:rsidRPr="007E645B" w:rsidRDefault="00C13A11" w:rsidP="005C3D1E">
            <w:pPr>
              <w:spacing w:line="360" w:lineRule="auto"/>
              <w:ind w:firstLineChars="200" w:firstLine="420"/>
              <w:rPr>
                <w:rFonts w:ascii="宋体" w:eastAsia="宋体" w:hAnsi="宋体"/>
                <w:szCs w:val="21"/>
              </w:rPr>
            </w:pPr>
          </w:p>
        </w:tc>
        <w:tc>
          <w:tcPr>
            <w:tcW w:w="5245" w:type="dxa"/>
          </w:tcPr>
          <w:p w14:paraId="386FDBCD" w14:textId="77777777" w:rsidR="00C13A11" w:rsidRPr="007E645B" w:rsidRDefault="00C13A11" w:rsidP="000F5F73">
            <w:pPr>
              <w:spacing w:line="360" w:lineRule="auto"/>
              <w:rPr>
                <w:rFonts w:ascii="宋体" w:eastAsia="宋体" w:hAnsi="宋体"/>
                <w:szCs w:val="21"/>
              </w:rPr>
            </w:pPr>
            <w:r w:rsidRPr="007E645B">
              <w:rPr>
                <w:rFonts w:ascii="宋体" w:eastAsia="宋体" w:hAnsi="宋体" w:hint="eastAsia"/>
                <w:szCs w:val="21"/>
              </w:rPr>
              <w:t>=</w:t>
            </w:r>
          </w:p>
        </w:tc>
      </w:tr>
    </w:tbl>
    <w:p w14:paraId="3F122E8D" w14:textId="1900B518" w:rsidR="007E645B" w:rsidRDefault="00097B8F" w:rsidP="00097B8F">
      <w:pPr>
        <w:spacing w:line="360" w:lineRule="auto"/>
        <w:ind w:firstLineChars="200" w:firstLine="480"/>
        <w:rPr>
          <w:rFonts w:ascii="宋体" w:eastAsia="宋体" w:hAnsi="宋体"/>
          <w:sz w:val="24"/>
          <w:szCs w:val="24"/>
        </w:rPr>
      </w:pPr>
      <w:r>
        <w:rPr>
          <w:rFonts w:ascii="宋体" w:eastAsia="宋体" w:hAnsi="宋体" w:hint="eastAsia"/>
          <w:sz w:val="24"/>
          <w:szCs w:val="24"/>
        </w:rPr>
        <w:t>表3.14为规则生效范围，</w:t>
      </w:r>
      <w:r w:rsidR="002D4E35">
        <w:rPr>
          <w:rFonts w:ascii="宋体" w:eastAsia="宋体" w:hAnsi="宋体" w:hint="eastAsia"/>
          <w:sz w:val="24"/>
          <w:szCs w:val="24"/>
        </w:rPr>
        <w:t>如表所示，生效范围</w:t>
      </w:r>
      <w:r w:rsidR="00277669">
        <w:rPr>
          <w:rFonts w:ascii="宋体" w:eastAsia="宋体" w:hAnsi="宋体" w:hint="eastAsia"/>
          <w:sz w:val="24"/>
          <w:szCs w:val="24"/>
        </w:rPr>
        <w:t>的可配置项有城市区域、订</w:t>
      </w:r>
      <w:r w:rsidR="00277669">
        <w:rPr>
          <w:rFonts w:ascii="宋体" w:eastAsia="宋体" w:hAnsi="宋体" w:hint="eastAsia"/>
          <w:sz w:val="24"/>
          <w:szCs w:val="24"/>
        </w:rPr>
        <w:lastRenderedPageBreak/>
        <w:t>单来源、物流类型、业务类型、天气类型。</w:t>
      </w:r>
      <w:r w:rsidR="00C207A1">
        <w:rPr>
          <w:rFonts w:ascii="宋体" w:eastAsia="宋体" w:hAnsi="宋体" w:hint="eastAsia"/>
          <w:sz w:val="24"/>
          <w:szCs w:val="24"/>
        </w:rPr>
        <w:t>与超时检查类似，生效范围也是通过树的方式进行组织。生效范围不和超时检查一起设计是因为，生效范围可以与超时检查一起使用，也可以和Action一起使用，因此需要独立出来设计。</w:t>
      </w:r>
    </w:p>
    <w:p w14:paraId="2436D127" w14:textId="2C0C8B93" w:rsidR="00C13A11" w:rsidRPr="006A611C" w:rsidRDefault="00C13A11" w:rsidP="00C13A11">
      <w:pPr>
        <w:spacing w:line="360" w:lineRule="auto"/>
        <w:jc w:val="center"/>
        <w:rPr>
          <w:rFonts w:ascii="宋体" w:eastAsia="宋体" w:hAnsi="宋体"/>
          <w:sz w:val="24"/>
          <w:szCs w:val="24"/>
        </w:rPr>
      </w:pPr>
      <w:r>
        <w:rPr>
          <w:rFonts w:ascii="宋体" w:eastAsia="宋体" w:hAnsi="宋体" w:hint="eastAsia"/>
          <w:sz w:val="24"/>
          <w:szCs w:val="24"/>
        </w:rPr>
        <w:t>表3.14</w:t>
      </w:r>
      <w:r w:rsidR="00097B8F">
        <w:rPr>
          <w:rFonts w:ascii="宋体" w:eastAsia="宋体" w:hAnsi="宋体"/>
          <w:sz w:val="24"/>
          <w:szCs w:val="24"/>
        </w:rPr>
        <w:t xml:space="preserve"> </w:t>
      </w:r>
      <w:r w:rsidR="00097B8F">
        <w:rPr>
          <w:rFonts w:ascii="宋体" w:eastAsia="宋体" w:hAnsi="宋体" w:hint="eastAsia"/>
          <w:sz w:val="24"/>
          <w:szCs w:val="24"/>
        </w:rPr>
        <w:t>生效范围表</w:t>
      </w:r>
    </w:p>
    <w:tbl>
      <w:tblPr>
        <w:tblStyle w:val="af3"/>
        <w:tblW w:w="0" w:type="auto"/>
        <w:tblInd w:w="-5" w:type="dxa"/>
        <w:tblLook w:val="04A0" w:firstRow="1" w:lastRow="0" w:firstColumn="1" w:lastColumn="0" w:noHBand="0" w:noVBand="1"/>
      </w:tblPr>
      <w:tblGrid>
        <w:gridCol w:w="3119"/>
        <w:gridCol w:w="5103"/>
      </w:tblGrid>
      <w:tr w:rsidR="00C13A11" w:rsidRPr="006A611C" w14:paraId="3BDF8849" w14:textId="77777777" w:rsidTr="00595492">
        <w:tc>
          <w:tcPr>
            <w:tcW w:w="3119" w:type="dxa"/>
          </w:tcPr>
          <w:p w14:paraId="66027C2A" w14:textId="0E638B5D" w:rsidR="00C13A11" w:rsidRPr="007E645B" w:rsidRDefault="002D4E35" w:rsidP="007E645B">
            <w:pPr>
              <w:spacing w:line="360" w:lineRule="auto"/>
              <w:rPr>
                <w:rFonts w:ascii="宋体" w:eastAsia="宋体" w:hAnsi="宋体"/>
                <w:szCs w:val="21"/>
              </w:rPr>
            </w:pPr>
            <w:r>
              <w:rPr>
                <w:rFonts w:ascii="宋体" w:eastAsia="宋体" w:hAnsi="宋体" w:hint="eastAsia"/>
                <w:szCs w:val="21"/>
              </w:rPr>
              <w:t>生效范围</w:t>
            </w:r>
          </w:p>
        </w:tc>
        <w:tc>
          <w:tcPr>
            <w:tcW w:w="5103" w:type="dxa"/>
          </w:tcPr>
          <w:p w14:paraId="08623D8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可选值</w:t>
            </w:r>
          </w:p>
        </w:tc>
      </w:tr>
      <w:tr w:rsidR="00C13A11" w:rsidRPr="007E645B" w14:paraId="4E2B1A5C" w14:textId="77777777" w:rsidTr="00595492">
        <w:tc>
          <w:tcPr>
            <w:tcW w:w="3119" w:type="dxa"/>
            <w:vMerge w:val="restart"/>
            <w:vAlign w:val="center"/>
          </w:tcPr>
          <w:p w14:paraId="097C385B"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城市区域</w:t>
            </w:r>
          </w:p>
        </w:tc>
        <w:tc>
          <w:tcPr>
            <w:tcW w:w="5103" w:type="dxa"/>
          </w:tcPr>
          <w:p w14:paraId="7D8ABABF"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代理商城市（全国2844个三级行政区）</w:t>
            </w:r>
          </w:p>
        </w:tc>
      </w:tr>
      <w:tr w:rsidR="00C13A11" w:rsidRPr="006A611C" w14:paraId="7F157694" w14:textId="77777777" w:rsidTr="00595492">
        <w:tc>
          <w:tcPr>
            <w:tcW w:w="3119" w:type="dxa"/>
            <w:vMerge/>
          </w:tcPr>
          <w:p w14:paraId="669F27B1"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2C29D34"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直营城市（（全国2844个三级行政区））</w:t>
            </w:r>
          </w:p>
        </w:tc>
      </w:tr>
      <w:tr w:rsidR="00C13A11" w:rsidRPr="006A611C" w14:paraId="3E837B42" w14:textId="77777777" w:rsidTr="00595492">
        <w:tc>
          <w:tcPr>
            <w:tcW w:w="3119" w:type="dxa"/>
            <w:vMerge w:val="restart"/>
            <w:vAlign w:val="center"/>
          </w:tcPr>
          <w:p w14:paraId="75730FC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订单来源</w:t>
            </w:r>
          </w:p>
        </w:tc>
        <w:tc>
          <w:tcPr>
            <w:tcW w:w="5103" w:type="dxa"/>
          </w:tcPr>
          <w:p w14:paraId="5A31AB3F"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PC端web</w:t>
            </w:r>
          </w:p>
        </w:tc>
      </w:tr>
      <w:tr w:rsidR="00C13A11" w:rsidRPr="006A611C" w14:paraId="1966EBAF" w14:textId="77777777" w:rsidTr="00595492">
        <w:tc>
          <w:tcPr>
            <w:tcW w:w="3119" w:type="dxa"/>
            <w:vMerge/>
          </w:tcPr>
          <w:p w14:paraId="551C77FB"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4033AC54"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手机端w</w:t>
            </w:r>
            <w:r w:rsidRPr="007E645B">
              <w:rPr>
                <w:rFonts w:ascii="宋体" w:eastAsia="宋体" w:hAnsi="宋体"/>
                <w:szCs w:val="21"/>
              </w:rPr>
              <w:t>eb</w:t>
            </w:r>
          </w:p>
        </w:tc>
      </w:tr>
      <w:tr w:rsidR="00C13A11" w:rsidRPr="006A611C" w14:paraId="33291F8E" w14:textId="77777777" w:rsidTr="00595492">
        <w:tc>
          <w:tcPr>
            <w:tcW w:w="3119" w:type="dxa"/>
            <w:vMerge/>
          </w:tcPr>
          <w:p w14:paraId="1C6C51E6"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28E9650" w14:textId="1430B0ED" w:rsidR="00C13A11" w:rsidRPr="007E645B" w:rsidRDefault="007E645B" w:rsidP="007E645B">
            <w:pPr>
              <w:spacing w:line="360" w:lineRule="auto"/>
              <w:rPr>
                <w:rFonts w:ascii="宋体" w:eastAsia="宋体" w:hAnsi="宋体"/>
                <w:szCs w:val="21"/>
              </w:rPr>
            </w:pPr>
            <w:r>
              <w:rPr>
                <w:rFonts w:ascii="宋体" w:eastAsia="宋体" w:hAnsi="宋体" w:hint="eastAsia"/>
                <w:szCs w:val="21"/>
              </w:rPr>
              <w:t>i</w:t>
            </w:r>
            <w:r w:rsidR="00C13A11" w:rsidRPr="007E645B">
              <w:rPr>
                <w:rFonts w:ascii="宋体" w:eastAsia="宋体" w:hAnsi="宋体"/>
                <w:szCs w:val="21"/>
              </w:rPr>
              <w:t>phone App</w:t>
            </w:r>
          </w:p>
        </w:tc>
      </w:tr>
      <w:tr w:rsidR="00C13A11" w:rsidRPr="006A611C" w14:paraId="45E8C40A" w14:textId="77777777" w:rsidTr="00595492">
        <w:tc>
          <w:tcPr>
            <w:tcW w:w="3119" w:type="dxa"/>
            <w:vMerge/>
          </w:tcPr>
          <w:p w14:paraId="4BAC4FAC"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2C795619"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A</w:t>
            </w:r>
            <w:r w:rsidRPr="007E645B">
              <w:rPr>
                <w:rFonts w:ascii="宋体" w:eastAsia="宋体" w:hAnsi="宋体"/>
                <w:szCs w:val="21"/>
              </w:rPr>
              <w:t>ndroid App</w:t>
            </w:r>
          </w:p>
        </w:tc>
      </w:tr>
      <w:tr w:rsidR="00C13A11" w:rsidRPr="006A611C" w14:paraId="1106DB1E" w14:textId="77777777" w:rsidTr="00595492">
        <w:tc>
          <w:tcPr>
            <w:tcW w:w="3119" w:type="dxa"/>
            <w:vMerge/>
          </w:tcPr>
          <w:p w14:paraId="0DB58E00"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9154BB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o</w:t>
            </w:r>
            <w:r w:rsidRPr="007E645B">
              <w:rPr>
                <w:rFonts w:ascii="宋体" w:eastAsia="宋体" w:hAnsi="宋体"/>
                <w:szCs w:val="21"/>
              </w:rPr>
              <w:t>penapi_platform</w:t>
            </w:r>
          </w:p>
        </w:tc>
      </w:tr>
      <w:tr w:rsidR="00C13A11" w:rsidRPr="006A611C" w14:paraId="3E5E9E5F" w14:textId="77777777" w:rsidTr="00595492">
        <w:tc>
          <w:tcPr>
            <w:tcW w:w="3119" w:type="dxa"/>
            <w:vMerge/>
          </w:tcPr>
          <w:p w14:paraId="4F10B862"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4F7E6111" w14:textId="77777777" w:rsidR="00C13A11" w:rsidRPr="007E645B" w:rsidRDefault="00C13A11" w:rsidP="007E645B">
            <w:pPr>
              <w:spacing w:line="360" w:lineRule="auto"/>
              <w:rPr>
                <w:rFonts w:ascii="宋体" w:eastAsia="宋体" w:hAnsi="宋体"/>
                <w:szCs w:val="21"/>
              </w:rPr>
            </w:pPr>
            <w:proofErr w:type="gramStart"/>
            <w:r w:rsidRPr="007E645B">
              <w:rPr>
                <w:rFonts w:ascii="宋体" w:eastAsia="宋体" w:hAnsi="宋体" w:hint="eastAsia"/>
                <w:szCs w:val="21"/>
              </w:rPr>
              <w:t>微信小</w:t>
            </w:r>
            <w:proofErr w:type="gramEnd"/>
            <w:r w:rsidRPr="007E645B">
              <w:rPr>
                <w:rFonts w:ascii="宋体" w:eastAsia="宋体" w:hAnsi="宋体" w:hint="eastAsia"/>
                <w:szCs w:val="21"/>
              </w:rPr>
              <w:t>程序</w:t>
            </w:r>
          </w:p>
        </w:tc>
      </w:tr>
      <w:tr w:rsidR="00C13A11" w:rsidRPr="006A611C" w14:paraId="3D321E1B" w14:textId="77777777" w:rsidTr="00595492">
        <w:tc>
          <w:tcPr>
            <w:tcW w:w="3119" w:type="dxa"/>
            <w:vMerge/>
          </w:tcPr>
          <w:p w14:paraId="4EEE6A25"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2B6AD9CB" w14:textId="77777777" w:rsidR="00C13A11" w:rsidRPr="007E645B" w:rsidRDefault="00C13A11" w:rsidP="007E645B">
            <w:pPr>
              <w:spacing w:line="360" w:lineRule="auto"/>
              <w:rPr>
                <w:rFonts w:ascii="宋体" w:eastAsia="宋体" w:hAnsi="宋体"/>
                <w:szCs w:val="21"/>
              </w:rPr>
            </w:pPr>
            <w:proofErr w:type="gramStart"/>
            <w:r w:rsidRPr="007E645B">
              <w:rPr>
                <w:rFonts w:ascii="宋体" w:eastAsia="宋体" w:hAnsi="宋体" w:hint="eastAsia"/>
                <w:szCs w:val="21"/>
              </w:rPr>
              <w:t>微信</w:t>
            </w:r>
            <w:proofErr w:type="gramEnd"/>
            <w:r w:rsidRPr="007E645B">
              <w:rPr>
                <w:rFonts w:ascii="宋体" w:eastAsia="宋体" w:hAnsi="宋体" w:hint="eastAsia"/>
                <w:szCs w:val="21"/>
              </w:rPr>
              <w:t>KA</w:t>
            </w:r>
          </w:p>
        </w:tc>
      </w:tr>
      <w:tr w:rsidR="00C13A11" w:rsidRPr="006A611C" w14:paraId="3991AA10" w14:textId="77777777" w:rsidTr="00595492">
        <w:tc>
          <w:tcPr>
            <w:tcW w:w="3119" w:type="dxa"/>
            <w:vMerge w:val="restart"/>
            <w:vAlign w:val="center"/>
          </w:tcPr>
          <w:p w14:paraId="46B9D816"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物流类型</w:t>
            </w:r>
          </w:p>
        </w:tc>
        <w:tc>
          <w:tcPr>
            <w:tcW w:w="5103" w:type="dxa"/>
          </w:tcPr>
          <w:p w14:paraId="62A39B82"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蜂鸟专送</w:t>
            </w:r>
          </w:p>
        </w:tc>
      </w:tr>
      <w:tr w:rsidR="00C13A11" w:rsidRPr="006A611C" w14:paraId="4C0EC827" w14:textId="77777777" w:rsidTr="00595492">
        <w:tc>
          <w:tcPr>
            <w:tcW w:w="3119" w:type="dxa"/>
            <w:vMerge/>
          </w:tcPr>
          <w:p w14:paraId="2435E781"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42FF027A" w14:textId="77777777" w:rsidR="00C13A11" w:rsidRPr="007E645B" w:rsidRDefault="00C13A11" w:rsidP="007E645B">
            <w:pPr>
              <w:spacing w:line="360" w:lineRule="auto"/>
              <w:rPr>
                <w:rFonts w:ascii="宋体" w:eastAsia="宋体" w:hAnsi="宋体"/>
                <w:szCs w:val="21"/>
              </w:rPr>
            </w:pPr>
            <w:proofErr w:type="gramStart"/>
            <w:r w:rsidRPr="007E645B">
              <w:rPr>
                <w:rFonts w:ascii="宋体" w:eastAsia="宋体" w:hAnsi="宋体" w:hint="eastAsia"/>
                <w:szCs w:val="21"/>
              </w:rPr>
              <w:t>众包</w:t>
            </w:r>
            <w:proofErr w:type="gramEnd"/>
          </w:p>
        </w:tc>
      </w:tr>
      <w:tr w:rsidR="00C13A11" w:rsidRPr="006A611C" w14:paraId="5FAAEA69" w14:textId="77777777" w:rsidTr="00595492">
        <w:tc>
          <w:tcPr>
            <w:tcW w:w="3119" w:type="dxa"/>
            <w:vMerge/>
          </w:tcPr>
          <w:p w14:paraId="6E216518"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12303D43"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择时达专送</w:t>
            </w:r>
          </w:p>
        </w:tc>
      </w:tr>
      <w:tr w:rsidR="00C13A11" w:rsidRPr="006A611C" w14:paraId="61690F6A" w14:textId="77777777" w:rsidTr="00595492">
        <w:tc>
          <w:tcPr>
            <w:tcW w:w="3119" w:type="dxa"/>
            <w:vMerge/>
          </w:tcPr>
          <w:p w14:paraId="3AEFAB64"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178EEEBA"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新零售专送</w:t>
            </w:r>
          </w:p>
        </w:tc>
      </w:tr>
      <w:tr w:rsidR="00C13A11" w:rsidRPr="006A611C" w14:paraId="69866A11" w14:textId="77777777" w:rsidTr="00595492">
        <w:tc>
          <w:tcPr>
            <w:tcW w:w="3119" w:type="dxa"/>
            <w:vMerge/>
          </w:tcPr>
          <w:p w14:paraId="1681380B"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764FAC00"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蜂鸟快送</w:t>
            </w:r>
          </w:p>
        </w:tc>
      </w:tr>
      <w:tr w:rsidR="00C13A11" w:rsidRPr="006A611C" w14:paraId="15D4E171" w14:textId="77777777" w:rsidTr="00595492">
        <w:tc>
          <w:tcPr>
            <w:tcW w:w="3119" w:type="dxa"/>
            <w:vMerge/>
          </w:tcPr>
          <w:p w14:paraId="64A007EF"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6A5D3C08"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新零售</w:t>
            </w:r>
          </w:p>
        </w:tc>
      </w:tr>
      <w:tr w:rsidR="00C13A11" w:rsidRPr="006A611C" w14:paraId="24AC06DA" w14:textId="77777777" w:rsidTr="00595492">
        <w:tc>
          <w:tcPr>
            <w:tcW w:w="3119" w:type="dxa"/>
            <w:vMerge/>
          </w:tcPr>
          <w:p w14:paraId="22D95A0F"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760B929" w14:textId="77777777" w:rsidR="00C13A11" w:rsidRPr="007E645B" w:rsidRDefault="00C13A11" w:rsidP="007E645B">
            <w:pPr>
              <w:spacing w:line="360" w:lineRule="auto"/>
              <w:rPr>
                <w:rFonts w:ascii="宋体" w:eastAsia="宋体" w:hAnsi="宋体"/>
                <w:szCs w:val="21"/>
              </w:rPr>
            </w:pPr>
            <w:r w:rsidRPr="007E645B">
              <w:rPr>
                <w:rFonts w:ascii="宋体" w:eastAsia="宋体" w:hAnsi="宋体"/>
                <w:szCs w:val="21"/>
              </w:rPr>
              <w:t>E</w:t>
            </w:r>
            <w:r w:rsidRPr="007E645B">
              <w:rPr>
                <w:rFonts w:ascii="宋体" w:eastAsia="宋体" w:hAnsi="宋体" w:hint="eastAsia"/>
                <w:szCs w:val="21"/>
              </w:rPr>
              <w:t>配送</w:t>
            </w:r>
          </w:p>
        </w:tc>
      </w:tr>
      <w:tr w:rsidR="00C13A11" w:rsidRPr="006A611C" w14:paraId="525974F7" w14:textId="77777777" w:rsidTr="00595492">
        <w:tc>
          <w:tcPr>
            <w:tcW w:w="3119" w:type="dxa"/>
            <w:vMerge/>
          </w:tcPr>
          <w:p w14:paraId="768FB26F"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1BD32FB"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蜂鸟混合送</w:t>
            </w:r>
          </w:p>
        </w:tc>
      </w:tr>
      <w:tr w:rsidR="00C13A11" w:rsidRPr="006A611C" w14:paraId="67D651C9" w14:textId="77777777" w:rsidTr="00595492">
        <w:tc>
          <w:tcPr>
            <w:tcW w:w="3119" w:type="dxa"/>
            <w:vMerge/>
          </w:tcPr>
          <w:p w14:paraId="4CE900E6"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21D447E1" w14:textId="77777777" w:rsidR="00C13A11" w:rsidRPr="007E645B" w:rsidRDefault="00C13A11" w:rsidP="007E645B">
            <w:pPr>
              <w:spacing w:line="360" w:lineRule="auto"/>
              <w:rPr>
                <w:rFonts w:ascii="宋体" w:eastAsia="宋体" w:hAnsi="宋体"/>
                <w:szCs w:val="21"/>
              </w:rPr>
            </w:pPr>
            <w:proofErr w:type="gramStart"/>
            <w:r w:rsidRPr="007E645B">
              <w:rPr>
                <w:rFonts w:ascii="宋体" w:eastAsia="宋体" w:hAnsi="宋体" w:hint="eastAsia"/>
                <w:szCs w:val="21"/>
              </w:rPr>
              <w:t>蜂鸟质选</w:t>
            </w:r>
            <w:proofErr w:type="gramEnd"/>
          </w:p>
        </w:tc>
      </w:tr>
      <w:tr w:rsidR="00C13A11" w:rsidRPr="006A611C" w14:paraId="38BF8D4B" w14:textId="77777777" w:rsidTr="00595492">
        <w:tc>
          <w:tcPr>
            <w:tcW w:w="3119" w:type="dxa"/>
            <w:vMerge/>
          </w:tcPr>
          <w:p w14:paraId="240C7E10"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0E4CF0D3"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全城送</w:t>
            </w:r>
          </w:p>
        </w:tc>
      </w:tr>
      <w:tr w:rsidR="00C13A11" w:rsidRPr="006A611C" w14:paraId="48323C75" w14:textId="77777777" w:rsidTr="00595492">
        <w:tc>
          <w:tcPr>
            <w:tcW w:w="3119" w:type="dxa"/>
            <w:vMerge/>
          </w:tcPr>
          <w:p w14:paraId="279C4A64"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31DEB77E"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蜂鸟独家</w:t>
            </w:r>
          </w:p>
        </w:tc>
      </w:tr>
      <w:tr w:rsidR="00C13A11" w:rsidRPr="006A611C" w14:paraId="5A7A647B" w14:textId="77777777" w:rsidTr="00595492">
        <w:tc>
          <w:tcPr>
            <w:tcW w:w="3119" w:type="dxa"/>
            <w:vMerge w:val="restart"/>
            <w:vAlign w:val="center"/>
          </w:tcPr>
          <w:p w14:paraId="4A462C9F" w14:textId="35EBD58F"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业务类型</w:t>
            </w:r>
          </w:p>
        </w:tc>
        <w:tc>
          <w:tcPr>
            <w:tcW w:w="5103" w:type="dxa"/>
          </w:tcPr>
          <w:p w14:paraId="012A9A9F"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餐饮</w:t>
            </w:r>
          </w:p>
        </w:tc>
      </w:tr>
      <w:tr w:rsidR="00C13A11" w:rsidRPr="006A611C" w14:paraId="02B545D8" w14:textId="77777777" w:rsidTr="00595492">
        <w:tc>
          <w:tcPr>
            <w:tcW w:w="3119" w:type="dxa"/>
            <w:vMerge/>
          </w:tcPr>
          <w:p w14:paraId="246DAEA9"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1ED23E85" w14:textId="77777777" w:rsidR="00C13A11" w:rsidRPr="007E645B" w:rsidRDefault="00C13A11" w:rsidP="007E645B">
            <w:pPr>
              <w:spacing w:line="360" w:lineRule="auto"/>
              <w:rPr>
                <w:rFonts w:ascii="宋体" w:eastAsia="宋体" w:hAnsi="宋体"/>
                <w:szCs w:val="21"/>
              </w:rPr>
            </w:pPr>
            <w:r w:rsidRPr="007E645B">
              <w:rPr>
                <w:rFonts w:ascii="宋体" w:eastAsia="宋体" w:hAnsi="宋体" w:hint="eastAsia"/>
                <w:szCs w:val="21"/>
              </w:rPr>
              <w:t>新零售</w:t>
            </w:r>
          </w:p>
        </w:tc>
      </w:tr>
      <w:tr w:rsidR="00C13A11" w:rsidRPr="006A611C" w14:paraId="65A852F3" w14:textId="77777777" w:rsidTr="00595492">
        <w:tc>
          <w:tcPr>
            <w:tcW w:w="3119" w:type="dxa"/>
            <w:vMerge/>
          </w:tcPr>
          <w:p w14:paraId="7F45148E" w14:textId="77777777" w:rsidR="00C13A11" w:rsidRPr="007E645B" w:rsidRDefault="00C13A11" w:rsidP="005C3D1E">
            <w:pPr>
              <w:spacing w:line="360" w:lineRule="auto"/>
              <w:ind w:firstLineChars="200" w:firstLine="420"/>
              <w:rPr>
                <w:rFonts w:ascii="宋体" w:eastAsia="宋体" w:hAnsi="宋体"/>
                <w:szCs w:val="21"/>
              </w:rPr>
            </w:pPr>
          </w:p>
        </w:tc>
        <w:tc>
          <w:tcPr>
            <w:tcW w:w="5103" w:type="dxa"/>
          </w:tcPr>
          <w:p w14:paraId="1832886C" w14:textId="6EB0C838" w:rsidR="002D4E35" w:rsidRPr="007E645B" w:rsidRDefault="00C13A11" w:rsidP="007E645B">
            <w:pPr>
              <w:spacing w:line="360" w:lineRule="auto"/>
              <w:rPr>
                <w:rFonts w:ascii="宋体" w:eastAsia="宋体" w:hAnsi="宋体"/>
                <w:szCs w:val="21"/>
              </w:rPr>
            </w:pPr>
            <w:proofErr w:type="gramStart"/>
            <w:r w:rsidRPr="007E645B">
              <w:rPr>
                <w:rFonts w:ascii="宋体" w:eastAsia="宋体" w:hAnsi="宋体" w:hint="eastAsia"/>
                <w:szCs w:val="21"/>
              </w:rPr>
              <w:t>全选</w:t>
            </w:r>
            <w:proofErr w:type="gramEnd"/>
          </w:p>
        </w:tc>
      </w:tr>
      <w:tr w:rsidR="008274A4" w:rsidRPr="006A611C" w14:paraId="2513F824" w14:textId="77777777" w:rsidTr="008274A4">
        <w:trPr>
          <w:trHeight w:val="82"/>
        </w:trPr>
        <w:tc>
          <w:tcPr>
            <w:tcW w:w="3119" w:type="dxa"/>
            <w:vMerge w:val="restart"/>
            <w:vAlign w:val="center"/>
          </w:tcPr>
          <w:p w14:paraId="611AAA44" w14:textId="733C722C" w:rsidR="008274A4" w:rsidRPr="007E645B" w:rsidRDefault="008274A4" w:rsidP="008274A4">
            <w:pPr>
              <w:spacing w:line="360" w:lineRule="auto"/>
              <w:rPr>
                <w:rFonts w:ascii="宋体" w:eastAsia="宋体" w:hAnsi="宋体"/>
                <w:szCs w:val="21"/>
              </w:rPr>
            </w:pPr>
            <w:r>
              <w:rPr>
                <w:rFonts w:ascii="宋体" w:eastAsia="宋体" w:hAnsi="宋体" w:hint="eastAsia"/>
                <w:szCs w:val="21"/>
              </w:rPr>
              <w:t>天气类型</w:t>
            </w:r>
          </w:p>
        </w:tc>
        <w:tc>
          <w:tcPr>
            <w:tcW w:w="5103" w:type="dxa"/>
          </w:tcPr>
          <w:p w14:paraId="5702E4E5" w14:textId="51EAEFF2" w:rsidR="008274A4" w:rsidRPr="007E645B" w:rsidRDefault="008274A4" w:rsidP="007E645B">
            <w:pPr>
              <w:spacing w:line="360" w:lineRule="auto"/>
              <w:rPr>
                <w:rFonts w:ascii="宋体" w:eastAsia="宋体" w:hAnsi="宋体"/>
                <w:szCs w:val="21"/>
              </w:rPr>
            </w:pPr>
            <w:r>
              <w:rPr>
                <w:rFonts w:ascii="宋体" w:eastAsia="宋体" w:hAnsi="宋体" w:hint="eastAsia"/>
                <w:szCs w:val="21"/>
              </w:rPr>
              <w:t>晴天</w:t>
            </w:r>
          </w:p>
        </w:tc>
      </w:tr>
      <w:tr w:rsidR="008274A4" w:rsidRPr="006A611C" w14:paraId="03CBCD15" w14:textId="77777777" w:rsidTr="00595492">
        <w:trPr>
          <w:trHeight w:val="82"/>
        </w:trPr>
        <w:tc>
          <w:tcPr>
            <w:tcW w:w="3119" w:type="dxa"/>
            <w:vMerge/>
          </w:tcPr>
          <w:p w14:paraId="696392F4" w14:textId="77777777" w:rsidR="008274A4" w:rsidRDefault="008274A4" w:rsidP="008274A4">
            <w:pPr>
              <w:spacing w:line="360" w:lineRule="auto"/>
              <w:rPr>
                <w:rFonts w:ascii="宋体" w:eastAsia="宋体" w:hAnsi="宋体"/>
                <w:szCs w:val="21"/>
              </w:rPr>
            </w:pPr>
          </w:p>
        </w:tc>
        <w:tc>
          <w:tcPr>
            <w:tcW w:w="5103" w:type="dxa"/>
          </w:tcPr>
          <w:p w14:paraId="2C0981F8" w14:textId="1A627304" w:rsidR="008274A4" w:rsidRPr="007E645B" w:rsidRDefault="008274A4" w:rsidP="007E645B">
            <w:pPr>
              <w:spacing w:line="360" w:lineRule="auto"/>
              <w:rPr>
                <w:rFonts w:ascii="宋体" w:eastAsia="宋体" w:hAnsi="宋体"/>
                <w:szCs w:val="21"/>
              </w:rPr>
            </w:pPr>
            <w:r>
              <w:rPr>
                <w:rFonts w:ascii="宋体" w:eastAsia="宋体" w:hAnsi="宋体" w:hint="eastAsia"/>
                <w:szCs w:val="21"/>
              </w:rPr>
              <w:t>雨天</w:t>
            </w:r>
          </w:p>
        </w:tc>
      </w:tr>
      <w:tr w:rsidR="008274A4" w:rsidRPr="006A611C" w14:paraId="5FE15289" w14:textId="77777777" w:rsidTr="008274A4">
        <w:trPr>
          <w:trHeight w:val="123"/>
        </w:trPr>
        <w:tc>
          <w:tcPr>
            <w:tcW w:w="3119" w:type="dxa"/>
            <w:vMerge/>
          </w:tcPr>
          <w:p w14:paraId="3C8744C5" w14:textId="77777777" w:rsidR="008274A4" w:rsidRDefault="008274A4" w:rsidP="008274A4">
            <w:pPr>
              <w:spacing w:line="360" w:lineRule="auto"/>
              <w:rPr>
                <w:rFonts w:ascii="宋体" w:eastAsia="宋体" w:hAnsi="宋体"/>
                <w:szCs w:val="21"/>
              </w:rPr>
            </w:pPr>
          </w:p>
        </w:tc>
        <w:tc>
          <w:tcPr>
            <w:tcW w:w="5103" w:type="dxa"/>
          </w:tcPr>
          <w:p w14:paraId="2C65FE81" w14:textId="5F9FDAA8" w:rsidR="008274A4" w:rsidRPr="007E645B" w:rsidRDefault="008274A4" w:rsidP="007E645B">
            <w:pPr>
              <w:spacing w:line="360" w:lineRule="auto"/>
              <w:rPr>
                <w:rFonts w:ascii="宋体" w:eastAsia="宋体" w:hAnsi="宋体"/>
                <w:szCs w:val="21"/>
              </w:rPr>
            </w:pPr>
            <w:r>
              <w:rPr>
                <w:rFonts w:ascii="宋体" w:eastAsia="宋体" w:hAnsi="宋体" w:hint="eastAsia"/>
                <w:szCs w:val="21"/>
              </w:rPr>
              <w:t>雾天</w:t>
            </w:r>
          </w:p>
        </w:tc>
      </w:tr>
      <w:tr w:rsidR="008274A4" w:rsidRPr="006A611C" w14:paraId="66294922" w14:textId="77777777" w:rsidTr="00595492">
        <w:trPr>
          <w:trHeight w:val="123"/>
        </w:trPr>
        <w:tc>
          <w:tcPr>
            <w:tcW w:w="3119" w:type="dxa"/>
            <w:vMerge/>
          </w:tcPr>
          <w:p w14:paraId="41131CC7" w14:textId="77777777" w:rsidR="008274A4" w:rsidRDefault="008274A4" w:rsidP="008274A4">
            <w:pPr>
              <w:spacing w:line="360" w:lineRule="auto"/>
              <w:rPr>
                <w:rFonts w:ascii="宋体" w:eastAsia="宋体" w:hAnsi="宋体"/>
                <w:szCs w:val="21"/>
              </w:rPr>
            </w:pPr>
          </w:p>
        </w:tc>
        <w:tc>
          <w:tcPr>
            <w:tcW w:w="5103" w:type="dxa"/>
          </w:tcPr>
          <w:p w14:paraId="1543D404" w14:textId="798F7535" w:rsidR="008274A4" w:rsidRDefault="008274A4" w:rsidP="007E645B">
            <w:pPr>
              <w:spacing w:line="360" w:lineRule="auto"/>
              <w:rPr>
                <w:rFonts w:ascii="宋体" w:eastAsia="宋体" w:hAnsi="宋体"/>
                <w:szCs w:val="21"/>
              </w:rPr>
            </w:pPr>
            <w:r>
              <w:rPr>
                <w:rFonts w:ascii="宋体" w:eastAsia="宋体" w:hAnsi="宋体" w:hint="eastAsia"/>
                <w:szCs w:val="21"/>
              </w:rPr>
              <w:t>雪天</w:t>
            </w:r>
          </w:p>
        </w:tc>
      </w:tr>
      <w:tr w:rsidR="00277669" w:rsidRPr="006A611C" w14:paraId="0E6BBD76" w14:textId="77777777" w:rsidTr="00595492">
        <w:trPr>
          <w:trHeight w:val="123"/>
        </w:trPr>
        <w:tc>
          <w:tcPr>
            <w:tcW w:w="3119" w:type="dxa"/>
          </w:tcPr>
          <w:p w14:paraId="38D2AF16" w14:textId="77777777" w:rsidR="00277669" w:rsidRDefault="00277669" w:rsidP="008274A4">
            <w:pPr>
              <w:spacing w:line="360" w:lineRule="auto"/>
              <w:rPr>
                <w:rFonts w:ascii="宋体" w:eastAsia="宋体" w:hAnsi="宋体"/>
                <w:szCs w:val="21"/>
              </w:rPr>
            </w:pPr>
          </w:p>
        </w:tc>
        <w:tc>
          <w:tcPr>
            <w:tcW w:w="5103" w:type="dxa"/>
          </w:tcPr>
          <w:p w14:paraId="0593B3F7" w14:textId="036271FC" w:rsidR="00277669" w:rsidRDefault="00277669" w:rsidP="007E645B">
            <w:pPr>
              <w:spacing w:line="360" w:lineRule="auto"/>
              <w:rPr>
                <w:rFonts w:ascii="宋体" w:eastAsia="宋体" w:hAnsi="宋体"/>
                <w:szCs w:val="21"/>
              </w:rPr>
            </w:pPr>
            <w:r>
              <w:rPr>
                <w:rFonts w:ascii="宋体" w:eastAsia="宋体" w:hAnsi="宋体" w:hint="eastAsia"/>
                <w:szCs w:val="21"/>
              </w:rPr>
              <w:t>大风</w:t>
            </w:r>
          </w:p>
        </w:tc>
      </w:tr>
      <w:tr w:rsidR="00277669" w:rsidRPr="006A611C" w14:paraId="67ACD718" w14:textId="77777777" w:rsidTr="00595492">
        <w:trPr>
          <w:trHeight w:val="123"/>
        </w:trPr>
        <w:tc>
          <w:tcPr>
            <w:tcW w:w="3119" w:type="dxa"/>
          </w:tcPr>
          <w:p w14:paraId="118F02FF" w14:textId="77777777" w:rsidR="00277669" w:rsidRDefault="00277669" w:rsidP="008274A4">
            <w:pPr>
              <w:spacing w:line="360" w:lineRule="auto"/>
              <w:rPr>
                <w:rFonts w:ascii="宋体" w:eastAsia="宋体" w:hAnsi="宋体"/>
                <w:szCs w:val="21"/>
              </w:rPr>
            </w:pPr>
          </w:p>
        </w:tc>
        <w:tc>
          <w:tcPr>
            <w:tcW w:w="5103" w:type="dxa"/>
          </w:tcPr>
          <w:p w14:paraId="3672A83C" w14:textId="586E49C8" w:rsidR="00277669" w:rsidRDefault="00277669" w:rsidP="007E645B">
            <w:pPr>
              <w:spacing w:line="360" w:lineRule="auto"/>
              <w:rPr>
                <w:rFonts w:ascii="宋体" w:eastAsia="宋体" w:hAnsi="宋体"/>
                <w:szCs w:val="21"/>
              </w:rPr>
            </w:pPr>
            <w:r>
              <w:rPr>
                <w:rFonts w:ascii="宋体" w:eastAsia="宋体" w:hAnsi="宋体" w:hint="eastAsia"/>
                <w:szCs w:val="21"/>
              </w:rPr>
              <w:t>高温</w:t>
            </w:r>
          </w:p>
        </w:tc>
      </w:tr>
    </w:tbl>
    <w:p w14:paraId="05832B91" w14:textId="28C1AF89" w:rsidR="00C13A11" w:rsidRDefault="00C13A11" w:rsidP="00C13A11">
      <w:pPr>
        <w:spacing w:line="360" w:lineRule="auto"/>
        <w:rPr>
          <w:rFonts w:ascii="宋体" w:eastAsia="宋体" w:hAnsi="宋体"/>
          <w:sz w:val="24"/>
          <w:szCs w:val="24"/>
        </w:rPr>
      </w:pPr>
      <w:r>
        <w:rPr>
          <w:rFonts w:ascii="宋体" w:eastAsia="宋体" w:hAnsi="宋体"/>
          <w:sz w:val="24"/>
          <w:szCs w:val="24"/>
        </w:rPr>
        <w:tab/>
      </w:r>
      <w:r w:rsidR="00DD7CB7">
        <w:rPr>
          <w:rFonts w:ascii="宋体" w:eastAsia="宋体" w:hAnsi="宋体" w:hint="eastAsia"/>
          <w:sz w:val="24"/>
          <w:szCs w:val="24"/>
        </w:rPr>
        <w:t>表3.15为触发行为表，如表所示，目前支持的Action为用户触达、用户取消订单、平台赔付、商家索赔操作，对于每一个</w:t>
      </w:r>
      <w:r w:rsidR="00B95542">
        <w:rPr>
          <w:rFonts w:ascii="宋体" w:eastAsia="宋体" w:hAnsi="宋体" w:hint="eastAsia"/>
          <w:sz w:val="24"/>
          <w:szCs w:val="24"/>
        </w:rPr>
        <w:t>可选操作，内部都会有很多细分的选项，这样的设计能够更为细粒度的</w:t>
      </w:r>
      <w:r w:rsidR="00161A97">
        <w:rPr>
          <w:rFonts w:ascii="宋体" w:eastAsia="宋体" w:hAnsi="宋体" w:hint="eastAsia"/>
          <w:sz w:val="24"/>
          <w:szCs w:val="24"/>
        </w:rPr>
        <w:t>制定</w:t>
      </w:r>
      <w:r w:rsidR="00255605">
        <w:rPr>
          <w:rFonts w:ascii="宋体" w:eastAsia="宋体" w:hAnsi="宋体" w:hint="eastAsia"/>
          <w:sz w:val="24"/>
          <w:szCs w:val="24"/>
        </w:rPr>
        <w:t>规则</w:t>
      </w:r>
      <w:r w:rsidR="00161A97">
        <w:rPr>
          <w:rFonts w:ascii="宋体" w:eastAsia="宋体" w:hAnsi="宋体" w:hint="eastAsia"/>
          <w:sz w:val="24"/>
          <w:szCs w:val="24"/>
        </w:rPr>
        <w:t>。</w:t>
      </w:r>
      <w:r w:rsidR="00855168">
        <w:rPr>
          <w:rFonts w:ascii="宋体" w:eastAsia="宋体" w:hAnsi="宋体" w:hint="eastAsia"/>
          <w:sz w:val="24"/>
          <w:szCs w:val="24"/>
        </w:rPr>
        <w:t>触发行为一般还需要配合生效范围使用，对于每一个</w:t>
      </w:r>
      <w:r w:rsidR="00005084">
        <w:rPr>
          <w:rFonts w:ascii="宋体" w:eastAsia="宋体" w:hAnsi="宋体" w:hint="eastAsia"/>
          <w:sz w:val="24"/>
          <w:szCs w:val="24"/>
        </w:rPr>
        <w:t>Action</w:t>
      </w:r>
      <w:r w:rsidR="00855168">
        <w:rPr>
          <w:rFonts w:ascii="宋体" w:eastAsia="宋体" w:hAnsi="宋体" w:hint="eastAsia"/>
          <w:sz w:val="24"/>
          <w:szCs w:val="24"/>
        </w:rPr>
        <w:t>，用户都可以配置其生效范围，而不是沿用规则检查时使用的生效范围</w:t>
      </w:r>
      <w:r w:rsidR="004118EB">
        <w:rPr>
          <w:rFonts w:ascii="宋体" w:eastAsia="宋体" w:hAnsi="宋体" w:hint="eastAsia"/>
          <w:sz w:val="24"/>
          <w:szCs w:val="24"/>
        </w:rPr>
        <w:t>，这样设计的目的是为了增加灵活性，细化规则的粒度。</w:t>
      </w:r>
      <w:r w:rsidR="00005084">
        <w:rPr>
          <w:rFonts w:ascii="宋体" w:eastAsia="宋体" w:hAnsi="宋体" w:hint="eastAsia"/>
          <w:sz w:val="24"/>
          <w:szCs w:val="24"/>
        </w:rPr>
        <w:t>当用户没有配置Action生效范围时，就沿用规则检查的生效范围。</w:t>
      </w:r>
    </w:p>
    <w:p w14:paraId="53A15775" w14:textId="79CB436F" w:rsidR="00C13A11" w:rsidRPr="006A611C" w:rsidRDefault="00C13A11" w:rsidP="00C13A11">
      <w:pPr>
        <w:spacing w:line="360" w:lineRule="auto"/>
        <w:jc w:val="center"/>
        <w:rPr>
          <w:rFonts w:ascii="宋体" w:eastAsia="宋体" w:hAnsi="宋体"/>
          <w:sz w:val="24"/>
          <w:szCs w:val="24"/>
        </w:rPr>
      </w:pPr>
      <w:r>
        <w:rPr>
          <w:rFonts w:ascii="宋体" w:eastAsia="宋体" w:hAnsi="宋体" w:hint="eastAsia"/>
          <w:sz w:val="24"/>
          <w:szCs w:val="24"/>
        </w:rPr>
        <w:t>表3.15</w:t>
      </w:r>
      <w:r w:rsidR="00CF5988">
        <w:rPr>
          <w:rFonts w:ascii="宋体" w:eastAsia="宋体" w:hAnsi="宋体"/>
          <w:sz w:val="24"/>
          <w:szCs w:val="24"/>
        </w:rPr>
        <w:t xml:space="preserve"> </w:t>
      </w:r>
      <w:r w:rsidR="00CF5988">
        <w:rPr>
          <w:rFonts w:ascii="宋体" w:eastAsia="宋体" w:hAnsi="宋体" w:hint="eastAsia"/>
          <w:sz w:val="24"/>
          <w:szCs w:val="24"/>
        </w:rPr>
        <w:t>触发行为表</w:t>
      </w:r>
      <w:r w:rsidR="00CF5988">
        <w:rPr>
          <w:rFonts w:ascii="宋体" w:eastAsia="宋体" w:hAnsi="宋体"/>
          <w:sz w:val="24"/>
          <w:szCs w:val="24"/>
        </w:rPr>
        <w:t xml:space="preserve"> </w:t>
      </w:r>
      <w:r w:rsidR="006A7914">
        <w:rPr>
          <w:rFonts w:ascii="宋体" w:eastAsia="宋体" w:hAnsi="宋体"/>
          <w:sz w:val="24"/>
          <w:szCs w:val="24"/>
        </w:rPr>
        <w:t xml:space="preserve"> </w:t>
      </w:r>
    </w:p>
    <w:tbl>
      <w:tblPr>
        <w:tblStyle w:val="af3"/>
        <w:tblW w:w="0" w:type="auto"/>
        <w:tblInd w:w="-5" w:type="dxa"/>
        <w:tblLook w:val="04A0" w:firstRow="1" w:lastRow="0" w:firstColumn="1" w:lastColumn="0" w:noHBand="0" w:noVBand="1"/>
      </w:tblPr>
      <w:tblGrid>
        <w:gridCol w:w="3119"/>
        <w:gridCol w:w="2449"/>
        <w:gridCol w:w="2654"/>
      </w:tblGrid>
      <w:tr w:rsidR="00C13A11" w:rsidRPr="006A611C" w14:paraId="116EC503" w14:textId="77777777" w:rsidTr="00595492">
        <w:tc>
          <w:tcPr>
            <w:tcW w:w="3119" w:type="dxa"/>
            <w:vAlign w:val="center"/>
          </w:tcPr>
          <w:p w14:paraId="6FA511DF" w14:textId="64A4AD10" w:rsidR="00C13A11" w:rsidRPr="000F5F73" w:rsidRDefault="000F5F73" w:rsidP="000F5F73">
            <w:pPr>
              <w:spacing w:line="360" w:lineRule="auto"/>
              <w:rPr>
                <w:rFonts w:ascii="宋体" w:eastAsia="宋体" w:hAnsi="宋体"/>
                <w:szCs w:val="21"/>
              </w:rPr>
            </w:pPr>
            <w:r>
              <w:rPr>
                <w:rFonts w:ascii="宋体" w:eastAsia="宋体" w:hAnsi="宋体" w:hint="eastAsia"/>
                <w:szCs w:val="21"/>
              </w:rPr>
              <w:t>A</w:t>
            </w:r>
            <w:r>
              <w:rPr>
                <w:rFonts w:ascii="宋体" w:eastAsia="宋体" w:hAnsi="宋体"/>
                <w:szCs w:val="21"/>
              </w:rPr>
              <w:t>ction</w:t>
            </w:r>
          </w:p>
        </w:tc>
        <w:tc>
          <w:tcPr>
            <w:tcW w:w="5103" w:type="dxa"/>
            <w:gridSpan w:val="2"/>
            <w:vAlign w:val="center"/>
          </w:tcPr>
          <w:p w14:paraId="2AAB8735"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可选值</w:t>
            </w:r>
          </w:p>
        </w:tc>
      </w:tr>
      <w:tr w:rsidR="00C13A11" w:rsidRPr="006A611C" w14:paraId="1BB4F02A" w14:textId="77777777" w:rsidTr="00595492">
        <w:tc>
          <w:tcPr>
            <w:tcW w:w="3119" w:type="dxa"/>
            <w:vMerge w:val="restart"/>
            <w:vAlign w:val="center"/>
          </w:tcPr>
          <w:p w14:paraId="6188C5E0" w14:textId="77777777" w:rsidR="00C13A11" w:rsidRPr="000F5F73" w:rsidRDefault="00C13A11" w:rsidP="000F5F73">
            <w:pPr>
              <w:spacing w:line="360" w:lineRule="auto"/>
              <w:rPr>
                <w:rFonts w:ascii="宋体" w:eastAsia="宋体" w:hAnsi="宋体"/>
                <w:szCs w:val="21"/>
              </w:rPr>
            </w:pPr>
            <w:proofErr w:type="gramStart"/>
            <w:r w:rsidRPr="000F5F73">
              <w:rPr>
                <w:rFonts w:ascii="宋体" w:eastAsia="宋体" w:hAnsi="宋体" w:hint="eastAsia"/>
                <w:szCs w:val="21"/>
              </w:rPr>
              <w:t>用户触达</w:t>
            </w:r>
            <w:proofErr w:type="gramEnd"/>
          </w:p>
        </w:tc>
        <w:tc>
          <w:tcPr>
            <w:tcW w:w="2449" w:type="dxa"/>
            <w:vMerge w:val="restart"/>
            <w:vAlign w:val="center"/>
          </w:tcPr>
          <w:p w14:paraId="571C0EA5" w14:textId="77777777" w:rsidR="00C13A11" w:rsidRPr="000F5F73" w:rsidRDefault="00C13A11" w:rsidP="000F5F73">
            <w:pPr>
              <w:spacing w:line="360" w:lineRule="auto"/>
              <w:rPr>
                <w:rFonts w:ascii="宋体" w:eastAsia="宋体" w:hAnsi="宋体"/>
                <w:szCs w:val="21"/>
              </w:rPr>
            </w:pPr>
            <w:proofErr w:type="gramStart"/>
            <w:r w:rsidRPr="000F5F73">
              <w:rPr>
                <w:rFonts w:ascii="宋体" w:eastAsia="宋体" w:hAnsi="宋体" w:hint="eastAsia"/>
                <w:szCs w:val="21"/>
              </w:rPr>
              <w:t>触达类型</w:t>
            </w:r>
            <w:proofErr w:type="gramEnd"/>
          </w:p>
        </w:tc>
        <w:tc>
          <w:tcPr>
            <w:tcW w:w="2654" w:type="dxa"/>
          </w:tcPr>
          <w:p w14:paraId="6A6ABBD6"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短信</w:t>
            </w:r>
          </w:p>
        </w:tc>
      </w:tr>
      <w:tr w:rsidR="00C13A11" w:rsidRPr="006A611C" w14:paraId="0CFEFF9E" w14:textId="77777777" w:rsidTr="00595492">
        <w:tc>
          <w:tcPr>
            <w:tcW w:w="3119" w:type="dxa"/>
            <w:vMerge/>
          </w:tcPr>
          <w:p w14:paraId="076E328F"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29964D60"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062322E9"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消息推送</w:t>
            </w:r>
          </w:p>
        </w:tc>
      </w:tr>
      <w:tr w:rsidR="00C13A11" w:rsidRPr="006A611C" w14:paraId="648579E7" w14:textId="77777777" w:rsidTr="00595492">
        <w:tc>
          <w:tcPr>
            <w:tcW w:w="3119" w:type="dxa"/>
            <w:vMerge/>
          </w:tcPr>
          <w:p w14:paraId="2DA10201"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val="restart"/>
            <w:vAlign w:val="center"/>
          </w:tcPr>
          <w:p w14:paraId="14D69D48"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接受者</w:t>
            </w:r>
          </w:p>
        </w:tc>
        <w:tc>
          <w:tcPr>
            <w:tcW w:w="2654" w:type="dxa"/>
          </w:tcPr>
          <w:p w14:paraId="085CA07C"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用户</w:t>
            </w:r>
          </w:p>
        </w:tc>
      </w:tr>
      <w:tr w:rsidR="00C13A11" w:rsidRPr="006A611C" w14:paraId="43D29B93" w14:textId="77777777" w:rsidTr="00595492">
        <w:tc>
          <w:tcPr>
            <w:tcW w:w="3119" w:type="dxa"/>
            <w:vMerge/>
          </w:tcPr>
          <w:p w14:paraId="6FA29058"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4A8882B8"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720BA555"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客户</w:t>
            </w:r>
          </w:p>
        </w:tc>
      </w:tr>
      <w:tr w:rsidR="00C13A11" w:rsidRPr="006A611C" w14:paraId="09F8A7EF" w14:textId="77777777" w:rsidTr="00595492">
        <w:tc>
          <w:tcPr>
            <w:tcW w:w="3119" w:type="dxa"/>
            <w:vMerge/>
          </w:tcPr>
          <w:p w14:paraId="01A72D40"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vAlign w:val="center"/>
          </w:tcPr>
          <w:p w14:paraId="057F915F"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短信模板</w:t>
            </w:r>
          </w:p>
        </w:tc>
      </w:tr>
      <w:tr w:rsidR="00C13A11" w:rsidRPr="006A611C" w14:paraId="7D0EF7C0" w14:textId="77777777" w:rsidTr="00595492">
        <w:tc>
          <w:tcPr>
            <w:tcW w:w="3119" w:type="dxa"/>
            <w:vMerge/>
          </w:tcPr>
          <w:p w14:paraId="234F2033"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vAlign w:val="center"/>
          </w:tcPr>
          <w:p w14:paraId="2D930AB8"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备注说明</w:t>
            </w:r>
          </w:p>
        </w:tc>
      </w:tr>
      <w:tr w:rsidR="00C13A11" w:rsidRPr="006A611C" w14:paraId="67F65EF8" w14:textId="77777777" w:rsidTr="00595492">
        <w:tc>
          <w:tcPr>
            <w:tcW w:w="3119" w:type="dxa"/>
            <w:vMerge/>
          </w:tcPr>
          <w:p w14:paraId="424388D2"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vAlign w:val="center"/>
          </w:tcPr>
          <w:p w14:paraId="33E4B4BC"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生效范围</w:t>
            </w:r>
          </w:p>
        </w:tc>
      </w:tr>
      <w:tr w:rsidR="00C13A11" w:rsidRPr="006A611C" w14:paraId="6777B04A" w14:textId="77777777" w:rsidTr="00595492">
        <w:tc>
          <w:tcPr>
            <w:tcW w:w="3119" w:type="dxa"/>
            <w:vMerge w:val="restart"/>
            <w:vAlign w:val="center"/>
          </w:tcPr>
          <w:p w14:paraId="71A645A7" w14:textId="7102F9E3"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用户取消</w:t>
            </w:r>
            <w:r w:rsidR="00DD7CB7">
              <w:rPr>
                <w:rFonts w:ascii="宋体" w:eastAsia="宋体" w:hAnsi="宋体" w:hint="eastAsia"/>
                <w:szCs w:val="21"/>
              </w:rPr>
              <w:t>订单</w:t>
            </w:r>
          </w:p>
        </w:tc>
        <w:tc>
          <w:tcPr>
            <w:tcW w:w="2449" w:type="dxa"/>
            <w:vMerge w:val="restart"/>
            <w:vAlign w:val="center"/>
          </w:tcPr>
          <w:p w14:paraId="12CB17A6"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是否支持</w:t>
            </w:r>
          </w:p>
        </w:tc>
        <w:tc>
          <w:tcPr>
            <w:tcW w:w="2654" w:type="dxa"/>
          </w:tcPr>
          <w:p w14:paraId="1456F813"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支持</w:t>
            </w:r>
          </w:p>
        </w:tc>
      </w:tr>
      <w:tr w:rsidR="00C13A11" w:rsidRPr="006A611C" w14:paraId="2EAA4CA3" w14:textId="77777777" w:rsidTr="00595492">
        <w:tc>
          <w:tcPr>
            <w:tcW w:w="3119" w:type="dxa"/>
            <w:vMerge/>
          </w:tcPr>
          <w:p w14:paraId="75B2FA58"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6E3AFEA6"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684809BB"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不支持</w:t>
            </w:r>
          </w:p>
        </w:tc>
      </w:tr>
      <w:tr w:rsidR="00C13A11" w:rsidRPr="006A611C" w14:paraId="1E034F57" w14:textId="77777777" w:rsidTr="00595492">
        <w:tc>
          <w:tcPr>
            <w:tcW w:w="3119" w:type="dxa"/>
            <w:vMerge/>
          </w:tcPr>
          <w:p w14:paraId="564ACCCD"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tcPr>
          <w:p w14:paraId="0E9FA82C"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生效范围</w:t>
            </w:r>
          </w:p>
        </w:tc>
      </w:tr>
      <w:tr w:rsidR="00C13A11" w:rsidRPr="006A611C" w14:paraId="44D1B460" w14:textId="77777777" w:rsidTr="00595492">
        <w:tc>
          <w:tcPr>
            <w:tcW w:w="3119" w:type="dxa"/>
            <w:vMerge w:val="restart"/>
            <w:vAlign w:val="center"/>
          </w:tcPr>
          <w:p w14:paraId="00078EA8" w14:textId="5722C769" w:rsidR="00C13A11" w:rsidRPr="000F5F73" w:rsidRDefault="00DD7CB7" w:rsidP="000F5F73">
            <w:pPr>
              <w:spacing w:line="360" w:lineRule="auto"/>
              <w:rPr>
                <w:rFonts w:ascii="宋体" w:eastAsia="宋体" w:hAnsi="宋体"/>
                <w:szCs w:val="21"/>
              </w:rPr>
            </w:pPr>
            <w:r>
              <w:rPr>
                <w:rFonts w:ascii="宋体" w:eastAsia="宋体" w:hAnsi="宋体" w:hint="eastAsia"/>
                <w:szCs w:val="21"/>
              </w:rPr>
              <w:t>平台</w:t>
            </w:r>
            <w:r w:rsidR="00C13A11" w:rsidRPr="000F5F73">
              <w:rPr>
                <w:rFonts w:ascii="宋体" w:eastAsia="宋体" w:hAnsi="宋体" w:hint="eastAsia"/>
                <w:szCs w:val="21"/>
              </w:rPr>
              <w:t>赔付</w:t>
            </w:r>
          </w:p>
        </w:tc>
        <w:tc>
          <w:tcPr>
            <w:tcW w:w="2449" w:type="dxa"/>
            <w:vMerge w:val="restart"/>
            <w:vAlign w:val="center"/>
          </w:tcPr>
          <w:p w14:paraId="3CF87289"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赔付类型</w:t>
            </w:r>
          </w:p>
        </w:tc>
        <w:tc>
          <w:tcPr>
            <w:tcW w:w="2654" w:type="dxa"/>
          </w:tcPr>
          <w:p w14:paraId="224ED1C2" w14:textId="1CB7662D"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红包</w:t>
            </w:r>
          </w:p>
        </w:tc>
      </w:tr>
      <w:tr w:rsidR="00C13A11" w:rsidRPr="006A611C" w14:paraId="64F78FE9" w14:textId="77777777" w:rsidTr="00595492">
        <w:tc>
          <w:tcPr>
            <w:tcW w:w="3119" w:type="dxa"/>
            <w:vMerge/>
          </w:tcPr>
          <w:p w14:paraId="3C01A9DB"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26DE0E60"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2FDA4E38"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优惠券</w:t>
            </w:r>
          </w:p>
        </w:tc>
      </w:tr>
      <w:tr w:rsidR="00C13A11" w:rsidRPr="006A611C" w14:paraId="36A33E09" w14:textId="77777777" w:rsidTr="00595492">
        <w:tc>
          <w:tcPr>
            <w:tcW w:w="3119" w:type="dxa"/>
            <w:vMerge/>
          </w:tcPr>
          <w:p w14:paraId="0858C81F"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51020502"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5586FCF6"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积分</w:t>
            </w:r>
          </w:p>
        </w:tc>
      </w:tr>
      <w:tr w:rsidR="00C13A11" w:rsidRPr="006A611C" w14:paraId="1B6E7382" w14:textId="77777777" w:rsidTr="00595492">
        <w:tc>
          <w:tcPr>
            <w:tcW w:w="3119" w:type="dxa"/>
            <w:vMerge/>
          </w:tcPr>
          <w:p w14:paraId="2F8FC2DA"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val="restart"/>
            <w:vAlign w:val="center"/>
          </w:tcPr>
          <w:p w14:paraId="3932E808"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触发时间点</w:t>
            </w:r>
          </w:p>
        </w:tc>
        <w:tc>
          <w:tcPr>
            <w:tcW w:w="2654" w:type="dxa"/>
          </w:tcPr>
          <w:p w14:paraId="70FC55A4"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订单取消或完成时</w:t>
            </w:r>
          </w:p>
        </w:tc>
      </w:tr>
      <w:tr w:rsidR="00C13A11" w:rsidRPr="006A611C" w14:paraId="496E30DA" w14:textId="77777777" w:rsidTr="00595492">
        <w:tc>
          <w:tcPr>
            <w:tcW w:w="3119" w:type="dxa"/>
            <w:vMerge/>
          </w:tcPr>
          <w:p w14:paraId="775210AC"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22569D82"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6FE543FD"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场景触发时</w:t>
            </w:r>
          </w:p>
        </w:tc>
      </w:tr>
      <w:tr w:rsidR="00C13A11" w:rsidRPr="006A611C" w14:paraId="7FF700F2" w14:textId="77777777" w:rsidTr="00595492">
        <w:tc>
          <w:tcPr>
            <w:tcW w:w="3119" w:type="dxa"/>
            <w:vMerge/>
          </w:tcPr>
          <w:p w14:paraId="2355036C"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tcPr>
          <w:p w14:paraId="0F71131D"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赔付规则名称</w:t>
            </w:r>
          </w:p>
        </w:tc>
      </w:tr>
      <w:tr w:rsidR="00C13A11" w:rsidRPr="006A611C" w14:paraId="18C59860" w14:textId="77777777" w:rsidTr="00595492">
        <w:tc>
          <w:tcPr>
            <w:tcW w:w="3119" w:type="dxa"/>
            <w:vMerge/>
          </w:tcPr>
          <w:p w14:paraId="41EC33B5"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tcPr>
          <w:p w14:paraId="1D8880E5"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渠道号</w:t>
            </w:r>
          </w:p>
        </w:tc>
      </w:tr>
      <w:tr w:rsidR="00C13A11" w:rsidRPr="006A611C" w14:paraId="6205D044" w14:textId="77777777" w:rsidTr="00595492">
        <w:tc>
          <w:tcPr>
            <w:tcW w:w="3119" w:type="dxa"/>
            <w:vMerge/>
          </w:tcPr>
          <w:p w14:paraId="6F7363C7"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tcPr>
          <w:p w14:paraId="38C7BF61"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生效范围</w:t>
            </w:r>
          </w:p>
        </w:tc>
      </w:tr>
      <w:tr w:rsidR="00C13A11" w:rsidRPr="006A611C" w14:paraId="2BAF7B36" w14:textId="77777777" w:rsidTr="00595492">
        <w:tc>
          <w:tcPr>
            <w:tcW w:w="3119" w:type="dxa"/>
            <w:vMerge w:val="restart"/>
            <w:vAlign w:val="center"/>
          </w:tcPr>
          <w:p w14:paraId="1413AD5A"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商户索赔</w:t>
            </w:r>
          </w:p>
        </w:tc>
        <w:tc>
          <w:tcPr>
            <w:tcW w:w="2449" w:type="dxa"/>
            <w:vMerge w:val="restart"/>
            <w:vAlign w:val="center"/>
          </w:tcPr>
          <w:p w14:paraId="51EE17B5"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是否支持</w:t>
            </w:r>
          </w:p>
        </w:tc>
        <w:tc>
          <w:tcPr>
            <w:tcW w:w="2654" w:type="dxa"/>
          </w:tcPr>
          <w:p w14:paraId="36105591"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支持</w:t>
            </w:r>
          </w:p>
        </w:tc>
      </w:tr>
      <w:tr w:rsidR="00C13A11" w:rsidRPr="006A611C" w14:paraId="2D1B4B82" w14:textId="77777777" w:rsidTr="00595492">
        <w:tc>
          <w:tcPr>
            <w:tcW w:w="3119" w:type="dxa"/>
            <w:vMerge/>
          </w:tcPr>
          <w:p w14:paraId="061690CD" w14:textId="77777777" w:rsidR="00C13A11" w:rsidRPr="000F5F73" w:rsidRDefault="00C13A11" w:rsidP="005C3D1E">
            <w:pPr>
              <w:spacing w:line="360" w:lineRule="auto"/>
              <w:ind w:firstLineChars="200" w:firstLine="420"/>
              <w:rPr>
                <w:rFonts w:ascii="宋体" w:eastAsia="宋体" w:hAnsi="宋体"/>
                <w:szCs w:val="21"/>
              </w:rPr>
            </w:pPr>
          </w:p>
        </w:tc>
        <w:tc>
          <w:tcPr>
            <w:tcW w:w="2449" w:type="dxa"/>
            <w:vMerge/>
          </w:tcPr>
          <w:p w14:paraId="2ABDB535" w14:textId="77777777" w:rsidR="00C13A11" w:rsidRPr="000F5F73" w:rsidRDefault="00C13A11" w:rsidP="005C3D1E">
            <w:pPr>
              <w:spacing w:line="360" w:lineRule="auto"/>
              <w:ind w:firstLineChars="200" w:firstLine="420"/>
              <w:rPr>
                <w:rFonts w:ascii="宋体" w:eastAsia="宋体" w:hAnsi="宋体"/>
                <w:szCs w:val="21"/>
              </w:rPr>
            </w:pPr>
          </w:p>
        </w:tc>
        <w:tc>
          <w:tcPr>
            <w:tcW w:w="2654" w:type="dxa"/>
          </w:tcPr>
          <w:p w14:paraId="4ADD7697"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不支持</w:t>
            </w:r>
          </w:p>
        </w:tc>
      </w:tr>
      <w:tr w:rsidR="00C13A11" w:rsidRPr="006A611C" w14:paraId="433FE364" w14:textId="77777777" w:rsidTr="00595492">
        <w:tc>
          <w:tcPr>
            <w:tcW w:w="3119" w:type="dxa"/>
            <w:vMerge/>
          </w:tcPr>
          <w:p w14:paraId="0B2C8D1A" w14:textId="77777777" w:rsidR="00C13A11" w:rsidRPr="000F5F73" w:rsidRDefault="00C13A11" w:rsidP="005C3D1E">
            <w:pPr>
              <w:spacing w:line="360" w:lineRule="auto"/>
              <w:ind w:firstLineChars="200" w:firstLine="420"/>
              <w:rPr>
                <w:rFonts w:ascii="宋体" w:eastAsia="宋体" w:hAnsi="宋体"/>
                <w:szCs w:val="21"/>
              </w:rPr>
            </w:pPr>
          </w:p>
        </w:tc>
        <w:tc>
          <w:tcPr>
            <w:tcW w:w="5103" w:type="dxa"/>
            <w:gridSpan w:val="2"/>
          </w:tcPr>
          <w:p w14:paraId="472DCDE0" w14:textId="77777777" w:rsidR="00C13A11" w:rsidRPr="000F5F73" w:rsidRDefault="00C13A11" w:rsidP="000F5F73">
            <w:pPr>
              <w:spacing w:line="360" w:lineRule="auto"/>
              <w:rPr>
                <w:rFonts w:ascii="宋体" w:eastAsia="宋体" w:hAnsi="宋体"/>
                <w:szCs w:val="21"/>
              </w:rPr>
            </w:pPr>
            <w:r w:rsidRPr="000F5F73">
              <w:rPr>
                <w:rFonts w:ascii="宋体" w:eastAsia="宋体" w:hAnsi="宋体" w:hint="eastAsia"/>
                <w:szCs w:val="21"/>
              </w:rPr>
              <w:t>生效范围</w:t>
            </w:r>
          </w:p>
        </w:tc>
      </w:tr>
    </w:tbl>
    <w:p w14:paraId="05034514" w14:textId="37D6214B" w:rsidR="00C13A11" w:rsidRDefault="00C17741" w:rsidP="00C13A11">
      <w:pPr>
        <w:spacing w:line="360" w:lineRule="auto"/>
        <w:ind w:firstLineChars="200" w:firstLine="480"/>
        <w:rPr>
          <w:rFonts w:ascii="宋体" w:eastAsia="宋体" w:hAnsi="宋体"/>
          <w:sz w:val="24"/>
          <w:szCs w:val="24"/>
        </w:rPr>
      </w:pPr>
      <w:r>
        <w:rPr>
          <w:rFonts w:ascii="宋体" w:eastAsia="宋体" w:hAnsi="宋体" w:hint="eastAsia"/>
          <w:sz w:val="24"/>
          <w:szCs w:val="24"/>
        </w:rPr>
        <w:t>为了能够让执行单元具有判断的能力，需要设计一些通用函数，例如逻辑运算、算数预算，同时还需要设计一些与业务相关的函数，例如判断规则匹配是否需要延时、判断当前订单、运单状态等。</w:t>
      </w:r>
      <w:r w:rsidR="00CF168E">
        <w:rPr>
          <w:rFonts w:ascii="宋体" w:eastAsia="宋体" w:hAnsi="宋体" w:hint="eastAsia"/>
          <w:sz w:val="24"/>
          <w:szCs w:val="24"/>
        </w:rPr>
        <w:t>规则设计如表3.16所示。</w:t>
      </w:r>
    </w:p>
    <w:p w14:paraId="697DCA42" w14:textId="617B4C5D" w:rsidR="00C13A11" w:rsidRPr="006A611C" w:rsidRDefault="00C13A11" w:rsidP="00C13A11">
      <w:pPr>
        <w:spacing w:line="360" w:lineRule="auto"/>
        <w:jc w:val="center"/>
        <w:rPr>
          <w:rFonts w:ascii="宋体" w:eastAsia="宋体" w:hAnsi="宋体"/>
          <w:sz w:val="24"/>
          <w:szCs w:val="24"/>
        </w:rPr>
      </w:pPr>
      <w:r>
        <w:rPr>
          <w:rFonts w:ascii="宋体" w:eastAsia="宋体" w:hAnsi="宋体" w:hint="eastAsia"/>
          <w:sz w:val="24"/>
          <w:szCs w:val="24"/>
        </w:rPr>
        <w:t>表3.16</w:t>
      </w:r>
      <w:r w:rsidR="006A7914">
        <w:rPr>
          <w:rFonts w:ascii="宋体" w:eastAsia="宋体" w:hAnsi="宋体"/>
          <w:sz w:val="24"/>
          <w:szCs w:val="24"/>
        </w:rPr>
        <w:t xml:space="preserve"> </w:t>
      </w:r>
      <w:r w:rsidR="006A7914">
        <w:rPr>
          <w:rFonts w:ascii="宋体" w:eastAsia="宋体" w:hAnsi="宋体" w:hint="eastAsia"/>
          <w:sz w:val="24"/>
          <w:szCs w:val="24"/>
        </w:rPr>
        <w:t>函数设计表</w:t>
      </w:r>
    </w:p>
    <w:tbl>
      <w:tblPr>
        <w:tblStyle w:val="af3"/>
        <w:tblW w:w="8222" w:type="dxa"/>
        <w:tblInd w:w="-5" w:type="dxa"/>
        <w:tblLayout w:type="fixed"/>
        <w:tblLook w:val="04A0" w:firstRow="1" w:lastRow="0" w:firstColumn="1" w:lastColumn="0" w:noHBand="0" w:noVBand="1"/>
      </w:tblPr>
      <w:tblGrid>
        <w:gridCol w:w="2410"/>
        <w:gridCol w:w="2835"/>
        <w:gridCol w:w="2977"/>
      </w:tblGrid>
      <w:tr w:rsidR="00C13A11" w:rsidRPr="006A611C" w14:paraId="412BBFEB" w14:textId="77777777" w:rsidTr="004814F5">
        <w:tc>
          <w:tcPr>
            <w:tcW w:w="2410" w:type="dxa"/>
            <w:vAlign w:val="center"/>
          </w:tcPr>
          <w:p w14:paraId="19C53672"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函数名</w:t>
            </w:r>
          </w:p>
        </w:tc>
        <w:tc>
          <w:tcPr>
            <w:tcW w:w="2835" w:type="dxa"/>
          </w:tcPr>
          <w:p w14:paraId="3DC67F8B" w14:textId="77777777" w:rsidR="00C13A11" w:rsidRPr="007F77FD" w:rsidRDefault="00C13A11" w:rsidP="007F77FD">
            <w:pPr>
              <w:spacing w:line="360" w:lineRule="auto"/>
              <w:ind w:rightChars="411" w:right="863"/>
              <w:rPr>
                <w:rFonts w:ascii="宋体" w:eastAsia="宋体" w:hAnsi="宋体"/>
                <w:szCs w:val="21"/>
              </w:rPr>
            </w:pPr>
            <w:r w:rsidRPr="007F77FD">
              <w:rPr>
                <w:rFonts w:ascii="宋体" w:eastAsia="宋体" w:hAnsi="宋体" w:hint="eastAsia"/>
                <w:szCs w:val="21"/>
              </w:rPr>
              <w:t>函数介绍</w:t>
            </w:r>
          </w:p>
        </w:tc>
        <w:tc>
          <w:tcPr>
            <w:tcW w:w="2977" w:type="dxa"/>
          </w:tcPr>
          <w:p w14:paraId="0317BFF5"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参数介绍</w:t>
            </w:r>
          </w:p>
        </w:tc>
      </w:tr>
      <w:tr w:rsidR="00C13A11" w:rsidRPr="006A611C" w14:paraId="785C43C2" w14:textId="77777777" w:rsidTr="004814F5">
        <w:tc>
          <w:tcPr>
            <w:tcW w:w="2410" w:type="dxa"/>
            <w:vAlign w:val="center"/>
          </w:tcPr>
          <w:p w14:paraId="466E70C4"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AND</w:t>
            </w:r>
          </w:p>
        </w:tc>
        <w:tc>
          <w:tcPr>
            <w:tcW w:w="2835" w:type="dxa"/>
          </w:tcPr>
          <w:p w14:paraId="15E8EA3E" w14:textId="75864176"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逻辑与</w:t>
            </w:r>
          </w:p>
        </w:tc>
        <w:tc>
          <w:tcPr>
            <w:tcW w:w="2977" w:type="dxa"/>
          </w:tcPr>
          <w:p w14:paraId="236F1A9A" w14:textId="66D2774E"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DC32D0">
              <w:rPr>
                <w:rFonts w:ascii="宋体" w:eastAsia="宋体" w:hAnsi="宋体" w:hint="eastAsia"/>
                <w:szCs w:val="21"/>
              </w:rPr>
              <w:t>，参数类型为布尔值</w:t>
            </w:r>
            <w:r w:rsidR="00DC32D0" w:rsidRPr="007F77FD">
              <w:rPr>
                <w:rFonts w:ascii="宋体" w:eastAsia="宋体" w:hAnsi="宋体"/>
                <w:szCs w:val="21"/>
              </w:rPr>
              <w:t xml:space="preserve"> </w:t>
            </w:r>
          </w:p>
        </w:tc>
      </w:tr>
      <w:tr w:rsidR="00C13A11" w:rsidRPr="006A611C" w14:paraId="14EDBCCB" w14:textId="77777777" w:rsidTr="004814F5">
        <w:tc>
          <w:tcPr>
            <w:tcW w:w="2410" w:type="dxa"/>
            <w:vAlign w:val="center"/>
          </w:tcPr>
          <w:p w14:paraId="06A06410"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OR</w:t>
            </w:r>
          </w:p>
        </w:tc>
        <w:tc>
          <w:tcPr>
            <w:tcW w:w="2835" w:type="dxa"/>
          </w:tcPr>
          <w:p w14:paraId="522B7395"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逻辑或</w:t>
            </w:r>
          </w:p>
        </w:tc>
        <w:tc>
          <w:tcPr>
            <w:tcW w:w="2977" w:type="dxa"/>
          </w:tcPr>
          <w:p w14:paraId="67FDF6B0" w14:textId="299EE663"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DC32D0">
              <w:rPr>
                <w:rFonts w:ascii="宋体" w:eastAsia="宋体" w:hAnsi="宋体" w:hint="eastAsia"/>
                <w:szCs w:val="21"/>
              </w:rPr>
              <w:t>参数类型为布尔值</w:t>
            </w:r>
            <w:r w:rsidR="00DC32D0" w:rsidRPr="007F77FD">
              <w:rPr>
                <w:rFonts w:ascii="宋体" w:eastAsia="宋体" w:hAnsi="宋体"/>
                <w:szCs w:val="21"/>
              </w:rPr>
              <w:t xml:space="preserve"> </w:t>
            </w:r>
          </w:p>
        </w:tc>
      </w:tr>
      <w:tr w:rsidR="00C13A11" w:rsidRPr="006A611C" w14:paraId="44D53724" w14:textId="77777777" w:rsidTr="00C17741">
        <w:tc>
          <w:tcPr>
            <w:tcW w:w="2410" w:type="dxa"/>
          </w:tcPr>
          <w:p w14:paraId="4F45EBDA"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LT</w:t>
            </w:r>
          </w:p>
        </w:tc>
        <w:tc>
          <w:tcPr>
            <w:tcW w:w="2835" w:type="dxa"/>
            <w:vAlign w:val="center"/>
          </w:tcPr>
          <w:p w14:paraId="4875DE6A" w14:textId="24CF7A3B" w:rsidR="00C13A11" w:rsidRPr="007F77FD" w:rsidRDefault="004814F5" w:rsidP="00C17741">
            <w:pPr>
              <w:rPr>
                <w:rFonts w:ascii="宋体" w:eastAsia="宋体" w:hAnsi="宋体"/>
                <w:szCs w:val="21"/>
              </w:rPr>
            </w:pPr>
            <w:r>
              <w:rPr>
                <w:rFonts w:ascii="宋体" w:eastAsia="宋体" w:hAnsi="宋体" w:hint="eastAsia"/>
                <w:szCs w:val="21"/>
              </w:rPr>
              <w:t>小于，</w:t>
            </w:r>
            <w:proofErr w:type="gramStart"/>
            <w:r>
              <w:rPr>
                <w:rFonts w:ascii="宋体" w:eastAsia="宋体" w:hAnsi="宋体" w:hint="eastAsia"/>
                <w:szCs w:val="21"/>
              </w:rPr>
              <w:t>左边值&lt;右边值</w:t>
            </w:r>
            <w:proofErr w:type="gramEnd"/>
          </w:p>
        </w:tc>
        <w:tc>
          <w:tcPr>
            <w:tcW w:w="2977" w:type="dxa"/>
          </w:tcPr>
          <w:p w14:paraId="6CE268A3" w14:textId="3649DCDE"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4814F5">
              <w:rPr>
                <w:rFonts w:ascii="宋体" w:eastAsia="宋体" w:hAnsi="宋体" w:hint="eastAsia"/>
                <w:szCs w:val="21"/>
              </w:rPr>
              <w:t>,</w:t>
            </w:r>
            <w:r w:rsidR="00DC32D0" w:rsidRPr="007F77FD">
              <w:rPr>
                <w:rFonts w:ascii="宋体" w:eastAsia="宋体" w:hAnsi="宋体"/>
                <w:szCs w:val="21"/>
              </w:rPr>
              <w:t xml:space="preserve"> </w:t>
            </w:r>
            <w:r w:rsidR="00DC32D0">
              <w:rPr>
                <w:rFonts w:ascii="宋体" w:eastAsia="宋体" w:hAnsi="宋体" w:hint="eastAsia"/>
                <w:szCs w:val="21"/>
              </w:rPr>
              <w:t>参数类型为数值类型</w:t>
            </w:r>
          </w:p>
        </w:tc>
      </w:tr>
      <w:tr w:rsidR="00C13A11" w:rsidRPr="006A611C" w14:paraId="24CEF1F3" w14:textId="77777777" w:rsidTr="00C17741">
        <w:tc>
          <w:tcPr>
            <w:tcW w:w="2410" w:type="dxa"/>
          </w:tcPr>
          <w:p w14:paraId="42B138B8"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LE</w:t>
            </w:r>
          </w:p>
        </w:tc>
        <w:tc>
          <w:tcPr>
            <w:tcW w:w="2835" w:type="dxa"/>
            <w:vAlign w:val="center"/>
          </w:tcPr>
          <w:p w14:paraId="23D9C01D" w14:textId="4133F968"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小于等于</w:t>
            </w:r>
            <w:r w:rsidR="004814F5">
              <w:rPr>
                <w:rFonts w:ascii="宋体" w:eastAsia="宋体" w:hAnsi="宋体" w:hint="eastAsia"/>
                <w:szCs w:val="21"/>
              </w:rPr>
              <w:t>，</w:t>
            </w:r>
            <w:proofErr w:type="gramStart"/>
            <w:r w:rsidR="004814F5">
              <w:rPr>
                <w:rFonts w:ascii="宋体" w:eastAsia="宋体" w:hAnsi="宋体" w:hint="eastAsia"/>
                <w:szCs w:val="21"/>
              </w:rPr>
              <w:t>左边值&lt;</w:t>
            </w:r>
            <w:r w:rsidR="004814F5">
              <w:rPr>
                <w:rFonts w:ascii="宋体" w:eastAsia="宋体" w:hAnsi="宋体"/>
                <w:szCs w:val="21"/>
              </w:rPr>
              <w:t>=</w:t>
            </w:r>
            <w:r w:rsidR="004814F5">
              <w:rPr>
                <w:rFonts w:ascii="宋体" w:eastAsia="宋体" w:hAnsi="宋体" w:hint="eastAsia"/>
                <w:szCs w:val="21"/>
              </w:rPr>
              <w:t>右边值</w:t>
            </w:r>
            <w:proofErr w:type="gramEnd"/>
          </w:p>
        </w:tc>
        <w:tc>
          <w:tcPr>
            <w:tcW w:w="2977" w:type="dxa"/>
          </w:tcPr>
          <w:p w14:paraId="73ABE722" w14:textId="29EB8EB2"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CB7968">
              <w:rPr>
                <w:rFonts w:ascii="宋体" w:eastAsia="宋体" w:hAnsi="宋体" w:hint="eastAsia"/>
                <w:szCs w:val="21"/>
              </w:rPr>
              <w:t>，</w:t>
            </w:r>
            <w:r w:rsidR="00DC32D0">
              <w:rPr>
                <w:rFonts w:ascii="宋体" w:eastAsia="宋体" w:hAnsi="宋体" w:hint="eastAsia"/>
                <w:szCs w:val="21"/>
              </w:rPr>
              <w:t>参数类型为数值类型</w:t>
            </w:r>
            <w:r w:rsidR="004814F5" w:rsidRPr="007F77FD">
              <w:rPr>
                <w:rFonts w:ascii="宋体" w:eastAsia="宋体" w:hAnsi="宋体"/>
                <w:szCs w:val="21"/>
              </w:rPr>
              <w:t xml:space="preserve"> </w:t>
            </w:r>
          </w:p>
        </w:tc>
      </w:tr>
      <w:tr w:rsidR="00C13A11" w:rsidRPr="006A611C" w14:paraId="6ADEA3E9" w14:textId="77777777" w:rsidTr="00C17741">
        <w:tc>
          <w:tcPr>
            <w:tcW w:w="2410" w:type="dxa"/>
          </w:tcPr>
          <w:p w14:paraId="3224AEA7"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GT</w:t>
            </w:r>
          </w:p>
        </w:tc>
        <w:tc>
          <w:tcPr>
            <w:tcW w:w="2835" w:type="dxa"/>
            <w:vAlign w:val="center"/>
          </w:tcPr>
          <w:p w14:paraId="444CF90F" w14:textId="31814949"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大于</w:t>
            </w:r>
            <w:r w:rsidR="004814F5">
              <w:rPr>
                <w:rFonts w:ascii="宋体" w:eastAsia="宋体" w:hAnsi="宋体" w:hint="eastAsia"/>
                <w:szCs w:val="21"/>
              </w:rPr>
              <w:t xml:space="preserve">, </w:t>
            </w:r>
            <w:proofErr w:type="gramStart"/>
            <w:r w:rsidR="004814F5">
              <w:rPr>
                <w:rFonts w:ascii="宋体" w:eastAsia="宋体" w:hAnsi="宋体" w:hint="eastAsia"/>
                <w:szCs w:val="21"/>
              </w:rPr>
              <w:t>左边值&gt;右边值</w:t>
            </w:r>
            <w:proofErr w:type="gramEnd"/>
          </w:p>
        </w:tc>
        <w:tc>
          <w:tcPr>
            <w:tcW w:w="2977" w:type="dxa"/>
          </w:tcPr>
          <w:p w14:paraId="57FB9DB9" w14:textId="71B52308"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4814F5">
              <w:rPr>
                <w:rFonts w:ascii="宋体" w:eastAsia="宋体" w:hAnsi="宋体" w:hint="eastAsia"/>
                <w:szCs w:val="21"/>
              </w:rPr>
              <w:t>，</w:t>
            </w:r>
            <w:r w:rsidR="00DC32D0">
              <w:rPr>
                <w:rFonts w:ascii="宋体" w:eastAsia="宋体" w:hAnsi="宋体" w:hint="eastAsia"/>
                <w:szCs w:val="21"/>
              </w:rPr>
              <w:t>参数类型为数值类型</w:t>
            </w:r>
            <w:r w:rsidR="00DC32D0" w:rsidRPr="007F77FD">
              <w:rPr>
                <w:rFonts w:ascii="宋体" w:eastAsia="宋体" w:hAnsi="宋体"/>
                <w:szCs w:val="21"/>
              </w:rPr>
              <w:t xml:space="preserve"> </w:t>
            </w:r>
            <w:r w:rsidR="004814F5" w:rsidRPr="007F77FD">
              <w:rPr>
                <w:rFonts w:ascii="宋体" w:eastAsia="宋体" w:hAnsi="宋体"/>
                <w:szCs w:val="21"/>
              </w:rPr>
              <w:t xml:space="preserve"> </w:t>
            </w:r>
          </w:p>
        </w:tc>
      </w:tr>
      <w:tr w:rsidR="00C13A11" w:rsidRPr="006A611C" w14:paraId="3E9C2813" w14:textId="77777777" w:rsidTr="00C17741">
        <w:tc>
          <w:tcPr>
            <w:tcW w:w="2410" w:type="dxa"/>
          </w:tcPr>
          <w:p w14:paraId="7A431C73"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GE</w:t>
            </w:r>
          </w:p>
        </w:tc>
        <w:tc>
          <w:tcPr>
            <w:tcW w:w="2835" w:type="dxa"/>
            <w:vAlign w:val="center"/>
          </w:tcPr>
          <w:p w14:paraId="7BA75CE3" w14:textId="6EDF2FD6"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大于等于</w:t>
            </w:r>
            <w:r w:rsidR="004814F5">
              <w:rPr>
                <w:rFonts w:ascii="宋体" w:eastAsia="宋体" w:hAnsi="宋体" w:hint="eastAsia"/>
                <w:szCs w:val="21"/>
              </w:rPr>
              <w:t xml:space="preserve">, </w:t>
            </w:r>
            <w:proofErr w:type="gramStart"/>
            <w:r w:rsidR="004814F5">
              <w:rPr>
                <w:rFonts w:ascii="宋体" w:eastAsia="宋体" w:hAnsi="宋体" w:hint="eastAsia"/>
                <w:szCs w:val="21"/>
              </w:rPr>
              <w:t>左边值&gt;</w:t>
            </w:r>
            <w:r w:rsidR="004814F5">
              <w:rPr>
                <w:rFonts w:ascii="宋体" w:eastAsia="宋体" w:hAnsi="宋体"/>
                <w:szCs w:val="21"/>
              </w:rPr>
              <w:t>=</w:t>
            </w:r>
            <w:r w:rsidR="004814F5">
              <w:rPr>
                <w:rFonts w:ascii="宋体" w:eastAsia="宋体" w:hAnsi="宋体" w:hint="eastAsia"/>
                <w:szCs w:val="21"/>
              </w:rPr>
              <w:t>右边值</w:t>
            </w:r>
            <w:proofErr w:type="gramEnd"/>
          </w:p>
        </w:tc>
        <w:tc>
          <w:tcPr>
            <w:tcW w:w="2977" w:type="dxa"/>
          </w:tcPr>
          <w:p w14:paraId="5EA36D12" w14:textId="4D0DEE3B"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4814F5">
              <w:rPr>
                <w:rFonts w:ascii="宋体" w:eastAsia="宋体" w:hAnsi="宋体" w:hint="eastAsia"/>
                <w:szCs w:val="21"/>
              </w:rPr>
              <w:t>，</w:t>
            </w:r>
            <w:r w:rsidR="00DC32D0">
              <w:rPr>
                <w:rFonts w:ascii="宋体" w:eastAsia="宋体" w:hAnsi="宋体" w:hint="eastAsia"/>
                <w:szCs w:val="21"/>
              </w:rPr>
              <w:t>参数类型为数值类型</w:t>
            </w:r>
            <w:r w:rsidR="00DC32D0" w:rsidRPr="007F77FD">
              <w:rPr>
                <w:rFonts w:ascii="宋体" w:eastAsia="宋体" w:hAnsi="宋体"/>
                <w:szCs w:val="21"/>
              </w:rPr>
              <w:t xml:space="preserve"> </w:t>
            </w:r>
            <w:r w:rsidR="004814F5" w:rsidRPr="007F77FD">
              <w:rPr>
                <w:rFonts w:ascii="宋体" w:eastAsia="宋体" w:hAnsi="宋体"/>
                <w:szCs w:val="21"/>
              </w:rPr>
              <w:t xml:space="preserve"> </w:t>
            </w:r>
          </w:p>
        </w:tc>
      </w:tr>
      <w:tr w:rsidR="00C13A11" w:rsidRPr="006A611C" w14:paraId="7417232C" w14:textId="77777777" w:rsidTr="00C17741">
        <w:tc>
          <w:tcPr>
            <w:tcW w:w="2410" w:type="dxa"/>
          </w:tcPr>
          <w:p w14:paraId="07BA4742" w14:textId="4A2D42FF"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ADD</w:t>
            </w:r>
          </w:p>
        </w:tc>
        <w:tc>
          <w:tcPr>
            <w:tcW w:w="2835" w:type="dxa"/>
            <w:vAlign w:val="center"/>
          </w:tcPr>
          <w:p w14:paraId="104C671A" w14:textId="77777777"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加</w:t>
            </w:r>
          </w:p>
        </w:tc>
        <w:tc>
          <w:tcPr>
            <w:tcW w:w="2977" w:type="dxa"/>
          </w:tcPr>
          <w:p w14:paraId="5E1C05CB" w14:textId="0D5EBD15"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4814F5">
              <w:rPr>
                <w:rFonts w:ascii="宋体" w:eastAsia="宋体" w:hAnsi="宋体" w:hint="eastAsia"/>
                <w:szCs w:val="21"/>
              </w:rPr>
              <w:t>，</w:t>
            </w:r>
            <w:r w:rsidR="00DC32D0">
              <w:rPr>
                <w:rFonts w:ascii="宋体" w:eastAsia="宋体" w:hAnsi="宋体" w:hint="eastAsia"/>
                <w:szCs w:val="21"/>
              </w:rPr>
              <w:t>参数类型为数值类型</w:t>
            </w:r>
          </w:p>
        </w:tc>
      </w:tr>
      <w:tr w:rsidR="00C13A11" w:rsidRPr="006A611C" w14:paraId="151E42EF" w14:textId="77777777" w:rsidTr="00C17741">
        <w:tc>
          <w:tcPr>
            <w:tcW w:w="2410" w:type="dxa"/>
          </w:tcPr>
          <w:p w14:paraId="36AD3470"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SUBTRACT</w:t>
            </w:r>
          </w:p>
        </w:tc>
        <w:tc>
          <w:tcPr>
            <w:tcW w:w="2835" w:type="dxa"/>
            <w:vAlign w:val="center"/>
          </w:tcPr>
          <w:p w14:paraId="2DC1846E" w14:textId="77777777"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减</w:t>
            </w:r>
          </w:p>
        </w:tc>
        <w:tc>
          <w:tcPr>
            <w:tcW w:w="2977" w:type="dxa"/>
          </w:tcPr>
          <w:p w14:paraId="74023E55" w14:textId="17DAACC9"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4814F5">
              <w:rPr>
                <w:rFonts w:ascii="宋体" w:eastAsia="宋体" w:hAnsi="宋体" w:hint="eastAsia"/>
                <w:szCs w:val="21"/>
              </w:rPr>
              <w:t>,</w:t>
            </w:r>
            <w:r w:rsidR="00DC32D0">
              <w:rPr>
                <w:rFonts w:ascii="宋体" w:eastAsia="宋体" w:hAnsi="宋体" w:hint="eastAsia"/>
                <w:szCs w:val="21"/>
              </w:rPr>
              <w:t xml:space="preserve"> 参数类型为数值类型</w:t>
            </w:r>
          </w:p>
        </w:tc>
      </w:tr>
      <w:tr w:rsidR="00C13A11" w:rsidRPr="006A611C" w14:paraId="6631274E" w14:textId="77777777" w:rsidTr="00C17741">
        <w:tc>
          <w:tcPr>
            <w:tcW w:w="2410" w:type="dxa"/>
          </w:tcPr>
          <w:p w14:paraId="44FA8EA2"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MULTIPLICATION</w:t>
            </w:r>
          </w:p>
        </w:tc>
        <w:tc>
          <w:tcPr>
            <w:tcW w:w="2835" w:type="dxa"/>
            <w:vAlign w:val="center"/>
          </w:tcPr>
          <w:p w14:paraId="5B3EC573" w14:textId="77777777" w:rsidR="00C13A11" w:rsidRPr="007F77FD" w:rsidRDefault="00C13A11" w:rsidP="00C17741">
            <w:pPr>
              <w:spacing w:line="360" w:lineRule="auto"/>
              <w:rPr>
                <w:rFonts w:ascii="宋体" w:eastAsia="宋体" w:hAnsi="宋体"/>
                <w:szCs w:val="21"/>
              </w:rPr>
            </w:pPr>
            <w:r w:rsidRPr="007F77FD">
              <w:rPr>
                <w:rFonts w:ascii="宋体" w:eastAsia="宋体" w:hAnsi="宋体" w:hint="eastAsia"/>
                <w:szCs w:val="21"/>
              </w:rPr>
              <w:t>乘</w:t>
            </w:r>
          </w:p>
        </w:tc>
        <w:tc>
          <w:tcPr>
            <w:tcW w:w="2977" w:type="dxa"/>
          </w:tcPr>
          <w:p w14:paraId="1229BC80" w14:textId="2F0604F1" w:rsidR="00C13A11" w:rsidRPr="007F77FD" w:rsidRDefault="00C13A11" w:rsidP="00DC32D0">
            <w:pPr>
              <w:rPr>
                <w:rFonts w:ascii="宋体" w:eastAsia="宋体" w:hAnsi="宋体"/>
                <w:szCs w:val="21"/>
              </w:rPr>
            </w:pPr>
            <w:r w:rsidRPr="007F77FD">
              <w:rPr>
                <w:rFonts w:ascii="宋体" w:eastAsia="宋体" w:hAnsi="宋体" w:hint="eastAsia"/>
                <w:szCs w:val="21"/>
              </w:rPr>
              <w:t>两个参数</w:t>
            </w:r>
            <w:r w:rsidR="00DC32D0">
              <w:rPr>
                <w:rFonts w:ascii="宋体" w:eastAsia="宋体" w:hAnsi="宋体" w:hint="eastAsia"/>
                <w:szCs w:val="21"/>
              </w:rPr>
              <w:t>，参数类型为数值类型</w:t>
            </w:r>
          </w:p>
        </w:tc>
      </w:tr>
      <w:tr w:rsidR="009812FE" w:rsidRPr="006A611C" w14:paraId="78A0AF8B" w14:textId="77777777" w:rsidTr="00C17741">
        <w:tc>
          <w:tcPr>
            <w:tcW w:w="2410" w:type="dxa"/>
            <w:vAlign w:val="center"/>
          </w:tcPr>
          <w:p w14:paraId="2CDE5C47" w14:textId="77777777" w:rsidR="009812FE" w:rsidRPr="007F77FD" w:rsidRDefault="009812FE" w:rsidP="00120A12">
            <w:pPr>
              <w:spacing w:line="360" w:lineRule="auto"/>
              <w:rPr>
                <w:rFonts w:ascii="宋体" w:eastAsia="宋体" w:hAnsi="宋体"/>
                <w:szCs w:val="21"/>
              </w:rPr>
            </w:pPr>
            <w:r w:rsidRPr="007F77FD">
              <w:rPr>
                <w:rFonts w:ascii="宋体" w:eastAsia="宋体" w:hAnsi="宋体" w:hint="eastAsia"/>
                <w:szCs w:val="21"/>
              </w:rPr>
              <w:t>ENV</w:t>
            </w:r>
          </w:p>
        </w:tc>
        <w:tc>
          <w:tcPr>
            <w:tcW w:w="2835" w:type="dxa"/>
            <w:vAlign w:val="center"/>
          </w:tcPr>
          <w:p w14:paraId="6986DCF8" w14:textId="77777777" w:rsidR="009812FE" w:rsidRPr="007F77FD" w:rsidRDefault="009812FE" w:rsidP="00C17741">
            <w:pPr>
              <w:rPr>
                <w:rFonts w:ascii="宋体" w:eastAsia="宋体" w:hAnsi="宋体"/>
                <w:szCs w:val="21"/>
              </w:rPr>
            </w:pPr>
            <w:r w:rsidRPr="007F77FD">
              <w:rPr>
                <w:rFonts w:ascii="宋体" w:eastAsia="宋体" w:hAnsi="宋体" w:hint="eastAsia"/>
                <w:szCs w:val="21"/>
              </w:rPr>
              <w:t>从上下文中获取指定对象，并从对象中获取</w:t>
            </w:r>
            <w:proofErr w:type="gramStart"/>
            <w:r w:rsidRPr="007F77FD">
              <w:rPr>
                <w:rFonts w:ascii="宋体" w:eastAsia="宋体" w:hAnsi="宋体" w:hint="eastAsia"/>
                <w:szCs w:val="21"/>
              </w:rPr>
              <w:t>指定值</w:t>
            </w:r>
            <w:proofErr w:type="gramEnd"/>
          </w:p>
        </w:tc>
        <w:tc>
          <w:tcPr>
            <w:tcW w:w="2977" w:type="dxa"/>
            <w:vAlign w:val="center"/>
          </w:tcPr>
          <w:p w14:paraId="75D7F360" w14:textId="7BB23AAD" w:rsidR="009812FE" w:rsidRPr="007F77FD" w:rsidRDefault="009812FE" w:rsidP="00120A12">
            <w:pPr>
              <w:rPr>
                <w:rFonts w:ascii="宋体" w:eastAsia="宋体" w:hAnsi="宋体"/>
                <w:szCs w:val="21"/>
              </w:rPr>
            </w:pPr>
            <w:r w:rsidRPr="007F77FD">
              <w:rPr>
                <w:rFonts w:ascii="宋体" w:eastAsia="宋体" w:hAnsi="宋体" w:hint="eastAsia"/>
                <w:szCs w:val="21"/>
              </w:rPr>
              <w:t>两个参数，</w:t>
            </w:r>
            <w:r w:rsidR="00DC32D0">
              <w:rPr>
                <w:rFonts w:ascii="宋体" w:eastAsia="宋体" w:hAnsi="宋体" w:hint="eastAsia"/>
                <w:szCs w:val="21"/>
              </w:rPr>
              <w:t>参数类型为字符串类型</w:t>
            </w:r>
          </w:p>
        </w:tc>
      </w:tr>
      <w:tr w:rsidR="009812FE" w:rsidRPr="006A611C" w14:paraId="3E9108DB" w14:textId="77777777" w:rsidTr="00120A12">
        <w:tc>
          <w:tcPr>
            <w:tcW w:w="2410" w:type="dxa"/>
            <w:vAlign w:val="center"/>
          </w:tcPr>
          <w:p w14:paraId="477B697F" w14:textId="77777777" w:rsidR="009812FE" w:rsidRPr="007F77FD" w:rsidRDefault="009812FE" w:rsidP="00120A12">
            <w:pPr>
              <w:spacing w:line="360" w:lineRule="auto"/>
              <w:rPr>
                <w:rFonts w:ascii="宋体" w:eastAsia="宋体" w:hAnsi="宋体"/>
                <w:szCs w:val="21"/>
              </w:rPr>
            </w:pPr>
            <w:r w:rsidRPr="007F77FD">
              <w:rPr>
                <w:rFonts w:ascii="宋体" w:eastAsia="宋体" w:hAnsi="宋体" w:hint="eastAsia"/>
                <w:szCs w:val="21"/>
              </w:rPr>
              <w:t>IN</w:t>
            </w:r>
          </w:p>
        </w:tc>
        <w:tc>
          <w:tcPr>
            <w:tcW w:w="2835" w:type="dxa"/>
            <w:vAlign w:val="center"/>
          </w:tcPr>
          <w:p w14:paraId="648B0CAB" w14:textId="77777777" w:rsidR="009812FE" w:rsidRPr="007F77FD" w:rsidRDefault="009812FE" w:rsidP="00120A12">
            <w:pPr>
              <w:spacing w:line="360" w:lineRule="auto"/>
              <w:rPr>
                <w:rFonts w:ascii="宋体" w:eastAsia="宋体" w:hAnsi="宋体"/>
                <w:szCs w:val="21"/>
              </w:rPr>
            </w:pPr>
            <w:r>
              <w:rPr>
                <w:rFonts w:ascii="宋体" w:eastAsia="宋体" w:hAnsi="宋体" w:hint="eastAsia"/>
                <w:szCs w:val="21"/>
              </w:rPr>
              <w:t>关键值在指定集合中</w:t>
            </w:r>
          </w:p>
        </w:tc>
        <w:tc>
          <w:tcPr>
            <w:tcW w:w="2977" w:type="dxa"/>
            <w:vAlign w:val="center"/>
          </w:tcPr>
          <w:p w14:paraId="4571ECAA" w14:textId="0FD838AA" w:rsidR="009812FE" w:rsidRPr="007F77FD" w:rsidRDefault="009812FE" w:rsidP="00120A12">
            <w:pPr>
              <w:rPr>
                <w:rFonts w:ascii="宋体" w:eastAsia="宋体" w:hAnsi="宋体"/>
                <w:szCs w:val="21"/>
              </w:rPr>
            </w:pPr>
            <w:r>
              <w:rPr>
                <w:rFonts w:ascii="宋体" w:eastAsia="宋体" w:hAnsi="宋体" w:hint="eastAsia"/>
                <w:szCs w:val="21"/>
              </w:rPr>
              <w:t>N（N</w:t>
            </w:r>
            <w:r>
              <w:rPr>
                <w:rFonts w:ascii="宋体" w:eastAsia="宋体" w:hAnsi="宋体"/>
                <w:szCs w:val="21"/>
              </w:rPr>
              <w:t>&gt;1</w:t>
            </w:r>
            <w:r>
              <w:rPr>
                <w:rFonts w:ascii="宋体" w:eastAsia="宋体" w:hAnsi="宋体" w:hint="eastAsia"/>
                <w:szCs w:val="21"/>
              </w:rPr>
              <w:t>）</w:t>
            </w:r>
            <w:proofErr w:type="gramStart"/>
            <w:r>
              <w:rPr>
                <w:rFonts w:ascii="宋体" w:eastAsia="宋体" w:hAnsi="宋体" w:hint="eastAsia"/>
                <w:szCs w:val="21"/>
              </w:rPr>
              <w:t>个</w:t>
            </w:r>
            <w:proofErr w:type="gramEnd"/>
            <w:r>
              <w:rPr>
                <w:rFonts w:ascii="宋体" w:eastAsia="宋体" w:hAnsi="宋体" w:hint="eastAsia"/>
                <w:szCs w:val="21"/>
              </w:rPr>
              <w:t>参数，第一个参数为关键值，后续N</w:t>
            </w:r>
            <w:r>
              <w:rPr>
                <w:rFonts w:ascii="宋体" w:eastAsia="宋体" w:hAnsi="宋体"/>
                <w:szCs w:val="21"/>
              </w:rPr>
              <w:t>-1</w:t>
            </w:r>
            <w:r>
              <w:rPr>
                <w:rFonts w:ascii="宋体" w:eastAsia="宋体" w:hAnsi="宋体" w:hint="eastAsia"/>
                <w:szCs w:val="21"/>
              </w:rPr>
              <w:t>个参数为集合中的值</w:t>
            </w:r>
            <w:r w:rsidR="00DC32D0">
              <w:rPr>
                <w:rFonts w:ascii="宋体" w:eastAsia="宋体" w:hAnsi="宋体" w:hint="eastAsia"/>
                <w:szCs w:val="21"/>
              </w:rPr>
              <w:t>，N</w:t>
            </w:r>
            <w:proofErr w:type="gramStart"/>
            <w:r w:rsidR="00DC32D0">
              <w:rPr>
                <w:rFonts w:ascii="宋体" w:eastAsia="宋体" w:hAnsi="宋体" w:hint="eastAsia"/>
                <w:szCs w:val="21"/>
              </w:rPr>
              <w:t>个</w:t>
            </w:r>
            <w:proofErr w:type="gramEnd"/>
            <w:r w:rsidR="00DC32D0">
              <w:rPr>
                <w:rFonts w:ascii="宋体" w:eastAsia="宋体" w:hAnsi="宋体" w:hint="eastAsia"/>
                <w:szCs w:val="21"/>
              </w:rPr>
              <w:t>参数的类型需要一致</w:t>
            </w:r>
            <w:r w:rsidR="00B92F93">
              <w:rPr>
                <w:rFonts w:ascii="宋体" w:eastAsia="宋体" w:hAnsi="宋体" w:hint="eastAsia"/>
                <w:szCs w:val="21"/>
              </w:rPr>
              <w:t>，可以为数值类型，也可以为字符串类型</w:t>
            </w:r>
          </w:p>
        </w:tc>
      </w:tr>
      <w:tr w:rsidR="00C13A11" w:rsidRPr="006A611C" w14:paraId="364F8DF6" w14:textId="77777777" w:rsidTr="00C17741">
        <w:tc>
          <w:tcPr>
            <w:tcW w:w="2410" w:type="dxa"/>
          </w:tcPr>
          <w:p w14:paraId="06BDCD02"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TRIGGER_AT</w:t>
            </w:r>
          </w:p>
        </w:tc>
        <w:tc>
          <w:tcPr>
            <w:tcW w:w="2835" w:type="dxa"/>
            <w:vAlign w:val="center"/>
          </w:tcPr>
          <w:p w14:paraId="3A6E67E5" w14:textId="2FB3D2EE" w:rsidR="00C13A11" w:rsidRPr="007F77FD" w:rsidRDefault="0096203F" w:rsidP="00C17741">
            <w:pPr>
              <w:rPr>
                <w:rFonts w:ascii="宋体" w:eastAsia="宋体" w:hAnsi="宋体"/>
                <w:szCs w:val="21"/>
              </w:rPr>
            </w:pPr>
            <w:r>
              <w:rPr>
                <w:rFonts w:ascii="宋体" w:eastAsia="宋体" w:hAnsi="宋体" w:hint="eastAsia"/>
                <w:szCs w:val="21"/>
              </w:rPr>
              <w:t>判断</w:t>
            </w:r>
            <w:r w:rsidR="00C17741">
              <w:rPr>
                <w:rFonts w:ascii="宋体" w:eastAsia="宋体" w:hAnsi="宋体" w:hint="eastAsia"/>
                <w:szCs w:val="21"/>
              </w:rPr>
              <w:t>第二个参数是否为true，并且判断参数是否需要延时</w:t>
            </w:r>
          </w:p>
        </w:tc>
        <w:tc>
          <w:tcPr>
            <w:tcW w:w="2977" w:type="dxa"/>
          </w:tcPr>
          <w:p w14:paraId="38948F70" w14:textId="785BC63A" w:rsidR="00C13A11" w:rsidRPr="007F77FD" w:rsidRDefault="00C13A11" w:rsidP="00B92F93">
            <w:pPr>
              <w:rPr>
                <w:rFonts w:ascii="宋体" w:eastAsia="宋体" w:hAnsi="宋体"/>
                <w:szCs w:val="21"/>
              </w:rPr>
            </w:pPr>
            <w:r w:rsidRPr="007F77FD">
              <w:rPr>
                <w:rFonts w:ascii="宋体" w:eastAsia="宋体" w:hAnsi="宋体" w:hint="eastAsia"/>
                <w:szCs w:val="21"/>
              </w:rPr>
              <w:t>两个参数</w:t>
            </w:r>
            <w:r w:rsidR="00EE3A80">
              <w:rPr>
                <w:rFonts w:ascii="宋体" w:eastAsia="宋体" w:hAnsi="宋体" w:hint="eastAsia"/>
                <w:szCs w:val="21"/>
              </w:rPr>
              <w:t>，</w:t>
            </w:r>
            <w:r w:rsidR="00B92F93">
              <w:rPr>
                <w:rFonts w:ascii="宋体" w:eastAsia="宋体" w:hAnsi="宋体" w:hint="eastAsia"/>
                <w:szCs w:val="21"/>
              </w:rPr>
              <w:t>第一个参数为数值类型，表示预计触发时间，第二个为布尔值，表示是否存在未发生的事情</w:t>
            </w:r>
            <w:r w:rsidR="00B92F93" w:rsidRPr="007F77FD">
              <w:rPr>
                <w:rFonts w:ascii="宋体" w:eastAsia="宋体" w:hAnsi="宋体"/>
                <w:szCs w:val="21"/>
              </w:rPr>
              <w:t xml:space="preserve"> </w:t>
            </w:r>
          </w:p>
        </w:tc>
      </w:tr>
      <w:tr w:rsidR="00C13A11" w:rsidRPr="006A611C" w14:paraId="7B61BAB7" w14:textId="77777777" w:rsidTr="004814F5">
        <w:tc>
          <w:tcPr>
            <w:tcW w:w="2410" w:type="dxa"/>
          </w:tcPr>
          <w:p w14:paraId="2505DAC7"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lastRenderedPageBreak/>
              <w:t>ORDER_AND_DELIVERY_STATUS</w:t>
            </w:r>
          </w:p>
        </w:tc>
        <w:tc>
          <w:tcPr>
            <w:tcW w:w="2835" w:type="dxa"/>
            <w:vAlign w:val="center"/>
          </w:tcPr>
          <w:p w14:paraId="6CA6D7E9" w14:textId="77777777" w:rsidR="00C13A11" w:rsidRPr="007F77FD" w:rsidRDefault="00C13A11" w:rsidP="003A7AAE">
            <w:pPr>
              <w:spacing w:line="360" w:lineRule="auto"/>
              <w:rPr>
                <w:rFonts w:ascii="宋体" w:eastAsia="宋体" w:hAnsi="宋体"/>
                <w:szCs w:val="21"/>
              </w:rPr>
            </w:pPr>
            <w:r w:rsidRPr="007F77FD">
              <w:rPr>
                <w:rFonts w:ascii="宋体" w:eastAsia="宋体" w:hAnsi="宋体" w:hint="eastAsia"/>
                <w:szCs w:val="21"/>
              </w:rPr>
              <w:t>订单和运单状态</w:t>
            </w:r>
          </w:p>
        </w:tc>
        <w:tc>
          <w:tcPr>
            <w:tcW w:w="2977" w:type="dxa"/>
            <w:vAlign w:val="center"/>
          </w:tcPr>
          <w:p w14:paraId="57B5FAC2" w14:textId="44AB9799" w:rsidR="00C13A11" w:rsidRPr="007F77FD" w:rsidRDefault="00C13A11" w:rsidP="003A7AAE">
            <w:pPr>
              <w:spacing w:line="360" w:lineRule="auto"/>
              <w:rPr>
                <w:rFonts w:ascii="宋体" w:eastAsia="宋体" w:hAnsi="宋体"/>
                <w:szCs w:val="21"/>
              </w:rPr>
            </w:pPr>
            <w:r w:rsidRPr="007F77FD">
              <w:rPr>
                <w:rFonts w:ascii="宋体" w:eastAsia="宋体" w:hAnsi="宋体" w:hint="eastAsia"/>
                <w:szCs w:val="21"/>
              </w:rPr>
              <w:t>两个参数</w:t>
            </w:r>
          </w:p>
        </w:tc>
      </w:tr>
      <w:tr w:rsidR="00C13A11" w:rsidRPr="006A611C" w14:paraId="57BA97C4" w14:textId="77777777" w:rsidTr="004814F5">
        <w:tc>
          <w:tcPr>
            <w:tcW w:w="2410" w:type="dxa"/>
          </w:tcPr>
          <w:p w14:paraId="6F45014D" w14:textId="77777777" w:rsidR="00C13A11" w:rsidRPr="007F77FD" w:rsidRDefault="00C13A11" w:rsidP="007F77FD">
            <w:pPr>
              <w:spacing w:line="360" w:lineRule="auto"/>
              <w:rPr>
                <w:rFonts w:ascii="宋体" w:eastAsia="宋体" w:hAnsi="宋体"/>
                <w:szCs w:val="21"/>
              </w:rPr>
            </w:pPr>
            <w:r w:rsidRPr="007F77FD">
              <w:rPr>
                <w:rFonts w:ascii="宋体" w:eastAsia="宋体" w:hAnsi="宋体" w:hint="eastAsia"/>
                <w:szCs w:val="21"/>
              </w:rPr>
              <w:t>DELIVERY</w:t>
            </w:r>
            <w:r w:rsidRPr="007F77FD">
              <w:rPr>
                <w:rFonts w:ascii="宋体" w:eastAsia="宋体" w:hAnsi="宋体"/>
                <w:szCs w:val="21"/>
              </w:rPr>
              <w:t>_STATUS_DOUBLE_CHECK</w:t>
            </w:r>
          </w:p>
        </w:tc>
        <w:tc>
          <w:tcPr>
            <w:tcW w:w="2835" w:type="dxa"/>
            <w:vAlign w:val="center"/>
          </w:tcPr>
          <w:p w14:paraId="454FECDF" w14:textId="77777777" w:rsidR="00C13A11" w:rsidRPr="007F77FD" w:rsidRDefault="00C13A11" w:rsidP="003A7AAE">
            <w:pPr>
              <w:spacing w:line="360" w:lineRule="auto"/>
              <w:rPr>
                <w:rFonts w:ascii="宋体" w:eastAsia="宋体" w:hAnsi="宋体"/>
                <w:szCs w:val="21"/>
              </w:rPr>
            </w:pPr>
            <w:r w:rsidRPr="007F77FD">
              <w:rPr>
                <w:rFonts w:ascii="宋体" w:eastAsia="宋体" w:hAnsi="宋体" w:hint="eastAsia"/>
                <w:szCs w:val="21"/>
              </w:rPr>
              <w:t>运单装填双重检测</w:t>
            </w:r>
          </w:p>
        </w:tc>
        <w:tc>
          <w:tcPr>
            <w:tcW w:w="2977" w:type="dxa"/>
            <w:vAlign w:val="center"/>
          </w:tcPr>
          <w:p w14:paraId="263EF144" w14:textId="05E3A57F" w:rsidR="00C13A11" w:rsidRPr="007F77FD" w:rsidRDefault="00C13A11" w:rsidP="003A7AAE">
            <w:pPr>
              <w:spacing w:line="360" w:lineRule="auto"/>
              <w:rPr>
                <w:rFonts w:ascii="宋体" w:eastAsia="宋体" w:hAnsi="宋体"/>
                <w:szCs w:val="21"/>
              </w:rPr>
            </w:pPr>
            <w:r w:rsidRPr="007F77FD">
              <w:rPr>
                <w:rFonts w:ascii="宋体" w:eastAsia="宋体" w:hAnsi="宋体" w:hint="eastAsia"/>
                <w:szCs w:val="21"/>
              </w:rPr>
              <w:t>List集合</w:t>
            </w:r>
          </w:p>
        </w:tc>
      </w:tr>
    </w:tbl>
    <w:p w14:paraId="0BBF65B0" w14:textId="1043D017" w:rsidR="00C13A11" w:rsidRPr="00E41EF9" w:rsidRDefault="00C13A11" w:rsidP="007F21AF">
      <w:pPr>
        <w:spacing w:line="360" w:lineRule="auto"/>
        <w:ind w:firstLineChars="200" w:firstLine="480"/>
        <w:jc w:val="left"/>
        <w:rPr>
          <w:rFonts w:ascii="宋体" w:eastAsia="宋体" w:hAnsi="宋体"/>
          <w:sz w:val="24"/>
          <w:szCs w:val="24"/>
        </w:rPr>
      </w:pPr>
      <w:r w:rsidRPr="00E41EF9">
        <w:rPr>
          <w:rFonts w:ascii="宋体" w:eastAsia="宋体" w:hAnsi="宋体" w:hint="eastAsia"/>
          <w:sz w:val="24"/>
          <w:szCs w:val="24"/>
        </w:rPr>
        <w:t>订单消息</w:t>
      </w:r>
      <w:r w:rsidR="00E41EF9">
        <w:rPr>
          <w:rFonts w:ascii="宋体" w:eastAsia="宋体" w:hAnsi="宋体" w:hint="eastAsia"/>
          <w:sz w:val="24"/>
          <w:szCs w:val="24"/>
        </w:rPr>
        <w:t>如表3.17所示，</w:t>
      </w:r>
      <w:r w:rsidR="000925AF">
        <w:rPr>
          <w:rFonts w:ascii="宋体" w:eastAsia="宋体" w:hAnsi="宋体" w:hint="eastAsia"/>
          <w:sz w:val="24"/>
          <w:szCs w:val="24"/>
        </w:rPr>
        <w:t>系统根据订单中携带的信息进行规则的匹配，表中较为重要的信息</w:t>
      </w:r>
      <w:r w:rsidR="00A708F4">
        <w:rPr>
          <w:rFonts w:ascii="宋体" w:eastAsia="宋体" w:hAnsi="宋体" w:hint="eastAsia"/>
          <w:sz w:val="24"/>
          <w:szCs w:val="24"/>
        </w:rPr>
        <w:t>为</w:t>
      </w:r>
      <w:r w:rsidR="000925AF">
        <w:rPr>
          <w:rFonts w:ascii="宋体" w:eastAsia="宋体" w:hAnsi="宋体" w:hint="eastAsia"/>
          <w:sz w:val="24"/>
          <w:szCs w:val="24"/>
        </w:rPr>
        <w:t>订单来源、是否为预订单、订单id、发送时间。订单来源、是否为预订单均为规则中潜在判断条件；订单id可以作为查询参数，进而可以获取到整个订单信息。</w:t>
      </w:r>
    </w:p>
    <w:p w14:paraId="48ACB9EC" w14:textId="0658ED4E" w:rsidR="00C13A11" w:rsidRPr="003F0FDE" w:rsidRDefault="00C13A11" w:rsidP="00C13A11">
      <w:pPr>
        <w:jc w:val="center"/>
        <w:rPr>
          <w:ins w:id="297" w:author="bob king" w:date="2019-12-28T15:18:00Z"/>
          <w:rFonts w:ascii="宋体" w:eastAsia="宋体" w:hAnsi="宋体"/>
          <w:szCs w:val="21"/>
        </w:rPr>
      </w:pPr>
      <w:r>
        <w:rPr>
          <w:rFonts w:ascii="宋体" w:eastAsia="宋体" w:hAnsi="宋体" w:hint="eastAsia"/>
          <w:szCs w:val="21"/>
        </w:rPr>
        <w:t>表3.17</w:t>
      </w:r>
      <w:r w:rsidR="006A7914">
        <w:rPr>
          <w:rFonts w:ascii="宋体" w:eastAsia="宋体" w:hAnsi="宋体"/>
          <w:szCs w:val="21"/>
        </w:rPr>
        <w:t xml:space="preserve"> </w:t>
      </w:r>
      <w:r w:rsidR="006A7914">
        <w:rPr>
          <w:rFonts w:ascii="宋体" w:eastAsia="宋体" w:hAnsi="宋体" w:hint="eastAsia"/>
          <w:szCs w:val="21"/>
        </w:rPr>
        <w:t>订单消息体表</w:t>
      </w:r>
    </w:p>
    <w:tbl>
      <w:tblPr>
        <w:tblStyle w:val="af3"/>
        <w:tblW w:w="0" w:type="auto"/>
        <w:tblLook w:val="04A0" w:firstRow="1" w:lastRow="0" w:firstColumn="1" w:lastColumn="0" w:noHBand="0" w:noVBand="1"/>
      </w:tblPr>
      <w:tblGrid>
        <w:gridCol w:w="3114"/>
        <w:gridCol w:w="2468"/>
        <w:gridCol w:w="2714"/>
      </w:tblGrid>
      <w:tr w:rsidR="00C13A11" w:rsidRPr="003F0FDE" w14:paraId="0AB18795" w14:textId="77777777" w:rsidTr="005C3D1E">
        <w:tc>
          <w:tcPr>
            <w:tcW w:w="3114" w:type="dxa"/>
          </w:tcPr>
          <w:p w14:paraId="25657A4A"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字段名</w:t>
            </w:r>
          </w:p>
        </w:tc>
        <w:tc>
          <w:tcPr>
            <w:tcW w:w="2468" w:type="dxa"/>
          </w:tcPr>
          <w:p w14:paraId="41111D68"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类型</w:t>
            </w:r>
          </w:p>
        </w:tc>
        <w:tc>
          <w:tcPr>
            <w:tcW w:w="2714" w:type="dxa"/>
          </w:tcPr>
          <w:p w14:paraId="48A20548"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描述</w:t>
            </w:r>
          </w:p>
        </w:tc>
      </w:tr>
      <w:tr w:rsidR="00C13A11" w:rsidRPr="003F0FDE" w14:paraId="34780F65" w14:textId="77777777" w:rsidTr="005C3D1E">
        <w:tc>
          <w:tcPr>
            <w:tcW w:w="3114" w:type="dxa"/>
          </w:tcPr>
          <w:p w14:paraId="57AB0C3C" w14:textId="77777777" w:rsidR="00C13A11" w:rsidRPr="003F0FDE" w:rsidRDefault="00C13A11" w:rsidP="005C3D1E">
            <w:pPr>
              <w:jc w:val="left"/>
              <w:rPr>
                <w:rFonts w:ascii="宋体" w:eastAsia="宋体" w:hAnsi="宋体"/>
                <w:szCs w:val="21"/>
              </w:rPr>
            </w:pPr>
            <w:r w:rsidRPr="003F0FDE">
              <w:rPr>
                <w:rFonts w:ascii="宋体" w:eastAsia="宋体" w:hAnsi="宋体"/>
                <w:szCs w:val="21"/>
              </w:rPr>
              <w:t>T</w:t>
            </w:r>
            <w:r w:rsidRPr="003F0FDE">
              <w:rPr>
                <w:rFonts w:ascii="宋体" w:eastAsia="宋体" w:hAnsi="宋体" w:hint="eastAsia"/>
                <w:szCs w:val="21"/>
              </w:rPr>
              <w:t>ype</w:t>
            </w:r>
          </w:p>
        </w:tc>
        <w:tc>
          <w:tcPr>
            <w:tcW w:w="2468" w:type="dxa"/>
          </w:tcPr>
          <w:p w14:paraId="580140F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714" w:type="dxa"/>
          </w:tcPr>
          <w:p w14:paraId="43266EDE"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0A04FE88" w14:textId="77777777" w:rsidTr="005C3D1E">
        <w:tc>
          <w:tcPr>
            <w:tcW w:w="3114" w:type="dxa"/>
          </w:tcPr>
          <w:p w14:paraId="7CF359DF" w14:textId="77777777" w:rsidR="00C13A11" w:rsidRPr="003F0FDE" w:rsidRDefault="00C13A11" w:rsidP="005C3D1E">
            <w:pPr>
              <w:jc w:val="left"/>
              <w:rPr>
                <w:rFonts w:ascii="宋体" w:eastAsia="宋体" w:hAnsi="宋体"/>
                <w:szCs w:val="21"/>
              </w:rPr>
            </w:pPr>
            <w:r w:rsidRPr="003F0FDE">
              <w:rPr>
                <w:rFonts w:ascii="宋体" w:eastAsia="宋体" w:hAnsi="宋体"/>
                <w:szCs w:val="21"/>
              </w:rPr>
              <w:t>D</w:t>
            </w:r>
            <w:r w:rsidRPr="003F0FDE">
              <w:rPr>
                <w:rFonts w:ascii="宋体" w:eastAsia="宋体" w:hAnsi="宋体" w:hint="eastAsia"/>
                <w:szCs w:val="21"/>
              </w:rPr>
              <w:t>escription</w:t>
            </w:r>
          </w:p>
        </w:tc>
        <w:tc>
          <w:tcPr>
            <w:tcW w:w="2468" w:type="dxa"/>
          </w:tcPr>
          <w:p w14:paraId="1ECBCB75"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714" w:type="dxa"/>
          </w:tcPr>
          <w:p w14:paraId="0B48FC55"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510D1782" w14:textId="77777777" w:rsidTr="005C3D1E">
        <w:tc>
          <w:tcPr>
            <w:tcW w:w="3114" w:type="dxa"/>
          </w:tcPr>
          <w:p w14:paraId="7CA55CFA"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order_id</w:t>
            </w:r>
          </w:p>
        </w:tc>
        <w:tc>
          <w:tcPr>
            <w:tcW w:w="2468" w:type="dxa"/>
          </w:tcPr>
          <w:p w14:paraId="6EECDE26" w14:textId="77777777" w:rsidR="00C13A11" w:rsidRPr="003F0FDE" w:rsidRDefault="00C13A11" w:rsidP="005C3D1E">
            <w:pPr>
              <w:jc w:val="left"/>
              <w:rPr>
                <w:rFonts w:ascii="宋体" w:eastAsia="宋体" w:hAnsi="宋体"/>
                <w:szCs w:val="21"/>
              </w:rPr>
            </w:pPr>
            <w:r w:rsidRPr="003F0FDE">
              <w:rPr>
                <w:rFonts w:ascii="宋体" w:eastAsia="宋体" w:hAnsi="宋体"/>
                <w:szCs w:val="21"/>
              </w:rPr>
              <w:t>Long</w:t>
            </w:r>
          </w:p>
        </w:tc>
        <w:tc>
          <w:tcPr>
            <w:tcW w:w="2714" w:type="dxa"/>
          </w:tcPr>
          <w:p w14:paraId="1013576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订单id</w:t>
            </w:r>
          </w:p>
        </w:tc>
      </w:tr>
      <w:tr w:rsidR="00C13A11" w:rsidRPr="003F0FDE" w14:paraId="0AB386D9" w14:textId="77777777" w:rsidTr="005C3D1E">
        <w:tc>
          <w:tcPr>
            <w:tcW w:w="3114" w:type="dxa"/>
          </w:tcPr>
          <w:p w14:paraId="7E4BB130"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Paload.role</w:t>
            </w:r>
          </w:p>
        </w:tc>
        <w:tc>
          <w:tcPr>
            <w:tcW w:w="2468" w:type="dxa"/>
          </w:tcPr>
          <w:p w14:paraId="38D96BE9" w14:textId="77777777" w:rsidR="00C13A11" w:rsidRPr="003F0FDE" w:rsidRDefault="00C13A11" w:rsidP="005C3D1E">
            <w:pPr>
              <w:jc w:val="left"/>
              <w:rPr>
                <w:rFonts w:ascii="宋体" w:eastAsia="宋体" w:hAnsi="宋体"/>
                <w:szCs w:val="21"/>
              </w:rPr>
            </w:pPr>
            <w:r w:rsidRPr="003F0FDE">
              <w:rPr>
                <w:rFonts w:ascii="宋体" w:eastAsia="宋体" w:hAnsi="宋体"/>
                <w:szCs w:val="21"/>
              </w:rPr>
              <w:t>I</w:t>
            </w:r>
            <w:r w:rsidRPr="003F0FDE">
              <w:rPr>
                <w:rFonts w:ascii="宋体" w:eastAsia="宋体" w:hAnsi="宋体" w:hint="eastAsia"/>
                <w:szCs w:val="21"/>
              </w:rPr>
              <w:t>nteger</w:t>
            </w:r>
          </w:p>
        </w:tc>
        <w:tc>
          <w:tcPr>
            <w:tcW w:w="2714" w:type="dxa"/>
          </w:tcPr>
          <w:p w14:paraId="080D8BA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消息发起角色</w:t>
            </w:r>
          </w:p>
        </w:tc>
      </w:tr>
      <w:tr w:rsidR="00C13A11" w:rsidRPr="003F0FDE" w14:paraId="014C428F" w14:textId="77777777" w:rsidTr="005C3D1E">
        <w:tc>
          <w:tcPr>
            <w:tcW w:w="3114" w:type="dxa"/>
          </w:tcPr>
          <w:p w14:paraId="2448EC01"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restaurant_id</w:t>
            </w:r>
          </w:p>
        </w:tc>
        <w:tc>
          <w:tcPr>
            <w:tcW w:w="2468" w:type="dxa"/>
          </w:tcPr>
          <w:p w14:paraId="1C92AC8B"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41F22397"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餐馆id</w:t>
            </w:r>
          </w:p>
        </w:tc>
      </w:tr>
      <w:tr w:rsidR="00C13A11" w:rsidRPr="003F0FDE" w14:paraId="6BDC9541" w14:textId="77777777" w:rsidTr="005C3D1E">
        <w:tc>
          <w:tcPr>
            <w:tcW w:w="3114" w:type="dxa"/>
          </w:tcPr>
          <w:p w14:paraId="65A20E3C"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Paload.</w:t>
            </w:r>
            <w:r w:rsidRPr="003F0FDE">
              <w:rPr>
                <w:rFonts w:ascii="宋体" w:eastAsia="宋体" w:hAnsi="宋体"/>
                <w:szCs w:val="21"/>
              </w:rPr>
              <w:t>user_id</w:t>
            </w:r>
          </w:p>
        </w:tc>
        <w:tc>
          <w:tcPr>
            <w:tcW w:w="2468" w:type="dxa"/>
          </w:tcPr>
          <w:p w14:paraId="15090D0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1745CD2A"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下单用户id</w:t>
            </w:r>
          </w:p>
        </w:tc>
      </w:tr>
      <w:tr w:rsidR="00C13A11" w:rsidRPr="003F0FDE" w14:paraId="0C8A2A92" w14:textId="77777777" w:rsidTr="005C3D1E">
        <w:tc>
          <w:tcPr>
            <w:tcW w:w="3114" w:type="dxa"/>
          </w:tcPr>
          <w:p w14:paraId="0856C605"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come_from</w:t>
            </w:r>
          </w:p>
        </w:tc>
        <w:tc>
          <w:tcPr>
            <w:tcW w:w="2468" w:type="dxa"/>
          </w:tcPr>
          <w:p w14:paraId="03F7546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426DE22A"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订单来源</w:t>
            </w:r>
          </w:p>
        </w:tc>
      </w:tr>
      <w:tr w:rsidR="00C13A11" w:rsidRPr="003F0FDE" w14:paraId="2C0E5E01" w14:textId="77777777" w:rsidTr="005C3D1E">
        <w:tc>
          <w:tcPr>
            <w:tcW w:w="3114" w:type="dxa"/>
          </w:tcPr>
          <w:p w14:paraId="2B8FD731"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aload.</w:t>
            </w:r>
            <w:r w:rsidRPr="003F0FDE">
              <w:rPr>
                <w:rFonts w:ascii="宋体" w:eastAsia="宋体" w:hAnsi="宋体"/>
                <w:szCs w:val="21"/>
              </w:rPr>
              <w:t>is_book</w:t>
            </w:r>
          </w:p>
        </w:tc>
        <w:tc>
          <w:tcPr>
            <w:tcW w:w="2468" w:type="dxa"/>
          </w:tcPr>
          <w:p w14:paraId="483F3676"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3C192788"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预订单</w:t>
            </w:r>
          </w:p>
        </w:tc>
      </w:tr>
      <w:tr w:rsidR="00C13A11" w:rsidRPr="003F0FDE" w14:paraId="597C968A" w14:textId="77777777" w:rsidTr="005C3D1E">
        <w:tc>
          <w:tcPr>
            <w:tcW w:w="3114" w:type="dxa"/>
          </w:tcPr>
          <w:p w14:paraId="3E391EC9"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Paload.se</w:t>
            </w:r>
            <w:r w:rsidRPr="003F0FDE">
              <w:rPr>
                <w:rFonts w:ascii="宋体" w:eastAsia="宋体" w:hAnsi="宋体" w:hint="eastAsia"/>
                <w:szCs w:val="21"/>
              </w:rPr>
              <w:t>nt</w:t>
            </w:r>
            <w:r w:rsidRPr="003F0FDE">
              <w:rPr>
                <w:rFonts w:ascii="宋体" w:eastAsia="宋体" w:hAnsi="宋体"/>
                <w:szCs w:val="21"/>
              </w:rPr>
              <w:t>_at_millsec</w:t>
            </w:r>
          </w:p>
        </w:tc>
        <w:tc>
          <w:tcPr>
            <w:tcW w:w="2468" w:type="dxa"/>
          </w:tcPr>
          <w:p w14:paraId="305ED75E"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L</w:t>
            </w:r>
            <w:r w:rsidRPr="003F0FDE">
              <w:rPr>
                <w:rFonts w:ascii="宋体" w:eastAsia="宋体" w:hAnsi="宋体"/>
                <w:szCs w:val="21"/>
              </w:rPr>
              <w:t>ong</w:t>
            </w:r>
          </w:p>
        </w:tc>
        <w:tc>
          <w:tcPr>
            <w:tcW w:w="2714" w:type="dxa"/>
          </w:tcPr>
          <w:p w14:paraId="4178FC87"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发送时间戳</w:t>
            </w:r>
          </w:p>
        </w:tc>
      </w:tr>
      <w:tr w:rsidR="00C13A11" w:rsidRPr="003F0FDE" w14:paraId="7E5A7C48" w14:textId="77777777" w:rsidTr="005C3D1E">
        <w:tc>
          <w:tcPr>
            <w:tcW w:w="3114" w:type="dxa"/>
          </w:tcPr>
          <w:p w14:paraId="1BA8219F"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Paload</w:t>
            </w:r>
            <w:r w:rsidRPr="003F0FDE">
              <w:rPr>
                <w:rFonts w:ascii="宋体" w:eastAsia="宋体" w:hAnsi="宋体"/>
                <w:szCs w:val="21"/>
              </w:rPr>
              <w:t>.order_mode</w:t>
            </w:r>
          </w:p>
        </w:tc>
        <w:tc>
          <w:tcPr>
            <w:tcW w:w="2468" w:type="dxa"/>
          </w:tcPr>
          <w:p w14:paraId="1C1EA36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I</w:t>
            </w:r>
            <w:r w:rsidRPr="003F0FDE">
              <w:rPr>
                <w:rFonts w:ascii="宋体" w:eastAsia="宋体" w:hAnsi="宋体"/>
                <w:szCs w:val="21"/>
              </w:rPr>
              <w:t>nteger</w:t>
            </w:r>
          </w:p>
        </w:tc>
        <w:tc>
          <w:tcPr>
            <w:tcW w:w="2714" w:type="dxa"/>
          </w:tcPr>
          <w:p w14:paraId="5E6FB408" w14:textId="77777777" w:rsidR="00C13A11" w:rsidRPr="003F0FDE" w:rsidRDefault="00C13A11" w:rsidP="005C3D1E">
            <w:pPr>
              <w:tabs>
                <w:tab w:val="left" w:pos="640"/>
              </w:tabs>
              <w:jc w:val="left"/>
              <w:rPr>
                <w:rFonts w:ascii="宋体" w:eastAsia="宋体" w:hAnsi="宋体"/>
                <w:szCs w:val="21"/>
              </w:rPr>
            </w:pPr>
            <w:r w:rsidRPr="003F0FDE">
              <w:rPr>
                <w:rFonts w:ascii="宋体" w:eastAsia="宋体" w:hAnsi="宋体" w:hint="eastAsia"/>
                <w:szCs w:val="21"/>
              </w:rPr>
              <w:t>订单模型</w:t>
            </w:r>
          </w:p>
        </w:tc>
      </w:tr>
    </w:tbl>
    <w:p w14:paraId="705ECD24" w14:textId="77777777" w:rsidR="00C13A11" w:rsidRPr="003F0FDE" w:rsidRDefault="00C13A11" w:rsidP="00C13A11">
      <w:pPr>
        <w:jc w:val="left"/>
        <w:rPr>
          <w:rFonts w:ascii="宋体" w:eastAsia="宋体" w:hAnsi="宋体"/>
          <w:szCs w:val="21"/>
        </w:rPr>
      </w:pPr>
    </w:p>
    <w:p w14:paraId="7FF0C8FF" w14:textId="18A86762" w:rsidR="00C13A11" w:rsidRPr="00A708F4" w:rsidRDefault="00C13A11" w:rsidP="00A708F4">
      <w:pPr>
        <w:spacing w:line="360" w:lineRule="auto"/>
        <w:ind w:firstLineChars="200" w:firstLine="480"/>
        <w:jc w:val="left"/>
        <w:rPr>
          <w:rFonts w:ascii="宋体" w:eastAsia="宋体" w:hAnsi="宋体"/>
          <w:sz w:val="24"/>
          <w:szCs w:val="24"/>
        </w:rPr>
      </w:pPr>
      <w:r w:rsidRPr="00A708F4">
        <w:rPr>
          <w:rFonts w:ascii="宋体" w:eastAsia="宋体" w:hAnsi="宋体" w:hint="eastAsia"/>
          <w:sz w:val="24"/>
          <w:szCs w:val="24"/>
        </w:rPr>
        <w:t>运单消息</w:t>
      </w:r>
      <w:r w:rsidR="00A708F4" w:rsidRPr="00A708F4">
        <w:rPr>
          <w:rFonts w:ascii="宋体" w:eastAsia="宋体" w:hAnsi="宋体" w:hint="eastAsia"/>
          <w:sz w:val="24"/>
          <w:szCs w:val="24"/>
        </w:rPr>
        <w:t>如表3.18所示</w:t>
      </w:r>
      <w:r w:rsidR="00A708F4">
        <w:rPr>
          <w:rFonts w:ascii="宋体" w:eastAsia="宋体" w:hAnsi="宋体" w:hint="eastAsia"/>
          <w:sz w:val="24"/>
          <w:szCs w:val="24"/>
        </w:rPr>
        <w:t>，系统根据运单中携带的信息进行规则的匹配，表中较为重要的信息为运单id、</w:t>
      </w:r>
      <w:proofErr w:type="gramStart"/>
      <w:r w:rsidR="00A708F4">
        <w:rPr>
          <w:rFonts w:ascii="宋体" w:eastAsia="宋体" w:hAnsi="宋体" w:hint="eastAsia"/>
          <w:sz w:val="24"/>
          <w:szCs w:val="24"/>
        </w:rPr>
        <w:t>运单主</w:t>
      </w:r>
      <w:proofErr w:type="gramEnd"/>
      <w:r w:rsidR="00A708F4">
        <w:rPr>
          <w:rFonts w:ascii="宋体" w:eastAsia="宋体" w:hAnsi="宋体" w:hint="eastAsia"/>
          <w:sz w:val="24"/>
          <w:szCs w:val="24"/>
        </w:rPr>
        <w:t>状态、运单子状态。运单id可以作为参数来获取</w:t>
      </w:r>
      <w:r w:rsidR="00F61DE6">
        <w:rPr>
          <w:rFonts w:ascii="宋体" w:eastAsia="宋体" w:hAnsi="宋体" w:hint="eastAsia"/>
          <w:sz w:val="24"/>
          <w:szCs w:val="24"/>
        </w:rPr>
        <w:t>订单信息；</w:t>
      </w:r>
      <w:proofErr w:type="gramStart"/>
      <w:r w:rsidR="00F61DE6">
        <w:rPr>
          <w:rFonts w:ascii="宋体" w:eastAsia="宋体" w:hAnsi="宋体" w:hint="eastAsia"/>
          <w:sz w:val="24"/>
          <w:szCs w:val="24"/>
        </w:rPr>
        <w:t>运单主状态</w:t>
      </w:r>
      <w:proofErr w:type="gramEnd"/>
      <w:r w:rsidR="00F61DE6">
        <w:rPr>
          <w:rFonts w:ascii="宋体" w:eastAsia="宋体" w:hAnsi="宋体" w:hint="eastAsia"/>
          <w:sz w:val="24"/>
          <w:szCs w:val="24"/>
        </w:rPr>
        <w:t>和运单</w:t>
      </w:r>
      <w:proofErr w:type="gramStart"/>
      <w:r w:rsidR="00F61DE6">
        <w:rPr>
          <w:rFonts w:ascii="宋体" w:eastAsia="宋体" w:hAnsi="宋体" w:hint="eastAsia"/>
          <w:sz w:val="24"/>
          <w:szCs w:val="24"/>
        </w:rPr>
        <w:t>子状态</w:t>
      </w:r>
      <w:proofErr w:type="gramEnd"/>
      <w:r w:rsidR="00F61DE6">
        <w:rPr>
          <w:rFonts w:ascii="宋体" w:eastAsia="宋体" w:hAnsi="宋体" w:hint="eastAsia"/>
          <w:sz w:val="24"/>
          <w:szCs w:val="24"/>
        </w:rPr>
        <w:t>可以用于判断当前运单处于那个阶段。</w:t>
      </w:r>
    </w:p>
    <w:p w14:paraId="535BE6A1" w14:textId="7911F035" w:rsidR="00C13A11" w:rsidRPr="003F0FDE" w:rsidRDefault="00C13A11" w:rsidP="00C13A11">
      <w:pPr>
        <w:jc w:val="center"/>
        <w:rPr>
          <w:ins w:id="298" w:author="bob king" w:date="2019-12-28T15:19:00Z"/>
          <w:rFonts w:ascii="宋体" w:eastAsia="宋体" w:hAnsi="宋体"/>
          <w:szCs w:val="21"/>
        </w:rPr>
      </w:pPr>
      <w:r>
        <w:rPr>
          <w:rFonts w:ascii="宋体" w:eastAsia="宋体" w:hAnsi="宋体" w:hint="eastAsia"/>
          <w:szCs w:val="21"/>
        </w:rPr>
        <w:t>表3.18</w:t>
      </w:r>
      <w:r w:rsidR="006A7914">
        <w:rPr>
          <w:rFonts w:ascii="宋体" w:eastAsia="宋体" w:hAnsi="宋体"/>
          <w:szCs w:val="21"/>
        </w:rPr>
        <w:t xml:space="preserve"> </w:t>
      </w:r>
      <w:r w:rsidR="006A7914">
        <w:rPr>
          <w:rFonts w:ascii="宋体" w:eastAsia="宋体" w:hAnsi="宋体" w:hint="eastAsia"/>
          <w:szCs w:val="21"/>
        </w:rPr>
        <w:t>运单消息体表</w:t>
      </w:r>
    </w:p>
    <w:tbl>
      <w:tblPr>
        <w:tblStyle w:val="af3"/>
        <w:tblW w:w="0" w:type="auto"/>
        <w:tblLook w:val="04A0" w:firstRow="1" w:lastRow="0" w:firstColumn="1" w:lastColumn="0" w:noHBand="0" w:noVBand="1"/>
      </w:tblPr>
      <w:tblGrid>
        <w:gridCol w:w="2841"/>
        <w:gridCol w:w="3318"/>
        <w:gridCol w:w="2137"/>
      </w:tblGrid>
      <w:tr w:rsidR="00C13A11" w:rsidRPr="003F0FDE" w14:paraId="48018BCE" w14:textId="77777777" w:rsidTr="005C3D1E">
        <w:tc>
          <w:tcPr>
            <w:tcW w:w="2830" w:type="dxa"/>
          </w:tcPr>
          <w:p w14:paraId="07ABA268"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字段名</w:t>
            </w:r>
          </w:p>
        </w:tc>
        <w:tc>
          <w:tcPr>
            <w:tcW w:w="3324" w:type="dxa"/>
          </w:tcPr>
          <w:p w14:paraId="5E82232E"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类型</w:t>
            </w:r>
          </w:p>
        </w:tc>
        <w:tc>
          <w:tcPr>
            <w:tcW w:w="2142" w:type="dxa"/>
          </w:tcPr>
          <w:p w14:paraId="418C8CC7"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描述</w:t>
            </w:r>
          </w:p>
        </w:tc>
      </w:tr>
      <w:tr w:rsidR="00C13A11" w:rsidRPr="003F0FDE" w14:paraId="11691948" w14:textId="77777777" w:rsidTr="005C3D1E">
        <w:tc>
          <w:tcPr>
            <w:tcW w:w="2830" w:type="dxa"/>
          </w:tcPr>
          <w:p w14:paraId="7E5D2BAF" w14:textId="77777777" w:rsidR="00C13A11" w:rsidRPr="003F0FDE" w:rsidRDefault="00C13A11" w:rsidP="005C3D1E">
            <w:pPr>
              <w:jc w:val="left"/>
              <w:rPr>
                <w:rFonts w:ascii="宋体" w:eastAsia="宋体" w:hAnsi="宋体"/>
                <w:szCs w:val="21"/>
              </w:rPr>
            </w:pPr>
            <w:r w:rsidRPr="003F0FDE">
              <w:rPr>
                <w:rFonts w:ascii="宋体" w:eastAsia="宋体" w:hAnsi="宋体"/>
                <w:szCs w:val="21"/>
              </w:rPr>
              <w:t>Type</w:t>
            </w:r>
          </w:p>
        </w:tc>
        <w:tc>
          <w:tcPr>
            <w:tcW w:w="3324" w:type="dxa"/>
          </w:tcPr>
          <w:p w14:paraId="5761CE36"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142" w:type="dxa"/>
          </w:tcPr>
          <w:p w14:paraId="5E30CE5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消息代表的含义</w:t>
            </w:r>
          </w:p>
        </w:tc>
      </w:tr>
      <w:tr w:rsidR="00C13A11" w:rsidRPr="003F0FDE" w14:paraId="2E4493B7" w14:textId="77777777" w:rsidTr="005C3D1E">
        <w:tc>
          <w:tcPr>
            <w:tcW w:w="2830" w:type="dxa"/>
          </w:tcPr>
          <w:p w14:paraId="07FB96AF"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Description</w:t>
            </w:r>
          </w:p>
        </w:tc>
        <w:tc>
          <w:tcPr>
            <w:tcW w:w="3324" w:type="dxa"/>
          </w:tcPr>
          <w:p w14:paraId="59D05B8A"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142" w:type="dxa"/>
          </w:tcPr>
          <w:p w14:paraId="29549E2B"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具体说明</w:t>
            </w:r>
          </w:p>
        </w:tc>
      </w:tr>
      <w:tr w:rsidR="00C13A11" w:rsidRPr="003F0FDE" w14:paraId="3C21AC8B" w14:textId="77777777" w:rsidTr="005C3D1E">
        <w:tc>
          <w:tcPr>
            <w:tcW w:w="2830" w:type="dxa"/>
          </w:tcPr>
          <w:p w14:paraId="17E3A0E2"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Payload.carrier_driver_id</w:t>
            </w:r>
          </w:p>
        </w:tc>
        <w:tc>
          <w:tcPr>
            <w:tcW w:w="3324" w:type="dxa"/>
          </w:tcPr>
          <w:p w14:paraId="129FC9EF"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1712826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骑手id</w:t>
            </w:r>
          </w:p>
        </w:tc>
      </w:tr>
      <w:tr w:rsidR="00C13A11" w:rsidRPr="003F0FDE" w14:paraId="30EF91E6" w14:textId="77777777" w:rsidTr="005C3D1E">
        <w:tc>
          <w:tcPr>
            <w:tcW w:w="2830" w:type="dxa"/>
          </w:tcPr>
          <w:p w14:paraId="72E52563"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.carrier_id</w:t>
            </w:r>
          </w:p>
        </w:tc>
        <w:tc>
          <w:tcPr>
            <w:tcW w:w="3324" w:type="dxa"/>
          </w:tcPr>
          <w:p w14:paraId="5BD83F73"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142" w:type="dxa"/>
          </w:tcPr>
          <w:p w14:paraId="1206FB9E" w14:textId="77777777" w:rsidR="00C13A11" w:rsidRPr="003F0FDE" w:rsidRDefault="00C13A11" w:rsidP="005C3D1E">
            <w:pPr>
              <w:jc w:val="left"/>
              <w:rPr>
                <w:rFonts w:ascii="宋体" w:eastAsia="宋体" w:hAnsi="宋体"/>
                <w:szCs w:val="21"/>
              </w:rPr>
            </w:pPr>
            <w:proofErr w:type="gramStart"/>
            <w:r w:rsidRPr="003F0FDE">
              <w:rPr>
                <w:rFonts w:ascii="宋体" w:eastAsia="宋体" w:hAnsi="宋体" w:hint="eastAsia"/>
                <w:szCs w:val="21"/>
              </w:rPr>
              <w:t>配送商</w:t>
            </w:r>
            <w:proofErr w:type="gramEnd"/>
            <w:r w:rsidRPr="003F0FDE">
              <w:rPr>
                <w:rFonts w:ascii="宋体" w:eastAsia="宋体" w:hAnsi="宋体" w:hint="eastAsia"/>
                <w:szCs w:val="21"/>
              </w:rPr>
              <w:t>id</w:t>
            </w:r>
          </w:p>
        </w:tc>
      </w:tr>
      <w:tr w:rsidR="00C13A11" w:rsidRPr="003F0FDE" w14:paraId="15C29B9D" w14:textId="77777777" w:rsidTr="005C3D1E">
        <w:tc>
          <w:tcPr>
            <w:tcW w:w="2830" w:type="dxa"/>
          </w:tcPr>
          <w:p w14:paraId="71BCF28D"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deliverer_name</w:t>
            </w:r>
          </w:p>
        </w:tc>
        <w:tc>
          <w:tcPr>
            <w:tcW w:w="3324" w:type="dxa"/>
          </w:tcPr>
          <w:p w14:paraId="78B20ECB"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String</w:t>
            </w:r>
          </w:p>
        </w:tc>
        <w:tc>
          <w:tcPr>
            <w:tcW w:w="2142" w:type="dxa"/>
          </w:tcPr>
          <w:p w14:paraId="61EE8073"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骑手名称</w:t>
            </w:r>
          </w:p>
        </w:tc>
      </w:tr>
      <w:tr w:rsidR="00C13A11" w:rsidRPr="003F0FDE" w14:paraId="13665436" w14:textId="77777777" w:rsidTr="005C3D1E">
        <w:tc>
          <w:tcPr>
            <w:tcW w:w="2830" w:type="dxa"/>
          </w:tcPr>
          <w:p w14:paraId="65D895B9"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deliverer_phone</w:t>
            </w:r>
          </w:p>
        </w:tc>
        <w:tc>
          <w:tcPr>
            <w:tcW w:w="3324" w:type="dxa"/>
          </w:tcPr>
          <w:p w14:paraId="40F4C32F"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08F0A7E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骑手电话</w:t>
            </w:r>
          </w:p>
        </w:tc>
      </w:tr>
      <w:tr w:rsidR="00C13A11" w:rsidRPr="003F0FDE" w14:paraId="0E9DFC9F" w14:textId="77777777" w:rsidTr="005C3D1E">
        <w:tc>
          <w:tcPr>
            <w:tcW w:w="2830" w:type="dxa"/>
          </w:tcPr>
          <w:p w14:paraId="57B968CB"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.order_id</w:t>
            </w:r>
          </w:p>
        </w:tc>
        <w:tc>
          <w:tcPr>
            <w:tcW w:w="3324" w:type="dxa"/>
          </w:tcPr>
          <w:p w14:paraId="7EF61107" w14:textId="77777777" w:rsidR="00C13A11" w:rsidRPr="003F0FDE" w:rsidRDefault="00C13A11" w:rsidP="005C3D1E">
            <w:pPr>
              <w:jc w:val="left"/>
              <w:rPr>
                <w:rFonts w:ascii="宋体" w:eastAsia="宋体" w:hAnsi="宋体"/>
                <w:szCs w:val="21"/>
              </w:rPr>
            </w:pPr>
            <w:r w:rsidRPr="003F0FDE">
              <w:rPr>
                <w:rFonts w:ascii="宋体" w:eastAsia="宋体" w:hAnsi="宋体"/>
                <w:szCs w:val="21"/>
              </w:rPr>
              <w:t>Long</w:t>
            </w:r>
          </w:p>
        </w:tc>
        <w:tc>
          <w:tcPr>
            <w:tcW w:w="2142" w:type="dxa"/>
          </w:tcPr>
          <w:p w14:paraId="40F83F37"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订单id</w:t>
            </w:r>
          </w:p>
        </w:tc>
      </w:tr>
      <w:tr w:rsidR="00C13A11" w:rsidRPr="003F0FDE" w14:paraId="318CC300" w14:textId="77777777" w:rsidTr="005C3D1E">
        <w:tc>
          <w:tcPr>
            <w:tcW w:w="2830" w:type="dxa"/>
          </w:tcPr>
          <w:p w14:paraId="5DF118DB"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.send_at</w:t>
            </w:r>
          </w:p>
        </w:tc>
        <w:tc>
          <w:tcPr>
            <w:tcW w:w="3324" w:type="dxa"/>
          </w:tcPr>
          <w:p w14:paraId="05537323" w14:textId="77777777" w:rsidR="00C13A11" w:rsidRPr="003F0FDE" w:rsidRDefault="00C13A11" w:rsidP="005C3D1E">
            <w:pPr>
              <w:jc w:val="left"/>
              <w:rPr>
                <w:rFonts w:ascii="宋体" w:eastAsia="宋体" w:hAnsi="宋体"/>
                <w:szCs w:val="21"/>
              </w:rPr>
            </w:pPr>
            <w:r w:rsidRPr="003F0FDE">
              <w:rPr>
                <w:rFonts w:ascii="宋体" w:eastAsia="宋体" w:hAnsi="宋体"/>
                <w:szCs w:val="21"/>
              </w:rPr>
              <w:t>Long</w:t>
            </w:r>
          </w:p>
        </w:tc>
        <w:tc>
          <w:tcPr>
            <w:tcW w:w="2142" w:type="dxa"/>
          </w:tcPr>
          <w:p w14:paraId="6D74B691"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发送时间</w:t>
            </w:r>
          </w:p>
        </w:tc>
      </w:tr>
      <w:tr w:rsidR="00C13A11" w:rsidRPr="003F0FDE" w14:paraId="580A9C3B" w14:textId="77777777" w:rsidTr="005C3D1E">
        <w:tc>
          <w:tcPr>
            <w:tcW w:w="2830" w:type="dxa"/>
          </w:tcPr>
          <w:p w14:paraId="0021A741"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w:t>
            </w:r>
            <w:r w:rsidRPr="003F0FDE">
              <w:rPr>
                <w:rFonts w:ascii="宋体" w:eastAsia="宋体" w:hAnsi="宋体"/>
                <w:szCs w:val="21"/>
              </w:rPr>
              <w:t>load.state</w:t>
            </w:r>
          </w:p>
        </w:tc>
        <w:tc>
          <w:tcPr>
            <w:tcW w:w="3324" w:type="dxa"/>
          </w:tcPr>
          <w:p w14:paraId="261A0A55" w14:textId="77777777" w:rsidR="00C13A11" w:rsidRPr="003F0FDE" w:rsidRDefault="00C13A11" w:rsidP="005C3D1E">
            <w:pPr>
              <w:jc w:val="left"/>
              <w:rPr>
                <w:rFonts w:ascii="宋体" w:eastAsia="宋体" w:hAnsi="宋体"/>
                <w:szCs w:val="21"/>
              </w:rPr>
            </w:pPr>
            <w:r w:rsidRPr="003F0FDE">
              <w:rPr>
                <w:rFonts w:ascii="宋体" w:eastAsia="宋体" w:hAnsi="宋体"/>
                <w:szCs w:val="21"/>
              </w:rPr>
              <w:t>String</w:t>
            </w:r>
          </w:p>
        </w:tc>
        <w:tc>
          <w:tcPr>
            <w:tcW w:w="2142" w:type="dxa"/>
          </w:tcPr>
          <w:p w14:paraId="500B2EAE" w14:textId="77777777" w:rsidR="00C13A11" w:rsidRPr="003F0FDE" w:rsidRDefault="00C13A11" w:rsidP="005C3D1E">
            <w:pPr>
              <w:jc w:val="left"/>
              <w:rPr>
                <w:rFonts w:ascii="宋体" w:eastAsia="宋体" w:hAnsi="宋体"/>
                <w:szCs w:val="21"/>
              </w:rPr>
            </w:pPr>
            <w:proofErr w:type="gramStart"/>
            <w:r w:rsidRPr="003F0FDE">
              <w:rPr>
                <w:rFonts w:ascii="宋体" w:eastAsia="宋体" w:hAnsi="宋体" w:hint="eastAsia"/>
                <w:szCs w:val="21"/>
              </w:rPr>
              <w:t>运单主状态</w:t>
            </w:r>
            <w:proofErr w:type="gramEnd"/>
          </w:p>
        </w:tc>
      </w:tr>
      <w:tr w:rsidR="00C13A11" w:rsidRPr="003F0FDE" w14:paraId="0D9118BC" w14:textId="77777777" w:rsidTr="005C3D1E">
        <w:tc>
          <w:tcPr>
            <w:tcW w:w="2830" w:type="dxa"/>
          </w:tcPr>
          <w:p w14:paraId="2A18672A"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.subState</w:t>
            </w:r>
          </w:p>
        </w:tc>
        <w:tc>
          <w:tcPr>
            <w:tcW w:w="3324" w:type="dxa"/>
          </w:tcPr>
          <w:p w14:paraId="053A8709"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S</w:t>
            </w:r>
            <w:r w:rsidRPr="003F0FDE">
              <w:rPr>
                <w:rFonts w:ascii="宋体" w:eastAsia="宋体" w:hAnsi="宋体"/>
                <w:szCs w:val="21"/>
              </w:rPr>
              <w:t>tring</w:t>
            </w:r>
          </w:p>
        </w:tc>
        <w:tc>
          <w:tcPr>
            <w:tcW w:w="2142" w:type="dxa"/>
          </w:tcPr>
          <w:p w14:paraId="315B1067"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运单</w:t>
            </w:r>
            <w:proofErr w:type="gramStart"/>
            <w:r w:rsidRPr="003F0FDE">
              <w:rPr>
                <w:rFonts w:ascii="宋体" w:eastAsia="宋体" w:hAnsi="宋体" w:hint="eastAsia"/>
                <w:szCs w:val="21"/>
              </w:rPr>
              <w:t>子状态</w:t>
            </w:r>
            <w:proofErr w:type="gramEnd"/>
          </w:p>
        </w:tc>
      </w:tr>
      <w:tr w:rsidR="00C13A11" w:rsidRPr="003F0FDE" w14:paraId="5FCD97FF" w14:textId="77777777" w:rsidTr="005C3D1E">
        <w:tc>
          <w:tcPr>
            <w:tcW w:w="2830" w:type="dxa"/>
          </w:tcPr>
          <w:p w14:paraId="126EAB8F" w14:textId="77777777" w:rsidR="00C13A11" w:rsidRPr="003F0FDE" w:rsidRDefault="00C13A11" w:rsidP="005C3D1E">
            <w:pPr>
              <w:jc w:val="left"/>
              <w:rPr>
                <w:rFonts w:ascii="宋体" w:eastAsia="宋体" w:hAnsi="宋体"/>
                <w:szCs w:val="21"/>
              </w:rPr>
            </w:pPr>
            <w:r w:rsidRPr="003F0FDE">
              <w:rPr>
                <w:rFonts w:ascii="宋体" w:eastAsia="宋体" w:hAnsi="宋体"/>
                <w:szCs w:val="21"/>
              </w:rPr>
              <w:lastRenderedPageBreak/>
              <w:t>P</w:t>
            </w:r>
            <w:r w:rsidRPr="003F0FDE">
              <w:rPr>
                <w:rFonts w:ascii="宋体" w:eastAsia="宋体" w:hAnsi="宋体" w:hint="eastAsia"/>
                <w:szCs w:val="21"/>
              </w:rPr>
              <w:t>ayload</w:t>
            </w:r>
            <w:r w:rsidRPr="003F0FDE">
              <w:rPr>
                <w:rFonts w:ascii="宋体" w:eastAsia="宋体" w:hAnsi="宋体"/>
                <w:szCs w:val="21"/>
              </w:rPr>
              <w:t>.tracking_id</w:t>
            </w:r>
          </w:p>
        </w:tc>
        <w:tc>
          <w:tcPr>
            <w:tcW w:w="3324" w:type="dxa"/>
          </w:tcPr>
          <w:p w14:paraId="3AB83676" w14:textId="77777777" w:rsidR="00C13A11" w:rsidRPr="003F0FDE" w:rsidRDefault="00C13A11" w:rsidP="005C3D1E">
            <w:pPr>
              <w:jc w:val="left"/>
              <w:rPr>
                <w:rFonts w:ascii="宋体" w:eastAsia="宋体" w:hAnsi="宋体"/>
                <w:szCs w:val="21"/>
              </w:rPr>
            </w:pPr>
            <w:r w:rsidRPr="003F0FDE">
              <w:rPr>
                <w:rFonts w:ascii="宋体" w:eastAsia="宋体" w:hAnsi="宋体"/>
                <w:szCs w:val="21"/>
              </w:rPr>
              <w:t>Long</w:t>
            </w:r>
          </w:p>
        </w:tc>
        <w:tc>
          <w:tcPr>
            <w:tcW w:w="2142" w:type="dxa"/>
          </w:tcPr>
          <w:p w14:paraId="480E1878"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运单id</w:t>
            </w:r>
          </w:p>
        </w:tc>
      </w:tr>
      <w:tr w:rsidR="00C13A11" w:rsidRPr="003F0FDE" w14:paraId="7F08CE16" w14:textId="77777777" w:rsidTr="005C3D1E">
        <w:tc>
          <w:tcPr>
            <w:tcW w:w="2830" w:type="dxa"/>
          </w:tcPr>
          <w:p w14:paraId="6D4CFAC2" w14:textId="77777777" w:rsidR="00C13A11" w:rsidRPr="003F0FDE" w:rsidRDefault="00C13A11" w:rsidP="005C3D1E">
            <w:pPr>
              <w:jc w:val="left"/>
              <w:rPr>
                <w:rFonts w:ascii="宋体" w:eastAsia="宋体" w:hAnsi="宋体"/>
                <w:szCs w:val="21"/>
              </w:rPr>
            </w:pPr>
            <w:r w:rsidRPr="003F0FDE">
              <w:rPr>
                <w:rFonts w:ascii="宋体" w:eastAsia="宋体" w:hAnsi="宋体"/>
                <w:szCs w:val="21"/>
              </w:rPr>
              <w:t>P</w:t>
            </w:r>
            <w:r w:rsidRPr="003F0FDE">
              <w:rPr>
                <w:rFonts w:ascii="宋体" w:eastAsia="宋体" w:hAnsi="宋体" w:hint="eastAsia"/>
                <w:szCs w:val="21"/>
              </w:rPr>
              <w:t>ayload</w:t>
            </w:r>
            <w:r w:rsidRPr="003F0FDE">
              <w:rPr>
                <w:rFonts w:ascii="宋体" w:eastAsia="宋体" w:hAnsi="宋体"/>
                <w:szCs w:val="21"/>
              </w:rPr>
              <w:t>.update_time</w:t>
            </w:r>
          </w:p>
        </w:tc>
        <w:tc>
          <w:tcPr>
            <w:tcW w:w="3324" w:type="dxa"/>
          </w:tcPr>
          <w:p w14:paraId="3D3CDE9C" w14:textId="77777777" w:rsidR="00C13A11" w:rsidRPr="003F0FDE" w:rsidRDefault="00C13A11" w:rsidP="005C3D1E">
            <w:pPr>
              <w:jc w:val="left"/>
              <w:rPr>
                <w:rFonts w:ascii="宋体" w:eastAsia="宋体" w:hAnsi="宋体"/>
                <w:szCs w:val="21"/>
              </w:rPr>
            </w:pPr>
            <w:r w:rsidRPr="003F0FDE">
              <w:rPr>
                <w:rFonts w:ascii="宋体" w:eastAsia="宋体" w:hAnsi="宋体"/>
                <w:szCs w:val="21"/>
              </w:rPr>
              <w:t>Long</w:t>
            </w:r>
          </w:p>
        </w:tc>
        <w:tc>
          <w:tcPr>
            <w:tcW w:w="2142" w:type="dxa"/>
          </w:tcPr>
          <w:p w14:paraId="6334E382" w14:textId="77777777" w:rsidR="00C13A11" w:rsidRPr="003F0FDE" w:rsidRDefault="00C13A11" w:rsidP="005C3D1E">
            <w:pPr>
              <w:jc w:val="left"/>
              <w:rPr>
                <w:rFonts w:ascii="宋体" w:eastAsia="宋体" w:hAnsi="宋体"/>
                <w:szCs w:val="21"/>
              </w:rPr>
            </w:pPr>
            <w:r w:rsidRPr="003F0FDE">
              <w:rPr>
                <w:rFonts w:ascii="宋体" w:eastAsia="宋体" w:hAnsi="宋体" w:hint="eastAsia"/>
                <w:szCs w:val="21"/>
              </w:rPr>
              <w:t>更新时间</w:t>
            </w:r>
          </w:p>
        </w:tc>
      </w:tr>
    </w:tbl>
    <w:p w14:paraId="0FD7165C" w14:textId="77777777" w:rsidR="00C13A11" w:rsidRDefault="00C13A11" w:rsidP="00C13A11"/>
    <w:p w14:paraId="49817E58" w14:textId="0AECCB0D" w:rsidR="00C13A11" w:rsidRPr="00F207A8" w:rsidRDefault="00F61DE6" w:rsidP="00F61DE6">
      <w:pPr>
        <w:spacing w:line="360" w:lineRule="auto"/>
        <w:ind w:firstLineChars="200" w:firstLine="480"/>
        <w:rPr>
          <w:sz w:val="24"/>
          <w:szCs w:val="24"/>
        </w:rPr>
      </w:pPr>
      <w:r w:rsidRPr="00F207A8">
        <w:rPr>
          <w:rFonts w:ascii="宋体" w:eastAsia="宋体" w:hAnsi="宋体" w:hint="eastAsia"/>
          <w:sz w:val="24"/>
          <w:szCs w:val="24"/>
        </w:rPr>
        <w:t>超时消息表如表3.19所示，当订单或运单发生超时之后，系统就会发送一条超时消息到消息队列，以便监听到该消息队列的其他应用能够感知到超时</w:t>
      </w:r>
      <w:r w:rsidRPr="00F207A8">
        <w:rPr>
          <w:rFonts w:hint="eastAsia"/>
          <w:sz w:val="24"/>
          <w:szCs w:val="24"/>
        </w:rPr>
        <w:t>。</w:t>
      </w:r>
    </w:p>
    <w:p w14:paraId="07D8D548" w14:textId="43612B3C" w:rsidR="00C13A11" w:rsidRDefault="00C13A11" w:rsidP="00C13A11">
      <w:pPr>
        <w:jc w:val="center"/>
      </w:pPr>
      <w:r>
        <w:rPr>
          <w:rFonts w:hint="eastAsia"/>
        </w:rPr>
        <w:t>表3.19</w:t>
      </w:r>
      <w:r w:rsidR="006A7914">
        <w:t xml:space="preserve"> </w:t>
      </w:r>
      <w:r w:rsidR="006A7914">
        <w:rPr>
          <w:rFonts w:hint="eastAsia"/>
        </w:rPr>
        <w:t>超时消息体表</w:t>
      </w:r>
    </w:p>
    <w:tbl>
      <w:tblPr>
        <w:tblStyle w:val="af3"/>
        <w:tblW w:w="0" w:type="auto"/>
        <w:tblLook w:val="04A0" w:firstRow="1" w:lastRow="0" w:firstColumn="1" w:lastColumn="0" w:noHBand="0" w:noVBand="1"/>
      </w:tblPr>
      <w:tblGrid>
        <w:gridCol w:w="2765"/>
        <w:gridCol w:w="2765"/>
        <w:gridCol w:w="2766"/>
      </w:tblGrid>
      <w:tr w:rsidR="00C13A11" w14:paraId="712FA9A1" w14:textId="77777777" w:rsidTr="005C3D1E">
        <w:tc>
          <w:tcPr>
            <w:tcW w:w="2765" w:type="dxa"/>
          </w:tcPr>
          <w:p w14:paraId="247AE06F" w14:textId="77777777" w:rsidR="00C13A11" w:rsidRDefault="00C13A11" w:rsidP="005C3D1E">
            <w:r>
              <w:rPr>
                <w:rFonts w:hint="eastAsia"/>
              </w:rPr>
              <w:t>字段名</w:t>
            </w:r>
          </w:p>
        </w:tc>
        <w:tc>
          <w:tcPr>
            <w:tcW w:w="2765" w:type="dxa"/>
          </w:tcPr>
          <w:p w14:paraId="1900BB6C" w14:textId="77777777" w:rsidR="00C13A11" w:rsidRDefault="00C13A11" w:rsidP="005C3D1E">
            <w:r>
              <w:rPr>
                <w:rFonts w:hint="eastAsia"/>
              </w:rPr>
              <w:t>类型</w:t>
            </w:r>
          </w:p>
        </w:tc>
        <w:tc>
          <w:tcPr>
            <w:tcW w:w="2766" w:type="dxa"/>
          </w:tcPr>
          <w:p w14:paraId="4C22E172" w14:textId="77777777" w:rsidR="00C13A11" w:rsidRDefault="00C13A11" w:rsidP="005C3D1E">
            <w:r>
              <w:rPr>
                <w:rFonts w:hint="eastAsia"/>
              </w:rPr>
              <w:t>描述</w:t>
            </w:r>
          </w:p>
        </w:tc>
      </w:tr>
      <w:tr w:rsidR="00C13A11" w14:paraId="7D770EBD" w14:textId="77777777" w:rsidTr="005C3D1E">
        <w:tc>
          <w:tcPr>
            <w:tcW w:w="2765" w:type="dxa"/>
          </w:tcPr>
          <w:p w14:paraId="4C8B6FD0" w14:textId="77777777" w:rsidR="00C13A11" w:rsidRDefault="00C13A11" w:rsidP="005C3D1E">
            <w:r>
              <w:rPr>
                <w:rFonts w:hint="eastAsia"/>
              </w:rPr>
              <w:t>Type</w:t>
            </w:r>
          </w:p>
        </w:tc>
        <w:tc>
          <w:tcPr>
            <w:tcW w:w="2765" w:type="dxa"/>
          </w:tcPr>
          <w:p w14:paraId="1C4D4ED0" w14:textId="77777777" w:rsidR="00C13A11" w:rsidRDefault="00C13A11" w:rsidP="005C3D1E">
            <w:r>
              <w:rPr>
                <w:rFonts w:hint="eastAsia"/>
              </w:rPr>
              <w:t>Integer</w:t>
            </w:r>
          </w:p>
        </w:tc>
        <w:tc>
          <w:tcPr>
            <w:tcW w:w="2766" w:type="dxa"/>
          </w:tcPr>
          <w:p w14:paraId="5CD549A4" w14:textId="77777777" w:rsidR="00C13A11" w:rsidRDefault="00C13A11" w:rsidP="005C3D1E">
            <w:r>
              <w:rPr>
                <w:rFonts w:ascii="宋体" w:eastAsia="宋体" w:hAnsi="宋体" w:hint="eastAsia"/>
                <w:sz w:val="24"/>
                <w:szCs w:val="24"/>
              </w:rPr>
              <w:t>消息代表的含义</w:t>
            </w:r>
          </w:p>
        </w:tc>
      </w:tr>
      <w:tr w:rsidR="00C13A11" w14:paraId="3E5746AF" w14:textId="77777777" w:rsidTr="005C3D1E">
        <w:tc>
          <w:tcPr>
            <w:tcW w:w="2765" w:type="dxa"/>
          </w:tcPr>
          <w:p w14:paraId="5B7D53A8" w14:textId="77777777" w:rsidR="00C13A11" w:rsidRDefault="00C13A11" w:rsidP="005C3D1E">
            <w:r>
              <w:t>E</w:t>
            </w:r>
            <w:r>
              <w:rPr>
                <w:rFonts w:hint="eastAsia"/>
              </w:rPr>
              <w:t>vent_</w:t>
            </w:r>
            <w:r>
              <w:t>name</w:t>
            </w:r>
          </w:p>
        </w:tc>
        <w:tc>
          <w:tcPr>
            <w:tcW w:w="2765" w:type="dxa"/>
          </w:tcPr>
          <w:p w14:paraId="71FF3C8E" w14:textId="77777777" w:rsidR="00C13A11" w:rsidRDefault="00C13A11" w:rsidP="005C3D1E">
            <w:r>
              <w:rPr>
                <w:rFonts w:hint="eastAsia"/>
              </w:rPr>
              <w:t>S</w:t>
            </w:r>
            <w:r>
              <w:t>tring</w:t>
            </w:r>
          </w:p>
        </w:tc>
        <w:tc>
          <w:tcPr>
            <w:tcW w:w="2766" w:type="dxa"/>
          </w:tcPr>
          <w:p w14:paraId="67C2FC55" w14:textId="77777777" w:rsidR="00C13A11" w:rsidRDefault="00C13A11" w:rsidP="005C3D1E">
            <w:r>
              <w:rPr>
                <w:rFonts w:hint="eastAsia"/>
              </w:rPr>
              <w:t>事件名称</w:t>
            </w:r>
          </w:p>
        </w:tc>
      </w:tr>
      <w:tr w:rsidR="00C13A11" w14:paraId="75038008" w14:textId="77777777" w:rsidTr="005C3D1E">
        <w:tc>
          <w:tcPr>
            <w:tcW w:w="2765" w:type="dxa"/>
          </w:tcPr>
          <w:p w14:paraId="353F8071" w14:textId="77777777" w:rsidR="00C13A11" w:rsidRDefault="00C13A11" w:rsidP="005C3D1E">
            <w:r>
              <w:t>P</w:t>
            </w:r>
            <w:r>
              <w:rPr>
                <w:rFonts w:hint="eastAsia"/>
              </w:rPr>
              <w:t>ayload.</w:t>
            </w:r>
            <w:r>
              <w:t>order_id</w:t>
            </w:r>
          </w:p>
        </w:tc>
        <w:tc>
          <w:tcPr>
            <w:tcW w:w="2765" w:type="dxa"/>
          </w:tcPr>
          <w:p w14:paraId="602F32DC" w14:textId="77777777" w:rsidR="00C13A11" w:rsidRDefault="00C13A11" w:rsidP="005C3D1E">
            <w:r>
              <w:rPr>
                <w:rFonts w:hint="eastAsia"/>
              </w:rPr>
              <w:t>L</w:t>
            </w:r>
            <w:r>
              <w:t>ong</w:t>
            </w:r>
          </w:p>
        </w:tc>
        <w:tc>
          <w:tcPr>
            <w:tcW w:w="2766" w:type="dxa"/>
          </w:tcPr>
          <w:p w14:paraId="0DBF0A86" w14:textId="77777777" w:rsidR="00C13A11" w:rsidRDefault="00C13A11" w:rsidP="005C3D1E">
            <w:r>
              <w:rPr>
                <w:rFonts w:hint="eastAsia"/>
              </w:rPr>
              <w:t>订单id</w:t>
            </w:r>
          </w:p>
        </w:tc>
      </w:tr>
      <w:tr w:rsidR="00C13A11" w14:paraId="0CD68D09" w14:textId="77777777" w:rsidTr="005C3D1E">
        <w:tc>
          <w:tcPr>
            <w:tcW w:w="2765" w:type="dxa"/>
          </w:tcPr>
          <w:p w14:paraId="2253AC71" w14:textId="77777777" w:rsidR="00C13A11" w:rsidRDefault="00C13A11" w:rsidP="005C3D1E">
            <w:r>
              <w:t>P</w:t>
            </w:r>
            <w:r>
              <w:rPr>
                <w:rFonts w:hint="eastAsia"/>
              </w:rPr>
              <w:t>ayload</w:t>
            </w:r>
            <w:r>
              <w:t>.timeout</w:t>
            </w:r>
          </w:p>
        </w:tc>
        <w:tc>
          <w:tcPr>
            <w:tcW w:w="2765" w:type="dxa"/>
          </w:tcPr>
          <w:p w14:paraId="7F0B3680" w14:textId="77777777" w:rsidR="00C13A11" w:rsidRDefault="00C13A11" w:rsidP="005C3D1E">
            <w:r>
              <w:t>Long</w:t>
            </w:r>
          </w:p>
        </w:tc>
        <w:tc>
          <w:tcPr>
            <w:tcW w:w="2766" w:type="dxa"/>
          </w:tcPr>
          <w:p w14:paraId="6C36C954" w14:textId="77777777" w:rsidR="00C13A11" w:rsidRDefault="00C13A11" w:rsidP="005C3D1E">
            <w:r>
              <w:rPr>
                <w:rFonts w:hint="eastAsia"/>
              </w:rPr>
              <w:t>超时时间</w:t>
            </w:r>
          </w:p>
        </w:tc>
      </w:tr>
      <w:tr w:rsidR="00C13A11" w14:paraId="7757E3CB" w14:textId="77777777" w:rsidTr="005C3D1E">
        <w:tc>
          <w:tcPr>
            <w:tcW w:w="2765" w:type="dxa"/>
          </w:tcPr>
          <w:p w14:paraId="1DED4CF1" w14:textId="77777777" w:rsidR="00C13A11" w:rsidRDefault="00C13A11" w:rsidP="005C3D1E">
            <w:r>
              <w:t>P</w:t>
            </w:r>
            <w:r>
              <w:rPr>
                <w:rFonts w:hint="eastAsia"/>
              </w:rPr>
              <w:t>ayload.</w:t>
            </w:r>
            <w:r>
              <w:t>start_time</w:t>
            </w:r>
          </w:p>
        </w:tc>
        <w:tc>
          <w:tcPr>
            <w:tcW w:w="2765" w:type="dxa"/>
          </w:tcPr>
          <w:p w14:paraId="33AD75A5" w14:textId="77777777" w:rsidR="00C13A11" w:rsidRDefault="00C13A11" w:rsidP="005C3D1E">
            <w:r>
              <w:t>Long</w:t>
            </w:r>
          </w:p>
        </w:tc>
        <w:tc>
          <w:tcPr>
            <w:tcW w:w="2766" w:type="dxa"/>
          </w:tcPr>
          <w:p w14:paraId="20870858" w14:textId="77777777" w:rsidR="00C13A11" w:rsidRDefault="00C13A11" w:rsidP="005C3D1E">
            <w:r>
              <w:rPr>
                <w:rFonts w:hint="eastAsia"/>
              </w:rPr>
              <w:t>开始时间</w:t>
            </w:r>
          </w:p>
        </w:tc>
      </w:tr>
    </w:tbl>
    <w:p w14:paraId="01CADC0F" w14:textId="77777777" w:rsidR="00C13A11" w:rsidRDefault="00C13A11" w:rsidP="00C13A11"/>
    <w:p w14:paraId="5E68E1EC" w14:textId="50FC19D7" w:rsidR="00C13A11" w:rsidRPr="00F207A8" w:rsidRDefault="00C13A11" w:rsidP="00F207A8">
      <w:pPr>
        <w:spacing w:line="360" w:lineRule="auto"/>
        <w:ind w:firstLineChars="200" w:firstLine="480"/>
        <w:rPr>
          <w:rFonts w:ascii="宋体" w:eastAsia="宋体" w:hAnsi="宋体"/>
          <w:sz w:val="24"/>
          <w:szCs w:val="24"/>
        </w:rPr>
      </w:pPr>
      <w:r w:rsidRPr="00F207A8">
        <w:rPr>
          <w:rFonts w:ascii="宋体" w:eastAsia="宋体" w:hAnsi="宋体" w:hint="eastAsia"/>
          <w:sz w:val="24"/>
          <w:szCs w:val="24"/>
        </w:rPr>
        <w:t>审批</w:t>
      </w:r>
      <w:proofErr w:type="gramStart"/>
      <w:r w:rsidRPr="00F207A8">
        <w:rPr>
          <w:rFonts w:ascii="宋体" w:eastAsia="宋体" w:hAnsi="宋体" w:hint="eastAsia"/>
          <w:sz w:val="24"/>
          <w:szCs w:val="24"/>
        </w:rPr>
        <w:t>流消息</w:t>
      </w:r>
      <w:proofErr w:type="gramEnd"/>
      <w:r w:rsidR="006A7914">
        <w:rPr>
          <w:rFonts w:ascii="宋体" w:eastAsia="宋体" w:hAnsi="宋体" w:hint="eastAsia"/>
          <w:sz w:val="24"/>
          <w:szCs w:val="24"/>
        </w:rPr>
        <w:t>如表3.20所示，系统与审核流平台之间通过消息队列进行交互，系统依赖于审核流平台的消息，根据审核</w:t>
      </w:r>
      <w:proofErr w:type="gramStart"/>
      <w:r w:rsidR="006A7914">
        <w:rPr>
          <w:rFonts w:ascii="宋体" w:eastAsia="宋体" w:hAnsi="宋体" w:hint="eastAsia"/>
          <w:sz w:val="24"/>
          <w:szCs w:val="24"/>
        </w:rPr>
        <w:t>流消息</w:t>
      </w:r>
      <w:proofErr w:type="gramEnd"/>
      <w:r w:rsidR="006A7914">
        <w:rPr>
          <w:rFonts w:ascii="宋体" w:eastAsia="宋体" w:hAnsi="宋体" w:hint="eastAsia"/>
          <w:sz w:val="24"/>
          <w:szCs w:val="24"/>
        </w:rPr>
        <w:t>对审核权进行转移。表中较为重要的参数为上一个状态、当前状态，通过这两个状态就能够决定审核权应该如何转移。</w:t>
      </w:r>
    </w:p>
    <w:p w14:paraId="78AFF698" w14:textId="687F1847" w:rsidR="00C13A11" w:rsidRDefault="00C13A11" w:rsidP="00C13A11">
      <w:pPr>
        <w:jc w:val="center"/>
      </w:pPr>
      <w:r>
        <w:rPr>
          <w:rFonts w:hint="eastAsia"/>
        </w:rPr>
        <w:t>表3.20</w:t>
      </w:r>
      <w:r w:rsidR="006A7914">
        <w:t xml:space="preserve"> </w:t>
      </w:r>
      <w:r w:rsidR="006A7914">
        <w:rPr>
          <w:rFonts w:hint="eastAsia"/>
        </w:rPr>
        <w:t>审核</w:t>
      </w:r>
      <w:proofErr w:type="gramStart"/>
      <w:r w:rsidR="006A7914">
        <w:rPr>
          <w:rFonts w:hint="eastAsia"/>
        </w:rPr>
        <w:t>流消息</w:t>
      </w:r>
      <w:proofErr w:type="gramEnd"/>
      <w:r w:rsidR="006A7914">
        <w:rPr>
          <w:rFonts w:hint="eastAsia"/>
        </w:rPr>
        <w:t>体表</w:t>
      </w:r>
    </w:p>
    <w:tbl>
      <w:tblPr>
        <w:tblStyle w:val="af3"/>
        <w:tblW w:w="0" w:type="auto"/>
        <w:tblLook w:val="04A0" w:firstRow="1" w:lastRow="0" w:firstColumn="1" w:lastColumn="0" w:noHBand="0" w:noVBand="1"/>
      </w:tblPr>
      <w:tblGrid>
        <w:gridCol w:w="2765"/>
        <w:gridCol w:w="2765"/>
        <w:gridCol w:w="2766"/>
      </w:tblGrid>
      <w:tr w:rsidR="00C13A11" w14:paraId="3EBD0512" w14:textId="77777777" w:rsidTr="005C3D1E">
        <w:tc>
          <w:tcPr>
            <w:tcW w:w="2765" w:type="dxa"/>
          </w:tcPr>
          <w:p w14:paraId="11943097" w14:textId="77777777" w:rsidR="00C13A11" w:rsidRDefault="00C13A11" w:rsidP="005C3D1E">
            <w:r>
              <w:rPr>
                <w:rFonts w:hint="eastAsia"/>
              </w:rPr>
              <w:t>字段名</w:t>
            </w:r>
          </w:p>
        </w:tc>
        <w:tc>
          <w:tcPr>
            <w:tcW w:w="2765" w:type="dxa"/>
          </w:tcPr>
          <w:p w14:paraId="7D18BEA2" w14:textId="77777777" w:rsidR="00C13A11" w:rsidRDefault="00C13A11" w:rsidP="005C3D1E">
            <w:r>
              <w:rPr>
                <w:rFonts w:hint="eastAsia"/>
              </w:rPr>
              <w:t>类型</w:t>
            </w:r>
          </w:p>
        </w:tc>
        <w:tc>
          <w:tcPr>
            <w:tcW w:w="2766" w:type="dxa"/>
          </w:tcPr>
          <w:p w14:paraId="39564C61" w14:textId="77777777" w:rsidR="00C13A11" w:rsidRDefault="00C13A11" w:rsidP="005C3D1E">
            <w:r>
              <w:rPr>
                <w:rFonts w:hint="eastAsia"/>
              </w:rPr>
              <w:t>描述</w:t>
            </w:r>
          </w:p>
        </w:tc>
      </w:tr>
      <w:tr w:rsidR="00C13A11" w14:paraId="4207C76B" w14:textId="77777777" w:rsidTr="005C3D1E">
        <w:tc>
          <w:tcPr>
            <w:tcW w:w="2765" w:type="dxa"/>
          </w:tcPr>
          <w:p w14:paraId="74786997" w14:textId="77777777" w:rsidR="00C13A11" w:rsidRDefault="00C13A11" w:rsidP="005C3D1E">
            <w:r>
              <w:t>A</w:t>
            </w:r>
            <w:r>
              <w:rPr>
                <w:rFonts w:hint="eastAsia"/>
              </w:rPr>
              <w:t>pply</w:t>
            </w:r>
            <w:r>
              <w:t>_instance_id</w:t>
            </w:r>
          </w:p>
        </w:tc>
        <w:tc>
          <w:tcPr>
            <w:tcW w:w="2765" w:type="dxa"/>
          </w:tcPr>
          <w:p w14:paraId="4A77AED4" w14:textId="77777777" w:rsidR="00C13A11" w:rsidRDefault="00C13A11" w:rsidP="005C3D1E">
            <w:r>
              <w:t>L</w:t>
            </w:r>
            <w:r>
              <w:rPr>
                <w:rFonts w:hint="eastAsia"/>
              </w:rPr>
              <w:t>ong</w:t>
            </w:r>
          </w:p>
        </w:tc>
        <w:tc>
          <w:tcPr>
            <w:tcW w:w="2766" w:type="dxa"/>
          </w:tcPr>
          <w:p w14:paraId="6C7AE749" w14:textId="77777777" w:rsidR="00C13A11" w:rsidRDefault="00C13A11" w:rsidP="005C3D1E">
            <w:r>
              <w:rPr>
                <w:rFonts w:hint="eastAsia"/>
              </w:rPr>
              <w:t>审批实例id</w:t>
            </w:r>
          </w:p>
        </w:tc>
      </w:tr>
      <w:tr w:rsidR="00C13A11" w14:paraId="598222BC" w14:textId="77777777" w:rsidTr="005C3D1E">
        <w:tc>
          <w:tcPr>
            <w:tcW w:w="2765" w:type="dxa"/>
          </w:tcPr>
          <w:p w14:paraId="3F7A1CED" w14:textId="77777777" w:rsidR="00C13A11" w:rsidRDefault="00C13A11" w:rsidP="005C3D1E">
            <w:r>
              <w:t>P</w:t>
            </w:r>
            <w:r>
              <w:rPr>
                <w:rFonts w:hint="eastAsia"/>
              </w:rPr>
              <w:t>revious_</w:t>
            </w:r>
            <w:r>
              <w:t>state</w:t>
            </w:r>
          </w:p>
        </w:tc>
        <w:tc>
          <w:tcPr>
            <w:tcW w:w="2765" w:type="dxa"/>
          </w:tcPr>
          <w:p w14:paraId="4AB48DC2" w14:textId="77777777" w:rsidR="00C13A11" w:rsidRDefault="00C13A11" w:rsidP="005C3D1E">
            <w:r>
              <w:rPr>
                <w:rFonts w:hint="eastAsia"/>
              </w:rPr>
              <w:t>S</w:t>
            </w:r>
            <w:r>
              <w:t>tring</w:t>
            </w:r>
          </w:p>
        </w:tc>
        <w:tc>
          <w:tcPr>
            <w:tcW w:w="2766" w:type="dxa"/>
          </w:tcPr>
          <w:p w14:paraId="0BAF2744" w14:textId="77777777" w:rsidR="00C13A11" w:rsidRDefault="00C13A11" w:rsidP="005C3D1E">
            <w:r>
              <w:rPr>
                <w:rFonts w:hint="eastAsia"/>
              </w:rPr>
              <w:t>上一个状态</w:t>
            </w:r>
          </w:p>
        </w:tc>
      </w:tr>
      <w:tr w:rsidR="00C13A11" w14:paraId="165F884E" w14:textId="77777777" w:rsidTr="005C3D1E">
        <w:tc>
          <w:tcPr>
            <w:tcW w:w="2765" w:type="dxa"/>
          </w:tcPr>
          <w:p w14:paraId="707B67A0" w14:textId="77777777" w:rsidR="00C13A11" w:rsidRDefault="00C13A11" w:rsidP="005C3D1E">
            <w:r>
              <w:t>C</w:t>
            </w:r>
            <w:r>
              <w:rPr>
                <w:rFonts w:hint="eastAsia"/>
              </w:rPr>
              <w:t>urrent_</w:t>
            </w:r>
            <w:r>
              <w:t>state</w:t>
            </w:r>
          </w:p>
        </w:tc>
        <w:tc>
          <w:tcPr>
            <w:tcW w:w="2765" w:type="dxa"/>
          </w:tcPr>
          <w:p w14:paraId="49436374" w14:textId="77777777" w:rsidR="00C13A11" w:rsidRDefault="00C13A11" w:rsidP="005C3D1E">
            <w:r>
              <w:rPr>
                <w:rFonts w:hint="eastAsia"/>
              </w:rPr>
              <w:t>S</w:t>
            </w:r>
            <w:r>
              <w:t>tring</w:t>
            </w:r>
          </w:p>
        </w:tc>
        <w:tc>
          <w:tcPr>
            <w:tcW w:w="2766" w:type="dxa"/>
          </w:tcPr>
          <w:p w14:paraId="394B3C92" w14:textId="77777777" w:rsidR="00C13A11" w:rsidRDefault="00C13A11" w:rsidP="005C3D1E">
            <w:r>
              <w:rPr>
                <w:rFonts w:hint="eastAsia"/>
              </w:rPr>
              <w:t>当前状态</w:t>
            </w:r>
          </w:p>
        </w:tc>
      </w:tr>
      <w:tr w:rsidR="00C13A11" w14:paraId="3625EF67" w14:textId="77777777" w:rsidTr="005C3D1E">
        <w:tc>
          <w:tcPr>
            <w:tcW w:w="2765" w:type="dxa"/>
          </w:tcPr>
          <w:p w14:paraId="69FCD4F3" w14:textId="77777777" w:rsidR="00C13A11" w:rsidRDefault="00C13A11" w:rsidP="005C3D1E">
            <w:r>
              <w:t>Aaudit_log_id</w:t>
            </w:r>
          </w:p>
        </w:tc>
        <w:tc>
          <w:tcPr>
            <w:tcW w:w="2765" w:type="dxa"/>
          </w:tcPr>
          <w:p w14:paraId="23826C75" w14:textId="77777777" w:rsidR="00C13A11" w:rsidRDefault="00C13A11" w:rsidP="005C3D1E">
            <w:r>
              <w:rPr>
                <w:rFonts w:hint="eastAsia"/>
              </w:rPr>
              <w:t>Long</w:t>
            </w:r>
          </w:p>
        </w:tc>
        <w:tc>
          <w:tcPr>
            <w:tcW w:w="2766" w:type="dxa"/>
          </w:tcPr>
          <w:p w14:paraId="5D8799D9" w14:textId="77777777" w:rsidR="00C13A11" w:rsidRDefault="00C13A11" w:rsidP="005C3D1E">
            <w:r>
              <w:rPr>
                <w:rFonts w:hint="eastAsia"/>
              </w:rPr>
              <w:t>审核操作ID</w:t>
            </w:r>
          </w:p>
        </w:tc>
      </w:tr>
      <w:tr w:rsidR="00C13A11" w14:paraId="0C0A7E2A" w14:textId="77777777" w:rsidTr="005C3D1E">
        <w:tc>
          <w:tcPr>
            <w:tcW w:w="2765" w:type="dxa"/>
          </w:tcPr>
          <w:p w14:paraId="685E0687" w14:textId="77777777" w:rsidR="00C13A11" w:rsidRDefault="00C13A11" w:rsidP="005C3D1E">
            <w:r>
              <w:t>Event_type</w:t>
            </w:r>
          </w:p>
        </w:tc>
        <w:tc>
          <w:tcPr>
            <w:tcW w:w="2765" w:type="dxa"/>
          </w:tcPr>
          <w:p w14:paraId="7A2D4726" w14:textId="77777777" w:rsidR="00C13A11" w:rsidRDefault="00C13A11" w:rsidP="005C3D1E">
            <w:r>
              <w:rPr>
                <w:rFonts w:hint="eastAsia"/>
              </w:rPr>
              <w:t>E</w:t>
            </w:r>
            <w:r>
              <w:t>ventType</w:t>
            </w:r>
          </w:p>
        </w:tc>
        <w:tc>
          <w:tcPr>
            <w:tcW w:w="2766" w:type="dxa"/>
          </w:tcPr>
          <w:p w14:paraId="360F8267" w14:textId="77777777" w:rsidR="00C13A11" w:rsidRDefault="00C13A11" w:rsidP="005C3D1E">
            <w:r>
              <w:rPr>
                <w:rFonts w:hint="eastAsia"/>
              </w:rPr>
              <w:t>事件类型</w:t>
            </w:r>
          </w:p>
        </w:tc>
      </w:tr>
      <w:tr w:rsidR="00C13A11" w14:paraId="263FD07E" w14:textId="77777777" w:rsidTr="005C3D1E">
        <w:tc>
          <w:tcPr>
            <w:tcW w:w="2765" w:type="dxa"/>
          </w:tcPr>
          <w:p w14:paraId="0996D572" w14:textId="77777777" w:rsidR="00C13A11" w:rsidRDefault="00C13A11" w:rsidP="005C3D1E">
            <w:r>
              <w:t>P</w:t>
            </w:r>
            <w:r>
              <w:rPr>
                <w:rFonts w:hint="eastAsia"/>
              </w:rPr>
              <w:t>arameters</w:t>
            </w:r>
          </w:p>
        </w:tc>
        <w:tc>
          <w:tcPr>
            <w:tcW w:w="2765" w:type="dxa"/>
          </w:tcPr>
          <w:p w14:paraId="7A873520" w14:textId="77777777" w:rsidR="00C13A11" w:rsidRDefault="00C13A11" w:rsidP="005C3D1E">
            <w:r>
              <w:rPr>
                <w:rFonts w:hint="eastAsia"/>
              </w:rPr>
              <w:t>String</w:t>
            </w:r>
          </w:p>
        </w:tc>
        <w:tc>
          <w:tcPr>
            <w:tcW w:w="2766" w:type="dxa"/>
          </w:tcPr>
          <w:p w14:paraId="300E0E1A" w14:textId="77777777" w:rsidR="00C13A11" w:rsidRDefault="00C13A11" w:rsidP="005C3D1E">
            <w:r>
              <w:rPr>
                <w:rFonts w:hint="eastAsia"/>
              </w:rPr>
              <w:t>参数</w:t>
            </w:r>
          </w:p>
        </w:tc>
      </w:tr>
      <w:tr w:rsidR="00C13A11" w14:paraId="06AED6A1" w14:textId="77777777" w:rsidTr="005C3D1E">
        <w:tc>
          <w:tcPr>
            <w:tcW w:w="2765" w:type="dxa"/>
          </w:tcPr>
          <w:p w14:paraId="792E2B77" w14:textId="77777777" w:rsidR="00C13A11" w:rsidRDefault="00C13A11" w:rsidP="005C3D1E">
            <w:r>
              <w:t>O</w:t>
            </w:r>
            <w:r>
              <w:rPr>
                <w:rFonts w:hint="eastAsia"/>
              </w:rPr>
              <w:t>perator</w:t>
            </w:r>
          </w:p>
        </w:tc>
        <w:tc>
          <w:tcPr>
            <w:tcW w:w="2765" w:type="dxa"/>
          </w:tcPr>
          <w:p w14:paraId="7B466F2F" w14:textId="77777777" w:rsidR="00C13A11" w:rsidRDefault="00C13A11" w:rsidP="005C3D1E">
            <w:r>
              <w:rPr>
                <w:rFonts w:hint="eastAsia"/>
              </w:rPr>
              <w:t>Operator</w:t>
            </w:r>
          </w:p>
        </w:tc>
        <w:tc>
          <w:tcPr>
            <w:tcW w:w="2766" w:type="dxa"/>
          </w:tcPr>
          <w:p w14:paraId="5824611F" w14:textId="77777777" w:rsidR="00C13A11" w:rsidRDefault="00C13A11" w:rsidP="005C3D1E">
            <w:r>
              <w:rPr>
                <w:rFonts w:hint="eastAsia"/>
              </w:rPr>
              <w:t>操作人</w:t>
            </w:r>
          </w:p>
        </w:tc>
      </w:tr>
    </w:tbl>
    <w:p w14:paraId="747F9F60" w14:textId="77777777" w:rsidR="00957E47" w:rsidRPr="00C13A11" w:rsidRDefault="00957E47" w:rsidP="00957E47"/>
    <w:p w14:paraId="0CEA68B7" w14:textId="3E00338E" w:rsidR="00B663F2" w:rsidRDefault="004134F2" w:rsidP="0030469F">
      <w:pPr>
        <w:pStyle w:val="3"/>
        <w:numPr>
          <w:ilvl w:val="2"/>
          <w:numId w:val="1"/>
        </w:numPr>
      </w:pPr>
      <w:r>
        <w:rPr>
          <w:rFonts w:hint="eastAsia"/>
        </w:rPr>
        <w:t xml:space="preserve"> </w:t>
      </w:r>
      <w:r w:rsidR="00985AA5">
        <w:rPr>
          <w:rFonts w:hint="eastAsia"/>
        </w:rPr>
        <w:t>工作原理</w:t>
      </w:r>
      <w:ins w:id="299" w:author="wjq" w:date="2020-03-27T14:38:00Z">
        <w:r w:rsidR="00824C9E">
          <w:rPr>
            <w:rFonts w:hint="eastAsia"/>
          </w:rPr>
          <w:t>不是非要不可</w:t>
        </w:r>
      </w:ins>
    </w:p>
    <w:p w14:paraId="0E492FC7" w14:textId="77777777" w:rsidR="008744CF" w:rsidRPr="008744CF" w:rsidRDefault="008744CF" w:rsidP="00E832C2">
      <w:pPr>
        <w:ind w:left="420"/>
      </w:pPr>
    </w:p>
    <w:p w14:paraId="58566786" w14:textId="5A393463" w:rsidR="00BE6343" w:rsidRDefault="004134F2" w:rsidP="0030469F">
      <w:pPr>
        <w:pStyle w:val="3"/>
        <w:numPr>
          <w:ilvl w:val="2"/>
          <w:numId w:val="1"/>
        </w:numPr>
      </w:pPr>
      <w:r>
        <w:lastRenderedPageBreak/>
        <w:t xml:space="preserve"> </w:t>
      </w:r>
      <w:r w:rsidR="00985AA5">
        <w:rPr>
          <w:rFonts w:hint="eastAsia"/>
        </w:rPr>
        <w:t>架构设计</w:t>
      </w:r>
    </w:p>
    <w:p w14:paraId="2AD2DD37" w14:textId="7ABFB818" w:rsidR="003F68D0" w:rsidRDefault="001D7CE0" w:rsidP="003F68D0">
      <w:r>
        <w:rPr>
          <w:noProof/>
        </w:rPr>
        <w:drawing>
          <wp:inline distT="0" distB="0" distL="0" distR="0" wp14:anchorId="769C236A" wp14:editId="32C9FFD7">
            <wp:extent cx="5274310" cy="318833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3188335"/>
                    </a:xfrm>
                    <a:prstGeom prst="rect">
                      <a:avLst/>
                    </a:prstGeom>
                    <a:noFill/>
                    <a:ln>
                      <a:noFill/>
                    </a:ln>
                  </pic:spPr>
                </pic:pic>
              </a:graphicData>
            </a:graphic>
          </wp:inline>
        </w:drawing>
      </w:r>
    </w:p>
    <w:p w14:paraId="5A6AA59E" w14:textId="0A68B1CD" w:rsidR="000F6210" w:rsidRDefault="000F6210" w:rsidP="000F6210">
      <w:pPr>
        <w:jc w:val="center"/>
      </w:pPr>
      <w:r>
        <w:rPr>
          <w:rFonts w:hint="eastAsia"/>
        </w:rPr>
        <w:t>图3.</w:t>
      </w:r>
      <w:r w:rsidR="00BD2409">
        <w:rPr>
          <w:rFonts w:hint="eastAsia"/>
        </w:rPr>
        <w:t>9</w:t>
      </w:r>
      <w:r>
        <w:t xml:space="preserve"> </w:t>
      </w:r>
      <w:r>
        <w:rPr>
          <w:rFonts w:hint="eastAsia"/>
        </w:rPr>
        <w:t>架构设计</w:t>
      </w:r>
    </w:p>
    <w:p w14:paraId="43CD2918" w14:textId="3020D65F" w:rsidR="001567FA" w:rsidRPr="00A30DE7" w:rsidRDefault="001D7CE0" w:rsidP="00C67E7D">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图3.9为系统架构图，</w:t>
      </w:r>
      <w:r w:rsidR="00800A94" w:rsidRPr="00A30DE7">
        <w:rPr>
          <w:rFonts w:ascii="宋体" w:eastAsia="宋体" w:hAnsi="宋体" w:hint="eastAsia"/>
          <w:sz w:val="24"/>
          <w:szCs w:val="24"/>
        </w:rPr>
        <w:t>如图所示，系统架构分为了展示层、</w:t>
      </w:r>
      <w:r w:rsidR="0086583C" w:rsidRPr="00A30DE7">
        <w:rPr>
          <w:rFonts w:ascii="宋体" w:eastAsia="宋体" w:hAnsi="宋体" w:hint="eastAsia"/>
          <w:sz w:val="24"/>
          <w:szCs w:val="24"/>
        </w:rPr>
        <w:t>C</w:t>
      </w:r>
      <w:r w:rsidR="00800A94" w:rsidRPr="00A30DE7">
        <w:rPr>
          <w:rFonts w:ascii="宋体" w:eastAsia="宋体" w:hAnsi="宋体" w:hint="eastAsia"/>
          <w:sz w:val="24"/>
          <w:szCs w:val="24"/>
        </w:rPr>
        <w:t>ontroller层、</w:t>
      </w:r>
      <w:r w:rsidR="00800A94" w:rsidRPr="00A30DE7">
        <w:rPr>
          <w:rFonts w:ascii="宋体" w:eastAsia="宋体" w:hAnsi="宋体"/>
          <w:sz w:val="24"/>
          <w:szCs w:val="24"/>
        </w:rPr>
        <w:t>Servic</w:t>
      </w:r>
      <w:r w:rsidR="00800A94" w:rsidRPr="00A30DE7">
        <w:rPr>
          <w:rFonts w:ascii="宋体" w:eastAsia="宋体" w:hAnsi="宋体" w:hint="eastAsia"/>
          <w:sz w:val="24"/>
          <w:szCs w:val="24"/>
        </w:rPr>
        <w:t>e层、Data</w:t>
      </w:r>
      <w:r w:rsidR="00800A94" w:rsidRPr="00A30DE7">
        <w:rPr>
          <w:rFonts w:ascii="宋体" w:eastAsia="宋体" w:hAnsi="宋体"/>
          <w:sz w:val="24"/>
          <w:szCs w:val="24"/>
        </w:rPr>
        <w:t xml:space="preserve"> </w:t>
      </w:r>
      <w:r w:rsidR="00800A94" w:rsidRPr="00A30DE7">
        <w:rPr>
          <w:rFonts w:ascii="宋体" w:eastAsia="宋体" w:hAnsi="宋体" w:hint="eastAsia"/>
          <w:sz w:val="24"/>
          <w:szCs w:val="24"/>
        </w:rPr>
        <w:t>Access层和Persistent层。与传统的MVC架构相比，系统架构细化了系统结构，在应对复杂业务的时候，能够根据层次进行细分，</w:t>
      </w:r>
      <w:r w:rsidR="00D416BB" w:rsidRPr="00A30DE7">
        <w:rPr>
          <w:rFonts w:ascii="宋体" w:eastAsia="宋体" w:hAnsi="宋体" w:hint="eastAsia"/>
          <w:sz w:val="24"/>
          <w:szCs w:val="24"/>
        </w:rPr>
        <w:t>同时能够提高已有</w:t>
      </w:r>
      <w:r w:rsidR="00433AC3" w:rsidRPr="00A30DE7">
        <w:rPr>
          <w:rFonts w:ascii="宋体" w:eastAsia="宋体" w:hAnsi="宋体" w:hint="eastAsia"/>
          <w:sz w:val="24"/>
          <w:szCs w:val="24"/>
        </w:rPr>
        <w:t>能力</w:t>
      </w:r>
      <w:r w:rsidR="00D416BB" w:rsidRPr="00A30DE7">
        <w:rPr>
          <w:rFonts w:ascii="宋体" w:eastAsia="宋体" w:hAnsi="宋体" w:hint="eastAsia"/>
          <w:sz w:val="24"/>
          <w:szCs w:val="24"/>
        </w:rPr>
        <w:t>的复用率。</w:t>
      </w:r>
      <w:r w:rsidR="008C56E5" w:rsidRPr="00A30DE7">
        <w:rPr>
          <w:rFonts w:ascii="宋体" w:eastAsia="宋体" w:hAnsi="宋体" w:hint="eastAsia"/>
          <w:sz w:val="24"/>
          <w:szCs w:val="24"/>
        </w:rPr>
        <w:t>展示层为用户能够访问的页面，</w:t>
      </w:r>
      <w:r w:rsidR="0086583C" w:rsidRPr="00A30DE7">
        <w:rPr>
          <w:rFonts w:ascii="宋体" w:eastAsia="宋体" w:hAnsi="宋体" w:hint="eastAsia"/>
          <w:sz w:val="24"/>
          <w:szCs w:val="24"/>
        </w:rPr>
        <w:t>该层包含分页控件、菜单控件、布局控件等一些前端控件；Controller层为后端控制层，主要负责对外提供API接口，同时能够控制用户的访问权限</w:t>
      </w:r>
      <w:r w:rsidR="000139CA" w:rsidRPr="00A30DE7">
        <w:rPr>
          <w:rFonts w:ascii="宋体" w:eastAsia="宋体" w:hAnsi="宋体" w:hint="eastAsia"/>
          <w:sz w:val="24"/>
          <w:szCs w:val="24"/>
        </w:rPr>
        <w:t>；</w:t>
      </w:r>
      <w:r w:rsidR="0028062E" w:rsidRPr="00A30DE7">
        <w:rPr>
          <w:rFonts w:ascii="宋体" w:eastAsia="宋体" w:hAnsi="宋体" w:hint="eastAsia"/>
          <w:sz w:val="24"/>
          <w:szCs w:val="24"/>
        </w:rPr>
        <w:t>Service层为业务层，</w:t>
      </w:r>
      <w:r w:rsidR="00B2455A" w:rsidRPr="00A30DE7">
        <w:rPr>
          <w:rFonts w:ascii="宋体" w:eastAsia="宋体" w:hAnsi="宋体" w:hint="eastAsia"/>
          <w:sz w:val="24"/>
          <w:szCs w:val="24"/>
        </w:rPr>
        <w:t>负责处理业务相关的逻辑</w:t>
      </w:r>
      <w:r w:rsidR="001567FA" w:rsidRPr="00A30DE7">
        <w:rPr>
          <w:rFonts w:ascii="宋体" w:eastAsia="宋体" w:hAnsi="宋体" w:hint="eastAsia"/>
          <w:sz w:val="24"/>
          <w:szCs w:val="24"/>
        </w:rPr>
        <w:t>。</w:t>
      </w:r>
    </w:p>
    <w:p w14:paraId="0A8C8505" w14:textId="27F8AFFB" w:rsidR="00C67E7D" w:rsidRPr="00A30DE7" w:rsidRDefault="00C67E7D" w:rsidP="00C67E7D">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Data</w:t>
      </w:r>
      <w:r w:rsidRPr="00A30DE7">
        <w:rPr>
          <w:rFonts w:ascii="宋体" w:eastAsia="宋体" w:hAnsi="宋体"/>
          <w:sz w:val="24"/>
          <w:szCs w:val="24"/>
        </w:rPr>
        <w:t xml:space="preserve"> </w:t>
      </w:r>
      <w:r w:rsidRPr="00A30DE7">
        <w:rPr>
          <w:rFonts w:ascii="宋体" w:eastAsia="宋体" w:hAnsi="宋体" w:hint="eastAsia"/>
          <w:sz w:val="24"/>
          <w:szCs w:val="24"/>
        </w:rPr>
        <w:t>Access为数据接入层，</w:t>
      </w:r>
      <w:r w:rsidR="003C4570" w:rsidRPr="00A30DE7">
        <w:rPr>
          <w:rFonts w:ascii="宋体" w:eastAsia="宋体" w:hAnsi="宋体" w:hint="eastAsia"/>
          <w:sz w:val="24"/>
          <w:szCs w:val="24"/>
        </w:rPr>
        <w:t>数据接入</w:t>
      </w:r>
      <w:r w:rsidRPr="00A30DE7">
        <w:rPr>
          <w:rFonts w:ascii="宋体" w:eastAsia="宋体" w:hAnsi="宋体" w:hint="eastAsia"/>
          <w:sz w:val="24"/>
          <w:szCs w:val="24"/>
        </w:rPr>
        <w:t>分为MySql数据接入和redis数据接入</w:t>
      </w:r>
      <w:r w:rsidR="001567FA" w:rsidRPr="00A30DE7">
        <w:rPr>
          <w:rFonts w:ascii="宋体" w:eastAsia="宋体" w:hAnsi="宋体" w:hint="eastAsia"/>
          <w:sz w:val="24"/>
          <w:szCs w:val="24"/>
        </w:rPr>
        <w:t>。</w:t>
      </w:r>
      <w:r w:rsidR="005C3D1E" w:rsidRPr="00A30DE7">
        <w:rPr>
          <w:rFonts w:ascii="宋体" w:eastAsia="宋体" w:hAnsi="宋体" w:hint="eastAsia"/>
          <w:sz w:val="24"/>
          <w:szCs w:val="24"/>
        </w:rPr>
        <w:t>JPA是Java</w:t>
      </w:r>
      <w:r w:rsidR="005C3D1E" w:rsidRPr="00A30DE7">
        <w:rPr>
          <w:rFonts w:ascii="宋体" w:eastAsia="宋体" w:hAnsi="宋体"/>
          <w:sz w:val="24"/>
          <w:szCs w:val="24"/>
        </w:rPr>
        <w:t xml:space="preserve"> </w:t>
      </w:r>
      <w:r w:rsidR="005C3D1E" w:rsidRPr="00A30DE7">
        <w:rPr>
          <w:rFonts w:ascii="宋体" w:eastAsia="宋体" w:hAnsi="宋体" w:hint="eastAsia"/>
          <w:sz w:val="24"/>
          <w:szCs w:val="24"/>
        </w:rPr>
        <w:t>Persistent</w:t>
      </w:r>
      <w:r w:rsidR="005C3D1E" w:rsidRPr="00A30DE7">
        <w:rPr>
          <w:rFonts w:ascii="宋体" w:eastAsia="宋体" w:hAnsi="宋体"/>
          <w:sz w:val="24"/>
          <w:szCs w:val="24"/>
        </w:rPr>
        <w:t xml:space="preserve"> </w:t>
      </w:r>
      <w:r w:rsidR="005C3D1E" w:rsidRPr="00A30DE7">
        <w:rPr>
          <w:rFonts w:ascii="宋体" w:eastAsia="宋体" w:hAnsi="宋体" w:hint="eastAsia"/>
          <w:sz w:val="24"/>
          <w:szCs w:val="24"/>
        </w:rPr>
        <w:t>API的简称，是JAVA</w:t>
      </w:r>
      <w:r w:rsidR="005C3D1E" w:rsidRPr="00A30DE7">
        <w:rPr>
          <w:rFonts w:ascii="宋体" w:eastAsia="宋体" w:hAnsi="宋体"/>
          <w:sz w:val="24"/>
          <w:szCs w:val="24"/>
        </w:rPr>
        <w:t xml:space="preserve"> </w:t>
      </w:r>
      <w:r w:rsidR="005C3D1E" w:rsidRPr="00A30DE7">
        <w:rPr>
          <w:rFonts w:ascii="宋体" w:eastAsia="宋体" w:hAnsi="宋体" w:hint="eastAsia"/>
          <w:sz w:val="24"/>
          <w:szCs w:val="24"/>
        </w:rPr>
        <w:t>EE</w:t>
      </w:r>
      <w:r w:rsidR="005C3D1E" w:rsidRPr="00A30DE7">
        <w:rPr>
          <w:rFonts w:ascii="宋体" w:eastAsia="宋体" w:hAnsi="宋体"/>
          <w:sz w:val="24"/>
          <w:szCs w:val="24"/>
        </w:rPr>
        <w:t xml:space="preserve"> 5.0</w:t>
      </w:r>
      <w:r w:rsidR="005C3D1E" w:rsidRPr="00A30DE7">
        <w:rPr>
          <w:rFonts w:ascii="宋体" w:eastAsia="宋体" w:hAnsi="宋体" w:hint="eastAsia"/>
          <w:sz w:val="24"/>
          <w:szCs w:val="24"/>
        </w:rPr>
        <w:t>推出的ORM规范，目</w:t>
      </w:r>
      <w:r w:rsidR="001567FA" w:rsidRPr="00A30DE7">
        <w:rPr>
          <w:rFonts w:ascii="宋体" w:eastAsia="宋体" w:hAnsi="宋体" w:hint="eastAsia"/>
          <w:sz w:val="24"/>
          <w:szCs w:val="24"/>
        </w:rPr>
        <w:t>的</w:t>
      </w:r>
      <w:r w:rsidR="005C3D1E" w:rsidRPr="00A30DE7">
        <w:rPr>
          <w:rFonts w:ascii="宋体" w:eastAsia="宋体" w:hAnsi="宋体" w:hint="eastAsia"/>
          <w:sz w:val="24"/>
          <w:szCs w:val="24"/>
        </w:rPr>
        <w:t>是让应用能够以统一的方式访问持久层，S</w:t>
      </w:r>
      <w:r w:rsidR="004944AC" w:rsidRPr="00A30DE7">
        <w:rPr>
          <w:rFonts w:ascii="宋体" w:eastAsia="宋体" w:hAnsi="宋体" w:hint="eastAsia"/>
          <w:sz w:val="24"/>
          <w:szCs w:val="24"/>
        </w:rPr>
        <w:t>p</w:t>
      </w:r>
      <w:r w:rsidR="005C3D1E" w:rsidRPr="00A30DE7">
        <w:rPr>
          <w:rFonts w:ascii="宋体" w:eastAsia="宋体" w:hAnsi="宋体" w:hint="eastAsia"/>
          <w:sz w:val="24"/>
          <w:szCs w:val="24"/>
        </w:rPr>
        <w:t>ring</w:t>
      </w:r>
      <w:r w:rsidR="005C3D1E" w:rsidRPr="00A30DE7">
        <w:rPr>
          <w:rFonts w:ascii="宋体" w:eastAsia="宋体" w:hAnsi="宋体"/>
          <w:sz w:val="24"/>
          <w:szCs w:val="24"/>
        </w:rPr>
        <w:t xml:space="preserve"> </w:t>
      </w:r>
      <w:r w:rsidR="005C3D1E" w:rsidRPr="00A30DE7">
        <w:rPr>
          <w:rFonts w:ascii="宋体" w:eastAsia="宋体" w:hAnsi="宋体" w:hint="eastAsia"/>
          <w:sz w:val="24"/>
          <w:szCs w:val="24"/>
        </w:rPr>
        <w:t>Data</w:t>
      </w:r>
      <w:r w:rsidR="005C3D1E" w:rsidRPr="00A30DE7">
        <w:rPr>
          <w:rFonts w:ascii="宋体" w:eastAsia="宋体" w:hAnsi="宋体"/>
          <w:sz w:val="24"/>
          <w:szCs w:val="24"/>
        </w:rPr>
        <w:t xml:space="preserve"> </w:t>
      </w:r>
      <w:r w:rsidR="005C3D1E" w:rsidRPr="00A30DE7">
        <w:rPr>
          <w:rFonts w:ascii="宋体" w:eastAsia="宋体" w:hAnsi="宋体" w:hint="eastAsia"/>
          <w:sz w:val="24"/>
          <w:szCs w:val="24"/>
        </w:rPr>
        <w:t>JP</w:t>
      </w:r>
      <w:r w:rsidR="004944AC" w:rsidRPr="00A30DE7">
        <w:rPr>
          <w:rFonts w:ascii="宋体" w:eastAsia="宋体" w:hAnsi="宋体" w:hint="eastAsia"/>
          <w:sz w:val="24"/>
          <w:szCs w:val="24"/>
        </w:rPr>
        <w:t>A</w:t>
      </w:r>
      <w:r w:rsidR="005C3D1E" w:rsidRPr="00A30DE7">
        <w:rPr>
          <w:rFonts w:ascii="宋体" w:eastAsia="宋体" w:hAnsi="宋体" w:hint="eastAsia"/>
          <w:sz w:val="24"/>
          <w:szCs w:val="24"/>
        </w:rPr>
        <w:t>是JP</w:t>
      </w:r>
      <w:r w:rsidR="004944AC" w:rsidRPr="00A30DE7">
        <w:rPr>
          <w:rFonts w:ascii="宋体" w:eastAsia="宋体" w:hAnsi="宋体" w:hint="eastAsia"/>
          <w:sz w:val="24"/>
          <w:szCs w:val="24"/>
        </w:rPr>
        <w:t>A</w:t>
      </w:r>
      <w:r w:rsidR="005C3D1E" w:rsidRPr="00A30DE7">
        <w:rPr>
          <w:rFonts w:ascii="宋体" w:eastAsia="宋体" w:hAnsi="宋体" w:hint="eastAsia"/>
          <w:sz w:val="24"/>
          <w:szCs w:val="24"/>
        </w:rPr>
        <w:t>规范的一种实现，</w:t>
      </w:r>
      <w:r w:rsidR="004944AC" w:rsidRPr="00A30DE7">
        <w:rPr>
          <w:rFonts w:ascii="宋体" w:eastAsia="宋体" w:hAnsi="宋体" w:hint="eastAsia"/>
          <w:sz w:val="24"/>
          <w:szCs w:val="24"/>
        </w:rPr>
        <w:t>在以Spring为容器开发的项目中，使用S</w:t>
      </w:r>
      <w:r w:rsidR="004944AC" w:rsidRPr="00A30DE7">
        <w:rPr>
          <w:rFonts w:ascii="宋体" w:eastAsia="宋体" w:hAnsi="宋体"/>
          <w:sz w:val="24"/>
          <w:szCs w:val="24"/>
        </w:rPr>
        <w:t>p</w:t>
      </w:r>
      <w:r w:rsidR="004944AC" w:rsidRPr="00A30DE7">
        <w:rPr>
          <w:rFonts w:ascii="宋体" w:eastAsia="宋体" w:hAnsi="宋体" w:hint="eastAsia"/>
          <w:sz w:val="24"/>
          <w:szCs w:val="24"/>
        </w:rPr>
        <w:t>ring</w:t>
      </w:r>
      <w:r w:rsidR="004944AC" w:rsidRPr="00A30DE7">
        <w:rPr>
          <w:rFonts w:ascii="宋体" w:eastAsia="宋体" w:hAnsi="宋体"/>
          <w:sz w:val="24"/>
          <w:szCs w:val="24"/>
        </w:rPr>
        <w:t xml:space="preserve"> </w:t>
      </w:r>
      <w:r w:rsidR="004944AC" w:rsidRPr="00A30DE7">
        <w:rPr>
          <w:rFonts w:ascii="宋体" w:eastAsia="宋体" w:hAnsi="宋体" w:hint="eastAsia"/>
          <w:sz w:val="24"/>
          <w:szCs w:val="24"/>
        </w:rPr>
        <w:t>Data</w:t>
      </w:r>
      <w:r w:rsidR="004944AC" w:rsidRPr="00A30DE7">
        <w:rPr>
          <w:rFonts w:ascii="宋体" w:eastAsia="宋体" w:hAnsi="宋体"/>
          <w:sz w:val="24"/>
          <w:szCs w:val="24"/>
        </w:rPr>
        <w:t xml:space="preserve"> </w:t>
      </w:r>
      <w:r w:rsidR="004944AC" w:rsidRPr="00A30DE7">
        <w:rPr>
          <w:rFonts w:ascii="宋体" w:eastAsia="宋体" w:hAnsi="宋体" w:hint="eastAsia"/>
          <w:sz w:val="24"/>
          <w:szCs w:val="24"/>
        </w:rPr>
        <w:t>JPA开发项目会更轻松</w:t>
      </w:r>
      <w:r w:rsidR="00B77F5D" w:rsidRPr="00A30DE7">
        <w:rPr>
          <w:rFonts w:ascii="宋体" w:eastAsia="宋体" w:hAnsi="宋体" w:hint="eastAsia"/>
          <w:sz w:val="24"/>
          <w:szCs w:val="24"/>
        </w:rPr>
        <w:t>；Jedis是一款开源的、轻量级的redis</w:t>
      </w:r>
      <w:r w:rsidR="00B77F5D" w:rsidRPr="00A30DE7">
        <w:rPr>
          <w:rFonts w:ascii="宋体" w:eastAsia="宋体" w:hAnsi="宋体"/>
          <w:sz w:val="24"/>
          <w:szCs w:val="24"/>
        </w:rPr>
        <w:t xml:space="preserve"> </w:t>
      </w:r>
      <w:r w:rsidR="00B77F5D" w:rsidRPr="00A30DE7">
        <w:rPr>
          <w:rFonts w:ascii="宋体" w:eastAsia="宋体" w:hAnsi="宋体" w:hint="eastAsia"/>
          <w:sz w:val="24"/>
          <w:szCs w:val="24"/>
        </w:rPr>
        <w:t>Java客户端，实现了对redis各类数据结构的基本操作，同时实现了分布式</w:t>
      </w:r>
      <w:proofErr w:type="gramStart"/>
      <w:r w:rsidR="00B77F5D" w:rsidRPr="00A30DE7">
        <w:rPr>
          <w:rFonts w:ascii="宋体" w:eastAsia="宋体" w:hAnsi="宋体" w:hint="eastAsia"/>
          <w:sz w:val="24"/>
          <w:szCs w:val="24"/>
        </w:rPr>
        <w:t>锁以及</w:t>
      </w:r>
      <w:proofErr w:type="gramEnd"/>
      <w:r w:rsidR="00B77F5D" w:rsidRPr="00A30DE7">
        <w:rPr>
          <w:rFonts w:ascii="宋体" w:eastAsia="宋体" w:hAnsi="宋体" w:hint="eastAsia"/>
          <w:sz w:val="24"/>
          <w:szCs w:val="24"/>
        </w:rPr>
        <w:t>分布式原子性</w:t>
      </w:r>
      <w:r w:rsidR="00583320" w:rsidRPr="00A30DE7">
        <w:rPr>
          <w:rFonts w:ascii="宋体" w:eastAsia="宋体" w:hAnsi="宋体" w:hint="eastAsia"/>
          <w:sz w:val="24"/>
          <w:szCs w:val="24"/>
        </w:rPr>
        <w:t>操作。</w:t>
      </w:r>
    </w:p>
    <w:p w14:paraId="2FF38088" w14:textId="1239A2E4" w:rsidR="001C3E51" w:rsidRPr="00A30DE7" w:rsidRDefault="00F42032" w:rsidP="001C3E51">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Persistent为持久层，</w:t>
      </w:r>
      <w:r w:rsidR="003C4570" w:rsidRPr="00A30DE7">
        <w:rPr>
          <w:rFonts w:ascii="宋体" w:eastAsia="宋体" w:hAnsi="宋体" w:hint="eastAsia"/>
          <w:sz w:val="24"/>
          <w:szCs w:val="24"/>
        </w:rPr>
        <w:t>内部包含了关系型数据库MySql和非关系型数据库Redis。</w:t>
      </w:r>
      <w:r w:rsidR="001C3E51" w:rsidRPr="00A30DE7">
        <w:rPr>
          <w:rFonts w:ascii="宋体" w:eastAsia="宋体" w:hAnsi="宋体" w:hint="eastAsia"/>
          <w:sz w:val="24"/>
          <w:szCs w:val="24"/>
        </w:rPr>
        <w:t>Mysql是主流的数据存储组件</w:t>
      </w:r>
      <w:r w:rsidR="00B307A5" w:rsidRPr="00A30DE7">
        <w:rPr>
          <w:rFonts w:ascii="宋体" w:eastAsia="宋体" w:hAnsi="宋体" w:hint="eastAsia"/>
          <w:sz w:val="24"/>
          <w:szCs w:val="24"/>
        </w:rPr>
        <w:t>，需要长期存储的数据可以存放在Mysql</w:t>
      </w:r>
      <w:r w:rsidR="00B307A5" w:rsidRPr="00A30DE7">
        <w:rPr>
          <w:rFonts w:ascii="宋体" w:eastAsia="宋体" w:hAnsi="宋体" w:hint="eastAsia"/>
          <w:sz w:val="24"/>
          <w:szCs w:val="24"/>
        </w:rPr>
        <w:lastRenderedPageBreak/>
        <w:t>中；Redis为非关系型数据库，负责对数据进行缓存，以加快数据访问速度，同时减轻Mysql的访问</w:t>
      </w:r>
      <w:r w:rsidR="00322446" w:rsidRPr="00A30DE7">
        <w:rPr>
          <w:rFonts w:ascii="宋体" w:eastAsia="宋体" w:hAnsi="宋体" w:hint="eastAsia"/>
          <w:sz w:val="24"/>
          <w:szCs w:val="24"/>
        </w:rPr>
        <w:t>压力。</w:t>
      </w:r>
    </w:p>
    <w:p w14:paraId="482AB9E1" w14:textId="1C4EE224" w:rsidR="00A62A43" w:rsidRPr="00A30DE7" w:rsidRDefault="00A62A43" w:rsidP="001C3E51">
      <w:pPr>
        <w:spacing w:line="360" w:lineRule="auto"/>
        <w:ind w:firstLineChars="200" w:firstLine="480"/>
        <w:rPr>
          <w:rFonts w:ascii="宋体" w:eastAsia="宋体" w:hAnsi="宋体"/>
        </w:rPr>
      </w:pPr>
      <w:r w:rsidRPr="00A30DE7">
        <w:rPr>
          <w:rFonts w:ascii="宋体" w:eastAsia="宋体" w:hAnsi="宋体" w:hint="eastAsia"/>
          <w:sz w:val="24"/>
          <w:szCs w:val="24"/>
        </w:rPr>
        <w:t>图的右边为系统需要依赖的组件，</w:t>
      </w:r>
      <w:r w:rsidR="00E1488F" w:rsidRPr="00A30DE7">
        <w:rPr>
          <w:rFonts w:ascii="宋体" w:eastAsia="宋体" w:hAnsi="宋体" w:hint="eastAsia"/>
          <w:sz w:val="24"/>
          <w:szCs w:val="24"/>
        </w:rPr>
        <w:t>系统发布到线上之后，就会在Huskar平台上进行服务的注册，同时，平台会将服务暴露，以便其他服务引用</w:t>
      </w:r>
      <w:r w:rsidR="00643F8B" w:rsidRPr="00A30DE7">
        <w:rPr>
          <w:rFonts w:ascii="宋体" w:eastAsia="宋体" w:hAnsi="宋体" w:hint="eastAsia"/>
          <w:sz w:val="24"/>
          <w:szCs w:val="24"/>
        </w:rPr>
        <w:t>；审核流平台和任务调度中心为系统依赖的基础服务；RabbitMq为消息中间件，系统通过RabbitMq与其他系统进行交互。</w:t>
      </w:r>
    </w:p>
    <w:p w14:paraId="7630ACE5" w14:textId="72000F49" w:rsidR="00842122" w:rsidRDefault="004134F2" w:rsidP="0030469F">
      <w:pPr>
        <w:pStyle w:val="3"/>
        <w:numPr>
          <w:ilvl w:val="2"/>
          <w:numId w:val="1"/>
        </w:numPr>
      </w:pPr>
      <w:r>
        <w:rPr>
          <w:rFonts w:hint="eastAsia"/>
        </w:rPr>
        <w:t xml:space="preserve"> </w:t>
      </w:r>
      <w:r w:rsidR="001D1DD1">
        <w:rPr>
          <w:rFonts w:hint="eastAsia"/>
        </w:rPr>
        <w:t>功能组成设计</w:t>
      </w:r>
    </w:p>
    <w:p w14:paraId="74943EAC" w14:textId="0CF1165F" w:rsidR="004134F2" w:rsidRPr="00A30DE7" w:rsidRDefault="004134F2" w:rsidP="005032E8">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根据3.2章节需求分析，对</w:t>
      </w:r>
      <w:r w:rsidR="00B969F9">
        <w:rPr>
          <w:rFonts w:ascii="宋体" w:eastAsia="宋体" w:hAnsi="宋体" w:hint="eastAsia"/>
          <w:sz w:val="24"/>
          <w:szCs w:val="24"/>
        </w:rPr>
        <w:t>履约超时管理平台</w:t>
      </w:r>
      <w:r w:rsidRPr="00A30DE7">
        <w:rPr>
          <w:rFonts w:ascii="宋体" w:eastAsia="宋体" w:hAnsi="宋体" w:hint="eastAsia"/>
          <w:sz w:val="24"/>
          <w:szCs w:val="24"/>
        </w:rPr>
        <w:t>进行数据模块划分，每个功能模块承担相应的职责，拥有不同的功能</w:t>
      </w:r>
      <w:r w:rsidR="005032E8" w:rsidRPr="00A30DE7">
        <w:rPr>
          <w:rFonts w:ascii="宋体" w:eastAsia="宋体" w:hAnsi="宋体" w:hint="eastAsia"/>
          <w:sz w:val="24"/>
          <w:szCs w:val="24"/>
        </w:rPr>
        <w:t>。系统分为四个功能模块：规则管理模块、审核流模块、规则预处理模块、业务处理模块</w:t>
      </w:r>
      <w:r w:rsidR="007D3793" w:rsidRPr="00A30DE7">
        <w:rPr>
          <w:rFonts w:ascii="宋体" w:eastAsia="宋体" w:hAnsi="宋体"/>
          <w:sz w:val="24"/>
          <w:szCs w:val="24"/>
        </w:rPr>
        <w:tab/>
      </w:r>
      <w:r w:rsidR="007D3793" w:rsidRPr="00A30DE7">
        <w:rPr>
          <w:rFonts w:ascii="宋体" w:eastAsia="宋体" w:hAnsi="宋体" w:hint="eastAsia"/>
          <w:sz w:val="24"/>
          <w:szCs w:val="24"/>
        </w:rPr>
        <w:t>。图3.10为系统功能模块图。</w:t>
      </w:r>
    </w:p>
    <w:p w14:paraId="7E315496" w14:textId="780CC851" w:rsidR="00842122" w:rsidRDefault="002E24CA" w:rsidP="00842122">
      <w:r w:rsidRPr="002E24CA">
        <w:rPr>
          <w:noProof/>
        </w:rPr>
        <w:drawing>
          <wp:inline distT="0" distB="0" distL="0" distR="0" wp14:anchorId="16263749" wp14:editId="18F085FE">
            <wp:extent cx="5274310" cy="24193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581BC885" w14:textId="7EBA75F2" w:rsidR="002F5175" w:rsidRPr="00A30DE7" w:rsidRDefault="000F6210" w:rsidP="000F6210">
      <w:pPr>
        <w:jc w:val="center"/>
        <w:rPr>
          <w:rFonts w:ascii="宋体" w:eastAsia="宋体" w:hAnsi="宋体"/>
        </w:rPr>
      </w:pPr>
      <w:r w:rsidRPr="00A30DE7">
        <w:rPr>
          <w:rFonts w:ascii="宋体" w:eastAsia="宋体" w:hAnsi="宋体" w:hint="eastAsia"/>
        </w:rPr>
        <w:t>图3.10</w:t>
      </w:r>
      <w:r w:rsidRPr="00A30DE7">
        <w:rPr>
          <w:rFonts w:ascii="宋体" w:eastAsia="宋体" w:hAnsi="宋体"/>
        </w:rPr>
        <w:t xml:space="preserve"> </w:t>
      </w:r>
      <w:r w:rsidR="007D3793" w:rsidRPr="00A30DE7">
        <w:rPr>
          <w:rFonts w:ascii="宋体" w:eastAsia="宋体" w:hAnsi="宋体" w:hint="eastAsia"/>
        </w:rPr>
        <w:t>系统功能模块图</w:t>
      </w:r>
    </w:p>
    <w:p w14:paraId="02DF958D" w14:textId="77777777" w:rsidR="002F5175" w:rsidRPr="00842122" w:rsidRDefault="002F5175" w:rsidP="00842122"/>
    <w:p w14:paraId="6AD0F793" w14:textId="592E5A9E" w:rsidR="00C57D6E" w:rsidRDefault="004134F2" w:rsidP="0030469F">
      <w:pPr>
        <w:pStyle w:val="3"/>
        <w:numPr>
          <w:ilvl w:val="2"/>
          <w:numId w:val="1"/>
        </w:numPr>
      </w:pPr>
      <w:r>
        <w:lastRenderedPageBreak/>
        <w:t xml:space="preserve"> </w:t>
      </w:r>
      <w:r w:rsidR="00364676">
        <w:rPr>
          <w:rFonts w:hint="eastAsia"/>
        </w:rPr>
        <w:t>部署</w:t>
      </w:r>
      <w:r w:rsidR="00842122">
        <w:rPr>
          <w:rFonts w:hint="eastAsia"/>
        </w:rPr>
        <w:t>设计</w:t>
      </w:r>
    </w:p>
    <w:p w14:paraId="6C31689C" w14:textId="5C716211" w:rsidR="00BE4C33" w:rsidRDefault="002E24CA" w:rsidP="0057669F">
      <w:pPr>
        <w:jc w:val="center"/>
      </w:pPr>
      <w:r w:rsidRPr="002E24CA">
        <w:rPr>
          <w:noProof/>
        </w:rPr>
        <w:drawing>
          <wp:inline distT="0" distB="0" distL="0" distR="0" wp14:anchorId="17DF4BF7" wp14:editId="48770D3F">
            <wp:extent cx="5274310" cy="2757805"/>
            <wp:effectExtent l="0" t="0" r="254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757805"/>
                    </a:xfrm>
                    <a:prstGeom prst="rect">
                      <a:avLst/>
                    </a:prstGeom>
                    <a:noFill/>
                    <a:ln>
                      <a:noFill/>
                    </a:ln>
                  </pic:spPr>
                </pic:pic>
              </a:graphicData>
            </a:graphic>
          </wp:inline>
        </w:drawing>
      </w:r>
    </w:p>
    <w:p w14:paraId="11C1988D" w14:textId="302AED1A" w:rsidR="00B5567C" w:rsidRPr="00A30DE7" w:rsidRDefault="000F6210" w:rsidP="00B5567C">
      <w:pPr>
        <w:jc w:val="center"/>
        <w:rPr>
          <w:rFonts w:ascii="宋体" w:eastAsia="宋体" w:hAnsi="宋体"/>
        </w:rPr>
      </w:pPr>
      <w:r w:rsidRPr="00A30DE7">
        <w:rPr>
          <w:rFonts w:ascii="宋体" w:eastAsia="宋体" w:hAnsi="宋体" w:hint="eastAsia"/>
        </w:rPr>
        <w:t>图3.11</w:t>
      </w:r>
      <w:r w:rsidRPr="00A30DE7">
        <w:rPr>
          <w:rFonts w:ascii="宋体" w:eastAsia="宋体" w:hAnsi="宋体"/>
        </w:rPr>
        <w:t xml:space="preserve"> </w:t>
      </w:r>
      <w:r w:rsidRPr="00A30DE7">
        <w:rPr>
          <w:rFonts w:ascii="宋体" w:eastAsia="宋体" w:hAnsi="宋体" w:hint="eastAsia"/>
        </w:rPr>
        <w:t>部署设计</w:t>
      </w:r>
    </w:p>
    <w:p w14:paraId="1CB5E81A" w14:textId="1601610C" w:rsidR="000373D6" w:rsidRDefault="009C0A45" w:rsidP="00FB1498">
      <w:pPr>
        <w:spacing w:line="360" w:lineRule="auto"/>
        <w:ind w:firstLineChars="200" w:firstLine="480"/>
        <w:rPr>
          <w:rFonts w:ascii="宋体" w:eastAsia="宋体" w:hAnsi="宋体"/>
          <w:sz w:val="24"/>
          <w:szCs w:val="24"/>
        </w:rPr>
      </w:pPr>
      <w:r>
        <w:rPr>
          <w:rFonts w:ascii="宋体" w:eastAsia="宋体" w:hAnsi="宋体" w:hint="eastAsia"/>
          <w:sz w:val="24"/>
          <w:szCs w:val="24"/>
        </w:rPr>
        <w:t>图3.11为系统部署图，</w:t>
      </w:r>
      <w:r w:rsidR="00F13594">
        <w:rPr>
          <w:rFonts w:ascii="宋体" w:eastAsia="宋体" w:hAnsi="宋体" w:hint="eastAsia"/>
          <w:sz w:val="24"/>
          <w:szCs w:val="24"/>
        </w:rPr>
        <w:t>如图所示</w:t>
      </w:r>
      <w:r w:rsidR="00E20F07">
        <w:rPr>
          <w:rFonts w:ascii="宋体" w:eastAsia="宋体" w:hAnsi="宋体" w:hint="eastAsia"/>
          <w:sz w:val="24"/>
          <w:szCs w:val="24"/>
        </w:rPr>
        <w:t>，</w:t>
      </w:r>
      <w:r w:rsidR="00FB1498">
        <w:rPr>
          <w:rFonts w:ascii="宋体" w:eastAsia="宋体" w:hAnsi="宋体" w:hint="eastAsia"/>
          <w:sz w:val="24"/>
          <w:szCs w:val="24"/>
        </w:rPr>
        <w:t>应用部署在kubernetes集群中的worker节点上，</w:t>
      </w:r>
      <w:r w:rsidR="00FB1498">
        <w:rPr>
          <w:rFonts w:ascii="宋体" w:eastAsia="宋体" w:hAnsi="宋体"/>
          <w:sz w:val="24"/>
          <w:szCs w:val="24"/>
        </w:rPr>
        <w:t>P</w:t>
      </w:r>
      <w:r w:rsidR="00FB1498">
        <w:rPr>
          <w:rFonts w:ascii="宋体" w:eastAsia="宋体" w:hAnsi="宋体" w:hint="eastAsia"/>
          <w:sz w:val="24"/>
          <w:szCs w:val="24"/>
        </w:rPr>
        <w:t>od是kubernetes中最小的部署单元，P</w:t>
      </w:r>
      <w:r w:rsidR="00FB1498">
        <w:rPr>
          <w:rFonts w:ascii="宋体" w:eastAsia="宋体" w:hAnsi="宋体"/>
          <w:sz w:val="24"/>
          <w:szCs w:val="24"/>
        </w:rPr>
        <w:t>od</w:t>
      </w:r>
      <w:r w:rsidR="00FB1498">
        <w:rPr>
          <w:rFonts w:ascii="宋体" w:eastAsia="宋体" w:hAnsi="宋体" w:hint="eastAsia"/>
          <w:sz w:val="24"/>
          <w:szCs w:val="24"/>
        </w:rPr>
        <w:t>可以包含一个或者多个容器，部署在worker节点上的应用会以Pod的形式存在和管理。为了避免单点故障，应用需要以集群的方式进行部署。应用</w:t>
      </w:r>
      <w:r w:rsidR="00E20F07">
        <w:rPr>
          <w:rFonts w:ascii="宋体" w:eastAsia="宋体" w:hAnsi="宋体" w:hint="eastAsia"/>
          <w:sz w:val="24"/>
          <w:szCs w:val="24"/>
        </w:rPr>
        <w:t>需要分别生产环境、预发环境、测试环境中进行部署</w:t>
      </w:r>
      <w:r w:rsidR="00F13594">
        <w:rPr>
          <w:rFonts w:ascii="宋体" w:eastAsia="宋体" w:hAnsi="宋体" w:hint="eastAsia"/>
          <w:sz w:val="24"/>
          <w:szCs w:val="24"/>
        </w:rPr>
        <w:t>，</w:t>
      </w:r>
      <w:r w:rsidR="00E20F07">
        <w:rPr>
          <w:rFonts w:ascii="宋体" w:eastAsia="宋体" w:hAnsi="宋体" w:hint="eastAsia"/>
          <w:sz w:val="24"/>
          <w:szCs w:val="24"/>
        </w:rPr>
        <w:t>生产环境为真实投入使用环境，预发环境</w:t>
      </w:r>
      <w:proofErr w:type="gramStart"/>
      <w:r w:rsidR="00E20F07">
        <w:rPr>
          <w:rFonts w:ascii="宋体" w:eastAsia="宋体" w:hAnsi="宋体" w:hint="eastAsia"/>
          <w:sz w:val="24"/>
          <w:szCs w:val="24"/>
        </w:rPr>
        <w:t>为发布</w:t>
      </w:r>
      <w:proofErr w:type="gramEnd"/>
      <w:r w:rsidR="00E20F07">
        <w:rPr>
          <w:rFonts w:ascii="宋体" w:eastAsia="宋体" w:hAnsi="宋体" w:hint="eastAsia"/>
          <w:sz w:val="24"/>
          <w:szCs w:val="24"/>
        </w:rPr>
        <w:t>前需要认证的环境，与生产环境相比，</w:t>
      </w:r>
      <w:r w:rsidR="00FB1498">
        <w:rPr>
          <w:rFonts w:ascii="宋体" w:eastAsia="宋体" w:hAnsi="宋体" w:hint="eastAsia"/>
          <w:sz w:val="24"/>
          <w:szCs w:val="24"/>
        </w:rPr>
        <w:t>应用</w:t>
      </w:r>
      <w:r w:rsidR="00E20F07">
        <w:rPr>
          <w:rFonts w:ascii="宋体" w:eastAsia="宋体" w:hAnsi="宋体" w:hint="eastAsia"/>
          <w:sz w:val="24"/>
          <w:szCs w:val="24"/>
        </w:rPr>
        <w:t>不真实投入使用，但是与生产环境共用一套数据库，测试环境与生产和预发环境完全隔离，测试环境的部署相对于前面两个环境较为简易。</w:t>
      </w:r>
      <w:r w:rsidR="00FB1498">
        <w:rPr>
          <w:rFonts w:ascii="宋体" w:eastAsia="宋体" w:hAnsi="宋体" w:hint="eastAsia"/>
          <w:sz w:val="24"/>
          <w:szCs w:val="24"/>
        </w:rPr>
        <w:t>应用</w:t>
      </w:r>
      <w:r>
        <w:rPr>
          <w:rFonts w:ascii="宋体" w:eastAsia="宋体" w:hAnsi="宋体" w:hint="eastAsia"/>
          <w:sz w:val="24"/>
          <w:szCs w:val="24"/>
        </w:rPr>
        <w:t>采用</w:t>
      </w:r>
      <w:r w:rsidR="000373D6">
        <w:rPr>
          <w:rFonts w:ascii="宋体" w:eastAsia="宋体" w:hAnsi="宋体" w:hint="eastAsia"/>
          <w:sz w:val="24"/>
          <w:szCs w:val="24"/>
        </w:rPr>
        <w:t>D</w:t>
      </w:r>
      <w:r>
        <w:rPr>
          <w:rFonts w:ascii="宋体" w:eastAsia="宋体" w:hAnsi="宋体"/>
          <w:sz w:val="24"/>
          <w:szCs w:val="24"/>
        </w:rPr>
        <w:t>ocker</w:t>
      </w:r>
      <w:r>
        <w:rPr>
          <w:rFonts w:ascii="宋体" w:eastAsia="宋体" w:hAnsi="宋体" w:hint="eastAsia"/>
          <w:sz w:val="24"/>
          <w:szCs w:val="24"/>
        </w:rPr>
        <w:t>+</w:t>
      </w:r>
      <w:r>
        <w:rPr>
          <w:rFonts w:ascii="宋体" w:eastAsia="宋体" w:hAnsi="宋体"/>
          <w:sz w:val="24"/>
          <w:szCs w:val="24"/>
        </w:rPr>
        <w:t>Kubernetes</w:t>
      </w:r>
      <w:r>
        <w:rPr>
          <w:rFonts w:ascii="宋体" w:eastAsia="宋体" w:hAnsi="宋体" w:hint="eastAsia"/>
          <w:sz w:val="24"/>
          <w:szCs w:val="24"/>
        </w:rPr>
        <w:t>组合进行持续集成和持续交付</w:t>
      </w:r>
      <w:r w:rsidR="0026751D">
        <w:rPr>
          <w:rFonts w:ascii="宋体" w:eastAsia="宋体" w:hAnsi="宋体" w:hint="eastAsia"/>
          <w:sz w:val="24"/>
          <w:szCs w:val="24"/>
        </w:rPr>
        <w:t>。</w:t>
      </w:r>
      <w:r w:rsidR="000373D6">
        <w:rPr>
          <w:rFonts w:ascii="宋体" w:eastAsia="宋体" w:hAnsi="宋体" w:hint="eastAsia"/>
          <w:sz w:val="24"/>
          <w:szCs w:val="24"/>
        </w:rPr>
        <w:t>使用docker由如下原因：docker技术可以将服务容器化，能够屏蔽由于底层</w:t>
      </w:r>
      <w:proofErr w:type="gramStart"/>
      <w:r w:rsidR="000373D6">
        <w:rPr>
          <w:rFonts w:ascii="宋体" w:eastAsia="宋体" w:hAnsi="宋体" w:hint="eastAsia"/>
          <w:sz w:val="24"/>
          <w:szCs w:val="24"/>
        </w:rPr>
        <w:t>物理机</w:t>
      </w:r>
      <w:r w:rsidR="00FF6ECD">
        <w:rPr>
          <w:rFonts w:ascii="宋体" w:eastAsia="宋体" w:hAnsi="宋体" w:hint="eastAsia"/>
          <w:sz w:val="24"/>
          <w:szCs w:val="24"/>
        </w:rPr>
        <w:t>差异</w:t>
      </w:r>
      <w:proofErr w:type="gramEnd"/>
      <w:r w:rsidR="00FF6ECD">
        <w:rPr>
          <w:rFonts w:ascii="宋体" w:eastAsia="宋体" w:hAnsi="宋体" w:hint="eastAsia"/>
          <w:sz w:val="24"/>
          <w:szCs w:val="24"/>
        </w:rPr>
        <w:t>和操作系统</w:t>
      </w:r>
      <w:r w:rsidR="000373D6">
        <w:rPr>
          <w:rFonts w:ascii="宋体" w:eastAsia="宋体" w:hAnsi="宋体" w:hint="eastAsia"/>
          <w:sz w:val="24"/>
          <w:szCs w:val="24"/>
        </w:rPr>
        <w:t>差异而带来的环境差异；</w:t>
      </w:r>
      <w:r w:rsidR="00FF6ECD">
        <w:rPr>
          <w:rFonts w:ascii="宋体" w:eastAsia="宋体" w:hAnsi="宋体" w:hint="eastAsia"/>
          <w:sz w:val="24"/>
          <w:szCs w:val="24"/>
        </w:rPr>
        <w:t>应用可以共享一个操作系统的内核，因此不需要为每一个应用准备一个操作系统，更加高效、解决系统资源</w:t>
      </w:r>
      <w:r w:rsidR="0017139A">
        <w:rPr>
          <w:rFonts w:ascii="宋体" w:eastAsia="宋体" w:hAnsi="宋体" w:hint="eastAsia"/>
          <w:sz w:val="24"/>
          <w:szCs w:val="24"/>
        </w:rPr>
        <w:t>。</w:t>
      </w:r>
      <w:r w:rsidR="00D003B1">
        <w:rPr>
          <w:rFonts w:ascii="宋体" w:eastAsia="宋体" w:hAnsi="宋体" w:hint="eastAsia"/>
          <w:sz w:val="24"/>
          <w:szCs w:val="24"/>
        </w:rPr>
        <w:t>使用了docker之后，需要对docker中的容器进行管理，因此需要使用kubernetes，</w:t>
      </w:r>
      <w:r w:rsidR="0087297E">
        <w:rPr>
          <w:rFonts w:ascii="宋体" w:eastAsia="宋体" w:hAnsi="宋体" w:hint="eastAsia"/>
          <w:sz w:val="24"/>
          <w:szCs w:val="24"/>
        </w:rPr>
        <w:t>kubernetes可以对容器化的应用进行自动部署、扩容、管理、灰度升级等。</w:t>
      </w:r>
    </w:p>
    <w:p w14:paraId="79D6CC4B" w14:textId="216096DD" w:rsidR="00B5567C" w:rsidRPr="00A30DE7" w:rsidRDefault="0071278D" w:rsidP="00013980">
      <w:pPr>
        <w:spacing w:line="360" w:lineRule="auto"/>
        <w:ind w:firstLineChars="200" w:firstLine="480"/>
        <w:rPr>
          <w:ins w:id="300" w:author="bob king" w:date="2019-12-28T15:16:00Z"/>
          <w:rFonts w:ascii="宋体" w:eastAsia="宋体" w:hAnsi="宋体"/>
          <w:sz w:val="24"/>
          <w:szCs w:val="24"/>
        </w:rPr>
      </w:pPr>
      <w:r>
        <w:rPr>
          <w:rFonts w:ascii="宋体" w:eastAsia="宋体" w:hAnsi="宋体" w:hint="eastAsia"/>
          <w:sz w:val="24"/>
          <w:szCs w:val="24"/>
        </w:rPr>
        <w:t>同时，</w:t>
      </w:r>
      <w:r w:rsidR="00593993">
        <w:rPr>
          <w:rFonts w:ascii="宋体" w:eastAsia="宋体" w:hAnsi="宋体" w:hint="eastAsia"/>
          <w:sz w:val="24"/>
          <w:szCs w:val="24"/>
        </w:rPr>
        <w:t>应用</w:t>
      </w:r>
      <w:r>
        <w:rPr>
          <w:rFonts w:ascii="宋体" w:eastAsia="宋体" w:hAnsi="宋体" w:hint="eastAsia"/>
          <w:sz w:val="24"/>
          <w:szCs w:val="24"/>
        </w:rPr>
        <w:t>采用多机房异地方式进行部署</w:t>
      </w:r>
      <w:r w:rsidR="008B26C8">
        <w:rPr>
          <w:rFonts w:ascii="宋体" w:eastAsia="宋体" w:hAnsi="宋体" w:hint="eastAsia"/>
          <w:sz w:val="24"/>
          <w:szCs w:val="24"/>
        </w:rPr>
        <w:t>，</w:t>
      </w:r>
      <w:r w:rsidR="00D26883" w:rsidRPr="00A30DE7">
        <w:rPr>
          <w:rFonts w:ascii="宋体" w:eastAsia="宋体" w:hAnsi="宋体" w:hint="eastAsia"/>
          <w:sz w:val="24"/>
          <w:szCs w:val="24"/>
        </w:rPr>
        <w:t>异地多机房又称为异地多活。随着业务的发展，单个数据中心已经无法支撑饿</w:t>
      </w:r>
      <w:proofErr w:type="gramStart"/>
      <w:r w:rsidR="00D26883" w:rsidRPr="00A30DE7">
        <w:rPr>
          <w:rFonts w:ascii="宋体" w:eastAsia="宋体" w:hAnsi="宋体" w:hint="eastAsia"/>
          <w:sz w:val="24"/>
          <w:szCs w:val="24"/>
        </w:rPr>
        <w:t>了么的体量</w:t>
      </w:r>
      <w:proofErr w:type="gramEnd"/>
      <w:r w:rsidR="00D26883" w:rsidRPr="00A30DE7">
        <w:rPr>
          <w:rFonts w:ascii="宋体" w:eastAsia="宋体" w:hAnsi="宋体" w:hint="eastAsia"/>
          <w:sz w:val="24"/>
          <w:szCs w:val="24"/>
        </w:rPr>
        <w:t>，机房的主机数已经无法再增加，另一方面，</w:t>
      </w:r>
      <w:proofErr w:type="gramStart"/>
      <w:r w:rsidR="00D26883" w:rsidRPr="00A30DE7">
        <w:rPr>
          <w:rFonts w:ascii="宋体" w:eastAsia="宋体" w:hAnsi="宋体" w:hint="eastAsia"/>
          <w:sz w:val="24"/>
          <w:szCs w:val="24"/>
        </w:rPr>
        <w:t>整机房级别</w:t>
      </w:r>
      <w:proofErr w:type="gramEnd"/>
      <w:r w:rsidR="00D26883" w:rsidRPr="00A30DE7">
        <w:rPr>
          <w:rFonts w:ascii="宋体" w:eastAsia="宋体" w:hAnsi="宋体" w:hint="eastAsia"/>
          <w:sz w:val="24"/>
          <w:szCs w:val="24"/>
        </w:rPr>
        <w:t>的事故时有发生，每次都会带来严重的后果，为了解决上述两个问题，饿了</w:t>
      </w:r>
      <w:proofErr w:type="gramStart"/>
      <w:r w:rsidR="00D26883" w:rsidRPr="00A30DE7">
        <w:rPr>
          <w:rFonts w:ascii="宋体" w:eastAsia="宋体" w:hAnsi="宋体" w:hint="eastAsia"/>
          <w:sz w:val="24"/>
          <w:szCs w:val="24"/>
        </w:rPr>
        <w:t>么所有</w:t>
      </w:r>
      <w:proofErr w:type="gramEnd"/>
      <w:r w:rsidR="00DE289D">
        <w:rPr>
          <w:rFonts w:ascii="宋体" w:eastAsia="宋体" w:hAnsi="宋体" w:hint="eastAsia"/>
          <w:sz w:val="24"/>
          <w:szCs w:val="24"/>
        </w:rPr>
        <w:t>应用</w:t>
      </w:r>
      <w:r w:rsidR="00FB3274" w:rsidRPr="00A30DE7">
        <w:rPr>
          <w:rFonts w:ascii="宋体" w:eastAsia="宋体" w:hAnsi="宋体" w:hint="eastAsia"/>
          <w:sz w:val="24"/>
          <w:szCs w:val="24"/>
        </w:rPr>
        <w:t>均</w:t>
      </w:r>
      <w:r w:rsidR="00D26883" w:rsidRPr="00A30DE7">
        <w:rPr>
          <w:rFonts w:ascii="宋体" w:eastAsia="宋体" w:hAnsi="宋体" w:hint="eastAsia"/>
          <w:sz w:val="24"/>
          <w:szCs w:val="24"/>
        </w:rPr>
        <w:t>采用多机房的方式进行部署</w:t>
      </w:r>
      <w:r w:rsidR="00FB3274" w:rsidRPr="00A30DE7">
        <w:rPr>
          <w:rFonts w:ascii="宋体" w:eastAsia="宋体" w:hAnsi="宋体" w:hint="eastAsia"/>
          <w:sz w:val="24"/>
          <w:szCs w:val="24"/>
        </w:rPr>
        <w:t>。多机房</w:t>
      </w:r>
      <w:r w:rsidR="00FB3274" w:rsidRPr="00A30DE7">
        <w:rPr>
          <w:rFonts w:ascii="宋体" w:eastAsia="宋体" w:hAnsi="宋体" w:hint="eastAsia"/>
          <w:sz w:val="24"/>
          <w:szCs w:val="24"/>
        </w:rPr>
        <w:lastRenderedPageBreak/>
        <w:t>部署</w:t>
      </w:r>
      <w:r w:rsidR="00DA62EA" w:rsidRPr="00A30DE7">
        <w:rPr>
          <w:rFonts w:ascii="宋体" w:eastAsia="宋体" w:hAnsi="宋体" w:hint="eastAsia"/>
          <w:sz w:val="24"/>
          <w:szCs w:val="24"/>
        </w:rPr>
        <w:t>能够获得高扩展性和高可用，但</w:t>
      </w:r>
      <w:r w:rsidR="00FB3274" w:rsidRPr="00A30DE7">
        <w:rPr>
          <w:rFonts w:ascii="宋体" w:eastAsia="宋体" w:hAnsi="宋体" w:hint="eastAsia"/>
          <w:sz w:val="24"/>
          <w:szCs w:val="24"/>
        </w:rPr>
        <w:t>在解决问题的同时也带来新的问题，最为突出的有如下两点：业务跨机房处理带来的网络高延时问题和数据同步问题。</w:t>
      </w:r>
      <w:r w:rsidR="003907AA" w:rsidRPr="00A30DE7">
        <w:rPr>
          <w:rFonts w:ascii="宋体" w:eastAsia="宋体" w:hAnsi="宋体" w:hint="eastAsia"/>
          <w:sz w:val="24"/>
          <w:szCs w:val="24"/>
        </w:rPr>
        <w:t>网络延时问题出现在一个请求依赖两个机房的服务，或者一个机房的服务依赖另一个机房的服务</w:t>
      </w:r>
      <w:r w:rsidR="00A66D8C" w:rsidRPr="00A30DE7">
        <w:rPr>
          <w:rFonts w:ascii="宋体" w:eastAsia="宋体" w:hAnsi="宋体" w:hint="eastAsia"/>
          <w:sz w:val="24"/>
          <w:szCs w:val="24"/>
        </w:rPr>
        <w:t>，解决方法是让业务内聚，</w:t>
      </w:r>
      <w:r w:rsidR="0091117A" w:rsidRPr="00A30DE7">
        <w:rPr>
          <w:rFonts w:ascii="宋体" w:eastAsia="宋体" w:hAnsi="宋体" w:hint="eastAsia"/>
          <w:sz w:val="24"/>
          <w:szCs w:val="24"/>
        </w:rPr>
        <w:t>即一个</w:t>
      </w:r>
      <w:r w:rsidR="004A04DA" w:rsidRPr="00A30DE7">
        <w:rPr>
          <w:rFonts w:ascii="宋体" w:eastAsia="宋体" w:hAnsi="宋体" w:hint="eastAsia"/>
          <w:sz w:val="24"/>
          <w:szCs w:val="24"/>
        </w:rPr>
        <w:t>订单的</w:t>
      </w:r>
      <w:proofErr w:type="gramStart"/>
      <w:r w:rsidR="004A04DA" w:rsidRPr="00A30DE7">
        <w:rPr>
          <w:rFonts w:ascii="宋体" w:eastAsia="宋体" w:hAnsi="宋体" w:hint="eastAsia"/>
          <w:sz w:val="24"/>
          <w:szCs w:val="24"/>
        </w:rPr>
        <w:t>旅单过程</w:t>
      </w:r>
      <w:proofErr w:type="gramEnd"/>
      <w:r w:rsidR="0091117A" w:rsidRPr="00A30DE7">
        <w:rPr>
          <w:rFonts w:ascii="宋体" w:eastAsia="宋体" w:hAnsi="宋体" w:hint="eastAsia"/>
          <w:sz w:val="24"/>
          <w:szCs w:val="24"/>
        </w:rPr>
        <w:t>在</w:t>
      </w:r>
      <w:r w:rsidR="004A04DA" w:rsidRPr="00A30DE7">
        <w:rPr>
          <w:rFonts w:ascii="宋体" w:eastAsia="宋体" w:hAnsi="宋体" w:hint="eastAsia"/>
          <w:sz w:val="24"/>
          <w:szCs w:val="24"/>
        </w:rPr>
        <w:t>同</w:t>
      </w:r>
      <w:r w:rsidR="0091117A" w:rsidRPr="00A30DE7">
        <w:rPr>
          <w:rFonts w:ascii="宋体" w:eastAsia="宋体" w:hAnsi="宋体" w:hint="eastAsia"/>
          <w:sz w:val="24"/>
          <w:szCs w:val="24"/>
        </w:rPr>
        <w:t>一个机房内完成</w:t>
      </w:r>
      <w:r w:rsidR="004A04DA" w:rsidRPr="00A30DE7">
        <w:rPr>
          <w:rFonts w:ascii="宋体" w:eastAsia="宋体" w:hAnsi="宋体" w:hint="eastAsia"/>
          <w:sz w:val="24"/>
          <w:szCs w:val="24"/>
        </w:rPr>
        <w:t>，不允许跨机房调用，包含了所有的服务</w:t>
      </w:r>
      <w:r w:rsidR="00E82822" w:rsidRPr="00A30DE7">
        <w:rPr>
          <w:rFonts w:ascii="宋体" w:eastAsia="宋体" w:hAnsi="宋体" w:hint="eastAsia"/>
          <w:sz w:val="24"/>
          <w:szCs w:val="24"/>
        </w:rPr>
        <w:t>。</w:t>
      </w:r>
      <w:r w:rsidR="00850B8C" w:rsidRPr="00A30DE7">
        <w:rPr>
          <w:rFonts w:ascii="宋体" w:eastAsia="宋体" w:hAnsi="宋体" w:hint="eastAsia"/>
          <w:sz w:val="24"/>
          <w:szCs w:val="24"/>
        </w:rPr>
        <w:t>异地机房的出现，导致了数据同步的问题，</w:t>
      </w:r>
      <w:r w:rsidR="001E1817" w:rsidRPr="00A30DE7">
        <w:rPr>
          <w:rFonts w:ascii="宋体" w:eastAsia="宋体" w:hAnsi="宋体" w:hint="eastAsia"/>
          <w:sz w:val="24"/>
          <w:szCs w:val="24"/>
        </w:rPr>
        <w:t>为了保证高可用，每个机房需要全量保存用户数据，因此机房之间需要数据的同步，数据的同步通过消息队列的方式，每个机房监听对应机房的消息队列，</w:t>
      </w:r>
      <w:r w:rsidR="00452534" w:rsidRPr="00A30DE7">
        <w:rPr>
          <w:rFonts w:ascii="宋体" w:eastAsia="宋体" w:hAnsi="宋体" w:hint="eastAsia"/>
          <w:sz w:val="24"/>
          <w:szCs w:val="24"/>
        </w:rPr>
        <w:t>当</w:t>
      </w:r>
      <w:r w:rsidR="003F3C02" w:rsidRPr="00A30DE7">
        <w:rPr>
          <w:rFonts w:ascii="宋体" w:eastAsia="宋体" w:hAnsi="宋体" w:hint="eastAsia"/>
          <w:sz w:val="24"/>
          <w:szCs w:val="24"/>
        </w:rPr>
        <w:t>数据的更新就会</w:t>
      </w:r>
      <w:proofErr w:type="gramStart"/>
      <w:r w:rsidR="003F3C02" w:rsidRPr="00A30DE7">
        <w:rPr>
          <w:rFonts w:ascii="宋体" w:eastAsia="宋体" w:hAnsi="宋体" w:hint="eastAsia"/>
          <w:sz w:val="24"/>
          <w:szCs w:val="24"/>
        </w:rPr>
        <w:t>向消息</w:t>
      </w:r>
      <w:proofErr w:type="gramEnd"/>
      <w:r w:rsidR="003F3C02" w:rsidRPr="00A30DE7">
        <w:rPr>
          <w:rFonts w:ascii="宋体" w:eastAsia="宋体" w:hAnsi="宋体" w:hint="eastAsia"/>
          <w:sz w:val="24"/>
          <w:szCs w:val="24"/>
        </w:rPr>
        <w:t>队列中发送消息。</w:t>
      </w:r>
    </w:p>
    <w:p w14:paraId="4DC2C818" w14:textId="2BBC00DC" w:rsidR="004C6632" w:rsidRDefault="004C6632" w:rsidP="0030469F">
      <w:pPr>
        <w:pStyle w:val="2"/>
        <w:numPr>
          <w:ilvl w:val="1"/>
          <w:numId w:val="1"/>
        </w:numPr>
      </w:pPr>
      <w:r>
        <w:rPr>
          <w:rFonts w:hint="eastAsia"/>
        </w:rPr>
        <w:t>数据库设计</w:t>
      </w:r>
      <w:bookmarkEnd w:id="296"/>
    </w:p>
    <w:p w14:paraId="3EC194EB" w14:textId="06E11008" w:rsidR="00E52242" w:rsidRPr="00A30DE7" w:rsidRDefault="00141995" w:rsidP="00E52242">
      <w:pPr>
        <w:spacing w:line="360" w:lineRule="auto"/>
        <w:ind w:firstLineChars="200" w:firstLine="480"/>
        <w:rPr>
          <w:rFonts w:ascii="宋体" w:eastAsia="宋体" w:hAnsi="宋体"/>
          <w:sz w:val="24"/>
          <w:szCs w:val="24"/>
        </w:rPr>
      </w:pPr>
      <w:r w:rsidRPr="00A30DE7">
        <w:rPr>
          <w:rFonts w:ascii="宋体" w:eastAsia="宋体" w:hAnsi="宋体" w:hint="eastAsia"/>
          <w:sz w:val="24"/>
          <w:szCs w:val="24"/>
        </w:rPr>
        <w:t>本节对数据库系统数据库进行设计</w:t>
      </w:r>
      <w:r w:rsidR="0049670A" w:rsidRPr="00A30DE7">
        <w:rPr>
          <w:rFonts w:ascii="宋体" w:eastAsia="宋体" w:hAnsi="宋体" w:hint="eastAsia"/>
          <w:sz w:val="24"/>
          <w:szCs w:val="24"/>
        </w:rPr>
        <w:t>。图3.12为实体关系图，如图所示，</w:t>
      </w:r>
      <w:r w:rsidR="00332E76" w:rsidRPr="00A30DE7">
        <w:rPr>
          <w:rFonts w:ascii="宋体" w:eastAsia="宋体" w:hAnsi="宋体" w:hint="eastAsia"/>
          <w:sz w:val="24"/>
          <w:szCs w:val="24"/>
        </w:rPr>
        <w:t>数据库的设计围绕着规则和对规则的操作类型展开。</w:t>
      </w:r>
      <w:r w:rsidR="006859BB" w:rsidRPr="00A30DE7">
        <w:rPr>
          <w:rFonts w:ascii="宋体" w:eastAsia="宋体" w:hAnsi="宋体" w:hint="eastAsia"/>
          <w:sz w:val="24"/>
          <w:szCs w:val="24"/>
        </w:rPr>
        <w:t>rule</w:t>
      </w:r>
      <w:proofErr w:type="gramStart"/>
      <w:r w:rsidR="006859BB" w:rsidRPr="00A30DE7">
        <w:rPr>
          <w:rFonts w:ascii="宋体" w:eastAsia="宋体" w:hAnsi="宋体" w:hint="eastAsia"/>
          <w:sz w:val="24"/>
          <w:szCs w:val="24"/>
        </w:rPr>
        <w:t>表</w:t>
      </w:r>
      <w:r w:rsidR="00523244" w:rsidRPr="00A30DE7">
        <w:rPr>
          <w:rFonts w:ascii="宋体" w:eastAsia="宋体" w:hAnsi="宋体" w:hint="eastAsia"/>
          <w:sz w:val="24"/>
          <w:szCs w:val="24"/>
        </w:rPr>
        <w:t>负责</w:t>
      </w:r>
      <w:proofErr w:type="gramEnd"/>
      <w:r w:rsidR="00523244" w:rsidRPr="00A30DE7">
        <w:rPr>
          <w:rFonts w:ascii="宋体" w:eastAsia="宋体" w:hAnsi="宋体" w:hint="eastAsia"/>
          <w:sz w:val="24"/>
          <w:szCs w:val="24"/>
        </w:rPr>
        <w:t>存储用户配置的规则。</w:t>
      </w:r>
      <w:r w:rsidR="006859BB" w:rsidRPr="00A30DE7">
        <w:rPr>
          <w:rFonts w:ascii="宋体" w:eastAsia="宋体" w:hAnsi="宋体" w:hint="eastAsia"/>
          <w:sz w:val="24"/>
          <w:szCs w:val="24"/>
        </w:rPr>
        <w:t>rule</w:t>
      </w:r>
      <w:r w:rsidR="006859BB" w:rsidRPr="00A30DE7">
        <w:rPr>
          <w:rFonts w:ascii="宋体" w:eastAsia="宋体" w:hAnsi="宋体"/>
          <w:sz w:val="24"/>
          <w:szCs w:val="24"/>
        </w:rPr>
        <w:t>_draft</w:t>
      </w:r>
      <w:proofErr w:type="gramStart"/>
      <w:r w:rsidR="00523244" w:rsidRPr="00A30DE7">
        <w:rPr>
          <w:rFonts w:ascii="宋体" w:eastAsia="宋体" w:hAnsi="宋体" w:hint="eastAsia"/>
          <w:sz w:val="24"/>
          <w:szCs w:val="24"/>
        </w:rPr>
        <w:t>表</w:t>
      </w:r>
      <w:r w:rsidR="006859BB" w:rsidRPr="00A30DE7">
        <w:rPr>
          <w:rFonts w:ascii="宋体" w:eastAsia="宋体" w:hAnsi="宋体" w:hint="eastAsia"/>
          <w:sz w:val="24"/>
          <w:szCs w:val="24"/>
        </w:rPr>
        <w:t>负责</w:t>
      </w:r>
      <w:proofErr w:type="gramEnd"/>
      <w:r w:rsidR="006859BB" w:rsidRPr="00A30DE7">
        <w:rPr>
          <w:rFonts w:ascii="宋体" w:eastAsia="宋体" w:hAnsi="宋体" w:hint="eastAsia"/>
          <w:sz w:val="24"/>
          <w:szCs w:val="24"/>
        </w:rPr>
        <w:t>存储审批通过之前的规则，审批通过之后的规则存放在r</w:t>
      </w:r>
      <w:r w:rsidR="006859BB" w:rsidRPr="00A30DE7">
        <w:rPr>
          <w:rFonts w:ascii="宋体" w:eastAsia="宋体" w:hAnsi="宋体"/>
          <w:sz w:val="24"/>
          <w:szCs w:val="24"/>
        </w:rPr>
        <w:t>ule</w:t>
      </w:r>
      <w:r w:rsidR="006859BB" w:rsidRPr="00A30DE7">
        <w:rPr>
          <w:rFonts w:ascii="宋体" w:eastAsia="宋体" w:hAnsi="宋体" w:hint="eastAsia"/>
          <w:sz w:val="24"/>
          <w:szCs w:val="24"/>
        </w:rPr>
        <w:t>表中，由于规则的审批可能会不通过，因此rule</w:t>
      </w:r>
      <w:r w:rsidR="006859BB" w:rsidRPr="00A30DE7">
        <w:rPr>
          <w:rFonts w:ascii="宋体" w:eastAsia="宋体" w:hAnsi="宋体"/>
          <w:sz w:val="24"/>
          <w:szCs w:val="24"/>
        </w:rPr>
        <w:t>_draft</w:t>
      </w:r>
      <w:r w:rsidR="006859BB" w:rsidRPr="00A30DE7">
        <w:rPr>
          <w:rFonts w:ascii="宋体" w:eastAsia="宋体" w:hAnsi="宋体" w:hint="eastAsia"/>
          <w:sz w:val="24"/>
          <w:szCs w:val="24"/>
        </w:rPr>
        <w:t>和r</w:t>
      </w:r>
      <w:r w:rsidR="006859BB" w:rsidRPr="00A30DE7">
        <w:rPr>
          <w:rFonts w:ascii="宋体" w:eastAsia="宋体" w:hAnsi="宋体"/>
          <w:sz w:val="24"/>
          <w:szCs w:val="24"/>
        </w:rPr>
        <w:t>ule</w:t>
      </w:r>
      <w:r w:rsidR="006859BB" w:rsidRPr="00A30DE7">
        <w:rPr>
          <w:rFonts w:ascii="宋体" w:eastAsia="宋体" w:hAnsi="宋体" w:hint="eastAsia"/>
          <w:sz w:val="24"/>
          <w:szCs w:val="24"/>
        </w:rPr>
        <w:t>的对应关系为1对</w:t>
      </w:r>
      <w:r w:rsidR="006859BB" w:rsidRPr="00A30DE7">
        <w:rPr>
          <w:rFonts w:ascii="宋体" w:eastAsia="宋体" w:hAnsi="宋体"/>
          <w:sz w:val="24"/>
          <w:szCs w:val="24"/>
        </w:rPr>
        <w:t>0</w:t>
      </w:r>
      <w:r w:rsidR="006859BB" w:rsidRPr="00A30DE7">
        <w:rPr>
          <w:rFonts w:ascii="宋体" w:eastAsia="宋体" w:hAnsi="宋体" w:hint="eastAsia"/>
          <w:sz w:val="24"/>
          <w:szCs w:val="24"/>
        </w:rPr>
        <w:t>或1。</w:t>
      </w:r>
      <w:r w:rsidR="00882592" w:rsidRPr="00A30DE7">
        <w:rPr>
          <w:rFonts w:ascii="宋体" w:eastAsia="宋体" w:hAnsi="宋体" w:hint="eastAsia"/>
          <w:sz w:val="24"/>
          <w:szCs w:val="24"/>
        </w:rPr>
        <w:t>rule_</w:t>
      </w:r>
      <w:r w:rsidR="00882592" w:rsidRPr="00A30DE7">
        <w:rPr>
          <w:rFonts w:ascii="宋体" w:eastAsia="宋体" w:hAnsi="宋体"/>
          <w:sz w:val="24"/>
          <w:szCs w:val="24"/>
        </w:rPr>
        <w:t>hit</w:t>
      </w:r>
      <w:proofErr w:type="gramStart"/>
      <w:r w:rsidR="0088259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882592" w:rsidRPr="00A30DE7">
        <w:rPr>
          <w:rFonts w:ascii="宋体" w:eastAsia="宋体" w:hAnsi="宋体" w:hint="eastAsia"/>
          <w:sz w:val="24"/>
          <w:szCs w:val="24"/>
        </w:rPr>
        <w:t>命中规则的信息</w:t>
      </w:r>
      <w:r w:rsidR="00642A84" w:rsidRPr="00A30DE7">
        <w:rPr>
          <w:rFonts w:ascii="宋体" w:eastAsia="宋体" w:hAnsi="宋体" w:hint="eastAsia"/>
          <w:sz w:val="24"/>
          <w:szCs w:val="24"/>
        </w:rPr>
        <w:t>，rule和rule</w:t>
      </w:r>
      <w:r w:rsidR="00642A84" w:rsidRPr="00A30DE7">
        <w:rPr>
          <w:rFonts w:ascii="宋体" w:eastAsia="宋体" w:hAnsi="宋体"/>
          <w:sz w:val="24"/>
          <w:szCs w:val="24"/>
        </w:rPr>
        <w:t>_hit</w:t>
      </w:r>
      <w:r w:rsidR="00642A84" w:rsidRPr="00A30DE7">
        <w:rPr>
          <w:rFonts w:ascii="宋体" w:eastAsia="宋体" w:hAnsi="宋体" w:hint="eastAsia"/>
          <w:sz w:val="24"/>
          <w:szCs w:val="24"/>
        </w:rPr>
        <w:t>的对应关系为1对N。</w:t>
      </w:r>
      <w:r w:rsidR="002E0F52" w:rsidRPr="00A30DE7">
        <w:rPr>
          <w:rFonts w:ascii="宋体" w:eastAsia="宋体" w:hAnsi="宋体" w:hint="eastAsia"/>
          <w:sz w:val="24"/>
          <w:szCs w:val="24"/>
        </w:rPr>
        <w:t>rule</w:t>
      </w:r>
      <w:r w:rsidR="002E0F52" w:rsidRPr="00A30DE7">
        <w:rPr>
          <w:rFonts w:ascii="宋体" w:eastAsia="宋体" w:hAnsi="宋体"/>
          <w:sz w:val="24"/>
          <w:szCs w:val="24"/>
        </w:rPr>
        <w:t>_not_hit</w:t>
      </w:r>
      <w:proofErr w:type="gramStart"/>
      <w:r w:rsidR="002E0F52" w:rsidRPr="00A30DE7">
        <w:rPr>
          <w:rFonts w:ascii="宋体" w:eastAsia="宋体" w:hAnsi="宋体" w:hint="eastAsia"/>
          <w:sz w:val="24"/>
          <w:szCs w:val="24"/>
        </w:rPr>
        <w:t>表</w:t>
      </w:r>
      <w:r w:rsidR="00E52242" w:rsidRPr="00A30DE7">
        <w:rPr>
          <w:rFonts w:ascii="宋体" w:eastAsia="宋体" w:hAnsi="宋体" w:hint="eastAsia"/>
          <w:sz w:val="24"/>
          <w:szCs w:val="24"/>
        </w:rPr>
        <w:t>负责</w:t>
      </w:r>
      <w:proofErr w:type="gramEnd"/>
      <w:r w:rsidR="00E52242" w:rsidRPr="00A30DE7">
        <w:rPr>
          <w:rFonts w:ascii="宋体" w:eastAsia="宋体" w:hAnsi="宋体" w:hint="eastAsia"/>
          <w:sz w:val="24"/>
          <w:szCs w:val="24"/>
        </w:rPr>
        <w:t>存储</w:t>
      </w:r>
      <w:r w:rsidR="002E0F52" w:rsidRPr="00A30DE7">
        <w:rPr>
          <w:rFonts w:ascii="宋体" w:eastAsia="宋体" w:hAnsi="宋体" w:hint="eastAsia"/>
          <w:sz w:val="24"/>
          <w:szCs w:val="24"/>
        </w:rPr>
        <w:t>未命中规则的信息，rue和rule_</w:t>
      </w:r>
      <w:r w:rsidR="002E0F52" w:rsidRPr="00A30DE7">
        <w:rPr>
          <w:rFonts w:ascii="宋体" w:eastAsia="宋体" w:hAnsi="宋体"/>
          <w:sz w:val="24"/>
          <w:szCs w:val="24"/>
        </w:rPr>
        <w:t>hot_hit</w:t>
      </w:r>
      <w:r w:rsidR="002E0F52" w:rsidRPr="00A30DE7">
        <w:rPr>
          <w:rFonts w:ascii="宋体" w:eastAsia="宋体" w:hAnsi="宋体" w:hint="eastAsia"/>
          <w:sz w:val="24"/>
          <w:szCs w:val="24"/>
        </w:rPr>
        <w:t>的对应关系为1对N。</w:t>
      </w:r>
      <w:r w:rsidR="00E52242" w:rsidRPr="00A30DE7">
        <w:rPr>
          <w:rFonts w:ascii="宋体" w:eastAsia="宋体" w:hAnsi="宋体" w:hint="eastAsia"/>
          <w:sz w:val="24"/>
          <w:szCs w:val="24"/>
        </w:rPr>
        <w:t>action_execute</w:t>
      </w:r>
      <w:proofErr w:type="gramStart"/>
      <w:r w:rsidR="00E52242" w:rsidRPr="00A30DE7">
        <w:rPr>
          <w:rFonts w:ascii="宋体" w:eastAsia="宋体" w:hAnsi="宋体" w:hint="eastAsia"/>
          <w:sz w:val="24"/>
          <w:szCs w:val="24"/>
        </w:rPr>
        <w:t>表负责</w:t>
      </w:r>
      <w:proofErr w:type="gramEnd"/>
      <w:r w:rsidR="00E52242" w:rsidRPr="00A30DE7">
        <w:rPr>
          <w:rFonts w:ascii="宋体" w:eastAsia="宋体" w:hAnsi="宋体" w:hint="eastAsia"/>
          <w:sz w:val="24"/>
          <w:szCs w:val="24"/>
        </w:rPr>
        <w:t>存储action执行之后的结果，</w:t>
      </w:r>
      <w:proofErr w:type="gramStart"/>
      <w:r w:rsidR="00E52242" w:rsidRPr="00A30DE7">
        <w:rPr>
          <w:rFonts w:ascii="宋体" w:eastAsia="宋体" w:hAnsi="宋体" w:hint="eastAsia"/>
          <w:sz w:val="24"/>
          <w:szCs w:val="24"/>
        </w:rPr>
        <w:t>一</w:t>
      </w:r>
      <w:proofErr w:type="gramEnd"/>
      <w:r w:rsidR="00E52242" w:rsidRPr="00A30DE7">
        <w:rPr>
          <w:rFonts w:ascii="宋体" w:eastAsia="宋体" w:hAnsi="宋体" w:hint="eastAsia"/>
          <w:sz w:val="24"/>
          <w:szCs w:val="24"/>
        </w:rPr>
        <w:t>条规则可以有多个action，因此rule和action</w:t>
      </w:r>
      <w:r w:rsidR="00E52242" w:rsidRPr="00A30DE7">
        <w:rPr>
          <w:rFonts w:ascii="宋体" w:eastAsia="宋体" w:hAnsi="宋体"/>
          <w:sz w:val="24"/>
          <w:szCs w:val="24"/>
        </w:rPr>
        <w:t>_execute</w:t>
      </w:r>
      <w:r w:rsidR="00E52242" w:rsidRPr="00A30DE7">
        <w:rPr>
          <w:rFonts w:ascii="宋体" w:eastAsia="宋体" w:hAnsi="宋体" w:hint="eastAsia"/>
          <w:sz w:val="24"/>
          <w:szCs w:val="24"/>
        </w:rPr>
        <w:t>的对应关系为1对N。</w:t>
      </w:r>
      <w:r w:rsidR="003F405B" w:rsidRPr="00A30DE7">
        <w:rPr>
          <w:rFonts w:ascii="宋体" w:eastAsia="宋体" w:hAnsi="宋体" w:hint="eastAsia"/>
          <w:sz w:val="24"/>
          <w:szCs w:val="24"/>
        </w:rPr>
        <w:t>operate</w:t>
      </w:r>
      <w:r w:rsidR="0049670A" w:rsidRPr="00A30DE7">
        <w:rPr>
          <w:rFonts w:ascii="宋体" w:eastAsia="宋体" w:hAnsi="宋体"/>
          <w:sz w:val="24"/>
          <w:szCs w:val="24"/>
        </w:rPr>
        <w:t>_record</w:t>
      </w:r>
      <w:proofErr w:type="gramStart"/>
      <w:r w:rsidR="003F405B" w:rsidRPr="00A30DE7">
        <w:rPr>
          <w:rFonts w:ascii="宋体" w:eastAsia="宋体" w:hAnsi="宋体" w:hint="eastAsia"/>
          <w:sz w:val="24"/>
          <w:szCs w:val="24"/>
        </w:rPr>
        <w:t>表负责</w:t>
      </w:r>
      <w:proofErr w:type="gramEnd"/>
      <w:r w:rsidR="003F405B" w:rsidRPr="00A30DE7">
        <w:rPr>
          <w:rFonts w:ascii="宋体" w:eastAsia="宋体" w:hAnsi="宋体" w:hint="eastAsia"/>
          <w:sz w:val="24"/>
          <w:szCs w:val="24"/>
        </w:rPr>
        <w:t>存储规则的修改记录，</w:t>
      </w:r>
      <w:r w:rsidR="0049670A" w:rsidRPr="00A30DE7">
        <w:rPr>
          <w:rFonts w:ascii="宋体" w:eastAsia="宋体" w:hAnsi="宋体" w:hint="eastAsia"/>
          <w:sz w:val="24"/>
          <w:szCs w:val="24"/>
        </w:rPr>
        <w:t>rule和operate_</w:t>
      </w:r>
      <w:r w:rsidR="0049670A" w:rsidRPr="00A30DE7">
        <w:rPr>
          <w:rFonts w:ascii="宋体" w:eastAsia="宋体" w:hAnsi="宋体"/>
          <w:sz w:val="24"/>
          <w:szCs w:val="24"/>
        </w:rPr>
        <w:t>record</w:t>
      </w:r>
      <w:r w:rsidR="0049670A" w:rsidRPr="00A30DE7">
        <w:rPr>
          <w:rFonts w:ascii="宋体" w:eastAsia="宋体" w:hAnsi="宋体" w:hint="eastAsia"/>
          <w:sz w:val="24"/>
          <w:szCs w:val="24"/>
        </w:rPr>
        <w:t>的对应关系为1对N。operator</w:t>
      </w:r>
      <w:proofErr w:type="gramStart"/>
      <w:r w:rsidR="0049670A" w:rsidRPr="00A30DE7">
        <w:rPr>
          <w:rFonts w:ascii="宋体" w:eastAsia="宋体" w:hAnsi="宋体" w:hint="eastAsia"/>
          <w:sz w:val="24"/>
          <w:szCs w:val="24"/>
        </w:rPr>
        <w:t>表负责</w:t>
      </w:r>
      <w:proofErr w:type="gramEnd"/>
      <w:r w:rsidR="0049670A" w:rsidRPr="00A30DE7">
        <w:rPr>
          <w:rFonts w:ascii="宋体" w:eastAsia="宋体" w:hAnsi="宋体" w:hint="eastAsia"/>
          <w:sz w:val="24"/>
          <w:szCs w:val="24"/>
        </w:rPr>
        <w:t>存储操作人员信息，operator和operate</w:t>
      </w:r>
      <w:r w:rsidR="0049670A" w:rsidRPr="00A30DE7">
        <w:rPr>
          <w:rFonts w:ascii="宋体" w:eastAsia="宋体" w:hAnsi="宋体"/>
          <w:sz w:val="24"/>
          <w:szCs w:val="24"/>
        </w:rPr>
        <w:t>_record</w:t>
      </w:r>
      <w:r w:rsidR="0049670A" w:rsidRPr="00A30DE7">
        <w:rPr>
          <w:rFonts w:ascii="宋体" w:eastAsia="宋体" w:hAnsi="宋体" w:hint="eastAsia"/>
          <w:sz w:val="24"/>
          <w:szCs w:val="24"/>
        </w:rPr>
        <w:t>表的对应关系为1对N。</w:t>
      </w:r>
      <w:r w:rsidR="00A30DE7">
        <w:rPr>
          <w:rFonts w:ascii="宋体" w:eastAsia="宋体" w:hAnsi="宋体" w:hint="eastAsia"/>
          <w:sz w:val="24"/>
          <w:szCs w:val="24"/>
        </w:rPr>
        <w:t>图中还有一个</w:t>
      </w:r>
      <w:r w:rsidR="004D4E1C">
        <w:rPr>
          <w:rFonts w:ascii="宋体" w:eastAsia="宋体" w:hAnsi="宋体" w:hint="eastAsia"/>
          <w:sz w:val="24"/>
          <w:szCs w:val="24"/>
        </w:rPr>
        <w:t>order</w:t>
      </w:r>
      <w:r w:rsidR="00A30DE7">
        <w:rPr>
          <w:rFonts w:ascii="宋体" w:eastAsia="宋体" w:hAnsi="宋体" w:hint="eastAsia"/>
          <w:sz w:val="24"/>
          <w:szCs w:val="24"/>
        </w:rPr>
        <w:t>实体，</w:t>
      </w:r>
      <w:r w:rsidR="00505364">
        <w:rPr>
          <w:rFonts w:ascii="宋体" w:eastAsia="宋体" w:hAnsi="宋体" w:hint="eastAsia"/>
          <w:sz w:val="24"/>
          <w:szCs w:val="24"/>
        </w:rPr>
        <w:t>该实体属于订单系统，但是与本系统中的</w:t>
      </w:r>
      <w:r w:rsidR="00505364" w:rsidRPr="00A30DE7">
        <w:rPr>
          <w:rFonts w:ascii="宋体" w:eastAsia="宋体" w:hAnsi="宋体" w:hint="eastAsia"/>
          <w:sz w:val="24"/>
          <w:szCs w:val="24"/>
        </w:rPr>
        <w:t>rule_</w:t>
      </w:r>
      <w:r w:rsidR="00505364" w:rsidRPr="00A30DE7">
        <w:rPr>
          <w:rFonts w:ascii="宋体" w:eastAsia="宋体" w:hAnsi="宋体"/>
          <w:sz w:val="24"/>
          <w:szCs w:val="24"/>
        </w:rPr>
        <w:t>hit</w:t>
      </w:r>
      <w:r w:rsidR="00505364">
        <w:rPr>
          <w:rFonts w:ascii="宋体" w:eastAsia="宋体" w:hAnsi="宋体" w:hint="eastAsia"/>
          <w:sz w:val="24"/>
          <w:szCs w:val="24"/>
        </w:rPr>
        <w:t>和</w:t>
      </w:r>
      <w:r w:rsidR="00505364" w:rsidRPr="00A30DE7">
        <w:rPr>
          <w:rFonts w:ascii="宋体" w:eastAsia="宋体" w:hAnsi="宋体" w:hint="eastAsia"/>
          <w:sz w:val="24"/>
          <w:szCs w:val="24"/>
        </w:rPr>
        <w:t>rule</w:t>
      </w:r>
      <w:r w:rsidR="00505364" w:rsidRPr="00A30DE7">
        <w:rPr>
          <w:rFonts w:ascii="宋体" w:eastAsia="宋体" w:hAnsi="宋体"/>
          <w:sz w:val="24"/>
          <w:szCs w:val="24"/>
        </w:rPr>
        <w:t>_not_hit</w:t>
      </w:r>
      <w:r w:rsidR="004D4E1C">
        <w:rPr>
          <w:rFonts w:ascii="宋体" w:eastAsia="宋体" w:hAnsi="宋体" w:hint="eastAsia"/>
          <w:sz w:val="24"/>
          <w:szCs w:val="24"/>
        </w:rPr>
        <w:t>有关联。order和rule</w:t>
      </w:r>
      <w:r w:rsidR="004D4E1C">
        <w:rPr>
          <w:rFonts w:ascii="宋体" w:eastAsia="宋体" w:hAnsi="宋体"/>
          <w:sz w:val="24"/>
          <w:szCs w:val="24"/>
        </w:rPr>
        <w:t>_hit</w:t>
      </w:r>
      <w:r w:rsidR="004D4E1C">
        <w:rPr>
          <w:rFonts w:ascii="宋体" w:eastAsia="宋体" w:hAnsi="宋体" w:hint="eastAsia"/>
          <w:sz w:val="24"/>
          <w:szCs w:val="24"/>
        </w:rPr>
        <w:t>的对应关系为1对N；order和rule</w:t>
      </w:r>
      <w:r w:rsidR="004D4E1C">
        <w:rPr>
          <w:rFonts w:ascii="宋体" w:eastAsia="宋体" w:hAnsi="宋体"/>
          <w:sz w:val="24"/>
          <w:szCs w:val="24"/>
        </w:rPr>
        <w:t>_not</w:t>
      </w:r>
      <w:r w:rsidR="004D4E1C">
        <w:rPr>
          <w:rFonts w:ascii="宋体" w:eastAsia="宋体" w:hAnsi="宋体" w:hint="eastAsia"/>
          <w:sz w:val="24"/>
          <w:szCs w:val="24"/>
        </w:rPr>
        <w:t>_</w:t>
      </w:r>
      <w:r w:rsidR="004D4E1C">
        <w:rPr>
          <w:rFonts w:ascii="宋体" w:eastAsia="宋体" w:hAnsi="宋体"/>
          <w:sz w:val="24"/>
          <w:szCs w:val="24"/>
        </w:rPr>
        <w:t>hit</w:t>
      </w:r>
      <w:r w:rsidR="004D4E1C">
        <w:rPr>
          <w:rFonts w:ascii="宋体" w:eastAsia="宋体" w:hAnsi="宋体" w:hint="eastAsia"/>
          <w:sz w:val="24"/>
          <w:szCs w:val="24"/>
        </w:rPr>
        <w:t>的对应关系为1对N。</w:t>
      </w:r>
    </w:p>
    <w:p w14:paraId="74077819" w14:textId="21B4EF39" w:rsidR="00141995" w:rsidRDefault="005B23DF" w:rsidP="00A30DE7">
      <w:pPr>
        <w:jc w:val="center"/>
      </w:pPr>
      <w:r w:rsidRPr="005B23DF">
        <w:rPr>
          <w:noProof/>
        </w:rPr>
        <w:lastRenderedPageBreak/>
        <w:drawing>
          <wp:inline distT="0" distB="0" distL="0" distR="0" wp14:anchorId="396A63BD" wp14:editId="713D8F37">
            <wp:extent cx="5274310" cy="3793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793490"/>
                    </a:xfrm>
                    <a:prstGeom prst="rect">
                      <a:avLst/>
                    </a:prstGeom>
                    <a:noFill/>
                    <a:ln>
                      <a:noFill/>
                    </a:ln>
                  </pic:spPr>
                </pic:pic>
              </a:graphicData>
            </a:graphic>
          </wp:inline>
        </w:drawing>
      </w:r>
    </w:p>
    <w:p w14:paraId="76CBAE7E" w14:textId="510FC035" w:rsidR="00141995" w:rsidRDefault="00141995" w:rsidP="00141995">
      <w:pPr>
        <w:pStyle w:val="a5"/>
        <w:ind w:left="708" w:firstLineChars="0" w:firstLine="0"/>
        <w:jc w:val="center"/>
        <w:rPr>
          <w:rFonts w:ascii="宋体" w:eastAsia="宋体" w:hAnsi="宋体"/>
        </w:rPr>
      </w:pPr>
      <w:r w:rsidRPr="00A30DE7">
        <w:rPr>
          <w:rFonts w:ascii="宋体" w:eastAsia="宋体" w:hAnsi="宋体" w:hint="eastAsia"/>
        </w:rPr>
        <w:t>图3.12</w:t>
      </w:r>
      <w:r w:rsidRPr="00A30DE7">
        <w:rPr>
          <w:rFonts w:ascii="宋体" w:eastAsia="宋体" w:hAnsi="宋体"/>
        </w:rPr>
        <w:t xml:space="preserve"> </w:t>
      </w:r>
      <w:bookmarkStart w:id="301" w:name="OLE_LINK2"/>
      <w:bookmarkStart w:id="302" w:name="OLE_LINK3"/>
      <w:r w:rsidRPr="00A30DE7">
        <w:rPr>
          <w:rFonts w:ascii="宋体" w:eastAsia="宋体" w:hAnsi="宋体" w:hint="eastAsia"/>
        </w:rPr>
        <w:t>实体关系图</w:t>
      </w:r>
      <w:bookmarkEnd w:id="301"/>
      <w:bookmarkEnd w:id="302"/>
    </w:p>
    <w:p w14:paraId="644D84CC" w14:textId="6A17FA82" w:rsidR="0010172E" w:rsidRPr="0010172E" w:rsidRDefault="0010172E" w:rsidP="0010172E">
      <w:pPr>
        <w:spacing w:line="360" w:lineRule="auto"/>
        <w:ind w:firstLineChars="200" w:firstLine="480"/>
        <w:rPr>
          <w:rFonts w:ascii="宋体" w:eastAsia="宋体" w:hAnsi="宋体"/>
          <w:sz w:val="24"/>
          <w:szCs w:val="28"/>
        </w:rPr>
      </w:pPr>
      <w:r w:rsidRPr="0010172E">
        <w:rPr>
          <w:rFonts w:ascii="宋体" w:eastAsia="宋体" w:hAnsi="宋体" w:hint="eastAsia"/>
          <w:sz w:val="24"/>
          <w:szCs w:val="28"/>
        </w:rPr>
        <w:t>数据库表字段设计如下：</w:t>
      </w:r>
    </w:p>
    <w:p w14:paraId="0C79436C" w14:textId="558C587B" w:rsidR="008278ED" w:rsidRPr="0010172E" w:rsidRDefault="00F82694" w:rsidP="0010172E">
      <w:pPr>
        <w:spacing w:line="360" w:lineRule="auto"/>
        <w:ind w:firstLineChars="200" w:firstLine="480"/>
        <w:rPr>
          <w:rFonts w:ascii="宋体" w:eastAsia="宋体" w:hAnsi="宋体"/>
          <w:sz w:val="24"/>
          <w:szCs w:val="24"/>
        </w:rPr>
      </w:pPr>
      <w:r>
        <w:rPr>
          <w:rFonts w:ascii="宋体" w:eastAsia="宋体" w:hAnsi="宋体" w:hint="eastAsia"/>
          <w:sz w:val="24"/>
          <w:szCs w:val="24"/>
        </w:rPr>
        <w:t>（1）</w:t>
      </w:r>
      <w:proofErr w:type="gramStart"/>
      <w:r w:rsidR="0010172E" w:rsidRPr="0010172E">
        <w:rPr>
          <w:rFonts w:ascii="宋体" w:eastAsia="宋体" w:hAnsi="宋体" w:hint="eastAsia"/>
          <w:sz w:val="24"/>
          <w:szCs w:val="24"/>
        </w:rPr>
        <w:t>规则表</w:t>
      </w:r>
      <w:proofErr w:type="gramEnd"/>
      <w:r w:rsidR="0010172E" w:rsidRPr="0010172E">
        <w:rPr>
          <w:rFonts w:ascii="宋体" w:eastAsia="宋体" w:hAnsi="宋体" w:hint="eastAsia"/>
          <w:sz w:val="24"/>
          <w:szCs w:val="24"/>
        </w:rPr>
        <w:t>rule存储审批通过的规则，其中check</w:t>
      </w:r>
      <w:r w:rsidR="0010172E">
        <w:rPr>
          <w:rFonts w:ascii="宋体" w:eastAsia="宋体" w:hAnsi="宋体" w:hint="eastAsia"/>
          <w:sz w:val="24"/>
          <w:szCs w:val="24"/>
        </w:rPr>
        <w:t>_</w:t>
      </w:r>
      <w:r w:rsidR="0010172E">
        <w:rPr>
          <w:rFonts w:ascii="宋体" w:eastAsia="宋体" w:hAnsi="宋体"/>
          <w:sz w:val="24"/>
          <w:szCs w:val="24"/>
        </w:rPr>
        <w:t>rules</w:t>
      </w:r>
      <w:r w:rsidR="0010172E">
        <w:rPr>
          <w:rFonts w:ascii="宋体" w:eastAsia="宋体" w:hAnsi="宋体" w:hint="eastAsia"/>
          <w:sz w:val="24"/>
          <w:szCs w:val="24"/>
        </w:rPr>
        <w:t>存储校验规则，Actions存储执行动作，</w:t>
      </w:r>
      <w:r w:rsidR="00AE5BCB">
        <w:rPr>
          <w:rFonts w:ascii="宋体" w:eastAsia="宋体" w:hAnsi="宋体" w:hint="eastAsia"/>
          <w:sz w:val="24"/>
          <w:szCs w:val="24"/>
        </w:rPr>
        <w:t>构建完成之后的规则通过转换成JSON的形式存储在表中，使用的时候再转换成需要的对象。</w:t>
      </w:r>
      <w:r w:rsidR="0010172E" w:rsidRPr="0010172E">
        <w:rPr>
          <w:rFonts w:ascii="宋体" w:eastAsia="宋体" w:hAnsi="宋体"/>
          <w:sz w:val="24"/>
          <w:szCs w:val="24"/>
        </w:rPr>
        <w:t xml:space="preserve"> </w:t>
      </w:r>
      <w:r w:rsidR="0010172E" w:rsidRPr="0010172E">
        <w:rPr>
          <w:rFonts w:ascii="宋体" w:eastAsia="宋体" w:hAnsi="宋体" w:hint="eastAsia"/>
          <w:sz w:val="24"/>
          <w:szCs w:val="24"/>
        </w:rPr>
        <w:t>r</w:t>
      </w:r>
      <w:r w:rsidR="0010172E" w:rsidRPr="0010172E">
        <w:rPr>
          <w:rFonts w:ascii="宋体" w:eastAsia="宋体" w:hAnsi="宋体"/>
          <w:sz w:val="24"/>
          <w:szCs w:val="24"/>
        </w:rPr>
        <w:t>ule</w:t>
      </w:r>
      <w:r w:rsidR="0010172E" w:rsidRPr="0010172E">
        <w:rPr>
          <w:rFonts w:ascii="宋体" w:eastAsia="宋体" w:hAnsi="宋体" w:hint="eastAsia"/>
          <w:sz w:val="24"/>
          <w:szCs w:val="24"/>
        </w:rPr>
        <w:t>表结构如3.21所示</w:t>
      </w:r>
      <w:r w:rsidR="0010172E">
        <w:rPr>
          <w:rFonts w:ascii="宋体" w:eastAsia="宋体" w:hAnsi="宋体" w:hint="eastAsia"/>
          <w:sz w:val="24"/>
          <w:szCs w:val="24"/>
        </w:rPr>
        <w:t>。</w:t>
      </w:r>
    </w:p>
    <w:p w14:paraId="4BD002BA" w14:textId="1617941E" w:rsidR="000F6210" w:rsidRPr="00444355" w:rsidRDefault="000F6210" w:rsidP="000F6210">
      <w:pPr>
        <w:jc w:val="center"/>
        <w:rPr>
          <w:rFonts w:ascii="宋体" w:eastAsia="宋体" w:hAnsi="宋体"/>
        </w:rPr>
      </w:pPr>
      <w:r w:rsidRPr="00444355">
        <w:rPr>
          <w:rFonts w:ascii="宋体" w:eastAsia="宋体" w:hAnsi="宋体" w:hint="eastAsia"/>
        </w:rPr>
        <w:t>表3.21</w:t>
      </w:r>
      <w:r w:rsidR="00444355" w:rsidRPr="00444355">
        <w:rPr>
          <w:rFonts w:ascii="宋体" w:eastAsia="宋体" w:hAnsi="宋体"/>
        </w:rPr>
        <w:t xml:space="preserve"> </w:t>
      </w:r>
      <w:r w:rsidR="00444355" w:rsidRPr="00444355">
        <w:rPr>
          <w:rFonts w:ascii="宋体" w:eastAsia="宋体" w:hAnsi="宋体" w:hint="eastAsia"/>
        </w:rPr>
        <w:t>rule表结构</w:t>
      </w:r>
    </w:p>
    <w:tbl>
      <w:tblPr>
        <w:tblStyle w:val="af3"/>
        <w:tblW w:w="0" w:type="auto"/>
        <w:jc w:val="center"/>
        <w:tblLook w:val="04A0" w:firstRow="1" w:lastRow="0" w:firstColumn="1" w:lastColumn="0" w:noHBand="0" w:noVBand="1"/>
      </w:tblPr>
      <w:tblGrid>
        <w:gridCol w:w="2447"/>
        <w:gridCol w:w="2102"/>
        <w:gridCol w:w="1836"/>
        <w:gridCol w:w="1911"/>
      </w:tblGrid>
      <w:tr w:rsidR="00897CAF" w14:paraId="630EFCAD" w14:textId="77777777" w:rsidTr="00897CAF">
        <w:trPr>
          <w:jc w:val="center"/>
        </w:trPr>
        <w:tc>
          <w:tcPr>
            <w:tcW w:w="2447" w:type="dxa"/>
          </w:tcPr>
          <w:p w14:paraId="288A3AD7" w14:textId="5C942406" w:rsidR="00897CAF" w:rsidRPr="00444355" w:rsidRDefault="00897CAF" w:rsidP="004C6632">
            <w:pPr>
              <w:rPr>
                <w:rFonts w:ascii="宋体" w:eastAsia="宋体" w:hAnsi="宋体"/>
              </w:rPr>
            </w:pPr>
            <w:r w:rsidRPr="00444355">
              <w:rPr>
                <w:rFonts w:ascii="宋体" w:eastAsia="宋体" w:hAnsi="宋体" w:hint="eastAsia"/>
              </w:rPr>
              <w:t>字段名</w:t>
            </w:r>
          </w:p>
        </w:tc>
        <w:tc>
          <w:tcPr>
            <w:tcW w:w="2102" w:type="dxa"/>
          </w:tcPr>
          <w:p w14:paraId="5A0024C4" w14:textId="6231F4B0" w:rsidR="00897CAF" w:rsidRPr="00444355" w:rsidRDefault="00897CAF" w:rsidP="004C6632">
            <w:pPr>
              <w:rPr>
                <w:rFonts w:ascii="宋体" w:eastAsia="宋体" w:hAnsi="宋体"/>
              </w:rPr>
            </w:pPr>
            <w:r w:rsidRPr="00444355">
              <w:rPr>
                <w:rFonts w:ascii="宋体" w:eastAsia="宋体" w:hAnsi="宋体" w:hint="eastAsia"/>
              </w:rPr>
              <w:t>类型</w:t>
            </w:r>
          </w:p>
        </w:tc>
        <w:tc>
          <w:tcPr>
            <w:tcW w:w="1836" w:type="dxa"/>
          </w:tcPr>
          <w:p w14:paraId="5947E855" w14:textId="45BA0BB4" w:rsidR="00897CAF" w:rsidRPr="00444355" w:rsidRDefault="00897CAF" w:rsidP="004C6632">
            <w:pPr>
              <w:rPr>
                <w:rFonts w:ascii="宋体" w:eastAsia="宋体" w:hAnsi="宋体"/>
              </w:rPr>
            </w:pPr>
            <w:r>
              <w:rPr>
                <w:rFonts w:ascii="宋体" w:eastAsia="宋体" w:hAnsi="宋体" w:hint="eastAsia"/>
              </w:rPr>
              <w:t>是否允许为空</w:t>
            </w:r>
          </w:p>
        </w:tc>
        <w:tc>
          <w:tcPr>
            <w:tcW w:w="1911" w:type="dxa"/>
          </w:tcPr>
          <w:p w14:paraId="528F6B2A" w14:textId="3AFB6469" w:rsidR="00897CAF" w:rsidRPr="00444355" w:rsidRDefault="00897CAF" w:rsidP="004C6632">
            <w:pPr>
              <w:rPr>
                <w:rFonts w:ascii="宋体" w:eastAsia="宋体" w:hAnsi="宋体"/>
              </w:rPr>
            </w:pPr>
            <w:r w:rsidRPr="00444355">
              <w:rPr>
                <w:rFonts w:ascii="宋体" w:eastAsia="宋体" w:hAnsi="宋体" w:hint="eastAsia"/>
              </w:rPr>
              <w:t>描述</w:t>
            </w:r>
          </w:p>
        </w:tc>
      </w:tr>
      <w:tr w:rsidR="00897CAF" w14:paraId="61A96C93" w14:textId="77777777" w:rsidTr="00897CAF">
        <w:trPr>
          <w:jc w:val="center"/>
        </w:trPr>
        <w:tc>
          <w:tcPr>
            <w:tcW w:w="2447" w:type="dxa"/>
          </w:tcPr>
          <w:p w14:paraId="5100718E" w14:textId="2B3A7B1C" w:rsidR="00897CAF" w:rsidRPr="00444355" w:rsidRDefault="00897CAF" w:rsidP="004C6632">
            <w:pPr>
              <w:rPr>
                <w:rFonts w:ascii="宋体" w:eastAsia="宋体" w:hAnsi="宋体"/>
              </w:rPr>
            </w:pPr>
            <w:r w:rsidRPr="00444355">
              <w:rPr>
                <w:rFonts w:ascii="宋体" w:eastAsia="宋体" w:hAnsi="宋体" w:hint="eastAsia"/>
              </w:rPr>
              <w:t>id</w:t>
            </w:r>
          </w:p>
        </w:tc>
        <w:tc>
          <w:tcPr>
            <w:tcW w:w="2102" w:type="dxa"/>
          </w:tcPr>
          <w:p w14:paraId="19114654" w14:textId="6E0991C5"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36" w:type="dxa"/>
          </w:tcPr>
          <w:p w14:paraId="0C013624" w14:textId="74EB5B5E" w:rsidR="00897CAF" w:rsidRPr="00444355" w:rsidRDefault="00897CAF" w:rsidP="004C6632">
            <w:pPr>
              <w:rPr>
                <w:rFonts w:ascii="宋体" w:eastAsia="宋体" w:hAnsi="宋体"/>
              </w:rPr>
            </w:pPr>
            <w:bookmarkStart w:id="303" w:name="OLE_LINK11"/>
            <w:bookmarkStart w:id="304" w:name="OLE_LINK12"/>
            <w:r>
              <w:rPr>
                <w:rFonts w:ascii="宋体" w:eastAsia="宋体" w:hAnsi="宋体" w:hint="eastAsia"/>
              </w:rPr>
              <w:t>否</w:t>
            </w:r>
            <w:bookmarkEnd w:id="303"/>
            <w:bookmarkEnd w:id="304"/>
          </w:p>
        </w:tc>
        <w:tc>
          <w:tcPr>
            <w:tcW w:w="1911" w:type="dxa"/>
          </w:tcPr>
          <w:p w14:paraId="46C3D404" w14:textId="36A8FD11" w:rsidR="00897CAF" w:rsidRPr="00444355" w:rsidRDefault="00897CAF" w:rsidP="004C6632">
            <w:pPr>
              <w:rPr>
                <w:rFonts w:ascii="宋体" w:eastAsia="宋体" w:hAnsi="宋体"/>
              </w:rPr>
            </w:pPr>
            <w:r w:rsidRPr="00444355">
              <w:rPr>
                <w:rFonts w:ascii="宋体" w:eastAsia="宋体" w:hAnsi="宋体" w:hint="eastAsia"/>
              </w:rPr>
              <w:t>规则id</w:t>
            </w:r>
          </w:p>
        </w:tc>
      </w:tr>
      <w:tr w:rsidR="00897CAF" w14:paraId="6DB5923C" w14:textId="77777777" w:rsidTr="00897CAF">
        <w:trPr>
          <w:jc w:val="center"/>
        </w:trPr>
        <w:tc>
          <w:tcPr>
            <w:tcW w:w="2447" w:type="dxa"/>
          </w:tcPr>
          <w:p w14:paraId="3BB73C6A" w14:textId="13FB83F9" w:rsidR="00897CAF" w:rsidRPr="00444355" w:rsidRDefault="00897CAF" w:rsidP="004C6632">
            <w:pPr>
              <w:rPr>
                <w:rFonts w:ascii="宋体" w:eastAsia="宋体" w:hAnsi="宋体"/>
              </w:rPr>
            </w:pPr>
            <w:r w:rsidRPr="00444355">
              <w:rPr>
                <w:rFonts w:ascii="宋体" w:eastAsia="宋体" w:hAnsi="宋体" w:hint="eastAsia"/>
              </w:rPr>
              <w:t>type</w:t>
            </w:r>
          </w:p>
        </w:tc>
        <w:tc>
          <w:tcPr>
            <w:tcW w:w="2102" w:type="dxa"/>
          </w:tcPr>
          <w:p w14:paraId="7F956F64" w14:textId="618B2F19" w:rsidR="00897CAF" w:rsidRPr="00444355" w:rsidRDefault="00897CAF" w:rsidP="004C6632">
            <w:pPr>
              <w:rPr>
                <w:rFonts w:ascii="宋体" w:eastAsia="宋体" w:hAnsi="宋体"/>
              </w:rPr>
            </w:pPr>
            <w:r w:rsidRPr="00444355">
              <w:rPr>
                <w:rFonts w:ascii="宋体" w:eastAsia="宋体" w:hAnsi="宋体" w:hint="eastAsia"/>
              </w:rPr>
              <w:t>int</w:t>
            </w:r>
          </w:p>
        </w:tc>
        <w:tc>
          <w:tcPr>
            <w:tcW w:w="1836" w:type="dxa"/>
          </w:tcPr>
          <w:p w14:paraId="3EDC3751" w14:textId="4FC42180"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22DF5B12" w14:textId="2586C910" w:rsidR="00897CAF" w:rsidRPr="00444355" w:rsidRDefault="00897CAF" w:rsidP="004C6632">
            <w:pPr>
              <w:rPr>
                <w:rFonts w:ascii="宋体" w:eastAsia="宋体" w:hAnsi="宋体"/>
              </w:rPr>
            </w:pPr>
            <w:r w:rsidRPr="00444355">
              <w:rPr>
                <w:rFonts w:ascii="宋体" w:eastAsia="宋体" w:hAnsi="宋体" w:hint="eastAsia"/>
              </w:rPr>
              <w:t>场景类型</w:t>
            </w:r>
          </w:p>
        </w:tc>
      </w:tr>
      <w:tr w:rsidR="00897CAF" w14:paraId="4F158CDF" w14:textId="77777777" w:rsidTr="00897CAF">
        <w:trPr>
          <w:jc w:val="center"/>
        </w:trPr>
        <w:tc>
          <w:tcPr>
            <w:tcW w:w="2447" w:type="dxa"/>
          </w:tcPr>
          <w:p w14:paraId="69B7F9B0" w14:textId="4CB8F7DF" w:rsidR="00897CAF" w:rsidRPr="00444355" w:rsidRDefault="00897CAF" w:rsidP="004C6632">
            <w:pPr>
              <w:rPr>
                <w:rFonts w:ascii="宋体" w:eastAsia="宋体" w:hAnsi="宋体"/>
              </w:rPr>
            </w:pPr>
            <w:r w:rsidRPr="00444355">
              <w:rPr>
                <w:rFonts w:ascii="宋体" w:eastAsia="宋体" w:hAnsi="宋体" w:hint="eastAsia"/>
              </w:rPr>
              <w:t>description</w:t>
            </w:r>
          </w:p>
        </w:tc>
        <w:tc>
          <w:tcPr>
            <w:tcW w:w="2102" w:type="dxa"/>
          </w:tcPr>
          <w:p w14:paraId="51F2B25F" w14:textId="340B0C32" w:rsidR="00897CAF" w:rsidRPr="00444355" w:rsidRDefault="00897CAF" w:rsidP="004C6632">
            <w:pPr>
              <w:rPr>
                <w:rFonts w:ascii="宋体" w:eastAsia="宋体" w:hAnsi="宋体"/>
              </w:rPr>
            </w:pPr>
            <w:r w:rsidRPr="00444355">
              <w:rPr>
                <w:rFonts w:ascii="宋体" w:eastAsia="宋体" w:hAnsi="宋体" w:hint="eastAsia"/>
              </w:rPr>
              <w:t>i</w:t>
            </w:r>
            <w:r w:rsidRPr="00444355">
              <w:rPr>
                <w:rFonts w:ascii="宋体" w:eastAsia="宋体" w:hAnsi="宋体"/>
              </w:rPr>
              <w:t>nt</w:t>
            </w:r>
          </w:p>
        </w:tc>
        <w:tc>
          <w:tcPr>
            <w:tcW w:w="1836" w:type="dxa"/>
          </w:tcPr>
          <w:p w14:paraId="1E191E76" w14:textId="31EEDC17" w:rsidR="00897CAF" w:rsidRPr="00444355" w:rsidRDefault="00897CAF" w:rsidP="004C6632">
            <w:pPr>
              <w:rPr>
                <w:rFonts w:ascii="宋体" w:eastAsia="宋体" w:hAnsi="宋体"/>
              </w:rPr>
            </w:pPr>
            <w:r>
              <w:rPr>
                <w:rFonts w:ascii="宋体" w:eastAsia="宋体" w:hAnsi="宋体" w:hint="eastAsia"/>
              </w:rPr>
              <w:t>是</w:t>
            </w:r>
          </w:p>
        </w:tc>
        <w:tc>
          <w:tcPr>
            <w:tcW w:w="1911" w:type="dxa"/>
          </w:tcPr>
          <w:p w14:paraId="66B1D3C1" w14:textId="2142E35D" w:rsidR="00897CAF" w:rsidRPr="00444355" w:rsidRDefault="00897CAF" w:rsidP="004C6632">
            <w:pPr>
              <w:rPr>
                <w:rFonts w:ascii="宋体" w:eastAsia="宋体" w:hAnsi="宋体"/>
              </w:rPr>
            </w:pPr>
            <w:r w:rsidRPr="00444355">
              <w:rPr>
                <w:rFonts w:ascii="宋体" w:eastAsia="宋体" w:hAnsi="宋体" w:hint="eastAsia"/>
              </w:rPr>
              <w:t>场景码</w:t>
            </w:r>
          </w:p>
        </w:tc>
      </w:tr>
      <w:tr w:rsidR="00897CAF" w14:paraId="4FCED118" w14:textId="77777777" w:rsidTr="00897CAF">
        <w:trPr>
          <w:jc w:val="center"/>
        </w:trPr>
        <w:tc>
          <w:tcPr>
            <w:tcW w:w="2447" w:type="dxa"/>
          </w:tcPr>
          <w:p w14:paraId="08CA2739" w14:textId="34FD5E79" w:rsidR="00897CAF" w:rsidRPr="00444355" w:rsidRDefault="00897CAF" w:rsidP="004C6632">
            <w:pPr>
              <w:rPr>
                <w:rFonts w:ascii="宋体" w:eastAsia="宋体" w:hAnsi="宋体"/>
              </w:rPr>
            </w:pPr>
            <w:r w:rsidRPr="00444355">
              <w:rPr>
                <w:rFonts w:ascii="宋体" w:eastAsia="宋体" w:hAnsi="宋体"/>
              </w:rPr>
              <w:t>Trade_node</w:t>
            </w:r>
          </w:p>
        </w:tc>
        <w:tc>
          <w:tcPr>
            <w:tcW w:w="2102" w:type="dxa"/>
          </w:tcPr>
          <w:p w14:paraId="4E4F71E0" w14:textId="3A791B94" w:rsidR="00897CAF" w:rsidRPr="00444355" w:rsidRDefault="00897CAF" w:rsidP="004C6632">
            <w:pPr>
              <w:rPr>
                <w:rFonts w:ascii="宋体" w:eastAsia="宋体" w:hAnsi="宋体"/>
              </w:rPr>
            </w:pPr>
            <w:r w:rsidRPr="00444355">
              <w:rPr>
                <w:rFonts w:ascii="宋体" w:eastAsia="宋体" w:hAnsi="宋体"/>
              </w:rPr>
              <w:t>Varchar</w:t>
            </w:r>
          </w:p>
        </w:tc>
        <w:tc>
          <w:tcPr>
            <w:tcW w:w="1836" w:type="dxa"/>
          </w:tcPr>
          <w:p w14:paraId="0651CC5C" w14:textId="337E2217"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58D072BE" w14:textId="44B246C5" w:rsidR="00897CAF" w:rsidRPr="00444355" w:rsidRDefault="00897CAF" w:rsidP="004C6632">
            <w:pPr>
              <w:rPr>
                <w:rFonts w:ascii="宋体" w:eastAsia="宋体" w:hAnsi="宋体"/>
              </w:rPr>
            </w:pPr>
            <w:r w:rsidRPr="00444355">
              <w:rPr>
                <w:rFonts w:ascii="宋体" w:eastAsia="宋体" w:hAnsi="宋体" w:hint="eastAsia"/>
              </w:rPr>
              <w:t>主场景</w:t>
            </w:r>
          </w:p>
        </w:tc>
      </w:tr>
      <w:tr w:rsidR="00897CAF" w14:paraId="35DC8FC1" w14:textId="77777777" w:rsidTr="00897CAF">
        <w:trPr>
          <w:jc w:val="center"/>
        </w:trPr>
        <w:tc>
          <w:tcPr>
            <w:tcW w:w="2447" w:type="dxa"/>
          </w:tcPr>
          <w:p w14:paraId="4C38590A" w14:textId="384FA1F9" w:rsidR="00897CAF" w:rsidRPr="00444355" w:rsidRDefault="00897CAF" w:rsidP="004C6632">
            <w:pPr>
              <w:rPr>
                <w:rFonts w:ascii="宋体" w:eastAsia="宋体" w:hAnsi="宋体"/>
              </w:rPr>
            </w:pPr>
            <w:r w:rsidRPr="00444355">
              <w:rPr>
                <w:rFonts w:ascii="宋体" w:eastAsia="宋体" w:hAnsi="宋体"/>
              </w:rPr>
              <w:t>S</w:t>
            </w:r>
            <w:r w:rsidRPr="00444355">
              <w:rPr>
                <w:rFonts w:ascii="宋体" w:eastAsia="宋体" w:hAnsi="宋体" w:hint="eastAsia"/>
              </w:rPr>
              <w:t>tart_trade_node</w:t>
            </w:r>
          </w:p>
        </w:tc>
        <w:tc>
          <w:tcPr>
            <w:tcW w:w="2102" w:type="dxa"/>
          </w:tcPr>
          <w:p w14:paraId="28BCADE0" w14:textId="1A947B18" w:rsidR="00897CAF" w:rsidRPr="00444355" w:rsidRDefault="00897CAF" w:rsidP="004C6632">
            <w:pPr>
              <w:rPr>
                <w:rFonts w:ascii="宋体" w:eastAsia="宋体" w:hAnsi="宋体"/>
              </w:rPr>
            </w:pPr>
            <w:r w:rsidRPr="00444355">
              <w:rPr>
                <w:rFonts w:ascii="宋体" w:eastAsia="宋体" w:hAnsi="宋体"/>
              </w:rPr>
              <w:t>V</w:t>
            </w:r>
            <w:r w:rsidRPr="00444355">
              <w:rPr>
                <w:rFonts w:ascii="宋体" w:eastAsia="宋体" w:hAnsi="宋体" w:hint="eastAsia"/>
              </w:rPr>
              <w:t>archar</w:t>
            </w:r>
          </w:p>
        </w:tc>
        <w:tc>
          <w:tcPr>
            <w:tcW w:w="1836" w:type="dxa"/>
          </w:tcPr>
          <w:p w14:paraId="7172D10F" w14:textId="4FD0F8C3"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69672AA9" w14:textId="0B19A244" w:rsidR="00897CAF" w:rsidRPr="00444355" w:rsidRDefault="00897CAF" w:rsidP="004C6632">
            <w:pPr>
              <w:rPr>
                <w:rFonts w:ascii="宋体" w:eastAsia="宋体" w:hAnsi="宋体"/>
              </w:rPr>
            </w:pPr>
            <w:r w:rsidRPr="00444355">
              <w:rPr>
                <w:rFonts w:ascii="宋体" w:eastAsia="宋体" w:hAnsi="宋体" w:hint="eastAsia"/>
              </w:rPr>
              <w:t>业务开始节点</w:t>
            </w:r>
          </w:p>
        </w:tc>
      </w:tr>
      <w:tr w:rsidR="00897CAF" w14:paraId="2C3960FA" w14:textId="77777777" w:rsidTr="00897CAF">
        <w:trPr>
          <w:jc w:val="center"/>
        </w:trPr>
        <w:tc>
          <w:tcPr>
            <w:tcW w:w="2447" w:type="dxa"/>
          </w:tcPr>
          <w:p w14:paraId="6983AA57" w14:textId="12FE6AAB" w:rsidR="00897CAF" w:rsidRPr="00444355" w:rsidRDefault="00897CAF" w:rsidP="004C6632">
            <w:pPr>
              <w:rPr>
                <w:rFonts w:ascii="宋体" w:eastAsia="宋体" w:hAnsi="宋体"/>
              </w:rPr>
            </w:pPr>
            <w:r w:rsidRPr="00444355">
              <w:rPr>
                <w:rFonts w:ascii="宋体" w:eastAsia="宋体" w:hAnsi="宋体"/>
              </w:rPr>
              <w:t>E</w:t>
            </w:r>
            <w:r w:rsidRPr="00444355">
              <w:rPr>
                <w:rFonts w:ascii="宋体" w:eastAsia="宋体" w:hAnsi="宋体" w:hint="eastAsia"/>
              </w:rPr>
              <w:t>nd_</w:t>
            </w:r>
            <w:r w:rsidRPr="00444355">
              <w:rPr>
                <w:rFonts w:ascii="宋体" w:eastAsia="宋体" w:hAnsi="宋体"/>
              </w:rPr>
              <w:t>trade_node</w:t>
            </w:r>
          </w:p>
        </w:tc>
        <w:tc>
          <w:tcPr>
            <w:tcW w:w="2102" w:type="dxa"/>
          </w:tcPr>
          <w:p w14:paraId="7B2AB387" w14:textId="4199386A" w:rsidR="00897CAF" w:rsidRPr="00444355" w:rsidRDefault="00897CAF" w:rsidP="004C6632">
            <w:pPr>
              <w:rPr>
                <w:rFonts w:ascii="宋体" w:eastAsia="宋体" w:hAnsi="宋体"/>
              </w:rPr>
            </w:pPr>
            <w:r w:rsidRPr="00444355">
              <w:rPr>
                <w:rFonts w:ascii="宋体" w:eastAsia="宋体" w:hAnsi="宋体"/>
              </w:rPr>
              <w:t>Varchar</w:t>
            </w:r>
          </w:p>
        </w:tc>
        <w:tc>
          <w:tcPr>
            <w:tcW w:w="1836" w:type="dxa"/>
          </w:tcPr>
          <w:p w14:paraId="76F61196" w14:textId="75DFB790"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30363FC6" w14:textId="5CCB1BCB" w:rsidR="00897CAF" w:rsidRPr="00444355" w:rsidRDefault="00897CAF" w:rsidP="004C6632">
            <w:pPr>
              <w:rPr>
                <w:rFonts w:ascii="宋体" w:eastAsia="宋体" w:hAnsi="宋体"/>
              </w:rPr>
            </w:pPr>
            <w:r w:rsidRPr="00444355">
              <w:rPr>
                <w:rFonts w:ascii="宋体" w:eastAsia="宋体" w:hAnsi="宋体" w:hint="eastAsia"/>
              </w:rPr>
              <w:t>业务结束节点</w:t>
            </w:r>
          </w:p>
        </w:tc>
      </w:tr>
      <w:tr w:rsidR="00897CAF" w14:paraId="16229C28" w14:textId="77777777" w:rsidTr="00897CAF">
        <w:trPr>
          <w:jc w:val="center"/>
        </w:trPr>
        <w:tc>
          <w:tcPr>
            <w:tcW w:w="2447" w:type="dxa"/>
          </w:tcPr>
          <w:p w14:paraId="304A2CB0" w14:textId="55CD9A0C" w:rsidR="00897CAF" w:rsidRPr="00444355" w:rsidRDefault="00897CAF" w:rsidP="004C6632">
            <w:pPr>
              <w:rPr>
                <w:rFonts w:ascii="宋体" w:eastAsia="宋体" w:hAnsi="宋体"/>
              </w:rPr>
            </w:pPr>
            <w:r w:rsidRPr="00444355">
              <w:rPr>
                <w:rFonts w:ascii="宋体" w:eastAsia="宋体" w:hAnsi="宋体"/>
              </w:rPr>
              <w:t>T</w:t>
            </w:r>
            <w:r w:rsidRPr="00444355">
              <w:rPr>
                <w:rFonts w:ascii="宋体" w:eastAsia="宋体" w:hAnsi="宋体" w:hint="eastAsia"/>
              </w:rPr>
              <w:t>rigger_</w:t>
            </w:r>
            <w:r w:rsidRPr="00444355">
              <w:rPr>
                <w:rFonts w:ascii="宋体" w:eastAsia="宋体" w:hAnsi="宋体"/>
              </w:rPr>
              <w:t>event</w:t>
            </w:r>
          </w:p>
        </w:tc>
        <w:tc>
          <w:tcPr>
            <w:tcW w:w="2102" w:type="dxa"/>
          </w:tcPr>
          <w:p w14:paraId="28A13BEC" w14:textId="157261DC" w:rsidR="00897CAF" w:rsidRPr="00444355" w:rsidRDefault="00897CAF" w:rsidP="004C6632">
            <w:pPr>
              <w:rPr>
                <w:rFonts w:ascii="宋体" w:eastAsia="宋体" w:hAnsi="宋体"/>
              </w:rPr>
            </w:pPr>
            <w:r w:rsidRPr="00444355">
              <w:rPr>
                <w:rFonts w:ascii="宋体" w:eastAsia="宋体" w:hAnsi="宋体"/>
              </w:rPr>
              <w:t>Varchar</w:t>
            </w:r>
          </w:p>
        </w:tc>
        <w:tc>
          <w:tcPr>
            <w:tcW w:w="1836" w:type="dxa"/>
          </w:tcPr>
          <w:p w14:paraId="7926E92B" w14:textId="237DB4B7"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4C849A5C" w14:textId="590D9556" w:rsidR="00897CAF" w:rsidRPr="00444355" w:rsidRDefault="00897CAF" w:rsidP="004C6632">
            <w:pPr>
              <w:rPr>
                <w:rFonts w:ascii="宋体" w:eastAsia="宋体" w:hAnsi="宋体"/>
              </w:rPr>
            </w:pPr>
            <w:r w:rsidRPr="00444355">
              <w:rPr>
                <w:rFonts w:ascii="宋体" w:eastAsia="宋体" w:hAnsi="宋体" w:hint="eastAsia"/>
              </w:rPr>
              <w:t>触发事件</w:t>
            </w:r>
          </w:p>
        </w:tc>
      </w:tr>
      <w:tr w:rsidR="00897CAF" w14:paraId="1F326B9F" w14:textId="77777777" w:rsidTr="00897CAF">
        <w:trPr>
          <w:jc w:val="center"/>
        </w:trPr>
        <w:tc>
          <w:tcPr>
            <w:tcW w:w="2447" w:type="dxa"/>
          </w:tcPr>
          <w:p w14:paraId="6EDC3ED5" w14:textId="7FEB4F7F" w:rsidR="00897CAF" w:rsidRPr="00444355" w:rsidRDefault="00897CAF" w:rsidP="004C6632">
            <w:pPr>
              <w:rPr>
                <w:rFonts w:ascii="宋体" w:eastAsia="宋体" w:hAnsi="宋体"/>
              </w:rPr>
            </w:pPr>
            <w:r w:rsidRPr="00444355">
              <w:rPr>
                <w:rFonts w:ascii="宋体" w:eastAsia="宋体" w:hAnsi="宋体"/>
              </w:rPr>
              <w:t>S</w:t>
            </w:r>
            <w:r w:rsidRPr="00444355">
              <w:rPr>
                <w:rFonts w:ascii="宋体" w:eastAsia="宋体" w:hAnsi="宋体" w:hint="eastAsia"/>
              </w:rPr>
              <w:t>tatus</w:t>
            </w:r>
          </w:p>
        </w:tc>
        <w:tc>
          <w:tcPr>
            <w:tcW w:w="2102" w:type="dxa"/>
          </w:tcPr>
          <w:p w14:paraId="126362AC" w14:textId="3804D305"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nt</w:t>
            </w:r>
          </w:p>
        </w:tc>
        <w:tc>
          <w:tcPr>
            <w:tcW w:w="1836" w:type="dxa"/>
          </w:tcPr>
          <w:p w14:paraId="02AEA456" w14:textId="51534EF1"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09CD2C8A" w14:textId="64CC0A29" w:rsidR="00897CAF" w:rsidRPr="00444355" w:rsidRDefault="00897CAF" w:rsidP="004C6632">
            <w:pPr>
              <w:rPr>
                <w:rFonts w:ascii="宋体" w:eastAsia="宋体" w:hAnsi="宋体"/>
              </w:rPr>
            </w:pPr>
            <w:r w:rsidRPr="00444355">
              <w:rPr>
                <w:rFonts w:ascii="宋体" w:eastAsia="宋体" w:hAnsi="宋体" w:hint="eastAsia"/>
              </w:rPr>
              <w:t>规则状态</w:t>
            </w:r>
          </w:p>
        </w:tc>
      </w:tr>
      <w:tr w:rsidR="00897CAF" w14:paraId="15B4A007" w14:textId="77777777" w:rsidTr="00897CAF">
        <w:trPr>
          <w:jc w:val="center"/>
        </w:trPr>
        <w:tc>
          <w:tcPr>
            <w:tcW w:w="2447" w:type="dxa"/>
          </w:tcPr>
          <w:p w14:paraId="5519D122" w14:textId="6C335AC3" w:rsidR="00897CAF" w:rsidRPr="00444355" w:rsidRDefault="00897CAF" w:rsidP="00B42A94">
            <w:pPr>
              <w:rPr>
                <w:rFonts w:ascii="宋体" w:eastAsia="宋体" w:hAnsi="宋体"/>
              </w:rPr>
            </w:pPr>
            <w:r w:rsidRPr="00444355">
              <w:rPr>
                <w:rFonts w:ascii="宋体" w:eastAsia="宋体" w:hAnsi="宋体"/>
              </w:rPr>
              <w:t>S</w:t>
            </w:r>
            <w:r w:rsidRPr="00444355">
              <w:rPr>
                <w:rFonts w:ascii="宋体" w:eastAsia="宋体" w:hAnsi="宋体" w:hint="eastAsia"/>
              </w:rPr>
              <w:t>tart_time</w:t>
            </w:r>
          </w:p>
        </w:tc>
        <w:tc>
          <w:tcPr>
            <w:tcW w:w="2102" w:type="dxa"/>
          </w:tcPr>
          <w:p w14:paraId="5A78EDCD" w14:textId="395A1CF2"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36" w:type="dxa"/>
          </w:tcPr>
          <w:p w14:paraId="2313673D" w14:textId="1BC643C9"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6C47B340" w14:textId="00E317C4" w:rsidR="00897CAF" w:rsidRPr="00444355" w:rsidRDefault="00897CAF" w:rsidP="004C6632">
            <w:pPr>
              <w:rPr>
                <w:rFonts w:ascii="宋体" w:eastAsia="宋体" w:hAnsi="宋体"/>
              </w:rPr>
            </w:pPr>
            <w:r w:rsidRPr="00444355">
              <w:rPr>
                <w:rFonts w:ascii="宋体" w:eastAsia="宋体" w:hAnsi="宋体" w:hint="eastAsia"/>
              </w:rPr>
              <w:t>开始时间</w:t>
            </w:r>
          </w:p>
        </w:tc>
      </w:tr>
      <w:tr w:rsidR="00897CAF" w14:paraId="54F3082D" w14:textId="77777777" w:rsidTr="00897CAF">
        <w:trPr>
          <w:jc w:val="center"/>
        </w:trPr>
        <w:tc>
          <w:tcPr>
            <w:tcW w:w="2447" w:type="dxa"/>
          </w:tcPr>
          <w:p w14:paraId="783C0226" w14:textId="1C4A17AC" w:rsidR="00897CAF" w:rsidRPr="00444355" w:rsidRDefault="00897CAF" w:rsidP="004C6632">
            <w:pPr>
              <w:rPr>
                <w:rFonts w:ascii="宋体" w:eastAsia="宋体" w:hAnsi="宋体"/>
              </w:rPr>
            </w:pPr>
            <w:r w:rsidRPr="00444355">
              <w:rPr>
                <w:rFonts w:ascii="宋体" w:eastAsia="宋体" w:hAnsi="宋体"/>
              </w:rPr>
              <w:t>E</w:t>
            </w:r>
            <w:r w:rsidRPr="00444355">
              <w:rPr>
                <w:rFonts w:ascii="宋体" w:eastAsia="宋体" w:hAnsi="宋体" w:hint="eastAsia"/>
              </w:rPr>
              <w:t>nd_time</w:t>
            </w:r>
          </w:p>
        </w:tc>
        <w:tc>
          <w:tcPr>
            <w:tcW w:w="2102" w:type="dxa"/>
          </w:tcPr>
          <w:p w14:paraId="312B536F" w14:textId="2D7D1BEC" w:rsidR="00897CAF" w:rsidRPr="00444355" w:rsidRDefault="00897CAF" w:rsidP="004C6632">
            <w:pPr>
              <w:rPr>
                <w:rFonts w:ascii="宋体" w:eastAsia="宋体" w:hAnsi="宋体"/>
              </w:rPr>
            </w:pPr>
            <w:r w:rsidRPr="00444355">
              <w:rPr>
                <w:rFonts w:ascii="宋体" w:eastAsia="宋体" w:hAnsi="宋体" w:hint="eastAsia"/>
              </w:rPr>
              <w:t>Long</w:t>
            </w:r>
          </w:p>
        </w:tc>
        <w:tc>
          <w:tcPr>
            <w:tcW w:w="1836" w:type="dxa"/>
          </w:tcPr>
          <w:p w14:paraId="6AABCCAE" w14:textId="1E986483"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662C84E4" w14:textId="3A6C6001" w:rsidR="00897CAF" w:rsidRPr="00444355" w:rsidRDefault="00897CAF" w:rsidP="004C6632">
            <w:pPr>
              <w:rPr>
                <w:rFonts w:ascii="宋体" w:eastAsia="宋体" w:hAnsi="宋体"/>
              </w:rPr>
            </w:pPr>
            <w:r w:rsidRPr="00444355">
              <w:rPr>
                <w:rFonts w:ascii="宋体" w:eastAsia="宋体" w:hAnsi="宋体" w:hint="eastAsia"/>
              </w:rPr>
              <w:t>结束时间</w:t>
            </w:r>
          </w:p>
        </w:tc>
      </w:tr>
      <w:tr w:rsidR="00897CAF" w14:paraId="736F4618" w14:textId="77777777" w:rsidTr="00897CAF">
        <w:trPr>
          <w:jc w:val="center"/>
        </w:trPr>
        <w:tc>
          <w:tcPr>
            <w:tcW w:w="2447" w:type="dxa"/>
          </w:tcPr>
          <w:p w14:paraId="3935C27D" w14:textId="6AA74CA0" w:rsidR="00897CAF" w:rsidRPr="00444355" w:rsidRDefault="00897CAF" w:rsidP="004C6632">
            <w:pPr>
              <w:rPr>
                <w:rFonts w:ascii="宋体" w:eastAsia="宋体" w:hAnsi="宋体"/>
              </w:rPr>
            </w:pPr>
            <w:r w:rsidRPr="00444355">
              <w:rPr>
                <w:rFonts w:ascii="宋体" w:eastAsia="宋体" w:hAnsi="宋体"/>
              </w:rPr>
              <w:t>C</w:t>
            </w:r>
            <w:r w:rsidRPr="00444355">
              <w:rPr>
                <w:rFonts w:ascii="宋体" w:eastAsia="宋体" w:hAnsi="宋体" w:hint="eastAsia"/>
              </w:rPr>
              <w:t>heck</w:t>
            </w:r>
            <w:r w:rsidRPr="00444355">
              <w:rPr>
                <w:rFonts w:ascii="宋体" w:eastAsia="宋体" w:hAnsi="宋体"/>
              </w:rPr>
              <w:t>_rules</w:t>
            </w:r>
          </w:p>
        </w:tc>
        <w:tc>
          <w:tcPr>
            <w:tcW w:w="2102" w:type="dxa"/>
          </w:tcPr>
          <w:p w14:paraId="5E73177D" w14:textId="187CEC40" w:rsidR="00897CAF" w:rsidRPr="00444355" w:rsidRDefault="00897CAF" w:rsidP="004C6632">
            <w:pPr>
              <w:rPr>
                <w:rFonts w:ascii="宋体" w:eastAsia="宋体" w:hAnsi="宋体"/>
              </w:rPr>
            </w:pPr>
            <w:r w:rsidRPr="00444355">
              <w:rPr>
                <w:rFonts w:ascii="宋体" w:eastAsia="宋体" w:hAnsi="宋体"/>
              </w:rPr>
              <w:t>Text</w:t>
            </w:r>
          </w:p>
        </w:tc>
        <w:tc>
          <w:tcPr>
            <w:tcW w:w="1836" w:type="dxa"/>
          </w:tcPr>
          <w:p w14:paraId="0F74A91F" w14:textId="3786E2B5"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00590DB3" w14:textId="5BD82E4A" w:rsidR="00897CAF" w:rsidRPr="00444355" w:rsidRDefault="00897CAF" w:rsidP="004C6632">
            <w:pPr>
              <w:rPr>
                <w:rFonts w:ascii="宋体" w:eastAsia="宋体" w:hAnsi="宋体"/>
              </w:rPr>
            </w:pPr>
            <w:r w:rsidRPr="00444355">
              <w:rPr>
                <w:rFonts w:ascii="宋体" w:eastAsia="宋体" w:hAnsi="宋体" w:hint="eastAsia"/>
              </w:rPr>
              <w:t>校验规则</w:t>
            </w:r>
          </w:p>
        </w:tc>
      </w:tr>
      <w:tr w:rsidR="00897CAF" w14:paraId="2A3ED142" w14:textId="77777777" w:rsidTr="00897CAF">
        <w:trPr>
          <w:jc w:val="center"/>
        </w:trPr>
        <w:tc>
          <w:tcPr>
            <w:tcW w:w="2447" w:type="dxa"/>
          </w:tcPr>
          <w:p w14:paraId="656D817E" w14:textId="3B7EF2B4" w:rsidR="00897CAF" w:rsidRPr="00444355" w:rsidRDefault="00897CAF" w:rsidP="004C6632">
            <w:pPr>
              <w:rPr>
                <w:rFonts w:ascii="宋体" w:eastAsia="宋体" w:hAnsi="宋体"/>
              </w:rPr>
            </w:pPr>
            <w:r w:rsidRPr="00444355">
              <w:rPr>
                <w:rFonts w:ascii="宋体" w:eastAsia="宋体" w:hAnsi="宋体"/>
              </w:rPr>
              <w:t>A</w:t>
            </w:r>
            <w:r w:rsidRPr="00444355">
              <w:rPr>
                <w:rFonts w:ascii="宋体" w:eastAsia="宋体" w:hAnsi="宋体" w:hint="eastAsia"/>
              </w:rPr>
              <w:t>ctions</w:t>
            </w:r>
          </w:p>
        </w:tc>
        <w:tc>
          <w:tcPr>
            <w:tcW w:w="2102" w:type="dxa"/>
          </w:tcPr>
          <w:p w14:paraId="350DA221" w14:textId="2D0DD129" w:rsidR="00897CAF" w:rsidRPr="00444355" w:rsidRDefault="00897CAF" w:rsidP="004C6632">
            <w:pPr>
              <w:rPr>
                <w:rFonts w:ascii="宋体" w:eastAsia="宋体" w:hAnsi="宋体"/>
              </w:rPr>
            </w:pPr>
            <w:r w:rsidRPr="00444355">
              <w:rPr>
                <w:rFonts w:ascii="宋体" w:eastAsia="宋体" w:hAnsi="宋体" w:hint="eastAsia"/>
              </w:rPr>
              <w:t>Text</w:t>
            </w:r>
          </w:p>
        </w:tc>
        <w:tc>
          <w:tcPr>
            <w:tcW w:w="1836" w:type="dxa"/>
          </w:tcPr>
          <w:p w14:paraId="615645A1" w14:textId="05123E95" w:rsidR="00897CAF" w:rsidRPr="00444355" w:rsidRDefault="00897CAF" w:rsidP="004C6632">
            <w:pPr>
              <w:rPr>
                <w:rFonts w:ascii="宋体" w:eastAsia="宋体" w:hAnsi="宋体"/>
              </w:rPr>
            </w:pPr>
            <w:r>
              <w:rPr>
                <w:rFonts w:ascii="宋体" w:eastAsia="宋体" w:hAnsi="宋体" w:hint="eastAsia"/>
              </w:rPr>
              <w:t>否</w:t>
            </w:r>
          </w:p>
        </w:tc>
        <w:tc>
          <w:tcPr>
            <w:tcW w:w="1911" w:type="dxa"/>
          </w:tcPr>
          <w:p w14:paraId="6711A048" w14:textId="0988D4BE" w:rsidR="00897CAF" w:rsidRPr="00444355" w:rsidRDefault="00897CAF" w:rsidP="004C6632">
            <w:pPr>
              <w:rPr>
                <w:rFonts w:ascii="宋体" w:eastAsia="宋体" w:hAnsi="宋体"/>
              </w:rPr>
            </w:pPr>
            <w:r w:rsidRPr="00444355">
              <w:rPr>
                <w:rFonts w:ascii="宋体" w:eastAsia="宋体" w:hAnsi="宋体" w:hint="eastAsia"/>
              </w:rPr>
              <w:t>触发行为</w:t>
            </w:r>
          </w:p>
        </w:tc>
      </w:tr>
    </w:tbl>
    <w:p w14:paraId="1D202189" w14:textId="74B35431" w:rsidR="0090018B" w:rsidRDefault="0090018B" w:rsidP="0090018B"/>
    <w:p w14:paraId="1EB1CA53" w14:textId="625286AC" w:rsidR="0090018B" w:rsidRPr="00CA2FE1" w:rsidRDefault="00F82694" w:rsidP="00F82694">
      <w:pPr>
        <w:spacing w:line="360" w:lineRule="auto"/>
        <w:ind w:firstLineChars="200" w:firstLine="480"/>
        <w:rPr>
          <w:rFonts w:ascii="宋体" w:eastAsia="宋体" w:hAnsi="宋体"/>
          <w:sz w:val="24"/>
          <w:szCs w:val="24"/>
        </w:rPr>
      </w:pPr>
      <w:r w:rsidRPr="00CA2FE1">
        <w:rPr>
          <w:rFonts w:ascii="宋体" w:eastAsia="宋体" w:hAnsi="宋体" w:hint="eastAsia"/>
          <w:sz w:val="24"/>
          <w:szCs w:val="24"/>
        </w:rPr>
        <w:t>（2）</w:t>
      </w:r>
      <w:r w:rsidR="00DC5871" w:rsidRPr="00CA2FE1">
        <w:rPr>
          <w:rFonts w:ascii="宋体" w:eastAsia="宋体" w:hAnsi="宋体" w:hint="eastAsia"/>
          <w:sz w:val="24"/>
          <w:szCs w:val="24"/>
        </w:rPr>
        <w:t>规则草稿表</w:t>
      </w:r>
      <w:r w:rsidRPr="00CA2FE1">
        <w:rPr>
          <w:rFonts w:ascii="宋体" w:eastAsia="宋体" w:hAnsi="宋体" w:hint="eastAsia"/>
          <w:sz w:val="24"/>
          <w:szCs w:val="24"/>
        </w:rPr>
        <w:t>rule</w:t>
      </w:r>
      <w:r w:rsidRPr="00CA2FE1">
        <w:rPr>
          <w:rFonts w:ascii="宋体" w:eastAsia="宋体" w:hAnsi="宋体"/>
          <w:sz w:val="24"/>
          <w:szCs w:val="24"/>
        </w:rPr>
        <w:t>_draft</w:t>
      </w:r>
      <w:r w:rsidRPr="00CA2FE1">
        <w:rPr>
          <w:rFonts w:ascii="宋体" w:eastAsia="宋体" w:hAnsi="宋体" w:hint="eastAsia"/>
          <w:sz w:val="24"/>
          <w:szCs w:val="24"/>
        </w:rPr>
        <w:t>负责存储规则审核信息，</w:t>
      </w:r>
      <w:r w:rsidR="00C41D10" w:rsidRPr="00CA2FE1">
        <w:rPr>
          <w:rFonts w:ascii="宋体" w:eastAsia="宋体" w:hAnsi="宋体" w:hint="eastAsia"/>
          <w:sz w:val="24"/>
          <w:szCs w:val="24"/>
        </w:rPr>
        <w:t>只有当规则审核通过</w:t>
      </w:r>
      <w:r w:rsidR="00C41D10" w:rsidRPr="00CA2FE1">
        <w:rPr>
          <w:rFonts w:ascii="宋体" w:eastAsia="宋体" w:hAnsi="宋体" w:hint="eastAsia"/>
          <w:sz w:val="24"/>
          <w:szCs w:val="24"/>
        </w:rPr>
        <w:lastRenderedPageBreak/>
        <w:t>之后才能将规则存入</w:t>
      </w:r>
      <w:r w:rsidR="0031362A" w:rsidRPr="00CA2FE1">
        <w:rPr>
          <w:rFonts w:ascii="宋体" w:eastAsia="宋体" w:hAnsi="宋体" w:hint="eastAsia"/>
          <w:sz w:val="24"/>
          <w:szCs w:val="24"/>
        </w:rPr>
        <w:t>rule表</w:t>
      </w:r>
      <w:r w:rsidR="00C96674" w:rsidRPr="00CA2FE1">
        <w:rPr>
          <w:rFonts w:ascii="宋体" w:eastAsia="宋体" w:hAnsi="宋体" w:hint="eastAsia"/>
          <w:sz w:val="24"/>
          <w:szCs w:val="24"/>
        </w:rPr>
        <w:t>。</w:t>
      </w:r>
      <w:r w:rsidR="00113D19" w:rsidRPr="00CA2FE1">
        <w:rPr>
          <w:rFonts w:ascii="宋体" w:eastAsia="宋体" w:hAnsi="宋体" w:hint="eastAsia"/>
          <w:sz w:val="24"/>
          <w:szCs w:val="24"/>
        </w:rPr>
        <w:t>rule</w:t>
      </w:r>
      <w:r w:rsidR="00113D19" w:rsidRPr="00CA2FE1">
        <w:rPr>
          <w:rFonts w:ascii="宋体" w:eastAsia="宋体" w:hAnsi="宋体"/>
          <w:sz w:val="24"/>
          <w:szCs w:val="24"/>
        </w:rPr>
        <w:t>_draft</w:t>
      </w:r>
      <w:r w:rsidR="00113D19" w:rsidRPr="00CA2FE1">
        <w:rPr>
          <w:rFonts w:ascii="宋体" w:eastAsia="宋体" w:hAnsi="宋体" w:hint="eastAsia"/>
          <w:sz w:val="24"/>
          <w:szCs w:val="24"/>
        </w:rPr>
        <w:t>和rule表的结构相同，</w:t>
      </w:r>
      <w:r w:rsidR="00527C68" w:rsidRPr="00CA2FE1">
        <w:rPr>
          <w:rFonts w:ascii="宋体" w:eastAsia="宋体" w:hAnsi="宋体" w:hint="eastAsia"/>
          <w:sz w:val="24"/>
          <w:szCs w:val="24"/>
        </w:rPr>
        <w:t>数据上可能存在冗余，但这样设计的好处在于审核中的规则不会影响到已经投入使用的规则，</w:t>
      </w:r>
      <w:r w:rsidR="00CA2FE1">
        <w:rPr>
          <w:rFonts w:ascii="宋体" w:eastAsia="宋体" w:hAnsi="宋体" w:hint="eastAsia"/>
          <w:sz w:val="24"/>
          <w:szCs w:val="24"/>
        </w:rPr>
        <w:t>在</w:t>
      </w:r>
      <w:r w:rsidR="00527C68" w:rsidRPr="00CA2FE1">
        <w:rPr>
          <w:rFonts w:ascii="宋体" w:eastAsia="宋体" w:hAnsi="宋体" w:hint="eastAsia"/>
          <w:sz w:val="24"/>
          <w:szCs w:val="24"/>
        </w:rPr>
        <w:t>边界上有明显的区分，不易出错；同时rule</w:t>
      </w:r>
      <w:r w:rsidR="00527C68" w:rsidRPr="00CA2FE1">
        <w:rPr>
          <w:rFonts w:ascii="宋体" w:eastAsia="宋体" w:hAnsi="宋体"/>
          <w:sz w:val="24"/>
          <w:szCs w:val="24"/>
        </w:rPr>
        <w:t>_draft</w:t>
      </w:r>
      <w:r w:rsidR="00527C68" w:rsidRPr="00CA2FE1">
        <w:rPr>
          <w:rFonts w:ascii="宋体" w:eastAsia="宋体" w:hAnsi="宋体" w:hint="eastAsia"/>
          <w:sz w:val="24"/>
          <w:szCs w:val="24"/>
        </w:rPr>
        <w:t>可以保存</w:t>
      </w:r>
      <w:r w:rsidR="00CA2FE1">
        <w:rPr>
          <w:rFonts w:ascii="宋体" w:eastAsia="宋体" w:hAnsi="宋体" w:hint="eastAsia"/>
          <w:sz w:val="24"/>
          <w:szCs w:val="24"/>
        </w:rPr>
        <w:t>历史</w:t>
      </w:r>
      <w:r w:rsidR="00527C68" w:rsidRPr="00CA2FE1">
        <w:rPr>
          <w:rFonts w:ascii="宋体" w:eastAsia="宋体" w:hAnsi="宋体" w:hint="eastAsia"/>
          <w:sz w:val="24"/>
          <w:szCs w:val="24"/>
        </w:rPr>
        <w:t>提交审核的规则，能够辅助用户进行决策。</w:t>
      </w:r>
      <w:r w:rsidR="00CA2FE1">
        <w:rPr>
          <w:rFonts w:ascii="宋体" w:eastAsia="宋体" w:hAnsi="宋体" w:hint="eastAsia"/>
          <w:sz w:val="24"/>
          <w:szCs w:val="24"/>
        </w:rPr>
        <w:t>rule</w:t>
      </w:r>
      <w:r w:rsidR="00CA2FE1">
        <w:rPr>
          <w:rFonts w:ascii="宋体" w:eastAsia="宋体" w:hAnsi="宋体"/>
          <w:sz w:val="24"/>
          <w:szCs w:val="24"/>
        </w:rPr>
        <w:t>_draft</w:t>
      </w:r>
      <w:r w:rsidR="00CA2FE1">
        <w:rPr>
          <w:rFonts w:ascii="宋体" w:eastAsia="宋体" w:hAnsi="宋体" w:hint="eastAsia"/>
          <w:sz w:val="24"/>
          <w:szCs w:val="24"/>
        </w:rPr>
        <w:t>表结构如图</w:t>
      </w:r>
      <w:r w:rsidR="007205D7">
        <w:rPr>
          <w:rFonts w:ascii="宋体" w:eastAsia="宋体" w:hAnsi="宋体" w:hint="eastAsia"/>
          <w:sz w:val="24"/>
          <w:szCs w:val="24"/>
        </w:rPr>
        <w:t>3.22</w:t>
      </w:r>
      <w:r w:rsidR="00CA2FE1">
        <w:rPr>
          <w:rFonts w:ascii="宋体" w:eastAsia="宋体" w:hAnsi="宋体" w:hint="eastAsia"/>
          <w:sz w:val="24"/>
          <w:szCs w:val="24"/>
        </w:rPr>
        <w:t>所示</w:t>
      </w:r>
      <w:r w:rsidR="007205D7">
        <w:rPr>
          <w:rFonts w:ascii="宋体" w:eastAsia="宋体" w:hAnsi="宋体" w:hint="eastAsia"/>
          <w:sz w:val="24"/>
          <w:szCs w:val="24"/>
        </w:rPr>
        <w:t>。</w:t>
      </w:r>
    </w:p>
    <w:p w14:paraId="3D7651C1" w14:textId="63C7D19B" w:rsidR="000F6210" w:rsidRPr="00444355" w:rsidRDefault="000F6210" w:rsidP="000F6210">
      <w:pPr>
        <w:jc w:val="center"/>
        <w:rPr>
          <w:rFonts w:ascii="宋体" w:eastAsia="宋体" w:hAnsi="宋体"/>
        </w:rPr>
      </w:pPr>
      <w:r w:rsidRPr="00444355">
        <w:rPr>
          <w:rFonts w:ascii="宋体" w:eastAsia="宋体" w:hAnsi="宋体" w:hint="eastAsia"/>
        </w:rPr>
        <w:t>表3.22</w:t>
      </w:r>
      <w:r w:rsidR="00444355" w:rsidRPr="00444355">
        <w:rPr>
          <w:rFonts w:ascii="宋体" w:eastAsia="宋体" w:hAnsi="宋体"/>
        </w:rPr>
        <w:t xml:space="preserve"> </w:t>
      </w:r>
      <w:r w:rsidR="00444355" w:rsidRPr="00444355">
        <w:rPr>
          <w:rFonts w:ascii="宋体" w:eastAsia="宋体" w:hAnsi="宋体" w:hint="eastAsia"/>
        </w:rPr>
        <w:t>rule</w:t>
      </w:r>
      <w:r w:rsidR="00444355" w:rsidRPr="00444355">
        <w:rPr>
          <w:rFonts w:ascii="宋体" w:eastAsia="宋体" w:hAnsi="宋体"/>
        </w:rPr>
        <w:t>_draft</w:t>
      </w:r>
      <w:r w:rsidR="00444355" w:rsidRPr="00444355">
        <w:rPr>
          <w:rFonts w:ascii="宋体" w:eastAsia="宋体" w:hAnsi="宋体" w:hint="eastAsia"/>
        </w:rPr>
        <w:t>表结构</w:t>
      </w:r>
    </w:p>
    <w:tbl>
      <w:tblPr>
        <w:tblStyle w:val="af3"/>
        <w:tblW w:w="0" w:type="auto"/>
        <w:jc w:val="center"/>
        <w:tblLook w:val="04A0" w:firstRow="1" w:lastRow="0" w:firstColumn="1" w:lastColumn="0" w:noHBand="0" w:noVBand="1"/>
      </w:tblPr>
      <w:tblGrid>
        <w:gridCol w:w="2447"/>
        <w:gridCol w:w="2102"/>
        <w:gridCol w:w="1836"/>
        <w:gridCol w:w="1911"/>
      </w:tblGrid>
      <w:tr w:rsidR="00897CAF" w14:paraId="4D9B9356" w14:textId="77777777" w:rsidTr="00897CAF">
        <w:trPr>
          <w:jc w:val="center"/>
        </w:trPr>
        <w:tc>
          <w:tcPr>
            <w:tcW w:w="2447" w:type="dxa"/>
          </w:tcPr>
          <w:p w14:paraId="40DD5552" w14:textId="77777777" w:rsidR="00897CAF" w:rsidRPr="00444355" w:rsidRDefault="00897CAF" w:rsidP="00F73733">
            <w:pPr>
              <w:rPr>
                <w:rFonts w:ascii="宋体" w:eastAsia="宋体" w:hAnsi="宋体"/>
              </w:rPr>
            </w:pPr>
            <w:r w:rsidRPr="00444355">
              <w:rPr>
                <w:rFonts w:ascii="宋体" w:eastAsia="宋体" w:hAnsi="宋体" w:hint="eastAsia"/>
              </w:rPr>
              <w:t>字段名</w:t>
            </w:r>
          </w:p>
        </w:tc>
        <w:tc>
          <w:tcPr>
            <w:tcW w:w="2102" w:type="dxa"/>
          </w:tcPr>
          <w:p w14:paraId="061EEF5A" w14:textId="77777777" w:rsidR="00897CAF" w:rsidRPr="00444355" w:rsidRDefault="00897CAF" w:rsidP="00F73733">
            <w:pPr>
              <w:rPr>
                <w:rFonts w:ascii="宋体" w:eastAsia="宋体" w:hAnsi="宋体"/>
              </w:rPr>
            </w:pPr>
            <w:r w:rsidRPr="00444355">
              <w:rPr>
                <w:rFonts w:ascii="宋体" w:eastAsia="宋体" w:hAnsi="宋体" w:hint="eastAsia"/>
              </w:rPr>
              <w:t>类型</w:t>
            </w:r>
          </w:p>
        </w:tc>
        <w:tc>
          <w:tcPr>
            <w:tcW w:w="1836" w:type="dxa"/>
          </w:tcPr>
          <w:p w14:paraId="6D22B6CE" w14:textId="2D752A5C" w:rsidR="00897CAF" w:rsidRPr="00444355" w:rsidRDefault="00897CAF" w:rsidP="00F73733">
            <w:pPr>
              <w:rPr>
                <w:rFonts w:ascii="宋体" w:eastAsia="宋体" w:hAnsi="宋体"/>
              </w:rPr>
            </w:pPr>
            <w:r>
              <w:rPr>
                <w:rFonts w:ascii="宋体" w:eastAsia="宋体" w:hAnsi="宋体" w:hint="eastAsia"/>
              </w:rPr>
              <w:t>是否允许为空</w:t>
            </w:r>
          </w:p>
        </w:tc>
        <w:tc>
          <w:tcPr>
            <w:tcW w:w="1911" w:type="dxa"/>
          </w:tcPr>
          <w:p w14:paraId="6BD10AE3" w14:textId="5A363882" w:rsidR="00897CAF" w:rsidRPr="00444355" w:rsidRDefault="00897CAF" w:rsidP="00F73733">
            <w:pPr>
              <w:rPr>
                <w:rFonts w:ascii="宋体" w:eastAsia="宋体" w:hAnsi="宋体"/>
              </w:rPr>
            </w:pPr>
            <w:r w:rsidRPr="00444355">
              <w:rPr>
                <w:rFonts w:ascii="宋体" w:eastAsia="宋体" w:hAnsi="宋体" w:hint="eastAsia"/>
              </w:rPr>
              <w:t>描述</w:t>
            </w:r>
          </w:p>
        </w:tc>
      </w:tr>
      <w:tr w:rsidR="00897CAF" w14:paraId="2489704F" w14:textId="77777777" w:rsidTr="00897CAF">
        <w:trPr>
          <w:jc w:val="center"/>
        </w:trPr>
        <w:tc>
          <w:tcPr>
            <w:tcW w:w="2447" w:type="dxa"/>
          </w:tcPr>
          <w:p w14:paraId="6470213B" w14:textId="77777777" w:rsidR="00897CAF" w:rsidRPr="00444355" w:rsidRDefault="00897CAF" w:rsidP="00F73733">
            <w:pPr>
              <w:rPr>
                <w:rFonts w:ascii="宋体" w:eastAsia="宋体" w:hAnsi="宋体"/>
              </w:rPr>
            </w:pPr>
            <w:r w:rsidRPr="00444355">
              <w:rPr>
                <w:rFonts w:ascii="宋体" w:eastAsia="宋体" w:hAnsi="宋体" w:hint="eastAsia"/>
              </w:rPr>
              <w:t>id</w:t>
            </w:r>
          </w:p>
        </w:tc>
        <w:tc>
          <w:tcPr>
            <w:tcW w:w="2102" w:type="dxa"/>
          </w:tcPr>
          <w:p w14:paraId="3CB7D037" w14:textId="77777777" w:rsidR="00897CAF" w:rsidRPr="00444355" w:rsidRDefault="00897CAF" w:rsidP="00F73733">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36" w:type="dxa"/>
          </w:tcPr>
          <w:p w14:paraId="1444C203" w14:textId="37F7A268"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72BBAA84" w14:textId="67CBE608" w:rsidR="00897CAF" w:rsidRPr="00444355" w:rsidRDefault="00897CAF" w:rsidP="00F73733">
            <w:pPr>
              <w:rPr>
                <w:rFonts w:ascii="宋体" w:eastAsia="宋体" w:hAnsi="宋体"/>
              </w:rPr>
            </w:pPr>
            <w:r w:rsidRPr="00444355">
              <w:rPr>
                <w:rFonts w:ascii="宋体" w:eastAsia="宋体" w:hAnsi="宋体" w:hint="eastAsia"/>
              </w:rPr>
              <w:t>规则id</w:t>
            </w:r>
          </w:p>
        </w:tc>
      </w:tr>
      <w:tr w:rsidR="00897CAF" w14:paraId="7C0A9374" w14:textId="77777777" w:rsidTr="00897CAF">
        <w:trPr>
          <w:jc w:val="center"/>
        </w:trPr>
        <w:tc>
          <w:tcPr>
            <w:tcW w:w="2447" w:type="dxa"/>
          </w:tcPr>
          <w:p w14:paraId="47A63EF8" w14:textId="77777777" w:rsidR="00897CAF" w:rsidRPr="00444355" w:rsidRDefault="00897CAF" w:rsidP="00F73733">
            <w:pPr>
              <w:rPr>
                <w:rFonts w:ascii="宋体" w:eastAsia="宋体" w:hAnsi="宋体"/>
              </w:rPr>
            </w:pPr>
            <w:r w:rsidRPr="00444355">
              <w:rPr>
                <w:rFonts w:ascii="宋体" w:eastAsia="宋体" w:hAnsi="宋体" w:hint="eastAsia"/>
              </w:rPr>
              <w:t>type</w:t>
            </w:r>
          </w:p>
        </w:tc>
        <w:tc>
          <w:tcPr>
            <w:tcW w:w="2102" w:type="dxa"/>
          </w:tcPr>
          <w:p w14:paraId="4FCA99BE" w14:textId="77777777" w:rsidR="00897CAF" w:rsidRPr="00444355" w:rsidRDefault="00897CAF" w:rsidP="00F73733">
            <w:pPr>
              <w:rPr>
                <w:rFonts w:ascii="宋体" w:eastAsia="宋体" w:hAnsi="宋体"/>
              </w:rPr>
            </w:pPr>
            <w:r w:rsidRPr="00444355">
              <w:rPr>
                <w:rFonts w:ascii="宋体" w:eastAsia="宋体" w:hAnsi="宋体" w:hint="eastAsia"/>
              </w:rPr>
              <w:t>int</w:t>
            </w:r>
          </w:p>
        </w:tc>
        <w:tc>
          <w:tcPr>
            <w:tcW w:w="1836" w:type="dxa"/>
          </w:tcPr>
          <w:p w14:paraId="4D92CE8C" w14:textId="11082FCE"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2A78EC36" w14:textId="2CD39F4B" w:rsidR="00897CAF" w:rsidRPr="00444355" w:rsidRDefault="00897CAF" w:rsidP="00F73733">
            <w:pPr>
              <w:rPr>
                <w:rFonts w:ascii="宋体" w:eastAsia="宋体" w:hAnsi="宋体"/>
              </w:rPr>
            </w:pPr>
            <w:r w:rsidRPr="00444355">
              <w:rPr>
                <w:rFonts w:ascii="宋体" w:eastAsia="宋体" w:hAnsi="宋体" w:hint="eastAsia"/>
              </w:rPr>
              <w:t>场景类型</w:t>
            </w:r>
          </w:p>
        </w:tc>
      </w:tr>
      <w:tr w:rsidR="00897CAF" w14:paraId="04387B12" w14:textId="77777777" w:rsidTr="00897CAF">
        <w:trPr>
          <w:jc w:val="center"/>
        </w:trPr>
        <w:tc>
          <w:tcPr>
            <w:tcW w:w="2447" w:type="dxa"/>
          </w:tcPr>
          <w:p w14:paraId="3CC7C00D" w14:textId="77777777" w:rsidR="00897CAF" w:rsidRPr="00444355" w:rsidRDefault="00897CAF" w:rsidP="00F73733">
            <w:pPr>
              <w:rPr>
                <w:rFonts w:ascii="宋体" w:eastAsia="宋体" w:hAnsi="宋体"/>
              </w:rPr>
            </w:pPr>
            <w:r w:rsidRPr="00444355">
              <w:rPr>
                <w:rFonts w:ascii="宋体" w:eastAsia="宋体" w:hAnsi="宋体" w:hint="eastAsia"/>
              </w:rPr>
              <w:t>description</w:t>
            </w:r>
          </w:p>
        </w:tc>
        <w:tc>
          <w:tcPr>
            <w:tcW w:w="2102" w:type="dxa"/>
          </w:tcPr>
          <w:p w14:paraId="561F96C0" w14:textId="77777777" w:rsidR="00897CAF" w:rsidRPr="00444355" w:rsidRDefault="00897CAF" w:rsidP="00F73733">
            <w:pPr>
              <w:rPr>
                <w:rFonts w:ascii="宋体" w:eastAsia="宋体" w:hAnsi="宋体"/>
              </w:rPr>
            </w:pPr>
            <w:r w:rsidRPr="00444355">
              <w:rPr>
                <w:rFonts w:ascii="宋体" w:eastAsia="宋体" w:hAnsi="宋体" w:hint="eastAsia"/>
              </w:rPr>
              <w:t>i</w:t>
            </w:r>
            <w:r w:rsidRPr="00444355">
              <w:rPr>
                <w:rFonts w:ascii="宋体" w:eastAsia="宋体" w:hAnsi="宋体"/>
              </w:rPr>
              <w:t>nt</w:t>
            </w:r>
          </w:p>
        </w:tc>
        <w:tc>
          <w:tcPr>
            <w:tcW w:w="1836" w:type="dxa"/>
          </w:tcPr>
          <w:p w14:paraId="773252FB" w14:textId="1714ECBD" w:rsidR="00897CAF" w:rsidRPr="00444355" w:rsidRDefault="00897CAF" w:rsidP="00F73733">
            <w:pPr>
              <w:rPr>
                <w:rFonts w:ascii="宋体" w:eastAsia="宋体" w:hAnsi="宋体"/>
              </w:rPr>
            </w:pPr>
            <w:r>
              <w:rPr>
                <w:rFonts w:ascii="宋体" w:eastAsia="宋体" w:hAnsi="宋体" w:hint="eastAsia"/>
              </w:rPr>
              <w:t>是</w:t>
            </w:r>
          </w:p>
        </w:tc>
        <w:tc>
          <w:tcPr>
            <w:tcW w:w="1911" w:type="dxa"/>
          </w:tcPr>
          <w:p w14:paraId="14E73066" w14:textId="140AA395" w:rsidR="00897CAF" w:rsidRPr="00444355" w:rsidRDefault="00897CAF" w:rsidP="00F73733">
            <w:pPr>
              <w:rPr>
                <w:rFonts w:ascii="宋体" w:eastAsia="宋体" w:hAnsi="宋体"/>
              </w:rPr>
            </w:pPr>
            <w:r w:rsidRPr="00444355">
              <w:rPr>
                <w:rFonts w:ascii="宋体" w:eastAsia="宋体" w:hAnsi="宋体" w:hint="eastAsia"/>
              </w:rPr>
              <w:t>场景码</w:t>
            </w:r>
          </w:p>
        </w:tc>
      </w:tr>
      <w:tr w:rsidR="00897CAF" w14:paraId="60F2D750" w14:textId="77777777" w:rsidTr="00897CAF">
        <w:trPr>
          <w:jc w:val="center"/>
        </w:trPr>
        <w:tc>
          <w:tcPr>
            <w:tcW w:w="2447" w:type="dxa"/>
          </w:tcPr>
          <w:p w14:paraId="05D615FE" w14:textId="77777777" w:rsidR="00897CAF" w:rsidRPr="00444355" w:rsidRDefault="00897CAF" w:rsidP="00F73733">
            <w:pPr>
              <w:rPr>
                <w:rFonts w:ascii="宋体" w:eastAsia="宋体" w:hAnsi="宋体"/>
              </w:rPr>
            </w:pPr>
            <w:r w:rsidRPr="00444355">
              <w:rPr>
                <w:rFonts w:ascii="宋体" w:eastAsia="宋体" w:hAnsi="宋体"/>
              </w:rPr>
              <w:t>Trade_node</w:t>
            </w:r>
          </w:p>
        </w:tc>
        <w:tc>
          <w:tcPr>
            <w:tcW w:w="2102" w:type="dxa"/>
          </w:tcPr>
          <w:p w14:paraId="01166A73" w14:textId="77777777" w:rsidR="00897CAF" w:rsidRPr="00444355" w:rsidRDefault="00897CAF" w:rsidP="00F73733">
            <w:pPr>
              <w:rPr>
                <w:rFonts w:ascii="宋体" w:eastAsia="宋体" w:hAnsi="宋体"/>
              </w:rPr>
            </w:pPr>
            <w:r w:rsidRPr="00444355">
              <w:rPr>
                <w:rFonts w:ascii="宋体" w:eastAsia="宋体" w:hAnsi="宋体"/>
              </w:rPr>
              <w:t>Varchar</w:t>
            </w:r>
          </w:p>
        </w:tc>
        <w:tc>
          <w:tcPr>
            <w:tcW w:w="1836" w:type="dxa"/>
          </w:tcPr>
          <w:p w14:paraId="6BF5A5FB" w14:textId="18CAC4C3"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53FE6198" w14:textId="60A66ECD" w:rsidR="00897CAF" w:rsidRPr="00444355" w:rsidRDefault="00897CAF" w:rsidP="00F73733">
            <w:pPr>
              <w:rPr>
                <w:rFonts w:ascii="宋体" w:eastAsia="宋体" w:hAnsi="宋体"/>
              </w:rPr>
            </w:pPr>
            <w:r w:rsidRPr="00444355">
              <w:rPr>
                <w:rFonts w:ascii="宋体" w:eastAsia="宋体" w:hAnsi="宋体" w:hint="eastAsia"/>
              </w:rPr>
              <w:t>主场景</w:t>
            </w:r>
          </w:p>
        </w:tc>
      </w:tr>
      <w:tr w:rsidR="00897CAF" w14:paraId="5363D9D5" w14:textId="77777777" w:rsidTr="00897CAF">
        <w:trPr>
          <w:jc w:val="center"/>
        </w:trPr>
        <w:tc>
          <w:tcPr>
            <w:tcW w:w="2447" w:type="dxa"/>
          </w:tcPr>
          <w:p w14:paraId="5F3B0E39" w14:textId="77777777" w:rsidR="00897CAF" w:rsidRPr="00444355" w:rsidRDefault="00897CAF" w:rsidP="00F73733">
            <w:pPr>
              <w:rPr>
                <w:rFonts w:ascii="宋体" w:eastAsia="宋体" w:hAnsi="宋体"/>
              </w:rPr>
            </w:pPr>
            <w:r w:rsidRPr="00444355">
              <w:rPr>
                <w:rFonts w:ascii="宋体" w:eastAsia="宋体" w:hAnsi="宋体"/>
              </w:rPr>
              <w:t>S</w:t>
            </w:r>
            <w:r w:rsidRPr="00444355">
              <w:rPr>
                <w:rFonts w:ascii="宋体" w:eastAsia="宋体" w:hAnsi="宋体" w:hint="eastAsia"/>
              </w:rPr>
              <w:t>tart_trade_node</w:t>
            </w:r>
          </w:p>
        </w:tc>
        <w:tc>
          <w:tcPr>
            <w:tcW w:w="2102" w:type="dxa"/>
          </w:tcPr>
          <w:p w14:paraId="779D8BB4" w14:textId="77777777" w:rsidR="00897CAF" w:rsidRPr="00444355" w:rsidRDefault="00897CAF" w:rsidP="00F73733">
            <w:pPr>
              <w:rPr>
                <w:rFonts w:ascii="宋体" w:eastAsia="宋体" w:hAnsi="宋体"/>
              </w:rPr>
            </w:pPr>
            <w:r w:rsidRPr="00444355">
              <w:rPr>
                <w:rFonts w:ascii="宋体" w:eastAsia="宋体" w:hAnsi="宋体"/>
              </w:rPr>
              <w:t>V</w:t>
            </w:r>
            <w:r w:rsidRPr="00444355">
              <w:rPr>
                <w:rFonts w:ascii="宋体" w:eastAsia="宋体" w:hAnsi="宋体" w:hint="eastAsia"/>
              </w:rPr>
              <w:t>archar</w:t>
            </w:r>
          </w:p>
        </w:tc>
        <w:tc>
          <w:tcPr>
            <w:tcW w:w="1836" w:type="dxa"/>
          </w:tcPr>
          <w:p w14:paraId="37DB708A" w14:textId="54165561"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720560EA" w14:textId="49ED8385" w:rsidR="00897CAF" w:rsidRPr="00444355" w:rsidRDefault="00897CAF" w:rsidP="00F73733">
            <w:pPr>
              <w:rPr>
                <w:rFonts w:ascii="宋体" w:eastAsia="宋体" w:hAnsi="宋体"/>
              </w:rPr>
            </w:pPr>
            <w:r w:rsidRPr="00444355">
              <w:rPr>
                <w:rFonts w:ascii="宋体" w:eastAsia="宋体" w:hAnsi="宋体" w:hint="eastAsia"/>
              </w:rPr>
              <w:t>业务开始节点</w:t>
            </w:r>
          </w:p>
        </w:tc>
      </w:tr>
      <w:tr w:rsidR="00897CAF" w14:paraId="2BFECADD" w14:textId="77777777" w:rsidTr="00897CAF">
        <w:trPr>
          <w:jc w:val="center"/>
        </w:trPr>
        <w:tc>
          <w:tcPr>
            <w:tcW w:w="2447" w:type="dxa"/>
          </w:tcPr>
          <w:p w14:paraId="38A89EB7" w14:textId="77777777" w:rsidR="00897CAF" w:rsidRPr="00444355" w:rsidRDefault="00897CAF" w:rsidP="00F73733">
            <w:pPr>
              <w:rPr>
                <w:rFonts w:ascii="宋体" w:eastAsia="宋体" w:hAnsi="宋体"/>
              </w:rPr>
            </w:pPr>
            <w:r w:rsidRPr="00444355">
              <w:rPr>
                <w:rFonts w:ascii="宋体" w:eastAsia="宋体" w:hAnsi="宋体"/>
              </w:rPr>
              <w:t>E</w:t>
            </w:r>
            <w:r w:rsidRPr="00444355">
              <w:rPr>
                <w:rFonts w:ascii="宋体" w:eastAsia="宋体" w:hAnsi="宋体" w:hint="eastAsia"/>
              </w:rPr>
              <w:t>nd_</w:t>
            </w:r>
            <w:r w:rsidRPr="00444355">
              <w:rPr>
                <w:rFonts w:ascii="宋体" w:eastAsia="宋体" w:hAnsi="宋体"/>
              </w:rPr>
              <w:t>trade_node</w:t>
            </w:r>
          </w:p>
        </w:tc>
        <w:tc>
          <w:tcPr>
            <w:tcW w:w="2102" w:type="dxa"/>
          </w:tcPr>
          <w:p w14:paraId="37DDA042" w14:textId="77777777" w:rsidR="00897CAF" w:rsidRPr="00444355" w:rsidRDefault="00897CAF" w:rsidP="00F73733">
            <w:pPr>
              <w:rPr>
                <w:rFonts w:ascii="宋体" w:eastAsia="宋体" w:hAnsi="宋体"/>
              </w:rPr>
            </w:pPr>
            <w:r w:rsidRPr="00444355">
              <w:rPr>
                <w:rFonts w:ascii="宋体" w:eastAsia="宋体" w:hAnsi="宋体"/>
              </w:rPr>
              <w:t>Varchar</w:t>
            </w:r>
          </w:p>
        </w:tc>
        <w:tc>
          <w:tcPr>
            <w:tcW w:w="1836" w:type="dxa"/>
          </w:tcPr>
          <w:p w14:paraId="5CFAC1EA" w14:textId="6961B324"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4C59CC48" w14:textId="78793532" w:rsidR="00897CAF" w:rsidRPr="00444355" w:rsidRDefault="00897CAF" w:rsidP="00F73733">
            <w:pPr>
              <w:rPr>
                <w:rFonts w:ascii="宋体" w:eastAsia="宋体" w:hAnsi="宋体"/>
              </w:rPr>
            </w:pPr>
            <w:r w:rsidRPr="00444355">
              <w:rPr>
                <w:rFonts w:ascii="宋体" w:eastAsia="宋体" w:hAnsi="宋体" w:hint="eastAsia"/>
              </w:rPr>
              <w:t>业务结束节点</w:t>
            </w:r>
          </w:p>
        </w:tc>
      </w:tr>
      <w:tr w:rsidR="00897CAF" w14:paraId="3308A363" w14:textId="77777777" w:rsidTr="00897CAF">
        <w:trPr>
          <w:jc w:val="center"/>
        </w:trPr>
        <w:tc>
          <w:tcPr>
            <w:tcW w:w="2447" w:type="dxa"/>
          </w:tcPr>
          <w:p w14:paraId="68B9388E" w14:textId="77777777" w:rsidR="00897CAF" w:rsidRPr="00444355" w:rsidRDefault="00897CAF" w:rsidP="00F73733">
            <w:pPr>
              <w:rPr>
                <w:rFonts w:ascii="宋体" w:eastAsia="宋体" w:hAnsi="宋体"/>
              </w:rPr>
            </w:pPr>
            <w:r w:rsidRPr="00444355">
              <w:rPr>
                <w:rFonts w:ascii="宋体" w:eastAsia="宋体" w:hAnsi="宋体"/>
              </w:rPr>
              <w:t>T</w:t>
            </w:r>
            <w:r w:rsidRPr="00444355">
              <w:rPr>
                <w:rFonts w:ascii="宋体" w:eastAsia="宋体" w:hAnsi="宋体" w:hint="eastAsia"/>
              </w:rPr>
              <w:t>rigger_</w:t>
            </w:r>
            <w:r w:rsidRPr="00444355">
              <w:rPr>
                <w:rFonts w:ascii="宋体" w:eastAsia="宋体" w:hAnsi="宋体"/>
              </w:rPr>
              <w:t>event</w:t>
            </w:r>
          </w:p>
        </w:tc>
        <w:tc>
          <w:tcPr>
            <w:tcW w:w="2102" w:type="dxa"/>
          </w:tcPr>
          <w:p w14:paraId="24BB893D" w14:textId="77777777" w:rsidR="00897CAF" w:rsidRPr="00444355" w:rsidRDefault="00897CAF" w:rsidP="00F73733">
            <w:pPr>
              <w:rPr>
                <w:rFonts w:ascii="宋体" w:eastAsia="宋体" w:hAnsi="宋体"/>
              </w:rPr>
            </w:pPr>
            <w:r w:rsidRPr="00444355">
              <w:rPr>
                <w:rFonts w:ascii="宋体" w:eastAsia="宋体" w:hAnsi="宋体"/>
              </w:rPr>
              <w:t>Varchar</w:t>
            </w:r>
          </w:p>
        </w:tc>
        <w:tc>
          <w:tcPr>
            <w:tcW w:w="1836" w:type="dxa"/>
          </w:tcPr>
          <w:p w14:paraId="387C23D5" w14:textId="41C49680"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498CA0FB" w14:textId="1AEE0680" w:rsidR="00897CAF" w:rsidRPr="00444355" w:rsidRDefault="00897CAF" w:rsidP="00F73733">
            <w:pPr>
              <w:rPr>
                <w:rFonts w:ascii="宋体" w:eastAsia="宋体" w:hAnsi="宋体"/>
              </w:rPr>
            </w:pPr>
            <w:r w:rsidRPr="00444355">
              <w:rPr>
                <w:rFonts w:ascii="宋体" w:eastAsia="宋体" w:hAnsi="宋体" w:hint="eastAsia"/>
              </w:rPr>
              <w:t>触发事件</w:t>
            </w:r>
          </w:p>
        </w:tc>
      </w:tr>
      <w:tr w:rsidR="00897CAF" w14:paraId="788B9438" w14:textId="77777777" w:rsidTr="00897CAF">
        <w:trPr>
          <w:jc w:val="center"/>
        </w:trPr>
        <w:tc>
          <w:tcPr>
            <w:tcW w:w="2447" w:type="dxa"/>
          </w:tcPr>
          <w:p w14:paraId="6D70DD83" w14:textId="77777777" w:rsidR="00897CAF" w:rsidRPr="00444355" w:rsidRDefault="00897CAF" w:rsidP="00F73733">
            <w:pPr>
              <w:rPr>
                <w:rFonts w:ascii="宋体" w:eastAsia="宋体" w:hAnsi="宋体"/>
              </w:rPr>
            </w:pPr>
            <w:r w:rsidRPr="00444355">
              <w:rPr>
                <w:rFonts w:ascii="宋体" w:eastAsia="宋体" w:hAnsi="宋体"/>
              </w:rPr>
              <w:t>S</w:t>
            </w:r>
            <w:r w:rsidRPr="00444355">
              <w:rPr>
                <w:rFonts w:ascii="宋体" w:eastAsia="宋体" w:hAnsi="宋体" w:hint="eastAsia"/>
              </w:rPr>
              <w:t>tatus</w:t>
            </w:r>
          </w:p>
        </w:tc>
        <w:tc>
          <w:tcPr>
            <w:tcW w:w="2102" w:type="dxa"/>
          </w:tcPr>
          <w:p w14:paraId="1DEECE8C" w14:textId="77777777" w:rsidR="00897CAF" w:rsidRPr="00444355" w:rsidRDefault="00897CAF" w:rsidP="00F73733">
            <w:pPr>
              <w:rPr>
                <w:rFonts w:ascii="宋体" w:eastAsia="宋体" w:hAnsi="宋体"/>
              </w:rPr>
            </w:pPr>
            <w:r w:rsidRPr="00444355">
              <w:rPr>
                <w:rFonts w:ascii="宋体" w:eastAsia="宋体" w:hAnsi="宋体"/>
              </w:rPr>
              <w:t>I</w:t>
            </w:r>
            <w:r w:rsidRPr="00444355">
              <w:rPr>
                <w:rFonts w:ascii="宋体" w:eastAsia="宋体" w:hAnsi="宋体" w:hint="eastAsia"/>
              </w:rPr>
              <w:t>nt</w:t>
            </w:r>
          </w:p>
        </w:tc>
        <w:tc>
          <w:tcPr>
            <w:tcW w:w="1836" w:type="dxa"/>
          </w:tcPr>
          <w:p w14:paraId="3B724730" w14:textId="65B07698"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6D769052" w14:textId="0D777939" w:rsidR="00897CAF" w:rsidRPr="00444355" w:rsidRDefault="00897CAF" w:rsidP="00F73733">
            <w:pPr>
              <w:rPr>
                <w:rFonts w:ascii="宋体" w:eastAsia="宋体" w:hAnsi="宋体"/>
              </w:rPr>
            </w:pPr>
            <w:r w:rsidRPr="00444355">
              <w:rPr>
                <w:rFonts w:ascii="宋体" w:eastAsia="宋体" w:hAnsi="宋体" w:hint="eastAsia"/>
              </w:rPr>
              <w:t>规则状态</w:t>
            </w:r>
          </w:p>
        </w:tc>
      </w:tr>
      <w:tr w:rsidR="00897CAF" w14:paraId="3A807BF3" w14:textId="77777777" w:rsidTr="00897CAF">
        <w:trPr>
          <w:jc w:val="center"/>
        </w:trPr>
        <w:tc>
          <w:tcPr>
            <w:tcW w:w="2447" w:type="dxa"/>
          </w:tcPr>
          <w:p w14:paraId="1DC2210E" w14:textId="77777777" w:rsidR="00897CAF" w:rsidRPr="00444355" w:rsidRDefault="00897CAF" w:rsidP="00F73733">
            <w:pPr>
              <w:rPr>
                <w:rFonts w:ascii="宋体" w:eastAsia="宋体" w:hAnsi="宋体"/>
              </w:rPr>
            </w:pPr>
            <w:r w:rsidRPr="00444355">
              <w:rPr>
                <w:rFonts w:ascii="宋体" w:eastAsia="宋体" w:hAnsi="宋体"/>
              </w:rPr>
              <w:t>S</w:t>
            </w:r>
            <w:r w:rsidRPr="00444355">
              <w:rPr>
                <w:rFonts w:ascii="宋体" w:eastAsia="宋体" w:hAnsi="宋体" w:hint="eastAsia"/>
              </w:rPr>
              <w:t>tart_time</w:t>
            </w:r>
          </w:p>
        </w:tc>
        <w:tc>
          <w:tcPr>
            <w:tcW w:w="2102" w:type="dxa"/>
          </w:tcPr>
          <w:p w14:paraId="3B7AE18A" w14:textId="77777777" w:rsidR="00897CAF" w:rsidRPr="00444355" w:rsidRDefault="00897CAF" w:rsidP="00F73733">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36" w:type="dxa"/>
          </w:tcPr>
          <w:p w14:paraId="70C9E095" w14:textId="5C74A3BA"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742B4199" w14:textId="2A21E138" w:rsidR="00897CAF" w:rsidRPr="00444355" w:rsidRDefault="00897CAF" w:rsidP="00F73733">
            <w:pPr>
              <w:rPr>
                <w:rFonts w:ascii="宋体" w:eastAsia="宋体" w:hAnsi="宋体"/>
              </w:rPr>
            </w:pPr>
            <w:r w:rsidRPr="00444355">
              <w:rPr>
                <w:rFonts w:ascii="宋体" w:eastAsia="宋体" w:hAnsi="宋体" w:hint="eastAsia"/>
              </w:rPr>
              <w:t>开始时间</w:t>
            </w:r>
          </w:p>
        </w:tc>
      </w:tr>
      <w:tr w:rsidR="00897CAF" w14:paraId="13A238F1" w14:textId="77777777" w:rsidTr="00897CAF">
        <w:trPr>
          <w:jc w:val="center"/>
        </w:trPr>
        <w:tc>
          <w:tcPr>
            <w:tcW w:w="2447" w:type="dxa"/>
          </w:tcPr>
          <w:p w14:paraId="6E1FEC5F" w14:textId="77777777" w:rsidR="00897CAF" w:rsidRPr="00444355" w:rsidRDefault="00897CAF" w:rsidP="00F73733">
            <w:pPr>
              <w:rPr>
                <w:rFonts w:ascii="宋体" w:eastAsia="宋体" w:hAnsi="宋体"/>
              </w:rPr>
            </w:pPr>
            <w:r w:rsidRPr="00444355">
              <w:rPr>
                <w:rFonts w:ascii="宋体" w:eastAsia="宋体" w:hAnsi="宋体"/>
              </w:rPr>
              <w:t>E</w:t>
            </w:r>
            <w:r w:rsidRPr="00444355">
              <w:rPr>
                <w:rFonts w:ascii="宋体" w:eastAsia="宋体" w:hAnsi="宋体" w:hint="eastAsia"/>
              </w:rPr>
              <w:t>nd_time</w:t>
            </w:r>
          </w:p>
        </w:tc>
        <w:tc>
          <w:tcPr>
            <w:tcW w:w="2102" w:type="dxa"/>
          </w:tcPr>
          <w:p w14:paraId="59BBE335" w14:textId="77777777" w:rsidR="00897CAF" w:rsidRPr="00444355" w:rsidRDefault="00897CAF" w:rsidP="00F73733">
            <w:pPr>
              <w:rPr>
                <w:rFonts w:ascii="宋体" w:eastAsia="宋体" w:hAnsi="宋体"/>
              </w:rPr>
            </w:pPr>
            <w:r w:rsidRPr="00444355">
              <w:rPr>
                <w:rFonts w:ascii="宋体" w:eastAsia="宋体" w:hAnsi="宋体" w:hint="eastAsia"/>
              </w:rPr>
              <w:t>Long</w:t>
            </w:r>
          </w:p>
        </w:tc>
        <w:tc>
          <w:tcPr>
            <w:tcW w:w="1836" w:type="dxa"/>
          </w:tcPr>
          <w:p w14:paraId="6A48A0AA" w14:textId="27680E7B"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18085B46" w14:textId="0BB999A9" w:rsidR="00897CAF" w:rsidRPr="00444355" w:rsidRDefault="00897CAF" w:rsidP="00F73733">
            <w:pPr>
              <w:rPr>
                <w:rFonts w:ascii="宋体" w:eastAsia="宋体" w:hAnsi="宋体"/>
              </w:rPr>
            </w:pPr>
            <w:r w:rsidRPr="00444355">
              <w:rPr>
                <w:rFonts w:ascii="宋体" w:eastAsia="宋体" w:hAnsi="宋体" w:hint="eastAsia"/>
              </w:rPr>
              <w:t>结束时间</w:t>
            </w:r>
          </w:p>
        </w:tc>
      </w:tr>
      <w:tr w:rsidR="00897CAF" w14:paraId="381295CA" w14:textId="77777777" w:rsidTr="00897CAF">
        <w:trPr>
          <w:jc w:val="center"/>
        </w:trPr>
        <w:tc>
          <w:tcPr>
            <w:tcW w:w="2447" w:type="dxa"/>
          </w:tcPr>
          <w:p w14:paraId="516F24FB" w14:textId="77777777" w:rsidR="00897CAF" w:rsidRPr="00444355" w:rsidRDefault="00897CAF" w:rsidP="00F73733">
            <w:pPr>
              <w:rPr>
                <w:rFonts w:ascii="宋体" w:eastAsia="宋体" w:hAnsi="宋体"/>
              </w:rPr>
            </w:pPr>
            <w:r w:rsidRPr="00444355">
              <w:rPr>
                <w:rFonts w:ascii="宋体" w:eastAsia="宋体" w:hAnsi="宋体"/>
              </w:rPr>
              <w:t>C</w:t>
            </w:r>
            <w:r w:rsidRPr="00444355">
              <w:rPr>
                <w:rFonts w:ascii="宋体" w:eastAsia="宋体" w:hAnsi="宋体" w:hint="eastAsia"/>
              </w:rPr>
              <w:t>heck</w:t>
            </w:r>
            <w:r w:rsidRPr="00444355">
              <w:rPr>
                <w:rFonts w:ascii="宋体" w:eastAsia="宋体" w:hAnsi="宋体"/>
              </w:rPr>
              <w:t>_rules</w:t>
            </w:r>
          </w:p>
        </w:tc>
        <w:tc>
          <w:tcPr>
            <w:tcW w:w="2102" w:type="dxa"/>
          </w:tcPr>
          <w:p w14:paraId="2FEA8A33" w14:textId="77777777" w:rsidR="00897CAF" w:rsidRPr="00444355" w:rsidRDefault="00897CAF" w:rsidP="00F73733">
            <w:pPr>
              <w:rPr>
                <w:rFonts w:ascii="宋体" w:eastAsia="宋体" w:hAnsi="宋体"/>
              </w:rPr>
            </w:pPr>
            <w:r w:rsidRPr="00444355">
              <w:rPr>
                <w:rFonts w:ascii="宋体" w:eastAsia="宋体" w:hAnsi="宋体"/>
              </w:rPr>
              <w:t>Text</w:t>
            </w:r>
          </w:p>
        </w:tc>
        <w:tc>
          <w:tcPr>
            <w:tcW w:w="1836" w:type="dxa"/>
          </w:tcPr>
          <w:p w14:paraId="1BE60AF8" w14:textId="66475C6D"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53C49846" w14:textId="7F488367" w:rsidR="00897CAF" w:rsidRPr="00444355" w:rsidRDefault="00897CAF" w:rsidP="00F73733">
            <w:pPr>
              <w:rPr>
                <w:rFonts w:ascii="宋体" w:eastAsia="宋体" w:hAnsi="宋体"/>
              </w:rPr>
            </w:pPr>
            <w:r w:rsidRPr="00444355">
              <w:rPr>
                <w:rFonts w:ascii="宋体" w:eastAsia="宋体" w:hAnsi="宋体" w:hint="eastAsia"/>
              </w:rPr>
              <w:t>校验规则</w:t>
            </w:r>
          </w:p>
        </w:tc>
      </w:tr>
      <w:tr w:rsidR="00897CAF" w14:paraId="22E93A22" w14:textId="77777777" w:rsidTr="00897CAF">
        <w:trPr>
          <w:jc w:val="center"/>
        </w:trPr>
        <w:tc>
          <w:tcPr>
            <w:tcW w:w="2447" w:type="dxa"/>
          </w:tcPr>
          <w:p w14:paraId="3C09307D" w14:textId="77777777" w:rsidR="00897CAF" w:rsidRPr="00444355" w:rsidRDefault="00897CAF" w:rsidP="00F73733">
            <w:pPr>
              <w:rPr>
                <w:rFonts w:ascii="宋体" w:eastAsia="宋体" w:hAnsi="宋体"/>
              </w:rPr>
            </w:pPr>
            <w:r w:rsidRPr="00444355">
              <w:rPr>
                <w:rFonts w:ascii="宋体" w:eastAsia="宋体" w:hAnsi="宋体"/>
              </w:rPr>
              <w:t>A</w:t>
            </w:r>
            <w:r w:rsidRPr="00444355">
              <w:rPr>
                <w:rFonts w:ascii="宋体" w:eastAsia="宋体" w:hAnsi="宋体" w:hint="eastAsia"/>
              </w:rPr>
              <w:t>ctions</w:t>
            </w:r>
          </w:p>
        </w:tc>
        <w:tc>
          <w:tcPr>
            <w:tcW w:w="2102" w:type="dxa"/>
          </w:tcPr>
          <w:p w14:paraId="4795F78A" w14:textId="77777777" w:rsidR="00897CAF" w:rsidRPr="00444355" w:rsidRDefault="00897CAF" w:rsidP="00F73733">
            <w:pPr>
              <w:rPr>
                <w:rFonts w:ascii="宋体" w:eastAsia="宋体" w:hAnsi="宋体"/>
              </w:rPr>
            </w:pPr>
            <w:r w:rsidRPr="00444355">
              <w:rPr>
                <w:rFonts w:ascii="宋体" w:eastAsia="宋体" w:hAnsi="宋体" w:hint="eastAsia"/>
              </w:rPr>
              <w:t>Text</w:t>
            </w:r>
          </w:p>
        </w:tc>
        <w:tc>
          <w:tcPr>
            <w:tcW w:w="1836" w:type="dxa"/>
          </w:tcPr>
          <w:p w14:paraId="17EB003F" w14:textId="1A2248EE" w:rsidR="00897CAF" w:rsidRPr="00444355" w:rsidRDefault="00897CAF" w:rsidP="00F73733">
            <w:pPr>
              <w:rPr>
                <w:rFonts w:ascii="宋体" w:eastAsia="宋体" w:hAnsi="宋体"/>
              </w:rPr>
            </w:pPr>
            <w:r>
              <w:rPr>
                <w:rFonts w:ascii="宋体" w:eastAsia="宋体" w:hAnsi="宋体" w:hint="eastAsia"/>
              </w:rPr>
              <w:t>否</w:t>
            </w:r>
          </w:p>
        </w:tc>
        <w:tc>
          <w:tcPr>
            <w:tcW w:w="1911" w:type="dxa"/>
          </w:tcPr>
          <w:p w14:paraId="5F463196" w14:textId="633F8C01" w:rsidR="00897CAF" w:rsidRPr="00444355" w:rsidRDefault="00897CAF" w:rsidP="00F73733">
            <w:pPr>
              <w:rPr>
                <w:rFonts w:ascii="宋体" w:eastAsia="宋体" w:hAnsi="宋体"/>
              </w:rPr>
            </w:pPr>
            <w:r w:rsidRPr="00444355">
              <w:rPr>
                <w:rFonts w:ascii="宋体" w:eastAsia="宋体" w:hAnsi="宋体" w:hint="eastAsia"/>
              </w:rPr>
              <w:t>触发行为</w:t>
            </w:r>
          </w:p>
        </w:tc>
      </w:tr>
    </w:tbl>
    <w:p w14:paraId="672E3B64" w14:textId="03D1EC48" w:rsidR="004C6632" w:rsidRDefault="004C6632" w:rsidP="004C6632"/>
    <w:p w14:paraId="27623523" w14:textId="124E44BA" w:rsidR="00DC5871" w:rsidRPr="00757CE1" w:rsidRDefault="00D92665" w:rsidP="00757CE1">
      <w:pPr>
        <w:spacing w:line="360" w:lineRule="auto"/>
        <w:ind w:firstLineChars="200" w:firstLine="480"/>
        <w:rPr>
          <w:rFonts w:ascii="宋体" w:eastAsia="宋体" w:hAnsi="宋体"/>
          <w:sz w:val="24"/>
          <w:szCs w:val="24"/>
        </w:rPr>
      </w:pPr>
      <w:r>
        <w:rPr>
          <w:rFonts w:ascii="宋体" w:eastAsia="宋体" w:hAnsi="宋体" w:hint="eastAsia"/>
          <w:sz w:val="24"/>
          <w:szCs w:val="24"/>
        </w:rPr>
        <w:t>（3）</w:t>
      </w:r>
      <w:r w:rsidR="005848A3" w:rsidRPr="00757CE1">
        <w:rPr>
          <w:rFonts w:ascii="宋体" w:eastAsia="宋体" w:hAnsi="宋体" w:hint="eastAsia"/>
          <w:sz w:val="24"/>
          <w:szCs w:val="24"/>
        </w:rPr>
        <w:t>规则</w:t>
      </w:r>
      <w:r w:rsidR="00DC5871" w:rsidRPr="00757CE1">
        <w:rPr>
          <w:rFonts w:ascii="宋体" w:eastAsia="宋体" w:hAnsi="宋体" w:hint="eastAsia"/>
          <w:sz w:val="24"/>
          <w:szCs w:val="24"/>
        </w:rPr>
        <w:t>命中</w:t>
      </w:r>
      <w:r w:rsidR="005848A3" w:rsidRPr="00757CE1">
        <w:rPr>
          <w:rFonts w:ascii="宋体" w:eastAsia="宋体" w:hAnsi="宋体" w:hint="eastAsia"/>
          <w:sz w:val="24"/>
          <w:szCs w:val="24"/>
        </w:rPr>
        <w:t>记录</w:t>
      </w:r>
      <w:r w:rsidR="00DC5871" w:rsidRPr="00757CE1">
        <w:rPr>
          <w:rFonts w:ascii="宋体" w:eastAsia="宋体" w:hAnsi="宋体" w:hint="eastAsia"/>
          <w:sz w:val="24"/>
          <w:szCs w:val="24"/>
        </w:rPr>
        <w:t>表</w:t>
      </w:r>
      <w:bookmarkStart w:id="305" w:name="OLE_LINK6"/>
      <w:bookmarkStart w:id="306" w:name="OLE_LINK7"/>
      <w:r w:rsidR="00F952D3" w:rsidRPr="00757CE1">
        <w:rPr>
          <w:rFonts w:ascii="宋体" w:eastAsia="宋体" w:hAnsi="宋体" w:hint="eastAsia"/>
          <w:sz w:val="24"/>
          <w:szCs w:val="24"/>
        </w:rPr>
        <w:t>rule</w:t>
      </w:r>
      <w:r w:rsidR="00F952D3" w:rsidRPr="00757CE1">
        <w:rPr>
          <w:rFonts w:ascii="宋体" w:eastAsia="宋体" w:hAnsi="宋体"/>
          <w:sz w:val="24"/>
          <w:szCs w:val="24"/>
        </w:rPr>
        <w:t>_hit</w:t>
      </w:r>
      <w:bookmarkEnd w:id="305"/>
      <w:bookmarkEnd w:id="306"/>
      <w:r w:rsidR="00F952D3" w:rsidRPr="00757CE1">
        <w:rPr>
          <w:rFonts w:ascii="宋体" w:eastAsia="宋体" w:hAnsi="宋体" w:hint="eastAsia"/>
          <w:sz w:val="24"/>
          <w:szCs w:val="24"/>
        </w:rPr>
        <w:t>存储订单命中规则</w:t>
      </w:r>
      <w:r w:rsidR="00757CE1" w:rsidRPr="00757CE1">
        <w:rPr>
          <w:rFonts w:ascii="宋体" w:eastAsia="宋体" w:hAnsi="宋体" w:hint="eastAsia"/>
          <w:sz w:val="24"/>
          <w:szCs w:val="24"/>
        </w:rPr>
        <w:t>记录。r</w:t>
      </w:r>
      <w:r w:rsidR="00757CE1" w:rsidRPr="00757CE1">
        <w:rPr>
          <w:rFonts w:ascii="宋体" w:eastAsia="宋体" w:hAnsi="宋体"/>
          <w:sz w:val="24"/>
          <w:szCs w:val="24"/>
        </w:rPr>
        <w:t>ule</w:t>
      </w:r>
      <w:r w:rsidR="00757CE1" w:rsidRPr="00757CE1">
        <w:rPr>
          <w:rFonts w:ascii="宋体" w:eastAsia="宋体" w:hAnsi="宋体" w:hint="eastAsia"/>
          <w:sz w:val="24"/>
          <w:szCs w:val="24"/>
        </w:rPr>
        <w:t>_</w:t>
      </w:r>
      <w:r w:rsidR="00757CE1" w:rsidRPr="00757CE1">
        <w:rPr>
          <w:rFonts w:ascii="宋体" w:eastAsia="宋体" w:hAnsi="宋体"/>
          <w:sz w:val="24"/>
          <w:szCs w:val="24"/>
        </w:rPr>
        <w:t>hit</w:t>
      </w:r>
      <w:r w:rsidR="00757CE1" w:rsidRPr="00757CE1">
        <w:rPr>
          <w:rFonts w:ascii="宋体" w:eastAsia="宋体" w:hAnsi="宋体" w:hint="eastAsia"/>
          <w:sz w:val="24"/>
          <w:szCs w:val="24"/>
        </w:rPr>
        <w:t>表主要做查询使用，由于饿了么一天的数据量为千万量级</w:t>
      </w:r>
      <w:r w:rsidR="00757CE1">
        <w:rPr>
          <w:rFonts w:ascii="宋体" w:eastAsia="宋体" w:hAnsi="宋体" w:hint="eastAsia"/>
          <w:sz w:val="24"/>
          <w:szCs w:val="24"/>
        </w:rPr>
        <w:t>，为了加快查询速度，</w:t>
      </w:r>
      <w:r w:rsidR="00A80EC6">
        <w:rPr>
          <w:rFonts w:ascii="宋体" w:eastAsia="宋体" w:hAnsi="宋体" w:hint="eastAsia"/>
          <w:sz w:val="24"/>
          <w:szCs w:val="24"/>
        </w:rPr>
        <w:t>需要对高频关键字做索引</w:t>
      </w:r>
      <w:r w:rsidR="006F50ED">
        <w:rPr>
          <w:rFonts w:ascii="宋体" w:eastAsia="宋体" w:hAnsi="宋体" w:hint="eastAsia"/>
          <w:sz w:val="24"/>
          <w:szCs w:val="24"/>
        </w:rPr>
        <w:t>。</w:t>
      </w:r>
      <w:r w:rsidR="007367ED">
        <w:rPr>
          <w:rFonts w:ascii="宋体" w:eastAsia="宋体" w:hAnsi="宋体" w:hint="eastAsia"/>
          <w:sz w:val="24"/>
          <w:szCs w:val="24"/>
        </w:rPr>
        <w:t>结合需求分析，得出的结论为order</w:t>
      </w:r>
      <w:r w:rsidR="007367ED">
        <w:rPr>
          <w:rFonts w:ascii="宋体" w:eastAsia="宋体" w:hAnsi="宋体"/>
          <w:sz w:val="24"/>
          <w:szCs w:val="24"/>
        </w:rPr>
        <w:t>_id</w:t>
      </w:r>
      <w:r w:rsidR="007367ED">
        <w:rPr>
          <w:rFonts w:ascii="宋体" w:eastAsia="宋体" w:hAnsi="宋体" w:hint="eastAsia"/>
          <w:sz w:val="24"/>
          <w:szCs w:val="24"/>
        </w:rPr>
        <w:t>是一个潜在的高频查询关键字，因此，需要对order</w:t>
      </w:r>
      <w:r w:rsidR="007367ED">
        <w:rPr>
          <w:rFonts w:ascii="宋体" w:eastAsia="宋体" w:hAnsi="宋体"/>
          <w:sz w:val="24"/>
          <w:szCs w:val="24"/>
        </w:rPr>
        <w:t>_id</w:t>
      </w:r>
      <w:r w:rsidR="007367ED">
        <w:rPr>
          <w:rFonts w:ascii="宋体" w:eastAsia="宋体" w:hAnsi="宋体" w:hint="eastAsia"/>
          <w:sz w:val="24"/>
          <w:szCs w:val="24"/>
        </w:rPr>
        <w:t>加索引。</w:t>
      </w:r>
      <w:r w:rsidR="00465229">
        <w:rPr>
          <w:rFonts w:ascii="宋体" w:eastAsia="宋体" w:hAnsi="宋体" w:hint="eastAsia"/>
          <w:sz w:val="24"/>
          <w:szCs w:val="24"/>
        </w:rPr>
        <w:t>rule</w:t>
      </w:r>
      <w:r w:rsidR="00465229">
        <w:rPr>
          <w:rFonts w:ascii="宋体" w:eastAsia="宋体" w:hAnsi="宋体"/>
          <w:sz w:val="24"/>
          <w:szCs w:val="24"/>
        </w:rPr>
        <w:t>_hit</w:t>
      </w:r>
      <w:r w:rsidR="00465229">
        <w:rPr>
          <w:rFonts w:ascii="宋体" w:eastAsia="宋体" w:hAnsi="宋体" w:hint="eastAsia"/>
          <w:sz w:val="24"/>
          <w:szCs w:val="24"/>
        </w:rPr>
        <w:t>表结构如表3.23所示。</w:t>
      </w:r>
    </w:p>
    <w:p w14:paraId="58589B8A" w14:textId="0FB50C49" w:rsidR="00933C7A" w:rsidRPr="00444355" w:rsidRDefault="00933C7A" w:rsidP="00933C7A">
      <w:pPr>
        <w:jc w:val="center"/>
        <w:rPr>
          <w:rFonts w:ascii="宋体" w:eastAsia="宋体" w:hAnsi="宋体"/>
        </w:rPr>
      </w:pPr>
      <w:r w:rsidRPr="00444355">
        <w:rPr>
          <w:rFonts w:ascii="宋体" w:eastAsia="宋体" w:hAnsi="宋体" w:hint="eastAsia"/>
        </w:rPr>
        <w:t>表3.23</w:t>
      </w:r>
      <w:r w:rsidR="00444355" w:rsidRPr="00444355">
        <w:rPr>
          <w:rFonts w:ascii="宋体" w:eastAsia="宋体" w:hAnsi="宋体"/>
        </w:rPr>
        <w:t xml:space="preserve"> </w:t>
      </w:r>
      <w:r w:rsidR="00444355" w:rsidRPr="00444355">
        <w:rPr>
          <w:rFonts w:ascii="宋体" w:eastAsia="宋体" w:hAnsi="宋体" w:hint="eastAsia"/>
        </w:rPr>
        <w:t>rule</w:t>
      </w:r>
      <w:r w:rsidR="00444355" w:rsidRPr="00444355">
        <w:rPr>
          <w:rFonts w:ascii="宋体" w:eastAsia="宋体" w:hAnsi="宋体"/>
        </w:rPr>
        <w:t>_hit</w:t>
      </w:r>
      <w:r w:rsidR="00444355" w:rsidRPr="00444355">
        <w:rPr>
          <w:rFonts w:ascii="宋体" w:eastAsia="宋体" w:hAnsi="宋体" w:hint="eastAsia"/>
        </w:rPr>
        <w:t>表结构</w:t>
      </w:r>
    </w:p>
    <w:tbl>
      <w:tblPr>
        <w:tblStyle w:val="af3"/>
        <w:tblW w:w="0" w:type="auto"/>
        <w:tblLook w:val="04A0" w:firstRow="1" w:lastRow="0" w:firstColumn="1" w:lastColumn="0" w:noHBand="0" w:noVBand="1"/>
      </w:tblPr>
      <w:tblGrid>
        <w:gridCol w:w="2344"/>
        <w:gridCol w:w="2008"/>
        <w:gridCol w:w="1861"/>
        <w:gridCol w:w="2083"/>
      </w:tblGrid>
      <w:tr w:rsidR="00897CAF" w:rsidRPr="00444355" w14:paraId="402BA784" w14:textId="77777777" w:rsidTr="00897CAF">
        <w:tc>
          <w:tcPr>
            <w:tcW w:w="2344" w:type="dxa"/>
          </w:tcPr>
          <w:p w14:paraId="3B1645C0" w14:textId="2A39085E" w:rsidR="00897CAF" w:rsidRPr="00444355" w:rsidRDefault="00897CAF" w:rsidP="004C6632">
            <w:pPr>
              <w:rPr>
                <w:rFonts w:ascii="宋体" w:eastAsia="宋体" w:hAnsi="宋体"/>
              </w:rPr>
            </w:pPr>
            <w:r w:rsidRPr="00444355">
              <w:rPr>
                <w:rFonts w:ascii="宋体" w:eastAsia="宋体" w:hAnsi="宋体" w:hint="eastAsia"/>
              </w:rPr>
              <w:t>字段名</w:t>
            </w:r>
          </w:p>
        </w:tc>
        <w:tc>
          <w:tcPr>
            <w:tcW w:w="2008" w:type="dxa"/>
          </w:tcPr>
          <w:p w14:paraId="607E9CA8" w14:textId="12FF588D" w:rsidR="00897CAF" w:rsidRPr="00444355" w:rsidRDefault="00897CAF" w:rsidP="004C6632">
            <w:pPr>
              <w:rPr>
                <w:rFonts w:ascii="宋体" w:eastAsia="宋体" w:hAnsi="宋体"/>
              </w:rPr>
            </w:pPr>
            <w:r w:rsidRPr="00444355">
              <w:rPr>
                <w:rFonts w:ascii="宋体" w:eastAsia="宋体" w:hAnsi="宋体" w:hint="eastAsia"/>
              </w:rPr>
              <w:t>类型</w:t>
            </w:r>
          </w:p>
        </w:tc>
        <w:tc>
          <w:tcPr>
            <w:tcW w:w="1861" w:type="dxa"/>
          </w:tcPr>
          <w:p w14:paraId="2D6A8FDD" w14:textId="65BEFC1A" w:rsidR="00897CAF" w:rsidRPr="00444355" w:rsidRDefault="00897CAF" w:rsidP="004C6632">
            <w:pPr>
              <w:rPr>
                <w:rFonts w:ascii="宋体" w:eastAsia="宋体" w:hAnsi="宋体"/>
              </w:rPr>
            </w:pPr>
            <w:r>
              <w:rPr>
                <w:rFonts w:ascii="宋体" w:eastAsia="宋体" w:hAnsi="宋体" w:hint="eastAsia"/>
              </w:rPr>
              <w:t>是否允许为空</w:t>
            </w:r>
          </w:p>
        </w:tc>
        <w:tc>
          <w:tcPr>
            <w:tcW w:w="2083" w:type="dxa"/>
          </w:tcPr>
          <w:p w14:paraId="744CC4ED" w14:textId="4F528FFC" w:rsidR="00897CAF" w:rsidRPr="00444355" w:rsidRDefault="00897CAF" w:rsidP="004C6632">
            <w:pPr>
              <w:rPr>
                <w:rFonts w:ascii="宋体" w:eastAsia="宋体" w:hAnsi="宋体"/>
              </w:rPr>
            </w:pPr>
            <w:r w:rsidRPr="00444355">
              <w:rPr>
                <w:rFonts w:ascii="宋体" w:eastAsia="宋体" w:hAnsi="宋体" w:hint="eastAsia"/>
              </w:rPr>
              <w:t>描述</w:t>
            </w:r>
          </w:p>
        </w:tc>
      </w:tr>
      <w:tr w:rsidR="00897CAF" w:rsidRPr="00444355" w14:paraId="39DC9E1C" w14:textId="77777777" w:rsidTr="00897CAF">
        <w:tc>
          <w:tcPr>
            <w:tcW w:w="2344" w:type="dxa"/>
          </w:tcPr>
          <w:p w14:paraId="65C650B0" w14:textId="288FAEC8"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c>
          <w:tcPr>
            <w:tcW w:w="2008" w:type="dxa"/>
          </w:tcPr>
          <w:p w14:paraId="041252B2" w14:textId="34396EAA"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61" w:type="dxa"/>
          </w:tcPr>
          <w:p w14:paraId="50091C5E" w14:textId="5C5B06D2"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4DFB3993" w14:textId="6C1DD88A"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r>
      <w:tr w:rsidR="00897CAF" w:rsidRPr="00444355" w14:paraId="0C963F10" w14:textId="77777777" w:rsidTr="00897CAF">
        <w:tc>
          <w:tcPr>
            <w:tcW w:w="2344" w:type="dxa"/>
          </w:tcPr>
          <w:p w14:paraId="5FAA6C9D" w14:textId="089118E5" w:rsidR="00897CAF" w:rsidRPr="00444355" w:rsidRDefault="00897CAF" w:rsidP="004C6632">
            <w:pPr>
              <w:rPr>
                <w:rFonts w:ascii="宋体" w:eastAsia="宋体" w:hAnsi="宋体"/>
              </w:rPr>
            </w:pPr>
            <w:r w:rsidRPr="00444355">
              <w:rPr>
                <w:rFonts w:ascii="宋体" w:eastAsia="宋体" w:hAnsi="宋体"/>
              </w:rPr>
              <w:t>O</w:t>
            </w:r>
            <w:r w:rsidRPr="00444355">
              <w:rPr>
                <w:rFonts w:ascii="宋体" w:eastAsia="宋体" w:hAnsi="宋体" w:hint="eastAsia"/>
              </w:rPr>
              <w:t>rder</w:t>
            </w:r>
            <w:r w:rsidRPr="00444355">
              <w:rPr>
                <w:rFonts w:ascii="宋体" w:eastAsia="宋体" w:hAnsi="宋体"/>
              </w:rPr>
              <w:t>_id</w:t>
            </w:r>
          </w:p>
        </w:tc>
        <w:tc>
          <w:tcPr>
            <w:tcW w:w="2008" w:type="dxa"/>
          </w:tcPr>
          <w:p w14:paraId="2815B813" w14:textId="262A3001" w:rsidR="00897CAF" w:rsidRPr="00444355" w:rsidRDefault="00897CAF" w:rsidP="004C6632">
            <w:pPr>
              <w:rPr>
                <w:rFonts w:ascii="宋体" w:eastAsia="宋体" w:hAnsi="宋体"/>
              </w:rPr>
            </w:pPr>
            <w:r w:rsidRPr="00444355">
              <w:rPr>
                <w:rFonts w:ascii="宋体" w:eastAsia="宋体" w:hAnsi="宋体"/>
              </w:rPr>
              <w:t>Long</w:t>
            </w:r>
          </w:p>
        </w:tc>
        <w:tc>
          <w:tcPr>
            <w:tcW w:w="1861" w:type="dxa"/>
          </w:tcPr>
          <w:p w14:paraId="6BEBE0AE" w14:textId="1A237940"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6443801A" w14:textId="08923445" w:rsidR="00897CAF" w:rsidRPr="00444355" w:rsidRDefault="00897CAF" w:rsidP="004C6632">
            <w:pPr>
              <w:rPr>
                <w:rFonts w:ascii="宋体" w:eastAsia="宋体" w:hAnsi="宋体"/>
              </w:rPr>
            </w:pPr>
            <w:r w:rsidRPr="00444355">
              <w:rPr>
                <w:rFonts w:ascii="宋体" w:eastAsia="宋体" w:hAnsi="宋体" w:hint="eastAsia"/>
              </w:rPr>
              <w:t>订单id</w:t>
            </w:r>
          </w:p>
        </w:tc>
      </w:tr>
      <w:tr w:rsidR="00897CAF" w:rsidRPr="00444355" w14:paraId="2C379202" w14:textId="77777777" w:rsidTr="00897CAF">
        <w:tc>
          <w:tcPr>
            <w:tcW w:w="2344" w:type="dxa"/>
          </w:tcPr>
          <w:p w14:paraId="7AFE0593" w14:textId="19AE0726" w:rsidR="00897CAF" w:rsidRPr="00444355" w:rsidRDefault="00897CAF" w:rsidP="004C6632">
            <w:pPr>
              <w:rPr>
                <w:rFonts w:ascii="宋体" w:eastAsia="宋体" w:hAnsi="宋体"/>
              </w:rPr>
            </w:pPr>
            <w:r w:rsidRPr="00444355">
              <w:rPr>
                <w:rFonts w:ascii="宋体" w:eastAsia="宋体" w:hAnsi="宋体"/>
              </w:rPr>
              <w:t>S</w:t>
            </w:r>
            <w:r w:rsidRPr="00444355">
              <w:rPr>
                <w:rFonts w:ascii="宋体" w:eastAsia="宋体" w:hAnsi="宋体" w:hint="eastAsia"/>
              </w:rPr>
              <w:t>cene</w:t>
            </w:r>
            <w:r w:rsidRPr="00444355">
              <w:rPr>
                <w:rFonts w:ascii="宋体" w:eastAsia="宋体" w:hAnsi="宋体"/>
              </w:rPr>
              <w:t>_id</w:t>
            </w:r>
          </w:p>
        </w:tc>
        <w:tc>
          <w:tcPr>
            <w:tcW w:w="2008" w:type="dxa"/>
          </w:tcPr>
          <w:p w14:paraId="7E28E484" w14:textId="6B642661"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61" w:type="dxa"/>
          </w:tcPr>
          <w:p w14:paraId="4101F150" w14:textId="2D280623"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01D38F92" w14:textId="53175418" w:rsidR="00897CAF" w:rsidRPr="00444355" w:rsidRDefault="00897CAF" w:rsidP="004C6632">
            <w:pPr>
              <w:rPr>
                <w:rFonts w:ascii="宋体" w:eastAsia="宋体" w:hAnsi="宋体"/>
              </w:rPr>
            </w:pPr>
            <w:r w:rsidRPr="00444355">
              <w:rPr>
                <w:rFonts w:ascii="宋体" w:eastAsia="宋体" w:hAnsi="宋体" w:hint="eastAsia"/>
              </w:rPr>
              <w:t>场景id</w:t>
            </w:r>
          </w:p>
        </w:tc>
      </w:tr>
      <w:tr w:rsidR="00897CAF" w:rsidRPr="00444355" w14:paraId="0216D18F" w14:textId="77777777" w:rsidTr="00897CAF">
        <w:tc>
          <w:tcPr>
            <w:tcW w:w="2344" w:type="dxa"/>
          </w:tcPr>
          <w:p w14:paraId="6AE91285" w14:textId="4D18B9AA" w:rsidR="00897CAF" w:rsidRPr="00444355" w:rsidRDefault="00897CAF" w:rsidP="004C6632">
            <w:pPr>
              <w:rPr>
                <w:rFonts w:ascii="宋体" w:eastAsia="宋体" w:hAnsi="宋体"/>
              </w:rPr>
            </w:pPr>
            <w:r w:rsidRPr="00444355">
              <w:rPr>
                <w:rFonts w:ascii="宋体" w:eastAsia="宋体" w:hAnsi="宋体"/>
              </w:rPr>
              <w:t>S</w:t>
            </w:r>
            <w:r w:rsidRPr="00444355">
              <w:rPr>
                <w:rFonts w:ascii="宋体" w:eastAsia="宋体" w:hAnsi="宋体" w:hint="eastAsia"/>
              </w:rPr>
              <w:t>cene_code</w:t>
            </w:r>
          </w:p>
        </w:tc>
        <w:tc>
          <w:tcPr>
            <w:tcW w:w="2008" w:type="dxa"/>
          </w:tcPr>
          <w:p w14:paraId="0A786737" w14:textId="2D5E7DAC"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nt</w:t>
            </w:r>
          </w:p>
        </w:tc>
        <w:tc>
          <w:tcPr>
            <w:tcW w:w="1861" w:type="dxa"/>
          </w:tcPr>
          <w:p w14:paraId="6BD6C1CD" w14:textId="33677A7D"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481C55DD" w14:textId="029366AE" w:rsidR="00897CAF" w:rsidRPr="00444355" w:rsidRDefault="00897CAF" w:rsidP="004C6632">
            <w:pPr>
              <w:rPr>
                <w:rFonts w:ascii="宋体" w:eastAsia="宋体" w:hAnsi="宋体"/>
              </w:rPr>
            </w:pPr>
            <w:r w:rsidRPr="00444355">
              <w:rPr>
                <w:rFonts w:ascii="宋体" w:eastAsia="宋体" w:hAnsi="宋体" w:hint="eastAsia"/>
              </w:rPr>
              <w:t>场景code</w:t>
            </w:r>
          </w:p>
        </w:tc>
      </w:tr>
      <w:tr w:rsidR="00897CAF" w:rsidRPr="00444355" w14:paraId="2054F201" w14:textId="77777777" w:rsidTr="00897CAF">
        <w:tc>
          <w:tcPr>
            <w:tcW w:w="2344" w:type="dxa"/>
          </w:tcPr>
          <w:p w14:paraId="40721F5C" w14:textId="1D98787A" w:rsidR="00897CAF" w:rsidRPr="00444355" w:rsidRDefault="00897CAF" w:rsidP="004C6632">
            <w:pPr>
              <w:rPr>
                <w:rFonts w:ascii="宋体" w:eastAsia="宋体" w:hAnsi="宋体"/>
              </w:rPr>
            </w:pPr>
            <w:r w:rsidRPr="00444355">
              <w:rPr>
                <w:rFonts w:ascii="宋体" w:eastAsia="宋体" w:hAnsi="宋体"/>
              </w:rPr>
              <w:t>O</w:t>
            </w:r>
            <w:r w:rsidRPr="00444355">
              <w:rPr>
                <w:rFonts w:ascii="宋体" w:eastAsia="宋体" w:hAnsi="宋体" w:hint="eastAsia"/>
              </w:rPr>
              <w:t>ccure_time</w:t>
            </w:r>
          </w:p>
        </w:tc>
        <w:tc>
          <w:tcPr>
            <w:tcW w:w="2008" w:type="dxa"/>
          </w:tcPr>
          <w:p w14:paraId="7529E00B" w14:textId="7ACA4F06"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61" w:type="dxa"/>
          </w:tcPr>
          <w:p w14:paraId="2E8755B2" w14:textId="0DF63322"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6284EBBF" w14:textId="28D5D634" w:rsidR="00897CAF" w:rsidRPr="00444355" w:rsidRDefault="00897CAF" w:rsidP="004C6632">
            <w:pPr>
              <w:rPr>
                <w:rFonts w:ascii="宋体" w:eastAsia="宋体" w:hAnsi="宋体"/>
              </w:rPr>
            </w:pPr>
            <w:r w:rsidRPr="00444355">
              <w:rPr>
                <w:rFonts w:ascii="宋体" w:eastAsia="宋体" w:hAnsi="宋体" w:hint="eastAsia"/>
              </w:rPr>
              <w:t>出现时间</w:t>
            </w:r>
          </w:p>
        </w:tc>
      </w:tr>
      <w:tr w:rsidR="00897CAF" w:rsidRPr="00444355" w14:paraId="24FC72EE" w14:textId="77777777" w:rsidTr="00897CAF">
        <w:tc>
          <w:tcPr>
            <w:tcW w:w="2344" w:type="dxa"/>
          </w:tcPr>
          <w:p w14:paraId="75D4CE40" w14:textId="7ABB6F92" w:rsidR="00897CAF" w:rsidRPr="00444355" w:rsidRDefault="00897CAF" w:rsidP="004C6632">
            <w:pPr>
              <w:rPr>
                <w:rFonts w:ascii="宋体" w:eastAsia="宋体" w:hAnsi="宋体"/>
              </w:rPr>
            </w:pPr>
            <w:r w:rsidRPr="00444355">
              <w:rPr>
                <w:rFonts w:ascii="宋体" w:eastAsia="宋体" w:hAnsi="宋体"/>
              </w:rPr>
              <w:t>A</w:t>
            </w:r>
            <w:r w:rsidRPr="00444355">
              <w:rPr>
                <w:rFonts w:ascii="宋体" w:eastAsia="宋体" w:hAnsi="宋体" w:hint="eastAsia"/>
              </w:rPr>
              <w:t>ction</w:t>
            </w:r>
            <w:r w:rsidRPr="00444355">
              <w:rPr>
                <w:rFonts w:ascii="宋体" w:eastAsia="宋体" w:hAnsi="宋体"/>
              </w:rPr>
              <w:t>_result</w:t>
            </w:r>
          </w:p>
        </w:tc>
        <w:tc>
          <w:tcPr>
            <w:tcW w:w="2008" w:type="dxa"/>
          </w:tcPr>
          <w:p w14:paraId="7FF96ECC" w14:textId="555D9DA9" w:rsidR="00897CAF" w:rsidRPr="00444355" w:rsidRDefault="00897CAF" w:rsidP="004C6632">
            <w:pPr>
              <w:rPr>
                <w:rFonts w:ascii="宋体" w:eastAsia="宋体" w:hAnsi="宋体"/>
              </w:rPr>
            </w:pPr>
            <w:r w:rsidRPr="00444355">
              <w:rPr>
                <w:rFonts w:ascii="宋体" w:eastAsia="宋体" w:hAnsi="宋体"/>
              </w:rPr>
              <w:t>Text</w:t>
            </w:r>
          </w:p>
        </w:tc>
        <w:tc>
          <w:tcPr>
            <w:tcW w:w="1861" w:type="dxa"/>
          </w:tcPr>
          <w:p w14:paraId="2EAE27B9" w14:textId="7C447D5C"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1F1C8A90" w14:textId="5A360732" w:rsidR="00897CAF" w:rsidRPr="00444355" w:rsidRDefault="00897CAF" w:rsidP="004C6632">
            <w:pPr>
              <w:rPr>
                <w:rFonts w:ascii="宋体" w:eastAsia="宋体" w:hAnsi="宋体"/>
              </w:rPr>
            </w:pPr>
            <w:r w:rsidRPr="00444355">
              <w:rPr>
                <w:rFonts w:ascii="宋体" w:eastAsia="宋体" w:hAnsi="宋体"/>
              </w:rPr>
              <w:t>A</w:t>
            </w:r>
            <w:r w:rsidRPr="00444355">
              <w:rPr>
                <w:rFonts w:ascii="宋体" w:eastAsia="宋体" w:hAnsi="宋体" w:hint="eastAsia"/>
              </w:rPr>
              <w:t>ction</w:t>
            </w:r>
            <w:r>
              <w:rPr>
                <w:rFonts w:ascii="宋体" w:eastAsia="宋体" w:hAnsi="宋体" w:hint="eastAsia"/>
              </w:rPr>
              <w:t>执行</w:t>
            </w:r>
            <w:r w:rsidRPr="00444355">
              <w:rPr>
                <w:rFonts w:ascii="宋体" w:eastAsia="宋体" w:hAnsi="宋体" w:hint="eastAsia"/>
              </w:rPr>
              <w:t>结果</w:t>
            </w:r>
          </w:p>
        </w:tc>
      </w:tr>
      <w:tr w:rsidR="00897CAF" w:rsidRPr="00444355" w14:paraId="034FB2E1" w14:textId="77777777" w:rsidTr="00897CAF">
        <w:tc>
          <w:tcPr>
            <w:tcW w:w="2344" w:type="dxa"/>
          </w:tcPr>
          <w:p w14:paraId="3C02C25D" w14:textId="7A1A0FCE" w:rsidR="00897CAF" w:rsidRPr="00444355" w:rsidRDefault="00897CAF" w:rsidP="004C6632">
            <w:pPr>
              <w:rPr>
                <w:rFonts w:ascii="宋体" w:eastAsia="宋体" w:hAnsi="宋体"/>
              </w:rPr>
            </w:pPr>
            <w:r w:rsidRPr="00444355">
              <w:rPr>
                <w:rFonts w:ascii="宋体" w:eastAsia="宋体" w:hAnsi="宋体" w:hint="eastAsia"/>
              </w:rPr>
              <w:t>timeout</w:t>
            </w:r>
          </w:p>
        </w:tc>
        <w:tc>
          <w:tcPr>
            <w:tcW w:w="2008" w:type="dxa"/>
          </w:tcPr>
          <w:p w14:paraId="50E7456C" w14:textId="5CF28482"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61" w:type="dxa"/>
          </w:tcPr>
          <w:p w14:paraId="5122C429" w14:textId="0C703B5B" w:rsidR="00897CAF" w:rsidRPr="00444355" w:rsidRDefault="00897CAF" w:rsidP="004C6632">
            <w:pPr>
              <w:rPr>
                <w:rFonts w:ascii="宋体" w:eastAsia="宋体" w:hAnsi="宋体"/>
              </w:rPr>
            </w:pPr>
            <w:r>
              <w:rPr>
                <w:rFonts w:ascii="宋体" w:eastAsia="宋体" w:hAnsi="宋体" w:hint="eastAsia"/>
              </w:rPr>
              <w:t>否</w:t>
            </w:r>
          </w:p>
        </w:tc>
        <w:tc>
          <w:tcPr>
            <w:tcW w:w="2083" w:type="dxa"/>
          </w:tcPr>
          <w:p w14:paraId="535F1FB1" w14:textId="6A36BDF8" w:rsidR="00897CAF" w:rsidRPr="00444355" w:rsidRDefault="00897CAF" w:rsidP="004C6632">
            <w:pPr>
              <w:rPr>
                <w:rFonts w:ascii="宋体" w:eastAsia="宋体" w:hAnsi="宋体"/>
              </w:rPr>
            </w:pPr>
            <w:r w:rsidRPr="00444355">
              <w:rPr>
                <w:rFonts w:ascii="宋体" w:eastAsia="宋体" w:hAnsi="宋体" w:hint="eastAsia"/>
              </w:rPr>
              <w:t>超时时间</w:t>
            </w:r>
          </w:p>
        </w:tc>
      </w:tr>
      <w:tr w:rsidR="00897CAF" w:rsidRPr="00444355" w14:paraId="0E8ECB7F" w14:textId="77777777" w:rsidTr="00897CAF">
        <w:tc>
          <w:tcPr>
            <w:tcW w:w="2344" w:type="dxa"/>
          </w:tcPr>
          <w:p w14:paraId="28DF1EE0" w14:textId="547FDF28" w:rsidR="00897CAF" w:rsidRPr="00444355" w:rsidRDefault="00897CAF" w:rsidP="004C6632">
            <w:pPr>
              <w:rPr>
                <w:rFonts w:ascii="宋体" w:eastAsia="宋体" w:hAnsi="宋体"/>
              </w:rPr>
            </w:pPr>
            <w:r w:rsidRPr="00444355">
              <w:rPr>
                <w:rFonts w:ascii="宋体" w:eastAsia="宋体" w:hAnsi="宋体"/>
              </w:rPr>
              <w:t>D</w:t>
            </w:r>
            <w:r w:rsidRPr="00444355">
              <w:rPr>
                <w:rFonts w:ascii="宋体" w:eastAsia="宋体" w:hAnsi="宋体" w:hint="eastAsia"/>
              </w:rPr>
              <w:t>elay</w:t>
            </w:r>
          </w:p>
        </w:tc>
        <w:tc>
          <w:tcPr>
            <w:tcW w:w="2008" w:type="dxa"/>
          </w:tcPr>
          <w:p w14:paraId="12B04C1F" w14:textId="6788CE6E"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61" w:type="dxa"/>
          </w:tcPr>
          <w:p w14:paraId="5E5001A1" w14:textId="6C544C1B" w:rsidR="00897CAF" w:rsidRPr="00444355" w:rsidRDefault="00897CAF" w:rsidP="004C6632">
            <w:pPr>
              <w:rPr>
                <w:rFonts w:ascii="宋体" w:eastAsia="宋体" w:hAnsi="宋体"/>
              </w:rPr>
            </w:pPr>
            <w:r>
              <w:rPr>
                <w:rFonts w:ascii="宋体" w:eastAsia="宋体" w:hAnsi="宋体" w:hint="eastAsia"/>
              </w:rPr>
              <w:t>是</w:t>
            </w:r>
          </w:p>
        </w:tc>
        <w:tc>
          <w:tcPr>
            <w:tcW w:w="2083" w:type="dxa"/>
          </w:tcPr>
          <w:p w14:paraId="10650573" w14:textId="3DCC3668" w:rsidR="00897CAF" w:rsidRPr="00444355" w:rsidRDefault="00897CAF" w:rsidP="004C6632">
            <w:pPr>
              <w:rPr>
                <w:rFonts w:ascii="宋体" w:eastAsia="宋体" w:hAnsi="宋体"/>
              </w:rPr>
            </w:pPr>
            <w:r w:rsidRPr="00444355">
              <w:rPr>
                <w:rFonts w:ascii="宋体" w:eastAsia="宋体" w:hAnsi="宋体" w:hint="eastAsia"/>
              </w:rPr>
              <w:t>延迟回调时间</w:t>
            </w:r>
          </w:p>
        </w:tc>
      </w:tr>
    </w:tbl>
    <w:p w14:paraId="732A99E6" w14:textId="37E5D64C" w:rsidR="00DC5871" w:rsidRDefault="00DC5871" w:rsidP="004C6632"/>
    <w:p w14:paraId="28CEA0E4" w14:textId="60C135F2" w:rsidR="006027CF" w:rsidRPr="00444355" w:rsidRDefault="00D92665" w:rsidP="006027CF">
      <w:pPr>
        <w:spacing w:line="360" w:lineRule="auto"/>
        <w:ind w:firstLineChars="200" w:firstLine="480"/>
        <w:rPr>
          <w:rFonts w:ascii="宋体" w:eastAsia="宋体" w:hAnsi="宋体"/>
          <w:sz w:val="24"/>
          <w:szCs w:val="24"/>
        </w:rPr>
      </w:pPr>
      <w:r>
        <w:rPr>
          <w:rFonts w:ascii="宋体" w:eastAsia="宋体" w:hAnsi="宋体" w:hint="eastAsia"/>
          <w:sz w:val="24"/>
          <w:szCs w:val="24"/>
        </w:rPr>
        <w:t xml:space="preserve">（4） </w:t>
      </w:r>
      <w:r w:rsidR="006027CF">
        <w:rPr>
          <w:rFonts w:ascii="宋体" w:eastAsia="宋体" w:hAnsi="宋体" w:hint="eastAsia"/>
          <w:sz w:val="24"/>
          <w:szCs w:val="24"/>
        </w:rPr>
        <w:t>规则</w:t>
      </w:r>
      <w:r w:rsidR="00370112" w:rsidRPr="00444355">
        <w:rPr>
          <w:rFonts w:ascii="宋体" w:eastAsia="宋体" w:hAnsi="宋体" w:hint="eastAsia"/>
          <w:sz w:val="24"/>
          <w:szCs w:val="24"/>
        </w:rPr>
        <w:t>未命中表</w:t>
      </w:r>
      <w:r w:rsidR="006027CF">
        <w:rPr>
          <w:rFonts w:ascii="宋体" w:eastAsia="宋体" w:hAnsi="宋体" w:hint="eastAsia"/>
          <w:sz w:val="24"/>
          <w:szCs w:val="24"/>
        </w:rPr>
        <w:t>rule</w:t>
      </w:r>
      <w:r w:rsidR="006027CF">
        <w:rPr>
          <w:rFonts w:ascii="宋体" w:eastAsia="宋体" w:hAnsi="宋体"/>
          <w:sz w:val="24"/>
          <w:szCs w:val="24"/>
        </w:rPr>
        <w:t>_not</w:t>
      </w:r>
      <w:r w:rsidR="006027CF">
        <w:rPr>
          <w:rFonts w:ascii="宋体" w:eastAsia="宋体" w:hAnsi="宋体" w:hint="eastAsia"/>
          <w:sz w:val="24"/>
          <w:szCs w:val="24"/>
        </w:rPr>
        <w:t>_</w:t>
      </w:r>
      <w:r w:rsidR="006027CF">
        <w:rPr>
          <w:rFonts w:ascii="宋体" w:eastAsia="宋体" w:hAnsi="宋体"/>
          <w:sz w:val="24"/>
          <w:szCs w:val="24"/>
        </w:rPr>
        <w:t>hit</w:t>
      </w:r>
      <w:r w:rsidR="006027CF">
        <w:rPr>
          <w:rFonts w:ascii="宋体" w:eastAsia="宋体" w:hAnsi="宋体" w:hint="eastAsia"/>
          <w:sz w:val="24"/>
          <w:szCs w:val="24"/>
        </w:rPr>
        <w:t>存储订单未命中规则记录。rule</w:t>
      </w:r>
      <w:r w:rsidR="006027CF">
        <w:rPr>
          <w:rFonts w:ascii="宋体" w:eastAsia="宋体" w:hAnsi="宋体"/>
          <w:sz w:val="24"/>
          <w:szCs w:val="24"/>
        </w:rPr>
        <w:t>_not</w:t>
      </w:r>
      <w:r w:rsidR="006027CF">
        <w:rPr>
          <w:rFonts w:ascii="宋体" w:eastAsia="宋体" w:hAnsi="宋体" w:hint="eastAsia"/>
          <w:sz w:val="24"/>
          <w:szCs w:val="24"/>
        </w:rPr>
        <w:t>_</w:t>
      </w:r>
      <w:r w:rsidR="006027CF">
        <w:rPr>
          <w:rFonts w:ascii="宋体" w:eastAsia="宋体" w:hAnsi="宋体"/>
          <w:sz w:val="24"/>
          <w:szCs w:val="24"/>
        </w:rPr>
        <w:t>hit</w:t>
      </w:r>
      <w:r w:rsidR="006027CF">
        <w:rPr>
          <w:rFonts w:ascii="宋体" w:eastAsia="宋体" w:hAnsi="宋体" w:hint="eastAsia"/>
          <w:sz w:val="24"/>
          <w:szCs w:val="24"/>
        </w:rPr>
        <w:t>，</w:t>
      </w:r>
      <w:r w:rsidR="000E71B2">
        <w:rPr>
          <w:rFonts w:ascii="宋体" w:eastAsia="宋体" w:hAnsi="宋体" w:hint="eastAsia"/>
          <w:sz w:val="24"/>
          <w:szCs w:val="24"/>
        </w:rPr>
        <w:t>其中最主要的属性为fail_</w:t>
      </w:r>
      <w:r w:rsidR="000E71B2">
        <w:rPr>
          <w:rFonts w:ascii="宋体" w:eastAsia="宋体" w:hAnsi="宋体"/>
          <w:sz w:val="24"/>
          <w:szCs w:val="24"/>
        </w:rPr>
        <w:t>reason</w:t>
      </w:r>
      <w:r w:rsidR="000E71B2">
        <w:rPr>
          <w:rFonts w:ascii="宋体" w:eastAsia="宋体" w:hAnsi="宋体" w:hint="eastAsia"/>
          <w:sz w:val="24"/>
          <w:szCs w:val="24"/>
        </w:rPr>
        <w:t>，</w:t>
      </w:r>
      <w:r w:rsidR="00A93459">
        <w:rPr>
          <w:rFonts w:ascii="宋体" w:eastAsia="宋体" w:hAnsi="宋体" w:hint="eastAsia"/>
          <w:sz w:val="24"/>
          <w:szCs w:val="24"/>
        </w:rPr>
        <w:t>记录了匹配失败的原因</w:t>
      </w:r>
      <w:r w:rsidR="00E87981">
        <w:rPr>
          <w:rFonts w:ascii="宋体" w:eastAsia="宋体" w:hAnsi="宋体" w:hint="eastAsia"/>
          <w:sz w:val="24"/>
          <w:szCs w:val="24"/>
        </w:rPr>
        <w:t>，用户可以通过该属性来排查问题。</w:t>
      </w:r>
      <w:r>
        <w:rPr>
          <w:rFonts w:ascii="宋体" w:eastAsia="宋体" w:hAnsi="宋体" w:hint="eastAsia"/>
          <w:sz w:val="24"/>
          <w:szCs w:val="24"/>
        </w:rPr>
        <w:t>与</w:t>
      </w:r>
      <w:r>
        <w:rPr>
          <w:rFonts w:ascii="宋体" w:eastAsia="宋体" w:hAnsi="宋体" w:hint="eastAsia"/>
          <w:kern w:val="0"/>
          <w:sz w:val="24"/>
          <w:szCs w:val="24"/>
        </w:rPr>
        <w:t>rule_hit表类似的是，</w:t>
      </w:r>
      <w:r>
        <w:rPr>
          <w:rFonts w:ascii="宋体" w:eastAsia="宋体" w:hAnsi="宋体" w:hint="eastAsia"/>
          <w:sz w:val="24"/>
          <w:szCs w:val="24"/>
        </w:rPr>
        <w:t>rule</w:t>
      </w:r>
      <w:r>
        <w:rPr>
          <w:rFonts w:ascii="宋体" w:eastAsia="宋体" w:hAnsi="宋体"/>
          <w:sz w:val="24"/>
          <w:szCs w:val="24"/>
        </w:rPr>
        <w:t>_not</w:t>
      </w:r>
      <w:r>
        <w:rPr>
          <w:rFonts w:ascii="宋体" w:eastAsia="宋体" w:hAnsi="宋体" w:hint="eastAsia"/>
          <w:sz w:val="24"/>
          <w:szCs w:val="24"/>
        </w:rPr>
        <w:t>_</w:t>
      </w:r>
      <w:r>
        <w:rPr>
          <w:rFonts w:ascii="宋体" w:eastAsia="宋体" w:hAnsi="宋体"/>
          <w:sz w:val="24"/>
          <w:szCs w:val="24"/>
        </w:rPr>
        <w:t>hit</w:t>
      </w:r>
      <w:r>
        <w:rPr>
          <w:rFonts w:ascii="宋体" w:eastAsia="宋体" w:hAnsi="宋体" w:hint="eastAsia"/>
          <w:sz w:val="24"/>
          <w:szCs w:val="24"/>
        </w:rPr>
        <w:t>表会存放大量的数据，</w:t>
      </w:r>
      <w:r w:rsidR="004F5121">
        <w:rPr>
          <w:rFonts w:ascii="宋体" w:eastAsia="宋体" w:hAnsi="宋体" w:hint="eastAsia"/>
          <w:sz w:val="24"/>
          <w:szCs w:val="24"/>
        </w:rPr>
        <w:lastRenderedPageBreak/>
        <w:t>且order</w:t>
      </w:r>
      <w:r w:rsidR="004F5121">
        <w:rPr>
          <w:rFonts w:ascii="宋体" w:eastAsia="宋体" w:hAnsi="宋体"/>
          <w:sz w:val="24"/>
          <w:szCs w:val="24"/>
        </w:rPr>
        <w:t>_id</w:t>
      </w:r>
      <w:r w:rsidR="004F5121">
        <w:rPr>
          <w:rFonts w:ascii="宋体" w:eastAsia="宋体" w:hAnsi="宋体" w:hint="eastAsia"/>
          <w:sz w:val="24"/>
          <w:szCs w:val="24"/>
        </w:rPr>
        <w:t>为高频查询关键字，因此需要对order</w:t>
      </w:r>
      <w:r w:rsidR="004F5121">
        <w:rPr>
          <w:rFonts w:ascii="宋体" w:eastAsia="宋体" w:hAnsi="宋体"/>
          <w:sz w:val="24"/>
          <w:szCs w:val="24"/>
        </w:rPr>
        <w:t>_id</w:t>
      </w:r>
      <w:r w:rsidR="004F5121">
        <w:rPr>
          <w:rFonts w:ascii="宋体" w:eastAsia="宋体" w:hAnsi="宋体" w:hint="eastAsia"/>
          <w:sz w:val="24"/>
          <w:szCs w:val="24"/>
        </w:rPr>
        <w:t>加索引。</w:t>
      </w:r>
      <w:r w:rsidR="00052132">
        <w:rPr>
          <w:rFonts w:ascii="宋体" w:eastAsia="宋体" w:hAnsi="宋体" w:hint="eastAsia"/>
          <w:sz w:val="24"/>
          <w:szCs w:val="24"/>
        </w:rPr>
        <w:t>rule</w:t>
      </w:r>
      <w:r w:rsidR="00052132">
        <w:rPr>
          <w:rFonts w:ascii="宋体" w:eastAsia="宋体" w:hAnsi="宋体"/>
          <w:sz w:val="24"/>
          <w:szCs w:val="24"/>
        </w:rPr>
        <w:t>_not_hit</w:t>
      </w:r>
      <w:r w:rsidR="00052132">
        <w:rPr>
          <w:rFonts w:ascii="宋体" w:eastAsia="宋体" w:hAnsi="宋体" w:hint="eastAsia"/>
          <w:sz w:val="24"/>
          <w:szCs w:val="24"/>
        </w:rPr>
        <w:t>表</w:t>
      </w:r>
      <w:r w:rsidR="00F60F62">
        <w:rPr>
          <w:rFonts w:ascii="宋体" w:eastAsia="宋体" w:hAnsi="宋体" w:hint="eastAsia"/>
          <w:sz w:val="24"/>
          <w:szCs w:val="24"/>
        </w:rPr>
        <w:t>结构</w:t>
      </w:r>
      <w:r w:rsidR="00052132">
        <w:rPr>
          <w:rFonts w:ascii="宋体" w:eastAsia="宋体" w:hAnsi="宋体" w:hint="eastAsia"/>
          <w:sz w:val="24"/>
          <w:szCs w:val="24"/>
        </w:rPr>
        <w:t>如图3.24所示。</w:t>
      </w:r>
    </w:p>
    <w:p w14:paraId="76ADF7D4" w14:textId="578A21B3" w:rsidR="003C59BD" w:rsidRPr="00444355" w:rsidRDefault="003C59BD" w:rsidP="003C59BD">
      <w:pPr>
        <w:jc w:val="center"/>
        <w:rPr>
          <w:rFonts w:ascii="宋体" w:eastAsia="宋体" w:hAnsi="宋体"/>
          <w:szCs w:val="21"/>
        </w:rPr>
      </w:pPr>
      <w:r w:rsidRPr="00444355">
        <w:rPr>
          <w:rFonts w:ascii="宋体" w:eastAsia="宋体" w:hAnsi="宋体" w:hint="eastAsia"/>
          <w:szCs w:val="21"/>
        </w:rPr>
        <w:t>表3.24</w:t>
      </w:r>
      <w:r w:rsidR="00444355" w:rsidRPr="00444355">
        <w:rPr>
          <w:rFonts w:ascii="宋体" w:eastAsia="宋体" w:hAnsi="宋体"/>
          <w:szCs w:val="21"/>
        </w:rPr>
        <w:t xml:space="preserve"> </w:t>
      </w:r>
      <w:r w:rsidR="00444355" w:rsidRPr="00444355">
        <w:rPr>
          <w:rFonts w:ascii="宋体" w:eastAsia="宋体" w:hAnsi="宋体" w:hint="eastAsia"/>
          <w:szCs w:val="21"/>
        </w:rPr>
        <w:t>rule</w:t>
      </w:r>
      <w:r w:rsidR="00444355" w:rsidRPr="00444355">
        <w:rPr>
          <w:rFonts w:ascii="宋体" w:eastAsia="宋体" w:hAnsi="宋体"/>
          <w:szCs w:val="21"/>
        </w:rPr>
        <w:t>_not_hit</w:t>
      </w:r>
      <w:r w:rsidR="00444355" w:rsidRPr="00444355">
        <w:rPr>
          <w:rFonts w:ascii="宋体" w:eastAsia="宋体" w:hAnsi="宋体" w:hint="eastAsia"/>
          <w:szCs w:val="21"/>
        </w:rPr>
        <w:t>表结构</w:t>
      </w:r>
    </w:p>
    <w:tbl>
      <w:tblPr>
        <w:tblStyle w:val="af3"/>
        <w:tblW w:w="0" w:type="auto"/>
        <w:tblLook w:val="04A0" w:firstRow="1" w:lastRow="0" w:firstColumn="1" w:lastColumn="0" w:noHBand="0" w:noVBand="1"/>
      </w:tblPr>
      <w:tblGrid>
        <w:gridCol w:w="2294"/>
        <w:gridCol w:w="2047"/>
        <w:gridCol w:w="1908"/>
        <w:gridCol w:w="2047"/>
      </w:tblGrid>
      <w:tr w:rsidR="00897CAF" w:rsidRPr="00444355" w14:paraId="057D9776" w14:textId="77777777" w:rsidTr="00897CAF">
        <w:tc>
          <w:tcPr>
            <w:tcW w:w="2294" w:type="dxa"/>
          </w:tcPr>
          <w:p w14:paraId="2479EC30" w14:textId="2D4E5C16" w:rsidR="00897CAF" w:rsidRPr="00444355" w:rsidRDefault="00897CAF" w:rsidP="004C6632">
            <w:pPr>
              <w:rPr>
                <w:rFonts w:ascii="宋体" w:eastAsia="宋体" w:hAnsi="宋体"/>
                <w:szCs w:val="21"/>
              </w:rPr>
            </w:pPr>
            <w:r w:rsidRPr="00444355">
              <w:rPr>
                <w:rFonts w:ascii="宋体" w:eastAsia="宋体" w:hAnsi="宋体" w:hint="eastAsia"/>
                <w:szCs w:val="21"/>
              </w:rPr>
              <w:t>字段名</w:t>
            </w:r>
          </w:p>
        </w:tc>
        <w:tc>
          <w:tcPr>
            <w:tcW w:w="2047" w:type="dxa"/>
          </w:tcPr>
          <w:p w14:paraId="7466BD29" w14:textId="7504BD60" w:rsidR="00897CAF" w:rsidRPr="00444355" w:rsidRDefault="00897CAF" w:rsidP="004C6632">
            <w:pPr>
              <w:rPr>
                <w:rFonts w:ascii="宋体" w:eastAsia="宋体" w:hAnsi="宋体"/>
                <w:szCs w:val="21"/>
              </w:rPr>
            </w:pPr>
            <w:r w:rsidRPr="00444355">
              <w:rPr>
                <w:rFonts w:ascii="宋体" w:eastAsia="宋体" w:hAnsi="宋体" w:hint="eastAsia"/>
                <w:szCs w:val="21"/>
              </w:rPr>
              <w:t>类型</w:t>
            </w:r>
          </w:p>
        </w:tc>
        <w:tc>
          <w:tcPr>
            <w:tcW w:w="1908" w:type="dxa"/>
          </w:tcPr>
          <w:p w14:paraId="0947550A" w14:textId="44DD5C87" w:rsidR="00897CAF" w:rsidRPr="00444355" w:rsidRDefault="00897CAF" w:rsidP="004C6632">
            <w:pPr>
              <w:rPr>
                <w:rFonts w:ascii="宋体" w:eastAsia="宋体" w:hAnsi="宋体"/>
                <w:szCs w:val="21"/>
              </w:rPr>
            </w:pPr>
            <w:r>
              <w:rPr>
                <w:rFonts w:ascii="宋体" w:eastAsia="宋体" w:hAnsi="宋体" w:hint="eastAsia"/>
              </w:rPr>
              <w:t>是否允许为空</w:t>
            </w:r>
          </w:p>
        </w:tc>
        <w:tc>
          <w:tcPr>
            <w:tcW w:w="2047" w:type="dxa"/>
          </w:tcPr>
          <w:p w14:paraId="2473B1ED" w14:textId="131AE171" w:rsidR="00897CAF" w:rsidRPr="00444355" w:rsidRDefault="00897CAF" w:rsidP="004C6632">
            <w:pPr>
              <w:rPr>
                <w:rFonts w:ascii="宋体" w:eastAsia="宋体" w:hAnsi="宋体"/>
                <w:szCs w:val="21"/>
              </w:rPr>
            </w:pPr>
            <w:r w:rsidRPr="00444355">
              <w:rPr>
                <w:rFonts w:ascii="宋体" w:eastAsia="宋体" w:hAnsi="宋体" w:hint="eastAsia"/>
                <w:szCs w:val="21"/>
              </w:rPr>
              <w:t>描述</w:t>
            </w:r>
          </w:p>
        </w:tc>
      </w:tr>
      <w:tr w:rsidR="00897CAF" w:rsidRPr="00444355" w14:paraId="4658B0B2" w14:textId="77777777" w:rsidTr="00897CAF">
        <w:tc>
          <w:tcPr>
            <w:tcW w:w="2294" w:type="dxa"/>
          </w:tcPr>
          <w:p w14:paraId="3E282C7C" w14:textId="3859AA36" w:rsidR="00897CAF" w:rsidRPr="00444355" w:rsidRDefault="00897CAF" w:rsidP="004C6632">
            <w:pPr>
              <w:rPr>
                <w:rFonts w:ascii="宋体" w:eastAsia="宋体" w:hAnsi="宋体"/>
                <w:szCs w:val="21"/>
              </w:rPr>
            </w:pPr>
            <w:r w:rsidRPr="00444355">
              <w:rPr>
                <w:rFonts w:ascii="宋体" w:eastAsia="宋体" w:hAnsi="宋体"/>
                <w:szCs w:val="21"/>
              </w:rPr>
              <w:t>I</w:t>
            </w:r>
            <w:r w:rsidRPr="00444355">
              <w:rPr>
                <w:rFonts w:ascii="宋体" w:eastAsia="宋体" w:hAnsi="宋体" w:hint="eastAsia"/>
                <w:szCs w:val="21"/>
              </w:rPr>
              <w:t>d</w:t>
            </w:r>
          </w:p>
        </w:tc>
        <w:tc>
          <w:tcPr>
            <w:tcW w:w="2047" w:type="dxa"/>
          </w:tcPr>
          <w:p w14:paraId="263F67BE" w14:textId="373B1C15" w:rsidR="00897CAF" w:rsidRPr="00444355" w:rsidRDefault="00897CAF" w:rsidP="004C6632">
            <w:pPr>
              <w:rPr>
                <w:rFonts w:ascii="宋体" w:eastAsia="宋体" w:hAnsi="宋体"/>
                <w:szCs w:val="21"/>
              </w:rPr>
            </w:pPr>
            <w:r w:rsidRPr="00444355">
              <w:rPr>
                <w:rFonts w:ascii="宋体" w:eastAsia="宋体" w:hAnsi="宋体" w:hint="eastAsia"/>
                <w:szCs w:val="21"/>
              </w:rPr>
              <w:t>Long</w:t>
            </w:r>
          </w:p>
        </w:tc>
        <w:tc>
          <w:tcPr>
            <w:tcW w:w="1908" w:type="dxa"/>
          </w:tcPr>
          <w:p w14:paraId="6A9C502D" w14:textId="1BB9FA75"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697B9D91" w14:textId="109621D3" w:rsidR="00897CAF" w:rsidRPr="00444355" w:rsidRDefault="00897CAF" w:rsidP="004C6632">
            <w:pPr>
              <w:rPr>
                <w:rFonts w:ascii="宋体" w:eastAsia="宋体" w:hAnsi="宋体"/>
                <w:szCs w:val="21"/>
              </w:rPr>
            </w:pPr>
            <w:r w:rsidRPr="00444355">
              <w:rPr>
                <w:rFonts w:ascii="宋体" w:eastAsia="宋体" w:hAnsi="宋体"/>
                <w:szCs w:val="21"/>
              </w:rPr>
              <w:t>I</w:t>
            </w:r>
            <w:r w:rsidRPr="00444355">
              <w:rPr>
                <w:rFonts w:ascii="宋体" w:eastAsia="宋体" w:hAnsi="宋体" w:hint="eastAsia"/>
                <w:szCs w:val="21"/>
              </w:rPr>
              <w:t>d</w:t>
            </w:r>
          </w:p>
        </w:tc>
      </w:tr>
      <w:tr w:rsidR="00897CAF" w:rsidRPr="00444355" w14:paraId="296461EE" w14:textId="77777777" w:rsidTr="00897CAF">
        <w:tc>
          <w:tcPr>
            <w:tcW w:w="2294" w:type="dxa"/>
          </w:tcPr>
          <w:p w14:paraId="537F8184" w14:textId="6D02B8AE" w:rsidR="00897CAF" w:rsidRPr="00444355" w:rsidRDefault="00897CAF" w:rsidP="004C6632">
            <w:pPr>
              <w:rPr>
                <w:rFonts w:ascii="宋体" w:eastAsia="宋体" w:hAnsi="宋体"/>
                <w:szCs w:val="21"/>
              </w:rPr>
            </w:pPr>
            <w:r w:rsidRPr="00444355">
              <w:rPr>
                <w:rFonts w:ascii="宋体" w:eastAsia="宋体" w:hAnsi="宋体"/>
                <w:szCs w:val="21"/>
              </w:rPr>
              <w:t>Order_id</w:t>
            </w:r>
          </w:p>
        </w:tc>
        <w:tc>
          <w:tcPr>
            <w:tcW w:w="2047" w:type="dxa"/>
          </w:tcPr>
          <w:p w14:paraId="5D989186" w14:textId="2F12DDAA" w:rsidR="00897CAF" w:rsidRPr="00444355" w:rsidRDefault="00897CAF" w:rsidP="004C6632">
            <w:pPr>
              <w:rPr>
                <w:rFonts w:ascii="宋体" w:eastAsia="宋体" w:hAnsi="宋体"/>
                <w:szCs w:val="21"/>
              </w:rPr>
            </w:pPr>
            <w:r w:rsidRPr="00444355">
              <w:rPr>
                <w:rFonts w:ascii="宋体" w:eastAsia="宋体" w:hAnsi="宋体" w:hint="eastAsia"/>
                <w:szCs w:val="21"/>
              </w:rPr>
              <w:t>L</w:t>
            </w:r>
            <w:r w:rsidRPr="00444355">
              <w:rPr>
                <w:rFonts w:ascii="宋体" w:eastAsia="宋体" w:hAnsi="宋体"/>
                <w:szCs w:val="21"/>
              </w:rPr>
              <w:t>ong</w:t>
            </w:r>
          </w:p>
        </w:tc>
        <w:tc>
          <w:tcPr>
            <w:tcW w:w="1908" w:type="dxa"/>
          </w:tcPr>
          <w:p w14:paraId="2772D541" w14:textId="131BBFC3"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4113A316" w14:textId="09BCB4DA" w:rsidR="00897CAF" w:rsidRPr="00444355" w:rsidRDefault="00897CAF" w:rsidP="004C6632">
            <w:pPr>
              <w:rPr>
                <w:rFonts w:ascii="宋体" w:eastAsia="宋体" w:hAnsi="宋体"/>
                <w:szCs w:val="21"/>
              </w:rPr>
            </w:pPr>
            <w:r w:rsidRPr="00444355">
              <w:rPr>
                <w:rFonts w:ascii="宋体" w:eastAsia="宋体" w:hAnsi="宋体" w:hint="eastAsia"/>
                <w:szCs w:val="21"/>
              </w:rPr>
              <w:t>订单id</w:t>
            </w:r>
          </w:p>
        </w:tc>
      </w:tr>
      <w:tr w:rsidR="00897CAF" w:rsidRPr="00444355" w14:paraId="0C7700B0" w14:textId="77777777" w:rsidTr="00897CAF">
        <w:tc>
          <w:tcPr>
            <w:tcW w:w="2294" w:type="dxa"/>
          </w:tcPr>
          <w:p w14:paraId="0B0DA043" w14:textId="78D278BB" w:rsidR="00897CAF" w:rsidRPr="00444355" w:rsidRDefault="00897CAF" w:rsidP="004C6632">
            <w:pPr>
              <w:rPr>
                <w:rFonts w:ascii="宋体" w:eastAsia="宋体" w:hAnsi="宋体"/>
                <w:szCs w:val="21"/>
              </w:rPr>
            </w:pPr>
            <w:r w:rsidRPr="00444355">
              <w:rPr>
                <w:rFonts w:ascii="宋体" w:eastAsia="宋体" w:hAnsi="宋体" w:hint="eastAsia"/>
                <w:szCs w:val="21"/>
              </w:rPr>
              <w:t>Scene</w:t>
            </w:r>
            <w:r w:rsidRPr="00444355">
              <w:rPr>
                <w:rFonts w:ascii="宋体" w:eastAsia="宋体" w:hAnsi="宋体"/>
                <w:szCs w:val="21"/>
              </w:rPr>
              <w:t>_id</w:t>
            </w:r>
          </w:p>
        </w:tc>
        <w:tc>
          <w:tcPr>
            <w:tcW w:w="2047" w:type="dxa"/>
          </w:tcPr>
          <w:p w14:paraId="24C9D1AE" w14:textId="5E7D44B7" w:rsidR="00897CAF" w:rsidRPr="00444355" w:rsidRDefault="00897CAF" w:rsidP="004C6632">
            <w:pPr>
              <w:rPr>
                <w:rFonts w:ascii="宋体" w:eastAsia="宋体" w:hAnsi="宋体"/>
                <w:szCs w:val="21"/>
              </w:rPr>
            </w:pPr>
            <w:r w:rsidRPr="00444355">
              <w:rPr>
                <w:rFonts w:ascii="宋体" w:eastAsia="宋体" w:hAnsi="宋体" w:hint="eastAsia"/>
                <w:szCs w:val="21"/>
              </w:rPr>
              <w:t>Long</w:t>
            </w:r>
          </w:p>
        </w:tc>
        <w:tc>
          <w:tcPr>
            <w:tcW w:w="1908" w:type="dxa"/>
          </w:tcPr>
          <w:p w14:paraId="7732F6CD" w14:textId="7A81BC68"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6D7DC18C" w14:textId="7B6BF215" w:rsidR="00897CAF" w:rsidRPr="00444355" w:rsidRDefault="00897CAF" w:rsidP="004C6632">
            <w:pPr>
              <w:rPr>
                <w:rFonts w:ascii="宋体" w:eastAsia="宋体" w:hAnsi="宋体"/>
                <w:szCs w:val="21"/>
              </w:rPr>
            </w:pPr>
            <w:r w:rsidRPr="00444355">
              <w:rPr>
                <w:rFonts w:ascii="宋体" w:eastAsia="宋体" w:hAnsi="宋体" w:hint="eastAsia"/>
                <w:szCs w:val="21"/>
              </w:rPr>
              <w:t>场景id</w:t>
            </w:r>
          </w:p>
        </w:tc>
      </w:tr>
      <w:tr w:rsidR="00897CAF" w:rsidRPr="00444355" w14:paraId="318338D6" w14:textId="77777777" w:rsidTr="00897CAF">
        <w:tc>
          <w:tcPr>
            <w:tcW w:w="2294" w:type="dxa"/>
          </w:tcPr>
          <w:p w14:paraId="4C6217E9" w14:textId="5431EC8E" w:rsidR="00897CAF" w:rsidRPr="00444355" w:rsidRDefault="00897CAF" w:rsidP="004C6632">
            <w:pPr>
              <w:rPr>
                <w:rFonts w:ascii="宋体" w:eastAsia="宋体" w:hAnsi="宋体"/>
                <w:szCs w:val="21"/>
              </w:rPr>
            </w:pPr>
            <w:r w:rsidRPr="00444355">
              <w:rPr>
                <w:rFonts w:ascii="宋体" w:eastAsia="宋体" w:hAnsi="宋体" w:hint="eastAsia"/>
                <w:szCs w:val="21"/>
              </w:rPr>
              <w:t>Scene</w:t>
            </w:r>
            <w:r w:rsidRPr="00444355">
              <w:rPr>
                <w:rFonts w:ascii="宋体" w:eastAsia="宋体" w:hAnsi="宋体"/>
                <w:szCs w:val="21"/>
              </w:rPr>
              <w:t>_code</w:t>
            </w:r>
          </w:p>
        </w:tc>
        <w:tc>
          <w:tcPr>
            <w:tcW w:w="2047" w:type="dxa"/>
          </w:tcPr>
          <w:p w14:paraId="6A3C136B" w14:textId="25532B1F" w:rsidR="00897CAF" w:rsidRPr="00444355" w:rsidRDefault="00897CAF" w:rsidP="004C6632">
            <w:pPr>
              <w:rPr>
                <w:rFonts w:ascii="宋体" w:eastAsia="宋体" w:hAnsi="宋体"/>
                <w:szCs w:val="21"/>
              </w:rPr>
            </w:pPr>
            <w:r w:rsidRPr="00444355">
              <w:rPr>
                <w:rFonts w:ascii="宋体" w:eastAsia="宋体" w:hAnsi="宋体"/>
                <w:szCs w:val="21"/>
              </w:rPr>
              <w:t>I</w:t>
            </w:r>
            <w:r w:rsidRPr="00444355">
              <w:rPr>
                <w:rFonts w:ascii="宋体" w:eastAsia="宋体" w:hAnsi="宋体" w:hint="eastAsia"/>
                <w:szCs w:val="21"/>
              </w:rPr>
              <w:t>nt</w:t>
            </w:r>
          </w:p>
        </w:tc>
        <w:tc>
          <w:tcPr>
            <w:tcW w:w="1908" w:type="dxa"/>
          </w:tcPr>
          <w:p w14:paraId="38ABF494" w14:textId="7249765C"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1DC1DE8B" w14:textId="79331B51" w:rsidR="00897CAF" w:rsidRPr="00444355" w:rsidRDefault="00897CAF" w:rsidP="004C6632">
            <w:pPr>
              <w:rPr>
                <w:rFonts w:ascii="宋体" w:eastAsia="宋体" w:hAnsi="宋体"/>
                <w:szCs w:val="21"/>
              </w:rPr>
            </w:pPr>
            <w:r w:rsidRPr="00444355">
              <w:rPr>
                <w:rFonts w:ascii="宋体" w:eastAsia="宋体" w:hAnsi="宋体" w:hint="eastAsia"/>
                <w:szCs w:val="21"/>
              </w:rPr>
              <w:t>场景code</w:t>
            </w:r>
          </w:p>
        </w:tc>
      </w:tr>
      <w:tr w:rsidR="00897CAF" w:rsidRPr="00444355" w14:paraId="4F592A11" w14:textId="77777777" w:rsidTr="00897CAF">
        <w:tc>
          <w:tcPr>
            <w:tcW w:w="2294" w:type="dxa"/>
          </w:tcPr>
          <w:p w14:paraId="6D3CB1EC" w14:textId="67D89197" w:rsidR="00897CAF" w:rsidRPr="00444355" w:rsidRDefault="00897CAF" w:rsidP="004C6632">
            <w:pPr>
              <w:rPr>
                <w:rFonts w:ascii="宋体" w:eastAsia="宋体" w:hAnsi="宋体"/>
                <w:szCs w:val="21"/>
              </w:rPr>
            </w:pPr>
            <w:r w:rsidRPr="00444355">
              <w:rPr>
                <w:rFonts w:ascii="宋体" w:eastAsia="宋体" w:hAnsi="宋体" w:hint="eastAsia"/>
                <w:szCs w:val="21"/>
              </w:rPr>
              <w:t>Occure</w:t>
            </w:r>
            <w:r w:rsidRPr="00444355">
              <w:rPr>
                <w:rFonts w:ascii="宋体" w:eastAsia="宋体" w:hAnsi="宋体"/>
                <w:szCs w:val="21"/>
              </w:rPr>
              <w:t>_time</w:t>
            </w:r>
          </w:p>
        </w:tc>
        <w:tc>
          <w:tcPr>
            <w:tcW w:w="2047" w:type="dxa"/>
          </w:tcPr>
          <w:p w14:paraId="4C82973B" w14:textId="118D391A" w:rsidR="00897CAF" w:rsidRPr="00444355" w:rsidRDefault="00897CAF" w:rsidP="004C6632">
            <w:pPr>
              <w:rPr>
                <w:rFonts w:ascii="宋体" w:eastAsia="宋体" w:hAnsi="宋体"/>
                <w:szCs w:val="21"/>
              </w:rPr>
            </w:pPr>
            <w:r w:rsidRPr="00444355">
              <w:rPr>
                <w:rFonts w:ascii="宋体" w:eastAsia="宋体" w:hAnsi="宋体" w:hint="eastAsia"/>
                <w:szCs w:val="21"/>
              </w:rPr>
              <w:t>Long</w:t>
            </w:r>
          </w:p>
        </w:tc>
        <w:tc>
          <w:tcPr>
            <w:tcW w:w="1908" w:type="dxa"/>
          </w:tcPr>
          <w:p w14:paraId="253F8B50" w14:textId="2FDC8D84"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48F08CDF" w14:textId="37D298E0" w:rsidR="00897CAF" w:rsidRPr="00444355" w:rsidRDefault="00897CAF" w:rsidP="004C6632">
            <w:pPr>
              <w:rPr>
                <w:rFonts w:ascii="宋体" w:eastAsia="宋体" w:hAnsi="宋体"/>
                <w:szCs w:val="21"/>
              </w:rPr>
            </w:pPr>
            <w:r w:rsidRPr="00444355">
              <w:rPr>
                <w:rFonts w:ascii="宋体" w:eastAsia="宋体" w:hAnsi="宋体" w:hint="eastAsia"/>
                <w:szCs w:val="21"/>
              </w:rPr>
              <w:t>出现时间</w:t>
            </w:r>
          </w:p>
        </w:tc>
      </w:tr>
      <w:tr w:rsidR="00897CAF" w:rsidRPr="00444355" w14:paraId="44EE1AB3" w14:textId="77777777" w:rsidTr="00897CAF">
        <w:tc>
          <w:tcPr>
            <w:tcW w:w="2294" w:type="dxa"/>
          </w:tcPr>
          <w:p w14:paraId="6BD7510F" w14:textId="54631D22" w:rsidR="00897CAF" w:rsidRPr="00444355" w:rsidRDefault="00897CAF" w:rsidP="004C6632">
            <w:pPr>
              <w:rPr>
                <w:rFonts w:ascii="宋体" w:eastAsia="宋体" w:hAnsi="宋体"/>
                <w:szCs w:val="21"/>
              </w:rPr>
            </w:pPr>
            <w:r w:rsidRPr="00444355">
              <w:rPr>
                <w:rFonts w:ascii="宋体" w:eastAsia="宋体" w:hAnsi="宋体"/>
                <w:szCs w:val="21"/>
              </w:rPr>
              <w:t>F</w:t>
            </w:r>
            <w:r w:rsidRPr="00444355">
              <w:rPr>
                <w:rFonts w:ascii="宋体" w:eastAsia="宋体" w:hAnsi="宋体" w:hint="eastAsia"/>
                <w:szCs w:val="21"/>
              </w:rPr>
              <w:t>ail</w:t>
            </w:r>
            <w:r w:rsidRPr="00444355">
              <w:rPr>
                <w:rFonts w:ascii="宋体" w:eastAsia="宋体" w:hAnsi="宋体"/>
                <w:szCs w:val="21"/>
              </w:rPr>
              <w:t>_reason</w:t>
            </w:r>
          </w:p>
        </w:tc>
        <w:tc>
          <w:tcPr>
            <w:tcW w:w="2047" w:type="dxa"/>
          </w:tcPr>
          <w:p w14:paraId="3E4D9C51" w14:textId="7F2AC9F5" w:rsidR="00897CAF" w:rsidRPr="00444355" w:rsidRDefault="00897CAF" w:rsidP="004C6632">
            <w:pPr>
              <w:rPr>
                <w:rFonts w:ascii="宋体" w:eastAsia="宋体" w:hAnsi="宋体"/>
                <w:szCs w:val="21"/>
              </w:rPr>
            </w:pPr>
            <w:r w:rsidRPr="00444355">
              <w:rPr>
                <w:rFonts w:ascii="宋体" w:eastAsia="宋体" w:hAnsi="宋体" w:hint="eastAsia"/>
                <w:szCs w:val="21"/>
              </w:rPr>
              <w:t>Tex</w:t>
            </w:r>
          </w:p>
        </w:tc>
        <w:tc>
          <w:tcPr>
            <w:tcW w:w="1908" w:type="dxa"/>
          </w:tcPr>
          <w:p w14:paraId="7F965AEF" w14:textId="5436A501" w:rsidR="00897CAF" w:rsidRPr="00444355" w:rsidRDefault="00897CAF" w:rsidP="004C6632">
            <w:pPr>
              <w:rPr>
                <w:rFonts w:ascii="宋体" w:eastAsia="宋体" w:hAnsi="宋体"/>
                <w:szCs w:val="21"/>
              </w:rPr>
            </w:pPr>
            <w:r>
              <w:rPr>
                <w:rFonts w:ascii="宋体" w:eastAsia="宋体" w:hAnsi="宋体" w:hint="eastAsia"/>
              </w:rPr>
              <w:t>否</w:t>
            </w:r>
          </w:p>
        </w:tc>
        <w:tc>
          <w:tcPr>
            <w:tcW w:w="2047" w:type="dxa"/>
          </w:tcPr>
          <w:p w14:paraId="4272B09C" w14:textId="11D04FE9" w:rsidR="00897CAF" w:rsidRPr="00444355" w:rsidRDefault="00897CAF" w:rsidP="004C6632">
            <w:pPr>
              <w:rPr>
                <w:rFonts w:ascii="宋体" w:eastAsia="宋体" w:hAnsi="宋体"/>
                <w:szCs w:val="21"/>
              </w:rPr>
            </w:pPr>
            <w:r w:rsidRPr="00444355">
              <w:rPr>
                <w:rFonts w:ascii="宋体" w:eastAsia="宋体" w:hAnsi="宋体" w:hint="eastAsia"/>
                <w:szCs w:val="21"/>
              </w:rPr>
              <w:t>匹配失败原因</w:t>
            </w:r>
          </w:p>
        </w:tc>
      </w:tr>
      <w:tr w:rsidR="00897CAF" w:rsidRPr="00444355" w14:paraId="6C6E3F1D" w14:textId="77777777" w:rsidTr="00897CAF">
        <w:tc>
          <w:tcPr>
            <w:tcW w:w="2294" w:type="dxa"/>
          </w:tcPr>
          <w:p w14:paraId="1D33F588" w14:textId="6D1D1A50" w:rsidR="00897CAF" w:rsidRPr="00444355" w:rsidRDefault="00897CAF" w:rsidP="004C6632">
            <w:pPr>
              <w:rPr>
                <w:rFonts w:ascii="宋体" w:eastAsia="宋体" w:hAnsi="宋体"/>
                <w:szCs w:val="21"/>
              </w:rPr>
            </w:pPr>
            <w:r w:rsidRPr="00444355">
              <w:rPr>
                <w:rFonts w:ascii="宋体" w:eastAsia="宋体" w:hAnsi="宋体" w:hint="eastAsia"/>
                <w:szCs w:val="21"/>
              </w:rPr>
              <w:t>D</w:t>
            </w:r>
            <w:r w:rsidRPr="00444355">
              <w:rPr>
                <w:rFonts w:ascii="宋体" w:eastAsia="宋体" w:hAnsi="宋体"/>
                <w:szCs w:val="21"/>
              </w:rPr>
              <w:t>elay</w:t>
            </w:r>
          </w:p>
        </w:tc>
        <w:tc>
          <w:tcPr>
            <w:tcW w:w="2047" w:type="dxa"/>
          </w:tcPr>
          <w:p w14:paraId="6D5F32CD" w14:textId="72FC2593" w:rsidR="00897CAF" w:rsidRPr="00444355" w:rsidRDefault="00897CAF" w:rsidP="004C6632">
            <w:pPr>
              <w:rPr>
                <w:rFonts w:ascii="宋体" w:eastAsia="宋体" w:hAnsi="宋体"/>
                <w:szCs w:val="21"/>
              </w:rPr>
            </w:pPr>
            <w:r w:rsidRPr="00444355">
              <w:rPr>
                <w:rFonts w:ascii="宋体" w:eastAsia="宋体" w:hAnsi="宋体" w:hint="eastAsia"/>
                <w:szCs w:val="21"/>
              </w:rPr>
              <w:t>L</w:t>
            </w:r>
            <w:r w:rsidRPr="00444355">
              <w:rPr>
                <w:rFonts w:ascii="宋体" w:eastAsia="宋体" w:hAnsi="宋体"/>
                <w:szCs w:val="21"/>
              </w:rPr>
              <w:t>ong</w:t>
            </w:r>
          </w:p>
        </w:tc>
        <w:tc>
          <w:tcPr>
            <w:tcW w:w="1908" w:type="dxa"/>
          </w:tcPr>
          <w:p w14:paraId="0BE750F8" w14:textId="326267E4" w:rsidR="00897CAF" w:rsidRPr="00444355" w:rsidRDefault="00897CAF" w:rsidP="004C6632">
            <w:pPr>
              <w:rPr>
                <w:rFonts w:ascii="宋体" w:eastAsia="宋体" w:hAnsi="宋体"/>
                <w:szCs w:val="21"/>
              </w:rPr>
            </w:pPr>
            <w:r>
              <w:rPr>
                <w:rFonts w:ascii="宋体" w:eastAsia="宋体" w:hAnsi="宋体" w:hint="eastAsia"/>
                <w:szCs w:val="21"/>
              </w:rPr>
              <w:t>是</w:t>
            </w:r>
          </w:p>
        </w:tc>
        <w:tc>
          <w:tcPr>
            <w:tcW w:w="2047" w:type="dxa"/>
          </w:tcPr>
          <w:p w14:paraId="782CDEDA" w14:textId="462B72FE" w:rsidR="00897CAF" w:rsidRPr="00444355" w:rsidRDefault="00897CAF" w:rsidP="004C6632">
            <w:pPr>
              <w:rPr>
                <w:rFonts w:ascii="宋体" w:eastAsia="宋体" w:hAnsi="宋体"/>
                <w:szCs w:val="21"/>
              </w:rPr>
            </w:pPr>
            <w:r w:rsidRPr="00444355">
              <w:rPr>
                <w:rFonts w:ascii="宋体" w:eastAsia="宋体" w:hAnsi="宋体" w:hint="eastAsia"/>
                <w:szCs w:val="21"/>
              </w:rPr>
              <w:t>延迟回调时间</w:t>
            </w:r>
          </w:p>
        </w:tc>
      </w:tr>
    </w:tbl>
    <w:p w14:paraId="334F87E2" w14:textId="77777777" w:rsidR="00370112" w:rsidRPr="00370112" w:rsidRDefault="00370112" w:rsidP="004C6632">
      <w:pPr>
        <w:rPr>
          <w:szCs w:val="21"/>
        </w:rPr>
      </w:pPr>
    </w:p>
    <w:p w14:paraId="641087CC" w14:textId="54D8A92E" w:rsidR="00824A14" w:rsidRPr="00444355" w:rsidRDefault="00A51E1F" w:rsidP="00A51E1F">
      <w:pPr>
        <w:spacing w:line="360" w:lineRule="auto"/>
        <w:ind w:firstLineChars="200" w:firstLine="480"/>
        <w:rPr>
          <w:rFonts w:ascii="宋体" w:eastAsia="宋体" w:hAnsi="宋体"/>
          <w:sz w:val="24"/>
          <w:szCs w:val="24"/>
        </w:rPr>
      </w:pPr>
      <w:r>
        <w:rPr>
          <w:rFonts w:ascii="宋体" w:eastAsia="宋体" w:hAnsi="宋体" w:hint="eastAsia"/>
          <w:sz w:val="24"/>
          <w:szCs w:val="24"/>
        </w:rPr>
        <w:t>（5）</w:t>
      </w:r>
      <w:r w:rsidR="00900BF2" w:rsidRPr="00444355">
        <w:rPr>
          <w:rFonts w:ascii="宋体" w:eastAsia="宋体" w:hAnsi="宋体" w:hint="eastAsia"/>
          <w:sz w:val="24"/>
          <w:szCs w:val="24"/>
        </w:rPr>
        <w:t>规则触发</w:t>
      </w:r>
      <w:r w:rsidR="00824A14" w:rsidRPr="00444355">
        <w:rPr>
          <w:rFonts w:ascii="宋体" w:eastAsia="宋体" w:hAnsi="宋体" w:hint="eastAsia"/>
          <w:sz w:val="24"/>
          <w:szCs w:val="24"/>
        </w:rPr>
        <w:t>表</w:t>
      </w:r>
      <w:r w:rsidRPr="00A51E1F">
        <w:rPr>
          <w:rFonts w:ascii="宋体" w:eastAsia="宋体" w:hAnsi="宋体"/>
          <w:sz w:val="24"/>
          <w:szCs w:val="24"/>
        </w:rPr>
        <w:t>action_execute</w:t>
      </w:r>
      <w:r>
        <w:rPr>
          <w:rFonts w:ascii="宋体" w:eastAsia="宋体" w:hAnsi="宋体" w:hint="eastAsia"/>
          <w:sz w:val="24"/>
          <w:szCs w:val="24"/>
        </w:rPr>
        <w:t>存储规则</w:t>
      </w:r>
      <w:r w:rsidR="00DF5055">
        <w:rPr>
          <w:rFonts w:ascii="宋体" w:eastAsia="宋体" w:hAnsi="宋体" w:hint="eastAsia"/>
          <w:sz w:val="24"/>
          <w:szCs w:val="24"/>
        </w:rPr>
        <w:t>执行结果</w:t>
      </w:r>
      <w:r w:rsidR="00640F8F">
        <w:rPr>
          <w:rFonts w:ascii="宋体" w:eastAsia="宋体" w:hAnsi="宋体" w:hint="eastAsia"/>
          <w:sz w:val="24"/>
          <w:szCs w:val="24"/>
        </w:rPr>
        <w:t>。在rule_</w:t>
      </w:r>
      <w:r w:rsidR="00640F8F">
        <w:rPr>
          <w:rFonts w:ascii="宋体" w:eastAsia="宋体" w:hAnsi="宋体"/>
          <w:sz w:val="24"/>
          <w:szCs w:val="24"/>
        </w:rPr>
        <w:t>hit</w:t>
      </w:r>
      <w:r w:rsidR="00640F8F">
        <w:rPr>
          <w:rFonts w:ascii="宋体" w:eastAsia="宋体" w:hAnsi="宋体" w:hint="eastAsia"/>
          <w:sz w:val="24"/>
          <w:szCs w:val="24"/>
        </w:rPr>
        <w:t>表中</w:t>
      </w:r>
      <w:r w:rsidR="00571718">
        <w:rPr>
          <w:rFonts w:ascii="宋体" w:eastAsia="宋体" w:hAnsi="宋体" w:hint="eastAsia"/>
          <w:sz w:val="24"/>
          <w:szCs w:val="24"/>
        </w:rPr>
        <w:t>也</w:t>
      </w:r>
      <w:r w:rsidR="00640F8F">
        <w:rPr>
          <w:rFonts w:ascii="宋体" w:eastAsia="宋体" w:hAnsi="宋体" w:hint="eastAsia"/>
          <w:sz w:val="24"/>
          <w:szCs w:val="24"/>
        </w:rPr>
        <w:t>有action</w:t>
      </w:r>
      <w:r w:rsidR="00DE289D">
        <w:rPr>
          <w:rFonts w:ascii="宋体" w:eastAsia="宋体" w:hAnsi="宋体" w:hint="eastAsia"/>
          <w:sz w:val="24"/>
          <w:szCs w:val="24"/>
        </w:rPr>
        <w:t>的执行结果</w:t>
      </w:r>
      <w:r w:rsidR="00571718">
        <w:rPr>
          <w:rFonts w:ascii="宋体" w:eastAsia="宋体" w:hAnsi="宋体" w:hint="eastAsia"/>
          <w:sz w:val="24"/>
          <w:szCs w:val="24"/>
        </w:rPr>
        <w:t>，</w:t>
      </w:r>
      <w:r w:rsidR="00DE289D">
        <w:rPr>
          <w:rFonts w:ascii="宋体" w:eastAsia="宋体" w:hAnsi="宋体" w:hint="eastAsia"/>
          <w:sz w:val="24"/>
          <w:szCs w:val="24"/>
        </w:rPr>
        <w:t>action</w:t>
      </w:r>
      <w:r w:rsidR="00DE289D">
        <w:rPr>
          <w:rFonts w:ascii="宋体" w:eastAsia="宋体" w:hAnsi="宋体"/>
          <w:sz w:val="24"/>
          <w:szCs w:val="24"/>
        </w:rPr>
        <w:t>_result</w:t>
      </w:r>
      <w:r w:rsidR="00DE289D">
        <w:rPr>
          <w:rFonts w:ascii="宋体" w:eastAsia="宋体" w:hAnsi="宋体" w:hint="eastAsia"/>
          <w:sz w:val="24"/>
          <w:szCs w:val="24"/>
        </w:rPr>
        <w:t>为</w:t>
      </w:r>
      <w:r w:rsidR="00571718">
        <w:rPr>
          <w:rFonts w:ascii="宋体" w:eastAsia="宋体" w:hAnsi="宋体" w:hint="eastAsia"/>
          <w:sz w:val="24"/>
          <w:szCs w:val="24"/>
        </w:rPr>
        <w:t>冗余设计，用户在查看命中情况的时候，</w:t>
      </w:r>
      <w:r w:rsidR="00543745">
        <w:rPr>
          <w:rFonts w:ascii="宋体" w:eastAsia="宋体" w:hAnsi="宋体" w:hint="eastAsia"/>
          <w:sz w:val="24"/>
          <w:szCs w:val="24"/>
        </w:rPr>
        <w:t>更为关心</w:t>
      </w:r>
      <w:r w:rsidR="00E217BE">
        <w:rPr>
          <w:rFonts w:ascii="宋体" w:eastAsia="宋体" w:hAnsi="宋体" w:hint="eastAsia"/>
          <w:sz w:val="24"/>
          <w:szCs w:val="24"/>
        </w:rPr>
        <w:t>action执行结果，</w:t>
      </w:r>
      <w:r w:rsidR="007F0886">
        <w:rPr>
          <w:rFonts w:ascii="宋体" w:eastAsia="宋体" w:hAnsi="宋体" w:hint="eastAsia"/>
          <w:sz w:val="24"/>
          <w:szCs w:val="24"/>
        </w:rPr>
        <w:t>如果不做冗余设计，需要做数据库连接查询，会增加数据库的负担。</w:t>
      </w:r>
      <w:r w:rsidR="00E217BE">
        <w:rPr>
          <w:rFonts w:ascii="宋体" w:eastAsia="宋体" w:hAnsi="宋体" w:hint="eastAsia"/>
          <w:sz w:val="24"/>
          <w:szCs w:val="24"/>
        </w:rPr>
        <w:t>如果需要查询详细的信息，就可以查询action</w:t>
      </w:r>
      <w:r w:rsidR="00E217BE">
        <w:rPr>
          <w:rFonts w:ascii="宋体" w:eastAsia="宋体" w:hAnsi="宋体"/>
          <w:sz w:val="24"/>
          <w:szCs w:val="24"/>
        </w:rPr>
        <w:t>_execute</w:t>
      </w:r>
      <w:r w:rsidR="00E217BE">
        <w:rPr>
          <w:rFonts w:ascii="宋体" w:eastAsia="宋体" w:hAnsi="宋体" w:hint="eastAsia"/>
          <w:sz w:val="24"/>
          <w:szCs w:val="24"/>
        </w:rPr>
        <w:t>表。action</w:t>
      </w:r>
      <w:r w:rsidR="00E217BE">
        <w:rPr>
          <w:rFonts w:ascii="宋体" w:eastAsia="宋体" w:hAnsi="宋体"/>
          <w:sz w:val="24"/>
          <w:szCs w:val="24"/>
        </w:rPr>
        <w:t>_execute</w:t>
      </w:r>
      <w:r w:rsidR="00E217BE">
        <w:rPr>
          <w:rFonts w:ascii="宋体" w:eastAsia="宋体" w:hAnsi="宋体" w:hint="eastAsia"/>
          <w:sz w:val="24"/>
          <w:szCs w:val="24"/>
        </w:rPr>
        <w:t>表结构如图3.25所示。</w:t>
      </w:r>
    </w:p>
    <w:p w14:paraId="35FB29FB" w14:textId="4D7CD65F" w:rsidR="00933C7A" w:rsidRPr="00444355" w:rsidRDefault="00933C7A" w:rsidP="00933C7A">
      <w:pPr>
        <w:jc w:val="center"/>
        <w:rPr>
          <w:rFonts w:ascii="宋体" w:eastAsia="宋体" w:hAnsi="宋体"/>
        </w:rPr>
      </w:pPr>
      <w:r w:rsidRPr="00444355">
        <w:rPr>
          <w:rFonts w:ascii="宋体" w:eastAsia="宋体" w:hAnsi="宋体" w:hint="eastAsia"/>
        </w:rPr>
        <w:t>表3.2</w:t>
      </w:r>
      <w:r w:rsidR="003C59BD" w:rsidRPr="00444355">
        <w:rPr>
          <w:rFonts w:ascii="宋体" w:eastAsia="宋体" w:hAnsi="宋体" w:hint="eastAsia"/>
        </w:rPr>
        <w:t>5</w:t>
      </w:r>
      <w:r w:rsidR="00444355" w:rsidRPr="00444355">
        <w:rPr>
          <w:rFonts w:ascii="宋体" w:eastAsia="宋体" w:hAnsi="宋体"/>
        </w:rPr>
        <w:t xml:space="preserve"> action_execute</w:t>
      </w:r>
      <w:r w:rsidR="00444355" w:rsidRPr="00444355">
        <w:rPr>
          <w:rFonts w:ascii="宋体" w:eastAsia="宋体" w:hAnsi="宋体" w:hint="eastAsia"/>
          <w:szCs w:val="21"/>
        </w:rPr>
        <w:t>表结构</w:t>
      </w:r>
    </w:p>
    <w:tbl>
      <w:tblPr>
        <w:tblStyle w:val="af3"/>
        <w:tblW w:w="0" w:type="auto"/>
        <w:tblLook w:val="04A0" w:firstRow="1" w:lastRow="0" w:firstColumn="1" w:lastColumn="0" w:noHBand="0" w:noVBand="1"/>
      </w:tblPr>
      <w:tblGrid>
        <w:gridCol w:w="2350"/>
        <w:gridCol w:w="2128"/>
        <w:gridCol w:w="1873"/>
        <w:gridCol w:w="1945"/>
      </w:tblGrid>
      <w:tr w:rsidR="00897CAF" w:rsidRPr="00444355" w14:paraId="49FEAB23" w14:textId="77777777" w:rsidTr="00897CAF">
        <w:tc>
          <w:tcPr>
            <w:tcW w:w="2350" w:type="dxa"/>
          </w:tcPr>
          <w:p w14:paraId="724AD2FB" w14:textId="3DBA5258" w:rsidR="00897CAF" w:rsidRPr="00444355" w:rsidRDefault="00897CAF" w:rsidP="004C6632">
            <w:pPr>
              <w:rPr>
                <w:rFonts w:ascii="宋体" w:eastAsia="宋体" w:hAnsi="宋体"/>
              </w:rPr>
            </w:pPr>
            <w:r w:rsidRPr="00444355">
              <w:rPr>
                <w:rFonts w:ascii="宋体" w:eastAsia="宋体" w:hAnsi="宋体" w:hint="eastAsia"/>
              </w:rPr>
              <w:t>字段名</w:t>
            </w:r>
          </w:p>
        </w:tc>
        <w:tc>
          <w:tcPr>
            <w:tcW w:w="2128" w:type="dxa"/>
          </w:tcPr>
          <w:p w14:paraId="3B8CDE9F" w14:textId="1139AD70" w:rsidR="00897CAF" w:rsidRPr="00444355" w:rsidRDefault="00897CAF" w:rsidP="004C6632">
            <w:pPr>
              <w:rPr>
                <w:rFonts w:ascii="宋体" w:eastAsia="宋体" w:hAnsi="宋体"/>
              </w:rPr>
            </w:pPr>
            <w:r w:rsidRPr="00444355">
              <w:rPr>
                <w:rFonts w:ascii="宋体" w:eastAsia="宋体" w:hAnsi="宋体" w:hint="eastAsia"/>
              </w:rPr>
              <w:t>类型</w:t>
            </w:r>
          </w:p>
        </w:tc>
        <w:tc>
          <w:tcPr>
            <w:tcW w:w="1873" w:type="dxa"/>
          </w:tcPr>
          <w:p w14:paraId="56134C94" w14:textId="788E4A9E" w:rsidR="00897CAF" w:rsidRPr="00444355" w:rsidRDefault="00897CAF" w:rsidP="004C6632">
            <w:pPr>
              <w:rPr>
                <w:rFonts w:ascii="宋体" w:eastAsia="宋体" w:hAnsi="宋体"/>
              </w:rPr>
            </w:pPr>
            <w:r>
              <w:rPr>
                <w:rFonts w:ascii="宋体" w:eastAsia="宋体" w:hAnsi="宋体" w:hint="eastAsia"/>
              </w:rPr>
              <w:t>是否允许为空</w:t>
            </w:r>
          </w:p>
        </w:tc>
        <w:tc>
          <w:tcPr>
            <w:tcW w:w="1945" w:type="dxa"/>
          </w:tcPr>
          <w:p w14:paraId="264541EB" w14:textId="0B299A5B" w:rsidR="00897CAF" w:rsidRPr="00444355" w:rsidRDefault="00897CAF" w:rsidP="004C6632">
            <w:pPr>
              <w:rPr>
                <w:rFonts w:ascii="宋体" w:eastAsia="宋体" w:hAnsi="宋体"/>
              </w:rPr>
            </w:pPr>
            <w:r w:rsidRPr="00444355">
              <w:rPr>
                <w:rFonts w:ascii="宋体" w:eastAsia="宋体" w:hAnsi="宋体" w:hint="eastAsia"/>
              </w:rPr>
              <w:t>描述</w:t>
            </w:r>
          </w:p>
        </w:tc>
      </w:tr>
      <w:tr w:rsidR="00897CAF" w:rsidRPr="00444355" w14:paraId="6355C4A7" w14:textId="77777777" w:rsidTr="00897CAF">
        <w:tc>
          <w:tcPr>
            <w:tcW w:w="2350" w:type="dxa"/>
          </w:tcPr>
          <w:p w14:paraId="49F84497" w14:textId="36320F71" w:rsidR="00897CAF" w:rsidRPr="00444355" w:rsidRDefault="00897CAF" w:rsidP="004C6632">
            <w:pPr>
              <w:rPr>
                <w:rFonts w:ascii="宋体" w:eastAsia="宋体" w:hAnsi="宋体"/>
              </w:rPr>
            </w:pPr>
            <w:r w:rsidRPr="00444355">
              <w:rPr>
                <w:rFonts w:ascii="宋体" w:eastAsia="宋体" w:hAnsi="宋体" w:hint="eastAsia"/>
              </w:rPr>
              <w:t>id</w:t>
            </w:r>
          </w:p>
        </w:tc>
        <w:tc>
          <w:tcPr>
            <w:tcW w:w="2128" w:type="dxa"/>
          </w:tcPr>
          <w:p w14:paraId="546C3DC1" w14:textId="0459C7D0"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73" w:type="dxa"/>
          </w:tcPr>
          <w:p w14:paraId="3596FB89" w14:textId="78F89764"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5789FA57" w14:textId="3D6DBA75"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r>
      <w:tr w:rsidR="00897CAF" w:rsidRPr="00444355" w14:paraId="0E1916AD" w14:textId="77777777" w:rsidTr="00897CAF">
        <w:tc>
          <w:tcPr>
            <w:tcW w:w="2350" w:type="dxa"/>
          </w:tcPr>
          <w:p w14:paraId="6C662DD5" w14:textId="7590C8D2" w:rsidR="00897CAF" w:rsidRPr="00444355" w:rsidRDefault="00897CAF" w:rsidP="004C6632">
            <w:pPr>
              <w:rPr>
                <w:rFonts w:ascii="宋体" w:eastAsia="宋体" w:hAnsi="宋体"/>
              </w:rPr>
            </w:pPr>
            <w:r w:rsidRPr="00444355">
              <w:rPr>
                <w:rFonts w:ascii="宋体" w:eastAsia="宋体" w:hAnsi="宋体"/>
              </w:rPr>
              <w:t>R</w:t>
            </w:r>
            <w:r w:rsidRPr="00444355">
              <w:rPr>
                <w:rFonts w:ascii="宋体" w:eastAsia="宋体" w:hAnsi="宋体" w:hint="eastAsia"/>
              </w:rPr>
              <w:t>ecord_</w:t>
            </w:r>
            <w:r w:rsidRPr="00444355">
              <w:rPr>
                <w:rFonts w:ascii="宋体" w:eastAsia="宋体" w:hAnsi="宋体"/>
              </w:rPr>
              <w:t>id</w:t>
            </w:r>
          </w:p>
        </w:tc>
        <w:tc>
          <w:tcPr>
            <w:tcW w:w="2128" w:type="dxa"/>
          </w:tcPr>
          <w:p w14:paraId="26F92530" w14:textId="6241666F" w:rsidR="00897CAF" w:rsidRPr="00444355" w:rsidRDefault="00897CAF" w:rsidP="004C6632">
            <w:pPr>
              <w:rPr>
                <w:rFonts w:ascii="宋体" w:eastAsia="宋体" w:hAnsi="宋体"/>
              </w:rPr>
            </w:pPr>
            <w:r w:rsidRPr="00444355">
              <w:rPr>
                <w:rFonts w:ascii="宋体" w:eastAsia="宋体" w:hAnsi="宋体"/>
              </w:rPr>
              <w:t>Long</w:t>
            </w:r>
          </w:p>
        </w:tc>
        <w:tc>
          <w:tcPr>
            <w:tcW w:w="1873" w:type="dxa"/>
          </w:tcPr>
          <w:p w14:paraId="3BCF1379" w14:textId="1A677BF4"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3F146FFD" w14:textId="7C3C9939" w:rsidR="00897CAF" w:rsidRPr="00444355" w:rsidRDefault="00897CAF" w:rsidP="004C6632">
            <w:pPr>
              <w:rPr>
                <w:rFonts w:ascii="宋体" w:eastAsia="宋体" w:hAnsi="宋体"/>
              </w:rPr>
            </w:pPr>
            <w:r w:rsidRPr="00444355">
              <w:rPr>
                <w:rFonts w:ascii="宋体" w:eastAsia="宋体" w:hAnsi="宋体" w:hint="eastAsia"/>
              </w:rPr>
              <w:t>触发记录id</w:t>
            </w:r>
          </w:p>
        </w:tc>
      </w:tr>
      <w:tr w:rsidR="00897CAF" w:rsidRPr="00444355" w14:paraId="6C564A14" w14:textId="77777777" w:rsidTr="00897CAF">
        <w:tc>
          <w:tcPr>
            <w:tcW w:w="2350" w:type="dxa"/>
          </w:tcPr>
          <w:p w14:paraId="7387B58C" w14:textId="27FEF061" w:rsidR="00897CAF" w:rsidRPr="00444355" w:rsidRDefault="00897CAF" w:rsidP="004C6632">
            <w:pPr>
              <w:rPr>
                <w:rFonts w:ascii="宋体" w:eastAsia="宋体" w:hAnsi="宋体"/>
              </w:rPr>
            </w:pPr>
            <w:r w:rsidRPr="00444355">
              <w:rPr>
                <w:rFonts w:ascii="宋体" w:eastAsia="宋体" w:hAnsi="宋体"/>
              </w:rPr>
              <w:t>S</w:t>
            </w:r>
            <w:r w:rsidRPr="00444355">
              <w:rPr>
                <w:rFonts w:ascii="宋体" w:eastAsia="宋体" w:hAnsi="宋体" w:hint="eastAsia"/>
              </w:rPr>
              <w:t>tatus</w:t>
            </w:r>
          </w:p>
        </w:tc>
        <w:tc>
          <w:tcPr>
            <w:tcW w:w="2128" w:type="dxa"/>
          </w:tcPr>
          <w:p w14:paraId="384CBFBC" w14:textId="2D99BC8D"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73" w:type="dxa"/>
          </w:tcPr>
          <w:p w14:paraId="1034D5D7" w14:textId="5D938AF2"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73645D25" w14:textId="122AD4DD" w:rsidR="00897CAF" w:rsidRPr="00444355" w:rsidRDefault="00897CAF" w:rsidP="004C6632">
            <w:pPr>
              <w:rPr>
                <w:rFonts w:ascii="宋体" w:eastAsia="宋体" w:hAnsi="宋体"/>
              </w:rPr>
            </w:pPr>
            <w:r w:rsidRPr="00444355">
              <w:rPr>
                <w:rFonts w:ascii="宋体" w:eastAsia="宋体" w:hAnsi="宋体" w:hint="eastAsia"/>
              </w:rPr>
              <w:t>场景动作状态</w:t>
            </w:r>
          </w:p>
        </w:tc>
      </w:tr>
      <w:tr w:rsidR="00897CAF" w:rsidRPr="00444355" w14:paraId="7C4637AB" w14:textId="77777777" w:rsidTr="00897CAF">
        <w:tc>
          <w:tcPr>
            <w:tcW w:w="2350" w:type="dxa"/>
          </w:tcPr>
          <w:p w14:paraId="4564C200" w14:textId="46FCA8D8" w:rsidR="00897CAF" w:rsidRPr="00444355" w:rsidRDefault="00897CAF" w:rsidP="004C6632">
            <w:pPr>
              <w:rPr>
                <w:rFonts w:ascii="宋体" w:eastAsia="宋体" w:hAnsi="宋体"/>
              </w:rPr>
            </w:pPr>
            <w:r w:rsidRPr="00444355">
              <w:rPr>
                <w:rFonts w:ascii="宋体" w:eastAsia="宋体" w:hAnsi="宋体"/>
              </w:rPr>
              <w:t>P</w:t>
            </w:r>
            <w:r w:rsidRPr="00444355">
              <w:rPr>
                <w:rFonts w:ascii="宋体" w:eastAsia="宋体" w:hAnsi="宋体" w:hint="eastAsia"/>
              </w:rPr>
              <w:t>arams</w:t>
            </w:r>
          </w:p>
        </w:tc>
        <w:tc>
          <w:tcPr>
            <w:tcW w:w="2128" w:type="dxa"/>
          </w:tcPr>
          <w:p w14:paraId="457340A8" w14:textId="38711A28" w:rsidR="00897CAF" w:rsidRPr="00444355" w:rsidRDefault="00897CAF" w:rsidP="004C6632">
            <w:pPr>
              <w:rPr>
                <w:rFonts w:ascii="宋体" w:eastAsia="宋体" w:hAnsi="宋体"/>
              </w:rPr>
            </w:pPr>
            <w:r w:rsidRPr="00444355">
              <w:rPr>
                <w:rFonts w:ascii="宋体" w:eastAsia="宋体" w:hAnsi="宋体"/>
              </w:rPr>
              <w:t>T</w:t>
            </w:r>
            <w:r w:rsidRPr="00444355">
              <w:rPr>
                <w:rFonts w:ascii="宋体" w:eastAsia="宋体" w:hAnsi="宋体" w:hint="eastAsia"/>
              </w:rPr>
              <w:t>ext</w:t>
            </w:r>
          </w:p>
        </w:tc>
        <w:tc>
          <w:tcPr>
            <w:tcW w:w="1873" w:type="dxa"/>
          </w:tcPr>
          <w:p w14:paraId="4AE4C3DF" w14:textId="49CDC6F1"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718451E2" w14:textId="55FC4B62" w:rsidR="00897CAF" w:rsidRPr="00444355" w:rsidRDefault="00897CAF" w:rsidP="004C6632">
            <w:pPr>
              <w:rPr>
                <w:rFonts w:ascii="宋体" w:eastAsia="宋体" w:hAnsi="宋体"/>
              </w:rPr>
            </w:pPr>
            <w:r w:rsidRPr="00444355">
              <w:rPr>
                <w:rFonts w:ascii="宋体" w:eastAsia="宋体" w:hAnsi="宋体" w:hint="eastAsia"/>
              </w:rPr>
              <w:t>场景动作参数</w:t>
            </w:r>
          </w:p>
        </w:tc>
      </w:tr>
      <w:tr w:rsidR="00897CAF" w:rsidRPr="00444355" w14:paraId="67BA7ACB" w14:textId="77777777" w:rsidTr="00897CAF">
        <w:tc>
          <w:tcPr>
            <w:tcW w:w="2350" w:type="dxa"/>
          </w:tcPr>
          <w:p w14:paraId="2CD2A2F8" w14:textId="09A3131E" w:rsidR="00897CAF" w:rsidRPr="00444355" w:rsidRDefault="00897CAF" w:rsidP="004C6632">
            <w:pPr>
              <w:rPr>
                <w:rFonts w:ascii="宋体" w:eastAsia="宋体" w:hAnsi="宋体"/>
              </w:rPr>
            </w:pPr>
            <w:r w:rsidRPr="00444355">
              <w:rPr>
                <w:rFonts w:ascii="宋体" w:eastAsia="宋体" w:hAnsi="宋体"/>
              </w:rPr>
              <w:t>R</w:t>
            </w:r>
            <w:r w:rsidRPr="00444355">
              <w:rPr>
                <w:rFonts w:ascii="宋体" w:eastAsia="宋体" w:hAnsi="宋体" w:hint="eastAsia"/>
              </w:rPr>
              <w:t>esults</w:t>
            </w:r>
          </w:p>
        </w:tc>
        <w:tc>
          <w:tcPr>
            <w:tcW w:w="2128" w:type="dxa"/>
          </w:tcPr>
          <w:p w14:paraId="27C2C3B6" w14:textId="71ADC26B" w:rsidR="00897CAF" w:rsidRPr="00444355" w:rsidRDefault="00897CAF" w:rsidP="004C6632">
            <w:pPr>
              <w:rPr>
                <w:rFonts w:ascii="宋体" w:eastAsia="宋体" w:hAnsi="宋体"/>
              </w:rPr>
            </w:pPr>
            <w:r w:rsidRPr="00444355">
              <w:rPr>
                <w:rFonts w:ascii="宋体" w:eastAsia="宋体" w:hAnsi="宋体"/>
              </w:rPr>
              <w:t>T</w:t>
            </w:r>
            <w:r w:rsidRPr="00444355">
              <w:rPr>
                <w:rFonts w:ascii="宋体" w:eastAsia="宋体" w:hAnsi="宋体" w:hint="eastAsia"/>
              </w:rPr>
              <w:t>ext</w:t>
            </w:r>
          </w:p>
        </w:tc>
        <w:tc>
          <w:tcPr>
            <w:tcW w:w="1873" w:type="dxa"/>
          </w:tcPr>
          <w:p w14:paraId="05F91F45" w14:textId="642D3315"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75DAD8C2" w14:textId="453B109D" w:rsidR="00897CAF" w:rsidRPr="00444355" w:rsidRDefault="00897CAF" w:rsidP="004C6632">
            <w:pPr>
              <w:rPr>
                <w:rFonts w:ascii="宋体" w:eastAsia="宋体" w:hAnsi="宋体"/>
              </w:rPr>
            </w:pPr>
            <w:r w:rsidRPr="00444355">
              <w:rPr>
                <w:rFonts w:ascii="宋体" w:eastAsia="宋体" w:hAnsi="宋体" w:hint="eastAsia"/>
              </w:rPr>
              <w:t>场景动作结果</w:t>
            </w:r>
          </w:p>
        </w:tc>
      </w:tr>
      <w:tr w:rsidR="00897CAF" w:rsidRPr="00444355" w14:paraId="6FE26361" w14:textId="77777777" w:rsidTr="00897CAF">
        <w:tc>
          <w:tcPr>
            <w:tcW w:w="2350" w:type="dxa"/>
          </w:tcPr>
          <w:p w14:paraId="30012C49" w14:textId="591FC72F" w:rsidR="00897CAF" w:rsidRPr="00444355" w:rsidRDefault="00897CAF" w:rsidP="004C6632">
            <w:pPr>
              <w:rPr>
                <w:rFonts w:ascii="宋体" w:eastAsia="宋体" w:hAnsi="宋体"/>
              </w:rPr>
            </w:pPr>
            <w:r w:rsidRPr="00444355">
              <w:rPr>
                <w:rFonts w:ascii="宋体" w:eastAsia="宋体" w:hAnsi="宋体"/>
              </w:rPr>
              <w:t>T</w:t>
            </w:r>
            <w:r w:rsidRPr="00444355">
              <w:rPr>
                <w:rFonts w:ascii="宋体" w:eastAsia="宋体" w:hAnsi="宋体" w:hint="eastAsia"/>
              </w:rPr>
              <w:t>ype</w:t>
            </w:r>
          </w:p>
        </w:tc>
        <w:tc>
          <w:tcPr>
            <w:tcW w:w="2128" w:type="dxa"/>
          </w:tcPr>
          <w:p w14:paraId="380CB5BA" w14:textId="571A5B59"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nt</w:t>
            </w:r>
          </w:p>
        </w:tc>
        <w:tc>
          <w:tcPr>
            <w:tcW w:w="1873" w:type="dxa"/>
          </w:tcPr>
          <w:p w14:paraId="1C0E1872" w14:textId="7B4014EE"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5AA465CE" w14:textId="41315170" w:rsidR="00897CAF" w:rsidRPr="00444355" w:rsidRDefault="00897CAF" w:rsidP="004C6632">
            <w:pPr>
              <w:rPr>
                <w:rFonts w:ascii="宋体" w:eastAsia="宋体" w:hAnsi="宋体"/>
              </w:rPr>
            </w:pPr>
            <w:r w:rsidRPr="00444355">
              <w:rPr>
                <w:rFonts w:ascii="宋体" w:eastAsia="宋体" w:hAnsi="宋体" w:hint="eastAsia"/>
              </w:rPr>
              <w:t>动作类型</w:t>
            </w:r>
          </w:p>
        </w:tc>
      </w:tr>
      <w:tr w:rsidR="00897CAF" w:rsidRPr="00444355" w14:paraId="6AD71DC0" w14:textId="77777777" w:rsidTr="00897CAF">
        <w:tc>
          <w:tcPr>
            <w:tcW w:w="2350" w:type="dxa"/>
          </w:tcPr>
          <w:p w14:paraId="619FA7CD" w14:textId="434F3BC1" w:rsidR="00897CAF" w:rsidRPr="00444355" w:rsidRDefault="00897CAF" w:rsidP="004C6632">
            <w:pPr>
              <w:rPr>
                <w:rFonts w:ascii="宋体" w:eastAsia="宋体" w:hAnsi="宋体"/>
              </w:rPr>
            </w:pPr>
            <w:r w:rsidRPr="00444355">
              <w:rPr>
                <w:rFonts w:ascii="宋体" w:eastAsia="宋体" w:hAnsi="宋体"/>
              </w:rPr>
              <w:t>O</w:t>
            </w:r>
            <w:r w:rsidRPr="00444355">
              <w:rPr>
                <w:rFonts w:ascii="宋体" w:eastAsia="宋体" w:hAnsi="宋体" w:hint="eastAsia"/>
              </w:rPr>
              <w:t>rder</w:t>
            </w:r>
            <w:r w:rsidRPr="00444355">
              <w:rPr>
                <w:rFonts w:ascii="宋体" w:eastAsia="宋体" w:hAnsi="宋体"/>
              </w:rPr>
              <w:t>_</w:t>
            </w:r>
            <w:r w:rsidRPr="00444355">
              <w:rPr>
                <w:rFonts w:ascii="宋体" w:eastAsia="宋体" w:hAnsi="宋体" w:hint="eastAsia"/>
              </w:rPr>
              <w:t>id</w:t>
            </w:r>
          </w:p>
        </w:tc>
        <w:tc>
          <w:tcPr>
            <w:tcW w:w="2128" w:type="dxa"/>
          </w:tcPr>
          <w:p w14:paraId="44F544CE" w14:textId="6AAC6030"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73" w:type="dxa"/>
          </w:tcPr>
          <w:p w14:paraId="39C9A1DC" w14:textId="7A9DA850"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105D6ACE" w14:textId="63CC9053" w:rsidR="00897CAF" w:rsidRPr="00444355" w:rsidRDefault="00897CAF" w:rsidP="004C6632">
            <w:pPr>
              <w:rPr>
                <w:rFonts w:ascii="宋体" w:eastAsia="宋体" w:hAnsi="宋体"/>
              </w:rPr>
            </w:pPr>
            <w:r w:rsidRPr="00444355">
              <w:rPr>
                <w:rFonts w:ascii="宋体" w:eastAsia="宋体" w:hAnsi="宋体" w:hint="eastAsia"/>
              </w:rPr>
              <w:t>订单号</w:t>
            </w:r>
          </w:p>
        </w:tc>
      </w:tr>
      <w:tr w:rsidR="00897CAF" w:rsidRPr="00444355" w14:paraId="6A04788C" w14:textId="77777777" w:rsidTr="00897CAF">
        <w:tc>
          <w:tcPr>
            <w:tcW w:w="2350" w:type="dxa"/>
          </w:tcPr>
          <w:p w14:paraId="644C31FA" w14:textId="2FF585DE" w:rsidR="00897CAF" w:rsidRPr="00444355" w:rsidRDefault="00897CAF" w:rsidP="004C6632">
            <w:pPr>
              <w:rPr>
                <w:rFonts w:ascii="宋体" w:eastAsia="宋体" w:hAnsi="宋体"/>
              </w:rPr>
            </w:pPr>
            <w:r>
              <w:rPr>
                <w:rFonts w:ascii="宋体" w:eastAsia="宋体" w:hAnsi="宋体" w:hint="eastAsia"/>
              </w:rPr>
              <w:t>T</w:t>
            </w:r>
            <w:r w:rsidRPr="00444355">
              <w:rPr>
                <w:rFonts w:ascii="宋体" w:eastAsia="宋体" w:hAnsi="宋体" w:hint="eastAsia"/>
              </w:rPr>
              <w:t>rigger_event</w:t>
            </w:r>
          </w:p>
        </w:tc>
        <w:tc>
          <w:tcPr>
            <w:tcW w:w="2128" w:type="dxa"/>
          </w:tcPr>
          <w:p w14:paraId="5A263DE1" w14:textId="3DB7B7CF" w:rsidR="00897CAF" w:rsidRPr="00444355" w:rsidRDefault="00897CAF" w:rsidP="004C6632">
            <w:pPr>
              <w:rPr>
                <w:rFonts w:ascii="宋体" w:eastAsia="宋体" w:hAnsi="宋体"/>
              </w:rPr>
            </w:pPr>
            <w:r w:rsidRPr="00444355">
              <w:rPr>
                <w:rFonts w:ascii="宋体" w:eastAsia="宋体" w:hAnsi="宋体"/>
              </w:rPr>
              <w:t>V</w:t>
            </w:r>
            <w:r w:rsidRPr="00444355">
              <w:rPr>
                <w:rFonts w:ascii="宋体" w:eastAsia="宋体" w:hAnsi="宋体" w:hint="eastAsia"/>
              </w:rPr>
              <w:t>archar</w:t>
            </w:r>
          </w:p>
        </w:tc>
        <w:tc>
          <w:tcPr>
            <w:tcW w:w="1873" w:type="dxa"/>
          </w:tcPr>
          <w:p w14:paraId="213269D3" w14:textId="3A029493"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0820B676" w14:textId="0753495F" w:rsidR="00897CAF" w:rsidRPr="00444355" w:rsidRDefault="00897CAF" w:rsidP="004C6632">
            <w:pPr>
              <w:rPr>
                <w:rFonts w:ascii="宋体" w:eastAsia="宋体" w:hAnsi="宋体"/>
              </w:rPr>
            </w:pPr>
            <w:r w:rsidRPr="00444355">
              <w:rPr>
                <w:rFonts w:ascii="宋体" w:eastAsia="宋体" w:hAnsi="宋体" w:hint="eastAsia"/>
              </w:rPr>
              <w:t>触发事件</w:t>
            </w:r>
          </w:p>
        </w:tc>
      </w:tr>
      <w:tr w:rsidR="00897CAF" w:rsidRPr="00444355" w14:paraId="7B8FBA57" w14:textId="77777777" w:rsidTr="00897CAF">
        <w:tc>
          <w:tcPr>
            <w:tcW w:w="2350" w:type="dxa"/>
          </w:tcPr>
          <w:p w14:paraId="16F064DC" w14:textId="3F533A6C" w:rsidR="00897CAF" w:rsidRPr="00444355" w:rsidRDefault="00897CAF" w:rsidP="004C6632">
            <w:pPr>
              <w:rPr>
                <w:rFonts w:ascii="宋体" w:eastAsia="宋体" w:hAnsi="宋体"/>
              </w:rPr>
            </w:pPr>
            <w:r w:rsidRPr="00444355">
              <w:rPr>
                <w:rFonts w:ascii="宋体" w:eastAsia="宋体" w:hAnsi="宋体"/>
              </w:rPr>
              <w:t>R</w:t>
            </w:r>
            <w:r w:rsidRPr="00444355">
              <w:rPr>
                <w:rFonts w:ascii="宋体" w:eastAsia="宋体" w:hAnsi="宋体" w:hint="eastAsia"/>
              </w:rPr>
              <w:t>ule_id</w:t>
            </w:r>
          </w:p>
        </w:tc>
        <w:tc>
          <w:tcPr>
            <w:tcW w:w="2128" w:type="dxa"/>
          </w:tcPr>
          <w:p w14:paraId="1F5A0F96" w14:textId="2A3FC3EE" w:rsidR="00897CAF" w:rsidRPr="00444355" w:rsidRDefault="00897CAF" w:rsidP="004C6632">
            <w:pPr>
              <w:rPr>
                <w:rFonts w:ascii="宋体" w:eastAsia="宋体" w:hAnsi="宋体"/>
              </w:rPr>
            </w:pPr>
            <w:r w:rsidRPr="00444355">
              <w:rPr>
                <w:rFonts w:ascii="宋体" w:eastAsia="宋体" w:hAnsi="宋体"/>
              </w:rPr>
              <w:t>L</w:t>
            </w:r>
            <w:r w:rsidRPr="00444355">
              <w:rPr>
                <w:rFonts w:ascii="宋体" w:eastAsia="宋体" w:hAnsi="宋体" w:hint="eastAsia"/>
              </w:rPr>
              <w:t>ong</w:t>
            </w:r>
          </w:p>
        </w:tc>
        <w:tc>
          <w:tcPr>
            <w:tcW w:w="1873" w:type="dxa"/>
          </w:tcPr>
          <w:p w14:paraId="31988ED0" w14:textId="0E324AB7"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5D14A1CA" w14:textId="261292DA" w:rsidR="00897CAF" w:rsidRPr="00444355" w:rsidRDefault="00897CAF" w:rsidP="004C6632">
            <w:pPr>
              <w:rPr>
                <w:rFonts w:ascii="宋体" w:eastAsia="宋体" w:hAnsi="宋体"/>
              </w:rPr>
            </w:pPr>
            <w:r w:rsidRPr="00444355">
              <w:rPr>
                <w:rFonts w:ascii="宋体" w:eastAsia="宋体" w:hAnsi="宋体" w:hint="eastAsia"/>
              </w:rPr>
              <w:t>规则id</w:t>
            </w:r>
          </w:p>
        </w:tc>
      </w:tr>
      <w:tr w:rsidR="00897CAF" w:rsidRPr="00444355" w14:paraId="498215D2" w14:textId="77777777" w:rsidTr="00897CAF">
        <w:tc>
          <w:tcPr>
            <w:tcW w:w="2350" w:type="dxa"/>
          </w:tcPr>
          <w:p w14:paraId="4180D18F" w14:textId="11E5E5FE" w:rsidR="00897CAF" w:rsidRPr="00444355" w:rsidRDefault="00897CAF" w:rsidP="004C6632">
            <w:pPr>
              <w:rPr>
                <w:rFonts w:ascii="宋体" w:eastAsia="宋体" w:hAnsi="宋体"/>
              </w:rPr>
            </w:pPr>
            <w:r w:rsidRPr="00444355">
              <w:rPr>
                <w:rFonts w:ascii="宋体" w:eastAsia="宋体" w:hAnsi="宋体"/>
              </w:rPr>
              <w:t>N</w:t>
            </w:r>
            <w:r w:rsidRPr="00444355">
              <w:rPr>
                <w:rFonts w:ascii="宋体" w:eastAsia="宋体" w:hAnsi="宋体" w:hint="eastAsia"/>
              </w:rPr>
              <w:t>ame</w:t>
            </w:r>
          </w:p>
        </w:tc>
        <w:tc>
          <w:tcPr>
            <w:tcW w:w="2128" w:type="dxa"/>
          </w:tcPr>
          <w:p w14:paraId="05F43A09" w14:textId="3CBC5B91" w:rsidR="00897CAF" w:rsidRPr="00444355" w:rsidRDefault="00897CAF" w:rsidP="004C6632">
            <w:pPr>
              <w:rPr>
                <w:rFonts w:ascii="宋体" w:eastAsia="宋体" w:hAnsi="宋体"/>
              </w:rPr>
            </w:pPr>
            <w:r w:rsidRPr="00444355">
              <w:rPr>
                <w:rFonts w:ascii="宋体" w:eastAsia="宋体" w:hAnsi="宋体"/>
              </w:rPr>
              <w:t>Varchar</w:t>
            </w:r>
          </w:p>
        </w:tc>
        <w:tc>
          <w:tcPr>
            <w:tcW w:w="1873" w:type="dxa"/>
          </w:tcPr>
          <w:p w14:paraId="021A4246" w14:textId="0AA7FCFC"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05633201" w14:textId="44AB7E54" w:rsidR="00897CAF" w:rsidRPr="00444355" w:rsidRDefault="00897CAF" w:rsidP="004C6632">
            <w:pPr>
              <w:rPr>
                <w:rFonts w:ascii="宋体" w:eastAsia="宋体" w:hAnsi="宋体"/>
              </w:rPr>
            </w:pPr>
            <w:r w:rsidRPr="00444355">
              <w:rPr>
                <w:rFonts w:ascii="宋体" w:eastAsia="宋体" w:hAnsi="宋体" w:hint="eastAsia"/>
              </w:rPr>
              <w:t>动作名称</w:t>
            </w:r>
          </w:p>
        </w:tc>
      </w:tr>
    </w:tbl>
    <w:p w14:paraId="313D7106" w14:textId="32992323" w:rsidR="00370112" w:rsidRDefault="00370112" w:rsidP="004C6632"/>
    <w:p w14:paraId="56767626" w14:textId="4582016C" w:rsidR="00631C66" w:rsidRPr="00444355" w:rsidRDefault="006752D8" w:rsidP="0068487C">
      <w:pPr>
        <w:spacing w:line="360" w:lineRule="auto"/>
        <w:ind w:firstLineChars="200" w:firstLine="480"/>
        <w:rPr>
          <w:rFonts w:ascii="宋体" w:eastAsia="宋体" w:hAnsi="宋体"/>
          <w:sz w:val="24"/>
          <w:szCs w:val="24"/>
        </w:rPr>
      </w:pPr>
      <w:r>
        <w:rPr>
          <w:rFonts w:ascii="宋体" w:eastAsia="宋体" w:hAnsi="宋体" w:hint="eastAsia"/>
          <w:sz w:val="24"/>
          <w:szCs w:val="24"/>
        </w:rPr>
        <w:t>（6）</w:t>
      </w:r>
      <w:r w:rsidR="00631C66" w:rsidRPr="00444355">
        <w:rPr>
          <w:rFonts w:ascii="宋体" w:eastAsia="宋体" w:hAnsi="宋体" w:hint="eastAsia"/>
          <w:sz w:val="24"/>
          <w:szCs w:val="24"/>
        </w:rPr>
        <w:t>操作记录表</w:t>
      </w:r>
      <w:bookmarkStart w:id="307" w:name="OLE_LINK8"/>
      <w:bookmarkStart w:id="308" w:name="OLE_LINK9"/>
      <w:r w:rsidR="0068487C">
        <w:rPr>
          <w:rFonts w:ascii="宋体" w:eastAsia="宋体" w:hAnsi="宋体" w:hint="eastAsia"/>
          <w:sz w:val="24"/>
          <w:szCs w:val="24"/>
        </w:rPr>
        <w:t>ope</w:t>
      </w:r>
      <w:r w:rsidR="0068487C">
        <w:rPr>
          <w:rFonts w:ascii="宋体" w:eastAsia="宋体" w:hAnsi="宋体"/>
          <w:sz w:val="24"/>
          <w:szCs w:val="24"/>
        </w:rPr>
        <w:t>rate</w:t>
      </w:r>
      <w:r w:rsidR="0068487C">
        <w:rPr>
          <w:rFonts w:ascii="宋体" w:eastAsia="宋体" w:hAnsi="宋体" w:hint="eastAsia"/>
          <w:sz w:val="24"/>
          <w:szCs w:val="24"/>
        </w:rPr>
        <w:t>_</w:t>
      </w:r>
      <w:r w:rsidR="0068487C">
        <w:rPr>
          <w:rFonts w:ascii="宋体" w:eastAsia="宋体" w:hAnsi="宋体"/>
          <w:sz w:val="24"/>
          <w:szCs w:val="24"/>
        </w:rPr>
        <w:t>record</w:t>
      </w:r>
      <w:bookmarkEnd w:id="307"/>
      <w:bookmarkEnd w:id="308"/>
      <w:r w:rsidR="0068487C">
        <w:rPr>
          <w:rFonts w:ascii="宋体" w:eastAsia="宋体" w:hAnsi="宋体" w:hint="eastAsia"/>
          <w:sz w:val="24"/>
          <w:szCs w:val="24"/>
        </w:rPr>
        <w:t>存储了操作人员对规则的修改记录</w:t>
      </w:r>
      <w:r>
        <w:rPr>
          <w:rFonts w:ascii="宋体" w:eastAsia="宋体" w:hAnsi="宋体" w:hint="eastAsia"/>
          <w:sz w:val="24"/>
          <w:szCs w:val="24"/>
        </w:rPr>
        <w:t>。其中包含了操作记录的id、操作人员的id、规则修改之前的数据、规则修改之后的数据。</w:t>
      </w:r>
      <w:r w:rsidR="007D6F11">
        <w:rPr>
          <w:rFonts w:ascii="宋体" w:eastAsia="宋体" w:hAnsi="宋体" w:hint="eastAsia"/>
          <w:sz w:val="24"/>
          <w:szCs w:val="24"/>
        </w:rPr>
        <w:t>ope</w:t>
      </w:r>
      <w:r w:rsidR="007D6F11">
        <w:rPr>
          <w:rFonts w:ascii="宋体" w:eastAsia="宋体" w:hAnsi="宋体"/>
          <w:sz w:val="24"/>
          <w:szCs w:val="24"/>
        </w:rPr>
        <w:t>rate</w:t>
      </w:r>
      <w:r w:rsidR="007D6F11">
        <w:rPr>
          <w:rFonts w:ascii="宋体" w:eastAsia="宋体" w:hAnsi="宋体" w:hint="eastAsia"/>
          <w:sz w:val="24"/>
          <w:szCs w:val="24"/>
        </w:rPr>
        <w:t>_</w:t>
      </w:r>
      <w:r w:rsidR="007D6F11">
        <w:rPr>
          <w:rFonts w:ascii="宋体" w:eastAsia="宋体" w:hAnsi="宋体"/>
          <w:sz w:val="24"/>
          <w:szCs w:val="24"/>
        </w:rPr>
        <w:t>record</w:t>
      </w:r>
      <w:r w:rsidR="007D6F11">
        <w:rPr>
          <w:rFonts w:ascii="宋体" w:eastAsia="宋体" w:hAnsi="宋体" w:hint="eastAsia"/>
          <w:sz w:val="24"/>
          <w:szCs w:val="24"/>
        </w:rPr>
        <w:t>表</w:t>
      </w:r>
      <w:r w:rsidR="002F7EEB">
        <w:rPr>
          <w:rFonts w:ascii="宋体" w:eastAsia="宋体" w:hAnsi="宋体" w:hint="eastAsia"/>
          <w:sz w:val="24"/>
          <w:szCs w:val="24"/>
        </w:rPr>
        <w:t>结构</w:t>
      </w:r>
      <w:r w:rsidR="007D6F11">
        <w:rPr>
          <w:rFonts w:ascii="宋体" w:eastAsia="宋体" w:hAnsi="宋体" w:hint="eastAsia"/>
          <w:sz w:val="24"/>
          <w:szCs w:val="24"/>
        </w:rPr>
        <w:t>如表3.26所示。</w:t>
      </w:r>
    </w:p>
    <w:p w14:paraId="1EFE3C5B" w14:textId="402BA6F3" w:rsidR="00631C66" w:rsidRPr="00444355" w:rsidRDefault="00631C66" w:rsidP="00631C66">
      <w:pPr>
        <w:jc w:val="center"/>
        <w:rPr>
          <w:rFonts w:ascii="宋体" w:eastAsia="宋体" w:hAnsi="宋体"/>
          <w:szCs w:val="21"/>
        </w:rPr>
      </w:pPr>
      <w:r w:rsidRPr="00444355">
        <w:rPr>
          <w:rFonts w:ascii="宋体" w:eastAsia="宋体" w:hAnsi="宋体" w:hint="eastAsia"/>
          <w:szCs w:val="21"/>
        </w:rPr>
        <w:t>表3.2</w:t>
      </w:r>
      <w:r w:rsidR="003C59BD" w:rsidRPr="00444355">
        <w:rPr>
          <w:rFonts w:ascii="宋体" w:eastAsia="宋体" w:hAnsi="宋体" w:hint="eastAsia"/>
          <w:szCs w:val="21"/>
        </w:rPr>
        <w:t>6</w:t>
      </w:r>
      <w:r w:rsidR="00444355" w:rsidRPr="00444355">
        <w:rPr>
          <w:rFonts w:ascii="宋体" w:eastAsia="宋体" w:hAnsi="宋体"/>
          <w:szCs w:val="21"/>
        </w:rPr>
        <w:t xml:space="preserve"> operate_record</w:t>
      </w:r>
      <w:bookmarkStart w:id="309" w:name="OLE_LINK4"/>
      <w:bookmarkStart w:id="310" w:name="OLE_LINK5"/>
      <w:r w:rsidR="00444355" w:rsidRPr="00444355">
        <w:rPr>
          <w:rFonts w:ascii="宋体" w:eastAsia="宋体" w:hAnsi="宋体" w:hint="eastAsia"/>
          <w:szCs w:val="21"/>
        </w:rPr>
        <w:t>表结构</w:t>
      </w:r>
      <w:bookmarkEnd w:id="309"/>
      <w:bookmarkEnd w:id="310"/>
    </w:p>
    <w:tbl>
      <w:tblPr>
        <w:tblStyle w:val="af3"/>
        <w:tblW w:w="0" w:type="auto"/>
        <w:tblLook w:val="04A0" w:firstRow="1" w:lastRow="0" w:firstColumn="1" w:lastColumn="0" w:noHBand="0" w:noVBand="1"/>
      </w:tblPr>
      <w:tblGrid>
        <w:gridCol w:w="2365"/>
        <w:gridCol w:w="2047"/>
        <w:gridCol w:w="1908"/>
        <w:gridCol w:w="1976"/>
      </w:tblGrid>
      <w:tr w:rsidR="00897CAF" w:rsidRPr="00444355" w14:paraId="7585B479" w14:textId="77777777" w:rsidTr="00897CAF">
        <w:tc>
          <w:tcPr>
            <w:tcW w:w="2365" w:type="dxa"/>
          </w:tcPr>
          <w:p w14:paraId="23966CA8" w14:textId="3D3A6011" w:rsidR="00897CAF" w:rsidRPr="00444355" w:rsidRDefault="00897CAF" w:rsidP="004C6632">
            <w:pPr>
              <w:rPr>
                <w:rFonts w:ascii="宋体" w:eastAsia="宋体" w:hAnsi="宋体"/>
              </w:rPr>
            </w:pPr>
            <w:r w:rsidRPr="00444355">
              <w:rPr>
                <w:rFonts w:ascii="宋体" w:eastAsia="宋体" w:hAnsi="宋体" w:hint="eastAsia"/>
              </w:rPr>
              <w:t>字段名</w:t>
            </w:r>
          </w:p>
        </w:tc>
        <w:tc>
          <w:tcPr>
            <w:tcW w:w="2047" w:type="dxa"/>
          </w:tcPr>
          <w:p w14:paraId="5CD33C5A" w14:textId="48A942E5" w:rsidR="00897CAF" w:rsidRPr="00444355" w:rsidRDefault="00897CAF" w:rsidP="004C6632">
            <w:pPr>
              <w:rPr>
                <w:rFonts w:ascii="宋体" w:eastAsia="宋体" w:hAnsi="宋体"/>
              </w:rPr>
            </w:pPr>
            <w:r w:rsidRPr="00444355">
              <w:rPr>
                <w:rFonts w:ascii="宋体" w:eastAsia="宋体" w:hAnsi="宋体" w:hint="eastAsia"/>
              </w:rPr>
              <w:t>类型</w:t>
            </w:r>
          </w:p>
        </w:tc>
        <w:tc>
          <w:tcPr>
            <w:tcW w:w="1908" w:type="dxa"/>
          </w:tcPr>
          <w:p w14:paraId="32C9F15F" w14:textId="3EBD5B77" w:rsidR="00897CAF" w:rsidRPr="00444355" w:rsidRDefault="00897CAF" w:rsidP="004C6632">
            <w:pPr>
              <w:rPr>
                <w:rFonts w:ascii="宋体" w:eastAsia="宋体" w:hAnsi="宋体"/>
              </w:rPr>
            </w:pPr>
            <w:r>
              <w:rPr>
                <w:rFonts w:ascii="宋体" w:eastAsia="宋体" w:hAnsi="宋体" w:hint="eastAsia"/>
              </w:rPr>
              <w:t>是否允许为空</w:t>
            </w:r>
          </w:p>
        </w:tc>
        <w:tc>
          <w:tcPr>
            <w:tcW w:w="1976" w:type="dxa"/>
          </w:tcPr>
          <w:p w14:paraId="2EBF21F0" w14:textId="6E4045FD" w:rsidR="00897CAF" w:rsidRPr="00444355" w:rsidRDefault="00897CAF" w:rsidP="004C6632">
            <w:pPr>
              <w:rPr>
                <w:rFonts w:ascii="宋体" w:eastAsia="宋体" w:hAnsi="宋体"/>
              </w:rPr>
            </w:pPr>
            <w:r w:rsidRPr="00444355">
              <w:rPr>
                <w:rFonts w:ascii="宋体" w:eastAsia="宋体" w:hAnsi="宋体" w:hint="eastAsia"/>
              </w:rPr>
              <w:t>描述</w:t>
            </w:r>
          </w:p>
        </w:tc>
      </w:tr>
      <w:tr w:rsidR="00897CAF" w:rsidRPr="00444355" w14:paraId="4EFF3072" w14:textId="77777777" w:rsidTr="00897CAF">
        <w:tc>
          <w:tcPr>
            <w:tcW w:w="2365" w:type="dxa"/>
          </w:tcPr>
          <w:p w14:paraId="28005A72" w14:textId="0F3BBD13"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c>
          <w:tcPr>
            <w:tcW w:w="2047" w:type="dxa"/>
          </w:tcPr>
          <w:p w14:paraId="309A8DB3" w14:textId="110A7B4B" w:rsidR="00897CAF" w:rsidRPr="00444355" w:rsidRDefault="00897CAF" w:rsidP="004C6632">
            <w:pPr>
              <w:rPr>
                <w:rFonts w:ascii="宋体" w:eastAsia="宋体" w:hAnsi="宋体"/>
              </w:rPr>
            </w:pPr>
            <w:r w:rsidRPr="00444355">
              <w:rPr>
                <w:rFonts w:ascii="宋体" w:eastAsia="宋体" w:hAnsi="宋体" w:hint="eastAsia"/>
              </w:rPr>
              <w:t>Long</w:t>
            </w:r>
          </w:p>
        </w:tc>
        <w:tc>
          <w:tcPr>
            <w:tcW w:w="1908" w:type="dxa"/>
          </w:tcPr>
          <w:p w14:paraId="40B339BA" w14:textId="791D618C" w:rsidR="00897CAF" w:rsidRPr="00444355" w:rsidRDefault="00897CAF" w:rsidP="004C6632">
            <w:pPr>
              <w:rPr>
                <w:rFonts w:ascii="宋体" w:eastAsia="宋体" w:hAnsi="宋体"/>
              </w:rPr>
            </w:pPr>
            <w:r>
              <w:rPr>
                <w:rFonts w:ascii="宋体" w:eastAsia="宋体" w:hAnsi="宋体" w:hint="eastAsia"/>
              </w:rPr>
              <w:t>否</w:t>
            </w:r>
          </w:p>
        </w:tc>
        <w:tc>
          <w:tcPr>
            <w:tcW w:w="1976" w:type="dxa"/>
          </w:tcPr>
          <w:p w14:paraId="343ACE0A" w14:textId="083DAA19"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r>
      <w:tr w:rsidR="00897CAF" w:rsidRPr="00444355" w14:paraId="6EDDDC79" w14:textId="77777777" w:rsidTr="00897CAF">
        <w:tc>
          <w:tcPr>
            <w:tcW w:w="2365" w:type="dxa"/>
          </w:tcPr>
          <w:p w14:paraId="25698051" w14:textId="595E9AE3" w:rsidR="00897CAF" w:rsidRPr="00444355" w:rsidRDefault="00897CAF" w:rsidP="004C6632">
            <w:pPr>
              <w:rPr>
                <w:rFonts w:ascii="宋体" w:eastAsia="宋体" w:hAnsi="宋体"/>
              </w:rPr>
            </w:pPr>
            <w:r w:rsidRPr="00444355">
              <w:rPr>
                <w:rFonts w:ascii="宋体" w:eastAsia="宋体" w:hAnsi="宋体"/>
              </w:rPr>
              <w:t>O</w:t>
            </w:r>
            <w:r w:rsidRPr="00444355">
              <w:rPr>
                <w:rFonts w:ascii="宋体" w:eastAsia="宋体" w:hAnsi="宋体" w:hint="eastAsia"/>
              </w:rPr>
              <w:t>perator_</w:t>
            </w:r>
            <w:r w:rsidRPr="00444355">
              <w:rPr>
                <w:rFonts w:ascii="宋体" w:eastAsia="宋体" w:hAnsi="宋体"/>
              </w:rPr>
              <w:t>id</w:t>
            </w:r>
          </w:p>
        </w:tc>
        <w:tc>
          <w:tcPr>
            <w:tcW w:w="2047" w:type="dxa"/>
          </w:tcPr>
          <w:p w14:paraId="5B6C6EBA" w14:textId="7D258960" w:rsidR="00897CAF" w:rsidRPr="00444355" w:rsidRDefault="00897CAF" w:rsidP="004C6632">
            <w:pPr>
              <w:rPr>
                <w:rFonts w:ascii="宋体" w:eastAsia="宋体" w:hAnsi="宋体"/>
              </w:rPr>
            </w:pPr>
            <w:r w:rsidRPr="00444355">
              <w:rPr>
                <w:rFonts w:ascii="宋体" w:eastAsia="宋体" w:hAnsi="宋体"/>
              </w:rPr>
              <w:t>Long</w:t>
            </w:r>
          </w:p>
        </w:tc>
        <w:tc>
          <w:tcPr>
            <w:tcW w:w="1908" w:type="dxa"/>
          </w:tcPr>
          <w:p w14:paraId="2B01EE9C" w14:textId="0D6ECB68" w:rsidR="00897CAF" w:rsidRPr="00444355" w:rsidRDefault="00897CAF" w:rsidP="004C6632">
            <w:pPr>
              <w:rPr>
                <w:rFonts w:ascii="宋体" w:eastAsia="宋体" w:hAnsi="宋体"/>
              </w:rPr>
            </w:pPr>
            <w:r>
              <w:rPr>
                <w:rFonts w:ascii="宋体" w:eastAsia="宋体" w:hAnsi="宋体" w:hint="eastAsia"/>
              </w:rPr>
              <w:t>否</w:t>
            </w:r>
          </w:p>
        </w:tc>
        <w:tc>
          <w:tcPr>
            <w:tcW w:w="1976" w:type="dxa"/>
          </w:tcPr>
          <w:p w14:paraId="69E0C476" w14:textId="36BA7AB3" w:rsidR="00897CAF" w:rsidRPr="00444355" w:rsidRDefault="00897CAF" w:rsidP="004C6632">
            <w:pPr>
              <w:rPr>
                <w:rFonts w:ascii="宋体" w:eastAsia="宋体" w:hAnsi="宋体"/>
              </w:rPr>
            </w:pPr>
            <w:r w:rsidRPr="00444355">
              <w:rPr>
                <w:rFonts w:ascii="宋体" w:eastAsia="宋体" w:hAnsi="宋体" w:hint="eastAsia"/>
              </w:rPr>
              <w:t>操作人员ID</w:t>
            </w:r>
          </w:p>
        </w:tc>
      </w:tr>
      <w:tr w:rsidR="00897CAF" w:rsidRPr="00444355" w14:paraId="5B05CAD0" w14:textId="77777777" w:rsidTr="00897CAF">
        <w:tc>
          <w:tcPr>
            <w:tcW w:w="2365" w:type="dxa"/>
          </w:tcPr>
          <w:p w14:paraId="6350B56B" w14:textId="4BEC8328" w:rsidR="00897CAF" w:rsidRPr="00444355" w:rsidRDefault="00897CAF" w:rsidP="004C6632">
            <w:pPr>
              <w:rPr>
                <w:rFonts w:ascii="宋体" w:eastAsia="宋体" w:hAnsi="宋体"/>
              </w:rPr>
            </w:pPr>
            <w:r w:rsidRPr="00444355">
              <w:rPr>
                <w:rFonts w:ascii="宋体" w:eastAsia="宋体" w:hAnsi="宋体"/>
              </w:rPr>
              <w:t>C</w:t>
            </w:r>
            <w:r w:rsidRPr="00444355">
              <w:rPr>
                <w:rFonts w:ascii="宋体" w:eastAsia="宋体" w:hAnsi="宋体" w:hint="eastAsia"/>
              </w:rPr>
              <w:t>hange_</w:t>
            </w:r>
            <w:r w:rsidRPr="00444355">
              <w:rPr>
                <w:rFonts w:ascii="宋体" w:eastAsia="宋体" w:hAnsi="宋体"/>
              </w:rPr>
              <w:t>before</w:t>
            </w:r>
          </w:p>
        </w:tc>
        <w:tc>
          <w:tcPr>
            <w:tcW w:w="2047" w:type="dxa"/>
          </w:tcPr>
          <w:p w14:paraId="2A4CB83E" w14:textId="56464698" w:rsidR="00897CAF" w:rsidRPr="00444355" w:rsidRDefault="00897CAF" w:rsidP="004C6632">
            <w:pPr>
              <w:rPr>
                <w:rFonts w:ascii="宋体" w:eastAsia="宋体" w:hAnsi="宋体"/>
              </w:rPr>
            </w:pPr>
            <w:r w:rsidRPr="00444355">
              <w:rPr>
                <w:rFonts w:ascii="宋体" w:eastAsia="宋体" w:hAnsi="宋体" w:hint="eastAsia"/>
              </w:rPr>
              <w:t>T</w:t>
            </w:r>
            <w:r w:rsidRPr="00444355">
              <w:rPr>
                <w:rFonts w:ascii="宋体" w:eastAsia="宋体" w:hAnsi="宋体"/>
              </w:rPr>
              <w:t>ext</w:t>
            </w:r>
          </w:p>
        </w:tc>
        <w:tc>
          <w:tcPr>
            <w:tcW w:w="1908" w:type="dxa"/>
          </w:tcPr>
          <w:p w14:paraId="1781CCE8" w14:textId="08722F01" w:rsidR="00897CAF" w:rsidRPr="00444355" w:rsidRDefault="00897CAF" w:rsidP="004C6632">
            <w:pPr>
              <w:rPr>
                <w:rFonts w:ascii="宋体" w:eastAsia="宋体" w:hAnsi="宋体"/>
              </w:rPr>
            </w:pPr>
            <w:r>
              <w:rPr>
                <w:rFonts w:ascii="宋体" w:eastAsia="宋体" w:hAnsi="宋体" w:hint="eastAsia"/>
              </w:rPr>
              <w:t>否</w:t>
            </w:r>
          </w:p>
        </w:tc>
        <w:tc>
          <w:tcPr>
            <w:tcW w:w="1976" w:type="dxa"/>
          </w:tcPr>
          <w:p w14:paraId="5C44EB5A" w14:textId="042B9863" w:rsidR="00897CAF" w:rsidRPr="00444355" w:rsidRDefault="00897CAF" w:rsidP="004C6632">
            <w:pPr>
              <w:rPr>
                <w:rFonts w:ascii="宋体" w:eastAsia="宋体" w:hAnsi="宋体"/>
              </w:rPr>
            </w:pPr>
            <w:r w:rsidRPr="00444355">
              <w:rPr>
                <w:rFonts w:ascii="宋体" w:eastAsia="宋体" w:hAnsi="宋体" w:hint="eastAsia"/>
              </w:rPr>
              <w:t>修改之前的数据</w:t>
            </w:r>
          </w:p>
        </w:tc>
      </w:tr>
      <w:tr w:rsidR="00897CAF" w:rsidRPr="00444355" w14:paraId="7DEDEA4F" w14:textId="77777777" w:rsidTr="00897CAF">
        <w:tc>
          <w:tcPr>
            <w:tcW w:w="2365" w:type="dxa"/>
          </w:tcPr>
          <w:p w14:paraId="7A2317CB" w14:textId="1ED12A63" w:rsidR="00897CAF" w:rsidRPr="00444355" w:rsidRDefault="00897CAF" w:rsidP="004C6632">
            <w:pPr>
              <w:rPr>
                <w:rFonts w:ascii="宋体" w:eastAsia="宋体" w:hAnsi="宋体"/>
              </w:rPr>
            </w:pPr>
            <w:r w:rsidRPr="00444355">
              <w:rPr>
                <w:rFonts w:ascii="宋体" w:eastAsia="宋体" w:hAnsi="宋体"/>
              </w:rPr>
              <w:lastRenderedPageBreak/>
              <w:t>C</w:t>
            </w:r>
            <w:r w:rsidRPr="00444355">
              <w:rPr>
                <w:rFonts w:ascii="宋体" w:eastAsia="宋体" w:hAnsi="宋体" w:hint="eastAsia"/>
              </w:rPr>
              <w:t>hange_</w:t>
            </w:r>
            <w:r w:rsidRPr="00444355">
              <w:rPr>
                <w:rFonts w:ascii="宋体" w:eastAsia="宋体" w:hAnsi="宋体"/>
              </w:rPr>
              <w:t>after</w:t>
            </w:r>
          </w:p>
        </w:tc>
        <w:tc>
          <w:tcPr>
            <w:tcW w:w="2047" w:type="dxa"/>
          </w:tcPr>
          <w:p w14:paraId="2F54BD82" w14:textId="5DAF829D" w:rsidR="00897CAF" w:rsidRPr="00444355" w:rsidRDefault="00897CAF" w:rsidP="004C6632">
            <w:pPr>
              <w:rPr>
                <w:rFonts w:ascii="宋体" w:eastAsia="宋体" w:hAnsi="宋体"/>
              </w:rPr>
            </w:pPr>
            <w:r w:rsidRPr="00444355">
              <w:rPr>
                <w:rFonts w:ascii="宋体" w:eastAsia="宋体" w:hAnsi="宋体" w:hint="eastAsia"/>
              </w:rPr>
              <w:t>T</w:t>
            </w:r>
            <w:r w:rsidRPr="00444355">
              <w:rPr>
                <w:rFonts w:ascii="宋体" w:eastAsia="宋体" w:hAnsi="宋体"/>
              </w:rPr>
              <w:t>ext</w:t>
            </w:r>
          </w:p>
        </w:tc>
        <w:tc>
          <w:tcPr>
            <w:tcW w:w="1908" w:type="dxa"/>
          </w:tcPr>
          <w:p w14:paraId="06EA24DF" w14:textId="67C3E688" w:rsidR="00897CAF" w:rsidRPr="00444355" w:rsidRDefault="00897CAF" w:rsidP="004C6632">
            <w:pPr>
              <w:rPr>
                <w:rFonts w:ascii="宋体" w:eastAsia="宋体" w:hAnsi="宋体"/>
              </w:rPr>
            </w:pPr>
            <w:r>
              <w:rPr>
                <w:rFonts w:ascii="宋体" w:eastAsia="宋体" w:hAnsi="宋体" w:hint="eastAsia"/>
              </w:rPr>
              <w:t>否</w:t>
            </w:r>
          </w:p>
        </w:tc>
        <w:tc>
          <w:tcPr>
            <w:tcW w:w="1976" w:type="dxa"/>
          </w:tcPr>
          <w:p w14:paraId="60F6FA51" w14:textId="699EA9EF" w:rsidR="00897CAF" w:rsidRPr="00444355" w:rsidRDefault="00897CAF" w:rsidP="004C6632">
            <w:pPr>
              <w:rPr>
                <w:rFonts w:ascii="宋体" w:eastAsia="宋体" w:hAnsi="宋体"/>
              </w:rPr>
            </w:pPr>
            <w:r w:rsidRPr="00444355">
              <w:rPr>
                <w:rFonts w:ascii="宋体" w:eastAsia="宋体" w:hAnsi="宋体" w:hint="eastAsia"/>
              </w:rPr>
              <w:t>修改之后的数据</w:t>
            </w:r>
          </w:p>
        </w:tc>
      </w:tr>
    </w:tbl>
    <w:p w14:paraId="4C6B74B9" w14:textId="77777777" w:rsidR="00444355" w:rsidRDefault="00444355" w:rsidP="004C6632">
      <w:pPr>
        <w:rPr>
          <w:rFonts w:ascii="宋体" w:eastAsia="宋体" w:hAnsi="宋体"/>
          <w:sz w:val="24"/>
          <w:szCs w:val="24"/>
        </w:rPr>
      </w:pPr>
    </w:p>
    <w:p w14:paraId="7423D816" w14:textId="0896E61F" w:rsidR="00631C66" w:rsidRPr="00444355" w:rsidRDefault="00340CAE" w:rsidP="00340CAE">
      <w:pPr>
        <w:spacing w:line="360" w:lineRule="auto"/>
        <w:ind w:firstLineChars="200" w:firstLine="480"/>
        <w:rPr>
          <w:rFonts w:ascii="宋体" w:eastAsia="宋体" w:hAnsi="宋体"/>
          <w:sz w:val="24"/>
          <w:szCs w:val="24"/>
        </w:rPr>
      </w:pPr>
      <w:r>
        <w:rPr>
          <w:rFonts w:ascii="宋体" w:eastAsia="宋体" w:hAnsi="宋体" w:hint="eastAsia"/>
          <w:sz w:val="24"/>
          <w:szCs w:val="24"/>
        </w:rPr>
        <w:t>（7）</w:t>
      </w:r>
      <w:r w:rsidR="00152069" w:rsidRPr="00444355">
        <w:rPr>
          <w:rFonts w:ascii="宋体" w:eastAsia="宋体" w:hAnsi="宋体" w:hint="eastAsia"/>
          <w:sz w:val="24"/>
          <w:szCs w:val="24"/>
        </w:rPr>
        <w:t>操作人员表</w:t>
      </w:r>
      <w:r>
        <w:rPr>
          <w:rFonts w:ascii="宋体" w:eastAsia="宋体" w:hAnsi="宋体" w:hint="eastAsia"/>
          <w:sz w:val="24"/>
          <w:szCs w:val="24"/>
        </w:rPr>
        <w:t>operator存储了可以进行规则修改的操作人员。饿了</w:t>
      </w:r>
      <w:proofErr w:type="gramStart"/>
      <w:r>
        <w:rPr>
          <w:rFonts w:ascii="宋体" w:eastAsia="宋体" w:hAnsi="宋体" w:hint="eastAsia"/>
          <w:sz w:val="24"/>
          <w:szCs w:val="24"/>
        </w:rPr>
        <w:t>么使用</w:t>
      </w:r>
      <w:proofErr w:type="gramEnd"/>
      <w:r>
        <w:rPr>
          <w:rFonts w:ascii="宋体" w:eastAsia="宋体" w:hAnsi="宋体" w:hint="eastAsia"/>
          <w:sz w:val="24"/>
          <w:szCs w:val="24"/>
        </w:rPr>
        <w:t>了阿里内部员工管理系统，因此不需要通过账号密码来登录系统，但是每个操作人员的权限需要设置，表中权限的字段为authority</w:t>
      </w:r>
      <w:r w:rsidR="00C67F73">
        <w:rPr>
          <w:rFonts w:ascii="宋体" w:eastAsia="宋体" w:hAnsi="宋体" w:hint="eastAsia"/>
          <w:sz w:val="24"/>
          <w:szCs w:val="24"/>
        </w:rPr>
        <w:t>，权限主要有不可查看、可查看、和</w:t>
      </w:r>
      <w:proofErr w:type="gramStart"/>
      <w:r w:rsidR="00C67F73">
        <w:rPr>
          <w:rFonts w:ascii="宋体" w:eastAsia="宋体" w:hAnsi="宋体" w:hint="eastAsia"/>
          <w:sz w:val="24"/>
          <w:szCs w:val="24"/>
        </w:rPr>
        <w:t>可</w:t>
      </w:r>
      <w:proofErr w:type="gramEnd"/>
      <w:r w:rsidR="00C67F73">
        <w:rPr>
          <w:rFonts w:ascii="宋体" w:eastAsia="宋体" w:hAnsi="宋体" w:hint="eastAsia"/>
          <w:sz w:val="24"/>
          <w:szCs w:val="24"/>
        </w:rPr>
        <w:t>修改这三个选项。</w:t>
      </w:r>
      <w:r w:rsidR="002F7EEB">
        <w:rPr>
          <w:rFonts w:ascii="宋体" w:eastAsia="宋体" w:hAnsi="宋体" w:hint="eastAsia"/>
          <w:sz w:val="24"/>
          <w:szCs w:val="24"/>
        </w:rPr>
        <w:t>operator表结果如表3.27所示</w:t>
      </w:r>
      <w:r w:rsidR="00897CAF">
        <w:rPr>
          <w:rFonts w:ascii="宋体" w:eastAsia="宋体" w:hAnsi="宋体" w:hint="eastAsia"/>
          <w:sz w:val="24"/>
          <w:szCs w:val="24"/>
        </w:rPr>
        <w:t>。</w:t>
      </w:r>
    </w:p>
    <w:p w14:paraId="69453146" w14:textId="1782B932" w:rsidR="00152069" w:rsidRPr="00444355" w:rsidRDefault="00152069" w:rsidP="00152069">
      <w:pPr>
        <w:jc w:val="center"/>
        <w:rPr>
          <w:rFonts w:ascii="宋体" w:eastAsia="宋体" w:hAnsi="宋体"/>
          <w:szCs w:val="21"/>
        </w:rPr>
      </w:pPr>
      <w:r w:rsidRPr="00444355">
        <w:rPr>
          <w:rFonts w:ascii="宋体" w:eastAsia="宋体" w:hAnsi="宋体" w:hint="eastAsia"/>
          <w:szCs w:val="21"/>
        </w:rPr>
        <w:t>表3.27</w:t>
      </w:r>
      <w:r w:rsidR="00444355" w:rsidRPr="00444355">
        <w:rPr>
          <w:rFonts w:ascii="宋体" w:eastAsia="宋体" w:hAnsi="宋体"/>
          <w:szCs w:val="21"/>
        </w:rPr>
        <w:t xml:space="preserve"> operator</w:t>
      </w:r>
      <w:r w:rsidR="00444355" w:rsidRPr="00444355">
        <w:rPr>
          <w:rFonts w:ascii="宋体" w:eastAsia="宋体" w:hAnsi="宋体" w:hint="eastAsia"/>
          <w:szCs w:val="21"/>
        </w:rPr>
        <w:t>表结构</w:t>
      </w:r>
    </w:p>
    <w:tbl>
      <w:tblPr>
        <w:tblStyle w:val="af3"/>
        <w:tblW w:w="0" w:type="auto"/>
        <w:tblLook w:val="04A0" w:firstRow="1" w:lastRow="0" w:firstColumn="1" w:lastColumn="0" w:noHBand="0" w:noVBand="1"/>
      </w:tblPr>
      <w:tblGrid>
        <w:gridCol w:w="2202"/>
        <w:gridCol w:w="2276"/>
        <w:gridCol w:w="1873"/>
        <w:gridCol w:w="1945"/>
      </w:tblGrid>
      <w:tr w:rsidR="00897CAF" w:rsidRPr="00444355" w14:paraId="423880A6" w14:textId="77777777" w:rsidTr="00897CAF">
        <w:tc>
          <w:tcPr>
            <w:tcW w:w="2202" w:type="dxa"/>
          </w:tcPr>
          <w:p w14:paraId="6D8009D1" w14:textId="30F2B5BB" w:rsidR="00897CAF" w:rsidRPr="00444355" w:rsidRDefault="00897CAF" w:rsidP="004C6632">
            <w:pPr>
              <w:rPr>
                <w:rFonts w:ascii="宋体" w:eastAsia="宋体" w:hAnsi="宋体"/>
              </w:rPr>
            </w:pPr>
            <w:r w:rsidRPr="00444355">
              <w:rPr>
                <w:rFonts w:ascii="宋体" w:eastAsia="宋体" w:hAnsi="宋体" w:hint="eastAsia"/>
              </w:rPr>
              <w:t>字段名</w:t>
            </w:r>
          </w:p>
        </w:tc>
        <w:tc>
          <w:tcPr>
            <w:tcW w:w="2276" w:type="dxa"/>
          </w:tcPr>
          <w:p w14:paraId="64058D89" w14:textId="7D77047A" w:rsidR="00897CAF" w:rsidRPr="00444355" w:rsidRDefault="00897CAF" w:rsidP="004C6632">
            <w:pPr>
              <w:rPr>
                <w:rFonts w:ascii="宋体" w:eastAsia="宋体" w:hAnsi="宋体"/>
              </w:rPr>
            </w:pPr>
            <w:r w:rsidRPr="00444355">
              <w:rPr>
                <w:rFonts w:ascii="宋体" w:eastAsia="宋体" w:hAnsi="宋体" w:hint="eastAsia"/>
              </w:rPr>
              <w:t>类型</w:t>
            </w:r>
          </w:p>
        </w:tc>
        <w:tc>
          <w:tcPr>
            <w:tcW w:w="1873" w:type="dxa"/>
          </w:tcPr>
          <w:p w14:paraId="76C4BBE5" w14:textId="0D3E1272" w:rsidR="00897CAF" w:rsidRPr="00444355" w:rsidRDefault="00897CAF" w:rsidP="004C6632">
            <w:pPr>
              <w:rPr>
                <w:rFonts w:ascii="宋体" w:eastAsia="宋体" w:hAnsi="宋体"/>
              </w:rPr>
            </w:pPr>
            <w:r>
              <w:rPr>
                <w:rFonts w:ascii="宋体" w:eastAsia="宋体" w:hAnsi="宋体" w:hint="eastAsia"/>
              </w:rPr>
              <w:t>是否允许为空</w:t>
            </w:r>
          </w:p>
        </w:tc>
        <w:tc>
          <w:tcPr>
            <w:tcW w:w="1945" w:type="dxa"/>
          </w:tcPr>
          <w:p w14:paraId="4413AF4A" w14:textId="495C58BA" w:rsidR="00897CAF" w:rsidRPr="00444355" w:rsidRDefault="00897CAF" w:rsidP="004C6632">
            <w:pPr>
              <w:rPr>
                <w:rFonts w:ascii="宋体" w:eastAsia="宋体" w:hAnsi="宋体"/>
              </w:rPr>
            </w:pPr>
            <w:r w:rsidRPr="00444355">
              <w:rPr>
                <w:rFonts w:ascii="宋体" w:eastAsia="宋体" w:hAnsi="宋体" w:hint="eastAsia"/>
              </w:rPr>
              <w:t>描述</w:t>
            </w:r>
          </w:p>
        </w:tc>
      </w:tr>
      <w:tr w:rsidR="00897CAF" w:rsidRPr="00444355" w14:paraId="0954C99C" w14:textId="77777777" w:rsidTr="00897CAF">
        <w:tc>
          <w:tcPr>
            <w:tcW w:w="2202" w:type="dxa"/>
          </w:tcPr>
          <w:p w14:paraId="0CAC472F" w14:textId="6260DA1A" w:rsidR="00897CAF" w:rsidRPr="00444355" w:rsidRDefault="00897CAF" w:rsidP="004C6632">
            <w:pPr>
              <w:rPr>
                <w:rFonts w:ascii="宋体" w:eastAsia="宋体" w:hAnsi="宋体"/>
              </w:rPr>
            </w:pPr>
            <w:r w:rsidRPr="00444355">
              <w:rPr>
                <w:rFonts w:ascii="宋体" w:eastAsia="宋体" w:hAnsi="宋体"/>
              </w:rPr>
              <w:t>I</w:t>
            </w:r>
            <w:r w:rsidRPr="00444355">
              <w:rPr>
                <w:rFonts w:ascii="宋体" w:eastAsia="宋体" w:hAnsi="宋体" w:hint="eastAsia"/>
              </w:rPr>
              <w:t>d</w:t>
            </w:r>
          </w:p>
        </w:tc>
        <w:tc>
          <w:tcPr>
            <w:tcW w:w="2276" w:type="dxa"/>
          </w:tcPr>
          <w:p w14:paraId="4833989C" w14:textId="423B1084" w:rsidR="00897CAF" w:rsidRPr="00444355" w:rsidRDefault="00897CAF" w:rsidP="004C6632">
            <w:pPr>
              <w:rPr>
                <w:rFonts w:ascii="宋体" w:eastAsia="宋体" w:hAnsi="宋体"/>
              </w:rPr>
            </w:pPr>
            <w:r w:rsidRPr="00444355">
              <w:rPr>
                <w:rFonts w:ascii="宋体" w:eastAsia="宋体" w:hAnsi="宋体" w:hint="eastAsia"/>
              </w:rPr>
              <w:t>L</w:t>
            </w:r>
            <w:r w:rsidRPr="00444355">
              <w:rPr>
                <w:rFonts w:ascii="宋体" w:eastAsia="宋体" w:hAnsi="宋体"/>
              </w:rPr>
              <w:t>ong</w:t>
            </w:r>
          </w:p>
        </w:tc>
        <w:tc>
          <w:tcPr>
            <w:tcW w:w="1873" w:type="dxa"/>
          </w:tcPr>
          <w:p w14:paraId="06174629" w14:textId="215653F1"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7E727DE6" w14:textId="746948B5" w:rsidR="00897CAF" w:rsidRPr="00444355" w:rsidRDefault="00897CAF" w:rsidP="004C6632">
            <w:pPr>
              <w:rPr>
                <w:rFonts w:ascii="宋体" w:eastAsia="宋体" w:hAnsi="宋体"/>
              </w:rPr>
            </w:pPr>
            <w:r w:rsidRPr="00444355">
              <w:rPr>
                <w:rFonts w:ascii="宋体" w:eastAsia="宋体" w:hAnsi="宋体" w:hint="eastAsia"/>
              </w:rPr>
              <w:t>操作人id</w:t>
            </w:r>
          </w:p>
        </w:tc>
      </w:tr>
      <w:tr w:rsidR="00897CAF" w:rsidRPr="00444355" w14:paraId="14C28678" w14:textId="77777777" w:rsidTr="00897CAF">
        <w:tc>
          <w:tcPr>
            <w:tcW w:w="2202" w:type="dxa"/>
          </w:tcPr>
          <w:p w14:paraId="14C70C43" w14:textId="648B18DA" w:rsidR="00897CAF" w:rsidRPr="00444355" w:rsidRDefault="00897CAF" w:rsidP="004C6632">
            <w:pPr>
              <w:rPr>
                <w:rFonts w:ascii="宋体" w:eastAsia="宋体" w:hAnsi="宋体"/>
              </w:rPr>
            </w:pPr>
            <w:r w:rsidRPr="00444355">
              <w:rPr>
                <w:rFonts w:ascii="宋体" w:eastAsia="宋体" w:hAnsi="宋体"/>
              </w:rPr>
              <w:t>Name</w:t>
            </w:r>
          </w:p>
        </w:tc>
        <w:tc>
          <w:tcPr>
            <w:tcW w:w="2276" w:type="dxa"/>
          </w:tcPr>
          <w:p w14:paraId="332E2EB9" w14:textId="50591726" w:rsidR="00897CAF" w:rsidRPr="00444355" w:rsidRDefault="00897CAF" w:rsidP="004C6632">
            <w:pPr>
              <w:rPr>
                <w:rFonts w:ascii="宋体" w:eastAsia="宋体" w:hAnsi="宋体"/>
              </w:rPr>
            </w:pPr>
            <w:r w:rsidRPr="00444355">
              <w:rPr>
                <w:rFonts w:ascii="宋体" w:eastAsia="宋体" w:hAnsi="宋体" w:hint="eastAsia"/>
              </w:rPr>
              <w:t>V</w:t>
            </w:r>
            <w:r w:rsidRPr="00444355">
              <w:rPr>
                <w:rFonts w:ascii="宋体" w:eastAsia="宋体" w:hAnsi="宋体"/>
              </w:rPr>
              <w:t>archar(20)</w:t>
            </w:r>
          </w:p>
        </w:tc>
        <w:tc>
          <w:tcPr>
            <w:tcW w:w="1873" w:type="dxa"/>
          </w:tcPr>
          <w:p w14:paraId="706FDFBB" w14:textId="1DB75CE5" w:rsidR="00897CAF" w:rsidRPr="00444355" w:rsidRDefault="00897CAF" w:rsidP="004C6632">
            <w:pPr>
              <w:rPr>
                <w:rFonts w:ascii="宋体" w:eastAsia="宋体" w:hAnsi="宋体"/>
              </w:rPr>
            </w:pPr>
            <w:r>
              <w:rPr>
                <w:rFonts w:ascii="宋体" w:eastAsia="宋体" w:hAnsi="宋体" w:hint="eastAsia"/>
              </w:rPr>
              <w:t>否</w:t>
            </w:r>
          </w:p>
        </w:tc>
        <w:tc>
          <w:tcPr>
            <w:tcW w:w="1945" w:type="dxa"/>
          </w:tcPr>
          <w:p w14:paraId="0DC33485" w14:textId="45EB56DB" w:rsidR="00897CAF" w:rsidRPr="00444355" w:rsidRDefault="00897CAF" w:rsidP="004C6632">
            <w:pPr>
              <w:rPr>
                <w:rFonts w:ascii="宋体" w:eastAsia="宋体" w:hAnsi="宋体"/>
              </w:rPr>
            </w:pPr>
            <w:r w:rsidRPr="00444355">
              <w:rPr>
                <w:rFonts w:ascii="宋体" w:eastAsia="宋体" w:hAnsi="宋体" w:hint="eastAsia"/>
              </w:rPr>
              <w:t>操作人名字</w:t>
            </w:r>
          </w:p>
        </w:tc>
      </w:tr>
      <w:tr w:rsidR="00BF286A" w:rsidRPr="00444355" w14:paraId="460CD08D" w14:textId="77777777" w:rsidTr="00897CAF">
        <w:tc>
          <w:tcPr>
            <w:tcW w:w="2202" w:type="dxa"/>
          </w:tcPr>
          <w:p w14:paraId="35C65FC2" w14:textId="1C1BC76F" w:rsidR="00BF286A" w:rsidRPr="00444355" w:rsidRDefault="00E54EF1" w:rsidP="004C6632">
            <w:pPr>
              <w:rPr>
                <w:rFonts w:ascii="宋体" w:eastAsia="宋体" w:hAnsi="宋体"/>
              </w:rPr>
            </w:pPr>
            <w:r>
              <w:rPr>
                <w:rFonts w:ascii="宋体" w:eastAsia="宋体" w:hAnsi="宋体"/>
              </w:rPr>
              <w:t>E</w:t>
            </w:r>
            <w:r>
              <w:rPr>
                <w:rFonts w:ascii="宋体" w:eastAsia="宋体" w:hAnsi="宋体" w:hint="eastAsia"/>
              </w:rPr>
              <w:t>mployee</w:t>
            </w:r>
            <w:r>
              <w:rPr>
                <w:rFonts w:ascii="宋体" w:eastAsia="宋体" w:hAnsi="宋体"/>
              </w:rPr>
              <w:t>_num</w:t>
            </w:r>
          </w:p>
        </w:tc>
        <w:tc>
          <w:tcPr>
            <w:tcW w:w="2276" w:type="dxa"/>
          </w:tcPr>
          <w:p w14:paraId="165463A1" w14:textId="51218923" w:rsidR="00BF286A" w:rsidRPr="00444355" w:rsidRDefault="00BF286A" w:rsidP="004C6632">
            <w:pPr>
              <w:rPr>
                <w:rFonts w:ascii="宋体" w:eastAsia="宋体" w:hAnsi="宋体"/>
              </w:rPr>
            </w:pPr>
            <w:r>
              <w:rPr>
                <w:rFonts w:ascii="宋体" w:eastAsia="宋体" w:hAnsi="宋体" w:hint="eastAsia"/>
              </w:rPr>
              <w:t>Long</w:t>
            </w:r>
          </w:p>
        </w:tc>
        <w:tc>
          <w:tcPr>
            <w:tcW w:w="1873" w:type="dxa"/>
          </w:tcPr>
          <w:p w14:paraId="3E7EDC46" w14:textId="53015B16" w:rsidR="00BF286A" w:rsidRDefault="00BF286A" w:rsidP="004C6632">
            <w:pPr>
              <w:rPr>
                <w:rFonts w:ascii="宋体" w:eastAsia="宋体" w:hAnsi="宋体"/>
              </w:rPr>
            </w:pPr>
            <w:r>
              <w:rPr>
                <w:rFonts w:ascii="宋体" w:eastAsia="宋体" w:hAnsi="宋体" w:hint="eastAsia"/>
              </w:rPr>
              <w:t>否</w:t>
            </w:r>
          </w:p>
        </w:tc>
        <w:tc>
          <w:tcPr>
            <w:tcW w:w="1945" w:type="dxa"/>
          </w:tcPr>
          <w:p w14:paraId="23D53988" w14:textId="5402470F" w:rsidR="00BF286A" w:rsidRPr="00444355" w:rsidRDefault="00BF286A" w:rsidP="004C6632">
            <w:pPr>
              <w:rPr>
                <w:rFonts w:ascii="宋体" w:eastAsia="宋体" w:hAnsi="宋体"/>
              </w:rPr>
            </w:pPr>
            <w:r>
              <w:rPr>
                <w:rFonts w:ascii="宋体" w:eastAsia="宋体" w:hAnsi="宋体" w:hint="eastAsia"/>
              </w:rPr>
              <w:t>操作人工号</w:t>
            </w:r>
          </w:p>
        </w:tc>
      </w:tr>
      <w:tr w:rsidR="00897CAF" w:rsidRPr="00444355" w14:paraId="27652637" w14:textId="77777777" w:rsidTr="00897CAF">
        <w:tc>
          <w:tcPr>
            <w:tcW w:w="2202" w:type="dxa"/>
          </w:tcPr>
          <w:p w14:paraId="05C95BC7" w14:textId="575749B0" w:rsidR="00897CAF" w:rsidRPr="00444355" w:rsidRDefault="00897CAF" w:rsidP="004C6632">
            <w:pPr>
              <w:rPr>
                <w:rFonts w:ascii="宋体" w:eastAsia="宋体" w:hAnsi="宋体"/>
              </w:rPr>
            </w:pPr>
            <w:bookmarkStart w:id="311" w:name="OLE_LINK10"/>
            <w:r>
              <w:rPr>
                <w:rFonts w:ascii="宋体" w:eastAsia="宋体" w:hAnsi="宋体"/>
              </w:rPr>
              <w:t>A</w:t>
            </w:r>
            <w:r>
              <w:rPr>
                <w:rFonts w:ascii="宋体" w:eastAsia="宋体" w:hAnsi="宋体" w:hint="eastAsia"/>
              </w:rPr>
              <w:t>uthority</w:t>
            </w:r>
            <w:bookmarkEnd w:id="311"/>
          </w:p>
        </w:tc>
        <w:tc>
          <w:tcPr>
            <w:tcW w:w="2276" w:type="dxa"/>
          </w:tcPr>
          <w:p w14:paraId="18D281D1" w14:textId="012C5FF8" w:rsidR="00897CAF" w:rsidRPr="00444355" w:rsidRDefault="00897CAF" w:rsidP="004C6632">
            <w:pPr>
              <w:rPr>
                <w:rFonts w:ascii="宋体" w:eastAsia="宋体" w:hAnsi="宋体"/>
              </w:rPr>
            </w:pPr>
            <w:r>
              <w:rPr>
                <w:rFonts w:ascii="宋体" w:eastAsia="宋体" w:hAnsi="宋体" w:hint="eastAsia"/>
              </w:rPr>
              <w:t>String</w:t>
            </w:r>
          </w:p>
        </w:tc>
        <w:tc>
          <w:tcPr>
            <w:tcW w:w="1873" w:type="dxa"/>
          </w:tcPr>
          <w:p w14:paraId="4CA1C024" w14:textId="0C30E2AD" w:rsidR="00897CAF" w:rsidRDefault="00897CAF" w:rsidP="004C6632">
            <w:pPr>
              <w:rPr>
                <w:rFonts w:ascii="宋体" w:eastAsia="宋体" w:hAnsi="宋体"/>
              </w:rPr>
            </w:pPr>
            <w:r>
              <w:rPr>
                <w:rFonts w:ascii="宋体" w:eastAsia="宋体" w:hAnsi="宋体" w:hint="eastAsia"/>
              </w:rPr>
              <w:t>否</w:t>
            </w:r>
          </w:p>
        </w:tc>
        <w:tc>
          <w:tcPr>
            <w:tcW w:w="1945" w:type="dxa"/>
          </w:tcPr>
          <w:p w14:paraId="5ECADBF5" w14:textId="0EE6F06A" w:rsidR="00897CAF" w:rsidRPr="00444355" w:rsidRDefault="00897CAF" w:rsidP="004C6632">
            <w:pPr>
              <w:rPr>
                <w:rFonts w:ascii="宋体" w:eastAsia="宋体" w:hAnsi="宋体"/>
              </w:rPr>
            </w:pPr>
            <w:r>
              <w:rPr>
                <w:rFonts w:ascii="宋体" w:eastAsia="宋体" w:hAnsi="宋体" w:hint="eastAsia"/>
              </w:rPr>
              <w:t>权限</w:t>
            </w:r>
          </w:p>
        </w:tc>
      </w:tr>
    </w:tbl>
    <w:p w14:paraId="47FC99B1" w14:textId="77777777" w:rsidR="00152069" w:rsidRPr="004C6632" w:rsidRDefault="00152069" w:rsidP="004C6632"/>
    <w:p w14:paraId="0062875C" w14:textId="770A9766" w:rsidR="004C6632" w:rsidRDefault="004C6632" w:rsidP="004C6632">
      <w:pPr>
        <w:pStyle w:val="2"/>
      </w:pPr>
      <w:bookmarkStart w:id="312" w:name="_Toc25947933"/>
      <w:r>
        <w:rPr>
          <w:rFonts w:hint="eastAsia"/>
        </w:rPr>
        <w:t>3.</w:t>
      </w:r>
      <w:r w:rsidR="00C13A11">
        <w:rPr>
          <w:rFonts w:hint="eastAsia"/>
        </w:rPr>
        <w:t>5</w:t>
      </w:r>
      <w:r>
        <w:t xml:space="preserve"> </w:t>
      </w:r>
      <w:r>
        <w:rPr>
          <w:rFonts w:hint="eastAsia"/>
        </w:rPr>
        <w:t>本章小结</w:t>
      </w:r>
      <w:bookmarkEnd w:id="312"/>
    </w:p>
    <w:p w14:paraId="73B8CD67" w14:textId="77777777" w:rsidR="004C6632" w:rsidRDefault="004C6632" w:rsidP="004C6632">
      <w:pPr>
        <w:ind w:firstLine="420"/>
      </w:pPr>
      <w:r>
        <w:rPr>
          <w:rFonts w:hint="eastAsia"/>
        </w:rPr>
        <w:t>##</w:t>
      </w:r>
    </w:p>
    <w:p w14:paraId="3AC4A6C0" w14:textId="77EA7496" w:rsidR="008C1387" w:rsidRDefault="008C1387" w:rsidP="008C1387">
      <w:pPr>
        <w:pStyle w:val="1"/>
        <w:ind w:firstLine="420"/>
        <w:jc w:val="center"/>
        <w:rPr>
          <w:rFonts w:ascii="黑体" w:eastAsia="黑体"/>
        </w:rPr>
      </w:pPr>
      <w:bookmarkStart w:id="313" w:name="_Toc136106996"/>
      <w:bookmarkStart w:id="314" w:name="_Toc9453488"/>
      <w:bookmarkStart w:id="315" w:name="_Toc25947934"/>
      <w:r>
        <w:rPr>
          <w:rFonts w:ascii="黑体" w:eastAsia="黑体" w:hint="eastAsia"/>
        </w:rPr>
        <w:t xml:space="preserve">第四章  </w:t>
      </w:r>
      <w:bookmarkEnd w:id="313"/>
      <w:bookmarkEnd w:id="314"/>
      <w:r>
        <w:rPr>
          <w:rFonts w:ascii="黑体" w:eastAsia="黑体" w:hint="eastAsia"/>
        </w:rPr>
        <w:t>系统实现</w:t>
      </w:r>
      <w:bookmarkEnd w:id="315"/>
    </w:p>
    <w:p w14:paraId="3686FD86" w14:textId="05C7401B" w:rsidR="004C6632" w:rsidRDefault="008C1387" w:rsidP="008C1387">
      <w:pPr>
        <w:pStyle w:val="2"/>
      </w:pPr>
      <w:bookmarkStart w:id="316" w:name="_Toc25947935"/>
      <w:r>
        <w:rPr>
          <w:rFonts w:hint="eastAsia"/>
        </w:rPr>
        <w:t>4.1</w:t>
      </w:r>
      <w:r>
        <w:t xml:space="preserve"> </w:t>
      </w:r>
      <w:r w:rsidR="00BD3847">
        <w:rPr>
          <w:rFonts w:hint="eastAsia"/>
        </w:rPr>
        <w:t>规则</w:t>
      </w:r>
      <w:r w:rsidR="00C020F6">
        <w:rPr>
          <w:rFonts w:hint="eastAsia"/>
        </w:rPr>
        <w:t>管理</w:t>
      </w:r>
      <w:r w:rsidR="00BD3847">
        <w:rPr>
          <w:rFonts w:hint="eastAsia"/>
        </w:rPr>
        <w:t>模块</w:t>
      </w:r>
      <w:bookmarkEnd w:id="316"/>
      <w:ins w:id="317" w:author="wjq" w:date="2020-03-27T14:55:00Z">
        <w:r w:rsidR="00D6188C">
          <w:rPr>
            <w:rFonts w:hint="eastAsia"/>
          </w:rPr>
          <w:t>此节描述不太清楚，尤其是彼此关系</w:t>
        </w:r>
      </w:ins>
    </w:p>
    <w:p w14:paraId="4F7623B3" w14:textId="1F856E2A" w:rsidR="008C6569" w:rsidRPr="008C6569" w:rsidRDefault="008C6569" w:rsidP="008C6569">
      <w:pPr>
        <w:pStyle w:val="3"/>
      </w:pPr>
      <w:r>
        <w:rPr>
          <w:rFonts w:hint="eastAsia"/>
        </w:rPr>
        <w:t>4.1.1</w:t>
      </w:r>
      <w:r>
        <w:t xml:space="preserve"> </w:t>
      </w:r>
      <w:ins w:id="318" w:author="wjq" w:date="2020-03-27T14:42:00Z">
        <w:r w:rsidR="0040320B">
          <w:rPr>
            <w:rFonts w:hint="eastAsia"/>
          </w:rPr>
          <w:t>详细</w:t>
        </w:r>
      </w:ins>
      <w:del w:id="319" w:author="wjq" w:date="2020-03-27T14:42:00Z">
        <w:r w:rsidDel="0040320B">
          <w:rPr>
            <w:rFonts w:hint="eastAsia"/>
          </w:rPr>
          <w:delText>规则管理模块</w:delText>
        </w:r>
      </w:del>
      <w:r>
        <w:rPr>
          <w:rFonts w:hint="eastAsia"/>
        </w:rPr>
        <w:t>设计</w:t>
      </w:r>
    </w:p>
    <w:p w14:paraId="76C74AA0" w14:textId="73B3FC56" w:rsidR="005E4D4A" w:rsidRDefault="005E4D4A" w:rsidP="00847C86">
      <w:pPr>
        <w:spacing w:line="360" w:lineRule="auto"/>
        <w:ind w:firstLineChars="200" w:firstLine="480"/>
        <w:rPr>
          <w:rFonts w:ascii="宋体" w:eastAsia="宋体" w:hAnsi="宋体"/>
          <w:sz w:val="24"/>
          <w:szCs w:val="24"/>
        </w:rPr>
      </w:pPr>
      <w:r w:rsidRPr="00847C86">
        <w:rPr>
          <w:rFonts w:ascii="宋体" w:eastAsia="宋体" w:hAnsi="宋体" w:hint="eastAsia"/>
          <w:sz w:val="24"/>
          <w:szCs w:val="24"/>
        </w:rPr>
        <w:t>规则管理模块的功能主要有对已有规则的新增、删除、修改、查询等</w:t>
      </w:r>
      <w:r w:rsidR="00847C86" w:rsidRPr="00847C86">
        <w:rPr>
          <w:rFonts w:ascii="宋体" w:eastAsia="宋体" w:hAnsi="宋体" w:hint="eastAsia"/>
          <w:sz w:val="24"/>
          <w:szCs w:val="24"/>
        </w:rPr>
        <w:t>，同时，为了方便运营人员进行命中与未命中情况的统计，方便开发人员排查线上问题，对命中规则和未命中规则的订单做了相应的统计</w:t>
      </w:r>
      <w:r w:rsidR="00847C86">
        <w:rPr>
          <w:rFonts w:ascii="宋体" w:eastAsia="宋体" w:hAnsi="宋体" w:hint="eastAsia"/>
          <w:sz w:val="24"/>
          <w:szCs w:val="24"/>
        </w:rPr>
        <w:t>。</w:t>
      </w:r>
    </w:p>
    <w:p w14:paraId="190E1116" w14:textId="63EE780D" w:rsidR="00847C86" w:rsidRDefault="00847C86" w:rsidP="00933C7A">
      <w:pPr>
        <w:spacing w:line="360" w:lineRule="auto"/>
        <w:ind w:firstLineChars="200" w:firstLine="420"/>
        <w:jc w:val="center"/>
        <w:rPr>
          <w:rFonts w:ascii="宋体" w:eastAsia="宋体" w:hAnsi="宋体"/>
          <w:sz w:val="24"/>
          <w:szCs w:val="24"/>
        </w:rPr>
      </w:pPr>
      <w:r w:rsidRPr="00842122">
        <w:rPr>
          <w:noProof/>
        </w:rPr>
        <w:lastRenderedPageBreak/>
        <w:drawing>
          <wp:inline distT="0" distB="0" distL="0" distR="0" wp14:anchorId="0C6F5422" wp14:editId="25FB5047">
            <wp:extent cx="4220308" cy="2477513"/>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38238" cy="2488039"/>
                    </a:xfrm>
                    <a:prstGeom prst="rect">
                      <a:avLst/>
                    </a:prstGeom>
                    <a:noFill/>
                    <a:ln>
                      <a:noFill/>
                    </a:ln>
                  </pic:spPr>
                </pic:pic>
              </a:graphicData>
            </a:graphic>
          </wp:inline>
        </w:drawing>
      </w:r>
    </w:p>
    <w:p w14:paraId="4E807EDC" w14:textId="14B09916" w:rsidR="00933C7A" w:rsidRDefault="00933C7A" w:rsidP="00933C7A">
      <w:pPr>
        <w:spacing w:line="360" w:lineRule="auto"/>
        <w:jc w:val="center"/>
        <w:rPr>
          <w:rFonts w:ascii="宋体" w:eastAsia="宋体" w:hAnsi="宋体"/>
          <w:sz w:val="24"/>
          <w:szCs w:val="24"/>
        </w:rPr>
      </w:pPr>
      <w:r>
        <w:rPr>
          <w:rFonts w:ascii="宋体" w:eastAsia="宋体" w:hAnsi="宋体" w:hint="eastAsia"/>
          <w:sz w:val="24"/>
          <w:szCs w:val="24"/>
        </w:rPr>
        <w:t>图4.1</w:t>
      </w:r>
      <w:r w:rsidR="00DF199A">
        <w:rPr>
          <w:rFonts w:ascii="宋体" w:eastAsia="宋体" w:hAnsi="宋体"/>
          <w:sz w:val="24"/>
          <w:szCs w:val="24"/>
        </w:rPr>
        <w:t xml:space="preserve"> </w:t>
      </w:r>
      <w:r w:rsidR="00DF199A">
        <w:rPr>
          <w:rFonts w:ascii="宋体" w:eastAsia="宋体" w:hAnsi="宋体" w:hint="eastAsia"/>
          <w:sz w:val="24"/>
          <w:szCs w:val="24"/>
        </w:rPr>
        <w:t>规则管理类图</w:t>
      </w:r>
      <w:ins w:id="320" w:author="wjq" w:date="2020-03-27T14:43:00Z">
        <w:r w:rsidR="0040320B">
          <w:rPr>
            <w:rFonts w:ascii="宋体" w:eastAsia="宋体" w:hAnsi="宋体" w:hint="eastAsia"/>
            <w:sz w:val="24"/>
            <w:szCs w:val="24"/>
          </w:rPr>
          <w:t>除Rule</w:t>
        </w:r>
        <w:r w:rsidR="0040320B">
          <w:rPr>
            <w:rFonts w:ascii="宋体" w:eastAsia="宋体" w:hAnsi="宋体"/>
            <w:sz w:val="24"/>
            <w:szCs w:val="24"/>
          </w:rPr>
          <w:t>M</w:t>
        </w:r>
        <w:r w:rsidR="0040320B">
          <w:rPr>
            <w:rFonts w:ascii="宋体" w:eastAsia="宋体" w:hAnsi="宋体" w:hint="eastAsia"/>
            <w:sz w:val="24"/>
            <w:szCs w:val="24"/>
          </w:rPr>
          <w:t>anage</w:t>
        </w:r>
        <w:r w:rsidR="0040320B">
          <w:rPr>
            <w:rFonts w:ascii="宋体" w:eastAsia="宋体" w:hAnsi="宋体"/>
            <w:sz w:val="24"/>
            <w:szCs w:val="24"/>
          </w:rPr>
          <w:t>S</w:t>
        </w:r>
      </w:ins>
      <w:ins w:id="321" w:author="wjq" w:date="2020-03-27T14:44:00Z">
        <w:r w:rsidR="0040320B">
          <w:rPr>
            <w:rFonts w:ascii="宋体" w:eastAsia="宋体" w:hAnsi="宋体" w:hint="eastAsia"/>
            <w:sz w:val="24"/>
            <w:szCs w:val="24"/>
          </w:rPr>
          <w:t>ervice类外，其他</w:t>
        </w:r>
      </w:ins>
      <w:ins w:id="322" w:author="wjq" w:date="2020-03-27T14:43:00Z">
        <w:r w:rsidR="0040320B">
          <w:rPr>
            <w:rFonts w:ascii="宋体" w:eastAsia="宋体" w:hAnsi="宋体" w:hint="eastAsia"/>
            <w:sz w:val="24"/>
            <w:szCs w:val="24"/>
          </w:rPr>
          <w:t>类要详细一点</w:t>
        </w:r>
      </w:ins>
    </w:p>
    <w:p w14:paraId="383A4201" w14:textId="02A7AAE1" w:rsidR="00B33B0B" w:rsidRDefault="00847C86" w:rsidP="00501B37">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DF199A">
        <w:rPr>
          <w:rFonts w:ascii="宋体" w:eastAsia="宋体" w:hAnsi="宋体" w:hint="eastAsia"/>
          <w:sz w:val="24"/>
          <w:szCs w:val="24"/>
        </w:rPr>
        <w:t>4.1</w:t>
      </w:r>
      <w:r>
        <w:rPr>
          <w:rFonts w:ascii="宋体" w:eastAsia="宋体" w:hAnsi="宋体" w:hint="eastAsia"/>
          <w:sz w:val="24"/>
          <w:szCs w:val="24"/>
        </w:rPr>
        <w:t>为规则管理的设计类图，</w:t>
      </w:r>
      <w:r>
        <w:rPr>
          <w:rFonts w:ascii="宋体" w:eastAsia="宋体" w:hAnsi="宋体"/>
          <w:sz w:val="24"/>
          <w:szCs w:val="24"/>
        </w:rPr>
        <w:t>RuleManageServiceImpl</w:t>
      </w:r>
      <w:r>
        <w:rPr>
          <w:rFonts w:ascii="宋体" w:eastAsia="宋体" w:hAnsi="宋体" w:hint="eastAsia"/>
          <w:sz w:val="24"/>
          <w:szCs w:val="24"/>
        </w:rPr>
        <w:t>负责规则的增删</w:t>
      </w:r>
      <w:proofErr w:type="gramStart"/>
      <w:r>
        <w:rPr>
          <w:rFonts w:ascii="宋体" w:eastAsia="宋体" w:hAnsi="宋体" w:hint="eastAsia"/>
          <w:sz w:val="24"/>
          <w:szCs w:val="24"/>
        </w:rPr>
        <w:t>改查以及</w:t>
      </w:r>
      <w:proofErr w:type="gramEnd"/>
      <w:r>
        <w:rPr>
          <w:rFonts w:ascii="宋体" w:eastAsia="宋体" w:hAnsi="宋体" w:hint="eastAsia"/>
          <w:sz w:val="24"/>
          <w:szCs w:val="24"/>
        </w:rPr>
        <w:t>命中情况的查询</w:t>
      </w:r>
      <w:r w:rsidR="00F50DFF">
        <w:rPr>
          <w:rFonts w:ascii="宋体" w:eastAsia="宋体" w:hAnsi="宋体" w:hint="eastAsia"/>
          <w:sz w:val="24"/>
          <w:szCs w:val="24"/>
        </w:rPr>
        <w:t>。</w:t>
      </w:r>
      <w:r w:rsidR="00030087">
        <w:rPr>
          <w:rFonts w:ascii="宋体" w:eastAsia="宋体" w:hAnsi="宋体" w:hint="eastAsia"/>
          <w:sz w:val="24"/>
          <w:szCs w:val="24"/>
        </w:rPr>
        <w:t>为了实现规则的操纵，RuleMangeServiceImpl类主要通过调用Se</w:t>
      </w:r>
      <w:r w:rsidR="00F50DFF">
        <w:rPr>
          <w:rFonts w:ascii="宋体" w:eastAsia="宋体" w:hAnsi="宋体"/>
          <w:sz w:val="24"/>
          <w:szCs w:val="24"/>
        </w:rPr>
        <w:t>c</w:t>
      </w:r>
      <w:r w:rsidR="00030087">
        <w:rPr>
          <w:rFonts w:ascii="宋体" w:eastAsia="宋体" w:hAnsi="宋体" w:hint="eastAsia"/>
          <w:sz w:val="24"/>
          <w:szCs w:val="24"/>
        </w:rPr>
        <w:t>neRuleService实现对象当中的方法</w:t>
      </w:r>
      <w:r w:rsidR="00F50DFF">
        <w:rPr>
          <w:rFonts w:ascii="宋体" w:eastAsia="宋体" w:hAnsi="宋体" w:hint="eastAsia"/>
          <w:sz w:val="24"/>
          <w:szCs w:val="24"/>
        </w:rPr>
        <w:t>；为了实现规则命中日志的查询，RuleMangeServiceImpl通过调用SceneHit</w:t>
      </w:r>
      <w:r w:rsidR="00F50DFF">
        <w:rPr>
          <w:rFonts w:ascii="宋体" w:eastAsia="宋体" w:hAnsi="宋体"/>
          <w:sz w:val="24"/>
          <w:szCs w:val="24"/>
        </w:rPr>
        <w:t>RecordService</w:t>
      </w:r>
      <w:r w:rsidR="00F50DFF">
        <w:rPr>
          <w:rFonts w:ascii="宋体" w:eastAsia="宋体" w:hAnsi="宋体" w:hint="eastAsia"/>
          <w:sz w:val="24"/>
          <w:szCs w:val="24"/>
        </w:rPr>
        <w:t>实现类当中的方法。除此之外，前端展示的数据，例如节点的可选类型，全国城市信息等通过调用Cit</w:t>
      </w:r>
      <w:r w:rsidR="00F50DFF">
        <w:rPr>
          <w:rFonts w:ascii="宋体" w:eastAsia="宋体" w:hAnsi="宋体"/>
          <w:sz w:val="24"/>
          <w:szCs w:val="24"/>
        </w:rPr>
        <w:t>yRefundService</w:t>
      </w:r>
      <w:r w:rsidR="00F50DFF">
        <w:rPr>
          <w:rFonts w:ascii="宋体" w:eastAsia="宋体" w:hAnsi="宋体" w:hint="eastAsia"/>
          <w:sz w:val="24"/>
          <w:szCs w:val="24"/>
        </w:rPr>
        <w:t>实现类的方法来实现。</w:t>
      </w:r>
    </w:p>
    <w:p w14:paraId="5C8F6203" w14:textId="69D69328" w:rsidR="008C6569" w:rsidRPr="00B33B0B" w:rsidRDefault="008C6569" w:rsidP="008C6569">
      <w:pPr>
        <w:pStyle w:val="3"/>
      </w:pPr>
      <w:r>
        <w:rPr>
          <w:rFonts w:hint="eastAsia"/>
        </w:rPr>
        <w:t>4.1.2</w:t>
      </w:r>
      <w:r w:rsidR="000459FC">
        <w:t xml:space="preserve"> </w:t>
      </w:r>
      <w:r>
        <w:rPr>
          <w:rFonts w:hint="eastAsia"/>
        </w:rPr>
        <w:t>规则操作功能实现</w:t>
      </w:r>
      <w:ins w:id="323" w:author="wjq" w:date="2020-03-27T14:45:00Z">
        <w:r w:rsidR="0040320B">
          <w:rPr>
            <w:rFonts w:hint="eastAsia"/>
          </w:rPr>
          <w:t>此节和4</w:t>
        </w:r>
        <w:r w:rsidR="0040320B">
          <w:t>.1.1</w:t>
        </w:r>
        <w:r w:rsidR="0040320B">
          <w:rPr>
            <w:rFonts w:hint="eastAsia"/>
          </w:rPr>
          <w:t>什么关系？</w:t>
        </w:r>
      </w:ins>
      <w:ins w:id="324" w:author="wjq" w:date="2020-03-27T14:51:00Z">
        <w:r w:rsidR="00D6188C">
          <w:rPr>
            <w:rFonts w:hint="eastAsia"/>
          </w:rPr>
          <w:t>应该是对应</w:t>
        </w:r>
      </w:ins>
      <w:ins w:id="325" w:author="wjq" w:date="2020-03-27T14:52:00Z">
        <w:r w:rsidR="00D6188C">
          <w:rPr>
            <w:rFonts w:hint="eastAsia"/>
          </w:rPr>
          <w:t>需求分析3</w:t>
        </w:r>
        <w:r w:rsidR="00D6188C">
          <w:t>.3.1</w:t>
        </w:r>
        <w:r w:rsidR="00D6188C">
          <w:rPr>
            <w:rFonts w:hint="eastAsia"/>
          </w:rPr>
          <w:t>中的运营人员的规则管理吧</w:t>
        </w:r>
      </w:ins>
    </w:p>
    <w:p w14:paraId="42537275" w14:textId="085CBC64" w:rsidR="0040320B" w:rsidRDefault="0040320B" w:rsidP="009E50FB">
      <w:pPr>
        <w:spacing w:line="360" w:lineRule="auto"/>
        <w:ind w:firstLineChars="200" w:firstLine="480"/>
        <w:rPr>
          <w:ins w:id="326" w:author="wjq" w:date="2020-03-27T14:46:00Z"/>
          <w:rFonts w:ascii="宋体" w:eastAsia="宋体" w:hAnsi="宋体"/>
          <w:sz w:val="24"/>
          <w:szCs w:val="24"/>
        </w:rPr>
      </w:pPr>
      <w:ins w:id="327" w:author="wjq" w:date="2020-03-27T14:46:00Z">
        <w:r>
          <w:rPr>
            <w:rFonts w:ascii="宋体" w:eastAsia="宋体" w:hAnsi="宋体" w:hint="eastAsia"/>
            <w:sz w:val="24"/>
            <w:szCs w:val="24"/>
          </w:rPr>
          <w:t>建议补充顺序图，说明操作执行关系，后同。</w:t>
        </w:r>
      </w:ins>
    </w:p>
    <w:p w14:paraId="7C9EC2E1" w14:textId="465B9442" w:rsidR="00B34C1B" w:rsidRDefault="00E76F44" w:rsidP="009E50FB">
      <w:pPr>
        <w:spacing w:line="360" w:lineRule="auto"/>
        <w:ind w:firstLineChars="200" w:firstLine="480"/>
        <w:rPr>
          <w:rFonts w:ascii="宋体" w:eastAsia="宋体" w:hAnsi="宋体"/>
          <w:sz w:val="24"/>
          <w:szCs w:val="24"/>
        </w:rPr>
      </w:pPr>
      <w:r>
        <w:rPr>
          <w:rFonts w:ascii="宋体" w:eastAsia="宋体" w:hAnsi="宋体" w:hint="eastAsia"/>
          <w:sz w:val="24"/>
          <w:szCs w:val="24"/>
        </w:rPr>
        <w:t>以新增规则为例，其实现代码图如下所示。方法createConfig需要传入一个RuleContent对象，该对象中保存用户创建的规则，方法拿到规则后，会对规则进行校验，以确保规则符合要求。校验通过之后调用SceneRule</w:t>
      </w:r>
      <w:r>
        <w:rPr>
          <w:rFonts w:ascii="宋体" w:eastAsia="宋体" w:hAnsi="宋体"/>
          <w:sz w:val="24"/>
          <w:szCs w:val="24"/>
        </w:rPr>
        <w:t>Service</w:t>
      </w:r>
      <w:r>
        <w:rPr>
          <w:rFonts w:ascii="宋体" w:eastAsia="宋体" w:hAnsi="宋体" w:hint="eastAsia"/>
          <w:sz w:val="24"/>
          <w:szCs w:val="24"/>
        </w:rPr>
        <w:t>的create方法，并根据返回参数判断是否创建成功。而在SceneRuleService的create方法中，需要做如下几件事情：将规则转换成后端能够执行的执行树，创建规则审核流以及在数据库中保存规则的草稿。</w:t>
      </w:r>
    </w:p>
    <w:tbl>
      <w:tblPr>
        <w:tblStyle w:val="af3"/>
        <w:tblW w:w="0" w:type="auto"/>
        <w:tblLook w:val="04A0" w:firstRow="1" w:lastRow="0" w:firstColumn="1" w:lastColumn="0" w:noHBand="0" w:noVBand="1"/>
      </w:tblPr>
      <w:tblGrid>
        <w:gridCol w:w="8296"/>
      </w:tblGrid>
      <w:tr w:rsidR="0029678D" w14:paraId="4DE8C61F" w14:textId="77777777" w:rsidTr="0029678D">
        <w:tc>
          <w:tcPr>
            <w:tcW w:w="8296" w:type="dxa"/>
          </w:tcPr>
          <w:p w14:paraId="077B39CE" w14:textId="77777777" w:rsidR="0029678D" w:rsidRPr="0029678D" w:rsidRDefault="0029678D" w:rsidP="0029678D">
            <w:pPr>
              <w:rPr>
                <w:rFonts w:ascii="宋体" w:eastAsia="宋体" w:hAnsi="宋体"/>
                <w:szCs w:val="21"/>
              </w:rPr>
            </w:pPr>
            <w:r w:rsidRPr="0029678D">
              <w:rPr>
                <w:rFonts w:ascii="宋体" w:eastAsia="宋体" w:hAnsi="宋体"/>
                <w:szCs w:val="21"/>
              </w:rPr>
              <w:t>class RuleManageServiceImpl {</w:t>
            </w:r>
          </w:p>
          <w:p w14:paraId="4F87CF97" w14:textId="78C86846" w:rsidR="0029678D" w:rsidRPr="0029678D" w:rsidRDefault="0029678D" w:rsidP="0029678D">
            <w:pPr>
              <w:rPr>
                <w:rFonts w:ascii="宋体" w:eastAsia="宋体" w:hAnsi="宋体"/>
                <w:szCs w:val="21"/>
              </w:rPr>
            </w:pPr>
            <w:r w:rsidRPr="0029678D">
              <w:rPr>
                <w:rFonts w:ascii="宋体" w:eastAsia="宋体" w:hAnsi="宋体"/>
                <w:szCs w:val="21"/>
              </w:rPr>
              <w:t xml:space="preserve">    private static int DEFAULT_LIMIT = 10;</w:t>
            </w:r>
          </w:p>
          <w:p w14:paraId="2833B32B"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public Boolean createConfig(RuleContent ruleContent) {</w:t>
            </w:r>
          </w:p>
          <w:p w14:paraId="626D2DE5"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1. 校验对象是否符合要求</w:t>
            </w:r>
          </w:p>
          <w:p w14:paraId="118689A7" w14:textId="77777777" w:rsidR="0029678D" w:rsidRPr="0029678D" w:rsidRDefault="0029678D" w:rsidP="0029678D">
            <w:pPr>
              <w:rPr>
                <w:rFonts w:ascii="宋体" w:eastAsia="宋体" w:hAnsi="宋体"/>
                <w:szCs w:val="21"/>
              </w:rPr>
            </w:pPr>
            <w:r w:rsidRPr="0029678D">
              <w:rPr>
                <w:rFonts w:ascii="宋体" w:eastAsia="宋体" w:hAnsi="宋体"/>
                <w:szCs w:val="21"/>
              </w:rPr>
              <w:lastRenderedPageBreak/>
              <w:t xml:space="preserve">        validate(ruleContent);</w:t>
            </w:r>
          </w:p>
          <w:p w14:paraId="715B8EE0"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2. 判断规则是否已经存在</w:t>
            </w:r>
          </w:p>
          <w:p w14:paraId="608524F4"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if (sceneRuleService.cantians(ruleContent)) {</w:t>
            </w:r>
          </w:p>
          <w:p w14:paraId="6EE78EF6"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throw new Exception(" 此规则已经存在，无法添加！ ");</w:t>
            </w:r>
          </w:p>
          <w:p w14:paraId="446469E7"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w:t>
            </w:r>
          </w:p>
          <w:p w14:paraId="5B3FAA8B"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3. 创建规则</w:t>
            </w:r>
          </w:p>
          <w:p w14:paraId="347E785A"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boolean isSuccess = sceneRuleService.create(ruleContent);</w:t>
            </w:r>
          </w:p>
          <w:p w14:paraId="72DBF713"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if (!isSuccess) {</w:t>
            </w:r>
          </w:p>
          <w:p w14:paraId="7BA280B2"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throw new Exception(" 插入规则失败！");</w:t>
            </w:r>
          </w:p>
          <w:p w14:paraId="243022FA"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w:t>
            </w:r>
          </w:p>
          <w:p w14:paraId="65BAA377"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return isSuccess;</w:t>
            </w:r>
          </w:p>
          <w:p w14:paraId="441DF37B"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w:t>
            </w:r>
          </w:p>
          <w:p w14:paraId="4C129B10" w14:textId="77777777" w:rsidR="0029678D" w:rsidRPr="0029678D" w:rsidRDefault="0029678D" w:rsidP="0029678D">
            <w:pPr>
              <w:rPr>
                <w:rFonts w:ascii="宋体" w:eastAsia="宋体" w:hAnsi="宋体"/>
                <w:szCs w:val="21"/>
              </w:rPr>
            </w:pPr>
          </w:p>
          <w:p w14:paraId="00D38571"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public List&lt;SceneHitRecord&gt; getHitRecord(HitRecordQuery query) {</w:t>
            </w:r>
          </w:p>
          <w:p w14:paraId="4DB2DE3F"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1. 校验查询条件，</w:t>
            </w:r>
          </w:p>
          <w:p w14:paraId="6204F871"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if (query == null) {</w:t>
            </w:r>
          </w:p>
          <w:p w14:paraId="73BBFF62"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w:t>
            </w:r>
            <w:proofErr w:type="gramStart"/>
            <w:r w:rsidRPr="0029678D">
              <w:rPr>
                <w:rFonts w:ascii="宋体" w:eastAsia="宋体" w:hAnsi="宋体"/>
                <w:szCs w:val="21"/>
              </w:rPr>
              <w:t>throw</w:t>
            </w:r>
            <w:proofErr w:type="gramEnd"/>
            <w:r w:rsidRPr="0029678D">
              <w:rPr>
                <w:rFonts w:ascii="宋体" w:eastAsia="宋体" w:hAnsi="宋体"/>
                <w:szCs w:val="21"/>
              </w:rPr>
              <w:t xml:space="preserve"> new Exception(" HitRecordQuery is null!");</w:t>
            </w:r>
          </w:p>
          <w:p w14:paraId="0E4147DE"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w:t>
            </w:r>
          </w:p>
          <w:p w14:paraId="796ECD76"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if (query.orderId == null) {</w:t>
            </w:r>
          </w:p>
          <w:p w14:paraId="2ACD2274"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throw new Exception(" orderId is null");</w:t>
            </w:r>
          </w:p>
          <w:p w14:paraId="1AAF75EA"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w:t>
            </w:r>
          </w:p>
          <w:p w14:paraId="584B4735"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if (query.limit == 0) {</w:t>
            </w:r>
          </w:p>
          <w:p w14:paraId="5AF794BE"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query.limit = DEFAULT_LIMIT;</w:t>
            </w:r>
          </w:p>
          <w:p w14:paraId="67122AB7"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w:t>
            </w:r>
          </w:p>
          <w:p w14:paraId="3EFDABB0"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w:t>
            </w:r>
          </w:p>
          <w:p w14:paraId="24B0466C"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其他校验条件</w:t>
            </w:r>
          </w:p>
          <w:p w14:paraId="198A5BA7"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2. 根据查询条件获取记录</w:t>
            </w:r>
          </w:p>
          <w:p w14:paraId="6BEAD4E8"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List&lt;SceneHitRecord&gt; results = sceneHitRecordService.getHitRecord(query);</w:t>
            </w:r>
          </w:p>
          <w:p w14:paraId="2AF6ADD0"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 3. 返回记录</w:t>
            </w:r>
          </w:p>
          <w:p w14:paraId="5476BCD5"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return results;</w:t>
            </w:r>
          </w:p>
          <w:p w14:paraId="6A372107" w14:textId="77777777" w:rsidR="0029678D" w:rsidRPr="0029678D" w:rsidRDefault="0029678D" w:rsidP="0029678D">
            <w:pPr>
              <w:rPr>
                <w:rFonts w:ascii="宋体" w:eastAsia="宋体" w:hAnsi="宋体"/>
                <w:szCs w:val="21"/>
              </w:rPr>
            </w:pPr>
            <w:r w:rsidRPr="0029678D">
              <w:rPr>
                <w:rFonts w:ascii="宋体" w:eastAsia="宋体" w:hAnsi="宋体"/>
                <w:szCs w:val="21"/>
              </w:rPr>
              <w:t xml:space="preserve">    }</w:t>
            </w:r>
          </w:p>
          <w:p w14:paraId="19D2FAB6" w14:textId="5FFAE7BA" w:rsidR="0029678D" w:rsidRDefault="0029678D" w:rsidP="0029678D">
            <w:pPr>
              <w:rPr>
                <w:rFonts w:ascii="宋体" w:eastAsia="宋体" w:hAnsi="宋体"/>
                <w:sz w:val="24"/>
                <w:szCs w:val="24"/>
              </w:rPr>
            </w:pPr>
            <w:r w:rsidRPr="0029678D">
              <w:rPr>
                <w:rFonts w:ascii="宋体" w:eastAsia="宋体" w:hAnsi="宋体"/>
                <w:szCs w:val="21"/>
              </w:rPr>
              <w:t>}</w:t>
            </w:r>
          </w:p>
        </w:tc>
      </w:tr>
    </w:tbl>
    <w:p w14:paraId="5A8382B9" w14:textId="38D36879" w:rsidR="009E50FB" w:rsidRPr="00B80175" w:rsidRDefault="00E76F44" w:rsidP="00E76F44">
      <w:pPr>
        <w:spacing w:line="360" w:lineRule="auto"/>
        <w:jc w:val="center"/>
        <w:rPr>
          <w:rFonts w:ascii="宋体" w:eastAsia="宋体" w:hAnsi="宋体"/>
          <w:szCs w:val="21"/>
        </w:rPr>
      </w:pPr>
      <w:r w:rsidRPr="00B80175">
        <w:rPr>
          <w:rFonts w:ascii="宋体" w:eastAsia="宋体" w:hAnsi="宋体" w:hint="eastAsia"/>
          <w:szCs w:val="21"/>
        </w:rPr>
        <w:lastRenderedPageBreak/>
        <w:t>图4.2</w:t>
      </w:r>
      <w:r w:rsidRPr="00B80175">
        <w:rPr>
          <w:rFonts w:ascii="宋体" w:eastAsia="宋体" w:hAnsi="宋体"/>
          <w:szCs w:val="21"/>
        </w:rPr>
        <w:t xml:space="preserve"> </w:t>
      </w:r>
      <w:r w:rsidRPr="00B80175">
        <w:rPr>
          <w:rFonts w:ascii="宋体" w:eastAsia="宋体" w:hAnsi="宋体" w:hint="eastAsia"/>
          <w:szCs w:val="21"/>
        </w:rPr>
        <w:t>规则操作实现</w:t>
      </w:r>
    </w:p>
    <w:p w14:paraId="6774C62F" w14:textId="25B2898A" w:rsidR="00955C84" w:rsidRDefault="00955C84" w:rsidP="00B80175">
      <w:pPr>
        <w:jc w:val="center"/>
      </w:pPr>
      <w:r w:rsidRPr="00955C84">
        <w:rPr>
          <w:noProof/>
        </w:rPr>
        <w:lastRenderedPageBreak/>
        <w:drawing>
          <wp:inline distT="0" distB="0" distL="0" distR="0" wp14:anchorId="1F7B3D09" wp14:editId="1E99C09A">
            <wp:extent cx="5186294" cy="2889739"/>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19653" cy="2908326"/>
                    </a:xfrm>
                    <a:prstGeom prst="rect">
                      <a:avLst/>
                    </a:prstGeom>
                    <a:noFill/>
                    <a:ln>
                      <a:noFill/>
                    </a:ln>
                  </pic:spPr>
                </pic:pic>
              </a:graphicData>
            </a:graphic>
          </wp:inline>
        </w:drawing>
      </w:r>
    </w:p>
    <w:p w14:paraId="4D534C13" w14:textId="48F5A274" w:rsidR="00B80175" w:rsidRPr="00B80175" w:rsidRDefault="00B80175" w:rsidP="00B80175">
      <w:pPr>
        <w:jc w:val="center"/>
        <w:rPr>
          <w:rFonts w:ascii="宋体" w:eastAsia="宋体" w:hAnsi="宋体"/>
        </w:rPr>
      </w:pPr>
      <w:r w:rsidRPr="00B80175">
        <w:rPr>
          <w:rFonts w:ascii="宋体" w:eastAsia="宋体" w:hAnsi="宋体" w:hint="eastAsia"/>
        </w:rPr>
        <w:t>图4.3</w:t>
      </w:r>
      <w:r w:rsidRPr="00B80175">
        <w:rPr>
          <w:rFonts w:ascii="宋体" w:eastAsia="宋体" w:hAnsi="宋体"/>
        </w:rPr>
        <w:t xml:space="preserve"> </w:t>
      </w:r>
      <w:r w:rsidRPr="00B80175">
        <w:rPr>
          <w:rFonts w:ascii="宋体" w:eastAsia="宋体" w:hAnsi="宋体" w:hint="eastAsia"/>
        </w:rPr>
        <w:t>规则操作详情页面</w:t>
      </w:r>
    </w:p>
    <w:p w14:paraId="518E1F2E" w14:textId="428272F2" w:rsidR="007C182E" w:rsidRDefault="00955C84" w:rsidP="00B80175">
      <w:pPr>
        <w:ind w:left="480"/>
        <w:jc w:val="center"/>
      </w:pPr>
      <w:r w:rsidRPr="00955C84">
        <w:rPr>
          <w:noProof/>
        </w:rPr>
        <w:drawing>
          <wp:inline distT="0" distB="0" distL="0" distR="0" wp14:anchorId="3DB29D43" wp14:editId="7D4AAD48">
            <wp:extent cx="4858701" cy="2279015"/>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14925" cy="2305387"/>
                    </a:xfrm>
                    <a:prstGeom prst="rect">
                      <a:avLst/>
                    </a:prstGeom>
                    <a:noFill/>
                    <a:ln>
                      <a:noFill/>
                    </a:ln>
                  </pic:spPr>
                </pic:pic>
              </a:graphicData>
            </a:graphic>
          </wp:inline>
        </w:drawing>
      </w:r>
    </w:p>
    <w:p w14:paraId="218080DD" w14:textId="34738A84" w:rsidR="00B80175" w:rsidRDefault="00B80175" w:rsidP="00B80175">
      <w:pPr>
        <w:ind w:left="480"/>
        <w:jc w:val="center"/>
        <w:rPr>
          <w:rFonts w:ascii="宋体" w:eastAsia="宋体" w:hAnsi="宋体"/>
        </w:rPr>
      </w:pPr>
      <w:r>
        <w:rPr>
          <w:rFonts w:hint="eastAsia"/>
        </w:rPr>
        <w:t>图4.4</w:t>
      </w:r>
      <w:r>
        <w:t xml:space="preserve"> </w:t>
      </w:r>
      <w:r w:rsidRPr="00B80175">
        <w:rPr>
          <w:rFonts w:ascii="宋体" w:eastAsia="宋体" w:hAnsi="宋体" w:hint="eastAsia"/>
        </w:rPr>
        <w:t>规则操作详情页面</w:t>
      </w:r>
    </w:p>
    <w:p w14:paraId="4F95C7B0" w14:textId="10C0849A" w:rsidR="001F7239" w:rsidRDefault="000459FC" w:rsidP="000459FC">
      <w:pPr>
        <w:pStyle w:val="3"/>
      </w:pPr>
      <w:r>
        <w:rPr>
          <w:rFonts w:hint="eastAsia"/>
        </w:rPr>
        <w:t>4.1.3</w:t>
      </w:r>
      <w:r>
        <w:t xml:space="preserve"> </w:t>
      </w:r>
      <w:r w:rsidR="001F7239" w:rsidRPr="001F7239">
        <w:rPr>
          <w:rFonts w:hint="eastAsia"/>
        </w:rPr>
        <w:t>日志查询功能实现</w:t>
      </w:r>
      <w:ins w:id="328" w:author="wjq" w:date="2020-03-27T14:54:00Z">
        <w:r w:rsidR="00D6188C">
          <w:rPr>
            <w:rFonts w:hint="eastAsia"/>
          </w:rPr>
          <w:t>要有文字说明，不能只有图，下同</w:t>
        </w:r>
      </w:ins>
    </w:p>
    <w:tbl>
      <w:tblPr>
        <w:tblStyle w:val="af3"/>
        <w:tblW w:w="0" w:type="auto"/>
        <w:tblLook w:val="04A0" w:firstRow="1" w:lastRow="0" w:firstColumn="1" w:lastColumn="0" w:noHBand="0" w:noVBand="1"/>
      </w:tblPr>
      <w:tblGrid>
        <w:gridCol w:w="8296"/>
      </w:tblGrid>
      <w:tr w:rsidR="005F0985" w14:paraId="20434BB5" w14:textId="77777777" w:rsidTr="005F0985">
        <w:tc>
          <w:tcPr>
            <w:tcW w:w="8296" w:type="dxa"/>
          </w:tcPr>
          <w:p w14:paraId="754261C9" w14:textId="77777777" w:rsidR="00607BEA" w:rsidRPr="00607BEA" w:rsidRDefault="00607BEA" w:rsidP="00B24154">
            <w:pPr>
              <w:rPr>
                <w:rFonts w:ascii="宋体" w:eastAsia="宋体" w:hAnsi="宋体"/>
              </w:rPr>
            </w:pPr>
            <w:r w:rsidRPr="00607BEA">
              <w:rPr>
                <w:rFonts w:ascii="宋体" w:eastAsia="宋体" w:hAnsi="宋体"/>
              </w:rPr>
              <w:t>public Response getHitRecord(OrderHitRecordQuery query){</w:t>
            </w:r>
          </w:p>
          <w:p w14:paraId="0EAE5196" w14:textId="77777777" w:rsidR="00607BEA" w:rsidRPr="00607BEA" w:rsidRDefault="00607BEA" w:rsidP="00B24154">
            <w:pPr>
              <w:rPr>
                <w:rFonts w:ascii="宋体" w:eastAsia="宋体" w:hAnsi="宋体"/>
              </w:rPr>
            </w:pPr>
            <w:r w:rsidRPr="00607BEA">
              <w:rPr>
                <w:rFonts w:ascii="宋体" w:eastAsia="宋体" w:hAnsi="宋体"/>
              </w:rPr>
              <w:t xml:space="preserve">    // 1. 校验规则</w:t>
            </w:r>
          </w:p>
          <w:p w14:paraId="507C9AD1" w14:textId="77777777" w:rsidR="00607BEA" w:rsidRPr="00607BEA" w:rsidRDefault="00607BEA" w:rsidP="00B24154">
            <w:pPr>
              <w:rPr>
                <w:rFonts w:ascii="宋体" w:eastAsia="宋体" w:hAnsi="宋体"/>
              </w:rPr>
            </w:pPr>
            <w:r w:rsidRPr="00607BEA">
              <w:rPr>
                <w:rFonts w:ascii="宋体" w:eastAsia="宋体" w:hAnsi="宋体"/>
              </w:rPr>
              <w:t xml:space="preserve">    validate(query);</w:t>
            </w:r>
          </w:p>
          <w:p w14:paraId="574C2E06" w14:textId="77777777" w:rsidR="00607BEA" w:rsidRPr="00607BEA" w:rsidRDefault="00607BEA" w:rsidP="00B24154">
            <w:pPr>
              <w:rPr>
                <w:rFonts w:ascii="宋体" w:eastAsia="宋体" w:hAnsi="宋体"/>
              </w:rPr>
            </w:pPr>
            <w:r w:rsidRPr="00607BEA">
              <w:rPr>
                <w:rFonts w:ascii="宋体" w:eastAsia="宋体" w:hAnsi="宋体"/>
              </w:rPr>
              <w:t xml:space="preserve">    // 2. 调用查询服务</w:t>
            </w:r>
          </w:p>
          <w:p w14:paraId="208E7DD0" w14:textId="050615C9" w:rsidR="00607BEA" w:rsidRPr="00607BEA" w:rsidRDefault="00607BEA" w:rsidP="00B24154">
            <w:pPr>
              <w:rPr>
                <w:rFonts w:ascii="宋体" w:eastAsia="宋体" w:hAnsi="宋体"/>
              </w:rPr>
            </w:pPr>
            <w:r w:rsidRPr="00607BEA">
              <w:rPr>
                <w:rFonts w:ascii="宋体" w:eastAsia="宋体" w:hAnsi="宋体"/>
              </w:rPr>
              <w:t xml:space="preserve">    OrderHitRecordDTO </w:t>
            </w:r>
            <w:r w:rsidR="00EA1603">
              <w:rPr>
                <w:rFonts w:ascii="宋体" w:eastAsia="宋体" w:hAnsi="宋体"/>
              </w:rPr>
              <w:t>r</w:t>
            </w:r>
            <w:r w:rsidRPr="00607BEA">
              <w:rPr>
                <w:rFonts w:ascii="宋体" w:eastAsia="宋体" w:hAnsi="宋体"/>
              </w:rPr>
              <w:t>ecordDTO = sceneHitRecordService.getHitRecord(query);</w:t>
            </w:r>
          </w:p>
          <w:p w14:paraId="157D620B" w14:textId="77777777" w:rsidR="00607BEA" w:rsidRPr="00607BEA" w:rsidRDefault="00607BEA" w:rsidP="00B24154">
            <w:pPr>
              <w:rPr>
                <w:rFonts w:ascii="宋体" w:eastAsia="宋体" w:hAnsi="宋体"/>
              </w:rPr>
            </w:pPr>
            <w:r w:rsidRPr="00607BEA">
              <w:rPr>
                <w:rFonts w:ascii="宋体" w:eastAsia="宋体" w:hAnsi="宋体"/>
              </w:rPr>
              <w:t xml:space="preserve">    // 3. 将DTO转换成VO</w:t>
            </w:r>
          </w:p>
          <w:p w14:paraId="0626EC6F" w14:textId="77777777" w:rsidR="00607BEA" w:rsidRPr="00607BEA" w:rsidRDefault="00607BEA" w:rsidP="00B24154">
            <w:pPr>
              <w:rPr>
                <w:rFonts w:ascii="宋体" w:eastAsia="宋体" w:hAnsi="宋体"/>
              </w:rPr>
            </w:pPr>
            <w:r w:rsidRPr="00607BEA">
              <w:rPr>
                <w:rFonts w:ascii="宋体" w:eastAsia="宋体" w:hAnsi="宋体"/>
              </w:rPr>
              <w:t xml:space="preserve">    OrderHitRecordVo result = new OrderHitRecordVo();</w:t>
            </w:r>
          </w:p>
          <w:p w14:paraId="1E4906CA" w14:textId="77777777" w:rsidR="00607BEA" w:rsidRPr="00607BEA" w:rsidRDefault="00607BEA" w:rsidP="00B24154">
            <w:pPr>
              <w:rPr>
                <w:rFonts w:ascii="宋体" w:eastAsia="宋体" w:hAnsi="宋体"/>
              </w:rPr>
            </w:pPr>
            <w:r w:rsidRPr="00607BEA">
              <w:rPr>
                <w:rFonts w:ascii="宋体" w:eastAsia="宋体" w:hAnsi="宋体"/>
              </w:rPr>
              <w:t xml:space="preserve">    transfer(OrderHitRecordDTO,result);</w:t>
            </w:r>
          </w:p>
          <w:p w14:paraId="72962A27" w14:textId="77777777" w:rsidR="00607BEA" w:rsidRPr="00607BEA" w:rsidRDefault="00607BEA" w:rsidP="00B24154">
            <w:pPr>
              <w:rPr>
                <w:rFonts w:ascii="宋体" w:eastAsia="宋体" w:hAnsi="宋体"/>
              </w:rPr>
            </w:pPr>
          </w:p>
          <w:p w14:paraId="05DC11E8" w14:textId="77777777" w:rsidR="00607BEA" w:rsidRPr="00607BEA" w:rsidRDefault="00607BEA" w:rsidP="00B24154">
            <w:pPr>
              <w:rPr>
                <w:rFonts w:ascii="宋体" w:eastAsia="宋体" w:hAnsi="宋体"/>
              </w:rPr>
            </w:pPr>
            <w:r w:rsidRPr="00607BEA">
              <w:rPr>
                <w:rFonts w:ascii="宋体" w:eastAsia="宋体" w:hAnsi="宋体"/>
              </w:rPr>
              <w:t xml:space="preserve">    // 4. 将结果封装到Response中</w:t>
            </w:r>
          </w:p>
          <w:p w14:paraId="49EF668F" w14:textId="3B63D0CF" w:rsidR="00607BEA" w:rsidRPr="00607BEA" w:rsidRDefault="00607BEA" w:rsidP="00B24154">
            <w:pPr>
              <w:rPr>
                <w:rFonts w:ascii="宋体" w:eastAsia="宋体" w:hAnsi="宋体"/>
              </w:rPr>
            </w:pPr>
            <w:r w:rsidRPr="00607BEA">
              <w:rPr>
                <w:rFonts w:ascii="宋体" w:eastAsia="宋体" w:hAnsi="宋体"/>
              </w:rPr>
              <w:t xml:space="preserve">    Response response = Response.SUCCESS(result);</w:t>
            </w:r>
          </w:p>
          <w:p w14:paraId="003E6454" w14:textId="77777777" w:rsidR="00607BEA" w:rsidRPr="00607BEA" w:rsidRDefault="00607BEA" w:rsidP="00B24154">
            <w:pPr>
              <w:rPr>
                <w:rFonts w:ascii="宋体" w:eastAsia="宋体" w:hAnsi="宋体"/>
              </w:rPr>
            </w:pPr>
            <w:r w:rsidRPr="00607BEA">
              <w:rPr>
                <w:rFonts w:ascii="宋体" w:eastAsia="宋体" w:hAnsi="宋体"/>
              </w:rPr>
              <w:lastRenderedPageBreak/>
              <w:t xml:space="preserve">    return result;</w:t>
            </w:r>
          </w:p>
          <w:p w14:paraId="62EFB017" w14:textId="749B9EF6" w:rsidR="005F0985" w:rsidRDefault="00607BEA" w:rsidP="00B24154">
            <w:r w:rsidRPr="00607BEA">
              <w:rPr>
                <w:rFonts w:ascii="宋体" w:eastAsia="宋体" w:hAnsi="宋体"/>
              </w:rPr>
              <w:t>}</w:t>
            </w:r>
          </w:p>
        </w:tc>
      </w:tr>
    </w:tbl>
    <w:p w14:paraId="573EB14D" w14:textId="429B0A0E" w:rsidR="005F0985" w:rsidRPr="005F0985" w:rsidRDefault="00EA1603" w:rsidP="00C46475">
      <w:pPr>
        <w:jc w:val="center"/>
      </w:pPr>
      <w:r>
        <w:rPr>
          <w:rFonts w:hint="eastAsia"/>
        </w:rPr>
        <w:lastRenderedPageBreak/>
        <w:t>图4.x</w:t>
      </w:r>
      <w:r>
        <w:t xml:space="preserve"> </w:t>
      </w:r>
      <w:r>
        <w:rPr>
          <w:rFonts w:hint="eastAsia"/>
        </w:rPr>
        <w:t>日志查询功能实现</w:t>
      </w:r>
    </w:p>
    <w:p w14:paraId="7084FDA4" w14:textId="64D3B837" w:rsidR="001F7239" w:rsidRDefault="000459FC" w:rsidP="00C46475">
      <w:pPr>
        <w:pStyle w:val="3"/>
        <w:numPr>
          <w:ilvl w:val="2"/>
          <w:numId w:val="7"/>
        </w:numPr>
      </w:pPr>
      <w:r>
        <w:rPr>
          <w:rFonts w:hint="eastAsia"/>
        </w:rPr>
        <w:t>规则过期告警功能实现</w:t>
      </w:r>
    </w:p>
    <w:tbl>
      <w:tblPr>
        <w:tblStyle w:val="af3"/>
        <w:tblW w:w="0" w:type="auto"/>
        <w:tblLook w:val="04A0" w:firstRow="1" w:lastRow="0" w:firstColumn="1" w:lastColumn="0" w:noHBand="0" w:noVBand="1"/>
      </w:tblPr>
      <w:tblGrid>
        <w:gridCol w:w="8296"/>
      </w:tblGrid>
      <w:tr w:rsidR="00C46475" w14:paraId="36EA58E5" w14:textId="77777777" w:rsidTr="00C46475">
        <w:tc>
          <w:tcPr>
            <w:tcW w:w="8296" w:type="dxa"/>
          </w:tcPr>
          <w:p w14:paraId="3DC285C2" w14:textId="77777777" w:rsidR="001F19AD" w:rsidRPr="001F19AD" w:rsidRDefault="001F19AD" w:rsidP="001F19AD">
            <w:pPr>
              <w:rPr>
                <w:rFonts w:ascii="宋体" w:eastAsia="宋体" w:hAnsi="宋体"/>
              </w:rPr>
            </w:pPr>
            <w:r w:rsidRPr="001F19AD">
              <w:rPr>
                <w:rFonts w:ascii="宋体" w:eastAsia="宋体" w:hAnsi="宋体"/>
              </w:rPr>
              <w:t>@Override</w:t>
            </w:r>
          </w:p>
          <w:p w14:paraId="6A92482E" w14:textId="77777777" w:rsidR="001F19AD" w:rsidRPr="001F19AD" w:rsidRDefault="001F19AD" w:rsidP="001F19AD">
            <w:pPr>
              <w:rPr>
                <w:rFonts w:ascii="宋体" w:eastAsia="宋体" w:hAnsi="宋体"/>
              </w:rPr>
            </w:pPr>
            <w:r w:rsidRPr="001F19AD">
              <w:rPr>
                <w:rFonts w:ascii="宋体" w:eastAsia="宋体" w:hAnsi="宋体"/>
              </w:rPr>
              <w:t>public void callBackTimeOutTask(String ruleName){</w:t>
            </w:r>
          </w:p>
          <w:p w14:paraId="08E7EB59" w14:textId="77777777" w:rsidR="001F19AD" w:rsidRPr="001F19AD" w:rsidRDefault="001F19AD" w:rsidP="001F19AD">
            <w:pPr>
              <w:rPr>
                <w:rFonts w:ascii="宋体" w:eastAsia="宋体" w:hAnsi="宋体"/>
              </w:rPr>
            </w:pPr>
            <w:r w:rsidRPr="001F19AD">
              <w:rPr>
                <w:rFonts w:ascii="宋体" w:eastAsia="宋体" w:hAnsi="宋体"/>
              </w:rPr>
              <w:t xml:space="preserve">    SimpleEmail mail = new SimpleEmail();</w:t>
            </w:r>
          </w:p>
          <w:p w14:paraId="443C789E" w14:textId="77777777" w:rsidR="001F19AD" w:rsidRPr="001F19AD" w:rsidRDefault="001F19AD" w:rsidP="001F19AD">
            <w:pPr>
              <w:rPr>
                <w:rFonts w:ascii="宋体" w:eastAsia="宋体" w:hAnsi="宋体"/>
              </w:rPr>
            </w:pPr>
            <w:r w:rsidRPr="001F19AD">
              <w:rPr>
                <w:rFonts w:ascii="宋体" w:eastAsia="宋体" w:hAnsi="宋体"/>
              </w:rPr>
              <w:t xml:space="preserve">    // 设置邮箱服务器信息</w:t>
            </w:r>
          </w:p>
          <w:p w14:paraId="5EEC2395" w14:textId="77777777" w:rsidR="001F19AD" w:rsidRPr="001F19AD" w:rsidRDefault="001F19AD" w:rsidP="001F19AD">
            <w:pPr>
              <w:rPr>
                <w:rFonts w:ascii="宋体" w:eastAsia="宋体" w:hAnsi="宋体"/>
              </w:rPr>
            </w:pPr>
            <w:r w:rsidRPr="001F19AD">
              <w:rPr>
                <w:rFonts w:ascii="宋体" w:eastAsia="宋体" w:hAnsi="宋体"/>
              </w:rPr>
              <w:t xml:space="preserve">    mail.setHostName(host);</w:t>
            </w:r>
          </w:p>
          <w:p w14:paraId="241DF155" w14:textId="77777777" w:rsidR="001F19AD" w:rsidRPr="001F19AD" w:rsidRDefault="001F19AD" w:rsidP="001F19AD">
            <w:pPr>
              <w:rPr>
                <w:rFonts w:ascii="宋体" w:eastAsia="宋体" w:hAnsi="宋体"/>
              </w:rPr>
            </w:pPr>
            <w:r w:rsidRPr="001F19AD">
              <w:rPr>
                <w:rFonts w:ascii="宋体" w:eastAsia="宋体" w:hAnsi="宋体"/>
              </w:rPr>
              <w:t xml:space="preserve">    // 设置密码</w:t>
            </w:r>
            <w:proofErr w:type="gramStart"/>
            <w:r w:rsidRPr="001F19AD">
              <w:rPr>
                <w:rFonts w:ascii="宋体" w:eastAsia="宋体" w:hAnsi="宋体"/>
              </w:rPr>
              <w:t>验证器</w:t>
            </w:r>
            <w:proofErr w:type="gramEnd"/>
            <w:r w:rsidRPr="001F19AD">
              <w:rPr>
                <w:rFonts w:ascii="宋体" w:eastAsia="宋体" w:hAnsi="宋体"/>
              </w:rPr>
              <w:t>passwd为授权码</w:t>
            </w:r>
          </w:p>
          <w:p w14:paraId="2BC01A6E" w14:textId="77777777" w:rsidR="001F19AD" w:rsidRPr="001F19AD" w:rsidRDefault="001F19AD" w:rsidP="001F19AD">
            <w:pPr>
              <w:rPr>
                <w:rFonts w:ascii="宋体" w:eastAsia="宋体" w:hAnsi="宋体"/>
              </w:rPr>
            </w:pPr>
            <w:r w:rsidRPr="001F19AD">
              <w:rPr>
                <w:rFonts w:ascii="宋体" w:eastAsia="宋体" w:hAnsi="宋体"/>
              </w:rPr>
              <w:t xml:space="preserve">    mail.setAuthentication(user, passwd);</w:t>
            </w:r>
          </w:p>
          <w:p w14:paraId="03C2AB8E" w14:textId="77777777" w:rsidR="001F19AD" w:rsidRPr="001F19AD" w:rsidRDefault="001F19AD" w:rsidP="001F19AD">
            <w:pPr>
              <w:rPr>
                <w:rFonts w:ascii="宋体" w:eastAsia="宋体" w:hAnsi="宋体"/>
              </w:rPr>
            </w:pPr>
            <w:r w:rsidRPr="001F19AD">
              <w:rPr>
                <w:rFonts w:ascii="宋体" w:eastAsia="宋体" w:hAnsi="宋体"/>
              </w:rPr>
              <w:t xml:space="preserve">    // 设置邮件发送者</w:t>
            </w:r>
          </w:p>
          <w:p w14:paraId="5E3C25E6" w14:textId="77777777" w:rsidR="001F19AD" w:rsidRPr="001F19AD" w:rsidRDefault="001F19AD" w:rsidP="001F19AD">
            <w:pPr>
              <w:rPr>
                <w:rFonts w:ascii="宋体" w:eastAsia="宋体" w:hAnsi="宋体"/>
              </w:rPr>
            </w:pPr>
            <w:r w:rsidRPr="001F19AD">
              <w:rPr>
                <w:rFonts w:ascii="宋体" w:eastAsia="宋体" w:hAnsi="宋体"/>
              </w:rPr>
              <w:t xml:space="preserve">    mail.setFrom(user);</w:t>
            </w:r>
          </w:p>
          <w:p w14:paraId="4486D50D" w14:textId="77777777" w:rsidR="001F19AD" w:rsidRPr="001F19AD" w:rsidRDefault="001F19AD" w:rsidP="001F19AD">
            <w:pPr>
              <w:rPr>
                <w:rFonts w:ascii="宋体" w:eastAsia="宋体" w:hAnsi="宋体"/>
              </w:rPr>
            </w:pPr>
            <w:r w:rsidRPr="001F19AD">
              <w:rPr>
                <w:rFonts w:ascii="宋体" w:eastAsia="宋体" w:hAnsi="宋体"/>
              </w:rPr>
              <w:t xml:space="preserve">    // 设置邮件编码</w:t>
            </w:r>
          </w:p>
          <w:p w14:paraId="03A82E2A" w14:textId="77777777" w:rsidR="001F19AD" w:rsidRPr="001F19AD" w:rsidRDefault="001F19AD" w:rsidP="001F19AD">
            <w:pPr>
              <w:rPr>
                <w:rFonts w:ascii="宋体" w:eastAsia="宋体" w:hAnsi="宋体"/>
              </w:rPr>
            </w:pPr>
            <w:r w:rsidRPr="001F19AD">
              <w:rPr>
                <w:rFonts w:ascii="宋体" w:eastAsia="宋体" w:hAnsi="宋体"/>
              </w:rPr>
              <w:t xml:space="preserve">    mail.setCharset("UTF-8");</w:t>
            </w:r>
          </w:p>
          <w:p w14:paraId="65FFBDF3" w14:textId="77777777" w:rsidR="001F19AD" w:rsidRPr="001F19AD" w:rsidRDefault="001F19AD" w:rsidP="001F19AD">
            <w:pPr>
              <w:rPr>
                <w:rFonts w:ascii="宋体" w:eastAsia="宋体" w:hAnsi="宋体"/>
              </w:rPr>
            </w:pPr>
            <w:r w:rsidRPr="001F19AD">
              <w:rPr>
                <w:rFonts w:ascii="宋体" w:eastAsia="宋体" w:hAnsi="宋体"/>
              </w:rPr>
              <w:t xml:space="preserve">    // 设置邮件主题</w:t>
            </w:r>
          </w:p>
          <w:p w14:paraId="1F26F210" w14:textId="77777777" w:rsidR="001F19AD" w:rsidRPr="001F19AD" w:rsidRDefault="001F19AD" w:rsidP="001F19AD">
            <w:pPr>
              <w:rPr>
                <w:rFonts w:ascii="宋体" w:eastAsia="宋体" w:hAnsi="宋体"/>
              </w:rPr>
            </w:pPr>
            <w:r w:rsidRPr="001F19AD">
              <w:rPr>
                <w:rFonts w:ascii="宋体" w:eastAsia="宋体" w:hAnsi="宋体"/>
              </w:rPr>
              <w:t xml:space="preserve">    mail.setSubject(title);</w:t>
            </w:r>
          </w:p>
          <w:p w14:paraId="34212109" w14:textId="77777777" w:rsidR="001F19AD" w:rsidRPr="001F19AD" w:rsidRDefault="001F19AD" w:rsidP="001F19AD">
            <w:pPr>
              <w:rPr>
                <w:rFonts w:ascii="宋体" w:eastAsia="宋体" w:hAnsi="宋体"/>
              </w:rPr>
            </w:pPr>
            <w:r w:rsidRPr="001F19AD">
              <w:rPr>
                <w:rFonts w:ascii="宋体" w:eastAsia="宋体" w:hAnsi="宋体"/>
              </w:rPr>
              <w:t xml:space="preserve">    //SSL方式</w:t>
            </w:r>
          </w:p>
          <w:p w14:paraId="75FD2C36" w14:textId="77777777" w:rsidR="001F19AD" w:rsidRPr="001F19AD" w:rsidRDefault="001F19AD" w:rsidP="001F19AD">
            <w:pPr>
              <w:rPr>
                <w:rFonts w:ascii="宋体" w:eastAsia="宋体" w:hAnsi="宋体"/>
              </w:rPr>
            </w:pPr>
            <w:r w:rsidRPr="001F19AD">
              <w:rPr>
                <w:rFonts w:ascii="宋体" w:eastAsia="宋体" w:hAnsi="宋体"/>
              </w:rPr>
              <w:t xml:space="preserve">    mail.setSSLOnConnect(true);</w:t>
            </w:r>
          </w:p>
          <w:p w14:paraId="0C95FA92" w14:textId="77777777" w:rsidR="001F19AD" w:rsidRPr="001F19AD" w:rsidRDefault="001F19AD" w:rsidP="001F19AD">
            <w:pPr>
              <w:rPr>
                <w:rFonts w:ascii="宋体" w:eastAsia="宋体" w:hAnsi="宋体"/>
              </w:rPr>
            </w:pPr>
            <w:r w:rsidRPr="001F19AD">
              <w:rPr>
                <w:rFonts w:ascii="宋体" w:eastAsia="宋体" w:hAnsi="宋体"/>
              </w:rPr>
              <w:t xml:space="preserve">    // 设置邮件内容</w:t>
            </w:r>
          </w:p>
          <w:p w14:paraId="70BA7CB1" w14:textId="77777777" w:rsidR="001F19AD" w:rsidRPr="001F19AD" w:rsidRDefault="001F19AD" w:rsidP="001F19AD">
            <w:pPr>
              <w:rPr>
                <w:rFonts w:ascii="宋体" w:eastAsia="宋体" w:hAnsi="宋体"/>
              </w:rPr>
            </w:pPr>
            <w:r w:rsidRPr="001F19AD">
              <w:rPr>
                <w:rFonts w:ascii="宋体" w:eastAsia="宋体" w:hAnsi="宋体"/>
              </w:rPr>
              <w:t xml:space="preserve">    mail.setMsg(content);</w:t>
            </w:r>
          </w:p>
          <w:p w14:paraId="3D4E8158" w14:textId="77777777" w:rsidR="001F19AD" w:rsidRPr="001F19AD" w:rsidRDefault="001F19AD" w:rsidP="001F19AD">
            <w:pPr>
              <w:rPr>
                <w:rFonts w:ascii="宋体" w:eastAsia="宋体" w:hAnsi="宋体"/>
              </w:rPr>
            </w:pPr>
            <w:r w:rsidRPr="001F19AD">
              <w:rPr>
                <w:rFonts w:ascii="宋体" w:eastAsia="宋体" w:hAnsi="宋体"/>
              </w:rPr>
              <w:t xml:space="preserve">    // 设置邮件接收者</w:t>
            </w:r>
          </w:p>
          <w:p w14:paraId="07C4EE4E" w14:textId="77777777" w:rsidR="001F19AD" w:rsidRPr="001F19AD" w:rsidRDefault="001F19AD" w:rsidP="001F19AD">
            <w:pPr>
              <w:rPr>
                <w:rFonts w:ascii="宋体" w:eastAsia="宋体" w:hAnsi="宋体"/>
              </w:rPr>
            </w:pPr>
            <w:r w:rsidRPr="001F19AD">
              <w:rPr>
                <w:rFonts w:ascii="宋体" w:eastAsia="宋体" w:hAnsi="宋体"/>
              </w:rPr>
              <w:t xml:space="preserve">    mail.addTo(to);</w:t>
            </w:r>
          </w:p>
          <w:p w14:paraId="28F6D7F1" w14:textId="77777777" w:rsidR="001F19AD" w:rsidRPr="001F19AD" w:rsidRDefault="001F19AD" w:rsidP="001F19AD">
            <w:pPr>
              <w:rPr>
                <w:rFonts w:ascii="宋体" w:eastAsia="宋体" w:hAnsi="宋体"/>
              </w:rPr>
            </w:pPr>
            <w:r w:rsidRPr="001F19AD">
              <w:rPr>
                <w:rFonts w:ascii="宋体" w:eastAsia="宋体" w:hAnsi="宋体"/>
              </w:rPr>
              <w:t xml:space="preserve">    mail.addTo(tos);</w:t>
            </w:r>
          </w:p>
          <w:p w14:paraId="20C6F578" w14:textId="77777777" w:rsidR="001F19AD" w:rsidRPr="001F19AD" w:rsidRDefault="001F19AD" w:rsidP="001F19AD">
            <w:pPr>
              <w:rPr>
                <w:rFonts w:ascii="宋体" w:eastAsia="宋体" w:hAnsi="宋体"/>
              </w:rPr>
            </w:pPr>
            <w:r w:rsidRPr="001F19AD">
              <w:rPr>
                <w:rFonts w:ascii="宋体" w:eastAsia="宋体" w:hAnsi="宋体"/>
              </w:rPr>
              <w:t xml:space="preserve">    mail.addCc(ccs);</w:t>
            </w:r>
          </w:p>
          <w:p w14:paraId="0BC3C9EC" w14:textId="77777777" w:rsidR="001F19AD" w:rsidRPr="001F19AD" w:rsidRDefault="001F19AD" w:rsidP="001F19AD">
            <w:pPr>
              <w:rPr>
                <w:rFonts w:ascii="宋体" w:eastAsia="宋体" w:hAnsi="宋体"/>
              </w:rPr>
            </w:pPr>
            <w:r w:rsidRPr="001F19AD">
              <w:rPr>
                <w:rFonts w:ascii="宋体" w:eastAsia="宋体" w:hAnsi="宋体"/>
              </w:rPr>
              <w:t xml:space="preserve">    // 发送邮件</w:t>
            </w:r>
          </w:p>
          <w:p w14:paraId="71262797" w14:textId="77777777" w:rsidR="001F19AD" w:rsidRPr="001F19AD" w:rsidRDefault="001F19AD" w:rsidP="001F19AD">
            <w:pPr>
              <w:rPr>
                <w:rFonts w:ascii="宋体" w:eastAsia="宋体" w:hAnsi="宋体"/>
              </w:rPr>
            </w:pPr>
            <w:r w:rsidRPr="001F19AD">
              <w:rPr>
                <w:rFonts w:ascii="宋体" w:eastAsia="宋体" w:hAnsi="宋体"/>
              </w:rPr>
              <w:t xml:space="preserve">    MimeMultipart multipart = new MimeMultipart();</w:t>
            </w:r>
          </w:p>
          <w:p w14:paraId="5FC9C949" w14:textId="77777777" w:rsidR="001F19AD" w:rsidRPr="001F19AD" w:rsidRDefault="001F19AD" w:rsidP="001F19AD">
            <w:pPr>
              <w:rPr>
                <w:rFonts w:ascii="宋体" w:eastAsia="宋体" w:hAnsi="宋体"/>
              </w:rPr>
            </w:pPr>
            <w:r w:rsidRPr="001F19AD">
              <w:rPr>
                <w:rFonts w:ascii="宋体" w:eastAsia="宋体" w:hAnsi="宋体"/>
              </w:rPr>
              <w:t xml:space="preserve">    //邮件正文  </w:t>
            </w:r>
          </w:p>
          <w:p w14:paraId="5B3BD20E" w14:textId="77777777" w:rsidR="001F19AD" w:rsidRPr="001F19AD" w:rsidRDefault="001F19AD" w:rsidP="001F19AD">
            <w:pPr>
              <w:rPr>
                <w:rFonts w:ascii="宋体" w:eastAsia="宋体" w:hAnsi="宋体"/>
              </w:rPr>
            </w:pPr>
            <w:r w:rsidRPr="001F19AD">
              <w:rPr>
                <w:rFonts w:ascii="宋体" w:eastAsia="宋体" w:hAnsi="宋体"/>
              </w:rPr>
              <w:t xml:space="preserve">    BodyPart contentPart = new MimeBodyPart();  </w:t>
            </w:r>
          </w:p>
          <w:p w14:paraId="20F64971" w14:textId="77777777" w:rsidR="001F19AD" w:rsidRPr="001F19AD" w:rsidRDefault="001F19AD" w:rsidP="001F19AD">
            <w:pPr>
              <w:rPr>
                <w:rFonts w:ascii="宋体" w:eastAsia="宋体" w:hAnsi="宋体"/>
              </w:rPr>
            </w:pPr>
            <w:r w:rsidRPr="001F19AD">
              <w:rPr>
                <w:rFonts w:ascii="宋体" w:eastAsia="宋体" w:hAnsi="宋体"/>
              </w:rPr>
              <w:t xml:space="preserve">    try {</w:t>
            </w:r>
          </w:p>
          <w:p w14:paraId="236C2C2D" w14:textId="77777777" w:rsidR="001F19AD" w:rsidRPr="001F19AD" w:rsidRDefault="001F19AD" w:rsidP="001F19AD">
            <w:pPr>
              <w:rPr>
                <w:rFonts w:ascii="宋体" w:eastAsia="宋体" w:hAnsi="宋体"/>
              </w:rPr>
            </w:pPr>
            <w:r w:rsidRPr="001F19AD">
              <w:rPr>
                <w:rFonts w:ascii="宋体" w:eastAsia="宋体" w:hAnsi="宋体"/>
              </w:rPr>
              <w:t xml:space="preserve">        String content = "xxxxxx";</w:t>
            </w:r>
          </w:p>
          <w:p w14:paraId="07E76FB3" w14:textId="77777777" w:rsidR="001F19AD" w:rsidRPr="001F19AD" w:rsidRDefault="001F19AD" w:rsidP="001F19AD">
            <w:pPr>
              <w:rPr>
                <w:rFonts w:ascii="宋体" w:eastAsia="宋体" w:hAnsi="宋体"/>
              </w:rPr>
            </w:pPr>
            <w:r w:rsidRPr="001F19AD">
              <w:rPr>
                <w:rFonts w:ascii="宋体" w:eastAsia="宋体" w:hAnsi="宋体"/>
              </w:rPr>
              <w:t xml:space="preserve">        contentPart.setContent(content, "text/html;charset=utf-8");</w:t>
            </w:r>
          </w:p>
          <w:p w14:paraId="54B4E617" w14:textId="77777777" w:rsidR="001F19AD" w:rsidRPr="001F19AD" w:rsidRDefault="001F19AD" w:rsidP="001F19AD">
            <w:pPr>
              <w:rPr>
                <w:rFonts w:ascii="宋体" w:eastAsia="宋体" w:hAnsi="宋体"/>
              </w:rPr>
            </w:pPr>
            <w:r w:rsidRPr="001F19AD">
              <w:rPr>
                <w:rFonts w:ascii="宋体" w:eastAsia="宋体" w:hAnsi="宋体"/>
              </w:rPr>
              <w:t xml:space="preserve">        multipart.addBodyPart(contentPart);  </w:t>
            </w:r>
          </w:p>
          <w:p w14:paraId="3AEBE5CF" w14:textId="77777777" w:rsidR="001F19AD" w:rsidRPr="001F19AD" w:rsidRDefault="001F19AD" w:rsidP="001F19AD">
            <w:pPr>
              <w:rPr>
                <w:rFonts w:ascii="宋体" w:eastAsia="宋体" w:hAnsi="宋体"/>
              </w:rPr>
            </w:pPr>
            <w:r w:rsidRPr="001F19AD">
              <w:rPr>
                <w:rFonts w:ascii="宋体" w:eastAsia="宋体" w:hAnsi="宋体"/>
              </w:rPr>
              <w:t xml:space="preserve">    } catch (UnsupportedEncodingException e) {</w:t>
            </w:r>
          </w:p>
          <w:p w14:paraId="06DC0DCB" w14:textId="77777777" w:rsidR="001F19AD" w:rsidRPr="001F19AD" w:rsidRDefault="001F19AD" w:rsidP="001F19AD">
            <w:pPr>
              <w:rPr>
                <w:rFonts w:ascii="宋体" w:eastAsia="宋体" w:hAnsi="宋体"/>
              </w:rPr>
            </w:pPr>
            <w:r w:rsidRPr="001F19AD">
              <w:rPr>
                <w:rFonts w:ascii="宋体" w:eastAsia="宋体" w:hAnsi="宋体"/>
              </w:rPr>
              <w:t xml:space="preserve">        e.printStackTrace();</w:t>
            </w:r>
          </w:p>
          <w:p w14:paraId="4309E52F" w14:textId="77777777" w:rsidR="001F19AD" w:rsidRPr="001F19AD" w:rsidRDefault="001F19AD" w:rsidP="001F19AD">
            <w:pPr>
              <w:rPr>
                <w:rFonts w:ascii="宋体" w:eastAsia="宋体" w:hAnsi="宋体"/>
              </w:rPr>
            </w:pPr>
            <w:r w:rsidRPr="001F19AD">
              <w:rPr>
                <w:rFonts w:ascii="宋体" w:eastAsia="宋体" w:hAnsi="宋体"/>
              </w:rPr>
              <w:t xml:space="preserve">    } catch (MessagingException e) {</w:t>
            </w:r>
          </w:p>
          <w:p w14:paraId="6DAA1E01" w14:textId="77777777" w:rsidR="001F19AD" w:rsidRPr="001F19AD" w:rsidRDefault="001F19AD" w:rsidP="001F19AD">
            <w:pPr>
              <w:rPr>
                <w:rFonts w:ascii="宋体" w:eastAsia="宋体" w:hAnsi="宋体"/>
              </w:rPr>
            </w:pPr>
            <w:r w:rsidRPr="001F19AD">
              <w:rPr>
                <w:rFonts w:ascii="宋体" w:eastAsia="宋体" w:hAnsi="宋体"/>
              </w:rPr>
              <w:t xml:space="preserve">        e.printStackTrace();</w:t>
            </w:r>
          </w:p>
          <w:p w14:paraId="324DF5B7" w14:textId="77777777" w:rsidR="001F19AD" w:rsidRPr="001F19AD" w:rsidRDefault="001F19AD" w:rsidP="001F19AD">
            <w:pPr>
              <w:rPr>
                <w:rFonts w:ascii="宋体" w:eastAsia="宋体" w:hAnsi="宋体"/>
              </w:rPr>
            </w:pPr>
            <w:r w:rsidRPr="001F19AD">
              <w:rPr>
                <w:rFonts w:ascii="宋体" w:eastAsia="宋体" w:hAnsi="宋体"/>
              </w:rPr>
              <w:t xml:space="preserve">    }</w:t>
            </w:r>
          </w:p>
          <w:p w14:paraId="6145340A" w14:textId="73D82FF0" w:rsidR="00C46475" w:rsidRDefault="001F19AD" w:rsidP="001F19AD">
            <w:pPr>
              <w:rPr>
                <w:rFonts w:ascii="宋体" w:eastAsia="宋体" w:hAnsi="宋体"/>
              </w:rPr>
            </w:pPr>
            <w:r w:rsidRPr="001F19AD">
              <w:rPr>
                <w:rFonts w:ascii="宋体" w:eastAsia="宋体" w:hAnsi="宋体"/>
              </w:rPr>
              <w:t>}</w:t>
            </w:r>
          </w:p>
        </w:tc>
      </w:tr>
    </w:tbl>
    <w:p w14:paraId="3C92BFC5" w14:textId="294D68BF" w:rsidR="00C46475" w:rsidRPr="00C46475" w:rsidRDefault="00C46475" w:rsidP="00C46475">
      <w:pPr>
        <w:jc w:val="center"/>
        <w:rPr>
          <w:rFonts w:ascii="宋体" w:eastAsia="宋体" w:hAnsi="宋体"/>
        </w:rPr>
      </w:pPr>
      <w:r>
        <w:rPr>
          <w:rFonts w:ascii="宋体" w:eastAsia="宋体" w:hAnsi="宋体" w:hint="eastAsia"/>
        </w:rPr>
        <w:t>图4.x</w:t>
      </w:r>
      <w:r>
        <w:rPr>
          <w:rFonts w:ascii="宋体" w:eastAsia="宋体" w:hAnsi="宋体"/>
        </w:rPr>
        <w:t xml:space="preserve"> </w:t>
      </w:r>
      <w:r>
        <w:rPr>
          <w:rFonts w:ascii="宋体" w:eastAsia="宋体" w:hAnsi="宋体" w:hint="eastAsia"/>
        </w:rPr>
        <w:t>规则过期告警功能实现</w:t>
      </w:r>
    </w:p>
    <w:p w14:paraId="6A8AA5BE" w14:textId="0C97AEE2" w:rsidR="002F705B" w:rsidRDefault="007C182E" w:rsidP="008C6569">
      <w:pPr>
        <w:pStyle w:val="2"/>
        <w:numPr>
          <w:ilvl w:val="1"/>
          <w:numId w:val="35"/>
        </w:numPr>
      </w:pPr>
      <w:r>
        <w:rPr>
          <w:rFonts w:hint="eastAsia"/>
        </w:rPr>
        <w:lastRenderedPageBreak/>
        <w:t>规则预处理模块</w:t>
      </w:r>
    </w:p>
    <w:p w14:paraId="321CC841" w14:textId="703BD5B5" w:rsidR="00B80175" w:rsidRPr="00B80175" w:rsidRDefault="00B80175" w:rsidP="00B80175">
      <w:pPr>
        <w:pStyle w:val="3"/>
      </w:pPr>
      <w:r>
        <w:rPr>
          <w:rFonts w:hint="eastAsia"/>
        </w:rPr>
        <w:t>4.2.1</w:t>
      </w:r>
      <w:r>
        <w:t xml:space="preserve"> </w:t>
      </w:r>
      <w:r>
        <w:rPr>
          <w:rFonts w:hint="eastAsia"/>
        </w:rPr>
        <w:t>规则预处理模块设计</w:t>
      </w:r>
    </w:p>
    <w:p w14:paraId="6E545AAD" w14:textId="6A33B88E" w:rsidR="00DA4BBA" w:rsidRDefault="008B78FC" w:rsidP="0008022F">
      <w:pPr>
        <w:spacing w:line="360" w:lineRule="auto"/>
        <w:ind w:firstLine="420"/>
        <w:rPr>
          <w:rFonts w:ascii="宋体" w:eastAsia="宋体" w:hAnsi="宋体"/>
          <w:sz w:val="24"/>
          <w:szCs w:val="24"/>
        </w:rPr>
      </w:pPr>
      <w:r w:rsidRPr="008B78FC">
        <w:rPr>
          <w:rFonts w:ascii="宋体" w:eastAsia="宋体" w:hAnsi="宋体" w:hint="eastAsia"/>
          <w:sz w:val="24"/>
          <w:szCs w:val="24"/>
        </w:rPr>
        <w:t>规则预处理模块负责将规则由不可执行状态转换为可以执行的状态，运营人员配置完规则，点击提交之后，规则细节会通过JSON的方式传送到后端，后端以对象的方式对其进行存储，此时的规则称为原生规则，无法执行，仅仅具备了执行时需要的一部分数据，因此需要将原生规则转换成规则最小执行单元，并通过树状的形式将最小执行单元进行整合，以达到整条规则能够执行的目的</w:t>
      </w:r>
      <w:r w:rsidR="006433D2">
        <w:rPr>
          <w:rFonts w:ascii="宋体" w:eastAsia="宋体" w:hAnsi="宋体" w:hint="eastAsia"/>
          <w:sz w:val="24"/>
          <w:szCs w:val="24"/>
        </w:rPr>
        <w:t>。</w:t>
      </w:r>
      <w:r w:rsidR="00E66D63">
        <w:rPr>
          <w:rFonts w:ascii="宋体" w:eastAsia="宋体" w:hAnsi="宋体" w:hint="eastAsia"/>
          <w:sz w:val="24"/>
          <w:szCs w:val="24"/>
        </w:rPr>
        <w:t>规则执行单元可以分为两种：运算符单元，包括逻辑运算符“AND”、“IN”和算数运算符“LT”、“ADD”、“MULTIPLY”</w:t>
      </w:r>
      <w:r w:rsidR="00A31E78">
        <w:rPr>
          <w:rFonts w:ascii="宋体" w:eastAsia="宋体" w:hAnsi="宋体" w:hint="eastAsia"/>
          <w:sz w:val="24"/>
          <w:szCs w:val="24"/>
        </w:rPr>
        <w:t>，分别对应逻辑与，存在，小于，加法，乘法</w:t>
      </w:r>
      <w:r w:rsidR="00E66D63">
        <w:rPr>
          <w:rFonts w:ascii="宋体" w:eastAsia="宋体" w:hAnsi="宋体" w:hint="eastAsia"/>
          <w:sz w:val="24"/>
          <w:szCs w:val="24"/>
        </w:rPr>
        <w:t>；参数单元，包括“CONST”、“VARIABLE”以及“ENV”</w:t>
      </w:r>
      <w:r w:rsidR="00A31E78">
        <w:rPr>
          <w:rFonts w:ascii="宋体" w:eastAsia="宋体" w:hAnsi="宋体" w:hint="eastAsia"/>
          <w:sz w:val="24"/>
          <w:szCs w:val="24"/>
        </w:rPr>
        <w:t>，“CONST”代表常量，“VARIABLE”和ENV分别代表变量，需要从规则上下文中进行获取</w:t>
      </w:r>
      <w:r w:rsidR="002C068A">
        <w:rPr>
          <w:rFonts w:ascii="宋体" w:eastAsia="宋体" w:hAnsi="宋体" w:hint="eastAsia"/>
          <w:sz w:val="24"/>
          <w:szCs w:val="24"/>
        </w:rPr>
        <w:t>。有了这样的规则执行单元之后，就可以通过</w:t>
      </w:r>
      <w:r w:rsidR="008B11E1">
        <w:rPr>
          <w:rFonts w:ascii="宋体" w:eastAsia="宋体" w:hAnsi="宋体" w:hint="eastAsia"/>
          <w:sz w:val="24"/>
          <w:szCs w:val="24"/>
        </w:rPr>
        <w:t>树的形式</w:t>
      </w:r>
      <w:r w:rsidR="002C068A">
        <w:rPr>
          <w:rFonts w:ascii="宋体" w:eastAsia="宋体" w:hAnsi="宋体" w:hint="eastAsia"/>
          <w:sz w:val="24"/>
          <w:szCs w:val="24"/>
        </w:rPr>
        <w:t>组装成一个有业务逻辑的执行单元，例如</w:t>
      </w:r>
      <w:r w:rsidR="0008022F">
        <w:rPr>
          <w:rFonts w:ascii="宋体" w:eastAsia="宋体" w:hAnsi="宋体"/>
          <w:sz w:val="24"/>
          <w:szCs w:val="24"/>
        </w:rPr>
        <w:t>orderBookCondition</w:t>
      </w:r>
      <w:r w:rsidR="002C068A">
        <w:rPr>
          <w:rFonts w:ascii="宋体" w:eastAsia="宋体" w:hAnsi="宋体"/>
          <w:sz w:val="24"/>
          <w:szCs w:val="24"/>
        </w:rPr>
        <w:t>,</w:t>
      </w:r>
      <w:r w:rsidR="002C068A">
        <w:rPr>
          <w:rFonts w:ascii="宋体" w:eastAsia="宋体" w:hAnsi="宋体" w:hint="eastAsia"/>
          <w:sz w:val="24"/>
          <w:szCs w:val="24"/>
        </w:rPr>
        <w:t>判断订单是否为预订单；</w:t>
      </w:r>
      <w:r w:rsidR="0008022F">
        <w:rPr>
          <w:rFonts w:ascii="宋体" w:eastAsia="宋体" w:hAnsi="宋体"/>
          <w:sz w:val="24"/>
          <w:szCs w:val="24"/>
        </w:rPr>
        <w:t>triggerAt</w:t>
      </w:r>
      <w:r w:rsidR="002C068A">
        <w:rPr>
          <w:rFonts w:ascii="宋体" w:eastAsia="宋体" w:hAnsi="宋体" w:hint="eastAsia"/>
          <w:sz w:val="24"/>
          <w:szCs w:val="24"/>
        </w:rPr>
        <w:t>,指定规则判定时间</w:t>
      </w:r>
      <w:r w:rsidR="00633546">
        <w:rPr>
          <w:rFonts w:ascii="宋体" w:eastAsia="宋体" w:hAnsi="宋体" w:hint="eastAsia"/>
          <w:sz w:val="24"/>
          <w:szCs w:val="24"/>
        </w:rPr>
        <w:t>等。</w:t>
      </w:r>
      <w:r w:rsidR="006E53C4">
        <w:rPr>
          <w:rFonts w:ascii="宋体" w:eastAsia="宋体" w:hAnsi="宋体" w:hint="eastAsia"/>
          <w:sz w:val="24"/>
          <w:szCs w:val="24"/>
        </w:rPr>
        <w:t>表达式</w:t>
      </w:r>
      <w:r w:rsidR="00624246">
        <w:rPr>
          <w:rFonts w:ascii="宋体" w:eastAsia="宋体" w:hAnsi="宋体" w:hint="eastAsia"/>
          <w:sz w:val="24"/>
          <w:szCs w:val="24"/>
        </w:rPr>
        <w:t>如图4.5所示</w:t>
      </w:r>
      <w:r w:rsidR="00DA4BBA">
        <w:rPr>
          <w:rFonts w:ascii="宋体" w:eastAsia="宋体" w:hAnsi="宋体" w:hint="eastAsia"/>
          <w:sz w:val="24"/>
          <w:szCs w:val="24"/>
        </w:rPr>
        <w:t>：</w:t>
      </w:r>
    </w:p>
    <w:tbl>
      <w:tblPr>
        <w:tblStyle w:val="af3"/>
        <w:tblW w:w="0" w:type="auto"/>
        <w:tblLook w:val="04A0" w:firstRow="1" w:lastRow="0" w:firstColumn="1" w:lastColumn="0" w:noHBand="0" w:noVBand="1"/>
      </w:tblPr>
      <w:tblGrid>
        <w:gridCol w:w="8296"/>
      </w:tblGrid>
      <w:tr w:rsidR="006E53C4" w14:paraId="78EA8597" w14:textId="77777777" w:rsidTr="006E53C4">
        <w:tc>
          <w:tcPr>
            <w:tcW w:w="8296" w:type="dxa"/>
          </w:tcPr>
          <w:p w14:paraId="1786C11F" w14:textId="67C7938F" w:rsidR="009F4CA7" w:rsidRPr="005F0985" w:rsidRDefault="006E53C4" w:rsidP="0008022F">
            <w:pPr>
              <w:spacing w:line="360" w:lineRule="auto"/>
              <w:rPr>
                <w:rFonts w:ascii="宋体" w:eastAsia="宋体" w:hAnsi="宋体"/>
                <w:szCs w:val="21"/>
              </w:rPr>
            </w:pPr>
            <w:r w:rsidRPr="005F0985">
              <w:rPr>
                <w:rFonts w:ascii="宋体" w:eastAsia="宋体" w:hAnsi="宋体"/>
                <w:szCs w:val="21"/>
              </w:rPr>
              <w:t>R</w:t>
            </w:r>
            <w:r w:rsidRPr="005F0985">
              <w:rPr>
                <w:rFonts w:ascii="宋体" w:eastAsia="宋体" w:hAnsi="宋体" w:hint="eastAsia"/>
                <w:szCs w:val="21"/>
              </w:rPr>
              <w:t>st</w:t>
            </w:r>
            <w:r w:rsidRPr="005F0985">
              <w:rPr>
                <w:rFonts w:ascii="宋体" w:eastAsia="宋体" w:hAnsi="宋体"/>
                <w:szCs w:val="21"/>
              </w:rPr>
              <w:t xml:space="preserve"> = </w:t>
            </w:r>
            <w:r w:rsidR="009F4CA7" w:rsidRPr="005F0985">
              <w:rPr>
                <w:rFonts w:ascii="宋体" w:eastAsia="宋体" w:hAnsi="宋体"/>
                <w:szCs w:val="21"/>
              </w:rPr>
              <w:t xml:space="preserve">   </w:t>
            </w:r>
            <w:r w:rsidRPr="005F0985">
              <w:rPr>
                <w:rFonts w:ascii="宋体" w:eastAsia="宋体" w:hAnsi="宋体"/>
                <w:szCs w:val="21"/>
              </w:rPr>
              <w:t xml:space="preserve">(((orderBookCondtion </w:t>
            </w:r>
          </w:p>
          <w:p w14:paraId="6F8AC3E6" w14:textId="08A0AFD9" w:rsidR="006E53C4" w:rsidRPr="005F0985" w:rsidRDefault="006E53C4" w:rsidP="009F4CA7">
            <w:pPr>
              <w:spacing w:line="360" w:lineRule="auto"/>
              <w:ind w:firstLineChars="400" w:firstLine="840"/>
              <w:rPr>
                <w:rFonts w:ascii="宋体" w:eastAsia="宋体" w:hAnsi="宋体"/>
                <w:szCs w:val="21"/>
              </w:rPr>
            </w:pPr>
            <w:r w:rsidRPr="005F0985">
              <w:rPr>
                <w:rFonts w:ascii="宋体" w:eastAsia="宋体" w:hAnsi="宋体"/>
                <w:szCs w:val="21"/>
              </w:rPr>
              <w:t>AND deliveryProductIdCondition)</w:t>
            </w:r>
          </w:p>
          <w:p w14:paraId="5F28C5DA" w14:textId="77777777" w:rsidR="006E53C4" w:rsidRPr="005F0985" w:rsidRDefault="006E53C4" w:rsidP="0008022F">
            <w:pPr>
              <w:spacing w:line="360" w:lineRule="auto"/>
              <w:rPr>
                <w:rFonts w:ascii="宋体" w:eastAsia="宋体" w:hAnsi="宋体"/>
                <w:szCs w:val="21"/>
              </w:rPr>
            </w:pPr>
            <w:r w:rsidRPr="005F0985">
              <w:rPr>
                <w:rFonts w:ascii="宋体" w:eastAsia="宋体" w:hAnsi="宋体" w:hint="eastAsia"/>
                <w:szCs w:val="21"/>
              </w:rPr>
              <w:t xml:space="preserve"> </w:t>
            </w:r>
            <w:r w:rsidRPr="005F0985">
              <w:rPr>
                <w:rFonts w:ascii="宋体" w:eastAsia="宋体" w:hAnsi="宋体"/>
                <w:szCs w:val="21"/>
              </w:rPr>
              <w:t xml:space="preserve">       AND predictDeliverTimeCondition) </w:t>
            </w:r>
          </w:p>
          <w:p w14:paraId="689399B3" w14:textId="77777777" w:rsidR="006E53C4" w:rsidRPr="005F0985" w:rsidRDefault="006E53C4" w:rsidP="006E53C4">
            <w:pPr>
              <w:spacing w:line="360" w:lineRule="auto"/>
              <w:ind w:firstLineChars="400" w:firstLine="840"/>
              <w:rPr>
                <w:rFonts w:ascii="宋体" w:eastAsia="宋体" w:hAnsi="宋体"/>
                <w:szCs w:val="21"/>
              </w:rPr>
            </w:pPr>
            <w:r w:rsidRPr="005F0985">
              <w:rPr>
                <w:rFonts w:ascii="宋体" w:eastAsia="宋体" w:hAnsi="宋体"/>
                <w:szCs w:val="21"/>
              </w:rPr>
              <w:t>AND TRIGGERAT(</w:t>
            </w:r>
            <w:r w:rsidRPr="005F0985">
              <w:rPr>
                <w:rFonts w:ascii="宋体" w:eastAsia="宋体" w:hAnsi="宋体" w:hint="eastAsia"/>
                <w:szCs w:val="21"/>
              </w:rPr>
              <w:t>trigger</w:t>
            </w:r>
            <w:r w:rsidRPr="005F0985">
              <w:rPr>
                <w:rFonts w:ascii="宋体" w:eastAsia="宋体" w:hAnsi="宋体"/>
                <w:szCs w:val="21"/>
              </w:rPr>
              <w:t xml:space="preserve">TimeCondition </w:t>
            </w:r>
          </w:p>
          <w:p w14:paraId="078448D3" w14:textId="11724A28" w:rsidR="006E53C4" w:rsidRDefault="006E53C4" w:rsidP="006E53C4">
            <w:pPr>
              <w:spacing w:line="360" w:lineRule="auto"/>
              <w:ind w:firstLineChars="400" w:firstLine="840"/>
              <w:rPr>
                <w:rFonts w:ascii="宋体" w:eastAsia="宋体" w:hAnsi="宋体"/>
                <w:sz w:val="24"/>
                <w:szCs w:val="24"/>
              </w:rPr>
            </w:pPr>
            <w:r w:rsidRPr="005F0985">
              <w:rPr>
                <w:rFonts w:ascii="宋体" w:eastAsia="宋体" w:hAnsi="宋体"/>
                <w:szCs w:val="21"/>
              </w:rPr>
              <w:t>AND orderStatuCondition))</w:t>
            </w:r>
          </w:p>
        </w:tc>
      </w:tr>
    </w:tbl>
    <w:p w14:paraId="464CB907" w14:textId="0BEFC82C" w:rsidR="00624246" w:rsidRDefault="00624246" w:rsidP="00624246">
      <w:pPr>
        <w:spacing w:line="360" w:lineRule="auto"/>
        <w:jc w:val="center"/>
        <w:rPr>
          <w:rFonts w:ascii="宋体" w:eastAsia="宋体" w:hAnsi="宋体"/>
          <w:sz w:val="24"/>
          <w:szCs w:val="24"/>
        </w:rPr>
      </w:pPr>
      <w:r>
        <w:rPr>
          <w:rFonts w:ascii="宋体" w:eastAsia="宋体" w:hAnsi="宋体" w:hint="eastAsia"/>
          <w:sz w:val="24"/>
          <w:szCs w:val="24"/>
        </w:rPr>
        <w:t>图4.5</w:t>
      </w:r>
      <w:r>
        <w:rPr>
          <w:rFonts w:ascii="宋体" w:eastAsia="宋体" w:hAnsi="宋体"/>
          <w:sz w:val="24"/>
          <w:szCs w:val="24"/>
        </w:rPr>
        <w:t xml:space="preserve"> </w:t>
      </w:r>
      <w:r>
        <w:rPr>
          <w:rFonts w:ascii="宋体" w:eastAsia="宋体" w:hAnsi="宋体" w:hint="eastAsia"/>
          <w:sz w:val="24"/>
          <w:szCs w:val="24"/>
        </w:rPr>
        <w:t>规则执行表达式</w:t>
      </w:r>
    </w:p>
    <w:p w14:paraId="4F2E9791" w14:textId="6AD69CDD" w:rsidR="006E53C4" w:rsidRDefault="006E53C4" w:rsidP="006E53C4">
      <w:pPr>
        <w:spacing w:line="360" w:lineRule="auto"/>
        <w:rPr>
          <w:rFonts w:ascii="宋体" w:eastAsia="宋体" w:hAnsi="宋体"/>
          <w:sz w:val="24"/>
          <w:szCs w:val="24"/>
        </w:rPr>
      </w:pPr>
      <w:r>
        <w:rPr>
          <w:rFonts w:ascii="宋体" w:eastAsia="宋体" w:hAnsi="宋体" w:hint="eastAsia"/>
          <w:sz w:val="24"/>
          <w:szCs w:val="24"/>
        </w:rPr>
        <w:t>当表达式右边为true的时候，规则才算匹配上</w:t>
      </w:r>
      <w:r w:rsidR="00902035">
        <w:rPr>
          <w:rFonts w:ascii="宋体" w:eastAsia="宋体" w:hAnsi="宋体" w:hint="eastAsia"/>
          <w:sz w:val="24"/>
          <w:szCs w:val="24"/>
        </w:rPr>
        <w:t>，解析</w:t>
      </w:r>
      <w:proofErr w:type="gramStart"/>
      <w:r w:rsidR="00902035">
        <w:rPr>
          <w:rFonts w:ascii="宋体" w:eastAsia="宋体" w:hAnsi="宋体" w:hint="eastAsia"/>
          <w:sz w:val="24"/>
          <w:szCs w:val="24"/>
        </w:rPr>
        <w:t>树如下</w:t>
      </w:r>
      <w:proofErr w:type="gramEnd"/>
      <w:r w:rsidR="00902035">
        <w:rPr>
          <w:rFonts w:ascii="宋体" w:eastAsia="宋体" w:hAnsi="宋体" w:hint="eastAsia"/>
          <w:sz w:val="24"/>
          <w:szCs w:val="24"/>
        </w:rPr>
        <w:t>所示：</w:t>
      </w:r>
    </w:p>
    <w:p w14:paraId="1EC343E1" w14:textId="09DBCF44" w:rsidR="008B78FC" w:rsidRDefault="00781847" w:rsidP="001E23F6">
      <w:pPr>
        <w:spacing w:line="360" w:lineRule="auto"/>
        <w:ind w:firstLine="420"/>
        <w:jc w:val="center"/>
        <w:rPr>
          <w:rFonts w:ascii="宋体" w:eastAsia="宋体" w:hAnsi="宋体"/>
          <w:sz w:val="24"/>
          <w:szCs w:val="24"/>
        </w:rPr>
      </w:pPr>
      <w:r>
        <w:rPr>
          <w:noProof/>
        </w:rPr>
        <w:drawing>
          <wp:inline distT="0" distB="0" distL="0" distR="0" wp14:anchorId="2F009F62" wp14:editId="0EFA45A6">
            <wp:extent cx="5274310" cy="195453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1954530"/>
                    </a:xfrm>
                    <a:prstGeom prst="rect">
                      <a:avLst/>
                    </a:prstGeom>
                    <a:noFill/>
                    <a:ln>
                      <a:noFill/>
                    </a:ln>
                  </pic:spPr>
                </pic:pic>
              </a:graphicData>
            </a:graphic>
          </wp:inline>
        </w:drawing>
      </w:r>
    </w:p>
    <w:p w14:paraId="50AB1DFF" w14:textId="19E01D67" w:rsidR="0058669E" w:rsidRDefault="0058669E" w:rsidP="001E23F6">
      <w:pPr>
        <w:spacing w:line="360" w:lineRule="auto"/>
        <w:ind w:firstLine="420"/>
        <w:jc w:val="center"/>
        <w:rPr>
          <w:rFonts w:ascii="宋体" w:eastAsia="宋体" w:hAnsi="宋体"/>
          <w:sz w:val="24"/>
          <w:szCs w:val="24"/>
        </w:rPr>
      </w:pPr>
      <w:r>
        <w:rPr>
          <w:rFonts w:ascii="宋体" w:eastAsia="宋体" w:hAnsi="宋体" w:hint="eastAsia"/>
          <w:sz w:val="24"/>
          <w:szCs w:val="24"/>
        </w:rPr>
        <w:lastRenderedPageBreak/>
        <w:t>图4.6</w:t>
      </w:r>
      <w:r>
        <w:rPr>
          <w:rFonts w:ascii="宋体" w:eastAsia="宋体" w:hAnsi="宋体"/>
          <w:sz w:val="24"/>
          <w:szCs w:val="24"/>
        </w:rPr>
        <w:t xml:space="preserve"> </w:t>
      </w:r>
      <w:r>
        <w:rPr>
          <w:rFonts w:ascii="宋体" w:eastAsia="宋体" w:hAnsi="宋体" w:hint="eastAsia"/>
          <w:sz w:val="24"/>
          <w:szCs w:val="24"/>
        </w:rPr>
        <w:t>规则解析树概括</w:t>
      </w:r>
    </w:p>
    <w:p w14:paraId="2BC3AA11" w14:textId="0A1EE45C" w:rsidR="00781847" w:rsidRDefault="00781847" w:rsidP="00781847">
      <w:pPr>
        <w:spacing w:line="360" w:lineRule="auto"/>
        <w:rPr>
          <w:rFonts w:ascii="宋体" w:eastAsia="宋体" w:hAnsi="宋体"/>
          <w:sz w:val="24"/>
          <w:szCs w:val="24"/>
        </w:rPr>
      </w:pPr>
      <w:r>
        <w:rPr>
          <w:rFonts w:ascii="宋体" w:eastAsia="宋体" w:hAnsi="宋体" w:hint="eastAsia"/>
          <w:sz w:val="24"/>
          <w:szCs w:val="24"/>
        </w:rPr>
        <w:t>叶子节点为封装之后的执行单元，由上文所说的两种基本的执行单元组成，以</w:t>
      </w:r>
      <w:bookmarkStart w:id="329" w:name="OLE_LINK17"/>
      <w:bookmarkStart w:id="330" w:name="OLE_LINK18"/>
      <w:r>
        <w:rPr>
          <w:rFonts w:ascii="宋体" w:eastAsia="宋体" w:hAnsi="宋体"/>
          <w:sz w:val="24"/>
          <w:szCs w:val="24"/>
        </w:rPr>
        <w:t>predictDeliverTimeCondition</w:t>
      </w:r>
      <w:bookmarkEnd w:id="329"/>
      <w:bookmarkEnd w:id="330"/>
      <w:r>
        <w:rPr>
          <w:rFonts w:ascii="宋体" w:eastAsia="宋体" w:hAnsi="宋体" w:hint="eastAsia"/>
          <w:sz w:val="24"/>
          <w:szCs w:val="24"/>
        </w:rPr>
        <w:t>为例，其树状图</w:t>
      </w:r>
      <w:r w:rsidR="001D30B8">
        <w:rPr>
          <w:rFonts w:ascii="宋体" w:eastAsia="宋体" w:hAnsi="宋体" w:hint="eastAsia"/>
          <w:sz w:val="24"/>
          <w:szCs w:val="24"/>
        </w:rPr>
        <w:t>如图4.7所示</w:t>
      </w:r>
      <w:r>
        <w:rPr>
          <w:rFonts w:ascii="宋体" w:eastAsia="宋体" w:hAnsi="宋体" w:hint="eastAsia"/>
          <w:sz w:val="24"/>
          <w:szCs w:val="24"/>
        </w:rPr>
        <w:t>：</w:t>
      </w:r>
    </w:p>
    <w:p w14:paraId="421728D5" w14:textId="45D4ABD2" w:rsidR="00EA6EDE" w:rsidRDefault="00781847" w:rsidP="00EA6EDE">
      <w:pPr>
        <w:spacing w:line="360" w:lineRule="auto"/>
        <w:jc w:val="center"/>
        <w:rPr>
          <w:rFonts w:ascii="宋体" w:eastAsia="宋体" w:hAnsi="宋体"/>
          <w:sz w:val="24"/>
          <w:szCs w:val="24"/>
        </w:rPr>
      </w:pPr>
      <w:r>
        <w:rPr>
          <w:noProof/>
        </w:rPr>
        <w:drawing>
          <wp:inline distT="0" distB="0" distL="0" distR="0" wp14:anchorId="408D72DF" wp14:editId="2FDC4B6C">
            <wp:extent cx="3417277" cy="192011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7713" cy="1954068"/>
                    </a:xfrm>
                    <a:prstGeom prst="rect">
                      <a:avLst/>
                    </a:prstGeom>
                    <a:noFill/>
                    <a:ln>
                      <a:noFill/>
                    </a:ln>
                  </pic:spPr>
                </pic:pic>
              </a:graphicData>
            </a:graphic>
          </wp:inline>
        </w:drawing>
      </w:r>
    </w:p>
    <w:p w14:paraId="0AD061FF" w14:textId="505C93D7" w:rsidR="0058669E" w:rsidRDefault="0058669E" w:rsidP="00EA6EDE">
      <w:pPr>
        <w:spacing w:line="360" w:lineRule="auto"/>
        <w:jc w:val="center"/>
        <w:rPr>
          <w:rFonts w:ascii="宋体" w:eastAsia="宋体" w:hAnsi="宋体"/>
          <w:sz w:val="24"/>
          <w:szCs w:val="24"/>
        </w:rPr>
      </w:pPr>
      <w:r>
        <w:rPr>
          <w:rFonts w:ascii="宋体" w:eastAsia="宋体" w:hAnsi="宋体" w:hint="eastAsia"/>
          <w:sz w:val="24"/>
          <w:szCs w:val="24"/>
        </w:rPr>
        <w:t>图4.7</w:t>
      </w:r>
      <w:r>
        <w:rPr>
          <w:rFonts w:ascii="宋体" w:eastAsia="宋体" w:hAnsi="宋体"/>
          <w:sz w:val="24"/>
          <w:szCs w:val="24"/>
        </w:rPr>
        <w:t xml:space="preserve"> predictDeliverTimeCondition</w:t>
      </w:r>
      <w:r w:rsidR="001D30B8">
        <w:rPr>
          <w:rFonts w:ascii="宋体" w:eastAsia="宋体" w:hAnsi="宋体" w:hint="eastAsia"/>
          <w:sz w:val="24"/>
          <w:szCs w:val="24"/>
        </w:rPr>
        <w:t>节点</w:t>
      </w:r>
    </w:p>
    <w:p w14:paraId="4C370927" w14:textId="0D90347C" w:rsidR="006E53C4" w:rsidRDefault="00FE2A77" w:rsidP="00FE2A77">
      <w:pPr>
        <w:spacing w:line="360" w:lineRule="auto"/>
        <w:ind w:firstLineChars="200" w:firstLine="480"/>
        <w:rPr>
          <w:rFonts w:ascii="宋体" w:eastAsia="宋体" w:hAnsi="宋体"/>
          <w:sz w:val="24"/>
          <w:szCs w:val="24"/>
        </w:rPr>
      </w:pPr>
      <w:r>
        <w:rPr>
          <w:rFonts w:ascii="宋体" w:eastAsia="宋体" w:hAnsi="宋体" w:hint="eastAsia"/>
          <w:sz w:val="24"/>
          <w:szCs w:val="24"/>
        </w:rPr>
        <w:t>在实现上，模块采用的是直接生成执行树的方式，而非使用表达式的形式，理由有如下</w:t>
      </w:r>
      <w:r w:rsidR="002D108F">
        <w:rPr>
          <w:rFonts w:ascii="宋体" w:eastAsia="宋体" w:hAnsi="宋体" w:hint="eastAsia"/>
          <w:sz w:val="24"/>
          <w:szCs w:val="24"/>
        </w:rPr>
        <w:t>两</w:t>
      </w:r>
      <w:r>
        <w:rPr>
          <w:rFonts w:ascii="宋体" w:eastAsia="宋体" w:hAnsi="宋体" w:hint="eastAsia"/>
          <w:sz w:val="24"/>
          <w:szCs w:val="24"/>
        </w:rPr>
        <w:t>点：</w:t>
      </w:r>
    </w:p>
    <w:p w14:paraId="687995E1" w14:textId="2F44EF39" w:rsidR="00FE2A77" w:rsidRDefault="00FE2A77" w:rsidP="000D7F07">
      <w:pPr>
        <w:pStyle w:val="a5"/>
        <w:numPr>
          <w:ilvl w:val="0"/>
          <w:numId w:val="23"/>
        </w:numPr>
        <w:spacing w:line="360" w:lineRule="auto"/>
        <w:ind w:firstLineChars="0"/>
        <w:rPr>
          <w:rFonts w:ascii="宋体" w:eastAsia="宋体" w:hAnsi="宋体"/>
          <w:sz w:val="24"/>
          <w:szCs w:val="24"/>
        </w:rPr>
      </w:pPr>
      <w:r>
        <w:rPr>
          <w:rFonts w:ascii="宋体" w:eastAsia="宋体" w:hAnsi="宋体" w:hint="eastAsia"/>
          <w:sz w:val="24"/>
          <w:szCs w:val="24"/>
        </w:rPr>
        <w:t>表达式可以由运营人员直接写出，亦可以在后端根据运营人员配置进行</w:t>
      </w:r>
      <w:r w:rsidR="00D97EFF">
        <w:rPr>
          <w:rFonts w:ascii="宋体" w:eastAsia="宋体" w:hAnsi="宋体" w:hint="eastAsia"/>
          <w:sz w:val="24"/>
          <w:szCs w:val="24"/>
        </w:rPr>
        <w:t>生成，如果让运营人员手动写出，由于需要编写的参数过多，</w:t>
      </w:r>
      <w:r w:rsidR="00634435">
        <w:rPr>
          <w:rFonts w:ascii="宋体" w:eastAsia="宋体" w:hAnsi="宋体" w:hint="eastAsia"/>
          <w:sz w:val="24"/>
          <w:szCs w:val="24"/>
        </w:rPr>
        <w:t>就会大大增加配置出错的可能性，除此之外，对于不会编程的运营人员来说，手动编写表达式的用户体验远远不如图标编辑的用户体验好</w:t>
      </w:r>
      <w:r w:rsidR="00A037AF">
        <w:rPr>
          <w:rFonts w:ascii="宋体" w:eastAsia="宋体" w:hAnsi="宋体" w:hint="eastAsia"/>
          <w:sz w:val="24"/>
          <w:szCs w:val="24"/>
        </w:rPr>
        <w:t>。</w:t>
      </w:r>
    </w:p>
    <w:p w14:paraId="029A2A5D" w14:textId="0A8B1779" w:rsidR="00A037AF" w:rsidRDefault="00A037AF" w:rsidP="000D7F07">
      <w:pPr>
        <w:pStyle w:val="a5"/>
        <w:numPr>
          <w:ilvl w:val="0"/>
          <w:numId w:val="23"/>
        </w:numPr>
        <w:spacing w:line="360" w:lineRule="auto"/>
        <w:ind w:firstLineChars="0"/>
        <w:rPr>
          <w:rFonts w:ascii="宋体" w:eastAsia="宋体" w:hAnsi="宋体"/>
          <w:sz w:val="24"/>
          <w:szCs w:val="24"/>
        </w:rPr>
      </w:pPr>
      <w:r>
        <w:rPr>
          <w:rFonts w:ascii="宋体" w:eastAsia="宋体" w:hAnsi="宋体" w:hint="eastAsia"/>
          <w:sz w:val="24"/>
          <w:szCs w:val="24"/>
        </w:rPr>
        <w:t>如果使用图标的前端配置方式，那么就意味着需要后端生成表达式</w:t>
      </w:r>
      <w:r w:rsidR="002C51D8">
        <w:rPr>
          <w:rFonts w:ascii="宋体" w:eastAsia="宋体" w:hAnsi="宋体" w:hint="eastAsia"/>
          <w:sz w:val="24"/>
          <w:szCs w:val="24"/>
        </w:rPr>
        <w:t>，一方面将对象中的值拼接成字符串的形式较为繁琐，同时面临着需要解析表达式的需求，在没有使用第三方规则引擎的情况下，将表达式解析成树状结构是较好的选择</w:t>
      </w:r>
      <w:r w:rsidR="002D108F">
        <w:rPr>
          <w:rFonts w:ascii="宋体" w:eastAsia="宋体" w:hAnsi="宋体" w:hint="eastAsia"/>
          <w:sz w:val="24"/>
          <w:szCs w:val="24"/>
        </w:rPr>
        <w:t>。</w:t>
      </w:r>
    </w:p>
    <w:p w14:paraId="15103648" w14:textId="66F64488" w:rsidR="002D108F" w:rsidRPr="002D108F" w:rsidRDefault="002D108F" w:rsidP="002D108F">
      <w:pPr>
        <w:spacing w:line="360" w:lineRule="auto"/>
        <w:ind w:firstLineChars="200" w:firstLine="480"/>
        <w:rPr>
          <w:rFonts w:ascii="宋体" w:eastAsia="宋体" w:hAnsi="宋体"/>
          <w:sz w:val="24"/>
          <w:szCs w:val="24"/>
        </w:rPr>
      </w:pPr>
      <w:r w:rsidRPr="002D108F">
        <w:rPr>
          <w:rFonts w:ascii="宋体" w:eastAsia="宋体" w:hAnsi="宋体" w:hint="eastAsia"/>
          <w:sz w:val="24"/>
          <w:szCs w:val="24"/>
        </w:rPr>
        <w:t>因此</w:t>
      </w:r>
      <w:r>
        <w:rPr>
          <w:rFonts w:ascii="宋体" w:eastAsia="宋体" w:hAnsi="宋体" w:hint="eastAsia"/>
          <w:sz w:val="24"/>
          <w:szCs w:val="24"/>
        </w:rPr>
        <w:t>，前端通过图标配置，后端将其构建成树状结构的形式较为适合。</w:t>
      </w:r>
    </w:p>
    <w:p w14:paraId="0846D343" w14:textId="5E2B53D1" w:rsidR="008B11E1" w:rsidRDefault="00D02BBB" w:rsidP="001E23F6">
      <w:pPr>
        <w:ind w:left="480"/>
        <w:jc w:val="center"/>
      </w:pPr>
      <w:r>
        <w:rPr>
          <w:noProof/>
        </w:rPr>
        <w:lastRenderedPageBreak/>
        <w:drawing>
          <wp:inline distT="0" distB="0" distL="0" distR="0" wp14:anchorId="3A16A177" wp14:editId="600B246F">
            <wp:extent cx="5274310" cy="2580640"/>
            <wp:effectExtent l="0" t="0" r="2540" b="0"/>
            <wp:docPr id="24" name="图片 24"/>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80640"/>
                    </a:xfrm>
                    <a:prstGeom prst="rect">
                      <a:avLst/>
                    </a:prstGeom>
                    <a:noFill/>
                    <a:ln>
                      <a:noFill/>
                    </a:ln>
                  </pic:spPr>
                </pic:pic>
              </a:graphicData>
            </a:graphic>
          </wp:inline>
        </w:drawing>
      </w:r>
    </w:p>
    <w:p w14:paraId="3F3B742F" w14:textId="7993B408" w:rsidR="001D30B8" w:rsidRDefault="001D30B8" w:rsidP="001E23F6">
      <w:pPr>
        <w:ind w:left="480"/>
        <w:jc w:val="center"/>
      </w:pPr>
      <w:r>
        <w:rPr>
          <w:rFonts w:hint="eastAsia"/>
        </w:rPr>
        <w:t>图4.8</w:t>
      </w:r>
      <w:r>
        <w:t xml:space="preserve"> </w:t>
      </w:r>
      <w:r>
        <w:rPr>
          <w:rFonts w:hint="eastAsia"/>
        </w:rPr>
        <w:t>规则预处理类图</w:t>
      </w:r>
    </w:p>
    <w:p w14:paraId="33EC9F79" w14:textId="18E9F8AA" w:rsidR="00B15E48" w:rsidRDefault="00B15E48" w:rsidP="00153B1E">
      <w:pPr>
        <w:spacing w:line="360" w:lineRule="auto"/>
        <w:ind w:firstLineChars="200" w:firstLine="480"/>
        <w:rPr>
          <w:rFonts w:ascii="宋体" w:eastAsia="宋体" w:hAnsi="宋体"/>
          <w:sz w:val="24"/>
          <w:szCs w:val="24"/>
        </w:rPr>
      </w:pPr>
      <w:r w:rsidRPr="00B15E48">
        <w:rPr>
          <w:rFonts w:ascii="宋体" w:eastAsia="宋体" w:hAnsi="宋体" w:hint="eastAsia"/>
          <w:sz w:val="24"/>
          <w:szCs w:val="24"/>
        </w:rPr>
        <w:t>图</w:t>
      </w:r>
      <w:r w:rsidR="001D30B8">
        <w:rPr>
          <w:rFonts w:ascii="宋体" w:eastAsia="宋体" w:hAnsi="宋体" w:hint="eastAsia"/>
          <w:sz w:val="24"/>
          <w:szCs w:val="24"/>
        </w:rPr>
        <w:t>4.8</w:t>
      </w:r>
      <w:r w:rsidR="008B11E1" w:rsidRPr="00B15E48">
        <w:rPr>
          <w:rFonts w:ascii="宋体" w:eastAsia="宋体" w:hAnsi="宋体" w:hint="eastAsia"/>
          <w:sz w:val="24"/>
          <w:szCs w:val="24"/>
        </w:rPr>
        <w:t>为规则</w:t>
      </w:r>
      <w:r w:rsidRPr="00B15E48">
        <w:rPr>
          <w:rFonts w:ascii="宋体" w:eastAsia="宋体" w:hAnsi="宋体" w:hint="eastAsia"/>
          <w:sz w:val="24"/>
          <w:szCs w:val="24"/>
        </w:rPr>
        <w:t>预处理</w:t>
      </w:r>
      <w:r w:rsidR="008B11E1" w:rsidRPr="00B15E48">
        <w:rPr>
          <w:rFonts w:ascii="宋体" w:eastAsia="宋体" w:hAnsi="宋体" w:hint="eastAsia"/>
          <w:sz w:val="24"/>
          <w:szCs w:val="24"/>
        </w:rPr>
        <w:t>模块的</w:t>
      </w:r>
      <w:r w:rsidRPr="00B15E48">
        <w:rPr>
          <w:rFonts w:ascii="宋体" w:eastAsia="宋体" w:hAnsi="宋体" w:hint="eastAsia"/>
          <w:sz w:val="24"/>
          <w:szCs w:val="24"/>
        </w:rPr>
        <w:t>类图</w:t>
      </w:r>
      <w:r>
        <w:rPr>
          <w:rFonts w:ascii="宋体" w:eastAsia="宋体" w:hAnsi="宋体" w:hint="eastAsia"/>
          <w:sz w:val="24"/>
          <w:szCs w:val="24"/>
        </w:rPr>
        <w:t>,</w:t>
      </w:r>
      <w:r>
        <w:rPr>
          <w:rFonts w:ascii="宋体" w:eastAsia="宋体" w:hAnsi="宋体"/>
          <w:sz w:val="24"/>
          <w:szCs w:val="24"/>
        </w:rPr>
        <w:t>Functions</w:t>
      </w:r>
      <w:r>
        <w:rPr>
          <w:rFonts w:ascii="宋体" w:eastAsia="宋体" w:hAnsi="宋体" w:hint="eastAsia"/>
          <w:sz w:val="24"/>
          <w:szCs w:val="24"/>
        </w:rPr>
        <w:t>接口是所有执行单元需要实现的接口，接口中方法的含义如下：num</w:t>
      </w:r>
      <w:r>
        <w:rPr>
          <w:rFonts w:ascii="宋体" w:eastAsia="宋体" w:hAnsi="宋体"/>
          <w:sz w:val="24"/>
          <w:szCs w:val="24"/>
        </w:rPr>
        <w:t>OfArguements</w:t>
      </w:r>
      <w:r>
        <w:rPr>
          <w:rFonts w:ascii="宋体" w:eastAsia="宋体" w:hAnsi="宋体" w:hint="eastAsia"/>
          <w:sz w:val="24"/>
          <w:szCs w:val="24"/>
        </w:rPr>
        <w:t>函数返回的是执行单元需要的参数个数，invoke函数</w:t>
      </w:r>
      <w:r w:rsidR="00DA30A3">
        <w:rPr>
          <w:rFonts w:ascii="宋体" w:eastAsia="宋体" w:hAnsi="宋体" w:hint="eastAsia"/>
          <w:sz w:val="24"/>
          <w:szCs w:val="24"/>
        </w:rPr>
        <w:t>存放着执行单元的执行逻辑，getNa</w:t>
      </w:r>
      <w:r w:rsidR="00DA30A3">
        <w:rPr>
          <w:rFonts w:ascii="宋体" w:eastAsia="宋体" w:hAnsi="宋体"/>
          <w:sz w:val="24"/>
          <w:szCs w:val="24"/>
        </w:rPr>
        <w:t>me</w:t>
      </w:r>
      <w:r w:rsidR="00DA30A3">
        <w:rPr>
          <w:rFonts w:ascii="宋体" w:eastAsia="宋体" w:hAnsi="宋体" w:hint="eastAsia"/>
          <w:sz w:val="24"/>
          <w:szCs w:val="24"/>
        </w:rPr>
        <w:t>函数返回的执行单元的别称</w:t>
      </w:r>
      <w:r w:rsidR="002D79DE">
        <w:rPr>
          <w:rFonts w:ascii="宋体" w:eastAsia="宋体" w:hAnsi="宋体" w:hint="eastAsia"/>
          <w:sz w:val="24"/>
          <w:szCs w:val="24"/>
        </w:rPr>
        <w:t>。</w:t>
      </w:r>
      <w:r w:rsidR="00180B7D">
        <w:rPr>
          <w:rFonts w:ascii="宋体" w:eastAsia="宋体" w:hAnsi="宋体" w:hint="eastAsia"/>
          <w:sz w:val="24"/>
          <w:szCs w:val="24"/>
        </w:rPr>
        <w:t>根据执行单元所需要参数的个数，实现类可以分为Binary</w:t>
      </w:r>
      <w:r w:rsidR="00180B7D">
        <w:rPr>
          <w:rFonts w:ascii="宋体" w:eastAsia="宋体" w:hAnsi="宋体"/>
          <w:sz w:val="24"/>
          <w:szCs w:val="24"/>
        </w:rPr>
        <w:t>Function</w:t>
      </w:r>
      <w:r w:rsidR="00180B7D">
        <w:rPr>
          <w:rFonts w:ascii="宋体" w:eastAsia="宋体" w:hAnsi="宋体" w:hint="eastAsia"/>
          <w:sz w:val="24"/>
          <w:szCs w:val="24"/>
        </w:rPr>
        <w:t>、Single</w:t>
      </w:r>
      <w:r w:rsidR="00180B7D">
        <w:rPr>
          <w:rFonts w:ascii="宋体" w:eastAsia="宋体" w:hAnsi="宋体"/>
          <w:sz w:val="24"/>
          <w:szCs w:val="24"/>
        </w:rPr>
        <w:t>Function</w:t>
      </w:r>
      <w:r w:rsidR="00180B7D">
        <w:rPr>
          <w:rFonts w:ascii="宋体" w:eastAsia="宋体" w:hAnsi="宋体" w:hint="eastAsia"/>
          <w:sz w:val="24"/>
          <w:szCs w:val="24"/>
        </w:rPr>
        <w:t>和Multi</w:t>
      </w:r>
      <w:r w:rsidR="00180B7D">
        <w:rPr>
          <w:rFonts w:ascii="宋体" w:eastAsia="宋体" w:hAnsi="宋体"/>
          <w:sz w:val="24"/>
          <w:szCs w:val="24"/>
        </w:rPr>
        <w:t>Function</w:t>
      </w:r>
      <w:r w:rsidR="00F64F5C">
        <w:rPr>
          <w:rFonts w:ascii="宋体" w:eastAsia="宋体" w:hAnsi="宋体" w:hint="eastAsia"/>
          <w:sz w:val="24"/>
          <w:szCs w:val="24"/>
        </w:rPr>
        <w:t>，</w:t>
      </w:r>
      <w:r w:rsidR="00F64F5C">
        <w:rPr>
          <w:rFonts w:ascii="宋体" w:eastAsia="宋体" w:hAnsi="宋体"/>
          <w:sz w:val="24"/>
          <w:szCs w:val="24"/>
        </w:rPr>
        <w:t>BinaryFunction</w:t>
      </w:r>
      <w:r w:rsidR="00F64F5C">
        <w:rPr>
          <w:rFonts w:ascii="宋体" w:eastAsia="宋体" w:hAnsi="宋体" w:hint="eastAsia"/>
          <w:sz w:val="24"/>
          <w:szCs w:val="24"/>
        </w:rPr>
        <w:t>为需要两个参数的执行单元，拥有最多的实现类</w:t>
      </w:r>
      <w:r w:rsidR="001C5997">
        <w:rPr>
          <w:rFonts w:ascii="宋体" w:eastAsia="宋体" w:hAnsi="宋体" w:hint="eastAsia"/>
          <w:sz w:val="24"/>
          <w:szCs w:val="24"/>
        </w:rPr>
        <w:t>；</w:t>
      </w:r>
      <w:r w:rsidR="00F64F5C">
        <w:rPr>
          <w:rFonts w:ascii="宋体" w:eastAsia="宋体" w:hAnsi="宋体" w:hint="eastAsia"/>
          <w:sz w:val="24"/>
          <w:szCs w:val="24"/>
        </w:rPr>
        <w:t>Single</w:t>
      </w:r>
      <w:r w:rsidR="00F64F5C">
        <w:rPr>
          <w:rFonts w:ascii="宋体" w:eastAsia="宋体" w:hAnsi="宋体"/>
          <w:sz w:val="24"/>
          <w:szCs w:val="24"/>
        </w:rPr>
        <w:t>Function</w:t>
      </w:r>
      <w:r w:rsidR="00F64F5C">
        <w:rPr>
          <w:rFonts w:ascii="宋体" w:eastAsia="宋体" w:hAnsi="宋体" w:hint="eastAsia"/>
          <w:sz w:val="24"/>
          <w:szCs w:val="24"/>
        </w:rPr>
        <w:t>为需要一个参数的执行单元</w:t>
      </w:r>
      <w:r w:rsidR="00D47468">
        <w:rPr>
          <w:rFonts w:ascii="宋体" w:eastAsia="宋体" w:hAnsi="宋体" w:hint="eastAsia"/>
          <w:sz w:val="24"/>
          <w:szCs w:val="24"/>
        </w:rPr>
        <w:t>，实现类为常量执行单元和变量执行单元</w:t>
      </w:r>
      <w:r w:rsidR="001C5997">
        <w:rPr>
          <w:rFonts w:ascii="宋体" w:eastAsia="宋体" w:hAnsi="宋体" w:hint="eastAsia"/>
          <w:sz w:val="24"/>
          <w:szCs w:val="24"/>
        </w:rPr>
        <w:t>；Multi</w:t>
      </w:r>
      <w:r w:rsidR="001C5997">
        <w:rPr>
          <w:rFonts w:ascii="宋体" w:eastAsia="宋体" w:hAnsi="宋体"/>
          <w:sz w:val="24"/>
          <w:szCs w:val="24"/>
        </w:rPr>
        <w:t>Function</w:t>
      </w:r>
      <w:r w:rsidR="001C5997">
        <w:rPr>
          <w:rFonts w:ascii="宋体" w:eastAsia="宋体" w:hAnsi="宋体" w:hint="eastAsia"/>
          <w:sz w:val="24"/>
          <w:szCs w:val="24"/>
        </w:rPr>
        <w:t>为需要两个以上的执行单元，实现类主要为自定义函数以及IN函数。</w:t>
      </w:r>
      <w:r w:rsidR="006E18B4">
        <w:rPr>
          <w:rFonts w:ascii="宋体" w:eastAsia="宋体" w:hAnsi="宋体" w:hint="eastAsia"/>
          <w:sz w:val="24"/>
          <w:szCs w:val="24"/>
        </w:rPr>
        <w:t>Function</w:t>
      </w:r>
      <w:r w:rsidR="006E18B4">
        <w:rPr>
          <w:rFonts w:ascii="宋体" w:eastAsia="宋体" w:hAnsi="宋体"/>
          <w:sz w:val="24"/>
          <w:szCs w:val="24"/>
        </w:rPr>
        <w:t>Template</w:t>
      </w:r>
      <w:r w:rsidR="006E18B4">
        <w:rPr>
          <w:rFonts w:ascii="宋体" w:eastAsia="宋体" w:hAnsi="宋体" w:hint="eastAsia"/>
          <w:sz w:val="24"/>
          <w:szCs w:val="24"/>
        </w:rPr>
        <w:t>负责对规则的构建，按照规则的类型，可以分为条件校验</w:t>
      </w:r>
      <w:r w:rsidR="00344EE6">
        <w:rPr>
          <w:rFonts w:ascii="宋体" w:eastAsia="宋体" w:hAnsi="宋体" w:hint="eastAsia"/>
          <w:sz w:val="24"/>
          <w:szCs w:val="24"/>
        </w:rPr>
        <w:t>规则</w:t>
      </w:r>
      <w:r w:rsidR="006E18B4">
        <w:rPr>
          <w:rFonts w:ascii="宋体" w:eastAsia="宋体" w:hAnsi="宋体" w:hint="eastAsia"/>
          <w:sz w:val="24"/>
          <w:szCs w:val="24"/>
        </w:rPr>
        <w:t>和执行动作，</w:t>
      </w:r>
      <w:r w:rsidR="00344EE6">
        <w:rPr>
          <w:rFonts w:ascii="宋体" w:eastAsia="宋体" w:hAnsi="宋体" w:hint="eastAsia"/>
          <w:sz w:val="24"/>
          <w:szCs w:val="24"/>
        </w:rPr>
        <w:t>build</w:t>
      </w:r>
      <w:r w:rsidR="00344EE6">
        <w:rPr>
          <w:rFonts w:ascii="宋体" w:eastAsia="宋体" w:hAnsi="宋体"/>
          <w:sz w:val="24"/>
          <w:szCs w:val="24"/>
        </w:rPr>
        <w:t>CheckRule</w:t>
      </w:r>
      <w:r w:rsidR="00344EE6">
        <w:rPr>
          <w:rFonts w:ascii="宋体" w:eastAsia="宋体" w:hAnsi="宋体" w:hint="eastAsia"/>
          <w:sz w:val="24"/>
          <w:szCs w:val="24"/>
        </w:rPr>
        <w:t>函数构建的是条件校验规则，</w:t>
      </w:r>
      <w:r w:rsidR="00F65260">
        <w:rPr>
          <w:rFonts w:ascii="宋体" w:eastAsia="宋体" w:hAnsi="宋体" w:hint="eastAsia"/>
          <w:sz w:val="24"/>
          <w:szCs w:val="24"/>
        </w:rPr>
        <w:t>以上文描述的树状结构进行构建；build</w:t>
      </w:r>
      <w:r w:rsidR="00F65260">
        <w:rPr>
          <w:rFonts w:ascii="宋体" w:eastAsia="宋体" w:hAnsi="宋体"/>
          <w:sz w:val="24"/>
          <w:szCs w:val="24"/>
        </w:rPr>
        <w:t>Action</w:t>
      </w:r>
      <w:r w:rsidR="00F65260">
        <w:rPr>
          <w:rFonts w:ascii="宋体" w:eastAsia="宋体" w:hAnsi="宋体" w:hint="eastAsia"/>
          <w:sz w:val="24"/>
          <w:szCs w:val="24"/>
        </w:rPr>
        <w:t>函数构建的执行动作，执行动作与条件校验的一大区别在于执行动作并不需要</w:t>
      </w:r>
      <w:r w:rsidR="00194181">
        <w:rPr>
          <w:rFonts w:ascii="宋体" w:eastAsia="宋体" w:hAnsi="宋体" w:hint="eastAsia"/>
          <w:sz w:val="24"/>
          <w:szCs w:val="24"/>
        </w:rPr>
        <w:t>返回值作为执行成功与否的判断条件</w:t>
      </w:r>
      <w:r w:rsidR="005F2AC4">
        <w:rPr>
          <w:rFonts w:ascii="宋体" w:eastAsia="宋体" w:hAnsi="宋体" w:hint="eastAsia"/>
          <w:sz w:val="24"/>
          <w:szCs w:val="24"/>
        </w:rPr>
        <w:t>，也就是说，待执行动作之间没有层级关系，只有并列关系，因此不需要以树状的方式进行组织</w:t>
      </w:r>
      <w:r w:rsidR="00BF4BB7">
        <w:rPr>
          <w:rFonts w:ascii="宋体" w:eastAsia="宋体" w:hAnsi="宋体" w:hint="eastAsia"/>
          <w:sz w:val="24"/>
          <w:szCs w:val="24"/>
        </w:rPr>
        <w:t>。对于执行动作</w:t>
      </w:r>
      <w:r w:rsidR="006D634C">
        <w:rPr>
          <w:rFonts w:ascii="宋体" w:eastAsia="宋体" w:hAnsi="宋体" w:hint="eastAsia"/>
          <w:sz w:val="24"/>
          <w:szCs w:val="24"/>
        </w:rPr>
        <w:t>的组织</w:t>
      </w:r>
      <w:r w:rsidR="00BF4BB7">
        <w:rPr>
          <w:rFonts w:ascii="宋体" w:eastAsia="宋体" w:hAnsi="宋体" w:hint="eastAsia"/>
          <w:sz w:val="24"/>
          <w:szCs w:val="24"/>
        </w:rPr>
        <w:t>，预处理模块通过</w:t>
      </w:r>
      <w:r w:rsidR="006D72BE">
        <w:rPr>
          <w:rFonts w:ascii="宋体" w:eastAsia="宋体" w:hAnsi="宋体" w:hint="eastAsia"/>
          <w:sz w:val="24"/>
          <w:szCs w:val="24"/>
        </w:rPr>
        <w:t>管道的方式进行</w:t>
      </w:r>
      <w:r w:rsidR="006D634C">
        <w:rPr>
          <w:rFonts w:ascii="宋体" w:eastAsia="宋体" w:hAnsi="宋体" w:hint="eastAsia"/>
          <w:sz w:val="24"/>
          <w:szCs w:val="24"/>
        </w:rPr>
        <w:t>实现</w:t>
      </w:r>
      <w:r w:rsidR="006D72BE">
        <w:rPr>
          <w:rFonts w:ascii="宋体" w:eastAsia="宋体" w:hAnsi="宋体" w:hint="eastAsia"/>
          <w:sz w:val="24"/>
          <w:szCs w:val="24"/>
        </w:rPr>
        <w:t>，</w:t>
      </w:r>
      <w:r w:rsidR="006D634C">
        <w:rPr>
          <w:rFonts w:ascii="宋体" w:eastAsia="宋体" w:hAnsi="宋体" w:hint="eastAsia"/>
          <w:sz w:val="24"/>
          <w:szCs w:val="24"/>
        </w:rPr>
        <w:t>系统使用的是springboot框架进行开发，可以使用springboot当中的一些特性，实现的过程中定义了@Action标签，在执行动作类上加上@Action标签，spring提供按照标签获取对象的操作，因此在真正执行的时候，可以根据标签获取到对应的执行对象，然后执行即可</w:t>
      </w:r>
      <w:r w:rsidR="008609B5">
        <w:rPr>
          <w:rFonts w:ascii="宋体" w:eastAsia="宋体" w:hAnsi="宋体" w:hint="eastAsia"/>
          <w:sz w:val="24"/>
          <w:szCs w:val="24"/>
        </w:rPr>
        <w:t>。</w:t>
      </w:r>
    </w:p>
    <w:p w14:paraId="62F5502C" w14:textId="1C421E07" w:rsidR="001D30B8" w:rsidRPr="00153B1E" w:rsidRDefault="001D30B8" w:rsidP="001D30B8">
      <w:pPr>
        <w:pStyle w:val="3"/>
      </w:pPr>
      <w:r>
        <w:rPr>
          <w:rFonts w:hint="eastAsia"/>
        </w:rPr>
        <w:lastRenderedPageBreak/>
        <w:t>4.2.2</w:t>
      </w:r>
      <w:r>
        <w:t xml:space="preserve"> </w:t>
      </w:r>
      <w:r>
        <w:rPr>
          <w:rFonts w:hint="eastAsia"/>
        </w:rPr>
        <w:t>规则预处理功能实现</w:t>
      </w:r>
    </w:p>
    <w:p w14:paraId="526D4405" w14:textId="72D924CA" w:rsidR="001D30B8" w:rsidRPr="001D30B8" w:rsidRDefault="00BD3847" w:rsidP="001D30B8">
      <w:pPr>
        <w:pStyle w:val="2"/>
        <w:numPr>
          <w:ilvl w:val="1"/>
          <w:numId w:val="35"/>
        </w:numPr>
      </w:pPr>
      <w:bookmarkStart w:id="331" w:name="_Toc25947936"/>
      <w:r>
        <w:rPr>
          <w:rFonts w:hint="eastAsia"/>
        </w:rPr>
        <w:t>审核流模块</w:t>
      </w:r>
      <w:bookmarkEnd w:id="331"/>
    </w:p>
    <w:p w14:paraId="3ED7197B" w14:textId="7C1164DE" w:rsidR="001D30B8" w:rsidRDefault="001D30B8" w:rsidP="001D30B8">
      <w:pPr>
        <w:pStyle w:val="3"/>
      </w:pPr>
      <w:r>
        <w:rPr>
          <w:rFonts w:hint="eastAsia"/>
        </w:rPr>
        <w:t>4.3.1</w:t>
      </w:r>
      <w:r>
        <w:t xml:space="preserve"> </w:t>
      </w:r>
      <w:r>
        <w:rPr>
          <w:rFonts w:hint="eastAsia"/>
        </w:rPr>
        <w:t>审核流模块设计</w:t>
      </w:r>
    </w:p>
    <w:p w14:paraId="1D41C402" w14:textId="0F655E16" w:rsidR="00391800" w:rsidRPr="00826DB1" w:rsidRDefault="00391800" w:rsidP="00EB264D">
      <w:pPr>
        <w:spacing w:line="360" w:lineRule="auto"/>
        <w:ind w:firstLineChars="200" w:firstLine="480"/>
        <w:rPr>
          <w:rFonts w:ascii="宋体" w:eastAsia="宋体" w:hAnsi="宋体"/>
          <w:sz w:val="24"/>
          <w:szCs w:val="24"/>
        </w:rPr>
      </w:pPr>
      <w:r w:rsidRPr="00826DB1">
        <w:rPr>
          <w:rFonts w:ascii="宋体" w:eastAsia="宋体" w:hAnsi="宋体" w:hint="eastAsia"/>
          <w:sz w:val="24"/>
          <w:szCs w:val="24"/>
        </w:rPr>
        <w:t>审核流模块</w:t>
      </w:r>
      <w:r w:rsidR="00826DB1" w:rsidRPr="00826DB1">
        <w:rPr>
          <w:rFonts w:ascii="宋体" w:eastAsia="宋体" w:hAnsi="宋体" w:hint="eastAsia"/>
          <w:sz w:val="24"/>
          <w:szCs w:val="24"/>
        </w:rPr>
        <w:t>对新增或修改后规则合理性</w:t>
      </w:r>
      <w:r w:rsidR="007B0C47">
        <w:rPr>
          <w:rFonts w:ascii="宋体" w:eastAsia="宋体" w:hAnsi="宋体" w:hint="eastAsia"/>
          <w:sz w:val="24"/>
          <w:szCs w:val="24"/>
        </w:rPr>
        <w:t>提供了</w:t>
      </w:r>
      <w:r w:rsidR="00826DB1" w:rsidRPr="00826DB1">
        <w:rPr>
          <w:rFonts w:ascii="宋体" w:eastAsia="宋体" w:hAnsi="宋体" w:hint="eastAsia"/>
          <w:sz w:val="24"/>
          <w:szCs w:val="24"/>
        </w:rPr>
        <w:t>保障，防止出现因用户操作失误而导致配置出错误的规则，从而直接导致公司的资损。</w:t>
      </w:r>
      <w:r w:rsidR="00826DB1">
        <w:rPr>
          <w:rFonts w:ascii="宋体" w:eastAsia="宋体" w:hAnsi="宋体" w:hint="eastAsia"/>
          <w:sz w:val="24"/>
          <w:szCs w:val="24"/>
        </w:rPr>
        <w:t>审核流模块的审批是借用的公司已有的审核流平台，在开发过程中，审核流模块需要接入审核流平台，两者之间的交互通过消息队列的方式进行，</w:t>
      </w:r>
      <w:r w:rsidR="00C91493">
        <w:rPr>
          <w:rFonts w:ascii="宋体" w:eastAsia="宋体" w:hAnsi="宋体" w:hint="eastAsia"/>
          <w:sz w:val="24"/>
          <w:szCs w:val="24"/>
        </w:rPr>
        <w:t>用户新增或者修改规则之后，就会在审核流平台创建一个审核流，审核人员会在审核流上进行审批，审批的结果会发送到消息队列中，</w:t>
      </w:r>
      <w:r w:rsidR="007E2503">
        <w:rPr>
          <w:rFonts w:ascii="宋体" w:eastAsia="宋体" w:hAnsi="宋体" w:hint="eastAsia"/>
          <w:sz w:val="24"/>
          <w:szCs w:val="24"/>
        </w:rPr>
        <w:t>系统审核流模块会监听消息，并根据消息的内容做相应的处理。除此之外，</w:t>
      </w:r>
      <w:r w:rsidR="00D02BBB">
        <w:rPr>
          <w:rFonts w:ascii="宋体" w:eastAsia="宋体" w:hAnsi="宋体" w:hint="eastAsia"/>
          <w:sz w:val="24"/>
          <w:szCs w:val="24"/>
        </w:rPr>
        <w:t>审核流模块需要保证消息</w:t>
      </w:r>
      <w:r w:rsidR="002430FB">
        <w:rPr>
          <w:rFonts w:ascii="宋体" w:eastAsia="宋体" w:hAnsi="宋体" w:hint="eastAsia"/>
          <w:sz w:val="24"/>
          <w:szCs w:val="24"/>
        </w:rPr>
        <w:t>丢失之后也能够进行流转</w:t>
      </w:r>
      <w:r w:rsidR="005818C8">
        <w:rPr>
          <w:rFonts w:ascii="宋体" w:eastAsia="宋体" w:hAnsi="宋体" w:hint="eastAsia"/>
          <w:sz w:val="24"/>
          <w:szCs w:val="24"/>
        </w:rPr>
        <w:t>，</w:t>
      </w:r>
      <w:r w:rsidR="009E15B1">
        <w:rPr>
          <w:rFonts w:ascii="宋体" w:eastAsia="宋体" w:hAnsi="宋体" w:hint="eastAsia"/>
          <w:sz w:val="24"/>
          <w:szCs w:val="24"/>
        </w:rPr>
        <w:t>若没有消息可靠性保障，就会存在审核平台审核通过，但是审核流程没法流转到下一个节点的问题，</w:t>
      </w:r>
      <w:r w:rsidR="00324C5D">
        <w:rPr>
          <w:rFonts w:ascii="宋体" w:eastAsia="宋体" w:hAnsi="宋体" w:hint="eastAsia"/>
          <w:sz w:val="24"/>
          <w:szCs w:val="24"/>
        </w:rPr>
        <w:t>造成规则</w:t>
      </w:r>
      <w:r w:rsidR="00D2289A">
        <w:rPr>
          <w:rFonts w:ascii="宋体" w:eastAsia="宋体" w:hAnsi="宋体" w:hint="eastAsia"/>
          <w:sz w:val="24"/>
          <w:szCs w:val="24"/>
        </w:rPr>
        <w:t>无法及时生效，进一步影响策略的实施。</w:t>
      </w:r>
    </w:p>
    <w:p w14:paraId="2513E751" w14:textId="577409EB" w:rsidR="00F567AF" w:rsidRDefault="00F567AF" w:rsidP="001E23F6">
      <w:pPr>
        <w:pStyle w:val="a5"/>
        <w:ind w:left="600" w:firstLineChars="0" w:firstLine="0"/>
        <w:jc w:val="center"/>
      </w:pPr>
      <w:r w:rsidRPr="00842122">
        <w:rPr>
          <w:noProof/>
        </w:rPr>
        <w:drawing>
          <wp:inline distT="0" distB="0" distL="0" distR="0" wp14:anchorId="0A19B793" wp14:editId="6B23CCC8">
            <wp:extent cx="5274310" cy="328803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3288030"/>
                    </a:xfrm>
                    <a:prstGeom prst="rect">
                      <a:avLst/>
                    </a:prstGeom>
                    <a:noFill/>
                    <a:ln>
                      <a:noFill/>
                    </a:ln>
                  </pic:spPr>
                </pic:pic>
              </a:graphicData>
            </a:graphic>
          </wp:inline>
        </w:drawing>
      </w:r>
    </w:p>
    <w:p w14:paraId="5D0360A8" w14:textId="655E4C5D" w:rsidR="001D30B8" w:rsidRPr="001D30B8" w:rsidRDefault="001D30B8" w:rsidP="001D30B8">
      <w:pPr>
        <w:spacing w:line="360" w:lineRule="auto"/>
        <w:jc w:val="center"/>
        <w:rPr>
          <w:rFonts w:ascii="宋体" w:eastAsia="宋体" w:hAnsi="宋体"/>
          <w:szCs w:val="21"/>
        </w:rPr>
      </w:pPr>
      <w:r w:rsidRPr="001D30B8">
        <w:rPr>
          <w:rFonts w:ascii="宋体" w:eastAsia="宋体" w:hAnsi="宋体" w:hint="eastAsia"/>
          <w:szCs w:val="21"/>
        </w:rPr>
        <w:t>图4.9</w:t>
      </w:r>
      <w:r w:rsidRPr="001D30B8">
        <w:rPr>
          <w:rFonts w:ascii="宋体" w:eastAsia="宋体" w:hAnsi="宋体"/>
          <w:szCs w:val="21"/>
        </w:rPr>
        <w:t xml:space="preserve"> </w:t>
      </w:r>
      <w:r w:rsidRPr="001D30B8">
        <w:rPr>
          <w:rFonts w:ascii="宋体" w:eastAsia="宋体" w:hAnsi="宋体" w:hint="eastAsia"/>
          <w:szCs w:val="21"/>
        </w:rPr>
        <w:t>审核流模块类图</w:t>
      </w:r>
    </w:p>
    <w:p w14:paraId="288C6068" w14:textId="461AE046" w:rsidR="003B5439" w:rsidRDefault="00F567AF" w:rsidP="006D1121">
      <w:pPr>
        <w:spacing w:line="360" w:lineRule="auto"/>
        <w:ind w:firstLineChars="200" w:firstLine="480"/>
        <w:rPr>
          <w:rFonts w:ascii="宋体" w:eastAsia="宋体" w:hAnsi="宋体"/>
          <w:sz w:val="24"/>
          <w:szCs w:val="24"/>
        </w:rPr>
      </w:pPr>
      <w:r w:rsidRPr="00391800">
        <w:rPr>
          <w:rFonts w:ascii="宋体" w:eastAsia="宋体" w:hAnsi="宋体" w:hint="eastAsia"/>
          <w:sz w:val="24"/>
          <w:szCs w:val="24"/>
        </w:rPr>
        <w:t>图</w:t>
      </w:r>
      <w:r w:rsidR="001D30B8">
        <w:rPr>
          <w:rFonts w:ascii="宋体" w:eastAsia="宋体" w:hAnsi="宋体" w:hint="eastAsia"/>
          <w:sz w:val="24"/>
          <w:szCs w:val="24"/>
        </w:rPr>
        <w:t>4.9</w:t>
      </w:r>
      <w:r w:rsidRPr="00391800">
        <w:rPr>
          <w:rFonts w:ascii="宋体" w:eastAsia="宋体" w:hAnsi="宋体" w:hint="eastAsia"/>
          <w:sz w:val="24"/>
          <w:szCs w:val="24"/>
        </w:rPr>
        <w:t>为审核流</w:t>
      </w:r>
      <w:r w:rsidR="006C1227" w:rsidRPr="00391800">
        <w:rPr>
          <w:rFonts w:ascii="宋体" w:eastAsia="宋体" w:hAnsi="宋体" w:hint="eastAsia"/>
          <w:sz w:val="24"/>
          <w:szCs w:val="24"/>
        </w:rPr>
        <w:t>的设计类图，Audit</w:t>
      </w:r>
      <w:r w:rsidR="006C1227" w:rsidRPr="00391800">
        <w:rPr>
          <w:rFonts w:ascii="宋体" w:eastAsia="宋体" w:hAnsi="宋体"/>
          <w:sz w:val="24"/>
          <w:szCs w:val="24"/>
        </w:rPr>
        <w:t>EventConsumer</w:t>
      </w:r>
      <w:r w:rsidR="006C1227" w:rsidRPr="00391800">
        <w:rPr>
          <w:rFonts w:ascii="宋体" w:eastAsia="宋体" w:hAnsi="宋体" w:hint="eastAsia"/>
          <w:sz w:val="24"/>
          <w:szCs w:val="24"/>
        </w:rPr>
        <w:t>是一个消息消费者类，消费从消息队列发送过来，消息监听线程会调用Audit</w:t>
      </w:r>
      <w:r w:rsidR="006C1227" w:rsidRPr="00391800">
        <w:rPr>
          <w:rFonts w:ascii="宋体" w:eastAsia="宋体" w:hAnsi="宋体"/>
          <w:sz w:val="24"/>
          <w:szCs w:val="24"/>
        </w:rPr>
        <w:t>EventConsumer</w:t>
      </w:r>
      <w:r w:rsidR="006C1227" w:rsidRPr="00391800">
        <w:rPr>
          <w:rFonts w:ascii="宋体" w:eastAsia="宋体" w:hAnsi="宋体" w:hint="eastAsia"/>
          <w:sz w:val="24"/>
          <w:szCs w:val="24"/>
        </w:rPr>
        <w:t>的</w:t>
      </w:r>
      <w:r w:rsidR="006C1227" w:rsidRPr="00391800">
        <w:rPr>
          <w:rFonts w:ascii="宋体" w:eastAsia="宋体" w:hAnsi="宋体" w:hint="eastAsia"/>
          <w:sz w:val="24"/>
          <w:szCs w:val="24"/>
        </w:rPr>
        <w:lastRenderedPageBreak/>
        <w:t>o</w:t>
      </w:r>
      <w:r w:rsidR="006C1227" w:rsidRPr="00391800">
        <w:rPr>
          <w:rFonts w:ascii="宋体" w:eastAsia="宋体" w:hAnsi="宋体"/>
          <w:sz w:val="24"/>
          <w:szCs w:val="24"/>
        </w:rPr>
        <w:t>nMessage</w:t>
      </w:r>
      <w:r w:rsidR="006C1227" w:rsidRPr="00391800">
        <w:rPr>
          <w:rFonts w:ascii="宋体" w:eastAsia="宋体" w:hAnsi="宋体" w:hint="eastAsia"/>
          <w:sz w:val="24"/>
          <w:szCs w:val="24"/>
        </w:rPr>
        <w:t>方法。对于接受到的消息，onMessage方法内会调用decode(</w:t>
      </w:r>
      <w:r w:rsidR="006C1227" w:rsidRPr="00391800">
        <w:rPr>
          <w:rFonts w:ascii="宋体" w:eastAsia="宋体" w:hAnsi="宋体"/>
          <w:sz w:val="24"/>
          <w:szCs w:val="24"/>
        </w:rPr>
        <w:t>)</w:t>
      </w:r>
      <w:r w:rsidR="006C1227" w:rsidRPr="00391800">
        <w:rPr>
          <w:rFonts w:ascii="宋体" w:eastAsia="宋体" w:hAnsi="宋体" w:hint="eastAsia"/>
          <w:sz w:val="24"/>
          <w:szCs w:val="24"/>
        </w:rPr>
        <w:t>方法消息进行解码</w:t>
      </w:r>
      <w:r w:rsidR="00391800">
        <w:rPr>
          <w:rFonts w:ascii="宋体" w:eastAsia="宋体" w:hAnsi="宋体" w:hint="eastAsia"/>
          <w:sz w:val="24"/>
          <w:szCs w:val="24"/>
        </w:rPr>
        <w:t>。消息的处理接口是Handle</w:t>
      </w:r>
      <w:r w:rsidR="00391800">
        <w:rPr>
          <w:rFonts w:ascii="宋体" w:eastAsia="宋体" w:hAnsi="宋体"/>
          <w:sz w:val="24"/>
          <w:szCs w:val="24"/>
        </w:rPr>
        <w:t>AuditMessageService</w:t>
      </w:r>
      <w:r w:rsidR="00391800">
        <w:rPr>
          <w:rFonts w:ascii="宋体" w:eastAsia="宋体" w:hAnsi="宋体" w:hint="eastAsia"/>
          <w:sz w:val="24"/>
          <w:szCs w:val="24"/>
        </w:rPr>
        <w:t>的handle</w:t>
      </w:r>
      <w:r w:rsidR="00391800">
        <w:rPr>
          <w:rFonts w:ascii="宋体" w:eastAsia="宋体" w:hAnsi="宋体"/>
          <w:sz w:val="24"/>
          <w:szCs w:val="24"/>
        </w:rPr>
        <w:t>AuditMessage</w:t>
      </w:r>
      <w:r w:rsidR="00391800">
        <w:rPr>
          <w:rFonts w:ascii="宋体" w:eastAsia="宋体" w:hAnsi="宋体" w:hint="eastAsia"/>
          <w:sz w:val="24"/>
          <w:szCs w:val="24"/>
        </w:rPr>
        <w:t>(</w:t>
      </w:r>
      <w:r w:rsidR="00391800">
        <w:rPr>
          <w:rFonts w:ascii="宋体" w:eastAsia="宋体" w:hAnsi="宋体"/>
          <w:sz w:val="24"/>
          <w:szCs w:val="24"/>
        </w:rPr>
        <w:t>)</w:t>
      </w:r>
      <w:r w:rsidR="00391800">
        <w:rPr>
          <w:rFonts w:ascii="宋体" w:eastAsia="宋体" w:hAnsi="宋体" w:hint="eastAsia"/>
          <w:sz w:val="24"/>
          <w:szCs w:val="24"/>
        </w:rPr>
        <w:t>方法。</w:t>
      </w:r>
      <w:r w:rsidR="00414244">
        <w:rPr>
          <w:rFonts w:ascii="宋体" w:eastAsia="宋体" w:hAnsi="宋体" w:hint="eastAsia"/>
          <w:sz w:val="24"/>
          <w:szCs w:val="24"/>
        </w:rPr>
        <w:t>Handle</w:t>
      </w:r>
      <w:r w:rsidR="00414244">
        <w:rPr>
          <w:rFonts w:ascii="宋体" w:eastAsia="宋体" w:hAnsi="宋体"/>
          <w:sz w:val="24"/>
          <w:szCs w:val="24"/>
        </w:rPr>
        <w:t>AuditMessageService</w:t>
      </w:r>
      <w:r w:rsidR="00414244">
        <w:rPr>
          <w:rFonts w:ascii="宋体" w:eastAsia="宋体" w:hAnsi="宋体" w:hint="eastAsia"/>
          <w:sz w:val="24"/>
          <w:szCs w:val="24"/>
        </w:rPr>
        <w:t>的实现类中引用了两个对象：RunnerService和SceneDraftRule</w:t>
      </w:r>
      <w:r w:rsidR="00414244">
        <w:rPr>
          <w:rFonts w:ascii="宋体" w:eastAsia="宋体" w:hAnsi="宋体"/>
          <w:sz w:val="24"/>
          <w:szCs w:val="24"/>
        </w:rPr>
        <w:t>Service</w:t>
      </w:r>
      <w:r w:rsidR="00414244">
        <w:rPr>
          <w:rFonts w:ascii="宋体" w:eastAsia="宋体" w:hAnsi="宋体" w:hint="eastAsia"/>
          <w:sz w:val="24"/>
          <w:szCs w:val="24"/>
        </w:rPr>
        <w:t>。Runner</w:t>
      </w:r>
      <w:r w:rsidR="00414244">
        <w:rPr>
          <w:rFonts w:ascii="宋体" w:eastAsia="宋体" w:hAnsi="宋体"/>
          <w:sz w:val="24"/>
          <w:szCs w:val="24"/>
        </w:rPr>
        <w:t>Servic</w:t>
      </w:r>
      <w:r w:rsidR="00854115">
        <w:rPr>
          <w:rFonts w:ascii="宋体" w:eastAsia="宋体" w:hAnsi="宋体" w:hint="eastAsia"/>
          <w:sz w:val="24"/>
          <w:szCs w:val="24"/>
        </w:rPr>
        <w:t>是审核流平台提供的接口，</w:t>
      </w:r>
      <w:r w:rsidR="00E51A56">
        <w:rPr>
          <w:rFonts w:ascii="宋体" w:eastAsia="宋体" w:hAnsi="宋体" w:hint="eastAsia"/>
          <w:sz w:val="24"/>
          <w:szCs w:val="24"/>
        </w:rPr>
        <w:t>通过RPC调用具体服务</w:t>
      </w:r>
      <w:r w:rsidR="00854115">
        <w:rPr>
          <w:rFonts w:ascii="宋体" w:eastAsia="宋体" w:hAnsi="宋体" w:hint="eastAsia"/>
          <w:sz w:val="24"/>
          <w:szCs w:val="24"/>
        </w:rPr>
        <w:t>，</w:t>
      </w:r>
      <w:r w:rsidR="00414244">
        <w:rPr>
          <w:rFonts w:ascii="宋体" w:eastAsia="宋体" w:hAnsi="宋体" w:hint="eastAsia"/>
          <w:sz w:val="24"/>
          <w:szCs w:val="24"/>
        </w:rPr>
        <w:t>负责进行流程的流转</w:t>
      </w:r>
      <w:r w:rsidR="00647E67">
        <w:rPr>
          <w:rFonts w:ascii="宋体" w:eastAsia="宋体" w:hAnsi="宋体" w:hint="eastAsia"/>
          <w:sz w:val="24"/>
          <w:szCs w:val="24"/>
        </w:rPr>
        <w:t>，</w:t>
      </w:r>
      <w:r w:rsidR="00A60448">
        <w:rPr>
          <w:rFonts w:ascii="宋体" w:eastAsia="宋体" w:hAnsi="宋体" w:hint="eastAsia"/>
          <w:sz w:val="24"/>
          <w:szCs w:val="24"/>
        </w:rPr>
        <w:t>当获取到消息队列中的消息时，</w:t>
      </w:r>
      <w:r w:rsidR="001E5C91">
        <w:rPr>
          <w:rFonts w:ascii="宋体" w:eastAsia="宋体" w:hAnsi="宋体" w:hint="eastAsia"/>
          <w:sz w:val="24"/>
          <w:szCs w:val="24"/>
        </w:rPr>
        <w:t>消息中会携带当前审批节点和审批结果</w:t>
      </w:r>
      <w:r w:rsidR="00A60448">
        <w:rPr>
          <w:rFonts w:ascii="宋体" w:eastAsia="宋体" w:hAnsi="宋体" w:hint="eastAsia"/>
          <w:sz w:val="24"/>
          <w:szCs w:val="24"/>
        </w:rPr>
        <w:t>，</w:t>
      </w:r>
      <w:r w:rsidR="001E5C91">
        <w:rPr>
          <w:rFonts w:ascii="宋体" w:eastAsia="宋体" w:hAnsi="宋体" w:hint="eastAsia"/>
          <w:sz w:val="24"/>
          <w:szCs w:val="24"/>
        </w:rPr>
        <w:t>根据这两个消息可以</w:t>
      </w:r>
      <w:r w:rsidR="00B64293">
        <w:rPr>
          <w:rFonts w:ascii="宋体" w:eastAsia="宋体" w:hAnsi="宋体" w:hint="eastAsia"/>
          <w:sz w:val="24"/>
          <w:szCs w:val="24"/>
        </w:rPr>
        <w:t>得出审批是否通过，以及通过之后下一个审批人员</w:t>
      </w:r>
      <w:r w:rsidR="00DE6F7A">
        <w:rPr>
          <w:rFonts w:ascii="宋体" w:eastAsia="宋体" w:hAnsi="宋体" w:hint="eastAsia"/>
          <w:sz w:val="24"/>
          <w:szCs w:val="24"/>
        </w:rPr>
        <w:t>，</w:t>
      </w:r>
      <w:r w:rsidR="001F1FB3">
        <w:rPr>
          <w:rFonts w:ascii="宋体" w:eastAsia="宋体" w:hAnsi="宋体" w:hint="eastAsia"/>
          <w:sz w:val="24"/>
          <w:szCs w:val="24"/>
        </w:rPr>
        <w:t>如审批通过，</w:t>
      </w:r>
      <w:r w:rsidR="00DE6F7A">
        <w:rPr>
          <w:rFonts w:ascii="宋体" w:eastAsia="宋体" w:hAnsi="宋体" w:hint="eastAsia"/>
          <w:sz w:val="24"/>
          <w:szCs w:val="24"/>
        </w:rPr>
        <w:t>此时可以调用RunnerService的transfer方法，将审核节点流转到下一个节点。Scene</w:t>
      </w:r>
      <w:r w:rsidR="00DE6F7A">
        <w:rPr>
          <w:rFonts w:ascii="宋体" w:eastAsia="宋体" w:hAnsi="宋体"/>
          <w:sz w:val="24"/>
          <w:szCs w:val="24"/>
        </w:rPr>
        <w:t>DraftRuleService</w:t>
      </w:r>
      <w:r w:rsidR="00EC0C55">
        <w:rPr>
          <w:rFonts w:ascii="宋体" w:eastAsia="宋体" w:hAnsi="宋体" w:hint="eastAsia"/>
          <w:sz w:val="24"/>
          <w:szCs w:val="24"/>
        </w:rPr>
        <w:t>为本地实现的服务，</w:t>
      </w:r>
      <w:r w:rsidR="00DE6F7A">
        <w:rPr>
          <w:rFonts w:ascii="宋体" w:eastAsia="宋体" w:hAnsi="宋体" w:hint="eastAsia"/>
          <w:sz w:val="24"/>
          <w:szCs w:val="24"/>
        </w:rPr>
        <w:t>主要是对规则草稿进行操作</w:t>
      </w:r>
      <w:r w:rsidR="00FF6DA0">
        <w:rPr>
          <w:rFonts w:ascii="宋体" w:eastAsia="宋体" w:hAnsi="宋体" w:hint="eastAsia"/>
          <w:sz w:val="24"/>
          <w:szCs w:val="24"/>
        </w:rPr>
        <w:t>，新建的策略并不会直接更新到Rule表中，而是先存在草稿表中，之后如果审核通过，再将其插入到Rule表中，除此之外，草稿表</w:t>
      </w:r>
      <w:r w:rsidR="00C07E33">
        <w:rPr>
          <w:rFonts w:ascii="宋体" w:eastAsia="宋体" w:hAnsi="宋体" w:hint="eastAsia"/>
          <w:sz w:val="24"/>
          <w:szCs w:val="24"/>
        </w:rPr>
        <w:t>在解决消息丢失问题中起重要作用</w:t>
      </w:r>
      <w:r w:rsidR="00FF6DA0">
        <w:rPr>
          <w:rFonts w:ascii="宋体" w:eastAsia="宋体" w:hAnsi="宋体" w:hint="eastAsia"/>
          <w:sz w:val="24"/>
          <w:szCs w:val="24"/>
        </w:rPr>
        <w:t>，</w:t>
      </w:r>
      <w:r w:rsidR="004547E8">
        <w:rPr>
          <w:rFonts w:ascii="宋体" w:eastAsia="宋体" w:hAnsi="宋体" w:hint="eastAsia"/>
          <w:sz w:val="24"/>
          <w:szCs w:val="24"/>
        </w:rPr>
        <w:t>审核平台会将审核流的操作记录到它本地数据库中，</w:t>
      </w:r>
      <w:r w:rsidR="00570512">
        <w:rPr>
          <w:rFonts w:ascii="宋体" w:eastAsia="宋体" w:hAnsi="宋体" w:hint="eastAsia"/>
          <w:sz w:val="24"/>
          <w:szCs w:val="24"/>
        </w:rPr>
        <w:t>如果存在消息丢失的情况，那么此时审核平台数据库中的数据就是最新状态，如果将草稿表中的数据与审核平台库中的数据进行比对，那么就可以解决消息是否丢失的问题</w:t>
      </w:r>
      <w:r w:rsidR="00F84C14">
        <w:rPr>
          <w:rFonts w:ascii="宋体" w:eastAsia="宋体" w:hAnsi="宋体" w:hint="eastAsia"/>
          <w:sz w:val="24"/>
          <w:szCs w:val="24"/>
        </w:rPr>
        <w:t>，因此需要设置定时任务，定时两个数据库中数据的差别，并以审核</w:t>
      </w:r>
      <w:r w:rsidR="00EE0E26">
        <w:rPr>
          <w:rFonts w:ascii="宋体" w:eastAsia="宋体" w:hAnsi="宋体" w:hint="eastAsia"/>
          <w:sz w:val="24"/>
          <w:szCs w:val="24"/>
        </w:rPr>
        <w:t>平台</w:t>
      </w:r>
      <w:r w:rsidR="00F84C14">
        <w:rPr>
          <w:rFonts w:ascii="宋体" w:eastAsia="宋体" w:hAnsi="宋体" w:hint="eastAsia"/>
          <w:sz w:val="24"/>
          <w:szCs w:val="24"/>
        </w:rPr>
        <w:t>数据库为准，将草稿表中的数据更新</w:t>
      </w:r>
      <w:r w:rsidR="00DE6F7A">
        <w:rPr>
          <w:rFonts w:ascii="宋体" w:eastAsia="宋体" w:hAnsi="宋体" w:hint="eastAsia"/>
          <w:sz w:val="24"/>
          <w:szCs w:val="24"/>
        </w:rPr>
        <w:t>。操作包括创建规则草稿，更新规则审核信息，获取规则草稿等操作。</w:t>
      </w:r>
      <w:r w:rsidR="00FB1012">
        <w:rPr>
          <w:rFonts w:ascii="宋体" w:eastAsia="宋体" w:hAnsi="宋体" w:hint="eastAsia"/>
          <w:sz w:val="24"/>
          <w:szCs w:val="24"/>
        </w:rPr>
        <w:t>当审批通过的时候，需要调用</w:t>
      </w:r>
      <w:r w:rsidR="00BF27EB">
        <w:rPr>
          <w:rFonts w:ascii="宋体" w:eastAsia="宋体" w:hAnsi="宋体" w:hint="eastAsia"/>
          <w:sz w:val="24"/>
          <w:szCs w:val="24"/>
        </w:rPr>
        <w:t>aduit</w:t>
      </w:r>
      <w:r w:rsidR="00BF27EB">
        <w:rPr>
          <w:rFonts w:ascii="宋体" w:eastAsia="宋体" w:hAnsi="宋体"/>
          <w:sz w:val="24"/>
          <w:szCs w:val="24"/>
        </w:rPr>
        <w:t>DraftSuccess</w:t>
      </w:r>
      <w:r w:rsidR="00FB1012">
        <w:rPr>
          <w:rFonts w:ascii="宋体" w:eastAsia="宋体" w:hAnsi="宋体" w:hint="eastAsia"/>
          <w:sz w:val="24"/>
          <w:szCs w:val="24"/>
        </w:rPr>
        <w:t>方法</w:t>
      </w:r>
      <w:r w:rsidR="00BF27EB">
        <w:rPr>
          <w:rFonts w:ascii="宋体" w:eastAsia="宋体" w:hAnsi="宋体" w:hint="eastAsia"/>
          <w:sz w:val="24"/>
          <w:szCs w:val="24"/>
        </w:rPr>
        <w:t>,将草稿表中的数据设置为成功，之后需要调用</w:t>
      </w:r>
      <w:r w:rsidR="00BF27EB">
        <w:rPr>
          <w:rFonts w:ascii="宋体" w:eastAsia="宋体" w:hAnsi="宋体"/>
          <w:sz w:val="24"/>
          <w:szCs w:val="24"/>
        </w:rPr>
        <w:t>effective</w:t>
      </w:r>
      <w:r w:rsidR="00BF27EB">
        <w:rPr>
          <w:rFonts w:ascii="宋体" w:eastAsia="宋体" w:hAnsi="宋体" w:hint="eastAsia"/>
          <w:sz w:val="24"/>
          <w:szCs w:val="24"/>
        </w:rPr>
        <w:t>Draft方法，</w:t>
      </w:r>
      <w:r w:rsidR="00155314">
        <w:rPr>
          <w:rFonts w:ascii="宋体" w:eastAsia="宋体" w:hAnsi="宋体" w:hint="eastAsia"/>
          <w:sz w:val="24"/>
          <w:szCs w:val="24"/>
        </w:rPr>
        <w:t>该方法会将规则插入到</w:t>
      </w:r>
      <w:r w:rsidR="00252976">
        <w:rPr>
          <w:rFonts w:ascii="宋体" w:eastAsia="宋体" w:hAnsi="宋体" w:hint="eastAsia"/>
          <w:sz w:val="24"/>
          <w:szCs w:val="24"/>
        </w:rPr>
        <w:t>Rule表</w:t>
      </w:r>
      <w:r w:rsidR="00155314">
        <w:rPr>
          <w:rFonts w:ascii="宋体" w:eastAsia="宋体" w:hAnsi="宋体" w:hint="eastAsia"/>
          <w:sz w:val="24"/>
          <w:szCs w:val="24"/>
        </w:rPr>
        <w:t>中，</w:t>
      </w:r>
      <w:r w:rsidR="00252976">
        <w:rPr>
          <w:rFonts w:ascii="宋体" w:eastAsia="宋体" w:hAnsi="宋体" w:hint="eastAsia"/>
          <w:sz w:val="24"/>
          <w:szCs w:val="24"/>
        </w:rPr>
        <w:t>之后就可以进行相应的匹配</w:t>
      </w:r>
      <w:r w:rsidR="0066117B">
        <w:rPr>
          <w:rFonts w:ascii="宋体" w:eastAsia="宋体" w:hAnsi="宋体" w:hint="eastAsia"/>
          <w:sz w:val="24"/>
          <w:szCs w:val="24"/>
        </w:rPr>
        <w:t>。Scene</w:t>
      </w:r>
      <w:r w:rsidR="0066117B">
        <w:rPr>
          <w:rFonts w:ascii="宋体" w:eastAsia="宋体" w:hAnsi="宋体"/>
          <w:sz w:val="24"/>
          <w:szCs w:val="24"/>
        </w:rPr>
        <w:t>DraftRuleServiceImpl</w:t>
      </w:r>
      <w:r w:rsidR="0066117B">
        <w:rPr>
          <w:rFonts w:ascii="宋体" w:eastAsia="宋体" w:hAnsi="宋体" w:hint="eastAsia"/>
          <w:sz w:val="24"/>
          <w:szCs w:val="24"/>
        </w:rPr>
        <w:t>中关联了</w:t>
      </w:r>
      <w:r w:rsidR="00C72E83">
        <w:rPr>
          <w:rFonts w:ascii="宋体" w:eastAsia="宋体" w:hAnsi="宋体" w:hint="eastAsia"/>
          <w:sz w:val="24"/>
          <w:szCs w:val="24"/>
        </w:rPr>
        <w:t>三个本地对象</w:t>
      </w:r>
      <w:r w:rsidR="00D17B76">
        <w:rPr>
          <w:rFonts w:ascii="宋体" w:eastAsia="宋体" w:hAnsi="宋体" w:hint="eastAsia"/>
          <w:sz w:val="24"/>
          <w:szCs w:val="24"/>
        </w:rPr>
        <w:t>，</w:t>
      </w:r>
      <w:r w:rsidR="00D17B76">
        <w:rPr>
          <w:rFonts w:ascii="宋体" w:eastAsia="宋体" w:hAnsi="宋体"/>
          <w:sz w:val="24"/>
          <w:szCs w:val="24"/>
        </w:rPr>
        <w:t>S</w:t>
      </w:r>
      <w:r w:rsidR="00D17B76">
        <w:rPr>
          <w:rFonts w:ascii="宋体" w:eastAsia="宋体" w:hAnsi="宋体" w:hint="eastAsia"/>
          <w:sz w:val="24"/>
          <w:szCs w:val="24"/>
        </w:rPr>
        <w:t>cene</w:t>
      </w:r>
      <w:r w:rsidR="00D17B76">
        <w:rPr>
          <w:rFonts w:ascii="宋体" w:eastAsia="宋体" w:hAnsi="宋体"/>
          <w:sz w:val="24"/>
          <w:szCs w:val="24"/>
        </w:rPr>
        <w:t>RuleDao</w:t>
      </w:r>
      <w:r w:rsidR="00D17B76">
        <w:rPr>
          <w:rFonts w:ascii="宋体" w:eastAsia="宋体" w:hAnsi="宋体" w:hint="eastAsia"/>
          <w:sz w:val="24"/>
          <w:szCs w:val="24"/>
        </w:rPr>
        <w:t>负责</w:t>
      </w:r>
      <w:r w:rsidR="001277C7">
        <w:rPr>
          <w:rFonts w:ascii="宋体" w:eastAsia="宋体" w:hAnsi="宋体" w:hint="eastAsia"/>
          <w:sz w:val="24"/>
          <w:szCs w:val="24"/>
        </w:rPr>
        <w:t>对Rule表</w:t>
      </w:r>
      <w:r w:rsidR="006D1121">
        <w:rPr>
          <w:rFonts w:ascii="宋体" w:eastAsia="宋体" w:hAnsi="宋体" w:hint="eastAsia"/>
          <w:sz w:val="24"/>
          <w:szCs w:val="24"/>
        </w:rPr>
        <w:t>进行</w:t>
      </w:r>
      <w:r w:rsidR="001277C7">
        <w:rPr>
          <w:rFonts w:ascii="宋体" w:eastAsia="宋体" w:hAnsi="宋体" w:hint="eastAsia"/>
          <w:sz w:val="24"/>
          <w:szCs w:val="24"/>
        </w:rPr>
        <w:t>操作，SceneRuleDraftDao负责对</w:t>
      </w:r>
      <w:r w:rsidR="006D1121">
        <w:rPr>
          <w:rFonts w:ascii="宋体" w:eastAsia="宋体" w:hAnsi="宋体" w:hint="eastAsia"/>
          <w:sz w:val="24"/>
          <w:szCs w:val="24"/>
        </w:rPr>
        <w:t>草稿表进行操作，J</w:t>
      </w:r>
      <w:r w:rsidR="006D1121">
        <w:rPr>
          <w:rFonts w:ascii="宋体" w:eastAsia="宋体" w:hAnsi="宋体"/>
          <w:sz w:val="24"/>
          <w:szCs w:val="24"/>
        </w:rPr>
        <w:t>edisFacede</w:t>
      </w:r>
      <w:r w:rsidR="006D1121">
        <w:rPr>
          <w:rFonts w:ascii="宋体" w:eastAsia="宋体" w:hAnsi="宋体" w:hint="eastAsia"/>
          <w:sz w:val="24"/>
          <w:szCs w:val="24"/>
        </w:rPr>
        <w:t>负责对缓存进行操作。</w:t>
      </w:r>
    </w:p>
    <w:p w14:paraId="3308F21E" w14:textId="22FC1B4D" w:rsidR="001D30B8" w:rsidRDefault="001D30B8" w:rsidP="005F0985">
      <w:pPr>
        <w:pStyle w:val="3"/>
        <w:numPr>
          <w:ilvl w:val="2"/>
          <w:numId w:val="8"/>
        </w:numPr>
      </w:pPr>
      <w:r>
        <w:rPr>
          <w:rFonts w:hint="eastAsia"/>
        </w:rPr>
        <w:t>审核</w:t>
      </w:r>
      <w:proofErr w:type="gramStart"/>
      <w:r>
        <w:rPr>
          <w:rFonts w:hint="eastAsia"/>
        </w:rPr>
        <w:t>流操作</w:t>
      </w:r>
      <w:proofErr w:type="gramEnd"/>
      <w:r>
        <w:rPr>
          <w:rFonts w:hint="eastAsia"/>
        </w:rPr>
        <w:t>功能实现</w:t>
      </w:r>
    </w:p>
    <w:tbl>
      <w:tblPr>
        <w:tblStyle w:val="af3"/>
        <w:tblW w:w="0" w:type="auto"/>
        <w:tblLook w:val="04A0" w:firstRow="1" w:lastRow="0" w:firstColumn="1" w:lastColumn="0" w:noHBand="0" w:noVBand="1"/>
      </w:tblPr>
      <w:tblGrid>
        <w:gridCol w:w="8296"/>
      </w:tblGrid>
      <w:tr w:rsidR="005F0985" w14:paraId="3A27BED0" w14:textId="77777777" w:rsidTr="005F0985">
        <w:tc>
          <w:tcPr>
            <w:tcW w:w="8296" w:type="dxa"/>
          </w:tcPr>
          <w:p w14:paraId="38F65EB7" w14:textId="43C6C873" w:rsidR="00CB5FA0" w:rsidRDefault="00CB5FA0" w:rsidP="00CB5FA0">
            <w:r>
              <w:rPr>
                <w:rFonts w:hint="eastAsia"/>
              </w:rPr>
              <w:t>//</w:t>
            </w:r>
            <w:r>
              <w:t xml:space="preserve"> </w:t>
            </w:r>
            <w:r>
              <w:rPr>
                <w:rFonts w:hint="eastAsia"/>
              </w:rPr>
              <w:t>根据参数查询</w:t>
            </w:r>
          </w:p>
          <w:p w14:paraId="69B2369B" w14:textId="62F70136" w:rsidR="00CB5FA0" w:rsidRDefault="00CB5FA0" w:rsidP="00CB5FA0">
            <w:r>
              <w:t>public Response getDraftRule(DraftRuleQuery query){</w:t>
            </w:r>
          </w:p>
          <w:p w14:paraId="74E5C77D" w14:textId="77777777" w:rsidR="00CB5FA0" w:rsidRDefault="00CB5FA0" w:rsidP="00CB5FA0">
            <w:r>
              <w:t xml:space="preserve">    // 1. 参数校验</w:t>
            </w:r>
          </w:p>
          <w:p w14:paraId="2E230C9C" w14:textId="77777777" w:rsidR="00CB5FA0" w:rsidRDefault="00CB5FA0" w:rsidP="00CB5FA0">
            <w:r>
              <w:t xml:space="preserve">    validate(query);</w:t>
            </w:r>
          </w:p>
          <w:p w14:paraId="11A77C70" w14:textId="77777777" w:rsidR="00CB5FA0" w:rsidRDefault="00CB5FA0" w:rsidP="00CB5FA0">
            <w:r>
              <w:t xml:space="preserve">    // 2. 根据查询参数进行查询</w:t>
            </w:r>
          </w:p>
          <w:p w14:paraId="615D9E44" w14:textId="77777777" w:rsidR="00CB5FA0" w:rsidRDefault="00CB5FA0" w:rsidP="00CB5FA0">
            <w:r>
              <w:t xml:space="preserve">    List&lt;DraftRuleDTO&gt; draftRuleDTOList = sceneDraftRuleService.getDraftRule(query);</w:t>
            </w:r>
          </w:p>
          <w:p w14:paraId="5F8D7EC7" w14:textId="77777777" w:rsidR="00CB5FA0" w:rsidRDefault="00CB5FA0" w:rsidP="00CB5FA0">
            <w:r>
              <w:t xml:space="preserve">    // 3. 将DTO转换成VO</w:t>
            </w:r>
          </w:p>
          <w:p w14:paraId="52457D98" w14:textId="77777777" w:rsidR="00CB5FA0" w:rsidRDefault="00CB5FA0" w:rsidP="00CB5FA0">
            <w:r>
              <w:t xml:space="preserve">    List&lt;DraftRuleVO&gt; draftRuleVOList = draftRuleDTOList</w:t>
            </w:r>
          </w:p>
          <w:p w14:paraId="4EF0203C" w14:textId="77777777" w:rsidR="00CB5FA0" w:rsidRDefault="00CB5FA0" w:rsidP="00CB5FA0">
            <w:r>
              <w:t xml:space="preserve">                .strem()</w:t>
            </w:r>
          </w:p>
          <w:p w14:paraId="6D118CD7" w14:textId="77777777" w:rsidR="00CB5FA0" w:rsidRDefault="00CB5FA0" w:rsidP="00CB5FA0">
            <w:r>
              <w:lastRenderedPageBreak/>
              <w:t xml:space="preserve">                .filter(Object::nonNull)</w:t>
            </w:r>
          </w:p>
          <w:p w14:paraId="5554F549" w14:textId="77777777" w:rsidR="00CB5FA0" w:rsidRDefault="00CB5FA0" w:rsidP="00CB5FA0">
            <w:r>
              <w:t xml:space="preserve">                .map(this::transfer)</w:t>
            </w:r>
          </w:p>
          <w:p w14:paraId="3752E1FD" w14:textId="77777777" w:rsidR="00CB5FA0" w:rsidRDefault="00CB5FA0" w:rsidP="00CB5FA0">
            <w:r>
              <w:t xml:space="preserve">                .collect(Collectors.toList());</w:t>
            </w:r>
          </w:p>
          <w:p w14:paraId="01B4730B" w14:textId="77777777" w:rsidR="00CB5FA0" w:rsidRDefault="00CB5FA0" w:rsidP="00CB5FA0">
            <w:r>
              <w:t xml:space="preserve">    // 4. 返回结果</w:t>
            </w:r>
          </w:p>
          <w:p w14:paraId="6A85B1A2" w14:textId="3C04CA9E" w:rsidR="00CB5FA0" w:rsidRDefault="00CB5FA0" w:rsidP="00CB5FA0">
            <w:r>
              <w:t xml:space="preserve">    return Response.SUCCESS(draftRuleList);</w:t>
            </w:r>
          </w:p>
          <w:p w14:paraId="412747E5" w14:textId="77777777" w:rsidR="005F0985" w:rsidRDefault="00CB5FA0" w:rsidP="00CB5FA0">
            <w:r>
              <w:t>}</w:t>
            </w:r>
          </w:p>
          <w:p w14:paraId="1AE5CD51" w14:textId="28CFFA88" w:rsidR="00CB5FA0" w:rsidRDefault="00CB5FA0" w:rsidP="00CB5FA0"/>
          <w:p w14:paraId="6D53B31B" w14:textId="77777777" w:rsidR="00280DE4" w:rsidRDefault="00280DE4" w:rsidP="00280DE4">
            <w:r>
              <w:t>// 终止审核流</w:t>
            </w:r>
          </w:p>
          <w:p w14:paraId="3F0B05F9" w14:textId="77777777" w:rsidR="00280DE4" w:rsidRDefault="00280DE4" w:rsidP="00280DE4">
            <w:r>
              <w:t>public Boolean terminateAudit(DraftRuleVO draftRuleVO){</w:t>
            </w:r>
          </w:p>
          <w:p w14:paraId="24F10257" w14:textId="77777777" w:rsidR="00280DE4" w:rsidRDefault="00280DE4" w:rsidP="00280DE4">
            <w:r>
              <w:t xml:space="preserve">    // 参数校验</w:t>
            </w:r>
          </w:p>
          <w:p w14:paraId="4CF39820" w14:textId="77777777" w:rsidR="00280DE4" w:rsidRDefault="00280DE4" w:rsidP="00280DE4">
            <w:r>
              <w:t xml:space="preserve">    validate(draftRuleVO);</w:t>
            </w:r>
          </w:p>
          <w:p w14:paraId="381FD945" w14:textId="77777777" w:rsidR="00280DE4" w:rsidRDefault="00280DE4" w:rsidP="00280DE4">
            <w:r>
              <w:t xml:space="preserve">    DraftRuleDTO draftRUleDTO = transferTODTO(draftRuleVO);</w:t>
            </w:r>
          </w:p>
          <w:p w14:paraId="38DEF725" w14:textId="77777777" w:rsidR="00280DE4" w:rsidRDefault="00280DE4" w:rsidP="00280DE4">
            <w:r>
              <w:t xml:space="preserve">    try{</w:t>
            </w:r>
          </w:p>
          <w:p w14:paraId="5CBC206E" w14:textId="77777777" w:rsidR="00280DE4" w:rsidRDefault="00280DE4" w:rsidP="00280DE4">
            <w:r>
              <w:t xml:space="preserve">        // rpc调用</w:t>
            </w:r>
          </w:p>
          <w:p w14:paraId="3834FB92" w14:textId="77777777" w:rsidR="00280DE4" w:rsidRDefault="00280DE4" w:rsidP="00280DE4">
            <w:r>
              <w:t xml:space="preserve">        Boolean isSuccess = runnerService.terninateAudit();</w:t>
            </w:r>
          </w:p>
          <w:p w14:paraId="52370E76" w14:textId="77777777" w:rsidR="00280DE4" w:rsidRDefault="00280DE4" w:rsidP="00280DE4">
            <w:r>
              <w:t xml:space="preserve">        // 只有当审核平台调用成功之后，才可以本地终止。</w:t>
            </w:r>
          </w:p>
          <w:p w14:paraId="63A3E12F" w14:textId="052FDC9D" w:rsidR="00280DE4" w:rsidRDefault="00280DE4" w:rsidP="00280DE4">
            <w:pPr>
              <w:ind w:firstLineChars="400" w:firstLine="840"/>
            </w:pPr>
            <w:r>
              <w:rPr>
                <w:rFonts w:hint="eastAsia"/>
              </w:rPr>
              <w:t>//</w:t>
            </w:r>
            <w:r>
              <w:t xml:space="preserve"> 因此需要通过分布式事务来保证一致性。</w:t>
            </w:r>
          </w:p>
          <w:p w14:paraId="2102BD6A" w14:textId="77777777" w:rsidR="00280DE4" w:rsidRDefault="00280DE4" w:rsidP="00280DE4">
            <w:r>
              <w:t xml:space="preserve">        if(isSuccess){</w:t>
            </w:r>
          </w:p>
          <w:p w14:paraId="01295039" w14:textId="77777777" w:rsidR="00280DE4" w:rsidRDefault="00280DE4" w:rsidP="00280DE4">
            <w:r>
              <w:t xml:space="preserve">            sceneDraftRuleService.terminateAudit();</w:t>
            </w:r>
          </w:p>
          <w:p w14:paraId="28F73D7A" w14:textId="77777777" w:rsidR="00280DE4" w:rsidRDefault="00280DE4" w:rsidP="00280DE4">
            <w:r>
              <w:t xml:space="preserve">        }</w:t>
            </w:r>
          </w:p>
          <w:p w14:paraId="2FFE2F97" w14:textId="77777777" w:rsidR="00280DE4" w:rsidRDefault="00280DE4" w:rsidP="00280DE4">
            <w:r>
              <w:t xml:space="preserve">        return false;</w:t>
            </w:r>
          </w:p>
          <w:p w14:paraId="457470A9" w14:textId="77777777" w:rsidR="00280DE4" w:rsidRDefault="00280DE4" w:rsidP="00280DE4">
            <w:r>
              <w:t xml:space="preserve">    }catch(Exception e){</w:t>
            </w:r>
          </w:p>
          <w:p w14:paraId="1F12D974" w14:textId="77777777" w:rsidR="00280DE4" w:rsidRDefault="00280DE4" w:rsidP="00280DE4">
            <w:r>
              <w:t xml:space="preserve">        // rpc调用失败，返回错误。</w:t>
            </w:r>
          </w:p>
          <w:p w14:paraId="312CEF0A" w14:textId="77777777" w:rsidR="00280DE4" w:rsidRDefault="00280DE4" w:rsidP="00280DE4">
            <w:r>
              <w:t xml:space="preserve">        return false;</w:t>
            </w:r>
          </w:p>
          <w:p w14:paraId="23DB1971" w14:textId="77777777" w:rsidR="00280DE4" w:rsidRDefault="00280DE4" w:rsidP="00280DE4">
            <w:r>
              <w:t xml:space="preserve">    }</w:t>
            </w:r>
          </w:p>
          <w:p w14:paraId="4DCAF711" w14:textId="276BD07B" w:rsidR="00280DE4" w:rsidRDefault="00280DE4" w:rsidP="00280DE4">
            <w:r>
              <w:t>}</w:t>
            </w:r>
          </w:p>
          <w:p w14:paraId="2B7ECA68" w14:textId="1AFDEFD0" w:rsidR="00CB5FA0" w:rsidRDefault="00CB5FA0" w:rsidP="00CB5FA0"/>
        </w:tc>
      </w:tr>
    </w:tbl>
    <w:p w14:paraId="5387FCDA" w14:textId="77777777" w:rsidR="005F0985" w:rsidRPr="005F0985" w:rsidRDefault="005F0985" w:rsidP="005F0985"/>
    <w:p w14:paraId="497569DA" w14:textId="43F0BD95" w:rsidR="00202EDB" w:rsidRDefault="00955C84" w:rsidP="00202EDB">
      <w:r w:rsidRPr="00955C84">
        <w:rPr>
          <w:noProof/>
        </w:rPr>
        <w:drawing>
          <wp:inline distT="0" distB="0" distL="0" distR="0" wp14:anchorId="69F19972" wp14:editId="3DA05561">
            <wp:extent cx="5274310" cy="2010410"/>
            <wp:effectExtent l="0" t="0" r="254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010410"/>
                    </a:xfrm>
                    <a:prstGeom prst="rect">
                      <a:avLst/>
                    </a:prstGeom>
                    <a:noFill/>
                    <a:ln>
                      <a:noFill/>
                    </a:ln>
                  </pic:spPr>
                </pic:pic>
              </a:graphicData>
            </a:graphic>
          </wp:inline>
        </w:drawing>
      </w:r>
    </w:p>
    <w:p w14:paraId="05A5DF8D" w14:textId="478E7B0C" w:rsidR="001D30B8" w:rsidRDefault="001D30B8" w:rsidP="001D30B8">
      <w:pPr>
        <w:jc w:val="center"/>
      </w:pPr>
      <w:r>
        <w:rPr>
          <w:rFonts w:hint="eastAsia"/>
        </w:rPr>
        <w:t>图4.1</w:t>
      </w:r>
      <w:r w:rsidR="003F6305">
        <w:rPr>
          <w:rFonts w:hint="eastAsia"/>
        </w:rPr>
        <w:t>0</w:t>
      </w:r>
      <w:r>
        <w:t xml:space="preserve"> </w:t>
      </w:r>
      <w:r>
        <w:rPr>
          <w:rFonts w:hint="eastAsia"/>
        </w:rPr>
        <w:t>审核</w:t>
      </w:r>
      <w:proofErr w:type="gramStart"/>
      <w:r>
        <w:rPr>
          <w:rFonts w:hint="eastAsia"/>
        </w:rPr>
        <w:t>流操作</w:t>
      </w:r>
      <w:proofErr w:type="gramEnd"/>
      <w:r>
        <w:rPr>
          <w:rFonts w:hint="eastAsia"/>
        </w:rPr>
        <w:t>界面</w:t>
      </w:r>
    </w:p>
    <w:p w14:paraId="0CE85195" w14:textId="5AE9208F" w:rsidR="000459FC" w:rsidRDefault="000459FC" w:rsidP="00895CB8">
      <w:pPr>
        <w:pStyle w:val="3"/>
        <w:numPr>
          <w:ilvl w:val="2"/>
          <w:numId w:val="10"/>
        </w:numPr>
      </w:pPr>
      <w:r>
        <w:rPr>
          <w:rFonts w:hint="eastAsia"/>
        </w:rPr>
        <w:lastRenderedPageBreak/>
        <w:t>审核权转移功能实现</w:t>
      </w:r>
    </w:p>
    <w:tbl>
      <w:tblPr>
        <w:tblStyle w:val="af3"/>
        <w:tblW w:w="0" w:type="auto"/>
        <w:tblLook w:val="04A0" w:firstRow="1" w:lastRow="0" w:firstColumn="1" w:lastColumn="0" w:noHBand="0" w:noVBand="1"/>
      </w:tblPr>
      <w:tblGrid>
        <w:gridCol w:w="8296"/>
      </w:tblGrid>
      <w:tr w:rsidR="00895CB8" w14:paraId="7C58CF55" w14:textId="77777777" w:rsidTr="00895CB8">
        <w:tc>
          <w:tcPr>
            <w:tcW w:w="8296" w:type="dxa"/>
          </w:tcPr>
          <w:p w14:paraId="3CC67BF6" w14:textId="77777777" w:rsidR="00895CB8" w:rsidRPr="0029678D" w:rsidRDefault="00895CB8" w:rsidP="00895CB8">
            <w:pPr>
              <w:rPr>
                <w:rFonts w:ascii="宋体" w:eastAsia="宋体" w:hAnsi="宋体"/>
                <w:szCs w:val="21"/>
              </w:rPr>
            </w:pPr>
            <w:r w:rsidRPr="0029678D">
              <w:rPr>
                <w:rFonts w:ascii="宋体" w:eastAsia="宋体" w:hAnsi="宋体"/>
                <w:szCs w:val="21"/>
              </w:rPr>
              <w:t>class MQConsumerServiceImpl {</w:t>
            </w:r>
          </w:p>
          <w:p w14:paraId="258E742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FAIL = "fail";</w:t>
            </w:r>
          </w:p>
          <w:p w14:paraId="650A78D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SUCCESS = "success";</w:t>
            </w:r>
          </w:p>
          <w:p w14:paraId="5DCBDD26"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FIRST_NOTE = "firstNode";</w:t>
            </w:r>
          </w:p>
          <w:p w14:paraId="70EFE85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SECOND_NOTE = "secondNode";</w:t>
            </w:r>
          </w:p>
          <w:p w14:paraId="3EB18D9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THIRD_NODE = "thridNode";</w:t>
            </w:r>
          </w:p>
          <w:p w14:paraId="3C921CB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Forth_NODE = "forthNode";</w:t>
            </w:r>
          </w:p>
          <w:p w14:paraId="4C65900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String FIFTH_NODE = "fifth_node";</w:t>
            </w:r>
          </w:p>
          <w:p w14:paraId="6F52F857"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private static HashMap&lt;String, String&gt; NEXT_NODE = new HashMap&lt;&gt;();</w:t>
            </w:r>
          </w:p>
          <w:p w14:paraId="5D0E0A5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static {</w:t>
            </w:r>
          </w:p>
          <w:p w14:paraId="7EB01C7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NEXT_NODE.put(FIRST_NOTE, SECOND_NOTE);</w:t>
            </w:r>
          </w:p>
          <w:p w14:paraId="4542335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NEXT_NODE.put(SECOND_NOTE, THIRD_NODE);</w:t>
            </w:r>
          </w:p>
          <w:p w14:paraId="17B9611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NEXT_NODE.put(THIRD_NODE, Forth_NODE);</w:t>
            </w:r>
          </w:p>
          <w:p w14:paraId="3DCF3F5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NEXT_NODE.put(Forth_NODE, FIFTH_NODE);</w:t>
            </w:r>
          </w:p>
          <w:p w14:paraId="52BDFA72"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5D3DBB55" w14:textId="77777777" w:rsidR="00895CB8" w:rsidRPr="0029678D" w:rsidRDefault="00895CB8" w:rsidP="00895CB8">
            <w:pPr>
              <w:rPr>
                <w:rFonts w:ascii="宋体" w:eastAsia="宋体" w:hAnsi="宋体"/>
                <w:szCs w:val="21"/>
              </w:rPr>
            </w:pPr>
          </w:p>
          <w:p w14:paraId="2448968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public void handleAuditMessage(AuditMessage message) {</w:t>
            </w:r>
          </w:p>
          <w:p w14:paraId="0FC2988D"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1. 校验message</w:t>
            </w:r>
          </w:p>
          <w:p w14:paraId="376309DA"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boolean result = validate(message);</w:t>
            </w:r>
          </w:p>
          <w:p w14:paraId="6D7DC59C"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if (!result) {</w:t>
            </w:r>
          </w:p>
          <w:p w14:paraId="0D12F49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throw new Exception("校验失败！");</w:t>
            </w:r>
          </w:p>
          <w:p w14:paraId="2B3D6B7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6E5099A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2. 根据message中当前节点状态进行不同的</w:t>
            </w:r>
          </w:p>
          <w:p w14:paraId="2524A62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 如果消息</w:t>
            </w:r>
            <w:proofErr w:type="gramStart"/>
            <w:r w:rsidRPr="0029678D">
              <w:rPr>
                <w:rFonts w:ascii="宋体" w:eastAsia="宋体" w:hAnsi="宋体"/>
                <w:szCs w:val="21"/>
              </w:rPr>
              <w:t>体当前</w:t>
            </w:r>
            <w:proofErr w:type="gramEnd"/>
            <w:r w:rsidRPr="0029678D">
              <w:rPr>
                <w:rFonts w:ascii="宋体" w:eastAsia="宋体" w:hAnsi="宋体"/>
                <w:szCs w:val="21"/>
              </w:rPr>
              <w:t>状态是fail，说明审核失败</w:t>
            </w:r>
          </w:p>
          <w:p w14:paraId="0A078023"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if(message.currentState == FAIL){</w:t>
            </w:r>
          </w:p>
          <w:p w14:paraId="5CCB8140"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sceneDraftRuleService.failDraft();</w:t>
            </w:r>
          </w:p>
          <w:p w14:paraId="062A597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return;</w:t>
            </w:r>
          </w:p>
          <w:p w14:paraId="21B7865F"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8AAB75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if(message.currentState == SUCCESS){</w:t>
            </w:r>
          </w:p>
          <w:p w14:paraId="684758DE"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sceneDraftRuleService.auditDraftSuccess();</w:t>
            </w:r>
          </w:p>
          <w:p w14:paraId="14293091"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return;</w:t>
            </w:r>
          </w:p>
          <w:p w14:paraId="0B38DE15"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1FAC6FF9"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String next = NEXT_NODE.get(messsage.currentState);</w:t>
            </w:r>
          </w:p>
          <w:p w14:paraId="35505A9B"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RunnerService.transfer(next);</w:t>
            </w:r>
          </w:p>
          <w:p w14:paraId="66B0BA28" w14:textId="77777777" w:rsidR="00895CB8" w:rsidRPr="0029678D" w:rsidRDefault="00895CB8" w:rsidP="00895CB8">
            <w:pPr>
              <w:rPr>
                <w:rFonts w:ascii="宋体" w:eastAsia="宋体" w:hAnsi="宋体"/>
                <w:szCs w:val="21"/>
              </w:rPr>
            </w:pPr>
            <w:r w:rsidRPr="0029678D">
              <w:rPr>
                <w:rFonts w:ascii="宋体" w:eastAsia="宋体" w:hAnsi="宋体"/>
                <w:szCs w:val="21"/>
              </w:rPr>
              <w:t xml:space="preserve">    }</w:t>
            </w:r>
          </w:p>
          <w:p w14:paraId="0B8EB23F" w14:textId="21420035" w:rsidR="00895CB8" w:rsidRDefault="00895CB8" w:rsidP="00895CB8">
            <w:r w:rsidRPr="0029678D">
              <w:rPr>
                <w:rFonts w:ascii="宋体" w:eastAsia="宋体" w:hAnsi="宋体"/>
                <w:szCs w:val="21"/>
              </w:rPr>
              <w:t>}</w:t>
            </w:r>
          </w:p>
        </w:tc>
      </w:tr>
    </w:tbl>
    <w:p w14:paraId="1ABCDFF9" w14:textId="40149593" w:rsidR="00895CB8" w:rsidRPr="00895CB8" w:rsidRDefault="00895CB8" w:rsidP="00895CB8">
      <w:pPr>
        <w:spacing w:line="360" w:lineRule="auto"/>
        <w:jc w:val="center"/>
        <w:rPr>
          <w:rFonts w:ascii="宋体" w:eastAsia="宋体" w:hAnsi="宋体"/>
          <w:szCs w:val="21"/>
        </w:rPr>
      </w:pPr>
      <w:r w:rsidRPr="001D30B8">
        <w:rPr>
          <w:rFonts w:ascii="宋体" w:eastAsia="宋体" w:hAnsi="宋体" w:hint="eastAsia"/>
          <w:szCs w:val="21"/>
        </w:rPr>
        <w:t>图4.1</w:t>
      </w:r>
      <w:r w:rsidR="003F6305">
        <w:rPr>
          <w:rFonts w:ascii="宋体" w:eastAsia="宋体" w:hAnsi="宋体" w:hint="eastAsia"/>
          <w:szCs w:val="21"/>
        </w:rPr>
        <w:t>1</w:t>
      </w:r>
      <w:r w:rsidRPr="001D30B8">
        <w:rPr>
          <w:rFonts w:ascii="宋体" w:eastAsia="宋体" w:hAnsi="宋体" w:hint="eastAsia"/>
          <w:szCs w:val="21"/>
        </w:rPr>
        <w:t xml:space="preserve"> 审核</w:t>
      </w:r>
      <w:proofErr w:type="gramStart"/>
      <w:r w:rsidRPr="001D30B8">
        <w:rPr>
          <w:rFonts w:ascii="宋体" w:eastAsia="宋体" w:hAnsi="宋体" w:hint="eastAsia"/>
          <w:szCs w:val="21"/>
        </w:rPr>
        <w:t>流操作</w:t>
      </w:r>
      <w:proofErr w:type="gramEnd"/>
      <w:r w:rsidRPr="001D30B8">
        <w:rPr>
          <w:rFonts w:ascii="宋体" w:eastAsia="宋体" w:hAnsi="宋体" w:hint="eastAsia"/>
          <w:szCs w:val="21"/>
        </w:rPr>
        <w:t>实现</w:t>
      </w:r>
    </w:p>
    <w:p w14:paraId="28F32938" w14:textId="4475B4FF" w:rsidR="000459FC" w:rsidRDefault="000459FC" w:rsidP="0034708A">
      <w:pPr>
        <w:pStyle w:val="3"/>
        <w:numPr>
          <w:ilvl w:val="2"/>
          <w:numId w:val="10"/>
        </w:numPr>
      </w:pPr>
      <w:r>
        <w:rPr>
          <w:rFonts w:hint="eastAsia"/>
        </w:rPr>
        <w:lastRenderedPageBreak/>
        <w:t>审核消息保障功能实现</w:t>
      </w:r>
    </w:p>
    <w:tbl>
      <w:tblPr>
        <w:tblStyle w:val="af3"/>
        <w:tblW w:w="0" w:type="auto"/>
        <w:tblLook w:val="04A0" w:firstRow="1" w:lastRow="0" w:firstColumn="1" w:lastColumn="0" w:noHBand="0" w:noVBand="1"/>
      </w:tblPr>
      <w:tblGrid>
        <w:gridCol w:w="8296"/>
      </w:tblGrid>
      <w:tr w:rsidR="0034708A" w14:paraId="7D4E17D5" w14:textId="77777777" w:rsidTr="0034708A">
        <w:tc>
          <w:tcPr>
            <w:tcW w:w="8296" w:type="dxa"/>
          </w:tcPr>
          <w:p w14:paraId="34672C16" w14:textId="77777777" w:rsidR="00E16B67" w:rsidRPr="00E16B67" w:rsidRDefault="00E16B67" w:rsidP="00E16B67">
            <w:pPr>
              <w:rPr>
                <w:rFonts w:ascii="宋体" w:eastAsia="宋体" w:hAnsi="宋体"/>
              </w:rPr>
            </w:pPr>
            <w:r w:rsidRPr="00E16B67">
              <w:rPr>
                <w:rFonts w:ascii="宋体" w:eastAsia="宋体" w:hAnsi="宋体"/>
              </w:rPr>
              <w:t>public void checkAuditState(){</w:t>
            </w:r>
          </w:p>
          <w:p w14:paraId="75131F5B" w14:textId="77777777" w:rsidR="00E16B67" w:rsidRPr="00E16B67" w:rsidRDefault="00E16B67" w:rsidP="00E16B67">
            <w:pPr>
              <w:rPr>
                <w:rFonts w:ascii="宋体" w:eastAsia="宋体" w:hAnsi="宋体"/>
              </w:rPr>
            </w:pPr>
            <w:r w:rsidRPr="00E16B67">
              <w:rPr>
                <w:rFonts w:ascii="宋体" w:eastAsia="宋体" w:hAnsi="宋体"/>
              </w:rPr>
              <w:t xml:space="preserve">    // 构建查询参数，</w:t>
            </w:r>
          </w:p>
          <w:p w14:paraId="79A6DE51" w14:textId="77777777" w:rsidR="00E16B67" w:rsidRPr="00E16B67" w:rsidRDefault="00E16B67" w:rsidP="00E16B67">
            <w:pPr>
              <w:rPr>
                <w:rFonts w:ascii="宋体" w:eastAsia="宋体" w:hAnsi="宋体"/>
              </w:rPr>
            </w:pPr>
            <w:r w:rsidRPr="00E16B67">
              <w:rPr>
                <w:rFonts w:ascii="宋体" w:eastAsia="宋体" w:hAnsi="宋体"/>
              </w:rPr>
              <w:t xml:space="preserve">    DraftRuleQuery query = DraftRuleQuery</w:t>
            </w:r>
          </w:p>
          <w:p w14:paraId="11ABB7CC" w14:textId="77777777" w:rsidR="00E16B67" w:rsidRPr="00E16B67" w:rsidRDefault="00E16B67" w:rsidP="00E16B67">
            <w:pPr>
              <w:rPr>
                <w:rFonts w:ascii="宋体" w:eastAsia="宋体" w:hAnsi="宋体"/>
              </w:rPr>
            </w:pPr>
            <w:r w:rsidRPr="00E16B67">
              <w:rPr>
                <w:rFonts w:ascii="宋体" w:eastAsia="宋体" w:hAnsi="宋体"/>
              </w:rPr>
              <w:t xml:space="preserve">                    .builder()</w:t>
            </w:r>
          </w:p>
          <w:p w14:paraId="03B6D605" w14:textId="77777777" w:rsidR="00E16B67" w:rsidRPr="00E16B67" w:rsidRDefault="00E16B67" w:rsidP="00E16B67">
            <w:pPr>
              <w:rPr>
                <w:rFonts w:ascii="宋体" w:eastAsia="宋体" w:hAnsi="宋体"/>
              </w:rPr>
            </w:pPr>
            <w:r w:rsidRPr="00E16B67">
              <w:rPr>
                <w:rFonts w:ascii="宋体" w:eastAsia="宋体" w:hAnsi="宋体"/>
              </w:rPr>
              <w:t xml:space="preserve">                    .processing(true)</w:t>
            </w:r>
          </w:p>
          <w:p w14:paraId="183D272E" w14:textId="77777777" w:rsidR="00E16B67" w:rsidRPr="00E16B67" w:rsidRDefault="00E16B67" w:rsidP="00E16B67">
            <w:pPr>
              <w:rPr>
                <w:rFonts w:ascii="宋体" w:eastAsia="宋体" w:hAnsi="宋体"/>
              </w:rPr>
            </w:pPr>
            <w:r w:rsidRPr="00E16B67">
              <w:rPr>
                <w:rFonts w:ascii="宋体" w:eastAsia="宋体" w:hAnsi="宋体"/>
              </w:rPr>
              <w:t xml:space="preserve">                    .build();</w:t>
            </w:r>
          </w:p>
          <w:p w14:paraId="7D14CD60" w14:textId="77777777" w:rsidR="00E16B67" w:rsidRPr="00E16B67" w:rsidRDefault="00E16B67" w:rsidP="00E16B67">
            <w:pPr>
              <w:rPr>
                <w:rFonts w:ascii="宋体" w:eastAsia="宋体" w:hAnsi="宋体"/>
              </w:rPr>
            </w:pPr>
            <w:r w:rsidRPr="00E16B67">
              <w:rPr>
                <w:rFonts w:ascii="宋体" w:eastAsia="宋体" w:hAnsi="宋体"/>
              </w:rPr>
              <w:t xml:space="preserve">    List&lt;DraftRuleDTO&gt; draftRuleList = sceneDraftRuleService.getDraftRules();</w:t>
            </w:r>
          </w:p>
          <w:p w14:paraId="2217C886" w14:textId="77777777" w:rsidR="00E16B67" w:rsidRPr="00E16B67" w:rsidRDefault="00E16B67" w:rsidP="00E16B67">
            <w:pPr>
              <w:rPr>
                <w:rFonts w:ascii="宋体" w:eastAsia="宋体" w:hAnsi="宋体"/>
              </w:rPr>
            </w:pPr>
            <w:r w:rsidRPr="00E16B67">
              <w:rPr>
                <w:rFonts w:ascii="宋体" w:eastAsia="宋体" w:hAnsi="宋体"/>
              </w:rPr>
              <w:t xml:space="preserve">    for(DraftRuleDTO draftRule : draftRuleList ){</w:t>
            </w:r>
          </w:p>
          <w:p w14:paraId="05747ED8" w14:textId="77777777" w:rsidR="00E16B67" w:rsidRPr="00E16B67" w:rsidRDefault="00E16B67" w:rsidP="00E16B67">
            <w:pPr>
              <w:rPr>
                <w:rFonts w:ascii="宋体" w:eastAsia="宋体" w:hAnsi="宋体"/>
              </w:rPr>
            </w:pPr>
            <w:r w:rsidRPr="00E16B67">
              <w:rPr>
                <w:rFonts w:ascii="宋体" w:eastAsia="宋体" w:hAnsi="宋体"/>
              </w:rPr>
              <w:t xml:space="preserve">        String ruleName = draftRule.getName();</w:t>
            </w:r>
          </w:p>
          <w:p w14:paraId="6132E6DB" w14:textId="77777777" w:rsidR="00E16B67" w:rsidRPr="00E16B67" w:rsidRDefault="00E16B67" w:rsidP="00E16B67">
            <w:pPr>
              <w:rPr>
                <w:rFonts w:ascii="宋体" w:eastAsia="宋体" w:hAnsi="宋体"/>
              </w:rPr>
            </w:pPr>
            <w:r w:rsidRPr="00E16B67">
              <w:rPr>
                <w:rFonts w:ascii="宋体" w:eastAsia="宋体" w:hAnsi="宋体"/>
              </w:rPr>
              <w:t xml:space="preserve">        // 获取审核平台最新结果</w:t>
            </w:r>
          </w:p>
          <w:p w14:paraId="78CF36D9" w14:textId="77777777" w:rsidR="00E16B67" w:rsidRPr="00E16B67" w:rsidRDefault="00E16B67" w:rsidP="00E16B67">
            <w:pPr>
              <w:rPr>
                <w:rFonts w:ascii="宋体" w:eastAsia="宋体" w:hAnsi="宋体"/>
              </w:rPr>
            </w:pPr>
            <w:r w:rsidRPr="00E16B67">
              <w:rPr>
                <w:rFonts w:ascii="宋体" w:eastAsia="宋体" w:hAnsi="宋体"/>
              </w:rPr>
              <w:t xml:space="preserve">        AuditItem auditItem =  runnerService.getByName(ruleName);</w:t>
            </w:r>
          </w:p>
          <w:p w14:paraId="40781420" w14:textId="77777777" w:rsidR="00E16B67" w:rsidRPr="00E16B67" w:rsidRDefault="00E16B67" w:rsidP="00E16B67">
            <w:pPr>
              <w:rPr>
                <w:rFonts w:ascii="宋体" w:eastAsia="宋体" w:hAnsi="宋体"/>
              </w:rPr>
            </w:pPr>
            <w:r w:rsidRPr="00E16B67">
              <w:rPr>
                <w:rFonts w:ascii="宋体" w:eastAsia="宋体" w:hAnsi="宋体"/>
              </w:rPr>
              <w:t xml:space="preserve">        // 本地状态与审核平台状态不一致</w:t>
            </w:r>
          </w:p>
          <w:p w14:paraId="59A8DBAD" w14:textId="77777777" w:rsidR="00E16B67" w:rsidRPr="00E16B67" w:rsidRDefault="00E16B67" w:rsidP="00E16B67">
            <w:pPr>
              <w:rPr>
                <w:rFonts w:ascii="宋体" w:eastAsia="宋体" w:hAnsi="宋体"/>
              </w:rPr>
            </w:pPr>
            <w:r w:rsidRPr="00E16B67">
              <w:rPr>
                <w:rFonts w:ascii="宋体" w:eastAsia="宋体" w:hAnsi="宋体"/>
              </w:rPr>
              <w:t xml:space="preserve">        if(auditItem.currentState != auditItem.currentState){</w:t>
            </w:r>
          </w:p>
          <w:p w14:paraId="3E0063B3" w14:textId="77777777" w:rsidR="00E16B67" w:rsidRPr="00E16B67" w:rsidRDefault="00E16B67" w:rsidP="00E16B67">
            <w:pPr>
              <w:rPr>
                <w:rFonts w:ascii="宋体" w:eastAsia="宋体" w:hAnsi="宋体"/>
              </w:rPr>
            </w:pPr>
            <w:r w:rsidRPr="00E16B67">
              <w:rPr>
                <w:rFonts w:ascii="宋体" w:eastAsia="宋体" w:hAnsi="宋体"/>
              </w:rPr>
              <w:t xml:space="preserve">            // 构建扭转消息</w:t>
            </w:r>
          </w:p>
          <w:p w14:paraId="2FFD9A6D" w14:textId="77777777" w:rsidR="00E16B67" w:rsidRPr="00E16B67" w:rsidRDefault="00E16B67" w:rsidP="00E16B67">
            <w:pPr>
              <w:rPr>
                <w:rFonts w:ascii="宋体" w:eastAsia="宋体" w:hAnsi="宋体"/>
              </w:rPr>
            </w:pPr>
            <w:r w:rsidRPr="00E16B67">
              <w:rPr>
                <w:rFonts w:ascii="宋体" w:eastAsia="宋体" w:hAnsi="宋体"/>
              </w:rPr>
              <w:t xml:space="preserve">            AuditMessage message = buildAuditMessage();</w:t>
            </w:r>
          </w:p>
          <w:p w14:paraId="2F1A1D9E" w14:textId="77777777" w:rsidR="00E16B67" w:rsidRPr="00E16B67" w:rsidRDefault="00E16B67" w:rsidP="00E16B67">
            <w:pPr>
              <w:rPr>
                <w:rFonts w:ascii="宋体" w:eastAsia="宋体" w:hAnsi="宋体"/>
              </w:rPr>
            </w:pPr>
            <w:r w:rsidRPr="00E16B67">
              <w:rPr>
                <w:rFonts w:ascii="宋体" w:eastAsia="宋体" w:hAnsi="宋体"/>
              </w:rPr>
              <w:t xml:space="preserve">            mqConsumerService.handleAuditMessage(message);</w:t>
            </w:r>
          </w:p>
          <w:p w14:paraId="17EEFDF5" w14:textId="77777777" w:rsidR="00E16B67" w:rsidRPr="00E16B67" w:rsidRDefault="00E16B67" w:rsidP="00E16B67">
            <w:pPr>
              <w:rPr>
                <w:rFonts w:ascii="宋体" w:eastAsia="宋体" w:hAnsi="宋体"/>
              </w:rPr>
            </w:pPr>
            <w:r w:rsidRPr="00E16B67">
              <w:rPr>
                <w:rFonts w:ascii="宋体" w:eastAsia="宋体" w:hAnsi="宋体"/>
              </w:rPr>
              <w:t xml:space="preserve">        }</w:t>
            </w:r>
          </w:p>
          <w:p w14:paraId="46916563" w14:textId="77777777" w:rsidR="00E16B67" w:rsidRPr="00E16B67" w:rsidRDefault="00E16B67" w:rsidP="00E16B67">
            <w:pPr>
              <w:rPr>
                <w:rFonts w:ascii="宋体" w:eastAsia="宋体" w:hAnsi="宋体"/>
              </w:rPr>
            </w:pPr>
            <w:r w:rsidRPr="00E16B67">
              <w:rPr>
                <w:rFonts w:ascii="宋体" w:eastAsia="宋体" w:hAnsi="宋体"/>
              </w:rPr>
              <w:t xml:space="preserve">    }</w:t>
            </w:r>
          </w:p>
          <w:p w14:paraId="7B22B386" w14:textId="52EB6872" w:rsidR="0034708A" w:rsidRDefault="00E16B67" w:rsidP="00E16B67">
            <w:r w:rsidRPr="00E16B67">
              <w:rPr>
                <w:rFonts w:ascii="宋体" w:eastAsia="宋体" w:hAnsi="宋体"/>
              </w:rPr>
              <w:t>}</w:t>
            </w:r>
          </w:p>
        </w:tc>
      </w:tr>
    </w:tbl>
    <w:p w14:paraId="341C8060" w14:textId="3ABE854F" w:rsidR="0034708A" w:rsidRPr="0034708A" w:rsidRDefault="00E16B67" w:rsidP="00E16B67">
      <w:pPr>
        <w:jc w:val="center"/>
      </w:pPr>
      <w:r>
        <w:rPr>
          <w:rFonts w:hint="eastAsia"/>
        </w:rPr>
        <w:t>图 4.12</w:t>
      </w:r>
      <w:r>
        <w:t xml:space="preserve"> </w:t>
      </w:r>
      <w:r>
        <w:rPr>
          <w:rFonts w:hint="eastAsia"/>
        </w:rPr>
        <w:t>审核信息保障实现</w:t>
      </w:r>
    </w:p>
    <w:p w14:paraId="1D0D7CF0" w14:textId="0F5976F1" w:rsidR="003F68D0" w:rsidRDefault="00BD3847" w:rsidP="001D30B8">
      <w:pPr>
        <w:pStyle w:val="2"/>
        <w:numPr>
          <w:ilvl w:val="1"/>
          <w:numId w:val="35"/>
        </w:numPr>
      </w:pPr>
      <w:bookmarkStart w:id="332" w:name="_Toc25947937"/>
      <w:r>
        <w:rPr>
          <w:rFonts w:hint="eastAsia"/>
        </w:rPr>
        <w:t>业务处理模块</w:t>
      </w:r>
      <w:bookmarkEnd w:id="332"/>
    </w:p>
    <w:p w14:paraId="75C7DC40" w14:textId="23BA5B78" w:rsidR="001D30B8" w:rsidRPr="001D30B8" w:rsidRDefault="001D30B8" w:rsidP="001D30B8">
      <w:pPr>
        <w:pStyle w:val="3"/>
      </w:pPr>
      <w:r>
        <w:rPr>
          <w:rFonts w:hint="eastAsia"/>
        </w:rPr>
        <w:t>4.4.1</w:t>
      </w:r>
      <w:r>
        <w:t xml:space="preserve"> </w:t>
      </w:r>
      <w:r>
        <w:rPr>
          <w:rFonts w:hint="eastAsia"/>
        </w:rPr>
        <w:t>业务处理模块设计</w:t>
      </w:r>
    </w:p>
    <w:p w14:paraId="31BFB7C3" w14:textId="170C377A" w:rsidR="005D35D1" w:rsidRDefault="007B0C4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业务处理模块</w:t>
      </w:r>
      <w:r w:rsidR="00E2723E">
        <w:rPr>
          <w:rFonts w:ascii="宋体" w:eastAsia="宋体" w:hAnsi="宋体" w:hint="eastAsia"/>
          <w:sz w:val="24"/>
          <w:szCs w:val="24"/>
        </w:rPr>
        <w:t>负责监听订单运单的状态，在已有规则库中进行匹配</w:t>
      </w:r>
      <w:r w:rsidR="00383FCF">
        <w:rPr>
          <w:rFonts w:ascii="宋体" w:eastAsia="宋体" w:hAnsi="宋体" w:hint="eastAsia"/>
          <w:sz w:val="24"/>
          <w:szCs w:val="24"/>
        </w:rPr>
        <w:t>，执行相应的</w:t>
      </w:r>
      <w:r w:rsidR="003D6384">
        <w:rPr>
          <w:rFonts w:ascii="宋体" w:eastAsia="宋体" w:hAnsi="宋体" w:hint="eastAsia"/>
          <w:sz w:val="24"/>
          <w:szCs w:val="24"/>
        </w:rPr>
        <w:t>动作。</w:t>
      </w:r>
      <w:r w:rsidR="00BC7B4A">
        <w:rPr>
          <w:rFonts w:ascii="宋体" w:eastAsia="宋体" w:hAnsi="宋体" w:hint="eastAsia"/>
          <w:sz w:val="24"/>
          <w:szCs w:val="24"/>
        </w:rPr>
        <w:t>该模块将原有分散在各个服务中的</w:t>
      </w:r>
      <w:r w:rsidR="002704D3">
        <w:rPr>
          <w:rFonts w:ascii="宋体" w:eastAsia="宋体" w:hAnsi="宋体" w:hint="eastAsia"/>
          <w:sz w:val="24"/>
          <w:szCs w:val="24"/>
        </w:rPr>
        <w:t>判断逻辑</w:t>
      </w:r>
      <w:r w:rsidR="00767970">
        <w:rPr>
          <w:rFonts w:ascii="宋体" w:eastAsia="宋体" w:hAnsi="宋体" w:hint="eastAsia"/>
          <w:sz w:val="24"/>
          <w:szCs w:val="24"/>
        </w:rPr>
        <w:t>整合在一起，</w:t>
      </w:r>
      <w:r w:rsidR="00F43593">
        <w:rPr>
          <w:rFonts w:ascii="宋体" w:eastAsia="宋体" w:hAnsi="宋体" w:hint="eastAsia"/>
          <w:sz w:val="24"/>
          <w:szCs w:val="24"/>
        </w:rPr>
        <w:t>达到业务逻辑内聚的效果，</w:t>
      </w:r>
      <w:r w:rsidR="00E20C64">
        <w:rPr>
          <w:rFonts w:ascii="宋体" w:eastAsia="宋体" w:hAnsi="宋体" w:hint="eastAsia"/>
          <w:sz w:val="24"/>
          <w:szCs w:val="24"/>
        </w:rPr>
        <w:t>以此来提高系统的</w:t>
      </w:r>
      <w:r w:rsidR="002B76D8">
        <w:rPr>
          <w:rFonts w:ascii="宋体" w:eastAsia="宋体" w:hAnsi="宋体" w:hint="eastAsia"/>
          <w:sz w:val="24"/>
          <w:szCs w:val="24"/>
        </w:rPr>
        <w:t>鲁棒性和可靠度</w:t>
      </w:r>
      <w:r w:rsidR="000E0C12">
        <w:rPr>
          <w:rFonts w:ascii="宋体" w:eastAsia="宋体" w:hAnsi="宋体" w:hint="eastAsia"/>
          <w:sz w:val="24"/>
          <w:szCs w:val="24"/>
        </w:rPr>
        <w:t>。高内聚的业务模块能够更好的应对需求的变更</w:t>
      </w:r>
      <w:r w:rsidR="000C3749">
        <w:rPr>
          <w:rFonts w:ascii="宋体" w:eastAsia="宋体" w:hAnsi="宋体" w:hint="eastAsia"/>
          <w:sz w:val="24"/>
          <w:szCs w:val="24"/>
        </w:rPr>
        <w:t>，原有系统中，需求的变更会导致多个服务代码的变更，</w:t>
      </w:r>
      <w:r w:rsidR="00244043">
        <w:rPr>
          <w:rFonts w:ascii="宋体" w:eastAsia="宋体" w:hAnsi="宋体" w:hint="eastAsia"/>
          <w:sz w:val="24"/>
          <w:szCs w:val="24"/>
        </w:rPr>
        <w:t>将逻辑内聚在一起之后，代码的变更数就更少了，</w:t>
      </w:r>
      <w:r w:rsidR="00E01596">
        <w:rPr>
          <w:rFonts w:ascii="宋体" w:eastAsia="宋体" w:hAnsi="宋体" w:hint="eastAsia"/>
          <w:sz w:val="24"/>
          <w:szCs w:val="24"/>
        </w:rPr>
        <w:t xml:space="preserve">更少的变更意味着更低的出错概率，更快的迭代速度。 </w:t>
      </w:r>
    </w:p>
    <w:p w14:paraId="56C4983E" w14:textId="4F115398" w:rsidR="005D35D1" w:rsidRDefault="005D35D1" w:rsidP="00291057">
      <w:pPr>
        <w:spacing w:line="360" w:lineRule="auto"/>
        <w:ind w:firstLineChars="200" w:firstLine="420"/>
        <w:rPr>
          <w:rFonts w:ascii="宋体" w:eastAsia="宋体" w:hAnsi="宋体"/>
          <w:sz w:val="24"/>
          <w:szCs w:val="24"/>
        </w:rPr>
      </w:pPr>
      <w:r w:rsidRPr="00842122">
        <w:rPr>
          <w:noProof/>
        </w:rPr>
        <w:lastRenderedPageBreak/>
        <w:drawing>
          <wp:inline distT="0" distB="0" distL="0" distR="0" wp14:anchorId="66C0DC96" wp14:editId="53C03FD0">
            <wp:extent cx="5274310" cy="303530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035300"/>
                    </a:xfrm>
                    <a:prstGeom prst="rect">
                      <a:avLst/>
                    </a:prstGeom>
                    <a:noFill/>
                    <a:ln>
                      <a:noFill/>
                    </a:ln>
                  </pic:spPr>
                </pic:pic>
              </a:graphicData>
            </a:graphic>
          </wp:inline>
        </w:drawing>
      </w:r>
    </w:p>
    <w:p w14:paraId="6E506A66" w14:textId="1D043F35" w:rsidR="001D30B8" w:rsidRPr="001D30B8" w:rsidRDefault="001D30B8" w:rsidP="001D30B8">
      <w:pPr>
        <w:spacing w:line="360" w:lineRule="auto"/>
        <w:ind w:firstLineChars="200" w:firstLine="420"/>
        <w:jc w:val="center"/>
        <w:rPr>
          <w:rFonts w:ascii="宋体" w:eastAsia="宋体" w:hAnsi="宋体"/>
          <w:szCs w:val="21"/>
        </w:rPr>
      </w:pPr>
      <w:r w:rsidRPr="001D30B8">
        <w:rPr>
          <w:rFonts w:ascii="宋体" w:eastAsia="宋体" w:hAnsi="宋体" w:hint="eastAsia"/>
          <w:szCs w:val="21"/>
        </w:rPr>
        <w:t>图4.1</w:t>
      </w:r>
      <w:r w:rsidR="00E16B67">
        <w:rPr>
          <w:rFonts w:ascii="宋体" w:eastAsia="宋体" w:hAnsi="宋体" w:hint="eastAsia"/>
          <w:szCs w:val="21"/>
        </w:rPr>
        <w:t>3</w:t>
      </w:r>
      <w:r w:rsidRPr="001D30B8">
        <w:rPr>
          <w:rFonts w:ascii="宋体" w:eastAsia="宋体" w:hAnsi="宋体"/>
          <w:szCs w:val="21"/>
        </w:rPr>
        <w:t xml:space="preserve"> </w:t>
      </w:r>
      <w:r w:rsidRPr="001D30B8">
        <w:rPr>
          <w:rFonts w:ascii="宋体" w:eastAsia="宋体" w:hAnsi="宋体" w:hint="eastAsia"/>
          <w:szCs w:val="21"/>
        </w:rPr>
        <w:t>业务处理模块类图</w:t>
      </w:r>
    </w:p>
    <w:p w14:paraId="590B8A97" w14:textId="7114BD5B" w:rsidR="008C1387" w:rsidRDefault="00291057" w:rsidP="00291057">
      <w:pPr>
        <w:spacing w:line="360" w:lineRule="auto"/>
        <w:ind w:firstLineChars="200" w:firstLine="480"/>
        <w:rPr>
          <w:rFonts w:ascii="宋体" w:eastAsia="宋体" w:hAnsi="宋体"/>
          <w:sz w:val="24"/>
          <w:szCs w:val="24"/>
        </w:rPr>
      </w:pPr>
      <w:r>
        <w:rPr>
          <w:rFonts w:ascii="宋体" w:eastAsia="宋体" w:hAnsi="宋体" w:hint="eastAsia"/>
          <w:sz w:val="24"/>
          <w:szCs w:val="24"/>
        </w:rPr>
        <w:t>图</w:t>
      </w:r>
      <w:r w:rsidR="005F0985">
        <w:rPr>
          <w:rFonts w:ascii="宋体" w:eastAsia="宋体" w:hAnsi="宋体" w:hint="eastAsia"/>
          <w:sz w:val="24"/>
          <w:szCs w:val="24"/>
        </w:rPr>
        <w:t>4.1</w:t>
      </w:r>
      <w:r w:rsidR="00E16B67">
        <w:rPr>
          <w:rFonts w:ascii="宋体" w:eastAsia="宋体" w:hAnsi="宋体" w:hint="eastAsia"/>
          <w:sz w:val="24"/>
          <w:szCs w:val="24"/>
        </w:rPr>
        <w:t>3</w:t>
      </w:r>
      <w:r>
        <w:rPr>
          <w:rFonts w:ascii="宋体" w:eastAsia="宋体" w:hAnsi="宋体" w:hint="eastAsia"/>
          <w:sz w:val="24"/>
          <w:szCs w:val="24"/>
        </w:rPr>
        <w:t>为业务处理模块</w:t>
      </w:r>
      <w:r w:rsidR="00022CA0">
        <w:rPr>
          <w:rFonts w:ascii="宋体" w:eastAsia="宋体" w:hAnsi="宋体" w:hint="eastAsia"/>
          <w:sz w:val="24"/>
          <w:szCs w:val="24"/>
        </w:rPr>
        <w:t>的类图，</w:t>
      </w:r>
      <w:r w:rsidR="00933C43">
        <w:rPr>
          <w:rFonts w:ascii="宋体" w:eastAsia="宋体" w:hAnsi="宋体"/>
          <w:sz w:val="24"/>
          <w:szCs w:val="24"/>
        </w:rPr>
        <w:t>OrderEventConsumer</w:t>
      </w:r>
      <w:r w:rsidR="00022CA0">
        <w:rPr>
          <w:rFonts w:ascii="宋体" w:eastAsia="宋体" w:hAnsi="宋体" w:hint="eastAsia"/>
          <w:sz w:val="24"/>
          <w:szCs w:val="24"/>
        </w:rPr>
        <w:t>是消息消费</w:t>
      </w:r>
      <w:r w:rsidR="007E081D">
        <w:rPr>
          <w:rFonts w:ascii="宋体" w:eastAsia="宋体" w:hAnsi="宋体" w:hint="eastAsia"/>
          <w:sz w:val="24"/>
          <w:szCs w:val="24"/>
        </w:rPr>
        <w:t>类</w:t>
      </w:r>
      <w:r w:rsidR="00022CA0">
        <w:rPr>
          <w:rFonts w:ascii="宋体" w:eastAsia="宋体" w:hAnsi="宋体" w:hint="eastAsia"/>
          <w:sz w:val="24"/>
          <w:szCs w:val="24"/>
        </w:rPr>
        <w:t>，主要消费订单消息队列和运单消息队列</w:t>
      </w:r>
      <w:r w:rsidR="00330009">
        <w:rPr>
          <w:rFonts w:ascii="宋体" w:eastAsia="宋体" w:hAnsi="宋体" w:hint="eastAsia"/>
          <w:sz w:val="24"/>
          <w:szCs w:val="24"/>
        </w:rPr>
        <w:t>中的消息，当订单状态发生变化的时候，订单系统会给订单消息队列发送一条消息，业务处理模块就会监听到这条消息，</w:t>
      </w:r>
      <w:r w:rsidR="007E081D">
        <w:rPr>
          <w:rFonts w:ascii="宋体" w:eastAsia="宋体" w:hAnsi="宋体" w:hint="eastAsia"/>
          <w:sz w:val="24"/>
          <w:szCs w:val="24"/>
        </w:rPr>
        <w:t>并根据消息的类型调用不同的方法</w:t>
      </w:r>
      <w:r w:rsidR="00B2645C">
        <w:rPr>
          <w:rFonts w:ascii="宋体" w:eastAsia="宋体" w:hAnsi="宋体" w:hint="eastAsia"/>
          <w:sz w:val="24"/>
          <w:szCs w:val="24"/>
        </w:rPr>
        <w:t>，OrderEventConsumer中主要引用了</w:t>
      </w:r>
      <w:r w:rsidR="00310BF0">
        <w:rPr>
          <w:rFonts w:ascii="宋体" w:eastAsia="宋体" w:hAnsi="宋体" w:hint="eastAsia"/>
          <w:sz w:val="24"/>
          <w:szCs w:val="24"/>
        </w:rPr>
        <w:t>两个接口</w:t>
      </w:r>
      <w:r w:rsidR="00B2645C">
        <w:rPr>
          <w:rFonts w:ascii="宋体" w:eastAsia="宋体" w:hAnsi="宋体" w:hint="eastAsia"/>
          <w:sz w:val="24"/>
          <w:szCs w:val="24"/>
        </w:rPr>
        <w:t>，</w:t>
      </w:r>
      <w:r w:rsidR="00310BF0">
        <w:rPr>
          <w:rFonts w:ascii="宋体" w:eastAsia="宋体" w:hAnsi="宋体"/>
          <w:sz w:val="24"/>
          <w:szCs w:val="24"/>
        </w:rPr>
        <w:t>HandleSceneEventServic</w:t>
      </w:r>
      <w:r w:rsidR="00310BF0">
        <w:rPr>
          <w:rFonts w:ascii="宋体" w:eastAsia="宋体" w:hAnsi="宋体" w:hint="eastAsia"/>
          <w:sz w:val="24"/>
          <w:szCs w:val="24"/>
        </w:rPr>
        <w:t>e接口和OrderQueryService接口</w:t>
      </w:r>
      <w:r w:rsidR="00354ACD">
        <w:rPr>
          <w:rFonts w:ascii="宋体" w:eastAsia="宋体" w:hAnsi="宋体" w:hint="eastAsia"/>
          <w:sz w:val="24"/>
          <w:szCs w:val="24"/>
        </w:rPr>
        <w:t>。</w:t>
      </w:r>
      <w:r w:rsidR="00310BF0">
        <w:rPr>
          <w:rFonts w:ascii="宋体" w:eastAsia="宋体" w:hAnsi="宋体" w:hint="eastAsia"/>
          <w:sz w:val="24"/>
          <w:szCs w:val="24"/>
        </w:rPr>
        <w:t>OrderQuery</w:t>
      </w:r>
      <w:r w:rsidR="00310BF0">
        <w:rPr>
          <w:rFonts w:ascii="宋体" w:eastAsia="宋体" w:hAnsi="宋体"/>
          <w:sz w:val="24"/>
          <w:szCs w:val="24"/>
        </w:rPr>
        <w:t>Service</w:t>
      </w:r>
      <w:r w:rsidR="00310BF0">
        <w:rPr>
          <w:rFonts w:ascii="宋体" w:eastAsia="宋体" w:hAnsi="宋体" w:hint="eastAsia"/>
          <w:sz w:val="24"/>
          <w:szCs w:val="24"/>
        </w:rPr>
        <w:t>接口是订单服务提供的</w:t>
      </w:r>
      <w:r w:rsidR="00731541">
        <w:rPr>
          <w:rFonts w:ascii="宋体" w:eastAsia="宋体" w:hAnsi="宋体" w:hint="eastAsia"/>
          <w:sz w:val="24"/>
          <w:szCs w:val="24"/>
        </w:rPr>
        <w:t>接口，主要负责查询订单相关的一些状态</w:t>
      </w:r>
      <w:r w:rsidR="009E5FB2">
        <w:rPr>
          <w:rFonts w:ascii="宋体" w:eastAsia="宋体" w:hAnsi="宋体" w:hint="eastAsia"/>
          <w:sz w:val="24"/>
          <w:szCs w:val="24"/>
        </w:rPr>
        <w:t>，</w:t>
      </w:r>
      <w:r w:rsidR="00056BDA">
        <w:rPr>
          <w:rFonts w:ascii="宋体" w:eastAsia="宋体" w:hAnsi="宋体" w:hint="eastAsia"/>
          <w:sz w:val="24"/>
          <w:szCs w:val="24"/>
        </w:rPr>
        <w:t>规则的匹配，简单的来说就是状态的匹配</w:t>
      </w:r>
      <w:r w:rsidR="00435A8D">
        <w:rPr>
          <w:rFonts w:ascii="宋体" w:eastAsia="宋体" w:hAnsi="宋体" w:hint="eastAsia"/>
          <w:sz w:val="24"/>
          <w:szCs w:val="24"/>
        </w:rPr>
        <w:t>，因此在匹配的时候，需要查询订单的一些状态</w:t>
      </w:r>
      <w:r w:rsidR="00603B59">
        <w:rPr>
          <w:rFonts w:ascii="宋体" w:eastAsia="宋体" w:hAnsi="宋体" w:hint="eastAsia"/>
          <w:sz w:val="24"/>
          <w:szCs w:val="24"/>
        </w:rPr>
        <w:t>用于判断是否符合条件。</w:t>
      </w:r>
      <w:r w:rsidR="002F440D">
        <w:rPr>
          <w:rFonts w:ascii="宋体" w:eastAsia="宋体" w:hAnsi="宋体" w:hint="eastAsia"/>
          <w:sz w:val="24"/>
          <w:szCs w:val="24"/>
        </w:rPr>
        <w:t>Handle</w:t>
      </w:r>
      <w:r w:rsidR="002F440D">
        <w:rPr>
          <w:rFonts w:ascii="宋体" w:eastAsia="宋体" w:hAnsi="宋体"/>
          <w:sz w:val="24"/>
          <w:szCs w:val="24"/>
        </w:rPr>
        <w:t>SceneEventService</w:t>
      </w:r>
      <w:r w:rsidR="00E53221">
        <w:rPr>
          <w:rFonts w:ascii="宋体" w:eastAsia="宋体" w:hAnsi="宋体" w:hint="eastAsia"/>
          <w:sz w:val="24"/>
          <w:szCs w:val="24"/>
        </w:rPr>
        <w:t>接口为本地接口，主要负责规则的判定与</w:t>
      </w:r>
      <w:r w:rsidR="002F440D">
        <w:rPr>
          <w:rFonts w:ascii="宋体" w:eastAsia="宋体" w:hAnsi="宋体" w:hint="eastAsia"/>
          <w:sz w:val="24"/>
          <w:szCs w:val="24"/>
        </w:rPr>
        <w:t>策略的执行，其实现</w:t>
      </w:r>
      <w:proofErr w:type="gramStart"/>
      <w:r w:rsidR="002F440D">
        <w:rPr>
          <w:rFonts w:ascii="宋体" w:eastAsia="宋体" w:hAnsi="宋体" w:hint="eastAsia"/>
          <w:sz w:val="24"/>
          <w:szCs w:val="24"/>
        </w:rPr>
        <w:t>类除了</w:t>
      </w:r>
      <w:proofErr w:type="gramEnd"/>
      <w:r w:rsidR="002F440D">
        <w:rPr>
          <w:rFonts w:ascii="宋体" w:eastAsia="宋体" w:hAnsi="宋体" w:hint="eastAsia"/>
          <w:sz w:val="24"/>
          <w:szCs w:val="24"/>
        </w:rPr>
        <w:t>实现Handle</w:t>
      </w:r>
      <w:r w:rsidR="002F440D">
        <w:rPr>
          <w:rFonts w:ascii="宋体" w:eastAsia="宋体" w:hAnsi="宋体"/>
          <w:sz w:val="24"/>
          <w:szCs w:val="24"/>
        </w:rPr>
        <w:t>SceneEventService</w:t>
      </w:r>
      <w:r w:rsidR="002F440D">
        <w:rPr>
          <w:rFonts w:ascii="宋体" w:eastAsia="宋体" w:hAnsi="宋体" w:hint="eastAsia"/>
          <w:sz w:val="24"/>
          <w:szCs w:val="24"/>
        </w:rPr>
        <w:t>接口外，还实现了TocCall</w:t>
      </w:r>
      <w:r w:rsidR="002F440D">
        <w:rPr>
          <w:rFonts w:ascii="宋体" w:eastAsia="宋体" w:hAnsi="宋体"/>
          <w:sz w:val="24"/>
          <w:szCs w:val="24"/>
        </w:rPr>
        <w:t>BackService</w:t>
      </w:r>
      <w:r w:rsidR="002F440D">
        <w:rPr>
          <w:rFonts w:ascii="宋体" w:eastAsia="宋体" w:hAnsi="宋体" w:hint="eastAsia"/>
          <w:sz w:val="24"/>
          <w:szCs w:val="24"/>
        </w:rPr>
        <w:t>接口</w:t>
      </w:r>
      <w:r w:rsidR="00712143">
        <w:rPr>
          <w:rFonts w:ascii="宋体" w:eastAsia="宋体" w:hAnsi="宋体" w:hint="eastAsia"/>
          <w:sz w:val="24"/>
          <w:szCs w:val="24"/>
        </w:rPr>
        <w:t>，此接口为延时任务中心提供的接口</w:t>
      </w:r>
      <w:r w:rsidR="00372402">
        <w:rPr>
          <w:rFonts w:ascii="宋体" w:eastAsia="宋体" w:hAnsi="宋体" w:hint="eastAsia"/>
          <w:sz w:val="24"/>
          <w:szCs w:val="24"/>
        </w:rPr>
        <w:t>，使用方可以在延时任务中心创建任务，指定任务延时执行的时间，当时间到达之后，延时任务中心就会通过回调的方式，执行相应的任务。</w:t>
      </w:r>
      <w:r w:rsidR="00505215">
        <w:rPr>
          <w:rFonts w:ascii="宋体" w:eastAsia="宋体" w:hAnsi="宋体" w:hint="eastAsia"/>
          <w:sz w:val="24"/>
          <w:szCs w:val="24"/>
        </w:rPr>
        <w:t>规则在判定的过程中，会存在延时判定的需求，</w:t>
      </w:r>
      <w:r w:rsidR="00A57BB2">
        <w:rPr>
          <w:rFonts w:ascii="宋体" w:eastAsia="宋体" w:hAnsi="宋体" w:hint="eastAsia"/>
          <w:sz w:val="24"/>
          <w:szCs w:val="24"/>
        </w:rPr>
        <w:t>此时需要在延时任务中创建</w:t>
      </w:r>
      <w:r w:rsidR="00262394">
        <w:rPr>
          <w:rFonts w:ascii="宋体" w:eastAsia="宋体" w:hAnsi="宋体" w:hint="eastAsia"/>
          <w:sz w:val="24"/>
          <w:szCs w:val="24"/>
        </w:rPr>
        <w:t>延时</w:t>
      </w:r>
      <w:r w:rsidR="00C45BE9">
        <w:rPr>
          <w:rFonts w:ascii="宋体" w:eastAsia="宋体" w:hAnsi="宋体" w:hint="eastAsia"/>
          <w:sz w:val="24"/>
          <w:szCs w:val="24"/>
        </w:rPr>
        <w:t>任务，等到延时任务到达之后，</w:t>
      </w:r>
      <w:r w:rsidR="003F7C82">
        <w:rPr>
          <w:rFonts w:ascii="宋体" w:eastAsia="宋体" w:hAnsi="宋体" w:hint="eastAsia"/>
          <w:sz w:val="24"/>
          <w:szCs w:val="24"/>
        </w:rPr>
        <w:t>通过回调接口的方式让规则能够继续匹配</w:t>
      </w:r>
      <w:r w:rsidR="008F454E">
        <w:rPr>
          <w:rFonts w:ascii="宋体" w:eastAsia="宋体" w:hAnsi="宋体" w:hint="eastAsia"/>
          <w:sz w:val="24"/>
          <w:szCs w:val="24"/>
        </w:rPr>
        <w:t>。</w:t>
      </w:r>
    </w:p>
    <w:p w14:paraId="61836417" w14:textId="65925E16" w:rsidR="00895CB8" w:rsidRPr="00895CB8" w:rsidRDefault="00895CB8"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为了减轻数据库压力，同时加快访问速度，规则会加载到redis缓存中，redis缓存中的数据来源于数据库，当数据库中的数据发生变化的时，需要及时更新缓存中的数据，redis缓存更新策略有很多种，根据读多写少的特点，选择“Cache</w:t>
      </w:r>
      <w:r>
        <w:rPr>
          <w:rFonts w:ascii="宋体" w:eastAsia="宋体" w:hAnsi="宋体"/>
          <w:sz w:val="24"/>
          <w:szCs w:val="24"/>
        </w:rPr>
        <w:t xml:space="preserve"> </w:t>
      </w:r>
      <w:r>
        <w:rPr>
          <w:rFonts w:ascii="宋体" w:eastAsia="宋体" w:hAnsi="宋体" w:hint="eastAsia"/>
          <w:sz w:val="24"/>
          <w:szCs w:val="24"/>
        </w:rPr>
        <w:t>Aside</w:t>
      </w:r>
      <w:r>
        <w:rPr>
          <w:rFonts w:ascii="宋体" w:eastAsia="宋体" w:hAnsi="宋体"/>
          <w:sz w:val="24"/>
          <w:szCs w:val="24"/>
        </w:rPr>
        <w:t xml:space="preserve"> </w:t>
      </w:r>
      <w:r>
        <w:rPr>
          <w:rFonts w:ascii="宋体" w:eastAsia="宋体" w:hAnsi="宋体" w:hint="eastAsia"/>
          <w:sz w:val="24"/>
          <w:szCs w:val="24"/>
        </w:rPr>
        <w:t>Pattern”，其具体逻辑如下：当从cache中获取数据失败，则从</w:t>
      </w:r>
      <w:r>
        <w:rPr>
          <w:rFonts w:ascii="宋体" w:eastAsia="宋体" w:hAnsi="宋体" w:hint="eastAsia"/>
          <w:sz w:val="24"/>
          <w:szCs w:val="24"/>
        </w:rPr>
        <w:lastRenderedPageBreak/>
        <w:t>数据库中获取数据，成功后将其放入缓存中；当命中cache中的数据，直接返回；当更新数据时，先将数据存入数据库中，再将缓存失效。因此，当数据插入到数据库中的时候，需要将数据更新到缓存中，当数据库中的数据发生更新的时候，需要将缓存中的数据失效。</w:t>
      </w:r>
    </w:p>
    <w:p w14:paraId="704F92A2" w14:textId="613B3740" w:rsidR="00895CB8" w:rsidRPr="00895CB8" w:rsidRDefault="00DD37CE" w:rsidP="00895CB8">
      <w:pPr>
        <w:spacing w:line="360" w:lineRule="auto"/>
        <w:ind w:firstLineChars="200" w:firstLine="480"/>
        <w:rPr>
          <w:rFonts w:ascii="宋体" w:eastAsia="宋体" w:hAnsi="宋体"/>
          <w:sz w:val="24"/>
          <w:szCs w:val="24"/>
        </w:rPr>
      </w:pPr>
      <w:r>
        <w:rPr>
          <w:rFonts w:ascii="宋体" w:eastAsia="宋体" w:hAnsi="宋体" w:hint="eastAsia"/>
          <w:sz w:val="24"/>
          <w:szCs w:val="24"/>
        </w:rPr>
        <w:t>由于系统部署在两个不同的机房，</w:t>
      </w:r>
      <w:r w:rsidR="00FA77DB">
        <w:rPr>
          <w:rFonts w:ascii="宋体" w:eastAsia="宋体" w:hAnsi="宋体" w:hint="eastAsia"/>
          <w:sz w:val="24"/>
          <w:szCs w:val="24"/>
        </w:rPr>
        <w:t>机房之间需要做数据同步，数据同步是通过监听消息队列的方式进行</w:t>
      </w:r>
      <w:r w:rsidR="004F00F5">
        <w:rPr>
          <w:rFonts w:ascii="宋体" w:eastAsia="宋体" w:hAnsi="宋体" w:hint="eastAsia"/>
          <w:sz w:val="24"/>
          <w:szCs w:val="24"/>
        </w:rPr>
        <w:t>，A机房会监听B机房是消息队列，B机房的数据发生变化的时候</w:t>
      </w:r>
      <w:r w:rsidR="002C4237">
        <w:rPr>
          <w:rFonts w:ascii="宋体" w:eastAsia="宋体" w:hAnsi="宋体" w:hint="eastAsia"/>
          <w:sz w:val="24"/>
          <w:szCs w:val="24"/>
        </w:rPr>
        <w:t>，就会向B机房的消息队列中发送数据变更消息，A机房监听到消息后，会将消息更新到A机房的数据库中，以上的操作均是自动完成，但仅仅局限于</w:t>
      </w:r>
      <w:r w:rsidR="00475DE9">
        <w:rPr>
          <w:rFonts w:ascii="宋体" w:eastAsia="宋体" w:hAnsi="宋体" w:hint="eastAsia"/>
          <w:sz w:val="24"/>
          <w:szCs w:val="24"/>
        </w:rPr>
        <w:t>不同机房数据库之间的更新</w:t>
      </w:r>
      <w:r w:rsidR="00CF5D11">
        <w:rPr>
          <w:rFonts w:ascii="宋体" w:eastAsia="宋体" w:hAnsi="宋体" w:hint="eastAsia"/>
          <w:sz w:val="24"/>
          <w:szCs w:val="24"/>
        </w:rPr>
        <w:t>，</w:t>
      </w:r>
      <w:r w:rsidR="00AD1516">
        <w:rPr>
          <w:rFonts w:ascii="宋体" w:eastAsia="宋体" w:hAnsi="宋体" w:hint="eastAsia"/>
          <w:sz w:val="24"/>
          <w:szCs w:val="24"/>
        </w:rPr>
        <w:t>目前的数据源除了数据库之外，还有缓存，如果只更新数据库而不更新缓存，必然会造成数据过时，从而导致产生误判的情况，</w:t>
      </w:r>
      <w:r w:rsidR="001C62D6">
        <w:rPr>
          <w:rFonts w:ascii="宋体" w:eastAsia="宋体" w:hAnsi="宋体" w:hint="eastAsia"/>
          <w:sz w:val="24"/>
          <w:szCs w:val="24"/>
        </w:rPr>
        <w:t>为了能够对缓存数据进行更新，系统需要</w:t>
      </w:r>
      <w:r w:rsidR="00AD1A4C">
        <w:rPr>
          <w:rFonts w:ascii="宋体" w:eastAsia="宋体" w:hAnsi="宋体" w:hint="eastAsia"/>
          <w:sz w:val="24"/>
          <w:szCs w:val="24"/>
        </w:rPr>
        <w:t>监听数据库更新的消息队列，并根据消息队列中的数据对缓存进行更新</w:t>
      </w:r>
      <w:r w:rsidR="00C375A3">
        <w:rPr>
          <w:rFonts w:ascii="宋体" w:eastAsia="宋体" w:hAnsi="宋体" w:hint="eastAsia"/>
          <w:sz w:val="24"/>
          <w:szCs w:val="24"/>
        </w:rPr>
        <w:t>。</w:t>
      </w:r>
    </w:p>
    <w:p w14:paraId="6DE2411A" w14:textId="0F098CDC" w:rsidR="001D30B8" w:rsidRDefault="001D30B8" w:rsidP="001D30B8">
      <w:pPr>
        <w:pStyle w:val="3"/>
      </w:pPr>
      <w:r>
        <w:rPr>
          <w:rFonts w:hint="eastAsia"/>
        </w:rPr>
        <w:t>4.4.2</w:t>
      </w:r>
      <w:r>
        <w:t xml:space="preserve"> </w:t>
      </w:r>
      <w:r>
        <w:rPr>
          <w:rFonts w:hint="eastAsia"/>
        </w:rPr>
        <w:t>规则判定功能实现</w:t>
      </w:r>
    </w:p>
    <w:tbl>
      <w:tblPr>
        <w:tblStyle w:val="af3"/>
        <w:tblW w:w="0" w:type="auto"/>
        <w:tblLook w:val="04A0" w:firstRow="1" w:lastRow="0" w:firstColumn="1" w:lastColumn="0" w:noHBand="0" w:noVBand="1"/>
      </w:tblPr>
      <w:tblGrid>
        <w:gridCol w:w="8296"/>
      </w:tblGrid>
      <w:tr w:rsidR="005A31AA" w14:paraId="13A86393" w14:textId="77777777" w:rsidTr="005A31AA">
        <w:tc>
          <w:tcPr>
            <w:tcW w:w="8296" w:type="dxa"/>
          </w:tcPr>
          <w:p w14:paraId="54D83042" w14:textId="77777777" w:rsidR="0037463C" w:rsidRPr="00E16B67" w:rsidRDefault="0037463C" w:rsidP="00D91702">
            <w:pPr>
              <w:rPr>
                <w:rFonts w:ascii="宋体" w:eastAsia="宋体" w:hAnsi="宋体"/>
                <w:szCs w:val="21"/>
              </w:rPr>
            </w:pPr>
            <w:r w:rsidRPr="00E16B67">
              <w:rPr>
                <w:rFonts w:ascii="宋体" w:eastAsia="宋体" w:hAnsi="宋体"/>
                <w:szCs w:val="21"/>
              </w:rPr>
              <w:t>Class OrderEventConsumer{</w:t>
            </w:r>
          </w:p>
          <w:p w14:paraId="04C03F0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@AutoWried</w:t>
            </w:r>
          </w:p>
          <w:p w14:paraId="5E3F9EDA"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private HandleSceneEventService handleSceneEventService;</w:t>
            </w:r>
          </w:p>
          <w:p w14:paraId="49BDF5D3" w14:textId="77777777" w:rsidR="0037463C" w:rsidRPr="00E16B67" w:rsidRDefault="0037463C" w:rsidP="00D91702">
            <w:pPr>
              <w:rPr>
                <w:rFonts w:ascii="宋体" w:eastAsia="宋体" w:hAnsi="宋体"/>
                <w:szCs w:val="21"/>
              </w:rPr>
            </w:pPr>
          </w:p>
          <w:p w14:paraId="178C7752"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@AutoWried</w:t>
            </w:r>
          </w:p>
          <w:p w14:paraId="02CA4C33"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private OrderQueryService orderQueryService;</w:t>
            </w:r>
          </w:p>
          <w:p w14:paraId="25D9F7FA" w14:textId="77777777" w:rsidR="0037463C" w:rsidRPr="00E16B67" w:rsidRDefault="0037463C" w:rsidP="00D91702">
            <w:pPr>
              <w:rPr>
                <w:rFonts w:ascii="宋体" w:eastAsia="宋体" w:hAnsi="宋体"/>
                <w:szCs w:val="21"/>
              </w:rPr>
            </w:pPr>
          </w:p>
          <w:p w14:paraId="360AF52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监听订单消息队列</w:t>
            </w:r>
          </w:p>
          <w:p w14:paraId="5D6CE1D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@RabbitListener(queues = "xxxxxxx")    </w:t>
            </w:r>
          </w:p>
          <w:p w14:paraId="3521DAAA"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public void handleOrderMessage(OrderMessage orderMessage){</w:t>
            </w:r>
          </w:p>
          <w:p w14:paraId="6ECE7D8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1. 校验orderMessage</w:t>
            </w:r>
          </w:p>
          <w:p w14:paraId="02B19E3A"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validate(orderMessage);</w:t>
            </w:r>
          </w:p>
          <w:p w14:paraId="730FBAF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2. 准备</w:t>
            </w:r>
            <w:proofErr w:type="gramStart"/>
            <w:r w:rsidRPr="00E16B67">
              <w:rPr>
                <w:rFonts w:ascii="宋体" w:eastAsia="宋体" w:hAnsi="宋体"/>
                <w:szCs w:val="21"/>
              </w:rPr>
              <w:t>规则规则</w:t>
            </w:r>
            <w:proofErr w:type="gramEnd"/>
            <w:r w:rsidRPr="00E16B67">
              <w:rPr>
                <w:rFonts w:ascii="宋体" w:eastAsia="宋体" w:hAnsi="宋体"/>
                <w:szCs w:val="21"/>
              </w:rPr>
              <w:t>判定需要的参数</w:t>
            </w:r>
          </w:p>
          <w:p w14:paraId="3D84496F"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RuleContext context = RuleContext</w:t>
            </w:r>
          </w:p>
          <w:p w14:paraId="1701FE9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gramStart"/>
            <w:r w:rsidRPr="00E16B67">
              <w:rPr>
                <w:rFonts w:ascii="宋体" w:eastAsia="宋体" w:hAnsi="宋体"/>
                <w:szCs w:val="21"/>
              </w:rPr>
              <w:t>builder(</w:t>
            </w:r>
            <w:proofErr w:type="gramEnd"/>
            <w:r w:rsidRPr="00E16B67">
              <w:rPr>
                <w:rFonts w:ascii="宋体" w:eastAsia="宋体" w:hAnsi="宋体"/>
                <w:szCs w:val="21"/>
              </w:rPr>
              <w:t>...)</w:t>
            </w:r>
          </w:p>
          <w:p w14:paraId="4291BE54"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gramStart"/>
            <w:r w:rsidRPr="00E16B67">
              <w:rPr>
                <w:rFonts w:ascii="宋体" w:eastAsia="宋体" w:hAnsi="宋体"/>
                <w:szCs w:val="21"/>
              </w:rPr>
              <w:t>startNode(</w:t>
            </w:r>
            <w:proofErr w:type="gramEnd"/>
            <w:r w:rsidRPr="00E16B67">
              <w:rPr>
                <w:rFonts w:ascii="宋体" w:eastAsia="宋体" w:hAnsi="宋体"/>
                <w:szCs w:val="21"/>
              </w:rPr>
              <w:t>...)</w:t>
            </w:r>
          </w:p>
          <w:p w14:paraId="6C3F689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gramStart"/>
            <w:r w:rsidRPr="00E16B67">
              <w:rPr>
                <w:rFonts w:ascii="宋体" w:eastAsia="宋体" w:hAnsi="宋体"/>
                <w:szCs w:val="21"/>
              </w:rPr>
              <w:t>endNode(</w:t>
            </w:r>
            <w:proofErr w:type="gramEnd"/>
            <w:r w:rsidRPr="00E16B67">
              <w:rPr>
                <w:rFonts w:ascii="宋体" w:eastAsia="宋体" w:hAnsi="宋体"/>
                <w:szCs w:val="21"/>
              </w:rPr>
              <w:t>...)</w:t>
            </w:r>
          </w:p>
          <w:p w14:paraId="579B6A86"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roofErr w:type="gramStart"/>
            <w:r w:rsidRPr="00E16B67">
              <w:rPr>
                <w:rFonts w:ascii="宋体" w:eastAsia="宋体" w:hAnsi="宋体"/>
                <w:szCs w:val="21"/>
              </w:rPr>
              <w:t>arriveTime(</w:t>
            </w:r>
            <w:proofErr w:type="gramEnd"/>
            <w:r w:rsidRPr="00E16B67">
              <w:rPr>
                <w:rFonts w:ascii="宋体" w:eastAsia="宋体" w:hAnsi="宋体"/>
                <w:szCs w:val="21"/>
              </w:rPr>
              <w:t>...)</w:t>
            </w:r>
          </w:p>
          <w:p w14:paraId="00528D98"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7A0EBDCE"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 3. 参数封装完成之后交由handleSceneEventService处理</w:t>
            </w:r>
          </w:p>
          <w:p w14:paraId="229493E1"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handleSceneEventService.handleOrderEvent(context);</w:t>
            </w:r>
          </w:p>
          <w:p w14:paraId="38F9F355" w14:textId="77777777" w:rsidR="0037463C" w:rsidRPr="00E16B67" w:rsidRDefault="0037463C" w:rsidP="00D91702">
            <w:pPr>
              <w:rPr>
                <w:rFonts w:ascii="宋体" w:eastAsia="宋体" w:hAnsi="宋体"/>
                <w:szCs w:val="21"/>
              </w:rPr>
            </w:pPr>
            <w:r w:rsidRPr="00E16B67">
              <w:rPr>
                <w:rFonts w:ascii="宋体" w:eastAsia="宋体" w:hAnsi="宋体"/>
                <w:szCs w:val="21"/>
              </w:rPr>
              <w:t xml:space="preserve">    }</w:t>
            </w:r>
          </w:p>
          <w:p w14:paraId="549800C0" w14:textId="77777777" w:rsidR="005A31AA" w:rsidRPr="00E16B67" w:rsidRDefault="0037463C" w:rsidP="00D91702">
            <w:pPr>
              <w:rPr>
                <w:rFonts w:ascii="宋体" w:eastAsia="宋体" w:hAnsi="宋体"/>
                <w:szCs w:val="21"/>
              </w:rPr>
            </w:pPr>
            <w:r w:rsidRPr="00E16B67">
              <w:rPr>
                <w:rFonts w:ascii="宋体" w:eastAsia="宋体" w:hAnsi="宋体"/>
                <w:szCs w:val="21"/>
              </w:rPr>
              <w:lastRenderedPageBreak/>
              <w:t>}</w:t>
            </w:r>
          </w:p>
          <w:p w14:paraId="515A635B" w14:textId="77777777" w:rsidR="00D91702" w:rsidRPr="00E16B67" w:rsidRDefault="00D91702" w:rsidP="00D91702">
            <w:pPr>
              <w:rPr>
                <w:rFonts w:ascii="宋体" w:eastAsia="宋体" w:hAnsi="宋体"/>
                <w:szCs w:val="21"/>
              </w:rPr>
            </w:pPr>
          </w:p>
          <w:p w14:paraId="7CBB0405" w14:textId="77777777" w:rsidR="00D91702" w:rsidRPr="00E16B67" w:rsidRDefault="00D91702" w:rsidP="00D91702">
            <w:pPr>
              <w:rPr>
                <w:rFonts w:ascii="宋体" w:eastAsia="宋体" w:hAnsi="宋体"/>
                <w:szCs w:val="21"/>
              </w:rPr>
            </w:pPr>
            <w:r w:rsidRPr="00E16B67">
              <w:rPr>
                <w:rFonts w:ascii="宋体" w:eastAsia="宋体" w:hAnsi="宋体"/>
                <w:szCs w:val="21"/>
              </w:rPr>
              <w:t>Class HandleSceneEventServiceImpl implements HandleSceneEventService,</w:t>
            </w:r>
          </w:p>
          <w:p w14:paraId="04DA9435" w14:textId="13DF688F" w:rsidR="00D91702" w:rsidRPr="00E16B67" w:rsidRDefault="00D91702" w:rsidP="00D91702">
            <w:pPr>
              <w:rPr>
                <w:rFonts w:ascii="宋体" w:eastAsia="宋体" w:hAnsi="宋体"/>
                <w:szCs w:val="21"/>
              </w:rPr>
            </w:pPr>
            <w:r w:rsidRPr="00E16B67">
              <w:rPr>
                <w:rFonts w:ascii="宋体" w:eastAsia="宋体" w:hAnsi="宋体"/>
                <w:szCs w:val="21"/>
              </w:rPr>
              <w:t>TocCallBackService {</w:t>
            </w:r>
          </w:p>
          <w:p w14:paraId="50746788" w14:textId="77777777" w:rsidR="00D91702" w:rsidRPr="00E16B67" w:rsidRDefault="00D91702" w:rsidP="00D91702">
            <w:pPr>
              <w:rPr>
                <w:rFonts w:ascii="宋体" w:eastAsia="宋体" w:hAnsi="宋体"/>
                <w:szCs w:val="21"/>
              </w:rPr>
            </w:pPr>
          </w:p>
          <w:p w14:paraId="1CB4A1AD"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@AutoWried</w:t>
            </w:r>
          </w:p>
          <w:p w14:paraId="58AB387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private ExpressionParser parser;</w:t>
            </w:r>
          </w:p>
          <w:p w14:paraId="3BA15C0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@AutoWried</w:t>
            </w:r>
          </w:p>
          <w:p w14:paraId="3853967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private SceneHitRecordDao sceneHitRecordDao;</w:t>
            </w:r>
          </w:p>
          <w:p w14:paraId="79C00F9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@AutoWried</w:t>
            </w:r>
          </w:p>
          <w:p w14:paraId="5824300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private TocWriteService tocWriteService;</w:t>
            </w:r>
          </w:p>
          <w:p w14:paraId="7F53AB0C"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47D5ED2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回调函数，通过调用</w:t>
            </w:r>
          </w:p>
          <w:p w14:paraId="74F7224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@param ruleText</w:t>
            </w:r>
          </w:p>
          <w:p w14:paraId="47EA80A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0A55E9D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@Override</w:t>
            </w:r>
          </w:p>
          <w:p w14:paraId="1CF7F9C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public void callBackTimeOutTask(String ruleText){</w:t>
            </w:r>
          </w:p>
          <w:p w14:paraId="70351A2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1. 校验参数</w:t>
            </w:r>
          </w:p>
          <w:p w14:paraId="40386CF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validate(ruleText);</w:t>
            </w:r>
          </w:p>
          <w:p w14:paraId="4FB8CE5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2. 将字符串构建</w:t>
            </w:r>
            <w:proofErr w:type="gramStart"/>
            <w:r w:rsidRPr="00E16B67">
              <w:rPr>
                <w:rFonts w:ascii="宋体" w:eastAsia="宋体" w:hAnsi="宋体"/>
                <w:szCs w:val="21"/>
              </w:rPr>
              <w:t>成执行树</w:t>
            </w:r>
            <w:proofErr w:type="gramEnd"/>
          </w:p>
          <w:p w14:paraId="7FD0C98D"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RuleFunctions rootFunction = parser.parse(ruleText);</w:t>
            </w:r>
          </w:p>
          <w:p w14:paraId="07D120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3. 继续执行</w:t>
            </w:r>
          </w:p>
          <w:p w14:paraId="7CD03FF2" w14:textId="557FA692" w:rsidR="00D91702" w:rsidRPr="00E16B67" w:rsidRDefault="00D91702" w:rsidP="00D91702">
            <w:pPr>
              <w:rPr>
                <w:rFonts w:ascii="宋体" w:eastAsia="宋体" w:hAnsi="宋体"/>
                <w:szCs w:val="21"/>
              </w:rPr>
            </w:pPr>
            <w:r w:rsidRPr="00E16B67">
              <w:rPr>
                <w:rFonts w:ascii="宋体" w:eastAsia="宋体" w:hAnsi="宋体"/>
                <w:szCs w:val="21"/>
              </w:rPr>
              <w:t xml:space="preserve">        Boolean result= rootFunction.evl();</w:t>
            </w:r>
          </w:p>
          <w:p w14:paraId="5C32264A"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if(result){</w:t>
            </w:r>
          </w:p>
          <w:p w14:paraId="0AF3DCF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sceneHitRecordDao.hitRecord();</w:t>
            </w:r>
          </w:p>
          <w:p w14:paraId="4871DCA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5329FCF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0CDA0F22" w14:textId="77777777" w:rsidR="00D91702" w:rsidRPr="00E16B67" w:rsidRDefault="00D91702" w:rsidP="00D91702">
            <w:pPr>
              <w:rPr>
                <w:rFonts w:ascii="宋体" w:eastAsia="宋体" w:hAnsi="宋体"/>
                <w:szCs w:val="21"/>
              </w:rPr>
            </w:pPr>
          </w:p>
          <w:p w14:paraId="248353C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@Override</w:t>
            </w:r>
          </w:p>
          <w:p w14:paraId="5D32F87A"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public void handleOrderEvent(RuleContext context,OrderMessage orderMessage){</w:t>
            </w:r>
          </w:p>
          <w:p w14:paraId="077336B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1. 校验参数</w:t>
            </w:r>
          </w:p>
          <w:p w14:paraId="6A06CE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222D751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2. 根据订单所在节点获取对应的规则</w:t>
            </w:r>
          </w:p>
          <w:p w14:paraId="44F1FD1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List&lt;String&gt; rules = getRules(orderMessage.getCurrentNode);</w:t>
            </w:r>
          </w:p>
          <w:p w14:paraId="1286963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if(Collections.isEmpty(rules)){</w:t>
            </w:r>
          </w:p>
          <w:p w14:paraId="503CE344"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return;</w:t>
            </w:r>
          </w:p>
          <w:p w14:paraId="4AE77F2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2E05874F"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List&lt;RuleFunction&gt; ruleFunctionList = new ArrayList&lt;&gt;();</w:t>
            </w:r>
          </w:p>
          <w:p w14:paraId="2524A583"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3. 将JSON数据转换成对象</w:t>
            </w:r>
          </w:p>
          <w:p w14:paraId="09EE54D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for(String item : rules){</w:t>
            </w:r>
          </w:p>
          <w:p w14:paraId="1739126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JSONObject jsonObject =  JSONObject.fromObject(item);</w:t>
            </w:r>
          </w:p>
          <w:p w14:paraId="038299B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RuleFunction rootFunction =  JSONObject.toBean(jsonObject,RuleFunction.class);</w:t>
            </w:r>
          </w:p>
          <w:p w14:paraId="444E99E1" w14:textId="77777777" w:rsidR="00D91702" w:rsidRPr="00E16B67" w:rsidRDefault="00D91702" w:rsidP="00D91702">
            <w:pPr>
              <w:rPr>
                <w:rFonts w:ascii="宋体" w:eastAsia="宋体" w:hAnsi="宋体"/>
                <w:szCs w:val="21"/>
              </w:rPr>
            </w:pPr>
            <w:r w:rsidRPr="00E16B67">
              <w:rPr>
                <w:rFonts w:ascii="宋体" w:eastAsia="宋体" w:hAnsi="宋体"/>
                <w:szCs w:val="21"/>
              </w:rPr>
              <w:lastRenderedPageBreak/>
              <w:t xml:space="preserve">            ruleFunctionList.add(rootFunction);</w:t>
            </w:r>
          </w:p>
          <w:p w14:paraId="1672154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31A6CB50"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try{</w:t>
            </w:r>
          </w:p>
          <w:p w14:paraId="66D28E55"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for(RuleFunction rootFunction : ruleFunctionList){</w:t>
            </w:r>
          </w:p>
          <w:p w14:paraId="36AB3DA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从树的根节点开始执行</w:t>
            </w:r>
          </w:p>
          <w:p w14:paraId="62690349"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Boolean result =  rootFunction.evl(context);</w:t>
            </w:r>
          </w:p>
          <w:p w14:paraId="71AFFCA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if(result){</w:t>
            </w:r>
          </w:p>
          <w:p w14:paraId="077BA90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sceneHitRecordDao.hitRecord();</w:t>
            </w:r>
          </w:p>
          <w:p w14:paraId="2E0FFA7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w:t>
            </w:r>
          </w:p>
          <w:p w14:paraId="36084BF2"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7565CE6"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}catch(TimeOutInterruptException e){</w:t>
            </w:r>
          </w:p>
          <w:p w14:paraId="4736E987"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 对于需要延时判定的规则，会抛出TimeOutInterruptException异常</w:t>
            </w:r>
          </w:p>
          <w:p w14:paraId="20A9B131" w14:textId="77777777" w:rsidR="00D91702" w:rsidRPr="00E16B67" w:rsidRDefault="00D91702" w:rsidP="00D91702">
            <w:pPr>
              <w:rPr>
                <w:rFonts w:ascii="宋体" w:eastAsia="宋体" w:hAnsi="宋体"/>
                <w:szCs w:val="21"/>
              </w:rPr>
            </w:pPr>
            <w:r w:rsidRPr="00E16B67">
              <w:rPr>
                <w:rFonts w:ascii="宋体" w:eastAsia="宋体" w:hAnsi="宋体"/>
                <w:szCs w:val="21"/>
              </w:rPr>
              <w:t xml:space="preserve">            </w:t>
            </w:r>
            <w:proofErr w:type="gramStart"/>
            <w:r w:rsidRPr="00E16B67">
              <w:rPr>
                <w:rFonts w:ascii="宋体" w:eastAsia="宋体" w:hAnsi="宋体"/>
                <w:szCs w:val="21"/>
              </w:rPr>
              <w:t>tocWriteService.createTask(</w:t>
            </w:r>
            <w:proofErr w:type="gramEnd"/>
            <w:r w:rsidRPr="00E16B67">
              <w:rPr>
                <w:rFonts w:ascii="宋体" w:eastAsia="宋体" w:hAnsi="宋体"/>
                <w:szCs w:val="21"/>
              </w:rPr>
              <w:t>......);</w:t>
            </w:r>
          </w:p>
          <w:p w14:paraId="6B095E00" w14:textId="57F008BF"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710D6766" w14:textId="1D260DE7" w:rsidR="00D91702" w:rsidRPr="00E16B67" w:rsidRDefault="00D91702" w:rsidP="00D91702">
            <w:pPr>
              <w:rPr>
                <w:rFonts w:ascii="宋体" w:eastAsia="宋体" w:hAnsi="宋体"/>
                <w:szCs w:val="21"/>
              </w:rPr>
            </w:pPr>
            <w:r w:rsidRPr="00E16B67">
              <w:rPr>
                <w:rFonts w:ascii="宋体" w:eastAsia="宋体" w:hAnsi="宋体"/>
                <w:szCs w:val="21"/>
              </w:rPr>
              <w:t xml:space="preserve">    }</w:t>
            </w:r>
          </w:p>
          <w:p w14:paraId="11EB870B" w14:textId="77777777" w:rsidR="00D91702" w:rsidRDefault="00D91702" w:rsidP="00D91702">
            <w:r w:rsidRPr="00E16B67">
              <w:rPr>
                <w:rFonts w:ascii="宋体" w:eastAsia="宋体" w:hAnsi="宋体"/>
                <w:szCs w:val="21"/>
              </w:rPr>
              <w:t>}</w:t>
            </w:r>
          </w:p>
        </w:tc>
      </w:tr>
    </w:tbl>
    <w:p w14:paraId="4F04E7E9" w14:textId="0B60E4D8" w:rsidR="00E16B67" w:rsidRDefault="00E16B67" w:rsidP="00E16B67">
      <w:pPr>
        <w:jc w:val="center"/>
      </w:pPr>
      <w:r>
        <w:rPr>
          <w:rFonts w:hint="eastAsia"/>
        </w:rPr>
        <w:lastRenderedPageBreak/>
        <w:t>图4.14</w:t>
      </w:r>
      <w:r>
        <w:t xml:space="preserve"> </w:t>
      </w:r>
      <w:r>
        <w:rPr>
          <w:rFonts w:hint="eastAsia"/>
        </w:rPr>
        <w:t>规则判定功能实现</w:t>
      </w:r>
    </w:p>
    <w:p w14:paraId="78734FFC" w14:textId="1AAC731D" w:rsidR="005A31AA" w:rsidRDefault="001D30B8" w:rsidP="00E16B67">
      <w:pPr>
        <w:pStyle w:val="3"/>
        <w:numPr>
          <w:ilvl w:val="2"/>
          <w:numId w:val="6"/>
        </w:numPr>
      </w:pPr>
      <w:r>
        <w:rPr>
          <w:rFonts w:hint="eastAsia"/>
        </w:rPr>
        <w:t>缓存更新功能实现</w:t>
      </w:r>
    </w:p>
    <w:tbl>
      <w:tblPr>
        <w:tblStyle w:val="af3"/>
        <w:tblW w:w="0" w:type="auto"/>
        <w:tblLook w:val="04A0" w:firstRow="1" w:lastRow="0" w:firstColumn="1" w:lastColumn="0" w:noHBand="0" w:noVBand="1"/>
      </w:tblPr>
      <w:tblGrid>
        <w:gridCol w:w="8296"/>
      </w:tblGrid>
      <w:tr w:rsidR="00E16B67" w14:paraId="067BE4D0" w14:textId="77777777" w:rsidTr="00E16B67">
        <w:tc>
          <w:tcPr>
            <w:tcW w:w="8296" w:type="dxa"/>
          </w:tcPr>
          <w:p w14:paraId="6EBA4B23" w14:textId="77777777" w:rsidR="0072479F" w:rsidRPr="0072479F" w:rsidRDefault="0072479F" w:rsidP="0072479F">
            <w:pPr>
              <w:rPr>
                <w:rFonts w:ascii="宋体" w:eastAsia="宋体" w:hAnsi="宋体"/>
              </w:rPr>
            </w:pPr>
            <w:r w:rsidRPr="0072479F">
              <w:rPr>
                <w:rFonts w:ascii="宋体" w:eastAsia="宋体" w:hAnsi="宋体"/>
              </w:rPr>
              <w:t>@RabbitMq("xxxxxx")</w:t>
            </w:r>
          </w:p>
          <w:p w14:paraId="7BE17CDD" w14:textId="77777777" w:rsidR="0072479F" w:rsidRPr="0072479F" w:rsidRDefault="0072479F" w:rsidP="0072479F">
            <w:pPr>
              <w:rPr>
                <w:rFonts w:ascii="宋体" w:eastAsia="宋体" w:hAnsi="宋体"/>
              </w:rPr>
            </w:pPr>
            <w:r w:rsidRPr="0072479F">
              <w:rPr>
                <w:rFonts w:ascii="宋体" w:eastAsia="宋体" w:hAnsi="宋体"/>
              </w:rPr>
              <w:t>public void DrcMessageHandler(DrcMessage message){</w:t>
            </w:r>
          </w:p>
          <w:p w14:paraId="148033EE" w14:textId="77777777" w:rsidR="0072479F" w:rsidRPr="0072479F" w:rsidRDefault="0072479F" w:rsidP="0072479F">
            <w:pPr>
              <w:rPr>
                <w:rFonts w:ascii="宋体" w:eastAsia="宋体" w:hAnsi="宋体"/>
              </w:rPr>
            </w:pPr>
            <w:r w:rsidRPr="0072479F">
              <w:rPr>
                <w:rFonts w:ascii="宋体" w:eastAsia="宋体" w:hAnsi="宋体"/>
              </w:rPr>
              <w:t xml:space="preserve">    // 校验参数</w:t>
            </w:r>
          </w:p>
          <w:p w14:paraId="1554FEDD" w14:textId="77777777" w:rsidR="0072479F" w:rsidRPr="0072479F" w:rsidRDefault="0072479F" w:rsidP="0072479F">
            <w:pPr>
              <w:rPr>
                <w:rFonts w:ascii="宋体" w:eastAsia="宋体" w:hAnsi="宋体"/>
              </w:rPr>
            </w:pPr>
            <w:r w:rsidRPr="0072479F">
              <w:rPr>
                <w:rFonts w:ascii="宋体" w:eastAsia="宋体" w:hAnsi="宋体"/>
              </w:rPr>
              <w:t xml:space="preserve">    validate(message);</w:t>
            </w:r>
          </w:p>
          <w:p w14:paraId="78C2301C" w14:textId="77777777" w:rsidR="0072479F" w:rsidRPr="0072479F" w:rsidRDefault="0072479F" w:rsidP="0072479F">
            <w:pPr>
              <w:rPr>
                <w:rFonts w:ascii="宋体" w:eastAsia="宋体" w:hAnsi="宋体"/>
              </w:rPr>
            </w:pPr>
            <w:r w:rsidRPr="0072479F">
              <w:rPr>
                <w:rFonts w:ascii="宋体" w:eastAsia="宋体" w:hAnsi="宋体"/>
              </w:rPr>
              <w:t xml:space="preserve">    Rule rule = (Rule)message.getDate();</w:t>
            </w:r>
          </w:p>
          <w:p w14:paraId="4CBC9B7B" w14:textId="77777777" w:rsidR="0072479F" w:rsidRPr="0072479F" w:rsidRDefault="0072479F" w:rsidP="0072479F">
            <w:pPr>
              <w:rPr>
                <w:rFonts w:ascii="宋体" w:eastAsia="宋体" w:hAnsi="宋体"/>
              </w:rPr>
            </w:pPr>
            <w:r w:rsidRPr="0072479F">
              <w:rPr>
                <w:rFonts w:ascii="宋体" w:eastAsia="宋体" w:hAnsi="宋体"/>
              </w:rPr>
              <w:t xml:space="preserve">    jedis.remove(rule.getName());</w:t>
            </w:r>
          </w:p>
          <w:p w14:paraId="0290C255" w14:textId="7AA59A84" w:rsidR="00E16B67" w:rsidRDefault="0072479F" w:rsidP="0072479F">
            <w:r w:rsidRPr="0072479F">
              <w:rPr>
                <w:rFonts w:ascii="宋体" w:eastAsia="宋体" w:hAnsi="宋体"/>
              </w:rPr>
              <w:t>}</w:t>
            </w:r>
          </w:p>
        </w:tc>
      </w:tr>
    </w:tbl>
    <w:p w14:paraId="59472D94" w14:textId="53798DE3" w:rsidR="00E16B67" w:rsidRPr="00E16B67" w:rsidRDefault="00E16B67" w:rsidP="00E16B67">
      <w:pPr>
        <w:jc w:val="center"/>
      </w:pPr>
      <w:r>
        <w:rPr>
          <w:rFonts w:hint="eastAsia"/>
        </w:rPr>
        <w:t>图4.15</w:t>
      </w:r>
      <w:r>
        <w:t xml:space="preserve"> </w:t>
      </w:r>
      <w:r>
        <w:rPr>
          <w:rFonts w:hint="eastAsia"/>
        </w:rPr>
        <w:t>缓存更新功能实现</w:t>
      </w:r>
    </w:p>
    <w:p w14:paraId="6FC379F9" w14:textId="73B99794" w:rsidR="008C1387" w:rsidRDefault="008C1387" w:rsidP="008C1387">
      <w:pPr>
        <w:pStyle w:val="2"/>
      </w:pPr>
      <w:bookmarkStart w:id="333" w:name="_Toc25947938"/>
      <w:r>
        <w:rPr>
          <w:rFonts w:hint="eastAsia"/>
        </w:rPr>
        <w:t>4.5</w:t>
      </w:r>
      <w:r>
        <w:t xml:space="preserve"> </w:t>
      </w:r>
      <w:r>
        <w:rPr>
          <w:rFonts w:hint="eastAsia"/>
        </w:rPr>
        <w:t>系统测试</w:t>
      </w:r>
      <w:bookmarkEnd w:id="333"/>
    </w:p>
    <w:p w14:paraId="3705846E" w14:textId="52431671" w:rsidR="008C1387" w:rsidRDefault="001D2B58" w:rsidP="001D2B58">
      <w:pPr>
        <w:spacing w:line="360" w:lineRule="auto"/>
        <w:ind w:firstLine="420"/>
      </w:pPr>
      <w:r>
        <w:rPr>
          <w:rFonts w:ascii="宋体" w:eastAsia="宋体" w:hAnsi="宋体" w:hint="eastAsia"/>
          <w:sz w:val="24"/>
          <w:szCs w:val="24"/>
        </w:rPr>
        <w:t>系统的测试有两个目标，一方面需要测试系统是否满足需求，另一方面需要找出系统中存在的问题，本章将从测试环境，测试设计以及测试结果三方面进行阐述。</w:t>
      </w:r>
    </w:p>
    <w:p w14:paraId="31F8F616" w14:textId="237821B0" w:rsidR="008C1387" w:rsidRDefault="008C1387" w:rsidP="008C1387">
      <w:pPr>
        <w:pStyle w:val="3"/>
      </w:pPr>
      <w:bookmarkStart w:id="334" w:name="_Toc25947939"/>
      <w:r>
        <w:rPr>
          <w:rFonts w:hint="eastAsia"/>
        </w:rPr>
        <w:t>4.5.1</w:t>
      </w:r>
      <w:r>
        <w:t xml:space="preserve"> </w:t>
      </w:r>
      <w:r>
        <w:rPr>
          <w:rFonts w:hint="eastAsia"/>
        </w:rPr>
        <w:t>测试环境</w:t>
      </w:r>
      <w:bookmarkEnd w:id="334"/>
    </w:p>
    <w:p w14:paraId="6EA9FA59" w14:textId="24B42D13" w:rsidR="008C1387" w:rsidRPr="00E52F81" w:rsidRDefault="001D2B58" w:rsidP="00E52F81">
      <w:pPr>
        <w:spacing w:line="360" w:lineRule="auto"/>
        <w:ind w:firstLine="420"/>
        <w:rPr>
          <w:rFonts w:ascii="宋体" w:eastAsia="宋体" w:hAnsi="宋体"/>
          <w:sz w:val="24"/>
          <w:szCs w:val="24"/>
        </w:rPr>
      </w:pPr>
      <w:r w:rsidRPr="00E52F81">
        <w:rPr>
          <w:rFonts w:ascii="宋体" w:eastAsia="宋体" w:hAnsi="宋体" w:hint="eastAsia"/>
          <w:sz w:val="24"/>
          <w:szCs w:val="24"/>
        </w:rPr>
        <w:t>测试环境基于内部私有云，表xxx为系统测试环境硬件配置</w:t>
      </w:r>
      <w:r w:rsidR="00E52F81" w:rsidRPr="00E52F81">
        <w:rPr>
          <w:rFonts w:ascii="宋体" w:eastAsia="宋体" w:hAnsi="宋体" w:hint="eastAsia"/>
          <w:sz w:val="24"/>
          <w:szCs w:val="24"/>
        </w:rPr>
        <w:t>，集群使用了2台服务器，服务器的硬件配置为每台8核CPU、32G内存、128G固态硬盘</w:t>
      </w:r>
    </w:p>
    <w:tbl>
      <w:tblPr>
        <w:tblStyle w:val="af3"/>
        <w:tblW w:w="0" w:type="auto"/>
        <w:tblLook w:val="04A0" w:firstRow="1" w:lastRow="0" w:firstColumn="1" w:lastColumn="0" w:noHBand="0" w:noVBand="1"/>
      </w:tblPr>
      <w:tblGrid>
        <w:gridCol w:w="4148"/>
        <w:gridCol w:w="4148"/>
      </w:tblGrid>
      <w:tr w:rsidR="001D2B58" w:rsidRPr="00E52F81" w14:paraId="2FE040AB" w14:textId="77777777" w:rsidTr="001D2B58">
        <w:tc>
          <w:tcPr>
            <w:tcW w:w="4148" w:type="dxa"/>
          </w:tcPr>
          <w:p w14:paraId="2748238C" w14:textId="4472A483"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lastRenderedPageBreak/>
              <w:t>硬件项</w:t>
            </w:r>
          </w:p>
        </w:tc>
        <w:tc>
          <w:tcPr>
            <w:tcW w:w="4148" w:type="dxa"/>
          </w:tcPr>
          <w:p w14:paraId="15887AEB" w14:textId="65DA082F"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备注</w:t>
            </w:r>
          </w:p>
        </w:tc>
      </w:tr>
      <w:tr w:rsidR="001D2B58" w:rsidRPr="00E52F81" w14:paraId="37CD5F6A" w14:textId="77777777" w:rsidTr="001D2B58">
        <w:tc>
          <w:tcPr>
            <w:tcW w:w="4148" w:type="dxa"/>
          </w:tcPr>
          <w:p w14:paraId="53284EA2" w14:textId="27DF4EB6"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C</w:t>
            </w:r>
            <w:r w:rsidRPr="00E52F81">
              <w:rPr>
                <w:rFonts w:ascii="宋体" w:eastAsia="宋体" w:hAnsi="宋体"/>
                <w:sz w:val="24"/>
                <w:szCs w:val="24"/>
              </w:rPr>
              <w:t>PU</w:t>
            </w:r>
          </w:p>
        </w:tc>
        <w:tc>
          <w:tcPr>
            <w:tcW w:w="4148" w:type="dxa"/>
          </w:tcPr>
          <w:p w14:paraId="4C5D7138" w14:textId="2F84B03E"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8核</w:t>
            </w:r>
          </w:p>
        </w:tc>
      </w:tr>
      <w:tr w:rsidR="001D2B58" w:rsidRPr="00E52F81" w14:paraId="2E6DA455" w14:textId="77777777" w:rsidTr="001D2B58">
        <w:tc>
          <w:tcPr>
            <w:tcW w:w="4148" w:type="dxa"/>
          </w:tcPr>
          <w:p w14:paraId="76260243" w14:textId="24810543"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内存</w:t>
            </w:r>
          </w:p>
        </w:tc>
        <w:tc>
          <w:tcPr>
            <w:tcW w:w="4148" w:type="dxa"/>
          </w:tcPr>
          <w:p w14:paraId="2B31BEB3" w14:textId="3C10C748"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32G</w:t>
            </w:r>
          </w:p>
        </w:tc>
      </w:tr>
      <w:tr w:rsidR="001D2B58" w:rsidRPr="00E52F81" w14:paraId="7BB0A06B" w14:textId="77777777" w:rsidTr="001D2B58">
        <w:tc>
          <w:tcPr>
            <w:tcW w:w="4148" w:type="dxa"/>
          </w:tcPr>
          <w:p w14:paraId="47346299" w14:textId="03554F81"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硬盘</w:t>
            </w:r>
          </w:p>
        </w:tc>
        <w:tc>
          <w:tcPr>
            <w:tcW w:w="4148" w:type="dxa"/>
          </w:tcPr>
          <w:p w14:paraId="3FB77281" w14:textId="3FA29CA5"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1</w:t>
            </w:r>
            <w:r w:rsidRPr="00E52F81">
              <w:rPr>
                <w:rFonts w:ascii="宋体" w:eastAsia="宋体" w:hAnsi="宋体"/>
                <w:sz w:val="24"/>
                <w:szCs w:val="24"/>
              </w:rPr>
              <w:t>T</w:t>
            </w:r>
          </w:p>
        </w:tc>
      </w:tr>
      <w:tr w:rsidR="001D2B58" w:rsidRPr="00E52F81" w14:paraId="4F516B68" w14:textId="77777777" w:rsidTr="001D2B58">
        <w:tc>
          <w:tcPr>
            <w:tcW w:w="4148" w:type="dxa"/>
          </w:tcPr>
          <w:p w14:paraId="74B431A6" w14:textId="2C880CC5"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数量</w:t>
            </w:r>
          </w:p>
        </w:tc>
        <w:tc>
          <w:tcPr>
            <w:tcW w:w="4148" w:type="dxa"/>
          </w:tcPr>
          <w:p w14:paraId="3FE1AA5C" w14:textId="05D7D7C4" w:rsidR="001D2B58" w:rsidRPr="00E52F81" w:rsidRDefault="001D2B58" w:rsidP="008C1387">
            <w:pPr>
              <w:rPr>
                <w:rFonts w:ascii="宋体" w:eastAsia="宋体" w:hAnsi="宋体"/>
                <w:sz w:val="24"/>
                <w:szCs w:val="24"/>
              </w:rPr>
            </w:pPr>
            <w:r w:rsidRPr="00E52F81">
              <w:rPr>
                <w:rFonts w:ascii="宋体" w:eastAsia="宋体" w:hAnsi="宋体" w:hint="eastAsia"/>
                <w:sz w:val="24"/>
                <w:szCs w:val="24"/>
              </w:rPr>
              <w:t>两台</w:t>
            </w:r>
          </w:p>
        </w:tc>
      </w:tr>
    </w:tbl>
    <w:p w14:paraId="7DCEDDCA" w14:textId="0437D8AD" w:rsidR="001D2B58" w:rsidRPr="00E52F81" w:rsidRDefault="001D2B58" w:rsidP="00E52F81">
      <w:pPr>
        <w:spacing w:line="360" w:lineRule="auto"/>
        <w:ind w:firstLine="420"/>
        <w:rPr>
          <w:rFonts w:ascii="宋体" w:eastAsia="宋体" w:hAnsi="宋体"/>
          <w:sz w:val="24"/>
          <w:szCs w:val="24"/>
        </w:rPr>
      </w:pPr>
      <w:r w:rsidRPr="00E52F81">
        <w:rPr>
          <w:rFonts w:ascii="宋体" w:eastAsia="宋体" w:hAnsi="宋体" w:hint="eastAsia"/>
          <w:sz w:val="24"/>
          <w:szCs w:val="24"/>
        </w:rPr>
        <w:t>表xxx为系统测试环境软件配置，</w:t>
      </w:r>
      <w:r w:rsidR="0052446F" w:rsidRPr="00E52F81">
        <w:rPr>
          <w:rFonts w:ascii="宋体" w:eastAsia="宋体" w:hAnsi="宋体" w:hint="eastAsia"/>
          <w:sz w:val="24"/>
          <w:szCs w:val="24"/>
        </w:rPr>
        <w:t>每台服务器均安装kubernetes用于集群的管理，使用Docker</w:t>
      </w:r>
      <w:r w:rsidR="00E52F81" w:rsidRPr="00E52F81">
        <w:rPr>
          <w:rFonts w:ascii="宋体" w:eastAsia="宋体" w:hAnsi="宋体" w:hint="eastAsia"/>
          <w:sz w:val="24"/>
          <w:szCs w:val="24"/>
        </w:rPr>
        <w:t>运行服务应用，数据库使用Mysql。</w:t>
      </w:r>
    </w:p>
    <w:tbl>
      <w:tblPr>
        <w:tblStyle w:val="af3"/>
        <w:tblW w:w="0" w:type="auto"/>
        <w:tblLook w:val="04A0" w:firstRow="1" w:lastRow="0" w:firstColumn="1" w:lastColumn="0" w:noHBand="0" w:noVBand="1"/>
      </w:tblPr>
      <w:tblGrid>
        <w:gridCol w:w="4148"/>
        <w:gridCol w:w="4148"/>
      </w:tblGrid>
      <w:tr w:rsidR="001D2B58" w:rsidRPr="00E52F81" w14:paraId="262AE48A" w14:textId="77777777" w:rsidTr="001D2B58">
        <w:tc>
          <w:tcPr>
            <w:tcW w:w="4148" w:type="dxa"/>
          </w:tcPr>
          <w:p w14:paraId="5B728642" w14:textId="4EA6C25A" w:rsidR="001D2B58" w:rsidRPr="00E52F81" w:rsidRDefault="001D2B58" w:rsidP="001D2B58">
            <w:pPr>
              <w:rPr>
                <w:rFonts w:ascii="宋体" w:eastAsia="宋体" w:hAnsi="宋体"/>
                <w:sz w:val="24"/>
                <w:szCs w:val="24"/>
              </w:rPr>
            </w:pPr>
            <w:r w:rsidRPr="00E52F81">
              <w:rPr>
                <w:rFonts w:ascii="宋体" w:eastAsia="宋体" w:hAnsi="宋体" w:hint="eastAsia"/>
                <w:sz w:val="24"/>
                <w:szCs w:val="24"/>
              </w:rPr>
              <w:t>软件名称</w:t>
            </w:r>
          </w:p>
        </w:tc>
        <w:tc>
          <w:tcPr>
            <w:tcW w:w="4148" w:type="dxa"/>
          </w:tcPr>
          <w:p w14:paraId="53956AB1" w14:textId="77777777" w:rsidR="001D2B58" w:rsidRPr="00E52F81" w:rsidRDefault="001D2B58" w:rsidP="001D2B58">
            <w:pPr>
              <w:rPr>
                <w:rFonts w:ascii="宋体" w:eastAsia="宋体" w:hAnsi="宋体"/>
                <w:sz w:val="24"/>
                <w:szCs w:val="24"/>
              </w:rPr>
            </w:pPr>
          </w:p>
        </w:tc>
      </w:tr>
      <w:tr w:rsidR="001D2B58" w:rsidRPr="00E52F81" w14:paraId="12E5CCCB" w14:textId="77777777" w:rsidTr="001D2B58">
        <w:tc>
          <w:tcPr>
            <w:tcW w:w="4148" w:type="dxa"/>
          </w:tcPr>
          <w:p w14:paraId="568E4C9C" w14:textId="328E48BB"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操作系统</w:t>
            </w:r>
          </w:p>
        </w:tc>
        <w:tc>
          <w:tcPr>
            <w:tcW w:w="4148" w:type="dxa"/>
          </w:tcPr>
          <w:p w14:paraId="2C1DEBA4" w14:textId="1076128D"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Cent</w:t>
            </w:r>
            <w:r w:rsidRPr="00E52F81">
              <w:rPr>
                <w:rFonts w:ascii="宋体" w:eastAsia="宋体" w:hAnsi="宋体"/>
                <w:sz w:val="24"/>
                <w:szCs w:val="24"/>
              </w:rPr>
              <w:t>os7.2</w:t>
            </w:r>
          </w:p>
        </w:tc>
      </w:tr>
      <w:tr w:rsidR="001D2B58" w:rsidRPr="00E52F81" w14:paraId="4D0C62B4" w14:textId="77777777" w:rsidTr="001D2B58">
        <w:tc>
          <w:tcPr>
            <w:tcW w:w="4148" w:type="dxa"/>
          </w:tcPr>
          <w:p w14:paraId="14EE55E6" w14:textId="1014A78C"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集群管理</w:t>
            </w:r>
          </w:p>
        </w:tc>
        <w:tc>
          <w:tcPr>
            <w:tcW w:w="4148" w:type="dxa"/>
          </w:tcPr>
          <w:p w14:paraId="16621D57" w14:textId="1A10ECF1"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Kubernetes</w:t>
            </w:r>
          </w:p>
        </w:tc>
      </w:tr>
      <w:tr w:rsidR="001D2B58" w:rsidRPr="00E52F81" w14:paraId="1959AF8B" w14:textId="77777777" w:rsidTr="001D2B58">
        <w:tc>
          <w:tcPr>
            <w:tcW w:w="4148" w:type="dxa"/>
          </w:tcPr>
          <w:p w14:paraId="6F3373E5" w14:textId="6D9CB8A3"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容器</w:t>
            </w:r>
          </w:p>
        </w:tc>
        <w:tc>
          <w:tcPr>
            <w:tcW w:w="4148" w:type="dxa"/>
          </w:tcPr>
          <w:p w14:paraId="23F21699" w14:textId="37AD03D5" w:rsidR="001D2B58" w:rsidRPr="00E52F81" w:rsidRDefault="0052446F" w:rsidP="001D2B58">
            <w:pPr>
              <w:rPr>
                <w:rFonts w:ascii="宋体" w:eastAsia="宋体" w:hAnsi="宋体"/>
                <w:sz w:val="24"/>
                <w:szCs w:val="24"/>
              </w:rPr>
            </w:pPr>
            <w:r w:rsidRPr="00E52F81">
              <w:rPr>
                <w:rFonts w:ascii="宋体" w:eastAsia="宋体" w:hAnsi="宋体" w:hint="eastAsia"/>
                <w:sz w:val="24"/>
                <w:szCs w:val="24"/>
              </w:rPr>
              <w:t>Docker</w:t>
            </w:r>
          </w:p>
        </w:tc>
      </w:tr>
      <w:tr w:rsidR="0052446F" w:rsidRPr="00E52F81" w14:paraId="47775C04" w14:textId="77777777" w:rsidTr="001D2B58">
        <w:tc>
          <w:tcPr>
            <w:tcW w:w="4148" w:type="dxa"/>
          </w:tcPr>
          <w:p w14:paraId="4F572135" w14:textId="50998D95" w:rsidR="0052446F" w:rsidRPr="00E52F81" w:rsidRDefault="0052446F" w:rsidP="001D2B58">
            <w:pPr>
              <w:rPr>
                <w:rFonts w:ascii="宋体" w:eastAsia="宋体" w:hAnsi="宋体"/>
                <w:sz w:val="24"/>
                <w:szCs w:val="24"/>
              </w:rPr>
            </w:pPr>
            <w:r w:rsidRPr="00E52F81">
              <w:rPr>
                <w:rFonts w:ascii="宋体" w:eastAsia="宋体" w:hAnsi="宋体" w:hint="eastAsia"/>
                <w:sz w:val="24"/>
                <w:szCs w:val="24"/>
              </w:rPr>
              <w:t>数据库</w:t>
            </w:r>
          </w:p>
        </w:tc>
        <w:tc>
          <w:tcPr>
            <w:tcW w:w="4148" w:type="dxa"/>
          </w:tcPr>
          <w:p w14:paraId="5CA1D50E" w14:textId="7F4180EF" w:rsidR="0052446F" w:rsidRPr="00E52F81" w:rsidRDefault="0052446F" w:rsidP="001D2B58">
            <w:pPr>
              <w:rPr>
                <w:rFonts w:ascii="宋体" w:eastAsia="宋体" w:hAnsi="宋体"/>
                <w:sz w:val="24"/>
                <w:szCs w:val="24"/>
              </w:rPr>
            </w:pPr>
            <w:r w:rsidRPr="00E52F81">
              <w:rPr>
                <w:rFonts w:ascii="宋体" w:eastAsia="宋体" w:hAnsi="宋体" w:hint="eastAsia"/>
                <w:sz w:val="24"/>
                <w:szCs w:val="24"/>
              </w:rPr>
              <w:t>Mysql</w:t>
            </w:r>
          </w:p>
        </w:tc>
      </w:tr>
    </w:tbl>
    <w:p w14:paraId="52B1161B" w14:textId="77777777" w:rsidR="008C1387" w:rsidRPr="008C1387" w:rsidRDefault="008C1387" w:rsidP="008C1387"/>
    <w:p w14:paraId="031C6825" w14:textId="52D768FF" w:rsidR="008C1387" w:rsidRDefault="008C1387" w:rsidP="008C1387">
      <w:pPr>
        <w:pStyle w:val="3"/>
      </w:pPr>
      <w:bookmarkStart w:id="335" w:name="_Toc25947940"/>
      <w:r>
        <w:rPr>
          <w:rFonts w:hint="eastAsia"/>
        </w:rPr>
        <w:t>4.5.2</w:t>
      </w:r>
      <w:r>
        <w:t xml:space="preserve"> </w:t>
      </w:r>
      <w:r>
        <w:rPr>
          <w:rFonts w:hint="eastAsia"/>
        </w:rPr>
        <w:t>测试设计</w:t>
      </w:r>
      <w:bookmarkEnd w:id="335"/>
      <w:ins w:id="336" w:author="wjq" w:date="2020-03-27T15:00:00Z">
        <w:r w:rsidR="00D21482">
          <w:rPr>
            <w:rFonts w:hint="eastAsia"/>
          </w:rPr>
          <w:t>所有表格要有文字描述</w:t>
        </w:r>
      </w:ins>
      <w:bookmarkStart w:id="337" w:name="_GoBack"/>
      <w:bookmarkEnd w:id="337"/>
    </w:p>
    <w:p w14:paraId="0A802B28" w14:textId="7DB0153D" w:rsidR="008C1387" w:rsidRPr="00B06B2A" w:rsidRDefault="00E52F81" w:rsidP="00B06B2A">
      <w:pPr>
        <w:spacing w:line="360" w:lineRule="auto"/>
        <w:ind w:firstLine="420"/>
        <w:rPr>
          <w:rFonts w:ascii="宋体" w:eastAsia="宋体" w:hAnsi="宋体"/>
          <w:sz w:val="24"/>
          <w:szCs w:val="24"/>
        </w:rPr>
      </w:pPr>
      <w:r w:rsidRPr="00B06B2A">
        <w:rPr>
          <w:rFonts w:ascii="宋体" w:eastAsia="宋体" w:hAnsi="宋体" w:hint="eastAsia"/>
          <w:sz w:val="24"/>
          <w:szCs w:val="24"/>
        </w:rPr>
        <w:t>根据第三章的需求分析，本节将对系统的主要功能</w:t>
      </w:r>
      <w:r w:rsidR="009B7B7F" w:rsidRPr="00B06B2A">
        <w:rPr>
          <w:rFonts w:ascii="宋体" w:eastAsia="宋体" w:hAnsi="宋体" w:hint="eastAsia"/>
          <w:sz w:val="24"/>
          <w:szCs w:val="24"/>
        </w:rPr>
        <w:t>进行测试，包括</w:t>
      </w:r>
      <w:r w:rsidR="00B06B2A" w:rsidRPr="00B06B2A">
        <w:rPr>
          <w:rFonts w:ascii="宋体" w:eastAsia="宋体" w:hAnsi="宋体" w:hint="eastAsia"/>
          <w:sz w:val="24"/>
          <w:szCs w:val="24"/>
        </w:rPr>
        <w:t>规则管理功能、规则预处理功能、审核流功能以及业务处理功能</w:t>
      </w:r>
      <w:r w:rsidRPr="00B06B2A">
        <w:rPr>
          <w:rFonts w:ascii="宋体" w:eastAsia="宋体" w:hAnsi="宋体"/>
          <w:sz w:val="24"/>
          <w:szCs w:val="24"/>
        </w:rPr>
        <w:t xml:space="preserve"> </w:t>
      </w:r>
      <w:r w:rsidR="00B06B2A" w:rsidRPr="00B06B2A">
        <w:rPr>
          <w:rFonts w:ascii="宋体" w:eastAsia="宋体" w:hAnsi="宋体" w:hint="eastAsia"/>
          <w:sz w:val="24"/>
          <w:szCs w:val="24"/>
        </w:rPr>
        <w:t>。通过对上述主要功能的测试，确保系统的功能能够正确正常的运行。</w:t>
      </w:r>
    </w:p>
    <w:p w14:paraId="76139BAF" w14:textId="14556D75" w:rsidR="009B7B7F" w:rsidRDefault="009B7B7F" w:rsidP="008C1387">
      <w:pPr>
        <w:ind w:firstLine="420"/>
      </w:pPr>
      <w:r>
        <w:rPr>
          <w:rFonts w:hint="eastAsia"/>
        </w:rPr>
        <w:t>表</w:t>
      </w:r>
      <w:r>
        <w:t>xxx</w:t>
      </w:r>
      <w:r w:rsidR="003A246E">
        <w:rPr>
          <w:rFonts w:hint="eastAsia"/>
        </w:rPr>
        <w:t>为规则管理功能的测试用例</w:t>
      </w:r>
    </w:p>
    <w:tbl>
      <w:tblPr>
        <w:tblStyle w:val="af3"/>
        <w:tblW w:w="0" w:type="auto"/>
        <w:tblLook w:val="04A0" w:firstRow="1" w:lastRow="0" w:firstColumn="1" w:lastColumn="0" w:noHBand="0" w:noVBand="1"/>
      </w:tblPr>
      <w:tblGrid>
        <w:gridCol w:w="1980"/>
        <w:gridCol w:w="6316"/>
      </w:tblGrid>
      <w:tr w:rsidR="003A246E" w14:paraId="5CE97A75" w14:textId="77777777" w:rsidTr="00C806B4">
        <w:tc>
          <w:tcPr>
            <w:tcW w:w="1980" w:type="dxa"/>
          </w:tcPr>
          <w:p w14:paraId="5898871C" w14:textId="567013EE" w:rsidR="003A246E" w:rsidRDefault="003A246E" w:rsidP="008C1387">
            <w:r>
              <w:rPr>
                <w:rFonts w:hint="eastAsia"/>
              </w:rPr>
              <w:t>测试ID</w:t>
            </w:r>
          </w:p>
        </w:tc>
        <w:tc>
          <w:tcPr>
            <w:tcW w:w="6316" w:type="dxa"/>
          </w:tcPr>
          <w:p w14:paraId="6E841A15" w14:textId="01E51B64" w:rsidR="003A246E" w:rsidRDefault="003A246E" w:rsidP="008C1387">
            <w:r>
              <w:rPr>
                <w:rFonts w:hint="eastAsia"/>
              </w:rPr>
              <w:t>TC</w:t>
            </w:r>
            <w:r>
              <w:t>1</w:t>
            </w:r>
          </w:p>
        </w:tc>
      </w:tr>
      <w:tr w:rsidR="003A246E" w14:paraId="2756352B" w14:textId="77777777" w:rsidTr="00C806B4">
        <w:tc>
          <w:tcPr>
            <w:tcW w:w="1980" w:type="dxa"/>
          </w:tcPr>
          <w:p w14:paraId="040BCAD3" w14:textId="019B7D2F" w:rsidR="003A246E" w:rsidRDefault="003A246E" w:rsidP="008C1387">
            <w:r>
              <w:rPr>
                <w:rFonts w:hint="eastAsia"/>
              </w:rPr>
              <w:t>测试名称</w:t>
            </w:r>
          </w:p>
        </w:tc>
        <w:tc>
          <w:tcPr>
            <w:tcW w:w="6316" w:type="dxa"/>
          </w:tcPr>
          <w:p w14:paraId="5370BED8" w14:textId="6CDECA2B" w:rsidR="003A246E" w:rsidRDefault="003A246E" w:rsidP="008C1387">
            <w:r>
              <w:rPr>
                <w:rFonts w:hint="eastAsia"/>
              </w:rPr>
              <w:t>规则管理测试</w:t>
            </w:r>
          </w:p>
        </w:tc>
      </w:tr>
      <w:tr w:rsidR="003A246E" w14:paraId="7848F267" w14:textId="77777777" w:rsidTr="00C806B4">
        <w:tc>
          <w:tcPr>
            <w:tcW w:w="1980" w:type="dxa"/>
          </w:tcPr>
          <w:p w14:paraId="31427E26" w14:textId="0D51C03E" w:rsidR="003A246E" w:rsidRDefault="003A246E" w:rsidP="008C1387">
            <w:r>
              <w:rPr>
                <w:rFonts w:hint="eastAsia"/>
              </w:rPr>
              <w:t>测试描述</w:t>
            </w:r>
          </w:p>
        </w:tc>
        <w:tc>
          <w:tcPr>
            <w:tcW w:w="6316" w:type="dxa"/>
          </w:tcPr>
          <w:p w14:paraId="5EEE553D" w14:textId="2450C797" w:rsidR="003A246E" w:rsidRDefault="003A246E" w:rsidP="008C1387">
            <w:r>
              <w:rPr>
                <w:rFonts w:hint="eastAsia"/>
              </w:rPr>
              <w:t>测试规则管理功能，包括规则的增删改查，规则命中日志的查看</w:t>
            </w:r>
          </w:p>
        </w:tc>
      </w:tr>
      <w:tr w:rsidR="003A246E" w14:paraId="41099AFD" w14:textId="77777777" w:rsidTr="00C806B4">
        <w:tc>
          <w:tcPr>
            <w:tcW w:w="1980" w:type="dxa"/>
          </w:tcPr>
          <w:p w14:paraId="2188532E" w14:textId="2F5DE796" w:rsidR="003A246E" w:rsidRDefault="003A246E" w:rsidP="008C1387">
            <w:r>
              <w:rPr>
                <w:rFonts w:hint="eastAsia"/>
              </w:rPr>
              <w:t>测试步骤</w:t>
            </w:r>
          </w:p>
        </w:tc>
        <w:tc>
          <w:tcPr>
            <w:tcW w:w="6316" w:type="dxa"/>
          </w:tcPr>
          <w:p w14:paraId="382A8F0A" w14:textId="53BE578F" w:rsidR="003A246E" w:rsidRDefault="003A246E" w:rsidP="0030469F">
            <w:pPr>
              <w:pStyle w:val="a5"/>
              <w:numPr>
                <w:ilvl w:val="0"/>
                <w:numId w:val="15"/>
              </w:numPr>
              <w:ind w:firstLineChars="0"/>
            </w:pPr>
            <w:r>
              <w:rPr>
                <w:rFonts w:hint="eastAsia"/>
              </w:rPr>
              <w:t>用户进入规则管理页面，查看已有规则</w:t>
            </w:r>
          </w:p>
          <w:p w14:paraId="3DA1478A" w14:textId="485788DD" w:rsidR="003A246E" w:rsidRDefault="003A246E" w:rsidP="0030469F">
            <w:pPr>
              <w:pStyle w:val="a5"/>
              <w:numPr>
                <w:ilvl w:val="0"/>
                <w:numId w:val="15"/>
              </w:numPr>
              <w:ind w:firstLineChars="0"/>
            </w:pPr>
            <w:r>
              <w:rPr>
                <w:rFonts w:hint="eastAsia"/>
              </w:rPr>
              <w:t>点击新增按钮，新增规则，点击提交审核</w:t>
            </w:r>
            <w:r w:rsidR="00205972">
              <w:rPr>
                <w:rFonts w:hint="eastAsia"/>
              </w:rPr>
              <w:t>按钮</w:t>
            </w:r>
          </w:p>
          <w:p w14:paraId="2F5238D8" w14:textId="77777777" w:rsidR="003A246E" w:rsidRDefault="003A246E" w:rsidP="0030469F">
            <w:pPr>
              <w:pStyle w:val="a5"/>
              <w:numPr>
                <w:ilvl w:val="0"/>
                <w:numId w:val="15"/>
              </w:numPr>
              <w:ind w:firstLineChars="0"/>
            </w:pPr>
            <w:r>
              <w:rPr>
                <w:rFonts w:hint="eastAsia"/>
              </w:rPr>
              <w:t>点击</w:t>
            </w:r>
            <w:r w:rsidR="00205972">
              <w:rPr>
                <w:rFonts w:hint="eastAsia"/>
              </w:rPr>
              <w:t>修改按钮，对已有规则进行修改，再点击提交审核按钮</w:t>
            </w:r>
          </w:p>
          <w:p w14:paraId="7F86229F" w14:textId="77777777" w:rsidR="00205972" w:rsidRDefault="00205972" w:rsidP="0030469F">
            <w:pPr>
              <w:pStyle w:val="a5"/>
              <w:numPr>
                <w:ilvl w:val="0"/>
                <w:numId w:val="15"/>
              </w:numPr>
              <w:ind w:firstLineChars="0"/>
            </w:pPr>
            <w:r>
              <w:rPr>
                <w:rFonts w:hint="eastAsia"/>
              </w:rPr>
              <w:t>点击删除按钮，删除已有规则</w:t>
            </w:r>
          </w:p>
          <w:p w14:paraId="538AF22D" w14:textId="1029E085" w:rsidR="00205972" w:rsidRDefault="00205972" w:rsidP="0030469F">
            <w:pPr>
              <w:pStyle w:val="a5"/>
              <w:numPr>
                <w:ilvl w:val="0"/>
                <w:numId w:val="15"/>
              </w:numPr>
              <w:ind w:firstLineChars="0"/>
            </w:pPr>
            <w:r>
              <w:rPr>
                <w:rFonts w:hint="eastAsia"/>
              </w:rPr>
              <w:t>点击查看</w:t>
            </w:r>
            <w:r w:rsidR="00C806B4">
              <w:rPr>
                <w:rFonts w:hint="eastAsia"/>
              </w:rPr>
              <w:t>规则</w:t>
            </w:r>
            <w:r>
              <w:rPr>
                <w:rFonts w:hint="eastAsia"/>
              </w:rPr>
              <w:t>命中日志按钮</w:t>
            </w:r>
          </w:p>
          <w:p w14:paraId="05EBC5A2" w14:textId="4F057ADC" w:rsidR="00205972" w:rsidRDefault="00205972" w:rsidP="0030469F">
            <w:pPr>
              <w:pStyle w:val="a5"/>
              <w:numPr>
                <w:ilvl w:val="0"/>
                <w:numId w:val="15"/>
              </w:numPr>
              <w:ind w:firstLineChars="0"/>
            </w:pPr>
            <w:r>
              <w:rPr>
                <w:rFonts w:hint="eastAsia"/>
              </w:rPr>
              <w:t>点击查看未命中原因按钮</w:t>
            </w:r>
          </w:p>
        </w:tc>
      </w:tr>
      <w:tr w:rsidR="003A246E" w14:paraId="07C00E9F" w14:textId="77777777" w:rsidTr="00C806B4">
        <w:tc>
          <w:tcPr>
            <w:tcW w:w="1980" w:type="dxa"/>
          </w:tcPr>
          <w:p w14:paraId="288BAC29" w14:textId="7E891A28" w:rsidR="003A246E" w:rsidRDefault="003A246E" w:rsidP="008C1387">
            <w:r>
              <w:rPr>
                <w:rFonts w:hint="eastAsia"/>
              </w:rPr>
              <w:t>预期结果</w:t>
            </w:r>
          </w:p>
        </w:tc>
        <w:tc>
          <w:tcPr>
            <w:tcW w:w="6316" w:type="dxa"/>
          </w:tcPr>
          <w:p w14:paraId="5BD237BA" w14:textId="2AB0C4F8" w:rsidR="003A246E" w:rsidRDefault="00205972" w:rsidP="0030469F">
            <w:pPr>
              <w:pStyle w:val="a5"/>
              <w:numPr>
                <w:ilvl w:val="0"/>
                <w:numId w:val="16"/>
              </w:numPr>
              <w:ind w:firstLineChars="0"/>
            </w:pPr>
            <w:r>
              <w:rPr>
                <w:rFonts w:hint="eastAsia"/>
              </w:rPr>
              <w:t>显示已有规则</w:t>
            </w:r>
          </w:p>
          <w:p w14:paraId="618647D0" w14:textId="16118515" w:rsidR="00205972" w:rsidRDefault="00205972" w:rsidP="0030469F">
            <w:pPr>
              <w:pStyle w:val="a5"/>
              <w:numPr>
                <w:ilvl w:val="0"/>
                <w:numId w:val="16"/>
              </w:numPr>
              <w:ind w:firstLineChars="0"/>
            </w:pPr>
            <w:r>
              <w:rPr>
                <w:rFonts w:hint="eastAsia"/>
              </w:rPr>
              <w:t>新建规则成功，已发送审核</w:t>
            </w:r>
          </w:p>
          <w:p w14:paraId="7ED8DDE5" w14:textId="77777777" w:rsidR="00205972" w:rsidRDefault="00205972" w:rsidP="0030469F">
            <w:pPr>
              <w:pStyle w:val="a5"/>
              <w:numPr>
                <w:ilvl w:val="0"/>
                <w:numId w:val="16"/>
              </w:numPr>
              <w:ind w:firstLineChars="0"/>
            </w:pPr>
            <w:r>
              <w:rPr>
                <w:rFonts w:hint="eastAsia"/>
              </w:rPr>
              <w:t>修改规则成功，已发送审核</w:t>
            </w:r>
          </w:p>
          <w:p w14:paraId="235F2928" w14:textId="77777777" w:rsidR="00205972" w:rsidRDefault="00205972" w:rsidP="0030469F">
            <w:pPr>
              <w:pStyle w:val="a5"/>
              <w:numPr>
                <w:ilvl w:val="0"/>
                <w:numId w:val="16"/>
              </w:numPr>
              <w:ind w:firstLineChars="0"/>
            </w:pPr>
            <w:r>
              <w:rPr>
                <w:rFonts w:hint="eastAsia"/>
              </w:rPr>
              <w:t>删除规则成功</w:t>
            </w:r>
          </w:p>
          <w:p w14:paraId="7C10E52F" w14:textId="77777777" w:rsidR="00205972" w:rsidRDefault="00C806B4" w:rsidP="0030469F">
            <w:pPr>
              <w:pStyle w:val="a5"/>
              <w:numPr>
                <w:ilvl w:val="0"/>
                <w:numId w:val="16"/>
              </w:numPr>
              <w:ind w:firstLineChars="0"/>
            </w:pPr>
            <w:r>
              <w:rPr>
                <w:rFonts w:hint="eastAsia"/>
              </w:rPr>
              <w:t>显示命中规则的订单</w:t>
            </w:r>
          </w:p>
          <w:p w14:paraId="115868FB" w14:textId="53D3BDCE" w:rsidR="00C806B4" w:rsidRDefault="00C806B4" w:rsidP="0030469F">
            <w:pPr>
              <w:pStyle w:val="a5"/>
              <w:numPr>
                <w:ilvl w:val="0"/>
                <w:numId w:val="16"/>
              </w:numPr>
              <w:ind w:firstLineChars="0"/>
            </w:pPr>
            <w:r>
              <w:rPr>
                <w:rFonts w:hint="eastAsia"/>
              </w:rPr>
              <w:t>显示订单未命中规则的原因</w:t>
            </w:r>
          </w:p>
        </w:tc>
      </w:tr>
    </w:tbl>
    <w:p w14:paraId="2C54DDF9" w14:textId="39BE8530" w:rsidR="003A246E" w:rsidRDefault="00C806B4" w:rsidP="008C1387">
      <w:pPr>
        <w:ind w:firstLine="420"/>
      </w:pPr>
      <w:r>
        <w:rPr>
          <w:rFonts w:hint="eastAsia"/>
        </w:rPr>
        <w:t>表xxx为审核流功能的测试用例。</w:t>
      </w:r>
    </w:p>
    <w:tbl>
      <w:tblPr>
        <w:tblStyle w:val="af3"/>
        <w:tblW w:w="0" w:type="auto"/>
        <w:tblLook w:val="04A0" w:firstRow="1" w:lastRow="0" w:firstColumn="1" w:lastColumn="0" w:noHBand="0" w:noVBand="1"/>
      </w:tblPr>
      <w:tblGrid>
        <w:gridCol w:w="1980"/>
        <w:gridCol w:w="6316"/>
      </w:tblGrid>
      <w:tr w:rsidR="00C806B4" w14:paraId="620104EF" w14:textId="77777777" w:rsidTr="005B0721">
        <w:tc>
          <w:tcPr>
            <w:tcW w:w="1980" w:type="dxa"/>
          </w:tcPr>
          <w:p w14:paraId="489ABCB4" w14:textId="7BD4A51F" w:rsidR="00C806B4" w:rsidRDefault="00C806B4" w:rsidP="008C1387">
            <w:r>
              <w:rPr>
                <w:rFonts w:hint="eastAsia"/>
              </w:rPr>
              <w:t>测试I</w:t>
            </w:r>
            <w:r>
              <w:t>D</w:t>
            </w:r>
          </w:p>
        </w:tc>
        <w:tc>
          <w:tcPr>
            <w:tcW w:w="6316" w:type="dxa"/>
          </w:tcPr>
          <w:p w14:paraId="734610D7" w14:textId="296B8426" w:rsidR="00C806B4" w:rsidRDefault="00C806B4" w:rsidP="008C1387">
            <w:r>
              <w:rPr>
                <w:rFonts w:hint="eastAsia"/>
              </w:rPr>
              <w:t>T</w:t>
            </w:r>
            <w:r>
              <w:t>C2</w:t>
            </w:r>
          </w:p>
        </w:tc>
      </w:tr>
      <w:tr w:rsidR="00C806B4" w14:paraId="63EFD7CC" w14:textId="77777777" w:rsidTr="005B0721">
        <w:tc>
          <w:tcPr>
            <w:tcW w:w="1980" w:type="dxa"/>
          </w:tcPr>
          <w:p w14:paraId="5C273657" w14:textId="425EE71C" w:rsidR="00C806B4" w:rsidRDefault="00C806B4" w:rsidP="008C1387">
            <w:r>
              <w:rPr>
                <w:rFonts w:hint="eastAsia"/>
              </w:rPr>
              <w:t>测试名称</w:t>
            </w:r>
          </w:p>
        </w:tc>
        <w:tc>
          <w:tcPr>
            <w:tcW w:w="6316" w:type="dxa"/>
          </w:tcPr>
          <w:p w14:paraId="675C8890" w14:textId="7185D7BD" w:rsidR="00C806B4" w:rsidRDefault="00C806B4" w:rsidP="008C1387">
            <w:r>
              <w:rPr>
                <w:rFonts w:hint="eastAsia"/>
              </w:rPr>
              <w:t>审核流功能测试</w:t>
            </w:r>
          </w:p>
        </w:tc>
      </w:tr>
      <w:tr w:rsidR="00C806B4" w14:paraId="47DEC6D3" w14:textId="77777777" w:rsidTr="005B0721">
        <w:tc>
          <w:tcPr>
            <w:tcW w:w="1980" w:type="dxa"/>
          </w:tcPr>
          <w:p w14:paraId="0336A500" w14:textId="16EA7B7F" w:rsidR="00C806B4" w:rsidRDefault="00C806B4" w:rsidP="008C1387">
            <w:r>
              <w:rPr>
                <w:rFonts w:hint="eastAsia"/>
              </w:rPr>
              <w:t>测试描述</w:t>
            </w:r>
          </w:p>
        </w:tc>
        <w:tc>
          <w:tcPr>
            <w:tcW w:w="6316" w:type="dxa"/>
          </w:tcPr>
          <w:p w14:paraId="62649616" w14:textId="54B095EC" w:rsidR="00C806B4" w:rsidRDefault="0036756C" w:rsidP="008C1387">
            <w:r>
              <w:rPr>
                <w:rFonts w:hint="eastAsia"/>
              </w:rPr>
              <w:t>测试审核流的触发、审核流的触发、审核流节点的流转、审核流的终止，以及审核流</w:t>
            </w:r>
          </w:p>
        </w:tc>
      </w:tr>
      <w:tr w:rsidR="00C806B4" w14:paraId="74BB21E2" w14:textId="77777777" w:rsidTr="005B0721">
        <w:tc>
          <w:tcPr>
            <w:tcW w:w="1980" w:type="dxa"/>
          </w:tcPr>
          <w:p w14:paraId="487E6EA9" w14:textId="3799C9AB" w:rsidR="00C806B4" w:rsidRDefault="00C806B4" w:rsidP="008C1387">
            <w:r>
              <w:rPr>
                <w:rFonts w:hint="eastAsia"/>
              </w:rPr>
              <w:lastRenderedPageBreak/>
              <w:t>测试步骤</w:t>
            </w:r>
          </w:p>
        </w:tc>
        <w:tc>
          <w:tcPr>
            <w:tcW w:w="6316" w:type="dxa"/>
          </w:tcPr>
          <w:p w14:paraId="74B376B0" w14:textId="23DD39CC" w:rsidR="00C806B4" w:rsidRDefault="0036756C" w:rsidP="0030469F">
            <w:pPr>
              <w:pStyle w:val="a5"/>
              <w:numPr>
                <w:ilvl w:val="0"/>
                <w:numId w:val="17"/>
              </w:numPr>
              <w:ind w:firstLineChars="0"/>
            </w:pPr>
            <w:r>
              <w:rPr>
                <w:rFonts w:hint="eastAsia"/>
              </w:rPr>
              <w:t>用户修改规则</w:t>
            </w:r>
          </w:p>
          <w:p w14:paraId="78EEBF83" w14:textId="77777777" w:rsidR="0036756C" w:rsidRDefault="0036756C" w:rsidP="0030469F">
            <w:pPr>
              <w:pStyle w:val="a5"/>
              <w:numPr>
                <w:ilvl w:val="0"/>
                <w:numId w:val="17"/>
              </w:numPr>
              <w:ind w:firstLineChars="0"/>
            </w:pPr>
            <w:r>
              <w:rPr>
                <w:rFonts w:hint="eastAsia"/>
              </w:rPr>
              <w:t>用户新增规则</w:t>
            </w:r>
          </w:p>
          <w:p w14:paraId="366BEB0F" w14:textId="77777777" w:rsidR="0036756C" w:rsidRDefault="0036756C" w:rsidP="0030469F">
            <w:pPr>
              <w:pStyle w:val="a5"/>
              <w:numPr>
                <w:ilvl w:val="0"/>
                <w:numId w:val="17"/>
              </w:numPr>
              <w:ind w:firstLineChars="0"/>
            </w:pPr>
            <w:r>
              <w:rPr>
                <w:rFonts w:hint="eastAsia"/>
              </w:rPr>
              <w:t>用户点击进入审核流界面</w:t>
            </w:r>
          </w:p>
          <w:p w14:paraId="55BCB220" w14:textId="77777777" w:rsidR="0036756C" w:rsidRDefault="0036756C" w:rsidP="0030469F">
            <w:pPr>
              <w:pStyle w:val="a5"/>
              <w:numPr>
                <w:ilvl w:val="0"/>
                <w:numId w:val="17"/>
              </w:numPr>
              <w:ind w:firstLineChars="0"/>
            </w:pPr>
            <w:r>
              <w:rPr>
                <w:rFonts w:hint="eastAsia"/>
              </w:rPr>
              <w:t>用户点击终止审核流</w:t>
            </w:r>
          </w:p>
          <w:p w14:paraId="3568135A" w14:textId="4372C6D5" w:rsidR="0036756C" w:rsidRDefault="0036756C" w:rsidP="0030469F">
            <w:pPr>
              <w:pStyle w:val="a5"/>
              <w:numPr>
                <w:ilvl w:val="0"/>
                <w:numId w:val="17"/>
              </w:numPr>
              <w:ind w:firstLineChars="0"/>
            </w:pPr>
            <w:r>
              <w:rPr>
                <w:rFonts w:hint="eastAsia"/>
              </w:rPr>
              <w:t>审批人员审批审核流</w:t>
            </w:r>
          </w:p>
        </w:tc>
      </w:tr>
      <w:tr w:rsidR="00C806B4" w14:paraId="0074706C" w14:textId="77777777" w:rsidTr="005B0721">
        <w:tc>
          <w:tcPr>
            <w:tcW w:w="1980" w:type="dxa"/>
          </w:tcPr>
          <w:p w14:paraId="0B10A810" w14:textId="0ADDD76C" w:rsidR="00C806B4" w:rsidRDefault="00C806B4" w:rsidP="008C1387">
            <w:r>
              <w:rPr>
                <w:rFonts w:hint="eastAsia"/>
              </w:rPr>
              <w:t>预期结果</w:t>
            </w:r>
          </w:p>
        </w:tc>
        <w:tc>
          <w:tcPr>
            <w:tcW w:w="6316" w:type="dxa"/>
          </w:tcPr>
          <w:p w14:paraId="0E260B4B" w14:textId="700D15AE" w:rsidR="00C806B4" w:rsidRDefault="0036756C" w:rsidP="0030469F">
            <w:pPr>
              <w:pStyle w:val="a5"/>
              <w:numPr>
                <w:ilvl w:val="0"/>
                <w:numId w:val="18"/>
              </w:numPr>
              <w:ind w:firstLineChars="0"/>
            </w:pPr>
            <w:r>
              <w:rPr>
                <w:rFonts w:hint="eastAsia"/>
              </w:rPr>
              <w:t>触发创建审核流</w:t>
            </w:r>
          </w:p>
          <w:p w14:paraId="14F97EDD" w14:textId="77777777" w:rsidR="0036756C" w:rsidRDefault="0036756C" w:rsidP="0030469F">
            <w:pPr>
              <w:pStyle w:val="a5"/>
              <w:numPr>
                <w:ilvl w:val="0"/>
                <w:numId w:val="18"/>
              </w:numPr>
              <w:ind w:firstLineChars="0"/>
            </w:pPr>
            <w:r>
              <w:rPr>
                <w:rFonts w:hint="eastAsia"/>
              </w:rPr>
              <w:t>触发创建审核流</w:t>
            </w:r>
          </w:p>
          <w:p w14:paraId="0CB0BA20" w14:textId="77777777" w:rsidR="005B0721" w:rsidRDefault="005B0721" w:rsidP="0030469F">
            <w:pPr>
              <w:pStyle w:val="a5"/>
              <w:numPr>
                <w:ilvl w:val="0"/>
                <w:numId w:val="18"/>
              </w:numPr>
              <w:ind w:firstLineChars="0"/>
            </w:pPr>
            <w:r>
              <w:rPr>
                <w:rFonts w:hint="eastAsia"/>
              </w:rPr>
              <w:t>查看已经存在的审核流</w:t>
            </w:r>
          </w:p>
          <w:p w14:paraId="2F95C4DC" w14:textId="77777777" w:rsidR="005B0721" w:rsidRDefault="005B0721" w:rsidP="0030469F">
            <w:pPr>
              <w:pStyle w:val="a5"/>
              <w:numPr>
                <w:ilvl w:val="0"/>
                <w:numId w:val="18"/>
              </w:numPr>
              <w:ind w:firstLineChars="0"/>
            </w:pPr>
            <w:proofErr w:type="gramStart"/>
            <w:r>
              <w:rPr>
                <w:rFonts w:hint="eastAsia"/>
              </w:rPr>
              <w:t>审核流被终止</w:t>
            </w:r>
            <w:proofErr w:type="gramEnd"/>
          </w:p>
          <w:p w14:paraId="190C1AFF" w14:textId="692C38B3" w:rsidR="005B0721" w:rsidRDefault="005B0721" w:rsidP="0030469F">
            <w:pPr>
              <w:pStyle w:val="a5"/>
              <w:numPr>
                <w:ilvl w:val="0"/>
                <w:numId w:val="18"/>
              </w:numPr>
              <w:ind w:firstLineChars="0"/>
            </w:pPr>
            <w:r>
              <w:rPr>
                <w:rFonts w:hint="eastAsia"/>
              </w:rPr>
              <w:t>审核通过/审核未通过/流转到下个节点</w:t>
            </w:r>
          </w:p>
        </w:tc>
      </w:tr>
    </w:tbl>
    <w:p w14:paraId="5D084220" w14:textId="72AC4BB4" w:rsidR="00C806B4" w:rsidRPr="009B7B7F" w:rsidRDefault="005B0721" w:rsidP="008C1387">
      <w:pPr>
        <w:ind w:firstLine="420"/>
      </w:pPr>
      <w:r>
        <w:rPr>
          <w:rFonts w:hint="eastAsia"/>
        </w:rPr>
        <w:t>表xxx为</w:t>
      </w:r>
      <w:r w:rsidR="0092002A">
        <w:rPr>
          <w:rFonts w:hint="eastAsia"/>
        </w:rPr>
        <w:t>规则预处理功能的测试用例</w:t>
      </w:r>
    </w:p>
    <w:tbl>
      <w:tblPr>
        <w:tblStyle w:val="af3"/>
        <w:tblW w:w="0" w:type="auto"/>
        <w:tblLook w:val="04A0" w:firstRow="1" w:lastRow="0" w:firstColumn="1" w:lastColumn="0" w:noHBand="0" w:noVBand="1"/>
      </w:tblPr>
      <w:tblGrid>
        <w:gridCol w:w="1980"/>
        <w:gridCol w:w="6316"/>
      </w:tblGrid>
      <w:tr w:rsidR="005B0721" w14:paraId="3795C636" w14:textId="77777777" w:rsidTr="005B0721">
        <w:tc>
          <w:tcPr>
            <w:tcW w:w="1980" w:type="dxa"/>
          </w:tcPr>
          <w:p w14:paraId="105C50D2" w14:textId="086BC933" w:rsidR="005B0721" w:rsidRDefault="005B0721" w:rsidP="008C1387">
            <w:r>
              <w:rPr>
                <w:rFonts w:hint="eastAsia"/>
              </w:rPr>
              <w:t>测试ID</w:t>
            </w:r>
          </w:p>
        </w:tc>
        <w:tc>
          <w:tcPr>
            <w:tcW w:w="6316" w:type="dxa"/>
          </w:tcPr>
          <w:p w14:paraId="40953818" w14:textId="7C2CA83D" w:rsidR="005B0721" w:rsidRDefault="005B0721" w:rsidP="008C1387">
            <w:r>
              <w:rPr>
                <w:rFonts w:hint="eastAsia"/>
              </w:rPr>
              <w:t>TC3</w:t>
            </w:r>
          </w:p>
        </w:tc>
      </w:tr>
      <w:tr w:rsidR="005B0721" w14:paraId="5AECBCA2" w14:textId="77777777" w:rsidTr="005B0721">
        <w:tc>
          <w:tcPr>
            <w:tcW w:w="1980" w:type="dxa"/>
          </w:tcPr>
          <w:p w14:paraId="07E1E920" w14:textId="1CE94CC7" w:rsidR="005B0721" w:rsidRDefault="005B0721" w:rsidP="008C1387">
            <w:r>
              <w:rPr>
                <w:rFonts w:hint="eastAsia"/>
              </w:rPr>
              <w:t>测试名称</w:t>
            </w:r>
          </w:p>
        </w:tc>
        <w:tc>
          <w:tcPr>
            <w:tcW w:w="6316" w:type="dxa"/>
          </w:tcPr>
          <w:p w14:paraId="00B92C7F" w14:textId="2F4A9953" w:rsidR="005B0721" w:rsidRDefault="0092002A" w:rsidP="008C1387">
            <w:r>
              <w:rPr>
                <w:rFonts w:hint="eastAsia"/>
              </w:rPr>
              <w:t>规则预处理测试</w:t>
            </w:r>
          </w:p>
        </w:tc>
      </w:tr>
      <w:tr w:rsidR="005B0721" w14:paraId="1D574378" w14:textId="77777777" w:rsidTr="005B0721">
        <w:tc>
          <w:tcPr>
            <w:tcW w:w="1980" w:type="dxa"/>
          </w:tcPr>
          <w:p w14:paraId="470D6B0B" w14:textId="084B4759" w:rsidR="005B0721" w:rsidRDefault="005B0721" w:rsidP="008C1387">
            <w:r>
              <w:rPr>
                <w:rFonts w:hint="eastAsia"/>
              </w:rPr>
              <w:t>测试描述</w:t>
            </w:r>
          </w:p>
        </w:tc>
        <w:tc>
          <w:tcPr>
            <w:tcW w:w="6316" w:type="dxa"/>
          </w:tcPr>
          <w:p w14:paraId="68D06248" w14:textId="122B3C8C" w:rsidR="005B0721" w:rsidRDefault="0092002A" w:rsidP="008C1387">
            <w:r>
              <w:rPr>
                <w:rFonts w:hint="eastAsia"/>
              </w:rPr>
              <w:t>测试前端规则能够转换成后端执行需要的模式</w:t>
            </w:r>
            <w:r w:rsidR="0035198C">
              <w:rPr>
                <w:rFonts w:hint="eastAsia"/>
              </w:rPr>
              <w:t>，并且能够正确的执行</w:t>
            </w:r>
          </w:p>
        </w:tc>
      </w:tr>
      <w:tr w:rsidR="005B0721" w14:paraId="0F408863" w14:textId="77777777" w:rsidTr="005B0721">
        <w:tc>
          <w:tcPr>
            <w:tcW w:w="1980" w:type="dxa"/>
          </w:tcPr>
          <w:p w14:paraId="37C407DE" w14:textId="192B3EA5" w:rsidR="005B0721" w:rsidRDefault="005B0721" w:rsidP="008C1387">
            <w:r>
              <w:rPr>
                <w:rFonts w:hint="eastAsia"/>
              </w:rPr>
              <w:t>测试步骤</w:t>
            </w:r>
          </w:p>
        </w:tc>
        <w:tc>
          <w:tcPr>
            <w:tcW w:w="6316" w:type="dxa"/>
          </w:tcPr>
          <w:p w14:paraId="37754B84" w14:textId="77777777" w:rsidR="005B0721" w:rsidRDefault="0035198C" w:rsidP="0030469F">
            <w:pPr>
              <w:pStyle w:val="a5"/>
              <w:numPr>
                <w:ilvl w:val="0"/>
                <w:numId w:val="19"/>
              </w:numPr>
              <w:ind w:firstLineChars="0"/>
            </w:pPr>
            <w:r>
              <w:rPr>
                <w:rFonts w:hint="eastAsia"/>
              </w:rPr>
              <w:t>用户新建规则，并点击提交</w:t>
            </w:r>
          </w:p>
          <w:p w14:paraId="766EAF1B" w14:textId="27DCB28A" w:rsidR="0035198C" w:rsidRDefault="0035198C" w:rsidP="0030469F">
            <w:pPr>
              <w:pStyle w:val="a5"/>
              <w:numPr>
                <w:ilvl w:val="0"/>
                <w:numId w:val="19"/>
              </w:numPr>
              <w:ind w:firstLineChars="0"/>
            </w:pPr>
            <w:r>
              <w:rPr>
                <w:rFonts w:hint="eastAsia"/>
              </w:rPr>
              <w:t>用户修改规则，并点击提交</w:t>
            </w:r>
          </w:p>
        </w:tc>
      </w:tr>
      <w:tr w:rsidR="005B0721" w14:paraId="5C637B50" w14:textId="77777777" w:rsidTr="005B0721">
        <w:tc>
          <w:tcPr>
            <w:tcW w:w="1980" w:type="dxa"/>
          </w:tcPr>
          <w:p w14:paraId="39BCEEE5" w14:textId="7D944B26" w:rsidR="005B0721" w:rsidRDefault="005B0721" w:rsidP="008C1387">
            <w:r>
              <w:rPr>
                <w:rFonts w:hint="eastAsia"/>
              </w:rPr>
              <w:t>预期结果</w:t>
            </w:r>
          </w:p>
        </w:tc>
        <w:tc>
          <w:tcPr>
            <w:tcW w:w="6316" w:type="dxa"/>
          </w:tcPr>
          <w:p w14:paraId="5DE0D9B9" w14:textId="77777777" w:rsidR="005B0721" w:rsidRDefault="0035198C" w:rsidP="0030469F">
            <w:pPr>
              <w:pStyle w:val="a5"/>
              <w:numPr>
                <w:ilvl w:val="0"/>
                <w:numId w:val="20"/>
              </w:numPr>
              <w:ind w:firstLineChars="0"/>
            </w:pPr>
            <w:r>
              <w:rPr>
                <w:rFonts w:hint="eastAsia"/>
              </w:rPr>
              <w:t>规则转换成功</w:t>
            </w:r>
          </w:p>
          <w:p w14:paraId="2025921F" w14:textId="4367D59F" w:rsidR="0035198C" w:rsidRDefault="0035198C" w:rsidP="0030469F">
            <w:pPr>
              <w:pStyle w:val="a5"/>
              <w:numPr>
                <w:ilvl w:val="0"/>
                <w:numId w:val="20"/>
              </w:numPr>
              <w:ind w:firstLineChars="0"/>
            </w:pPr>
            <w:r>
              <w:rPr>
                <w:rFonts w:hint="eastAsia"/>
              </w:rPr>
              <w:t>规则转换成功</w:t>
            </w:r>
          </w:p>
        </w:tc>
      </w:tr>
    </w:tbl>
    <w:p w14:paraId="427B2D28" w14:textId="0D89472D" w:rsidR="008C1387" w:rsidRDefault="005D1254" w:rsidP="008C1387">
      <w:r>
        <w:tab/>
      </w:r>
      <w:r>
        <w:rPr>
          <w:rFonts w:hint="eastAsia"/>
        </w:rPr>
        <w:t>表xxx为业务处理功能的测试用例</w:t>
      </w:r>
    </w:p>
    <w:tbl>
      <w:tblPr>
        <w:tblStyle w:val="af3"/>
        <w:tblW w:w="0" w:type="auto"/>
        <w:tblLook w:val="04A0" w:firstRow="1" w:lastRow="0" w:firstColumn="1" w:lastColumn="0" w:noHBand="0" w:noVBand="1"/>
      </w:tblPr>
      <w:tblGrid>
        <w:gridCol w:w="1980"/>
        <w:gridCol w:w="6316"/>
      </w:tblGrid>
      <w:tr w:rsidR="005D1254" w14:paraId="7E9FF5ED" w14:textId="77777777" w:rsidTr="005D1254">
        <w:tc>
          <w:tcPr>
            <w:tcW w:w="1980" w:type="dxa"/>
          </w:tcPr>
          <w:p w14:paraId="565A9350" w14:textId="157C30FA" w:rsidR="005D1254" w:rsidRDefault="005D1254" w:rsidP="008C1387">
            <w:r>
              <w:rPr>
                <w:rFonts w:hint="eastAsia"/>
              </w:rPr>
              <w:t>测试I</w:t>
            </w:r>
            <w:r>
              <w:t>D</w:t>
            </w:r>
          </w:p>
        </w:tc>
        <w:tc>
          <w:tcPr>
            <w:tcW w:w="6316" w:type="dxa"/>
          </w:tcPr>
          <w:p w14:paraId="6BD251FB" w14:textId="5C8110D8" w:rsidR="005D1254" w:rsidRDefault="005D1254" w:rsidP="008C1387">
            <w:r>
              <w:rPr>
                <w:rFonts w:hint="eastAsia"/>
              </w:rPr>
              <w:t>T</w:t>
            </w:r>
            <w:r>
              <w:t>C4</w:t>
            </w:r>
          </w:p>
        </w:tc>
      </w:tr>
      <w:tr w:rsidR="005D1254" w14:paraId="6331F3D4" w14:textId="77777777" w:rsidTr="005D1254">
        <w:tc>
          <w:tcPr>
            <w:tcW w:w="1980" w:type="dxa"/>
          </w:tcPr>
          <w:p w14:paraId="59AA8D17" w14:textId="5A8793F3" w:rsidR="005D1254" w:rsidRDefault="005D1254" w:rsidP="008C1387">
            <w:r>
              <w:rPr>
                <w:rFonts w:hint="eastAsia"/>
              </w:rPr>
              <w:t>测试名称</w:t>
            </w:r>
          </w:p>
        </w:tc>
        <w:tc>
          <w:tcPr>
            <w:tcW w:w="6316" w:type="dxa"/>
          </w:tcPr>
          <w:p w14:paraId="7EF39F44" w14:textId="20F1A605" w:rsidR="005D1254" w:rsidRDefault="005D1254" w:rsidP="008C1387">
            <w:r>
              <w:rPr>
                <w:rFonts w:hint="eastAsia"/>
              </w:rPr>
              <w:t>业务功能测试</w:t>
            </w:r>
          </w:p>
        </w:tc>
      </w:tr>
      <w:tr w:rsidR="005D1254" w14:paraId="0E2CC2B7" w14:textId="77777777" w:rsidTr="005D1254">
        <w:tc>
          <w:tcPr>
            <w:tcW w:w="1980" w:type="dxa"/>
          </w:tcPr>
          <w:p w14:paraId="0E63FD3C" w14:textId="3C6E5E36" w:rsidR="005D1254" w:rsidRDefault="005D1254" w:rsidP="008C1387">
            <w:r>
              <w:rPr>
                <w:rFonts w:hint="eastAsia"/>
              </w:rPr>
              <w:t>测试描述</w:t>
            </w:r>
          </w:p>
        </w:tc>
        <w:tc>
          <w:tcPr>
            <w:tcW w:w="6316" w:type="dxa"/>
          </w:tcPr>
          <w:p w14:paraId="2CF6ABE2" w14:textId="00400BA2" w:rsidR="005D1254" w:rsidRDefault="005D1254" w:rsidP="005D1254">
            <w:r>
              <w:rPr>
                <w:rFonts w:hint="eastAsia"/>
              </w:rPr>
              <w:t>测试业务处理功能是否达到要求</w:t>
            </w:r>
          </w:p>
        </w:tc>
      </w:tr>
      <w:tr w:rsidR="005D1254" w14:paraId="1F201F90" w14:textId="77777777" w:rsidTr="005D1254">
        <w:tc>
          <w:tcPr>
            <w:tcW w:w="1980" w:type="dxa"/>
          </w:tcPr>
          <w:p w14:paraId="66369023" w14:textId="76C0053E" w:rsidR="005D1254" w:rsidRDefault="005D1254" w:rsidP="008C1387">
            <w:r>
              <w:rPr>
                <w:rFonts w:hint="eastAsia"/>
              </w:rPr>
              <w:t>测试步骤</w:t>
            </w:r>
          </w:p>
        </w:tc>
        <w:tc>
          <w:tcPr>
            <w:tcW w:w="6316" w:type="dxa"/>
          </w:tcPr>
          <w:p w14:paraId="56448E9E" w14:textId="47D0590D" w:rsidR="005D1254" w:rsidRDefault="005B61FF" w:rsidP="0030469F">
            <w:pPr>
              <w:pStyle w:val="a5"/>
              <w:numPr>
                <w:ilvl w:val="0"/>
                <w:numId w:val="21"/>
              </w:numPr>
              <w:ind w:firstLineChars="0"/>
            </w:pPr>
            <w:r>
              <w:rPr>
                <w:rFonts w:hint="eastAsia"/>
              </w:rPr>
              <w:t>用户下单</w:t>
            </w:r>
          </w:p>
        </w:tc>
      </w:tr>
      <w:tr w:rsidR="005D1254" w14:paraId="642A2C13" w14:textId="77777777" w:rsidTr="005D1254">
        <w:tc>
          <w:tcPr>
            <w:tcW w:w="1980" w:type="dxa"/>
          </w:tcPr>
          <w:p w14:paraId="2E679AD3" w14:textId="702553D2" w:rsidR="005D1254" w:rsidRDefault="005D1254" w:rsidP="008C1387">
            <w:r>
              <w:rPr>
                <w:rFonts w:hint="eastAsia"/>
              </w:rPr>
              <w:t>预期结果</w:t>
            </w:r>
          </w:p>
        </w:tc>
        <w:tc>
          <w:tcPr>
            <w:tcW w:w="6316" w:type="dxa"/>
          </w:tcPr>
          <w:p w14:paraId="7AE799C8" w14:textId="77777777" w:rsidR="005D1254" w:rsidRDefault="005B61FF" w:rsidP="0030469F">
            <w:pPr>
              <w:pStyle w:val="a5"/>
              <w:numPr>
                <w:ilvl w:val="0"/>
                <w:numId w:val="22"/>
              </w:numPr>
              <w:ind w:firstLineChars="0"/>
            </w:pPr>
            <w:r>
              <w:rPr>
                <w:rFonts w:hint="eastAsia"/>
              </w:rPr>
              <w:t>命中规则</w:t>
            </w:r>
          </w:p>
          <w:p w14:paraId="57AB5D61" w14:textId="473F5DE2" w:rsidR="005B61FF" w:rsidRDefault="005B61FF" w:rsidP="0030469F">
            <w:pPr>
              <w:pStyle w:val="a5"/>
              <w:numPr>
                <w:ilvl w:val="0"/>
                <w:numId w:val="22"/>
              </w:numPr>
              <w:ind w:firstLineChars="0"/>
            </w:pPr>
            <w:r>
              <w:rPr>
                <w:rFonts w:hint="eastAsia"/>
              </w:rPr>
              <w:t>未命中规则</w:t>
            </w:r>
          </w:p>
        </w:tc>
      </w:tr>
    </w:tbl>
    <w:p w14:paraId="667C4BCF" w14:textId="77777777" w:rsidR="005D1254" w:rsidRPr="008C1387" w:rsidRDefault="005D1254" w:rsidP="008C1387"/>
    <w:p w14:paraId="7FFCAD9D" w14:textId="720445EA" w:rsidR="008C1387" w:rsidRDefault="008C1387" w:rsidP="008C1387">
      <w:pPr>
        <w:pStyle w:val="3"/>
      </w:pPr>
      <w:bookmarkStart w:id="338" w:name="_Toc25947941"/>
      <w:r>
        <w:rPr>
          <w:rFonts w:hint="eastAsia"/>
        </w:rPr>
        <w:t>4.5.3</w:t>
      </w:r>
      <w:r>
        <w:t xml:space="preserve"> </w:t>
      </w:r>
      <w:r>
        <w:rPr>
          <w:rFonts w:hint="eastAsia"/>
        </w:rPr>
        <w:t>测试结果</w:t>
      </w:r>
      <w:bookmarkEnd w:id="338"/>
    </w:p>
    <w:p w14:paraId="44CF69C7" w14:textId="77777777" w:rsidR="008C1387" w:rsidRDefault="008C1387" w:rsidP="008C1387">
      <w:pPr>
        <w:ind w:firstLine="420"/>
      </w:pPr>
      <w:r>
        <w:rPr>
          <w:rFonts w:hint="eastAsia"/>
        </w:rPr>
        <w:t>##</w:t>
      </w:r>
    </w:p>
    <w:p w14:paraId="28FB1E8A" w14:textId="267DC0F5" w:rsidR="008C1387" w:rsidRDefault="008C1387" w:rsidP="008C1387">
      <w:pPr>
        <w:pStyle w:val="1"/>
        <w:jc w:val="center"/>
        <w:rPr>
          <w:rFonts w:ascii="黑体" w:eastAsia="黑体"/>
        </w:rPr>
      </w:pPr>
      <w:bookmarkStart w:id="339" w:name="_Toc136107013"/>
      <w:bookmarkStart w:id="340" w:name="_Toc9453508"/>
      <w:bookmarkStart w:id="341" w:name="_Toc25947942"/>
      <w:r>
        <w:rPr>
          <w:rFonts w:ascii="黑体" w:eastAsia="黑体" w:hint="eastAsia"/>
        </w:rPr>
        <w:t>第五章  总结与展望</w:t>
      </w:r>
      <w:bookmarkEnd w:id="339"/>
      <w:bookmarkEnd w:id="340"/>
      <w:bookmarkEnd w:id="341"/>
    </w:p>
    <w:p w14:paraId="416040A9" w14:textId="3CBF4A69" w:rsidR="008C1387" w:rsidRDefault="008C1387" w:rsidP="008C1387">
      <w:pPr>
        <w:pStyle w:val="2"/>
      </w:pPr>
      <w:bookmarkStart w:id="342" w:name="_Toc25947943"/>
      <w:r>
        <w:rPr>
          <w:rFonts w:hint="eastAsia"/>
        </w:rPr>
        <w:t>5.1</w:t>
      </w:r>
      <w:r>
        <w:t xml:space="preserve"> </w:t>
      </w:r>
      <w:r>
        <w:rPr>
          <w:rFonts w:hint="eastAsia"/>
        </w:rPr>
        <w:t>总结</w:t>
      </w:r>
      <w:bookmarkEnd w:id="342"/>
    </w:p>
    <w:p w14:paraId="5415B543" w14:textId="77777777" w:rsidR="008C1387" w:rsidRDefault="008C1387" w:rsidP="008C1387">
      <w:pPr>
        <w:ind w:firstLine="420"/>
      </w:pPr>
      <w:r>
        <w:rPr>
          <w:rFonts w:hint="eastAsia"/>
        </w:rPr>
        <w:t>##</w:t>
      </w:r>
    </w:p>
    <w:p w14:paraId="11967511" w14:textId="77777777" w:rsidR="008C1387" w:rsidRPr="008C1387" w:rsidRDefault="008C1387" w:rsidP="008C1387"/>
    <w:p w14:paraId="16F8D4DE" w14:textId="68A80330" w:rsidR="008C1387" w:rsidRDefault="008C1387" w:rsidP="008C1387">
      <w:pPr>
        <w:pStyle w:val="2"/>
      </w:pPr>
      <w:bookmarkStart w:id="343" w:name="_Toc25947944"/>
      <w:r>
        <w:rPr>
          <w:rFonts w:hint="eastAsia"/>
        </w:rPr>
        <w:lastRenderedPageBreak/>
        <w:t>5.2</w:t>
      </w:r>
      <w:r w:rsidR="00EB775C">
        <w:t xml:space="preserve"> </w:t>
      </w:r>
      <w:r w:rsidR="00EB775C">
        <w:rPr>
          <w:rFonts w:hint="eastAsia"/>
        </w:rPr>
        <w:t>工作</w:t>
      </w:r>
      <w:r>
        <w:rPr>
          <w:rFonts w:hint="eastAsia"/>
        </w:rPr>
        <w:t>展望</w:t>
      </w:r>
      <w:bookmarkEnd w:id="343"/>
    </w:p>
    <w:p w14:paraId="2171D80B" w14:textId="77777777" w:rsidR="008C1387" w:rsidRDefault="008C1387" w:rsidP="008C1387">
      <w:pPr>
        <w:ind w:firstLine="420"/>
      </w:pPr>
      <w:r>
        <w:rPr>
          <w:rFonts w:hint="eastAsia"/>
        </w:rPr>
        <w:t>##</w:t>
      </w:r>
    </w:p>
    <w:p w14:paraId="6FEE3B9D" w14:textId="63D70DC4" w:rsidR="008C1387" w:rsidRDefault="008C1387" w:rsidP="008C1387"/>
    <w:p w14:paraId="1BB485FF" w14:textId="35B75FCB" w:rsidR="00EB775C" w:rsidRDefault="00EB775C" w:rsidP="00EB775C">
      <w:pPr>
        <w:pStyle w:val="1"/>
        <w:jc w:val="center"/>
        <w:rPr>
          <w:rFonts w:ascii="黑体" w:eastAsia="黑体"/>
        </w:rPr>
      </w:pPr>
      <w:bookmarkStart w:id="344" w:name="_Toc136107018"/>
      <w:bookmarkStart w:id="345" w:name="_Toc9453511"/>
      <w:bookmarkStart w:id="346" w:name="_Toc25947945"/>
      <w:r>
        <w:rPr>
          <w:rFonts w:ascii="黑体" w:eastAsia="黑体" w:hint="eastAsia"/>
        </w:rPr>
        <w:t>参 考 文 献</w:t>
      </w:r>
      <w:bookmarkEnd w:id="344"/>
      <w:bookmarkEnd w:id="345"/>
      <w:bookmarkEnd w:id="346"/>
    </w:p>
    <w:p w14:paraId="6C6B9B41" w14:textId="77777777" w:rsidR="00EB775C" w:rsidRDefault="00EB775C" w:rsidP="00EB775C">
      <w:pPr>
        <w:ind w:firstLine="420"/>
      </w:pPr>
      <w:r>
        <w:rPr>
          <w:rFonts w:hint="eastAsia"/>
        </w:rPr>
        <w:t>##</w:t>
      </w:r>
    </w:p>
    <w:p w14:paraId="56E2CAE8" w14:textId="77777777" w:rsidR="00EB775C" w:rsidRPr="00EB775C" w:rsidRDefault="00EB775C" w:rsidP="00EB775C"/>
    <w:p w14:paraId="4D399935" w14:textId="77777777" w:rsidR="00EB775C" w:rsidRDefault="00EB775C" w:rsidP="00EB775C">
      <w:pPr>
        <w:pStyle w:val="1"/>
        <w:jc w:val="center"/>
        <w:rPr>
          <w:rFonts w:ascii="黑体" w:eastAsia="黑体"/>
        </w:rPr>
      </w:pPr>
      <w:bookmarkStart w:id="347" w:name="_Toc9453512"/>
      <w:bookmarkStart w:id="348" w:name="_Toc25947946"/>
      <w:r>
        <w:rPr>
          <w:rFonts w:ascii="黑体" w:eastAsia="黑体" w:hint="eastAsia"/>
        </w:rPr>
        <w:t>致      谢</w:t>
      </w:r>
      <w:bookmarkEnd w:id="347"/>
      <w:bookmarkEnd w:id="348"/>
    </w:p>
    <w:p w14:paraId="77300CD0" w14:textId="77777777" w:rsidR="00EB775C" w:rsidRDefault="00EB775C" w:rsidP="00EB775C">
      <w:pPr>
        <w:ind w:firstLine="420"/>
      </w:pPr>
      <w:r>
        <w:rPr>
          <w:rFonts w:hint="eastAsia"/>
        </w:rPr>
        <w:t>##</w:t>
      </w:r>
    </w:p>
    <w:p w14:paraId="4C380214" w14:textId="77777777" w:rsidR="00EB775C" w:rsidRPr="008C1387" w:rsidRDefault="00EB775C" w:rsidP="008C1387"/>
    <w:sectPr w:rsidR="00EB775C" w:rsidRPr="008C1387" w:rsidSect="0033795B">
      <w:pgSz w:w="11906" w:h="16838"/>
      <w:pgMar w:top="156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3B8912E" w14:textId="77777777" w:rsidR="00187100" w:rsidRDefault="00187100">
      <w:r>
        <w:separator/>
      </w:r>
    </w:p>
  </w:endnote>
  <w:endnote w:type="continuationSeparator" w:id="0">
    <w:p w14:paraId="109DADB0" w14:textId="77777777" w:rsidR="00187100" w:rsidRDefault="001871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仿宋体">
    <w:altName w:val="宋体"/>
    <w:charset w:val="86"/>
    <w:family w:val="roma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B4E3B4" w14:textId="77777777" w:rsidR="00621334" w:rsidRDefault="00621334">
    <w:pPr>
      <w:pStyle w:val="ad"/>
      <w:framePr w:wrap="around" w:vAnchor="text" w:hAnchor="margin" w:xAlign="center" w:y="1"/>
      <w:rPr>
        <w:rStyle w:val="a9"/>
      </w:rPr>
    </w:pPr>
    <w:r>
      <w:fldChar w:fldCharType="begin"/>
    </w:r>
    <w:r>
      <w:rPr>
        <w:rStyle w:val="a9"/>
      </w:rPr>
      <w:instrText xml:space="preserve">PAGE  </w:instrText>
    </w:r>
    <w:r>
      <w:fldChar w:fldCharType="end"/>
    </w:r>
  </w:p>
  <w:p w14:paraId="249055EC" w14:textId="77777777" w:rsidR="00621334" w:rsidRDefault="00621334">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1627C7" w14:textId="77777777" w:rsidR="00187100" w:rsidRDefault="00187100">
      <w:r>
        <w:separator/>
      </w:r>
    </w:p>
  </w:footnote>
  <w:footnote w:type="continuationSeparator" w:id="0">
    <w:p w14:paraId="37D350C7" w14:textId="77777777" w:rsidR="00187100" w:rsidRDefault="001871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9EB24" w14:textId="77777777" w:rsidR="00621334" w:rsidRDefault="00621334">
    <w:pPr>
      <w:pStyle w:val="ab"/>
      <w:jc w:val="both"/>
    </w:pPr>
    <w:r>
      <w:rPr>
        <w:rFonts w:hint="eastAsia"/>
      </w:rPr>
      <w:t>南京大学硕士论文</w:t>
    </w:r>
    <w:r>
      <w:rPr>
        <w:rFonts w:hint="eastAsia"/>
      </w:rPr>
      <w:t xml:space="preserve">                                                        </w:t>
    </w:r>
    <w:r>
      <w:rPr>
        <w:rFonts w:hint="eastAsia"/>
      </w:rPr>
      <w:t>版权及论文原创性说明</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84F879" w14:textId="77777777" w:rsidR="00621334" w:rsidRDefault="00621334">
    <w:pPr>
      <w:pStyle w:val="ab"/>
    </w:pPr>
    <w:r>
      <w:rPr>
        <w:rFonts w:hint="eastAsia"/>
      </w:rPr>
      <w:t>南京大学硕士论文</w:t>
    </w:r>
    <w:r>
      <w:rPr>
        <w:rFonts w:hint="eastAsia"/>
      </w:rPr>
      <w:t xml:space="preserve">                                                                     </w:t>
    </w:r>
    <w:r>
      <w:rPr>
        <w:rFonts w:hint="eastAsia"/>
      </w:rPr>
      <w:t>图目录</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0F5BB3" w14:textId="77777777" w:rsidR="00621334" w:rsidRDefault="00621334">
    <w:pPr>
      <w:pStyle w:val="ab"/>
    </w:pPr>
    <w:r>
      <w:rPr>
        <w:rFonts w:hint="eastAsia"/>
      </w:rPr>
      <w:t>南京大学硕士论文</w:t>
    </w:r>
    <w:r>
      <w:rPr>
        <w:rFonts w:hint="eastAsia"/>
      </w:rPr>
      <w:t xml:space="preserve">                                                                      </w:t>
    </w:r>
    <w:r>
      <w:rPr>
        <w:rFonts w:hint="eastAsia"/>
      </w:rPr>
      <w:t>表目录</w: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F7D60F" w14:textId="77777777" w:rsidR="00621334" w:rsidRDefault="00621334">
    <w:pPr>
      <w:pStyle w:val="ab"/>
    </w:pPr>
    <w:r>
      <w:rPr>
        <w:rFonts w:hint="eastAsia"/>
      </w:rPr>
      <w:t>南京大学硕士论文</w:t>
    </w:r>
    <w:r>
      <w:rPr>
        <w:rFonts w:hint="eastAsia"/>
      </w:rPr>
      <w:t xml:space="preserve">                                                                    </w:t>
    </w:r>
    <w:r>
      <w:rPr>
        <w:rFonts w:ascii="Arial" w:hAnsi="Arial" w:cs="Arial" w:hint="eastAsia"/>
      </w:rPr>
      <w:t>Abstract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F25"/>
    <w:multiLevelType w:val="hybridMultilevel"/>
    <w:tmpl w:val="A142F906"/>
    <w:lvl w:ilvl="0" w:tplc="B01242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F83172"/>
    <w:multiLevelType w:val="hybridMultilevel"/>
    <w:tmpl w:val="E1B09806"/>
    <w:lvl w:ilvl="0" w:tplc="92DED61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F64C5A"/>
    <w:multiLevelType w:val="hybridMultilevel"/>
    <w:tmpl w:val="CC9AD336"/>
    <w:lvl w:ilvl="0" w:tplc="19DC8E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02D2EF4"/>
    <w:multiLevelType w:val="hybridMultilevel"/>
    <w:tmpl w:val="6AF6C7BC"/>
    <w:lvl w:ilvl="0" w:tplc="D8EC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09547CC"/>
    <w:multiLevelType w:val="hybridMultilevel"/>
    <w:tmpl w:val="41801552"/>
    <w:lvl w:ilvl="0" w:tplc="B6E85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3ED2D4A"/>
    <w:multiLevelType w:val="hybridMultilevel"/>
    <w:tmpl w:val="891EA700"/>
    <w:lvl w:ilvl="0" w:tplc="C8D05D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05434A"/>
    <w:multiLevelType w:val="multilevel"/>
    <w:tmpl w:val="795E996C"/>
    <w:lvl w:ilvl="0">
      <w:start w:val="1"/>
      <w:numFmt w:val="decimal"/>
      <w:lvlText w:val="%1."/>
      <w:lvlJc w:val="left"/>
      <w:pPr>
        <w:ind w:left="360" w:hanging="360"/>
      </w:pPr>
      <w:rPr>
        <w:rFonts w:hint="default"/>
      </w:rPr>
    </w:lvl>
    <w:lvl w:ilvl="1">
      <w:start w:val="3"/>
      <w:numFmt w:val="decimal"/>
      <w:isLgl/>
      <w:lvlText w:val="%1.%2"/>
      <w:lvlJc w:val="left"/>
      <w:pPr>
        <w:ind w:left="852" w:hanging="852"/>
      </w:pPr>
      <w:rPr>
        <w:rFonts w:hint="default"/>
      </w:rPr>
    </w:lvl>
    <w:lvl w:ilvl="2">
      <w:start w:val="2"/>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 w15:restartNumberingAfterBreak="0">
    <w:nsid w:val="18801545"/>
    <w:multiLevelType w:val="hybridMultilevel"/>
    <w:tmpl w:val="AEA0E146"/>
    <w:lvl w:ilvl="0" w:tplc="0D92DB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9E8173E"/>
    <w:multiLevelType w:val="hybridMultilevel"/>
    <w:tmpl w:val="84843750"/>
    <w:lvl w:ilvl="0" w:tplc="97DC57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C8328F"/>
    <w:multiLevelType w:val="hybridMultilevel"/>
    <w:tmpl w:val="2F9A8D96"/>
    <w:lvl w:ilvl="0" w:tplc="7EA05E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75B51"/>
    <w:multiLevelType w:val="hybridMultilevel"/>
    <w:tmpl w:val="CC3A6C22"/>
    <w:lvl w:ilvl="0" w:tplc="EBE2BD7C">
      <w:start w:val="1"/>
      <w:numFmt w:val="decimal"/>
      <w:lvlText w:val="%1."/>
      <w:lvlJc w:val="left"/>
      <w:pPr>
        <w:ind w:left="0" w:firstLine="482"/>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1" w15:restartNumberingAfterBreak="0">
    <w:nsid w:val="28DF24CA"/>
    <w:multiLevelType w:val="hybridMultilevel"/>
    <w:tmpl w:val="BBF8A04E"/>
    <w:lvl w:ilvl="0" w:tplc="F2C051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E647036"/>
    <w:multiLevelType w:val="hybridMultilevel"/>
    <w:tmpl w:val="0CAA3854"/>
    <w:lvl w:ilvl="0" w:tplc="090672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75A482B"/>
    <w:multiLevelType w:val="multilevel"/>
    <w:tmpl w:val="98E2A8C0"/>
    <w:lvl w:ilvl="0">
      <w:start w:val="1"/>
      <w:numFmt w:val="decimal"/>
      <w:lvlText w:val="%1"/>
      <w:lvlJc w:val="left"/>
      <w:pPr>
        <w:ind w:left="456" w:hanging="456"/>
      </w:pPr>
      <w:rPr>
        <w:rFonts w:hint="default"/>
      </w:rPr>
    </w:lvl>
    <w:lvl w:ilvl="1">
      <w:start w:val="2"/>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8F4283D"/>
    <w:multiLevelType w:val="hybridMultilevel"/>
    <w:tmpl w:val="BC1CF00C"/>
    <w:lvl w:ilvl="0" w:tplc="0C9E8766">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BE911C8"/>
    <w:multiLevelType w:val="multilevel"/>
    <w:tmpl w:val="A6C68BEA"/>
    <w:lvl w:ilvl="0">
      <w:start w:val="1"/>
      <w:numFmt w:val="decimal"/>
      <w:lvlText w:val="%1."/>
      <w:lvlJc w:val="left"/>
      <w:pPr>
        <w:ind w:left="360" w:hanging="360"/>
      </w:pPr>
      <w:rPr>
        <w:rFonts w:hint="default"/>
      </w:rPr>
    </w:lvl>
    <w:lvl w:ilvl="1">
      <w:start w:val="1"/>
      <w:numFmt w:val="decimal"/>
      <w:isLgl/>
      <w:lvlText w:val="%1.%2"/>
      <w:lvlJc w:val="left"/>
      <w:pPr>
        <w:ind w:left="864" w:hanging="624"/>
      </w:pPr>
      <w:rPr>
        <w:rFonts w:hint="default"/>
      </w:rPr>
    </w:lvl>
    <w:lvl w:ilvl="2">
      <w:start w:val="3"/>
      <w:numFmt w:val="decimal"/>
      <w:isLgl/>
      <w:lvlText w:val="%1.%2.%3"/>
      <w:lvlJc w:val="left"/>
      <w:pPr>
        <w:ind w:left="120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040" w:hanging="1080"/>
      </w:pPr>
      <w:rPr>
        <w:rFonts w:hint="default"/>
      </w:rPr>
    </w:lvl>
    <w:lvl w:ilvl="5">
      <w:start w:val="1"/>
      <w:numFmt w:val="decimal"/>
      <w:isLgl/>
      <w:lvlText w:val="%1.%2.%3.%4.%5.%6"/>
      <w:lvlJc w:val="left"/>
      <w:pPr>
        <w:ind w:left="228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120" w:hanging="1440"/>
      </w:pPr>
      <w:rPr>
        <w:rFonts w:hint="default"/>
      </w:rPr>
    </w:lvl>
    <w:lvl w:ilvl="8">
      <w:start w:val="1"/>
      <w:numFmt w:val="decimal"/>
      <w:isLgl/>
      <w:lvlText w:val="%1.%2.%3.%4.%5.%6.%7.%8.%9"/>
      <w:lvlJc w:val="left"/>
      <w:pPr>
        <w:ind w:left="3720" w:hanging="1800"/>
      </w:pPr>
      <w:rPr>
        <w:rFonts w:hint="default"/>
      </w:rPr>
    </w:lvl>
  </w:abstractNum>
  <w:abstractNum w:abstractNumId="16" w15:restartNumberingAfterBreak="0">
    <w:nsid w:val="3CA4135B"/>
    <w:multiLevelType w:val="multilevel"/>
    <w:tmpl w:val="51E07C0C"/>
    <w:lvl w:ilvl="0">
      <w:start w:val="1"/>
      <w:numFmt w:val="decimal"/>
      <w:lvlText w:val="%1，"/>
      <w:lvlJc w:val="left"/>
      <w:pPr>
        <w:ind w:left="360" w:hanging="360"/>
      </w:pPr>
      <w:rPr>
        <w:rFonts w:ascii="Arial" w:eastAsia="宋体" w:hAnsi="Arial" w:cs="Arial"/>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7" w15:restartNumberingAfterBreak="0">
    <w:nsid w:val="3FA4271F"/>
    <w:multiLevelType w:val="hybridMultilevel"/>
    <w:tmpl w:val="E90AACF4"/>
    <w:lvl w:ilvl="0" w:tplc="CD6E8F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1285C8B"/>
    <w:multiLevelType w:val="multilevel"/>
    <w:tmpl w:val="529CA99C"/>
    <w:lvl w:ilvl="0">
      <w:start w:val="1"/>
      <w:numFmt w:val="decimal"/>
      <w:lvlText w:val="%1."/>
      <w:lvlJc w:val="left"/>
      <w:pPr>
        <w:ind w:left="360" w:hanging="360"/>
      </w:pPr>
      <w:rPr>
        <w:rFonts w:hint="default"/>
      </w:rPr>
    </w:lvl>
    <w:lvl w:ilvl="1">
      <w:start w:val="1"/>
      <w:numFmt w:val="decimal"/>
      <w:isLgl/>
      <w:lvlText w:val="%1.%2"/>
      <w:lvlJc w:val="left"/>
      <w:pPr>
        <w:ind w:left="852" w:hanging="852"/>
      </w:pPr>
      <w:rPr>
        <w:rFonts w:hint="default"/>
      </w:rPr>
    </w:lvl>
    <w:lvl w:ilvl="2">
      <w:start w:val="4"/>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2987F84"/>
    <w:multiLevelType w:val="multilevel"/>
    <w:tmpl w:val="7396BC1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2E4772D"/>
    <w:multiLevelType w:val="hybridMultilevel"/>
    <w:tmpl w:val="7ADA8A6E"/>
    <w:lvl w:ilvl="0" w:tplc="CC36E8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83140AF"/>
    <w:multiLevelType w:val="hybridMultilevel"/>
    <w:tmpl w:val="E968F806"/>
    <w:lvl w:ilvl="0" w:tplc="661A8C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A84613D"/>
    <w:multiLevelType w:val="multilevel"/>
    <w:tmpl w:val="C9901626"/>
    <w:lvl w:ilvl="0">
      <w:start w:val="1"/>
      <w:numFmt w:val="decimal"/>
      <w:lvlText w:val="%1."/>
      <w:lvlJc w:val="left"/>
      <w:pPr>
        <w:ind w:left="360" w:hanging="360"/>
      </w:pPr>
      <w:rPr>
        <w:rFonts w:hint="default"/>
      </w:rPr>
    </w:lvl>
    <w:lvl w:ilvl="1">
      <w:start w:val="4"/>
      <w:numFmt w:val="decimal"/>
      <w:isLgl/>
      <w:lvlText w:val="%1.%2"/>
      <w:lvlJc w:val="left"/>
      <w:pPr>
        <w:ind w:left="852" w:hanging="852"/>
      </w:pPr>
      <w:rPr>
        <w:rFonts w:hint="default"/>
      </w:rPr>
    </w:lvl>
    <w:lvl w:ilvl="2">
      <w:start w:val="3"/>
      <w:numFmt w:val="decimal"/>
      <w:isLgl/>
      <w:lvlText w:val="%1.%2.%3"/>
      <w:lvlJc w:val="left"/>
      <w:pPr>
        <w:ind w:left="852" w:hanging="852"/>
      </w:pPr>
      <w:rPr>
        <w:rFonts w:hint="default"/>
      </w:rPr>
    </w:lvl>
    <w:lvl w:ilvl="3">
      <w:start w:val="1"/>
      <w:numFmt w:val="decimal"/>
      <w:isLgl/>
      <w:lvlText w:val="%1.%2.%3.%4"/>
      <w:lvlJc w:val="left"/>
      <w:pPr>
        <w:ind w:left="852" w:hanging="852"/>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A90492F"/>
    <w:multiLevelType w:val="hybridMultilevel"/>
    <w:tmpl w:val="4F08564E"/>
    <w:lvl w:ilvl="0" w:tplc="F266EC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BDF71EA"/>
    <w:multiLevelType w:val="multilevel"/>
    <w:tmpl w:val="D4A8BE92"/>
    <w:lvl w:ilvl="0">
      <w:start w:val="1"/>
      <w:numFmt w:val="decimal"/>
      <w:lvlText w:val="%1."/>
      <w:lvlJc w:val="left"/>
      <w:pPr>
        <w:ind w:left="420" w:hanging="420"/>
      </w:pPr>
    </w:lvl>
    <w:lvl w:ilvl="1">
      <w:start w:val="1"/>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4C076CCC"/>
    <w:multiLevelType w:val="multilevel"/>
    <w:tmpl w:val="29CA7A72"/>
    <w:lvl w:ilvl="0">
      <w:start w:val="1"/>
      <w:numFmt w:val="decimal"/>
      <w:lvlText w:val="%1."/>
      <w:lvlJc w:val="left"/>
      <w:pPr>
        <w:ind w:left="360" w:hanging="360"/>
      </w:pPr>
      <w:rPr>
        <w:rFonts w:hint="default"/>
      </w:rPr>
    </w:lvl>
    <w:lvl w:ilvl="1">
      <w:start w:val="3"/>
      <w:numFmt w:val="decimal"/>
      <w:isLgl/>
      <w:lvlText w:val="%1.%2"/>
      <w:lvlJc w:val="left"/>
      <w:pPr>
        <w:ind w:left="528" w:hanging="528"/>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6" w15:restartNumberingAfterBreak="0">
    <w:nsid w:val="4FB635C4"/>
    <w:multiLevelType w:val="hybridMultilevel"/>
    <w:tmpl w:val="096E09EE"/>
    <w:lvl w:ilvl="0" w:tplc="329CE3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3F10EE6"/>
    <w:multiLevelType w:val="hybridMultilevel"/>
    <w:tmpl w:val="C68EAA6A"/>
    <w:lvl w:ilvl="0" w:tplc="EFEE34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82269B9"/>
    <w:multiLevelType w:val="hybridMultilevel"/>
    <w:tmpl w:val="754A2F2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15:restartNumberingAfterBreak="0">
    <w:nsid w:val="59B9581F"/>
    <w:multiLevelType w:val="hybridMultilevel"/>
    <w:tmpl w:val="74B01794"/>
    <w:lvl w:ilvl="0" w:tplc="D5DAA8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A8029E3"/>
    <w:multiLevelType w:val="hybridMultilevel"/>
    <w:tmpl w:val="6846AE3A"/>
    <w:lvl w:ilvl="0" w:tplc="E0282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4128E9"/>
    <w:multiLevelType w:val="multilevel"/>
    <w:tmpl w:val="98E28B28"/>
    <w:lvl w:ilvl="0">
      <w:start w:val="1"/>
      <w:numFmt w:val="decimal"/>
      <w:lvlText w:val="%1."/>
      <w:lvlJc w:val="left"/>
      <w:pPr>
        <w:ind w:left="360" w:hanging="360"/>
      </w:pPr>
      <w:rPr>
        <w:rFonts w:hint="default"/>
      </w:rPr>
    </w:lvl>
    <w:lvl w:ilvl="1">
      <w:start w:val="3"/>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5D606EF4"/>
    <w:multiLevelType w:val="hybridMultilevel"/>
    <w:tmpl w:val="28C67AD4"/>
    <w:lvl w:ilvl="0" w:tplc="8A1240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F25164"/>
    <w:multiLevelType w:val="hybridMultilevel"/>
    <w:tmpl w:val="68BC528E"/>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4" w15:restartNumberingAfterBreak="0">
    <w:nsid w:val="5EC0395B"/>
    <w:multiLevelType w:val="hybridMultilevel"/>
    <w:tmpl w:val="296673F8"/>
    <w:lvl w:ilvl="0" w:tplc="910263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0753427"/>
    <w:multiLevelType w:val="hybridMultilevel"/>
    <w:tmpl w:val="814A7E76"/>
    <w:lvl w:ilvl="0" w:tplc="73C612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3631C7C"/>
    <w:multiLevelType w:val="multilevel"/>
    <w:tmpl w:val="F4BA3FA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37" w15:restartNumberingAfterBreak="0">
    <w:nsid w:val="67D34C84"/>
    <w:multiLevelType w:val="hybridMultilevel"/>
    <w:tmpl w:val="86307E9A"/>
    <w:lvl w:ilvl="0" w:tplc="B9AC85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888675E"/>
    <w:multiLevelType w:val="multilevel"/>
    <w:tmpl w:val="8960BD9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39" w15:restartNumberingAfterBreak="0">
    <w:nsid w:val="68D33656"/>
    <w:multiLevelType w:val="hybridMultilevel"/>
    <w:tmpl w:val="5A40B9FA"/>
    <w:lvl w:ilvl="0" w:tplc="8EB668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E1C06D0"/>
    <w:multiLevelType w:val="multilevel"/>
    <w:tmpl w:val="27C2C4DA"/>
    <w:lvl w:ilvl="0">
      <w:start w:val="3"/>
      <w:numFmt w:val="decimal"/>
      <w:lvlText w:val="%1"/>
      <w:lvlJc w:val="left"/>
      <w:pPr>
        <w:ind w:left="708" w:hanging="708"/>
      </w:pPr>
      <w:rPr>
        <w:rFonts w:hint="default"/>
      </w:rPr>
    </w:lvl>
    <w:lvl w:ilvl="1">
      <w:start w:val="2"/>
      <w:numFmt w:val="decimal"/>
      <w:lvlText w:val="%1.%2"/>
      <w:lvlJc w:val="left"/>
      <w:pPr>
        <w:ind w:left="708" w:hanging="70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0165C39"/>
    <w:multiLevelType w:val="multilevel"/>
    <w:tmpl w:val="EE666CE4"/>
    <w:lvl w:ilvl="0">
      <w:start w:val="1"/>
      <w:numFmt w:val="decimal"/>
      <w:lvlText w:val="%1."/>
      <w:lvlJc w:val="left"/>
      <w:pPr>
        <w:ind w:left="36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2" w15:restartNumberingAfterBreak="0">
    <w:nsid w:val="71AF0C21"/>
    <w:multiLevelType w:val="multilevel"/>
    <w:tmpl w:val="186A084A"/>
    <w:lvl w:ilvl="0">
      <w:start w:val="1"/>
      <w:numFmt w:val="decimal"/>
      <w:lvlText w:val="%1"/>
      <w:lvlJc w:val="left"/>
      <w:pPr>
        <w:ind w:left="456" w:hanging="456"/>
      </w:pPr>
      <w:rPr>
        <w:rFonts w:eastAsia="宋体" w:cs="Arial" w:hint="default"/>
      </w:rPr>
    </w:lvl>
    <w:lvl w:ilvl="1">
      <w:start w:val="4"/>
      <w:numFmt w:val="decimal"/>
      <w:lvlText w:val="%1.%2"/>
      <w:lvlJc w:val="left"/>
      <w:pPr>
        <w:ind w:left="456" w:hanging="456"/>
      </w:pPr>
      <w:rPr>
        <w:rFonts w:eastAsia="宋体" w:cs="Arial" w:hint="default"/>
      </w:rPr>
    </w:lvl>
    <w:lvl w:ilvl="2">
      <w:start w:val="1"/>
      <w:numFmt w:val="decimal"/>
      <w:lvlText w:val="%1.%2.%3"/>
      <w:lvlJc w:val="left"/>
      <w:pPr>
        <w:ind w:left="720" w:hanging="720"/>
      </w:pPr>
      <w:rPr>
        <w:rFonts w:eastAsia="宋体" w:cs="Arial" w:hint="default"/>
      </w:rPr>
    </w:lvl>
    <w:lvl w:ilvl="3">
      <w:start w:val="1"/>
      <w:numFmt w:val="decimal"/>
      <w:lvlText w:val="%1.%2.%3.%4"/>
      <w:lvlJc w:val="left"/>
      <w:pPr>
        <w:ind w:left="1080" w:hanging="1080"/>
      </w:pPr>
      <w:rPr>
        <w:rFonts w:eastAsia="宋体" w:cs="Arial" w:hint="default"/>
      </w:rPr>
    </w:lvl>
    <w:lvl w:ilvl="4">
      <w:start w:val="1"/>
      <w:numFmt w:val="decimal"/>
      <w:lvlText w:val="%1.%2.%3.%4.%5"/>
      <w:lvlJc w:val="left"/>
      <w:pPr>
        <w:ind w:left="1080" w:hanging="1080"/>
      </w:pPr>
      <w:rPr>
        <w:rFonts w:eastAsia="宋体" w:cs="Arial" w:hint="default"/>
      </w:rPr>
    </w:lvl>
    <w:lvl w:ilvl="5">
      <w:start w:val="1"/>
      <w:numFmt w:val="decimal"/>
      <w:lvlText w:val="%1.%2.%3.%4.%5.%6"/>
      <w:lvlJc w:val="left"/>
      <w:pPr>
        <w:ind w:left="1440" w:hanging="1440"/>
      </w:pPr>
      <w:rPr>
        <w:rFonts w:eastAsia="宋体" w:cs="Arial" w:hint="default"/>
      </w:rPr>
    </w:lvl>
    <w:lvl w:ilvl="6">
      <w:start w:val="1"/>
      <w:numFmt w:val="decimal"/>
      <w:lvlText w:val="%1.%2.%3.%4.%5.%6.%7"/>
      <w:lvlJc w:val="left"/>
      <w:pPr>
        <w:ind w:left="1800" w:hanging="1800"/>
      </w:pPr>
      <w:rPr>
        <w:rFonts w:eastAsia="宋体" w:cs="Arial" w:hint="default"/>
      </w:rPr>
    </w:lvl>
    <w:lvl w:ilvl="7">
      <w:start w:val="1"/>
      <w:numFmt w:val="decimal"/>
      <w:lvlText w:val="%1.%2.%3.%4.%5.%6.%7.%8"/>
      <w:lvlJc w:val="left"/>
      <w:pPr>
        <w:ind w:left="1800" w:hanging="1800"/>
      </w:pPr>
      <w:rPr>
        <w:rFonts w:eastAsia="宋体" w:cs="Arial" w:hint="default"/>
      </w:rPr>
    </w:lvl>
    <w:lvl w:ilvl="8">
      <w:start w:val="1"/>
      <w:numFmt w:val="decimal"/>
      <w:lvlText w:val="%1.%2.%3.%4.%5.%6.%7.%8.%9"/>
      <w:lvlJc w:val="left"/>
      <w:pPr>
        <w:ind w:left="2160" w:hanging="2160"/>
      </w:pPr>
      <w:rPr>
        <w:rFonts w:eastAsia="宋体" w:cs="Arial" w:hint="default"/>
      </w:rPr>
    </w:lvl>
  </w:abstractNum>
  <w:abstractNum w:abstractNumId="43" w15:restartNumberingAfterBreak="0">
    <w:nsid w:val="776A005E"/>
    <w:multiLevelType w:val="hybridMultilevel"/>
    <w:tmpl w:val="85F44EA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78FE6A54"/>
    <w:multiLevelType w:val="hybridMultilevel"/>
    <w:tmpl w:val="7AAED778"/>
    <w:lvl w:ilvl="0" w:tplc="157C9A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9841F37"/>
    <w:multiLevelType w:val="hybridMultilevel"/>
    <w:tmpl w:val="EF509938"/>
    <w:lvl w:ilvl="0" w:tplc="8C7C1B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ED33697"/>
    <w:multiLevelType w:val="hybridMultilevel"/>
    <w:tmpl w:val="B4E2E1EC"/>
    <w:lvl w:ilvl="0" w:tplc="30E892FE">
      <w:start w:val="1"/>
      <w:numFmt w:val="decimal"/>
      <w:lvlText w:val="%1."/>
      <w:lvlJc w:val="left"/>
      <w:pPr>
        <w:ind w:left="0" w:firstLine="4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0"/>
  </w:num>
  <w:num w:numId="2">
    <w:abstractNumId w:val="46"/>
  </w:num>
  <w:num w:numId="3">
    <w:abstractNumId w:val="16"/>
  </w:num>
  <w:num w:numId="4">
    <w:abstractNumId w:val="23"/>
  </w:num>
  <w:num w:numId="5">
    <w:abstractNumId w:val="4"/>
  </w:num>
  <w:num w:numId="6">
    <w:abstractNumId w:val="22"/>
  </w:num>
  <w:num w:numId="7">
    <w:abstractNumId w:val="18"/>
  </w:num>
  <w:num w:numId="8">
    <w:abstractNumId w:val="6"/>
  </w:num>
  <w:num w:numId="9">
    <w:abstractNumId w:val="31"/>
  </w:num>
  <w:num w:numId="10">
    <w:abstractNumId w:val="25"/>
  </w:num>
  <w:num w:numId="11">
    <w:abstractNumId w:val="41"/>
  </w:num>
  <w:num w:numId="12">
    <w:abstractNumId w:val="28"/>
  </w:num>
  <w:num w:numId="13">
    <w:abstractNumId w:val="33"/>
  </w:num>
  <w:num w:numId="14">
    <w:abstractNumId w:val="43"/>
  </w:num>
  <w:num w:numId="15">
    <w:abstractNumId w:val="21"/>
  </w:num>
  <w:num w:numId="16">
    <w:abstractNumId w:val="30"/>
  </w:num>
  <w:num w:numId="17">
    <w:abstractNumId w:val="44"/>
  </w:num>
  <w:num w:numId="18">
    <w:abstractNumId w:val="37"/>
  </w:num>
  <w:num w:numId="19">
    <w:abstractNumId w:val="0"/>
  </w:num>
  <w:num w:numId="20">
    <w:abstractNumId w:val="11"/>
  </w:num>
  <w:num w:numId="21">
    <w:abstractNumId w:val="17"/>
  </w:num>
  <w:num w:numId="22">
    <w:abstractNumId w:val="8"/>
  </w:num>
  <w:num w:numId="23">
    <w:abstractNumId w:val="10"/>
  </w:num>
  <w:num w:numId="24">
    <w:abstractNumId w:val="42"/>
  </w:num>
  <w:num w:numId="25">
    <w:abstractNumId w:val="24"/>
  </w:num>
  <w:num w:numId="26">
    <w:abstractNumId w:val="35"/>
  </w:num>
  <w:num w:numId="27">
    <w:abstractNumId w:val="34"/>
  </w:num>
  <w:num w:numId="28">
    <w:abstractNumId w:val="19"/>
  </w:num>
  <w:num w:numId="29">
    <w:abstractNumId w:val="38"/>
  </w:num>
  <w:num w:numId="30">
    <w:abstractNumId w:val="27"/>
  </w:num>
  <w:num w:numId="31">
    <w:abstractNumId w:val="9"/>
  </w:num>
  <w:num w:numId="32">
    <w:abstractNumId w:val="29"/>
  </w:num>
  <w:num w:numId="33">
    <w:abstractNumId w:val="15"/>
  </w:num>
  <w:num w:numId="34">
    <w:abstractNumId w:val="7"/>
  </w:num>
  <w:num w:numId="35">
    <w:abstractNumId w:val="36"/>
  </w:num>
  <w:num w:numId="36">
    <w:abstractNumId w:val="3"/>
  </w:num>
  <w:num w:numId="37">
    <w:abstractNumId w:val="5"/>
  </w:num>
  <w:num w:numId="38">
    <w:abstractNumId w:val="12"/>
  </w:num>
  <w:num w:numId="39">
    <w:abstractNumId w:val="20"/>
  </w:num>
  <w:num w:numId="40">
    <w:abstractNumId w:val="45"/>
  </w:num>
  <w:num w:numId="41">
    <w:abstractNumId w:val="2"/>
  </w:num>
  <w:num w:numId="42">
    <w:abstractNumId w:val="32"/>
  </w:num>
  <w:num w:numId="43">
    <w:abstractNumId w:val="26"/>
  </w:num>
  <w:num w:numId="44">
    <w:abstractNumId w:val="1"/>
  </w:num>
  <w:num w:numId="45">
    <w:abstractNumId w:val="39"/>
  </w:num>
  <w:num w:numId="46">
    <w:abstractNumId w:val="13"/>
  </w:num>
  <w:num w:numId="47">
    <w:abstractNumId w:val="14"/>
  </w:num>
  <w:num w:numId="48">
    <w:abstractNumId w:val="46"/>
    <w:lvlOverride w:ilvl="0">
      <w:lvl w:ilvl="0" w:tplc="30E892FE">
        <w:start w:val="1"/>
        <w:numFmt w:val="decimal"/>
        <w:lvlText w:val="%1."/>
        <w:lvlJc w:val="left"/>
        <w:pPr>
          <w:ind w:left="0" w:firstLine="480"/>
        </w:pPr>
        <w:rPr>
          <w:rFonts w:hint="default"/>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IdMacAtCleanup w:val="24"/>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jq">
    <w15:presenceInfo w15:providerId="None" w15:userId="wjq"/>
  </w15:person>
  <w15:person w15:author="bob king">
    <w15:presenceInfo w15:providerId="Windows Live" w15:userId="f989e169f23697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grammar="clean"/>
  <w:trackRevision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6EF"/>
    <w:rsid w:val="000000AD"/>
    <w:rsid w:val="00001ECD"/>
    <w:rsid w:val="000025DD"/>
    <w:rsid w:val="00004834"/>
    <w:rsid w:val="00005084"/>
    <w:rsid w:val="00005EE3"/>
    <w:rsid w:val="00006ABF"/>
    <w:rsid w:val="0001280F"/>
    <w:rsid w:val="00013980"/>
    <w:rsid w:val="000139CA"/>
    <w:rsid w:val="000143D7"/>
    <w:rsid w:val="00015FC9"/>
    <w:rsid w:val="00017BA1"/>
    <w:rsid w:val="00020665"/>
    <w:rsid w:val="00022407"/>
    <w:rsid w:val="00022A7E"/>
    <w:rsid w:val="00022CA0"/>
    <w:rsid w:val="00023728"/>
    <w:rsid w:val="000250E6"/>
    <w:rsid w:val="00025D24"/>
    <w:rsid w:val="00026983"/>
    <w:rsid w:val="0002749A"/>
    <w:rsid w:val="00030087"/>
    <w:rsid w:val="000305EF"/>
    <w:rsid w:val="00030834"/>
    <w:rsid w:val="00032045"/>
    <w:rsid w:val="00032E45"/>
    <w:rsid w:val="00033694"/>
    <w:rsid w:val="00036DFF"/>
    <w:rsid w:val="000373D6"/>
    <w:rsid w:val="00041EBD"/>
    <w:rsid w:val="000459FC"/>
    <w:rsid w:val="00046739"/>
    <w:rsid w:val="00050473"/>
    <w:rsid w:val="00050D73"/>
    <w:rsid w:val="00052132"/>
    <w:rsid w:val="00052C0F"/>
    <w:rsid w:val="000531C6"/>
    <w:rsid w:val="00056BDA"/>
    <w:rsid w:val="000618BB"/>
    <w:rsid w:val="000631E3"/>
    <w:rsid w:val="000666A3"/>
    <w:rsid w:val="00073B85"/>
    <w:rsid w:val="00074626"/>
    <w:rsid w:val="000746C2"/>
    <w:rsid w:val="00075821"/>
    <w:rsid w:val="00076A1A"/>
    <w:rsid w:val="00076E49"/>
    <w:rsid w:val="0008022F"/>
    <w:rsid w:val="00080EDB"/>
    <w:rsid w:val="00081184"/>
    <w:rsid w:val="000820CF"/>
    <w:rsid w:val="00083E30"/>
    <w:rsid w:val="00086121"/>
    <w:rsid w:val="00086628"/>
    <w:rsid w:val="0009129D"/>
    <w:rsid w:val="0009159E"/>
    <w:rsid w:val="000925AF"/>
    <w:rsid w:val="00094A88"/>
    <w:rsid w:val="00097B8F"/>
    <w:rsid w:val="000A07D9"/>
    <w:rsid w:val="000A1618"/>
    <w:rsid w:val="000A35FA"/>
    <w:rsid w:val="000B31A3"/>
    <w:rsid w:val="000B3582"/>
    <w:rsid w:val="000B586E"/>
    <w:rsid w:val="000C1BA2"/>
    <w:rsid w:val="000C1BA9"/>
    <w:rsid w:val="000C3749"/>
    <w:rsid w:val="000C4EFE"/>
    <w:rsid w:val="000C6D39"/>
    <w:rsid w:val="000C753D"/>
    <w:rsid w:val="000D15CC"/>
    <w:rsid w:val="000D2D55"/>
    <w:rsid w:val="000D4800"/>
    <w:rsid w:val="000D4C5B"/>
    <w:rsid w:val="000D4D50"/>
    <w:rsid w:val="000D4E88"/>
    <w:rsid w:val="000D60CF"/>
    <w:rsid w:val="000D6636"/>
    <w:rsid w:val="000D7F07"/>
    <w:rsid w:val="000E0C12"/>
    <w:rsid w:val="000E20FC"/>
    <w:rsid w:val="000E2E0A"/>
    <w:rsid w:val="000E6437"/>
    <w:rsid w:val="000E71B2"/>
    <w:rsid w:val="000F5F73"/>
    <w:rsid w:val="000F6210"/>
    <w:rsid w:val="000F6464"/>
    <w:rsid w:val="000F7865"/>
    <w:rsid w:val="0010172E"/>
    <w:rsid w:val="00101FE6"/>
    <w:rsid w:val="00103E65"/>
    <w:rsid w:val="00105144"/>
    <w:rsid w:val="00105DFD"/>
    <w:rsid w:val="0010764B"/>
    <w:rsid w:val="00107A17"/>
    <w:rsid w:val="00110196"/>
    <w:rsid w:val="00112465"/>
    <w:rsid w:val="00112ACD"/>
    <w:rsid w:val="00113D19"/>
    <w:rsid w:val="00114313"/>
    <w:rsid w:val="00115F7A"/>
    <w:rsid w:val="00117D60"/>
    <w:rsid w:val="00120A12"/>
    <w:rsid w:val="00123FA1"/>
    <w:rsid w:val="00125B9F"/>
    <w:rsid w:val="001266AA"/>
    <w:rsid w:val="00127642"/>
    <w:rsid w:val="001277C7"/>
    <w:rsid w:val="00130AFF"/>
    <w:rsid w:val="001319E8"/>
    <w:rsid w:val="00134170"/>
    <w:rsid w:val="00135602"/>
    <w:rsid w:val="00141995"/>
    <w:rsid w:val="001421BE"/>
    <w:rsid w:val="00145ED1"/>
    <w:rsid w:val="00147FF0"/>
    <w:rsid w:val="00150163"/>
    <w:rsid w:val="00152069"/>
    <w:rsid w:val="00152290"/>
    <w:rsid w:val="00153B1E"/>
    <w:rsid w:val="00155314"/>
    <w:rsid w:val="001567FA"/>
    <w:rsid w:val="00161A97"/>
    <w:rsid w:val="00166C2F"/>
    <w:rsid w:val="0017139A"/>
    <w:rsid w:val="0017302D"/>
    <w:rsid w:val="00174B46"/>
    <w:rsid w:val="00175239"/>
    <w:rsid w:val="00176E0E"/>
    <w:rsid w:val="00180B7D"/>
    <w:rsid w:val="0018595F"/>
    <w:rsid w:val="00186B92"/>
    <w:rsid w:val="00187100"/>
    <w:rsid w:val="00187FBF"/>
    <w:rsid w:val="001916B6"/>
    <w:rsid w:val="001925BD"/>
    <w:rsid w:val="00193A5B"/>
    <w:rsid w:val="00194181"/>
    <w:rsid w:val="00197ECA"/>
    <w:rsid w:val="001A0A96"/>
    <w:rsid w:val="001A238A"/>
    <w:rsid w:val="001A7BB3"/>
    <w:rsid w:val="001B27E3"/>
    <w:rsid w:val="001B2E40"/>
    <w:rsid w:val="001B41D4"/>
    <w:rsid w:val="001B6DF9"/>
    <w:rsid w:val="001C30B8"/>
    <w:rsid w:val="001C33B7"/>
    <w:rsid w:val="001C3E51"/>
    <w:rsid w:val="001C4E92"/>
    <w:rsid w:val="001C5447"/>
    <w:rsid w:val="001C5997"/>
    <w:rsid w:val="001C62D6"/>
    <w:rsid w:val="001C76A3"/>
    <w:rsid w:val="001D1DD1"/>
    <w:rsid w:val="001D298D"/>
    <w:rsid w:val="001D2B58"/>
    <w:rsid w:val="001D30B8"/>
    <w:rsid w:val="001D626B"/>
    <w:rsid w:val="001D6694"/>
    <w:rsid w:val="001D7CE0"/>
    <w:rsid w:val="001E1817"/>
    <w:rsid w:val="001E23F6"/>
    <w:rsid w:val="001E5C51"/>
    <w:rsid w:val="001E5C91"/>
    <w:rsid w:val="001E7136"/>
    <w:rsid w:val="001F017C"/>
    <w:rsid w:val="001F19AD"/>
    <w:rsid w:val="001F1F39"/>
    <w:rsid w:val="001F1FB3"/>
    <w:rsid w:val="001F29E4"/>
    <w:rsid w:val="001F59F4"/>
    <w:rsid w:val="001F6D77"/>
    <w:rsid w:val="001F6EF2"/>
    <w:rsid w:val="001F7239"/>
    <w:rsid w:val="00201B6A"/>
    <w:rsid w:val="00202EDB"/>
    <w:rsid w:val="00205972"/>
    <w:rsid w:val="002067E1"/>
    <w:rsid w:val="00211E7D"/>
    <w:rsid w:val="002129C7"/>
    <w:rsid w:val="002209A6"/>
    <w:rsid w:val="00221609"/>
    <w:rsid w:val="002235C6"/>
    <w:rsid w:val="00223EA6"/>
    <w:rsid w:val="00225162"/>
    <w:rsid w:val="00225D2E"/>
    <w:rsid w:val="00226288"/>
    <w:rsid w:val="00227FB8"/>
    <w:rsid w:val="002351E4"/>
    <w:rsid w:val="00237A24"/>
    <w:rsid w:val="0024157C"/>
    <w:rsid w:val="00241C0B"/>
    <w:rsid w:val="00242DDC"/>
    <w:rsid w:val="002430FB"/>
    <w:rsid w:val="00243DF9"/>
    <w:rsid w:val="00244043"/>
    <w:rsid w:val="0024409F"/>
    <w:rsid w:val="0024432C"/>
    <w:rsid w:val="002456A6"/>
    <w:rsid w:val="00252456"/>
    <w:rsid w:val="0025274C"/>
    <w:rsid w:val="00252976"/>
    <w:rsid w:val="00255605"/>
    <w:rsid w:val="002567F5"/>
    <w:rsid w:val="0025701A"/>
    <w:rsid w:val="00260F19"/>
    <w:rsid w:val="00262394"/>
    <w:rsid w:val="00264711"/>
    <w:rsid w:val="0026743E"/>
    <w:rsid w:val="0026751D"/>
    <w:rsid w:val="00267CD4"/>
    <w:rsid w:val="002704D3"/>
    <w:rsid w:val="002706F5"/>
    <w:rsid w:val="002737D1"/>
    <w:rsid w:val="00274569"/>
    <w:rsid w:val="00274EED"/>
    <w:rsid w:val="00276063"/>
    <w:rsid w:val="00277669"/>
    <w:rsid w:val="002777E1"/>
    <w:rsid w:val="0028062E"/>
    <w:rsid w:val="0028085D"/>
    <w:rsid w:val="00280DE4"/>
    <w:rsid w:val="002824A6"/>
    <w:rsid w:val="0028305B"/>
    <w:rsid w:val="002835B9"/>
    <w:rsid w:val="00283B9C"/>
    <w:rsid w:val="002842DE"/>
    <w:rsid w:val="002859BE"/>
    <w:rsid w:val="00291057"/>
    <w:rsid w:val="00292967"/>
    <w:rsid w:val="00292E73"/>
    <w:rsid w:val="002931C1"/>
    <w:rsid w:val="00294BF9"/>
    <w:rsid w:val="0029678D"/>
    <w:rsid w:val="0029769C"/>
    <w:rsid w:val="002A13A8"/>
    <w:rsid w:val="002A2B1C"/>
    <w:rsid w:val="002A49A4"/>
    <w:rsid w:val="002A5926"/>
    <w:rsid w:val="002B0254"/>
    <w:rsid w:val="002B7420"/>
    <w:rsid w:val="002B76D8"/>
    <w:rsid w:val="002B7D33"/>
    <w:rsid w:val="002C068A"/>
    <w:rsid w:val="002C4237"/>
    <w:rsid w:val="002C49D3"/>
    <w:rsid w:val="002C51D8"/>
    <w:rsid w:val="002C6505"/>
    <w:rsid w:val="002D0CA1"/>
    <w:rsid w:val="002D108F"/>
    <w:rsid w:val="002D2AE8"/>
    <w:rsid w:val="002D46C6"/>
    <w:rsid w:val="002D47B9"/>
    <w:rsid w:val="002D4E35"/>
    <w:rsid w:val="002D779B"/>
    <w:rsid w:val="002D79CE"/>
    <w:rsid w:val="002D79DE"/>
    <w:rsid w:val="002E0F52"/>
    <w:rsid w:val="002E1020"/>
    <w:rsid w:val="002E1858"/>
    <w:rsid w:val="002E24CA"/>
    <w:rsid w:val="002E2E4D"/>
    <w:rsid w:val="002F0713"/>
    <w:rsid w:val="002F440D"/>
    <w:rsid w:val="002F4456"/>
    <w:rsid w:val="002F4F81"/>
    <w:rsid w:val="002F5175"/>
    <w:rsid w:val="002F6D65"/>
    <w:rsid w:val="002F705B"/>
    <w:rsid w:val="002F7519"/>
    <w:rsid w:val="002F7E71"/>
    <w:rsid w:val="002F7EEB"/>
    <w:rsid w:val="0030469F"/>
    <w:rsid w:val="0030470C"/>
    <w:rsid w:val="00305E47"/>
    <w:rsid w:val="00310BF0"/>
    <w:rsid w:val="003111BB"/>
    <w:rsid w:val="00311D1C"/>
    <w:rsid w:val="0031362A"/>
    <w:rsid w:val="003151EE"/>
    <w:rsid w:val="003152A3"/>
    <w:rsid w:val="003205D0"/>
    <w:rsid w:val="0032091C"/>
    <w:rsid w:val="00322446"/>
    <w:rsid w:val="00322670"/>
    <w:rsid w:val="00323D96"/>
    <w:rsid w:val="00323DB3"/>
    <w:rsid w:val="00324162"/>
    <w:rsid w:val="00324C5D"/>
    <w:rsid w:val="00325424"/>
    <w:rsid w:val="003255EF"/>
    <w:rsid w:val="00325C32"/>
    <w:rsid w:val="00330009"/>
    <w:rsid w:val="00332E76"/>
    <w:rsid w:val="00334F60"/>
    <w:rsid w:val="00335CE9"/>
    <w:rsid w:val="0033795B"/>
    <w:rsid w:val="00340CAE"/>
    <w:rsid w:val="00341C5B"/>
    <w:rsid w:val="00344EE6"/>
    <w:rsid w:val="00345377"/>
    <w:rsid w:val="0034708A"/>
    <w:rsid w:val="00347317"/>
    <w:rsid w:val="00350CBF"/>
    <w:rsid w:val="0035198C"/>
    <w:rsid w:val="003523CE"/>
    <w:rsid w:val="00353FD0"/>
    <w:rsid w:val="00354ACD"/>
    <w:rsid w:val="003575BA"/>
    <w:rsid w:val="0036280D"/>
    <w:rsid w:val="00364676"/>
    <w:rsid w:val="00366ABA"/>
    <w:rsid w:val="0036756C"/>
    <w:rsid w:val="00370112"/>
    <w:rsid w:val="00372402"/>
    <w:rsid w:val="0037463C"/>
    <w:rsid w:val="003755D4"/>
    <w:rsid w:val="00376116"/>
    <w:rsid w:val="00376716"/>
    <w:rsid w:val="00376F8C"/>
    <w:rsid w:val="0038014D"/>
    <w:rsid w:val="003835BE"/>
    <w:rsid w:val="00383FCF"/>
    <w:rsid w:val="003849E1"/>
    <w:rsid w:val="0038636E"/>
    <w:rsid w:val="003907AA"/>
    <w:rsid w:val="00391800"/>
    <w:rsid w:val="00391A25"/>
    <w:rsid w:val="00392E38"/>
    <w:rsid w:val="00396B77"/>
    <w:rsid w:val="00396E41"/>
    <w:rsid w:val="00397E70"/>
    <w:rsid w:val="003A0109"/>
    <w:rsid w:val="003A1D3C"/>
    <w:rsid w:val="003A246E"/>
    <w:rsid w:val="003A4793"/>
    <w:rsid w:val="003A58CD"/>
    <w:rsid w:val="003A7576"/>
    <w:rsid w:val="003A7AAE"/>
    <w:rsid w:val="003A7F59"/>
    <w:rsid w:val="003B3EB6"/>
    <w:rsid w:val="003B5439"/>
    <w:rsid w:val="003C0737"/>
    <w:rsid w:val="003C2F55"/>
    <w:rsid w:val="003C32E0"/>
    <w:rsid w:val="003C437F"/>
    <w:rsid w:val="003C44B9"/>
    <w:rsid w:val="003C4570"/>
    <w:rsid w:val="003C59BD"/>
    <w:rsid w:val="003D01A5"/>
    <w:rsid w:val="003D0478"/>
    <w:rsid w:val="003D0703"/>
    <w:rsid w:val="003D0EC6"/>
    <w:rsid w:val="003D24F9"/>
    <w:rsid w:val="003D5135"/>
    <w:rsid w:val="003D6384"/>
    <w:rsid w:val="003D642C"/>
    <w:rsid w:val="003E0E9C"/>
    <w:rsid w:val="003E1887"/>
    <w:rsid w:val="003E23B5"/>
    <w:rsid w:val="003F02C5"/>
    <w:rsid w:val="003F0FDE"/>
    <w:rsid w:val="003F17E0"/>
    <w:rsid w:val="003F3C02"/>
    <w:rsid w:val="003F3EF4"/>
    <w:rsid w:val="003F405B"/>
    <w:rsid w:val="003F42BE"/>
    <w:rsid w:val="003F4DA8"/>
    <w:rsid w:val="003F6305"/>
    <w:rsid w:val="003F643F"/>
    <w:rsid w:val="003F68D0"/>
    <w:rsid w:val="003F7721"/>
    <w:rsid w:val="003F7C82"/>
    <w:rsid w:val="00400E2E"/>
    <w:rsid w:val="00402368"/>
    <w:rsid w:val="00402D26"/>
    <w:rsid w:val="0040320B"/>
    <w:rsid w:val="00403E06"/>
    <w:rsid w:val="00411140"/>
    <w:rsid w:val="004118EB"/>
    <w:rsid w:val="004134F2"/>
    <w:rsid w:val="00414244"/>
    <w:rsid w:val="00423840"/>
    <w:rsid w:val="00425A39"/>
    <w:rsid w:val="004270D5"/>
    <w:rsid w:val="0043011F"/>
    <w:rsid w:val="004304D9"/>
    <w:rsid w:val="004321A8"/>
    <w:rsid w:val="00433AC3"/>
    <w:rsid w:val="00435A8D"/>
    <w:rsid w:val="00441F5E"/>
    <w:rsid w:val="00444355"/>
    <w:rsid w:val="00445F5D"/>
    <w:rsid w:val="004500C4"/>
    <w:rsid w:val="0045017A"/>
    <w:rsid w:val="00450AD5"/>
    <w:rsid w:val="00451EF4"/>
    <w:rsid w:val="00452534"/>
    <w:rsid w:val="0045267A"/>
    <w:rsid w:val="004530B0"/>
    <w:rsid w:val="004547E8"/>
    <w:rsid w:val="00455BC1"/>
    <w:rsid w:val="00456CBD"/>
    <w:rsid w:val="0045723D"/>
    <w:rsid w:val="0046247B"/>
    <w:rsid w:val="004626E4"/>
    <w:rsid w:val="00462C27"/>
    <w:rsid w:val="00465229"/>
    <w:rsid w:val="00467029"/>
    <w:rsid w:val="004713F4"/>
    <w:rsid w:val="00472E28"/>
    <w:rsid w:val="00473BE3"/>
    <w:rsid w:val="00475DE9"/>
    <w:rsid w:val="00477597"/>
    <w:rsid w:val="004814F5"/>
    <w:rsid w:val="004844CD"/>
    <w:rsid w:val="00485C5F"/>
    <w:rsid w:val="0049115A"/>
    <w:rsid w:val="00491A2B"/>
    <w:rsid w:val="00492E22"/>
    <w:rsid w:val="00493113"/>
    <w:rsid w:val="00493155"/>
    <w:rsid w:val="004932E5"/>
    <w:rsid w:val="00493A3E"/>
    <w:rsid w:val="00493CC7"/>
    <w:rsid w:val="004944AC"/>
    <w:rsid w:val="004947A9"/>
    <w:rsid w:val="0049670A"/>
    <w:rsid w:val="004A04DA"/>
    <w:rsid w:val="004A0707"/>
    <w:rsid w:val="004A0964"/>
    <w:rsid w:val="004A33E0"/>
    <w:rsid w:val="004A4820"/>
    <w:rsid w:val="004A50F9"/>
    <w:rsid w:val="004A6C42"/>
    <w:rsid w:val="004A7300"/>
    <w:rsid w:val="004B21FA"/>
    <w:rsid w:val="004B4D30"/>
    <w:rsid w:val="004B5471"/>
    <w:rsid w:val="004B7762"/>
    <w:rsid w:val="004C5776"/>
    <w:rsid w:val="004C5EE5"/>
    <w:rsid w:val="004C6632"/>
    <w:rsid w:val="004C7B9C"/>
    <w:rsid w:val="004D0625"/>
    <w:rsid w:val="004D20C7"/>
    <w:rsid w:val="004D36F2"/>
    <w:rsid w:val="004D38F1"/>
    <w:rsid w:val="004D4E1C"/>
    <w:rsid w:val="004D4EE5"/>
    <w:rsid w:val="004D5DB7"/>
    <w:rsid w:val="004D77EE"/>
    <w:rsid w:val="004E0430"/>
    <w:rsid w:val="004E0ED5"/>
    <w:rsid w:val="004F00F5"/>
    <w:rsid w:val="004F261B"/>
    <w:rsid w:val="004F3AE4"/>
    <w:rsid w:val="004F4093"/>
    <w:rsid w:val="004F5121"/>
    <w:rsid w:val="004F7504"/>
    <w:rsid w:val="00500736"/>
    <w:rsid w:val="0050171C"/>
    <w:rsid w:val="00501B37"/>
    <w:rsid w:val="00501FA5"/>
    <w:rsid w:val="005032E8"/>
    <w:rsid w:val="00504435"/>
    <w:rsid w:val="00505215"/>
    <w:rsid w:val="00505364"/>
    <w:rsid w:val="00507F58"/>
    <w:rsid w:val="00510537"/>
    <w:rsid w:val="0051343F"/>
    <w:rsid w:val="00515F77"/>
    <w:rsid w:val="00520694"/>
    <w:rsid w:val="00521877"/>
    <w:rsid w:val="00521AD0"/>
    <w:rsid w:val="00523244"/>
    <w:rsid w:val="0052436F"/>
    <w:rsid w:val="0052446F"/>
    <w:rsid w:val="00526663"/>
    <w:rsid w:val="005267F4"/>
    <w:rsid w:val="00527C68"/>
    <w:rsid w:val="00531432"/>
    <w:rsid w:val="00533213"/>
    <w:rsid w:val="0053377A"/>
    <w:rsid w:val="0053588E"/>
    <w:rsid w:val="0053710C"/>
    <w:rsid w:val="0053787A"/>
    <w:rsid w:val="00541B31"/>
    <w:rsid w:val="00543745"/>
    <w:rsid w:val="005437E6"/>
    <w:rsid w:val="00543F01"/>
    <w:rsid w:val="0055088F"/>
    <w:rsid w:val="00551F5A"/>
    <w:rsid w:val="00553CE3"/>
    <w:rsid w:val="00562CC3"/>
    <w:rsid w:val="00563381"/>
    <w:rsid w:val="00563AC6"/>
    <w:rsid w:val="0056595C"/>
    <w:rsid w:val="005673AE"/>
    <w:rsid w:val="00567991"/>
    <w:rsid w:val="005700C8"/>
    <w:rsid w:val="00570512"/>
    <w:rsid w:val="00570E89"/>
    <w:rsid w:val="00571718"/>
    <w:rsid w:val="00573079"/>
    <w:rsid w:val="00573247"/>
    <w:rsid w:val="0057669F"/>
    <w:rsid w:val="005818C8"/>
    <w:rsid w:val="00581BA3"/>
    <w:rsid w:val="005822AD"/>
    <w:rsid w:val="00583320"/>
    <w:rsid w:val="005839C7"/>
    <w:rsid w:val="005848A3"/>
    <w:rsid w:val="0058669E"/>
    <w:rsid w:val="0058731D"/>
    <w:rsid w:val="00587E23"/>
    <w:rsid w:val="005904E7"/>
    <w:rsid w:val="00591D9F"/>
    <w:rsid w:val="00592070"/>
    <w:rsid w:val="005924CF"/>
    <w:rsid w:val="00593993"/>
    <w:rsid w:val="00595492"/>
    <w:rsid w:val="005A31AA"/>
    <w:rsid w:val="005A3635"/>
    <w:rsid w:val="005A3D16"/>
    <w:rsid w:val="005A74D3"/>
    <w:rsid w:val="005A74E0"/>
    <w:rsid w:val="005A7E36"/>
    <w:rsid w:val="005B0721"/>
    <w:rsid w:val="005B0843"/>
    <w:rsid w:val="005B23DF"/>
    <w:rsid w:val="005B2F78"/>
    <w:rsid w:val="005B54D4"/>
    <w:rsid w:val="005B61FF"/>
    <w:rsid w:val="005C1459"/>
    <w:rsid w:val="005C1879"/>
    <w:rsid w:val="005C3D1E"/>
    <w:rsid w:val="005C50F6"/>
    <w:rsid w:val="005C6587"/>
    <w:rsid w:val="005C722B"/>
    <w:rsid w:val="005D1254"/>
    <w:rsid w:val="005D13EB"/>
    <w:rsid w:val="005D1AB7"/>
    <w:rsid w:val="005D35D1"/>
    <w:rsid w:val="005E2467"/>
    <w:rsid w:val="005E46C9"/>
    <w:rsid w:val="005E4D4A"/>
    <w:rsid w:val="005E5049"/>
    <w:rsid w:val="005F08BC"/>
    <w:rsid w:val="005F0985"/>
    <w:rsid w:val="005F2AC4"/>
    <w:rsid w:val="005F2DAD"/>
    <w:rsid w:val="005F45B5"/>
    <w:rsid w:val="006027CF"/>
    <w:rsid w:val="006028D7"/>
    <w:rsid w:val="00602D68"/>
    <w:rsid w:val="00603B59"/>
    <w:rsid w:val="006055EC"/>
    <w:rsid w:val="00607BEA"/>
    <w:rsid w:val="00610901"/>
    <w:rsid w:val="006115B7"/>
    <w:rsid w:val="0061591A"/>
    <w:rsid w:val="0061687E"/>
    <w:rsid w:val="00621334"/>
    <w:rsid w:val="00624246"/>
    <w:rsid w:val="006279BF"/>
    <w:rsid w:val="00631C66"/>
    <w:rsid w:val="0063315E"/>
    <w:rsid w:val="00633546"/>
    <w:rsid w:val="006341DB"/>
    <w:rsid w:val="00634435"/>
    <w:rsid w:val="00635130"/>
    <w:rsid w:val="00640F8F"/>
    <w:rsid w:val="00641F3B"/>
    <w:rsid w:val="00642A84"/>
    <w:rsid w:val="006433D2"/>
    <w:rsid w:val="00643A5A"/>
    <w:rsid w:val="00643F8B"/>
    <w:rsid w:val="0064628F"/>
    <w:rsid w:val="006469A9"/>
    <w:rsid w:val="006472C7"/>
    <w:rsid w:val="00647E67"/>
    <w:rsid w:val="0065202C"/>
    <w:rsid w:val="0065269B"/>
    <w:rsid w:val="006527B2"/>
    <w:rsid w:val="00652A8B"/>
    <w:rsid w:val="00652E95"/>
    <w:rsid w:val="006548B3"/>
    <w:rsid w:val="00654DC4"/>
    <w:rsid w:val="006562CC"/>
    <w:rsid w:val="00660D72"/>
    <w:rsid w:val="0066117B"/>
    <w:rsid w:val="0066194A"/>
    <w:rsid w:val="00662571"/>
    <w:rsid w:val="006627C9"/>
    <w:rsid w:val="00663919"/>
    <w:rsid w:val="006643E0"/>
    <w:rsid w:val="00665FC1"/>
    <w:rsid w:val="00667B4E"/>
    <w:rsid w:val="00670F30"/>
    <w:rsid w:val="0067103E"/>
    <w:rsid w:val="00671DB8"/>
    <w:rsid w:val="00673317"/>
    <w:rsid w:val="0067521A"/>
    <w:rsid w:val="006752D8"/>
    <w:rsid w:val="00676836"/>
    <w:rsid w:val="00682175"/>
    <w:rsid w:val="00683704"/>
    <w:rsid w:val="00683DC6"/>
    <w:rsid w:val="0068487C"/>
    <w:rsid w:val="006859BB"/>
    <w:rsid w:val="00691D50"/>
    <w:rsid w:val="00691E32"/>
    <w:rsid w:val="00694F1C"/>
    <w:rsid w:val="006958F1"/>
    <w:rsid w:val="00696164"/>
    <w:rsid w:val="006A4D3D"/>
    <w:rsid w:val="006A611C"/>
    <w:rsid w:val="006A7914"/>
    <w:rsid w:val="006B06DD"/>
    <w:rsid w:val="006B32F1"/>
    <w:rsid w:val="006B6E33"/>
    <w:rsid w:val="006B74C1"/>
    <w:rsid w:val="006B7FDD"/>
    <w:rsid w:val="006C1227"/>
    <w:rsid w:val="006C34D4"/>
    <w:rsid w:val="006C37C0"/>
    <w:rsid w:val="006C4B31"/>
    <w:rsid w:val="006C55D2"/>
    <w:rsid w:val="006C5FD1"/>
    <w:rsid w:val="006C6708"/>
    <w:rsid w:val="006C76F4"/>
    <w:rsid w:val="006C791C"/>
    <w:rsid w:val="006D1121"/>
    <w:rsid w:val="006D2F36"/>
    <w:rsid w:val="006D3923"/>
    <w:rsid w:val="006D516F"/>
    <w:rsid w:val="006D5A1E"/>
    <w:rsid w:val="006D5E06"/>
    <w:rsid w:val="006D634C"/>
    <w:rsid w:val="006D72BE"/>
    <w:rsid w:val="006E18B4"/>
    <w:rsid w:val="006E2689"/>
    <w:rsid w:val="006E36E8"/>
    <w:rsid w:val="006E378C"/>
    <w:rsid w:val="006E53C4"/>
    <w:rsid w:val="006E6C7F"/>
    <w:rsid w:val="006E7094"/>
    <w:rsid w:val="006F0185"/>
    <w:rsid w:val="006F4127"/>
    <w:rsid w:val="006F50ED"/>
    <w:rsid w:val="006F7DE7"/>
    <w:rsid w:val="00700EFA"/>
    <w:rsid w:val="00703230"/>
    <w:rsid w:val="00707A07"/>
    <w:rsid w:val="00712143"/>
    <w:rsid w:val="0071278D"/>
    <w:rsid w:val="00712DB8"/>
    <w:rsid w:val="007154A4"/>
    <w:rsid w:val="007205D7"/>
    <w:rsid w:val="007207CD"/>
    <w:rsid w:val="007220A7"/>
    <w:rsid w:val="007220A9"/>
    <w:rsid w:val="007234E6"/>
    <w:rsid w:val="0072479F"/>
    <w:rsid w:val="00725052"/>
    <w:rsid w:val="00731541"/>
    <w:rsid w:val="007335D4"/>
    <w:rsid w:val="007364A6"/>
    <w:rsid w:val="007367ED"/>
    <w:rsid w:val="00737E3C"/>
    <w:rsid w:val="007413DD"/>
    <w:rsid w:val="00741754"/>
    <w:rsid w:val="0074214F"/>
    <w:rsid w:val="0074324F"/>
    <w:rsid w:val="007469B1"/>
    <w:rsid w:val="00747AB7"/>
    <w:rsid w:val="007548A0"/>
    <w:rsid w:val="00757CE1"/>
    <w:rsid w:val="0076474C"/>
    <w:rsid w:val="007654D9"/>
    <w:rsid w:val="00765D5F"/>
    <w:rsid w:val="00766F91"/>
    <w:rsid w:val="00767970"/>
    <w:rsid w:val="0077017C"/>
    <w:rsid w:val="0077774E"/>
    <w:rsid w:val="007779A5"/>
    <w:rsid w:val="00781847"/>
    <w:rsid w:val="00783BBC"/>
    <w:rsid w:val="00783DA7"/>
    <w:rsid w:val="00787034"/>
    <w:rsid w:val="007909CD"/>
    <w:rsid w:val="00792C2D"/>
    <w:rsid w:val="00793196"/>
    <w:rsid w:val="00794447"/>
    <w:rsid w:val="007946D1"/>
    <w:rsid w:val="00794DB8"/>
    <w:rsid w:val="0079654C"/>
    <w:rsid w:val="007A0B6D"/>
    <w:rsid w:val="007A10EE"/>
    <w:rsid w:val="007A1E5D"/>
    <w:rsid w:val="007A2C20"/>
    <w:rsid w:val="007A57DB"/>
    <w:rsid w:val="007A6F72"/>
    <w:rsid w:val="007A70CA"/>
    <w:rsid w:val="007A7AC9"/>
    <w:rsid w:val="007B0C47"/>
    <w:rsid w:val="007B1874"/>
    <w:rsid w:val="007B1F04"/>
    <w:rsid w:val="007B5484"/>
    <w:rsid w:val="007B5880"/>
    <w:rsid w:val="007B6856"/>
    <w:rsid w:val="007C182E"/>
    <w:rsid w:val="007C1D23"/>
    <w:rsid w:val="007C2102"/>
    <w:rsid w:val="007C3FF5"/>
    <w:rsid w:val="007C4231"/>
    <w:rsid w:val="007C7304"/>
    <w:rsid w:val="007D28AE"/>
    <w:rsid w:val="007D35E3"/>
    <w:rsid w:val="007D3793"/>
    <w:rsid w:val="007D6F11"/>
    <w:rsid w:val="007E081D"/>
    <w:rsid w:val="007E1A53"/>
    <w:rsid w:val="007E2503"/>
    <w:rsid w:val="007E450F"/>
    <w:rsid w:val="007E54D1"/>
    <w:rsid w:val="007E645B"/>
    <w:rsid w:val="007F0886"/>
    <w:rsid w:val="007F21AF"/>
    <w:rsid w:val="007F394A"/>
    <w:rsid w:val="007F3C31"/>
    <w:rsid w:val="007F77FD"/>
    <w:rsid w:val="00800A94"/>
    <w:rsid w:val="00802857"/>
    <w:rsid w:val="0080402C"/>
    <w:rsid w:val="0080508D"/>
    <w:rsid w:val="0081100E"/>
    <w:rsid w:val="00813335"/>
    <w:rsid w:val="0081428D"/>
    <w:rsid w:val="0081646A"/>
    <w:rsid w:val="008177BA"/>
    <w:rsid w:val="0082156C"/>
    <w:rsid w:val="0082425E"/>
    <w:rsid w:val="00824A14"/>
    <w:rsid w:val="00824C9E"/>
    <w:rsid w:val="00825B40"/>
    <w:rsid w:val="00826DB1"/>
    <w:rsid w:val="008274A4"/>
    <w:rsid w:val="008278ED"/>
    <w:rsid w:val="00827F22"/>
    <w:rsid w:val="0083006C"/>
    <w:rsid w:val="008309E0"/>
    <w:rsid w:val="00831A62"/>
    <w:rsid w:val="00831E71"/>
    <w:rsid w:val="008328F6"/>
    <w:rsid w:val="008329F0"/>
    <w:rsid w:val="00833E9E"/>
    <w:rsid w:val="00835A8F"/>
    <w:rsid w:val="00842122"/>
    <w:rsid w:val="0084599A"/>
    <w:rsid w:val="00847C86"/>
    <w:rsid w:val="00850B8C"/>
    <w:rsid w:val="00854115"/>
    <w:rsid w:val="00854DA0"/>
    <w:rsid w:val="00855113"/>
    <w:rsid w:val="00855168"/>
    <w:rsid w:val="008563AF"/>
    <w:rsid w:val="008609B5"/>
    <w:rsid w:val="00861C23"/>
    <w:rsid w:val="008652F0"/>
    <w:rsid w:val="0086583C"/>
    <w:rsid w:val="00867196"/>
    <w:rsid w:val="00867777"/>
    <w:rsid w:val="0087297E"/>
    <w:rsid w:val="008744CF"/>
    <w:rsid w:val="00875ADD"/>
    <w:rsid w:val="00876D35"/>
    <w:rsid w:val="00881BE1"/>
    <w:rsid w:val="00882592"/>
    <w:rsid w:val="0088646A"/>
    <w:rsid w:val="0089068C"/>
    <w:rsid w:val="00891E44"/>
    <w:rsid w:val="008928F5"/>
    <w:rsid w:val="008959B3"/>
    <w:rsid w:val="00895CB8"/>
    <w:rsid w:val="00896415"/>
    <w:rsid w:val="00896690"/>
    <w:rsid w:val="00897CAF"/>
    <w:rsid w:val="008A08E3"/>
    <w:rsid w:val="008B0F6F"/>
    <w:rsid w:val="008B11E1"/>
    <w:rsid w:val="008B1709"/>
    <w:rsid w:val="008B1BF1"/>
    <w:rsid w:val="008B26C8"/>
    <w:rsid w:val="008B3ACF"/>
    <w:rsid w:val="008B3CBD"/>
    <w:rsid w:val="008B42BB"/>
    <w:rsid w:val="008B605A"/>
    <w:rsid w:val="008B65B2"/>
    <w:rsid w:val="008B7014"/>
    <w:rsid w:val="008B78FC"/>
    <w:rsid w:val="008C1387"/>
    <w:rsid w:val="008C3097"/>
    <w:rsid w:val="008C352F"/>
    <w:rsid w:val="008C56E5"/>
    <w:rsid w:val="008C6569"/>
    <w:rsid w:val="008C6A4B"/>
    <w:rsid w:val="008D33C2"/>
    <w:rsid w:val="008D42F7"/>
    <w:rsid w:val="008D5D57"/>
    <w:rsid w:val="008E016C"/>
    <w:rsid w:val="008E0758"/>
    <w:rsid w:val="008E13A3"/>
    <w:rsid w:val="008E3514"/>
    <w:rsid w:val="008E66CE"/>
    <w:rsid w:val="008E6F4E"/>
    <w:rsid w:val="008F05CB"/>
    <w:rsid w:val="008F265F"/>
    <w:rsid w:val="008F454E"/>
    <w:rsid w:val="008F5E00"/>
    <w:rsid w:val="008F6CD0"/>
    <w:rsid w:val="008F7EDA"/>
    <w:rsid w:val="0090018B"/>
    <w:rsid w:val="00900BF2"/>
    <w:rsid w:val="00902035"/>
    <w:rsid w:val="00902B87"/>
    <w:rsid w:val="00904E9F"/>
    <w:rsid w:val="00905118"/>
    <w:rsid w:val="0091117A"/>
    <w:rsid w:val="00911710"/>
    <w:rsid w:val="00912F4D"/>
    <w:rsid w:val="0091356F"/>
    <w:rsid w:val="0091483A"/>
    <w:rsid w:val="0091650D"/>
    <w:rsid w:val="00917A09"/>
    <w:rsid w:val="0092002A"/>
    <w:rsid w:val="00920225"/>
    <w:rsid w:val="00921FEF"/>
    <w:rsid w:val="00925354"/>
    <w:rsid w:val="00931539"/>
    <w:rsid w:val="0093311E"/>
    <w:rsid w:val="00933AE2"/>
    <w:rsid w:val="00933C43"/>
    <w:rsid w:val="00933C7A"/>
    <w:rsid w:val="00934864"/>
    <w:rsid w:val="009357B1"/>
    <w:rsid w:val="009367E5"/>
    <w:rsid w:val="00937188"/>
    <w:rsid w:val="009403B2"/>
    <w:rsid w:val="00941326"/>
    <w:rsid w:val="00943E17"/>
    <w:rsid w:val="00945AA9"/>
    <w:rsid w:val="00950A6A"/>
    <w:rsid w:val="00950EBC"/>
    <w:rsid w:val="00951470"/>
    <w:rsid w:val="009522D7"/>
    <w:rsid w:val="0095263A"/>
    <w:rsid w:val="00953409"/>
    <w:rsid w:val="00955C84"/>
    <w:rsid w:val="00956A8D"/>
    <w:rsid w:val="00957E47"/>
    <w:rsid w:val="009604E9"/>
    <w:rsid w:val="0096203F"/>
    <w:rsid w:val="00962439"/>
    <w:rsid w:val="00966B8A"/>
    <w:rsid w:val="0097134B"/>
    <w:rsid w:val="009722B3"/>
    <w:rsid w:val="009739A3"/>
    <w:rsid w:val="009744A3"/>
    <w:rsid w:val="00974EAD"/>
    <w:rsid w:val="00975576"/>
    <w:rsid w:val="009812FE"/>
    <w:rsid w:val="00985610"/>
    <w:rsid w:val="00985AA5"/>
    <w:rsid w:val="009878B4"/>
    <w:rsid w:val="00990816"/>
    <w:rsid w:val="0099131A"/>
    <w:rsid w:val="0099455B"/>
    <w:rsid w:val="009950A7"/>
    <w:rsid w:val="0099521A"/>
    <w:rsid w:val="009A043C"/>
    <w:rsid w:val="009A6643"/>
    <w:rsid w:val="009B0C59"/>
    <w:rsid w:val="009B7B7F"/>
    <w:rsid w:val="009C0A45"/>
    <w:rsid w:val="009C2F6D"/>
    <w:rsid w:val="009C7C7C"/>
    <w:rsid w:val="009D03C9"/>
    <w:rsid w:val="009D13EE"/>
    <w:rsid w:val="009D2985"/>
    <w:rsid w:val="009D3215"/>
    <w:rsid w:val="009D5E3E"/>
    <w:rsid w:val="009E15B1"/>
    <w:rsid w:val="009E1D50"/>
    <w:rsid w:val="009E33C6"/>
    <w:rsid w:val="009E50FB"/>
    <w:rsid w:val="009E5FB2"/>
    <w:rsid w:val="009E6AC3"/>
    <w:rsid w:val="009E7E1D"/>
    <w:rsid w:val="009F0C4C"/>
    <w:rsid w:val="009F4CA7"/>
    <w:rsid w:val="009F5CA9"/>
    <w:rsid w:val="00A003D1"/>
    <w:rsid w:val="00A02080"/>
    <w:rsid w:val="00A0280E"/>
    <w:rsid w:val="00A037AF"/>
    <w:rsid w:val="00A0693C"/>
    <w:rsid w:val="00A10809"/>
    <w:rsid w:val="00A1433B"/>
    <w:rsid w:val="00A16BF3"/>
    <w:rsid w:val="00A30DE7"/>
    <w:rsid w:val="00A31404"/>
    <w:rsid w:val="00A3151C"/>
    <w:rsid w:val="00A31E78"/>
    <w:rsid w:val="00A32B13"/>
    <w:rsid w:val="00A35B37"/>
    <w:rsid w:val="00A37C91"/>
    <w:rsid w:val="00A4257C"/>
    <w:rsid w:val="00A45DA7"/>
    <w:rsid w:val="00A4644B"/>
    <w:rsid w:val="00A51E1F"/>
    <w:rsid w:val="00A5407E"/>
    <w:rsid w:val="00A55779"/>
    <w:rsid w:val="00A57BB2"/>
    <w:rsid w:val="00A60448"/>
    <w:rsid w:val="00A61B75"/>
    <w:rsid w:val="00A62A43"/>
    <w:rsid w:val="00A640B9"/>
    <w:rsid w:val="00A64468"/>
    <w:rsid w:val="00A64478"/>
    <w:rsid w:val="00A64CC9"/>
    <w:rsid w:val="00A659F1"/>
    <w:rsid w:val="00A65B00"/>
    <w:rsid w:val="00A6651E"/>
    <w:rsid w:val="00A66618"/>
    <w:rsid w:val="00A66D8C"/>
    <w:rsid w:val="00A672B5"/>
    <w:rsid w:val="00A708F4"/>
    <w:rsid w:val="00A73BB4"/>
    <w:rsid w:val="00A75261"/>
    <w:rsid w:val="00A76E3D"/>
    <w:rsid w:val="00A80D15"/>
    <w:rsid w:val="00A80EC6"/>
    <w:rsid w:val="00A818E4"/>
    <w:rsid w:val="00A83A0E"/>
    <w:rsid w:val="00A86129"/>
    <w:rsid w:val="00A92490"/>
    <w:rsid w:val="00A92775"/>
    <w:rsid w:val="00A92C9C"/>
    <w:rsid w:val="00A93459"/>
    <w:rsid w:val="00A948C8"/>
    <w:rsid w:val="00AA1CA9"/>
    <w:rsid w:val="00AA2248"/>
    <w:rsid w:val="00AA22A0"/>
    <w:rsid w:val="00AA47AF"/>
    <w:rsid w:val="00AA5A21"/>
    <w:rsid w:val="00AA7A5F"/>
    <w:rsid w:val="00AB23C0"/>
    <w:rsid w:val="00AB3245"/>
    <w:rsid w:val="00AB41E5"/>
    <w:rsid w:val="00AB4ECB"/>
    <w:rsid w:val="00AB63F4"/>
    <w:rsid w:val="00AB7E15"/>
    <w:rsid w:val="00AC1EC0"/>
    <w:rsid w:val="00AC3E21"/>
    <w:rsid w:val="00AC3F38"/>
    <w:rsid w:val="00AC4CCA"/>
    <w:rsid w:val="00AC4FE8"/>
    <w:rsid w:val="00AD0A30"/>
    <w:rsid w:val="00AD1031"/>
    <w:rsid w:val="00AD1516"/>
    <w:rsid w:val="00AD1A4C"/>
    <w:rsid w:val="00AD3531"/>
    <w:rsid w:val="00AD5E52"/>
    <w:rsid w:val="00AD7B2D"/>
    <w:rsid w:val="00AE32CA"/>
    <w:rsid w:val="00AE497E"/>
    <w:rsid w:val="00AE5BCB"/>
    <w:rsid w:val="00AE658B"/>
    <w:rsid w:val="00AE6CC0"/>
    <w:rsid w:val="00AE6D41"/>
    <w:rsid w:val="00AE6ED3"/>
    <w:rsid w:val="00AF0102"/>
    <w:rsid w:val="00AF157D"/>
    <w:rsid w:val="00AF2D6F"/>
    <w:rsid w:val="00AF3823"/>
    <w:rsid w:val="00AF636E"/>
    <w:rsid w:val="00AF7146"/>
    <w:rsid w:val="00B00099"/>
    <w:rsid w:val="00B02BA0"/>
    <w:rsid w:val="00B05748"/>
    <w:rsid w:val="00B064AD"/>
    <w:rsid w:val="00B06B2A"/>
    <w:rsid w:val="00B102FA"/>
    <w:rsid w:val="00B11998"/>
    <w:rsid w:val="00B11CDE"/>
    <w:rsid w:val="00B12BA4"/>
    <w:rsid w:val="00B15E48"/>
    <w:rsid w:val="00B16F0B"/>
    <w:rsid w:val="00B2170D"/>
    <w:rsid w:val="00B21CF2"/>
    <w:rsid w:val="00B21E93"/>
    <w:rsid w:val="00B221A2"/>
    <w:rsid w:val="00B24154"/>
    <w:rsid w:val="00B2455A"/>
    <w:rsid w:val="00B2645C"/>
    <w:rsid w:val="00B2678D"/>
    <w:rsid w:val="00B2740E"/>
    <w:rsid w:val="00B27D5B"/>
    <w:rsid w:val="00B307A5"/>
    <w:rsid w:val="00B31930"/>
    <w:rsid w:val="00B336A9"/>
    <w:rsid w:val="00B33B0B"/>
    <w:rsid w:val="00B34729"/>
    <w:rsid w:val="00B34C1B"/>
    <w:rsid w:val="00B35E0C"/>
    <w:rsid w:val="00B41BA8"/>
    <w:rsid w:val="00B41F9C"/>
    <w:rsid w:val="00B42A94"/>
    <w:rsid w:val="00B43B3A"/>
    <w:rsid w:val="00B43F1F"/>
    <w:rsid w:val="00B446E5"/>
    <w:rsid w:val="00B44C92"/>
    <w:rsid w:val="00B44D16"/>
    <w:rsid w:val="00B46130"/>
    <w:rsid w:val="00B51B9F"/>
    <w:rsid w:val="00B520E4"/>
    <w:rsid w:val="00B5567C"/>
    <w:rsid w:val="00B5582F"/>
    <w:rsid w:val="00B55A7F"/>
    <w:rsid w:val="00B57C1E"/>
    <w:rsid w:val="00B62FFF"/>
    <w:rsid w:val="00B64293"/>
    <w:rsid w:val="00B65401"/>
    <w:rsid w:val="00B663F2"/>
    <w:rsid w:val="00B66415"/>
    <w:rsid w:val="00B66781"/>
    <w:rsid w:val="00B705DE"/>
    <w:rsid w:val="00B70613"/>
    <w:rsid w:val="00B73E9A"/>
    <w:rsid w:val="00B7485F"/>
    <w:rsid w:val="00B77F5D"/>
    <w:rsid w:val="00B80175"/>
    <w:rsid w:val="00B81A2E"/>
    <w:rsid w:val="00B82047"/>
    <w:rsid w:val="00B82116"/>
    <w:rsid w:val="00B82F01"/>
    <w:rsid w:val="00B83EF3"/>
    <w:rsid w:val="00B9246E"/>
    <w:rsid w:val="00B92E40"/>
    <w:rsid w:val="00B92F93"/>
    <w:rsid w:val="00B93BCA"/>
    <w:rsid w:val="00B95542"/>
    <w:rsid w:val="00B969F9"/>
    <w:rsid w:val="00B96B0C"/>
    <w:rsid w:val="00B97693"/>
    <w:rsid w:val="00B97FCB"/>
    <w:rsid w:val="00BA04EF"/>
    <w:rsid w:val="00BA23DA"/>
    <w:rsid w:val="00BA24F3"/>
    <w:rsid w:val="00BA28BB"/>
    <w:rsid w:val="00BA34E4"/>
    <w:rsid w:val="00BA3BF3"/>
    <w:rsid w:val="00BA4467"/>
    <w:rsid w:val="00BA5ACD"/>
    <w:rsid w:val="00BA67B2"/>
    <w:rsid w:val="00BA68EA"/>
    <w:rsid w:val="00BA73A0"/>
    <w:rsid w:val="00BA77D6"/>
    <w:rsid w:val="00BB0A29"/>
    <w:rsid w:val="00BB0AE9"/>
    <w:rsid w:val="00BB2E7B"/>
    <w:rsid w:val="00BB5EBB"/>
    <w:rsid w:val="00BB6732"/>
    <w:rsid w:val="00BC1D29"/>
    <w:rsid w:val="00BC22EF"/>
    <w:rsid w:val="00BC2D39"/>
    <w:rsid w:val="00BC394A"/>
    <w:rsid w:val="00BC7B4A"/>
    <w:rsid w:val="00BC7F93"/>
    <w:rsid w:val="00BD2409"/>
    <w:rsid w:val="00BD3847"/>
    <w:rsid w:val="00BD3A0A"/>
    <w:rsid w:val="00BD4ED3"/>
    <w:rsid w:val="00BD5705"/>
    <w:rsid w:val="00BD6EAF"/>
    <w:rsid w:val="00BD75B4"/>
    <w:rsid w:val="00BD775F"/>
    <w:rsid w:val="00BE4C33"/>
    <w:rsid w:val="00BE6343"/>
    <w:rsid w:val="00BE6947"/>
    <w:rsid w:val="00BF0186"/>
    <w:rsid w:val="00BF1222"/>
    <w:rsid w:val="00BF27EB"/>
    <w:rsid w:val="00BF286A"/>
    <w:rsid w:val="00BF4BB7"/>
    <w:rsid w:val="00BF587A"/>
    <w:rsid w:val="00BF6294"/>
    <w:rsid w:val="00BF632A"/>
    <w:rsid w:val="00BF6B27"/>
    <w:rsid w:val="00C017B2"/>
    <w:rsid w:val="00C020F6"/>
    <w:rsid w:val="00C028DC"/>
    <w:rsid w:val="00C03CFF"/>
    <w:rsid w:val="00C04C3D"/>
    <w:rsid w:val="00C05540"/>
    <w:rsid w:val="00C07D2F"/>
    <w:rsid w:val="00C07E33"/>
    <w:rsid w:val="00C113F0"/>
    <w:rsid w:val="00C13A11"/>
    <w:rsid w:val="00C17741"/>
    <w:rsid w:val="00C205CF"/>
    <w:rsid w:val="00C207A1"/>
    <w:rsid w:val="00C21243"/>
    <w:rsid w:val="00C216C6"/>
    <w:rsid w:val="00C23B98"/>
    <w:rsid w:val="00C24193"/>
    <w:rsid w:val="00C27964"/>
    <w:rsid w:val="00C27CB9"/>
    <w:rsid w:val="00C27FBA"/>
    <w:rsid w:val="00C33368"/>
    <w:rsid w:val="00C336C1"/>
    <w:rsid w:val="00C337E3"/>
    <w:rsid w:val="00C34B67"/>
    <w:rsid w:val="00C36423"/>
    <w:rsid w:val="00C375A3"/>
    <w:rsid w:val="00C41D10"/>
    <w:rsid w:val="00C42FD5"/>
    <w:rsid w:val="00C4336B"/>
    <w:rsid w:val="00C43E15"/>
    <w:rsid w:val="00C44370"/>
    <w:rsid w:val="00C44721"/>
    <w:rsid w:val="00C45BE9"/>
    <w:rsid w:val="00C46475"/>
    <w:rsid w:val="00C478D0"/>
    <w:rsid w:val="00C53970"/>
    <w:rsid w:val="00C54BC5"/>
    <w:rsid w:val="00C57D6E"/>
    <w:rsid w:val="00C61E43"/>
    <w:rsid w:val="00C62AB9"/>
    <w:rsid w:val="00C62B3B"/>
    <w:rsid w:val="00C65783"/>
    <w:rsid w:val="00C65FCC"/>
    <w:rsid w:val="00C67E7D"/>
    <w:rsid w:val="00C67F73"/>
    <w:rsid w:val="00C70B2B"/>
    <w:rsid w:val="00C70BB7"/>
    <w:rsid w:val="00C72E83"/>
    <w:rsid w:val="00C732EA"/>
    <w:rsid w:val="00C742B8"/>
    <w:rsid w:val="00C74A5A"/>
    <w:rsid w:val="00C75AFC"/>
    <w:rsid w:val="00C806B4"/>
    <w:rsid w:val="00C86281"/>
    <w:rsid w:val="00C86856"/>
    <w:rsid w:val="00C868B4"/>
    <w:rsid w:val="00C9147B"/>
    <w:rsid w:val="00C91493"/>
    <w:rsid w:val="00C917D9"/>
    <w:rsid w:val="00C919EC"/>
    <w:rsid w:val="00C933AD"/>
    <w:rsid w:val="00C956B7"/>
    <w:rsid w:val="00C96674"/>
    <w:rsid w:val="00CA0CB3"/>
    <w:rsid w:val="00CA2FE1"/>
    <w:rsid w:val="00CA3A55"/>
    <w:rsid w:val="00CA435E"/>
    <w:rsid w:val="00CA51DB"/>
    <w:rsid w:val="00CA5FB1"/>
    <w:rsid w:val="00CB01E6"/>
    <w:rsid w:val="00CB140B"/>
    <w:rsid w:val="00CB294F"/>
    <w:rsid w:val="00CB4FE7"/>
    <w:rsid w:val="00CB5FA0"/>
    <w:rsid w:val="00CB7968"/>
    <w:rsid w:val="00CB7B08"/>
    <w:rsid w:val="00CC0A38"/>
    <w:rsid w:val="00CC42B9"/>
    <w:rsid w:val="00CC5BB1"/>
    <w:rsid w:val="00CC5ECA"/>
    <w:rsid w:val="00CD264F"/>
    <w:rsid w:val="00CD2E23"/>
    <w:rsid w:val="00CE0A73"/>
    <w:rsid w:val="00CE27BB"/>
    <w:rsid w:val="00CE3AAF"/>
    <w:rsid w:val="00CE73FB"/>
    <w:rsid w:val="00CE74AA"/>
    <w:rsid w:val="00CF0B76"/>
    <w:rsid w:val="00CF168E"/>
    <w:rsid w:val="00CF16EF"/>
    <w:rsid w:val="00CF1925"/>
    <w:rsid w:val="00CF22F8"/>
    <w:rsid w:val="00CF2D39"/>
    <w:rsid w:val="00CF3ABE"/>
    <w:rsid w:val="00CF4D8D"/>
    <w:rsid w:val="00CF5988"/>
    <w:rsid w:val="00CF5D11"/>
    <w:rsid w:val="00D003B1"/>
    <w:rsid w:val="00D02BBB"/>
    <w:rsid w:val="00D03528"/>
    <w:rsid w:val="00D055DD"/>
    <w:rsid w:val="00D063BA"/>
    <w:rsid w:val="00D107A2"/>
    <w:rsid w:val="00D11CE8"/>
    <w:rsid w:val="00D169CB"/>
    <w:rsid w:val="00D16C57"/>
    <w:rsid w:val="00D17B76"/>
    <w:rsid w:val="00D21482"/>
    <w:rsid w:val="00D21D6B"/>
    <w:rsid w:val="00D2289A"/>
    <w:rsid w:val="00D23094"/>
    <w:rsid w:val="00D237BA"/>
    <w:rsid w:val="00D24A70"/>
    <w:rsid w:val="00D25D1A"/>
    <w:rsid w:val="00D26883"/>
    <w:rsid w:val="00D313D7"/>
    <w:rsid w:val="00D31CF2"/>
    <w:rsid w:val="00D34975"/>
    <w:rsid w:val="00D34AE7"/>
    <w:rsid w:val="00D40E2A"/>
    <w:rsid w:val="00D416BB"/>
    <w:rsid w:val="00D446C3"/>
    <w:rsid w:val="00D459D6"/>
    <w:rsid w:val="00D47468"/>
    <w:rsid w:val="00D50EF3"/>
    <w:rsid w:val="00D5389C"/>
    <w:rsid w:val="00D53D7F"/>
    <w:rsid w:val="00D561BB"/>
    <w:rsid w:val="00D56F89"/>
    <w:rsid w:val="00D61448"/>
    <w:rsid w:val="00D6188C"/>
    <w:rsid w:val="00D64A09"/>
    <w:rsid w:val="00D6641F"/>
    <w:rsid w:val="00D7044C"/>
    <w:rsid w:val="00D712E0"/>
    <w:rsid w:val="00D73C64"/>
    <w:rsid w:val="00D75793"/>
    <w:rsid w:val="00D91702"/>
    <w:rsid w:val="00D9174D"/>
    <w:rsid w:val="00D91821"/>
    <w:rsid w:val="00D92665"/>
    <w:rsid w:val="00D9279F"/>
    <w:rsid w:val="00D95220"/>
    <w:rsid w:val="00D95CB9"/>
    <w:rsid w:val="00D97CC2"/>
    <w:rsid w:val="00D97EFF"/>
    <w:rsid w:val="00DA06C4"/>
    <w:rsid w:val="00DA0BCB"/>
    <w:rsid w:val="00DA0ECA"/>
    <w:rsid w:val="00DA30A3"/>
    <w:rsid w:val="00DA3707"/>
    <w:rsid w:val="00DA3865"/>
    <w:rsid w:val="00DA4AA2"/>
    <w:rsid w:val="00DA4BBA"/>
    <w:rsid w:val="00DA5DA2"/>
    <w:rsid w:val="00DA62EA"/>
    <w:rsid w:val="00DA7DE6"/>
    <w:rsid w:val="00DB2DD5"/>
    <w:rsid w:val="00DB36C6"/>
    <w:rsid w:val="00DB5BF7"/>
    <w:rsid w:val="00DB67B7"/>
    <w:rsid w:val="00DB6BB4"/>
    <w:rsid w:val="00DC02DF"/>
    <w:rsid w:val="00DC32D0"/>
    <w:rsid w:val="00DC5871"/>
    <w:rsid w:val="00DC6566"/>
    <w:rsid w:val="00DD0489"/>
    <w:rsid w:val="00DD21BD"/>
    <w:rsid w:val="00DD37CE"/>
    <w:rsid w:val="00DD3BAE"/>
    <w:rsid w:val="00DD5361"/>
    <w:rsid w:val="00DD69B7"/>
    <w:rsid w:val="00DD7CB7"/>
    <w:rsid w:val="00DE289D"/>
    <w:rsid w:val="00DE2CA2"/>
    <w:rsid w:val="00DE5E7E"/>
    <w:rsid w:val="00DE6F7A"/>
    <w:rsid w:val="00DE7077"/>
    <w:rsid w:val="00DF199A"/>
    <w:rsid w:val="00DF3AFF"/>
    <w:rsid w:val="00DF4380"/>
    <w:rsid w:val="00DF5055"/>
    <w:rsid w:val="00DF518A"/>
    <w:rsid w:val="00DF5FB5"/>
    <w:rsid w:val="00E01596"/>
    <w:rsid w:val="00E030F4"/>
    <w:rsid w:val="00E04B53"/>
    <w:rsid w:val="00E10F30"/>
    <w:rsid w:val="00E1266C"/>
    <w:rsid w:val="00E12FCC"/>
    <w:rsid w:val="00E13F1F"/>
    <w:rsid w:val="00E14539"/>
    <w:rsid w:val="00E1488F"/>
    <w:rsid w:val="00E16B67"/>
    <w:rsid w:val="00E1771E"/>
    <w:rsid w:val="00E20C64"/>
    <w:rsid w:val="00E20F07"/>
    <w:rsid w:val="00E217BE"/>
    <w:rsid w:val="00E220ED"/>
    <w:rsid w:val="00E23F2C"/>
    <w:rsid w:val="00E25493"/>
    <w:rsid w:val="00E2723E"/>
    <w:rsid w:val="00E329DB"/>
    <w:rsid w:val="00E344B1"/>
    <w:rsid w:val="00E356B3"/>
    <w:rsid w:val="00E36DB6"/>
    <w:rsid w:val="00E41EF9"/>
    <w:rsid w:val="00E42E2B"/>
    <w:rsid w:val="00E43187"/>
    <w:rsid w:val="00E51A56"/>
    <w:rsid w:val="00E52242"/>
    <w:rsid w:val="00E52F81"/>
    <w:rsid w:val="00E53221"/>
    <w:rsid w:val="00E54EF1"/>
    <w:rsid w:val="00E60EFE"/>
    <w:rsid w:val="00E61A39"/>
    <w:rsid w:val="00E61BFB"/>
    <w:rsid w:val="00E62206"/>
    <w:rsid w:val="00E623D1"/>
    <w:rsid w:val="00E643B2"/>
    <w:rsid w:val="00E64781"/>
    <w:rsid w:val="00E65C61"/>
    <w:rsid w:val="00E66D63"/>
    <w:rsid w:val="00E67ED3"/>
    <w:rsid w:val="00E70CF6"/>
    <w:rsid w:val="00E72420"/>
    <w:rsid w:val="00E76BAE"/>
    <w:rsid w:val="00E76F44"/>
    <w:rsid w:val="00E7743D"/>
    <w:rsid w:val="00E823F6"/>
    <w:rsid w:val="00E82822"/>
    <w:rsid w:val="00E832C2"/>
    <w:rsid w:val="00E84702"/>
    <w:rsid w:val="00E853EA"/>
    <w:rsid w:val="00E87981"/>
    <w:rsid w:val="00E90FF6"/>
    <w:rsid w:val="00E92ABA"/>
    <w:rsid w:val="00E96700"/>
    <w:rsid w:val="00E97E58"/>
    <w:rsid w:val="00EA07B3"/>
    <w:rsid w:val="00EA1603"/>
    <w:rsid w:val="00EA1D13"/>
    <w:rsid w:val="00EA1F9E"/>
    <w:rsid w:val="00EA1FCB"/>
    <w:rsid w:val="00EA3C48"/>
    <w:rsid w:val="00EA51C6"/>
    <w:rsid w:val="00EA6EDE"/>
    <w:rsid w:val="00EB1A78"/>
    <w:rsid w:val="00EB264D"/>
    <w:rsid w:val="00EB6346"/>
    <w:rsid w:val="00EB774E"/>
    <w:rsid w:val="00EB775C"/>
    <w:rsid w:val="00EC0C55"/>
    <w:rsid w:val="00EC12D2"/>
    <w:rsid w:val="00EC2EB2"/>
    <w:rsid w:val="00EC41CB"/>
    <w:rsid w:val="00EC6FE6"/>
    <w:rsid w:val="00EC72D3"/>
    <w:rsid w:val="00ED13FA"/>
    <w:rsid w:val="00ED2862"/>
    <w:rsid w:val="00ED5556"/>
    <w:rsid w:val="00ED6886"/>
    <w:rsid w:val="00ED6B32"/>
    <w:rsid w:val="00ED7F0E"/>
    <w:rsid w:val="00EE037E"/>
    <w:rsid w:val="00EE0781"/>
    <w:rsid w:val="00EE0E26"/>
    <w:rsid w:val="00EE1F72"/>
    <w:rsid w:val="00EE3A80"/>
    <w:rsid w:val="00EF3768"/>
    <w:rsid w:val="00EF4D3B"/>
    <w:rsid w:val="00EF522C"/>
    <w:rsid w:val="00EF52D1"/>
    <w:rsid w:val="00F0052C"/>
    <w:rsid w:val="00F045A9"/>
    <w:rsid w:val="00F05AA4"/>
    <w:rsid w:val="00F110F1"/>
    <w:rsid w:val="00F11C1F"/>
    <w:rsid w:val="00F12A0E"/>
    <w:rsid w:val="00F13594"/>
    <w:rsid w:val="00F170AE"/>
    <w:rsid w:val="00F17A0C"/>
    <w:rsid w:val="00F207A8"/>
    <w:rsid w:val="00F21728"/>
    <w:rsid w:val="00F22431"/>
    <w:rsid w:val="00F2548A"/>
    <w:rsid w:val="00F26B13"/>
    <w:rsid w:val="00F26C4A"/>
    <w:rsid w:val="00F26F35"/>
    <w:rsid w:val="00F30501"/>
    <w:rsid w:val="00F35F68"/>
    <w:rsid w:val="00F370A4"/>
    <w:rsid w:val="00F37599"/>
    <w:rsid w:val="00F40500"/>
    <w:rsid w:val="00F4051E"/>
    <w:rsid w:val="00F42032"/>
    <w:rsid w:val="00F43593"/>
    <w:rsid w:val="00F43B19"/>
    <w:rsid w:val="00F44CF6"/>
    <w:rsid w:val="00F45B52"/>
    <w:rsid w:val="00F501B6"/>
    <w:rsid w:val="00F50DFF"/>
    <w:rsid w:val="00F536CE"/>
    <w:rsid w:val="00F53D43"/>
    <w:rsid w:val="00F567AF"/>
    <w:rsid w:val="00F56E9A"/>
    <w:rsid w:val="00F57C83"/>
    <w:rsid w:val="00F60F62"/>
    <w:rsid w:val="00F61DE6"/>
    <w:rsid w:val="00F64F5C"/>
    <w:rsid w:val="00F65260"/>
    <w:rsid w:val="00F6611D"/>
    <w:rsid w:val="00F66D2E"/>
    <w:rsid w:val="00F675BF"/>
    <w:rsid w:val="00F73733"/>
    <w:rsid w:val="00F76229"/>
    <w:rsid w:val="00F768B0"/>
    <w:rsid w:val="00F77EB7"/>
    <w:rsid w:val="00F80857"/>
    <w:rsid w:val="00F80A44"/>
    <w:rsid w:val="00F80E05"/>
    <w:rsid w:val="00F81349"/>
    <w:rsid w:val="00F82694"/>
    <w:rsid w:val="00F8375E"/>
    <w:rsid w:val="00F83803"/>
    <w:rsid w:val="00F84AD7"/>
    <w:rsid w:val="00F84C14"/>
    <w:rsid w:val="00F915D8"/>
    <w:rsid w:val="00F91699"/>
    <w:rsid w:val="00F93548"/>
    <w:rsid w:val="00F93763"/>
    <w:rsid w:val="00F952D3"/>
    <w:rsid w:val="00F96863"/>
    <w:rsid w:val="00FA0467"/>
    <w:rsid w:val="00FA0ADC"/>
    <w:rsid w:val="00FA77DB"/>
    <w:rsid w:val="00FB03E2"/>
    <w:rsid w:val="00FB1012"/>
    <w:rsid w:val="00FB1498"/>
    <w:rsid w:val="00FB25F5"/>
    <w:rsid w:val="00FB3029"/>
    <w:rsid w:val="00FB3274"/>
    <w:rsid w:val="00FB7AA8"/>
    <w:rsid w:val="00FB7C8F"/>
    <w:rsid w:val="00FC20DF"/>
    <w:rsid w:val="00FC47BB"/>
    <w:rsid w:val="00FC5CCD"/>
    <w:rsid w:val="00FD029F"/>
    <w:rsid w:val="00FD0734"/>
    <w:rsid w:val="00FD4A12"/>
    <w:rsid w:val="00FD5846"/>
    <w:rsid w:val="00FD7F56"/>
    <w:rsid w:val="00FE1AA3"/>
    <w:rsid w:val="00FE1B50"/>
    <w:rsid w:val="00FE2A77"/>
    <w:rsid w:val="00FE2CD8"/>
    <w:rsid w:val="00FE2F3A"/>
    <w:rsid w:val="00FE455D"/>
    <w:rsid w:val="00FF60FE"/>
    <w:rsid w:val="00FF6616"/>
    <w:rsid w:val="00FF6DA0"/>
    <w:rsid w:val="00FF6E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FBF415"/>
  <w15:chartTrackingRefBased/>
  <w15:docId w15:val="{6DA1B122-0041-4154-ACE5-07249390E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917D9"/>
    <w:pPr>
      <w:widowControl w:val="0"/>
      <w:jc w:val="both"/>
    </w:pPr>
  </w:style>
  <w:style w:type="paragraph" w:styleId="1">
    <w:name w:val="heading 1"/>
    <w:basedOn w:val="a"/>
    <w:next w:val="a"/>
    <w:link w:val="10"/>
    <w:qFormat/>
    <w:rsid w:val="000D60CF"/>
    <w:pPr>
      <w:keepNext/>
      <w:keepLines/>
      <w:spacing w:before="340" w:after="330" w:line="578" w:lineRule="auto"/>
      <w:outlineLvl w:val="0"/>
    </w:pPr>
    <w:rPr>
      <w:rFonts w:ascii="Times New Roman" w:eastAsia="宋体" w:hAnsi="Times New Roman" w:cs="Times New Roman"/>
      <w:b/>
      <w:bCs/>
      <w:kern w:val="44"/>
      <w:sz w:val="44"/>
      <w:szCs w:val="44"/>
    </w:rPr>
  </w:style>
  <w:style w:type="paragraph" w:styleId="2">
    <w:name w:val="heading 2"/>
    <w:basedOn w:val="a"/>
    <w:next w:val="a"/>
    <w:link w:val="20"/>
    <w:qFormat/>
    <w:rsid w:val="000D60CF"/>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0"/>
    <w:uiPriority w:val="9"/>
    <w:unhideWhenUsed/>
    <w:qFormat/>
    <w:rsid w:val="004C663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0D60CF"/>
    <w:rPr>
      <w:rFonts w:ascii="Times New Roman" w:eastAsia="宋体" w:hAnsi="Times New Roman" w:cs="Times New Roman"/>
      <w:b/>
      <w:bCs/>
      <w:kern w:val="44"/>
      <w:sz w:val="44"/>
      <w:szCs w:val="44"/>
    </w:rPr>
  </w:style>
  <w:style w:type="character" w:customStyle="1" w:styleId="20">
    <w:name w:val="标题 2 字符"/>
    <w:basedOn w:val="a0"/>
    <w:link w:val="2"/>
    <w:rsid w:val="000D60CF"/>
    <w:rPr>
      <w:rFonts w:ascii="Arial" w:eastAsia="黑体" w:hAnsi="Arial" w:cs="Times New Roman"/>
      <w:b/>
      <w:bCs/>
      <w:sz w:val="32"/>
      <w:szCs w:val="32"/>
    </w:rPr>
  </w:style>
  <w:style w:type="paragraph" w:styleId="a3">
    <w:name w:val="Date"/>
    <w:basedOn w:val="a"/>
    <w:next w:val="a"/>
    <w:link w:val="a4"/>
    <w:uiPriority w:val="99"/>
    <w:semiHidden/>
    <w:unhideWhenUsed/>
    <w:rsid w:val="00175239"/>
    <w:pPr>
      <w:ind w:leftChars="2500" w:left="100"/>
    </w:pPr>
  </w:style>
  <w:style w:type="character" w:customStyle="1" w:styleId="a4">
    <w:name w:val="日期 字符"/>
    <w:basedOn w:val="a0"/>
    <w:link w:val="a3"/>
    <w:uiPriority w:val="99"/>
    <w:semiHidden/>
    <w:rsid w:val="00175239"/>
  </w:style>
  <w:style w:type="character" w:customStyle="1" w:styleId="30">
    <w:name w:val="标题 3 字符"/>
    <w:basedOn w:val="a0"/>
    <w:link w:val="3"/>
    <w:uiPriority w:val="9"/>
    <w:rsid w:val="004C6632"/>
    <w:rPr>
      <w:b/>
      <w:bCs/>
      <w:sz w:val="32"/>
      <w:szCs w:val="32"/>
    </w:rPr>
  </w:style>
  <w:style w:type="paragraph" w:styleId="a5">
    <w:name w:val="List Paragraph"/>
    <w:basedOn w:val="a"/>
    <w:uiPriority w:val="34"/>
    <w:qFormat/>
    <w:rsid w:val="00403E06"/>
    <w:pPr>
      <w:ind w:firstLineChars="200" w:firstLine="420"/>
    </w:pPr>
  </w:style>
  <w:style w:type="paragraph" w:customStyle="1" w:styleId="a6">
    <w:name w:val="论文正文"/>
    <w:basedOn w:val="a"/>
    <w:link w:val="Char"/>
    <w:qFormat/>
    <w:rsid w:val="00094A88"/>
    <w:pPr>
      <w:spacing w:line="360" w:lineRule="auto"/>
      <w:ind w:firstLineChars="200" w:firstLine="200"/>
    </w:pPr>
    <w:rPr>
      <w:rFonts w:ascii="Arial" w:eastAsia="宋体" w:hAnsi="Arial" w:cs="Arial"/>
      <w:sz w:val="24"/>
      <w:szCs w:val="24"/>
    </w:rPr>
  </w:style>
  <w:style w:type="character" w:customStyle="1" w:styleId="Char">
    <w:name w:val="论文正文 Char"/>
    <w:link w:val="a6"/>
    <w:rsid w:val="00094A88"/>
    <w:rPr>
      <w:rFonts w:ascii="Arial" w:eastAsia="宋体" w:hAnsi="Arial" w:cs="Arial"/>
      <w:sz w:val="24"/>
      <w:szCs w:val="24"/>
    </w:rPr>
  </w:style>
  <w:style w:type="paragraph" w:styleId="a7">
    <w:name w:val="Balloon Text"/>
    <w:basedOn w:val="a"/>
    <w:link w:val="a8"/>
    <w:uiPriority w:val="99"/>
    <w:semiHidden/>
    <w:unhideWhenUsed/>
    <w:rsid w:val="00543F01"/>
    <w:rPr>
      <w:sz w:val="18"/>
      <w:szCs w:val="18"/>
    </w:rPr>
  </w:style>
  <w:style w:type="character" w:customStyle="1" w:styleId="a8">
    <w:name w:val="批注框文本 字符"/>
    <w:basedOn w:val="a0"/>
    <w:link w:val="a7"/>
    <w:uiPriority w:val="99"/>
    <w:semiHidden/>
    <w:rsid w:val="00543F01"/>
    <w:rPr>
      <w:sz w:val="18"/>
      <w:szCs w:val="18"/>
    </w:rPr>
  </w:style>
  <w:style w:type="character" w:styleId="a9">
    <w:name w:val="page number"/>
    <w:basedOn w:val="a0"/>
    <w:rsid w:val="00543F01"/>
  </w:style>
  <w:style w:type="paragraph" w:customStyle="1" w:styleId="aa">
    <w:name w:val="宋体"/>
    <w:basedOn w:val="a"/>
    <w:rsid w:val="00543F01"/>
    <w:pPr>
      <w:jc w:val="center"/>
    </w:pPr>
    <w:rPr>
      <w:rFonts w:ascii="Times New Roman" w:eastAsia="楷体_GB2312" w:hAnsi="Times New Roman" w:cs="Times New Roman"/>
      <w:b/>
      <w:sz w:val="30"/>
      <w:szCs w:val="24"/>
    </w:rPr>
  </w:style>
  <w:style w:type="paragraph" w:styleId="ab">
    <w:name w:val="header"/>
    <w:basedOn w:val="a"/>
    <w:link w:val="ac"/>
    <w:rsid w:val="00543F01"/>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ac">
    <w:name w:val="页眉 字符"/>
    <w:basedOn w:val="a0"/>
    <w:link w:val="ab"/>
    <w:rsid w:val="00543F01"/>
    <w:rPr>
      <w:rFonts w:ascii="Times New Roman" w:eastAsia="宋体" w:hAnsi="Times New Roman" w:cs="Times New Roman"/>
      <w:sz w:val="18"/>
      <w:szCs w:val="18"/>
    </w:rPr>
  </w:style>
  <w:style w:type="paragraph" w:styleId="ad">
    <w:name w:val="footer"/>
    <w:basedOn w:val="a"/>
    <w:link w:val="ae"/>
    <w:rsid w:val="00543F01"/>
    <w:pPr>
      <w:tabs>
        <w:tab w:val="center" w:pos="4153"/>
        <w:tab w:val="right" w:pos="8306"/>
      </w:tabs>
      <w:snapToGrid w:val="0"/>
      <w:jc w:val="left"/>
    </w:pPr>
    <w:rPr>
      <w:rFonts w:ascii="Times New Roman" w:eastAsia="宋体" w:hAnsi="Times New Roman" w:cs="Times New Roman"/>
      <w:sz w:val="18"/>
      <w:szCs w:val="18"/>
    </w:rPr>
  </w:style>
  <w:style w:type="character" w:customStyle="1" w:styleId="ae">
    <w:name w:val="页脚 字符"/>
    <w:basedOn w:val="a0"/>
    <w:link w:val="ad"/>
    <w:rsid w:val="00543F01"/>
    <w:rPr>
      <w:rFonts w:ascii="Times New Roman" w:eastAsia="宋体" w:hAnsi="Times New Roman" w:cs="Times New Roman"/>
      <w:sz w:val="18"/>
      <w:szCs w:val="18"/>
    </w:rPr>
  </w:style>
  <w:style w:type="paragraph" w:styleId="TOC">
    <w:name w:val="TOC Heading"/>
    <w:basedOn w:val="1"/>
    <w:next w:val="a"/>
    <w:uiPriority w:val="39"/>
    <w:unhideWhenUsed/>
    <w:qFormat/>
    <w:rsid w:val="00F8134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1">
    <w:name w:val="toc 1"/>
    <w:basedOn w:val="a"/>
    <w:next w:val="a"/>
    <w:autoRedefine/>
    <w:uiPriority w:val="39"/>
    <w:unhideWhenUsed/>
    <w:rsid w:val="00F81349"/>
  </w:style>
  <w:style w:type="paragraph" w:styleId="21">
    <w:name w:val="toc 2"/>
    <w:basedOn w:val="a"/>
    <w:next w:val="a"/>
    <w:autoRedefine/>
    <w:uiPriority w:val="39"/>
    <w:unhideWhenUsed/>
    <w:rsid w:val="00F81349"/>
    <w:pPr>
      <w:ind w:leftChars="200" w:left="420"/>
    </w:pPr>
  </w:style>
  <w:style w:type="paragraph" w:styleId="31">
    <w:name w:val="toc 3"/>
    <w:basedOn w:val="a"/>
    <w:next w:val="a"/>
    <w:autoRedefine/>
    <w:uiPriority w:val="39"/>
    <w:unhideWhenUsed/>
    <w:rsid w:val="00F81349"/>
    <w:pPr>
      <w:tabs>
        <w:tab w:val="left" w:pos="1680"/>
        <w:tab w:val="right" w:leader="dot" w:pos="8296"/>
      </w:tabs>
      <w:ind w:leftChars="400" w:left="840"/>
    </w:pPr>
  </w:style>
  <w:style w:type="character" w:styleId="af">
    <w:name w:val="Hyperlink"/>
    <w:basedOn w:val="a0"/>
    <w:uiPriority w:val="99"/>
    <w:unhideWhenUsed/>
    <w:rsid w:val="00F81349"/>
    <w:rPr>
      <w:color w:val="0563C1" w:themeColor="hyperlink"/>
      <w:u w:val="single"/>
    </w:rPr>
  </w:style>
  <w:style w:type="character" w:styleId="af0">
    <w:name w:val="annotation reference"/>
    <w:semiHidden/>
    <w:rsid w:val="00563AC6"/>
    <w:rPr>
      <w:sz w:val="21"/>
      <w:szCs w:val="21"/>
    </w:rPr>
  </w:style>
  <w:style w:type="paragraph" w:styleId="af1">
    <w:name w:val="annotation text"/>
    <w:basedOn w:val="a"/>
    <w:link w:val="af2"/>
    <w:semiHidden/>
    <w:rsid w:val="00563AC6"/>
    <w:pPr>
      <w:jc w:val="left"/>
    </w:pPr>
    <w:rPr>
      <w:rFonts w:ascii="Times New Roman" w:eastAsia="宋体" w:hAnsi="Times New Roman" w:cs="Times New Roman"/>
      <w:sz w:val="24"/>
      <w:szCs w:val="24"/>
    </w:rPr>
  </w:style>
  <w:style w:type="character" w:customStyle="1" w:styleId="af2">
    <w:name w:val="批注文字 字符"/>
    <w:basedOn w:val="a0"/>
    <w:link w:val="af1"/>
    <w:semiHidden/>
    <w:rsid w:val="00563AC6"/>
    <w:rPr>
      <w:rFonts w:ascii="Times New Roman" w:eastAsia="宋体" w:hAnsi="Times New Roman" w:cs="Times New Roman"/>
      <w:sz w:val="24"/>
      <w:szCs w:val="24"/>
    </w:rPr>
  </w:style>
  <w:style w:type="table" w:styleId="af3">
    <w:name w:val="Table Grid"/>
    <w:basedOn w:val="a1"/>
    <w:uiPriority w:val="39"/>
    <w:rsid w:val="008278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4">
    <w:name w:val="Grid Table Light"/>
    <w:basedOn w:val="a1"/>
    <w:uiPriority w:val="40"/>
    <w:rsid w:val="004713F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5">
    <w:name w:val="annotation subject"/>
    <w:basedOn w:val="af1"/>
    <w:next w:val="af1"/>
    <w:link w:val="af6"/>
    <w:uiPriority w:val="99"/>
    <w:semiHidden/>
    <w:unhideWhenUsed/>
    <w:rsid w:val="0008022F"/>
    <w:rPr>
      <w:rFonts w:asciiTheme="minorHAnsi" w:eastAsiaTheme="minorEastAsia" w:hAnsiTheme="minorHAnsi" w:cstheme="minorBidi"/>
      <w:b/>
      <w:bCs/>
      <w:sz w:val="21"/>
      <w:szCs w:val="22"/>
    </w:rPr>
  </w:style>
  <w:style w:type="character" w:customStyle="1" w:styleId="af6">
    <w:name w:val="批注主题 字符"/>
    <w:basedOn w:val="af2"/>
    <w:link w:val="af5"/>
    <w:uiPriority w:val="99"/>
    <w:semiHidden/>
    <w:rsid w:val="0008022F"/>
    <w:rPr>
      <w:rFonts w:ascii="Times New Roman" w:eastAsia="宋体"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472013">
      <w:bodyDiv w:val="1"/>
      <w:marLeft w:val="0"/>
      <w:marRight w:val="0"/>
      <w:marTop w:val="0"/>
      <w:marBottom w:val="0"/>
      <w:divBdr>
        <w:top w:val="none" w:sz="0" w:space="0" w:color="auto"/>
        <w:left w:val="none" w:sz="0" w:space="0" w:color="auto"/>
        <w:bottom w:val="none" w:sz="0" w:space="0" w:color="auto"/>
        <w:right w:val="none" w:sz="0" w:space="0" w:color="auto"/>
      </w:divBdr>
      <w:divsChild>
        <w:div w:id="30814134">
          <w:marLeft w:val="0"/>
          <w:marRight w:val="0"/>
          <w:marTop w:val="0"/>
          <w:marBottom w:val="0"/>
          <w:divBdr>
            <w:top w:val="none" w:sz="0" w:space="0" w:color="auto"/>
            <w:left w:val="none" w:sz="0" w:space="0" w:color="auto"/>
            <w:bottom w:val="none" w:sz="0" w:space="0" w:color="auto"/>
            <w:right w:val="none" w:sz="0" w:space="0" w:color="auto"/>
          </w:divBdr>
          <w:divsChild>
            <w:div w:id="1417360224">
              <w:marLeft w:val="0"/>
              <w:marRight w:val="0"/>
              <w:marTop w:val="0"/>
              <w:marBottom w:val="0"/>
              <w:divBdr>
                <w:top w:val="none" w:sz="0" w:space="0" w:color="auto"/>
                <w:left w:val="none" w:sz="0" w:space="0" w:color="auto"/>
                <w:bottom w:val="none" w:sz="0" w:space="0" w:color="auto"/>
                <w:right w:val="none" w:sz="0" w:space="0" w:color="auto"/>
              </w:divBdr>
            </w:div>
            <w:div w:id="284890828">
              <w:marLeft w:val="0"/>
              <w:marRight w:val="0"/>
              <w:marTop w:val="0"/>
              <w:marBottom w:val="0"/>
              <w:divBdr>
                <w:top w:val="none" w:sz="0" w:space="0" w:color="auto"/>
                <w:left w:val="none" w:sz="0" w:space="0" w:color="auto"/>
                <w:bottom w:val="none" w:sz="0" w:space="0" w:color="auto"/>
                <w:right w:val="none" w:sz="0" w:space="0" w:color="auto"/>
              </w:divBdr>
            </w:div>
            <w:div w:id="827787184">
              <w:marLeft w:val="0"/>
              <w:marRight w:val="0"/>
              <w:marTop w:val="0"/>
              <w:marBottom w:val="0"/>
              <w:divBdr>
                <w:top w:val="none" w:sz="0" w:space="0" w:color="auto"/>
                <w:left w:val="none" w:sz="0" w:space="0" w:color="auto"/>
                <w:bottom w:val="none" w:sz="0" w:space="0" w:color="auto"/>
                <w:right w:val="none" w:sz="0" w:space="0" w:color="auto"/>
              </w:divBdr>
            </w:div>
            <w:div w:id="1908148852">
              <w:marLeft w:val="0"/>
              <w:marRight w:val="0"/>
              <w:marTop w:val="0"/>
              <w:marBottom w:val="0"/>
              <w:divBdr>
                <w:top w:val="none" w:sz="0" w:space="0" w:color="auto"/>
                <w:left w:val="none" w:sz="0" w:space="0" w:color="auto"/>
                <w:bottom w:val="none" w:sz="0" w:space="0" w:color="auto"/>
                <w:right w:val="none" w:sz="0" w:space="0" w:color="auto"/>
              </w:divBdr>
            </w:div>
            <w:div w:id="259028438">
              <w:marLeft w:val="0"/>
              <w:marRight w:val="0"/>
              <w:marTop w:val="0"/>
              <w:marBottom w:val="0"/>
              <w:divBdr>
                <w:top w:val="none" w:sz="0" w:space="0" w:color="auto"/>
                <w:left w:val="none" w:sz="0" w:space="0" w:color="auto"/>
                <w:bottom w:val="none" w:sz="0" w:space="0" w:color="auto"/>
                <w:right w:val="none" w:sz="0" w:space="0" w:color="auto"/>
              </w:divBdr>
            </w:div>
            <w:div w:id="1349285951">
              <w:marLeft w:val="0"/>
              <w:marRight w:val="0"/>
              <w:marTop w:val="0"/>
              <w:marBottom w:val="0"/>
              <w:divBdr>
                <w:top w:val="none" w:sz="0" w:space="0" w:color="auto"/>
                <w:left w:val="none" w:sz="0" w:space="0" w:color="auto"/>
                <w:bottom w:val="none" w:sz="0" w:space="0" w:color="auto"/>
                <w:right w:val="none" w:sz="0" w:space="0" w:color="auto"/>
              </w:divBdr>
            </w:div>
            <w:div w:id="1128471507">
              <w:marLeft w:val="0"/>
              <w:marRight w:val="0"/>
              <w:marTop w:val="0"/>
              <w:marBottom w:val="0"/>
              <w:divBdr>
                <w:top w:val="none" w:sz="0" w:space="0" w:color="auto"/>
                <w:left w:val="none" w:sz="0" w:space="0" w:color="auto"/>
                <w:bottom w:val="none" w:sz="0" w:space="0" w:color="auto"/>
                <w:right w:val="none" w:sz="0" w:space="0" w:color="auto"/>
              </w:divBdr>
            </w:div>
            <w:div w:id="189613822">
              <w:marLeft w:val="0"/>
              <w:marRight w:val="0"/>
              <w:marTop w:val="0"/>
              <w:marBottom w:val="0"/>
              <w:divBdr>
                <w:top w:val="none" w:sz="0" w:space="0" w:color="auto"/>
                <w:left w:val="none" w:sz="0" w:space="0" w:color="auto"/>
                <w:bottom w:val="none" w:sz="0" w:space="0" w:color="auto"/>
                <w:right w:val="none" w:sz="0" w:space="0" w:color="auto"/>
              </w:divBdr>
            </w:div>
            <w:div w:id="667907452">
              <w:marLeft w:val="0"/>
              <w:marRight w:val="0"/>
              <w:marTop w:val="0"/>
              <w:marBottom w:val="0"/>
              <w:divBdr>
                <w:top w:val="none" w:sz="0" w:space="0" w:color="auto"/>
                <w:left w:val="none" w:sz="0" w:space="0" w:color="auto"/>
                <w:bottom w:val="none" w:sz="0" w:space="0" w:color="auto"/>
                <w:right w:val="none" w:sz="0" w:space="0" w:color="auto"/>
              </w:divBdr>
            </w:div>
            <w:div w:id="1207912370">
              <w:marLeft w:val="0"/>
              <w:marRight w:val="0"/>
              <w:marTop w:val="0"/>
              <w:marBottom w:val="0"/>
              <w:divBdr>
                <w:top w:val="none" w:sz="0" w:space="0" w:color="auto"/>
                <w:left w:val="none" w:sz="0" w:space="0" w:color="auto"/>
                <w:bottom w:val="none" w:sz="0" w:space="0" w:color="auto"/>
                <w:right w:val="none" w:sz="0" w:space="0" w:color="auto"/>
              </w:divBdr>
            </w:div>
            <w:div w:id="647904551">
              <w:marLeft w:val="0"/>
              <w:marRight w:val="0"/>
              <w:marTop w:val="0"/>
              <w:marBottom w:val="0"/>
              <w:divBdr>
                <w:top w:val="none" w:sz="0" w:space="0" w:color="auto"/>
                <w:left w:val="none" w:sz="0" w:space="0" w:color="auto"/>
                <w:bottom w:val="none" w:sz="0" w:space="0" w:color="auto"/>
                <w:right w:val="none" w:sz="0" w:space="0" w:color="auto"/>
              </w:divBdr>
            </w:div>
            <w:div w:id="505901256">
              <w:marLeft w:val="0"/>
              <w:marRight w:val="0"/>
              <w:marTop w:val="0"/>
              <w:marBottom w:val="0"/>
              <w:divBdr>
                <w:top w:val="none" w:sz="0" w:space="0" w:color="auto"/>
                <w:left w:val="none" w:sz="0" w:space="0" w:color="auto"/>
                <w:bottom w:val="none" w:sz="0" w:space="0" w:color="auto"/>
                <w:right w:val="none" w:sz="0" w:space="0" w:color="auto"/>
              </w:divBdr>
            </w:div>
            <w:div w:id="1174538204">
              <w:marLeft w:val="0"/>
              <w:marRight w:val="0"/>
              <w:marTop w:val="0"/>
              <w:marBottom w:val="0"/>
              <w:divBdr>
                <w:top w:val="none" w:sz="0" w:space="0" w:color="auto"/>
                <w:left w:val="none" w:sz="0" w:space="0" w:color="auto"/>
                <w:bottom w:val="none" w:sz="0" w:space="0" w:color="auto"/>
                <w:right w:val="none" w:sz="0" w:space="0" w:color="auto"/>
              </w:divBdr>
            </w:div>
            <w:div w:id="100028766">
              <w:marLeft w:val="0"/>
              <w:marRight w:val="0"/>
              <w:marTop w:val="0"/>
              <w:marBottom w:val="0"/>
              <w:divBdr>
                <w:top w:val="none" w:sz="0" w:space="0" w:color="auto"/>
                <w:left w:val="none" w:sz="0" w:space="0" w:color="auto"/>
                <w:bottom w:val="none" w:sz="0" w:space="0" w:color="auto"/>
                <w:right w:val="none" w:sz="0" w:space="0" w:color="auto"/>
              </w:divBdr>
            </w:div>
            <w:div w:id="553926241">
              <w:marLeft w:val="0"/>
              <w:marRight w:val="0"/>
              <w:marTop w:val="0"/>
              <w:marBottom w:val="0"/>
              <w:divBdr>
                <w:top w:val="none" w:sz="0" w:space="0" w:color="auto"/>
                <w:left w:val="none" w:sz="0" w:space="0" w:color="auto"/>
                <w:bottom w:val="none" w:sz="0" w:space="0" w:color="auto"/>
                <w:right w:val="none" w:sz="0" w:space="0" w:color="auto"/>
              </w:divBdr>
            </w:div>
            <w:div w:id="1009332109">
              <w:marLeft w:val="0"/>
              <w:marRight w:val="0"/>
              <w:marTop w:val="0"/>
              <w:marBottom w:val="0"/>
              <w:divBdr>
                <w:top w:val="none" w:sz="0" w:space="0" w:color="auto"/>
                <w:left w:val="none" w:sz="0" w:space="0" w:color="auto"/>
                <w:bottom w:val="none" w:sz="0" w:space="0" w:color="auto"/>
                <w:right w:val="none" w:sz="0" w:space="0" w:color="auto"/>
              </w:divBdr>
            </w:div>
            <w:div w:id="1463385219">
              <w:marLeft w:val="0"/>
              <w:marRight w:val="0"/>
              <w:marTop w:val="0"/>
              <w:marBottom w:val="0"/>
              <w:divBdr>
                <w:top w:val="none" w:sz="0" w:space="0" w:color="auto"/>
                <w:left w:val="none" w:sz="0" w:space="0" w:color="auto"/>
                <w:bottom w:val="none" w:sz="0" w:space="0" w:color="auto"/>
                <w:right w:val="none" w:sz="0" w:space="0" w:color="auto"/>
              </w:divBdr>
            </w:div>
            <w:div w:id="1797211674">
              <w:marLeft w:val="0"/>
              <w:marRight w:val="0"/>
              <w:marTop w:val="0"/>
              <w:marBottom w:val="0"/>
              <w:divBdr>
                <w:top w:val="none" w:sz="0" w:space="0" w:color="auto"/>
                <w:left w:val="none" w:sz="0" w:space="0" w:color="auto"/>
                <w:bottom w:val="none" w:sz="0" w:space="0" w:color="auto"/>
                <w:right w:val="none" w:sz="0" w:space="0" w:color="auto"/>
              </w:divBdr>
            </w:div>
            <w:div w:id="1617368369">
              <w:marLeft w:val="0"/>
              <w:marRight w:val="0"/>
              <w:marTop w:val="0"/>
              <w:marBottom w:val="0"/>
              <w:divBdr>
                <w:top w:val="none" w:sz="0" w:space="0" w:color="auto"/>
                <w:left w:val="none" w:sz="0" w:space="0" w:color="auto"/>
                <w:bottom w:val="none" w:sz="0" w:space="0" w:color="auto"/>
                <w:right w:val="none" w:sz="0" w:space="0" w:color="auto"/>
              </w:divBdr>
            </w:div>
            <w:div w:id="63989543">
              <w:marLeft w:val="0"/>
              <w:marRight w:val="0"/>
              <w:marTop w:val="0"/>
              <w:marBottom w:val="0"/>
              <w:divBdr>
                <w:top w:val="none" w:sz="0" w:space="0" w:color="auto"/>
                <w:left w:val="none" w:sz="0" w:space="0" w:color="auto"/>
                <w:bottom w:val="none" w:sz="0" w:space="0" w:color="auto"/>
                <w:right w:val="none" w:sz="0" w:space="0" w:color="auto"/>
              </w:divBdr>
            </w:div>
            <w:div w:id="1819103688">
              <w:marLeft w:val="0"/>
              <w:marRight w:val="0"/>
              <w:marTop w:val="0"/>
              <w:marBottom w:val="0"/>
              <w:divBdr>
                <w:top w:val="none" w:sz="0" w:space="0" w:color="auto"/>
                <w:left w:val="none" w:sz="0" w:space="0" w:color="auto"/>
                <w:bottom w:val="none" w:sz="0" w:space="0" w:color="auto"/>
                <w:right w:val="none" w:sz="0" w:space="0" w:color="auto"/>
              </w:divBdr>
            </w:div>
            <w:div w:id="331840856">
              <w:marLeft w:val="0"/>
              <w:marRight w:val="0"/>
              <w:marTop w:val="0"/>
              <w:marBottom w:val="0"/>
              <w:divBdr>
                <w:top w:val="none" w:sz="0" w:space="0" w:color="auto"/>
                <w:left w:val="none" w:sz="0" w:space="0" w:color="auto"/>
                <w:bottom w:val="none" w:sz="0" w:space="0" w:color="auto"/>
                <w:right w:val="none" w:sz="0" w:space="0" w:color="auto"/>
              </w:divBdr>
            </w:div>
            <w:div w:id="1489901985">
              <w:marLeft w:val="0"/>
              <w:marRight w:val="0"/>
              <w:marTop w:val="0"/>
              <w:marBottom w:val="0"/>
              <w:divBdr>
                <w:top w:val="none" w:sz="0" w:space="0" w:color="auto"/>
                <w:left w:val="none" w:sz="0" w:space="0" w:color="auto"/>
                <w:bottom w:val="none" w:sz="0" w:space="0" w:color="auto"/>
                <w:right w:val="none" w:sz="0" w:space="0" w:color="auto"/>
              </w:divBdr>
            </w:div>
            <w:div w:id="950435815">
              <w:marLeft w:val="0"/>
              <w:marRight w:val="0"/>
              <w:marTop w:val="0"/>
              <w:marBottom w:val="0"/>
              <w:divBdr>
                <w:top w:val="none" w:sz="0" w:space="0" w:color="auto"/>
                <w:left w:val="none" w:sz="0" w:space="0" w:color="auto"/>
                <w:bottom w:val="none" w:sz="0" w:space="0" w:color="auto"/>
                <w:right w:val="none" w:sz="0" w:space="0" w:color="auto"/>
              </w:divBdr>
            </w:div>
            <w:div w:id="1652950490">
              <w:marLeft w:val="0"/>
              <w:marRight w:val="0"/>
              <w:marTop w:val="0"/>
              <w:marBottom w:val="0"/>
              <w:divBdr>
                <w:top w:val="none" w:sz="0" w:space="0" w:color="auto"/>
                <w:left w:val="none" w:sz="0" w:space="0" w:color="auto"/>
                <w:bottom w:val="none" w:sz="0" w:space="0" w:color="auto"/>
                <w:right w:val="none" w:sz="0" w:space="0" w:color="auto"/>
              </w:divBdr>
            </w:div>
            <w:div w:id="269968080">
              <w:marLeft w:val="0"/>
              <w:marRight w:val="0"/>
              <w:marTop w:val="0"/>
              <w:marBottom w:val="0"/>
              <w:divBdr>
                <w:top w:val="none" w:sz="0" w:space="0" w:color="auto"/>
                <w:left w:val="none" w:sz="0" w:space="0" w:color="auto"/>
                <w:bottom w:val="none" w:sz="0" w:space="0" w:color="auto"/>
                <w:right w:val="none" w:sz="0" w:space="0" w:color="auto"/>
              </w:divBdr>
            </w:div>
            <w:div w:id="1632443814">
              <w:marLeft w:val="0"/>
              <w:marRight w:val="0"/>
              <w:marTop w:val="0"/>
              <w:marBottom w:val="0"/>
              <w:divBdr>
                <w:top w:val="none" w:sz="0" w:space="0" w:color="auto"/>
                <w:left w:val="none" w:sz="0" w:space="0" w:color="auto"/>
                <w:bottom w:val="none" w:sz="0" w:space="0" w:color="auto"/>
                <w:right w:val="none" w:sz="0" w:space="0" w:color="auto"/>
              </w:divBdr>
            </w:div>
            <w:div w:id="1918127779">
              <w:marLeft w:val="0"/>
              <w:marRight w:val="0"/>
              <w:marTop w:val="0"/>
              <w:marBottom w:val="0"/>
              <w:divBdr>
                <w:top w:val="none" w:sz="0" w:space="0" w:color="auto"/>
                <w:left w:val="none" w:sz="0" w:space="0" w:color="auto"/>
                <w:bottom w:val="none" w:sz="0" w:space="0" w:color="auto"/>
                <w:right w:val="none" w:sz="0" w:space="0" w:color="auto"/>
              </w:divBdr>
            </w:div>
            <w:div w:id="1522625860">
              <w:marLeft w:val="0"/>
              <w:marRight w:val="0"/>
              <w:marTop w:val="0"/>
              <w:marBottom w:val="0"/>
              <w:divBdr>
                <w:top w:val="none" w:sz="0" w:space="0" w:color="auto"/>
                <w:left w:val="none" w:sz="0" w:space="0" w:color="auto"/>
                <w:bottom w:val="none" w:sz="0" w:space="0" w:color="auto"/>
                <w:right w:val="none" w:sz="0" w:space="0" w:color="auto"/>
              </w:divBdr>
            </w:div>
            <w:div w:id="2133400447">
              <w:marLeft w:val="0"/>
              <w:marRight w:val="0"/>
              <w:marTop w:val="0"/>
              <w:marBottom w:val="0"/>
              <w:divBdr>
                <w:top w:val="none" w:sz="0" w:space="0" w:color="auto"/>
                <w:left w:val="none" w:sz="0" w:space="0" w:color="auto"/>
                <w:bottom w:val="none" w:sz="0" w:space="0" w:color="auto"/>
                <w:right w:val="none" w:sz="0" w:space="0" w:color="auto"/>
              </w:divBdr>
            </w:div>
            <w:div w:id="1813062319">
              <w:marLeft w:val="0"/>
              <w:marRight w:val="0"/>
              <w:marTop w:val="0"/>
              <w:marBottom w:val="0"/>
              <w:divBdr>
                <w:top w:val="none" w:sz="0" w:space="0" w:color="auto"/>
                <w:left w:val="none" w:sz="0" w:space="0" w:color="auto"/>
                <w:bottom w:val="none" w:sz="0" w:space="0" w:color="auto"/>
                <w:right w:val="none" w:sz="0" w:space="0" w:color="auto"/>
              </w:divBdr>
            </w:div>
            <w:div w:id="713045734">
              <w:marLeft w:val="0"/>
              <w:marRight w:val="0"/>
              <w:marTop w:val="0"/>
              <w:marBottom w:val="0"/>
              <w:divBdr>
                <w:top w:val="none" w:sz="0" w:space="0" w:color="auto"/>
                <w:left w:val="none" w:sz="0" w:space="0" w:color="auto"/>
                <w:bottom w:val="none" w:sz="0" w:space="0" w:color="auto"/>
                <w:right w:val="none" w:sz="0" w:space="0" w:color="auto"/>
              </w:divBdr>
            </w:div>
            <w:div w:id="1017274570">
              <w:marLeft w:val="0"/>
              <w:marRight w:val="0"/>
              <w:marTop w:val="0"/>
              <w:marBottom w:val="0"/>
              <w:divBdr>
                <w:top w:val="none" w:sz="0" w:space="0" w:color="auto"/>
                <w:left w:val="none" w:sz="0" w:space="0" w:color="auto"/>
                <w:bottom w:val="none" w:sz="0" w:space="0" w:color="auto"/>
                <w:right w:val="none" w:sz="0" w:space="0" w:color="auto"/>
              </w:divBdr>
            </w:div>
            <w:div w:id="1553228314">
              <w:marLeft w:val="0"/>
              <w:marRight w:val="0"/>
              <w:marTop w:val="0"/>
              <w:marBottom w:val="0"/>
              <w:divBdr>
                <w:top w:val="none" w:sz="0" w:space="0" w:color="auto"/>
                <w:left w:val="none" w:sz="0" w:space="0" w:color="auto"/>
                <w:bottom w:val="none" w:sz="0" w:space="0" w:color="auto"/>
                <w:right w:val="none" w:sz="0" w:space="0" w:color="auto"/>
              </w:divBdr>
            </w:div>
            <w:div w:id="624194902">
              <w:marLeft w:val="0"/>
              <w:marRight w:val="0"/>
              <w:marTop w:val="0"/>
              <w:marBottom w:val="0"/>
              <w:divBdr>
                <w:top w:val="none" w:sz="0" w:space="0" w:color="auto"/>
                <w:left w:val="none" w:sz="0" w:space="0" w:color="auto"/>
                <w:bottom w:val="none" w:sz="0" w:space="0" w:color="auto"/>
                <w:right w:val="none" w:sz="0" w:space="0" w:color="auto"/>
              </w:divBdr>
            </w:div>
            <w:div w:id="33707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25397">
      <w:bodyDiv w:val="1"/>
      <w:marLeft w:val="0"/>
      <w:marRight w:val="0"/>
      <w:marTop w:val="0"/>
      <w:marBottom w:val="0"/>
      <w:divBdr>
        <w:top w:val="none" w:sz="0" w:space="0" w:color="auto"/>
        <w:left w:val="none" w:sz="0" w:space="0" w:color="auto"/>
        <w:bottom w:val="none" w:sz="0" w:space="0" w:color="auto"/>
        <w:right w:val="none" w:sz="0" w:space="0" w:color="auto"/>
      </w:divBdr>
      <w:divsChild>
        <w:div w:id="1430808587">
          <w:marLeft w:val="0"/>
          <w:marRight w:val="0"/>
          <w:marTop w:val="0"/>
          <w:marBottom w:val="0"/>
          <w:divBdr>
            <w:top w:val="none" w:sz="0" w:space="0" w:color="auto"/>
            <w:left w:val="none" w:sz="0" w:space="0" w:color="auto"/>
            <w:bottom w:val="none" w:sz="0" w:space="0" w:color="auto"/>
            <w:right w:val="none" w:sz="0" w:space="0" w:color="auto"/>
          </w:divBdr>
          <w:divsChild>
            <w:div w:id="944504944">
              <w:marLeft w:val="0"/>
              <w:marRight w:val="0"/>
              <w:marTop w:val="0"/>
              <w:marBottom w:val="0"/>
              <w:divBdr>
                <w:top w:val="none" w:sz="0" w:space="0" w:color="auto"/>
                <w:left w:val="none" w:sz="0" w:space="0" w:color="auto"/>
                <w:bottom w:val="none" w:sz="0" w:space="0" w:color="auto"/>
                <w:right w:val="none" w:sz="0" w:space="0" w:color="auto"/>
              </w:divBdr>
            </w:div>
            <w:div w:id="1200241160">
              <w:marLeft w:val="0"/>
              <w:marRight w:val="0"/>
              <w:marTop w:val="0"/>
              <w:marBottom w:val="0"/>
              <w:divBdr>
                <w:top w:val="none" w:sz="0" w:space="0" w:color="auto"/>
                <w:left w:val="none" w:sz="0" w:space="0" w:color="auto"/>
                <w:bottom w:val="none" w:sz="0" w:space="0" w:color="auto"/>
                <w:right w:val="none" w:sz="0" w:space="0" w:color="auto"/>
              </w:divBdr>
            </w:div>
            <w:div w:id="1365448782">
              <w:marLeft w:val="0"/>
              <w:marRight w:val="0"/>
              <w:marTop w:val="0"/>
              <w:marBottom w:val="0"/>
              <w:divBdr>
                <w:top w:val="none" w:sz="0" w:space="0" w:color="auto"/>
                <w:left w:val="none" w:sz="0" w:space="0" w:color="auto"/>
                <w:bottom w:val="none" w:sz="0" w:space="0" w:color="auto"/>
                <w:right w:val="none" w:sz="0" w:space="0" w:color="auto"/>
              </w:divBdr>
            </w:div>
            <w:div w:id="1771773848">
              <w:marLeft w:val="0"/>
              <w:marRight w:val="0"/>
              <w:marTop w:val="0"/>
              <w:marBottom w:val="0"/>
              <w:divBdr>
                <w:top w:val="none" w:sz="0" w:space="0" w:color="auto"/>
                <w:left w:val="none" w:sz="0" w:space="0" w:color="auto"/>
                <w:bottom w:val="none" w:sz="0" w:space="0" w:color="auto"/>
                <w:right w:val="none" w:sz="0" w:space="0" w:color="auto"/>
              </w:divBdr>
            </w:div>
            <w:div w:id="388304237">
              <w:marLeft w:val="0"/>
              <w:marRight w:val="0"/>
              <w:marTop w:val="0"/>
              <w:marBottom w:val="0"/>
              <w:divBdr>
                <w:top w:val="none" w:sz="0" w:space="0" w:color="auto"/>
                <w:left w:val="none" w:sz="0" w:space="0" w:color="auto"/>
                <w:bottom w:val="none" w:sz="0" w:space="0" w:color="auto"/>
                <w:right w:val="none" w:sz="0" w:space="0" w:color="auto"/>
              </w:divBdr>
            </w:div>
            <w:div w:id="151794355">
              <w:marLeft w:val="0"/>
              <w:marRight w:val="0"/>
              <w:marTop w:val="0"/>
              <w:marBottom w:val="0"/>
              <w:divBdr>
                <w:top w:val="none" w:sz="0" w:space="0" w:color="auto"/>
                <w:left w:val="none" w:sz="0" w:space="0" w:color="auto"/>
                <w:bottom w:val="none" w:sz="0" w:space="0" w:color="auto"/>
                <w:right w:val="none" w:sz="0" w:space="0" w:color="auto"/>
              </w:divBdr>
            </w:div>
            <w:div w:id="475949408">
              <w:marLeft w:val="0"/>
              <w:marRight w:val="0"/>
              <w:marTop w:val="0"/>
              <w:marBottom w:val="0"/>
              <w:divBdr>
                <w:top w:val="none" w:sz="0" w:space="0" w:color="auto"/>
                <w:left w:val="none" w:sz="0" w:space="0" w:color="auto"/>
                <w:bottom w:val="none" w:sz="0" w:space="0" w:color="auto"/>
                <w:right w:val="none" w:sz="0" w:space="0" w:color="auto"/>
              </w:divBdr>
            </w:div>
            <w:div w:id="777214721">
              <w:marLeft w:val="0"/>
              <w:marRight w:val="0"/>
              <w:marTop w:val="0"/>
              <w:marBottom w:val="0"/>
              <w:divBdr>
                <w:top w:val="none" w:sz="0" w:space="0" w:color="auto"/>
                <w:left w:val="none" w:sz="0" w:space="0" w:color="auto"/>
                <w:bottom w:val="none" w:sz="0" w:space="0" w:color="auto"/>
                <w:right w:val="none" w:sz="0" w:space="0" w:color="auto"/>
              </w:divBdr>
            </w:div>
            <w:div w:id="1428042407">
              <w:marLeft w:val="0"/>
              <w:marRight w:val="0"/>
              <w:marTop w:val="0"/>
              <w:marBottom w:val="0"/>
              <w:divBdr>
                <w:top w:val="none" w:sz="0" w:space="0" w:color="auto"/>
                <w:left w:val="none" w:sz="0" w:space="0" w:color="auto"/>
                <w:bottom w:val="none" w:sz="0" w:space="0" w:color="auto"/>
                <w:right w:val="none" w:sz="0" w:space="0" w:color="auto"/>
              </w:divBdr>
            </w:div>
            <w:div w:id="1195269011">
              <w:marLeft w:val="0"/>
              <w:marRight w:val="0"/>
              <w:marTop w:val="0"/>
              <w:marBottom w:val="0"/>
              <w:divBdr>
                <w:top w:val="none" w:sz="0" w:space="0" w:color="auto"/>
                <w:left w:val="none" w:sz="0" w:space="0" w:color="auto"/>
                <w:bottom w:val="none" w:sz="0" w:space="0" w:color="auto"/>
                <w:right w:val="none" w:sz="0" w:space="0" w:color="auto"/>
              </w:divBdr>
            </w:div>
            <w:div w:id="1018776174">
              <w:marLeft w:val="0"/>
              <w:marRight w:val="0"/>
              <w:marTop w:val="0"/>
              <w:marBottom w:val="0"/>
              <w:divBdr>
                <w:top w:val="none" w:sz="0" w:space="0" w:color="auto"/>
                <w:left w:val="none" w:sz="0" w:space="0" w:color="auto"/>
                <w:bottom w:val="none" w:sz="0" w:space="0" w:color="auto"/>
                <w:right w:val="none" w:sz="0" w:space="0" w:color="auto"/>
              </w:divBdr>
            </w:div>
            <w:div w:id="1768959456">
              <w:marLeft w:val="0"/>
              <w:marRight w:val="0"/>
              <w:marTop w:val="0"/>
              <w:marBottom w:val="0"/>
              <w:divBdr>
                <w:top w:val="none" w:sz="0" w:space="0" w:color="auto"/>
                <w:left w:val="none" w:sz="0" w:space="0" w:color="auto"/>
                <w:bottom w:val="none" w:sz="0" w:space="0" w:color="auto"/>
                <w:right w:val="none" w:sz="0" w:space="0" w:color="auto"/>
              </w:divBdr>
            </w:div>
            <w:div w:id="1987738324">
              <w:marLeft w:val="0"/>
              <w:marRight w:val="0"/>
              <w:marTop w:val="0"/>
              <w:marBottom w:val="0"/>
              <w:divBdr>
                <w:top w:val="none" w:sz="0" w:space="0" w:color="auto"/>
                <w:left w:val="none" w:sz="0" w:space="0" w:color="auto"/>
                <w:bottom w:val="none" w:sz="0" w:space="0" w:color="auto"/>
                <w:right w:val="none" w:sz="0" w:space="0" w:color="auto"/>
              </w:divBdr>
            </w:div>
            <w:div w:id="1024526328">
              <w:marLeft w:val="0"/>
              <w:marRight w:val="0"/>
              <w:marTop w:val="0"/>
              <w:marBottom w:val="0"/>
              <w:divBdr>
                <w:top w:val="none" w:sz="0" w:space="0" w:color="auto"/>
                <w:left w:val="none" w:sz="0" w:space="0" w:color="auto"/>
                <w:bottom w:val="none" w:sz="0" w:space="0" w:color="auto"/>
                <w:right w:val="none" w:sz="0" w:space="0" w:color="auto"/>
              </w:divBdr>
            </w:div>
            <w:div w:id="831336709">
              <w:marLeft w:val="0"/>
              <w:marRight w:val="0"/>
              <w:marTop w:val="0"/>
              <w:marBottom w:val="0"/>
              <w:divBdr>
                <w:top w:val="none" w:sz="0" w:space="0" w:color="auto"/>
                <w:left w:val="none" w:sz="0" w:space="0" w:color="auto"/>
                <w:bottom w:val="none" w:sz="0" w:space="0" w:color="auto"/>
                <w:right w:val="none" w:sz="0" w:space="0" w:color="auto"/>
              </w:divBdr>
            </w:div>
            <w:div w:id="311713543">
              <w:marLeft w:val="0"/>
              <w:marRight w:val="0"/>
              <w:marTop w:val="0"/>
              <w:marBottom w:val="0"/>
              <w:divBdr>
                <w:top w:val="none" w:sz="0" w:space="0" w:color="auto"/>
                <w:left w:val="none" w:sz="0" w:space="0" w:color="auto"/>
                <w:bottom w:val="none" w:sz="0" w:space="0" w:color="auto"/>
                <w:right w:val="none" w:sz="0" w:space="0" w:color="auto"/>
              </w:divBdr>
            </w:div>
            <w:div w:id="787310250">
              <w:marLeft w:val="0"/>
              <w:marRight w:val="0"/>
              <w:marTop w:val="0"/>
              <w:marBottom w:val="0"/>
              <w:divBdr>
                <w:top w:val="none" w:sz="0" w:space="0" w:color="auto"/>
                <w:left w:val="none" w:sz="0" w:space="0" w:color="auto"/>
                <w:bottom w:val="none" w:sz="0" w:space="0" w:color="auto"/>
                <w:right w:val="none" w:sz="0" w:space="0" w:color="auto"/>
              </w:divBdr>
            </w:div>
            <w:div w:id="468788897">
              <w:marLeft w:val="0"/>
              <w:marRight w:val="0"/>
              <w:marTop w:val="0"/>
              <w:marBottom w:val="0"/>
              <w:divBdr>
                <w:top w:val="none" w:sz="0" w:space="0" w:color="auto"/>
                <w:left w:val="none" w:sz="0" w:space="0" w:color="auto"/>
                <w:bottom w:val="none" w:sz="0" w:space="0" w:color="auto"/>
                <w:right w:val="none" w:sz="0" w:space="0" w:color="auto"/>
              </w:divBdr>
            </w:div>
            <w:div w:id="1916041585">
              <w:marLeft w:val="0"/>
              <w:marRight w:val="0"/>
              <w:marTop w:val="0"/>
              <w:marBottom w:val="0"/>
              <w:divBdr>
                <w:top w:val="none" w:sz="0" w:space="0" w:color="auto"/>
                <w:left w:val="none" w:sz="0" w:space="0" w:color="auto"/>
                <w:bottom w:val="none" w:sz="0" w:space="0" w:color="auto"/>
                <w:right w:val="none" w:sz="0" w:space="0" w:color="auto"/>
              </w:divBdr>
            </w:div>
            <w:div w:id="285279436">
              <w:marLeft w:val="0"/>
              <w:marRight w:val="0"/>
              <w:marTop w:val="0"/>
              <w:marBottom w:val="0"/>
              <w:divBdr>
                <w:top w:val="none" w:sz="0" w:space="0" w:color="auto"/>
                <w:left w:val="none" w:sz="0" w:space="0" w:color="auto"/>
                <w:bottom w:val="none" w:sz="0" w:space="0" w:color="auto"/>
                <w:right w:val="none" w:sz="0" w:space="0" w:color="auto"/>
              </w:divBdr>
            </w:div>
            <w:div w:id="311494817">
              <w:marLeft w:val="0"/>
              <w:marRight w:val="0"/>
              <w:marTop w:val="0"/>
              <w:marBottom w:val="0"/>
              <w:divBdr>
                <w:top w:val="none" w:sz="0" w:space="0" w:color="auto"/>
                <w:left w:val="none" w:sz="0" w:space="0" w:color="auto"/>
                <w:bottom w:val="none" w:sz="0" w:space="0" w:color="auto"/>
                <w:right w:val="none" w:sz="0" w:space="0" w:color="auto"/>
              </w:divBdr>
            </w:div>
            <w:div w:id="252737824">
              <w:marLeft w:val="0"/>
              <w:marRight w:val="0"/>
              <w:marTop w:val="0"/>
              <w:marBottom w:val="0"/>
              <w:divBdr>
                <w:top w:val="none" w:sz="0" w:space="0" w:color="auto"/>
                <w:left w:val="none" w:sz="0" w:space="0" w:color="auto"/>
                <w:bottom w:val="none" w:sz="0" w:space="0" w:color="auto"/>
                <w:right w:val="none" w:sz="0" w:space="0" w:color="auto"/>
              </w:divBdr>
            </w:div>
            <w:div w:id="1646474062">
              <w:marLeft w:val="0"/>
              <w:marRight w:val="0"/>
              <w:marTop w:val="0"/>
              <w:marBottom w:val="0"/>
              <w:divBdr>
                <w:top w:val="none" w:sz="0" w:space="0" w:color="auto"/>
                <w:left w:val="none" w:sz="0" w:space="0" w:color="auto"/>
                <w:bottom w:val="none" w:sz="0" w:space="0" w:color="auto"/>
                <w:right w:val="none" w:sz="0" w:space="0" w:color="auto"/>
              </w:divBdr>
            </w:div>
            <w:div w:id="1274704362">
              <w:marLeft w:val="0"/>
              <w:marRight w:val="0"/>
              <w:marTop w:val="0"/>
              <w:marBottom w:val="0"/>
              <w:divBdr>
                <w:top w:val="none" w:sz="0" w:space="0" w:color="auto"/>
                <w:left w:val="none" w:sz="0" w:space="0" w:color="auto"/>
                <w:bottom w:val="none" w:sz="0" w:space="0" w:color="auto"/>
                <w:right w:val="none" w:sz="0" w:space="0" w:color="auto"/>
              </w:divBdr>
            </w:div>
            <w:div w:id="1027755418">
              <w:marLeft w:val="0"/>
              <w:marRight w:val="0"/>
              <w:marTop w:val="0"/>
              <w:marBottom w:val="0"/>
              <w:divBdr>
                <w:top w:val="none" w:sz="0" w:space="0" w:color="auto"/>
                <w:left w:val="none" w:sz="0" w:space="0" w:color="auto"/>
                <w:bottom w:val="none" w:sz="0" w:space="0" w:color="auto"/>
                <w:right w:val="none" w:sz="0" w:space="0" w:color="auto"/>
              </w:divBdr>
            </w:div>
            <w:div w:id="576018689">
              <w:marLeft w:val="0"/>
              <w:marRight w:val="0"/>
              <w:marTop w:val="0"/>
              <w:marBottom w:val="0"/>
              <w:divBdr>
                <w:top w:val="none" w:sz="0" w:space="0" w:color="auto"/>
                <w:left w:val="none" w:sz="0" w:space="0" w:color="auto"/>
                <w:bottom w:val="none" w:sz="0" w:space="0" w:color="auto"/>
                <w:right w:val="none" w:sz="0" w:space="0" w:color="auto"/>
              </w:divBdr>
            </w:div>
            <w:div w:id="809203803">
              <w:marLeft w:val="0"/>
              <w:marRight w:val="0"/>
              <w:marTop w:val="0"/>
              <w:marBottom w:val="0"/>
              <w:divBdr>
                <w:top w:val="none" w:sz="0" w:space="0" w:color="auto"/>
                <w:left w:val="none" w:sz="0" w:space="0" w:color="auto"/>
                <w:bottom w:val="none" w:sz="0" w:space="0" w:color="auto"/>
                <w:right w:val="none" w:sz="0" w:space="0" w:color="auto"/>
              </w:divBdr>
            </w:div>
            <w:div w:id="1702585321">
              <w:marLeft w:val="0"/>
              <w:marRight w:val="0"/>
              <w:marTop w:val="0"/>
              <w:marBottom w:val="0"/>
              <w:divBdr>
                <w:top w:val="none" w:sz="0" w:space="0" w:color="auto"/>
                <w:left w:val="none" w:sz="0" w:space="0" w:color="auto"/>
                <w:bottom w:val="none" w:sz="0" w:space="0" w:color="auto"/>
                <w:right w:val="none" w:sz="0" w:space="0" w:color="auto"/>
              </w:divBdr>
            </w:div>
            <w:div w:id="327053834">
              <w:marLeft w:val="0"/>
              <w:marRight w:val="0"/>
              <w:marTop w:val="0"/>
              <w:marBottom w:val="0"/>
              <w:divBdr>
                <w:top w:val="none" w:sz="0" w:space="0" w:color="auto"/>
                <w:left w:val="none" w:sz="0" w:space="0" w:color="auto"/>
                <w:bottom w:val="none" w:sz="0" w:space="0" w:color="auto"/>
                <w:right w:val="none" w:sz="0" w:space="0" w:color="auto"/>
              </w:divBdr>
            </w:div>
            <w:div w:id="200632717">
              <w:marLeft w:val="0"/>
              <w:marRight w:val="0"/>
              <w:marTop w:val="0"/>
              <w:marBottom w:val="0"/>
              <w:divBdr>
                <w:top w:val="none" w:sz="0" w:space="0" w:color="auto"/>
                <w:left w:val="none" w:sz="0" w:space="0" w:color="auto"/>
                <w:bottom w:val="none" w:sz="0" w:space="0" w:color="auto"/>
                <w:right w:val="none" w:sz="0" w:space="0" w:color="auto"/>
              </w:divBdr>
            </w:div>
            <w:div w:id="2006744900">
              <w:marLeft w:val="0"/>
              <w:marRight w:val="0"/>
              <w:marTop w:val="0"/>
              <w:marBottom w:val="0"/>
              <w:divBdr>
                <w:top w:val="none" w:sz="0" w:space="0" w:color="auto"/>
                <w:left w:val="none" w:sz="0" w:space="0" w:color="auto"/>
                <w:bottom w:val="none" w:sz="0" w:space="0" w:color="auto"/>
                <w:right w:val="none" w:sz="0" w:space="0" w:color="auto"/>
              </w:divBdr>
            </w:div>
            <w:div w:id="182285277">
              <w:marLeft w:val="0"/>
              <w:marRight w:val="0"/>
              <w:marTop w:val="0"/>
              <w:marBottom w:val="0"/>
              <w:divBdr>
                <w:top w:val="none" w:sz="0" w:space="0" w:color="auto"/>
                <w:left w:val="none" w:sz="0" w:space="0" w:color="auto"/>
                <w:bottom w:val="none" w:sz="0" w:space="0" w:color="auto"/>
                <w:right w:val="none" w:sz="0" w:space="0" w:color="auto"/>
              </w:divBdr>
            </w:div>
            <w:div w:id="325673930">
              <w:marLeft w:val="0"/>
              <w:marRight w:val="0"/>
              <w:marTop w:val="0"/>
              <w:marBottom w:val="0"/>
              <w:divBdr>
                <w:top w:val="none" w:sz="0" w:space="0" w:color="auto"/>
                <w:left w:val="none" w:sz="0" w:space="0" w:color="auto"/>
                <w:bottom w:val="none" w:sz="0" w:space="0" w:color="auto"/>
                <w:right w:val="none" w:sz="0" w:space="0" w:color="auto"/>
              </w:divBdr>
            </w:div>
            <w:div w:id="1635023552">
              <w:marLeft w:val="0"/>
              <w:marRight w:val="0"/>
              <w:marTop w:val="0"/>
              <w:marBottom w:val="0"/>
              <w:divBdr>
                <w:top w:val="none" w:sz="0" w:space="0" w:color="auto"/>
                <w:left w:val="none" w:sz="0" w:space="0" w:color="auto"/>
                <w:bottom w:val="none" w:sz="0" w:space="0" w:color="auto"/>
                <w:right w:val="none" w:sz="0" w:space="0" w:color="auto"/>
              </w:divBdr>
            </w:div>
            <w:div w:id="127397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165466">
      <w:bodyDiv w:val="1"/>
      <w:marLeft w:val="0"/>
      <w:marRight w:val="0"/>
      <w:marTop w:val="0"/>
      <w:marBottom w:val="0"/>
      <w:divBdr>
        <w:top w:val="none" w:sz="0" w:space="0" w:color="auto"/>
        <w:left w:val="none" w:sz="0" w:space="0" w:color="auto"/>
        <w:bottom w:val="none" w:sz="0" w:space="0" w:color="auto"/>
        <w:right w:val="none" w:sz="0" w:space="0" w:color="auto"/>
      </w:divBdr>
      <w:divsChild>
        <w:div w:id="413861516">
          <w:marLeft w:val="0"/>
          <w:marRight w:val="0"/>
          <w:marTop w:val="0"/>
          <w:marBottom w:val="0"/>
          <w:divBdr>
            <w:top w:val="none" w:sz="0" w:space="0" w:color="auto"/>
            <w:left w:val="none" w:sz="0" w:space="0" w:color="auto"/>
            <w:bottom w:val="none" w:sz="0" w:space="0" w:color="auto"/>
            <w:right w:val="none" w:sz="0" w:space="0" w:color="auto"/>
          </w:divBdr>
          <w:divsChild>
            <w:div w:id="1526360148">
              <w:marLeft w:val="0"/>
              <w:marRight w:val="0"/>
              <w:marTop w:val="0"/>
              <w:marBottom w:val="0"/>
              <w:divBdr>
                <w:top w:val="none" w:sz="0" w:space="0" w:color="auto"/>
                <w:left w:val="none" w:sz="0" w:space="0" w:color="auto"/>
                <w:bottom w:val="none" w:sz="0" w:space="0" w:color="auto"/>
                <w:right w:val="none" w:sz="0" w:space="0" w:color="auto"/>
              </w:divBdr>
            </w:div>
            <w:div w:id="125392709">
              <w:marLeft w:val="0"/>
              <w:marRight w:val="0"/>
              <w:marTop w:val="0"/>
              <w:marBottom w:val="0"/>
              <w:divBdr>
                <w:top w:val="none" w:sz="0" w:space="0" w:color="auto"/>
                <w:left w:val="none" w:sz="0" w:space="0" w:color="auto"/>
                <w:bottom w:val="none" w:sz="0" w:space="0" w:color="auto"/>
                <w:right w:val="none" w:sz="0" w:space="0" w:color="auto"/>
              </w:divBdr>
            </w:div>
            <w:div w:id="627321890">
              <w:marLeft w:val="0"/>
              <w:marRight w:val="0"/>
              <w:marTop w:val="0"/>
              <w:marBottom w:val="0"/>
              <w:divBdr>
                <w:top w:val="none" w:sz="0" w:space="0" w:color="auto"/>
                <w:left w:val="none" w:sz="0" w:space="0" w:color="auto"/>
                <w:bottom w:val="none" w:sz="0" w:space="0" w:color="auto"/>
                <w:right w:val="none" w:sz="0" w:space="0" w:color="auto"/>
              </w:divBdr>
            </w:div>
            <w:div w:id="582493584">
              <w:marLeft w:val="0"/>
              <w:marRight w:val="0"/>
              <w:marTop w:val="0"/>
              <w:marBottom w:val="0"/>
              <w:divBdr>
                <w:top w:val="none" w:sz="0" w:space="0" w:color="auto"/>
                <w:left w:val="none" w:sz="0" w:space="0" w:color="auto"/>
                <w:bottom w:val="none" w:sz="0" w:space="0" w:color="auto"/>
                <w:right w:val="none" w:sz="0" w:space="0" w:color="auto"/>
              </w:divBdr>
            </w:div>
            <w:div w:id="114981879">
              <w:marLeft w:val="0"/>
              <w:marRight w:val="0"/>
              <w:marTop w:val="0"/>
              <w:marBottom w:val="0"/>
              <w:divBdr>
                <w:top w:val="none" w:sz="0" w:space="0" w:color="auto"/>
                <w:left w:val="none" w:sz="0" w:space="0" w:color="auto"/>
                <w:bottom w:val="none" w:sz="0" w:space="0" w:color="auto"/>
                <w:right w:val="none" w:sz="0" w:space="0" w:color="auto"/>
              </w:divBdr>
            </w:div>
            <w:div w:id="1460025652">
              <w:marLeft w:val="0"/>
              <w:marRight w:val="0"/>
              <w:marTop w:val="0"/>
              <w:marBottom w:val="0"/>
              <w:divBdr>
                <w:top w:val="none" w:sz="0" w:space="0" w:color="auto"/>
                <w:left w:val="none" w:sz="0" w:space="0" w:color="auto"/>
                <w:bottom w:val="none" w:sz="0" w:space="0" w:color="auto"/>
                <w:right w:val="none" w:sz="0" w:space="0" w:color="auto"/>
              </w:divBdr>
            </w:div>
            <w:div w:id="358511863">
              <w:marLeft w:val="0"/>
              <w:marRight w:val="0"/>
              <w:marTop w:val="0"/>
              <w:marBottom w:val="0"/>
              <w:divBdr>
                <w:top w:val="none" w:sz="0" w:space="0" w:color="auto"/>
                <w:left w:val="none" w:sz="0" w:space="0" w:color="auto"/>
                <w:bottom w:val="none" w:sz="0" w:space="0" w:color="auto"/>
                <w:right w:val="none" w:sz="0" w:space="0" w:color="auto"/>
              </w:divBdr>
            </w:div>
            <w:div w:id="1390032848">
              <w:marLeft w:val="0"/>
              <w:marRight w:val="0"/>
              <w:marTop w:val="0"/>
              <w:marBottom w:val="0"/>
              <w:divBdr>
                <w:top w:val="none" w:sz="0" w:space="0" w:color="auto"/>
                <w:left w:val="none" w:sz="0" w:space="0" w:color="auto"/>
                <w:bottom w:val="none" w:sz="0" w:space="0" w:color="auto"/>
                <w:right w:val="none" w:sz="0" w:space="0" w:color="auto"/>
              </w:divBdr>
            </w:div>
            <w:div w:id="1238243162">
              <w:marLeft w:val="0"/>
              <w:marRight w:val="0"/>
              <w:marTop w:val="0"/>
              <w:marBottom w:val="0"/>
              <w:divBdr>
                <w:top w:val="none" w:sz="0" w:space="0" w:color="auto"/>
                <w:left w:val="none" w:sz="0" w:space="0" w:color="auto"/>
                <w:bottom w:val="none" w:sz="0" w:space="0" w:color="auto"/>
                <w:right w:val="none" w:sz="0" w:space="0" w:color="auto"/>
              </w:divBdr>
            </w:div>
            <w:div w:id="1748108505">
              <w:marLeft w:val="0"/>
              <w:marRight w:val="0"/>
              <w:marTop w:val="0"/>
              <w:marBottom w:val="0"/>
              <w:divBdr>
                <w:top w:val="none" w:sz="0" w:space="0" w:color="auto"/>
                <w:left w:val="none" w:sz="0" w:space="0" w:color="auto"/>
                <w:bottom w:val="none" w:sz="0" w:space="0" w:color="auto"/>
                <w:right w:val="none" w:sz="0" w:space="0" w:color="auto"/>
              </w:divBdr>
            </w:div>
            <w:div w:id="2029258893">
              <w:marLeft w:val="0"/>
              <w:marRight w:val="0"/>
              <w:marTop w:val="0"/>
              <w:marBottom w:val="0"/>
              <w:divBdr>
                <w:top w:val="none" w:sz="0" w:space="0" w:color="auto"/>
                <w:left w:val="none" w:sz="0" w:space="0" w:color="auto"/>
                <w:bottom w:val="none" w:sz="0" w:space="0" w:color="auto"/>
                <w:right w:val="none" w:sz="0" w:space="0" w:color="auto"/>
              </w:divBdr>
            </w:div>
            <w:div w:id="384333076">
              <w:marLeft w:val="0"/>
              <w:marRight w:val="0"/>
              <w:marTop w:val="0"/>
              <w:marBottom w:val="0"/>
              <w:divBdr>
                <w:top w:val="none" w:sz="0" w:space="0" w:color="auto"/>
                <w:left w:val="none" w:sz="0" w:space="0" w:color="auto"/>
                <w:bottom w:val="none" w:sz="0" w:space="0" w:color="auto"/>
                <w:right w:val="none" w:sz="0" w:space="0" w:color="auto"/>
              </w:divBdr>
            </w:div>
            <w:div w:id="876889206">
              <w:marLeft w:val="0"/>
              <w:marRight w:val="0"/>
              <w:marTop w:val="0"/>
              <w:marBottom w:val="0"/>
              <w:divBdr>
                <w:top w:val="none" w:sz="0" w:space="0" w:color="auto"/>
                <w:left w:val="none" w:sz="0" w:space="0" w:color="auto"/>
                <w:bottom w:val="none" w:sz="0" w:space="0" w:color="auto"/>
                <w:right w:val="none" w:sz="0" w:space="0" w:color="auto"/>
              </w:divBdr>
            </w:div>
            <w:div w:id="125588795">
              <w:marLeft w:val="0"/>
              <w:marRight w:val="0"/>
              <w:marTop w:val="0"/>
              <w:marBottom w:val="0"/>
              <w:divBdr>
                <w:top w:val="none" w:sz="0" w:space="0" w:color="auto"/>
                <w:left w:val="none" w:sz="0" w:space="0" w:color="auto"/>
                <w:bottom w:val="none" w:sz="0" w:space="0" w:color="auto"/>
                <w:right w:val="none" w:sz="0" w:space="0" w:color="auto"/>
              </w:divBdr>
            </w:div>
            <w:div w:id="1464693047">
              <w:marLeft w:val="0"/>
              <w:marRight w:val="0"/>
              <w:marTop w:val="0"/>
              <w:marBottom w:val="0"/>
              <w:divBdr>
                <w:top w:val="none" w:sz="0" w:space="0" w:color="auto"/>
                <w:left w:val="none" w:sz="0" w:space="0" w:color="auto"/>
                <w:bottom w:val="none" w:sz="0" w:space="0" w:color="auto"/>
                <w:right w:val="none" w:sz="0" w:space="0" w:color="auto"/>
              </w:divBdr>
            </w:div>
            <w:div w:id="2018850340">
              <w:marLeft w:val="0"/>
              <w:marRight w:val="0"/>
              <w:marTop w:val="0"/>
              <w:marBottom w:val="0"/>
              <w:divBdr>
                <w:top w:val="none" w:sz="0" w:space="0" w:color="auto"/>
                <w:left w:val="none" w:sz="0" w:space="0" w:color="auto"/>
                <w:bottom w:val="none" w:sz="0" w:space="0" w:color="auto"/>
                <w:right w:val="none" w:sz="0" w:space="0" w:color="auto"/>
              </w:divBdr>
            </w:div>
            <w:div w:id="693075918">
              <w:marLeft w:val="0"/>
              <w:marRight w:val="0"/>
              <w:marTop w:val="0"/>
              <w:marBottom w:val="0"/>
              <w:divBdr>
                <w:top w:val="none" w:sz="0" w:space="0" w:color="auto"/>
                <w:left w:val="none" w:sz="0" w:space="0" w:color="auto"/>
                <w:bottom w:val="none" w:sz="0" w:space="0" w:color="auto"/>
                <w:right w:val="none" w:sz="0" w:space="0" w:color="auto"/>
              </w:divBdr>
            </w:div>
            <w:div w:id="785271690">
              <w:marLeft w:val="0"/>
              <w:marRight w:val="0"/>
              <w:marTop w:val="0"/>
              <w:marBottom w:val="0"/>
              <w:divBdr>
                <w:top w:val="none" w:sz="0" w:space="0" w:color="auto"/>
                <w:left w:val="none" w:sz="0" w:space="0" w:color="auto"/>
                <w:bottom w:val="none" w:sz="0" w:space="0" w:color="auto"/>
                <w:right w:val="none" w:sz="0" w:space="0" w:color="auto"/>
              </w:divBdr>
            </w:div>
            <w:div w:id="445268858">
              <w:marLeft w:val="0"/>
              <w:marRight w:val="0"/>
              <w:marTop w:val="0"/>
              <w:marBottom w:val="0"/>
              <w:divBdr>
                <w:top w:val="none" w:sz="0" w:space="0" w:color="auto"/>
                <w:left w:val="none" w:sz="0" w:space="0" w:color="auto"/>
                <w:bottom w:val="none" w:sz="0" w:space="0" w:color="auto"/>
                <w:right w:val="none" w:sz="0" w:space="0" w:color="auto"/>
              </w:divBdr>
            </w:div>
            <w:div w:id="1084061427">
              <w:marLeft w:val="0"/>
              <w:marRight w:val="0"/>
              <w:marTop w:val="0"/>
              <w:marBottom w:val="0"/>
              <w:divBdr>
                <w:top w:val="none" w:sz="0" w:space="0" w:color="auto"/>
                <w:left w:val="none" w:sz="0" w:space="0" w:color="auto"/>
                <w:bottom w:val="none" w:sz="0" w:space="0" w:color="auto"/>
                <w:right w:val="none" w:sz="0" w:space="0" w:color="auto"/>
              </w:divBdr>
            </w:div>
            <w:div w:id="2090300767">
              <w:marLeft w:val="0"/>
              <w:marRight w:val="0"/>
              <w:marTop w:val="0"/>
              <w:marBottom w:val="0"/>
              <w:divBdr>
                <w:top w:val="none" w:sz="0" w:space="0" w:color="auto"/>
                <w:left w:val="none" w:sz="0" w:space="0" w:color="auto"/>
                <w:bottom w:val="none" w:sz="0" w:space="0" w:color="auto"/>
                <w:right w:val="none" w:sz="0" w:space="0" w:color="auto"/>
              </w:divBdr>
            </w:div>
            <w:div w:id="1762944533">
              <w:marLeft w:val="0"/>
              <w:marRight w:val="0"/>
              <w:marTop w:val="0"/>
              <w:marBottom w:val="0"/>
              <w:divBdr>
                <w:top w:val="none" w:sz="0" w:space="0" w:color="auto"/>
                <w:left w:val="none" w:sz="0" w:space="0" w:color="auto"/>
                <w:bottom w:val="none" w:sz="0" w:space="0" w:color="auto"/>
                <w:right w:val="none" w:sz="0" w:space="0" w:color="auto"/>
              </w:divBdr>
            </w:div>
            <w:div w:id="1230459626">
              <w:marLeft w:val="0"/>
              <w:marRight w:val="0"/>
              <w:marTop w:val="0"/>
              <w:marBottom w:val="0"/>
              <w:divBdr>
                <w:top w:val="none" w:sz="0" w:space="0" w:color="auto"/>
                <w:left w:val="none" w:sz="0" w:space="0" w:color="auto"/>
                <w:bottom w:val="none" w:sz="0" w:space="0" w:color="auto"/>
                <w:right w:val="none" w:sz="0" w:space="0" w:color="auto"/>
              </w:divBdr>
            </w:div>
            <w:div w:id="1863013854">
              <w:marLeft w:val="0"/>
              <w:marRight w:val="0"/>
              <w:marTop w:val="0"/>
              <w:marBottom w:val="0"/>
              <w:divBdr>
                <w:top w:val="none" w:sz="0" w:space="0" w:color="auto"/>
                <w:left w:val="none" w:sz="0" w:space="0" w:color="auto"/>
                <w:bottom w:val="none" w:sz="0" w:space="0" w:color="auto"/>
                <w:right w:val="none" w:sz="0" w:space="0" w:color="auto"/>
              </w:divBdr>
            </w:div>
            <w:div w:id="1030185740">
              <w:marLeft w:val="0"/>
              <w:marRight w:val="0"/>
              <w:marTop w:val="0"/>
              <w:marBottom w:val="0"/>
              <w:divBdr>
                <w:top w:val="none" w:sz="0" w:space="0" w:color="auto"/>
                <w:left w:val="none" w:sz="0" w:space="0" w:color="auto"/>
                <w:bottom w:val="none" w:sz="0" w:space="0" w:color="auto"/>
                <w:right w:val="none" w:sz="0" w:space="0" w:color="auto"/>
              </w:divBdr>
            </w:div>
            <w:div w:id="1720547883">
              <w:marLeft w:val="0"/>
              <w:marRight w:val="0"/>
              <w:marTop w:val="0"/>
              <w:marBottom w:val="0"/>
              <w:divBdr>
                <w:top w:val="none" w:sz="0" w:space="0" w:color="auto"/>
                <w:left w:val="none" w:sz="0" w:space="0" w:color="auto"/>
                <w:bottom w:val="none" w:sz="0" w:space="0" w:color="auto"/>
                <w:right w:val="none" w:sz="0" w:space="0" w:color="auto"/>
              </w:divBdr>
            </w:div>
            <w:div w:id="1738743707">
              <w:marLeft w:val="0"/>
              <w:marRight w:val="0"/>
              <w:marTop w:val="0"/>
              <w:marBottom w:val="0"/>
              <w:divBdr>
                <w:top w:val="none" w:sz="0" w:space="0" w:color="auto"/>
                <w:left w:val="none" w:sz="0" w:space="0" w:color="auto"/>
                <w:bottom w:val="none" w:sz="0" w:space="0" w:color="auto"/>
                <w:right w:val="none" w:sz="0" w:space="0" w:color="auto"/>
              </w:divBdr>
            </w:div>
            <w:div w:id="382294786">
              <w:marLeft w:val="0"/>
              <w:marRight w:val="0"/>
              <w:marTop w:val="0"/>
              <w:marBottom w:val="0"/>
              <w:divBdr>
                <w:top w:val="none" w:sz="0" w:space="0" w:color="auto"/>
                <w:left w:val="none" w:sz="0" w:space="0" w:color="auto"/>
                <w:bottom w:val="none" w:sz="0" w:space="0" w:color="auto"/>
                <w:right w:val="none" w:sz="0" w:space="0" w:color="auto"/>
              </w:divBdr>
            </w:div>
            <w:div w:id="1055111">
              <w:marLeft w:val="0"/>
              <w:marRight w:val="0"/>
              <w:marTop w:val="0"/>
              <w:marBottom w:val="0"/>
              <w:divBdr>
                <w:top w:val="none" w:sz="0" w:space="0" w:color="auto"/>
                <w:left w:val="none" w:sz="0" w:space="0" w:color="auto"/>
                <w:bottom w:val="none" w:sz="0" w:space="0" w:color="auto"/>
                <w:right w:val="none" w:sz="0" w:space="0" w:color="auto"/>
              </w:divBdr>
            </w:div>
            <w:div w:id="1917208998">
              <w:marLeft w:val="0"/>
              <w:marRight w:val="0"/>
              <w:marTop w:val="0"/>
              <w:marBottom w:val="0"/>
              <w:divBdr>
                <w:top w:val="none" w:sz="0" w:space="0" w:color="auto"/>
                <w:left w:val="none" w:sz="0" w:space="0" w:color="auto"/>
                <w:bottom w:val="none" w:sz="0" w:space="0" w:color="auto"/>
                <w:right w:val="none" w:sz="0" w:space="0" w:color="auto"/>
              </w:divBdr>
            </w:div>
            <w:div w:id="141045341">
              <w:marLeft w:val="0"/>
              <w:marRight w:val="0"/>
              <w:marTop w:val="0"/>
              <w:marBottom w:val="0"/>
              <w:divBdr>
                <w:top w:val="none" w:sz="0" w:space="0" w:color="auto"/>
                <w:left w:val="none" w:sz="0" w:space="0" w:color="auto"/>
                <w:bottom w:val="none" w:sz="0" w:space="0" w:color="auto"/>
                <w:right w:val="none" w:sz="0" w:space="0" w:color="auto"/>
              </w:divBdr>
            </w:div>
            <w:div w:id="680932914">
              <w:marLeft w:val="0"/>
              <w:marRight w:val="0"/>
              <w:marTop w:val="0"/>
              <w:marBottom w:val="0"/>
              <w:divBdr>
                <w:top w:val="none" w:sz="0" w:space="0" w:color="auto"/>
                <w:left w:val="none" w:sz="0" w:space="0" w:color="auto"/>
                <w:bottom w:val="none" w:sz="0" w:space="0" w:color="auto"/>
                <w:right w:val="none" w:sz="0" w:space="0" w:color="auto"/>
              </w:divBdr>
            </w:div>
            <w:div w:id="1076050331">
              <w:marLeft w:val="0"/>
              <w:marRight w:val="0"/>
              <w:marTop w:val="0"/>
              <w:marBottom w:val="0"/>
              <w:divBdr>
                <w:top w:val="none" w:sz="0" w:space="0" w:color="auto"/>
                <w:left w:val="none" w:sz="0" w:space="0" w:color="auto"/>
                <w:bottom w:val="none" w:sz="0" w:space="0" w:color="auto"/>
                <w:right w:val="none" w:sz="0" w:space="0" w:color="auto"/>
              </w:divBdr>
            </w:div>
            <w:div w:id="2004039736">
              <w:marLeft w:val="0"/>
              <w:marRight w:val="0"/>
              <w:marTop w:val="0"/>
              <w:marBottom w:val="0"/>
              <w:divBdr>
                <w:top w:val="none" w:sz="0" w:space="0" w:color="auto"/>
                <w:left w:val="none" w:sz="0" w:space="0" w:color="auto"/>
                <w:bottom w:val="none" w:sz="0" w:space="0" w:color="auto"/>
                <w:right w:val="none" w:sz="0" w:space="0" w:color="auto"/>
              </w:divBdr>
            </w:div>
            <w:div w:id="1259634212">
              <w:marLeft w:val="0"/>
              <w:marRight w:val="0"/>
              <w:marTop w:val="0"/>
              <w:marBottom w:val="0"/>
              <w:divBdr>
                <w:top w:val="none" w:sz="0" w:space="0" w:color="auto"/>
                <w:left w:val="none" w:sz="0" w:space="0" w:color="auto"/>
                <w:bottom w:val="none" w:sz="0" w:space="0" w:color="auto"/>
                <w:right w:val="none" w:sz="0" w:space="0" w:color="auto"/>
              </w:divBdr>
            </w:div>
            <w:div w:id="11889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85331">
      <w:bodyDiv w:val="1"/>
      <w:marLeft w:val="0"/>
      <w:marRight w:val="0"/>
      <w:marTop w:val="0"/>
      <w:marBottom w:val="0"/>
      <w:divBdr>
        <w:top w:val="none" w:sz="0" w:space="0" w:color="auto"/>
        <w:left w:val="none" w:sz="0" w:space="0" w:color="auto"/>
        <w:bottom w:val="none" w:sz="0" w:space="0" w:color="auto"/>
        <w:right w:val="none" w:sz="0" w:space="0" w:color="auto"/>
      </w:divBdr>
      <w:divsChild>
        <w:div w:id="1680279330">
          <w:marLeft w:val="0"/>
          <w:marRight w:val="0"/>
          <w:marTop w:val="0"/>
          <w:marBottom w:val="0"/>
          <w:divBdr>
            <w:top w:val="none" w:sz="0" w:space="0" w:color="auto"/>
            <w:left w:val="none" w:sz="0" w:space="0" w:color="auto"/>
            <w:bottom w:val="none" w:sz="0" w:space="0" w:color="auto"/>
            <w:right w:val="none" w:sz="0" w:space="0" w:color="auto"/>
          </w:divBdr>
          <w:divsChild>
            <w:div w:id="315380840">
              <w:marLeft w:val="0"/>
              <w:marRight w:val="0"/>
              <w:marTop w:val="0"/>
              <w:marBottom w:val="0"/>
              <w:divBdr>
                <w:top w:val="none" w:sz="0" w:space="0" w:color="auto"/>
                <w:left w:val="none" w:sz="0" w:space="0" w:color="auto"/>
                <w:bottom w:val="none" w:sz="0" w:space="0" w:color="auto"/>
                <w:right w:val="none" w:sz="0" w:space="0" w:color="auto"/>
              </w:divBdr>
            </w:div>
            <w:div w:id="1261371438">
              <w:marLeft w:val="0"/>
              <w:marRight w:val="0"/>
              <w:marTop w:val="0"/>
              <w:marBottom w:val="0"/>
              <w:divBdr>
                <w:top w:val="none" w:sz="0" w:space="0" w:color="auto"/>
                <w:left w:val="none" w:sz="0" w:space="0" w:color="auto"/>
                <w:bottom w:val="none" w:sz="0" w:space="0" w:color="auto"/>
                <w:right w:val="none" w:sz="0" w:space="0" w:color="auto"/>
              </w:divBdr>
            </w:div>
            <w:div w:id="2143694046">
              <w:marLeft w:val="0"/>
              <w:marRight w:val="0"/>
              <w:marTop w:val="0"/>
              <w:marBottom w:val="0"/>
              <w:divBdr>
                <w:top w:val="none" w:sz="0" w:space="0" w:color="auto"/>
                <w:left w:val="none" w:sz="0" w:space="0" w:color="auto"/>
                <w:bottom w:val="none" w:sz="0" w:space="0" w:color="auto"/>
                <w:right w:val="none" w:sz="0" w:space="0" w:color="auto"/>
              </w:divBdr>
            </w:div>
            <w:div w:id="1490553998">
              <w:marLeft w:val="0"/>
              <w:marRight w:val="0"/>
              <w:marTop w:val="0"/>
              <w:marBottom w:val="0"/>
              <w:divBdr>
                <w:top w:val="none" w:sz="0" w:space="0" w:color="auto"/>
                <w:left w:val="none" w:sz="0" w:space="0" w:color="auto"/>
                <w:bottom w:val="none" w:sz="0" w:space="0" w:color="auto"/>
                <w:right w:val="none" w:sz="0" w:space="0" w:color="auto"/>
              </w:divBdr>
            </w:div>
            <w:div w:id="631984752">
              <w:marLeft w:val="0"/>
              <w:marRight w:val="0"/>
              <w:marTop w:val="0"/>
              <w:marBottom w:val="0"/>
              <w:divBdr>
                <w:top w:val="none" w:sz="0" w:space="0" w:color="auto"/>
                <w:left w:val="none" w:sz="0" w:space="0" w:color="auto"/>
                <w:bottom w:val="none" w:sz="0" w:space="0" w:color="auto"/>
                <w:right w:val="none" w:sz="0" w:space="0" w:color="auto"/>
              </w:divBdr>
            </w:div>
            <w:div w:id="1059086567">
              <w:marLeft w:val="0"/>
              <w:marRight w:val="0"/>
              <w:marTop w:val="0"/>
              <w:marBottom w:val="0"/>
              <w:divBdr>
                <w:top w:val="none" w:sz="0" w:space="0" w:color="auto"/>
                <w:left w:val="none" w:sz="0" w:space="0" w:color="auto"/>
                <w:bottom w:val="none" w:sz="0" w:space="0" w:color="auto"/>
                <w:right w:val="none" w:sz="0" w:space="0" w:color="auto"/>
              </w:divBdr>
            </w:div>
            <w:div w:id="362749445">
              <w:marLeft w:val="0"/>
              <w:marRight w:val="0"/>
              <w:marTop w:val="0"/>
              <w:marBottom w:val="0"/>
              <w:divBdr>
                <w:top w:val="none" w:sz="0" w:space="0" w:color="auto"/>
                <w:left w:val="none" w:sz="0" w:space="0" w:color="auto"/>
                <w:bottom w:val="none" w:sz="0" w:space="0" w:color="auto"/>
                <w:right w:val="none" w:sz="0" w:space="0" w:color="auto"/>
              </w:divBdr>
            </w:div>
            <w:div w:id="864098614">
              <w:marLeft w:val="0"/>
              <w:marRight w:val="0"/>
              <w:marTop w:val="0"/>
              <w:marBottom w:val="0"/>
              <w:divBdr>
                <w:top w:val="none" w:sz="0" w:space="0" w:color="auto"/>
                <w:left w:val="none" w:sz="0" w:space="0" w:color="auto"/>
                <w:bottom w:val="none" w:sz="0" w:space="0" w:color="auto"/>
                <w:right w:val="none" w:sz="0" w:space="0" w:color="auto"/>
              </w:divBdr>
            </w:div>
            <w:div w:id="1170026995">
              <w:marLeft w:val="0"/>
              <w:marRight w:val="0"/>
              <w:marTop w:val="0"/>
              <w:marBottom w:val="0"/>
              <w:divBdr>
                <w:top w:val="none" w:sz="0" w:space="0" w:color="auto"/>
                <w:left w:val="none" w:sz="0" w:space="0" w:color="auto"/>
                <w:bottom w:val="none" w:sz="0" w:space="0" w:color="auto"/>
                <w:right w:val="none" w:sz="0" w:space="0" w:color="auto"/>
              </w:divBdr>
            </w:div>
            <w:div w:id="1348561847">
              <w:marLeft w:val="0"/>
              <w:marRight w:val="0"/>
              <w:marTop w:val="0"/>
              <w:marBottom w:val="0"/>
              <w:divBdr>
                <w:top w:val="none" w:sz="0" w:space="0" w:color="auto"/>
                <w:left w:val="none" w:sz="0" w:space="0" w:color="auto"/>
                <w:bottom w:val="none" w:sz="0" w:space="0" w:color="auto"/>
                <w:right w:val="none" w:sz="0" w:space="0" w:color="auto"/>
              </w:divBdr>
            </w:div>
            <w:div w:id="1810784713">
              <w:marLeft w:val="0"/>
              <w:marRight w:val="0"/>
              <w:marTop w:val="0"/>
              <w:marBottom w:val="0"/>
              <w:divBdr>
                <w:top w:val="none" w:sz="0" w:space="0" w:color="auto"/>
                <w:left w:val="none" w:sz="0" w:space="0" w:color="auto"/>
                <w:bottom w:val="none" w:sz="0" w:space="0" w:color="auto"/>
                <w:right w:val="none" w:sz="0" w:space="0" w:color="auto"/>
              </w:divBdr>
            </w:div>
            <w:div w:id="2017462165">
              <w:marLeft w:val="0"/>
              <w:marRight w:val="0"/>
              <w:marTop w:val="0"/>
              <w:marBottom w:val="0"/>
              <w:divBdr>
                <w:top w:val="none" w:sz="0" w:space="0" w:color="auto"/>
                <w:left w:val="none" w:sz="0" w:space="0" w:color="auto"/>
                <w:bottom w:val="none" w:sz="0" w:space="0" w:color="auto"/>
                <w:right w:val="none" w:sz="0" w:space="0" w:color="auto"/>
              </w:divBdr>
            </w:div>
            <w:div w:id="1473980650">
              <w:marLeft w:val="0"/>
              <w:marRight w:val="0"/>
              <w:marTop w:val="0"/>
              <w:marBottom w:val="0"/>
              <w:divBdr>
                <w:top w:val="none" w:sz="0" w:space="0" w:color="auto"/>
                <w:left w:val="none" w:sz="0" w:space="0" w:color="auto"/>
                <w:bottom w:val="none" w:sz="0" w:space="0" w:color="auto"/>
                <w:right w:val="none" w:sz="0" w:space="0" w:color="auto"/>
              </w:divBdr>
            </w:div>
            <w:div w:id="510023818">
              <w:marLeft w:val="0"/>
              <w:marRight w:val="0"/>
              <w:marTop w:val="0"/>
              <w:marBottom w:val="0"/>
              <w:divBdr>
                <w:top w:val="none" w:sz="0" w:space="0" w:color="auto"/>
                <w:left w:val="none" w:sz="0" w:space="0" w:color="auto"/>
                <w:bottom w:val="none" w:sz="0" w:space="0" w:color="auto"/>
                <w:right w:val="none" w:sz="0" w:space="0" w:color="auto"/>
              </w:divBdr>
            </w:div>
            <w:div w:id="1323655585">
              <w:marLeft w:val="0"/>
              <w:marRight w:val="0"/>
              <w:marTop w:val="0"/>
              <w:marBottom w:val="0"/>
              <w:divBdr>
                <w:top w:val="none" w:sz="0" w:space="0" w:color="auto"/>
                <w:left w:val="none" w:sz="0" w:space="0" w:color="auto"/>
                <w:bottom w:val="none" w:sz="0" w:space="0" w:color="auto"/>
                <w:right w:val="none" w:sz="0" w:space="0" w:color="auto"/>
              </w:divBdr>
            </w:div>
            <w:div w:id="169028626">
              <w:marLeft w:val="0"/>
              <w:marRight w:val="0"/>
              <w:marTop w:val="0"/>
              <w:marBottom w:val="0"/>
              <w:divBdr>
                <w:top w:val="none" w:sz="0" w:space="0" w:color="auto"/>
                <w:left w:val="none" w:sz="0" w:space="0" w:color="auto"/>
                <w:bottom w:val="none" w:sz="0" w:space="0" w:color="auto"/>
                <w:right w:val="none" w:sz="0" w:space="0" w:color="auto"/>
              </w:divBdr>
            </w:div>
            <w:div w:id="1154029818">
              <w:marLeft w:val="0"/>
              <w:marRight w:val="0"/>
              <w:marTop w:val="0"/>
              <w:marBottom w:val="0"/>
              <w:divBdr>
                <w:top w:val="none" w:sz="0" w:space="0" w:color="auto"/>
                <w:left w:val="none" w:sz="0" w:space="0" w:color="auto"/>
                <w:bottom w:val="none" w:sz="0" w:space="0" w:color="auto"/>
                <w:right w:val="none" w:sz="0" w:space="0" w:color="auto"/>
              </w:divBdr>
            </w:div>
            <w:div w:id="1018459016">
              <w:marLeft w:val="0"/>
              <w:marRight w:val="0"/>
              <w:marTop w:val="0"/>
              <w:marBottom w:val="0"/>
              <w:divBdr>
                <w:top w:val="none" w:sz="0" w:space="0" w:color="auto"/>
                <w:left w:val="none" w:sz="0" w:space="0" w:color="auto"/>
                <w:bottom w:val="none" w:sz="0" w:space="0" w:color="auto"/>
                <w:right w:val="none" w:sz="0" w:space="0" w:color="auto"/>
              </w:divBdr>
            </w:div>
            <w:div w:id="1668483984">
              <w:marLeft w:val="0"/>
              <w:marRight w:val="0"/>
              <w:marTop w:val="0"/>
              <w:marBottom w:val="0"/>
              <w:divBdr>
                <w:top w:val="none" w:sz="0" w:space="0" w:color="auto"/>
                <w:left w:val="none" w:sz="0" w:space="0" w:color="auto"/>
                <w:bottom w:val="none" w:sz="0" w:space="0" w:color="auto"/>
                <w:right w:val="none" w:sz="0" w:space="0" w:color="auto"/>
              </w:divBdr>
            </w:div>
            <w:div w:id="413630087">
              <w:marLeft w:val="0"/>
              <w:marRight w:val="0"/>
              <w:marTop w:val="0"/>
              <w:marBottom w:val="0"/>
              <w:divBdr>
                <w:top w:val="none" w:sz="0" w:space="0" w:color="auto"/>
                <w:left w:val="none" w:sz="0" w:space="0" w:color="auto"/>
                <w:bottom w:val="none" w:sz="0" w:space="0" w:color="auto"/>
                <w:right w:val="none" w:sz="0" w:space="0" w:color="auto"/>
              </w:divBdr>
            </w:div>
            <w:div w:id="898443753">
              <w:marLeft w:val="0"/>
              <w:marRight w:val="0"/>
              <w:marTop w:val="0"/>
              <w:marBottom w:val="0"/>
              <w:divBdr>
                <w:top w:val="none" w:sz="0" w:space="0" w:color="auto"/>
                <w:left w:val="none" w:sz="0" w:space="0" w:color="auto"/>
                <w:bottom w:val="none" w:sz="0" w:space="0" w:color="auto"/>
                <w:right w:val="none" w:sz="0" w:space="0" w:color="auto"/>
              </w:divBdr>
            </w:div>
            <w:div w:id="1576469519">
              <w:marLeft w:val="0"/>
              <w:marRight w:val="0"/>
              <w:marTop w:val="0"/>
              <w:marBottom w:val="0"/>
              <w:divBdr>
                <w:top w:val="none" w:sz="0" w:space="0" w:color="auto"/>
                <w:left w:val="none" w:sz="0" w:space="0" w:color="auto"/>
                <w:bottom w:val="none" w:sz="0" w:space="0" w:color="auto"/>
                <w:right w:val="none" w:sz="0" w:space="0" w:color="auto"/>
              </w:divBdr>
            </w:div>
            <w:div w:id="985166006">
              <w:marLeft w:val="0"/>
              <w:marRight w:val="0"/>
              <w:marTop w:val="0"/>
              <w:marBottom w:val="0"/>
              <w:divBdr>
                <w:top w:val="none" w:sz="0" w:space="0" w:color="auto"/>
                <w:left w:val="none" w:sz="0" w:space="0" w:color="auto"/>
                <w:bottom w:val="none" w:sz="0" w:space="0" w:color="auto"/>
                <w:right w:val="none" w:sz="0" w:space="0" w:color="auto"/>
              </w:divBdr>
            </w:div>
            <w:div w:id="758984373">
              <w:marLeft w:val="0"/>
              <w:marRight w:val="0"/>
              <w:marTop w:val="0"/>
              <w:marBottom w:val="0"/>
              <w:divBdr>
                <w:top w:val="none" w:sz="0" w:space="0" w:color="auto"/>
                <w:left w:val="none" w:sz="0" w:space="0" w:color="auto"/>
                <w:bottom w:val="none" w:sz="0" w:space="0" w:color="auto"/>
                <w:right w:val="none" w:sz="0" w:space="0" w:color="auto"/>
              </w:divBdr>
            </w:div>
            <w:div w:id="2036616790">
              <w:marLeft w:val="0"/>
              <w:marRight w:val="0"/>
              <w:marTop w:val="0"/>
              <w:marBottom w:val="0"/>
              <w:divBdr>
                <w:top w:val="none" w:sz="0" w:space="0" w:color="auto"/>
                <w:left w:val="none" w:sz="0" w:space="0" w:color="auto"/>
                <w:bottom w:val="none" w:sz="0" w:space="0" w:color="auto"/>
                <w:right w:val="none" w:sz="0" w:space="0" w:color="auto"/>
              </w:divBdr>
            </w:div>
            <w:div w:id="1435174228">
              <w:marLeft w:val="0"/>
              <w:marRight w:val="0"/>
              <w:marTop w:val="0"/>
              <w:marBottom w:val="0"/>
              <w:divBdr>
                <w:top w:val="none" w:sz="0" w:space="0" w:color="auto"/>
                <w:left w:val="none" w:sz="0" w:space="0" w:color="auto"/>
                <w:bottom w:val="none" w:sz="0" w:space="0" w:color="auto"/>
                <w:right w:val="none" w:sz="0" w:space="0" w:color="auto"/>
              </w:divBdr>
            </w:div>
            <w:div w:id="1977880607">
              <w:marLeft w:val="0"/>
              <w:marRight w:val="0"/>
              <w:marTop w:val="0"/>
              <w:marBottom w:val="0"/>
              <w:divBdr>
                <w:top w:val="none" w:sz="0" w:space="0" w:color="auto"/>
                <w:left w:val="none" w:sz="0" w:space="0" w:color="auto"/>
                <w:bottom w:val="none" w:sz="0" w:space="0" w:color="auto"/>
                <w:right w:val="none" w:sz="0" w:space="0" w:color="auto"/>
              </w:divBdr>
            </w:div>
            <w:div w:id="62878627">
              <w:marLeft w:val="0"/>
              <w:marRight w:val="0"/>
              <w:marTop w:val="0"/>
              <w:marBottom w:val="0"/>
              <w:divBdr>
                <w:top w:val="none" w:sz="0" w:space="0" w:color="auto"/>
                <w:left w:val="none" w:sz="0" w:space="0" w:color="auto"/>
                <w:bottom w:val="none" w:sz="0" w:space="0" w:color="auto"/>
                <w:right w:val="none" w:sz="0" w:space="0" w:color="auto"/>
              </w:divBdr>
            </w:div>
            <w:div w:id="1716657531">
              <w:marLeft w:val="0"/>
              <w:marRight w:val="0"/>
              <w:marTop w:val="0"/>
              <w:marBottom w:val="0"/>
              <w:divBdr>
                <w:top w:val="none" w:sz="0" w:space="0" w:color="auto"/>
                <w:left w:val="none" w:sz="0" w:space="0" w:color="auto"/>
                <w:bottom w:val="none" w:sz="0" w:space="0" w:color="auto"/>
                <w:right w:val="none" w:sz="0" w:space="0" w:color="auto"/>
              </w:divBdr>
            </w:div>
            <w:div w:id="70007873">
              <w:marLeft w:val="0"/>
              <w:marRight w:val="0"/>
              <w:marTop w:val="0"/>
              <w:marBottom w:val="0"/>
              <w:divBdr>
                <w:top w:val="none" w:sz="0" w:space="0" w:color="auto"/>
                <w:left w:val="none" w:sz="0" w:space="0" w:color="auto"/>
                <w:bottom w:val="none" w:sz="0" w:space="0" w:color="auto"/>
                <w:right w:val="none" w:sz="0" w:space="0" w:color="auto"/>
              </w:divBdr>
            </w:div>
            <w:div w:id="643241566">
              <w:marLeft w:val="0"/>
              <w:marRight w:val="0"/>
              <w:marTop w:val="0"/>
              <w:marBottom w:val="0"/>
              <w:divBdr>
                <w:top w:val="none" w:sz="0" w:space="0" w:color="auto"/>
                <w:left w:val="none" w:sz="0" w:space="0" w:color="auto"/>
                <w:bottom w:val="none" w:sz="0" w:space="0" w:color="auto"/>
                <w:right w:val="none" w:sz="0" w:space="0" w:color="auto"/>
              </w:divBdr>
            </w:div>
            <w:div w:id="263657099">
              <w:marLeft w:val="0"/>
              <w:marRight w:val="0"/>
              <w:marTop w:val="0"/>
              <w:marBottom w:val="0"/>
              <w:divBdr>
                <w:top w:val="none" w:sz="0" w:space="0" w:color="auto"/>
                <w:left w:val="none" w:sz="0" w:space="0" w:color="auto"/>
                <w:bottom w:val="none" w:sz="0" w:space="0" w:color="auto"/>
                <w:right w:val="none" w:sz="0" w:space="0" w:color="auto"/>
              </w:divBdr>
            </w:div>
            <w:div w:id="1355113036">
              <w:marLeft w:val="0"/>
              <w:marRight w:val="0"/>
              <w:marTop w:val="0"/>
              <w:marBottom w:val="0"/>
              <w:divBdr>
                <w:top w:val="none" w:sz="0" w:space="0" w:color="auto"/>
                <w:left w:val="none" w:sz="0" w:space="0" w:color="auto"/>
                <w:bottom w:val="none" w:sz="0" w:space="0" w:color="auto"/>
                <w:right w:val="none" w:sz="0" w:space="0" w:color="auto"/>
              </w:divBdr>
            </w:div>
            <w:div w:id="355932437">
              <w:marLeft w:val="0"/>
              <w:marRight w:val="0"/>
              <w:marTop w:val="0"/>
              <w:marBottom w:val="0"/>
              <w:divBdr>
                <w:top w:val="none" w:sz="0" w:space="0" w:color="auto"/>
                <w:left w:val="none" w:sz="0" w:space="0" w:color="auto"/>
                <w:bottom w:val="none" w:sz="0" w:space="0" w:color="auto"/>
                <w:right w:val="none" w:sz="0" w:space="0" w:color="auto"/>
              </w:divBdr>
            </w:div>
            <w:div w:id="1063405493">
              <w:marLeft w:val="0"/>
              <w:marRight w:val="0"/>
              <w:marTop w:val="0"/>
              <w:marBottom w:val="0"/>
              <w:divBdr>
                <w:top w:val="none" w:sz="0" w:space="0" w:color="auto"/>
                <w:left w:val="none" w:sz="0" w:space="0" w:color="auto"/>
                <w:bottom w:val="none" w:sz="0" w:space="0" w:color="auto"/>
                <w:right w:val="none" w:sz="0" w:space="0" w:color="auto"/>
              </w:divBdr>
            </w:div>
            <w:div w:id="127556674">
              <w:marLeft w:val="0"/>
              <w:marRight w:val="0"/>
              <w:marTop w:val="0"/>
              <w:marBottom w:val="0"/>
              <w:divBdr>
                <w:top w:val="none" w:sz="0" w:space="0" w:color="auto"/>
                <w:left w:val="none" w:sz="0" w:space="0" w:color="auto"/>
                <w:bottom w:val="none" w:sz="0" w:space="0" w:color="auto"/>
                <w:right w:val="none" w:sz="0" w:space="0" w:color="auto"/>
              </w:divBdr>
            </w:div>
            <w:div w:id="2109962476">
              <w:marLeft w:val="0"/>
              <w:marRight w:val="0"/>
              <w:marTop w:val="0"/>
              <w:marBottom w:val="0"/>
              <w:divBdr>
                <w:top w:val="none" w:sz="0" w:space="0" w:color="auto"/>
                <w:left w:val="none" w:sz="0" w:space="0" w:color="auto"/>
                <w:bottom w:val="none" w:sz="0" w:space="0" w:color="auto"/>
                <w:right w:val="none" w:sz="0" w:space="0" w:color="auto"/>
              </w:divBdr>
            </w:div>
            <w:div w:id="386802111">
              <w:marLeft w:val="0"/>
              <w:marRight w:val="0"/>
              <w:marTop w:val="0"/>
              <w:marBottom w:val="0"/>
              <w:divBdr>
                <w:top w:val="none" w:sz="0" w:space="0" w:color="auto"/>
                <w:left w:val="none" w:sz="0" w:space="0" w:color="auto"/>
                <w:bottom w:val="none" w:sz="0" w:space="0" w:color="auto"/>
                <w:right w:val="none" w:sz="0" w:space="0" w:color="auto"/>
              </w:divBdr>
            </w:div>
            <w:div w:id="481847841">
              <w:marLeft w:val="0"/>
              <w:marRight w:val="0"/>
              <w:marTop w:val="0"/>
              <w:marBottom w:val="0"/>
              <w:divBdr>
                <w:top w:val="none" w:sz="0" w:space="0" w:color="auto"/>
                <w:left w:val="none" w:sz="0" w:space="0" w:color="auto"/>
                <w:bottom w:val="none" w:sz="0" w:space="0" w:color="auto"/>
                <w:right w:val="none" w:sz="0" w:space="0" w:color="auto"/>
              </w:divBdr>
            </w:div>
            <w:div w:id="616177149">
              <w:marLeft w:val="0"/>
              <w:marRight w:val="0"/>
              <w:marTop w:val="0"/>
              <w:marBottom w:val="0"/>
              <w:divBdr>
                <w:top w:val="none" w:sz="0" w:space="0" w:color="auto"/>
                <w:left w:val="none" w:sz="0" w:space="0" w:color="auto"/>
                <w:bottom w:val="none" w:sz="0" w:space="0" w:color="auto"/>
                <w:right w:val="none" w:sz="0" w:space="0" w:color="auto"/>
              </w:divBdr>
            </w:div>
            <w:div w:id="118691390">
              <w:marLeft w:val="0"/>
              <w:marRight w:val="0"/>
              <w:marTop w:val="0"/>
              <w:marBottom w:val="0"/>
              <w:divBdr>
                <w:top w:val="none" w:sz="0" w:space="0" w:color="auto"/>
                <w:left w:val="none" w:sz="0" w:space="0" w:color="auto"/>
                <w:bottom w:val="none" w:sz="0" w:space="0" w:color="auto"/>
                <w:right w:val="none" w:sz="0" w:space="0" w:color="auto"/>
              </w:divBdr>
            </w:div>
            <w:div w:id="1586762597">
              <w:marLeft w:val="0"/>
              <w:marRight w:val="0"/>
              <w:marTop w:val="0"/>
              <w:marBottom w:val="0"/>
              <w:divBdr>
                <w:top w:val="none" w:sz="0" w:space="0" w:color="auto"/>
                <w:left w:val="none" w:sz="0" w:space="0" w:color="auto"/>
                <w:bottom w:val="none" w:sz="0" w:space="0" w:color="auto"/>
                <w:right w:val="none" w:sz="0" w:space="0" w:color="auto"/>
              </w:divBdr>
            </w:div>
            <w:div w:id="384909495">
              <w:marLeft w:val="0"/>
              <w:marRight w:val="0"/>
              <w:marTop w:val="0"/>
              <w:marBottom w:val="0"/>
              <w:divBdr>
                <w:top w:val="none" w:sz="0" w:space="0" w:color="auto"/>
                <w:left w:val="none" w:sz="0" w:space="0" w:color="auto"/>
                <w:bottom w:val="none" w:sz="0" w:space="0" w:color="auto"/>
                <w:right w:val="none" w:sz="0" w:space="0" w:color="auto"/>
              </w:divBdr>
            </w:div>
            <w:div w:id="1183516169">
              <w:marLeft w:val="0"/>
              <w:marRight w:val="0"/>
              <w:marTop w:val="0"/>
              <w:marBottom w:val="0"/>
              <w:divBdr>
                <w:top w:val="none" w:sz="0" w:space="0" w:color="auto"/>
                <w:left w:val="none" w:sz="0" w:space="0" w:color="auto"/>
                <w:bottom w:val="none" w:sz="0" w:space="0" w:color="auto"/>
                <w:right w:val="none" w:sz="0" w:space="0" w:color="auto"/>
              </w:divBdr>
            </w:div>
            <w:div w:id="2139571533">
              <w:marLeft w:val="0"/>
              <w:marRight w:val="0"/>
              <w:marTop w:val="0"/>
              <w:marBottom w:val="0"/>
              <w:divBdr>
                <w:top w:val="none" w:sz="0" w:space="0" w:color="auto"/>
                <w:left w:val="none" w:sz="0" w:space="0" w:color="auto"/>
                <w:bottom w:val="none" w:sz="0" w:space="0" w:color="auto"/>
                <w:right w:val="none" w:sz="0" w:space="0" w:color="auto"/>
              </w:divBdr>
            </w:div>
            <w:div w:id="906066219">
              <w:marLeft w:val="0"/>
              <w:marRight w:val="0"/>
              <w:marTop w:val="0"/>
              <w:marBottom w:val="0"/>
              <w:divBdr>
                <w:top w:val="none" w:sz="0" w:space="0" w:color="auto"/>
                <w:left w:val="none" w:sz="0" w:space="0" w:color="auto"/>
                <w:bottom w:val="none" w:sz="0" w:space="0" w:color="auto"/>
                <w:right w:val="none" w:sz="0" w:space="0" w:color="auto"/>
              </w:divBdr>
            </w:div>
            <w:div w:id="82189782">
              <w:marLeft w:val="0"/>
              <w:marRight w:val="0"/>
              <w:marTop w:val="0"/>
              <w:marBottom w:val="0"/>
              <w:divBdr>
                <w:top w:val="none" w:sz="0" w:space="0" w:color="auto"/>
                <w:left w:val="none" w:sz="0" w:space="0" w:color="auto"/>
                <w:bottom w:val="none" w:sz="0" w:space="0" w:color="auto"/>
                <w:right w:val="none" w:sz="0" w:space="0" w:color="auto"/>
              </w:divBdr>
            </w:div>
            <w:div w:id="674576869">
              <w:marLeft w:val="0"/>
              <w:marRight w:val="0"/>
              <w:marTop w:val="0"/>
              <w:marBottom w:val="0"/>
              <w:divBdr>
                <w:top w:val="none" w:sz="0" w:space="0" w:color="auto"/>
                <w:left w:val="none" w:sz="0" w:space="0" w:color="auto"/>
                <w:bottom w:val="none" w:sz="0" w:space="0" w:color="auto"/>
                <w:right w:val="none" w:sz="0" w:space="0" w:color="auto"/>
              </w:divBdr>
            </w:div>
            <w:div w:id="434402655">
              <w:marLeft w:val="0"/>
              <w:marRight w:val="0"/>
              <w:marTop w:val="0"/>
              <w:marBottom w:val="0"/>
              <w:divBdr>
                <w:top w:val="none" w:sz="0" w:space="0" w:color="auto"/>
                <w:left w:val="none" w:sz="0" w:space="0" w:color="auto"/>
                <w:bottom w:val="none" w:sz="0" w:space="0" w:color="auto"/>
                <w:right w:val="none" w:sz="0" w:space="0" w:color="auto"/>
              </w:divBdr>
            </w:div>
            <w:div w:id="1723360061">
              <w:marLeft w:val="0"/>
              <w:marRight w:val="0"/>
              <w:marTop w:val="0"/>
              <w:marBottom w:val="0"/>
              <w:divBdr>
                <w:top w:val="none" w:sz="0" w:space="0" w:color="auto"/>
                <w:left w:val="none" w:sz="0" w:space="0" w:color="auto"/>
                <w:bottom w:val="none" w:sz="0" w:space="0" w:color="auto"/>
                <w:right w:val="none" w:sz="0" w:space="0" w:color="auto"/>
              </w:divBdr>
            </w:div>
            <w:div w:id="1045131881">
              <w:marLeft w:val="0"/>
              <w:marRight w:val="0"/>
              <w:marTop w:val="0"/>
              <w:marBottom w:val="0"/>
              <w:divBdr>
                <w:top w:val="none" w:sz="0" w:space="0" w:color="auto"/>
                <w:left w:val="none" w:sz="0" w:space="0" w:color="auto"/>
                <w:bottom w:val="none" w:sz="0" w:space="0" w:color="auto"/>
                <w:right w:val="none" w:sz="0" w:space="0" w:color="auto"/>
              </w:divBdr>
            </w:div>
            <w:div w:id="1575509721">
              <w:marLeft w:val="0"/>
              <w:marRight w:val="0"/>
              <w:marTop w:val="0"/>
              <w:marBottom w:val="0"/>
              <w:divBdr>
                <w:top w:val="none" w:sz="0" w:space="0" w:color="auto"/>
                <w:left w:val="none" w:sz="0" w:space="0" w:color="auto"/>
                <w:bottom w:val="none" w:sz="0" w:space="0" w:color="auto"/>
                <w:right w:val="none" w:sz="0" w:space="0" w:color="auto"/>
              </w:divBdr>
            </w:div>
            <w:div w:id="115286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975978">
      <w:bodyDiv w:val="1"/>
      <w:marLeft w:val="0"/>
      <w:marRight w:val="0"/>
      <w:marTop w:val="0"/>
      <w:marBottom w:val="0"/>
      <w:divBdr>
        <w:top w:val="none" w:sz="0" w:space="0" w:color="auto"/>
        <w:left w:val="none" w:sz="0" w:space="0" w:color="auto"/>
        <w:bottom w:val="none" w:sz="0" w:space="0" w:color="auto"/>
        <w:right w:val="none" w:sz="0" w:space="0" w:color="auto"/>
      </w:divBdr>
    </w:div>
    <w:div w:id="879587514">
      <w:bodyDiv w:val="1"/>
      <w:marLeft w:val="0"/>
      <w:marRight w:val="0"/>
      <w:marTop w:val="0"/>
      <w:marBottom w:val="0"/>
      <w:divBdr>
        <w:top w:val="none" w:sz="0" w:space="0" w:color="auto"/>
        <w:left w:val="none" w:sz="0" w:space="0" w:color="auto"/>
        <w:bottom w:val="none" w:sz="0" w:space="0" w:color="auto"/>
        <w:right w:val="none" w:sz="0" w:space="0" w:color="auto"/>
      </w:divBdr>
      <w:divsChild>
        <w:div w:id="875435001">
          <w:marLeft w:val="0"/>
          <w:marRight w:val="0"/>
          <w:marTop w:val="0"/>
          <w:marBottom w:val="0"/>
          <w:divBdr>
            <w:top w:val="none" w:sz="0" w:space="0" w:color="auto"/>
            <w:left w:val="none" w:sz="0" w:space="0" w:color="auto"/>
            <w:bottom w:val="none" w:sz="0" w:space="0" w:color="auto"/>
            <w:right w:val="none" w:sz="0" w:space="0" w:color="auto"/>
          </w:divBdr>
          <w:divsChild>
            <w:div w:id="288245238">
              <w:marLeft w:val="0"/>
              <w:marRight w:val="0"/>
              <w:marTop w:val="0"/>
              <w:marBottom w:val="0"/>
              <w:divBdr>
                <w:top w:val="none" w:sz="0" w:space="0" w:color="auto"/>
                <w:left w:val="none" w:sz="0" w:space="0" w:color="auto"/>
                <w:bottom w:val="none" w:sz="0" w:space="0" w:color="auto"/>
                <w:right w:val="none" w:sz="0" w:space="0" w:color="auto"/>
              </w:divBdr>
            </w:div>
            <w:div w:id="279649252">
              <w:marLeft w:val="0"/>
              <w:marRight w:val="0"/>
              <w:marTop w:val="0"/>
              <w:marBottom w:val="0"/>
              <w:divBdr>
                <w:top w:val="none" w:sz="0" w:space="0" w:color="auto"/>
                <w:left w:val="none" w:sz="0" w:space="0" w:color="auto"/>
                <w:bottom w:val="none" w:sz="0" w:space="0" w:color="auto"/>
                <w:right w:val="none" w:sz="0" w:space="0" w:color="auto"/>
              </w:divBdr>
            </w:div>
            <w:div w:id="254245080">
              <w:marLeft w:val="0"/>
              <w:marRight w:val="0"/>
              <w:marTop w:val="0"/>
              <w:marBottom w:val="0"/>
              <w:divBdr>
                <w:top w:val="none" w:sz="0" w:space="0" w:color="auto"/>
                <w:left w:val="none" w:sz="0" w:space="0" w:color="auto"/>
                <w:bottom w:val="none" w:sz="0" w:space="0" w:color="auto"/>
                <w:right w:val="none" w:sz="0" w:space="0" w:color="auto"/>
              </w:divBdr>
            </w:div>
            <w:div w:id="348024080">
              <w:marLeft w:val="0"/>
              <w:marRight w:val="0"/>
              <w:marTop w:val="0"/>
              <w:marBottom w:val="0"/>
              <w:divBdr>
                <w:top w:val="none" w:sz="0" w:space="0" w:color="auto"/>
                <w:left w:val="none" w:sz="0" w:space="0" w:color="auto"/>
                <w:bottom w:val="none" w:sz="0" w:space="0" w:color="auto"/>
                <w:right w:val="none" w:sz="0" w:space="0" w:color="auto"/>
              </w:divBdr>
            </w:div>
            <w:div w:id="738097972">
              <w:marLeft w:val="0"/>
              <w:marRight w:val="0"/>
              <w:marTop w:val="0"/>
              <w:marBottom w:val="0"/>
              <w:divBdr>
                <w:top w:val="none" w:sz="0" w:space="0" w:color="auto"/>
                <w:left w:val="none" w:sz="0" w:space="0" w:color="auto"/>
                <w:bottom w:val="none" w:sz="0" w:space="0" w:color="auto"/>
                <w:right w:val="none" w:sz="0" w:space="0" w:color="auto"/>
              </w:divBdr>
            </w:div>
            <w:div w:id="959142099">
              <w:marLeft w:val="0"/>
              <w:marRight w:val="0"/>
              <w:marTop w:val="0"/>
              <w:marBottom w:val="0"/>
              <w:divBdr>
                <w:top w:val="none" w:sz="0" w:space="0" w:color="auto"/>
                <w:left w:val="none" w:sz="0" w:space="0" w:color="auto"/>
                <w:bottom w:val="none" w:sz="0" w:space="0" w:color="auto"/>
                <w:right w:val="none" w:sz="0" w:space="0" w:color="auto"/>
              </w:divBdr>
            </w:div>
            <w:div w:id="1037387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541224">
      <w:bodyDiv w:val="1"/>
      <w:marLeft w:val="0"/>
      <w:marRight w:val="0"/>
      <w:marTop w:val="0"/>
      <w:marBottom w:val="0"/>
      <w:divBdr>
        <w:top w:val="none" w:sz="0" w:space="0" w:color="auto"/>
        <w:left w:val="none" w:sz="0" w:space="0" w:color="auto"/>
        <w:bottom w:val="none" w:sz="0" w:space="0" w:color="auto"/>
        <w:right w:val="none" w:sz="0" w:space="0" w:color="auto"/>
      </w:divBdr>
      <w:divsChild>
        <w:div w:id="1649018325">
          <w:marLeft w:val="0"/>
          <w:marRight w:val="0"/>
          <w:marTop w:val="0"/>
          <w:marBottom w:val="0"/>
          <w:divBdr>
            <w:top w:val="none" w:sz="0" w:space="0" w:color="auto"/>
            <w:left w:val="none" w:sz="0" w:space="0" w:color="auto"/>
            <w:bottom w:val="none" w:sz="0" w:space="0" w:color="auto"/>
            <w:right w:val="none" w:sz="0" w:space="0" w:color="auto"/>
          </w:divBdr>
          <w:divsChild>
            <w:div w:id="396146">
              <w:marLeft w:val="0"/>
              <w:marRight w:val="0"/>
              <w:marTop w:val="0"/>
              <w:marBottom w:val="0"/>
              <w:divBdr>
                <w:top w:val="none" w:sz="0" w:space="0" w:color="auto"/>
                <w:left w:val="none" w:sz="0" w:space="0" w:color="auto"/>
                <w:bottom w:val="none" w:sz="0" w:space="0" w:color="auto"/>
                <w:right w:val="none" w:sz="0" w:space="0" w:color="auto"/>
              </w:divBdr>
            </w:div>
            <w:div w:id="680009522">
              <w:marLeft w:val="0"/>
              <w:marRight w:val="0"/>
              <w:marTop w:val="0"/>
              <w:marBottom w:val="0"/>
              <w:divBdr>
                <w:top w:val="none" w:sz="0" w:space="0" w:color="auto"/>
                <w:left w:val="none" w:sz="0" w:space="0" w:color="auto"/>
                <w:bottom w:val="none" w:sz="0" w:space="0" w:color="auto"/>
                <w:right w:val="none" w:sz="0" w:space="0" w:color="auto"/>
              </w:divBdr>
            </w:div>
            <w:div w:id="1534150221">
              <w:marLeft w:val="0"/>
              <w:marRight w:val="0"/>
              <w:marTop w:val="0"/>
              <w:marBottom w:val="0"/>
              <w:divBdr>
                <w:top w:val="none" w:sz="0" w:space="0" w:color="auto"/>
                <w:left w:val="none" w:sz="0" w:space="0" w:color="auto"/>
                <w:bottom w:val="none" w:sz="0" w:space="0" w:color="auto"/>
                <w:right w:val="none" w:sz="0" w:space="0" w:color="auto"/>
              </w:divBdr>
            </w:div>
            <w:div w:id="529152399">
              <w:marLeft w:val="0"/>
              <w:marRight w:val="0"/>
              <w:marTop w:val="0"/>
              <w:marBottom w:val="0"/>
              <w:divBdr>
                <w:top w:val="none" w:sz="0" w:space="0" w:color="auto"/>
                <w:left w:val="none" w:sz="0" w:space="0" w:color="auto"/>
                <w:bottom w:val="none" w:sz="0" w:space="0" w:color="auto"/>
                <w:right w:val="none" w:sz="0" w:space="0" w:color="auto"/>
              </w:divBdr>
            </w:div>
            <w:div w:id="1189685855">
              <w:marLeft w:val="0"/>
              <w:marRight w:val="0"/>
              <w:marTop w:val="0"/>
              <w:marBottom w:val="0"/>
              <w:divBdr>
                <w:top w:val="none" w:sz="0" w:space="0" w:color="auto"/>
                <w:left w:val="none" w:sz="0" w:space="0" w:color="auto"/>
                <w:bottom w:val="none" w:sz="0" w:space="0" w:color="auto"/>
                <w:right w:val="none" w:sz="0" w:space="0" w:color="auto"/>
              </w:divBdr>
            </w:div>
            <w:div w:id="208537847">
              <w:marLeft w:val="0"/>
              <w:marRight w:val="0"/>
              <w:marTop w:val="0"/>
              <w:marBottom w:val="0"/>
              <w:divBdr>
                <w:top w:val="none" w:sz="0" w:space="0" w:color="auto"/>
                <w:left w:val="none" w:sz="0" w:space="0" w:color="auto"/>
                <w:bottom w:val="none" w:sz="0" w:space="0" w:color="auto"/>
                <w:right w:val="none" w:sz="0" w:space="0" w:color="auto"/>
              </w:divBdr>
            </w:div>
            <w:div w:id="2049790022">
              <w:marLeft w:val="0"/>
              <w:marRight w:val="0"/>
              <w:marTop w:val="0"/>
              <w:marBottom w:val="0"/>
              <w:divBdr>
                <w:top w:val="none" w:sz="0" w:space="0" w:color="auto"/>
                <w:left w:val="none" w:sz="0" w:space="0" w:color="auto"/>
                <w:bottom w:val="none" w:sz="0" w:space="0" w:color="auto"/>
                <w:right w:val="none" w:sz="0" w:space="0" w:color="auto"/>
              </w:divBdr>
            </w:div>
            <w:div w:id="512300019">
              <w:marLeft w:val="0"/>
              <w:marRight w:val="0"/>
              <w:marTop w:val="0"/>
              <w:marBottom w:val="0"/>
              <w:divBdr>
                <w:top w:val="none" w:sz="0" w:space="0" w:color="auto"/>
                <w:left w:val="none" w:sz="0" w:space="0" w:color="auto"/>
                <w:bottom w:val="none" w:sz="0" w:space="0" w:color="auto"/>
                <w:right w:val="none" w:sz="0" w:space="0" w:color="auto"/>
              </w:divBdr>
            </w:div>
            <w:div w:id="1814982872">
              <w:marLeft w:val="0"/>
              <w:marRight w:val="0"/>
              <w:marTop w:val="0"/>
              <w:marBottom w:val="0"/>
              <w:divBdr>
                <w:top w:val="none" w:sz="0" w:space="0" w:color="auto"/>
                <w:left w:val="none" w:sz="0" w:space="0" w:color="auto"/>
                <w:bottom w:val="none" w:sz="0" w:space="0" w:color="auto"/>
                <w:right w:val="none" w:sz="0" w:space="0" w:color="auto"/>
              </w:divBdr>
            </w:div>
            <w:div w:id="736783075">
              <w:marLeft w:val="0"/>
              <w:marRight w:val="0"/>
              <w:marTop w:val="0"/>
              <w:marBottom w:val="0"/>
              <w:divBdr>
                <w:top w:val="none" w:sz="0" w:space="0" w:color="auto"/>
                <w:left w:val="none" w:sz="0" w:space="0" w:color="auto"/>
                <w:bottom w:val="none" w:sz="0" w:space="0" w:color="auto"/>
                <w:right w:val="none" w:sz="0" w:space="0" w:color="auto"/>
              </w:divBdr>
            </w:div>
            <w:div w:id="656299584">
              <w:marLeft w:val="0"/>
              <w:marRight w:val="0"/>
              <w:marTop w:val="0"/>
              <w:marBottom w:val="0"/>
              <w:divBdr>
                <w:top w:val="none" w:sz="0" w:space="0" w:color="auto"/>
                <w:left w:val="none" w:sz="0" w:space="0" w:color="auto"/>
                <w:bottom w:val="none" w:sz="0" w:space="0" w:color="auto"/>
                <w:right w:val="none" w:sz="0" w:space="0" w:color="auto"/>
              </w:divBdr>
            </w:div>
            <w:div w:id="1808623497">
              <w:marLeft w:val="0"/>
              <w:marRight w:val="0"/>
              <w:marTop w:val="0"/>
              <w:marBottom w:val="0"/>
              <w:divBdr>
                <w:top w:val="none" w:sz="0" w:space="0" w:color="auto"/>
                <w:left w:val="none" w:sz="0" w:space="0" w:color="auto"/>
                <w:bottom w:val="none" w:sz="0" w:space="0" w:color="auto"/>
                <w:right w:val="none" w:sz="0" w:space="0" w:color="auto"/>
              </w:divBdr>
            </w:div>
            <w:div w:id="360205370">
              <w:marLeft w:val="0"/>
              <w:marRight w:val="0"/>
              <w:marTop w:val="0"/>
              <w:marBottom w:val="0"/>
              <w:divBdr>
                <w:top w:val="none" w:sz="0" w:space="0" w:color="auto"/>
                <w:left w:val="none" w:sz="0" w:space="0" w:color="auto"/>
                <w:bottom w:val="none" w:sz="0" w:space="0" w:color="auto"/>
                <w:right w:val="none" w:sz="0" w:space="0" w:color="auto"/>
              </w:divBdr>
            </w:div>
            <w:div w:id="20286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53273">
      <w:bodyDiv w:val="1"/>
      <w:marLeft w:val="0"/>
      <w:marRight w:val="0"/>
      <w:marTop w:val="0"/>
      <w:marBottom w:val="0"/>
      <w:divBdr>
        <w:top w:val="none" w:sz="0" w:space="0" w:color="auto"/>
        <w:left w:val="none" w:sz="0" w:space="0" w:color="auto"/>
        <w:bottom w:val="none" w:sz="0" w:space="0" w:color="auto"/>
        <w:right w:val="none" w:sz="0" w:space="0" w:color="auto"/>
      </w:divBdr>
      <w:divsChild>
        <w:div w:id="296032446">
          <w:marLeft w:val="0"/>
          <w:marRight w:val="0"/>
          <w:marTop w:val="0"/>
          <w:marBottom w:val="0"/>
          <w:divBdr>
            <w:top w:val="none" w:sz="0" w:space="0" w:color="auto"/>
            <w:left w:val="none" w:sz="0" w:space="0" w:color="auto"/>
            <w:bottom w:val="none" w:sz="0" w:space="0" w:color="auto"/>
            <w:right w:val="none" w:sz="0" w:space="0" w:color="auto"/>
          </w:divBdr>
          <w:divsChild>
            <w:div w:id="1948153456">
              <w:marLeft w:val="0"/>
              <w:marRight w:val="0"/>
              <w:marTop w:val="0"/>
              <w:marBottom w:val="0"/>
              <w:divBdr>
                <w:top w:val="none" w:sz="0" w:space="0" w:color="auto"/>
                <w:left w:val="none" w:sz="0" w:space="0" w:color="auto"/>
                <w:bottom w:val="none" w:sz="0" w:space="0" w:color="auto"/>
                <w:right w:val="none" w:sz="0" w:space="0" w:color="auto"/>
              </w:divBdr>
            </w:div>
            <w:div w:id="1298603800">
              <w:marLeft w:val="0"/>
              <w:marRight w:val="0"/>
              <w:marTop w:val="0"/>
              <w:marBottom w:val="0"/>
              <w:divBdr>
                <w:top w:val="none" w:sz="0" w:space="0" w:color="auto"/>
                <w:left w:val="none" w:sz="0" w:space="0" w:color="auto"/>
                <w:bottom w:val="none" w:sz="0" w:space="0" w:color="auto"/>
                <w:right w:val="none" w:sz="0" w:space="0" w:color="auto"/>
              </w:divBdr>
            </w:div>
            <w:div w:id="1541043526">
              <w:marLeft w:val="0"/>
              <w:marRight w:val="0"/>
              <w:marTop w:val="0"/>
              <w:marBottom w:val="0"/>
              <w:divBdr>
                <w:top w:val="none" w:sz="0" w:space="0" w:color="auto"/>
                <w:left w:val="none" w:sz="0" w:space="0" w:color="auto"/>
                <w:bottom w:val="none" w:sz="0" w:space="0" w:color="auto"/>
                <w:right w:val="none" w:sz="0" w:space="0" w:color="auto"/>
              </w:divBdr>
            </w:div>
            <w:div w:id="994182977">
              <w:marLeft w:val="0"/>
              <w:marRight w:val="0"/>
              <w:marTop w:val="0"/>
              <w:marBottom w:val="0"/>
              <w:divBdr>
                <w:top w:val="none" w:sz="0" w:space="0" w:color="auto"/>
                <w:left w:val="none" w:sz="0" w:space="0" w:color="auto"/>
                <w:bottom w:val="none" w:sz="0" w:space="0" w:color="auto"/>
                <w:right w:val="none" w:sz="0" w:space="0" w:color="auto"/>
              </w:divBdr>
            </w:div>
            <w:div w:id="1300106776">
              <w:marLeft w:val="0"/>
              <w:marRight w:val="0"/>
              <w:marTop w:val="0"/>
              <w:marBottom w:val="0"/>
              <w:divBdr>
                <w:top w:val="none" w:sz="0" w:space="0" w:color="auto"/>
                <w:left w:val="none" w:sz="0" w:space="0" w:color="auto"/>
                <w:bottom w:val="none" w:sz="0" w:space="0" w:color="auto"/>
                <w:right w:val="none" w:sz="0" w:space="0" w:color="auto"/>
              </w:divBdr>
            </w:div>
            <w:div w:id="848526905">
              <w:marLeft w:val="0"/>
              <w:marRight w:val="0"/>
              <w:marTop w:val="0"/>
              <w:marBottom w:val="0"/>
              <w:divBdr>
                <w:top w:val="none" w:sz="0" w:space="0" w:color="auto"/>
                <w:left w:val="none" w:sz="0" w:space="0" w:color="auto"/>
                <w:bottom w:val="none" w:sz="0" w:space="0" w:color="auto"/>
                <w:right w:val="none" w:sz="0" w:space="0" w:color="auto"/>
              </w:divBdr>
            </w:div>
            <w:div w:id="1942254820">
              <w:marLeft w:val="0"/>
              <w:marRight w:val="0"/>
              <w:marTop w:val="0"/>
              <w:marBottom w:val="0"/>
              <w:divBdr>
                <w:top w:val="none" w:sz="0" w:space="0" w:color="auto"/>
                <w:left w:val="none" w:sz="0" w:space="0" w:color="auto"/>
                <w:bottom w:val="none" w:sz="0" w:space="0" w:color="auto"/>
                <w:right w:val="none" w:sz="0" w:space="0" w:color="auto"/>
              </w:divBdr>
            </w:div>
            <w:div w:id="30998739">
              <w:marLeft w:val="0"/>
              <w:marRight w:val="0"/>
              <w:marTop w:val="0"/>
              <w:marBottom w:val="0"/>
              <w:divBdr>
                <w:top w:val="none" w:sz="0" w:space="0" w:color="auto"/>
                <w:left w:val="none" w:sz="0" w:space="0" w:color="auto"/>
                <w:bottom w:val="none" w:sz="0" w:space="0" w:color="auto"/>
                <w:right w:val="none" w:sz="0" w:space="0" w:color="auto"/>
              </w:divBdr>
            </w:div>
            <w:div w:id="793406794">
              <w:marLeft w:val="0"/>
              <w:marRight w:val="0"/>
              <w:marTop w:val="0"/>
              <w:marBottom w:val="0"/>
              <w:divBdr>
                <w:top w:val="none" w:sz="0" w:space="0" w:color="auto"/>
                <w:left w:val="none" w:sz="0" w:space="0" w:color="auto"/>
                <w:bottom w:val="none" w:sz="0" w:space="0" w:color="auto"/>
                <w:right w:val="none" w:sz="0" w:space="0" w:color="auto"/>
              </w:divBdr>
            </w:div>
            <w:div w:id="1588923293">
              <w:marLeft w:val="0"/>
              <w:marRight w:val="0"/>
              <w:marTop w:val="0"/>
              <w:marBottom w:val="0"/>
              <w:divBdr>
                <w:top w:val="none" w:sz="0" w:space="0" w:color="auto"/>
                <w:left w:val="none" w:sz="0" w:space="0" w:color="auto"/>
                <w:bottom w:val="none" w:sz="0" w:space="0" w:color="auto"/>
                <w:right w:val="none" w:sz="0" w:space="0" w:color="auto"/>
              </w:divBdr>
            </w:div>
            <w:div w:id="2146658412">
              <w:marLeft w:val="0"/>
              <w:marRight w:val="0"/>
              <w:marTop w:val="0"/>
              <w:marBottom w:val="0"/>
              <w:divBdr>
                <w:top w:val="none" w:sz="0" w:space="0" w:color="auto"/>
                <w:left w:val="none" w:sz="0" w:space="0" w:color="auto"/>
                <w:bottom w:val="none" w:sz="0" w:space="0" w:color="auto"/>
                <w:right w:val="none" w:sz="0" w:space="0" w:color="auto"/>
              </w:divBdr>
            </w:div>
            <w:div w:id="771704548">
              <w:marLeft w:val="0"/>
              <w:marRight w:val="0"/>
              <w:marTop w:val="0"/>
              <w:marBottom w:val="0"/>
              <w:divBdr>
                <w:top w:val="none" w:sz="0" w:space="0" w:color="auto"/>
                <w:left w:val="none" w:sz="0" w:space="0" w:color="auto"/>
                <w:bottom w:val="none" w:sz="0" w:space="0" w:color="auto"/>
                <w:right w:val="none" w:sz="0" w:space="0" w:color="auto"/>
              </w:divBdr>
            </w:div>
            <w:div w:id="956066126">
              <w:marLeft w:val="0"/>
              <w:marRight w:val="0"/>
              <w:marTop w:val="0"/>
              <w:marBottom w:val="0"/>
              <w:divBdr>
                <w:top w:val="none" w:sz="0" w:space="0" w:color="auto"/>
                <w:left w:val="none" w:sz="0" w:space="0" w:color="auto"/>
                <w:bottom w:val="none" w:sz="0" w:space="0" w:color="auto"/>
                <w:right w:val="none" w:sz="0" w:space="0" w:color="auto"/>
              </w:divBdr>
            </w:div>
            <w:div w:id="2017805105">
              <w:marLeft w:val="0"/>
              <w:marRight w:val="0"/>
              <w:marTop w:val="0"/>
              <w:marBottom w:val="0"/>
              <w:divBdr>
                <w:top w:val="none" w:sz="0" w:space="0" w:color="auto"/>
                <w:left w:val="none" w:sz="0" w:space="0" w:color="auto"/>
                <w:bottom w:val="none" w:sz="0" w:space="0" w:color="auto"/>
                <w:right w:val="none" w:sz="0" w:space="0" w:color="auto"/>
              </w:divBdr>
            </w:div>
            <w:div w:id="1552037701">
              <w:marLeft w:val="0"/>
              <w:marRight w:val="0"/>
              <w:marTop w:val="0"/>
              <w:marBottom w:val="0"/>
              <w:divBdr>
                <w:top w:val="none" w:sz="0" w:space="0" w:color="auto"/>
                <w:left w:val="none" w:sz="0" w:space="0" w:color="auto"/>
                <w:bottom w:val="none" w:sz="0" w:space="0" w:color="auto"/>
                <w:right w:val="none" w:sz="0" w:space="0" w:color="auto"/>
              </w:divBdr>
            </w:div>
            <w:div w:id="1750231618">
              <w:marLeft w:val="0"/>
              <w:marRight w:val="0"/>
              <w:marTop w:val="0"/>
              <w:marBottom w:val="0"/>
              <w:divBdr>
                <w:top w:val="none" w:sz="0" w:space="0" w:color="auto"/>
                <w:left w:val="none" w:sz="0" w:space="0" w:color="auto"/>
                <w:bottom w:val="none" w:sz="0" w:space="0" w:color="auto"/>
                <w:right w:val="none" w:sz="0" w:space="0" w:color="auto"/>
              </w:divBdr>
            </w:div>
            <w:div w:id="95642533">
              <w:marLeft w:val="0"/>
              <w:marRight w:val="0"/>
              <w:marTop w:val="0"/>
              <w:marBottom w:val="0"/>
              <w:divBdr>
                <w:top w:val="none" w:sz="0" w:space="0" w:color="auto"/>
                <w:left w:val="none" w:sz="0" w:space="0" w:color="auto"/>
                <w:bottom w:val="none" w:sz="0" w:space="0" w:color="auto"/>
                <w:right w:val="none" w:sz="0" w:space="0" w:color="auto"/>
              </w:divBdr>
            </w:div>
            <w:div w:id="1388994495">
              <w:marLeft w:val="0"/>
              <w:marRight w:val="0"/>
              <w:marTop w:val="0"/>
              <w:marBottom w:val="0"/>
              <w:divBdr>
                <w:top w:val="none" w:sz="0" w:space="0" w:color="auto"/>
                <w:left w:val="none" w:sz="0" w:space="0" w:color="auto"/>
                <w:bottom w:val="none" w:sz="0" w:space="0" w:color="auto"/>
                <w:right w:val="none" w:sz="0" w:space="0" w:color="auto"/>
              </w:divBdr>
            </w:div>
            <w:div w:id="1180311732">
              <w:marLeft w:val="0"/>
              <w:marRight w:val="0"/>
              <w:marTop w:val="0"/>
              <w:marBottom w:val="0"/>
              <w:divBdr>
                <w:top w:val="none" w:sz="0" w:space="0" w:color="auto"/>
                <w:left w:val="none" w:sz="0" w:space="0" w:color="auto"/>
                <w:bottom w:val="none" w:sz="0" w:space="0" w:color="auto"/>
                <w:right w:val="none" w:sz="0" w:space="0" w:color="auto"/>
              </w:divBdr>
            </w:div>
            <w:div w:id="673070272">
              <w:marLeft w:val="0"/>
              <w:marRight w:val="0"/>
              <w:marTop w:val="0"/>
              <w:marBottom w:val="0"/>
              <w:divBdr>
                <w:top w:val="none" w:sz="0" w:space="0" w:color="auto"/>
                <w:left w:val="none" w:sz="0" w:space="0" w:color="auto"/>
                <w:bottom w:val="none" w:sz="0" w:space="0" w:color="auto"/>
                <w:right w:val="none" w:sz="0" w:space="0" w:color="auto"/>
              </w:divBdr>
            </w:div>
            <w:div w:id="540747174">
              <w:marLeft w:val="0"/>
              <w:marRight w:val="0"/>
              <w:marTop w:val="0"/>
              <w:marBottom w:val="0"/>
              <w:divBdr>
                <w:top w:val="none" w:sz="0" w:space="0" w:color="auto"/>
                <w:left w:val="none" w:sz="0" w:space="0" w:color="auto"/>
                <w:bottom w:val="none" w:sz="0" w:space="0" w:color="auto"/>
                <w:right w:val="none" w:sz="0" w:space="0" w:color="auto"/>
              </w:divBdr>
            </w:div>
            <w:div w:id="1498418730">
              <w:marLeft w:val="0"/>
              <w:marRight w:val="0"/>
              <w:marTop w:val="0"/>
              <w:marBottom w:val="0"/>
              <w:divBdr>
                <w:top w:val="none" w:sz="0" w:space="0" w:color="auto"/>
                <w:left w:val="none" w:sz="0" w:space="0" w:color="auto"/>
                <w:bottom w:val="none" w:sz="0" w:space="0" w:color="auto"/>
                <w:right w:val="none" w:sz="0" w:space="0" w:color="auto"/>
              </w:divBdr>
            </w:div>
            <w:div w:id="1830055392">
              <w:marLeft w:val="0"/>
              <w:marRight w:val="0"/>
              <w:marTop w:val="0"/>
              <w:marBottom w:val="0"/>
              <w:divBdr>
                <w:top w:val="none" w:sz="0" w:space="0" w:color="auto"/>
                <w:left w:val="none" w:sz="0" w:space="0" w:color="auto"/>
                <w:bottom w:val="none" w:sz="0" w:space="0" w:color="auto"/>
                <w:right w:val="none" w:sz="0" w:space="0" w:color="auto"/>
              </w:divBdr>
            </w:div>
            <w:div w:id="1572764106">
              <w:marLeft w:val="0"/>
              <w:marRight w:val="0"/>
              <w:marTop w:val="0"/>
              <w:marBottom w:val="0"/>
              <w:divBdr>
                <w:top w:val="none" w:sz="0" w:space="0" w:color="auto"/>
                <w:left w:val="none" w:sz="0" w:space="0" w:color="auto"/>
                <w:bottom w:val="none" w:sz="0" w:space="0" w:color="auto"/>
                <w:right w:val="none" w:sz="0" w:space="0" w:color="auto"/>
              </w:divBdr>
            </w:div>
            <w:div w:id="1755316715">
              <w:marLeft w:val="0"/>
              <w:marRight w:val="0"/>
              <w:marTop w:val="0"/>
              <w:marBottom w:val="0"/>
              <w:divBdr>
                <w:top w:val="none" w:sz="0" w:space="0" w:color="auto"/>
                <w:left w:val="none" w:sz="0" w:space="0" w:color="auto"/>
                <w:bottom w:val="none" w:sz="0" w:space="0" w:color="auto"/>
                <w:right w:val="none" w:sz="0" w:space="0" w:color="auto"/>
              </w:divBdr>
            </w:div>
            <w:div w:id="647827115">
              <w:marLeft w:val="0"/>
              <w:marRight w:val="0"/>
              <w:marTop w:val="0"/>
              <w:marBottom w:val="0"/>
              <w:divBdr>
                <w:top w:val="none" w:sz="0" w:space="0" w:color="auto"/>
                <w:left w:val="none" w:sz="0" w:space="0" w:color="auto"/>
                <w:bottom w:val="none" w:sz="0" w:space="0" w:color="auto"/>
                <w:right w:val="none" w:sz="0" w:space="0" w:color="auto"/>
              </w:divBdr>
            </w:div>
            <w:div w:id="1028067167">
              <w:marLeft w:val="0"/>
              <w:marRight w:val="0"/>
              <w:marTop w:val="0"/>
              <w:marBottom w:val="0"/>
              <w:divBdr>
                <w:top w:val="none" w:sz="0" w:space="0" w:color="auto"/>
                <w:left w:val="none" w:sz="0" w:space="0" w:color="auto"/>
                <w:bottom w:val="none" w:sz="0" w:space="0" w:color="auto"/>
                <w:right w:val="none" w:sz="0" w:space="0" w:color="auto"/>
              </w:divBdr>
            </w:div>
            <w:div w:id="1140684368">
              <w:marLeft w:val="0"/>
              <w:marRight w:val="0"/>
              <w:marTop w:val="0"/>
              <w:marBottom w:val="0"/>
              <w:divBdr>
                <w:top w:val="none" w:sz="0" w:space="0" w:color="auto"/>
                <w:left w:val="none" w:sz="0" w:space="0" w:color="auto"/>
                <w:bottom w:val="none" w:sz="0" w:space="0" w:color="auto"/>
                <w:right w:val="none" w:sz="0" w:space="0" w:color="auto"/>
              </w:divBdr>
            </w:div>
            <w:div w:id="173501831">
              <w:marLeft w:val="0"/>
              <w:marRight w:val="0"/>
              <w:marTop w:val="0"/>
              <w:marBottom w:val="0"/>
              <w:divBdr>
                <w:top w:val="none" w:sz="0" w:space="0" w:color="auto"/>
                <w:left w:val="none" w:sz="0" w:space="0" w:color="auto"/>
                <w:bottom w:val="none" w:sz="0" w:space="0" w:color="auto"/>
                <w:right w:val="none" w:sz="0" w:space="0" w:color="auto"/>
              </w:divBdr>
            </w:div>
            <w:div w:id="141432264">
              <w:marLeft w:val="0"/>
              <w:marRight w:val="0"/>
              <w:marTop w:val="0"/>
              <w:marBottom w:val="0"/>
              <w:divBdr>
                <w:top w:val="none" w:sz="0" w:space="0" w:color="auto"/>
                <w:left w:val="none" w:sz="0" w:space="0" w:color="auto"/>
                <w:bottom w:val="none" w:sz="0" w:space="0" w:color="auto"/>
                <w:right w:val="none" w:sz="0" w:space="0" w:color="auto"/>
              </w:divBdr>
            </w:div>
            <w:div w:id="825320467">
              <w:marLeft w:val="0"/>
              <w:marRight w:val="0"/>
              <w:marTop w:val="0"/>
              <w:marBottom w:val="0"/>
              <w:divBdr>
                <w:top w:val="none" w:sz="0" w:space="0" w:color="auto"/>
                <w:left w:val="none" w:sz="0" w:space="0" w:color="auto"/>
                <w:bottom w:val="none" w:sz="0" w:space="0" w:color="auto"/>
                <w:right w:val="none" w:sz="0" w:space="0" w:color="auto"/>
              </w:divBdr>
            </w:div>
            <w:div w:id="1209685654">
              <w:marLeft w:val="0"/>
              <w:marRight w:val="0"/>
              <w:marTop w:val="0"/>
              <w:marBottom w:val="0"/>
              <w:divBdr>
                <w:top w:val="none" w:sz="0" w:space="0" w:color="auto"/>
                <w:left w:val="none" w:sz="0" w:space="0" w:color="auto"/>
                <w:bottom w:val="none" w:sz="0" w:space="0" w:color="auto"/>
                <w:right w:val="none" w:sz="0" w:space="0" w:color="auto"/>
              </w:divBdr>
            </w:div>
            <w:div w:id="1611625786">
              <w:marLeft w:val="0"/>
              <w:marRight w:val="0"/>
              <w:marTop w:val="0"/>
              <w:marBottom w:val="0"/>
              <w:divBdr>
                <w:top w:val="none" w:sz="0" w:space="0" w:color="auto"/>
                <w:left w:val="none" w:sz="0" w:space="0" w:color="auto"/>
                <w:bottom w:val="none" w:sz="0" w:space="0" w:color="auto"/>
                <w:right w:val="none" w:sz="0" w:space="0" w:color="auto"/>
              </w:divBdr>
            </w:div>
            <w:div w:id="1298146920">
              <w:marLeft w:val="0"/>
              <w:marRight w:val="0"/>
              <w:marTop w:val="0"/>
              <w:marBottom w:val="0"/>
              <w:divBdr>
                <w:top w:val="none" w:sz="0" w:space="0" w:color="auto"/>
                <w:left w:val="none" w:sz="0" w:space="0" w:color="auto"/>
                <w:bottom w:val="none" w:sz="0" w:space="0" w:color="auto"/>
                <w:right w:val="none" w:sz="0" w:space="0" w:color="auto"/>
              </w:divBdr>
            </w:div>
            <w:div w:id="84620045">
              <w:marLeft w:val="0"/>
              <w:marRight w:val="0"/>
              <w:marTop w:val="0"/>
              <w:marBottom w:val="0"/>
              <w:divBdr>
                <w:top w:val="none" w:sz="0" w:space="0" w:color="auto"/>
                <w:left w:val="none" w:sz="0" w:space="0" w:color="auto"/>
                <w:bottom w:val="none" w:sz="0" w:space="0" w:color="auto"/>
                <w:right w:val="none" w:sz="0" w:space="0" w:color="auto"/>
              </w:divBdr>
            </w:div>
            <w:div w:id="21229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30394">
      <w:bodyDiv w:val="1"/>
      <w:marLeft w:val="0"/>
      <w:marRight w:val="0"/>
      <w:marTop w:val="0"/>
      <w:marBottom w:val="0"/>
      <w:divBdr>
        <w:top w:val="none" w:sz="0" w:space="0" w:color="auto"/>
        <w:left w:val="none" w:sz="0" w:space="0" w:color="auto"/>
        <w:bottom w:val="none" w:sz="0" w:space="0" w:color="auto"/>
        <w:right w:val="none" w:sz="0" w:space="0" w:color="auto"/>
      </w:divBdr>
      <w:divsChild>
        <w:div w:id="9259656">
          <w:marLeft w:val="0"/>
          <w:marRight w:val="0"/>
          <w:marTop w:val="0"/>
          <w:marBottom w:val="0"/>
          <w:divBdr>
            <w:top w:val="none" w:sz="0" w:space="0" w:color="auto"/>
            <w:left w:val="none" w:sz="0" w:space="0" w:color="auto"/>
            <w:bottom w:val="none" w:sz="0" w:space="0" w:color="auto"/>
            <w:right w:val="none" w:sz="0" w:space="0" w:color="auto"/>
          </w:divBdr>
          <w:divsChild>
            <w:div w:id="849027258">
              <w:marLeft w:val="0"/>
              <w:marRight w:val="0"/>
              <w:marTop w:val="0"/>
              <w:marBottom w:val="0"/>
              <w:divBdr>
                <w:top w:val="none" w:sz="0" w:space="0" w:color="auto"/>
                <w:left w:val="none" w:sz="0" w:space="0" w:color="auto"/>
                <w:bottom w:val="none" w:sz="0" w:space="0" w:color="auto"/>
                <w:right w:val="none" w:sz="0" w:space="0" w:color="auto"/>
              </w:divBdr>
            </w:div>
            <w:div w:id="32270800">
              <w:marLeft w:val="0"/>
              <w:marRight w:val="0"/>
              <w:marTop w:val="0"/>
              <w:marBottom w:val="0"/>
              <w:divBdr>
                <w:top w:val="none" w:sz="0" w:space="0" w:color="auto"/>
                <w:left w:val="none" w:sz="0" w:space="0" w:color="auto"/>
                <w:bottom w:val="none" w:sz="0" w:space="0" w:color="auto"/>
                <w:right w:val="none" w:sz="0" w:space="0" w:color="auto"/>
              </w:divBdr>
            </w:div>
            <w:div w:id="1840924419">
              <w:marLeft w:val="0"/>
              <w:marRight w:val="0"/>
              <w:marTop w:val="0"/>
              <w:marBottom w:val="0"/>
              <w:divBdr>
                <w:top w:val="none" w:sz="0" w:space="0" w:color="auto"/>
                <w:left w:val="none" w:sz="0" w:space="0" w:color="auto"/>
                <w:bottom w:val="none" w:sz="0" w:space="0" w:color="auto"/>
                <w:right w:val="none" w:sz="0" w:space="0" w:color="auto"/>
              </w:divBdr>
            </w:div>
            <w:div w:id="1657761372">
              <w:marLeft w:val="0"/>
              <w:marRight w:val="0"/>
              <w:marTop w:val="0"/>
              <w:marBottom w:val="0"/>
              <w:divBdr>
                <w:top w:val="none" w:sz="0" w:space="0" w:color="auto"/>
                <w:left w:val="none" w:sz="0" w:space="0" w:color="auto"/>
                <w:bottom w:val="none" w:sz="0" w:space="0" w:color="auto"/>
                <w:right w:val="none" w:sz="0" w:space="0" w:color="auto"/>
              </w:divBdr>
            </w:div>
            <w:div w:id="1472822923">
              <w:marLeft w:val="0"/>
              <w:marRight w:val="0"/>
              <w:marTop w:val="0"/>
              <w:marBottom w:val="0"/>
              <w:divBdr>
                <w:top w:val="none" w:sz="0" w:space="0" w:color="auto"/>
                <w:left w:val="none" w:sz="0" w:space="0" w:color="auto"/>
                <w:bottom w:val="none" w:sz="0" w:space="0" w:color="auto"/>
                <w:right w:val="none" w:sz="0" w:space="0" w:color="auto"/>
              </w:divBdr>
            </w:div>
            <w:div w:id="1208562899">
              <w:marLeft w:val="0"/>
              <w:marRight w:val="0"/>
              <w:marTop w:val="0"/>
              <w:marBottom w:val="0"/>
              <w:divBdr>
                <w:top w:val="none" w:sz="0" w:space="0" w:color="auto"/>
                <w:left w:val="none" w:sz="0" w:space="0" w:color="auto"/>
                <w:bottom w:val="none" w:sz="0" w:space="0" w:color="auto"/>
                <w:right w:val="none" w:sz="0" w:space="0" w:color="auto"/>
              </w:divBdr>
            </w:div>
            <w:div w:id="337194130">
              <w:marLeft w:val="0"/>
              <w:marRight w:val="0"/>
              <w:marTop w:val="0"/>
              <w:marBottom w:val="0"/>
              <w:divBdr>
                <w:top w:val="none" w:sz="0" w:space="0" w:color="auto"/>
                <w:left w:val="none" w:sz="0" w:space="0" w:color="auto"/>
                <w:bottom w:val="none" w:sz="0" w:space="0" w:color="auto"/>
                <w:right w:val="none" w:sz="0" w:space="0" w:color="auto"/>
              </w:divBdr>
            </w:div>
            <w:div w:id="67306490">
              <w:marLeft w:val="0"/>
              <w:marRight w:val="0"/>
              <w:marTop w:val="0"/>
              <w:marBottom w:val="0"/>
              <w:divBdr>
                <w:top w:val="none" w:sz="0" w:space="0" w:color="auto"/>
                <w:left w:val="none" w:sz="0" w:space="0" w:color="auto"/>
                <w:bottom w:val="none" w:sz="0" w:space="0" w:color="auto"/>
                <w:right w:val="none" w:sz="0" w:space="0" w:color="auto"/>
              </w:divBdr>
            </w:div>
            <w:div w:id="471755549">
              <w:marLeft w:val="0"/>
              <w:marRight w:val="0"/>
              <w:marTop w:val="0"/>
              <w:marBottom w:val="0"/>
              <w:divBdr>
                <w:top w:val="none" w:sz="0" w:space="0" w:color="auto"/>
                <w:left w:val="none" w:sz="0" w:space="0" w:color="auto"/>
                <w:bottom w:val="none" w:sz="0" w:space="0" w:color="auto"/>
                <w:right w:val="none" w:sz="0" w:space="0" w:color="auto"/>
              </w:divBdr>
            </w:div>
            <w:div w:id="1347250345">
              <w:marLeft w:val="0"/>
              <w:marRight w:val="0"/>
              <w:marTop w:val="0"/>
              <w:marBottom w:val="0"/>
              <w:divBdr>
                <w:top w:val="none" w:sz="0" w:space="0" w:color="auto"/>
                <w:left w:val="none" w:sz="0" w:space="0" w:color="auto"/>
                <w:bottom w:val="none" w:sz="0" w:space="0" w:color="auto"/>
                <w:right w:val="none" w:sz="0" w:space="0" w:color="auto"/>
              </w:divBdr>
            </w:div>
            <w:div w:id="1152788952">
              <w:marLeft w:val="0"/>
              <w:marRight w:val="0"/>
              <w:marTop w:val="0"/>
              <w:marBottom w:val="0"/>
              <w:divBdr>
                <w:top w:val="none" w:sz="0" w:space="0" w:color="auto"/>
                <w:left w:val="none" w:sz="0" w:space="0" w:color="auto"/>
                <w:bottom w:val="none" w:sz="0" w:space="0" w:color="auto"/>
                <w:right w:val="none" w:sz="0" w:space="0" w:color="auto"/>
              </w:divBdr>
            </w:div>
            <w:div w:id="1246454710">
              <w:marLeft w:val="0"/>
              <w:marRight w:val="0"/>
              <w:marTop w:val="0"/>
              <w:marBottom w:val="0"/>
              <w:divBdr>
                <w:top w:val="none" w:sz="0" w:space="0" w:color="auto"/>
                <w:left w:val="none" w:sz="0" w:space="0" w:color="auto"/>
                <w:bottom w:val="none" w:sz="0" w:space="0" w:color="auto"/>
                <w:right w:val="none" w:sz="0" w:space="0" w:color="auto"/>
              </w:divBdr>
            </w:div>
            <w:div w:id="1368751862">
              <w:marLeft w:val="0"/>
              <w:marRight w:val="0"/>
              <w:marTop w:val="0"/>
              <w:marBottom w:val="0"/>
              <w:divBdr>
                <w:top w:val="none" w:sz="0" w:space="0" w:color="auto"/>
                <w:left w:val="none" w:sz="0" w:space="0" w:color="auto"/>
                <w:bottom w:val="none" w:sz="0" w:space="0" w:color="auto"/>
                <w:right w:val="none" w:sz="0" w:space="0" w:color="auto"/>
              </w:divBdr>
            </w:div>
            <w:div w:id="1498376426">
              <w:marLeft w:val="0"/>
              <w:marRight w:val="0"/>
              <w:marTop w:val="0"/>
              <w:marBottom w:val="0"/>
              <w:divBdr>
                <w:top w:val="none" w:sz="0" w:space="0" w:color="auto"/>
                <w:left w:val="none" w:sz="0" w:space="0" w:color="auto"/>
                <w:bottom w:val="none" w:sz="0" w:space="0" w:color="auto"/>
                <w:right w:val="none" w:sz="0" w:space="0" w:color="auto"/>
              </w:divBdr>
            </w:div>
            <w:div w:id="249506188">
              <w:marLeft w:val="0"/>
              <w:marRight w:val="0"/>
              <w:marTop w:val="0"/>
              <w:marBottom w:val="0"/>
              <w:divBdr>
                <w:top w:val="none" w:sz="0" w:space="0" w:color="auto"/>
                <w:left w:val="none" w:sz="0" w:space="0" w:color="auto"/>
                <w:bottom w:val="none" w:sz="0" w:space="0" w:color="auto"/>
                <w:right w:val="none" w:sz="0" w:space="0" w:color="auto"/>
              </w:divBdr>
            </w:div>
            <w:div w:id="1997227255">
              <w:marLeft w:val="0"/>
              <w:marRight w:val="0"/>
              <w:marTop w:val="0"/>
              <w:marBottom w:val="0"/>
              <w:divBdr>
                <w:top w:val="none" w:sz="0" w:space="0" w:color="auto"/>
                <w:left w:val="none" w:sz="0" w:space="0" w:color="auto"/>
                <w:bottom w:val="none" w:sz="0" w:space="0" w:color="auto"/>
                <w:right w:val="none" w:sz="0" w:space="0" w:color="auto"/>
              </w:divBdr>
            </w:div>
            <w:div w:id="1351839285">
              <w:marLeft w:val="0"/>
              <w:marRight w:val="0"/>
              <w:marTop w:val="0"/>
              <w:marBottom w:val="0"/>
              <w:divBdr>
                <w:top w:val="none" w:sz="0" w:space="0" w:color="auto"/>
                <w:left w:val="none" w:sz="0" w:space="0" w:color="auto"/>
                <w:bottom w:val="none" w:sz="0" w:space="0" w:color="auto"/>
                <w:right w:val="none" w:sz="0" w:space="0" w:color="auto"/>
              </w:divBdr>
            </w:div>
            <w:div w:id="432365832">
              <w:marLeft w:val="0"/>
              <w:marRight w:val="0"/>
              <w:marTop w:val="0"/>
              <w:marBottom w:val="0"/>
              <w:divBdr>
                <w:top w:val="none" w:sz="0" w:space="0" w:color="auto"/>
                <w:left w:val="none" w:sz="0" w:space="0" w:color="auto"/>
                <w:bottom w:val="none" w:sz="0" w:space="0" w:color="auto"/>
                <w:right w:val="none" w:sz="0" w:space="0" w:color="auto"/>
              </w:divBdr>
            </w:div>
            <w:div w:id="91173088">
              <w:marLeft w:val="0"/>
              <w:marRight w:val="0"/>
              <w:marTop w:val="0"/>
              <w:marBottom w:val="0"/>
              <w:divBdr>
                <w:top w:val="none" w:sz="0" w:space="0" w:color="auto"/>
                <w:left w:val="none" w:sz="0" w:space="0" w:color="auto"/>
                <w:bottom w:val="none" w:sz="0" w:space="0" w:color="auto"/>
                <w:right w:val="none" w:sz="0" w:space="0" w:color="auto"/>
              </w:divBdr>
            </w:div>
            <w:div w:id="472412439">
              <w:marLeft w:val="0"/>
              <w:marRight w:val="0"/>
              <w:marTop w:val="0"/>
              <w:marBottom w:val="0"/>
              <w:divBdr>
                <w:top w:val="none" w:sz="0" w:space="0" w:color="auto"/>
                <w:left w:val="none" w:sz="0" w:space="0" w:color="auto"/>
                <w:bottom w:val="none" w:sz="0" w:space="0" w:color="auto"/>
                <w:right w:val="none" w:sz="0" w:space="0" w:color="auto"/>
              </w:divBdr>
            </w:div>
            <w:div w:id="1005478723">
              <w:marLeft w:val="0"/>
              <w:marRight w:val="0"/>
              <w:marTop w:val="0"/>
              <w:marBottom w:val="0"/>
              <w:divBdr>
                <w:top w:val="none" w:sz="0" w:space="0" w:color="auto"/>
                <w:left w:val="none" w:sz="0" w:space="0" w:color="auto"/>
                <w:bottom w:val="none" w:sz="0" w:space="0" w:color="auto"/>
                <w:right w:val="none" w:sz="0" w:space="0" w:color="auto"/>
              </w:divBdr>
            </w:div>
            <w:div w:id="407271972">
              <w:marLeft w:val="0"/>
              <w:marRight w:val="0"/>
              <w:marTop w:val="0"/>
              <w:marBottom w:val="0"/>
              <w:divBdr>
                <w:top w:val="none" w:sz="0" w:space="0" w:color="auto"/>
                <w:left w:val="none" w:sz="0" w:space="0" w:color="auto"/>
                <w:bottom w:val="none" w:sz="0" w:space="0" w:color="auto"/>
                <w:right w:val="none" w:sz="0" w:space="0" w:color="auto"/>
              </w:divBdr>
            </w:div>
            <w:div w:id="1739865808">
              <w:marLeft w:val="0"/>
              <w:marRight w:val="0"/>
              <w:marTop w:val="0"/>
              <w:marBottom w:val="0"/>
              <w:divBdr>
                <w:top w:val="none" w:sz="0" w:space="0" w:color="auto"/>
                <w:left w:val="none" w:sz="0" w:space="0" w:color="auto"/>
                <w:bottom w:val="none" w:sz="0" w:space="0" w:color="auto"/>
                <w:right w:val="none" w:sz="0" w:space="0" w:color="auto"/>
              </w:divBdr>
            </w:div>
            <w:div w:id="1584297506">
              <w:marLeft w:val="0"/>
              <w:marRight w:val="0"/>
              <w:marTop w:val="0"/>
              <w:marBottom w:val="0"/>
              <w:divBdr>
                <w:top w:val="none" w:sz="0" w:space="0" w:color="auto"/>
                <w:left w:val="none" w:sz="0" w:space="0" w:color="auto"/>
                <w:bottom w:val="none" w:sz="0" w:space="0" w:color="auto"/>
                <w:right w:val="none" w:sz="0" w:space="0" w:color="auto"/>
              </w:divBdr>
            </w:div>
            <w:div w:id="873231521">
              <w:marLeft w:val="0"/>
              <w:marRight w:val="0"/>
              <w:marTop w:val="0"/>
              <w:marBottom w:val="0"/>
              <w:divBdr>
                <w:top w:val="none" w:sz="0" w:space="0" w:color="auto"/>
                <w:left w:val="none" w:sz="0" w:space="0" w:color="auto"/>
                <w:bottom w:val="none" w:sz="0" w:space="0" w:color="auto"/>
                <w:right w:val="none" w:sz="0" w:space="0" w:color="auto"/>
              </w:divBdr>
            </w:div>
            <w:div w:id="2105375592">
              <w:marLeft w:val="0"/>
              <w:marRight w:val="0"/>
              <w:marTop w:val="0"/>
              <w:marBottom w:val="0"/>
              <w:divBdr>
                <w:top w:val="none" w:sz="0" w:space="0" w:color="auto"/>
                <w:left w:val="none" w:sz="0" w:space="0" w:color="auto"/>
                <w:bottom w:val="none" w:sz="0" w:space="0" w:color="auto"/>
                <w:right w:val="none" w:sz="0" w:space="0" w:color="auto"/>
              </w:divBdr>
            </w:div>
            <w:div w:id="1823544181">
              <w:marLeft w:val="0"/>
              <w:marRight w:val="0"/>
              <w:marTop w:val="0"/>
              <w:marBottom w:val="0"/>
              <w:divBdr>
                <w:top w:val="none" w:sz="0" w:space="0" w:color="auto"/>
                <w:left w:val="none" w:sz="0" w:space="0" w:color="auto"/>
                <w:bottom w:val="none" w:sz="0" w:space="0" w:color="auto"/>
                <w:right w:val="none" w:sz="0" w:space="0" w:color="auto"/>
              </w:divBdr>
            </w:div>
            <w:div w:id="1811172609">
              <w:marLeft w:val="0"/>
              <w:marRight w:val="0"/>
              <w:marTop w:val="0"/>
              <w:marBottom w:val="0"/>
              <w:divBdr>
                <w:top w:val="none" w:sz="0" w:space="0" w:color="auto"/>
                <w:left w:val="none" w:sz="0" w:space="0" w:color="auto"/>
                <w:bottom w:val="none" w:sz="0" w:space="0" w:color="auto"/>
                <w:right w:val="none" w:sz="0" w:space="0" w:color="auto"/>
              </w:divBdr>
            </w:div>
            <w:div w:id="1029406334">
              <w:marLeft w:val="0"/>
              <w:marRight w:val="0"/>
              <w:marTop w:val="0"/>
              <w:marBottom w:val="0"/>
              <w:divBdr>
                <w:top w:val="none" w:sz="0" w:space="0" w:color="auto"/>
                <w:left w:val="none" w:sz="0" w:space="0" w:color="auto"/>
                <w:bottom w:val="none" w:sz="0" w:space="0" w:color="auto"/>
                <w:right w:val="none" w:sz="0" w:space="0" w:color="auto"/>
              </w:divBdr>
            </w:div>
            <w:div w:id="1369721878">
              <w:marLeft w:val="0"/>
              <w:marRight w:val="0"/>
              <w:marTop w:val="0"/>
              <w:marBottom w:val="0"/>
              <w:divBdr>
                <w:top w:val="none" w:sz="0" w:space="0" w:color="auto"/>
                <w:left w:val="none" w:sz="0" w:space="0" w:color="auto"/>
                <w:bottom w:val="none" w:sz="0" w:space="0" w:color="auto"/>
                <w:right w:val="none" w:sz="0" w:space="0" w:color="auto"/>
              </w:divBdr>
            </w:div>
            <w:div w:id="39982282">
              <w:marLeft w:val="0"/>
              <w:marRight w:val="0"/>
              <w:marTop w:val="0"/>
              <w:marBottom w:val="0"/>
              <w:divBdr>
                <w:top w:val="none" w:sz="0" w:space="0" w:color="auto"/>
                <w:left w:val="none" w:sz="0" w:space="0" w:color="auto"/>
                <w:bottom w:val="none" w:sz="0" w:space="0" w:color="auto"/>
                <w:right w:val="none" w:sz="0" w:space="0" w:color="auto"/>
              </w:divBdr>
            </w:div>
            <w:div w:id="582303526">
              <w:marLeft w:val="0"/>
              <w:marRight w:val="0"/>
              <w:marTop w:val="0"/>
              <w:marBottom w:val="0"/>
              <w:divBdr>
                <w:top w:val="none" w:sz="0" w:space="0" w:color="auto"/>
                <w:left w:val="none" w:sz="0" w:space="0" w:color="auto"/>
                <w:bottom w:val="none" w:sz="0" w:space="0" w:color="auto"/>
                <w:right w:val="none" w:sz="0" w:space="0" w:color="auto"/>
              </w:divBdr>
            </w:div>
            <w:div w:id="682247172">
              <w:marLeft w:val="0"/>
              <w:marRight w:val="0"/>
              <w:marTop w:val="0"/>
              <w:marBottom w:val="0"/>
              <w:divBdr>
                <w:top w:val="none" w:sz="0" w:space="0" w:color="auto"/>
                <w:left w:val="none" w:sz="0" w:space="0" w:color="auto"/>
                <w:bottom w:val="none" w:sz="0" w:space="0" w:color="auto"/>
                <w:right w:val="none" w:sz="0" w:space="0" w:color="auto"/>
              </w:divBdr>
            </w:div>
            <w:div w:id="2014649019">
              <w:marLeft w:val="0"/>
              <w:marRight w:val="0"/>
              <w:marTop w:val="0"/>
              <w:marBottom w:val="0"/>
              <w:divBdr>
                <w:top w:val="none" w:sz="0" w:space="0" w:color="auto"/>
                <w:left w:val="none" w:sz="0" w:space="0" w:color="auto"/>
                <w:bottom w:val="none" w:sz="0" w:space="0" w:color="auto"/>
                <w:right w:val="none" w:sz="0" w:space="0" w:color="auto"/>
              </w:divBdr>
            </w:div>
            <w:div w:id="39690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5258">
      <w:bodyDiv w:val="1"/>
      <w:marLeft w:val="0"/>
      <w:marRight w:val="0"/>
      <w:marTop w:val="0"/>
      <w:marBottom w:val="0"/>
      <w:divBdr>
        <w:top w:val="none" w:sz="0" w:space="0" w:color="auto"/>
        <w:left w:val="none" w:sz="0" w:space="0" w:color="auto"/>
        <w:bottom w:val="none" w:sz="0" w:space="0" w:color="auto"/>
        <w:right w:val="none" w:sz="0" w:space="0" w:color="auto"/>
      </w:divBdr>
      <w:divsChild>
        <w:div w:id="566839377">
          <w:marLeft w:val="0"/>
          <w:marRight w:val="0"/>
          <w:marTop w:val="0"/>
          <w:marBottom w:val="0"/>
          <w:divBdr>
            <w:top w:val="none" w:sz="0" w:space="0" w:color="auto"/>
            <w:left w:val="none" w:sz="0" w:space="0" w:color="auto"/>
            <w:bottom w:val="none" w:sz="0" w:space="0" w:color="auto"/>
            <w:right w:val="none" w:sz="0" w:space="0" w:color="auto"/>
          </w:divBdr>
          <w:divsChild>
            <w:div w:id="1306160293">
              <w:marLeft w:val="0"/>
              <w:marRight w:val="0"/>
              <w:marTop w:val="0"/>
              <w:marBottom w:val="0"/>
              <w:divBdr>
                <w:top w:val="none" w:sz="0" w:space="0" w:color="auto"/>
                <w:left w:val="none" w:sz="0" w:space="0" w:color="auto"/>
                <w:bottom w:val="none" w:sz="0" w:space="0" w:color="auto"/>
                <w:right w:val="none" w:sz="0" w:space="0" w:color="auto"/>
              </w:divBdr>
            </w:div>
            <w:div w:id="256136134">
              <w:marLeft w:val="0"/>
              <w:marRight w:val="0"/>
              <w:marTop w:val="0"/>
              <w:marBottom w:val="0"/>
              <w:divBdr>
                <w:top w:val="none" w:sz="0" w:space="0" w:color="auto"/>
                <w:left w:val="none" w:sz="0" w:space="0" w:color="auto"/>
                <w:bottom w:val="none" w:sz="0" w:space="0" w:color="auto"/>
                <w:right w:val="none" w:sz="0" w:space="0" w:color="auto"/>
              </w:divBdr>
            </w:div>
            <w:div w:id="1882084238">
              <w:marLeft w:val="0"/>
              <w:marRight w:val="0"/>
              <w:marTop w:val="0"/>
              <w:marBottom w:val="0"/>
              <w:divBdr>
                <w:top w:val="none" w:sz="0" w:space="0" w:color="auto"/>
                <w:left w:val="none" w:sz="0" w:space="0" w:color="auto"/>
                <w:bottom w:val="none" w:sz="0" w:space="0" w:color="auto"/>
                <w:right w:val="none" w:sz="0" w:space="0" w:color="auto"/>
              </w:divBdr>
            </w:div>
            <w:div w:id="92283981">
              <w:marLeft w:val="0"/>
              <w:marRight w:val="0"/>
              <w:marTop w:val="0"/>
              <w:marBottom w:val="0"/>
              <w:divBdr>
                <w:top w:val="none" w:sz="0" w:space="0" w:color="auto"/>
                <w:left w:val="none" w:sz="0" w:space="0" w:color="auto"/>
                <w:bottom w:val="none" w:sz="0" w:space="0" w:color="auto"/>
                <w:right w:val="none" w:sz="0" w:space="0" w:color="auto"/>
              </w:divBdr>
            </w:div>
            <w:div w:id="1119643245">
              <w:marLeft w:val="0"/>
              <w:marRight w:val="0"/>
              <w:marTop w:val="0"/>
              <w:marBottom w:val="0"/>
              <w:divBdr>
                <w:top w:val="none" w:sz="0" w:space="0" w:color="auto"/>
                <w:left w:val="none" w:sz="0" w:space="0" w:color="auto"/>
                <w:bottom w:val="none" w:sz="0" w:space="0" w:color="auto"/>
                <w:right w:val="none" w:sz="0" w:space="0" w:color="auto"/>
              </w:divBdr>
            </w:div>
            <w:div w:id="54746688">
              <w:marLeft w:val="0"/>
              <w:marRight w:val="0"/>
              <w:marTop w:val="0"/>
              <w:marBottom w:val="0"/>
              <w:divBdr>
                <w:top w:val="none" w:sz="0" w:space="0" w:color="auto"/>
                <w:left w:val="none" w:sz="0" w:space="0" w:color="auto"/>
                <w:bottom w:val="none" w:sz="0" w:space="0" w:color="auto"/>
                <w:right w:val="none" w:sz="0" w:space="0" w:color="auto"/>
              </w:divBdr>
            </w:div>
            <w:div w:id="1763913919">
              <w:marLeft w:val="0"/>
              <w:marRight w:val="0"/>
              <w:marTop w:val="0"/>
              <w:marBottom w:val="0"/>
              <w:divBdr>
                <w:top w:val="none" w:sz="0" w:space="0" w:color="auto"/>
                <w:left w:val="none" w:sz="0" w:space="0" w:color="auto"/>
                <w:bottom w:val="none" w:sz="0" w:space="0" w:color="auto"/>
                <w:right w:val="none" w:sz="0" w:space="0" w:color="auto"/>
              </w:divBdr>
            </w:div>
            <w:div w:id="656803643">
              <w:marLeft w:val="0"/>
              <w:marRight w:val="0"/>
              <w:marTop w:val="0"/>
              <w:marBottom w:val="0"/>
              <w:divBdr>
                <w:top w:val="none" w:sz="0" w:space="0" w:color="auto"/>
                <w:left w:val="none" w:sz="0" w:space="0" w:color="auto"/>
                <w:bottom w:val="none" w:sz="0" w:space="0" w:color="auto"/>
                <w:right w:val="none" w:sz="0" w:space="0" w:color="auto"/>
              </w:divBdr>
            </w:div>
            <w:div w:id="1837647826">
              <w:marLeft w:val="0"/>
              <w:marRight w:val="0"/>
              <w:marTop w:val="0"/>
              <w:marBottom w:val="0"/>
              <w:divBdr>
                <w:top w:val="none" w:sz="0" w:space="0" w:color="auto"/>
                <w:left w:val="none" w:sz="0" w:space="0" w:color="auto"/>
                <w:bottom w:val="none" w:sz="0" w:space="0" w:color="auto"/>
                <w:right w:val="none" w:sz="0" w:space="0" w:color="auto"/>
              </w:divBdr>
            </w:div>
            <w:div w:id="1863788401">
              <w:marLeft w:val="0"/>
              <w:marRight w:val="0"/>
              <w:marTop w:val="0"/>
              <w:marBottom w:val="0"/>
              <w:divBdr>
                <w:top w:val="none" w:sz="0" w:space="0" w:color="auto"/>
                <w:left w:val="none" w:sz="0" w:space="0" w:color="auto"/>
                <w:bottom w:val="none" w:sz="0" w:space="0" w:color="auto"/>
                <w:right w:val="none" w:sz="0" w:space="0" w:color="auto"/>
              </w:divBdr>
            </w:div>
            <w:div w:id="954597715">
              <w:marLeft w:val="0"/>
              <w:marRight w:val="0"/>
              <w:marTop w:val="0"/>
              <w:marBottom w:val="0"/>
              <w:divBdr>
                <w:top w:val="none" w:sz="0" w:space="0" w:color="auto"/>
                <w:left w:val="none" w:sz="0" w:space="0" w:color="auto"/>
                <w:bottom w:val="none" w:sz="0" w:space="0" w:color="auto"/>
                <w:right w:val="none" w:sz="0" w:space="0" w:color="auto"/>
              </w:divBdr>
            </w:div>
            <w:div w:id="1377048548">
              <w:marLeft w:val="0"/>
              <w:marRight w:val="0"/>
              <w:marTop w:val="0"/>
              <w:marBottom w:val="0"/>
              <w:divBdr>
                <w:top w:val="none" w:sz="0" w:space="0" w:color="auto"/>
                <w:left w:val="none" w:sz="0" w:space="0" w:color="auto"/>
                <w:bottom w:val="none" w:sz="0" w:space="0" w:color="auto"/>
                <w:right w:val="none" w:sz="0" w:space="0" w:color="auto"/>
              </w:divBdr>
            </w:div>
            <w:div w:id="281308765">
              <w:marLeft w:val="0"/>
              <w:marRight w:val="0"/>
              <w:marTop w:val="0"/>
              <w:marBottom w:val="0"/>
              <w:divBdr>
                <w:top w:val="none" w:sz="0" w:space="0" w:color="auto"/>
                <w:left w:val="none" w:sz="0" w:space="0" w:color="auto"/>
                <w:bottom w:val="none" w:sz="0" w:space="0" w:color="auto"/>
                <w:right w:val="none" w:sz="0" w:space="0" w:color="auto"/>
              </w:divBdr>
            </w:div>
            <w:div w:id="396244515">
              <w:marLeft w:val="0"/>
              <w:marRight w:val="0"/>
              <w:marTop w:val="0"/>
              <w:marBottom w:val="0"/>
              <w:divBdr>
                <w:top w:val="none" w:sz="0" w:space="0" w:color="auto"/>
                <w:left w:val="none" w:sz="0" w:space="0" w:color="auto"/>
                <w:bottom w:val="none" w:sz="0" w:space="0" w:color="auto"/>
                <w:right w:val="none" w:sz="0" w:space="0" w:color="auto"/>
              </w:divBdr>
            </w:div>
            <w:div w:id="114756514">
              <w:marLeft w:val="0"/>
              <w:marRight w:val="0"/>
              <w:marTop w:val="0"/>
              <w:marBottom w:val="0"/>
              <w:divBdr>
                <w:top w:val="none" w:sz="0" w:space="0" w:color="auto"/>
                <w:left w:val="none" w:sz="0" w:space="0" w:color="auto"/>
                <w:bottom w:val="none" w:sz="0" w:space="0" w:color="auto"/>
                <w:right w:val="none" w:sz="0" w:space="0" w:color="auto"/>
              </w:divBdr>
            </w:div>
            <w:div w:id="1400864214">
              <w:marLeft w:val="0"/>
              <w:marRight w:val="0"/>
              <w:marTop w:val="0"/>
              <w:marBottom w:val="0"/>
              <w:divBdr>
                <w:top w:val="none" w:sz="0" w:space="0" w:color="auto"/>
                <w:left w:val="none" w:sz="0" w:space="0" w:color="auto"/>
                <w:bottom w:val="none" w:sz="0" w:space="0" w:color="auto"/>
                <w:right w:val="none" w:sz="0" w:space="0" w:color="auto"/>
              </w:divBdr>
            </w:div>
            <w:div w:id="867570826">
              <w:marLeft w:val="0"/>
              <w:marRight w:val="0"/>
              <w:marTop w:val="0"/>
              <w:marBottom w:val="0"/>
              <w:divBdr>
                <w:top w:val="none" w:sz="0" w:space="0" w:color="auto"/>
                <w:left w:val="none" w:sz="0" w:space="0" w:color="auto"/>
                <w:bottom w:val="none" w:sz="0" w:space="0" w:color="auto"/>
                <w:right w:val="none" w:sz="0" w:space="0" w:color="auto"/>
              </w:divBdr>
            </w:div>
            <w:div w:id="120809808">
              <w:marLeft w:val="0"/>
              <w:marRight w:val="0"/>
              <w:marTop w:val="0"/>
              <w:marBottom w:val="0"/>
              <w:divBdr>
                <w:top w:val="none" w:sz="0" w:space="0" w:color="auto"/>
                <w:left w:val="none" w:sz="0" w:space="0" w:color="auto"/>
                <w:bottom w:val="none" w:sz="0" w:space="0" w:color="auto"/>
                <w:right w:val="none" w:sz="0" w:space="0" w:color="auto"/>
              </w:divBdr>
            </w:div>
            <w:div w:id="1398472999">
              <w:marLeft w:val="0"/>
              <w:marRight w:val="0"/>
              <w:marTop w:val="0"/>
              <w:marBottom w:val="0"/>
              <w:divBdr>
                <w:top w:val="none" w:sz="0" w:space="0" w:color="auto"/>
                <w:left w:val="none" w:sz="0" w:space="0" w:color="auto"/>
                <w:bottom w:val="none" w:sz="0" w:space="0" w:color="auto"/>
                <w:right w:val="none" w:sz="0" w:space="0" w:color="auto"/>
              </w:divBdr>
            </w:div>
            <w:div w:id="965427170">
              <w:marLeft w:val="0"/>
              <w:marRight w:val="0"/>
              <w:marTop w:val="0"/>
              <w:marBottom w:val="0"/>
              <w:divBdr>
                <w:top w:val="none" w:sz="0" w:space="0" w:color="auto"/>
                <w:left w:val="none" w:sz="0" w:space="0" w:color="auto"/>
                <w:bottom w:val="none" w:sz="0" w:space="0" w:color="auto"/>
                <w:right w:val="none" w:sz="0" w:space="0" w:color="auto"/>
              </w:divBdr>
            </w:div>
            <w:div w:id="181039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383230">
      <w:bodyDiv w:val="1"/>
      <w:marLeft w:val="0"/>
      <w:marRight w:val="0"/>
      <w:marTop w:val="0"/>
      <w:marBottom w:val="0"/>
      <w:divBdr>
        <w:top w:val="none" w:sz="0" w:space="0" w:color="auto"/>
        <w:left w:val="none" w:sz="0" w:space="0" w:color="auto"/>
        <w:bottom w:val="none" w:sz="0" w:space="0" w:color="auto"/>
        <w:right w:val="none" w:sz="0" w:space="0" w:color="auto"/>
      </w:divBdr>
      <w:divsChild>
        <w:div w:id="1282766569">
          <w:marLeft w:val="0"/>
          <w:marRight w:val="0"/>
          <w:marTop w:val="0"/>
          <w:marBottom w:val="0"/>
          <w:divBdr>
            <w:top w:val="none" w:sz="0" w:space="0" w:color="auto"/>
            <w:left w:val="none" w:sz="0" w:space="0" w:color="auto"/>
            <w:bottom w:val="none" w:sz="0" w:space="0" w:color="auto"/>
            <w:right w:val="none" w:sz="0" w:space="0" w:color="auto"/>
          </w:divBdr>
          <w:divsChild>
            <w:div w:id="204298968">
              <w:marLeft w:val="0"/>
              <w:marRight w:val="0"/>
              <w:marTop w:val="0"/>
              <w:marBottom w:val="0"/>
              <w:divBdr>
                <w:top w:val="none" w:sz="0" w:space="0" w:color="auto"/>
                <w:left w:val="none" w:sz="0" w:space="0" w:color="auto"/>
                <w:bottom w:val="none" w:sz="0" w:space="0" w:color="auto"/>
                <w:right w:val="none" w:sz="0" w:space="0" w:color="auto"/>
              </w:divBdr>
            </w:div>
            <w:div w:id="938374842">
              <w:marLeft w:val="0"/>
              <w:marRight w:val="0"/>
              <w:marTop w:val="0"/>
              <w:marBottom w:val="0"/>
              <w:divBdr>
                <w:top w:val="none" w:sz="0" w:space="0" w:color="auto"/>
                <w:left w:val="none" w:sz="0" w:space="0" w:color="auto"/>
                <w:bottom w:val="none" w:sz="0" w:space="0" w:color="auto"/>
                <w:right w:val="none" w:sz="0" w:space="0" w:color="auto"/>
              </w:divBdr>
            </w:div>
            <w:div w:id="1526402416">
              <w:marLeft w:val="0"/>
              <w:marRight w:val="0"/>
              <w:marTop w:val="0"/>
              <w:marBottom w:val="0"/>
              <w:divBdr>
                <w:top w:val="none" w:sz="0" w:space="0" w:color="auto"/>
                <w:left w:val="none" w:sz="0" w:space="0" w:color="auto"/>
                <w:bottom w:val="none" w:sz="0" w:space="0" w:color="auto"/>
                <w:right w:val="none" w:sz="0" w:space="0" w:color="auto"/>
              </w:divBdr>
            </w:div>
            <w:div w:id="259143737">
              <w:marLeft w:val="0"/>
              <w:marRight w:val="0"/>
              <w:marTop w:val="0"/>
              <w:marBottom w:val="0"/>
              <w:divBdr>
                <w:top w:val="none" w:sz="0" w:space="0" w:color="auto"/>
                <w:left w:val="none" w:sz="0" w:space="0" w:color="auto"/>
                <w:bottom w:val="none" w:sz="0" w:space="0" w:color="auto"/>
                <w:right w:val="none" w:sz="0" w:space="0" w:color="auto"/>
              </w:divBdr>
            </w:div>
            <w:div w:id="2023586195">
              <w:marLeft w:val="0"/>
              <w:marRight w:val="0"/>
              <w:marTop w:val="0"/>
              <w:marBottom w:val="0"/>
              <w:divBdr>
                <w:top w:val="none" w:sz="0" w:space="0" w:color="auto"/>
                <w:left w:val="none" w:sz="0" w:space="0" w:color="auto"/>
                <w:bottom w:val="none" w:sz="0" w:space="0" w:color="auto"/>
                <w:right w:val="none" w:sz="0" w:space="0" w:color="auto"/>
              </w:divBdr>
            </w:div>
            <w:div w:id="565459385">
              <w:marLeft w:val="0"/>
              <w:marRight w:val="0"/>
              <w:marTop w:val="0"/>
              <w:marBottom w:val="0"/>
              <w:divBdr>
                <w:top w:val="none" w:sz="0" w:space="0" w:color="auto"/>
                <w:left w:val="none" w:sz="0" w:space="0" w:color="auto"/>
                <w:bottom w:val="none" w:sz="0" w:space="0" w:color="auto"/>
                <w:right w:val="none" w:sz="0" w:space="0" w:color="auto"/>
              </w:divBdr>
            </w:div>
            <w:div w:id="19665033">
              <w:marLeft w:val="0"/>
              <w:marRight w:val="0"/>
              <w:marTop w:val="0"/>
              <w:marBottom w:val="0"/>
              <w:divBdr>
                <w:top w:val="none" w:sz="0" w:space="0" w:color="auto"/>
                <w:left w:val="none" w:sz="0" w:space="0" w:color="auto"/>
                <w:bottom w:val="none" w:sz="0" w:space="0" w:color="auto"/>
                <w:right w:val="none" w:sz="0" w:space="0" w:color="auto"/>
              </w:divBdr>
            </w:div>
            <w:div w:id="1621037594">
              <w:marLeft w:val="0"/>
              <w:marRight w:val="0"/>
              <w:marTop w:val="0"/>
              <w:marBottom w:val="0"/>
              <w:divBdr>
                <w:top w:val="none" w:sz="0" w:space="0" w:color="auto"/>
                <w:left w:val="none" w:sz="0" w:space="0" w:color="auto"/>
                <w:bottom w:val="none" w:sz="0" w:space="0" w:color="auto"/>
                <w:right w:val="none" w:sz="0" w:space="0" w:color="auto"/>
              </w:divBdr>
            </w:div>
            <w:div w:id="123079698">
              <w:marLeft w:val="0"/>
              <w:marRight w:val="0"/>
              <w:marTop w:val="0"/>
              <w:marBottom w:val="0"/>
              <w:divBdr>
                <w:top w:val="none" w:sz="0" w:space="0" w:color="auto"/>
                <w:left w:val="none" w:sz="0" w:space="0" w:color="auto"/>
                <w:bottom w:val="none" w:sz="0" w:space="0" w:color="auto"/>
                <w:right w:val="none" w:sz="0" w:space="0" w:color="auto"/>
              </w:divBdr>
            </w:div>
            <w:div w:id="661158321">
              <w:marLeft w:val="0"/>
              <w:marRight w:val="0"/>
              <w:marTop w:val="0"/>
              <w:marBottom w:val="0"/>
              <w:divBdr>
                <w:top w:val="none" w:sz="0" w:space="0" w:color="auto"/>
                <w:left w:val="none" w:sz="0" w:space="0" w:color="auto"/>
                <w:bottom w:val="none" w:sz="0" w:space="0" w:color="auto"/>
                <w:right w:val="none" w:sz="0" w:space="0" w:color="auto"/>
              </w:divBdr>
            </w:div>
            <w:div w:id="359405379">
              <w:marLeft w:val="0"/>
              <w:marRight w:val="0"/>
              <w:marTop w:val="0"/>
              <w:marBottom w:val="0"/>
              <w:divBdr>
                <w:top w:val="none" w:sz="0" w:space="0" w:color="auto"/>
                <w:left w:val="none" w:sz="0" w:space="0" w:color="auto"/>
                <w:bottom w:val="none" w:sz="0" w:space="0" w:color="auto"/>
                <w:right w:val="none" w:sz="0" w:space="0" w:color="auto"/>
              </w:divBdr>
            </w:div>
            <w:div w:id="36666861">
              <w:marLeft w:val="0"/>
              <w:marRight w:val="0"/>
              <w:marTop w:val="0"/>
              <w:marBottom w:val="0"/>
              <w:divBdr>
                <w:top w:val="none" w:sz="0" w:space="0" w:color="auto"/>
                <w:left w:val="none" w:sz="0" w:space="0" w:color="auto"/>
                <w:bottom w:val="none" w:sz="0" w:space="0" w:color="auto"/>
                <w:right w:val="none" w:sz="0" w:space="0" w:color="auto"/>
              </w:divBdr>
            </w:div>
            <w:div w:id="243034855">
              <w:marLeft w:val="0"/>
              <w:marRight w:val="0"/>
              <w:marTop w:val="0"/>
              <w:marBottom w:val="0"/>
              <w:divBdr>
                <w:top w:val="none" w:sz="0" w:space="0" w:color="auto"/>
                <w:left w:val="none" w:sz="0" w:space="0" w:color="auto"/>
                <w:bottom w:val="none" w:sz="0" w:space="0" w:color="auto"/>
                <w:right w:val="none" w:sz="0" w:space="0" w:color="auto"/>
              </w:divBdr>
            </w:div>
            <w:div w:id="1219514312">
              <w:marLeft w:val="0"/>
              <w:marRight w:val="0"/>
              <w:marTop w:val="0"/>
              <w:marBottom w:val="0"/>
              <w:divBdr>
                <w:top w:val="none" w:sz="0" w:space="0" w:color="auto"/>
                <w:left w:val="none" w:sz="0" w:space="0" w:color="auto"/>
                <w:bottom w:val="none" w:sz="0" w:space="0" w:color="auto"/>
                <w:right w:val="none" w:sz="0" w:space="0" w:color="auto"/>
              </w:divBdr>
            </w:div>
            <w:div w:id="1204050786">
              <w:marLeft w:val="0"/>
              <w:marRight w:val="0"/>
              <w:marTop w:val="0"/>
              <w:marBottom w:val="0"/>
              <w:divBdr>
                <w:top w:val="none" w:sz="0" w:space="0" w:color="auto"/>
                <w:left w:val="none" w:sz="0" w:space="0" w:color="auto"/>
                <w:bottom w:val="none" w:sz="0" w:space="0" w:color="auto"/>
                <w:right w:val="none" w:sz="0" w:space="0" w:color="auto"/>
              </w:divBdr>
            </w:div>
            <w:div w:id="1824202692">
              <w:marLeft w:val="0"/>
              <w:marRight w:val="0"/>
              <w:marTop w:val="0"/>
              <w:marBottom w:val="0"/>
              <w:divBdr>
                <w:top w:val="none" w:sz="0" w:space="0" w:color="auto"/>
                <w:left w:val="none" w:sz="0" w:space="0" w:color="auto"/>
                <w:bottom w:val="none" w:sz="0" w:space="0" w:color="auto"/>
                <w:right w:val="none" w:sz="0" w:space="0" w:color="auto"/>
              </w:divBdr>
            </w:div>
            <w:div w:id="1170604726">
              <w:marLeft w:val="0"/>
              <w:marRight w:val="0"/>
              <w:marTop w:val="0"/>
              <w:marBottom w:val="0"/>
              <w:divBdr>
                <w:top w:val="none" w:sz="0" w:space="0" w:color="auto"/>
                <w:left w:val="none" w:sz="0" w:space="0" w:color="auto"/>
                <w:bottom w:val="none" w:sz="0" w:space="0" w:color="auto"/>
                <w:right w:val="none" w:sz="0" w:space="0" w:color="auto"/>
              </w:divBdr>
            </w:div>
            <w:div w:id="186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101669">
      <w:bodyDiv w:val="1"/>
      <w:marLeft w:val="0"/>
      <w:marRight w:val="0"/>
      <w:marTop w:val="0"/>
      <w:marBottom w:val="0"/>
      <w:divBdr>
        <w:top w:val="none" w:sz="0" w:space="0" w:color="auto"/>
        <w:left w:val="none" w:sz="0" w:space="0" w:color="auto"/>
        <w:bottom w:val="none" w:sz="0" w:space="0" w:color="auto"/>
        <w:right w:val="none" w:sz="0" w:space="0" w:color="auto"/>
      </w:divBdr>
      <w:divsChild>
        <w:div w:id="898370009">
          <w:marLeft w:val="0"/>
          <w:marRight w:val="0"/>
          <w:marTop w:val="0"/>
          <w:marBottom w:val="0"/>
          <w:divBdr>
            <w:top w:val="none" w:sz="0" w:space="0" w:color="auto"/>
            <w:left w:val="none" w:sz="0" w:space="0" w:color="auto"/>
            <w:bottom w:val="none" w:sz="0" w:space="0" w:color="auto"/>
            <w:right w:val="none" w:sz="0" w:space="0" w:color="auto"/>
          </w:divBdr>
          <w:divsChild>
            <w:div w:id="2013410883">
              <w:marLeft w:val="0"/>
              <w:marRight w:val="0"/>
              <w:marTop w:val="0"/>
              <w:marBottom w:val="0"/>
              <w:divBdr>
                <w:top w:val="none" w:sz="0" w:space="0" w:color="auto"/>
                <w:left w:val="none" w:sz="0" w:space="0" w:color="auto"/>
                <w:bottom w:val="none" w:sz="0" w:space="0" w:color="auto"/>
                <w:right w:val="none" w:sz="0" w:space="0" w:color="auto"/>
              </w:divBdr>
            </w:div>
            <w:div w:id="1356299778">
              <w:marLeft w:val="0"/>
              <w:marRight w:val="0"/>
              <w:marTop w:val="0"/>
              <w:marBottom w:val="0"/>
              <w:divBdr>
                <w:top w:val="none" w:sz="0" w:space="0" w:color="auto"/>
                <w:left w:val="none" w:sz="0" w:space="0" w:color="auto"/>
                <w:bottom w:val="none" w:sz="0" w:space="0" w:color="auto"/>
                <w:right w:val="none" w:sz="0" w:space="0" w:color="auto"/>
              </w:divBdr>
            </w:div>
            <w:div w:id="1284656200">
              <w:marLeft w:val="0"/>
              <w:marRight w:val="0"/>
              <w:marTop w:val="0"/>
              <w:marBottom w:val="0"/>
              <w:divBdr>
                <w:top w:val="none" w:sz="0" w:space="0" w:color="auto"/>
                <w:left w:val="none" w:sz="0" w:space="0" w:color="auto"/>
                <w:bottom w:val="none" w:sz="0" w:space="0" w:color="auto"/>
                <w:right w:val="none" w:sz="0" w:space="0" w:color="auto"/>
              </w:divBdr>
            </w:div>
            <w:div w:id="16321565">
              <w:marLeft w:val="0"/>
              <w:marRight w:val="0"/>
              <w:marTop w:val="0"/>
              <w:marBottom w:val="0"/>
              <w:divBdr>
                <w:top w:val="none" w:sz="0" w:space="0" w:color="auto"/>
                <w:left w:val="none" w:sz="0" w:space="0" w:color="auto"/>
                <w:bottom w:val="none" w:sz="0" w:space="0" w:color="auto"/>
                <w:right w:val="none" w:sz="0" w:space="0" w:color="auto"/>
              </w:divBdr>
            </w:div>
            <w:div w:id="1065303540">
              <w:marLeft w:val="0"/>
              <w:marRight w:val="0"/>
              <w:marTop w:val="0"/>
              <w:marBottom w:val="0"/>
              <w:divBdr>
                <w:top w:val="none" w:sz="0" w:space="0" w:color="auto"/>
                <w:left w:val="none" w:sz="0" w:space="0" w:color="auto"/>
                <w:bottom w:val="none" w:sz="0" w:space="0" w:color="auto"/>
                <w:right w:val="none" w:sz="0" w:space="0" w:color="auto"/>
              </w:divBdr>
            </w:div>
            <w:div w:id="1516457369">
              <w:marLeft w:val="0"/>
              <w:marRight w:val="0"/>
              <w:marTop w:val="0"/>
              <w:marBottom w:val="0"/>
              <w:divBdr>
                <w:top w:val="none" w:sz="0" w:space="0" w:color="auto"/>
                <w:left w:val="none" w:sz="0" w:space="0" w:color="auto"/>
                <w:bottom w:val="none" w:sz="0" w:space="0" w:color="auto"/>
                <w:right w:val="none" w:sz="0" w:space="0" w:color="auto"/>
              </w:divBdr>
            </w:div>
            <w:div w:id="73014193">
              <w:marLeft w:val="0"/>
              <w:marRight w:val="0"/>
              <w:marTop w:val="0"/>
              <w:marBottom w:val="0"/>
              <w:divBdr>
                <w:top w:val="none" w:sz="0" w:space="0" w:color="auto"/>
                <w:left w:val="none" w:sz="0" w:space="0" w:color="auto"/>
                <w:bottom w:val="none" w:sz="0" w:space="0" w:color="auto"/>
                <w:right w:val="none" w:sz="0" w:space="0" w:color="auto"/>
              </w:divBdr>
            </w:div>
            <w:div w:id="1387950590">
              <w:marLeft w:val="0"/>
              <w:marRight w:val="0"/>
              <w:marTop w:val="0"/>
              <w:marBottom w:val="0"/>
              <w:divBdr>
                <w:top w:val="none" w:sz="0" w:space="0" w:color="auto"/>
                <w:left w:val="none" w:sz="0" w:space="0" w:color="auto"/>
                <w:bottom w:val="none" w:sz="0" w:space="0" w:color="auto"/>
                <w:right w:val="none" w:sz="0" w:space="0" w:color="auto"/>
              </w:divBdr>
            </w:div>
            <w:div w:id="877396887">
              <w:marLeft w:val="0"/>
              <w:marRight w:val="0"/>
              <w:marTop w:val="0"/>
              <w:marBottom w:val="0"/>
              <w:divBdr>
                <w:top w:val="none" w:sz="0" w:space="0" w:color="auto"/>
                <w:left w:val="none" w:sz="0" w:space="0" w:color="auto"/>
                <w:bottom w:val="none" w:sz="0" w:space="0" w:color="auto"/>
                <w:right w:val="none" w:sz="0" w:space="0" w:color="auto"/>
              </w:divBdr>
            </w:div>
            <w:div w:id="1235237968">
              <w:marLeft w:val="0"/>
              <w:marRight w:val="0"/>
              <w:marTop w:val="0"/>
              <w:marBottom w:val="0"/>
              <w:divBdr>
                <w:top w:val="none" w:sz="0" w:space="0" w:color="auto"/>
                <w:left w:val="none" w:sz="0" w:space="0" w:color="auto"/>
                <w:bottom w:val="none" w:sz="0" w:space="0" w:color="auto"/>
                <w:right w:val="none" w:sz="0" w:space="0" w:color="auto"/>
              </w:divBdr>
            </w:div>
            <w:div w:id="1465199390">
              <w:marLeft w:val="0"/>
              <w:marRight w:val="0"/>
              <w:marTop w:val="0"/>
              <w:marBottom w:val="0"/>
              <w:divBdr>
                <w:top w:val="none" w:sz="0" w:space="0" w:color="auto"/>
                <w:left w:val="none" w:sz="0" w:space="0" w:color="auto"/>
                <w:bottom w:val="none" w:sz="0" w:space="0" w:color="auto"/>
                <w:right w:val="none" w:sz="0" w:space="0" w:color="auto"/>
              </w:divBdr>
            </w:div>
            <w:div w:id="901789317">
              <w:marLeft w:val="0"/>
              <w:marRight w:val="0"/>
              <w:marTop w:val="0"/>
              <w:marBottom w:val="0"/>
              <w:divBdr>
                <w:top w:val="none" w:sz="0" w:space="0" w:color="auto"/>
                <w:left w:val="none" w:sz="0" w:space="0" w:color="auto"/>
                <w:bottom w:val="none" w:sz="0" w:space="0" w:color="auto"/>
                <w:right w:val="none" w:sz="0" w:space="0" w:color="auto"/>
              </w:divBdr>
            </w:div>
            <w:div w:id="915238265">
              <w:marLeft w:val="0"/>
              <w:marRight w:val="0"/>
              <w:marTop w:val="0"/>
              <w:marBottom w:val="0"/>
              <w:divBdr>
                <w:top w:val="none" w:sz="0" w:space="0" w:color="auto"/>
                <w:left w:val="none" w:sz="0" w:space="0" w:color="auto"/>
                <w:bottom w:val="none" w:sz="0" w:space="0" w:color="auto"/>
                <w:right w:val="none" w:sz="0" w:space="0" w:color="auto"/>
              </w:divBdr>
            </w:div>
            <w:div w:id="1880700695">
              <w:marLeft w:val="0"/>
              <w:marRight w:val="0"/>
              <w:marTop w:val="0"/>
              <w:marBottom w:val="0"/>
              <w:divBdr>
                <w:top w:val="none" w:sz="0" w:space="0" w:color="auto"/>
                <w:left w:val="none" w:sz="0" w:space="0" w:color="auto"/>
                <w:bottom w:val="none" w:sz="0" w:space="0" w:color="auto"/>
                <w:right w:val="none" w:sz="0" w:space="0" w:color="auto"/>
              </w:divBdr>
            </w:div>
            <w:div w:id="329606973">
              <w:marLeft w:val="0"/>
              <w:marRight w:val="0"/>
              <w:marTop w:val="0"/>
              <w:marBottom w:val="0"/>
              <w:divBdr>
                <w:top w:val="none" w:sz="0" w:space="0" w:color="auto"/>
                <w:left w:val="none" w:sz="0" w:space="0" w:color="auto"/>
                <w:bottom w:val="none" w:sz="0" w:space="0" w:color="auto"/>
                <w:right w:val="none" w:sz="0" w:space="0" w:color="auto"/>
              </w:divBdr>
            </w:div>
            <w:div w:id="694426195">
              <w:marLeft w:val="0"/>
              <w:marRight w:val="0"/>
              <w:marTop w:val="0"/>
              <w:marBottom w:val="0"/>
              <w:divBdr>
                <w:top w:val="none" w:sz="0" w:space="0" w:color="auto"/>
                <w:left w:val="none" w:sz="0" w:space="0" w:color="auto"/>
                <w:bottom w:val="none" w:sz="0" w:space="0" w:color="auto"/>
                <w:right w:val="none" w:sz="0" w:space="0" w:color="auto"/>
              </w:divBdr>
            </w:div>
            <w:div w:id="1762411180">
              <w:marLeft w:val="0"/>
              <w:marRight w:val="0"/>
              <w:marTop w:val="0"/>
              <w:marBottom w:val="0"/>
              <w:divBdr>
                <w:top w:val="none" w:sz="0" w:space="0" w:color="auto"/>
                <w:left w:val="none" w:sz="0" w:space="0" w:color="auto"/>
                <w:bottom w:val="none" w:sz="0" w:space="0" w:color="auto"/>
                <w:right w:val="none" w:sz="0" w:space="0" w:color="auto"/>
              </w:divBdr>
            </w:div>
            <w:div w:id="1411734319">
              <w:marLeft w:val="0"/>
              <w:marRight w:val="0"/>
              <w:marTop w:val="0"/>
              <w:marBottom w:val="0"/>
              <w:divBdr>
                <w:top w:val="none" w:sz="0" w:space="0" w:color="auto"/>
                <w:left w:val="none" w:sz="0" w:space="0" w:color="auto"/>
                <w:bottom w:val="none" w:sz="0" w:space="0" w:color="auto"/>
                <w:right w:val="none" w:sz="0" w:space="0" w:color="auto"/>
              </w:divBdr>
            </w:div>
            <w:div w:id="1055616051">
              <w:marLeft w:val="0"/>
              <w:marRight w:val="0"/>
              <w:marTop w:val="0"/>
              <w:marBottom w:val="0"/>
              <w:divBdr>
                <w:top w:val="none" w:sz="0" w:space="0" w:color="auto"/>
                <w:left w:val="none" w:sz="0" w:space="0" w:color="auto"/>
                <w:bottom w:val="none" w:sz="0" w:space="0" w:color="auto"/>
                <w:right w:val="none" w:sz="0" w:space="0" w:color="auto"/>
              </w:divBdr>
            </w:div>
            <w:div w:id="345906094">
              <w:marLeft w:val="0"/>
              <w:marRight w:val="0"/>
              <w:marTop w:val="0"/>
              <w:marBottom w:val="0"/>
              <w:divBdr>
                <w:top w:val="none" w:sz="0" w:space="0" w:color="auto"/>
                <w:left w:val="none" w:sz="0" w:space="0" w:color="auto"/>
                <w:bottom w:val="none" w:sz="0" w:space="0" w:color="auto"/>
                <w:right w:val="none" w:sz="0" w:space="0" w:color="auto"/>
              </w:divBdr>
            </w:div>
            <w:div w:id="2132355141">
              <w:marLeft w:val="0"/>
              <w:marRight w:val="0"/>
              <w:marTop w:val="0"/>
              <w:marBottom w:val="0"/>
              <w:divBdr>
                <w:top w:val="none" w:sz="0" w:space="0" w:color="auto"/>
                <w:left w:val="none" w:sz="0" w:space="0" w:color="auto"/>
                <w:bottom w:val="none" w:sz="0" w:space="0" w:color="auto"/>
                <w:right w:val="none" w:sz="0" w:space="0" w:color="auto"/>
              </w:divBdr>
            </w:div>
            <w:div w:id="1617104528">
              <w:marLeft w:val="0"/>
              <w:marRight w:val="0"/>
              <w:marTop w:val="0"/>
              <w:marBottom w:val="0"/>
              <w:divBdr>
                <w:top w:val="none" w:sz="0" w:space="0" w:color="auto"/>
                <w:left w:val="none" w:sz="0" w:space="0" w:color="auto"/>
                <w:bottom w:val="none" w:sz="0" w:space="0" w:color="auto"/>
                <w:right w:val="none" w:sz="0" w:space="0" w:color="auto"/>
              </w:divBdr>
            </w:div>
            <w:div w:id="825824209">
              <w:marLeft w:val="0"/>
              <w:marRight w:val="0"/>
              <w:marTop w:val="0"/>
              <w:marBottom w:val="0"/>
              <w:divBdr>
                <w:top w:val="none" w:sz="0" w:space="0" w:color="auto"/>
                <w:left w:val="none" w:sz="0" w:space="0" w:color="auto"/>
                <w:bottom w:val="none" w:sz="0" w:space="0" w:color="auto"/>
                <w:right w:val="none" w:sz="0" w:space="0" w:color="auto"/>
              </w:divBdr>
            </w:div>
            <w:div w:id="1156188415">
              <w:marLeft w:val="0"/>
              <w:marRight w:val="0"/>
              <w:marTop w:val="0"/>
              <w:marBottom w:val="0"/>
              <w:divBdr>
                <w:top w:val="none" w:sz="0" w:space="0" w:color="auto"/>
                <w:left w:val="none" w:sz="0" w:space="0" w:color="auto"/>
                <w:bottom w:val="none" w:sz="0" w:space="0" w:color="auto"/>
                <w:right w:val="none" w:sz="0" w:space="0" w:color="auto"/>
              </w:divBdr>
            </w:div>
            <w:div w:id="458770171">
              <w:marLeft w:val="0"/>
              <w:marRight w:val="0"/>
              <w:marTop w:val="0"/>
              <w:marBottom w:val="0"/>
              <w:divBdr>
                <w:top w:val="none" w:sz="0" w:space="0" w:color="auto"/>
                <w:left w:val="none" w:sz="0" w:space="0" w:color="auto"/>
                <w:bottom w:val="none" w:sz="0" w:space="0" w:color="auto"/>
                <w:right w:val="none" w:sz="0" w:space="0" w:color="auto"/>
              </w:divBdr>
            </w:div>
            <w:div w:id="558830909">
              <w:marLeft w:val="0"/>
              <w:marRight w:val="0"/>
              <w:marTop w:val="0"/>
              <w:marBottom w:val="0"/>
              <w:divBdr>
                <w:top w:val="none" w:sz="0" w:space="0" w:color="auto"/>
                <w:left w:val="none" w:sz="0" w:space="0" w:color="auto"/>
                <w:bottom w:val="none" w:sz="0" w:space="0" w:color="auto"/>
                <w:right w:val="none" w:sz="0" w:space="0" w:color="auto"/>
              </w:divBdr>
            </w:div>
            <w:div w:id="1524896889">
              <w:marLeft w:val="0"/>
              <w:marRight w:val="0"/>
              <w:marTop w:val="0"/>
              <w:marBottom w:val="0"/>
              <w:divBdr>
                <w:top w:val="none" w:sz="0" w:space="0" w:color="auto"/>
                <w:left w:val="none" w:sz="0" w:space="0" w:color="auto"/>
                <w:bottom w:val="none" w:sz="0" w:space="0" w:color="auto"/>
                <w:right w:val="none" w:sz="0" w:space="0" w:color="auto"/>
              </w:divBdr>
            </w:div>
            <w:div w:id="1766685360">
              <w:marLeft w:val="0"/>
              <w:marRight w:val="0"/>
              <w:marTop w:val="0"/>
              <w:marBottom w:val="0"/>
              <w:divBdr>
                <w:top w:val="none" w:sz="0" w:space="0" w:color="auto"/>
                <w:left w:val="none" w:sz="0" w:space="0" w:color="auto"/>
                <w:bottom w:val="none" w:sz="0" w:space="0" w:color="auto"/>
                <w:right w:val="none" w:sz="0" w:space="0" w:color="auto"/>
              </w:divBdr>
            </w:div>
            <w:div w:id="1606302541">
              <w:marLeft w:val="0"/>
              <w:marRight w:val="0"/>
              <w:marTop w:val="0"/>
              <w:marBottom w:val="0"/>
              <w:divBdr>
                <w:top w:val="none" w:sz="0" w:space="0" w:color="auto"/>
                <w:left w:val="none" w:sz="0" w:space="0" w:color="auto"/>
                <w:bottom w:val="none" w:sz="0" w:space="0" w:color="auto"/>
                <w:right w:val="none" w:sz="0" w:space="0" w:color="auto"/>
              </w:divBdr>
            </w:div>
            <w:div w:id="483815235">
              <w:marLeft w:val="0"/>
              <w:marRight w:val="0"/>
              <w:marTop w:val="0"/>
              <w:marBottom w:val="0"/>
              <w:divBdr>
                <w:top w:val="none" w:sz="0" w:space="0" w:color="auto"/>
                <w:left w:val="none" w:sz="0" w:space="0" w:color="auto"/>
                <w:bottom w:val="none" w:sz="0" w:space="0" w:color="auto"/>
                <w:right w:val="none" w:sz="0" w:space="0" w:color="auto"/>
              </w:divBdr>
            </w:div>
            <w:div w:id="278726919">
              <w:marLeft w:val="0"/>
              <w:marRight w:val="0"/>
              <w:marTop w:val="0"/>
              <w:marBottom w:val="0"/>
              <w:divBdr>
                <w:top w:val="none" w:sz="0" w:space="0" w:color="auto"/>
                <w:left w:val="none" w:sz="0" w:space="0" w:color="auto"/>
                <w:bottom w:val="none" w:sz="0" w:space="0" w:color="auto"/>
                <w:right w:val="none" w:sz="0" w:space="0" w:color="auto"/>
              </w:divBdr>
            </w:div>
            <w:div w:id="1377394429">
              <w:marLeft w:val="0"/>
              <w:marRight w:val="0"/>
              <w:marTop w:val="0"/>
              <w:marBottom w:val="0"/>
              <w:divBdr>
                <w:top w:val="none" w:sz="0" w:space="0" w:color="auto"/>
                <w:left w:val="none" w:sz="0" w:space="0" w:color="auto"/>
                <w:bottom w:val="none" w:sz="0" w:space="0" w:color="auto"/>
                <w:right w:val="none" w:sz="0" w:space="0" w:color="auto"/>
              </w:divBdr>
            </w:div>
            <w:div w:id="1052852966">
              <w:marLeft w:val="0"/>
              <w:marRight w:val="0"/>
              <w:marTop w:val="0"/>
              <w:marBottom w:val="0"/>
              <w:divBdr>
                <w:top w:val="none" w:sz="0" w:space="0" w:color="auto"/>
                <w:left w:val="none" w:sz="0" w:space="0" w:color="auto"/>
                <w:bottom w:val="none" w:sz="0" w:space="0" w:color="auto"/>
                <w:right w:val="none" w:sz="0" w:space="0" w:color="auto"/>
              </w:divBdr>
            </w:div>
            <w:div w:id="502360459">
              <w:marLeft w:val="0"/>
              <w:marRight w:val="0"/>
              <w:marTop w:val="0"/>
              <w:marBottom w:val="0"/>
              <w:divBdr>
                <w:top w:val="none" w:sz="0" w:space="0" w:color="auto"/>
                <w:left w:val="none" w:sz="0" w:space="0" w:color="auto"/>
                <w:bottom w:val="none" w:sz="0" w:space="0" w:color="auto"/>
                <w:right w:val="none" w:sz="0" w:space="0" w:color="auto"/>
              </w:divBdr>
            </w:div>
            <w:div w:id="649486046">
              <w:marLeft w:val="0"/>
              <w:marRight w:val="0"/>
              <w:marTop w:val="0"/>
              <w:marBottom w:val="0"/>
              <w:divBdr>
                <w:top w:val="none" w:sz="0" w:space="0" w:color="auto"/>
                <w:left w:val="none" w:sz="0" w:space="0" w:color="auto"/>
                <w:bottom w:val="none" w:sz="0" w:space="0" w:color="auto"/>
                <w:right w:val="none" w:sz="0" w:space="0" w:color="auto"/>
              </w:divBdr>
            </w:div>
            <w:div w:id="72237359">
              <w:marLeft w:val="0"/>
              <w:marRight w:val="0"/>
              <w:marTop w:val="0"/>
              <w:marBottom w:val="0"/>
              <w:divBdr>
                <w:top w:val="none" w:sz="0" w:space="0" w:color="auto"/>
                <w:left w:val="none" w:sz="0" w:space="0" w:color="auto"/>
                <w:bottom w:val="none" w:sz="0" w:space="0" w:color="auto"/>
                <w:right w:val="none" w:sz="0" w:space="0" w:color="auto"/>
              </w:divBdr>
            </w:div>
            <w:div w:id="1021473443">
              <w:marLeft w:val="0"/>
              <w:marRight w:val="0"/>
              <w:marTop w:val="0"/>
              <w:marBottom w:val="0"/>
              <w:divBdr>
                <w:top w:val="none" w:sz="0" w:space="0" w:color="auto"/>
                <w:left w:val="none" w:sz="0" w:space="0" w:color="auto"/>
                <w:bottom w:val="none" w:sz="0" w:space="0" w:color="auto"/>
                <w:right w:val="none" w:sz="0" w:space="0" w:color="auto"/>
              </w:divBdr>
            </w:div>
            <w:div w:id="144124025">
              <w:marLeft w:val="0"/>
              <w:marRight w:val="0"/>
              <w:marTop w:val="0"/>
              <w:marBottom w:val="0"/>
              <w:divBdr>
                <w:top w:val="none" w:sz="0" w:space="0" w:color="auto"/>
                <w:left w:val="none" w:sz="0" w:space="0" w:color="auto"/>
                <w:bottom w:val="none" w:sz="0" w:space="0" w:color="auto"/>
                <w:right w:val="none" w:sz="0" w:space="0" w:color="auto"/>
              </w:divBdr>
            </w:div>
            <w:div w:id="1138231594">
              <w:marLeft w:val="0"/>
              <w:marRight w:val="0"/>
              <w:marTop w:val="0"/>
              <w:marBottom w:val="0"/>
              <w:divBdr>
                <w:top w:val="none" w:sz="0" w:space="0" w:color="auto"/>
                <w:left w:val="none" w:sz="0" w:space="0" w:color="auto"/>
                <w:bottom w:val="none" w:sz="0" w:space="0" w:color="auto"/>
                <w:right w:val="none" w:sz="0" w:space="0" w:color="auto"/>
              </w:divBdr>
            </w:div>
            <w:div w:id="427971034">
              <w:marLeft w:val="0"/>
              <w:marRight w:val="0"/>
              <w:marTop w:val="0"/>
              <w:marBottom w:val="0"/>
              <w:divBdr>
                <w:top w:val="none" w:sz="0" w:space="0" w:color="auto"/>
                <w:left w:val="none" w:sz="0" w:space="0" w:color="auto"/>
                <w:bottom w:val="none" w:sz="0" w:space="0" w:color="auto"/>
                <w:right w:val="none" w:sz="0" w:space="0" w:color="auto"/>
              </w:divBdr>
            </w:div>
            <w:div w:id="932475492">
              <w:marLeft w:val="0"/>
              <w:marRight w:val="0"/>
              <w:marTop w:val="0"/>
              <w:marBottom w:val="0"/>
              <w:divBdr>
                <w:top w:val="none" w:sz="0" w:space="0" w:color="auto"/>
                <w:left w:val="none" w:sz="0" w:space="0" w:color="auto"/>
                <w:bottom w:val="none" w:sz="0" w:space="0" w:color="auto"/>
                <w:right w:val="none" w:sz="0" w:space="0" w:color="auto"/>
              </w:divBdr>
            </w:div>
            <w:div w:id="3192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597389">
      <w:bodyDiv w:val="1"/>
      <w:marLeft w:val="0"/>
      <w:marRight w:val="0"/>
      <w:marTop w:val="0"/>
      <w:marBottom w:val="0"/>
      <w:divBdr>
        <w:top w:val="none" w:sz="0" w:space="0" w:color="auto"/>
        <w:left w:val="none" w:sz="0" w:space="0" w:color="auto"/>
        <w:bottom w:val="none" w:sz="0" w:space="0" w:color="auto"/>
        <w:right w:val="none" w:sz="0" w:space="0" w:color="auto"/>
      </w:divBdr>
      <w:divsChild>
        <w:div w:id="334118582">
          <w:marLeft w:val="0"/>
          <w:marRight w:val="0"/>
          <w:marTop w:val="0"/>
          <w:marBottom w:val="0"/>
          <w:divBdr>
            <w:top w:val="none" w:sz="0" w:space="0" w:color="auto"/>
            <w:left w:val="none" w:sz="0" w:space="0" w:color="auto"/>
            <w:bottom w:val="none" w:sz="0" w:space="0" w:color="auto"/>
            <w:right w:val="none" w:sz="0" w:space="0" w:color="auto"/>
          </w:divBdr>
          <w:divsChild>
            <w:div w:id="2095125195">
              <w:marLeft w:val="0"/>
              <w:marRight w:val="0"/>
              <w:marTop w:val="0"/>
              <w:marBottom w:val="0"/>
              <w:divBdr>
                <w:top w:val="none" w:sz="0" w:space="0" w:color="auto"/>
                <w:left w:val="none" w:sz="0" w:space="0" w:color="auto"/>
                <w:bottom w:val="none" w:sz="0" w:space="0" w:color="auto"/>
                <w:right w:val="none" w:sz="0" w:space="0" w:color="auto"/>
              </w:divBdr>
            </w:div>
            <w:div w:id="2082218211">
              <w:marLeft w:val="0"/>
              <w:marRight w:val="0"/>
              <w:marTop w:val="0"/>
              <w:marBottom w:val="0"/>
              <w:divBdr>
                <w:top w:val="none" w:sz="0" w:space="0" w:color="auto"/>
                <w:left w:val="none" w:sz="0" w:space="0" w:color="auto"/>
                <w:bottom w:val="none" w:sz="0" w:space="0" w:color="auto"/>
                <w:right w:val="none" w:sz="0" w:space="0" w:color="auto"/>
              </w:divBdr>
            </w:div>
            <w:div w:id="589311293">
              <w:marLeft w:val="0"/>
              <w:marRight w:val="0"/>
              <w:marTop w:val="0"/>
              <w:marBottom w:val="0"/>
              <w:divBdr>
                <w:top w:val="none" w:sz="0" w:space="0" w:color="auto"/>
                <w:left w:val="none" w:sz="0" w:space="0" w:color="auto"/>
                <w:bottom w:val="none" w:sz="0" w:space="0" w:color="auto"/>
                <w:right w:val="none" w:sz="0" w:space="0" w:color="auto"/>
              </w:divBdr>
            </w:div>
            <w:div w:id="371881505">
              <w:marLeft w:val="0"/>
              <w:marRight w:val="0"/>
              <w:marTop w:val="0"/>
              <w:marBottom w:val="0"/>
              <w:divBdr>
                <w:top w:val="none" w:sz="0" w:space="0" w:color="auto"/>
                <w:left w:val="none" w:sz="0" w:space="0" w:color="auto"/>
                <w:bottom w:val="none" w:sz="0" w:space="0" w:color="auto"/>
                <w:right w:val="none" w:sz="0" w:space="0" w:color="auto"/>
              </w:divBdr>
            </w:div>
            <w:div w:id="2106343106">
              <w:marLeft w:val="0"/>
              <w:marRight w:val="0"/>
              <w:marTop w:val="0"/>
              <w:marBottom w:val="0"/>
              <w:divBdr>
                <w:top w:val="none" w:sz="0" w:space="0" w:color="auto"/>
                <w:left w:val="none" w:sz="0" w:space="0" w:color="auto"/>
                <w:bottom w:val="none" w:sz="0" w:space="0" w:color="auto"/>
                <w:right w:val="none" w:sz="0" w:space="0" w:color="auto"/>
              </w:divBdr>
            </w:div>
            <w:div w:id="848252999">
              <w:marLeft w:val="0"/>
              <w:marRight w:val="0"/>
              <w:marTop w:val="0"/>
              <w:marBottom w:val="0"/>
              <w:divBdr>
                <w:top w:val="none" w:sz="0" w:space="0" w:color="auto"/>
                <w:left w:val="none" w:sz="0" w:space="0" w:color="auto"/>
                <w:bottom w:val="none" w:sz="0" w:space="0" w:color="auto"/>
                <w:right w:val="none" w:sz="0" w:space="0" w:color="auto"/>
              </w:divBdr>
            </w:div>
            <w:div w:id="1543131955">
              <w:marLeft w:val="0"/>
              <w:marRight w:val="0"/>
              <w:marTop w:val="0"/>
              <w:marBottom w:val="0"/>
              <w:divBdr>
                <w:top w:val="none" w:sz="0" w:space="0" w:color="auto"/>
                <w:left w:val="none" w:sz="0" w:space="0" w:color="auto"/>
                <w:bottom w:val="none" w:sz="0" w:space="0" w:color="auto"/>
                <w:right w:val="none" w:sz="0" w:space="0" w:color="auto"/>
              </w:divBdr>
            </w:div>
            <w:div w:id="1915435397">
              <w:marLeft w:val="0"/>
              <w:marRight w:val="0"/>
              <w:marTop w:val="0"/>
              <w:marBottom w:val="0"/>
              <w:divBdr>
                <w:top w:val="none" w:sz="0" w:space="0" w:color="auto"/>
                <w:left w:val="none" w:sz="0" w:space="0" w:color="auto"/>
                <w:bottom w:val="none" w:sz="0" w:space="0" w:color="auto"/>
                <w:right w:val="none" w:sz="0" w:space="0" w:color="auto"/>
              </w:divBdr>
            </w:div>
            <w:div w:id="1096050534">
              <w:marLeft w:val="0"/>
              <w:marRight w:val="0"/>
              <w:marTop w:val="0"/>
              <w:marBottom w:val="0"/>
              <w:divBdr>
                <w:top w:val="none" w:sz="0" w:space="0" w:color="auto"/>
                <w:left w:val="none" w:sz="0" w:space="0" w:color="auto"/>
                <w:bottom w:val="none" w:sz="0" w:space="0" w:color="auto"/>
                <w:right w:val="none" w:sz="0" w:space="0" w:color="auto"/>
              </w:divBdr>
            </w:div>
            <w:div w:id="1450196666">
              <w:marLeft w:val="0"/>
              <w:marRight w:val="0"/>
              <w:marTop w:val="0"/>
              <w:marBottom w:val="0"/>
              <w:divBdr>
                <w:top w:val="none" w:sz="0" w:space="0" w:color="auto"/>
                <w:left w:val="none" w:sz="0" w:space="0" w:color="auto"/>
                <w:bottom w:val="none" w:sz="0" w:space="0" w:color="auto"/>
                <w:right w:val="none" w:sz="0" w:space="0" w:color="auto"/>
              </w:divBdr>
            </w:div>
            <w:div w:id="245578466">
              <w:marLeft w:val="0"/>
              <w:marRight w:val="0"/>
              <w:marTop w:val="0"/>
              <w:marBottom w:val="0"/>
              <w:divBdr>
                <w:top w:val="none" w:sz="0" w:space="0" w:color="auto"/>
                <w:left w:val="none" w:sz="0" w:space="0" w:color="auto"/>
                <w:bottom w:val="none" w:sz="0" w:space="0" w:color="auto"/>
                <w:right w:val="none" w:sz="0" w:space="0" w:color="auto"/>
              </w:divBdr>
            </w:div>
            <w:div w:id="157616504">
              <w:marLeft w:val="0"/>
              <w:marRight w:val="0"/>
              <w:marTop w:val="0"/>
              <w:marBottom w:val="0"/>
              <w:divBdr>
                <w:top w:val="none" w:sz="0" w:space="0" w:color="auto"/>
                <w:left w:val="none" w:sz="0" w:space="0" w:color="auto"/>
                <w:bottom w:val="none" w:sz="0" w:space="0" w:color="auto"/>
                <w:right w:val="none" w:sz="0" w:space="0" w:color="auto"/>
              </w:divBdr>
            </w:div>
            <w:div w:id="10601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072410">
      <w:bodyDiv w:val="1"/>
      <w:marLeft w:val="0"/>
      <w:marRight w:val="0"/>
      <w:marTop w:val="0"/>
      <w:marBottom w:val="0"/>
      <w:divBdr>
        <w:top w:val="none" w:sz="0" w:space="0" w:color="auto"/>
        <w:left w:val="none" w:sz="0" w:space="0" w:color="auto"/>
        <w:bottom w:val="none" w:sz="0" w:space="0" w:color="auto"/>
        <w:right w:val="none" w:sz="0" w:space="0" w:color="auto"/>
      </w:divBdr>
      <w:divsChild>
        <w:div w:id="100153371">
          <w:marLeft w:val="0"/>
          <w:marRight w:val="0"/>
          <w:marTop w:val="0"/>
          <w:marBottom w:val="0"/>
          <w:divBdr>
            <w:top w:val="none" w:sz="0" w:space="0" w:color="auto"/>
            <w:left w:val="none" w:sz="0" w:space="0" w:color="auto"/>
            <w:bottom w:val="none" w:sz="0" w:space="0" w:color="auto"/>
            <w:right w:val="none" w:sz="0" w:space="0" w:color="auto"/>
          </w:divBdr>
          <w:divsChild>
            <w:div w:id="202972">
              <w:marLeft w:val="0"/>
              <w:marRight w:val="0"/>
              <w:marTop w:val="0"/>
              <w:marBottom w:val="0"/>
              <w:divBdr>
                <w:top w:val="none" w:sz="0" w:space="0" w:color="auto"/>
                <w:left w:val="none" w:sz="0" w:space="0" w:color="auto"/>
                <w:bottom w:val="none" w:sz="0" w:space="0" w:color="auto"/>
                <w:right w:val="none" w:sz="0" w:space="0" w:color="auto"/>
              </w:divBdr>
            </w:div>
            <w:div w:id="1137838378">
              <w:marLeft w:val="0"/>
              <w:marRight w:val="0"/>
              <w:marTop w:val="0"/>
              <w:marBottom w:val="0"/>
              <w:divBdr>
                <w:top w:val="none" w:sz="0" w:space="0" w:color="auto"/>
                <w:left w:val="none" w:sz="0" w:space="0" w:color="auto"/>
                <w:bottom w:val="none" w:sz="0" w:space="0" w:color="auto"/>
                <w:right w:val="none" w:sz="0" w:space="0" w:color="auto"/>
              </w:divBdr>
            </w:div>
            <w:div w:id="213391161">
              <w:marLeft w:val="0"/>
              <w:marRight w:val="0"/>
              <w:marTop w:val="0"/>
              <w:marBottom w:val="0"/>
              <w:divBdr>
                <w:top w:val="none" w:sz="0" w:space="0" w:color="auto"/>
                <w:left w:val="none" w:sz="0" w:space="0" w:color="auto"/>
                <w:bottom w:val="none" w:sz="0" w:space="0" w:color="auto"/>
                <w:right w:val="none" w:sz="0" w:space="0" w:color="auto"/>
              </w:divBdr>
            </w:div>
            <w:div w:id="2100636679">
              <w:marLeft w:val="0"/>
              <w:marRight w:val="0"/>
              <w:marTop w:val="0"/>
              <w:marBottom w:val="0"/>
              <w:divBdr>
                <w:top w:val="none" w:sz="0" w:space="0" w:color="auto"/>
                <w:left w:val="none" w:sz="0" w:space="0" w:color="auto"/>
                <w:bottom w:val="none" w:sz="0" w:space="0" w:color="auto"/>
                <w:right w:val="none" w:sz="0" w:space="0" w:color="auto"/>
              </w:divBdr>
            </w:div>
            <w:div w:id="246812053">
              <w:marLeft w:val="0"/>
              <w:marRight w:val="0"/>
              <w:marTop w:val="0"/>
              <w:marBottom w:val="0"/>
              <w:divBdr>
                <w:top w:val="none" w:sz="0" w:space="0" w:color="auto"/>
                <w:left w:val="none" w:sz="0" w:space="0" w:color="auto"/>
                <w:bottom w:val="none" w:sz="0" w:space="0" w:color="auto"/>
                <w:right w:val="none" w:sz="0" w:space="0" w:color="auto"/>
              </w:divBdr>
            </w:div>
            <w:div w:id="529535878">
              <w:marLeft w:val="0"/>
              <w:marRight w:val="0"/>
              <w:marTop w:val="0"/>
              <w:marBottom w:val="0"/>
              <w:divBdr>
                <w:top w:val="none" w:sz="0" w:space="0" w:color="auto"/>
                <w:left w:val="none" w:sz="0" w:space="0" w:color="auto"/>
                <w:bottom w:val="none" w:sz="0" w:space="0" w:color="auto"/>
                <w:right w:val="none" w:sz="0" w:space="0" w:color="auto"/>
              </w:divBdr>
            </w:div>
            <w:div w:id="5979876">
              <w:marLeft w:val="0"/>
              <w:marRight w:val="0"/>
              <w:marTop w:val="0"/>
              <w:marBottom w:val="0"/>
              <w:divBdr>
                <w:top w:val="none" w:sz="0" w:space="0" w:color="auto"/>
                <w:left w:val="none" w:sz="0" w:space="0" w:color="auto"/>
                <w:bottom w:val="none" w:sz="0" w:space="0" w:color="auto"/>
                <w:right w:val="none" w:sz="0" w:space="0" w:color="auto"/>
              </w:divBdr>
            </w:div>
            <w:div w:id="1002009550">
              <w:marLeft w:val="0"/>
              <w:marRight w:val="0"/>
              <w:marTop w:val="0"/>
              <w:marBottom w:val="0"/>
              <w:divBdr>
                <w:top w:val="none" w:sz="0" w:space="0" w:color="auto"/>
                <w:left w:val="none" w:sz="0" w:space="0" w:color="auto"/>
                <w:bottom w:val="none" w:sz="0" w:space="0" w:color="auto"/>
                <w:right w:val="none" w:sz="0" w:space="0" w:color="auto"/>
              </w:divBdr>
            </w:div>
            <w:div w:id="1379162059">
              <w:marLeft w:val="0"/>
              <w:marRight w:val="0"/>
              <w:marTop w:val="0"/>
              <w:marBottom w:val="0"/>
              <w:divBdr>
                <w:top w:val="none" w:sz="0" w:space="0" w:color="auto"/>
                <w:left w:val="none" w:sz="0" w:space="0" w:color="auto"/>
                <w:bottom w:val="none" w:sz="0" w:space="0" w:color="auto"/>
                <w:right w:val="none" w:sz="0" w:space="0" w:color="auto"/>
              </w:divBdr>
            </w:div>
            <w:div w:id="877814462">
              <w:marLeft w:val="0"/>
              <w:marRight w:val="0"/>
              <w:marTop w:val="0"/>
              <w:marBottom w:val="0"/>
              <w:divBdr>
                <w:top w:val="none" w:sz="0" w:space="0" w:color="auto"/>
                <w:left w:val="none" w:sz="0" w:space="0" w:color="auto"/>
                <w:bottom w:val="none" w:sz="0" w:space="0" w:color="auto"/>
                <w:right w:val="none" w:sz="0" w:space="0" w:color="auto"/>
              </w:divBdr>
            </w:div>
            <w:div w:id="71034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45489">
      <w:bodyDiv w:val="1"/>
      <w:marLeft w:val="0"/>
      <w:marRight w:val="0"/>
      <w:marTop w:val="0"/>
      <w:marBottom w:val="0"/>
      <w:divBdr>
        <w:top w:val="none" w:sz="0" w:space="0" w:color="auto"/>
        <w:left w:val="none" w:sz="0" w:space="0" w:color="auto"/>
        <w:bottom w:val="none" w:sz="0" w:space="0" w:color="auto"/>
        <w:right w:val="none" w:sz="0" w:space="0" w:color="auto"/>
      </w:divBdr>
      <w:divsChild>
        <w:div w:id="802575996">
          <w:marLeft w:val="0"/>
          <w:marRight w:val="0"/>
          <w:marTop w:val="0"/>
          <w:marBottom w:val="0"/>
          <w:divBdr>
            <w:top w:val="none" w:sz="0" w:space="0" w:color="auto"/>
            <w:left w:val="none" w:sz="0" w:space="0" w:color="auto"/>
            <w:bottom w:val="none" w:sz="0" w:space="0" w:color="auto"/>
            <w:right w:val="none" w:sz="0" w:space="0" w:color="auto"/>
          </w:divBdr>
          <w:divsChild>
            <w:div w:id="955217000">
              <w:marLeft w:val="0"/>
              <w:marRight w:val="0"/>
              <w:marTop w:val="0"/>
              <w:marBottom w:val="0"/>
              <w:divBdr>
                <w:top w:val="none" w:sz="0" w:space="0" w:color="auto"/>
                <w:left w:val="none" w:sz="0" w:space="0" w:color="auto"/>
                <w:bottom w:val="none" w:sz="0" w:space="0" w:color="auto"/>
                <w:right w:val="none" w:sz="0" w:space="0" w:color="auto"/>
              </w:divBdr>
            </w:div>
            <w:div w:id="1400207106">
              <w:marLeft w:val="0"/>
              <w:marRight w:val="0"/>
              <w:marTop w:val="0"/>
              <w:marBottom w:val="0"/>
              <w:divBdr>
                <w:top w:val="none" w:sz="0" w:space="0" w:color="auto"/>
                <w:left w:val="none" w:sz="0" w:space="0" w:color="auto"/>
                <w:bottom w:val="none" w:sz="0" w:space="0" w:color="auto"/>
                <w:right w:val="none" w:sz="0" w:space="0" w:color="auto"/>
              </w:divBdr>
            </w:div>
            <w:div w:id="608048436">
              <w:marLeft w:val="0"/>
              <w:marRight w:val="0"/>
              <w:marTop w:val="0"/>
              <w:marBottom w:val="0"/>
              <w:divBdr>
                <w:top w:val="none" w:sz="0" w:space="0" w:color="auto"/>
                <w:left w:val="none" w:sz="0" w:space="0" w:color="auto"/>
                <w:bottom w:val="none" w:sz="0" w:space="0" w:color="auto"/>
                <w:right w:val="none" w:sz="0" w:space="0" w:color="auto"/>
              </w:divBdr>
            </w:div>
            <w:div w:id="2101175549">
              <w:marLeft w:val="0"/>
              <w:marRight w:val="0"/>
              <w:marTop w:val="0"/>
              <w:marBottom w:val="0"/>
              <w:divBdr>
                <w:top w:val="none" w:sz="0" w:space="0" w:color="auto"/>
                <w:left w:val="none" w:sz="0" w:space="0" w:color="auto"/>
                <w:bottom w:val="none" w:sz="0" w:space="0" w:color="auto"/>
                <w:right w:val="none" w:sz="0" w:space="0" w:color="auto"/>
              </w:divBdr>
            </w:div>
            <w:div w:id="1734310482">
              <w:marLeft w:val="0"/>
              <w:marRight w:val="0"/>
              <w:marTop w:val="0"/>
              <w:marBottom w:val="0"/>
              <w:divBdr>
                <w:top w:val="none" w:sz="0" w:space="0" w:color="auto"/>
                <w:left w:val="none" w:sz="0" w:space="0" w:color="auto"/>
                <w:bottom w:val="none" w:sz="0" w:space="0" w:color="auto"/>
                <w:right w:val="none" w:sz="0" w:space="0" w:color="auto"/>
              </w:divBdr>
            </w:div>
            <w:div w:id="1343164598">
              <w:marLeft w:val="0"/>
              <w:marRight w:val="0"/>
              <w:marTop w:val="0"/>
              <w:marBottom w:val="0"/>
              <w:divBdr>
                <w:top w:val="none" w:sz="0" w:space="0" w:color="auto"/>
                <w:left w:val="none" w:sz="0" w:space="0" w:color="auto"/>
                <w:bottom w:val="none" w:sz="0" w:space="0" w:color="auto"/>
                <w:right w:val="none" w:sz="0" w:space="0" w:color="auto"/>
              </w:divBdr>
            </w:div>
            <w:div w:id="418335458">
              <w:marLeft w:val="0"/>
              <w:marRight w:val="0"/>
              <w:marTop w:val="0"/>
              <w:marBottom w:val="0"/>
              <w:divBdr>
                <w:top w:val="none" w:sz="0" w:space="0" w:color="auto"/>
                <w:left w:val="none" w:sz="0" w:space="0" w:color="auto"/>
                <w:bottom w:val="none" w:sz="0" w:space="0" w:color="auto"/>
                <w:right w:val="none" w:sz="0" w:space="0" w:color="auto"/>
              </w:divBdr>
            </w:div>
            <w:div w:id="1888181593">
              <w:marLeft w:val="0"/>
              <w:marRight w:val="0"/>
              <w:marTop w:val="0"/>
              <w:marBottom w:val="0"/>
              <w:divBdr>
                <w:top w:val="none" w:sz="0" w:space="0" w:color="auto"/>
                <w:left w:val="none" w:sz="0" w:space="0" w:color="auto"/>
                <w:bottom w:val="none" w:sz="0" w:space="0" w:color="auto"/>
                <w:right w:val="none" w:sz="0" w:space="0" w:color="auto"/>
              </w:divBdr>
            </w:div>
            <w:div w:id="1402289364">
              <w:marLeft w:val="0"/>
              <w:marRight w:val="0"/>
              <w:marTop w:val="0"/>
              <w:marBottom w:val="0"/>
              <w:divBdr>
                <w:top w:val="none" w:sz="0" w:space="0" w:color="auto"/>
                <w:left w:val="none" w:sz="0" w:space="0" w:color="auto"/>
                <w:bottom w:val="none" w:sz="0" w:space="0" w:color="auto"/>
                <w:right w:val="none" w:sz="0" w:space="0" w:color="auto"/>
              </w:divBdr>
            </w:div>
            <w:div w:id="403534215">
              <w:marLeft w:val="0"/>
              <w:marRight w:val="0"/>
              <w:marTop w:val="0"/>
              <w:marBottom w:val="0"/>
              <w:divBdr>
                <w:top w:val="none" w:sz="0" w:space="0" w:color="auto"/>
                <w:left w:val="none" w:sz="0" w:space="0" w:color="auto"/>
                <w:bottom w:val="none" w:sz="0" w:space="0" w:color="auto"/>
                <w:right w:val="none" w:sz="0" w:space="0" w:color="auto"/>
              </w:divBdr>
            </w:div>
            <w:div w:id="1916238345">
              <w:marLeft w:val="0"/>
              <w:marRight w:val="0"/>
              <w:marTop w:val="0"/>
              <w:marBottom w:val="0"/>
              <w:divBdr>
                <w:top w:val="none" w:sz="0" w:space="0" w:color="auto"/>
                <w:left w:val="none" w:sz="0" w:space="0" w:color="auto"/>
                <w:bottom w:val="none" w:sz="0" w:space="0" w:color="auto"/>
                <w:right w:val="none" w:sz="0" w:space="0" w:color="auto"/>
              </w:divBdr>
            </w:div>
            <w:div w:id="1379626951">
              <w:marLeft w:val="0"/>
              <w:marRight w:val="0"/>
              <w:marTop w:val="0"/>
              <w:marBottom w:val="0"/>
              <w:divBdr>
                <w:top w:val="none" w:sz="0" w:space="0" w:color="auto"/>
                <w:left w:val="none" w:sz="0" w:space="0" w:color="auto"/>
                <w:bottom w:val="none" w:sz="0" w:space="0" w:color="auto"/>
                <w:right w:val="none" w:sz="0" w:space="0" w:color="auto"/>
              </w:divBdr>
            </w:div>
            <w:div w:id="1237592871">
              <w:marLeft w:val="0"/>
              <w:marRight w:val="0"/>
              <w:marTop w:val="0"/>
              <w:marBottom w:val="0"/>
              <w:divBdr>
                <w:top w:val="none" w:sz="0" w:space="0" w:color="auto"/>
                <w:left w:val="none" w:sz="0" w:space="0" w:color="auto"/>
                <w:bottom w:val="none" w:sz="0" w:space="0" w:color="auto"/>
                <w:right w:val="none" w:sz="0" w:space="0" w:color="auto"/>
              </w:divBdr>
            </w:div>
            <w:div w:id="410322337">
              <w:marLeft w:val="0"/>
              <w:marRight w:val="0"/>
              <w:marTop w:val="0"/>
              <w:marBottom w:val="0"/>
              <w:divBdr>
                <w:top w:val="none" w:sz="0" w:space="0" w:color="auto"/>
                <w:left w:val="none" w:sz="0" w:space="0" w:color="auto"/>
                <w:bottom w:val="none" w:sz="0" w:space="0" w:color="auto"/>
                <w:right w:val="none" w:sz="0" w:space="0" w:color="auto"/>
              </w:divBdr>
            </w:div>
            <w:div w:id="1991247134">
              <w:marLeft w:val="0"/>
              <w:marRight w:val="0"/>
              <w:marTop w:val="0"/>
              <w:marBottom w:val="0"/>
              <w:divBdr>
                <w:top w:val="none" w:sz="0" w:space="0" w:color="auto"/>
                <w:left w:val="none" w:sz="0" w:space="0" w:color="auto"/>
                <w:bottom w:val="none" w:sz="0" w:space="0" w:color="auto"/>
                <w:right w:val="none" w:sz="0" w:space="0" w:color="auto"/>
              </w:divBdr>
            </w:div>
            <w:div w:id="1614246810">
              <w:marLeft w:val="0"/>
              <w:marRight w:val="0"/>
              <w:marTop w:val="0"/>
              <w:marBottom w:val="0"/>
              <w:divBdr>
                <w:top w:val="none" w:sz="0" w:space="0" w:color="auto"/>
                <w:left w:val="none" w:sz="0" w:space="0" w:color="auto"/>
                <w:bottom w:val="none" w:sz="0" w:space="0" w:color="auto"/>
                <w:right w:val="none" w:sz="0" w:space="0" w:color="auto"/>
              </w:divBdr>
            </w:div>
            <w:div w:id="162204385">
              <w:marLeft w:val="0"/>
              <w:marRight w:val="0"/>
              <w:marTop w:val="0"/>
              <w:marBottom w:val="0"/>
              <w:divBdr>
                <w:top w:val="none" w:sz="0" w:space="0" w:color="auto"/>
                <w:left w:val="none" w:sz="0" w:space="0" w:color="auto"/>
                <w:bottom w:val="none" w:sz="0" w:space="0" w:color="auto"/>
                <w:right w:val="none" w:sz="0" w:space="0" w:color="auto"/>
              </w:divBdr>
            </w:div>
            <w:div w:id="1488941708">
              <w:marLeft w:val="0"/>
              <w:marRight w:val="0"/>
              <w:marTop w:val="0"/>
              <w:marBottom w:val="0"/>
              <w:divBdr>
                <w:top w:val="none" w:sz="0" w:space="0" w:color="auto"/>
                <w:left w:val="none" w:sz="0" w:space="0" w:color="auto"/>
                <w:bottom w:val="none" w:sz="0" w:space="0" w:color="auto"/>
                <w:right w:val="none" w:sz="0" w:space="0" w:color="auto"/>
              </w:divBdr>
            </w:div>
            <w:div w:id="1391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ntTable" Target="fontTable.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wmf"/><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871FB6-74E1-4B50-895A-08CA74B793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64</Pages>
  <Words>5994</Words>
  <Characters>34171</Characters>
  <Application>Microsoft Office Word</Application>
  <DocSecurity>0</DocSecurity>
  <Lines>284</Lines>
  <Paragraphs>80</Paragraphs>
  <ScaleCrop>false</ScaleCrop>
  <Company/>
  <LinksUpToDate>false</LinksUpToDate>
  <CharactersWithSpaces>40085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king</dc:creator>
  <cp:keywords/>
  <dc:description/>
  <cp:lastModifiedBy>wjq</cp:lastModifiedBy>
  <cp:revision>18</cp:revision>
  <dcterms:created xsi:type="dcterms:W3CDTF">2020-03-20T12:42:00Z</dcterms:created>
  <dcterms:modified xsi:type="dcterms:W3CDTF">2020-03-27T07:00:00Z</dcterms:modified>
</cp:coreProperties>
</file>