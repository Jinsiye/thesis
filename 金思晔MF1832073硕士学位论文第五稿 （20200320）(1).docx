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75pt;height:63.25pt;mso-position-horizontal-relative:page;mso-position-vertical-relative:page" o:ole="" fillcolor="#6d6d6d">
            <v:imagedata r:id="rId8" o:title=""/>
          </v:shape>
          <o:OLEObject Type="Embed" ProgID="Word.Picture.8" ShapeID="对象 1" DrawAspect="Content" ObjectID="_1647469561"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35pt;height:60pt;mso-position-horizontal-relative:page;mso-position-vertical-relative:page" o:ole="" fillcolor="#6d6d6d">
            <v:imagedata r:id="rId10" o:title=""/>
          </v:shape>
          <o:OLEObject Type="Embed" ProgID="Word.Picture.8" ShapeID="对象 2" DrawAspect="Content" ObjectID="_1647469562"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proofErr w:type="gramStart"/>
      <w:r>
        <w:rPr>
          <w:rFonts w:ascii="宋体" w:hAnsi="宋体" w:hint="eastAsia"/>
          <w:b/>
          <w:sz w:val="52"/>
          <w:szCs w:val="52"/>
        </w:rPr>
        <w:t>研</w:t>
      </w:r>
      <w:proofErr w:type="gramEnd"/>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Pr="004A4F57"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08ABF1BA" w:rsidR="00543F01" w:rsidRDefault="00543F01" w:rsidP="009C7C7C">
            <w:pPr>
              <w:ind w:left="1"/>
              <w:jc w:val="center"/>
              <w:rPr>
                <w:rFonts w:ascii="宋体" w:hAnsi="宋体"/>
                <w:sz w:val="32"/>
              </w:rPr>
            </w:pPr>
            <w:r>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9C7C7C">
              <w:rPr>
                <w:rFonts w:ascii="宋体" w:hAnsi="宋体" w:hint="eastAsia"/>
                <w:sz w:val="32"/>
              </w:rPr>
              <w:t>履约超时管理平台</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3F1175">
        <w:rPr>
          <w:rFonts w:ascii="Arial" w:eastAsia="楷体_GB2312" w:hAnsi="Arial"/>
          <w:b/>
          <w:sz w:val="28"/>
          <w:szCs w:val="28"/>
        </w:rPr>
        <w:t>20</w:t>
      </w:r>
      <w:r w:rsidR="00591D06" w:rsidRPr="003F1175">
        <w:rPr>
          <w:rFonts w:ascii="Arial" w:eastAsia="楷体_GB2312" w:hAnsi="Arial"/>
          <w:b/>
          <w:sz w:val="28"/>
          <w:szCs w:val="28"/>
        </w:rPr>
        <w:t>20</w:t>
      </w:r>
      <w:r w:rsidRPr="0093255C">
        <w:rPr>
          <w:rFonts w:eastAsia="楷体_GB2312"/>
          <w:b/>
          <w:sz w:val="28"/>
          <w:szCs w:val="28"/>
        </w:rPr>
        <w:t xml:space="preserve"> </w:t>
      </w:r>
      <w:r w:rsidRPr="0093255C">
        <w:rPr>
          <w:rFonts w:eastAsia="楷体_GB2312"/>
          <w:b/>
          <w:sz w:val="28"/>
          <w:szCs w:val="28"/>
        </w:rPr>
        <w:t>年</w:t>
      </w:r>
      <w:r w:rsidRPr="0093255C">
        <w:rPr>
          <w:b/>
          <w:sz w:val="28"/>
          <w:szCs w:val="28"/>
        </w:rPr>
        <w:t xml:space="preserve">  </w:t>
      </w:r>
      <w:r w:rsidRPr="003F1175">
        <w:rPr>
          <w:rFonts w:ascii="Arial" w:hAnsi="Arial"/>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w:t>
      </w:r>
      <w:r w:rsidRPr="00B17294">
        <w:rPr>
          <w:rFonts w:ascii="Arial" w:hAnsi="Arial"/>
          <w:b/>
          <w:sz w:val="30"/>
        </w:rPr>
        <w:t>M</w:t>
      </w:r>
      <w:r w:rsidRPr="00B17294">
        <w:rPr>
          <w:rFonts w:ascii="Arial" w:hAnsi="Arial" w:hint="eastAsia"/>
          <w:b/>
          <w:sz w:val="30"/>
        </w:rPr>
        <w:t>F</w:t>
      </w:r>
      <w:r w:rsidRPr="003F1175">
        <w:rPr>
          <w:rFonts w:ascii="Arial" w:hAnsi="Arial"/>
          <w:b/>
          <w:sz w:val="30"/>
        </w:rPr>
        <w:t>1</w:t>
      </w:r>
      <w:r w:rsidR="00C44721" w:rsidRPr="003F1175">
        <w:rPr>
          <w:rFonts w:ascii="Arial" w:hAnsi="Arial" w:hint="eastAsia"/>
          <w:b/>
          <w:sz w:val="30"/>
        </w:rPr>
        <w:t>832073</w:t>
      </w:r>
    </w:p>
    <w:p w14:paraId="789D2267" w14:textId="3650A509" w:rsidR="00543F01" w:rsidRDefault="00543F01" w:rsidP="00543F01">
      <w:pPr>
        <w:rPr>
          <w:b/>
          <w:sz w:val="30"/>
        </w:rPr>
      </w:pPr>
      <w:r>
        <w:rPr>
          <w:rFonts w:hAnsi="宋体"/>
          <w:b/>
          <w:sz w:val="30"/>
        </w:rPr>
        <w:t>论文答辩日期：</w:t>
      </w:r>
      <w:r>
        <w:rPr>
          <w:b/>
          <w:sz w:val="30"/>
        </w:rPr>
        <w:t xml:space="preserve">   </w:t>
      </w:r>
      <w:r w:rsidRPr="003F1175">
        <w:rPr>
          <w:rFonts w:ascii="Arial" w:hAnsi="Arial"/>
          <w:b/>
          <w:sz w:val="30"/>
        </w:rPr>
        <w:t>20</w:t>
      </w:r>
      <w:r w:rsidR="00C44721" w:rsidRPr="003F1175">
        <w:rPr>
          <w:rFonts w:ascii="Arial" w:hAnsi="Arial" w:hint="eastAsia"/>
          <w:b/>
          <w:sz w:val="30"/>
        </w:rPr>
        <w:t>20</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4CC214D2" w14:textId="7CE590F3" w:rsidR="007338FF" w:rsidRDefault="00543F01" w:rsidP="00543F01">
      <w:pPr>
        <w:rPr>
          <w:rFonts w:hAnsi="宋体"/>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75F86632" w14:textId="4E990434" w:rsidR="007338FF" w:rsidRDefault="007338FF" w:rsidP="007338FF">
      <w:pPr>
        <w:rPr>
          <w:rFonts w:ascii="宋体" w:eastAsia="宋体" w:hAnsi="宋体" w:cs="Times New Roman"/>
          <w:b/>
          <w:sz w:val="32"/>
          <w:szCs w:val="32"/>
        </w:rPr>
      </w:pPr>
      <w:r>
        <w:rPr>
          <w:rFonts w:ascii="宋体" w:eastAsia="宋体" w:hAnsi="宋体" w:cs="Times New Roman"/>
          <w:b/>
          <w:sz w:val="32"/>
          <w:szCs w:val="32"/>
        </w:rPr>
        <w:br w:type="page"/>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77777777" w:rsidR="007338FF" w:rsidRPr="007338FF" w:rsidRDefault="007338FF" w:rsidP="007338FF">
      <w:pPr>
        <w:rPr>
          <w:rFonts w:ascii="宋体" w:eastAsia="宋体" w:hAnsi="宋体" w:cs="Times New Roman"/>
          <w:b/>
          <w:sz w:val="32"/>
          <w:szCs w:val="32"/>
        </w:rPr>
      </w:pPr>
    </w:p>
    <w:p w14:paraId="52CD2616" w14:textId="557587B9" w:rsidR="00C44721" w:rsidRDefault="009C7C7C" w:rsidP="00543F01">
      <w:pPr>
        <w:jc w:val="center"/>
        <w:rPr>
          <w:rFonts w:ascii="宋体" w:hAnsi="宋体"/>
          <w:b/>
          <w:sz w:val="44"/>
          <w:szCs w:val="44"/>
        </w:rPr>
      </w:pPr>
      <w:r>
        <w:rPr>
          <w:rFonts w:ascii="宋体" w:hAnsi="宋体" w:hint="eastAsia"/>
          <w:b/>
          <w:sz w:val="44"/>
          <w:szCs w:val="44"/>
        </w:rPr>
        <w:t>履约超时管理平台</w:t>
      </w:r>
      <w:r w:rsidR="00C44721">
        <w:rPr>
          <w:rFonts w:ascii="宋体" w:hAnsi="宋体" w:hint="eastAsia"/>
          <w:b/>
          <w:sz w:val="44"/>
          <w:szCs w:val="44"/>
        </w:rPr>
        <w:t>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b"/>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3F1175">
              <w:rPr>
                <w:rFonts w:ascii="Arial" w:hAnsi="Arial"/>
                <w:b/>
                <w:sz w:val="30"/>
                <w:szCs w:val="30"/>
              </w:rPr>
              <w:t>20</w:t>
            </w:r>
            <w:r w:rsidR="00165D8B">
              <w:rPr>
                <w:rFonts w:ascii="Arial" w:hAnsi="Arial" w:hint="eastAsia"/>
                <w:b/>
                <w:sz w:val="30"/>
                <w:szCs w:val="30"/>
              </w:rPr>
              <w:t>20</w:t>
            </w:r>
            <w:r>
              <w:rPr>
                <w:rFonts w:hAnsi="宋体"/>
                <w:b/>
                <w:sz w:val="30"/>
                <w:szCs w:val="30"/>
              </w:rPr>
              <w:t>年</w:t>
            </w:r>
            <w:r w:rsidRPr="003F1175">
              <w:rPr>
                <w:rFonts w:ascii="Arial" w:hAnsi="Arial"/>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5454BC24" w14:textId="51C28B37" w:rsidR="00B11553" w:rsidRDefault="00B11553" w:rsidP="00543F01">
      <w:pPr>
        <w:jc w:val="center"/>
        <w:rPr>
          <w:rFonts w:ascii="Arial" w:hAnsi="Arial" w:cs="Arial"/>
        </w:rPr>
      </w:pPr>
    </w:p>
    <w:p w14:paraId="2F63AA87" w14:textId="1D91C5F3" w:rsidR="00B11553" w:rsidRDefault="00B11553" w:rsidP="00543F01">
      <w:pPr>
        <w:jc w:val="center"/>
        <w:rPr>
          <w:rFonts w:ascii="Arial" w:hAnsi="Arial" w:cs="Arial"/>
        </w:rPr>
      </w:pPr>
    </w:p>
    <w:p w14:paraId="7C63CAFF" w14:textId="1B6FA308" w:rsidR="00B11553" w:rsidRDefault="00B11553" w:rsidP="00543F01">
      <w:pPr>
        <w:jc w:val="center"/>
        <w:rPr>
          <w:rFonts w:ascii="Arial" w:hAnsi="Arial" w:cs="Arial"/>
        </w:rPr>
      </w:pPr>
    </w:p>
    <w:p w14:paraId="24CE3044" w14:textId="151E69B0" w:rsidR="00B11553" w:rsidRDefault="00B11553" w:rsidP="00543F01">
      <w:pPr>
        <w:jc w:val="center"/>
        <w:rPr>
          <w:rFonts w:ascii="Arial" w:hAnsi="Arial" w:cs="Arial"/>
        </w:rPr>
      </w:pPr>
    </w:p>
    <w:p w14:paraId="4AC93544" w14:textId="240D519D" w:rsidR="00B11553" w:rsidRDefault="00B11553" w:rsidP="00543F01">
      <w:pPr>
        <w:jc w:val="center"/>
        <w:rPr>
          <w:rFonts w:ascii="Arial" w:hAnsi="Arial" w:cs="Arial"/>
        </w:rPr>
      </w:pPr>
    </w:p>
    <w:p w14:paraId="2E00BAB2" w14:textId="6D06FD27" w:rsidR="00B11553" w:rsidRDefault="00B11553" w:rsidP="00543F01">
      <w:pPr>
        <w:jc w:val="center"/>
        <w:rPr>
          <w:rFonts w:ascii="Arial" w:hAnsi="Arial" w:cs="Arial"/>
        </w:rPr>
      </w:pPr>
    </w:p>
    <w:p w14:paraId="402AADBD" w14:textId="77777777" w:rsidR="00B11553" w:rsidRPr="005437E6" w:rsidRDefault="00B11553"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r w:rsidRPr="00B17294">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B17294">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852216"/>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proofErr w:type="gramStart"/>
      <w:r w:rsidR="00BB1074">
        <w:rPr>
          <w:rFonts w:ascii="宋体" w:eastAsia="宋体" w:hAnsi="宋体" w:hint="eastAsia"/>
          <w:sz w:val="24"/>
          <w:szCs w:val="28"/>
        </w:rPr>
        <w:t>超时</w:t>
      </w:r>
      <w:r w:rsidR="001839B7">
        <w:rPr>
          <w:rFonts w:ascii="宋体" w:eastAsia="宋体" w:hAnsi="宋体" w:hint="eastAsia"/>
          <w:sz w:val="24"/>
          <w:szCs w:val="28"/>
        </w:rPr>
        <w:t>很</w:t>
      </w:r>
      <w:proofErr w:type="gramEnd"/>
      <w:r w:rsidR="001839B7">
        <w:rPr>
          <w:rFonts w:ascii="宋体" w:eastAsia="宋体" w:hAnsi="宋体" w:hint="eastAsia"/>
          <w:sz w:val="24"/>
          <w:szCs w:val="28"/>
        </w:rPr>
        <w:t>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w:t>
      </w:r>
      <w:proofErr w:type="gramStart"/>
      <w:r w:rsidR="00903106">
        <w:rPr>
          <w:rFonts w:ascii="宋体" w:eastAsia="宋体" w:hAnsi="宋体" w:hint="eastAsia"/>
          <w:sz w:val="24"/>
          <w:szCs w:val="28"/>
        </w:rPr>
        <w:t>用户触达系统</w:t>
      </w:r>
      <w:proofErr w:type="gramEnd"/>
      <w:r w:rsidR="00903106">
        <w:rPr>
          <w:rFonts w:ascii="宋体" w:eastAsia="宋体" w:hAnsi="宋体" w:hint="eastAsia"/>
          <w:sz w:val="24"/>
          <w:szCs w:val="28"/>
        </w:rPr>
        <w:t>、逆向系统等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677058E1"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B17294">
        <w:rPr>
          <w:rFonts w:ascii="Arial" w:eastAsia="宋体" w:hAnsi="Arial" w:hint="eastAsia"/>
          <w:sz w:val="24"/>
          <w:szCs w:val="28"/>
        </w:rPr>
        <w:t>SpringBoot</w:t>
      </w:r>
      <w:r>
        <w:rPr>
          <w:rFonts w:ascii="宋体" w:eastAsia="宋体" w:hAnsi="宋体" w:hint="eastAsia"/>
          <w:sz w:val="24"/>
          <w:szCs w:val="28"/>
        </w:rPr>
        <w:t>、</w:t>
      </w:r>
      <w:r w:rsidRPr="00B17294">
        <w:rPr>
          <w:rFonts w:ascii="Arial" w:eastAsia="宋体" w:hAnsi="Arial" w:hint="eastAsia"/>
          <w:sz w:val="24"/>
          <w:szCs w:val="28"/>
        </w:rPr>
        <w:t>RabbitMQ</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Pr>
          <w:rFonts w:ascii="宋体" w:eastAsia="宋体" w:hAnsi="宋体" w:hint="eastAsia"/>
          <w:sz w:val="24"/>
          <w:szCs w:val="28"/>
        </w:rPr>
        <w:t>、</w:t>
      </w:r>
      <w:r w:rsidRPr="00B17294">
        <w:rPr>
          <w:rFonts w:ascii="Arial" w:eastAsia="宋体" w:hAnsi="Arial" w:hint="eastAsia"/>
          <w:sz w:val="24"/>
          <w:szCs w:val="28"/>
        </w:rPr>
        <w:t>Redis</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4" w:name="_Toc136854867"/>
      <w:bookmarkStart w:id="35" w:name="_Toc136854959"/>
      <w:bookmarkStart w:id="36" w:name="_Toc136892744"/>
      <w:bookmarkStart w:id="37" w:name="_Toc136892875"/>
      <w:bookmarkStart w:id="38" w:name="_Toc136892941"/>
      <w:bookmarkStart w:id="39" w:name="_Toc136947298"/>
      <w:bookmarkStart w:id="40" w:name="_Toc137200754"/>
      <w:bookmarkStart w:id="41" w:name="_Toc137201221"/>
      <w:bookmarkStart w:id="42" w:name="_Toc187122267"/>
      <w:bookmarkStart w:id="43" w:name="_Toc187761919"/>
      <w:bookmarkStart w:id="44" w:name="_Toc187764275"/>
      <w:bookmarkStart w:id="45" w:name="_Toc9453452"/>
      <w:bookmarkStart w:id="46" w:name="_Toc25947912"/>
      <w:bookmarkStart w:id="47" w:name="_Toc36642676"/>
      <w:bookmarkStart w:id="48" w:name="_Toc36643248"/>
      <w:bookmarkStart w:id="49" w:name="_Toc36732771"/>
      <w:bookmarkStart w:id="50" w:name="_Toc36852217"/>
      <w:r w:rsidRPr="00B17294">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E7267F6" w14:textId="620CB2E0"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r w:rsidRPr="00B17294">
        <w:t>Ele</w:t>
      </w:r>
      <w:r w:rsidRPr="00AA0F5B">
        <w:t>.</w:t>
      </w:r>
      <w:r w:rsidRPr="00B17294">
        <w:t>me</w:t>
      </w:r>
      <w:r w:rsidRPr="00AA0F5B">
        <w:t>'</w:t>
      </w:r>
      <w:r w:rsidRPr="00B17294">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58ED0343"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5E1C70" w:rsidRPr="00B17294">
        <w:t>S</w:t>
      </w:r>
      <w:r w:rsidRPr="00B17294">
        <w:t>pring</w:t>
      </w:r>
      <w:r w:rsidR="005E1C70">
        <w:t xml:space="preserve"> </w:t>
      </w:r>
      <w:r w:rsidR="005E1C70" w:rsidRPr="00B17294">
        <w:t>B</w:t>
      </w:r>
      <w:r w:rsidRPr="00B17294">
        <w:t>oot</w:t>
      </w:r>
      <w:r>
        <w:t xml:space="preserve">, </w:t>
      </w:r>
      <w:r w:rsidR="005E1C70" w:rsidRPr="00B17294">
        <w:t>RabbitMQ</w:t>
      </w:r>
      <w:r>
        <w:t xml:space="preserve">, </w:t>
      </w:r>
      <w:r w:rsidR="00FA4E9B" w:rsidRPr="00B17294">
        <w:t>E</w:t>
      </w:r>
      <w:r w:rsidR="00FA4E9B" w:rsidRPr="00FA4E9B">
        <w:t>-</w:t>
      </w:r>
      <w:r w:rsidR="00FA4E9B" w:rsidRPr="00B17294">
        <w:t>Scheduler</w:t>
      </w:r>
      <w:r>
        <w:t xml:space="preserve">, </w:t>
      </w:r>
      <w:r w:rsidR="00043969" w:rsidRPr="00B17294">
        <w:t>R</w:t>
      </w:r>
      <w:r w:rsidRPr="00B17294">
        <w:t>edis</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Pr="00B17294">
        <w:t>non</w:t>
      </w:r>
      <w:r>
        <w:t xml:space="preserve"> </w:t>
      </w:r>
      <w:r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lastRenderedPageBreak/>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7777777" w:rsidR="00305A82" w:rsidRPr="009B2ACE" w:rsidRDefault="00305A82"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r w:rsidRPr="00B17294">
        <w:rPr>
          <w:rFonts w:ascii="Arial" w:eastAsia="宋体" w:hAnsi="Arial" w:cs="Arial"/>
          <w:b/>
          <w:bCs/>
          <w:sz w:val="24"/>
          <w:szCs w:val="24"/>
        </w:rPr>
        <w:t>KeyWords</w:t>
      </w:r>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1" w:name="_Toc36852218"/>
      <w:bookmarkStart w:id="52" w:name="_Toc25758701"/>
      <w:r w:rsidRPr="00BD5503">
        <w:rPr>
          <w:rFonts w:hint="eastAsia"/>
        </w:rPr>
        <w:lastRenderedPageBreak/>
        <w:t>目录</w:t>
      </w:r>
      <w:bookmarkEnd w:id="51"/>
    </w:p>
    <w:p w14:paraId="3A6F3ABB" w14:textId="3DE50DFF" w:rsidR="00FA342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52216" w:history="1">
        <w:r w:rsidR="00FA3422" w:rsidRPr="00F3089F">
          <w:rPr>
            <w:rStyle w:val="af0"/>
            <w:rFonts w:ascii="黑体"/>
            <w:noProof/>
          </w:rPr>
          <w:t>摘</w:t>
        </w:r>
        <w:r w:rsidR="00FA3422" w:rsidRPr="00F3089F">
          <w:rPr>
            <w:rStyle w:val="af0"/>
            <w:rFonts w:ascii="黑体"/>
            <w:noProof/>
          </w:rPr>
          <w:t xml:space="preserve">  </w:t>
        </w:r>
        <w:r w:rsidR="00FA3422" w:rsidRPr="00F3089F">
          <w:rPr>
            <w:rStyle w:val="af0"/>
            <w:rFonts w:ascii="黑体"/>
            <w:noProof/>
          </w:rPr>
          <w:t>要</w:t>
        </w:r>
        <w:r w:rsidR="00FA3422">
          <w:rPr>
            <w:noProof/>
            <w:webHidden/>
          </w:rPr>
          <w:tab/>
        </w:r>
        <w:r w:rsidR="00FA3422">
          <w:rPr>
            <w:noProof/>
            <w:webHidden/>
          </w:rPr>
          <w:fldChar w:fldCharType="begin"/>
        </w:r>
        <w:r w:rsidR="00FA3422">
          <w:rPr>
            <w:noProof/>
            <w:webHidden/>
          </w:rPr>
          <w:instrText xml:space="preserve"> PAGEREF _Toc36852216 \h </w:instrText>
        </w:r>
        <w:r w:rsidR="00FA3422">
          <w:rPr>
            <w:noProof/>
            <w:webHidden/>
          </w:rPr>
        </w:r>
        <w:r w:rsidR="00FA3422">
          <w:rPr>
            <w:noProof/>
            <w:webHidden/>
          </w:rPr>
          <w:fldChar w:fldCharType="separate"/>
        </w:r>
        <w:r w:rsidR="00FA3422" w:rsidRPr="00B17294">
          <w:rPr>
            <w:rFonts w:ascii="Arial" w:hAnsi="Arial"/>
            <w:noProof/>
            <w:webHidden/>
          </w:rPr>
          <w:t>I</w:t>
        </w:r>
        <w:r w:rsidR="00FA3422">
          <w:rPr>
            <w:noProof/>
            <w:webHidden/>
          </w:rPr>
          <w:fldChar w:fldCharType="end"/>
        </w:r>
      </w:hyperlink>
    </w:p>
    <w:p w14:paraId="582CEC14" w14:textId="0B037FDE" w:rsidR="00FA3422" w:rsidRDefault="00B17294">
      <w:pPr>
        <w:pStyle w:val="TOC1"/>
        <w:tabs>
          <w:tab w:val="right" w:leader="dot" w:pos="8296"/>
        </w:tabs>
        <w:rPr>
          <w:noProof/>
        </w:rPr>
      </w:pPr>
      <w:hyperlink w:anchor="_Toc36852217" w:history="1">
        <w:r w:rsidR="00FA3422" w:rsidRPr="00B17294">
          <w:rPr>
            <w:rStyle w:val="af0"/>
            <w:rFonts w:ascii="Arial" w:hAnsi="Arial" w:cs="Arial"/>
            <w:noProof/>
          </w:rPr>
          <w:t>Abstract</w:t>
        </w:r>
        <w:r w:rsidR="00FA3422">
          <w:rPr>
            <w:noProof/>
            <w:webHidden/>
          </w:rPr>
          <w:tab/>
        </w:r>
        <w:r w:rsidR="00FA3422">
          <w:rPr>
            <w:noProof/>
            <w:webHidden/>
          </w:rPr>
          <w:fldChar w:fldCharType="begin"/>
        </w:r>
        <w:r w:rsidR="00FA3422">
          <w:rPr>
            <w:noProof/>
            <w:webHidden/>
          </w:rPr>
          <w:instrText xml:space="preserve"> PAGEREF _Toc36852217 \h </w:instrText>
        </w:r>
        <w:r w:rsidR="00FA3422">
          <w:rPr>
            <w:noProof/>
            <w:webHidden/>
          </w:rPr>
        </w:r>
        <w:r w:rsidR="00FA3422">
          <w:rPr>
            <w:noProof/>
            <w:webHidden/>
          </w:rPr>
          <w:fldChar w:fldCharType="separate"/>
        </w:r>
        <w:r w:rsidR="00FA3422" w:rsidRPr="00B17294">
          <w:rPr>
            <w:rFonts w:ascii="Arial" w:hAnsi="Arial"/>
            <w:noProof/>
            <w:webHidden/>
          </w:rPr>
          <w:t>II</w:t>
        </w:r>
        <w:r w:rsidR="00FA3422">
          <w:rPr>
            <w:noProof/>
            <w:webHidden/>
          </w:rPr>
          <w:fldChar w:fldCharType="end"/>
        </w:r>
      </w:hyperlink>
    </w:p>
    <w:p w14:paraId="4E69946E" w14:textId="33AA78F6" w:rsidR="00FA3422" w:rsidRDefault="00B17294">
      <w:pPr>
        <w:pStyle w:val="TOC1"/>
        <w:tabs>
          <w:tab w:val="right" w:leader="dot" w:pos="8296"/>
        </w:tabs>
        <w:rPr>
          <w:noProof/>
        </w:rPr>
      </w:pPr>
      <w:hyperlink w:anchor="_Toc36852218" w:history="1">
        <w:r w:rsidR="00FA3422" w:rsidRPr="00F3089F">
          <w:rPr>
            <w:rStyle w:val="af0"/>
            <w:rFonts w:ascii="黑体"/>
            <w:noProof/>
          </w:rPr>
          <w:t>目录</w:t>
        </w:r>
        <w:r w:rsidR="00FA3422">
          <w:rPr>
            <w:noProof/>
            <w:webHidden/>
          </w:rPr>
          <w:tab/>
        </w:r>
        <w:r w:rsidR="00FA3422">
          <w:rPr>
            <w:noProof/>
            <w:webHidden/>
          </w:rPr>
          <w:fldChar w:fldCharType="begin"/>
        </w:r>
        <w:r w:rsidR="00FA3422">
          <w:rPr>
            <w:noProof/>
            <w:webHidden/>
          </w:rPr>
          <w:instrText xml:space="preserve"> PAGEREF _Toc36852218 \h </w:instrText>
        </w:r>
        <w:r w:rsidR="00FA3422">
          <w:rPr>
            <w:noProof/>
            <w:webHidden/>
          </w:rPr>
        </w:r>
        <w:r w:rsidR="00FA3422">
          <w:rPr>
            <w:noProof/>
            <w:webHidden/>
          </w:rPr>
          <w:fldChar w:fldCharType="separate"/>
        </w:r>
        <w:r w:rsidR="00FA3422" w:rsidRPr="00B17294">
          <w:rPr>
            <w:rFonts w:ascii="Arial" w:hAnsi="Arial"/>
            <w:noProof/>
            <w:webHidden/>
          </w:rPr>
          <w:t>IV</w:t>
        </w:r>
        <w:r w:rsidR="00FA3422">
          <w:rPr>
            <w:noProof/>
            <w:webHidden/>
          </w:rPr>
          <w:fldChar w:fldCharType="end"/>
        </w:r>
      </w:hyperlink>
    </w:p>
    <w:p w14:paraId="43701FA5" w14:textId="10836F22" w:rsidR="00FA3422" w:rsidRDefault="00B17294">
      <w:pPr>
        <w:pStyle w:val="TOC1"/>
        <w:tabs>
          <w:tab w:val="right" w:leader="dot" w:pos="8296"/>
        </w:tabs>
        <w:rPr>
          <w:noProof/>
        </w:rPr>
      </w:pPr>
      <w:hyperlink w:anchor="_Toc36852219" w:history="1">
        <w:r w:rsidR="00FA3422" w:rsidRPr="00F3089F">
          <w:rPr>
            <w:rStyle w:val="af0"/>
            <w:rFonts w:ascii="黑体"/>
            <w:noProof/>
          </w:rPr>
          <w:t>图目录</w:t>
        </w:r>
        <w:r w:rsidR="00FA3422">
          <w:rPr>
            <w:noProof/>
            <w:webHidden/>
          </w:rPr>
          <w:tab/>
        </w:r>
        <w:r w:rsidR="00FA3422">
          <w:rPr>
            <w:noProof/>
            <w:webHidden/>
          </w:rPr>
          <w:fldChar w:fldCharType="begin"/>
        </w:r>
        <w:r w:rsidR="00FA3422">
          <w:rPr>
            <w:noProof/>
            <w:webHidden/>
          </w:rPr>
          <w:instrText xml:space="preserve"> PAGEREF _Toc36852219 \h </w:instrText>
        </w:r>
        <w:r w:rsidR="00FA3422">
          <w:rPr>
            <w:noProof/>
            <w:webHidden/>
          </w:rPr>
        </w:r>
        <w:r w:rsidR="00FA3422">
          <w:rPr>
            <w:noProof/>
            <w:webHidden/>
          </w:rPr>
          <w:fldChar w:fldCharType="separate"/>
        </w:r>
        <w:r w:rsidR="00FA3422" w:rsidRPr="00B17294">
          <w:rPr>
            <w:rFonts w:ascii="Arial" w:hAnsi="Arial"/>
            <w:noProof/>
            <w:webHidden/>
          </w:rPr>
          <w:t>VI</w:t>
        </w:r>
        <w:r w:rsidR="00FA3422">
          <w:rPr>
            <w:noProof/>
            <w:webHidden/>
          </w:rPr>
          <w:fldChar w:fldCharType="end"/>
        </w:r>
      </w:hyperlink>
    </w:p>
    <w:p w14:paraId="3F7AD50F" w14:textId="61EEEE68" w:rsidR="00FA3422" w:rsidRDefault="00B17294">
      <w:pPr>
        <w:pStyle w:val="TOC1"/>
        <w:tabs>
          <w:tab w:val="right" w:leader="dot" w:pos="8296"/>
        </w:tabs>
        <w:rPr>
          <w:noProof/>
        </w:rPr>
      </w:pPr>
      <w:hyperlink w:anchor="_Toc36852220" w:history="1">
        <w:r w:rsidR="00FA3422" w:rsidRPr="00F3089F">
          <w:rPr>
            <w:rStyle w:val="af0"/>
            <w:rFonts w:ascii="黑体"/>
            <w:noProof/>
          </w:rPr>
          <w:t>表目录</w:t>
        </w:r>
        <w:r w:rsidR="00FA3422">
          <w:rPr>
            <w:noProof/>
            <w:webHidden/>
          </w:rPr>
          <w:tab/>
        </w:r>
        <w:r w:rsidR="00FA3422">
          <w:rPr>
            <w:noProof/>
            <w:webHidden/>
          </w:rPr>
          <w:fldChar w:fldCharType="begin"/>
        </w:r>
        <w:r w:rsidR="00FA3422">
          <w:rPr>
            <w:noProof/>
            <w:webHidden/>
          </w:rPr>
          <w:instrText xml:space="preserve"> PAGEREF _Toc36852220 \h </w:instrText>
        </w:r>
        <w:r w:rsidR="00FA3422">
          <w:rPr>
            <w:noProof/>
            <w:webHidden/>
          </w:rPr>
        </w:r>
        <w:r w:rsidR="00FA3422">
          <w:rPr>
            <w:noProof/>
            <w:webHidden/>
          </w:rPr>
          <w:fldChar w:fldCharType="separate"/>
        </w:r>
        <w:r w:rsidR="00FA3422" w:rsidRPr="00B17294">
          <w:rPr>
            <w:rFonts w:ascii="Arial" w:hAnsi="Arial"/>
            <w:noProof/>
            <w:webHidden/>
          </w:rPr>
          <w:t>VII</w:t>
        </w:r>
        <w:r w:rsidR="00FA3422">
          <w:rPr>
            <w:noProof/>
            <w:webHidden/>
          </w:rPr>
          <w:fldChar w:fldCharType="end"/>
        </w:r>
      </w:hyperlink>
    </w:p>
    <w:p w14:paraId="664C6B4D" w14:textId="151C048B" w:rsidR="00FA3422" w:rsidRDefault="00B17294">
      <w:pPr>
        <w:pStyle w:val="TOC1"/>
        <w:tabs>
          <w:tab w:val="right" w:leader="dot" w:pos="8296"/>
        </w:tabs>
        <w:rPr>
          <w:noProof/>
        </w:rPr>
      </w:pPr>
      <w:hyperlink w:anchor="_Toc36852221" w:history="1">
        <w:r w:rsidR="00FA3422" w:rsidRPr="00F3089F">
          <w:rPr>
            <w:rStyle w:val="af0"/>
            <w:noProof/>
          </w:rPr>
          <w:t>第一章 引言</w:t>
        </w:r>
        <w:r w:rsidR="00FA3422">
          <w:rPr>
            <w:noProof/>
            <w:webHidden/>
          </w:rPr>
          <w:tab/>
        </w:r>
        <w:r w:rsidR="00FA3422">
          <w:rPr>
            <w:noProof/>
            <w:webHidden/>
          </w:rPr>
          <w:fldChar w:fldCharType="begin"/>
        </w:r>
        <w:r w:rsidR="00FA3422">
          <w:rPr>
            <w:noProof/>
            <w:webHidden/>
          </w:rPr>
          <w:instrText xml:space="preserve"> PAGEREF _Toc36852221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1CBD546C" w14:textId="1A0B2935" w:rsidR="00FA3422" w:rsidRDefault="00B17294">
      <w:pPr>
        <w:pStyle w:val="TOC2"/>
        <w:tabs>
          <w:tab w:val="right" w:leader="dot" w:pos="8296"/>
        </w:tabs>
        <w:rPr>
          <w:noProof/>
        </w:rPr>
      </w:pPr>
      <w:hyperlink w:anchor="_Toc36852222" w:history="1">
        <w:r w:rsidR="00FA3422" w:rsidRPr="00F3089F">
          <w:rPr>
            <w:rStyle w:val="af0"/>
            <w:noProof/>
          </w:rPr>
          <w:t>1.1 项目背景</w:t>
        </w:r>
        <w:r w:rsidR="00FA3422">
          <w:rPr>
            <w:noProof/>
            <w:webHidden/>
          </w:rPr>
          <w:tab/>
        </w:r>
        <w:r w:rsidR="00FA3422">
          <w:rPr>
            <w:noProof/>
            <w:webHidden/>
          </w:rPr>
          <w:fldChar w:fldCharType="begin"/>
        </w:r>
        <w:r w:rsidR="00FA3422">
          <w:rPr>
            <w:noProof/>
            <w:webHidden/>
          </w:rPr>
          <w:instrText xml:space="preserve"> PAGEREF _Toc36852222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265C78D8" w14:textId="66BDB454" w:rsidR="00FA3422" w:rsidRDefault="00B17294">
      <w:pPr>
        <w:pStyle w:val="TOC2"/>
        <w:tabs>
          <w:tab w:val="right" w:leader="dot" w:pos="8296"/>
        </w:tabs>
        <w:rPr>
          <w:noProof/>
        </w:rPr>
      </w:pPr>
      <w:hyperlink w:anchor="_Toc36852223" w:history="1">
        <w:r w:rsidR="00FA3422" w:rsidRPr="00F3089F">
          <w:rPr>
            <w:rStyle w:val="af0"/>
            <w:noProof/>
          </w:rPr>
          <w:t>1.2 国内外发展现状</w:t>
        </w:r>
        <w:r w:rsidR="00FA3422">
          <w:rPr>
            <w:noProof/>
            <w:webHidden/>
          </w:rPr>
          <w:tab/>
        </w:r>
        <w:r w:rsidR="00FA3422">
          <w:rPr>
            <w:noProof/>
            <w:webHidden/>
          </w:rPr>
          <w:fldChar w:fldCharType="begin"/>
        </w:r>
        <w:r w:rsidR="00FA3422">
          <w:rPr>
            <w:noProof/>
            <w:webHidden/>
          </w:rPr>
          <w:instrText xml:space="preserve"> PAGEREF _Toc36852223 \h </w:instrText>
        </w:r>
        <w:r w:rsidR="00FA3422">
          <w:rPr>
            <w:noProof/>
            <w:webHidden/>
          </w:rPr>
        </w:r>
        <w:r w:rsidR="00FA3422">
          <w:rPr>
            <w:noProof/>
            <w:webHidden/>
          </w:rPr>
          <w:fldChar w:fldCharType="separate"/>
        </w:r>
        <w:r w:rsidR="00FA3422">
          <w:rPr>
            <w:noProof/>
            <w:webHidden/>
          </w:rPr>
          <w:t>2</w:t>
        </w:r>
        <w:r w:rsidR="00FA3422">
          <w:rPr>
            <w:noProof/>
            <w:webHidden/>
          </w:rPr>
          <w:fldChar w:fldCharType="end"/>
        </w:r>
      </w:hyperlink>
    </w:p>
    <w:p w14:paraId="4494C67E" w14:textId="52F82DD2" w:rsidR="00FA3422" w:rsidRDefault="00B17294">
      <w:pPr>
        <w:pStyle w:val="TOC2"/>
        <w:tabs>
          <w:tab w:val="right" w:leader="dot" w:pos="8296"/>
        </w:tabs>
        <w:rPr>
          <w:noProof/>
        </w:rPr>
      </w:pPr>
      <w:hyperlink w:anchor="_Toc36852224" w:history="1">
        <w:r w:rsidR="00FA3422" w:rsidRPr="00F3089F">
          <w:rPr>
            <w:rStyle w:val="af0"/>
            <w:noProof/>
          </w:rPr>
          <w:t>1.3 本文主要工作</w:t>
        </w:r>
        <w:r w:rsidR="00FA3422">
          <w:rPr>
            <w:noProof/>
            <w:webHidden/>
          </w:rPr>
          <w:tab/>
        </w:r>
        <w:r w:rsidR="00FA3422">
          <w:rPr>
            <w:noProof/>
            <w:webHidden/>
          </w:rPr>
          <w:fldChar w:fldCharType="begin"/>
        </w:r>
        <w:r w:rsidR="00FA3422">
          <w:rPr>
            <w:noProof/>
            <w:webHidden/>
          </w:rPr>
          <w:instrText xml:space="preserve"> PAGEREF _Toc36852224 \h </w:instrText>
        </w:r>
        <w:r w:rsidR="00FA3422">
          <w:rPr>
            <w:noProof/>
            <w:webHidden/>
          </w:rPr>
        </w:r>
        <w:r w:rsidR="00FA3422">
          <w:rPr>
            <w:noProof/>
            <w:webHidden/>
          </w:rPr>
          <w:fldChar w:fldCharType="separate"/>
        </w:r>
        <w:r w:rsidR="00FA3422">
          <w:rPr>
            <w:noProof/>
            <w:webHidden/>
          </w:rPr>
          <w:t>3</w:t>
        </w:r>
        <w:r w:rsidR="00FA3422">
          <w:rPr>
            <w:noProof/>
            <w:webHidden/>
          </w:rPr>
          <w:fldChar w:fldCharType="end"/>
        </w:r>
      </w:hyperlink>
    </w:p>
    <w:p w14:paraId="1A8FA951" w14:textId="4333B634" w:rsidR="00FA3422" w:rsidRDefault="00B17294">
      <w:pPr>
        <w:pStyle w:val="TOC2"/>
        <w:tabs>
          <w:tab w:val="right" w:leader="dot" w:pos="8296"/>
        </w:tabs>
        <w:rPr>
          <w:noProof/>
        </w:rPr>
      </w:pPr>
      <w:hyperlink w:anchor="_Toc36852225" w:history="1">
        <w:r w:rsidR="00FA3422" w:rsidRPr="00F3089F">
          <w:rPr>
            <w:rStyle w:val="af0"/>
            <w:noProof/>
          </w:rPr>
          <w:t>1.4 本文组织结构</w:t>
        </w:r>
        <w:r w:rsidR="00FA3422">
          <w:rPr>
            <w:noProof/>
            <w:webHidden/>
          </w:rPr>
          <w:tab/>
        </w:r>
        <w:r w:rsidR="00FA3422">
          <w:rPr>
            <w:noProof/>
            <w:webHidden/>
          </w:rPr>
          <w:fldChar w:fldCharType="begin"/>
        </w:r>
        <w:r w:rsidR="00FA3422">
          <w:rPr>
            <w:noProof/>
            <w:webHidden/>
          </w:rPr>
          <w:instrText xml:space="preserve"> PAGEREF _Toc36852225 \h </w:instrText>
        </w:r>
        <w:r w:rsidR="00FA3422">
          <w:rPr>
            <w:noProof/>
            <w:webHidden/>
          </w:rPr>
        </w:r>
        <w:r w:rsidR="00FA3422">
          <w:rPr>
            <w:noProof/>
            <w:webHidden/>
          </w:rPr>
          <w:fldChar w:fldCharType="separate"/>
        </w:r>
        <w:r w:rsidR="00FA3422">
          <w:rPr>
            <w:noProof/>
            <w:webHidden/>
          </w:rPr>
          <w:t>4</w:t>
        </w:r>
        <w:r w:rsidR="00FA3422">
          <w:rPr>
            <w:noProof/>
            <w:webHidden/>
          </w:rPr>
          <w:fldChar w:fldCharType="end"/>
        </w:r>
      </w:hyperlink>
    </w:p>
    <w:p w14:paraId="145F3E3A" w14:textId="3ECA04FD" w:rsidR="00FA3422" w:rsidRDefault="00B17294">
      <w:pPr>
        <w:pStyle w:val="TOC1"/>
        <w:tabs>
          <w:tab w:val="right" w:leader="dot" w:pos="8296"/>
        </w:tabs>
        <w:rPr>
          <w:noProof/>
        </w:rPr>
      </w:pPr>
      <w:hyperlink w:anchor="_Toc36852226" w:history="1">
        <w:r w:rsidR="00FA3422" w:rsidRPr="00F3089F">
          <w:rPr>
            <w:rStyle w:val="af0"/>
            <w:noProof/>
          </w:rPr>
          <w:t>第二章 技术综述</w:t>
        </w:r>
        <w:r w:rsidR="00FA3422">
          <w:rPr>
            <w:noProof/>
            <w:webHidden/>
          </w:rPr>
          <w:tab/>
        </w:r>
        <w:r w:rsidR="00FA3422">
          <w:rPr>
            <w:noProof/>
            <w:webHidden/>
          </w:rPr>
          <w:fldChar w:fldCharType="begin"/>
        </w:r>
        <w:r w:rsidR="00FA3422">
          <w:rPr>
            <w:noProof/>
            <w:webHidden/>
          </w:rPr>
          <w:instrText xml:space="preserve"> PAGEREF _Toc36852226 \h </w:instrText>
        </w:r>
        <w:r w:rsidR="00FA3422">
          <w:rPr>
            <w:noProof/>
            <w:webHidden/>
          </w:rPr>
        </w:r>
        <w:r w:rsidR="00FA3422">
          <w:rPr>
            <w:noProof/>
            <w:webHidden/>
          </w:rPr>
          <w:fldChar w:fldCharType="separate"/>
        </w:r>
        <w:r w:rsidR="00FA3422">
          <w:rPr>
            <w:noProof/>
            <w:webHidden/>
          </w:rPr>
          <w:t>5</w:t>
        </w:r>
        <w:r w:rsidR="00FA3422">
          <w:rPr>
            <w:noProof/>
            <w:webHidden/>
          </w:rPr>
          <w:fldChar w:fldCharType="end"/>
        </w:r>
      </w:hyperlink>
    </w:p>
    <w:p w14:paraId="24E2FA95" w14:textId="06A7B541" w:rsidR="00FA3422" w:rsidRDefault="00B17294">
      <w:pPr>
        <w:pStyle w:val="TOC2"/>
        <w:tabs>
          <w:tab w:val="right" w:leader="dot" w:pos="8296"/>
        </w:tabs>
        <w:rPr>
          <w:noProof/>
        </w:rPr>
      </w:pPr>
      <w:hyperlink w:anchor="_Toc36852227" w:history="1">
        <w:r w:rsidR="00FA3422" w:rsidRPr="00F3089F">
          <w:rPr>
            <w:rStyle w:val="af0"/>
            <w:noProof/>
          </w:rPr>
          <w:t xml:space="preserve">2.1 </w:t>
        </w:r>
        <w:r w:rsidR="00FA3422" w:rsidRPr="00B17294">
          <w:rPr>
            <w:rStyle w:val="af0"/>
            <w:rFonts w:ascii="Arial" w:hAnsi="Arial"/>
            <w:noProof/>
          </w:rPr>
          <w:t>SpringBoot</w:t>
        </w:r>
        <w:r w:rsidR="00FA3422">
          <w:rPr>
            <w:noProof/>
            <w:webHidden/>
          </w:rPr>
          <w:tab/>
        </w:r>
        <w:r w:rsidR="00FA3422">
          <w:rPr>
            <w:noProof/>
            <w:webHidden/>
          </w:rPr>
          <w:fldChar w:fldCharType="begin"/>
        </w:r>
        <w:r w:rsidR="00FA3422">
          <w:rPr>
            <w:noProof/>
            <w:webHidden/>
          </w:rPr>
          <w:instrText xml:space="preserve"> PAGEREF _Toc36852227 \h </w:instrText>
        </w:r>
        <w:r w:rsidR="00FA3422">
          <w:rPr>
            <w:noProof/>
            <w:webHidden/>
          </w:rPr>
        </w:r>
        <w:r w:rsidR="00FA3422">
          <w:rPr>
            <w:noProof/>
            <w:webHidden/>
          </w:rPr>
          <w:fldChar w:fldCharType="separate"/>
        </w:r>
        <w:r w:rsidR="00FA3422">
          <w:rPr>
            <w:noProof/>
            <w:webHidden/>
          </w:rPr>
          <w:t>5</w:t>
        </w:r>
        <w:r w:rsidR="00FA3422">
          <w:rPr>
            <w:noProof/>
            <w:webHidden/>
          </w:rPr>
          <w:fldChar w:fldCharType="end"/>
        </w:r>
      </w:hyperlink>
    </w:p>
    <w:p w14:paraId="32B3F2DB" w14:textId="3D5C5778" w:rsidR="00FA3422" w:rsidRDefault="00B17294">
      <w:pPr>
        <w:pStyle w:val="TOC2"/>
        <w:tabs>
          <w:tab w:val="right" w:leader="dot" w:pos="8296"/>
        </w:tabs>
        <w:rPr>
          <w:noProof/>
        </w:rPr>
      </w:pPr>
      <w:hyperlink w:anchor="_Toc36852228" w:history="1">
        <w:r w:rsidR="00FA3422" w:rsidRPr="00F3089F">
          <w:rPr>
            <w:rStyle w:val="af0"/>
            <w:noProof/>
          </w:rPr>
          <w:t xml:space="preserve">2.2 </w:t>
        </w:r>
        <w:r w:rsidR="00FA3422" w:rsidRPr="00B17294">
          <w:rPr>
            <w:rStyle w:val="af0"/>
            <w:rFonts w:ascii="Arial" w:hAnsi="Arial"/>
            <w:noProof/>
          </w:rPr>
          <w:t>RabbitMQ</w:t>
        </w:r>
        <w:r w:rsidR="00FA3422">
          <w:rPr>
            <w:noProof/>
            <w:webHidden/>
          </w:rPr>
          <w:tab/>
        </w:r>
        <w:r w:rsidR="00FA3422">
          <w:rPr>
            <w:noProof/>
            <w:webHidden/>
          </w:rPr>
          <w:fldChar w:fldCharType="begin"/>
        </w:r>
        <w:r w:rsidR="00FA3422">
          <w:rPr>
            <w:noProof/>
            <w:webHidden/>
          </w:rPr>
          <w:instrText xml:space="preserve"> PAGEREF _Toc36852228 \h </w:instrText>
        </w:r>
        <w:r w:rsidR="00FA3422">
          <w:rPr>
            <w:noProof/>
            <w:webHidden/>
          </w:rPr>
        </w:r>
        <w:r w:rsidR="00FA3422">
          <w:rPr>
            <w:noProof/>
            <w:webHidden/>
          </w:rPr>
          <w:fldChar w:fldCharType="separate"/>
        </w:r>
        <w:r w:rsidR="00FA3422">
          <w:rPr>
            <w:noProof/>
            <w:webHidden/>
          </w:rPr>
          <w:t>5</w:t>
        </w:r>
        <w:r w:rsidR="00FA3422">
          <w:rPr>
            <w:noProof/>
            <w:webHidden/>
          </w:rPr>
          <w:fldChar w:fldCharType="end"/>
        </w:r>
      </w:hyperlink>
    </w:p>
    <w:p w14:paraId="3C789566" w14:textId="7D979931" w:rsidR="00FA3422" w:rsidRDefault="00B17294">
      <w:pPr>
        <w:pStyle w:val="TOC2"/>
        <w:tabs>
          <w:tab w:val="right" w:leader="dot" w:pos="8296"/>
        </w:tabs>
        <w:rPr>
          <w:noProof/>
        </w:rPr>
      </w:pPr>
      <w:hyperlink w:anchor="_Toc36852229" w:history="1">
        <w:r w:rsidR="00FA3422" w:rsidRPr="00F3089F">
          <w:rPr>
            <w:rStyle w:val="af0"/>
            <w:rFonts w:eastAsia="宋体" w:cs="Arial"/>
            <w:noProof/>
          </w:rPr>
          <w:t xml:space="preserve">2.3 </w:t>
        </w:r>
        <w:r w:rsidR="00FA3422" w:rsidRPr="00B17294">
          <w:rPr>
            <w:rStyle w:val="af0"/>
            <w:rFonts w:ascii="Arial" w:eastAsia="宋体" w:hAnsi="Arial" w:cs="Arial"/>
            <w:noProof/>
          </w:rPr>
          <w:t>E</w:t>
        </w:r>
        <w:r w:rsidR="00FA3422" w:rsidRPr="00F3089F">
          <w:rPr>
            <w:rStyle w:val="af0"/>
            <w:rFonts w:eastAsia="宋体" w:cs="Arial"/>
            <w:noProof/>
          </w:rPr>
          <w:t>-</w:t>
        </w:r>
        <w:r w:rsidR="00FA3422" w:rsidRPr="00B17294">
          <w:rPr>
            <w:rStyle w:val="af0"/>
            <w:rFonts w:ascii="Arial" w:eastAsia="宋体" w:hAnsi="Arial" w:cs="Arial"/>
            <w:noProof/>
          </w:rPr>
          <w:t>Scheduler</w:t>
        </w:r>
        <w:r w:rsidR="00FA3422">
          <w:rPr>
            <w:noProof/>
            <w:webHidden/>
          </w:rPr>
          <w:tab/>
        </w:r>
        <w:r w:rsidR="00FA3422">
          <w:rPr>
            <w:noProof/>
            <w:webHidden/>
          </w:rPr>
          <w:fldChar w:fldCharType="begin"/>
        </w:r>
        <w:r w:rsidR="00FA3422">
          <w:rPr>
            <w:noProof/>
            <w:webHidden/>
          </w:rPr>
          <w:instrText xml:space="preserve"> PAGEREF _Toc36852229 \h </w:instrText>
        </w:r>
        <w:r w:rsidR="00FA3422">
          <w:rPr>
            <w:noProof/>
            <w:webHidden/>
          </w:rPr>
        </w:r>
        <w:r w:rsidR="00FA3422">
          <w:rPr>
            <w:noProof/>
            <w:webHidden/>
          </w:rPr>
          <w:fldChar w:fldCharType="separate"/>
        </w:r>
        <w:r w:rsidR="00FA3422">
          <w:rPr>
            <w:noProof/>
            <w:webHidden/>
          </w:rPr>
          <w:t>7</w:t>
        </w:r>
        <w:r w:rsidR="00FA3422">
          <w:rPr>
            <w:noProof/>
            <w:webHidden/>
          </w:rPr>
          <w:fldChar w:fldCharType="end"/>
        </w:r>
      </w:hyperlink>
    </w:p>
    <w:p w14:paraId="79083BB9" w14:textId="6670E6E4" w:rsidR="00FA3422" w:rsidRDefault="00B17294">
      <w:pPr>
        <w:pStyle w:val="TOC2"/>
        <w:tabs>
          <w:tab w:val="right" w:leader="dot" w:pos="8296"/>
        </w:tabs>
        <w:rPr>
          <w:noProof/>
        </w:rPr>
      </w:pPr>
      <w:hyperlink w:anchor="_Toc36852230" w:history="1">
        <w:r w:rsidR="00FA3422" w:rsidRPr="00F3089F">
          <w:rPr>
            <w:rStyle w:val="af0"/>
            <w:rFonts w:eastAsia="宋体" w:cs="Arial"/>
            <w:noProof/>
          </w:rPr>
          <w:t xml:space="preserve">2.4 </w:t>
        </w:r>
        <w:r w:rsidR="00FA3422" w:rsidRPr="00B17294">
          <w:rPr>
            <w:rStyle w:val="af0"/>
            <w:rFonts w:ascii="Arial" w:eastAsia="宋体" w:hAnsi="Arial" w:cs="Arial"/>
            <w:noProof/>
          </w:rPr>
          <w:t>Redis</w:t>
        </w:r>
        <w:r w:rsidR="00FA3422">
          <w:rPr>
            <w:noProof/>
            <w:webHidden/>
          </w:rPr>
          <w:tab/>
        </w:r>
        <w:r w:rsidR="00FA3422">
          <w:rPr>
            <w:noProof/>
            <w:webHidden/>
          </w:rPr>
          <w:fldChar w:fldCharType="begin"/>
        </w:r>
        <w:r w:rsidR="00FA3422">
          <w:rPr>
            <w:noProof/>
            <w:webHidden/>
          </w:rPr>
          <w:instrText xml:space="preserve"> PAGEREF _Toc36852230 \h </w:instrText>
        </w:r>
        <w:r w:rsidR="00FA3422">
          <w:rPr>
            <w:noProof/>
            <w:webHidden/>
          </w:rPr>
        </w:r>
        <w:r w:rsidR="00FA3422">
          <w:rPr>
            <w:noProof/>
            <w:webHidden/>
          </w:rPr>
          <w:fldChar w:fldCharType="separate"/>
        </w:r>
        <w:r w:rsidR="00FA3422">
          <w:rPr>
            <w:noProof/>
            <w:webHidden/>
          </w:rPr>
          <w:t>8</w:t>
        </w:r>
        <w:r w:rsidR="00FA3422">
          <w:rPr>
            <w:noProof/>
            <w:webHidden/>
          </w:rPr>
          <w:fldChar w:fldCharType="end"/>
        </w:r>
      </w:hyperlink>
    </w:p>
    <w:p w14:paraId="4BE827F6" w14:textId="2B770BA4" w:rsidR="00FA3422" w:rsidRDefault="00B17294">
      <w:pPr>
        <w:pStyle w:val="TOC2"/>
        <w:tabs>
          <w:tab w:val="right" w:leader="dot" w:pos="8296"/>
        </w:tabs>
        <w:rPr>
          <w:noProof/>
        </w:rPr>
      </w:pPr>
      <w:hyperlink w:anchor="_Toc36852231" w:history="1">
        <w:r w:rsidR="00FA3422" w:rsidRPr="00F3089F">
          <w:rPr>
            <w:rStyle w:val="af0"/>
            <w:rFonts w:eastAsia="宋体" w:cs="Arial"/>
            <w:noProof/>
          </w:rPr>
          <w:t xml:space="preserve">2.5 </w:t>
        </w:r>
        <w:r w:rsidR="00FA3422" w:rsidRPr="00F3089F">
          <w:rPr>
            <w:rStyle w:val="af0"/>
            <w:rFonts w:eastAsia="宋体" w:cs="Arial"/>
            <w:noProof/>
          </w:rPr>
          <w:t>本章小结</w:t>
        </w:r>
        <w:r w:rsidR="00FA3422">
          <w:rPr>
            <w:noProof/>
            <w:webHidden/>
          </w:rPr>
          <w:tab/>
        </w:r>
        <w:r w:rsidR="00FA3422">
          <w:rPr>
            <w:noProof/>
            <w:webHidden/>
          </w:rPr>
          <w:fldChar w:fldCharType="begin"/>
        </w:r>
        <w:r w:rsidR="00FA3422">
          <w:rPr>
            <w:noProof/>
            <w:webHidden/>
          </w:rPr>
          <w:instrText xml:space="preserve"> PAGEREF _Toc36852231 \h </w:instrText>
        </w:r>
        <w:r w:rsidR="00FA3422">
          <w:rPr>
            <w:noProof/>
            <w:webHidden/>
          </w:rPr>
        </w:r>
        <w:r w:rsidR="00FA3422">
          <w:rPr>
            <w:noProof/>
            <w:webHidden/>
          </w:rPr>
          <w:fldChar w:fldCharType="separate"/>
        </w:r>
        <w:r w:rsidR="00FA3422">
          <w:rPr>
            <w:noProof/>
            <w:webHidden/>
          </w:rPr>
          <w:t>9</w:t>
        </w:r>
        <w:r w:rsidR="00FA3422">
          <w:rPr>
            <w:noProof/>
            <w:webHidden/>
          </w:rPr>
          <w:fldChar w:fldCharType="end"/>
        </w:r>
      </w:hyperlink>
    </w:p>
    <w:p w14:paraId="2451D6AB" w14:textId="39DA68A8" w:rsidR="00FA3422" w:rsidRDefault="00B17294">
      <w:pPr>
        <w:pStyle w:val="TOC1"/>
        <w:tabs>
          <w:tab w:val="right" w:leader="dot" w:pos="8296"/>
        </w:tabs>
        <w:rPr>
          <w:noProof/>
        </w:rPr>
      </w:pPr>
      <w:hyperlink w:anchor="_Toc36852232" w:history="1">
        <w:r w:rsidR="00FA3422" w:rsidRPr="00F3089F">
          <w:rPr>
            <w:rStyle w:val="af0"/>
            <w:noProof/>
          </w:rPr>
          <w:t>第三章 履约超时管理平台的分析与设计</w:t>
        </w:r>
        <w:r w:rsidR="00FA3422">
          <w:rPr>
            <w:noProof/>
            <w:webHidden/>
          </w:rPr>
          <w:tab/>
        </w:r>
        <w:r w:rsidR="00FA3422">
          <w:rPr>
            <w:noProof/>
            <w:webHidden/>
          </w:rPr>
          <w:fldChar w:fldCharType="begin"/>
        </w:r>
        <w:r w:rsidR="00FA3422">
          <w:rPr>
            <w:noProof/>
            <w:webHidden/>
          </w:rPr>
          <w:instrText xml:space="preserve"> PAGEREF _Toc36852232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72A530D7" w14:textId="368E617D" w:rsidR="00FA3422" w:rsidRDefault="00B17294">
      <w:pPr>
        <w:pStyle w:val="TOC2"/>
        <w:tabs>
          <w:tab w:val="right" w:leader="dot" w:pos="8296"/>
        </w:tabs>
        <w:rPr>
          <w:noProof/>
        </w:rPr>
      </w:pPr>
      <w:hyperlink w:anchor="_Toc36852233" w:history="1">
        <w:r w:rsidR="00FA3422" w:rsidRPr="00F3089F">
          <w:rPr>
            <w:rStyle w:val="af0"/>
            <w:noProof/>
          </w:rPr>
          <w:t>3.1 系统边界</w:t>
        </w:r>
        <w:r w:rsidR="00FA3422">
          <w:rPr>
            <w:noProof/>
            <w:webHidden/>
          </w:rPr>
          <w:tab/>
        </w:r>
        <w:r w:rsidR="00FA3422">
          <w:rPr>
            <w:noProof/>
            <w:webHidden/>
          </w:rPr>
          <w:fldChar w:fldCharType="begin"/>
        </w:r>
        <w:r w:rsidR="00FA3422">
          <w:rPr>
            <w:noProof/>
            <w:webHidden/>
          </w:rPr>
          <w:instrText xml:space="preserve"> PAGEREF _Toc36852233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464F9653" w14:textId="1BF737DE" w:rsidR="00FA3422" w:rsidRDefault="00B17294">
      <w:pPr>
        <w:pStyle w:val="TOC2"/>
        <w:tabs>
          <w:tab w:val="right" w:leader="dot" w:pos="8296"/>
        </w:tabs>
        <w:rPr>
          <w:noProof/>
        </w:rPr>
      </w:pPr>
      <w:hyperlink w:anchor="_Toc36852234" w:history="1">
        <w:r w:rsidR="00FA3422" w:rsidRPr="00F3089F">
          <w:rPr>
            <w:rStyle w:val="af0"/>
            <w:noProof/>
          </w:rPr>
          <w:t>3.2 业务描述</w:t>
        </w:r>
        <w:r w:rsidR="00FA3422">
          <w:rPr>
            <w:noProof/>
            <w:webHidden/>
          </w:rPr>
          <w:tab/>
        </w:r>
        <w:r w:rsidR="00FA3422">
          <w:rPr>
            <w:noProof/>
            <w:webHidden/>
          </w:rPr>
          <w:fldChar w:fldCharType="begin"/>
        </w:r>
        <w:r w:rsidR="00FA3422">
          <w:rPr>
            <w:noProof/>
            <w:webHidden/>
          </w:rPr>
          <w:instrText xml:space="preserve"> PAGEREF _Toc36852234 \h </w:instrText>
        </w:r>
        <w:r w:rsidR="00FA3422">
          <w:rPr>
            <w:noProof/>
            <w:webHidden/>
          </w:rPr>
        </w:r>
        <w:r w:rsidR="00FA3422">
          <w:rPr>
            <w:noProof/>
            <w:webHidden/>
          </w:rPr>
          <w:fldChar w:fldCharType="separate"/>
        </w:r>
        <w:r w:rsidR="00FA3422">
          <w:rPr>
            <w:noProof/>
            <w:webHidden/>
          </w:rPr>
          <w:t>11</w:t>
        </w:r>
        <w:r w:rsidR="00FA3422">
          <w:rPr>
            <w:noProof/>
            <w:webHidden/>
          </w:rPr>
          <w:fldChar w:fldCharType="end"/>
        </w:r>
      </w:hyperlink>
    </w:p>
    <w:p w14:paraId="7646CF7B" w14:textId="64AE5C97" w:rsidR="00FA3422" w:rsidRDefault="00B17294">
      <w:pPr>
        <w:pStyle w:val="TOC2"/>
        <w:tabs>
          <w:tab w:val="right" w:leader="dot" w:pos="8296"/>
        </w:tabs>
        <w:rPr>
          <w:noProof/>
        </w:rPr>
      </w:pPr>
      <w:hyperlink w:anchor="_Toc36852235" w:history="1">
        <w:r w:rsidR="00FA3422" w:rsidRPr="00F3089F">
          <w:rPr>
            <w:rStyle w:val="af0"/>
            <w:noProof/>
          </w:rPr>
          <w:t>3.3 需求分析</w:t>
        </w:r>
        <w:r w:rsidR="00FA3422">
          <w:rPr>
            <w:noProof/>
            <w:webHidden/>
          </w:rPr>
          <w:tab/>
        </w:r>
        <w:r w:rsidR="00FA3422">
          <w:rPr>
            <w:noProof/>
            <w:webHidden/>
          </w:rPr>
          <w:fldChar w:fldCharType="begin"/>
        </w:r>
        <w:r w:rsidR="00FA3422">
          <w:rPr>
            <w:noProof/>
            <w:webHidden/>
          </w:rPr>
          <w:instrText xml:space="preserve"> PAGEREF _Toc36852235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1592A004" w14:textId="7DE1761B" w:rsidR="00FA3422" w:rsidRDefault="00B17294">
      <w:pPr>
        <w:pStyle w:val="TOC3"/>
        <w:rPr>
          <w:noProof/>
        </w:rPr>
      </w:pPr>
      <w:hyperlink w:anchor="_Toc36852236" w:history="1">
        <w:r w:rsidR="00FA3422" w:rsidRPr="00F3089F">
          <w:rPr>
            <w:rStyle w:val="af0"/>
            <w:noProof/>
          </w:rPr>
          <w:t>3.3.1 规则管理功能</w:t>
        </w:r>
        <w:r w:rsidR="00FA3422">
          <w:rPr>
            <w:noProof/>
            <w:webHidden/>
          </w:rPr>
          <w:tab/>
        </w:r>
        <w:r w:rsidR="00FA3422">
          <w:rPr>
            <w:noProof/>
            <w:webHidden/>
          </w:rPr>
          <w:fldChar w:fldCharType="begin"/>
        </w:r>
        <w:r w:rsidR="00FA3422">
          <w:rPr>
            <w:noProof/>
            <w:webHidden/>
          </w:rPr>
          <w:instrText xml:space="preserve"> PAGEREF _Toc36852236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35117685" w14:textId="58A4BEF5" w:rsidR="00FA3422" w:rsidRDefault="00B17294">
      <w:pPr>
        <w:pStyle w:val="TOC3"/>
        <w:rPr>
          <w:noProof/>
        </w:rPr>
      </w:pPr>
      <w:hyperlink w:anchor="_Toc36852237" w:history="1">
        <w:r w:rsidR="00FA3422" w:rsidRPr="00F3089F">
          <w:rPr>
            <w:rStyle w:val="af0"/>
            <w:noProof/>
          </w:rPr>
          <w:t>3.3.2 规则预处理功能</w:t>
        </w:r>
        <w:r w:rsidR="00FA3422">
          <w:rPr>
            <w:noProof/>
            <w:webHidden/>
          </w:rPr>
          <w:tab/>
        </w:r>
        <w:r w:rsidR="00FA3422">
          <w:rPr>
            <w:noProof/>
            <w:webHidden/>
          </w:rPr>
          <w:fldChar w:fldCharType="begin"/>
        </w:r>
        <w:r w:rsidR="00FA3422">
          <w:rPr>
            <w:noProof/>
            <w:webHidden/>
          </w:rPr>
          <w:instrText xml:space="preserve"> PAGEREF _Toc36852237 \h </w:instrText>
        </w:r>
        <w:r w:rsidR="00FA3422">
          <w:rPr>
            <w:noProof/>
            <w:webHidden/>
          </w:rPr>
        </w:r>
        <w:r w:rsidR="00FA3422">
          <w:rPr>
            <w:noProof/>
            <w:webHidden/>
          </w:rPr>
          <w:fldChar w:fldCharType="separate"/>
        </w:r>
        <w:r w:rsidR="00FA3422">
          <w:rPr>
            <w:noProof/>
            <w:webHidden/>
          </w:rPr>
          <w:t>14</w:t>
        </w:r>
        <w:r w:rsidR="00FA3422">
          <w:rPr>
            <w:noProof/>
            <w:webHidden/>
          </w:rPr>
          <w:fldChar w:fldCharType="end"/>
        </w:r>
      </w:hyperlink>
    </w:p>
    <w:p w14:paraId="79FCA793" w14:textId="6803713B" w:rsidR="00FA3422" w:rsidRDefault="00B17294">
      <w:pPr>
        <w:pStyle w:val="TOC3"/>
        <w:rPr>
          <w:noProof/>
        </w:rPr>
      </w:pPr>
      <w:hyperlink w:anchor="_Toc36852238" w:history="1">
        <w:r w:rsidR="00FA3422" w:rsidRPr="00F3089F">
          <w:rPr>
            <w:rStyle w:val="af0"/>
            <w:noProof/>
          </w:rPr>
          <w:t>3.3.3 审核流程管理功能</w:t>
        </w:r>
        <w:r w:rsidR="00FA3422">
          <w:rPr>
            <w:noProof/>
            <w:webHidden/>
          </w:rPr>
          <w:tab/>
        </w:r>
        <w:r w:rsidR="00FA3422">
          <w:rPr>
            <w:noProof/>
            <w:webHidden/>
          </w:rPr>
          <w:fldChar w:fldCharType="begin"/>
        </w:r>
        <w:r w:rsidR="00FA3422">
          <w:rPr>
            <w:noProof/>
            <w:webHidden/>
          </w:rPr>
          <w:instrText xml:space="preserve"> PAGEREF _Toc36852238 \h </w:instrText>
        </w:r>
        <w:r w:rsidR="00FA3422">
          <w:rPr>
            <w:noProof/>
            <w:webHidden/>
          </w:rPr>
        </w:r>
        <w:r w:rsidR="00FA3422">
          <w:rPr>
            <w:noProof/>
            <w:webHidden/>
          </w:rPr>
          <w:fldChar w:fldCharType="separate"/>
        </w:r>
        <w:r w:rsidR="00FA3422">
          <w:rPr>
            <w:noProof/>
            <w:webHidden/>
          </w:rPr>
          <w:t>16</w:t>
        </w:r>
        <w:r w:rsidR="00FA3422">
          <w:rPr>
            <w:noProof/>
            <w:webHidden/>
          </w:rPr>
          <w:fldChar w:fldCharType="end"/>
        </w:r>
      </w:hyperlink>
    </w:p>
    <w:p w14:paraId="6CB5BBBE" w14:textId="670CACEE" w:rsidR="00FA3422" w:rsidRDefault="00B17294">
      <w:pPr>
        <w:pStyle w:val="TOC3"/>
        <w:rPr>
          <w:noProof/>
        </w:rPr>
      </w:pPr>
      <w:hyperlink w:anchor="_Toc36852239" w:history="1">
        <w:r w:rsidR="00FA3422" w:rsidRPr="00F3089F">
          <w:rPr>
            <w:rStyle w:val="af0"/>
            <w:noProof/>
          </w:rPr>
          <w:t>3.3.4 规则应用功能</w:t>
        </w:r>
        <w:r w:rsidR="00FA3422">
          <w:rPr>
            <w:noProof/>
            <w:webHidden/>
          </w:rPr>
          <w:tab/>
        </w:r>
        <w:r w:rsidR="00FA3422">
          <w:rPr>
            <w:noProof/>
            <w:webHidden/>
          </w:rPr>
          <w:fldChar w:fldCharType="begin"/>
        </w:r>
        <w:r w:rsidR="00FA3422">
          <w:rPr>
            <w:noProof/>
            <w:webHidden/>
          </w:rPr>
          <w:instrText xml:space="preserve"> PAGEREF _Toc36852239 \h </w:instrText>
        </w:r>
        <w:r w:rsidR="00FA3422">
          <w:rPr>
            <w:noProof/>
            <w:webHidden/>
          </w:rPr>
        </w:r>
        <w:r w:rsidR="00FA3422">
          <w:rPr>
            <w:noProof/>
            <w:webHidden/>
          </w:rPr>
          <w:fldChar w:fldCharType="separate"/>
        </w:r>
        <w:r w:rsidR="00FA3422">
          <w:rPr>
            <w:noProof/>
            <w:webHidden/>
          </w:rPr>
          <w:t>20</w:t>
        </w:r>
        <w:r w:rsidR="00FA3422">
          <w:rPr>
            <w:noProof/>
            <w:webHidden/>
          </w:rPr>
          <w:fldChar w:fldCharType="end"/>
        </w:r>
      </w:hyperlink>
    </w:p>
    <w:p w14:paraId="12F06648" w14:textId="3754A9F4" w:rsidR="00FA3422" w:rsidRDefault="00B17294">
      <w:pPr>
        <w:pStyle w:val="TOC2"/>
        <w:tabs>
          <w:tab w:val="right" w:leader="dot" w:pos="8296"/>
        </w:tabs>
        <w:rPr>
          <w:noProof/>
        </w:rPr>
      </w:pPr>
      <w:hyperlink w:anchor="_Toc36852240" w:history="1">
        <w:r w:rsidR="00FA3422" w:rsidRPr="00F3089F">
          <w:rPr>
            <w:rStyle w:val="af0"/>
            <w:noProof/>
          </w:rPr>
          <w:t>3.4 系统总体设计</w:t>
        </w:r>
        <w:r w:rsidR="00FA3422">
          <w:rPr>
            <w:noProof/>
            <w:webHidden/>
          </w:rPr>
          <w:tab/>
        </w:r>
        <w:r w:rsidR="00FA3422">
          <w:rPr>
            <w:noProof/>
            <w:webHidden/>
          </w:rPr>
          <w:fldChar w:fldCharType="begin"/>
        </w:r>
        <w:r w:rsidR="00FA3422">
          <w:rPr>
            <w:noProof/>
            <w:webHidden/>
          </w:rPr>
          <w:instrText xml:space="preserve"> PAGEREF _Toc36852240 \h </w:instrText>
        </w:r>
        <w:r w:rsidR="00FA3422">
          <w:rPr>
            <w:noProof/>
            <w:webHidden/>
          </w:rPr>
        </w:r>
        <w:r w:rsidR="00FA3422">
          <w:rPr>
            <w:noProof/>
            <w:webHidden/>
          </w:rPr>
          <w:fldChar w:fldCharType="separate"/>
        </w:r>
        <w:r w:rsidR="00FA3422">
          <w:rPr>
            <w:noProof/>
            <w:webHidden/>
          </w:rPr>
          <w:t>23</w:t>
        </w:r>
        <w:r w:rsidR="00FA3422">
          <w:rPr>
            <w:noProof/>
            <w:webHidden/>
          </w:rPr>
          <w:fldChar w:fldCharType="end"/>
        </w:r>
      </w:hyperlink>
    </w:p>
    <w:p w14:paraId="2B908E2E" w14:textId="64ECB5B7" w:rsidR="00FA3422" w:rsidRDefault="00B17294">
      <w:pPr>
        <w:pStyle w:val="TOC3"/>
        <w:rPr>
          <w:noProof/>
        </w:rPr>
      </w:pPr>
      <w:hyperlink w:anchor="_Toc36852241" w:history="1">
        <w:r w:rsidR="00FA3422" w:rsidRPr="00F3089F">
          <w:rPr>
            <w:rStyle w:val="af0"/>
            <w:noProof/>
          </w:rPr>
          <w:t>3.4.1 规则设计</w:t>
        </w:r>
        <w:r w:rsidR="00FA3422">
          <w:rPr>
            <w:noProof/>
            <w:webHidden/>
          </w:rPr>
          <w:tab/>
        </w:r>
        <w:r w:rsidR="00FA3422">
          <w:rPr>
            <w:noProof/>
            <w:webHidden/>
          </w:rPr>
          <w:fldChar w:fldCharType="begin"/>
        </w:r>
        <w:r w:rsidR="00FA3422">
          <w:rPr>
            <w:noProof/>
            <w:webHidden/>
          </w:rPr>
          <w:instrText xml:space="preserve"> PAGEREF _Toc36852241 \h </w:instrText>
        </w:r>
        <w:r w:rsidR="00FA3422">
          <w:rPr>
            <w:noProof/>
            <w:webHidden/>
          </w:rPr>
        </w:r>
        <w:r w:rsidR="00FA3422">
          <w:rPr>
            <w:noProof/>
            <w:webHidden/>
          </w:rPr>
          <w:fldChar w:fldCharType="separate"/>
        </w:r>
        <w:r w:rsidR="00FA3422">
          <w:rPr>
            <w:noProof/>
            <w:webHidden/>
          </w:rPr>
          <w:t>23</w:t>
        </w:r>
        <w:r w:rsidR="00FA3422">
          <w:rPr>
            <w:noProof/>
            <w:webHidden/>
          </w:rPr>
          <w:fldChar w:fldCharType="end"/>
        </w:r>
      </w:hyperlink>
    </w:p>
    <w:p w14:paraId="63AB5320" w14:textId="16EA94F0" w:rsidR="00FA3422" w:rsidRDefault="00B17294">
      <w:pPr>
        <w:pStyle w:val="TOC3"/>
        <w:rPr>
          <w:noProof/>
        </w:rPr>
      </w:pPr>
      <w:hyperlink w:anchor="_Toc36852242" w:history="1">
        <w:r w:rsidR="00FA3422" w:rsidRPr="00F3089F">
          <w:rPr>
            <w:rStyle w:val="af0"/>
            <w:noProof/>
          </w:rPr>
          <w:t>3.4.2 架构设计</w:t>
        </w:r>
        <w:r w:rsidR="00FA3422">
          <w:rPr>
            <w:noProof/>
            <w:webHidden/>
          </w:rPr>
          <w:tab/>
        </w:r>
        <w:r w:rsidR="00FA3422">
          <w:rPr>
            <w:noProof/>
            <w:webHidden/>
          </w:rPr>
          <w:fldChar w:fldCharType="begin"/>
        </w:r>
        <w:r w:rsidR="00FA3422">
          <w:rPr>
            <w:noProof/>
            <w:webHidden/>
          </w:rPr>
          <w:instrText xml:space="preserve"> PAGEREF _Toc36852242 \h </w:instrText>
        </w:r>
        <w:r w:rsidR="00FA3422">
          <w:rPr>
            <w:noProof/>
            <w:webHidden/>
          </w:rPr>
        </w:r>
        <w:r w:rsidR="00FA3422">
          <w:rPr>
            <w:noProof/>
            <w:webHidden/>
          </w:rPr>
          <w:fldChar w:fldCharType="separate"/>
        </w:r>
        <w:r w:rsidR="00FA3422">
          <w:rPr>
            <w:noProof/>
            <w:webHidden/>
          </w:rPr>
          <w:t>28</w:t>
        </w:r>
        <w:r w:rsidR="00FA3422">
          <w:rPr>
            <w:noProof/>
            <w:webHidden/>
          </w:rPr>
          <w:fldChar w:fldCharType="end"/>
        </w:r>
      </w:hyperlink>
    </w:p>
    <w:p w14:paraId="3EA0D95A" w14:textId="1E151D72" w:rsidR="00FA3422" w:rsidRDefault="00B17294">
      <w:pPr>
        <w:pStyle w:val="TOC3"/>
        <w:rPr>
          <w:noProof/>
        </w:rPr>
      </w:pPr>
      <w:hyperlink w:anchor="_Toc36852243" w:history="1">
        <w:r w:rsidR="00FA3422" w:rsidRPr="00F3089F">
          <w:rPr>
            <w:rStyle w:val="af0"/>
            <w:noProof/>
          </w:rPr>
          <w:t>3.4.3 功能组成设计</w:t>
        </w:r>
        <w:r w:rsidR="00FA3422">
          <w:rPr>
            <w:noProof/>
            <w:webHidden/>
          </w:rPr>
          <w:tab/>
        </w:r>
        <w:r w:rsidR="00FA3422">
          <w:rPr>
            <w:noProof/>
            <w:webHidden/>
          </w:rPr>
          <w:fldChar w:fldCharType="begin"/>
        </w:r>
        <w:r w:rsidR="00FA3422">
          <w:rPr>
            <w:noProof/>
            <w:webHidden/>
          </w:rPr>
          <w:instrText xml:space="preserve"> PAGEREF _Toc36852243 \h </w:instrText>
        </w:r>
        <w:r w:rsidR="00FA3422">
          <w:rPr>
            <w:noProof/>
            <w:webHidden/>
          </w:rPr>
        </w:r>
        <w:r w:rsidR="00FA3422">
          <w:rPr>
            <w:noProof/>
            <w:webHidden/>
          </w:rPr>
          <w:fldChar w:fldCharType="separate"/>
        </w:r>
        <w:r w:rsidR="00FA3422">
          <w:rPr>
            <w:noProof/>
            <w:webHidden/>
          </w:rPr>
          <w:t>29</w:t>
        </w:r>
        <w:r w:rsidR="00FA3422">
          <w:rPr>
            <w:noProof/>
            <w:webHidden/>
          </w:rPr>
          <w:fldChar w:fldCharType="end"/>
        </w:r>
      </w:hyperlink>
    </w:p>
    <w:p w14:paraId="3BBF2CA9" w14:textId="5476998D" w:rsidR="00FA3422" w:rsidRDefault="00B17294">
      <w:pPr>
        <w:pStyle w:val="TOC3"/>
        <w:rPr>
          <w:noProof/>
        </w:rPr>
      </w:pPr>
      <w:hyperlink w:anchor="_Toc36852244" w:history="1">
        <w:r w:rsidR="00FA3422" w:rsidRPr="00F3089F">
          <w:rPr>
            <w:rStyle w:val="af0"/>
            <w:noProof/>
          </w:rPr>
          <w:t>3.4.4 部署设计</w:t>
        </w:r>
        <w:r w:rsidR="00FA3422">
          <w:rPr>
            <w:noProof/>
            <w:webHidden/>
          </w:rPr>
          <w:tab/>
        </w:r>
        <w:r w:rsidR="00FA3422">
          <w:rPr>
            <w:noProof/>
            <w:webHidden/>
          </w:rPr>
          <w:fldChar w:fldCharType="begin"/>
        </w:r>
        <w:r w:rsidR="00FA3422">
          <w:rPr>
            <w:noProof/>
            <w:webHidden/>
          </w:rPr>
          <w:instrText xml:space="preserve"> PAGEREF _Toc36852244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30211681" w14:textId="2FB164E0" w:rsidR="00FA3422" w:rsidRDefault="00B17294">
      <w:pPr>
        <w:pStyle w:val="TOC2"/>
        <w:tabs>
          <w:tab w:val="right" w:leader="dot" w:pos="8296"/>
        </w:tabs>
        <w:rPr>
          <w:noProof/>
        </w:rPr>
      </w:pPr>
      <w:hyperlink w:anchor="_Toc36852245" w:history="1">
        <w:r w:rsidR="00FA3422" w:rsidRPr="00F3089F">
          <w:rPr>
            <w:rStyle w:val="af0"/>
            <w:noProof/>
          </w:rPr>
          <w:t>3.5 数据库设计</w:t>
        </w:r>
        <w:r w:rsidR="00FA3422">
          <w:rPr>
            <w:noProof/>
            <w:webHidden/>
          </w:rPr>
          <w:tab/>
        </w:r>
        <w:r w:rsidR="00FA3422">
          <w:rPr>
            <w:noProof/>
            <w:webHidden/>
          </w:rPr>
          <w:fldChar w:fldCharType="begin"/>
        </w:r>
        <w:r w:rsidR="00FA3422">
          <w:rPr>
            <w:noProof/>
            <w:webHidden/>
          </w:rPr>
          <w:instrText xml:space="preserve"> PAGEREF _Toc36852245 \h </w:instrText>
        </w:r>
        <w:r w:rsidR="00FA3422">
          <w:rPr>
            <w:noProof/>
            <w:webHidden/>
          </w:rPr>
        </w:r>
        <w:r w:rsidR="00FA3422">
          <w:rPr>
            <w:noProof/>
            <w:webHidden/>
          </w:rPr>
          <w:fldChar w:fldCharType="separate"/>
        </w:r>
        <w:r w:rsidR="00FA3422">
          <w:rPr>
            <w:noProof/>
            <w:webHidden/>
          </w:rPr>
          <w:t>31</w:t>
        </w:r>
        <w:r w:rsidR="00FA3422">
          <w:rPr>
            <w:noProof/>
            <w:webHidden/>
          </w:rPr>
          <w:fldChar w:fldCharType="end"/>
        </w:r>
      </w:hyperlink>
    </w:p>
    <w:p w14:paraId="006914CE" w14:textId="5AE0A00A" w:rsidR="00FA3422" w:rsidRDefault="00B17294">
      <w:pPr>
        <w:pStyle w:val="TOC2"/>
        <w:tabs>
          <w:tab w:val="right" w:leader="dot" w:pos="8296"/>
        </w:tabs>
        <w:rPr>
          <w:noProof/>
        </w:rPr>
      </w:pPr>
      <w:hyperlink w:anchor="_Toc36852246" w:history="1">
        <w:r w:rsidR="00FA3422" w:rsidRPr="00F3089F">
          <w:rPr>
            <w:rStyle w:val="af0"/>
            <w:noProof/>
          </w:rPr>
          <w:t>3.6 本章小结</w:t>
        </w:r>
        <w:r w:rsidR="00FA3422">
          <w:rPr>
            <w:noProof/>
            <w:webHidden/>
          </w:rPr>
          <w:tab/>
        </w:r>
        <w:r w:rsidR="00FA3422">
          <w:rPr>
            <w:noProof/>
            <w:webHidden/>
          </w:rPr>
          <w:fldChar w:fldCharType="begin"/>
        </w:r>
        <w:r w:rsidR="00FA3422">
          <w:rPr>
            <w:noProof/>
            <w:webHidden/>
          </w:rPr>
          <w:instrText xml:space="preserve"> PAGEREF _Toc36852246 \h </w:instrText>
        </w:r>
        <w:r w:rsidR="00FA3422">
          <w:rPr>
            <w:noProof/>
            <w:webHidden/>
          </w:rPr>
        </w:r>
        <w:r w:rsidR="00FA3422">
          <w:rPr>
            <w:noProof/>
            <w:webHidden/>
          </w:rPr>
          <w:fldChar w:fldCharType="separate"/>
        </w:r>
        <w:r w:rsidR="00FA3422">
          <w:rPr>
            <w:noProof/>
            <w:webHidden/>
          </w:rPr>
          <w:t>35</w:t>
        </w:r>
        <w:r w:rsidR="00FA3422">
          <w:rPr>
            <w:noProof/>
            <w:webHidden/>
          </w:rPr>
          <w:fldChar w:fldCharType="end"/>
        </w:r>
      </w:hyperlink>
    </w:p>
    <w:p w14:paraId="5A4FD051" w14:textId="705A1D44" w:rsidR="00FA3422" w:rsidRDefault="00B17294">
      <w:pPr>
        <w:pStyle w:val="TOC1"/>
        <w:tabs>
          <w:tab w:val="right" w:leader="dot" w:pos="8296"/>
        </w:tabs>
        <w:rPr>
          <w:noProof/>
        </w:rPr>
      </w:pPr>
      <w:hyperlink w:anchor="_Toc36852247" w:history="1">
        <w:r w:rsidR="00FA3422" w:rsidRPr="00F3089F">
          <w:rPr>
            <w:rStyle w:val="af0"/>
            <w:noProof/>
          </w:rPr>
          <w:t>第四章 履约超时管理平台的实现</w:t>
        </w:r>
        <w:r w:rsidR="00FA3422">
          <w:rPr>
            <w:noProof/>
            <w:webHidden/>
          </w:rPr>
          <w:tab/>
        </w:r>
        <w:r w:rsidR="00FA3422">
          <w:rPr>
            <w:noProof/>
            <w:webHidden/>
          </w:rPr>
          <w:fldChar w:fldCharType="begin"/>
        </w:r>
        <w:r w:rsidR="00FA3422">
          <w:rPr>
            <w:noProof/>
            <w:webHidden/>
          </w:rPr>
          <w:instrText xml:space="preserve"> PAGEREF _Toc36852247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42F79715" w14:textId="7DFAD979" w:rsidR="00FA3422" w:rsidRDefault="00B17294">
      <w:pPr>
        <w:pStyle w:val="TOC2"/>
        <w:tabs>
          <w:tab w:val="right" w:leader="dot" w:pos="8296"/>
        </w:tabs>
        <w:rPr>
          <w:noProof/>
        </w:rPr>
      </w:pPr>
      <w:hyperlink w:anchor="_Toc36852248" w:history="1">
        <w:r w:rsidR="00FA3422" w:rsidRPr="00F3089F">
          <w:rPr>
            <w:rStyle w:val="af0"/>
            <w:noProof/>
          </w:rPr>
          <w:t>4.1 规则管理模块</w:t>
        </w:r>
        <w:r w:rsidR="00FA3422">
          <w:rPr>
            <w:noProof/>
            <w:webHidden/>
          </w:rPr>
          <w:tab/>
        </w:r>
        <w:r w:rsidR="00FA3422">
          <w:rPr>
            <w:noProof/>
            <w:webHidden/>
          </w:rPr>
          <w:fldChar w:fldCharType="begin"/>
        </w:r>
        <w:r w:rsidR="00FA3422">
          <w:rPr>
            <w:noProof/>
            <w:webHidden/>
          </w:rPr>
          <w:instrText xml:space="preserve"> PAGEREF _Toc36852248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2F6BD8D2" w14:textId="417F27AE" w:rsidR="00FA3422" w:rsidRDefault="00B17294">
      <w:pPr>
        <w:pStyle w:val="TOC3"/>
        <w:rPr>
          <w:noProof/>
        </w:rPr>
      </w:pPr>
      <w:hyperlink w:anchor="_Toc36852249" w:history="1">
        <w:r w:rsidR="00FA3422" w:rsidRPr="00F3089F">
          <w:rPr>
            <w:rStyle w:val="af0"/>
            <w:noProof/>
          </w:rPr>
          <w:t>4.1.1 规则管理模块详细设计</w:t>
        </w:r>
        <w:r w:rsidR="00FA3422">
          <w:rPr>
            <w:noProof/>
            <w:webHidden/>
          </w:rPr>
          <w:tab/>
        </w:r>
        <w:r w:rsidR="00FA3422">
          <w:rPr>
            <w:noProof/>
            <w:webHidden/>
          </w:rPr>
          <w:fldChar w:fldCharType="begin"/>
        </w:r>
        <w:r w:rsidR="00FA3422">
          <w:rPr>
            <w:noProof/>
            <w:webHidden/>
          </w:rPr>
          <w:instrText xml:space="preserve"> PAGEREF _Toc36852249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5769C21C" w14:textId="35E15CAD" w:rsidR="00FA3422" w:rsidRDefault="00B17294">
      <w:pPr>
        <w:pStyle w:val="TOC3"/>
        <w:rPr>
          <w:noProof/>
        </w:rPr>
      </w:pPr>
      <w:hyperlink w:anchor="_Toc36852250" w:history="1">
        <w:r w:rsidR="00FA3422" w:rsidRPr="00F3089F">
          <w:rPr>
            <w:rStyle w:val="af0"/>
            <w:noProof/>
          </w:rPr>
          <w:t>4.1.2 规则操作功能实现</w:t>
        </w:r>
        <w:r w:rsidR="00FA3422">
          <w:rPr>
            <w:noProof/>
            <w:webHidden/>
          </w:rPr>
          <w:tab/>
        </w:r>
        <w:r w:rsidR="00FA3422">
          <w:rPr>
            <w:noProof/>
            <w:webHidden/>
          </w:rPr>
          <w:fldChar w:fldCharType="begin"/>
        </w:r>
        <w:r w:rsidR="00FA3422">
          <w:rPr>
            <w:noProof/>
            <w:webHidden/>
          </w:rPr>
          <w:instrText xml:space="preserve"> PAGEREF _Toc36852250 \h </w:instrText>
        </w:r>
        <w:r w:rsidR="00FA3422">
          <w:rPr>
            <w:noProof/>
            <w:webHidden/>
          </w:rPr>
        </w:r>
        <w:r w:rsidR="00FA3422">
          <w:rPr>
            <w:noProof/>
            <w:webHidden/>
          </w:rPr>
          <w:fldChar w:fldCharType="separate"/>
        </w:r>
        <w:r w:rsidR="00FA3422">
          <w:rPr>
            <w:noProof/>
            <w:webHidden/>
          </w:rPr>
          <w:t>37</w:t>
        </w:r>
        <w:r w:rsidR="00FA3422">
          <w:rPr>
            <w:noProof/>
            <w:webHidden/>
          </w:rPr>
          <w:fldChar w:fldCharType="end"/>
        </w:r>
      </w:hyperlink>
    </w:p>
    <w:p w14:paraId="0F489380" w14:textId="5F6829E6" w:rsidR="00FA3422" w:rsidRDefault="00B17294">
      <w:pPr>
        <w:pStyle w:val="TOC3"/>
        <w:rPr>
          <w:noProof/>
        </w:rPr>
      </w:pPr>
      <w:hyperlink w:anchor="_Toc36852251" w:history="1">
        <w:r w:rsidR="00FA3422" w:rsidRPr="00F3089F">
          <w:rPr>
            <w:rStyle w:val="af0"/>
            <w:noProof/>
          </w:rPr>
          <w:t>4.1.3 日志查询功能实现</w:t>
        </w:r>
        <w:r w:rsidR="00FA3422">
          <w:rPr>
            <w:noProof/>
            <w:webHidden/>
          </w:rPr>
          <w:tab/>
        </w:r>
        <w:r w:rsidR="00FA3422">
          <w:rPr>
            <w:noProof/>
            <w:webHidden/>
          </w:rPr>
          <w:fldChar w:fldCharType="begin"/>
        </w:r>
        <w:r w:rsidR="00FA3422">
          <w:rPr>
            <w:noProof/>
            <w:webHidden/>
          </w:rPr>
          <w:instrText xml:space="preserve"> PAGEREF _Toc36852251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6E4F5B7B" w14:textId="28EBC0D8" w:rsidR="00FA3422" w:rsidRDefault="00B17294">
      <w:pPr>
        <w:pStyle w:val="TOC3"/>
        <w:rPr>
          <w:noProof/>
        </w:rPr>
      </w:pPr>
      <w:hyperlink w:anchor="_Toc36852252" w:history="1">
        <w:r w:rsidR="00FA3422" w:rsidRPr="00F3089F">
          <w:rPr>
            <w:rStyle w:val="af0"/>
            <w:noProof/>
          </w:rPr>
          <w:t>4.1.4 规则过期告警功能实现</w:t>
        </w:r>
        <w:r w:rsidR="00FA3422">
          <w:rPr>
            <w:noProof/>
            <w:webHidden/>
          </w:rPr>
          <w:tab/>
        </w:r>
        <w:r w:rsidR="00FA3422">
          <w:rPr>
            <w:noProof/>
            <w:webHidden/>
          </w:rPr>
          <w:fldChar w:fldCharType="begin"/>
        </w:r>
        <w:r w:rsidR="00FA3422">
          <w:rPr>
            <w:noProof/>
            <w:webHidden/>
          </w:rPr>
          <w:instrText xml:space="preserve"> PAGEREF _Toc36852252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575708C" w14:textId="2618215E" w:rsidR="00FA3422" w:rsidRDefault="00B17294">
      <w:pPr>
        <w:pStyle w:val="TOC2"/>
        <w:tabs>
          <w:tab w:val="right" w:leader="dot" w:pos="8296"/>
        </w:tabs>
        <w:rPr>
          <w:noProof/>
        </w:rPr>
      </w:pPr>
      <w:hyperlink w:anchor="_Toc36852253" w:history="1">
        <w:r w:rsidR="00FA3422" w:rsidRPr="00F3089F">
          <w:rPr>
            <w:rStyle w:val="af0"/>
            <w:noProof/>
          </w:rPr>
          <w:t>4.2 规则预处理模块</w:t>
        </w:r>
        <w:r w:rsidR="00FA3422">
          <w:rPr>
            <w:noProof/>
            <w:webHidden/>
          </w:rPr>
          <w:tab/>
        </w:r>
        <w:r w:rsidR="00FA3422">
          <w:rPr>
            <w:noProof/>
            <w:webHidden/>
          </w:rPr>
          <w:fldChar w:fldCharType="begin"/>
        </w:r>
        <w:r w:rsidR="00FA3422">
          <w:rPr>
            <w:noProof/>
            <w:webHidden/>
          </w:rPr>
          <w:instrText xml:space="preserve"> PAGEREF _Toc36852253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356B963C" w14:textId="75459EBC" w:rsidR="00FA3422" w:rsidRDefault="00B17294">
      <w:pPr>
        <w:pStyle w:val="TOC3"/>
        <w:rPr>
          <w:noProof/>
        </w:rPr>
      </w:pPr>
      <w:hyperlink w:anchor="_Toc36852254" w:history="1">
        <w:r w:rsidR="00FA3422" w:rsidRPr="00F3089F">
          <w:rPr>
            <w:rStyle w:val="af0"/>
            <w:noProof/>
          </w:rPr>
          <w:t>4.2.1 规则预处理模块设计</w:t>
        </w:r>
        <w:r w:rsidR="00FA3422">
          <w:rPr>
            <w:noProof/>
            <w:webHidden/>
          </w:rPr>
          <w:tab/>
        </w:r>
        <w:r w:rsidR="00FA3422">
          <w:rPr>
            <w:noProof/>
            <w:webHidden/>
          </w:rPr>
          <w:fldChar w:fldCharType="begin"/>
        </w:r>
        <w:r w:rsidR="00FA3422">
          <w:rPr>
            <w:noProof/>
            <w:webHidden/>
          </w:rPr>
          <w:instrText xml:space="preserve"> PAGEREF _Toc36852254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B6F3A82" w14:textId="3F70E15A" w:rsidR="00FA3422" w:rsidRDefault="00B17294">
      <w:pPr>
        <w:pStyle w:val="TOC3"/>
        <w:rPr>
          <w:noProof/>
        </w:rPr>
      </w:pPr>
      <w:hyperlink w:anchor="_Toc36852255" w:history="1">
        <w:r w:rsidR="00FA3422" w:rsidRPr="00F3089F">
          <w:rPr>
            <w:rStyle w:val="af0"/>
            <w:noProof/>
          </w:rPr>
          <w:t>4.2.2 构建检查规则功能实现</w:t>
        </w:r>
        <w:r w:rsidR="00FA3422">
          <w:rPr>
            <w:noProof/>
            <w:webHidden/>
          </w:rPr>
          <w:tab/>
        </w:r>
        <w:r w:rsidR="00FA3422">
          <w:rPr>
            <w:noProof/>
            <w:webHidden/>
          </w:rPr>
          <w:fldChar w:fldCharType="begin"/>
        </w:r>
        <w:r w:rsidR="00FA3422">
          <w:rPr>
            <w:noProof/>
            <w:webHidden/>
          </w:rPr>
          <w:instrText xml:space="preserve"> PAGEREF _Toc36852255 \h </w:instrText>
        </w:r>
        <w:r w:rsidR="00FA3422">
          <w:rPr>
            <w:noProof/>
            <w:webHidden/>
          </w:rPr>
        </w:r>
        <w:r w:rsidR="00FA3422">
          <w:rPr>
            <w:noProof/>
            <w:webHidden/>
          </w:rPr>
          <w:fldChar w:fldCharType="separate"/>
        </w:r>
        <w:r w:rsidR="00FA3422">
          <w:rPr>
            <w:noProof/>
            <w:webHidden/>
          </w:rPr>
          <w:t>43</w:t>
        </w:r>
        <w:r w:rsidR="00FA3422">
          <w:rPr>
            <w:noProof/>
            <w:webHidden/>
          </w:rPr>
          <w:fldChar w:fldCharType="end"/>
        </w:r>
      </w:hyperlink>
    </w:p>
    <w:p w14:paraId="75248EB3" w14:textId="2E3D5455" w:rsidR="00FA3422" w:rsidRDefault="00B17294">
      <w:pPr>
        <w:pStyle w:val="TOC3"/>
        <w:rPr>
          <w:noProof/>
        </w:rPr>
      </w:pPr>
      <w:hyperlink w:anchor="_Toc36852256" w:history="1">
        <w:r w:rsidR="00FA3422" w:rsidRPr="00F3089F">
          <w:rPr>
            <w:rStyle w:val="af0"/>
            <w:noProof/>
          </w:rPr>
          <w:t>4.2.3 构建生效范围功能实现</w:t>
        </w:r>
        <w:r w:rsidR="00FA3422">
          <w:rPr>
            <w:noProof/>
            <w:webHidden/>
          </w:rPr>
          <w:tab/>
        </w:r>
        <w:r w:rsidR="00FA3422">
          <w:rPr>
            <w:noProof/>
            <w:webHidden/>
          </w:rPr>
          <w:fldChar w:fldCharType="begin"/>
        </w:r>
        <w:r w:rsidR="00FA3422">
          <w:rPr>
            <w:noProof/>
            <w:webHidden/>
          </w:rPr>
          <w:instrText xml:space="preserve"> PAGEREF _Toc36852256 \h </w:instrText>
        </w:r>
        <w:r w:rsidR="00FA3422">
          <w:rPr>
            <w:noProof/>
            <w:webHidden/>
          </w:rPr>
        </w:r>
        <w:r w:rsidR="00FA3422">
          <w:rPr>
            <w:noProof/>
            <w:webHidden/>
          </w:rPr>
          <w:fldChar w:fldCharType="separate"/>
        </w:r>
        <w:r w:rsidR="00FA3422">
          <w:rPr>
            <w:noProof/>
            <w:webHidden/>
          </w:rPr>
          <w:t>44</w:t>
        </w:r>
        <w:r w:rsidR="00FA3422">
          <w:rPr>
            <w:noProof/>
            <w:webHidden/>
          </w:rPr>
          <w:fldChar w:fldCharType="end"/>
        </w:r>
      </w:hyperlink>
    </w:p>
    <w:p w14:paraId="16836470" w14:textId="22CA842A" w:rsidR="00FA3422" w:rsidRDefault="00B17294">
      <w:pPr>
        <w:pStyle w:val="TOC3"/>
        <w:rPr>
          <w:noProof/>
        </w:rPr>
      </w:pPr>
      <w:hyperlink w:anchor="_Toc36852257" w:history="1">
        <w:r w:rsidR="00FA3422" w:rsidRPr="00F3089F">
          <w:rPr>
            <w:rStyle w:val="af0"/>
            <w:noProof/>
          </w:rPr>
          <w:t>4.2.4 构建</w:t>
        </w:r>
        <w:r w:rsidR="00FA3422" w:rsidRPr="00B17294">
          <w:rPr>
            <w:rStyle w:val="af0"/>
            <w:rFonts w:ascii="Arial" w:hAnsi="Arial"/>
            <w:noProof/>
          </w:rPr>
          <w:t>Action</w:t>
        </w:r>
        <w:r w:rsidR="00FA3422" w:rsidRPr="00F3089F">
          <w:rPr>
            <w:rStyle w:val="af0"/>
            <w:noProof/>
          </w:rPr>
          <w:t>功能实现</w:t>
        </w:r>
        <w:r w:rsidR="00FA3422">
          <w:rPr>
            <w:noProof/>
            <w:webHidden/>
          </w:rPr>
          <w:tab/>
        </w:r>
        <w:r w:rsidR="00FA3422">
          <w:rPr>
            <w:noProof/>
            <w:webHidden/>
          </w:rPr>
          <w:fldChar w:fldCharType="begin"/>
        </w:r>
        <w:r w:rsidR="00FA3422">
          <w:rPr>
            <w:noProof/>
            <w:webHidden/>
          </w:rPr>
          <w:instrText xml:space="preserve"> PAGEREF _Toc36852257 \h </w:instrText>
        </w:r>
        <w:r w:rsidR="00FA3422">
          <w:rPr>
            <w:noProof/>
            <w:webHidden/>
          </w:rPr>
        </w:r>
        <w:r w:rsidR="00FA3422">
          <w:rPr>
            <w:noProof/>
            <w:webHidden/>
          </w:rPr>
          <w:fldChar w:fldCharType="separate"/>
        </w:r>
        <w:r w:rsidR="00FA3422">
          <w:rPr>
            <w:noProof/>
            <w:webHidden/>
          </w:rPr>
          <w:t>46</w:t>
        </w:r>
        <w:r w:rsidR="00FA3422">
          <w:rPr>
            <w:noProof/>
            <w:webHidden/>
          </w:rPr>
          <w:fldChar w:fldCharType="end"/>
        </w:r>
      </w:hyperlink>
    </w:p>
    <w:p w14:paraId="49B0D675" w14:textId="0247889E" w:rsidR="00FA3422" w:rsidRDefault="00B17294">
      <w:pPr>
        <w:pStyle w:val="TOC2"/>
        <w:tabs>
          <w:tab w:val="right" w:leader="dot" w:pos="8296"/>
        </w:tabs>
        <w:rPr>
          <w:noProof/>
        </w:rPr>
      </w:pPr>
      <w:hyperlink w:anchor="_Toc36852258" w:history="1">
        <w:r w:rsidR="00FA3422" w:rsidRPr="00F3089F">
          <w:rPr>
            <w:rStyle w:val="af0"/>
            <w:noProof/>
          </w:rPr>
          <w:t>4.3 审核流模块</w:t>
        </w:r>
        <w:r w:rsidR="00FA3422">
          <w:rPr>
            <w:noProof/>
            <w:webHidden/>
          </w:rPr>
          <w:tab/>
        </w:r>
        <w:r w:rsidR="00FA3422">
          <w:rPr>
            <w:noProof/>
            <w:webHidden/>
          </w:rPr>
          <w:fldChar w:fldCharType="begin"/>
        </w:r>
        <w:r w:rsidR="00FA3422">
          <w:rPr>
            <w:noProof/>
            <w:webHidden/>
          </w:rPr>
          <w:instrText xml:space="preserve"> PAGEREF _Toc36852258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20202212" w14:textId="06DEF6CF" w:rsidR="00FA3422" w:rsidRDefault="00B17294">
      <w:pPr>
        <w:pStyle w:val="TOC3"/>
        <w:rPr>
          <w:noProof/>
        </w:rPr>
      </w:pPr>
      <w:hyperlink w:anchor="_Toc36852259" w:history="1">
        <w:r w:rsidR="00FA3422" w:rsidRPr="00F3089F">
          <w:rPr>
            <w:rStyle w:val="af0"/>
            <w:noProof/>
          </w:rPr>
          <w:t>4.3.1 审核流模块设计</w:t>
        </w:r>
        <w:r w:rsidR="00FA3422">
          <w:rPr>
            <w:noProof/>
            <w:webHidden/>
          </w:rPr>
          <w:tab/>
        </w:r>
        <w:r w:rsidR="00FA3422">
          <w:rPr>
            <w:noProof/>
            <w:webHidden/>
          </w:rPr>
          <w:fldChar w:fldCharType="begin"/>
        </w:r>
        <w:r w:rsidR="00FA3422">
          <w:rPr>
            <w:noProof/>
            <w:webHidden/>
          </w:rPr>
          <w:instrText xml:space="preserve"> PAGEREF _Toc36852259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0BC7BEAB" w14:textId="036A8C99" w:rsidR="00FA3422" w:rsidRDefault="00B17294">
      <w:pPr>
        <w:pStyle w:val="TOC3"/>
        <w:rPr>
          <w:noProof/>
        </w:rPr>
      </w:pPr>
      <w:hyperlink w:anchor="_Toc36852260" w:history="1">
        <w:r w:rsidR="00FA3422" w:rsidRPr="00F3089F">
          <w:rPr>
            <w:rStyle w:val="af0"/>
            <w:noProof/>
          </w:rPr>
          <w:t>4.3.2 审核流操作功能实现</w:t>
        </w:r>
        <w:r w:rsidR="00FA3422">
          <w:rPr>
            <w:noProof/>
            <w:webHidden/>
          </w:rPr>
          <w:tab/>
        </w:r>
        <w:r w:rsidR="00FA3422">
          <w:rPr>
            <w:noProof/>
            <w:webHidden/>
          </w:rPr>
          <w:fldChar w:fldCharType="begin"/>
        </w:r>
        <w:r w:rsidR="00FA3422">
          <w:rPr>
            <w:noProof/>
            <w:webHidden/>
          </w:rPr>
          <w:instrText xml:space="preserve"> PAGEREF _Toc36852260 \h </w:instrText>
        </w:r>
        <w:r w:rsidR="00FA3422">
          <w:rPr>
            <w:noProof/>
            <w:webHidden/>
          </w:rPr>
        </w:r>
        <w:r w:rsidR="00FA3422">
          <w:rPr>
            <w:noProof/>
            <w:webHidden/>
          </w:rPr>
          <w:fldChar w:fldCharType="separate"/>
        </w:r>
        <w:r w:rsidR="00FA3422">
          <w:rPr>
            <w:noProof/>
            <w:webHidden/>
          </w:rPr>
          <w:t>49</w:t>
        </w:r>
        <w:r w:rsidR="00FA3422">
          <w:rPr>
            <w:noProof/>
            <w:webHidden/>
          </w:rPr>
          <w:fldChar w:fldCharType="end"/>
        </w:r>
      </w:hyperlink>
    </w:p>
    <w:p w14:paraId="08EA6D75" w14:textId="669FFDE5" w:rsidR="00FA3422" w:rsidRDefault="00B17294">
      <w:pPr>
        <w:pStyle w:val="TOC3"/>
        <w:rPr>
          <w:noProof/>
        </w:rPr>
      </w:pPr>
      <w:hyperlink w:anchor="_Toc36852261" w:history="1">
        <w:r w:rsidR="00FA3422" w:rsidRPr="00F3089F">
          <w:rPr>
            <w:rStyle w:val="af0"/>
            <w:noProof/>
          </w:rPr>
          <w:t>4.3.3 审核权转移功能实现</w:t>
        </w:r>
        <w:r w:rsidR="00FA3422">
          <w:rPr>
            <w:noProof/>
            <w:webHidden/>
          </w:rPr>
          <w:tab/>
        </w:r>
        <w:r w:rsidR="00FA3422">
          <w:rPr>
            <w:noProof/>
            <w:webHidden/>
          </w:rPr>
          <w:fldChar w:fldCharType="begin"/>
        </w:r>
        <w:r w:rsidR="00FA3422">
          <w:rPr>
            <w:noProof/>
            <w:webHidden/>
          </w:rPr>
          <w:instrText xml:space="preserve"> PAGEREF _Toc36852261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2475D1FC" w14:textId="6A72476C" w:rsidR="00FA3422" w:rsidRDefault="00B17294">
      <w:pPr>
        <w:pStyle w:val="TOC3"/>
        <w:rPr>
          <w:noProof/>
        </w:rPr>
      </w:pPr>
      <w:hyperlink w:anchor="_Toc36852262" w:history="1">
        <w:r w:rsidR="00FA3422" w:rsidRPr="00F3089F">
          <w:rPr>
            <w:rStyle w:val="af0"/>
            <w:noProof/>
          </w:rPr>
          <w:t>4.3.4 审核消息保障功能实现</w:t>
        </w:r>
        <w:r w:rsidR="00FA3422">
          <w:rPr>
            <w:noProof/>
            <w:webHidden/>
          </w:rPr>
          <w:tab/>
        </w:r>
        <w:r w:rsidR="00FA3422">
          <w:rPr>
            <w:noProof/>
            <w:webHidden/>
          </w:rPr>
          <w:fldChar w:fldCharType="begin"/>
        </w:r>
        <w:r w:rsidR="00FA3422">
          <w:rPr>
            <w:noProof/>
            <w:webHidden/>
          </w:rPr>
          <w:instrText xml:space="preserve"> PAGEREF _Toc36852262 \h </w:instrText>
        </w:r>
        <w:r w:rsidR="00FA3422">
          <w:rPr>
            <w:noProof/>
            <w:webHidden/>
          </w:rPr>
        </w:r>
        <w:r w:rsidR="00FA3422">
          <w:rPr>
            <w:noProof/>
            <w:webHidden/>
          </w:rPr>
          <w:fldChar w:fldCharType="separate"/>
        </w:r>
        <w:r w:rsidR="00FA3422">
          <w:rPr>
            <w:noProof/>
            <w:webHidden/>
          </w:rPr>
          <w:t>53</w:t>
        </w:r>
        <w:r w:rsidR="00FA3422">
          <w:rPr>
            <w:noProof/>
            <w:webHidden/>
          </w:rPr>
          <w:fldChar w:fldCharType="end"/>
        </w:r>
      </w:hyperlink>
    </w:p>
    <w:p w14:paraId="57057807" w14:textId="3FE5AA45" w:rsidR="00FA3422" w:rsidRDefault="00B17294">
      <w:pPr>
        <w:pStyle w:val="TOC2"/>
        <w:tabs>
          <w:tab w:val="right" w:leader="dot" w:pos="8296"/>
        </w:tabs>
        <w:rPr>
          <w:noProof/>
        </w:rPr>
      </w:pPr>
      <w:hyperlink w:anchor="_Toc36852263" w:history="1">
        <w:r w:rsidR="00FA3422" w:rsidRPr="00F3089F">
          <w:rPr>
            <w:rStyle w:val="af0"/>
            <w:noProof/>
          </w:rPr>
          <w:t>4.4 规则应用模块</w:t>
        </w:r>
        <w:r w:rsidR="00FA3422">
          <w:rPr>
            <w:noProof/>
            <w:webHidden/>
          </w:rPr>
          <w:tab/>
        </w:r>
        <w:r w:rsidR="00FA3422">
          <w:rPr>
            <w:noProof/>
            <w:webHidden/>
          </w:rPr>
          <w:fldChar w:fldCharType="begin"/>
        </w:r>
        <w:r w:rsidR="00FA3422">
          <w:rPr>
            <w:noProof/>
            <w:webHidden/>
          </w:rPr>
          <w:instrText xml:space="preserve"> PAGEREF _Toc36852263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07DA8953" w14:textId="1C0A0FD4" w:rsidR="00FA3422" w:rsidRDefault="00B17294">
      <w:pPr>
        <w:pStyle w:val="TOC3"/>
        <w:rPr>
          <w:noProof/>
        </w:rPr>
      </w:pPr>
      <w:hyperlink w:anchor="_Toc36852264" w:history="1">
        <w:r w:rsidR="00FA3422" w:rsidRPr="00F3089F">
          <w:rPr>
            <w:rStyle w:val="af0"/>
            <w:noProof/>
          </w:rPr>
          <w:t>4.4.1 规则应用模块设计</w:t>
        </w:r>
        <w:r w:rsidR="00FA3422">
          <w:rPr>
            <w:noProof/>
            <w:webHidden/>
          </w:rPr>
          <w:tab/>
        </w:r>
        <w:r w:rsidR="00FA3422">
          <w:rPr>
            <w:noProof/>
            <w:webHidden/>
          </w:rPr>
          <w:fldChar w:fldCharType="begin"/>
        </w:r>
        <w:r w:rsidR="00FA3422">
          <w:rPr>
            <w:noProof/>
            <w:webHidden/>
          </w:rPr>
          <w:instrText xml:space="preserve"> PAGEREF _Toc36852264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65D2F464" w14:textId="181B331B" w:rsidR="00FA3422" w:rsidRDefault="00B17294">
      <w:pPr>
        <w:pStyle w:val="TOC3"/>
        <w:rPr>
          <w:noProof/>
        </w:rPr>
      </w:pPr>
      <w:hyperlink w:anchor="_Toc36852265" w:history="1">
        <w:r w:rsidR="00FA3422" w:rsidRPr="00F3089F">
          <w:rPr>
            <w:rStyle w:val="af0"/>
            <w:noProof/>
          </w:rPr>
          <w:t>4.4.2 规则判定功能实现</w:t>
        </w:r>
        <w:r w:rsidR="00FA3422">
          <w:rPr>
            <w:noProof/>
            <w:webHidden/>
          </w:rPr>
          <w:tab/>
        </w:r>
        <w:r w:rsidR="00FA3422">
          <w:rPr>
            <w:noProof/>
            <w:webHidden/>
          </w:rPr>
          <w:fldChar w:fldCharType="begin"/>
        </w:r>
        <w:r w:rsidR="00FA3422">
          <w:rPr>
            <w:noProof/>
            <w:webHidden/>
          </w:rPr>
          <w:instrText xml:space="preserve"> PAGEREF _Toc36852265 \h </w:instrText>
        </w:r>
        <w:r w:rsidR="00FA3422">
          <w:rPr>
            <w:noProof/>
            <w:webHidden/>
          </w:rPr>
        </w:r>
        <w:r w:rsidR="00FA3422">
          <w:rPr>
            <w:noProof/>
            <w:webHidden/>
          </w:rPr>
          <w:fldChar w:fldCharType="separate"/>
        </w:r>
        <w:r w:rsidR="00FA3422">
          <w:rPr>
            <w:noProof/>
            <w:webHidden/>
          </w:rPr>
          <w:t>56</w:t>
        </w:r>
        <w:r w:rsidR="00FA3422">
          <w:rPr>
            <w:noProof/>
            <w:webHidden/>
          </w:rPr>
          <w:fldChar w:fldCharType="end"/>
        </w:r>
      </w:hyperlink>
    </w:p>
    <w:p w14:paraId="68F685DB" w14:textId="341C38F9" w:rsidR="00FA3422" w:rsidRDefault="00B17294">
      <w:pPr>
        <w:pStyle w:val="TOC3"/>
        <w:rPr>
          <w:noProof/>
        </w:rPr>
      </w:pPr>
      <w:hyperlink w:anchor="_Toc36852266" w:history="1">
        <w:r w:rsidR="00FA3422" w:rsidRPr="00F3089F">
          <w:rPr>
            <w:rStyle w:val="af0"/>
            <w:noProof/>
          </w:rPr>
          <w:t>4.4.3 缓存更新功能实现</w:t>
        </w:r>
        <w:r w:rsidR="00FA3422">
          <w:rPr>
            <w:noProof/>
            <w:webHidden/>
          </w:rPr>
          <w:tab/>
        </w:r>
        <w:r w:rsidR="00FA3422">
          <w:rPr>
            <w:noProof/>
            <w:webHidden/>
          </w:rPr>
          <w:fldChar w:fldCharType="begin"/>
        </w:r>
        <w:r w:rsidR="00FA3422">
          <w:rPr>
            <w:noProof/>
            <w:webHidden/>
          </w:rPr>
          <w:instrText xml:space="preserve"> PAGEREF _Toc36852266 \h </w:instrText>
        </w:r>
        <w:r w:rsidR="00FA3422">
          <w:rPr>
            <w:noProof/>
            <w:webHidden/>
          </w:rPr>
        </w:r>
        <w:r w:rsidR="00FA3422">
          <w:rPr>
            <w:noProof/>
            <w:webHidden/>
          </w:rPr>
          <w:fldChar w:fldCharType="separate"/>
        </w:r>
        <w:r w:rsidR="00FA3422">
          <w:rPr>
            <w:noProof/>
            <w:webHidden/>
          </w:rPr>
          <w:t>58</w:t>
        </w:r>
        <w:r w:rsidR="00FA3422">
          <w:rPr>
            <w:noProof/>
            <w:webHidden/>
          </w:rPr>
          <w:fldChar w:fldCharType="end"/>
        </w:r>
      </w:hyperlink>
    </w:p>
    <w:p w14:paraId="547A011E" w14:textId="006E5BF2" w:rsidR="00FA3422" w:rsidRDefault="00B17294">
      <w:pPr>
        <w:pStyle w:val="TOC2"/>
        <w:tabs>
          <w:tab w:val="right" w:leader="dot" w:pos="8296"/>
        </w:tabs>
        <w:rPr>
          <w:noProof/>
        </w:rPr>
      </w:pPr>
      <w:hyperlink w:anchor="_Toc36852267" w:history="1">
        <w:r w:rsidR="00FA3422" w:rsidRPr="00F3089F">
          <w:rPr>
            <w:rStyle w:val="af0"/>
            <w:noProof/>
          </w:rPr>
          <w:t>4.5 系统测试</w:t>
        </w:r>
        <w:r w:rsidR="00FA3422">
          <w:rPr>
            <w:noProof/>
            <w:webHidden/>
          </w:rPr>
          <w:tab/>
        </w:r>
        <w:r w:rsidR="00FA3422">
          <w:rPr>
            <w:noProof/>
            <w:webHidden/>
          </w:rPr>
          <w:fldChar w:fldCharType="begin"/>
        </w:r>
        <w:r w:rsidR="00FA3422">
          <w:rPr>
            <w:noProof/>
            <w:webHidden/>
          </w:rPr>
          <w:instrText xml:space="preserve"> PAGEREF _Toc36852267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6789BE94" w14:textId="68341735" w:rsidR="00FA3422" w:rsidRDefault="00B17294">
      <w:pPr>
        <w:pStyle w:val="TOC3"/>
        <w:rPr>
          <w:noProof/>
        </w:rPr>
      </w:pPr>
      <w:hyperlink w:anchor="_Toc36852268" w:history="1">
        <w:r w:rsidR="00FA3422" w:rsidRPr="00F3089F">
          <w:rPr>
            <w:rStyle w:val="af0"/>
            <w:noProof/>
          </w:rPr>
          <w:t>4.5.1 测试环境</w:t>
        </w:r>
        <w:r w:rsidR="00FA3422">
          <w:rPr>
            <w:noProof/>
            <w:webHidden/>
          </w:rPr>
          <w:tab/>
        </w:r>
        <w:r w:rsidR="00FA3422">
          <w:rPr>
            <w:noProof/>
            <w:webHidden/>
          </w:rPr>
          <w:fldChar w:fldCharType="begin"/>
        </w:r>
        <w:r w:rsidR="00FA3422">
          <w:rPr>
            <w:noProof/>
            <w:webHidden/>
          </w:rPr>
          <w:instrText xml:space="preserve"> PAGEREF _Toc36852268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2A611613" w14:textId="4D3C5E95" w:rsidR="00FA3422" w:rsidRDefault="00B17294">
      <w:pPr>
        <w:pStyle w:val="TOC3"/>
        <w:rPr>
          <w:noProof/>
        </w:rPr>
      </w:pPr>
      <w:hyperlink w:anchor="_Toc36852269" w:history="1">
        <w:r w:rsidR="00FA3422" w:rsidRPr="00F3089F">
          <w:rPr>
            <w:rStyle w:val="af0"/>
            <w:noProof/>
          </w:rPr>
          <w:t>4.5.2 测试设计</w:t>
        </w:r>
        <w:r w:rsidR="00FA3422">
          <w:rPr>
            <w:noProof/>
            <w:webHidden/>
          </w:rPr>
          <w:tab/>
        </w:r>
        <w:r w:rsidR="00FA3422">
          <w:rPr>
            <w:noProof/>
            <w:webHidden/>
          </w:rPr>
          <w:fldChar w:fldCharType="begin"/>
        </w:r>
        <w:r w:rsidR="00FA3422">
          <w:rPr>
            <w:noProof/>
            <w:webHidden/>
          </w:rPr>
          <w:instrText xml:space="preserve"> PAGEREF _Toc36852269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6998965D" w14:textId="2CB6B420" w:rsidR="00FA3422" w:rsidRDefault="00B17294">
      <w:pPr>
        <w:pStyle w:val="TOC3"/>
        <w:rPr>
          <w:noProof/>
        </w:rPr>
      </w:pPr>
      <w:hyperlink w:anchor="_Toc36852270" w:history="1">
        <w:r w:rsidR="00FA3422" w:rsidRPr="00F3089F">
          <w:rPr>
            <w:rStyle w:val="af0"/>
            <w:noProof/>
          </w:rPr>
          <w:t>4.5.3 测试结果</w:t>
        </w:r>
        <w:r w:rsidR="00FA3422">
          <w:rPr>
            <w:noProof/>
            <w:webHidden/>
          </w:rPr>
          <w:tab/>
        </w:r>
        <w:r w:rsidR="00FA3422">
          <w:rPr>
            <w:noProof/>
            <w:webHidden/>
          </w:rPr>
          <w:fldChar w:fldCharType="begin"/>
        </w:r>
        <w:r w:rsidR="00FA3422">
          <w:rPr>
            <w:noProof/>
            <w:webHidden/>
          </w:rPr>
          <w:instrText xml:space="preserve"> PAGEREF _Toc36852270 \h </w:instrText>
        </w:r>
        <w:r w:rsidR="00FA3422">
          <w:rPr>
            <w:noProof/>
            <w:webHidden/>
          </w:rPr>
        </w:r>
        <w:r w:rsidR="00FA3422">
          <w:rPr>
            <w:noProof/>
            <w:webHidden/>
          </w:rPr>
          <w:fldChar w:fldCharType="separate"/>
        </w:r>
        <w:r w:rsidR="00FA3422">
          <w:rPr>
            <w:noProof/>
            <w:webHidden/>
          </w:rPr>
          <w:t>62</w:t>
        </w:r>
        <w:r w:rsidR="00FA3422">
          <w:rPr>
            <w:noProof/>
            <w:webHidden/>
          </w:rPr>
          <w:fldChar w:fldCharType="end"/>
        </w:r>
      </w:hyperlink>
    </w:p>
    <w:p w14:paraId="1DCD6838" w14:textId="06288BF1" w:rsidR="00FA3422" w:rsidRDefault="00B17294">
      <w:pPr>
        <w:pStyle w:val="TOC2"/>
        <w:tabs>
          <w:tab w:val="right" w:leader="dot" w:pos="8296"/>
        </w:tabs>
        <w:rPr>
          <w:noProof/>
        </w:rPr>
      </w:pPr>
      <w:hyperlink w:anchor="_Toc36852271" w:history="1">
        <w:r w:rsidR="00FA3422" w:rsidRPr="00F3089F">
          <w:rPr>
            <w:rStyle w:val="af0"/>
            <w:noProof/>
          </w:rPr>
          <w:t>4.6 本章小结</w:t>
        </w:r>
        <w:r w:rsidR="00FA3422">
          <w:rPr>
            <w:noProof/>
            <w:webHidden/>
          </w:rPr>
          <w:tab/>
        </w:r>
        <w:r w:rsidR="00FA3422">
          <w:rPr>
            <w:noProof/>
            <w:webHidden/>
          </w:rPr>
          <w:fldChar w:fldCharType="begin"/>
        </w:r>
        <w:r w:rsidR="00FA3422">
          <w:rPr>
            <w:noProof/>
            <w:webHidden/>
          </w:rPr>
          <w:instrText xml:space="preserve"> PAGEREF _Toc36852271 \h </w:instrText>
        </w:r>
        <w:r w:rsidR="00FA3422">
          <w:rPr>
            <w:noProof/>
            <w:webHidden/>
          </w:rPr>
        </w:r>
        <w:r w:rsidR="00FA3422">
          <w:rPr>
            <w:noProof/>
            <w:webHidden/>
          </w:rPr>
          <w:fldChar w:fldCharType="separate"/>
        </w:r>
        <w:r w:rsidR="00FA3422">
          <w:rPr>
            <w:noProof/>
            <w:webHidden/>
          </w:rPr>
          <w:t>63</w:t>
        </w:r>
        <w:r w:rsidR="00FA3422">
          <w:rPr>
            <w:noProof/>
            <w:webHidden/>
          </w:rPr>
          <w:fldChar w:fldCharType="end"/>
        </w:r>
      </w:hyperlink>
    </w:p>
    <w:p w14:paraId="6C23FE8A" w14:textId="3617083A" w:rsidR="00FA3422" w:rsidRDefault="00B17294">
      <w:pPr>
        <w:pStyle w:val="TOC1"/>
        <w:tabs>
          <w:tab w:val="right" w:leader="dot" w:pos="8296"/>
        </w:tabs>
        <w:rPr>
          <w:noProof/>
        </w:rPr>
      </w:pPr>
      <w:hyperlink w:anchor="_Toc36852272" w:history="1">
        <w:r w:rsidR="00FA3422" w:rsidRPr="00F3089F">
          <w:rPr>
            <w:rStyle w:val="af0"/>
            <w:noProof/>
          </w:rPr>
          <w:t>第五章 总结与展望</w:t>
        </w:r>
        <w:r w:rsidR="00FA3422">
          <w:rPr>
            <w:noProof/>
            <w:webHidden/>
          </w:rPr>
          <w:tab/>
        </w:r>
        <w:r w:rsidR="00FA3422">
          <w:rPr>
            <w:noProof/>
            <w:webHidden/>
          </w:rPr>
          <w:fldChar w:fldCharType="begin"/>
        </w:r>
        <w:r w:rsidR="00FA3422">
          <w:rPr>
            <w:noProof/>
            <w:webHidden/>
          </w:rPr>
          <w:instrText xml:space="preserve"> PAGEREF _Toc36852272 \h </w:instrText>
        </w:r>
        <w:r w:rsidR="00FA3422">
          <w:rPr>
            <w:noProof/>
            <w:webHidden/>
          </w:rPr>
        </w:r>
        <w:r w:rsidR="00FA3422">
          <w:rPr>
            <w:noProof/>
            <w:webHidden/>
          </w:rPr>
          <w:fldChar w:fldCharType="separate"/>
        </w:r>
        <w:r w:rsidR="00FA3422">
          <w:rPr>
            <w:noProof/>
            <w:webHidden/>
          </w:rPr>
          <w:t>64</w:t>
        </w:r>
        <w:r w:rsidR="00FA3422">
          <w:rPr>
            <w:noProof/>
            <w:webHidden/>
          </w:rPr>
          <w:fldChar w:fldCharType="end"/>
        </w:r>
      </w:hyperlink>
    </w:p>
    <w:p w14:paraId="3BE8D7F0" w14:textId="34186446" w:rsidR="00FA3422" w:rsidRDefault="00B17294">
      <w:pPr>
        <w:pStyle w:val="TOC2"/>
        <w:tabs>
          <w:tab w:val="right" w:leader="dot" w:pos="8296"/>
        </w:tabs>
        <w:rPr>
          <w:noProof/>
        </w:rPr>
      </w:pPr>
      <w:hyperlink w:anchor="_Toc36852273" w:history="1">
        <w:r w:rsidR="00FA3422" w:rsidRPr="00F3089F">
          <w:rPr>
            <w:rStyle w:val="af0"/>
            <w:noProof/>
          </w:rPr>
          <w:t>5.1 总结</w:t>
        </w:r>
        <w:r w:rsidR="00FA3422">
          <w:rPr>
            <w:noProof/>
            <w:webHidden/>
          </w:rPr>
          <w:tab/>
        </w:r>
        <w:r w:rsidR="00FA3422">
          <w:rPr>
            <w:noProof/>
            <w:webHidden/>
          </w:rPr>
          <w:fldChar w:fldCharType="begin"/>
        </w:r>
        <w:r w:rsidR="00FA3422">
          <w:rPr>
            <w:noProof/>
            <w:webHidden/>
          </w:rPr>
          <w:instrText xml:space="preserve"> PAGEREF _Toc36852273 \h </w:instrText>
        </w:r>
        <w:r w:rsidR="00FA3422">
          <w:rPr>
            <w:noProof/>
            <w:webHidden/>
          </w:rPr>
        </w:r>
        <w:r w:rsidR="00FA3422">
          <w:rPr>
            <w:noProof/>
            <w:webHidden/>
          </w:rPr>
          <w:fldChar w:fldCharType="separate"/>
        </w:r>
        <w:r w:rsidR="00FA3422">
          <w:rPr>
            <w:noProof/>
            <w:webHidden/>
          </w:rPr>
          <w:t>64</w:t>
        </w:r>
        <w:r w:rsidR="00FA3422">
          <w:rPr>
            <w:noProof/>
            <w:webHidden/>
          </w:rPr>
          <w:fldChar w:fldCharType="end"/>
        </w:r>
      </w:hyperlink>
    </w:p>
    <w:p w14:paraId="6EB0E9ED" w14:textId="449B3F90" w:rsidR="00FA3422" w:rsidRDefault="00B17294">
      <w:pPr>
        <w:pStyle w:val="TOC2"/>
        <w:tabs>
          <w:tab w:val="right" w:leader="dot" w:pos="8296"/>
        </w:tabs>
        <w:rPr>
          <w:noProof/>
        </w:rPr>
      </w:pPr>
      <w:hyperlink w:anchor="_Toc36852274" w:history="1">
        <w:r w:rsidR="00FA3422" w:rsidRPr="00F3089F">
          <w:rPr>
            <w:rStyle w:val="af0"/>
            <w:noProof/>
          </w:rPr>
          <w:t>5.2 工作展望</w:t>
        </w:r>
        <w:r w:rsidR="00FA3422">
          <w:rPr>
            <w:noProof/>
            <w:webHidden/>
          </w:rPr>
          <w:tab/>
        </w:r>
        <w:r w:rsidR="00FA3422">
          <w:rPr>
            <w:noProof/>
            <w:webHidden/>
          </w:rPr>
          <w:fldChar w:fldCharType="begin"/>
        </w:r>
        <w:r w:rsidR="00FA3422">
          <w:rPr>
            <w:noProof/>
            <w:webHidden/>
          </w:rPr>
          <w:instrText xml:space="preserve"> PAGEREF _Toc36852274 \h </w:instrText>
        </w:r>
        <w:r w:rsidR="00FA3422">
          <w:rPr>
            <w:noProof/>
            <w:webHidden/>
          </w:rPr>
        </w:r>
        <w:r w:rsidR="00FA3422">
          <w:rPr>
            <w:noProof/>
            <w:webHidden/>
          </w:rPr>
          <w:fldChar w:fldCharType="separate"/>
        </w:r>
        <w:r w:rsidR="00FA3422">
          <w:rPr>
            <w:noProof/>
            <w:webHidden/>
          </w:rPr>
          <w:t>64</w:t>
        </w:r>
        <w:r w:rsidR="00FA3422">
          <w:rPr>
            <w:noProof/>
            <w:webHidden/>
          </w:rPr>
          <w:fldChar w:fldCharType="end"/>
        </w:r>
      </w:hyperlink>
    </w:p>
    <w:p w14:paraId="140B1DD7" w14:textId="466AE7CA" w:rsidR="00FA3422" w:rsidRDefault="00B17294">
      <w:pPr>
        <w:pStyle w:val="TOC1"/>
        <w:tabs>
          <w:tab w:val="right" w:leader="dot" w:pos="8296"/>
        </w:tabs>
        <w:rPr>
          <w:noProof/>
        </w:rPr>
      </w:pPr>
      <w:hyperlink w:anchor="_Toc36852275" w:history="1">
        <w:r w:rsidR="00FA3422" w:rsidRPr="00F3089F">
          <w:rPr>
            <w:rStyle w:val="af0"/>
            <w:rFonts w:ascii="黑体"/>
            <w:noProof/>
          </w:rPr>
          <w:t>参考文献</w:t>
        </w:r>
        <w:r w:rsidR="00FA3422">
          <w:rPr>
            <w:noProof/>
            <w:webHidden/>
          </w:rPr>
          <w:tab/>
        </w:r>
        <w:r w:rsidR="00FA3422">
          <w:rPr>
            <w:noProof/>
            <w:webHidden/>
          </w:rPr>
          <w:fldChar w:fldCharType="begin"/>
        </w:r>
        <w:r w:rsidR="00FA3422">
          <w:rPr>
            <w:noProof/>
            <w:webHidden/>
          </w:rPr>
          <w:instrText xml:space="preserve"> PAGEREF _Toc36852275 \h </w:instrText>
        </w:r>
        <w:r w:rsidR="00FA3422">
          <w:rPr>
            <w:noProof/>
            <w:webHidden/>
          </w:rPr>
        </w:r>
        <w:r w:rsidR="00FA3422">
          <w:rPr>
            <w:noProof/>
            <w:webHidden/>
          </w:rPr>
          <w:fldChar w:fldCharType="separate"/>
        </w:r>
        <w:r w:rsidR="00FA3422">
          <w:rPr>
            <w:noProof/>
            <w:webHidden/>
          </w:rPr>
          <w:t>65</w:t>
        </w:r>
        <w:r w:rsidR="00FA3422">
          <w:rPr>
            <w:noProof/>
            <w:webHidden/>
          </w:rPr>
          <w:fldChar w:fldCharType="end"/>
        </w:r>
      </w:hyperlink>
    </w:p>
    <w:p w14:paraId="09847496" w14:textId="10487362" w:rsidR="00FA3422" w:rsidRDefault="00B17294">
      <w:pPr>
        <w:pStyle w:val="TOC1"/>
        <w:tabs>
          <w:tab w:val="right" w:leader="dot" w:pos="8296"/>
        </w:tabs>
        <w:rPr>
          <w:noProof/>
        </w:rPr>
      </w:pPr>
      <w:hyperlink w:anchor="_Toc36852276" w:history="1">
        <w:r w:rsidR="00FA3422" w:rsidRPr="00F3089F">
          <w:rPr>
            <w:rStyle w:val="af0"/>
            <w:rFonts w:ascii="黑体"/>
            <w:noProof/>
          </w:rPr>
          <w:t>致谢</w:t>
        </w:r>
        <w:r w:rsidR="00FA3422">
          <w:rPr>
            <w:noProof/>
            <w:webHidden/>
          </w:rPr>
          <w:tab/>
        </w:r>
        <w:r w:rsidR="00FA3422">
          <w:rPr>
            <w:noProof/>
            <w:webHidden/>
          </w:rPr>
          <w:fldChar w:fldCharType="begin"/>
        </w:r>
        <w:r w:rsidR="00FA3422">
          <w:rPr>
            <w:noProof/>
            <w:webHidden/>
          </w:rPr>
          <w:instrText xml:space="preserve"> PAGEREF _Toc36852276 \h </w:instrText>
        </w:r>
        <w:r w:rsidR="00FA3422">
          <w:rPr>
            <w:noProof/>
            <w:webHidden/>
          </w:rPr>
        </w:r>
        <w:r w:rsidR="00FA3422">
          <w:rPr>
            <w:noProof/>
            <w:webHidden/>
          </w:rPr>
          <w:fldChar w:fldCharType="separate"/>
        </w:r>
        <w:r w:rsidR="00FA3422">
          <w:rPr>
            <w:noProof/>
            <w:webHidden/>
          </w:rPr>
          <w:t>68</w:t>
        </w:r>
        <w:r w:rsidR="00FA3422">
          <w:rPr>
            <w:noProof/>
            <w:webHidden/>
          </w:rPr>
          <w:fldChar w:fldCharType="end"/>
        </w:r>
      </w:hyperlink>
    </w:p>
    <w:p w14:paraId="74C55780" w14:textId="397949CD"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3" w:name="_Toc36852219"/>
      <w:bookmarkStart w:id="54" w:name="_Toc25758703"/>
      <w:bookmarkEnd w:id="52"/>
      <w:r w:rsidRPr="00A750CC">
        <w:rPr>
          <w:rFonts w:hint="eastAsia"/>
        </w:rPr>
        <w:lastRenderedPageBreak/>
        <w:t>图目录</w:t>
      </w:r>
      <w:bookmarkEnd w:id="53"/>
    </w:p>
    <w:p w14:paraId="41DD135E" w14:textId="66290341"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593CC66D" w14:textId="1436E743" w:rsidR="00FA3422" w:rsidRDefault="00B17294">
      <w:pPr>
        <w:pStyle w:val="af9"/>
        <w:tabs>
          <w:tab w:val="right" w:leader="dot" w:pos="8296"/>
        </w:tabs>
        <w:rPr>
          <w:rFonts w:eastAsiaTheme="minorEastAsia"/>
          <w:smallCaps w:val="0"/>
          <w:noProof/>
          <w:sz w:val="21"/>
          <w:szCs w:val="22"/>
        </w:rPr>
      </w:pPr>
      <w:hyperlink w:anchor="_Toc36852278" w:history="1">
        <w:r w:rsidR="00FA3422" w:rsidRPr="00FD69F3">
          <w:rPr>
            <w:rStyle w:val="af0"/>
            <w:noProof/>
          </w:rPr>
          <w:t xml:space="preserve">图 2.1  </w:t>
        </w:r>
        <w:r w:rsidR="00FA3422" w:rsidRPr="00B17294">
          <w:rPr>
            <w:rStyle w:val="af0"/>
            <w:rFonts w:ascii="Arial" w:hAnsi="Arial"/>
            <w:noProof/>
          </w:rPr>
          <w:t>RabbitMQ</w:t>
        </w:r>
        <w:r w:rsidR="00FA3422" w:rsidRPr="00FD69F3">
          <w:rPr>
            <w:rStyle w:val="af0"/>
            <w:noProof/>
          </w:rPr>
          <w:t>内部结构图</w:t>
        </w:r>
        <w:r w:rsidR="00FA3422">
          <w:rPr>
            <w:noProof/>
            <w:webHidden/>
          </w:rPr>
          <w:tab/>
        </w:r>
        <w:r w:rsidR="00FA3422">
          <w:rPr>
            <w:noProof/>
            <w:webHidden/>
          </w:rPr>
          <w:fldChar w:fldCharType="begin"/>
        </w:r>
        <w:r w:rsidR="00FA3422">
          <w:rPr>
            <w:noProof/>
            <w:webHidden/>
          </w:rPr>
          <w:instrText xml:space="preserve"> PAGEREF _Toc36852278 \h </w:instrText>
        </w:r>
        <w:r w:rsidR="00FA3422">
          <w:rPr>
            <w:noProof/>
            <w:webHidden/>
          </w:rPr>
        </w:r>
        <w:r w:rsidR="00FA3422">
          <w:rPr>
            <w:noProof/>
            <w:webHidden/>
          </w:rPr>
          <w:fldChar w:fldCharType="separate"/>
        </w:r>
        <w:r w:rsidR="00FA3422">
          <w:rPr>
            <w:noProof/>
            <w:webHidden/>
          </w:rPr>
          <w:t>7</w:t>
        </w:r>
        <w:r w:rsidR="00FA3422">
          <w:rPr>
            <w:noProof/>
            <w:webHidden/>
          </w:rPr>
          <w:fldChar w:fldCharType="end"/>
        </w:r>
      </w:hyperlink>
    </w:p>
    <w:p w14:paraId="0B95362B" w14:textId="5F916076" w:rsidR="00FA3422" w:rsidRDefault="00B17294">
      <w:pPr>
        <w:pStyle w:val="af9"/>
        <w:tabs>
          <w:tab w:val="right" w:leader="dot" w:pos="8296"/>
        </w:tabs>
        <w:rPr>
          <w:rFonts w:eastAsiaTheme="minorEastAsia"/>
          <w:smallCaps w:val="0"/>
          <w:noProof/>
          <w:sz w:val="21"/>
          <w:szCs w:val="22"/>
        </w:rPr>
      </w:pPr>
      <w:hyperlink w:anchor="_Toc36852279" w:history="1">
        <w:r w:rsidR="00FA3422" w:rsidRPr="00FD69F3">
          <w:rPr>
            <w:rStyle w:val="af0"/>
            <w:noProof/>
          </w:rPr>
          <w:t>图 3.1  系统边界</w:t>
        </w:r>
        <w:r w:rsidR="00FA3422">
          <w:rPr>
            <w:noProof/>
            <w:webHidden/>
          </w:rPr>
          <w:tab/>
        </w:r>
        <w:r w:rsidR="00FA3422">
          <w:rPr>
            <w:noProof/>
            <w:webHidden/>
          </w:rPr>
          <w:fldChar w:fldCharType="begin"/>
        </w:r>
        <w:r w:rsidR="00FA3422">
          <w:rPr>
            <w:noProof/>
            <w:webHidden/>
          </w:rPr>
          <w:instrText xml:space="preserve"> PAGEREF _Toc36852279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764BB8AE" w14:textId="3C6A4A38" w:rsidR="00FA3422" w:rsidRDefault="00B17294">
      <w:pPr>
        <w:pStyle w:val="af9"/>
        <w:tabs>
          <w:tab w:val="right" w:leader="dot" w:pos="8296"/>
        </w:tabs>
        <w:rPr>
          <w:rFonts w:eastAsiaTheme="minorEastAsia"/>
          <w:smallCaps w:val="0"/>
          <w:noProof/>
          <w:sz w:val="21"/>
          <w:szCs w:val="22"/>
        </w:rPr>
      </w:pPr>
      <w:hyperlink w:anchor="_Toc36852280" w:history="1">
        <w:r w:rsidR="00FA3422" w:rsidRPr="00FD69F3">
          <w:rPr>
            <w:rStyle w:val="af0"/>
            <w:noProof/>
          </w:rPr>
          <w:t>图 3.2  规则管理用例图</w:t>
        </w:r>
        <w:r w:rsidR="00FA3422">
          <w:rPr>
            <w:noProof/>
            <w:webHidden/>
          </w:rPr>
          <w:tab/>
        </w:r>
        <w:r w:rsidR="00FA3422">
          <w:rPr>
            <w:noProof/>
            <w:webHidden/>
          </w:rPr>
          <w:fldChar w:fldCharType="begin"/>
        </w:r>
        <w:r w:rsidR="00FA3422">
          <w:rPr>
            <w:noProof/>
            <w:webHidden/>
          </w:rPr>
          <w:instrText xml:space="preserve"> PAGEREF _Toc36852280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51F8D9BB" w14:textId="746B1ABC" w:rsidR="00FA3422" w:rsidRDefault="00B17294">
      <w:pPr>
        <w:pStyle w:val="af9"/>
        <w:tabs>
          <w:tab w:val="right" w:leader="dot" w:pos="8296"/>
        </w:tabs>
        <w:rPr>
          <w:rFonts w:eastAsiaTheme="minorEastAsia"/>
          <w:smallCaps w:val="0"/>
          <w:noProof/>
          <w:sz w:val="21"/>
          <w:szCs w:val="22"/>
        </w:rPr>
      </w:pPr>
      <w:hyperlink w:anchor="_Toc36852281" w:history="1">
        <w:r w:rsidR="00FA3422" w:rsidRPr="00FD69F3">
          <w:rPr>
            <w:rStyle w:val="af0"/>
            <w:noProof/>
          </w:rPr>
          <w:t>图 3.3  规则预处理用例图</w:t>
        </w:r>
        <w:r w:rsidR="00FA3422">
          <w:rPr>
            <w:noProof/>
            <w:webHidden/>
          </w:rPr>
          <w:tab/>
        </w:r>
        <w:r w:rsidR="00FA3422">
          <w:rPr>
            <w:noProof/>
            <w:webHidden/>
          </w:rPr>
          <w:fldChar w:fldCharType="begin"/>
        </w:r>
        <w:r w:rsidR="00FA3422">
          <w:rPr>
            <w:noProof/>
            <w:webHidden/>
          </w:rPr>
          <w:instrText xml:space="preserve"> PAGEREF _Toc36852281 \h </w:instrText>
        </w:r>
        <w:r w:rsidR="00FA3422">
          <w:rPr>
            <w:noProof/>
            <w:webHidden/>
          </w:rPr>
        </w:r>
        <w:r w:rsidR="00FA3422">
          <w:rPr>
            <w:noProof/>
            <w:webHidden/>
          </w:rPr>
          <w:fldChar w:fldCharType="separate"/>
        </w:r>
        <w:r w:rsidR="00FA3422">
          <w:rPr>
            <w:noProof/>
            <w:webHidden/>
          </w:rPr>
          <w:t>14</w:t>
        </w:r>
        <w:r w:rsidR="00FA3422">
          <w:rPr>
            <w:noProof/>
            <w:webHidden/>
          </w:rPr>
          <w:fldChar w:fldCharType="end"/>
        </w:r>
      </w:hyperlink>
    </w:p>
    <w:p w14:paraId="52C5B1C6" w14:textId="57C49D55" w:rsidR="00FA3422" w:rsidRDefault="00B17294">
      <w:pPr>
        <w:pStyle w:val="af9"/>
        <w:tabs>
          <w:tab w:val="right" w:leader="dot" w:pos="8296"/>
        </w:tabs>
        <w:rPr>
          <w:rFonts w:eastAsiaTheme="minorEastAsia"/>
          <w:smallCaps w:val="0"/>
          <w:noProof/>
          <w:sz w:val="21"/>
          <w:szCs w:val="22"/>
        </w:rPr>
      </w:pPr>
      <w:hyperlink w:anchor="_Toc36852282" w:history="1">
        <w:r w:rsidR="00FA3422" w:rsidRPr="00FD69F3">
          <w:rPr>
            <w:rStyle w:val="af0"/>
            <w:noProof/>
          </w:rPr>
          <w:t>图 3.4  审核流程用例图</w:t>
        </w:r>
        <w:r w:rsidR="00FA3422">
          <w:rPr>
            <w:noProof/>
            <w:webHidden/>
          </w:rPr>
          <w:tab/>
        </w:r>
        <w:r w:rsidR="00FA3422">
          <w:rPr>
            <w:noProof/>
            <w:webHidden/>
          </w:rPr>
          <w:fldChar w:fldCharType="begin"/>
        </w:r>
        <w:r w:rsidR="00FA3422">
          <w:rPr>
            <w:noProof/>
            <w:webHidden/>
          </w:rPr>
          <w:instrText xml:space="preserve"> PAGEREF _Toc36852282 \h </w:instrText>
        </w:r>
        <w:r w:rsidR="00FA3422">
          <w:rPr>
            <w:noProof/>
            <w:webHidden/>
          </w:rPr>
        </w:r>
        <w:r w:rsidR="00FA3422">
          <w:rPr>
            <w:noProof/>
            <w:webHidden/>
          </w:rPr>
          <w:fldChar w:fldCharType="separate"/>
        </w:r>
        <w:r w:rsidR="00FA3422">
          <w:rPr>
            <w:noProof/>
            <w:webHidden/>
          </w:rPr>
          <w:t>17</w:t>
        </w:r>
        <w:r w:rsidR="00FA3422">
          <w:rPr>
            <w:noProof/>
            <w:webHidden/>
          </w:rPr>
          <w:fldChar w:fldCharType="end"/>
        </w:r>
      </w:hyperlink>
    </w:p>
    <w:p w14:paraId="0541E6C7" w14:textId="273F70A6" w:rsidR="00FA3422" w:rsidRDefault="00B17294">
      <w:pPr>
        <w:pStyle w:val="af9"/>
        <w:tabs>
          <w:tab w:val="right" w:leader="dot" w:pos="8296"/>
        </w:tabs>
        <w:rPr>
          <w:rFonts w:eastAsiaTheme="minorEastAsia"/>
          <w:smallCaps w:val="0"/>
          <w:noProof/>
          <w:sz w:val="21"/>
          <w:szCs w:val="22"/>
        </w:rPr>
      </w:pPr>
      <w:hyperlink w:anchor="_Toc36852283" w:history="1">
        <w:r w:rsidR="00FA3422" w:rsidRPr="00FD69F3">
          <w:rPr>
            <w:rStyle w:val="af0"/>
            <w:noProof/>
          </w:rPr>
          <w:t>图 3.5  审核流流程图</w:t>
        </w:r>
        <w:r w:rsidR="00FA3422">
          <w:rPr>
            <w:noProof/>
            <w:webHidden/>
          </w:rPr>
          <w:tab/>
        </w:r>
        <w:r w:rsidR="00FA3422">
          <w:rPr>
            <w:noProof/>
            <w:webHidden/>
          </w:rPr>
          <w:fldChar w:fldCharType="begin"/>
        </w:r>
        <w:r w:rsidR="00FA3422">
          <w:rPr>
            <w:noProof/>
            <w:webHidden/>
          </w:rPr>
          <w:instrText xml:space="preserve"> PAGEREF _Toc36852283 \h </w:instrText>
        </w:r>
        <w:r w:rsidR="00FA3422">
          <w:rPr>
            <w:noProof/>
            <w:webHidden/>
          </w:rPr>
        </w:r>
        <w:r w:rsidR="00FA3422">
          <w:rPr>
            <w:noProof/>
            <w:webHidden/>
          </w:rPr>
          <w:fldChar w:fldCharType="separate"/>
        </w:r>
        <w:r w:rsidR="00FA3422">
          <w:rPr>
            <w:noProof/>
            <w:webHidden/>
          </w:rPr>
          <w:t>18</w:t>
        </w:r>
        <w:r w:rsidR="00FA3422">
          <w:rPr>
            <w:noProof/>
            <w:webHidden/>
          </w:rPr>
          <w:fldChar w:fldCharType="end"/>
        </w:r>
      </w:hyperlink>
    </w:p>
    <w:p w14:paraId="4C3F1EB5" w14:textId="2A7A36E4" w:rsidR="00FA3422" w:rsidRDefault="00B17294">
      <w:pPr>
        <w:pStyle w:val="af9"/>
        <w:tabs>
          <w:tab w:val="right" w:leader="dot" w:pos="8296"/>
        </w:tabs>
        <w:rPr>
          <w:rFonts w:eastAsiaTheme="minorEastAsia"/>
          <w:smallCaps w:val="0"/>
          <w:noProof/>
          <w:sz w:val="21"/>
          <w:szCs w:val="22"/>
        </w:rPr>
      </w:pPr>
      <w:hyperlink w:anchor="_Toc36852284" w:history="1">
        <w:r w:rsidR="00FA3422" w:rsidRPr="00FD69F3">
          <w:rPr>
            <w:rStyle w:val="af0"/>
            <w:noProof/>
          </w:rPr>
          <w:t>图 3.6  业务处理用例图</w:t>
        </w:r>
        <w:r w:rsidR="00FA3422">
          <w:rPr>
            <w:noProof/>
            <w:webHidden/>
          </w:rPr>
          <w:tab/>
        </w:r>
        <w:r w:rsidR="00FA3422">
          <w:rPr>
            <w:noProof/>
            <w:webHidden/>
          </w:rPr>
          <w:fldChar w:fldCharType="begin"/>
        </w:r>
        <w:r w:rsidR="00FA3422">
          <w:rPr>
            <w:noProof/>
            <w:webHidden/>
          </w:rPr>
          <w:instrText xml:space="preserve"> PAGEREF _Toc36852284 \h </w:instrText>
        </w:r>
        <w:r w:rsidR="00FA3422">
          <w:rPr>
            <w:noProof/>
            <w:webHidden/>
          </w:rPr>
        </w:r>
        <w:r w:rsidR="00FA3422">
          <w:rPr>
            <w:noProof/>
            <w:webHidden/>
          </w:rPr>
          <w:fldChar w:fldCharType="separate"/>
        </w:r>
        <w:r w:rsidR="00FA3422">
          <w:rPr>
            <w:noProof/>
            <w:webHidden/>
          </w:rPr>
          <w:t>20</w:t>
        </w:r>
        <w:r w:rsidR="00FA3422">
          <w:rPr>
            <w:noProof/>
            <w:webHidden/>
          </w:rPr>
          <w:fldChar w:fldCharType="end"/>
        </w:r>
      </w:hyperlink>
    </w:p>
    <w:p w14:paraId="2C89EB5C" w14:textId="6E9D861C" w:rsidR="00FA3422" w:rsidRDefault="00B17294">
      <w:pPr>
        <w:pStyle w:val="af9"/>
        <w:tabs>
          <w:tab w:val="right" w:leader="dot" w:pos="8296"/>
        </w:tabs>
        <w:rPr>
          <w:rFonts w:eastAsiaTheme="minorEastAsia"/>
          <w:smallCaps w:val="0"/>
          <w:noProof/>
          <w:sz w:val="21"/>
          <w:szCs w:val="22"/>
        </w:rPr>
      </w:pPr>
      <w:hyperlink w:anchor="_Toc36852285" w:history="1">
        <w:r w:rsidR="00FA3422" w:rsidRPr="00FD69F3">
          <w:rPr>
            <w:rStyle w:val="af0"/>
            <w:noProof/>
          </w:rPr>
          <w:t>图 3.7  规则判定流程图</w:t>
        </w:r>
        <w:r w:rsidR="00FA3422">
          <w:rPr>
            <w:noProof/>
            <w:webHidden/>
          </w:rPr>
          <w:tab/>
        </w:r>
        <w:r w:rsidR="00FA3422">
          <w:rPr>
            <w:noProof/>
            <w:webHidden/>
          </w:rPr>
          <w:fldChar w:fldCharType="begin"/>
        </w:r>
        <w:r w:rsidR="00FA3422">
          <w:rPr>
            <w:noProof/>
            <w:webHidden/>
          </w:rPr>
          <w:instrText xml:space="preserve"> PAGEREF _Toc36852285 \h </w:instrText>
        </w:r>
        <w:r w:rsidR="00FA3422">
          <w:rPr>
            <w:noProof/>
            <w:webHidden/>
          </w:rPr>
        </w:r>
        <w:r w:rsidR="00FA3422">
          <w:rPr>
            <w:noProof/>
            <w:webHidden/>
          </w:rPr>
          <w:fldChar w:fldCharType="separate"/>
        </w:r>
        <w:r w:rsidR="00FA3422">
          <w:rPr>
            <w:noProof/>
            <w:webHidden/>
          </w:rPr>
          <w:t>21</w:t>
        </w:r>
        <w:r w:rsidR="00FA3422">
          <w:rPr>
            <w:noProof/>
            <w:webHidden/>
          </w:rPr>
          <w:fldChar w:fldCharType="end"/>
        </w:r>
      </w:hyperlink>
    </w:p>
    <w:p w14:paraId="4216E796" w14:textId="771207A5" w:rsidR="00FA3422" w:rsidRDefault="00B17294">
      <w:pPr>
        <w:pStyle w:val="af9"/>
        <w:tabs>
          <w:tab w:val="right" w:leader="dot" w:pos="8296"/>
        </w:tabs>
        <w:rPr>
          <w:rFonts w:eastAsiaTheme="minorEastAsia"/>
          <w:smallCaps w:val="0"/>
          <w:noProof/>
          <w:sz w:val="21"/>
          <w:szCs w:val="22"/>
        </w:rPr>
      </w:pPr>
      <w:hyperlink w:anchor="_Toc36852286" w:history="1">
        <w:r w:rsidR="00FA3422" w:rsidRPr="00FD69F3">
          <w:rPr>
            <w:rStyle w:val="af0"/>
            <w:noProof/>
          </w:rPr>
          <w:t>图 3.8  系统架构图</w:t>
        </w:r>
        <w:r w:rsidR="00FA3422">
          <w:rPr>
            <w:noProof/>
            <w:webHidden/>
          </w:rPr>
          <w:tab/>
        </w:r>
        <w:r w:rsidR="00FA3422">
          <w:rPr>
            <w:noProof/>
            <w:webHidden/>
          </w:rPr>
          <w:fldChar w:fldCharType="begin"/>
        </w:r>
        <w:r w:rsidR="00FA3422">
          <w:rPr>
            <w:noProof/>
            <w:webHidden/>
          </w:rPr>
          <w:instrText xml:space="preserve"> PAGEREF _Toc36852286 \h </w:instrText>
        </w:r>
        <w:r w:rsidR="00FA3422">
          <w:rPr>
            <w:noProof/>
            <w:webHidden/>
          </w:rPr>
        </w:r>
        <w:r w:rsidR="00FA3422">
          <w:rPr>
            <w:noProof/>
            <w:webHidden/>
          </w:rPr>
          <w:fldChar w:fldCharType="separate"/>
        </w:r>
        <w:r w:rsidR="00FA3422">
          <w:rPr>
            <w:noProof/>
            <w:webHidden/>
          </w:rPr>
          <w:t>28</w:t>
        </w:r>
        <w:r w:rsidR="00FA3422">
          <w:rPr>
            <w:noProof/>
            <w:webHidden/>
          </w:rPr>
          <w:fldChar w:fldCharType="end"/>
        </w:r>
      </w:hyperlink>
    </w:p>
    <w:p w14:paraId="03BF440E" w14:textId="37DABFB3" w:rsidR="00FA3422" w:rsidRDefault="00B17294">
      <w:pPr>
        <w:pStyle w:val="af9"/>
        <w:tabs>
          <w:tab w:val="right" w:leader="dot" w:pos="8296"/>
        </w:tabs>
        <w:rPr>
          <w:rFonts w:eastAsiaTheme="minorEastAsia"/>
          <w:smallCaps w:val="0"/>
          <w:noProof/>
          <w:sz w:val="21"/>
          <w:szCs w:val="22"/>
        </w:rPr>
      </w:pPr>
      <w:hyperlink w:anchor="_Toc36852287" w:history="1">
        <w:r w:rsidR="00FA3422" w:rsidRPr="00FD69F3">
          <w:rPr>
            <w:rStyle w:val="af0"/>
            <w:noProof/>
          </w:rPr>
          <w:t>图 3.9  系统功能模块图</w:t>
        </w:r>
        <w:r w:rsidR="00FA3422">
          <w:rPr>
            <w:noProof/>
            <w:webHidden/>
          </w:rPr>
          <w:tab/>
        </w:r>
        <w:r w:rsidR="00FA3422">
          <w:rPr>
            <w:noProof/>
            <w:webHidden/>
          </w:rPr>
          <w:fldChar w:fldCharType="begin"/>
        </w:r>
        <w:r w:rsidR="00FA3422">
          <w:rPr>
            <w:noProof/>
            <w:webHidden/>
          </w:rPr>
          <w:instrText xml:space="preserve"> PAGEREF _Toc36852287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5BA28967" w14:textId="34C619D0" w:rsidR="00FA3422" w:rsidRDefault="00B17294">
      <w:pPr>
        <w:pStyle w:val="af9"/>
        <w:tabs>
          <w:tab w:val="right" w:leader="dot" w:pos="8296"/>
        </w:tabs>
        <w:rPr>
          <w:rFonts w:eastAsiaTheme="minorEastAsia"/>
          <w:smallCaps w:val="0"/>
          <w:noProof/>
          <w:sz w:val="21"/>
          <w:szCs w:val="22"/>
        </w:rPr>
      </w:pPr>
      <w:hyperlink w:anchor="_Toc36852288" w:history="1">
        <w:r w:rsidR="00FA3422" w:rsidRPr="00FD69F3">
          <w:rPr>
            <w:rStyle w:val="af0"/>
            <w:noProof/>
          </w:rPr>
          <w:t>图 3.10  部署设计</w:t>
        </w:r>
        <w:r w:rsidR="00FA3422">
          <w:rPr>
            <w:noProof/>
            <w:webHidden/>
          </w:rPr>
          <w:tab/>
        </w:r>
        <w:r w:rsidR="00FA3422">
          <w:rPr>
            <w:noProof/>
            <w:webHidden/>
          </w:rPr>
          <w:fldChar w:fldCharType="begin"/>
        </w:r>
        <w:r w:rsidR="00FA3422">
          <w:rPr>
            <w:noProof/>
            <w:webHidden/>
          </w:rPr>
          <w:instrText xml:space="preserve"> PAGEREF _Toc36852288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057E16BA" w14:textId="414FAFD2" w:rsidR="00FA3422" w:rsidRDefault="00B17294">
      <w:pPr>
        <w:pStyle w:val="af9"/>
        <w:tabs>
          <w:tab w:val="right" w:leader="dot" w:pos="8296"/>
        </w:tabs>
        <w:rPr>
          <w:rFonts w:eastAsiaTheme="minorEastAsia"/>
          <w:smallCaps w:val="0"/>
          <w:noProof/>
          <w:sz w:val="21"/>
          <w:szCs w:val="22"/>
        </w:rPr>
      </w:pPr>
      <w:hyperlink w:anchor="_Toc36852289" w:history="1">
        <w:r w:rsidR="00FA3422" w:rsidRPr="00FD69F3">
          <w:rPr>
            <w:rStyle w:val="af0"/>
            <w:noProof/>
          </w:rPr>
          <w:t>图 3.11  实体关系图</w:t>
        </w:r>
        <w:r w:rsidR="00FA3422">
          <w:rPr>
            <w:noProof/>
            <w:webHidden/>
          </w:rPr>
          <w:tab/>
        </w:r>
        <w:r w:rsidR="00FA3422">
          <w:rPr>
            <w:noProof/>
            <w:webHidden/>
          </w:rPr>
          <w:fldChar w:fldCharType="begin"/>
        </w:r>
        <w:r w:rsidR="00FA3422">
          <w:rPr>
            <w:noProof/>
            <w:webHidden/>
          </w:rPr>
          <w:instrText xml:space="preserve"> PAGEREF _Toc36852289 \h </w:instrText>
        </w:r>
        <w:r w:rsidR="00FA3422">
          <w:rPr>
            <w:noProof/>
            <w:webHidden/>
          </w:rPr>
        </w:r>
        <w:r w:rsidR="00FA3422">
          <w:rPr>
            <w:noProof/>
            <w:webHidden/>
          </w:rPr>
          <w:fldChar w:fldCharType="separate"/>
        </w:r>
        <w:r w:rsidR="00FA3422">
          <w:rPr>
            <w:noProof/>
            <w:webHidden/>
          </w:rPr>
          <w:t>32</w:t>
        </w:r>
        <w:r w:rsidR="00FA3422">
          <w:rPr>
            <w:noProof/>
            <w:webHidden/>
          </w:rPr>
          <w:fldChar w:fldCharType="end"/>
        </w:r>
      </w:hyperlink>
    </w:p>
    <w:p w14:paraId="513A9D09" w14:textId="292E4CB9" w:rsidR="00FA3422" w:rsidRDefault="00B17294">
      <w:pPr>
        <w:pStyle w:val="af9"/>
        <w:tabs>
          <w:tab w:val="right" w:leader="dot" w:pos="8296"/>
        </w:tabs>
        <w:rPr>
          <w:rFonts w:eastAsiaTheme="minorEastAsia"/>
          <w:smallCaps w:val="0"/>
          <w:noProof/>
          <w:sz w:val="21"/>
          <w:szCs w:val="22"/>
        </w:rPr>
      </w:pPr>
      <w:hyperlink w:anchor="_Toc36852290" w:history="1">
        <w:r w:rsidR="00FA3422" w:rsidRPr="00FD69F3">
          <w:rPr>
            <w:rStyle w:val="af0"/>
            <w:noProof/>
          </w:rPr>
          <w:t>图 4.1  规则管理类图</w:t>
        </w:r>
        <w:r w:rsidR="00FA3422">
          <w:rPr>
            <w:noProof/>
            <w:webHidden/>
          </w:rPr>
          <w:tab/>
        </w:r>
        <w:r w:rsidR="00FA3422">
          <w:rPr>
            <w:noProof/>
            <w:webHidden/>
          </w:rPr>
          <w:fldChar w:fldCharType="begin"/>
        </w:r>
        <w:r w:rsidR="00FA3422">
          <w:rPr>
            <w:noProof/>
            <w:webHidden/>
          </w:rPr>
          <w:instrText xml:space="preserve"> PAGEREF _Toc36852290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50A73657" w14:textId="3598BF8E" w:rsidR="00FA3422" w:rsidRDefault="00B17294">
      <w:pPr>
        <w:pStyle w:val="af9"/>
        <w:tabs>
          <w:tab w:val="right" w:leader="dot" w:pos="8296"/>
        </w:tabs>
        <w:rPr>
          <w:rFonts w:eastAsiaTheme="minorEastAsia"/>
          <w:smallCaps w:val="0"/>
          <w:noProof/>
          <w:sz w:val="21"/>
          <w:szCs w:val="22"/>
        </w:rPr>
      </w:pPr>
      <w:hyperlink w:anchor="_Toc36852291" w:history="1">
        <w:r w:rsidR="00FA3422" w:rsidRPr="00FD69F3">
          <w:rPr>
            <w:rStyle w:val="af0"/>
            <w:noProof/>
          </w:rPr>
          <w:t>图 4.2  规则操作时序图</w:t>
        </w:r>
        <w:r w:rsidR="00FA3422">
          <w:rPr>
            <w:noProof/>
            <w:webHidden/>
          </w:rPr>
          <w:tab/>
        </w:r>
        <w:r w:rsidR="00FA3422">
          <w:rPr>
            <w:noProof/>
            <w:webHidden/>
          </w:rPr>
          <w:fldChar w:fldCharType="begin"/>
        </w:r>
        <w:r w:rsidR="00FA3422">
          <w:rPr>
            <w:noProof/>
            <w:webHidden/>
          </w:rPr>
          <w:instrText xml:space="preserve"> PAGEREF _Toc36852291 \h </w:instrText>
        </w:r>
        <w:r w:rsidR="00FA3422">
          <w:rPr>
            <w:noProof/>
            <w:webHidden/>
          </w:rPr>
        </w:r>
        <w:r w:rsidR="00FA3422">
          <w:rPr>
            <w:noProof/>
            <w:webHidden/>
          </w:rPr>
          <w:fldChar w:fldCharType="separate"/>
        </w:r>
        <w:r w:rsidR="00FA3422">
          <w:rPr>
            <w:noProof/>
            <w:webHidden/>
          </w:rPr>
          <w:t>37</w:t>
        </w:r>
        <w:r w:rsidR="00FA3422">
          <w:rPr>
            <w:noProof/>
            <w:webHidden/>
          </w:rPr>
          <w:fldChar w:fldCharType="end"/>
        </w:r>
      </w:hyperlink>
    </w:p>
    <w:p w14:paraId="39DC79CD" w14:textId="1049D448" w:rsidR="00FA3422" w:rsidRDefault="00B17294">
      <w:pPr>
        <w:pStyle w:val="af9"/>
        <w:tabs>
          <w:tab w:val="right" w:leader="dot" w:pos="8296"/>
        </w:tabs>
        <w:rPr>
          <w:rFonts w:eastAsiaTheme="minorEastAsia"/>
          <w:smallCaps w:val="0"/>
          <w:noProof/>
          <w:sz w:val="21"/>
          <w:szCs w:val="22"/>
        </w:rPr>
      </w:pPr>
      <w:hyperlink w:anchor="_Toc36852292" w:history="1">
        <w:r w:rsidR="00FA3422" w:rsidRPr="00FD69F3">
          <w:rPr>
            <w:rStyle w:val="af0"/>
            <w:noProof/>
          </w:rPr>
          <w:t>图 4.3  新增规则实现</w:t>
        </w:r>
        <w:r w:rsidR="00FA3422">
          <w:rPr>
            <w:noProof/>
            <w:webHidden/>
          </w:rPr>
          <w:tab/>
        </w:r>
        <w:r w:rsidR="00FA3422">
          <w:rPr>
            <w:noProof/>
            <w:webHidden/>
          </w:rPr>
          <w:fldChar w:fldCharType="begin"/>
        </w:r>
        <w:r w:rsidR="00FA3422">
          <w:rPr>
            <w:noProof/>
            <w:webHidden/>
          </w:rPr>
          <w:instrText xml:space="preserve"> PAGEREF _Toc36852292 \h </w:instrText>
        </w:r>
        <w:r w:rsidR="00FA3422">
          <w:rPr>
            <w:noProof/>
            <w:webHidden/>
          </w:rPr>
        </w:r>
        <w:r w:rsidR="00FA3422">
          <w:rPr>
            <w:noProof/>
            <w:webHidden/>
          </w:rPr>
          <w:fldChar w:fldCharType="separate"/>
        </w:r>
        <w:r w:rsidR="00FA3422">
          <w:rPr>
            <w:noProof/>
            <w:webHidden/>
          </w:rPr>
          <w:t>38</w:t>
        </w:r>
        <w:r w:rsidR="00FA3422">
          <w:rPr>
            <w:noProof/>
            <w:webHidden/>
          </w:rPr>
          <w:fldChar w:fldCharType="end"/>
        </w:r>
      </w:hyperlink>
    </w:p>
    <w:p w14:paraId="5A399147" w14:textId="4BC81D5B" w:rsidR="00FA3422" w:rsidRDefault="00B17294">
      <w:pPr>
        <w:pStyle w:val="af9"/>
        <w:tabs>
          <w:tab w:val="right" w:leader="dot" w:pos="8296"/>
        </w:tabs>
        <w:rPr>
          <w:rFonts w:eastAsiaTheme="minorEastAsia"/>
          <w:smallCaps w:val="0"/>
          <w:noProof/>
          <w:sz w:val="21"/>
          <w:szCs w:val="22"/>
        </w:rPr>
      </w:pPr>
      <w:hyperlink w:anchor="_Toc36852293" w:history="1">
        <w:r w:rsidR="00FA3422" w:rsidRPr="00FD69F3">
          <w:rPr>
            <w:rStyle w:val="af0"/>
            <w:noProof/>
          </w:rPr>
          <w:t>图 4.4  规则详情页面</w:t>
        </w:r>
        <w:r w:rsidR="00FA3422">
          <w:rPr>
            <w:noProof/>
            <w:webHidden/>
          </w:rPr>
          <w:tab/>
        </w:r>
        <w:r w:rsidR="00FA3422">
          <w:rPr>
            <w:noProof/>
            <w:webHidden/>
          </w:rPr>
          <w:fldChar w:fldCharType="begin"/>
        </w:r>
        <w:r w:rsidR="00FA3422">
          <w:rPr>
            <w:noProof/>
            <w:webHidden/>
          </w:rPr>
          <w:instrText xml:space="preserve"> PAGEREF _Toc36852293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6D872888" w14:textId="4EF5245A" w:rsidR="00FA3422" w:rsidRDefault="00B17294">
      <w:pPr>
        <w:pStyle w:val="af9"/>
        <w:tabs>
          <w:tab w:val="right" w:leader="dot" w:pos="8296"/>
        </w:tabs>
        <w:rPr>
          <w:rFonts w:eastAsiaTheme="minorEastAsia"/>
          <w:smallCaps w:val="0"/>
          <w:noProof/>
          <w:sz w:val="21"/>
          <w:szCs w:val="22"/>
        </w:rPr>
      </w:pPr>
      <w:hyperlink w:anchor="_Toc36852294" w:history="1">
        <w:r w:rsidR="00FA3422" w:rsidRPr="00FD69F3">
          <w:rPr>
            <w:rStyle w:val="af0"/>
            <w:noProof/>
          </w:rPr>
          <w:t>图 4.5  规则配置详情页面</w:t>
        </w:r>
        <w:r w:rsidR="00FA3422">
          <w:rPr>
            <w:noProof/>
            <w:webHidden/>
          </w:rPr>
          <w:tab/>
        </w:r>
        <w:r w:rsidR="00FA3422">
          <w:rPr>
            <w:noProof/>
            <w:webHidden/>
          </w:rPr>
          <w:fldChar w:fldCharType="begin"/>
        </w:r>
        <w:r w:rsidR="00FA3422">
          <w:rPr>
            <w:noProof/>
            <w:webHidden/>
          </w:rPr>
          <w:instrText xml:space="preserve"> PAGEREF _Toc36852294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752ADE24" w14:textId="7F38CF49" w:rsidR="00FA3422" w:rsidRDefault="00B17294">
      <w:pPr>
        <w:pStyle w:val="af9"/>
        <w:tabs>
          <w:tab w:val="right" w:leader="dot" w:pos="8296"/>
        </w:tabs>
        <w:rPr>
          <w:rFonts w:eastAsiaTheme="minorEastAsia"/>
          <w:smallCaps w:val="0"/>
          <w:noProof/>
          <w:sz w:val="21"/>
          <w:szCs w:val="22"/>
        </w:rPr>
      </w:pPr>
      <w:hyperlink w:anchor="_Toc36852295" w:history="1">
        <w:r w:rsidR="00FA3422" w:rsidRPr="00FD69F3">
          <w:rPr>
            <w:rStyle w:val="af0"/>
            <w:noProof/>
          </w:rPr>
          <w:t>图 4.6  日志查询功能实现</w:t>
        </w:r>
        <w:r w:rsidR="00FA3422">
          <w:rPr>
            <w:noProof/>
            <w:webHidden/>
          </w:rPr>
          <w:tab/>
        </w:r>
        <w:r w:rsidR="00FA3422">
          <w:rPr>
            <w:noProof/>
            <w:webHidden/>
          </w:rPr>
          <w:fldChar w:fldCharType="begin"/>
        </w:r>
        <w:r w:rsidR="00FA3422">
          <w:rPr>
            <w:noProof/>
            <w:webHidden/>
          </w:rPr>
          <w:instrText xml:space="preserve"> PAGEREF _Toc36852295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08990B49" w14:textId="24562284" w:rsidR="00FA3422" w:rsidRDefault="00B17294">
      <w:pPr>
        <w:pStyle w:val="af9"/>
        <w:tabs>
          <w:tab w:val="right" w:leader="dot" w:pos="8296"/>
        </w:tabs>
        <w:rPr>
          <w:rFonts w:eastAsiaTheme="minorEastAsia"/>
          <w:smallCaps w:val="0"/>
          <w:noProof/>
          <w:sz w:val="21"/>
          <w:szCs w:val="22"/>
        </w:rPr>
      </w:pPr>
      <w:hyperlink w:anchor="_Toc36852296" w:history="1">
        <w:r w:rsidR="00FA3422" w:rsidRPr="00FD69F3">
          <w:rPr>
            <w:rStyle w:val="af0"/>
            <w:noProof/>
          </w:rPr>
          <w:t>图 4.7  规则过期告警功能实现</w:t>
        </w:r>
        <w:r w:rsidR="00FA3422">
          <w:rPr>
            <w:noProof/>
            <w:webHidden/>
          </w:rPr>
          <w:tab/>
        </w:r>
        <w:r w:rsidR="00FA3422">
          <w:rPr>
            <w:noProof/>
            <w:webHidden/>
          </w:rPr>
          <w:fldChar w:fldCharType="begin"/>
        </w:r>
        <w:r w:rsidR="00FA3422">
          <w:rPr>
            <w:noProof/>
            <w:webHidden/>
          </w:rPr>
          <w:instrText xml:space="preserve"> PAGEREF _Toc36852296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2529AE6" w14:textId="1F7382BA" w:rsidR="00FA3422" w:rsidRDefault="00B17294">
      <w:pPr>
        <w:pStyle w:val="af9"/>
        <w:tabs>
          <w:tab w:val="right" w:leader="dot" w:pos="8296"/>
        </w:tabs>
        <w:rPr>
          <w:rFonts w:eastAsiaTheme="minorEastAsia"/>
          <w:smallCaps w:val="0"/>
          <w:noProof/>
          <w:sz w:val="21"/>
          <w:szCs w:val="22"/>
        </w:rPr>
      </w:pPr>
      <w:hyperlink w:anchor="_Toc36852297" w:history="1">
        <w:r w:rsidR="00FA3422" w:rsidRPr="00FD69F3">
          <w:rPr>
            <w:rStyle w:val="af0"/>
            <w:noProof/>
          </w:rPr>
          <w:t>图 4.8  规则执行表达式</w:t>
        </w:r>
        <w:r w:rsidR="00FA3422">
          <w:rPr>
            <w:noProof/>
            <w:webHidden/>
          </w:rPr>
          <w:tab/>
        </w:r>
        <w:r w:rsidR="00FA3422">
          <w:rPr>
            <w:noProof/>
            <w:webHidden/>
          </w:rPr>
          <w:fldChar w:fldCharType="begin"/>
        </w:r>
        <w:r w:rsidR="00FA3422">
          <w:rPr>
            <w:noProof/>
            <w:webHidden/>
          </w:rPr>
          <w:instrText xml:space="preserve"> PAGEREF _Toc36852297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660D7046" w14:textId="32B0CB14" w:rsidR="00FA3422" w:rsidRDefault="00B17294">
      <w:pPr>
        <w:pStyle w:val="af9"/>
        <w:tabs>
          <w:tab w:val="right" w:leader="dot" w:pos="8296"/>
        </w:tabs>
        <w:rPr>
          <w:rFonts w:eastAsiaTheme="minorEastAsia"/>
          <w:smallCaps w:val="0"/>
          <w:noProof/>
          <w:sz w:val="21"/>
          <w:szCs w:val="22"/>
        </w:rPr>
      </w:pPr>
      <w:hyperlink w:anchor="_Toc36852298" w:history="1">
        <w:r w:rsidR="00FA3422" w:rsidRPr="00FD69F3">
          <w:rPr>
            <w:rStyle w:val="af0"/>
            <w:noProof/>
          </w:rPr>
          <w:t>图 4.9  规则解析树概括</w:t>
        </w:r>
        <w:r w:rsidR="00FA3422">
          <w:rPr>
            <w:noProof/>
            <w:webHidden/>
          </w:rPr>
          <w:tab/>
        </w:r>
        <w:r w:rsidR="00FA3422">
          <w:rPr>
            <w:noProof/>
            <w:webHidden/>
          </w:rPr>
          <w:fldChar w:fldCharType="begin"/>
        </w:r>
        <w:r w:rsidR="00FA3422">
          <w:rPr>
            <w:noProof/>
            <w:webHidden/>
          </w:rPr>
          <w:instrText xml:space="preserve"> PAGEREF _Toc36852298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2C991E0C" w14:textId="3DD2AA83" w:rsidR="00FA3422" w:rsidRDefault="00B17294">
      <w:pPr>
        <w:pStyle w:val="af9"/>
        <w:tabs>
          <w:tab w:val="right" w:leader="dot" w:pos="8296"/>
        </w:tabs>
        <w:rPr>
          <w:rFonts w:eastAsiaTheme="minorEastAsia"/>
          <w:smallCaps w:val="0"/>
          <w:noProof/>
          <w:sz w:val="21"/>
          <w:szCs w:val="22"/>
        </w:rPr>
      </w:pPr>
      <w:hyperlink w:anchor="_Toc36852299" w:history="1">
        <w:r w:rsidR="00FA3422" w:rsidRPr="00FD69F3">
          <w:rPr>
            <w:rStyle w:val="af0"/>
            <w:noProof/>
          </w:rPr>
          <w:t xml:space="preserve">图 4.10  </w:t>
        </w:r>
        <w:r w:rsidR="00FA3422" w:rsidRPr="00B17294">
          <w:rPr>
            <w:rStyle w:val="af0"/>
            <w:rFonts w:ascii="Arial" w:hAnsi="Arial"/>
            <w:noProof/>
          </w:rPr>
          <w:t>predictDeliverTimeCondition</w:t>
        </w:r>
        <w:r w:rsidR="00FA3422" w:rsidRPr="00FD69F3">
          <w:rPr>
            <w:rStyle w:val="af0"/>
            <w:noProof/>
          </w:rPr>
          <w:t>节点</w:t>
        </w:r>
        <w:r w:rsidR="00FA3422">
          <w:rPr>
            <w:noProof/>
            <w:webHidden/>
          </w:rPr>
          <w:tab/>
        </w:r>
        <w:r w:rsidR="00FA3422">
          <w:rPr>
            <w:noProof/>
            <w:webHidden/>
          </w:rPr>
          <w:fldChar w:fldCharType="begin"/>
        </w:r>
        <w:r w:rsidR="00FA3422">
          <w:rPr>
            <w:noProof/>
            <w:webHidden/>
          </w:rPr>
          <w:instrText xml:space="preserve"> PAGEREF _Toc36852299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9228C6D" w14:textId="2E7A6515" w:rsidR="00FA3422" w:rsidRDefault="00B17294">
      <w:pPr>
        <w:pStyle w:val="af9"/>
        <w:tabs>
          <w:tab w:val="right" w:leader="dot" w:pos="8296"/>
        </w:tabs>
        <w:rPr>
          <w:rFonts w:eastAsiaTheme="minorEastAsia"/>
          <w:smallCaps w:val="0"/>
          <w:noProof/>
          <w:sz w:val="21"/>
          <w:szCs w:val="22"/>
        </w:rPr>
      </w:pPr>
      <w:hyperlink w:anchor="_Toc36852300" w:history="1">
        <w:r w:rsidR="00FA3422" w:rsidRPr="00FD69F3">
          <w:rPr>
            <w:rStyle w:val="af0"/>
            <w:noProof/>
          </w:rPr>
          <w:t>图 4.11  规则预处理类图</w:t>
        </w:r>
        <w:r w:rsidR="00FA3422">
          <w:rPr>
            <w:noProof/>
            <w:webHidden/>
          </w:rPr>
          <w:tab/>
        </w:r>
        <w:r w:rsidR="00FA3422">
          <w:rPr>
            <w:noProof/>
            <w:webHidden/>
          </w:rPr>
          <w:fldChar w:fldCharType="begin"/>
        </w:r>
        <w:r w:rsidR="00FA3422">
          <w:rPr>
            <w:noProof/>
            <w:webHidden/>
          </w:rPr>
          <w:instrText xml:space="preserve"> PAGEREF _Toc36852300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D71F1D1" w14:textId="47ECE57D" w:rsidR="00FA3422" w:rsidRDefault="00B17294">
      <w:pPr>
        <w:pStyle w:val="af9"/>
        <w:tabs>
          <w:tab w:val="right" w:leader="dot" w:pos="8296"/>
        </w:tabs>
        <w:rPr>
          <w:rFonts w:eastAsiaTheme="minorEastAsia"/>
          <w:smallCaps w:val="0"/>
          <w:noProof/>
          <w:sz w:val="21"/>
          <w:szCs w:val="22"/>
        </w:rPr>
      </w:pPr>
      <w:hyperlink w:anchor="_Toc36852301" w:history="1">
        <w:r w:rsidR="00FA3422" w:rsidRPr="00FD69F3">
          <w:rPr>
            <w:rStyle w:val="af0"/>
            <w:noProof/>
          </w:rPr>
          <w:t>图 4.12  检查规则实现图</w:t>
        </w:r>
        <w:r w:rsidR="00FA3422">
          <w:rPr>
            <w:noProof/>
            <w:webHidden/>
          </w:rPr>
          <w:tab/>
        </w:r>
        <w:r w:rsidR="00FA3422">
          <w:rPr>
            <w:noProof/>
            <w:webHidden/>
          </w:rPr>
          <w:fldChar w:fldCharType="begin"/>
        </w:r>
        <w:r w:rsidR="00FA3422">
          <w:rPr>
            <w:noProof/>
            <w:webHidden/>
          </w:rPr>
          <w:instrText xml:space="preserve"> PAGEREF _Toc36852301 \h </w:instrText>
        </w:r>
        <w:r w:rsidR="00FA3422">
          <w:rPr>
            <w:noProof/>
            <w:webHidden/>
          </w:rPr>
        </w:r>
        <w:r w:rsidR="00FA3422">
          <w:rPr>
            <w:noProof/>
            <w:webHidden/>
          </w:rPr>
          <w:fldChar w:fldCharType="separate"/>
        </w:r>
        <w:r w:rsidR="00FA3422">
          <w:rPr>
            <w:noProof/>
            <w:webHidden/>
          </w:rPr>
          <w:t>44</w:t>
        </w:r>
        <w:r w:rsidR="00FA3422">
          <w:rPr>
            <w:noProof/>
            <w:webHidden/>
          </w:rPr>
          <w:fldChar w:fldCharType="end"/>
        </w:r>
      </w:hyperlink>
    </w:p>
    <w:p w14:paraId="67568596" w14:textId="54C41251" w:rsidR="00FA3422" w:rsidRDefault="00B17294">
      <w:pPr>
        <w:pStyle w:val="af9"/>
        <w:tabs>
          <w:tab w:val="right" w:leader="dot" w:pos="8296"/>
        </w:tabs>
        <w:rPr>
          <w:rFonts w:eastAsiaTheme="minorEastAsia"/>
          <w:smallCaps w:val="0"/>
          <w:noProof/>
          <w:sz w:val="21"/>
          <w:szCs w:val="22"/>
        </w:rPr>
      </w:pPr>
      <w:hyperlink w:anchor="_Toc36852302" w:history="1">
        <w:r w:rsidR="00FA3422" w:rsidRPr="00FD69F3">
          <w:rPr>
            <w:rStyle w:val="af0"/>
            <w:noProof/>
          </w:rPr>
          <w:t>图 4.13  构建生效范围实现图</w:t>
        </w:r>
        <w:r w:rsidR="00FA3422">
          <w:rPr>
            <w:noProof/>
            <w:webHidden/>
          </w:rPr>
          <w:tab/>
        </w:r>
        <w:r w:rsidR="00FA3422">
          <w:rPr>
            <w:noProof/>
            <w:webHidden/>
          </w:rPr>
          <w:fldChar w:fldCharType="begin"/>
        </w:r>
        <w:r w:rsidR="00FA3422">
          <w:rPr>
            <w:noProof/>
            <w:webHidden/>
          </w:rPr>
          <w:instrText xml:space="preserve"> PAGEREF _Toc36852302 \h </w:instrText>
        </w:r>
        <w:r w:rsidR="00FA3422">
          <w:rPr>
            <w:noProof/>
            <w:webHidden/>
          </w:rPr>
        </w:r>
        <w:r w:rsidR="00FA3422">
          <w:rPr>
            <w:noProof/>
            <w:webHidden/>
          </w:rPr>
          <w:fldChar w:fldCharType="separate"/>
        </w:r>
        <w:r w:rsidR="00FA3422">
          <w:rPr>
            <w:noProof/>
            <w:webHidden/>
          </w:rPr>
          <w:t>45</w:t>
        </w:r>
        <w:r w:rsidR="00FA3422">
          <w:rPr>
            <w:noProof/>
            <w:webHidden/>
          </w:rPr>
          <w:fldChar w:fldCharType="end"/>
        </w:r>
      </w:hyperlink>
    </w:p>
    <w:p w14:paraId="7D4FC133" w14:textId="73931783" w:rsidR="00FA3422" w:rsidRDefault="00B17294">
      <w:pPr>
        <w:pStyle w:val="af9"/>
        <w:tabs>
          <w:tab w:val="right" w:leader="dot" w:pos="8296"/>
        </w:tabs>
        <w:rPr>
          <w:rFonts w:eastAsiaTheme="minorEastAsia"/>
          <w:smallCaps w:val="0"/>
          <w:noProof/>
          <w:sz w:val="21"/>
          <w:szCs w:val="22"/>
        </w:rPr>
      </w:pPr>
      <w:hyperlink w:anchor="_Toc36852303" w:history="1">
        <w:r w:rsidR="00FA3422" w:rsidRPr="00FD69F3">
          <w:rPr>
            <w:rStyle w:val="af0"/>
            <w:noProof/>
          </w:rPr>
          <w:t>图 4.14  构建</w:t>
        </w:r>
        <w:r w:rsidR="00FA3422" w:rsidRPr="00B17294">
          <w:rPr>
            <w:rStyle w:val="af0"/>
            <w:rFonts w:ascii="Arial" w:hAnsi="Arial"/>
            <w:noProof/>
          </w:rPr>
          <w:t>Action</w:t>
        </w:r>
        <w:r w:rsidR="00FA3422" w:rsidRPr="00FD69F3">
          <w:rPr>
            <w:rStyle w:val="af0"/>
            <w:noProof/>
          </w:rPr>
          <w:t>功能实现图</w:t>
        </w:r>
        <w:r w:rsidR="00FA3422">
          <w:rPr>
            <w:noProof/>
            <w:webHidden/>
          </w:rPr>
          <w:tab/>
        </w:r>
        <w:r w:rsidR="00FA3422">
          <w:rPr>
            <w:noProof/>
            <w:webHidden/>
          </w:rPr>
          <w:fldChar w:fldCharType="begin"/>
        </w:r>
        <w:r w:rsidR="00FA3422">
          <w:rPr>
            <w:noProof/>
            <w:webHidden/>
          </w:rPr>
          <w:instrText xml:space="preserve"> PAGEREF _Toc36852303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77B3CF70" w14:textId="4A7567F9" w:rsidR="00FA3422" w:rsidRDefault="00B17294">
      <w:pPr>
        <w:pStyle w:val="af9"/>
        <w:tabs>
          <w:tab w:val="right" w:leader="dot" w:pos="8296"/>
        </w:tabs>
        <w:rPr>
          <w:rFonts w:eastAsiaTheme="minorEastAsia"/>
          <w:smallCaps w:val="0"/>
          <w:noProof/>
          <w:sz w:val="21"/>
          <w:szCs w:val="22"/>
        </w:rPr>
      </w:pPr>
      <w:hyperlink w:anchor="_Toc36852304" w:history="1">
        <w:r w:rsidR="00FA3422" w:rsidRPr="00FD69F3">
          <w:rPr>
            <w:rStyle w:val="af0"/>
            <w:noProof/>
          </w:rPr>
          <w:t>图 4.15  审核流模块类图</w:t>
        </w:r>
        <w:r w:rsidR="00FA3422">
          <w:rPr>
            <w:noProof/>
            <w:webHidden/>
          </w:rPr>
          <w:tab/>
        </w:r>
        <w:r w:rsidR="00FA3422">
          <w:rPr>
            <w:noProof/>
            <w:webHidden/>
          </w:rPr>
          <w:fldChar w:fldCharType="begin"/>
        </w:r>
        <w:r w:rsidR="00FA3422">
          <w:rPr>
            <w:noProof/>
            <w:webHidden/>
          </w:rPr>
          <w:instrText xml:space="preserve"> PAGEREF _Toc36852304 \h </w:instrText>
        </w:r>
        <w:r w:rsidR="00FA3422">
          <w:rPr>
            <w:noProof/>
            <w:webHidden/>
          </w:rPr>
        </w:r>
        <w:r w:rsidR="00FA3422">
          <w:rPr>
            <w:noProof/>
            <w:webHidden/>
          </w:rPr>
          <w:fldChar w:fldCharType="separate"/>
        </w:r>
        <w:r w:rsidR="00FA3422">
          <w:rPr>
            <w:noProof/>
            <w:webHidden/>
          </w:rPr>
          <w:t>48</w:t>
        </w:r>
        <w:r w:rsidR="00FA3422">
          <w:rPr>
            <w:noProof/>
            <w:webHidden/>
          </w:rPr>
          <w:fldChar w:fldCharType="end"/>
        </w:r>
      </w:hyperlink>
    </w:p>
    <w:p w14:paraId="4829FD17" w14:textId="49211644" w:rsidR="00FA3422" w:rsidRDefault="00B17294">
      <w:pPr>
        <w:pStyle w:val="af9"/>
        <w:tabs>
          <w:tab w:val="right" w:leader="dot" w:pos="8296"/>
        </w:tabs>
        <w:rPr>
          <w:rFonts w:eastAsiaTheme="minorEastAsia"/>
          <w:smallCaps w:val="0"/>
          <w:noProof/>
          <w:sz w:val="21"/>
          <w:szCs w:val="22"/>
        </w:rPr>
      </w:pPr>
      <w:hyperlink w:anchor="_Toc36852305" w:history="1">
        <w:r w:rsidR="00FA3422" w:rsidRPr="00FD69F3">
          <w:rPr>
            <w:rStyle w:val="af0"/>
            <w:noProof/>
          </w:rPr>
          <w:t>图 4.16  审核流操作时序图</w:t>
        </w:r>
        <w:r w:rsidR="00FA3422">
          <w:rPr>
            <w:noProof/>
            <w:webHidden/>
          </w:rPr>
          <w:tab/>
        </w:r>
        <w:r w:rsidR="00FA3422">
          <w:rPr>
            <w:noProof/>
            <w:webHidden/>
          </w:rPr>
          <w:fldChar w:fldCharType="begin"/>
        </w:r>
        <w:r w:rsidR="00FA3422">
          <w:rPr>
            <w:noProof/>
            <w:webHidden/>
          </w:rPr>
          <w:instrText xml:space="preserve"> PAGEREF _Toc36852305 \h </w:instrText>
        </w:r>
        <w:r w:rsidR="00FA3422">
          <w:rPr>
            <w:noProof/>
            <w:webHidden/>
          </w:rPr>
        </w:r>
        <w:r w:rsidR="00FA3422">
          <w:rPr>
            <w:noProof/>
            <w:webHidden/>
          </w:rPr>
          <w:fldChar w:fldCharType="separate"/>
        </w:r>
        <w:r w:rsidR="00FA3422">
          <w:rPr>
            <w:noProof/>
            <w:webHidden/>
          </w:rPr>
          <w:t>49</w:t>
        </w:r>
        <w:r w:rsidR="00FA3422">
          <w:rPr>
            <w:noProof/>
            <w:webHidden/>
          </w:rPr>
          <w:fldChar w:fldCharType="end"/>
        </w:r>
      </w:hyperlink>
    </w:p>
    <w:p w14:paraId="0DDF2982" w14:textId="16ECCBFC" w:rsidR="00FA3422" w:rsidRDefault="00B17294">
      <w:pPr>
        <w:pStyle w:val="af9"/>
        <w:tabs>
          <w:tab w:val="right" w:leader="dot" w:pos="8296"/>
        </w:tabs>
        <w:rPr>
          <w:rFonts w:eastAsiaTheme="minorEastAsia"/>
          <w:smallCaps w:val="0"/>
          <w:noProof/>
          <w:sz w:val="21"/>
          <w:szCs w:val="22"/>
        </w:rPr>
      </w:pPr>
      <w:hyperlink w:anchor="_Toc36852306" w:history="1">
        <w:r w:rsidR="00FA3422" w:rsidRPr="00FD69F3">
          <w:rPr>
            <w:rStyle w:val="af0"/>
            <w:noProof/>
          </w:rPr>
          <w:t>图 4.17  审核流操作功能实现图</w:t>
        </w:r>
        <w:r w:rsidR="00FA3422">
          <w:rPr>
            <w:noProof/>
            <w:webHidden/>
          </w:rPr>
          <w:tab/>
        </w:r>
        <w:r w:rsidR="00FA3422">
          <w:rPr>
            <w:noProof/>
            <w:webHidden/>
          </w:rPr>
          <w:fldChar w:fldCharType="begin"/>
        </w:r>
        <w:r w:rsidR="00FA3422">
          <w:rPr>
            <w:noProof/>
            <w:webHidden/>
          </w:rPr>
          <w:instrText xml:space="preserve"> PAGEREF _Toc36852306 \h </w:instrText>
        </w:r>
        <w:r w:rsidR="00FA3422">
          <w:rPr>
            <w:noProof/>
            <w:webHidden/>
          </w:rPr>
        </w:r>
        <w:r w:rsidR="00FA3422">
          <w:rPr>
            <w:noProof/>
            <w:webHidden/>
          </w:rPr>
          <w:fldChar w:fldCharType="separate"/>
        </w:r>
        <w:r w:rsidR="00FA3422">
          <w:rPr>
            <w:noProof/>
            <w:webHidden/>
          </w:rPr>
          <w:t>50</w:t>
        </w:r>
        <w:r w:rsidR="00FA3422">
          <w:rPr>
            <w:noProof/>
            <w:webHidden/>
          </w:rPr>
          <w:fldChar w:fldCharType="end"/>
        </w:r>
      </w:hyperlink>
    </w:p>
    <w:p w14:paraId="45482503" w14:textId="1BE6AFB2" w:rsidR="00FA3422" w:rsidRDefault="00B17294">
      <w:pPr>
        <w:pStyle w:val="af9"/>
        <w:tabs>
          <w:tab w:val="right" w:leader="dot" w:pos="8296"/>
        </w:tabs>
        <w:rPr>
          <w:rFonts w:eastAsiaTheme="minorEastAsia"/>
          <w:smallCaps w:val="0"/>
          <w:noProof/>
          <w:sz w:val="21"/>
          <w:szCs w:val="22"/>
        </w:rPr>
      </w:pPr>
      <w:hyperlink w:anchor="_Toc36852307" w:history="1">
        <w:r w:rsidR="00FA3422" w:rsidRPr="00FD69F3">
          <w:rPr>
            <w:rStyle w:val="af0"/>
            <w:noProof/>
          </w:rPr>
          <w:t>图 4.18  审核流操作界面</w:t>
        </w:r>
        <w:r w:rsidR="00FA3422">
          <w:rPr>
            <w:noProof/>
            <w:webHidden/>
          </w:rPr>
          <w:tab/>
        </w:r>
        <w:r w:rsidR="00FA3422">
          <w:rPr>
            <w:noProof/>
            <w:webHidden/>
          </w:rPr>
          <w:fldChar w:fldCharType="begin"/>
        </w:r>
        <w:r w:rsidR="00FA3422">
          <w:rPr>
            <w:noProof/>
            <w:webHidden/>
          </w:rPr>
          <w:instrText xml:space="preserve"> PAGEREF _Toc36852307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7BC0B42F" w14:textId="4BD1DAE6" w:rsidR="00FA3422" w:rsidRDefault="00B17294">
      <w:pPr>
        <w:pStyle w:val="af9"/>
        <w:tabs>
          <w:tab w:val="right" w:leader="dot" w:pos="8296"/>
        </w:tabs>
        <w:rPr>
          <w:rFonts w:eastAsiaTheme="minorEastAsia"/>
          <w:smallCaps w:val="0"/>
          <w:noProof/>
          <w:sz w:val="21"/>
          <w:szCs w:val="22"/>
        </w:rPr>
      </w:pPr>
      <w:hyperlink w:anchor="_Toc36852308" w:history="1">
        <w:r w:rsidR="00FA3422" w:rsidRPr="00FD69F3">
          <w:rPr>
            <w:rStyle w:val="af0"/>
            <w:noProof/>
          </w:rPr>
          <w:t>图 4.19  审核权转移时序图</w:t>
        </w:r>
        <w:r w:rsidR="00FA3422">
          <w:rPr>
            <w:noProof/>
            <w:webHidden/>
          </w:rPr>
          <w:tab/>
        </w:r>
        <w:r w:rsidR="00FA3422">
          <w:rPr>
            <w:noProof/>
            <w:webHidden/>
          </w:rPr>
          <w:fldChar w:fldCharType="begin"/>
        </w:r>
        <w:r w:rsidR="00FA3422">
          <w:rPr>
            <w:noProof/>
            <w:webHidden/>
          </w:rPr>
          <w:instrText xml:space="preserve"> PAGEREF _Toc36852308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2ACD75F2" w14:textId="424AB645" w:rsidR="00FA3422" w:rsidRDefault="00B17294">
      <w:pPr>
        <w:pStyle w:val="af9"/>
        <w:tabs>
          <w:tab w:val="right" w:leader="dot" w:pos="8296"/>
        </w:tabs>
        <w:rPr>
          <w:rFonts w:eastAsiaTheme="minorEastAsia"/>
          <w:smallCaps w:val="0"/>
          <w:noProof/>
          <w:sz w:val="21"/>
          <w:szCs w:val="22"/>
        </w:rPr>
      </w:pPr>
      <w:hyperlink w:anchor="_Toc36852309" w:history="1">
        <w:r w:rsidR="00FA3422" w:rsidRPr="00FD69F3">
          <w:rPr>
            <w:rStyle w:val="af0"/>
            <w:noProof/>
          </w:rPr>
          <w:t>图 4.20  审核流操作实现</w:t>
        </w:r>
        <w:r w:rsidR="00FA3422">
          <w:rPr>
            <w:noProof/>
            <w:webHidden/>
          </w:rPr>
          <w:tab/>
        </w:r>
        <w:r w:rsidR="00FA3422">
          <w:rPr>
            <w:noProof/>
            <w:webHidden/>
          </w:rPr>
          <w:fldChar w:fldCharType="begin"/>
        </w:r>
        <w:r w:rsidR="00FA3422">
          <w:rPr>
            <w:noProof/>
            <w:webHidden/>
          </w:rPr>
          <w:instrText xml:space="preserve"> PAGEREF _Toc36852309 \h </w:instrText>
        </w:r>
        <w:r w:rsidR="00FA3422">
          <w:rPr>
            <w:noProof/>
            <w:webHidden/>
          </w:rPr>
        </w:r>
        <w:r w:rsidR="00FA3422">
          <w:rPr>
            <w:noProof/>
            <w:webHidden/>
          </w:rPr>
          <w:fldChar w:fldCharType="separate"/>
        </w:r>
        <w:r w:rsidR="00FA3422">
          <w:rPr>
            <w:noProof/>
            <w:webHidden/>
          </w:rPr>
          <w:t>52</w:t>
        </w:r>
        <w:r w:rsidR="00FA3422">
          <w:rPr>
            <w:noProof/>
            <w:webHidden/>
          </w:rPr>
          <w:fldChar w:fldCharType="end"/>
        </w:r>
      </w:hyperlink>
    </w:p>
    <w:p w14:paraId="27329CF5" w14:textId="4EB9AA89" w:rsidR="00FA3422" w:rsidRDefault="00B17294">
      <w:pPr>
        <w:pStyle w:val="af9"/>
        <w:tabs>
          <w:tab w:val="right" w:leader="dot" w:pos="8296"/>
        </w:tabs>
        <w:rPr>
          <w:rFonts w:eastAsiaTheme="minorEastAsia"/>
          <w:smallCaps w:val="0"/>
          <w:noProof/>
          <w:sz w:val="21"/>
          <w:szCs w:val="22"/>
        </w:rPr>
      </w:pPr>
      <w:hyperlink w:anchor="_Toc36852310" w:history="1">
        <w:r w:rsidR="00FA3422" w:rsidRPr="00FD69F3">
          <w:rPr>
            <w:rStyle w:val="af0"/>
            <w:noProof/>
          </w:rPr>
          <w:t>图 4.21  审核消息保障时序图</w:t>
        </w:r>
        <w:r w:rsidR="00FA3422">
          <w:rPr>
            <w:noProof/>
            <w:webHidden/>
          </w:rPr>
          <w:tab/>
        </w:r>
        <w:r w:rsidR="00FA3422">
          <w:rPr>
            <w:noProof/>
            <w:webHidden/>
          </w:rPr>
          <w:fldChar w:fldCharType="begin"/>
        </w:r>
        <w:r w:rsidR="00FA3422">
          <w:rPr>
            <w:noProof/>
            <w:webHidden/>
          </w:rPr>
          <w:instrText xml:space="preserve"> PAGEREF _Toc36852310 \h </w:instrText>
        </w:r>
        <w:r w:rsidR="00FA3422">
          <w:rPr>
            <w:noProof/>
            <w:webHidden/>
          </w:rPr>
        </w:r>
        <w:r w:rsidR="00FA3422">
          <w:rPr>
            <w:noProof/>
            <w:webHidden/>
          </w:rPr>
          <w:fldChar w:fldCharType="separate"/>
        </w:r>
        <w:r w:rsidR="00FA3422">
          <w:rPr>
            <w:noProof/>
            <w:webHidden/>
          </w:rPr>
          <w:t>53</w:t>
        </w:r>
        <w:r w:rsidR="00FA3422">
          <w:rPr>
            <w:noProof/>
            <w:webHidden/>
          </w:rPr>
          <w:fldChar w:fldCharType="end"/>
        </w:r>
      </w:hyperlink>
    </w:p>
    <w:p w14:paraId="5BBC26E3" w14:textId="0D05D08D" w:rsidR="00FA3422" w:rsidRDefault="00B17294">
      <w:pPr>
        <w:pStyle w:val="af9"/>
        <w:tabs>
          <w:tab w:val="right" w:leader="dot" w:pos="8296"/>
        </w:tabs>
        <w:rPr>
          <w:rFonts w:eastAsiaTheme="minorEastAsia"/>
          <w:smallCaps w:val="0"/>
          <w:noProof/>
          <w:sz w:val="21"/>
          <w:szCs w:val="22"/>
        </w:rPr>
      </w:pPr>
      <w:hyperlink w:anchor="_Toc36852311" w:history="1">
        <w:r w:rsidR="00FA3422" w:rsidRPr="00FD69F3">
          <w:rPr>
            <w:rStyle w:val="af0"/>
            <w:noProof/>
          </w:rPr>
          <w:t>图 4.22  审核信息保障实现</w:t>
        </w:r>
        <w:r w:rsidR="00FA3422">
          <w:rPr>
            <w:noProof/>
            <w:webHidden/>
          </w:rPr>
          <w:tab/>
        </w:r>
        <w:r w:rsidR="00FA3422">
          <w:rPr>
            <w:noProof/>
            <w:webHidden/>
          </w:rPr>
          <w:fldChar w:fldCharType="begin"/>
        </w:r>
        <w:r w:rsidR="00FA3422">
          <w:rPr>
            <w:noProof/>
            <w:webHidden/>
          </w:rPr>
          <w:instrText xml:space="preserve"> PAGEREF _Toc36852311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5C2CC208" w14:textId="42E613B0" w:rsidR="00FA3422" w:rsidRDefault="00B17294">
      <w:pPr>
        <w:pStyle w:val="af9"/>
        <w:tabs>
          <w:tab w:val="right" w:leader="dot" w:pos="8296"/>
        </w:tabs>
        <w:rPr>
          <w:rFonts w:eastAsiaTheme="minorEastAsia"/>
          <w:smallCaps w:val="0"/>
          <w:noProof/>
          <w:sz w:val="21"/>
          <w:szCs w:val="22"/>
        </w:rPr>
      </w:pPr>
      <w:hyperlink w:anchor="_Toc36852312" w:history="1">
        <w:r w:rsidR="00FA3422" w:rsidRPr="00FD69F3">
          <w:rPr>
            <w:rStyle w:val="af0"/>
            <w:noProof/>
          </w:rPr>
          <w:t>图 4.23  业务处理模块类图</w:t>
        </w:r>
        <w:r w:rsidR="00FA3422">
          <w:rPr>
            <w:noProof/>
            <w:webHidden/>
          </w:rPr>
          <w:tab/>
        </w:r>
        <w:r w:rsidR="00FA3422">
          <w:rPr>
            <w:noProof/>
            <w:webHidden/>
          </w:rPr>
          <w:fldChar w:fldCharType="begin"/>
        </w:r>
        <w:r w:rsidR="00FA3422">
          <w:rPr>
            <w:noProof/>
            <w:webHidden/>
          </w:rPr>
          <w:instrText xml:space="preserve"> PAGEREF _Toc36852312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3C1C9881" w14:textId="4D5FCC2C" w:rsidR="00FA3422" w:rsidRDefault="00B17294">
      <w:pPr>
        <w:pStyle w:val="af9"/>
        <w:tabs>
          <w:tab w:val="right" w:leader="dot" w:pos="8296"/>
        </w:tabs>
        <w:rPr>
          <w:rFonts w:eastAsiaTheme="minorEastAsia"/>
          <w:smallCaps w:val="0"/>
          <w:noProof/>
          <w:sz w:val="21"/>
          <w:szCs w:val="22"/>
        </w:rPr>
      </w:pPr>
      <w:hyperlink w:anchor="_Toc36852313" w:history="1">
        <w:r w:rsidR="00FA3422" w:rsidRPr="00FD69F3">
          <w:rPr>
            <w:rStyle w:val="af0"/>
            <w:noProof/>
          </w:rPr>
          <w:t>图 4.24  规则应用时序图</w:t>
        </w:r>
        <w:r w:rsidR="00FA3422">
          <w:rPr>
            <w:noProof/>
            <w:webHidden/>
          </w:rPr>
          <w:tab/>
        </w:r>
        <w:r w:rsidR="00FA3422">
          <w:rPr>
            <w:noProof/>
            <w:webHidden/>
          </w:rPr>
          <w:fldChar w:fldCharType="begin"/>
        </w:r>
        <w:r w:rsidR="00FA3422">
          <w:rPr>
            <w:noProof/>
            <w:webHidden/>
          </w:rPr>
          <w:instrText xml:space="preserve"> PAGEREF _Toc36852313 \h </w:instrText>
        </w:r>
        <w:r w:rsidR="00FA3422">
          <w:rPr>
            <w:noProof/>
            <w:webHidden/>
          </w:rPr>
        </w:r>
        <w:r w:rsidR="00FA3422">
          <w:rPr>
            <w:noProof/>
            <w:webHidden/>
          </w:rPr>
          <w:fldChar w:fldCharType="separate"/>
        </w:r>
        <w:r w:rsidR="00FA3422">
          <w:rPr>
            <w:noProof/>
            <w:webHidden/>
          </w:rPr>
          <w:t>56</w:t>
        </w:r>
        <w:r w:rsidR="00FA3422">
          <w:rPr>
            <w:noProof/>
            <w:webHidden/>
          </w:rPr>
          <w:fldChar w:fldCharType="end"/>
        </w:r>
      </w:hyperlink>
    </w:p>
    <w:p w14:paraId="30136069" w14:textId="5CCFC367" w:rsidR="00FA3422" w:rsidRDefault="00B17294">
      <w:pPr>
        <w:pStyle w:val="af9"/>
        <w:tabs>
          <w:tab w:val="right" w:leader="dot" w:pos="8296"/>
        </w:tabs>
        <w:rPr>
          <w:rFonts w:eastAsiaTheme="minorEastAsia"/>
          <w:smallCaps w:val="0"/>
          <w:noProof/>
          <w:sz w:val="21"/>
          <w:szCs w:val="22"/>
        </w:rPr>
      </w:pPr>
      <w:hyperlink w:anchor="_Toc36852314" w:history="1">
        <w:r w:rsidR="00FA3422" w:rsidRPr="00FD69F3">
          <w:rPr>
            <w:rStyle w:val="af0"/>
            <w:noProof/>
          </w:rPr>
          <w:t>图 4.25  规则应用功能实现</w:t>
        </w:r>
        <w:r w:rsidR="00FA3422">
          <w:rPr>
            <w:noProof/>
            <w:webHidden/>
          </w:rPr>
          <w:tab/>
        </w:r>
        <w:r w:rsidR="00FA3422">
          <w:rPr>
            <w:noProof/>
            <w:webHidden/>
          </w:rPr>
          <w:fldChar w:fldCharType="begin"/>
        </w:r>
        <w:r w:rsidR="00FA3422">
          <w:rPr>
            <w:noProof/>
            <w:webHidden/>
          </w:rPr>
          <w:instrText xml:space="preserve"> PAGEREF _Toc36852314 \h </w:instrText>
        </w:r>
        <w:r w:rsidR="00FA3422">
          <w:rPr>
            <w:noProof/>
            <w:webHidden/>
          </w:rPr>
        </w:r>
        <w:r w:rsidR="00FA3422">
          <w:rPr>
            <w:noProof/>
            <w:webHidden/>
          </w:rPr>
          <w:fldChar w:fldCharType="separate"/>
        </w:r>
        <w:r w:rsidR="00FA3422">
          <w:rPr>
            <w:noProof/>
            <w:webHidden/>
          </w:rPr>
          <w:t>58</w:t>
        </w:r>
        <w:r w:rsidR="00FA3422">
          <w:rPr>
            <w:noProof/>
            <w:webHidden/>
          </w:rPr>
          <w:fldChar w:fldCharType="end"/>
        </w:r>
      </w:hyperlink>
    </w:p>
    <w:p w14:paraId="726663EC" w14:textId="3836DE51" w:rsidR="00FA3422" w:rsidRDefault="00B17294">
      <w:pPr>
        <w:pStyle w:val="af9"/>
        <w:tabs>
          <w:tab w:val="right" w:leader="dot" w:pos="8296"/>
        </w:tabs>
        <w:rPr>
          <w:rFonts w:eastAsiaTheme="minorEastAsia"/>
          <w:smallCaps w:val="0"/>
          <w:noProof/>
          <w:sz w:val="21"/>
          <w:szCs w:val="22"/>
        </w:rPr>
      </w:pPr>
      <w:hyperlink w:anchor="_Toc36852315" w:history="1">
        <w:r w:rsidR="00FA3422" w:rsidRPr="00FD69F3">
          <w:rPr>
            <w:rStyle w:val="af0"/>
            <w:noProof/>
          </w:rPr>
          <w:t>图 4.26  缓存更新功能实现</w:t>
        </w:r>
        <w:r w:rsidR="00FA3422">
          <w:rPr>
            <w:noProof/>
            <w:webHidden/>
          </w:rPr>
          <w:tab/>
        </w:r>
        <w:r w:rsidR="00FA3422">
          <w:rPr>
            <w:noProof/>
            <w:webHidden/>
          </w:rPr>
          <w:fldChar w:fldCharType="begin"/>
        </w:r>
        <w:r w:rsidR="00FA3422">
          <w:rPr>
            <w:noProof/>
            <w:webHidden/>
          </w:rPr>
          <w:instrText xml:space="preserve"> PAGEREF _Toc36852315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5" w:name="_Toc36852220"/>
      <w:bookmarkEnd w:id="54"/>
      <w:r w:rsidRPr="00A750CC">
        <w:rPr>
          <w:rFonts w:hint="eastAsia"/>
        </w:rPr>
        <w:lastRenderedPageBreak/>
        <w:t>表目录</w:t>
      </w:r>
      <w:bookmarkEnd w:id="55"/>
    </w:p>
    <w:p w14:paraId="391E873D" w14:textId="09B21AF5"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FA3422">
          <w:rPr>
            <w:noProof/>
            <w:webHidden/>
          </w:rPr>
          <w:t>11</w:t>
        </w:r>
        <w:r w:rsidR="009A65B3">
          <w:rPr>
            <w:noProof/>
            <w:webHidden/>
          </w:rPr>
          <w:fldChar w:fldCharType="end"/>
        </w:r>
      </w:hyperlink>
    </w:p>
    <w:p w14:paraId="63370540" w14:textId="58C548C5" w:rsidR="009A65B3" w:rsidRDefault="00B17294">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FA3422">
          <w:rPr>
            <w:noProof/>
            <w:webHidden/>
          </w:rPr>
          <w:t>12</w:t>
        </w:r>
        <w:r w:rsidR="009A65B3">
          <w:rPr>
            <w:noProof/>
            <w:webHidden/>
          </w:rPr>
          <w:fldChar w:fldCharType="end"/>
        </w:r>
      </w:hyperlink>
    </w:p>
    <w:p w14:paraId="50D15D23" w14:textId="0C182A23" w:rsidR="009A65B3" w:rsidRDefault="00B17294">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FA3422">
          <w:rPr>
            <w:noProof/>
            <w:webHidden/>
          </w:rPr>
          <w:t>13</w:t>
        </w:r>
        <w:r w:rsidR="009A65B3">
          <w:rPr>
            <w:noProof/>
            <w:webHidden/>
          </w:rPr>
          <w:fldChar w:fldCharType="end"/>
        </w:r>
      </w:hyperlink>
    </w:p>
    <w:p w14:paraId="0AEEEF58" w14:textId="45969E44" w:rsidR="009A65B3" w:rsidRDefault="00B17294">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FA3422">
          <w:rPr>
            <w:noProof/>
            <w:webHidden/>
          </w:rPr>
          <w:t>14</w:t>
        </w:r>
        <w:r w:rsidR="009A65B3">
          <w:rPr>
            <w:noProof/>
            <w:webHidden/>
          </w:rPr>
          <w:fldChar w:fldCharType="end"/>
        </w:r>
      </w:hyperlink>
    </w:p>
    <w:p w14:paraId="0B60BE77" w14:textId="7814C590" w:rsidR="009A65B3" w:rsidRDefault="00B17294">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9779740" w14:textId="69E51746" w:rsidR="009A65B3" w:rsidRDefault="00B17294">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BF238AF" w14:textId="35E311DA" w:rsidR="009A65B3" w:rsidRDefault="00B17294">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FA3422">
          <w:rPr>
            <w:noProof/>
            <w:webHidden/>
          </w:rPr>
          <w:t>16</w:t>
        </w:r>
        <w:r w:rsidR="009A65B3">
          <w:rPr>
            <w:noProof/>
            <w:webHidden/>
          </w:rPr>
          <w:fldChar w:fldCharType="end"/>
        </w:r>
      </w:hyperlink>
    </w:p>
    <w:p w14:paraId="36756186" w14:textId="365600CC" w:rsidR="009A65B3" w:rsidRDefault="00B17294">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FA3422">
          <w:rPr>
            <w:noProof/>
            <w:webHidden/>
          </w:rPr>
          <w:t>17</w:t>
        </w:r>
        <w:r w:rsidR="009A65B3">
          <w:rPr>
            <w:noProof/>
            <w:webHidden/>
          </w:rPr>
          <w:fldChar w:fldCharType="end"/>
        </w:r>
      </w:hyperlink>
    </w:p>
    <w:p w14:paraId="502B2440" w14:textId="3D617DE7" w:rsidR="009A65B3" w:rsidRDefault="00B17294">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FA3422">
          <w:rPr>
            <w:noProof/>
            <w:webHidden/>
          </w:rPr>
          <w:t>18</w:t>
        </w:r>
        <w:r w:rsidR="009A65B3">
          <w:rPr>
            <w:noProof/>
            <w:webHidden/>
          </w:rPr>
          <w:fldChar w:fldCharType="end"/>
        </w:r>
      </w:hyperlink>
    </w:p>
    <w:p w14:paraId="221A8B89" w14:textId="15652B67" w:rsidR="009A65B3" w:rsidRDefault="00B17294">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FA3422">
          <w:rPr>
            <w:noProof/>
            <w:webHidden/>
          </w:rPr>
          <w:t>19</w:t>
        </w:r>
        <w:r w:rsidR="009A65B3">
          <w:rPr>
            <w:noProof/>
            <w:webHidden/>
          </w:rPr>
          <w:fldChar w:fldCharType="end"/>
        </w:r>
      </w:hyperlink>
    </w:p>
    <w:p w14:paraId="6F67C9E7" w14:textId="0AEA2E6F" w:rsidR="009A65B3" w:rsidRDefault="00B17294">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FA3422">
          <w:rPr>
            <w:noProof/>
            <w:webHidden/>
          </w:rPr>
          <w:t>21</w:t>
        </w:r>
        <w:r w:rsidR="009A65B3">
          <w:rPr>
            <w:noProof/>
            <w:webHidden/>
          </w:rPr>
          <w:fldChar w:fldCharType="end"/>
        </w:r>
      </w:hyperlink>
    </w:p>
    <w:p w14:paraId="7BB99987" w14:textId="4A3CE788" w:rsidR="009A65B3" w:rsidRDefault="00B17294">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FA3422">
          <w:rPr>
            <w:noProof/>
            <w:webHidden/>
          </w:rPr>
          <w:t>22</w:t>
        </w:r>
        <w:r w:rsidR="009A65B3">
          <w:rPr>
            <w:noProof/>
            <w:webHidden/>
          </w:rPr>
          <w:fldChar w:fldCharType="end"/>
        </w:r>
      </w:hyperlink>
    </w:p>
    <w:p w14:paraId="1A43BE91" w14:textId="5A5D76CD" w:rsidR="009A65B3" w:rsidRDefault="00B17294">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FA3422">
          <w:rPr>
            <w:noProof/>
            <w:webHidden/>
          </w:rPr>
          <w:t>23</w:t>
        </w:r>
        <w:r w:rsidR="009A65B3">
          <w:rPr>
            <w:noProof/>
            <w:webHidden/>
          </w:rPr>
          <w:fldChar w:fldCharType="end"/>
        </w:r>
      </w:hyperlink>
    </w:p>
    <w:p w14:paraId="33F27128" w14:textId="7C4285DF" w:rsidR="009A65B3" w:rsidRDefault="00B17294">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FA3422">
          <w:rPr>
            <w:noProof/>
            <w:webHidden/>
          </w:rPr>
          <w:t>24</w:t>
        </w:r>
        <w:r w:rsidR="009A65B3">
          <w:rPr>
            <w:noProof/>
            <w:webHidden/>
          </w:rPr>
          <w:fldChar w:fldCharType="end"/>
        </w:r>
      </w:hyperlink>
    </w:p>
    <w:p w14:paraId="76EBD303" w14:textId="1DD1BEB4" w:rsidR="009A65B3" w:rsidRDefault="00B17294">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FA3422">
          <w:rPr>
            <w:noProof/>
            <w:webHidden/>
          </w:rPr>
          <w:t>25</w:t>
        </w:r>
        <w:r w:rsidR="009A65B3">
          <w:rPr>
            <w:noProof/>
            <w:webHidden/>
          </w:rPr>
          <w:fldChar w:fldCharType="end"/>
        </w:r>
      </w:hyperlink>
    </w:p>
    <w:p w14:paraId="500AFEDE" w14:textId="6D2D0D0E" w:rsidR="009A65B3" w:rsidRDefault="00B17294">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50E07053" w14:textId="6128375D" w:rsidR="009A65B3" w:rsidRDefault="00B17294">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4D420CA6" w14:textId="10E026ED" w:rsidR="009A65B3" w:rsidRDefault="00B17294">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9EC16BD" w14:textId="74F6D15C" w:rsidR="009A65B3" w:rsidRDefault="00B17294">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1315A13" w14:textId="13E3110C" w:rsidR="009A65B3" w:rsidRDefault="00B17294">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FA3422">
          <w:rPr>
            <w:noProof/>
            <w:webHidden/>
          </w:rPr>
          <w:t>28</w:t>
        </w:r>
        <w:r w:rsidR="009A65B3">
          <w:rPr>
            <w:noProof/>
            <w:webHidden/>
          </w:rPr>
          <w:fldChar w:fldCharType="end"/>
        </w:r>
      </w:hyperlink>
    </w:p>
    <w:p w14:paraId="0D599034" w14:textId="28EC254E" w:rsidR="009A65B3" w:rsidRDefault="00B17294">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 xml:space="preserve">表 3.21  </w:t>
        </w:r>
        <w:r w:rsidR="009A65B3" w:rsidRPr="00B17294">
          <w:rPr>
            <w:rStyle w:val="af0"/>
            <w:rFonts w:ascii="Arial" w:hAnsi="Arial"/>
            <w:noProof/>
          </w:rPr>
          <w:t>rule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FA3422">
          <w:rPr>
            <w:noProof/>
            <w:webHidden/>
          </w:rPr>
          <w:t>32</w:t>
        </w:r>
        <w:r w:rsidR="009A65B3">
          <w:rPr>
            <w:noProof/>
            <w:webHidden/>
          </w:rPr>
          <w:fldChar w:fldCharType="end"/>
        </w:r>
      </w:hyperlink>
    </w:p>
    <w:p w14:paraId="3FFDD3C3" w14:textId="54505F2E" w:rsidR="009A65B3" w:rsidRDefault="00B17294">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 xml:space="preserve">表 3.22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draft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07B1B483" w14:textId="74674775" w:rsidR="009A65B3" w:rsidRDefault="00B17294">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 xml:space="preserve">表 3.23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4766C2CE" w14:textId="79D0D34C" w:rsidR="009A65B3" w:rsidRDefault="00B17294">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 xml:space="preserve">表 3.24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not</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4C4C4209" w14:textId="7D3D1AA5" w:rsidR="009A65B3" w:rsidRDefault="00B17294">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 xml:space="preserve">表 3.25  </w:t>
        </w:r>
        <w:r w:rsidR="009A65B3" w:rsidRPr="00B17294">
          <w:rPr>
            <w:rStyle w:val="af0"/>
            <w:rFonts w:ascii="Arial" w:hAnsi="Arial"/>
            <w:noProof/>
          </w:rPr>
          <w:t>action</w:t>
        </w:r>
        <w:r w:rsidR="009A65B3" w:rsidRPr="00F66F18">
          <w:rPr>
            <w:rStyle w:val="af0"/>
            <w:noProof/>
          </w:rPr>
          <w:t>_</w:t>
        </w:r>
        <w:r w:rsidR="009A65B3" w:rsidRPr="00B17294">
          <w:rPr>
            <w:rStyle w:val="af0"/>
            <w:rFonts w:ascii="Arial" w:hAnsi="Arial"/>
            <w:noProof/>
          </w:rPr>
          <w:t>execute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248E2E02" w14:textId="594E74BC" w:rsidR="009A65B3" w:rsidRDefault="00B17294">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 xml:space="preserve">表 3.26  </w:t>
        </w:r>
        <w:r w:rsidR="009A65B3" w:rsidRPr="00B17294">
          <w:rPr>
            <w:rStyle w:val="af0"/>
            <w:rFonts w:ascii="Arial" w:hAnsi="Arial"/>
            <w:noProof/>
          </w:rPr>
          <w:t>operate</w:t>
        </w:r>
        <w:r w:rsidR="009A65B3" w:rsidRPr="00F66F18">
          <w:rPr>
            <w:rStyle w:val="af0"/>
            <w:noProof/>
          </w:rPr>
          <w:t>_</w:t>
        </w:r>
        <w:r w:rsidR="009A65B3" w:rsidRPr="00B17294">
          <w:rPr>
            <w:rStyle w:val="af0"/>
            <w:rFonts w:ascii="Arial" w:hAnsi="Arial"/>
            <w:noProof/>
          </w:rPr>
          <w:t>record</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7D87DB4A" w14:textId="0B9AE206" w:rsidR="009A65B3" w:rsidRDefault="00B17294">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 xml:space="preserve">表 3.27  </w:t>
        </w:r>
        <w:r w:rsidR="009A65B3" w:rsidRPr="00B17294">
          <w:rPr>
            <w:rStyle w:val="af0"/>
            <w:rFonts w:ascii="Arial" w:hAnsi="Arial"/>
            <w:noProof/>
          </w:rPr>
          <w:t>operator</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5FF49A8B" w14:textId="20690205" w:rsidR="009A65B3" w:rsidRDefault="00B17294">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5D9BFA8" w14:textId="7617360A" w:rsidR="009A65B3" w:rsidRDefault="00B17294">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D9A5EDB" w14:textId="4DD89CF3" w:rsidR="009A65B3" w:rsidRDefault="00B17294">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3635D4B2" w14:textId="469B8F68" w:rsidR="009A65B3" w:rsidRDefault="00B17294">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A2D8209" w14:textId="088F7A99" w:rsidR="009A65B3" w:rsidRDefault="00B17294">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EE27726" w14:textId="339B1CFD" w:rsidR="009A65B3" w:rsidRDefault="00B17294">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6101CB83" w14:textId="2390F101" w:rsidR="009A65B3" w:rsidRDefault="00B17294">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1CE95136" w14:textId="0DEF536A" w:rsidR="009A65B3" w:rsidRDefault="00B17294">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3DDD3851" w14:textId="5393CD4A" w:rsidR="009A65B3" w:rsidRDefault="00B17294">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6AC66200" w14:textId="4D5293D1" w:rsidR="009A65B3" w:rsidRDefault="00B17294">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57AA8D63" w14:textId="5D668E3D" w:rsidR="009A65B3" w:rsidRDefault="00B17294">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FA3422">
          <w:rPr>
            <w:noProof/>
            <w:webHidden/>
          </w:rPr>
          <w:t>63</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17294">
      <w:pPr>
        <w:pStyle w:val="1"/>
        <w:numPr>
          <w:ilvl w:val="0"/>
          <w:numId w:val="52"/>
        </w:numPr>
      </w:pPr>
      <w:bookmarkStart w:id="56" w:name="_Toc25947913"/>
      <w:bookmarkStart w:id="57" w:name="_Toc36642679"/>
      <w:bookmarkStart w:id="58" w:name="_Toc36643251"/>
      <w:bookmarkStart w:id="59" w:name="_Toc36732774"/>
      <w:bookmarkStart w:id="60" w:name="_Toc36852221"/>
      <w:r w:rsidRPr="008F2FDE">
        <w:rPr>
          <w:rFonts w:hint="eastAsia"/>
        </w:rPr>
        <w:lastRenderedPageBreak/>
        <w:t>引言</w:t>
      </w:r>
      <w:bookmarkEnd w:id="3"/>
      <w:bookmarkEnd w:id="56"/>
      <w:bookmarkEnd w:id="57"/>
      <w:bookmarkEnd w:id="58"/>
      <w:bookmarkEnd w:id="59"/>
      <w:bookmarkEnd w:id="60"/>
    </w:p>
    <w:p w14:paraId="09B74B6E" w14:textId="2E61466D" w:rsidR="000D60CF" w:rsidRDefault="00CE27BB" w:rsidP="00BF4990">
      <w:pPr>
        <w:pStyle w:val="2"/>
        <w:numPr>
          <w:ilvl w:val="1"/>
          <w:numId w:val="52"/>
        </w:numPr>
      </w:pPr>
      <w:bookmarkStart w:id="61" w:name="_Toc36642680"/>
      <w:bookmarkStart w:id="62" w:name="_Toc36643252"/>
      <w:bookmarkStart w:id="63" w:name="_Toc36732775"/>
      <w:bookmarkStart w:id="64" w:name="_Toc36852222"/>
      <w:r>
        <w:rPr>
          <w:rFonts w:hint="eastAsia"/>
        </w:rPr>
        <w:t>项目背景</w:t>
      </w:r>
      <w:bookmarkEnd w:id="61"/>
      <w:bookmarkEnd w:id="62"/>
      <w:bookmarkEnd w:id="63"/>
      <w:bookmarkEnd w:id="64"/>
    </w:p>
    <w:p w14:paraId="653D1AC1" w14:textId="26DE3061" w:rsidR="00B221A2" w:rsidRDefault="000D60CF" w:rsidP="00B221A2">
      <w:pPr>
        <w:spacing w:line="360" w:lineRule="auto"/>
        <w:ind w:firstLineChars="200" w:firstLine="480"/>
        <w:rPr>
          <w:ins w:id="65"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6" w:name="OLE_LINK15"/>
      <w:bookmarkStart w:id="67" w:name="OLE_LINK16"/>
      <w:r w:rsidR="002D79CE">
        <w:rPr>
          <w:rFonts w:ascii="宋体" w:eastAsia="宋体" w:hAnsi="宋体" w:hint="eastAsia"/>
          <w:sz w:val="24"/>
          <w:szCs w:val="24"/>
        </w:rPr>
        <w:t>履约超时管理平台</w:t>
      </w:r>
      <w:bookmarkEnd w:id="66"/>
      <w:bookmarkEnd w:id="67"/>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8" w:name="_Toc36736567"/>
      <w:bookmarkStart w:id="69" w:name="_Toc36852277"/>
      <w:r>
        <w:t>图</w:t>
      </w:r>
      <w:r>
        <w:t xml:space="preserve"> </w:t>
      </w:r>
      <w:fldSimple w:instr=" STYLEREF 1 \s ">
        <w:r w:rsidR="00E7698C" w:rsidRPr="003F1175">
          <w:rPr>
            <w:noProof/>
          </w:rPr>
          <w:t>1</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8"/>
      <w:bookmarkEnd w:id="69"/>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w:t>
      </w:r>
      <w:proofErr w:type="gramStart"/>
      <w:r>
        <w:rPr>
          <w:rFonts w:ascii="宋体" w:eastAsia="宋体" w:hAnsi="宋体" w:hint="eastAsia"/>
          <w:sz w:val="24"/>
          <w:szCs w:val="24"/>
        </w:rPr>
        <w:t>卖业务</w:t>
      </w:r>
      <w:proofErr w:type="gramEnd"/>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proofErr w:type="gramStart"/>
      <w:r w:rsidR="00EC6FE6">
        <w:rPr>
          <w:rFonts w:ascii="宋体" w:eastAsia="宋体" w:hAnsi="宋体" w:hint="eastAsia"/>
          <w:sz w:val="24"/>
          <w:szCs w:val="24"/>
        </w:rPr>
        <w:t>传统</w:t>
      </w:r>
      <w:r w:rsidR="00001ECD">
        <w:rPr>
          <w:rFonts w:ascii="宋体" w:eastAsia="宋体" w:hAnsi="宋体" w:hint="eastAsia"/>
          <w:sz w:val="24"/>
          <w:szCs w:val="24"/>
        </w:rPr>
        <w:t>电</w:t>
      </w:r>
      <w:proofErr w:type="gramEnd"/>
      <w:r w:rsidR="00001ECD">
        <w:rPr>
          <w:rFonts w:ascii="宋体" w:eastAsia="宋体" w:hAnsi="宋体" w:hint="eastAsia"/>
          <w:sz w:val="24"/>
          <w:szCs w:val="24"/>
        </w:rPr>
        <w:t>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0" w:name="_Toc36642681"/>
      <w:bookmarkStart w:id="71" w:name="_Toc36643253"/>
      <w:bookmarkStart w:id="72" w:name="_Toc36732776"/>
      <w:bookmarkStart w:id="73" w:name="_Toc36852223"/>
      <w:r>
        <w:rPr>
          <w:rFonts w:hint="eastAsia"/>
        </w:rPr>
        <w:t>国内外发展</w:t>
      </w:r>
      <w:r w:rsidR="00BC7F93">
        <w:rPr>
          <w:rFonts w:hint="eastAsia"/>
        </w:rPr>
        <w:t>现状</w:t>
      </w:r>
      <w:bookmarkEnd w:id="70"/>
      <w:bookmarkEnd w:id="71"/>
      <w:bookmarkEnd w:id="72"/>
      <w:bookmarkEnd w:id="73"/>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w:t>
      </w:r>
      <w:proofErr w:type="gramStart"/>
      <w:r w:rsidR="00B24A5C" w:rsidRPr="00B24A5C">
        <w:rPr>
          <w:rFonts w:ascii="宋体" w:eastAsia="宋体" w:hAnsi="宋体"/>
          <w:sz w:val="24"/>
          <w:szCs w:val="24"/>
        </w:rPr>
        <w:t>京准达</w:t>
      </w:r>
      <w:proofErr w:type="gramEnd"/>
      <w:r w:rsidR="00B24A5C" w:rsidRPr="00B24A5C">
        <w:rPr>
          <w:rFonts w:ascii="宋体" w:eastAsia="宋体" w:hAnsi="宋体"/>
          <w:sz w:val="24"/>
          <w:szCs w:val="24"/>
        </w:rPr>
        <w:t>、</w:t>
      </w:r>
      <w:proofErr w:type="gramStart"/>
      <w:r w:rsidR="00B24A5C" w:rsidRPr="00B24A5C">
        <w:rPr>
          <w:rFonts w:ascii="宋体" w:eastAsia="宋体" w:hAnsi="宋体"/>
          <w:sz w:val="24"/>
          <w:szCs w:val="24"/>
        </w:rPr>
        <w:t>极</w:t>
      </w:r>
      <w:proofErr w:type="gramEnd"/>
      <w:r w:rsidR="00B24A5C" w:rsidRPr="00B24A5C">
        <w:rPr>
          <w:rFonts w:ascii="宋体" w:eastAsia="宋体" w:hAnsi="宋体"/>
          <w:sz w:val="24"/>
          <w:szCs w:val="24"/>
        </w:rPr>
        <w:t>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4" w:name="OLE_LINK4"/>
      <w:bookmarkStart w:id="75" w:name="OLE_LINK5"/>
      <w:r w:rsidR="006508EF" w:rsidRPr="003805E6">
        <w:rPr>
          <w:rFonts w:ascii="宋体" w:eastAsia="宋体" w:hAnsi="宋体" w:cs="Arial"/>
          <w:color w:val="333333"/>
          <w:sz w:val="24"/>
          <w:szCs w:val="24"/>
          <w:shd w:val="clear" w:color="auto" w:fill="FFFFFF"/>
        </w:rPr>
        <w:t>快递服务行业标准</w:t>
      </w:r>
      <w:bookmarkEnd w:id="74"/>
      <w:bookmarkEnd w:id="75"/>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w:t>
      </w:r>
      <w:proofErr w:type="gramStart"/>
      <w:r w:rsidR="007A74C0">
        <w:rPr>
          <w:rFonts w:ascii="宋体" w:eastAsia="宋体" w:hAnsi="宋体" w:hint="eastAsia"/>
          <w:sz w:val="24"/>
          <w:szCs w:val="24"/>
        </w:rPr>
        <w:t>提赔偿</w:t>
      </w:r>
      <w:proofErr w:type="gramEnd"/>
      <w:r w:rsidR="007A74C0">
        <w:rPr>
          <w:rFonts w:ascii="宋体" w:eastAsia="宋体" w:hAnsi="宋体" w:hint="eastAsia"/>
          <w:sz w:val="24"/>
          <w:szCs w:val="24"/>
        </w:rPr>
        <w:t>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w:t>
      </w:r>
      <w:proofErr w:type="gramStart"/>
      <w:r>
        <w:rPr>
          <w:rFonts w:ascii="宋体" w:eastAsia="宋体" w:hAnsi="宋体" w:hint="eastAsia"/>
          <w:sz w:val="24"/>
          <w:szCs w:val="24"/>
        </w:rPr>
        <w:t>么目前</w:t>
      </w:r>
      <w:proofErr w:type="gramEnd"/>
      <w:r>
        <w:rPr>
          <w:rFonts w:ascii="宋体" w:eastAsia="宋体" w:hAnsi="宋体" w:hint="eastAsia"/>
          <w:sz w:val="24"/>
          <w:szCs w:val="24"/>
        </w:rPr>
        <w:t>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w:t>
      </w:r>
      <w:proofErr w:type="gramStart"/>
      <w:r w:rsidR="00587636">
        <w:rPr>
          <w:rFonts w:ascii="宋体" w:eastAsia="宋体" w:hAnsi="宋体" w:hint="eastAsia"/>
          <w:sz w:val="24"/>
          <w:szCs w:val="24"/>
        </w:rPr>
        <w:t>卖行业</w:t>
      </w:r>
      <w:proofErr w:type="gramEnd"/>
      <w:r w:rsidR="00587636">
        <w:rPr>
          <w:rFonts w:ascii="宋体" w:eastAsia="宋体" w:hAnsi="宋体" w:hint="eastAsia"/>
          <w:sz w:val="24"/>
          <w:szCs w:val="24"/>
        </w:rPr>
        <w:t>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proofErr w:type="gramStart"/>
      <w:r w:rsidR="00D309CD">
        <w:rPr>
          <w:rFonts w:ascii="宋体" w:eastAsia="宋体" w:hAnsi="宋体" w:hint="eastAsia"/>
          <w:sz w:val="24"/>
          <w:szCs w:val="24"/>
        </w:rPr>
        <w:t>美团对</w:t>
      </w:r>
      <w:proofErr w:type="gramEnd"/>
      <w:r w:rsidR="00D309CD">
        <w:rPr>
          <w:rFonts w:ascii="宋体" w:eastAsia="宋体" w:hAnsi="宋体" w:hint="eastAsia"/>
          <w:sz w:val="24"/>
          <w:szCs w:val="24"/>
        </w:rPr>
        <w:t>超时赔付有着较为严格的准入条件，商家自配送订单不参与赔付，如果是</w:t>
      </w:r>
      <w:proofErr w:type="gramStart"/>
      <w:r w:rsidR="00D309CD">
        <w:rPr>
          <w:rFonts w:ascii="宋体" w:eastAsia="宋体" w:hAnsi="宋体" w:hint="eastAsia"/>
          <w:sz w:val="24"/>
          <w:szCs w:val="24"/>
        </w:rPr>
        <w:t>美团平台</w:t>
      </w:r>
      <w:proofErr w:type="gramEnd"/>
      <w:r w:rsidR="00D309CD">
        <w:rPr>
          <w:rFonts w:ascii="宋体" w:eastAsia="宋体" w:hAnsi="宋体" w:hint="eastAsia"/>
          <w:sz w:val="24"/>
          <w:szCs w:val="24"/>
        </w:rPr>
        <w:t>配送，</w:t>
      </w:r>
      <w:r w:rsidR="00256B8D">
        <w:rPr>
          <w:rFonts w:ascii="宋体" w:eastAsia="宋体" w:hAnsi="宋体" w:hint="eastAsia"/>
          <w:sz w:val="24"/>
          <w:szCs w:val="24"/>
        </w:rPr>
        <w:t>那么用户在下单时需要注意是否写明送餐超时的赔偿条款，如果有超时条款，</w:t>
      </w:r>
      <w:proofErr w:type="gramStart"/>
      <w:r w:rsidR="00256B8D">
        <w:rPr>
          <w:rFonts w:ascii="宋体" w:eastAsia="宋体" w:hAnsi="宋体" w:hint="eastAsia"/>
          <w:sz w:val="24"/>
          <w:szCs w:val="24"/>
        </w:rPr>
        <w:t>美团平台</w:t>
      </w:r>
      <w:proofErr w:type="gramEnd"/>
      <w:r w:rsidR="00256B8D">
        <w:rPr>
          <w:rFonts w:ascii="宋体" w:eastAsia="宋体" w:hAnsi="宋体" w:hint="eastAsia"/>
          <w:sz w:val="24"/>
          <w:szCs w:val="24"/>
        </w:rPr>
        <w:t>会根据超时条款自动赔付，如果没有，用户需要自行联系商家，</w:t>
      </w:r>
      <w:proofErr w:type="gramStart"/>
      <w:r w:rsidR="00256B8D">
        <w:rPr>
          <w:rFonts w:ascii="宋体" w:eastAsia="宋体" w:hAnsi="宋体" w:hint="eastAsia"/>
          <w:sz w:val="24"/>
          <w:szCs w:val="24"/>
        </w:rPr>
        <w:t>美团平台</w:t>
      </w:r>
      <w:proofErr w:type="gramEnd"/>
      <w:r w:rsidR="00256B8D">
        <w:rPr>
          <w:rFonts w:ascii="宋体" w:eastAsia="宋体" w:hAnsi="宋体" w:hint="eastAsia"/>
          <w:sz w:val="24"/>
          <w:szCs w:val="24"/>
        </w:rPr>
        <w:t>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proofErr w:type="gramStart"/>
      <w:r w:rsidR="00B52C56">
        <w:rPr>
          <w:rFonts w:ascii="宋体" w:eastAsia="宋体" w:hAnsi="宋体" w:hint="eastAsia"/>
          <w:sz w:val="24"/>
          <w:szCs w:val="24"/>
        </w:rPr>
        <w:t>美团推出</w:t>
      </w:r>
      <w:proofErr w:type="gramEnd"/>
      <w:r w:rsidR="00B52C56">
        <w:rPr>
          <w:rFonts w:ascii="宋体" w:eastAsia="宋体" w:hAnsi="宋体" w:hint="eastAsia"/>
          <w:sz w:val="24"/>
          <w:szCs w:val="24"/>
        </w:rPr>
        <w:t>了准时宝服务，</w:t>
      </w:r>
      <w:r w:rsidR="00F83150">
        <w:rPr>
          <w:rFonts w:ascii="宋体" w:eastAsia="宋体" w:hAnsi="宋体" w:hint="eastAsia"/>
          <w:sz w:val="24"/>
          <w:szCs w:val="24"/>
        </w:rPr>
        <w:t>准时宝是一个增值服务，用户购买准时保之后，如果遇到配送超时的场景，</w:t>
      </w:r>
      <w:proofErr w:type="gramStart"/>
      <w:r w:rsidR="00F83150">
        <w:rPr>
          <w:rFonts w:ascii="宋体" w:eastAsia="宋体" w:hAnsi="宋体" w:hint="eastAsia"/>
          <w:sz w:val="24"/>
          <w:szCs w:val="24"/>
        </w:rPr>
        <w:t>美团平台</w:t>
      </w:r>
      <w:proofErr w:type="gramEnd"/>
      <w:r w:rsidR="00F83150">
        <w:rPr>
          <w:rFonts w:ascii="宋体" w:eastAsia="宋体" w:hAnsi="宋体" w:hint="eastAsia"/>
          <w:sz w:val="24"/>
          <w:szCs w:val="24"/>
        </w:rPr>
        <w:t>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w:t>
      </w:r>
      <w:proofErr w:type="gramStart"/>
      <w:r>
        <w:rPr>
          <w:rFonts w:ascii="宋体" w:eastAsia="宋体" w:hAnsi="宋体" w:hint="eastAsia"/>
          <w:sz w:val="24"/>
          <w:szCs w:val="24"/>
        </w:rPr>
        <w:t>卖行业</w:t>
      </w:r>
      <w:proofErr w:type="gramEnd"/>
      <w:r>
        <w:rPr>
          <w:rFonts w:ascii="宋体" w:eastAsia="宋体" w:hAnsi="宋体" w:hint="eastAsia"/>
          <w:sz w:val="24"/>
          <w:szCs w:val="24"/>
        </w:rPr>
        <w:t>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proofErr w:type="gramStart"/>
      <w:r w:rsidR="005A1CD6">
        <w:rPr>
          <w:rFonts w:ascii="宋体" w:eastAsia="宋体" w:hAnsi="宋体" w:hint="eastAsia"/>
          <w:sz w:val="24"/>
          <w:szCs w:val="24"/>
        </w:rPr>
        <w:t>美团履约</w:t>
      </w:r>
      <w:proofErr w:type="gramEnd"/>
      <w:r w:rsidR="00E14D68">
        <w:rPr>
          <w:rFonts w:ascii="宋体" w:eastAsia="宋体" w:hAnsi="宋体" w:hint="eastAsia"/>
          <w:sz w:val="24"/>
          <w:szCs w:val="24"/>
        </w:rPr>
        <w:t>超时赔付方</w:t>
      </w:r>
      <w:proofErr w:type="gramStart"/>
      <w:r w:rsidR="00E14D68">
        <w:rPr>
          <w:rFonts w:ascii="宋体" w:eastAsia="宋体" w:hAnsi="宋体" w:hint="eastAsia"/>
          <w:sz w:val="24"/>
          <w:szCs w:val="24"/>
        </w:rPr>
        <w:t>式值得</w:t>
      </w:r>
      <w:proofErr w:type="gramEnd"/>
      <w:r w:rsidR="00E14D68">
        <w:rPr>
          <w:rFonts w:ascii="宋体" w:eastAsia="宋体" w:hAnsi="宋体" w:hint="eastAsia"/>
          <w:sz w:val="24"/>
          <w:szCs w:val="24"/>
        </w:rPr>
        <w:t>借鉴</w:t>
      </w:r>
      <w:r w:rsidR="007340A4">
        <w:rPr>
          <w:rFonts w:ascii="宋体" w:eastAsia="宋体" w:hAnsi="宋体" w:hint="eastAsia"/>
          <w:sz w:val="24"/>
          <w:szCs w:val="24"/>
        </w:rPr>
        <w:t>，</w:t>
      </w:r>
      <w:proofErr w:type="gramStart"/>
      <w:r w:rsidR="00E14D68">
        <w:rPr>
          <w:rFonts w:ascii="宋体" w:eastAsia="宋体" w:hAnsi="宋体" w:hint="eastAsia"/>
          <w:sz w:val="24"/>
          <w:szCs w:val="24"/>
        </w:rPr>
        <w:t>但美团并</w:t>
      </w:r>
      <w:proofErr w:type="gramEnd"/>
      <w:r w:rsidR="00E14D68">
        <w:rPr>
          <w:rFonts w:ascii="宋体" w:eastAsia="宋体" w:hAnsi="宋体" w:hint="eastAsia"/>
          <w:sz w:val="24"/>
          <w:szCs w:val="24"/>
        </w:rPr>
        <w:t>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w:t>
      </w:r>
      <w:proofErr w:type="gramStart"/>
      <w:r w:rsidR="00093784">
        <w:rPr>
          <w:rFonts w:ascii="宋体" w:eastAsia="宋体" w:hAnsi="宋体" w:hint="eastAsia"/>
          <w:sz w:val="24"/>
          <w:szCs w:val="24"/>
        </w:rPr>
        <w:t>着饿了么业务</w:t>
      </w:r>
      <w:proofErr w:type="gramEnd"/>
      <w:r w:rsidR="00093784">
        <w:rPr>
          <w:rFonts w:ascii="宋体" w:eastAsia="宋体" w:hAnsi="宋体" w:hint="eastAsia"/>
          <w:sz w:val="24"/>
          <w:szCs w:val="24"/>
        </w:rPr>
        <w:t>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6" w:name="_Toc9453458"/>
      <w:bookmarkStart w:id="77" w:name="_Toc25947916"/>
      <w:bookmarkStart w:id="78" w:name="_Toc36642682"/>
      <w:bookmarkStart w:id="79" w:name="_Toc36643254"/>
      <w:bookmarkStart w:id="80" w:name="_Toc36732777"/>
      <w:bookmarkStart w:id="81" w:name="_Toc36852224"/>
      <w:r>
        <w:rPr>
          <w:rFonts w:hint="eastAsia"/>
        </w:rPr>
        <w:t>本文主要工作</w:t>
      </w:r>
      <w:bookmarkEnd w:id="76"/>
      <w:bookmarkEnd w:id="77"/>
      <w:bookmarkEnd w:id="78"/>
      <w:bookmarkEnd w:id="79"/>
      <w:bookmarkEnd w:id="80"/>
      <w:bookmarkEnd w:id="81"/>
    </w:p>
    <w:p w14:paraId="3F8EFA25" w14:textId="682003C6" w:rsidR="00562CC3" w:rsidRDefault="00223EA6"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梳理</w:t>
      </w:r>
      <w:r w:rsidR="00EF3768">
        <w:rPr>
          <w:rFonts w:ascii="宋体" w:eastAsia="宋体" w:hAnsi="宋体" w:hint="eastAsia"/>
          <w:sz w:val="24"/>
          <w:szCs w:val="24"/>
        </w:rPr>
        <w:t>原有系统的业务逻辑以及原有系统之间的</w:t>
      </w:r>
      <w:r>
        <w:rPr>
          <w:rFonts w:ascii="宋体" w:eastAsia="宋体" w:hAnsi="宋体" w:hint="eastAsia"/>
          <w:sz w:val="24"/>
          <w:szCs w:val="24"/>
        </w:rPr>
        <w:t>依赖关系，分析原有系统存在的问题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43E240D0" w:rsidR="00562CC3" w:rsidRDefault="00737E3C"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对于非功能性需求，给出响应时间以及高可用需求。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214DC145" w:rsidR="002129C7" w:rsidRDefault="00FC20DF"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Pr>
          <w:rFonts w:ascii="宋体" w:eastAsia="宋体" w:hAnsi="宋体" w:hint="eastAsia"/>
          <w:sz w:val="24"/>
          <w:szCs w:val="24"/>
        </w:rPr>
        <w:t>设计、实现</w:t>
      </w:r>
      <w:r w:rsidR="00654DC4">
        <w:rPr>
          <w:rFonts w:ascii="宋体" w:eastAsia="宋体" w:hAnsi="宋体" w:hint="eastAsia"/>
          <w:sz w:val="24"/>
          <w:szCs w:val="24"/>
        </w:rPr>
        <w:t>规则配置的</w:t>
      </w:r>
      <w:r w:rsidR="00654DC4">
        <w:rPr>
          <w:rFonts w:ascii="宋体" w:eastAsia="宋体" w:hAnsi="宋体" w:hint="eastAsia"/>
          <w:sz w:val="24"/>
          <w:szCs w:val="24"/>
        </w:rPr>
        <w:lastRenderedPageBreak/>
        <w:t>主要流程以及选项</w:t>
      </w:r>
      <w:r w:rsidR="003F643F">
        <w:rPr>
          <w:rFonts w:ascii="宋体" w:eastAsia="宋体" w:hAnsi="宋体" w:hint="eastAsia"/>
          <w:sz w:val="24"/>
          <w:szCs w:val="24"/>
        </w:rPr>
        <w:t>；对于流程管理模块，</w:t>
      </w:r>
      <w:r>
        <w:rPr>
          <w:rFonts w:ascii="宋体" w:eastAsia="宋体" w:hAnsi="宋体" w:hint="eastAsia"/>
          <w:sz w:val="24"/>
          <w:szCs w:val="24"/>
        </w:rPr>
        <w:t>设计、实现</w:t>
      </w:r>
      <w:r w:rsidR="003F643F">
        <w:rPr>
          <w:rFonts w:ascii="宋体" w:eastAsia="宋体" w:hAnsi="宋体" w:hint="eastAsia"/>
          <w:sz w:val="24"/>
          <w:szCs w:val="24"/>
        </w:rPr>
        <w:t>流程管理以及通过定时任务保证</w:t>
      </w:r>
      <w:r>
        <w:rPr>
          <w:rFonts w:ascii="宋体" w:eastAsia="宋体" w:hAnsi="宋体" w:hint="eastAsia"/>
          <w:sz w:val="24"/>
          <w:szCs w:val="24"/>
        </w:rPr>
        <w:t>不丢失</w:t>
      </w:r>
      <w:r w:rsidR="003F643F">
        <w:rPr>
          <w:rFonts w:ascii="宋体" w:eastAsia="宋体" w:hAnsi="宋体" w:hint="eastAsia"/>
          <w:sz w:val="24"/>
          <w:szCs w:val="24"/>
        </w:rPr>
        <w:t>流程消息</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Pr>
          <w:rFonts w:ascii="宋体" w:eastAsia="宋体" w:hAnsi="宋体" w:hint="eastAsia"/>
          <w:sz w:val="24"/>
          <w:szCs w:val="24"/>
        </w:rPr>
        <w:t>设计、实现</w:t>
      </w:r>
      <w:r w:rsidR="00DA3707">
        <w:rPr>
          <w:rFonts w:ascii="宋体" w:eastAsia="宋体" w:hAnsi="宋体" w:hint="eastAsia"/>
          <w:sz w:val="24"/>
          <w:szCs w:val="24"/>
        </w:rPr>
        <w:t>规则定义，以及</w:t>
      </w:r>
      <w:r>
        <w:rPr>
          <w:rFonts w:ascii="宋体" w:eastAsia="宋体" w:hAnsi="宋体" w:hint="eastAsia"/>
          <w:sz w:val="24"/>
          <w:szCs w:val="24"/>
        </w:rPr>
        <w:t>构建</w:t>
      </w:r>
      <w:r w:rsidR="00DA3707">
        <w:rPr>
          <w:rFonts w:ascii="宋体" w:eastAsia="宋体" w:hAnsi="宋体" w:hint="eastAsia"/>
          <w:sz w:val="24"/>
          <w:szCs w:val="24"/>
        </w:rPr>
        <w:t>执行树</w:t>
      </w:r>
      <w:r w:rsidR="00311D1C">
        <w:rPr>
          <w:rFonts w:ascii="宋体" w:eastAsia="宋体" w:hAnsi="宋体" w:hint="eastAsia"/>
          <w:sz w:val="24"/>
          <w:szCs w:val="24"/>
        </w:rPr>
        <w:t>；对于业务处理模块，</w:t>
      </w:r>
      <w:r>
        <w:rPr>
          <w:rFonts w:ascii="宋体" w:eastAsia="宋体" w:hAnsi="宋体" w:hint="eastAsia"/>
          <w:sz w:val="24"/>
          <w:szCs w:val="24"/>
        </w:rPr>
        <w:t>设计、实现</w:t>
      </w:r>
      <w:r w:rsidR="00311D1C">
        <w:rPr>
          <w:rFonts w:ascii="宋体" w:eastAsia="宋体" w:hAnsi="宋体" w:hint="eastAsia"/>
          <w:sz w:val="24"/>
          <w:szCs w:val="24"/>
        </w:rPr>
        <w:t>系统的异地多活以及缓存的更新策略。</w:t>
      </w:r>
    </w:p>
    <w:p w14:paraId="0187C51E" w14:textId="3EFC3AE0" w:rsidR="00A76E3D" w:rsidRDefault="00A76E3D" w:rsidP="00BF4990">
      <w:pPr>
        <w:pStyle w:val="2"/>
        <w:numPr>
          <w:ilvl w:val="1"/>
          <w:numId w:val="52"/>
        </w:numPr>
      </w:pPr>
      <w:bookmarkStart w:id="84" w:name="_Toc9453459"/>
      <w:bookmarkStart w:id="85" w:name="_Toc25947917"/>
      <w:bookmarkStart w:id="86" w:name="_Toc36642683"/>
      <w:bookmarkStart w:id="87" w:name="_Toc36643255"/>
      <w:bookmarkStart w:id="88" w:name="_Toc36732778"/>
      <w:bookmarkStart w:id="89" w:name="_Toc36852225"/>
      <w:r w:rsidRPr="00472E28">
        <w:rPr>
          <w:rFonts w:hint="eastAsia"/>
        </w:rPr>
        <w:t>本文组织结构</w:t>
      </w:r>
      <w:bookmarkEnd w:id="84"/>
      <w:bookmarkEnd w:id="85"/>
      <w:bookmarkEnd w:id="86"/>
      <w:bookmarkEnd w:id="87"/>
      <w:bookmarkEnd w:id="88"/>
      <w:bookmarkEnd w:id="89"/>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64DE10CB"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RabbitMq</w:t>
      </w:r>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17294">
      <w:pPr>
        <w:pStyle w:val="1"/>
        <w:numPr>
          <w:ilvl w:val="0"/>
          <w:numId w:val="52"/>
        </w:numPr>
      </w:pPr>
      <w:bookmarkStart w:id="90" w:name="_Toc9453460"/>
      <w:bookmarkStart w:id="91" w:name="_Toc25947918"/>
      <w:bookmarkStart w:id="92" w:name="_Toc36642684"/>
      <w:bookmarkStart w:id="93" w:name="_Toc36643256"/>
      <w:bookmarkStart w:id="94" w:name="_Toc36732779"/>
      <w:bookmarkStart w:id="95" w:name="_Toc36852226"/>
      <w:r>
        <w:rPr>
          <w:rFonts w:hint="eastAsia"/>
        </w:rPr>
        <w:lastRenderedPageBreak/>
        <w:t>技术综述</w:t>
      </w:r>
      <w:bookmarkEnd w:id="90"/>
      <w:bookmarkEnd w:id="91"/>
      <w:bookmarkEnd w:id="92"/>
      <w:bookmarkEnd w:id="93"/>
      <w:bookmarkEnd w:id="94"/>
      <w:bookmarkEnd w:id="95"/>
    </w:p>
    <w:p w14:paraId="6D8C2EFD" w14:textId="1022A769" w:rsidR="004C6632" w:rsidRDefault="00472E28" w:rsidP="00BF4990">
      <w:pPr>
        <w:pStyle w:val="2"/>
        <w:numPr>
          <w:ilvl w:val="1"/>
          <w:numId w:val="52"/>
        </w:numPr>
      </w:pPr>
      <w:bookmarkStart w:id="96" w:name="_Toc9453461"/>
      <w:bookmarkStart w:id="97" w:name="_Toc25947919"/>
      <w:bookmarkStart w:id="98" w:name="_Toc36642685"/>
      <w:bookmarkStart w:id="99" w:name="_Toc36643257"/>
      <w:bookmarkStart w:id="100" w:name="_Toc36732780"/>
      <w:bookmarkStart w:id="101" w:name="_Toc36852227"/>
      <w:r w:rsidRPr="00B17294">
        <w:rPr>
          <w:rFonts w:hint="eastAsia"/>
        </w:rPr>
        <w:t>SpringBoot</w:t>
      </w:r>
      <w:bookmarkEnd w:id="96"/>
      <w:bookmarkEnd w:id="97"/>
      <w:bookmarkEnd w:id="98"/>
      <w:bookmarkEnd w:id="99"/>
      <w:bookmarkEnd w:id="100"/>
      <w:bookmarkEnd w:id="101"/>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SpringBoot</w:t>
      </w:r>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r w:rsidRPr="00B17294">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B17294">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w:t>
      </w:r>
      <w:proofErr w:type="gramStart"/>
      <w:r w:rsidR="0082156C">
        <w:rPr>
          <w:rFonts w:ascii="宋体" w:eastAsia="宋体" w:hAnsi="宋体" w:hint="eastAsia"/>
          <w:sz w:val="24"/>
          <w:szCs w:val="24"/>
        </w:rPr>
        <w:t>虽降低</w:t>
      </w:r>
      <w:proofErr w:type="gramEnd"/>
      <w:r w:rsidR="0082156C">
        <w:rPr>
          <w:rFonts w:ascii="宋体" w:eastAsia="宋体" w:hAnsi="宋体" w:hint="eastAsia"/>
          <w:sz w:val="24"/>
          <w:szCs w:val="24"/>
        </w:rPr>
        <w:t>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B17294">
        <w:rPr>
          <w:rFonts w:ascii="Arial" w:eastAsia="宋体" w:hAnsi="Arial" w:hint="eastAsia"/>
          <w:sz w:val="24"/>
          <w:szCs w:val="24"/>
        </w:rPr>
        <w:t>SpringBoot</w:t>
      </w:r>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B17294">
        <w:rPr>
          <w:rFonts w:ascii="Arial" w:eastAsia="宋体" w:hAnsi="Arial" w:cs="Arial"/>
          <w:sz w:val="24"/>
          <w:szCs w:val="28"/>
        </w:rPr>
        <w:t>Ginanjar</w:t>
      </w:r>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B17294">
        <w:rPr>
          <w:rFonts w:ascii="Arial" w:eastAsia="宋体" w:hAnsi="Arial" w:cs="Arial"/>
          <w:sz w:val="24"/>
          <w:szCs w:val="24"/>
        </w:rPr>
        <w:t>SpringBoot</w:t>
      </w:r>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B17294">
        <w:rPr>
          <w:rFonts w:ascii="Arial" w:eastAsia="宋体" w:hAnsi="Arial" w:cs="Arial"/>
          <w:sz w:val="24"/>
          <w:szCs w:val="28"/>
        </w:rPr>
        <w:t>Tzilla</w:t>
      </w:r>
      <w:r w:rsidR="001C415A" w:rsidRPr="00106BD2">
        <w:rPr>
          <w:rFonts w:ascii="Arial" w:eastAsia="宋体" w:hAnsi="Arial" w:cs="Arial"/>
          <w:sz w:val="24"/>
          <w:szCs w:val="28"/>
        </w:rPr>
        <w:t xml:space="preserve"> </w:t>
      </w:r>
      <w:r w:rsidR="001C415A" w:rsidRPr="00B17294">
        <w:rPr>
          <w:rFonts w:ascii="Arial" w:eastAsia="宋体" w:hAnsi="Arial" w:cs="Arial"/>
          <w:sz w:val="24"/>
          <w:szCs w:val="28"/>
        </w:rPr>
        <w:t>Elrad</w:t>
      </w:r>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2" w:name="_Toc36642686"/>
      <w:bookmarkStart w:id="103" w:name="_Toc36643258"/>
      <w:bookmarkStart w:id="104" w:name="_Toc36732781"/>
      <w:bookmarkStart w:id="105" w:name="_Toc36852228"/>
      <w:r w:rsidRPr="00B17294">
        <w:rPr>
          <w:rFonts w:hint="eastAsia"/>
        </w:rPr>
        <w:t>RabbitM</w:t>
      </w:r>
      <w:r w:rsidR="0040676B" w:rsidRPr="00B17294">
        <w:rPr>
          <w:rFonts w:hint="eastAsia"/>
        </w:rPr>
        <w:t>Q</w:t>
      </w:r>
      <w:bookmarkEnd w:id="102"/>
      <w:bookmarkEnd w:id="103"/>
      <w:bookmarkEnd w:id="104"/>
      <w:bookmarkEnd w:id="105"/>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6" w:name="OLE_LINK19"/>
      <w:bookmarkStart w:id="107" w:name="OLE_LINK20"/>
      <w:r w:rsidRPr="00B17294">
        <w:rPr>
          <w:rFonts w:ascii="Arial" w:eastAsia="宋体" w:hAnsi="Arial" w:hint="eastAsia"/>
          <w:sz w:val="24"/>
          <w:szCs w:val="24"/>
        </w:rPr>
        <w:t>AMQP</w:t>
      </w:r>
      <w:bookmarkEnd w:id="106"/>
      <w:bookmarkEnd w:id="107"/>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B17294">
          <w:rPr>
            <w:rFonts w:ascii="Arial" w:eastAsia="宋体" w:hAnsi="Arial"/>
            <w:sz w:val="24"/>
            <w:szCs w:val="24"/>
          </w:rPr>
          <w:t>SMTP</w:t>
        </w:r>
      </w:hyperlink>
      <w:r w:rsidRPr="00913738">
        <w:rPr>
          <w:rFonts w:ascii="宋体" w:eastAsia="宋体" w:hAnsi="宋体"/>
          <w:sz w:val="24"/>
          <w:szCs w:val="24"/>
        </w:rPr>
        <w:t>，</w:t>
      </w:r>
      <w:hyperlink r:id="rId22" w:tooltip="HTTP" w:history="1">
        <w:r w:rsidRPr="00B17294">
          <w:rPr>
            <w:rFonts w:ascii="Arial" w:eastAsia="宋体" w:hAnsi="Arial"/>
            <w:sz w:val="24"/>
            <w:szCs w:val="24"/>
          </w:rPr>
          <w:t>HTTP</w:t>
        </w:r>
      </w:hyperlink>
      <w:r w:rsidRPr="00913738">
        <w:rPr>
          <w:rFonts w:ascii="宋体" w:eastAsia="宋体" w:hAnsi="宋体"/>
          <w:sz w:val="24"/>
          <w:szCs w:val="24"/>
        </w:rPr>
        <w:t>，</w:t>
      </w:r>
      <w:hyperlink r:id="rId23" w:tooltip="FTP" w:history="1">
        <w:r w:rsidRPr="00B17294">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B17294">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8" w:name="_Toc36736568"/>
      <w:bookmarkStart w:id="109" w:name="_Toc36852278"/>
      <w:r w:rsidRPr="00AC114E">
        <w:t>图</w:t>
      </w:r>
      <w:r w:rsidRPr="00AC114E">
        <w:t xml:space="preserve"> </w:t>
      </w:r>
      <w:fldSimple w:instr=" STYLEREF 1 \s ">
        <w:r w:rsidR="00E7698C" w:rsidRPr="003F1175">
          <w:rPr>
            <w:noProof/>
          </w:rPr>
          <w:t>2</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B17294">
        <w:t>RabbitMQ</w:t>
      </w:r>
      <w:r w:rsidRPr="00AC114E">
        <w:t>内部结构图</w:t>
      </w:r>
      <w:bookmarkEnd w:id="108"/>
      <w:bookmarkEnd w:id="109"/>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0" w:name="_Toc36852229"/>
      <w:r w:rsidRPr="00B17294">
        <w:rPr>
          <w:rFonts w:eastAsia="宋体" w:cs="Arial" w:hint="eastAsia"/>
        </w:rPr>
        <w:t>E</w:t>
      </w:r>
      <w:r>
        <w:rPr>
          <w:rFonts w:eastAsia="宋体" w:cs="Arial"/>
        </w:rPr>
        <w:t>-</w:t>
      </w:r>
      <w:r w:rsidRPr="00B17294">
        <w:rPr>
          <w:rFonts w:eastAsia="宋体" w:cs="Arial"/>
        </w:rPr>
        <w:t>Scheduler</w:t>
      </w:r>
      <w:bookmarkEnd w:id="110"/>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w:t>
      </w:r>
      <w:proofErr w:type="gramStart"/>
      <w:r>
        <w:rPr>
          <w:rFonts w:ascii="宋体" w:eastAsia="宋体" w:hAnsi="宋体" w:hint="eastAsia"/>
          <w:sz w:val="24"/>
          <w:szCs w:val="24"/>
        </w:rPr>
        <w:t>研</w:t>
      </w:r>
      <w:proofErr w:type="gramEnd"/>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w:t>
      </w:r>
      <w:proofErr w:type="gramStart"/>
      <w:r w:rsidR="002B3DA0">
        <w:rPr>
          <w:rFonts w:ascii="宋体" w:eastAsia="宋体" w:hAnsi="宋体" w:hint="eastAsia"/>
          <w:sz w:val="24"/>
          <w:szCs w:val="24"/>
        </w:rPr>
        <w:t>流方式</w:t>
      </w:r>
      <w:proofErr w:type="gramEnd"/>
      <w:r w:rsidR="002B3DA0">
        <w:rPr>
          <w:rFonts w:ascii="宋体" w:eastAsia="宋体" w:hAnsi="宋体" w:hint="eastAsia"/>
          <w:sz w:val="24"/>
          <w:szCs w:val="24"/>
        </w:rPr>
        <w:t>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w:t>
      </w:r>
      <w:proofErr w:type="gramStart"/>
      <w:r>
        <w:rPr>
          <w:rFonts w:ascii="宋体" w:eastAsia="宋体" w:hAnsi="宋体" w:hint="eastAsia"/>
          <w:sz w:val="24"/>
          <w:szCs w:val="24"/>
        </w:rPr>
        <w:t>个状态</w:t>
      </w:r>
      <w:proofErr w:type="gramEnd"/>
      <w:r>
        <w:rPr>
          <w:rFonts w:ascii="宋体" w:eastAsia="宋体" w:hAnsi="宋体" w:hint="eastAsia"/>
          <w:sz w:val="24"/>
          <w:szCs w:val="24"/>
        </w:rPr>
        <w:t>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1" w:name="_Toc25947923"/>
      <w:bookmarkStart w:id="112" w:name="_Toc36642688"/>
      <w:bookmarkStart w:id="113" w:name="_Toc36643260"/>
      <w:bookmarkStart w:id="114" w:name="_Toc36732783"/>
      <w:bookmarkStart w:id="115" w:name="_Toc36852230"/>
      <w:r w:rsidRPr="00B17294">
        <w:rPr>
          <w:rFonts w:eastAsia="宋体" w:cs="Arial" w:hint="eastAsia"/>
        </w:rPr>
        <w:t>R</w:t>
      </w:r>
      <w:r w:rsidR="00472E28" w:rsidRPr="00B17294">
        <w:rPr>
          <w:rFonts w:eastAsia="宋体" w:cs="Arial"/>
        </w:rPr>
        <w:t>edis</w:t>
      </w:r>
      <w:bookmarkEnd w:id="111"/>
      <w:bookmarkEnd w:id="112"/>
      <w:bookmarkEnd w:id="113"/>
      <w:bookmarkEnd w:id="114"/>
      <w:bookmarkEnd w:id="115"/>
    </w:p>
    <w:p w14:paraId="3E7E457C" w14:textId="5F511842" w:rsidR="00913738" w:rsidRDefault="008F66D1" w:rsidP="008F66D1">
      <w:pPr>
        <w:spacing w:line="360" w:lineRule="auto"/>
        <w:ind w:firstLineChars="200" w:firstLine="480"/>
        <w:rPr>
          <w:rFonts w:ascii="宋体" w:eastAsia="宋体" w:hAnsi="宋体"/>
          <w:sz w:val="24"/>
          <w:szCs w:val="24"/>
        </w:rPr>
      </w:pPr>
      <w:r w:rsidRPr="00B17294">
        <w:rPr>
          <w:rFonts w:ascii="Arial" w:eastAsia="宋体" w:hAnsi="Arial"/>
          <w:sz w:val="24"/>
          <w:szCs w:val="24"/>
        </w:rPr>
        <w:t>r</w:t>
      </w:r>
      <w:r w:rsidR="00913738" w:rsidRPr="00B17294">
        <w:rPr>
          <w:rFonts w:ascii="Arial" w:eastAsia="宋体" w:hAnsi="Arial" w:hint="eastAsia"/>
          <w:sz w:val="24"/>
          <w:szCs w:val="24"/>
        </w:rPr>
        <w:t>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sidR="00913738" w:rsidRPr="00B17294">
        <w:rPr>
          <w:rFonts w:ascii="Arial" w:eastAsia="宋体" w:hAnsi="Arial" w:hint="eastAsia"/>
          <w:sz w:val="24"/>
          <w:szCs w:val="24"/>
        </w:rPr>
        <w:t>r</w:t>
      </w:r>
      <w:r w:rsidR="00913738" w:rsidRPr="00B17294">
        <w:rPr>
          <w:rFonts w:ascii="Arial" w:eastAsia="宋体" w:hAnsi="Arial"/>
          <w:sz w:val="24"/>
          <w:szCs w:val="24"/>
        </w:rPr>
        <w:t>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r w:rsidRPr="00B17294">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Pr="00B17294">
        <w:rPr>
          <w:rFonts w:ascii="Arial" w:eastAsia="宋体" w:hAnsi="Arial" w:hint="eastAsia"/>
          <w:sz w:val="24"/>
          <w:szCs w:val="24"/>
        </w:rPr>
        <w:t>redis</w:t>
      </w:r>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lastRenderedPageBreak/>
        <w:t>redis</w:t>
      </w:r>
      <w:r w:rsidRPr="00DF2EC1">
        <w:rPr>
          <w:rFonts w:ascii="宋体" w:eastAsia="宋体" w:hAnsi="宋体" w:hint="eastAsia"/>
          <w:sz w:val="24"/>
          <w:szCs w:val="24"/>
        </w:rPr>
        <w:t>能够做到速度快的原因有如下几点：</w:t>
      </w:r>
      <w:r w:rsidRPr="00B17294">
        <w:rPr>
          <w:rFonts w:ascii="Arial" w:eastAsia="宋体" w:hAnsi="Arial" w:hint="eastAsia"/>
          <w:sz w:val="24"/>
          <w:szCs w:val="24"/>
        </w:rPr>
        <w:t>redis</w:t>
      </w:r>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r w:rsidRPr="00B17294">
        <w:rPr>
          <w:rFonts w:ascii="Arial" w:eastAsia="宋体" w:hAnsi="Arial" w:hint="eastAsia"/>
          <w:sz w:val="24"/>
          <w:szCs w:val="24"/>
        </w:rPr>
        <w:t>epoll</w:t>
      </w:r>
      <w:r>
        <w:rPr>
          <w:rFonts w:ascii="宋体" w:eastAsia="宋体" w:hAnsi="宋体" w:hint="eastAsia"/>
          <w:sz w:val="24"/>
          <w:szCs w:val="24"/>
        </w:rPr>
        <w:t>的方式实现；由于是单线程的缘故，并不存在并发竞争的问题。由于上述的原因，</w:t>
      </w:r>
      <w:r w:rsidRPr="00B17294">
        <w:rPr>
          <w:rFonts w:ascii="Arial" w:eastAsia="宋体" w:hAnsi="Arial" w:hint="eastAsia"/>
          <w:sz w:val="24"/>
          <w:szCs w:val="24"/>
        </w:rPr>
        <w:t>redis</w:t>
      </w:r>
      <w:r>
        <w:rPr>
          <w:rFonts w:ascii="宋体" w:eastAsia="宋体" w:hAnsi="宋体" w:hint="eastAsia"/>
          <w:sz w:val="24"/>
          <w:szCs w:val="24"/>
        </w:rPr>
        <w:t>的速度很快。</w:t>
      </w:r>
      <w:r w:rsidR="00EA12D2" w:rsidRPr="00B17294">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sidR="00EA12D2" w:rsidRPr="00B17294">
        <w:rPr>
          <w:rFonts w:ascii="Arial" w:eastAsia="宋体" w:hAnsi="Arial" w:cs="Arial"/>
          <w:sz w:val="24"/>
          <w:szCs w:val="24"/>
        </w:rPr>
        <w:t>redis</w:t>
      </w:r>
      <w:proofErr w:type="gramStart"/>
      <w:r w:rsidR="00EA12D2">
        <w:rPr>
          <w:rFonts w:ascii="宋体" w:eastAsia="宋体" w:hAnsi="宋体" w:hint="eastAsia"/>
          <w:sz w:val="24"/>
          <w:szCs w:val="24"/>
        </w:rPr>
        <w:t>宕机损失</w:t>
      </w:r>
      <w:proofErr w:type="gramEnd"/>
      <w:r w:rsidR="00EA12D2">
        <w:rPr>
          <w:rFonts w:ascii="宋体" w:eastAsia="宋体" w:hAnsi="宋体" w:hint="eastAsia"/>
          <w:sz w:val="24"/>
          <w:szCs w:val="24"/>
        </w:rPr>
        <w:t>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Pr="00B17294">
        <w:rPr>
          <w:rFonts w:ascii="Arial" w:eastAsia="宋体" w:hAnsi="Arial" w:hint="eastAsia"/>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w:t>
      </w:r>
      <w:proofErr w:type="gramStart"/>
      <w:r>
        <w:rPr>
          <w:rFonts w:ascii="宋体" w:eastAsia="宋体" w:hAnsi="宋体" w:hint="eastAsia"/>
          <w:sz w:val="24"/>
          <w:szCs w:val="24"/>
        </w:rPr>
        <w:t>宕</w:t>
      </w:r>
      <w:proofErr w:type="gramEnd"/>
      <w:r>
        <w:rPr>
          <w:rFonts w:ascii="宋体" w:eastAsia="宋体" w:hAnsi="宋体" w:hint="eastAsia"/>
          <w:sz w:val="24"/>
          <w:szCs w:val="24"/>
        </w:rPr>
        <w:t>机时，需要一种机制能够自动切换主节点，</w:t>
      </w:r>
      <w:r w:rsidRPr="00B17294">
        <w:rPr>
          <w:rFonts w:ascii="Arial" w:eastAsia="宋体" w:hAnsi="Arial" w:hint="eastAsia"/>
          <w:sz w:val="24"/>
          <w:szCs w:val="24"/>
        </w:rPr>
        <w:t>redis</w:t>
      </w:r>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proofErr w:type="gramStart"/>
      <w:r>
        <w:rPr>
          <w:rFonts w:ascii="宋体" w:eastAsia="宋体" w:hAnsi="宋体" w:hint="eastAsia"/>
          <w:sz w:val="24"/>
          <w:szCs w:val="24"/>
        </w:rPr>
        <w:t>宕</w:t>
      </w:r>
      <w:proofErr w:type="gramEnd"/>
      <w:r>
        <w:rPr>
          <w:rFonts w:ascii="宋体" w:eastAsia="宋体" w:hAnsi="宋体" w:hint="eastAsia"/>
          <w:sz w:val="24"/>
          <w:szCs w:val="24"/>
        </w:rPr>
        <w:t>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w:t>
      </w:r>
      <w:proofErr w:type="gramStart"/>
      <w:r w:rsidRPr="007163D1">
        <w:rPr>
          <w:rFonts w:ascii="宋体" w:eastAsia="宋体" w:hAnsi="宋体" w:cs="宋体"/>
          <w:kern w:val="0"/>
          <w:sz w:val="24"/>
          <w:szCs w:val="24"/>
        </w:rPr>
        <w:t>宕</w:t>
      </w:r>
      <w:proofErr w:type="gramEnd"/>
      <w:r w:rsidRPr="007163D1">
        <w:rPr>
          <w:rFonts w:ascii="宋体" w:eastAsia="宋体" w:hAnsi="宋体" w:cs="宋体"/>
          <w:kern w:val="0"/>
          <w:sz w:val="24"/>
          <w:szCs w:val="24"/>
        </w:rPr>
        <w:t>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proofErr w:type="gramStart"/>
      <w:r>
        <w:rPr>
          <w:rFonts w:ascii="宋体" w:eastAsia="宋体" w:hAnsi="宋体" w:cs="宋体" w:hint="eastAsia"/>
          <w:kern w:val="0"/>
          <w:sz w:val="24"/>
          <w:szCs w:val="24"/>
        </w:rPr>
        <w:t>不</w:t>
      </w:r>
      <w:proofErr w:type="gramEnd"/>
      <w:r w:rsidRPr="007163D1">
        <w:rPr>
          <w:rFonts w:ascii="宋体" w:eastAsia="宋体" w:hAnsi="宋体" w:cs="宋体"/>
          <w:kern w:val="0"/>
          <w:sz w:val="24"/>
          <w:szCs w:val="24"/>
        </w:rPr>
        <w:t>可用，这个现象成为主观下线。当后面的哨兵也检测到主服务器</w:t>
      </w:r>
      <w:proofErr w:type="gramStart"/>
      <w:r w:rsidRPr="007163D1">
        <w:rPr>
          <w:rFonts w:ascii="宋体" w:eastAsia="宋体" w:hAnsi="宋体" w:cs="宋体"/>
          <w:kern w:val="0"/>
          <w:sz w:val="24"/>
          <w:szCs w:val="24"/>
        </w:rPr>
        <w:t>不</w:t>
      </w:r>
      <w:proofErr w:type="gramEnd"/>
      <w:r w:rsidRPr="007163D1">
        <w:rPr>
          <w:rFonts w:ascii="宋体" w:eastAsia="宋体" w:hAnsi="宋体" w:cs="宋体"/>
          <w:kern w:val="0"/>
          <w:sz w:val="24"/>
          <w:szCs w:val="24"/>
        </w:rPr>
        <w:t>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6" w:name="_Toc25947924"/>
      <w:bookmarkStart w:id="117" w:name="_Toc36642689"/>
      <w:bookmarkStart w:id="118" w:name="_Toc36643261"/>
      <w:bookmarkStart w:id="119" w:name="_Toc36732784"/>
      <w:bookmarkStart w:id="120" w:name="_Toc36852231"/>
      <w:r w:rsidRPr="00472E28">
        <w:rPr>
          <w:rFonts w:eastAsia="宋体" w:cs="Arial" w:hint="eastAsia"/>
        </w:rPr>
        <w:t>本章小结</w:t>
      </w:r>
      <w:bookmarkEnd w:id="116"/>
      <w:bookmarkEnd w:id="117"/>
      <w:bookmarkEnd w:id="118"/>
      <w:bookmarkEnd w:id="119"/>
      <w:bookmarkEnd w:id="120"/>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B17294">
        <w:rPr>
          <w:rFonts w:ascii="Arial" w:eastAsia="宋体" w:hAnsi="Arial" w:hint="eastAsia"/>
          <w:sz w:val="24"/>
          <w:szCs w:val="24"/>
        </w:rPr>
        <w:t>SpringBoot</w:t>
      </w:r>
      <w:r>
        <w:rPr>
          <w:rFonts w:ascii="宋体" w:eastAsia="宋体" w:hAnsi="宋体" w:hint="eastAsia"/>
          <w:sz w:val="24"/>
          <w:szCs w:val="24"/>
        </w:rPr>
        <w:t>搭建项目的基础框架；使用</w:t>
      </w:r>
      <w:r w:rsidRPr="00B17294">
        <w:rPr>
          <w:rFonts w:ascii="Arial" w:eastAsia="宋体" w:hAnsi="Arial" w:hint="eastAsia"/>
          <w:sz w:val="24"/>
          <w:szCs w:val="24"/>
        </w:rPr>
        <w:t>redis</w:t>
      </w:r>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17294">
      <w:pPr>
        <w:pStyle w:val="1"/>
        <w:numPr>
          <w:ilvl w:val="0"/>
          <w:numId w:val="52"/>
        </w:numPr>
      </w:pPr>
      <w:bookmarkStart w:id="121" w:name="_Toc25947925"/>
      <w:bookmarkStart w:id="122" w:name="_Toc36642690"/>
      <w:bookmarkStart w:id="123" w:name="_Toc36643262"/>
      <w:bookmarkStart w:id="124" w:name="_Toc36732785"/>
      <w:bookmarkStart w:id="125" w:name="_Toc36852232"/>
      <w:r>
        <w:rPr>
          <w:rFonts w:hint="eastAsia"/>
        </w:rPr>
        <w:lastRenderedPageBreak/>
        <w:t>履约超时管理平台的分析与设计</w:t>
      </w:r>
      <w:bookmarkEnd w:id="121"/>
      <w:bookmarkEnd w:id="122"/>
      <w:bookmarkEnd w:id="123"/>
      <w:bookmarkEnd w:id="124"/>
      <w:bookmarkEnd w:id="125"/>
    </w:p>
    <w:p w14:paraId="06C5FE50" w14:textId="77B979C6" w:rsidR="001F29E4" w:rsidRPr="00A37C91" w:rsidRDefault="007909CD" w:rsidP="00BF4990">
      <w:pPr>
        <w:pStyle w:val="2"/>
        <w:numPr>
          <w:ilvl w:val="1"/>
          <w:numId w:val="52"/>
        </w:numPr>
      </w:pPr>
      <w:bookmarkStart w:id="126" w:name="_Toc36642691"/>
      <w:bookmarkStart w:id="127" w:name="_Toc36643263"/>
      <w:bookmarkStart w:id="128" w:name="_Toc36732786"/>
      <w:bookmarkStart w:id="129" w:name="_Toc36852233"/>
      <w:r>
        <w:rPr>
          <w:rFonts w:hint="eastAsia"/>
        </w:rPr>
        <w:t>系统边界</w:t>
      </w:r>
      <w:bookmarkEnd w:id="126"/>
      <w:bookmarkEnd w:id="127"/>
      <w:bookmarkEnd w:id="128"/>
      <w:bookmarkEnd w:id="129"/>
    </w:p>
    <w:p w14:paraId="6083CC97" w14:textId="770D6423" w:rsidR="00950A6A" w:rsidRDefault="00B969F9" w:rsidP="00B11998">
      <w:pPr>
        <w:spacing w:line="360" w:lineRule="auto"/>
        <w:ind w:firstLineChars="200" w:firstLine="480"/>
        <w:rPr>
          <w:ins w:id="130"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w:t>
      </w:r>
      <w:proofErr w:type="gramStart"/>
      <w:r>
        <w:rPr>
          <w:rFonts w:ascii="宋体" w:eastAsia="宋体" w:hAnsi="宋体" w:hint="eastAsia"/>
          <w:sz w:val="24"/>
          <w:szCs w:val="24"/>
        </w:rPr>
        <w:t>非交易</w:t>
      </w:r>
      <w:proofErr w:type="gramEnd"/>
      <w:r>
        <w:rPr>
          <w:rFonts w:ascii="宋体" w:eastAsia="宋体" w:hAnsi="宋体" w:hint="eastAsia"/>
          <w:sz w:val="24"/>
          <w:szCs w:val="24"/>
        </w:rPr>
        <w:t>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w:t>
      </w:r>
      <w:proofErr w:type="gramStart"/>
      <w:r w:rsidR="000E20FC">
        <w:rPr>
          <w:rFonts w:ascii="宋体" w:eastAsia="宋体" w:hAnsi="宋体" w:hint="eastAsia"/>
          <w:sz w:val="24"/>
          <w:szCs w:val="24"/>
        </w:rPr>
        <w:t>触达中心提供触达能力</w:t>
      </w:r>
      <w:proofErr w:type="gramEnd"/>
      <w:r w:rsidR="000E20FC">
        <w:rPr>
          <w:rFonts w:ascii="宋体" w:eastAsia="宋体" w:hAnsi="宋体" w:hint="eastAsia"/>
          <w:sz w:val="24"/>
          <w:szCs w:val="24"/>
        </w:rPr>
        <w:t>，</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w:t>
      </w:r>
      <w:proofErr w:type="gramStart"/>
      <w:r w:rsidR="00AB4ECB">
        <w:rPr>
          <w:rFonts w:ascii="宋体" w:eastAsia="宋体" w:hAnsi="宋体" w:hint="eastAsia"/>
          <w:sz w:val="24"/>
          <w:szCs w:val="24"/>
        </w:rPr>
        <w:t>和触达就是</w:t>
      </w:r>
      <w:proofErr w:type="gramEnd"/>
      <w:r w:rsidR="00AB4ECB">
        <w:rPr>
          <w:rFonts w:ascii="宋体" w:eastAsia="宋体" w:hAnsi="宋体" w:hint="eastAsia"/>
          <w:sz w:val="24"/>
          <w:szCs w:val="24"/>
        </w:rPr>
        <w:t>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1" w:name="_Toc36736569"/>
      <w:bookmarkStart w:id="132" w:name="_Toc3685227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1"/>
      <w:bookmarkEnd w:id="132"/>
    </w:p>
    <w:p w14:paraId="2D39F92E" w14:textId="21819BBD" w:rsidR="00FE2CD8" w:rsidRDefault="00950A6A" w:rsidP="00BF4990">
      <w:pPr>
        <w:pStyle w:val="2"/>
        <w:numPr>
          <w:ilvl w:val="1"/>
          <w:numId w:val="52"/>
        </w:numPr>
      </w:pPr>
      <w:bookmarkStart w:id="133" w:name="_Toc36642692"/>
      <w:bookmarkStart w:id="134" w:name="_Toc36643264"/>
      <w:bookmarkStart w:id="135" w:name="_Toc36732787"/>
      <w:bookmarkStart w:id="136" w:name="_Toc36852234"/>
      <w:r>
        <w:rPr>
          <w:rFonts w:hint="eastAsia"/>
        </w:rPr>
        <w:lastRenderedPageBreak/>
        <w:t>业务描述</w:t>
      </w:r>
      <w:bookmarkEnd w:id="133"/>
      <w:bookmarkEnd w:id="134"/>
      <w:bookmarkEnd w:id="135"/>
      <w:bookmarkEnd w:id="136"/>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7AF408E9"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proofErr w:type="gramStart"/>
      <w:r>
        <w:rPr>
          <w:rFonts w:ascii="宋体" w:eastAsia="宋体" w:hAnsi="宋体" w:hint="eastAsia"/>
          <w:sz w:val="24"/>
          <w:szCs w:val="24"/>
        </w:rPr>
        <w:t>为涉众</w:t>
      </w:r>
      <w:proofErr w:type="gramEnd"/>
      <w:r>
        <w:rPr>
          <w:rFonts w:ascii="宋体" w:eastAsia="宋体" w:hAnsi="宋体" w:hint="eastAsia"/>
          <w:sz w:val="24"/>
          <w:szCs w:val="24"/>
        </w:rPr>
        <w:t>分析，涉</w:t>
      </w:r>
      <w:proofErr w:type="gramStart"/>
      <w:r>
        <w:rPr>
          <w:rFonts w:ascii="宋体" w:eastAsia="宋体" w:hAnsi="宋体" w:hint="eastAsia"/>
          <w:sz w:val="24"/>
          <w:szCs w:val="24"/>
        </w:rPr>
        <w:t>众分为</w:t>
      </w:r>
      <w:proofErr w:type="gramEnd"/>
      <w:r>
        <w:rPr>
          <w:rFonts w:ascii="宋体" w:eastAsia="宋体" w:hAnsi="宋体" w:hint="eastAsia"/>
          <w:sz w:val="24"/>
          <w:szCs w:val="24"/>
        </w:rPr>
        <w:t>运营人员、开发人员、延时任务中心、审核平台。</w:t>
      </w:r>
    </w:p>
    <w:p w14:paraId="0E88A5C4" w14:textId="124341A7" w:rsidR="00B63686" w:rsidRDefault="00B63686" w:rsidP="00B63686">
      <w:pPr>
        <w:pStyle w:val="af8"/>
        <w:keepNext/>
      </w:pPr>
      <w:bookmarkStart w:id="137" w:name="_Toc36736491"/>
      <w:bookmarkStart w:id="138" w:name="_Toc3684457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7"/>
      <w:bookmarkEnd w:id="138"/>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proofErr w:type="gramStart"/>
            <w:r w:rsidRPr="00812D49">
              <w:rPr>
                <w:rFonts w:ascii="宋体" w:eastAsia="宋体" w:hAnsi="宋体" w:hint="eastAsia"/>
                <w:szCs w:val="21"/>
              </w:rPr>
              <w:t>能</w:t>
            </w:r>
            <w:r>
              <w:rPr>
                <w:rFonts w:ascii="宋体" w:eastAsia="宋体" w:hAnsi="宋体" w:hint="eastAsia"/>
                <w:szCs w:val="21"/>
              </w:rPr>
              <w:t>线上</w:t>
            </w:r>
            <w:proofErr w:type="gramEnd"/>
            <w:r>
              <w:rPr>
                <w:rFonts w:ascii="宋体" w:eastAsia="宋体" w:hAnsi="宋体" w:hint="eastAsia"/>
                <w:szCs w:val="21"/>
              </w:rPr>
              <w:t>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w:t>
      </w:r>
      <w:proofErr w:type="gramStart"/>
      <w:r w:rsidR="003F5028">
        <w:rPr>
          <w:rFonts w:ascii="宋体" w:eastAsia="宋体" w:hAnsi="宋体" w:hint="eastAsia"/>
          <w:sz w:val="24"/>
          <w:szCs w:val="24"/>
        </w:rPr>
        <w:t>涉众</w:t>
      </w:r>
      <w:proofErr w:type="gramEnd"/>
      <w:r w:rsidR="003F5028">
        <w:rPr>
          <w:rFonts w:ascii="宋体" w:eastAsia="宋体" w:hAnsi="宋体" w:hint="eastAsia"/>
          <w:sz w:val="24"/>
          <w:szCs w:val="24"/>
        </w:rPr>
        <w:t>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7177C4FE" w14:textId="77AF5F84" w:rsidR="00EC2EB2" w:rsidRPr="008959B3" w:rsidRDefault="00F80A44" w:rsidP="00B63686">
      <w:pPr>
        <w:pStyle w:val="a6"/>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7B6692E0" w14:textId="291D846D" w:rsidR="00483B34" w:rsidRDefault="00F80A44"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bookmarkStart w:id="139" w:name="_Toc25947928"/>
    </w:p>
    <w:p w14:paraId="712968E7" w14:textId="5D5403F4" w:rsidR="00C26678" w:rsidRPr="00C26678" w:rsidRDefault="00483B34" w:rsidP="00B63686">
      <w:pPr>
        <w:pStyle w:val="a6"/>
        <w:numPr>
          <w:ilvl w:val="0"/>
          <w:numId w:val="32"/>
        </w:numPr>
        <w:spacing w:line="360" w:lineRule="auto"/>
        <w:ind w:firstLineChars="0"/>
        <w:rPr>
          <w:rFonts w:ascii="宋体" w:eastAsia="宋体" w:hAnsi="宋体"/>
          <w:sz w:val="24"/>
          <w:szCs w:val="24"/>
        </w:rPr>
      </w:pPr>
      <w:r w:rsidRPr="002277AC">
        <w:rPr>
          <w:rFonts w:ascii="宋体" w:eastAsia="宋体" w:hAnsi="宋体" w:hint="eastAsia"/>
          <w:sz w:val="24"/>
          <w:szCs w:val="24"/>
        </w:rPr>
        <w:t>提供业务处理能力，系统需要监听订单、运单消息，消费这些消息的同时需要与规则库中的规则进行匹配，并且对匹配后的结果进行下一步的处理。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0" w:name="_Toc36642693"/>
      <w:bookmarkStart w:id="141" w:name="_Toc36643265"/>
      <w:bookmarkStart w:id="142" w:name="_Toc36732788"/>
      <w:bookmarkStart w:id="143" w:name="_Toc36852235"/>
      <w:r w:rsidRPr="002277AC">
        <w:rPr>
          <w:rFonts w:hint="eastAsia"/>
        </w:rPr>
        <w:lastRenderedPageBreak/>
        <w:t>需求分析</w:t>
      </w:r>
      <w:bookmarkEnd w:id="140"/>
      <w:bookmarkEnd w:id="141"/>
      <w:bookmarkEnd w:id="142"/>
      <w:bookmarkEnd w:id="143"/>
    </w:p>
    <w:p w14:paraId="6D7AF421" w14:textId="005A0512" w:rsidR="006C37C0" w:rsidRDefault="00712DB8" w:rsidP="00BF4990">
      <w:pPr>
        <w:pStyle w:val="3"/>
        <w:numPr>
          <w:ilvl w:val="2"/>
          <w:numId w:val="52"/>
        </w:numPr>
      </w:pPr>
      <w:bookmarkStart w:id="144" w:name="_Toc36642694"/>
      <w:bookmarkStart w:id="145" w:name="_Toc36643266"/>
      <w:bookmarkStart w:id="146" w:name="_Toc36732789"/>
      <w:bookmarkStart w:id="147" w:name="_Toc36852236"/>
      <w:r>
        <w:rPr>
          <w:rFonts w:hint="eastAsia"/>
        </w:rPr>
        <w:t>规则</w:t>
      </w:r>
      <w:r w:rsidR="002235C6">
        <w:rPr>
          <w:rFonts w:hint="eastAsia"/>
        </w:rPr>
        <w:t>管理</w:t>
      </w:r>
      <w:bookmarkEnd w:id="139"/>
      <w:bookmarkEnd w:id="144"/>
      <w:bookmarkEnd w:id="145"/>
      <w:bookmarkEnd w:id="146"/>
      <w:r w:rsidR="00D14EEE">
        <w:rPr>
          <w:rFonts w:hint="eastAsia"/>
        </w:rPr>
        <w:t>功能</w:t>
      </w:r>
      <w:bookmarkEnd w:id="147"/>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8" w:name="_Toc36736570"/>
      <w:bookmarkStart w:id="149" w:name="_Toc36852280"/>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8"/>
      <w:bookmarkEnd w:id="149"/>
    </w:p>
    <w:p w14:paraId="20EE0C01" w14:textId="01A6D73E"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w:t>
      </w:r>
      <w:proofErr w:type="gramStart"/>
      <w:r w:rsidR="00573247">
        <w:rPr>
          <w:rFonts w:ascii="宋体" w:eastAsia="宋体" w:hAnsi="宋体" w:hint="eastAsia"/>
          <w:sz w:val="24"/>
          <w:szCs w:val="24"/>
        </w:rPr>
        <w:t>删</w:t>
      </w:r>
      <w:proofErr w:type="gramEnd"/>
      <w:r w:rsidR="00573247">
        <w:rPr>
          <w:rFonts w:ascii="宋体" w:eastAsia="宋体" w:hAnsi="宋体" w:hint="eastAsia"/>
          <w:sz w:val="24"/>
          <w:szCs w:val="24"/>
        </w:rPr>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w:t>
      </w:r>
      <w:proofErr w:type="gramStart"/>
      <w:r w:rsidR="004D5DB7">
        <w:rPr>
          <w:rFonts w:ascii="宋体" w:eastAsia="宋体" w:hAnsi="宋体" w:hint="eastAsia"/>
          <w:sz w:val="24"/>
          <w:szCs w:val="24"/>
        </w:rPr>
        <w:t>规则旁</w:t>
      </w:r>
      <w:proofErr w:type="gramEnd"/>
      <w:r w:rsidR="004D5DB7">
        <w:rPr>
          <w:rFonts w:ascii="宋体" w:eastAsia="宋体" w:hAnsi="宋体" w:hint="eastAsia"/>
          <w:sz w:val="24"/>
          <w:szCs w:val="24"/>
        </w:rPr>
        <w:t>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68E74076" w14:textId="79822586" w:rsidR="00B63686" w:rsidRDefault="00B63686" w:rsidP="00B63686">
      <w:pPr>
        <w:pStyle w:val="af8"/>
        <w:keepNext/>
      </w:pPr>
      <w:bookmarkStart w:id="150" w:name="_Toc36736492"/>
      <w:bookmarkStart w:id="151" w:name="_Toc3684457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0"/>
      <w:bookmarkEnd w:id="15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lastRenderedPageBreak/>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2" w:name="OLE_LINK13"/>
            <w:bookmarkStart w:id="153" w:name="OLE_LINK14"/>
            <w:r>
              <w:rPr>
                <w:rFonts w:ascii="Arial" w:eastAsia="宋体" w:hAnsi="Arial" w:cs="Arial" w:hint="eastAsia"/>
                <w:szCs w:val="21"/>
              </w:rPr>
              <w:t>用户已经通过权限认证</w:t>
            </w:r>
            <w:bookmarkEnd w:id="152"/>
            <w:bookmarkEnd w:id="153"/>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1CB3A072"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4" w:name="_Toc36736493"/>
      <w:bookmarkStart w:id="155" w:name="_Toc3684457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4"/>
      <w:bookmarkEnd w:id="15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8D7A6C3"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w:t>
      </w:r>
      <w:r>
        <w:rPr>
          <w:rFonts w:ascii="宋体" w:eastAsia="宋体" w:hAnsi="宋体" w:hint="eastAsia"/>
          <w:sz w:val="24"/>
          <w:szCs w:val="24"/>
        </w:rPr>
        <w:lastRenderedPageBreak/>
        <w:t>命中情况，因此需要一个规则命中日志查询功能</w:t>
      </w:r>
      <w:r w:rsidR="00861C23">
        <w:rPr>
          <w:rFonts w:ascii="宋体" w:eastAsia="宋体" w:hAnsi="宋体" w:hint="eastAsia"/>
          <w:sz w:val="24"/>
          <w:szCs w:val="24"/>
        </w:rPr>
        <w:t>，对于查询到的数据，需要提供导出为</w:t>
      </w:r>
      <w:r w:rsidR="00861C23" w:rsidRPr="00B17294">
        <w:rPr>
          <w:rFonts w:ascii="Arial" w:eastAsia="宋体" w:hAnsi="Arial" w:hint="eastAsia"/>
          <w:sz w:val="24"/>
          <w:szCs w:val="24"/>
        </w:rPr>
        <w:t>excel</w:t>
      </w:r>
      <w:r w:rsidR="00861C23">
        <w:rPr>
          <w:rFonts w:ascii="宋体" w:eastAsia="宋体" w:hAnsi="宋体" w:hint="eastAsia"/>
          <w:sz w:val="24"/>
          <w:szCs w:val="24"/>
        </w:rPr>
        <w:t>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6" w:name="_Toc36736494"/>
      <w:bookmarkStart w:id="157" w:name="_Toc3684457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6"/>
      <w:bookmarkEnd w:id="15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点击导出结果，将结果以</w:t>
            </w:r>
            <w:r w:rsidRPr="00B17294">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8" w:name="_Toc36642695"/>
      <w:bookmarkStart w:id="159" w:name="_Toc36643267"/>
      <w:bookmarkStart w:id="160" w:name="_Toc36732790"/>
      <w:bookmarkStart w:id="161" w:name="_Toc36852237"/>
      <w:r>
        <w:rPr>
          <w:rFonts w:hint="eastAsia"/>
        </w:rPr>
        <w:t>规则预处理功能</w:t>
      </w:r>
      <w:bookmarkEnd w:id="158"/>
      <w:bookmarkEnd w:id="159"/>
      <w:bookmarkEnd w:id="160"/>
      <w:bookmarkEnd w:id="161"/>
    </w:p>
    <w:p w14:paraId="20765984" w14:textId="77777777" w:rsidR="00B63686" w:rsidRDefault="008D5D57" w:rsidP="00B63686">
      <w:pPr>
        <w:keepNext/>
        <w:spacing w:line="360" w:lineRule="auto"/>
        <w:jc w:val="center"/>
      </w:pPr>
      <w:r>
        <w:rPr>
          <w:noProof/>
        </w:rPr>
        <w:drawing>
          <wp:inline distT="0" distB="0" distL="0" distR="0" wp14:anchorId="32693E70" wp14:editId="0509D648">
            <wp:extent cx="3595254" cy="2512074"/>
            <wp:effectExtent l="0" t="0" r="571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5254" cy="2512074"/>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2" w:name="_Toc36736571"/>
      <w:bookmarkStart w:id="163" w:name="_Toc36852281"/>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2"/>
      <w:bookmarkEnd w:id="163"/>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32108D32"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lastRenderedPageBreak/>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负责解析前端配置</w:t>
      </w:r>
      <w:r w:rsidR="0077724E">
        <w:rPr>
          <w:rFonts w:ascii="宋体" w:eastAsia="宋体" w:hAnsi="宋体" w:hint="eastAsia"/>
          <w:sz w:val="24"/>
          <w:szCs w:val="24"/>
        </w:rPr>
        <w:t>的</w:t>
      </w:r>
      <w:r w:rsidR="00511F45">
        <w:rPr>
          <w:rFonts w:ascii="宋体" w:eastAsia="宋体" w:hAnsi="宋体" w:hint="eastAsia"/>
          <w:sz w:val="24"/>
          <w:szCs w:val="24"/>
        </w:rPr>
        <w:t>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w:t>
      </w:r>
      <w:r w:rsidR="0077724E">
        <w:rPr>
          <w:rFonts w:ascii="宋体" w:eastAsia="宋体" w:hAnsi="宋体" w:hint="eastAsia"/>
          <w:sz w:val="24"/>
          <w:szCs w:val="24"/>
        </w:rPr>
        <w:t>规则</w:t>
      </w:r>
      <w:r w:rsidR="00086628">
        <w:rPr>
          <w:rFonts w:ascii="宋体" w:eastAsia="宋体" w:hAnsi="宋体" w:hint="eastAsia"/>
          <w:sz w:val="24"/>
          <w:szCs w:val="24"/>
        </w:rPr>
        <w:t>数据封装在</w:t>
      </w:r>
      <w:r w:rsidR="002209A6" w:rsidRPr="00B17294">
        <w:rPr>
          <w:rFonts w:ascii="Arial" w:eastAsia="宋体" w:hAnsi="Arial" w:hint="eastAsia"/>
          <w:sz w:val="24"/>
          <w:szCs w:val="24"/>
        </w:rPr>
        <w:t>VO</w:t>
      </w:r>
      <w:r w:rsidR="00086628">
        <w:rPr>
          <w:rFonts w:ascii="宋体" w:eastAsia="宋体" w:hAnsi="宋体" w:hint="eastAsia"/>
          <w:sz w:val="24"/>
          <w:szCs w:val="24"/>
        </w:rPr>
        <w:t>对象当中，传送到服务端，此时的规则对象仅仅保存数据，没有保存规则之间先后依赖关系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w:t>
      </w:r>
      <w:proofErr w:type="gramStart"/>
      <w:r w:rsidR="00CB7B08">
        <w:rPr>
          <w:rFonts w:ascii="宋体" w:eastAsia="宋体" w:hAnsi="宋体" w:hint="eastAsia"/>
          <w:sz w:val="24"/>
          <w:szCs w:val="24"/>
        </w:rPr>
        <w:t>的</w:t>
      </w:r>
      <w:r w:rsidR="00493155">
        <w:rPr>
          <w:rFonts w:ascii="宋体" w:eastAsia="宋体" w:hAnsi="宋体" w:hint="eastAsia"/>
          <w:sz w:val="24"/>
          <w:szCs w:val="24"/>
        </w:rPr>
        <w:t>中序遍历</w:t>
      </w:r>
      <w:proofErr w:type="gramEnd"/>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42B1729" w14:textId="4828084D"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w:t>
      </w:r>
      <w:proofErr w:type="gramStart"/>
      <w:r>
        <w:rPr>
          <w:rFonts w:ascii="宋体" w:eastAsia="宋体" w:hAnsi="宋体" w:hint="eastAsia"/>
          <w:sz w:val="24"/>
          <w:szCs w:val="24"/>
        </w:rPr>
        <w:t>规则子</w:t>
      </w:r>
      <w:proofErr w:type="gramEnd"/>
      <w:r>
        <w:rPr>
          <w:rFonts w:ascii="宋体" w:eastAsia="宋体" w:hAnsi="宋体" w:hint="eastAsia"/>
          <w:sz w:val="24"/>
          <w:szCs w:val="24"/>
        </w:rPr>
        <w:t>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4" w:name="_Toc36736495"/>
      <w:bookmarkStart w:id="165" w:name="_Toc3684457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4"/>
      <w:bookmarkEnd w:id="16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56242821" w14:textId="66A029DE"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6" w:name="_Toc36736496"/>
      <w:bookmarkStart w:id="167" w:name="_Toc3684458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6"/>
      <w:bookmarkEnd w:id="16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lastRenderedPageBreak/>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w:t>
      </w:r>
      <w:proofErr w:type="gramStart"/>
      <w:r w:rsidR="001266AA">
        <w:rPr>
          <w:rFonts w:ascii="宋体" w:eastAsia="宋体" w:hAnsi="宋体" w:hint="eastAsia"/>
          <w:sz w:val="24"/>
          <w:szCs w:val="24"/>
        </w:rPr>
        <w:t>成</w:t>
      </w:r>
      <w:r w:rsidR="00F80857">
        <w:rPr>
          <w:rFonts w:ascii="宋体" w:eastAsia="宋体" w:hAnsi="宋体" w:hint="eastAsia"/>
          <w:sz w:val="24"/>
          <w:szCs w:val="24"/>
        </w:rPr>
        <w:t>执行</w:t>
      </w:r>
      <w:proofErr w:type="gramEnd"/>
      <w:r w:rsidR="00F80857">
        <w:rPr>
          <w:rFonts w:ascii="宋体" w:eastAsia="宋体" w:hAnsi="宋体" w:hint="eastAsia"/>
          <w:sz w:val="24"/>
          <w:szCs w:val="24"/>
        </w:rPr>
        <w:t>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8" w:name="_Toc36736497"/>
      <w:bookmarkStart w:id="169" w:name="_Toc3684458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8"/>
      <w:bookmarkEnd w:id="16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0" w:name="_Toc36642696"/>
      <w:bookmarkStart w:id="171" w:name="_Toc36643268"/>
      <w:bookmarkStart w:id="172" w:name="_Toc36732791"/>
      <w:bookmarkStart w:id="173" w:name="_Toc36852238"/>
      <w:r>
        <w:rPr>
          <w:rFonts w:hint="eastAsia"/>
        </w:rPr>
        <w:t>审核流程管理功能</w:t>
      </w:r>
      <w:bookmarkEnd w:id="170"/>
      <w:bookmarkEnd w:id="171"/>
      <w:bookmarkEnd w:id="172"/>
      <w:bookmarkEnd w:id="173"/>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lastRenderedPageBreak/>
        <w:drawing>
          <wp:inline distT="0" distB="0" distL="0" distR="0" wp14:anchorId="22B01EE5" wp14:editId="79F891DE">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6691" cy="354004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4" w:name="_Toc36736572"/>
      <w:bookmarkStart w:id="175" w:name="_Toc36852282"/>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4"/>
      <w:bookmarkEnd w:id="175"/>
    </w:p>
    <w:p w14:paraId="60BEDF8C" w14:textId="6F519F27"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w:t>
      </w:r>
      <w:proofErr w:type="gramStart"/>
      <w:r w:rsidR="00493113">
        <w:rPr>
          <w:rFonts w:ascii="宋体" w:eastAsia="宋体" w:hAnsi="宋体" w:hint="eastAsia"/>
          <w:sz w:val="24"/>
          <w:szCs w:val="24"/>
        </w:rPr>
        <w:t>流操作子</w:t>
      </w:r>
      <w:proofErr w:type="gramEnd"/>
      <w:r w:rsidR="00493113">
        <w:rPr>
          <w:rFonts w:ascii="宋体" w:eastAsia="宋体" w:hAnsi="宋体" w:hint="eastAsia"/>
          <w:sz w:val="24"/>
          <w:szCs w:val="24"/>
        </w:rPr>
        <w:t>功能，用来查询和终止审核流。</w:t>
      </w:r>
      <w:r w:rsidR="001319E8">
        <w:rPr>
          <w:rFonts w:ascii="宋体" w:eastAsia="宋体" w:hAnsi="宋体" w:hint="eastAsia"/>
          <w:sz w:val="24"/>
          <w:szCs w:val="24"/>
        </w:rPr>
        <w:t>在审核</w:t>
      </w:r>
      <w:proofErr w:type="gramStart"/>
      <w:r w:rsidR="001319E8">
        <w:rPr>
          <w:rFonts w:ascii="宋体" w:eastAsia="宋体" w:hAnsi="宋体" w:hint="eastAsia"/>
          <w:sz w:val="24"/>
          <w:szCs w:val="24"/>
        </w:rPr>
        <w:t>流操作子</w:t>
      </w:r>
      <w:proofErr w:type="gramEnd"/>
      <w:r w:rsidR="001319E8">
        <w:rPr>
          <w:rFonts w:ascii="宋体" w:eastAsia="宋体" w:hAnsi="宋体" w:hint="eastAsia"/>
          <w:sz w:val="24"/>
          <w:szCs w:val="24"/>
        </w:rPr>
        <w:t>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w:t>
      </w:r>
      <w:proofErr w:type="gramStart"/>
      <w:r w:rsidR="00017BA1">
        <w:rPr>
          <w:rFonts w:ascii="宋体" w:eastAsia="宋体" w:hAnsi="宋体" w:hint="eastAsia"/>
          <w:sz w:val="24"/>
          <w:szCs w:val="24"/>
        </w:rPr>
        <w:t>流操作</w:t>
      </w:r>
      <w:proofErr w:type="gramEnd"/>
      <w:r w:rsidR="00017BA1">
        <w:rPr>
          <w:rFonts w:ascii="宋体" w:eastAsia="宋体" w:hAnsi="宋体" w:hint="eastAsia"/>
          <w:sz w:val="24"/>
          <w:szCs w:val="24"/>
        </w:rPr>
        <w:t>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6" w:name="_Toc36736498"/>
      <w:bookmarkStart w:id="177" w:name="_Toc3684458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w:t>
      </w:r>
      <w:proofErr w:type="gramStart"/>
      <w:r w:rsidRPr="00DE5548">
        <w:rPr>
          <w:rFonts w:hint="eastAsia"/>
        </w:rPr>
        <w:t>流操作</w:t>
      </w:r>
      <w:proofErr w:type="gramEnd"/>
      <w:r w:rsidRPr="00DE5548">
        <w:rPr>
          <w:rFonts w:hint="eastAsia"/>
        </w:rPr>
        <w:t>用例表</w:t>
      </w:r>
      <w:bookmarkEnd w:id="176"/>
      <w:bookmarkEnd w:id="177"/>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w:t>
            </w:r>
            <w:proofErr w:type="gramStart"/>
            <w:r w:rsidRPr="007E645B">
              <w:rPr>
                <w:rFonts w:ascii="宋体" w:eastAsia="宋体" w:hAnsi="宋体" w:hint="eastAsia"/>
                <w:szCs w:val="21"/>
              </w:rPr>
              <w:t>流</w:t>
            </w:r>
            <w:r w:rsidR="004270D5" w:rsidRPr="007E645B">
              <w:rPr>
                <w:rFonts w:ascii="宋体" w:eastAsia="宋体" w:hAnsi="宋体" w:hint="eastAsia"/>
                <w:szCs w:val="21"/>
              </w:rPr>
              <w:t>操作</w:t>
            </w:r>
            <w:proofErr w:type="gramEnd"/>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w:t>
            </w:r>
            <w:proofErr w:type="gramStart"/>
            <w:r>
              <w:rPr>
                <w:rFonts w:ascii="宋体" w:eastAsia="宋体" w:hAnsi="宋体" w:hint="eastAsia"/>
                <w:szCs w:val="21"/>
              </w:rPr>
              <w:t>流可能</w:t>
            </w:r>
            <w:proofErr w:type="gramEnd"/>
            <w:r>
              <w:rPr>
                <w:rFonts w:ascii="宋体" w:eastAsia="宋体" w:hAnsi="宋体" w:hint="eastAsia"/>
                <w:szCs w:val="21"/>
              </w:rPr>
              <w:t>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w:t>
            </w:r>
            <w:proofErr w:type="gramStart"/>
            <w:r>
              <w:rPr>
                <w:rFonts w:ascii="宋体" w:eastAsia="宋体" w:hAnsi="宋体" w:hint="eastAsia"/>
                <w:szCs w:val="21"/>
              </w:rPr>
              <w:t>流已经</w:t>
            </w:r>
            <w:proofErr w:type="gramEnd"/>
            <w:r>
              <w:rPr>
                <w:rFonts w:ascii="宋体" w:eastAsia="宋体" w:hAnsi="宋体" w:hint="eastAsia"/>
                <w:szCs w:val="21"/>
              </w:rPr>
              <w:t>审核通过</w:t>
            </w:r>
          </w:p>
        </w:tc>
      </w:tr>
    </w:tbl>
    <w:p w14:paraId="22593B06" w14:textId="77777777" w:rsidR="00563E78" w:rsidRDefault="00563E78" w:rsidP="00563E78">
      <w:pPr>
        <w:keepNext/>
        <w:spacing w:line="360" w:lineRule="auto"/>
        <w:jc w:val="center"/>
      </w:pPr>
      <w:r>
        <w:rPr>
          <w:noProof/>
        </w:rPr>
        <w:lastRenderedPageBreak/>
        <w:drawing>
          <wp:inline distT="0" distB="0" distL="0" distR="0" wp14:anchorId="519BC481" wp14:editId="5FCE68EB">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543A09EE" w14:textId="77777777" w:rsidR="00563E78" w:rsidRDefault="00563E78" w:rsidP="00563E78">
      <w:pPr>
        <w:pStyle w:val="af8"/>
        <w:rPr>
          <w:rFonts w:ascii="宋体" w:hAnsi="宋体"/>
          <w:szCs w:val="24"/>
        </w:rPr>
      </w:pPr>
      <w:bookmarkStart w:id="178" w:name="_Toc36736573"/>
      <w:bookmarkStart w:id="179" w:name="_Toc36852283"/>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r w:rsidRPr="00A4291D">
        <w:rPr>
          <w:rFonts w:hint="eastAsia"/>
        </w:rPr>
        <w:t>审核流流程图</w:t>
      </w:r>
      <w:bookmarkEnd w:id="178"/>
      <w:bookmarkEnd w:id="179"/>
    </w:p>
    <w:p w14:paraId="7BD59AC1" w14:textId="41EBDEE7" w:rsidR="003D0478" w:rsidRDefault="009A043C" w:rsidP="00017BA1">
      <w:pPr>
        <w:spacing w:line="360" w:lineRule="auto"/>
        <w:ind w:firstLineChars="200" w:firstLine="480"/>
        <w:rPr>
          <w:rFonts w:ascii="宋体" w:eastAsia="宋体" w:hAnsi="宋体"/>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0" w:name="_Toc36736499"/>
      <w:bookmarkStart w:id="181" w:name="_Toc3684458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0"/>
      <w:bookmarkEnd w:id="181"/>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lastRenderedPageBreak/>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6D38830E"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w:t>
      </w:r>
      <w:proofErr w:type="gramStart"/>
      <w:r w:rsidR="005E46C9">
        <w:rPr>
          <w:rFonts w:ascii="宋体" w:eastAsia="宋体" w:hAnsi="宋体" w:hint="eastAsia"/>
          <w:sz w:val="24"/>
          <w:szCs w:val="24"/>
        </w:rPr>
        <w:t>宕</w:t>
      </w:r>
      <w:proofErr w:type="gramEnd"/>
      <w:r w:rsidR="005E46C9">
        <w:rPr>
          <w:rFonts w:ascii="宋体" w:eastAsia="宋体" w:hAnsi="宋体" w:hint="eastAsia"/>
          <w:sz w:val="24"/>
          <w:szCs w:val="24"/>
        </w:rPr>
        <w:t>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但在公司使用情况中，作为消费者，系统并不能保证生产者和</w:t>
      </w:r>
      <w:r w:rsidR="00341947" w:rsidRPr="00B17294">
        <w:rPr>
          <w:rFonts w:ascii="Arial" w:eastAsia="宋体" w:hAnsi="Arial"/>
          <w:sz w:val="24"/>
          <w:szCs w:val="24"/>
        </w:rPr>
        <w:t>MQ</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65202C">
        <w:rPr>
          <w:rFonts w:ascii="宋体" w:eastAsia="宋体" w:hAnsi="宋体" w:hint="eastAsia"/>
          <w:sz w:val="24"/>
          <w:szCs w:val="24"/>
        </w:rPr>
        <w:t>为此，需要在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65202C">
        <w:rPr>
          <w:rFonts w:ascii="宋体" w:eastAsia="宋体" w:hAnsi="宋体" w:hint="eastAsia"/>
          <w:sz w:val="24"/>
          <w:szCs w:val="24"/>
        </w:rPr>
        <w:t>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2" w:name="_Toc36844584"/>
      <w:r>
        <w:t>表</w:t>
      </w:r>
      <w:r>
        <w:t xml:space="preserve"> </w:t>
      </w:r>
      <w:fldSimple w:instr=" STYLEREF 1 \s ">
        <w:r>
          <w:rPr>
            <w:noProof/>
          </w:rPr>
          <w:t>3</w:t>
        </w:r>
      </w:fldSimple>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36585801" w14:textId="75DE732F" w:rsidR="00610901" w:rsidRDefault="009E3D2E" w:rsidP="006E1421">
            <w:pPr>
              <w:pStyle w:val="a6"/>
              <w:widowControl/>
              <w:numPr>
                <w:ilvl w:val="0"/>
                <w:numId w:val="22"/>
              </w:numPr>
              <w:ind w:firstLineChars="0"/>
              <w:jc w:val="left"/>
              <w:rPr>
                <w:rFonts w:ascii="宋体" w:eastAsia="宋体" w:hAnsi="宋体"/>
                <w:szCs w:val="21"/>
              </w:rPr>
            </w:pPr>
            <w:r w:rsidRPr="00B17294">
              <w:rPr>
                <w:rFonts w:ascii="Arial" w:eastAsia="宋体" w:hAnsi="Arial" w:hint="eastAsia"/>
                <w:szCs w:val="21"/>
              </w:rPr>
              <w:t>MQ</w:t>
            </w:r>
            <w:r w:rsidR="00610901">
              <w:rPr>
                <w:rFonts w:ascii="宋体" w:eastAsia="宋体" w:hAnsi="宋体" w:hint="eastAsia"/>
                <w:szCs w:val="21"/>
              </w:rPr>
              <w:t>由于种种原因丢失数据，审核流卡住</w:t>
            </w:r>
          </w:p>
          <w:p w14:paraId="0B99A2A7" w14:textId="57A3C9DB" w:rsidR="004A50F9" w:rsidRDefault="00FA4E9B" w:rsidP="006E1421">
            <w:pPr>
              <w:pStyle w:val="a6"/>
              <w:widowControl/>
              <w:numPr>
                <w:ilvl w:val="0"/>
                <w:numId w:val="22"/>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履约超时管理平台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lastRenderedPageBreak/>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3" w:name="_Toc36642697"/>
      <w:bookmarkStart w:id="184" w:name="_Toc36643269"/>
      <w:bookmarkStart w:id="185" w:name="_Toc36732792"/>
      <w:bookmarkStart w:id="186" w:name="_Toc36852239"/>
      <w:r>
        <w:rPr>
          <w:rFonts w:hint="eastAsia"/>
        </w:rPr>
        <w:t>规则应用</w:t>
      </w:r>
      <w:r w:rsidR="00C020F6">
        <w:rPr>
          <w:rFonts w:hint="eastAsia"/>
        </w:rPr>
        <w:t>功能</w:t>
      </w:r>
      <w:bookmarkEnd w:id="183"/>
      <w:bookmarkEnd w:id="184"/>
      <w:bookmarkEnd w:id="185"/>
      <w:bookmarkEnd w:id="186"/>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7" w:name="_Toc36736574"/>
      <w:bookmarkStart w:id="188" w:name="_Toc36852284"/>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7"/>
      <w:bookmarkEnd w:id="188"/>
    </w:p>
    <w:p w14:paraId="404CB955" w14:textId="74DA322E"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为业务处理功能的用例图，业务处理功能分为规则判定和缓存同步两个子功能。</w:t>
      </w:r>
    </w:p>
    <w:p w14:paraId="3A882970" w14:textId="77777777" w:rsidR="00FD189F" w:rsidRDefault="00D40E2A" w:rsidP="00FD189F">
      <w:pPr>
        <w:keepNext/>
        <w:spacing w:line="360" w:lineRule="auto"/>
        <w:ind w:firstLineChars="200" w:firstLine="420"/>
        <w:jc w:val="cente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89" w:name="_Toc36736575"/>
      <w:bookmarkStart w:id="190" w:name="_Toc36852285"/>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89"/>
      <w:bookmarkEnd w:id="190"/>
    </w:p>
    <w:p w14:paraId="7E52F072" w14:textId="2D93C48F" w:rsidR="00BD2409" w:rsidRDefault="00A10809"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7</w:t>
      </w:r>
      <w:r>
        <w:rPr>
          <w:rFonts w:ascii="宋体" w:eastAsia="宋体" w:hAnsi="宋体" w:hint="eastAsia"/>
          <w:sz w:val="24"/>
          <w:szCs w:val="24"/>
        </w:rPr>
        <w:t>为规则</w:t>
      </w:r>
      <w:r w:rsidR="00EB0384">
        <w:rPr>
          <w:rFonts w:ascii="宋体" w:eastAsia="宋体" w:hAnsi="宋体" w:hint="eastAsia"/>
          <w:sz w:val="24"/>
          <w:szCs w:val="24"/>
        </w:rPr>
        <w:t>判定</w:t>
      </w:r>
      <w:r>
        <w:rPr>
          <w:rFonts w:ascii="宋体" w:eastAsia="宋体" w:hAnsi="宋体" w:hint="eastAsia"/>
          <w:sz w:val="24"/>
          <w:szCs w:val="24"/>
        </w:rPr>
        <w:t>流程图</w:t>
      </w:r>
      <w:r w:rsidR="00A7500B">
        <w:rPr>
          <w:rFonts w:ascii="宋体" w:eastAsia="宋体" w:hAnsi="宋体" w:hint="eastAsia"/>
          <w:sz w:val="24"/>
          <w:szCs w:val="24"/>
        </w:rPr>
        <w:t>。</w:t>
      </w:r>
      <w:r w:rsidR="00BD34C2">
        <w:rPr>
          <w:rFonts w:ascii="宋体" w:eastAsia="宋体" w:hAnsi="宋体" w:hint="eastAsia"/>
          <w:sz w:val="24"/>
          <w:szCs w:val="24"/>
        </w:rPr>
        <w:t>平台监听到订单或运单消息之后</w:t>
      </w:r>
      <w:r w:rsidR="00B35E0C">
        <w:rPr>
          <w:rFonts w:ascii="宋体" w:eastAsia="宋体" w:hAnsi="宋体" w:hint="eastAsia"/>
          <w:sz w:val="24"/>
          <w:szCs w:val="24"/>
        </w:rPr>
        <w:t>，</w:t>
      </w:r>
      <w:r w:rsidR="00BD34C2">
        <w:rPr>
          <w:rFonts w:ascii="宋体" w:eastAsia="宋体" w:hAnsi="宋体" w:hint="eastAsia"/>
          <w:sz w:val="24"/>
          <w:szCs w:val="24"/>
        </w:rPr>
        <w:t>解析消息，并根据消息中订单阶段获取对应规则，</w:t>
      </w:r>
      <w:r w:rsidR="00B35E0C">
        <w:rPr>
          <w:rFonts w:ascii="宋体" w:eastAsia="宋体" w:hAnsi="宋体" w:hint="eastAsia"/>
          <w:sz w:val="24"/>
          <w:szCs w:val="24"/>
        </w:rPr>
        <w:t>对于需要延时执行的规则，</w:t>
      </w:r>
      <w:r w:rsidR="00274EBB">
        <w:rPr>
          <w:rFonts w:ascii="宋体" w:eastAsia="宋体" w:hAnsi="宋体" w:hint="eastAsia"/>
          <w:sz w:val="24"/>
          <w:szCs w:val="24"/>
        </w:rPr>
        <w:t>平台</w:t>
      </w:r>
      <w:r w:rsidR="00B35E0C">
        <w:rPr>
          <w:rFonts w:ascii="宋体" w:eastAsia="宋体" w:hAnsi="宋体" w:hint="eastAsia"/>
          <w:sz w:val="24"/>
          <w:szCs w:val="24"/>
        </w:rPr>
        <w:t>在</w:t>
      </w:r>
      <w:r w:rsidR="00563381">
        <w:rPr>
          <w:rFonts w:ascii="宋体" w:eastAsia="宋体" w:hAnsi="宋体" w:hint="eastAsia"/>
          <w:sz w:val="24"/>
          <w:szCs w:val="24"/>
        </w:rPr>
        <w:t>延时任务中心创建</w:t>
      </w:r>
      <w:r w:rsidR="00274EBB">
        <w:rPr>
          <w:rFonts w:ascii="宋体" w:eastAsia="宋体" w:hAnsi="宋体" w:hint="eastAsia"/>
          <w:sz w:val="24"/>
          <w:szCs w:val="24"/>
        </w:rPr>
        <w:t>任务</w:t>
      </w:r>
      <w:r w:rsidR="00563381">
        <w:rPr>
          <w:rFonts w:ascii="宋体" w:eastAsia="宋体" w:hAnsi="宋体" w:hint="eastAsia"/>
          <w:sz w:val="24"/>
          <w:szCs w:val="24"/>
        </w:rPr>
        <w:t>，对于不需要延时执行或者到达延时时间的规则，平台需要将当前订单的状态带入规则中进行判定</w:t>
      </w:r>
      <w:r w:rsidR="001421BE">
        <w:rPr>
          <w:rFonts w:ascii="宋体" w:eastAsia="宋体" w:hAnsi="宋体" w:hint="eastAsia"/>
          <w:sz w:val="24"/>
          <w:szCs w:val="24"/>
        </w:rPr>
        <w:t>，</w:t>
      </w:r>
      <w:r w:rsidR="00705DAA">
        <w:rPr>
          <w:rFonts w:ascii="宋体" w:eastAsia="宋体" w:hAnsi="宋体" w:hint="eastAsia"/>
          <w:sz w:val="24"/>
          <w:szCs w:val="24"/>
        </w:rPr>
        <w:t>并根据判定结果执行后续动作。</w:t>
      </w:r>
      <w:r w:rsidR="00317454">
        <w:rPr>
          <w:rFonts w:ascii="宋体" w:eastAsia="宋体" w:hAnsi="宋体" w:hint="eastAsia"/>
          <w:sz w:val="24"/>
          <w:szCs w:val="24"/>
        </w:rPr>
        <w:t>当延时中心任务到期时，任务中心回调指定接口，继续进行规则判定。</w:t>
      </w:r>
      <w:r w:rsidR="00201B6A">
        <w:rPr>
          <w:rFonts w:ascii="宋体" w:eastAsia="宋体" w:hAnsi="宋体" w:hint="eastAsia"/>
          <w:sz w:val="24"/>
          <w:szCs w:val="24"/>
        </w:rPr>
        <w:t>规则判定的用例描述如表</w:t>
      </w:r>
      <w:r w:rsidR="00201B6A" w:rsidRPr="003F1175">
        <w:rPr>
          <w:rFonts w:ascii="Arial" w:eastAsia="宋体" w:hAnsi="Arial" w:hint="eastAsia"/>
          <w:sz w:val="24"/>
          <w:szCs w:val="24"/>
        </w:rPr>
        <w:t>3</w:t>
      </w:r>
      <w:r w:rsidR="00201B6A" w:rsidRPr="001244DA">
        <w:rPr>
          <w:rFonts w:ascii="Arial" w:eastAsia="宋体" w:hAnsi="Arial" w:hint="eastAsia"/>
          <w:sz w:val="24"/>
          <w:szCs w:val="24"/>
        </w:rPr>
        <w:t>.</w:t>
      </w:r>
      <w:r w:rsidR="00201B6A" w:rsidRPr="003F1175">
        <w:rPr>
          <w:rFonts w:ascii="Arial" w:eastAsia="宋体" w:hAnsi="Arial" w:hint="eastAsia"/>
          <w:sz w:val="24"/>
          <w:szCs w:val="24"/>
        </w:rPr>
        <w:t>1</w:t>
      </w:r>
      <w:r w:rsidR="00F23117">
        <w:rPr>
          <w:rFonts w:ascii="Arial" w:eastAsia="宋体" w:hAnsi="Arial"/>
          <w:sz w:val="24"/>
          <w:szCs w:val="24"/>
        </w:rPr>
        <w:t>1</w:t>
      </w:r>
      <w:r w:rsidR="00201B6A">
        <w:rPr>
          <w:rFonts w:ascii="宋体" w:eastAsia="宋体" w:hAnsi="宋体" w:hint="eastAsia"/>
          <w:sz w:val="24"/>
          <w:szCs w:val="24"/>
        </w:rPr>
        <w:t>所示</w:t>
      </w:r>
      <w:r w:rsidR="00825B40">
        <w:rPr>
          <w:rFonts w:ascii="宋体" w:eastAsia="宋体" w:hAnsi="宋体" w:hint="eastAsia"/>
          <w:sz w:val="24"/>
          <w:szCs w:val="24"/>
        </w:rPr>
        <w:t>。</w:t>
      </w:r>
    </w:p>
    <w:p w14:paraId="4AAF9B0B" w14:textId="7D427F58" w:rsidR="00FD189F" w:rsidRDefault="00FD189F" w:rsidP="00FD189F">
      <w:pPr>
        <w:pStyle w:val="af8"/>
        <w:keepNext/>
      </w:pPr>
      <w:bookmarkStart w:id="191" w:name="_Toc36736500"/>
      <w:bookmarkStart w:id="192" w:name="_Toc3684458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1"/>
      <w:bookmarkEnd w:id="19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lastRenderedPageBreak/>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w:t>
      </w:r>
      <w:proofErr w:type="gramStart"/>
      <w:r w:rsidR="00CA5FB1">
        <w:rPr>
          <w:rFonts w:ascii="宋体" w:eastAsia="宋体" w:hAnsi="宋体" w:hint="eastAsia"/>
          <w:sz w:val="24"/>
          <w:szCs w:val="24"/>
        </w:rPr>
        <w:t>了么的业务</w:t>
      </w:r>
      <w:proofErr w:type="gramEnd"/>
      <w:r w:rsidR="00CA5FB1">
        <w:rPr>
          <w:rFonts w:ascii="宋体" w:eastAsia="宋体" w:hAnsi="宋体" w:hint="eastAsia"/>
          <w:sz w:val="24"/>
          <w:szCs w:val="24"/>
        </w:rPr>
        <w:t>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w:t>
      </w:r>
      <w:proofErr w:type="gramStart"/>
      <w:r w:rsidR="00CA5FB1">
        <w:rPr>
          <w:rFonts w:ascii="宋体" w:eastAsia="宋体" w:hAnsi="宋体" w:hint="eastAsia"/>
          <w:sz w:val="24"/>
          <w:szCs w:val="24"/>
        </w:rPr>
        <w:t>么使用</w:t>
      </w:r>
      <w:proofErr w:type="gramEnd"/>
      <w:r w:rsidR="00CA5FB1">
        <w:rPr>
          <w:rFonts w:ascii="宋体" w:eastAsia="宋体" w:hAnsi="宋体" w:hint="eastAsia"/>
          <w:sz w:val="24"/>
          <w:szCs w:val="24"/>
        </w:rPr>
        <w:t>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B17294">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r w:rsidR="003152A3" w:rsidRPr="00B17294">
        <w:rPr>
          <w:rFonts w:ascii="Arial" w:eastAsia="宋体" w:hAnsi="Arial" w:hint="eastAsia"/>
          <w:sz w:val="24"/>
          <w:szCs w:val="24"/>
        </w:rPr>
        <w:t>drc</w:t>
      </w:r>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B17294">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w:t>
      </w:r>
      <w:proofErr w:type="gramStart"/>
      <w:r w:rsidR="009878B4">
        <w:rPr>
          <w:rFonts w:ascii="宋体" w:eastAsia="宋体" w:hAnsi="宋体" w:hint="eastAsia"/>
          <w:sz w:val="24"/>
          <w:szCs w:val="24"/>
        </w:rPr>
        <w:t>监听着</w:t>
      </w:r>
      <w:proofErr w:type="gramEnd"/>
      <w:r w:rsidR="009878B4" w:rsidRPr="00B17294">
        <w:rPr>
          <w:rFonts w:ascii="Arial" w:eastAsia="宋体" w:hAnsi="Arial" w:hint="eastAsia"/>
          <w:sz w:val="24"/>
          <w:szCs w:val="24"/>
        </w:rPr>
        <w:t>B</w:t>
      </w:r>
      <w:r w:rsidR="009878B4">
        <w:rPr>
          <w:rFonts w:ascii="宋体" w:eastAsia="宋体" w:hAnsi="宋体" w:hint="eastAsia"/>
          <w:sz w:val="24"/>
          <w:szCs w:val="24"/>
        </w:rPr>
        <w:t>机房的</w:t>
      </w:r>
      <w:r w:rsidR="009878B4" w:rsidRPr="00B17294">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671DB8" w:rsidRPr="00B17294">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3" w:name="_Toc36736501"/>
      <w:bookmarkStart w:id="194" w:name="_Toc3684458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3"/>
      <w:bookmarkEnd w:id="19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B17294">
              <w:rPr>
                <w:rFonts w:ascii="Arial" w:eastAsia="宋体" w:hAnsi="Arial" w:hint="eastAsia"/>
                <w:szCs w:val="21"/>
              </w:rPr>
              <w:t>d</w:t>
            </w:r>
            <w:r w:rsidR="00D5389C" w:rsidRPr="00B17294">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r w:rsidRPr="00B17294">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lastRenderedPageBreak/>
              <w:t>提取</w:t>
            </w:r>
            <w:r w:rsidRPr="00B17294">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40061B50" w14:textId="77777777" w:rsidR="00B66781" w:rsidRPr="00B66781" w:rsidRDefault="00B66781" w:rsidP="00B66781"/>
    <w:p w14:paraId="7D9852D7" w14:textId="40B0CFC1" w:rsidR="004134F2" w:rsidRPr="004134F2" w:rsidRDefault="00E1771E" w:rsidP="00BF4990">
      <w:pPr>
        <w:pStyle w:val="2"/>
        <w:numPr>
          <w:ilvl w:val="1"/>
          <w:numId w:val="52"/>
        </w:numPr>
      </w:pPr>
      <w:bookmarkStart w:id="195" w:name="_Toc36642698"/>
      <w:bookmarkStart w:id="196" w:name="_Toc36643270"/>
      <w:bookmarkStart w:id="197" w:name="_Toc36732793"/>
      <w:bookmarkStart w:id="198" w:name="_Toc36852240"/>
      <w:bookmarkStart w:id="199" w:name="_Toc25947932"/>
      <w:r>
        <w:rPr>
          <w:rFonts w:hint="eastAsia"/>
        </w:rPr>
        <w:t>系统总体设计</w:t>
      </w:r>
      <w:bookmarkEnd w:id="195"/>
      <w:bookmarkEnd w:id="196"/>
      <w:bookmarkEnd w:id="197"/>
      <w:bookmarkEnd w:id="198"/>
    </w:p>
    <w:p w14:paraId="0D57067F" w14:textId="542DA4E9" w:rsidR="00C13A11" w:rsidRPr="00C13A11" w:rsidRDefault="00C13A11" w:rsidP="00BF4990">
      <w:pPr>
        <w:pStyle w:val="3"/>
        <w:numPr>
          <w:ilvl w:val="2"/>
          <w:numId w:val="52"/>
        </w:numPr>
      </w:pPr>
      <w:bookmarkStart w:id="200" w:name="_Toc36642699"/>
      <w:bookmarkStart w:id="201" w:name="_Toc36643271"/>
      <w:bookmarkStart w:id="202" w:name="_Toc36732794"/>
      <w:bookmarkStart w:id="203" w:name="_Toc36852241"/>
      <w:r>
        <w:rPr>
          <w:rFonts w:hint="eastAsia"/>
        </w:rPr>
        <w:t>规则设计</w:t>
      </w:r>
      <w:bookmarkEnd w:id="200"/>
      <w:bookmarkEnd w:id="201"/>
      <w:bookmarkEnd w:id="202"/>
      <w:bookmarkEnd w:id="203"/>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4" w:name="_Toc36736502"/>
      <w:bookmarkStart w:id="205" w:name="_Toc3684458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4"/>
      <w:bookmarkEnd w:id="205"/>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规则名</w:t>
            </w:r>
            <w:proofErr w:type="gramEnd"/>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6" w:name="_Toc36736503"/>
      <w:bookmarkStart w:id="207" w:name="_Toc3684458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6"/>
      <w:bookmarkEnd w:id="207"/>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B17294">
              <w:rPr>
                <w:rFonts w:ascii="Arial" w:eastAsia="宋体" w:hAnsi="Arial" w:hint="eastAsia"/>
                <w:szCs w:val="21"/>
              </w:rPr>
              <w:t>i</w:t>
            </w:r>
            <w:r w:rsidR="00C13A11" w:rsidRPr="00B17294">
              <w:rPr>
                <w:rFonts w:ascii="Arial" w:eastAsia="宋体" w:hAnsi="Arial"/>
                <w:szCs w:val="21"/>
              </w:rPr>
              <w:t>phone</w:t>
            </w:r>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微信小</w:t>
            </w:r>
            <w:proofErr w:type="gramEnd"/>
            <w:r w:rsidRPr="00063B9A">
              <w:rPr>
                <w:rFonts w:ascii="宋体" w:eastAsia="宋体" w:hAnsi="宋体" w:hint="eastAsia"/>
                <w:szCs w:val="21"/>
              </w:rPr>
              <w:t>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w:t>
            </w:r>
            <w:proofErr w:type="gramEnd"/>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众包</w:t>
            </w:r>
            <w:proofErr w:type="gramEnd"/>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蜂鸟质选</w:t>
            </w:r>
            <w:proofErr w:type="gramEnd"/>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proofErr w:type="gramStart"/>
            <w:r w:rsidRPr="00063B9A">
              <w:rPr>
                <w:rFonts w:ascii="宋体" w:eastAsia="宋体" w:hAnsi="宋体" w:hint="eastAsia"/>
                <w:szCs w:val="21"/>
              </w:rPr>
              <w:t>全选</w:t>
            </w:r>
            <w:proofErr w:type="gramEnd"/>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08" w:name="_Toc36736504"/>
      <w:bookmarkStart w:id="209" w:name="_Toc3684458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08"/>
      <w:bookmarkEnd w:id="209"/>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用户触达</w:t>
            </w:r>
            <w:proofErr w:type="gramEnd"/>
          </w:p>
        </w:tc>
        <w:tc>
          <w:tcPr>
            <w:tcW w:w="2449" w:type="dxa"/>
            <w:vMerge w:val="restart"/>
            <w:vAlign w:val="center"/>
          </w:tcPr>
          <w:p w14:paraId="571C0EA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触达类型</w:t>
            </w:r>
            <w:proofErr w:type="gramEnd"/>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0" w:name="_Toc36736505"/>
      <w:bookmarkStart w:id="211" w:name="_Toc3684459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0"/>
      <w:bookmarkEnd w:id="211"/>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w:t>
            </w:r>
            <w:proofErr w:type="gramStart"/>
            <w:r w:rsidRPr="00063B9A">
              <w:rPr>
                <w:rFonts w:ascii="宋体" w:eastAsia="宋体" w:hAnsi="宋体" w:hint="eastAsia"/>
                <w:szCs w:val="21"/>
              </w:rPr>
              <w:t>左边值&lt;右边值</w:t>
            </w:r>
            <w:proofErr w:type="gramEnd"/>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w:t>
            </w:r>
            <w:proofErr w:type="gramStart"/>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左边值&gt;右边值</w:t>
            </w:r>
            <w:proofErr w:type="gramEnd"/>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w:t>
            </w:r>
            <w:proofErr w:type="gramStart"/>
            <w:r w:rsidRPr="00063B9A">
              <w:rPr>
                <w:rFonts w:ascii="宋体" w:eastAsia="宋体" w:hAnsi="宋体" w:hint="eastAsia"/>
                <w:szCs w:val="21"/>
              </w:rPr>
              <w:t>指定值</w:t>
            </w:r>
            <w:proofErr w:type="gramEnd"/>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w:t>
            </w:r>
            <w:proofErr w:type="gramStart"/>
            <w:r w:rsidRPr="00063B9A">
              <w:rPr>
                <w:rFonts w:ascii="宋体" w:eastAsia="宋体" w:hAnsi="宋体" w:hint="eastAsia"/>
                <w:szCs w:val="21"/>
              </w:rPr>
              <w:t>个</w:t>
            </w:r>
            <w:proofErr w:type="gramEnd"/>
            <w:r w:rsidRPr="00063B9A">
              <w:rPr>
                <w:rFonts w:ascii="宋体" w:eastAsia="宋体" w:hAnsi="宋体" w:hint="eastAsia"/>
                <w:szCs w:val="21"/>
              </w:rPr>
              <w:t>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proofErr w:type="gramStart"/>
            <w:r w:rsidR="00DC32D0" w:rsidRPr="00063B9A">
              <w:rPr>
                <w:rFonts w:ascii="宋体" w:eastAsia="宋体" w:hAnsi="宋体" w:hint="eastAsia"/>
                <w:szCs w:val="21"/>
              </w:rPr>
              <w:t>个</w:t>
            </w:r>
            <w:proofErr w:type="gramEnd"/>
            <w:r w:rsidR="00DC32D0" w:rsidRPr="00063B9A">
              <w:rPr>
                <w:rFonts w:ascii="宋体" w:eastAsia="宋体" w:hAnsi="宋体" w:hint="eastAsia"/>
                <w:szCs w:val="21"/>
              </w:rPr>
              <w:t>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2" w:name="_Toc36736506"/>
      <w:bookmarkStart w:id="213" w:name="_Toc3684459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2"/>
      <w:bookmarkEnd w:id="213"/>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B17294">
              <w:rPr>
                <w:rFonts w:ascii="Arial" w:eastAsia="宋体" w:hAnsi="Arial"/>
                <w:szCs w:val="21"/>
              </w:rPr>
              <w:lastRenderedPageBreak/>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w:t>
      </w:r>
      <w:proofErr w:type="gramStart"/>
      <w:r w:rsidR="00A708F4">
        <w:rPr>
          <w:rFonts w:ascii="宋体" w:eastAsia="宋体" w:hAnsi="宋体" w:hint="eastAsia"/>
          <w:sz w:val="24"/>
          <w:szCs w:val="24"/>
        </w:rPr>
        <w:t>运单主</w:t>
      </w:r>
      <w:proofErr w:type="gramEnd"/>
      <w:r w:rsidR="00A708F4">
        <w:rPr>
          <w:rFonts w:ascii="宋体" w:eastAsia="宋体" w:hAnsi="宋体" w:hint="eastAsia"/>
          <w:sz w:val="24"/>
          <w:szCs w:val="24"/>
        </w:rPr>
        <w:t>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w:t>
      </w:r>
      <w:proofErr w:type="gramStart"/>
      <w:r w:rsidR="00F61DE6">
        <w:rPr>
          <w:rFonts w:ascii="宋体" w:eastAsia="宋体" w:hAnsi="宋体" w:hint="eastAsia"/>
          <w:sz w:val="24"/>
          <w:szCs w:val="24"/>
        </w:rPr>
        <w:t>运单主状态</w:t>
      </w:r>
      <w:proofErr w:type="gramEnd"/>
      <w:r w:rsidR="00F61DE6">
        <w:rPr>
          <w:rFonts w:ascii="宋体" w:eastAsia="宋体" w:hAnsi="宋体" w:hint="eastAsia"/>
          <w:sz w:val="24"/>
          <w:szCs w:val="24"/>
        </w:rPr>
        <w:t>和运单</w:t>
      </w:r>
      <w:proofErr w:type="gramStart"/>
      <w:r w:rsidR="00F61DE6">
        <w:rPr>
          <w:rFonts w:ascii="宋体" w:eastAsia="宋体" w:hAnsi="宋体" w:hint="eastAsia"/>
          <w:sz w:val="24"/>
          <w:szCs w:val="24"/>
        </w:rPr>
        <w:t>子状态</w:t>
      </w:r>
      <w:proofErr w:type="gramEnd"/>
      <w:r w:rsidR="00F61DE6">
        <w:rPr>
          <w:rFonts w:ascii="宋体" w:eastAsia="宋体" w:hAnsi="宋体" w:hint="eastAsia"/>
          <w:sz w:val="24"/>
          <w:szCs w:val="24"/>
        </w:rPr>
        <w:t>可以用于判断当前运单处于那个阶段。</w:t>
      </w:r>
    </w:p>
    <w:p w14:paraId="5AAAB5A6" w14:textId="51A2A2DB" w:rsidR="00FD189F" w:rsidRDefault="00FD189F" w:rsidP="00FD189F">
      <w:pPr>
        <w:pStyle w:val="af8"/>
        <w:keepNext/>
      </w:pPr>
      <w:bookmarkStart w:id="214" w:name="_Toc36736507"/>
      <w:bookmarkStart w:id="215" w:name="_Toc3684459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4"/>
      <w:bookmarkEnd w:id="215"/>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配送商</w:t>
            </w:r>
            <w:proofErr w:type="gramEnd"/>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运单主状态</w:t>
            </w:r>
            <w:proofErr w:type="gramEnd"/>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proofErr w:type="gramStart"/>
            <w:r w:rsidRPr="00063B9A">
              <w:rPr>
                <w:rFonts w:ascii="宋体" w:eastAsia="宋体" w:hAnsi="宋体" w:hint="eastAsia"/>
                <w:szCs w:val="21"/>
              </w:rPr>
              <w:t>子状态</w:t>
            </w:r>
            <w:proofErr w:type="gramEnd"/>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6" w:name="_Toc36736508"/>
      <w:bookmarkStart w:id="217" w:name="_Toc3684459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6"/>
      <w:bookmarkEnd w:id="217"/>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w:t>
      </w:r>
      <w:proofErr w:type="gramStart"/>
      <w:r w:rsidRPr="00F207A8">
        <w:rPr>
          <w:rFonts w:ascii="宋体" w:eastAsia="宋体" w:hAnsi="宋体" w:hint="eastAsia"/>
          <w:sz w:val="24"/>
          <w:szCs w:val="24"/>
        </w:rPr>
        <w:t>流消息</w:t>
      </w:r>
      <w:proofErr w:type="gramEnd"/>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w:t>
      </w:r>
      <w:r w:rsidR="006A7914">
        <w:rPr>
          <w:rFonts w:ascii="宋体" w:eastAsia="宋体" w:hAnsi="宋体" w:hint="eastAsia"/>
          <w:sz w:val="24"/>
          <w:szCs w:val="24"/>
        </w:rPr>
        <w:lastRenderedPageBreak/>
        <w:t>系统依赖于审核流平台的消息，根据审核</w:t>
      </w:r>
      <w:proofErr w:type="gramStart"/>
      <w:r w:rsidR="006A7914">
        <w:rPr>
          <w:rFonts w:ascii="宋体" w:eastAsia="宋体" w:hAnsi="宋体" w:hint="eastAsia"/>
          <w:sz w:val="24"/>
          <w:szCs w:val="24"/>
        </w:rPr>
        <w:t>流消息</w:t>
      </w:r>
      <w:proofErr w:type="gramEnd"/>
      <w:r w:rsidR="006A7914">
        <w:rPr>
          <w:rFonts w:ascii="宋体" w:eastAsia="宋体" w:hAnsi="宋体" w:hint="eastAsia"/>
          <w:sz w:val="24"/>
          <w:szCs w:val="24"/>
        </w:rPr>
        <w:t>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8" w:name="_Toc36736509"/>
      <w:bookmarkStart w:id="219" w:name="_Toc3684459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w:t>
      </w:r>
      <w:proofErr w:type="gramStart"/>
      <w:r w:rsidRPr="002C4F30">
        <w:rPr>
          <w:rFonts w:hint="eastAsia"/>
        </w:rPr>
        <w:t>流消息</w:t>
      </w:r>
      <w:proofErr w:type="gramEnd"/>
      <w:r w:rsidRPr="002C4F30">
        <w:rPr>
          <w:rFonts w:hint="eastAsia"/>
        </w:rPr>
        <w:t>体表</w:t>
      </w:r>
      <w:bookmarkEnd w:id="218"/>
      <w:bookmarkEnd w:id="21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B17294">
              <w:rPr>
                <w:rFonts w:ascii="Arial" w:eastAsia="宋体" w:hAnsi="Arial"/>
              </w:rPr>
              <w:t>Event</w:t>
            </w:r>
            <w:r w:rsidRPr="003F1175">
              <w:rPr>
                <w:rFonts w:ascii="Arial" w:eastAsia="宋体" w:hAnsi="Arial"/>
              </w:rPr>
              <w:t>_</w:t>
            </w:r>
            <w:r w:rsidRPr="00B17294">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B17294">
              <w:rPr>
                <w:rFonts w:ascii="Arial" w:eastAsia="宋体" w:hAnsi="Arial" w:hint="eastAsia"/>
              </w:rPr>
              <w:t>E</w:t>
            </w:r>
            <w:r w:rsidRPr="00B17294">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0" w:name="_Toc36642700"/>
      <w:bookmarkStart w:id="221" w:name="_Toc36643272"/>
      <w:bookmarkStart w:id="222" w:name="_Toc36732795"/>
      <w:bookmarkStart w:id="223" w:name="_Toc36852242"/>
      <w:r>
        <w:rPr>
          <w:rFonts w:hint="eastAsia"/>
        </w:rPr>
        <w:t>架构设计</w:t>
      </w:r>
      <w:bookmarkEnd w:id="220"/>
      <w:bookmarkEnd w:id="221"/>
      <w:bookmarkEnd w:id="222"/>
      <w:bookmarkEnd w:id="223"/>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8"/>
      </w:pPr>
      <w:bookmarkStart w:id="224" w:name="_Toc36736576"/>
      <w:bookmarkStart w:id="225" w:name="_Toc36852286"/>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4"/>
      <w:bookmarkEnd w:id="225"/>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w:t>
      </w:r>
      <w:r w:rsidRPr="00A30DE7">
        <w:rPr>
          <w:rFonts w:ascii="宋体" w:eastAsia="宋体" w:hAnsi="宋体" w:hint="eastAsia"/>
          <w:sz w:val="24"/>
          <w:szCs w:val="24"/>
        </w:rPr>
        <w:lastRenderedPageBreak/>
        <w:t>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B17294">
        <w:rPr>
          <w:rFonts w:ascii="Arial" w:eastAsia="宋体" w:hAnsi="Arial" w:hint="eastAsia"/>
          <w:sz w:val="24"/>
          <w:szCs w:val="24"/>
        </w:rPr>
        <w:t>MySql</w:t>
      </w:r>
      <w:r w:rsidRPr="00A30DE7">
        <w:rPr>
          <w:rFonts w:ascii="宋体" w:eastAsia="宋体" w:hAnsi="宋体" w:hint="eastAsia"/>
          <w:sz w:val="24"/>
          <w:szCs w:val="24"/>
        </w:rPr>
        <w:t>数据接入和</w:t>
      </w:r>
      <w:r w:rsidRPr="00B17294">
        <w:rPr>
          <w:rFonts w:ascii="Arial" w:eastAsia="宋体" w:hAnsi="Arial" w:hint="eastAsia"/>
          <w:sz w:val="24"/>
          <w:szCs w:val="24"/>
        </w:rPr>
        <w:t>redis</w:t>
      </w:r>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r w:rsidRPr="00B17294">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w:t>
      </w:r>
      <w:proofErr w:type="gramStart"/>
      <w:r w:rsidRPr="00A30DE7">
        <w:rPr>
          <w:rFonts w:ascii="宋体" w:eastAsia="宋体" w:hAnsi="宋体" w:hint="eastAsia"/>
          <w:sz w:val="24"/>
          <w:szCs w:val="24"/>
        </w:rPr>
        <w:t>锁以及</w:t>
      </w:r>
      <w:proofErr w:type="gramEnd"/>
      <w:r w:rsidRPr="00A30DE7">
        <w:rPr>
          <w:rFonts w:ascii="宋体" w:eastAsia="宋体" w:hAnsi="宋体" w:hint="eastAsia"/>
          <w:sz w:val="24"/>
          <w:szCs w:val="24"/>
        </w:rPr>
        <w:t>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r w:rsidRPr="00B17294">
        <w:rPr>
          <w:rFonts w:ascii="Arial" w:eastAsia="宋体" w:hAnsi="Arial" w:hint="eastAsia"/>
          <w:sz w:val="24"/>
          <w:szCs w:val="24"/>
        </w:rPr>
        <w:t>MySql</w:t>
      </w:r>
      <w:r w:rsidRPr="00A30DE7">
        <w:rPr>
          <w:rFonts w:ascii="宋体" w:eastAsia="宋体" w:hAnsi="宋体" w:hint="eastAsia"/>
          <w:sz w:val="24"/>
          <w:szCs w:val="24"/>
        </w:rPr>
        <w:t>和非关系型数据库</w:t>
      </w:r>
      <w:r w:rsidRPr="00B17294">
        <w:rPr>
          <w:rFonts w:ascii="Arial" w:eastAsia="宋体" w:hAnsi="Arial" w:hint="eastAsia"/>
          <w:sz w:val="24"/>
          <w:szCs w:val="24"/>
        </w:rPr>
        <w:t>Redis</w:t>
      </w:r>
      <w:r w:rsidRPr="00A30DE7">
        <w:rPr>
          <w:rFonts w:ascii="宋体" w:eastAsia="宋体" w:hAnsi="宋体" w:hint="eastAsia"/>
          <w:sz w:val="24"/>
          <w:szCs w:val="24"/>
        </w:rPr>
        <w:t>。</w:t>
      </w:r>
      <w:r w:rsidRPr="00B17294">
        <w:rPr>
          <w:rFonts w:ascii="Arial" w:eastAsia="宋体" w:hAnsi="Arial" w:hint="eastAsia"/>
          <w:sz w:val="24"/>
          <w:szCs w:val="24"/>
        </w:rPr>
        <w:t>Mysql</w:t>
      </w:r>
      <w:r w:rsidRPr="00A30DE7">
        <w:rPr>
          <w:rFonts w:ascii="宋体" w:eastAsia="宋体" w:hAnsi="宋体" w:hint="eastAsia"/>
          <w:sz w:val="24"/>
          <w:szCs w:val="24"/>
        </w:rPr>
        <w:t>是主流的数据存储组件，需要长期存储的数据可以存放在</w:t>
      </w:r>
      <w:r w:rsidRPr="00B17294">
        <w:rPr>
          <w:rFonts w:ascii="Arial" w:eastAsia="宋体" w:hAnsi="Arial" w:hint="eastAsia"/>
          <w:sz w:val="24"/>
          <w:szCs w:val="24"/>
        </w:rPr>
        <w:t>Mysql</w:t>
      </w:r>
      <w:r w:rsidRPr="00A30DE7">
        <w:rPr>
          <w:rFonts w:ascii="宋体" w:eastAsia="宋体" w:hAnsi="宋体" w:hint="eastAsia"/>
          <w:sz w:val="24"/>
          <w:szCs w:val="24"/>
        </w:rPr>
        <w:t>中；</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B17294">
        <w:rPr>
          <w:rFonts w:ascii="Arial" w:eastAsia="宋体" w:hAnsi="Arial" w:hint="eastAsia"/>
          <w:sz w:val="24"/>
          <w:szCs w:val="24"/>
        </w:rPr>
        <w:t>Mysql</w:t>
      </w:r>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r w:rsidRPr="00B17294">
        <w:rPr>
          <w:rFonts w:ascii="Arial" w:eastAsia="宋体" w:hAnsi="Arial" w:hint="eastAsia"/>
          <w:sz w:val="24"/>
          <w:szCs w:val="24"/>
        </w:rPr>
        <w:t>Huskar</w:t>
      </w:r>
      <w:r w:rsidRPr="00A30DE7">
        <w:rPr>
          <w:rFonts w:ascii="宋体" w:eastAsia="宋体" w:hAnsi="宋体" w:hint="eastAsia"/>
          <w:sz w:val="24"/>
          <w:szCs w:val="24"/>
        </w:rPr>
        <w:t>平台上进行服务的注册，同时，平台会将服务暴露，以便其他服务引用；审核流平台和任务调度中心为系统依赖的基础服务；</w:t>
      </w:r>
      <w:r w:rsidRPr="00B17294">
        <w:rPr>
          <w:rFonts w:ascii="Arial" w:eastAsia="宋体" w:hAnsi="Arial" w:hint="eastAsia"/>
          <w:sz w:val="24"/>
          <w:szCs w:val="24"/>
        </w:rPr>
        <w:t>RabbitMq</w:t>
      </w:r>
      <w:r w:rsidRPr="00A30DE7">
        <w:rPr>
          <w:rFonts w:ascii="宋体" w:eastAsia="宋体" w:hAnsi="宋体" w:hint="eastAsia"/>
          <w:sz w:val="24"/>
          <w:szCs w:val="24"/>
        </w:rPr>
        <w:t>为消息中间件，系统通过</w:t>
      </w:r>
      <w:r w:rsidRPr="00B17294">
        <w:rPr>
          <w:rFonts w:ascii="Arial" w:eastAsia="宋体" w:hAnsi="Arial" w:hint="eastAsia"/>
          <w:sz w:val="24"/>
          <w:szCs w:val="24"/>
        </w:rPr>
        <w:t>RabbitMq</w:t>
      </w:r>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6" w:name="_Toc36642701"/>
      <w:bookmarkStart w:id="227" w:name="_Toc36643273"/>
      <w:bookmarkStart w:id="228" w:name="_Toc36732796"/>
      <w:bookmarkStart w:id="229" w:name="_Toc36852243"/>
      <w:r>
        <w:rPr>
          <w:rFonts w:hint="eastAsia"/>
        </w:rPr>
        <w:t>功能组成设计</w:t>
      </w:r>
      <w:bookmarkEnd w:id="226"/>
      <w:bookmarkEnd w:id="227"/>
      <w:bookmarkEnd w:id="228"/>
      <w:bookmarkEnd w:id="229"/>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lastRenderedPageBreak/>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0" w:name="_Toc36736577"/>
      <w:bookmarkStart w:id="231" w:name="_Toc36852287"/>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0"/>
      <w:bookmarkEnd w:id="231"/>
    </w:p>
    <w:p w14:paraId="6AD0F793" w14:textId="563A79C9" w:rsidR="00C57D6E" w:rsidRDefault="00364676" w:rsidP="00BF4990">
      <w:pPr>
        <w:pStyle w:val="3"/>
        <w:numPr>
          <w:ilvl w:val="2"/>
          <w:numId w:val="52"/>
        </w:numPr>
      </w:pPr>
      <w:bookmarkStart w:id="232" w:name="_Toc36642702"/>
      <w:bookmarkStart w:id="233" w:name="_Toc36643274"/>
      <w:bookmarkStart w:id="234" w:name="_Toc36732797"/>
      <w:bookmarkStart w:id="235" w:name="_Toc36852244"/>
      <w:r>
        <w:rPr>
          <w:rFonts w:hint="eastAsia"/>
        </w:rPr>
        <w:t>部署</w:t>
      </w:r>
      <w:r w:rsidR="00842122">
        <w:rPr>
          <w:rFonts w:hint="eastAsia"/>
        </w:rPr>
        <w:t>设计</w:t>
      </w:r>
      <w:bookmarkEnd w:id="232"/>
      <w:bookmarkEnd w:id="233"/>
      <w:bookmarkEnd w:id="234"/>
      <w:bookmarkEnd w:id="235"/>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8"/>
      </w:pPr>
      <w:bookmarkStart w:id="236" w:name="_Toc36736578"/>
      <w:bookmarkStart w:id="237" w:name="_Toc36852288"/>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6"/>
      <w:bookmarkEnd w:id="237"/>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r w:rsidR="00FB1498" w:rsidRPr="00B17294">
        <w:rPr>
          <w:rFonts w:ascii="Arial" w:eastAsia="宋体" w:hAnsi="Arial" w:hint="eastAsia"/>
          <w:sz w:val="24"/>
          <w:szCs w:val="24"/>
        </w:rPr>
        <w:t>kubernetes</w:t>
      </w:r>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r w:rsidR="00FB1498" w:rsidRPr="00B17294">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w:t>
      </w:r>
      <w:proofErr w:type="gramStart"/>
      <w:r w:rsidR="00E20F07">
        <w:rPr>
          <w:rFonts w:ascii="宋体" w:eastAsia="宋体" w:hAnsi="宋体" w:hint="eastAsia"/>
          <w:sz w:val="24"/>
          <w:szCs w:val="24"/>
        </w:rPr>
        <w:t>为发布</w:t>
      </w:r>
      <w:proofErr w:type="gramEnd"/>
      <w:r w:rsidR="00E20F07">
        <w:rPr>
          <w:rFonts w:ascii="宋体" w:eastAsia="宋体" w:hAnsi="宋体" w:hint="eastAsia"/>
          <w:sz w:val="24"/>
          <w:szCs w:val="24"/>
        </w:rPr>
        <w:t>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lastRenderedPageBreak/>
        <w:t>应用</w:t>
      </w:r>
      <w:r>
        <w:rPr>
          <w:rFonts w:ascii="宋体" w:eastAsia="宋体" w:hAnsi="宋体" w:hint="eastAsia"/>
          <w:sz w:val="24"/>
          <w:szCs w:val="24"/>
        </w:rPr>
        <w:t>采用</w:t>
      </w:r>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w:t>
      </w:r>
      <w:proofErr w:type="gramStart"/>
      <w:r w:rsidR="000373D6">
        <w:rPr>
          <w:rFonts w:ascii="宋体" w:eastAsia="宋体" w:hAnsi="宋体" w:hint="eastAsia"/>
          <w:sz w:val="24"/>
          <w:szCs w:val="24"/>
        </w:rPr>
        <w:t>物理机</w:t>
      </w:r>
      <w:r w:rsidR="00FF6ECD">
        <w:rPr>
          <w:rFonts w:ascii="宋体" w:eastAsia="宋体" w:hAnsi="宋体" w:hint="eastAsia"/>
          <w:sz w:val="24"/>
          <w:szCs w:val="24"/>
        </w:rPr>
        <w:t>差异</w:t>
      </w:r>
      <w:proofErr w:type="gramEnd"/>
      <w:r w:rsidR="00FF6ECD">
        <w:rPr>
          <w:rFonts w:ascii="宋体" w:eastAsia="宋体" w:hAnsi="宋体" w:hint="eastAsia"/>
          <w:sz w:val="24"/>
          <w:szCs w:val="24"/>
        </w:rPr>
        <w:t>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B17294">
        <w:rPr>
          <w:rFonts w:ascii="Arial" w:eastAsia="宋体" w:hAnsi="Arial" w:hint="eastAsia"/>
          <w:sz w:val="24"/>
          <w:szCs w:val="24"/>
        </w:rPr>
        <w:t>kubernetes</w:t>
      </w:r>
      <w:r w:rsidR="00D003B1">
        <w:rPr>
          <w:rFonts w:ascii="宋体" w:eastAsia="宋体" w:hAnsi="宋体" w:hint="eastAsia"/>
          <w:sz w:val="24"/>
          <w:szCs w:val="24"/>
        </w:rPr>
        <w:t>，</w:t>
      </w:r>
      <w:r w:rsidR="0087297E" w:rsidRPr="00B17294">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38"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w:t>
      </w:r>
      <w:proofErr w:type="gramStart"/>
      <w:r w:rsidR="00D26883" w:rsidRPr="00A30DE7">
        <w:rPr>
          <w:rFonts w:ascii="宋体" w:eastAsia="宋体" w:hAnsi="宋体" w:hint="eastAsia"/>
          <w:sz w:val="24"/>
          <w:szCs w:val="24"/>
        </w:rPr>
        <w:t>了么的体量</w:t>
      </w:r>
      <w:proofErr w:type="gramEnd"/>
      <w:r w:rsidR="00D26883" w:rsidRPr="00A30DE7">
        <w:rPr>
          <w:rFonts w:ascii="宋体" w:eastAsia="宋体" w:hAnsi="宋体" w:hint="eastAsia"/>
          <w:sz w:val="24"/>
          <w:szCs w:val="24"/>
        </w:rPr>
        <w:t>，机房的主机数已经无法再增加，另一方面，</w:t>
      </w:r>
      <w:proofErr w:type="gramStart"/>
      <w:r w:rsidR="00D26883" w:rsidRPr="00A30DE7">
        <w:rPr>
          <w:rFonts w:ascii="宋体" w:eastAsia="宋体" w:hAnsi="宋体" w:hint="eastAsia"/>
          <w:sz w:val="24"/>
          <w:szCs w:val="24"/>
        </w:rPr>
        <w:t>整机房级别</w:t>
      </w:r>
      <w:proofErr w:type="gramEnd"/>
      <w:r w:rsidR="00D26883" w:rsidRPr="00A30DE7">
        <w:rPr>
          <w:rFonts w:ascii="宋体" w:eastAsia="宋体" w:hAnsi="宋体" w:hint="eastAsia"/>
          <w:sz w:val="24"/>
          <w:szCs w:val="24"/>
        </w:rPr>
        <w:t>的事故时有发生，每次都会带来严重的后果，为了解决上述两个问题，饿了</w:t>
      </w:r>
      <w:proofErr w:type="gramStart"/>
      <w:r w:rsidR="00D26883" w:rsidRPr="00A30DE7">
        <w:rPr>
          <w:rFonts w:ascii="宋体" w:eastAsia="宋体" w:hAnsi="宋体" w:hint="eastAsia"/>
          <w:sz w:val="24"/>
          <w:szCs w:val="24"/>
        </w:rPr>
        <w:t>么所有</w:t>
      </w:r>
      <w:proofErr w:type="gramEnd"/>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w:t>
      </w:r>
      <w:proofErr w:type="gramStart"/>
      <w:r w:rsidR="004A04DA" w:rsidRPr="00A30DE7">
        <w:rPr>
          <w:rFonts w:ascii="宋体" w:eastAsia="宋体" w:hAnsi="宋体" w:hint="eastAsia"/>
          <w:sz w:val="24"/>
          <w:szCs w:val="24"/>
        </w:rPr>
        <w:t>旅单过程</w:t>
      </w:r>
      <w:proofErr w:type="gramEnd"/>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w:t>
      </w:r>
      <w:proofErr w:type="gramStart"/>
      <w:r w:rsidR="003F3C02" w:rsidRPr="00A30DE7">
        <w:rPr>
          <w:rFonts w:ascii="宋体" w:eastAsia="宋体" w:hAnsi="宋体" w:hint="eastAsia"/>
          <w:sz w:val="24"/>
          <w:szCs w:val="24"/>
        </w:rPr>
        <w:t>向消息</w:t>
      </w:r>
      <w:proofErr w:type="gramEnd"/>
      <w:r w:rsidR="003F3C02" w:rsidRPr="00A30DE7">
        <w:rPr>
          <w:rFonts w:ascii="宋体" w:eastAsia="宋体" w:hAnsi="宋体" w:hint="eastAsia"/>
          <w:sz w:val="24"/>
          <w:szCs w:val="24"/>
        </w:rPr>
        <w:t>队列中发送消息。</w:t>
      </w:r>
    </w:p>
    <w:p w14:paraId="4DC2C818" w14:textId="2BBC00DC" w:rsidR="004C6632" w:rsidRDefault="004C6632" w:rsidP="00BF4990">
      <w:pPr>
        <w:pStyle w:val="2"/>
        <w:numPr>
          <w:ilvl w:val="1"/>
          <w:numId w:val="52"/>
        </w:numPr>
      </w:pPr>
      <w:bookmarkStart w:id="239" w:name="_Toc36642703"/>
      <w:bookmarkStart w:id="240" w:name="_Toc36643275"/>
      <w:bookmarkStart w:id="241" w:name="_Toc36732798"/>
      <w:bookmarkStart w:id="242" w:name="_Toc36852245"/>
      <w:r>
        <w:rPr>
          <w:rFonts w:hint="eastAsia"/>
        </w:rPr>
        <w:t>数据库设计</w:t>
      </w:r>
      <w:bookmarkEnd w:id="199"/>
      <w:bookmarkEnd w:id="239"/>
      <w:bookmarkEnd w:id="240"/>
      <w:bookmarkEnd w:id="241"/>
      <w:bookmarkEnd w:id="242"/>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proofErr w:type="gramStart"/>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w:t>
      </w:r>
      <w:proofErr w:type="gramEnd"/>
      <w:r w:rsidR="00523244" w:rsidRPr="00A30DE7">
        <w:rPr>
          <w:rFonts w:ascii="宋体" w:eastAsia="宋体" w:hAnsi="宋体" w:hint="eastAsia"/>
          <w:sz w:val="24"/>
          <w:szCs w:val="24"/>
        </w:rPr>
        <w:t>存储用户配置的规则。</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proofErr w:type="gramStart"/>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w:t>
      </w:r>
      <w:proofErr w:type="gramEnd"/>
      <w:r w:rsidR="006859BB" w:rsidRPr="00A30DE7">
        <w:rPr>
          <w:rFonts w:ascii="宋体" w:eastAsia="宋体" w:hAnsi="宋体" w:hint="eastAsia"/>
          <w:sz w:val="24"/>
          <w:szCs w:val="24"/>
        </w:rPr>
        <w:t>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proofErr w:type="gramStart"/>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proofErr w:type="gramStart"/>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proofErr w:type="gramStart"/>
      <w:r w:rsidR="00E52242" w:rsidRPr="00A30DE7">
        <w:rPr>
          <w:rFonts w:ascii="宋体" w:eastAsia="宋体" w:hAnsi="宋体" w:hint="eastAsia"/>
          <w:sz w:val="24"/>
          <w:szCs w:val="24"/>
        </w:rPr>
        <w:t>表负责</w:t>
      </w:r>
      <w:proofErr w:type="gramEnd"/>
      <w:r w:rsidR="00E52242" w:rsidRPr="00A30DE7">
        <w:rPr>
          <w:rFonts w:ascii="宋体" w:eastAsia="宋体" w:hAnsi="宋体" w:hint="eastAsia"/>
          <w:sz w:val="24"/>
          <w:szCs w:val="24"/>
        </w:rPr>
        <w:t>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w:t>
      </w:r>
      <w:proofErr w:type="gramStart"/>
      <w:r w:rsidR="00E52242" w:rsidRPr="00A30DE7">
        <w:rPr>
          <w:rFonts w:ascii="宋体" w:eastAsia="宋体" w:hAnsi="宋体" w:hint="eastAsia"/>
          <w:sz w:val="24"/>
          <w:szCs w:val="24"/>
        </w:rPr>
        <w:t>一</w:t>
      </w:r>
      <w:proofErr w:type="gramEnd"/>
      <w:r w:rsidR="00E52242" w:rsidRPr="00A30DE7">
        <w:rPr>
          <w:rFonts w:ascii="宋体" w:eastAsia="宋体" w:hAnsi="宋体" w:hint="eastAsia"/>
          <w:sz w:val="24"/>
          <w:szCs w:val="24"/>
        </w:rPr>
        <w:t>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proofErr w:type="gramStart"/>
      <w:r w:rsidR="003F405B" w:rsidRPr="00A30DE7">
        <w:rPr>
          <w:rFonts w:ascii="宋体" w:eastAsia="宋体" w:hAnsi="宋体" w:hint="eastAsia"/>
          <w:sz w:val="24"/>
          <w:szCs w:val="24"/>
        </w:rPr>
        <w:t>表负责</w:t>
      </w:r>
      <w:proofErr w:type="gramEnd"/>
      <w:r w:rsidR="003F405B" w:rsidRPr="00A30DE7">
        <w:rPr>
          <w:rFonts w:ascii="宋体" w:eastAsia="宋体" w:hAnsi="宋体" w:hint="eastAsia"/>
          <w:sz w:val="24"/>
          <w:szCs w:val="24"/>
        </w:rPr>
        <w:t>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lastRenderedPageBreak/>
        <w:t>operator</w:t>
      </w:r>
      <w:proofErr w:type="gramStart"/>
      <w:r w:rsidR="0049670A" w:rsidRPr="00A30DE7">
        <w:rPr>
          <w:rFonts w:ascii="宋体" w:eastAsia="宋体" w:hAnsi="宋体" w:hint="eastAsia"/>
          <w:sz w:val="24"/>
          <w:szCs w:val="24"/>
        </w:rPr>
        <w:t>表负责</w:t>
      </w:r>
      <w:proofErr w:type="gramEnd"/>
      <w:r w:rsidR="0049670A" w:rsidRPr="00A30DE7">
        <w:rPr>
          <w:rFonts w:ascii="宋体" w:eastAsia="宋体" w:hAnsi="宋体" w:hint="eastAsia"/>
          <w:sz w:val="24"/>
          <w:szCs w:val="24"/>
        </w:rPr>
        <w:t>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r w:rsidR="00505364">
        <w:rPr>
          <w:rFonts w:ascii="宋体" w:eastAsia="宋体" w:hAnsi="宋体" w:hint="eastAsia"/>
          <w:sz w:val="24"/>
          <w:szCs w:val="24"/>
        </w:rPr>
        <w:t>和</w:t>
      </w:r>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3" w:name="_Toc36736579"/>
      <w:bookmarkStart w:id="244" w:name="_Toc3685228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3"/>
      <w:bookmarkEnd w:id="244"/>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proofErr w:type="gramStart"/>
      <w:r w:rsidRPr="008F66D1">
        <w:rPr>
          <w:rFonts w:ascii="宋体" w:eastAsia="宋体" w:hAnsi="宋体" w:hint="eastAsia"/>
          <w:sz w:val="24"/>
          <w:szCs w:val="24"/>
        </w:rPr>
        <w:t>规则表</w:t>
      </w:r>
      <w:proofErr w:type="gramEnd"/>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5" w:name="_Toc36736510"/>
      <w:bookmarkStart w:id="246" w:name="_Toc3684459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5"/>
      <w:bookmarkEnd w:id="246"/>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7" w:name="OLE_LINK11"/>
            <w:bookmarkStart w:id="248" w:name="OLE_LINK12"/>
            <w:r>
              <w:rPr>
                <w:rFonts w:ascii="宋体" w:eastAsia="宋体" w:hAnsi="宋体" w:hint="eastAsia"/>
              </w:rPr>
              <w:t>否</w:t>
            </w:r>
            <w:bookmarkEnd w:id="247"/>
            <w:bookmarkEnd w:id="248"/>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B17294">
              <w:rPr>
                <w:rFonts w:ascii="Arial" w:eastAsia="宋体" w:hAnsi="Arial"/>
              </w:rPr>
              <w:lastRenderedPageBreak/>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49" w:name="_Toc36736511"/>
      <w:bookmarkStart w:id="250" w:name="_Toc3684459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Pr="00B17294">
        <w:t>rule</w:t>
      </w:r>
      <w:r w:rsidRPr="003F1175">
        <w:t>_</w:t>
      </w:r>
      <w:r w:rsidRPr="00B17294">
        <w:t>draft</w:t>
      </w:r>
      <w:r w:rsidRPr="00891CED">
        <w:t>表结构</w:t>
      </w:r>
      <w:bookmarkEnd w:id="249"/>
      <w:bookmarkEnd w:id="250"/>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1" w:name="OLE_LINK6"/>
      <w:bookmarkStart w:id="252" w:name="OLE_LINK7"/>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1"/>
      <w:bookmarkEnd w:id="252"/>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是一个潜在的高频查询关键字，因此，需要对</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加索引。</w:t>
      </w:r>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3" w:name="_Toc36736512"/>
      <w:bookmarkStart w:id="254" w:name="_Toc3684459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B17294">
        <w:t>rule</w:t>
      </w:r>
      <w:r w:rsidRPr="003F1175">
        <w:t>_</w:t>
      </w:r>
      <w:r w:rsidRPr="00B17294">
        <w:t>hit</w:t>
      </w:r>
      <w:r w:rsidRPr="00676B16">
        <w:t>表结构</w:t>
      </w:r>
      <w:bookmarkEnd w:id="253"/>
      <w:bookmarkEnd w:id="254"/>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lastRenderedPageBreak/>
        <w:t>规则</w:t>
      </w:r>
      <w:r w:rsidR="00370112" w:rsidRPr="001244DA">
        <w:rPr>
          <w:rFonts w:ascii="宋体" w:eastAsia="宋体" w:hAnsi="宋体" w:hint="eastAsia"/>
          <w:sz w:val="24"/>
          <w:szCs w:val="24"/>
        </w:rPr>
        <w:t>未命中表</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存储订单未命中规则记录。</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r w:rsidR="00D92665" w:rsidRPr="001244DA">
        <w:rPr>
          <w:rFonts w:ascii="宋体" w:eastAsia="宋体" w:hAnsi="宋体" w:hint="eastAsia"/>
          <w:kern w:val="0"/>
          <w:sz w:val="24"/>
          <w:szCs w:val="24"/>
        </w:rPr>
        <w:t>表类似的是，</w:t>
      </w:r>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为高频查询关键字，因此需要对</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加索引。</w:t>
      </w:r>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t>所示。</w:t>
      </w:r>
    </w:p>
    <w:p w14:paraId="4467F0EF" w14:textId="0BF50E3D" w:rsidR="00FD189F" w:rsidRDefault="00FD189F" w:rsidP="00FD189F">
      <w:pPr>
        <w:pStyle w:val="af8"/>
        <w:keepNext/>
      </w:pPr>
      <w:bookmarkStart w:id="255" w:name="_Toc36736513"/>
      <w:bookmarkStart w:id="256" w:name="_Toc3684459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Pr="00B17294">
        <w:t>rule</w:t>
      </w:r>
      <w:r w:rsidRPr="003F1175">
        <w:t>_</w:t>
      </w:r>
      <w:r w:rsidRPr="00B17294">
        <w:t>not</w:t>
      </w:r>
      <w:r w:rsidRPr="003F1175">
        <w:t>_</w:t>
      </w:r>
      <w:r w:rsidRPr="00B17294">
        <w:t>hit</w:t>
      </w:r>
      <w:r w:rsidRPr="00663F21">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
        </w:tc>
        <w:tc>
          <w:tcPr>
            <w:tcW w:w="2047" w:type="dxa"/>
          </w:tcPr>
          <w:p w14:paraId="3E4D9C51" w14:textId="7F2AC9F5" w:rsidR="00897CAF" w:rsidRPr="00444355" w:rsidRDefault="00897CAF" w:rsidP="006E1421">
            <w:pPr>
              <w:rPr>
                <w:rFonts w:ascii="宋体" w:eastAsia="宋体" w:hAnsi="宋体"/>
                <w:szCs w:val="21"/>
              </w:rPr>
            </w:pPr>
            <w:r w:rsidRPr="00B17294">
              <w:rPr>
                <w:rFonts w:ascii="Arial" w:eastAsia="宋体" w:hAnsi="Arial" w:hint="eastAsia"/>
                <w:szCs w:val="21"/>
              </w:rPr>
              <w:t>Tex</w:t>
            </w:r>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7" w:name="_Toc36736514"/>
      <w:bookmarkStart w:id="258" w:name="_Toc3684459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B17294">
        <w:t>action</w:t>
      </w:r>
      <w:r w:rsidRPr="003F1175">
        <w:t>_</w:t>
      </w:r>
      <w:r w:rsidRPr="00B17294">
        <w:t>execute</w:t>
      </w:r>
      <w:r w:rsidRPr="00641405">
        <w:t>表结构</w:t>
      </w:r>
      <w:bookmarkEnd w:id="257"/>
      <w:bookmarkEnd w:id="258"/>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9" w:name="OLE_LINK8"/>
      <w:bookmarkStart w:id="260" w:name="OLE_LINK9"/>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59"/>
      <w:bookmarkEnd w:id="260"/>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1" w:name="_Toc36736515"/>
      <w:bookmarkStart w:id="262" w:name="_Toc36844600"/>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B17294">
        <w:t>operate</w:t>
      </w:r>
      <w:r w:rsidRPr="003F1175">
        <w:t>_</w:t>
      </w:r>
      <w:r w:rsidRPr="00B17294">
        <w:t>record</w:t>
      </w:r>
      <w:r w:rsidRPr="00130B38">
        <w:t>表结构</w:t>
      </w:r>
      <w:bookmarkEnd w:id="261"/>
      <w:bookmarkEnd w:id="262"/>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w:t>
      </w:r>
      <w:proofErr w:type="gramStart"/>
      <w:r w:rsidR="00340CAE" w:rsidRPr="001244DA">
        <w:rPr>
          <w:rFonts w:ascii="宋体" w:eastAsia="宋体" w:hAnsi="宋体" w:hint="eastAsia"/>
          <w:sz w:val="24"/>
          <w:szCs w:val="24"/>
        </w:rPr>
        <w:t>么使用</w:t>
      </w:r>
      <w:proofErr w:type="gramEnd"/>
      <w:r w:rsidR="00340CAE" w:rsidRPr="001244DA">
        <w:rPr>
          <w:rFonts w:ascii="宋体" w:eastAsia="宋体" w:hAnsi="宋体" w:hint="eastAsia"/>
          <w:sz w:val="24"/>
          <w:szCs w:val="24"/>
        </w:rPr>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w:t>
      </w:r>
      <w:proofErr w:type="gramStart"/>
      <w:r w:rsidR="00C67F73" w:rsidRPr="001244DA">
        <w:rPr>
          <w:rFonts w:ascii="宋体" w:eastAsia="宋体" w:hAnsi="宋体" w:hint="eastAsia"/>
          <w:sz w:val="24"/>
          <w:szCs w:val="24"/>
        </w:rPr>
        <w:t>可</w:t>
      </w:r>
      <w:proofErr w:type="gramEnd"/>
      <w:r w:rsidR="00C67F73" w:rsidRPr="001244DA">
        <w:rPr>
          <w:rFonts w:ascii="宋体" w:eastAsia="宋体" w:hAnsi="宋体" w:hint="eastAsia"/>
          <w:sz w:val="24"/>
          <w:szCs w:val="24"/>
        </w:rPr>
        <w:t>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3" w:name="_Toc36736516"/>
      <w:bookmarkStart w:id="264" w:name="_Toc3684460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3"/>
      <w:bookmarkEnd w:id="264"/>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proofErr w:type="gramStart"/>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proofErr w:type="gramEnd"/>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5" w:name="OLE_LINK10"/>
            <w:r w:rsidRPr="00B17294">
              <w:rPr>
                <w:rFonts w:ascii="Arial" w:eastAsia="宋体" w:hAnsi="Arial"/>
              </w:rPr>
              <w:t>A</w:t>
            </w:r>
            <w:r w:rsidRPr="00B17294">
              <w:rPr>
                <w:rFonts w:ascii="Arial" w:eastAsia="宋体" w:hAnsi="Arial" w:hint="eastAsia"/>
              </w:rPr>
              <w:t>uthority</w:t>
            </w:r>
            <w:bookmarkEnd w:id="265"/>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6" w:name="_Toc25947933"/>
      <w:bookmarkStart w:id="267" w:name="_Toc36642704"/>
      <w:bookmarkStart w:id="268" w:name="_Toc36643276"/>
      <w:bookmarkStart w:id="269" w:name="_Toc36732799"/>
      <w:bookmarkStart w:id="270" w:name="_Toc36852246"/>
      <w:r>
        <w:rPr>
          <w:rFonts w:hint="eastAsia"/>
        </w:rPr>
        <w:t>本章小结</w:t>
      </w:r>
      <w:bookmarkEnd w:id="266"/>
      <w:bookmarkEnd w:id="267"/>
      <w:bookmarkEnd w:id="268"/>
      <w:bookmarkEnd w:id="269"/>
      <w:bookmarkEnd w:id="270"/>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17294">
      <w:pPr>
        <w:pStyle w:val="1"/>
        <w:numPr>
          <w:ilvl w:val="0"/>
          <w:numId w:val="52"/>
        </w:numPr>
      </w:pPr>
      <w:bookmarkStart w:id="271" w:name="_Toc25947934"/>
      <w:bookmarkStart w:id="272" w:name="_Toc36642705"/>
      <w:bookmarkStart w:id="273" w:name="_Toc36643277"/>
      <w:bookmarkStart w:id="274" w:name="_Toc36732800"/>
      <w:bookmarkStart w:id="275" w:name="_Toc36852247"/>
      <w:r>
        <w:rPr>
          <w:rFonts w:hint="eastAsia"/>
        </w:rPr>
        <w:lastRenderedPageBreak/>
        <w:t>履约超时管理平台的</w:t>
      </w:r>
      <w:r w:rsidR="008C1387">
        <w:rPr>
          <w:rFonts w:hint="eastAsia"/>
        </w:rPr>
        <w:t>实现</w:t>
      </w:r>
      <w:bookmarkEnd w:id="271"/>
      <w:bookmarkEnd w:id="272"/>
      <w:bookmarkEnd w:id="273"/>
      <w:bookmarkEnd w:id="274"/>
      <w:bookmarkEnd w:id="275"/>
    </w:p>
    <w:p w14:paraId="3686FD86" w14:textId="11BF5245" w:rsidR="004C6632" w:rsidRDefault="00CB77F8" w:rsidP="00BF4990">
      <w:pPr>
        <w:pStyle w:val="2"/>
        <w:numPr>
          <w:ilvl w:val="1"/>
          <w:numId w:val="52"/>
        </w:numPr>
      </w:pPr>
      <w:bookmarkStart w:id="276" w:name="_Toc25947935"/>
      <w:bookmarkStart w:id="277" w:name="_Toc36642706"/>
      <w:bookmarkStart w:id="278" w:name="_Toc36643278"/>
      <w:bookmarkStart w:id="279" w:name="_Toc36732801"/>
      <w:bookmarkStart w:id="280" w:name="_Toc36852248"/>
      <w:r>
        <w:rPr>
          <w:rFonts w:hint="eastAsia"/>
        </w:rPr>
        <w:t>规则管理模块</w:t>
      </w:r>
      <w:bookmarkEnd w:id="276"/>
      <w:bookmarkEnd w:id="277"/>
      <w:bookmarkEnd w:id="278"/>
      <w:bookmarkEnd w:id="279"/>
      <w:bookmarkEnd w:id="280"/>
    </w:p>
    <w:p w14:paraId="4F7623B3" w14:textId="01F154AE" w:rsidR="008C6569" w:rsidRPr="008C6569" w:rsidRDefault="00D14EEE" w:rsidP="00BF4990">
      <w:pPr>
        <w:pStyle w:val="3"/>
        <w:numPr>
          <w:ilvl w:val="2"/>
          <w:numId w:val="52"/>
        </w:numPr>
      </w:pPr>
      <w:bookmarkStart w:id="281" w:name="_Toc36642707"/>
      <w:bookmarkStart w:id="282" w:name="_Toc36643279"/>
      <w:bookmarkStart w:id="283" w:name="_Toc36732802"/>
      <w:bookmarkStart w:id="284" w:name="_Toc36852249"/>
      <w:r>
        <w:rPr>
          <w:rFonts w:hint="eastAsia"/>
        </w:rPr>
        <w:t>规则管理模块详细设计</w:t>
      </w:r>
      <w:bookmarkEnd w:id="281"/>
      <w:bookmarkEnd w:id="282"/>
      <w:bookmarkEnd w:id="283"/>
      <w:bookmarkEnd w:id="284"/>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5" w:name="_Toc36736580"/>
      <w:bookmarkStart w:id="286" w:name="_Toc3685229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5"/>
      <w:bookmarkEnd w:id="286"/>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B17294">
        <w:rPr>
          <w:rFonts w:ascii="Arial" w:eastAsia="宋体" w:hAnsi="Arial"/>
          <w:sz w:val="24"/>
          <w:szCs w:val="24"/>
        </w:rPr>
        <w:t>RuleManageServiceImpl</w:t>
      </w:r>
      <w:r w:rsidR="004B6341">
        <w:rPr>
          <w:rFonts w:ascii="宋体" w:eastAsia="宋体" w:hAnsi="宋体" w:hint="eastAsia"/>
          <w:sz w:val="24"/>
          <w:szCs w:val="24"/>
        </w:rPr>
        <w:t>实现了</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接口和</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B17294">
        <w:rPr>
          <w:rFonts w:ascii="Arial" w:eastAsia="宋体" w:hAnsi="Arial" w:hint="eastAsia"/>
          <w:sz w:val="24"/>
          <w:szCs w:val="24"/>
        </w:rPr>
        <w:t>Cache</w:t>
      </w:r>
      <w:r w:rsidR="004B6341" w:rsidRPr="00B17294">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r w:rsidR="003505C4">
        <w:rPr>
          <w:rFonts w:ascii="宋体" w:eastAsia="宋体" w:hAnsi="宋体" w:hint="eastAsia"/>
          <w:sz w:val="24"/>
          <w:szCs w:val="24"/>
        </w:rPr>
        <w:t>负责获取订单信息。</w:t>
      </w:r>
      <w:r w:rsidR="003505C4" w:rsidRPr="00B17294">
        <w:rPr>
          <w:rFonts w:ascii="Arial" w:eastAsia="宋体" w:hAnsi="Arial" w:hint="eastAsia"/>
          <w:sz w:val="24"/>
          <w:szCs w:val="24"/>
        </w:rPr>
        <w:t>SecenRuleService</w:t>
      </w:r>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7" w:name="_Toc36732803"/>
      <w:bookmarkStart w:id="288" w:name="_Toc36852250"/>
      <w:r>
        <w:rPr>
          <w:rFonts w:hint="eastAsia"/>
        </w:rPr>
        <w:t>规则操作功能实现</w:t>
      </w:r>
      <w:bookmarkEnd w:id="287"/>
      <w:bookmarkEnd w:id="288"/>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B17294">
        <w:rPr>
          <w:rFonts w:ascii="Arial" w:eastAsia="宋体" w:hAnsi="Arial" w:hint="eastAsia"/>
          <w:sz w:val="24"/>
          <w:szCs w:val="24"/>
        </w:rPr>
        <w:t>Cache</w:t>
      </w:r>
      <w:r w:rsidR="007043A0" w:rsidRPr="00B17294">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B17294">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r w:rsidR="00461394" w:rsidRPr="00CB77F8">
        <w:rPr>
          <w:rFonts w:ascii="宋体" w:eastAsia="宋体" w:hAnsi="宋体" w:hint="eastAsia"/>
          <w:sz w:val="24"/>
          <w:szCs w:val="24"/>
        </w:rPr>
        <w:t>、</w:t>
      </w:r>
      <w:bookmarkStart w:id="289" w:name="_Hlk36331730"/>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89"/>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B17294">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0" w:name="_Toc36736581"/>
      <w:bookmarkStart w:id="291" w:name="_Toc36852291"/>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0"/>
      <w:bookmarkEnd w:id="291"/>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B17294">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B17294">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B17294">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B17294">
        <w:rPr>
          <w:rFonts w:ascii="Arial" w:eastAsia="宋体" w:hAnsi="Arial"/>
          <w:sz w:val="24"/>
          <w:szCs w:val="24"/>
        </w:rPr>
        <w:t>syncRunnerService</w:t>
      </w:r>
      <w:r w:rsidR="00E76F44">
        <w:rPr>
          <w:rFonts w:ascii="宋体" w:eastAsia="宋体" w:hAnsi="宋体" w:hint="eastAsia"/>
          <w:sz w:val="24"/>
          <w:szCs w:val="24"/>
        </w:rPr>
        <w:t>的</w:t>
      </w:r>
      <w:r w:rsidR="008A7B1A" w:rsidRPr="00B17294">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B17294">
        <w:rPr>
          <w:rFonts w:ascii="Arial" w:eastAsia="宋体" w:hAnsi="Arial" w:hint="eastAsia"/>
          <w:sz w:val="24"/>
          <w:szCs w:val="24"/>
        </w:rPr>
        <w:t>get</w:t>
      </w:r>
      <w:r w:rsidRPr="00B17294">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B17294">
        <w:rPr>
          <w:rFonts w:ascii="Arial" w:eastAsia="宋体" w:hAnsi="Arial" w:hint="eastAsia"/>
          <w:sz w:val="24"/>
          <w:szCs w:val="24"/>
        </w:rPr>
        <w:t>get</w:t>
      </w:r>
      <w:r w:rsidR="00F65A17" w:rsidRPr="00B17294">
        <w:rPr>
          <w:rFonts w:ascii="Arial" w:eastAsia="宋体" w:hAnsi="Arial"/>
          <w:sz w:val="24"/>
          <w:szCs w:val="24"/>
        </w:rPr>
        <w:t>Rules</w:t>
      </w:r>
      <w:r w:rsidR="00F65A17">
        <w:rPr>
          <w:rFonts w:ascii="宋体" w:eastAsia="宋体" w:hAnsi="宋体" w:hint="eastAsia"/>
          <w:sz w:val="24"/>
          <w:szCs w:val="24"/>
        </w:rPr>
        <w:t>方法中调用</w:t>
      </w:r>
      <w:r w:rsidR="00F65A17" w:rsidRPr="00B17294">
        <w:rPr>
          <w:rFonts w:ascii="Arial" w:eastAsia="宋体" w:hAnsi="Arial" w:hint="eastAsia"/>
          <w:sz w:val="24"/>
          <w:szCs w:val="24"/>
        </w:rPr>
        <w:t>CacheUtils</w:t>
      </w:r>
      <w:r w:rsidR="00F65A17">
        <w:rPr>
          <w:rFonts w:ascii="宋体" w:eastAsia="宋体" w:hAnsi="宋体" w:hint="eastAsia"/>
          <w:sz w:val="24"/>
          <w:szCs w:val="24"/>
        </w:rPr>
        <w:t>的</w:t>
      </w:r>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r w:rsidR="00F65A17">
        <w:rPr>
          <w:rFonts w:ascii="宋体" w:eastAsia="宋体" w:hAnsi="宋体" w:hint="eastAsia"/>
          <w:sz w:val="24"/>
          <w:szCs w:val="24"/>
        </w:rPr>
        <w:t>方法，将查询到的规则缓存在</w:t>
      </w:r>
      <w:r w:rsidR="00F65A17" w:rsidRPr="00B17294">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B17294">
              <w:rPr>
                <w:rFonts w:ascii="Arial" w:eastAsia="宋体" w:hAnsi="Arial"/>
                <w:szCs w:val="21"/>
              </w:rPr>
              <w:t>public</w:t>
            </w: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proofErr w:type="gramStart"/>
            <w:r w:rsidRPr="00B17294">
              <w:rPr>
                <w:rFonts w:ascii="Arial" w:eastAsia="宋体" w:hAnsi="Arial"/>
                <w:szCs w:val="21"/>
              </w:rPr>
              <w:t>createConfig</w:t>
            </w:r>
            <w:r w:rsidRPr="007D6BDE">
              <w:rPr>
                <w:rFonts w:ascii="宋体" w:eastAsia="宋体" w:hAnsi="宋体"/>
                <w:szCs w:val="21"/>
              </w:rPr>
              <w:t>(</w:t>
            </w:r>
            <w:proofErr w:type="gramEnd"/>
            <w:r w:rsidRPr="00B17294">
              <w:rPr>
                <w:rFonts w:ascii="Arial" w:eastAsia="宋体" w:hAnsi="Arial"/>
                <w:szCs w:val="21"/>
              </w:rPr>
              <w:t>RuleContent</w:t>
            </w:r>
            <w:r w:rsidRPr="007D6BDE">
              <w:rPr>
                <w:rFonts w:ascii="宋体" w:eastAsia="宋体" w:hAnsi="宋体"/>
                <w:szCs w:val="21"/>
              </w:rPr>
              <w:t xml:space="preserve"> </w:t>
            </w:r>
            <w:r w:rsidRPr="00B17294">
              <w:rPr>
                <w:rFonts w:ascii="Arial" w:eastAsia="宋体" w:hAnsi="Arial"/>
                <w:szCs w:val="21"/>
              </w:rPr>
              <w:t>ruleContent</w:t>
            </w:r>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validate</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sceneRuleService</w:t>
            </w:r>
            <w:r w:rsidRPr="001244DA">
              <w:rPr>
                <w:rFonts w:ascii="Arial" w:eastAsia="宋体" w:hAnsi="Arial"/>
                <w:szCs w:val="21"/>
              </w:rPr>
              <w:t>.</w:t>
            </w:r>
            <w:r w:rsidRPr="00B17294">
              <w:rPr>
                <w:rFonts w:ascii="Arial" w:eastAsia="宋体" w:hAnsi="Arial"/>
                <w:szCs w:val="21"/>
              </w:rPr>
              <w:t>cantians</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Pr="00B17294">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syncRunnerService</w:t>
            </w:r>
            <w:r w:rsidRPr="001244DA">
              <w:rPr>
                <w:rFonts w:ascii="Arial" w:eastAsia="宋体" w:hAnsi="Arial"/>
                <w:szCs w:val="21"/>
              </w:rPr>
              <w:t>.</w:t>
            </w:r>
            <w:r w:rsidRPr="00B17294">
              <w:rPr>
                <w:rFonts w:ascii="Arial" w:eastAsia="宋体" w:hAnsi="Arial"/>
                <w:szCs w:val="21"/>
              </w:rPr>
              <w:t>syncCreateApplyWithExtend</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String</w:t>
            </w:r>
            <w:r w:rsidRPr="007D6BDE">
              <w:rPr>
                <w:rFonts w:ascii="宋体" w:eastAsia="宋体" w:hAnsi="宋体"/>
                <w:szCs w:val="21"/>
              </w:rPr>
              <w:t xml:space="preserve"> </w:t>
            </w:r>
            <w:r w:rsidRPr="00B17294">
              <w:rPr>
                <w:rFonts w:ascii="Arial" w:eastAsia="宋体" w:hAnsi="Arial"/>
                <w:szCs w:val="21"/>
              </w:rPr>
              <w:t>JsonStr</w:t>
            </w:r>
            <w:r w:rsidRPr="007D6BDE">
              <w:rPr>
                <w:rFonts w:ascii="宋体" w:eastAsia="宋体" w:hAnsi="宋体"/>
                <w:szCs w:val="21"/>
              </w:rPr>
              <w:t xml:space="preserve"> </w:t>
            </w:r>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r w:rsidRPr="007D6BDE">
              <w:rPr>
                <w:rFonts w:ascii="宋体" w:eastAsia="宋体" w:hAnsi="宋体"/>
                <w:szCs w:val="21"/>
              </w:rPr>
              <w:t>(</w:t>
            </w:r>
            <w:r w:rsidRPr="00B17294">
              <w:rPr>
                <w:rFonts w:ascii="Arial" w:eastAsia="宋体" w:hAnsi="Arial"/>
                <w:szCs w:val="21"/>
              </w:rPr>
              <w:t>ruleContent</w:t>
            </w:r>
            <w:proofErr w:type="gramStart"/>
            <w:r w:rsidRPr="007D6BDE">
              <w:rPr>
                <w:rFonts w:ascii="宋体" w:eastAsia="宋体" w:hAnsi="宋体"/>
                <w:szCs w:val="21"/>
              </w:rPr>
              <w:t>)</w:t>
            </w:r>
            <w:r w:rsidRPr="001244DA">
              <w:rPr>
                <w:rFonts w:ascii="Arial" w:eastAsia="宋体" w:hAnsi="Arial"/>
                <w:szCs w:val="21"/>
              </w:rPr>
              <w:t>.</w:t>
            </w:r>
            <w:r w:rsidRPr="00B17294">
              <w:rPr>
                <w:rFonts w:ascii="Arial" w:eastAsia="宋体" w:hAnsi="Arial"/>
                <w:szCs w:val="21"/>
              </w:rPr>
              <w:t>toString</w:t>
            </w:r>
            <w:proofErr w:type="gramEnd"/>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xml:space="preserve"> = </w:t>
            </w:r>
            <w:r w:rsidRPr="00B17294">
              <w:rPr>
                <w:rFonts w:ascii="Arial" w:eastAsia="宋体" w:hAnsi="Arial"/>
                <w:szCs w:val="21"/>
              </w:rPr>
              <w:t>sceneRuleDraftDao</w:t>
            </w:r>
            <w:r w:rsidRPr="001244DA">
              <w:rPr>
                <w:rFonts w:ascii="Arial" w:eastAsia="宋体" w:hAnsi="Arial"/>
                <w:szCs w:val="21"/>
              </w:rPr>
              <w:t>.</w:t>
            </w:r>
            <w:r w:rsidRPr="00B17294">
              <w:rPr>
                <w:rFonts w:ascii="Arial" w:eastAsia="宋体" w:hAnsi="Arial"/>
                <w:szCs w:val="21"/>
              </w:rPr>
              <w:t>inset</w:t>
            </w:r>
            <w:r w:rsidRPr="007D6BDE">
              <w:rPr>
                <w:rFonts w:ascii="宋体" w:eastAsia="宋体" w:hAnsi="宋体"/>
                <w:szCs w:val="21"/>
              </w:rPr>
              <w:t>(</w:t>
            </w:r>
            <w:r w:rsidRPr="00B17294">
              <w:rPr>
                <w:rFonts w:ascii="Arial" w:eastAsia="宋体" w:hAnsi="Arial"/>
                <w:szCs w:val="21"/>
              </w:rPr>
              <w:t>JsonStr</w:t>
            </w:r>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00494F41" w:rsidRPr="00B17294">
              <w:rPr>
                <w:rFonts w:ascii="Arial" w:eastAsia="宋体" w:hAnsi="Arial" w:hint="eastAsia"/>
                <w:szCs w:val="21"/>
              </w:rPr>
              <w:t>Runtime</w:t>
            </w:r>
            <w:r w:rsidRPr="00B17294">
              <w:rPr>
                <w:rFonts w:ascii="Arial" w:eastAsia="宋体" w:hAnsi="Arial"/>
                <w:szCs w:val="21"/>
              </w:rPr>
              <w:t>Exception</w:t>
            </w:r>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return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w:t>
            </w:r>
          </w:p>
          <w:p w14:paraId="503652EA" w14:textId="4F17C87A" w:rsidR="007D6BDE" w:rsidRDefault="007D6BDE" w:rsidP="00D870B1">
            <w:pPr>
              <w:ind w:firstLine="420"/>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B17294">
              <w:rPr>
                <w:rFonts w:ascii="Arial" w:eastAsia="宋体" w:hAnsi="Arial"/>
                <w:szCs w:val="21"/>
              </w:rPr>
              <w:t>public</w:t>
            </w:r>
            <w:r w:rsidRPr="00755494">
              <w:rPr>
                <w:rFonts w:ascii="宋体" w:eastAsia="宋体" w:hAnsi="宋体"/>
                <w:szCs w:val="21"/>
              </w:rPr>
              <w:t> </w:t>
            </w:r>
            <w:r w:rsidRPr="00B17294">
              <w:rPr>
                <w:rFonts w:ascii="Arial" w:eastAsia="宋体" w:hAnsi="Arial"/>
                <w:szCs w:val="21"/>
              </w:rPr>
              <w:t>Response</w:t>
            </w:r>
            <w:r w:rsidRPr="00755494">
              <w:rPr>
                <w:rFonts w:ascii="宋体" w:eastAsia="宋体" w:hAnsi="宋体"/>
                <w:szCs w:val="21"/>
              </w:rPr>
              <w:t>&lt;</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&gt;&gt; </w:t>
            </w:r>
            <w:proofErr w:type="gramStart"/>
            <w:r w:rsidRPr="00B17294">
              <w:rPr>
                <w:rFonts w:ascii="Arial" w:eastAsia="宋体" w:hAnsi="Arial"/>
                <w:szCs w:val="21"/>
              </w:rPr>
              <w:t>getRules</w:t>
            </w:r>
            <w:r w:rsidRPr="00755494">
              <w:rPr>
                <w:rFonts w:ascii="宋体" w:eastAsia="宋体" w:hAnsi="宋体"/>
                <w:szCs w:val="21"/>
              </w:rPr>
              <w:t>(</w:t>
            </w:r>
            <w:proofErr w:type="gramEnd"/>
            <w:r w:rsidRPr="00B17294">
              <w:rPr>
                <w:rFonts w:ascii="Arial" w:eastAsia="宋体" w:hAnsi="Arial"/>
                <w:szCs w:val="21"/>
              </w:rPr>
              <w:t>RuleQuery</w:t>
            </w:r>
            <w:r w:rsidRPr="00755494">
              <w:rPr>
                <w:rFonts w:ascii="宋体" w:eastAsia="宋体" w:hAnsi="宋体"/>
                <w:szCs w:val="21"/>
              </w:rPr>
              <w:t> </w:t>
            </w:r>
            <w:r w:rsidRPr="00B17294">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validate</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SceneRulePO</w:t>
            </w:r>
            <w:r w:rsidRPr="00755494">
              <w:rPr>
                <w:rFonts w:ascii="宋体" w:eastAsia="宋体" w:hAnsi="宋体"/>
                <w:szCs w:val="21"/>
              </w:rPr>
              <w:t>&gt; </w:t>
            </w:r>
            <w:r w:rsidRPr="00B17294">
              <w:rPr>
                <w:rFonts w:ascii="Arial" w:eastAsia="宋体" w:hAnsi="Arial"/>
                <w:szCs w:val="21"/>
              </w:rPr>
              <w:t>rulePOList</w:t>
            </w:r>
            <w:r w:rsidRPr="00755494">
              <w:rPr>
                <w:rFonts w:ascii="宋体" w:eastAsia="宋体" w:hAnsi="宋体"/>
                <w:szCs w:val="21"/>
              </w:rPr>
              <w:t> = </w:t>
            </w:r>
            <w:r w:rsidRPr="00B17294">
              <w:rPr>
                <w:rFonts w:ascii="Arial" w:eastAsia="宋体" w:hAnsi="Arial"/>
                <w:szCs w:val="21"/>
              </w:rPr>
              <w:t>sceneRuleDao</w:t>
            </w:r>
            <w:r w:rsidRPr="001244DA">
              <w:rPr>
                <w:rFonts w:ascii="Arial" w:eastAsia="宋体" w:hAnsi="Arial"/>
                <w:szCs w:val="21"/>
              </w:rPr>
              <w:t>.</w:t>
            </w:r>
            <w:r w:rsidRPr="00B17294">
              <w:rPr>
                <w:rFonts w:ascii="Arial" w:eastAsia="宋体" w:hAnsi="Arial"/>
                <w:szCs w:val="21"/>
              </w:rPr>
              <w:t>get</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r w:rsidRPr="00B17294">
              <w:rPr>
                <w:rFonts w:ascii="Arial" w:eastAsia="宋体" w:hAnsi="Arial"/>
                <w:szCs w:val="21"/>
              </w:rPr>
              <w:t>redis</w:t>
            </w:r>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CacheUtils</w:t>
            </w:r>
            <w:r w:rsidRPr="001244DA">
              <w:rPr>
                <w:rFonts w:ascii="Arial" w:eastAsia="宋体" w:hAnsi="Arial"/>
                <w:szCs w:val="21"/>
              </w:rPr>
              <w:t>.</w:t>
            </w:r>
            <w:r w:rsidRPr="00B17294">
              <w:rPr>
                <w:rFonts w:ascii="Arial" w:eastAsia="宋体" w:hAnsi="Arial"/>
                <w:szCs w:val="21"/>
              </w:rPr>
              <w:t>cacheRules</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B17294">
              <w:rPr>
                <w:rFonts w:ascii="Arial" w:eastAsia="宋体" w:hAnsi="Arial"/>
                <w:szCs w:val="21"/>
              </w:rPr>
              <w:t>po</w:t>
            </w:r>
            <w:r w:rsidRPr="00755494">
              <w:rPr>
                <w:rFonts w:ascii="宋体" w:eastAsia="宋体" w:hAnsi="宋体"/>
                <w:szCs w:val="21"/>
              </w:rPr>
              <w:t>转换成</w:t>
            </w:r>
            <w:r w:rsidRPr="00B17294">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 </w:t>
            </w:r>
            <w:r w:rsidRPr="00B17294">
              <w:rPr>
                <w:rFonts w:ascii="Arial" w:eastAsia="宋体" w:hAnsi="Arial"/>
                <w:szCs w:val="21"/>
              </w:rPr>
              <w:t>ruleDTOList</w:t>
            </w:r>
            <w:r w:rsidRPr="00755494">
              <w:rPr>
                <w:rFonts w:ascii="宋体" w:eastAsia="宋体" w:hAnsi="宋体"/>
                <w:szCs w:val="21"/>
              </w:rPr>
              <w:t> = </w:t>
            </w:r>
            <w:r w:rsidRPr="00B17294">
              <w:rPr>
                <w:rFonts w:ascii="Arial" w:eastAsia="宋体" w:hAnsi="Arial"/>
                <w:szCs w:val="21"/>
              </w:rPr>
              <w:t>transfer</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return</w:t>
            </w:r>
            <w:r w:rsidRPr="00755494">
              <w:rPr>
                <w:rFonts w:ascii="宋体" w:eastAsia="宋体" w:hAnsi="宋体"/>
                <w:szCs w:val="21"/>
              </w:rPr>
              <w:t> </w:t>
            </w:r>
            <w:r w:rsidRPr="00B17294">
              <w:rPr>
                <w:rFonts w:ascii="Arial" w:eastAsia="宋体" w:hAnsi="Arial"/>
                <w:szCs w:val="21"/>
              </w:rPr>
              <w:t>Response</w:t>
            </w:r>
            <w:r w:rsidRPr="001244DA">
              <w:rPr>
                <w:rFonts w:ascii="Arial" w:eastAsia="宋体" w:hAnsi="Arial"/>
                <w:szCs w:val="21"/>
              </w:rPr>
              <w:t>.</w:t>
            </w:r>
            <w:r w:rsidRPr="00B17294">
              <w:rPr>
                <w:rFonts w:ascii="Arial" w:eastAsia="宋体" w:hAnsi="Arial"/>
                <w:szCs w:val="21"/>
              </w:rPr>
              <w:t>SUCCESS</w:t>
            </w:r>
            <w:r w:rsidRPr="00755494">
              <w:rPr>
                <w:rFonts w:ascii="宋体" w:eastAsia="宋体" w:hAnsi="宋体"/>
                <w:szCs w:val="21"/>
              </w:rPr>
              <w:t>(</w:t>
            </w:r>
            <w:r w:rsidRPr="00B17294">
              <w:rPr>
                <w:rFonts w:ascii="Arial" w:eastAsia="宋体" w:hAnsi="Arial"/>
                <w:szCs w:val="21"/>
              </w:rPr>
              <w:t>ruleDTOList</w:t>
            </w:r>
            <w:r w:rsidRPr="00755494">
              <w:rPr>
                <w:rFonts w:ascii="宋体" w:eastAsia="宋体" w:hAnsi="宋体"/>
                <w:szCs w:val="21"/>
              </w:rPr>
              <w:t>);</w:t>
            </w:r>
          </w:p>
          <w:p w14:paraId="6C873064" w14:textId="51D9BEC1"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2" w:name="_Toc36736582"/>
      <w:bookmarkStart w:id="293"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2"/>
      <w:bookmarkEnd w:id="293"/>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4" w:name="_Toc36736583"/>
      <w:bookmarkStart w:id="295" w:name="_Toc36852293"/>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4"/>
      <w:bookmarkEnd w:id="295"/>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6" w:name="_Toc36736584"/>
      <w:bookmarkStart w:id="297" w:name="_Toc3685229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6"/>
      <w:bookmarkEnd w:id="297"/>
    </w:p>
    <w:p w14:paraId="7BB85171" w14:textId="690BCAA8" w:rsidR="00BD2023" w:rsidRDefault="001F7239" w:rsidP="00BF4990">
      <w:pPr>
        <w:pStyle w:val="3"/>
        <w:numPr>
          <w:ilvl w:val="2"/>
          <w:numId w:val="52"/>
        </w:numPr>
      </w:pPr>
      <w:bookmarkStart w:id="298" w:name="_Toc36642709"/>
      <w:bookmarkStart w:id="299" w:name="_Toc36643281"/>
      <w:bookmarkStart w:id="300" w:name="_Toc36732804"/>
      <w:bookmarkStart w:id="301" w:name="_Toc36852251"/>
      <w:r w:rsidRPr="001F7239">
        <w:rPr>
          <w:rFonts w:hint="eastAsia"/>
        </w:rPr>
        <w:t>日志查询功能实现</w:t>
      </w:r>
      <w:bookmarkEnd w:id="298"/>
      <w:bookmarkEnd w:id="299"/>
      <w:bookmarkEnd w:id="300"/>
      <w:bookmarkEnd w:id="301"/>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proofErr w:type="gramStart"/>
      <w:r w:rsidR="00890175">
        <w:rPr>
          <w:rFonts w:ascii="宋体" w:eastAsia="宋体" w:hAnsi="宋体" w:hint="eastAsia"/>
          <w:sz w:val="24"/>
          <w:szCs w:val="28"/>
        </w:rPr>
        <w:t>类负责</w:t>
      </w:r>
      <w:proofErr w:type="gramEnd"/>
      <w:r w:rsidR="00890175">
        <w:rPr>
          <w:rFonts w:ascii="宋体" w:eastAsia="宋体" w:hAnsi="宋体" w:hint="eastAsia"/>
          <w:sz w:val="24"/>
          <w:szCs w:val="28"/>
        </w:rPr>
        <w:t>规则命中和规则未命中相关操作。</w:t>
      </w:r>
      <w:r w:rsidR="00890175" w:rsidRPr="00B17294">
        <w:rPr>
          <w:rFonts w:ascii="Arial" w:eastAsia="宋体" w:hAnsi="Arial" w:hint="eastAsia"/>
          <w:sz w:val="24"/>
          <w:szCs w:val="24"/>
        </w:rPr>
        <w:t>get</w:t>
      </w:r>
      <w:r w:rsidR="00890175" w:rsidRPr="00B17294">
        <w:rPr>
          <w:rFonts w:ascii="Arial" w:eastAsia="宋体" w:hAnsi="Arial"/>
          <w:sz w:val="24"/>
          <w:szCs w:val="24"/>
        </w:rPr>
        <w:t>HitRecord</w:t>
      </w:r>
      <w:r w:rsidR="00890175">
        <w:rPr>
          <w:rFonts w:ascii="宋体" w:eastAsia="宋体" w:hAnsi="宋体" w:hint="eastAsia"/>
          <w:sz w:val="24"/>
          <w:szCs w:val="24"/>
        </w:rPr>
        <w:t>调用</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proofErr w:type="gramStart"/>
            <w:r w:rsidRPr="00B17294">
              <w:rPr>
                <w:rFonts w:ascii="Arial" w:eastAsia="宋体" w:hAnsi="Arial"/>
              </w:rPr>
              <w:t>getHitRecord</w:t>
            </w:r>
            <w:r w:rsidRPr="00607BEA">
              <w:rPr>
                <w:rFonts w:ascii="宋体" w:eastAsia="宋体" w:hAnsi="宋体"/>
              </w:rPr>
              <w:t>(</w:t>
            </w:r>
            <w:proofErr w:type="gramEnd"/>
            <w:r w:rsidR="00E43D30" w:rsidRPr="00B17294">
              <w:rPr>
                <w:rFonts w:ascii="Arial" w:eastAsia="宋体" w:hAnsi="Arial"/>
              </w:rPr>
              <w:t>RecordQuery</w:t>
            </w:r>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OrderHitRecordDTO</w:t>
            </w:r>
            <w:r w:rsidRPr="00607BEA">
              <w:rPr>
                <w:rFonts w:ascii="宋体" w:eastAsia="宋体" w:hAnsi="宋体"/>
              </w:rPr>
              <w:t xml:space="preserve"> </w:t>
            </w:r>
            <w:r w:rsidR="00EA1603" w:rsidRPr="00B17294">
              <w:rPr>
                <w:rFonts w:ascii="Arial" w:eastAsia="宋体" w:hAnsi="Arial"/>
              </w:rPr>
              <w:t>r</w:t>
            </w:r>
            <w:r w:rsidRPr="00B17294">
              <w:rPr>
                <w:rFonts w:ascii="Arial" w:eastAsia="宋体" w:hAnsi="Arial"/>
              </w:rPr>
              <w:t>ecordDTO</w:t>
            </w:r>
            <w:r w:rsidRPr="00607BEA">
              <w:rPr>
                <w:rFonts w:ascii="宋体" w:eastAsia="宋体" w:hAnsi="宋体"/>
              </w:rPr>
              <w:t xml:space="preserve"> = </w:t>
            </w:r>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proofErr w:type="gramStart"/>
            <w:r w:rsidRPr="00B17294">
              <w:rPr>
                <w:rFonts w:ascii="Arial" w:eastAsia="宋体" w:hAnsi="Arial"/>
              </w:rPr>
              <w:t>OrderHitRecordVo</w:t>
            </w:r>
            <w:r w:rsidRPr="00607BEA">
              <w:rPr>
                <w:rFonts w:ascii="宋体" w:eastAsia="宋体" w:hAnsi="宋体"/>
              </w:rPr>
              <w:t>(</w:t>
            </w:r>
            <w:proofErr w:type="gram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proofErr w:type="gramStart"/>
            <w:r w:rsidRPr="00B17294">
              <w:rPr>
                <w:rFonts w:ascii="Arial" w:eastAsia="宋体" w:hAnsi="Arial"/>
              </w:rPr>
              <w:t>transfer</w:t>
            </w:r>
            <w:r w:rsidRPr="00607BEA">
              <w:rPr>
                <w:rFonts w:ascii="宋体" w:eastAsia="宋体" w:hAnsi="宋体"/>
              </w:rPr>
              <w:t>(</w:t>
            </w:r>
            <w:proofErr w:type="gramEnd"/>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 </w:t>
            </w:r>
            <w:r w:rsidRPr="00B17294">
              <w:rPr>
                <w:rFonts w:ascii="Arial" w:eastAsia="宋体" w:hAnsi="Arial"/>
              </w:rPr>
              <w:t>Response</w:t>
            </w:r>
            <w:r w:rsidRPr="001244DA">
              <w:rPr>
                <w:rFonts w:ascii="Arial" w:eastAsia="宋体" w:hAnsi="Arial"/>
              </w:rPr>
              <w:t>.</w:t>
            </w:r>
            <w:r w:rsidRPr="00B17294">
              <w:rPr>
                <w:rFonts w:ascii="Arial" w:eastAsia="宋体" w:hAnsi="Arial"/>
              </w:rPr>
              <w:t>SUCCESS</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2" w:name="_Toc36736585"/>
      <w:bookmarkStart w:id="303" w:name="_Toc36852295"/>
      <w:bookmarkStart w:id="304" w:name="_Toc36642710"/>
      <w:bookmarkStart w:id="305" w:name="_Toc36643282"/>
      <w:bookmarkStart w:id="306" w:name="_Toc3673280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2"/>
      <w:bookmarkEnd w:id="303"/>
    </w:p>
    <w:p w14:paraId="7084FDA4" w14:textId="297B1A16" w:rsidR="001F7239" w:rsidRDefault="000459FC" w:rsidP="00BF4990">
      <w:pPr>
        <w:pStyle w:val="3"/>
        <w:numPr>
          <w:ilvl w:val="2"/>
          <w:numId w:val="52"/>
        </w:numPr>
      </w:pPr>
      <w:bookmarkStart w:id="307" w:name="_Toc36852252"/>
      <w:r>
        <w:rPr>
          <w:rFonts w:hint="eastAsia"/>
        </w:rPr>
        <w:t>规则过期告警功能实现</w:t>
      </w:r>
      <w:bookmarkEnd w:id="304"/>
      <w:bookmarkEnd w:id="305"/>
      <w:bookmarkEnd w:id="306"/>
      <w:bookmarkEnd w:id="307"/>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r w:rsidRPr="00B17294">
        <w:rPr>
          <w:rFonts w:ascii="Arial" w:eastAsia="宋体" w:hAnsi="Arial"/>
          <w:sz w:val="24"/>
          <w:szCs w:val="24"/>
        </w:rPr>
        <w:t>RuleManageServiceImpl</w:t>
      </w:r>
      <w:proofErr w:type="gramStart"/>
      <w:r>
        <w:rPr>
          <w:rFonts w:ascii="宋体" w:eastAsia="宋体" w:hAnsi="宋体" w:hint="eastAsia"/>
          <w:sz w:val="24"/>
          <w:szCs w:val="24"/>
        </w:rPr>
        <w:t>类实现</w:t>
      </w:r>
      <w:proofErr w:type="gramEnd"/>
      <w:r>
        <w:rPr>
          <w:rFonts w:ascii="宋体" w:eastAsia="宋体" w:hAnsi="宋体" w:hint="eastAsia"/>
          <w:sz w:val="24"/>
          <w:szCs w:val="24"/>
        </w:rPr>
        <w:t>了延时任务中心的回调接口，当任务快过期时，</w:t>
      </w:r>
      <w:r w:rsidR="004243CA">
        <w:rPr>
          <w:rFonts w:ascii="宋体" w:eastAsia="宋体" w:hAnsi="宋体" w:hint="eastAsia"/>
          <w:sz w:val="24"/>
          <w:szCs w:val="24"/>
        </w:rPr>
        <w:t>延时任务中心会回调</w:t>
      </w:r>
      <w:r w:rsidR="004243CA" w:rsidRPr="00B17294">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proofErr w:type="gramStart"/>
            <w:r w:rsidRPr="00B17294">
              <w:rPr>
                <w:rFonts w:ascii="Arial" w:eastAsia="宋体" w:hAnsi="Arial"/>
              </w:rPr>
              <w:t>callBackTimeOutTask</w:t>
            </w:r>
            <w:r w:rsidRPr="001F19AD">
              <w:rPr>
                <w:rFonts w:ascii="宋体" w:eastAsia="宋体" w:hAnsi="宋体"/>
              </w:rPr>
              <w:t>(</w:t>
            </w:r>
            <w:proofErr w:type="gramEnd"/>
            <w:r w:rsidRPr="00B17294">
              <w:rPr>
                <w:rFonts w:ascii="Arial" w:eastAsia="宋体" w:hAnsi="Arial"/>
              </w:rPr>
              <w:t>String</w:t>
            </w:r>
            <w:r w:rsidRPr="001F19AD">
              <w:rPr>
                <w:rFonts w:ascii="宋体" w:eastAsia="宋体" w:hAnsi="宋体"/>
              </w:rPr>
              <w:t xml:space="preserve"> </w:t>
            </w:r>
            <w:r w:rsidRPr="00B17294">
              <w:rPr>
                <w:rFonts w:ascii="Arial" w:eastAsia="宋体" w:hAnsi="Arial"/>
              </w:rPr>
              <w:t>ruleName</w:t>
            </w:r>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B17294">
              <w:rPr>
                <w:rFonts w:ascii="Arial" w:eastAsia="宋体" w:hAnsi="Arial" w:hint="eastAsia"/>
              </w:rPr>
              <w:t>prepare</w:t>
            </w:r>
            <w:r w:rsidRPr="00B17294">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B17294">
              <w:rPr>
                <w:rFonts w:ascii="Arial" w:eastAsia="宋体" w:hAnsi="Arial"/>
              </w:rPr>
              <w:t>SimpleEmail</w:t>
            </w:r>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r w:rsidRPr="00B17294">
              <w:rPr>
                <w:rFonts w:ascii="Arial" w:eastAsia="宋体" w:hAnsi="Arial"/>
              </w:rPr>
              <w:t>prepareEmail</w:t>
            </w:r>
            <w:r>
              <w:rPr>
                <w:rFonts w:ascii="宋体" w:eastAsia="宋体" w:hAnsi="宋体"/>
              </w:rPr>
              <w:t>(</w:t>
            </w:r>
            <w:r w:rsidRPr="00B17294">
              <w:rPr>
                <w:rFonts w:ascii="Arial" w:eastAsia="宋体" w:hAnsi="Arial" w:hint="eastAsia"/>
              </w:rPr>
              <w:t>rule</w:t>
            </w:r>
            <w:r w:rsidRPr="00B17294">
              <w:rPr>
                <w:rFonts w:ascii="Arial" w:eastAsia="宋体" w:hAnsi="Arial"/>
              </w:rPr>
              <w:t>Name</w:t>
            </w:r>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r w:rsidRPr="00B17294">
              <w:rPr>
                <w:rFonts w:ascii="Arial" w:eastAsia="宋体" w:hAnsi="Arial"/>
              </w:rPr>
              <w:t>Mail</w:t>
            </w:r>
            <w:r w:rsidRPr="001244DA">
              <w:rPr>
                <w:rFonts w:ascii="Arial" w:eastAsia="宋体" w:hAnsi="Arial"/>
              </w:rPr>
              <w:t>.</w:t>
            </w:r>
            <w:r w:rsidRPr="00B17294">
              <w:rPr>
                <w:rFonts w:ascii="Arial" w:eastAsia="宋体" w:hAnsi="Arial"/>
              </w:rPr>
              <w:t>send</w:t>
            </w:r>
            <w:r>
              <w:rPr>
                <w:rFonts w:ascii="宋体" w:eastAsia="宋体" w:hAnsi="宋体"/>
              </w:rPr>
              <w:t>();</w:t>
            </w:r>
          </w:p>
          <w:p w14:paraId="6145340A" w14:textId="103FD396" w:rsidR="00C46475" w:rsidRDefault="001F19AD" w:rsidP="005B1509">
            <w:pPr>
              <w:keepNext/>
              <w:ind w:firstLine="420"/>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08" w:name="_Toc36736586"/>
      <w:bookmarkStart w:id="309" w:name="_Toc36852296"/>
      <w:bookmarkStart w:id="310" w:name="_Toc36642711"/>
      <w:bookmarkStart w:id="311" w:name="_Toc36643283"/>
      <w:bookmarkStart w:id="312" w:name="_Toc3673280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08"/>
      <w:bookmarkEnd w:id="309"/>
    </w:p>
    <w:p w14:paraId="6A8AA5BE" w14:textId="0C97AEE2" w:rsidR="002F705B" w:rsidRDefault="007C182E" w:rsidP="00BF4990">
      <w:pPr>
        <w:pStyle w:val="2"/>
        <w:numPr>
          <w:ilvl w:val="1"/>
          <w:numId w:val="52"/>
        </w:numPr>
      </w:pPr>
      <w:bookmarkStart w:id="313" w:name="_Toc36852253"/>
      <w:r>
        <w:rPr>
          <w:rFonts w:hint="eastAsia"/>
        </w:rPr>
        <w:t>规则预处理模块</w:t>
      </w:r>
      <w:bookmarkEnd w:id="310"/>
      <w:bookmarkEnd w:id="311"/>
      <w:bookmarkEnd w:id="312"/>
      <w:bookmarkEnd w:id="313"/>
    </w:p>
    <w:p w14:paraId="321CC841" w14:textId="1F07236A" w:rsidR="00B80175" w:rsidRPr="00B80175" w:rsidRDefault="00B80175" w:rsidP="00BF4990">
      <w:pPr>
        <w:pStyle w:val="3"/>
        <w:numPr>
          <w:ilvl w:val="2"/>
          <w:numId w:val="52"/>
        </w:numPr>
      </w:pPr>
      <w:bookmarkStart w:id="314" w:name="_Toc36642712"/>
      <w:bookmarkStart w:id="315" w:name="_Toc36643284"/>
      <w:bookmarkStart w:id="316" w:name="_Toc36732807"/>
      <w:bookmarkStart w:id="317" w:name="_Toc36852254"/>
      <w:r>
        <w:rPr>
          <w:rFonts w:hint="eastAsia"/>
        </w:rPr>
        <w:t>规则预处理模块设计</w:t>
      </w:r>
      <w:bookmarkEnd w:id="314"/>
      <w:bookmarkEnd w:id="315"/>
      <w:bookmarkEnd w:id="316"/>
      <w:bookmarkEnd w:id="317"/>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B17294">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B17294">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B17294">
              <w:rPr>
                <w:rFonts w:ascii="Arial" w:eastAsia="宋体" w:hAnsi="Arial"/>
                <w:szCs w:val="21"/>
              </w:rPr>
              <w:t>R</w:t>
            </w:r>
            <w:r w:rsidRPr="00B17294">
              <w:rPr>
                <w:rFonts w:ascii="Arial" w:eastAsia="宋体" w:hAnsi="Arial" w:hint="eastAsia"/>
                <w:szCs w:val="21"/>
              </w:rPr>
              <w:t>st</w:t>
            </w:r>
            <w:r w:rsidRPr="005F0985">
              <w:rPr>
                <w:rFonts w:ascii="宋体" w:eastAsia="宋体" w:hAnsi="宋体"/>
                <w:szCs w:val="21"/>
              </w:rPr>
              <w:t xml:space="preserve"> = (((</w:t>
            </w:r>
            <w:r w:rsidRPr="00B17294">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proofErr w:type="gramStart"/>
            <w:r w:rsidRPr="00B17294">
              <w:rPr>
                <w:rFonts w:ascii="Arial" w:eastAsia="宋体" w:hAnsi="Arial"/>
                <w:szCs w:val="21"/>
              </w:rPr>
              <w:t>TRIGGERAT</w:t>
            </w:r>
            <w:r w:rsidRPr="005F0985">
              <w:rPr>
                <w:rFonts w:ascii="宋体" w:eastAsia="宋体" w:hAnsi="宋体"/>
                <w:szCs w:val="21"/>
              </w:rPr>
              <w:t>(</w:t>
            </w:r>
            <w:proofErr w:type="gramEnd"/>
            <w:r w:rsidRPr="00B17294">
              <w:rPr>
                <w:rFonts w:ascii="Arial" w:eastAsia="宋体" w:hAnsi="Arial" w:hint="eastAsia"/>
                <w:szCs w:val="21"/>
              </w:rPr>
              <w:t>trigger</w:t>
            </w:r>
            <w:r w:rsidRPr="00B17294">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orderStatuCondition</w:t>
            </w:r>
            <w:r w:rsidRPr="005F0985">
              <w:rPr>
                <w:rFonts w:ascii="宋体" w:eastAsia="宋体" w:hAnsi="宋体"/>
                <w:szCs w:val="21"/>
              </w:rPr>
              <w:t>))</w:t>
            </w:r>
          </w:p>
        </w:tc>
      </w:tr>
    </w:tbl>
    <w:p w14:paraId="551840CE" w14:textId="52E8D95E" w:rsidR="00FD189F" w:rsidRDefault="00FD189F">
      <w:pPr>
        <w:pStyle w:val="af8"/>
      </w:pPr>
      <w:bookmarkStart w:id="318" w:name="_Toc36736587"/>
      <w:bookmarkStart w:id="319"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18"/>
      <w:bookmarkEnd w:id="319"/>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0" w:name="_Toc36736588"/>
      <w:bookmarkStart w:id="321" w:name="_Toc3685229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0"/>
      <w:bookmarkEnd w:id="321"/>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2" w:name="OLE_LINK17"/>
      <w:bookmarkStart w:id="323" w:name="OLE_LINK18"/>
      <w:r w:rsidRPr="00B17294">
        <w:rPr>
          <w:rFonts w:ascii="Arial" w:eastAsia="宋体" w:hAnsi="Arial"/>
          <w:sz w:val="24"/>
          <w:szCs w:val="24"/>
        </w:rPr>
        <w:t>predictDeliverTimeCondition</w:t>
      </w:r>
      <w:bookmarkEnd w:id="322"/>
      <w:bookmarkEnd w:id="323"/>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4" w:name="_Toc36736589"/>
      <w:bookmarkStart w:id="325" w:name="_Toc36852299"/>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B17294">
        <w:t>predictDeliverTimeCondition</w:t>
      </w:r>
      <w:r w:rsidRPr="004D031E">
        <w:t>节点</w:t>
      </w:r>
      <w:bookmarkEnd w:id="324"/>
      <w:bookmarkEnd w:id="325"/>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6" w:name="_Toc36736590"/>
      <w:bookmarkStart w:id="327" w:name="_Toc36852300"/>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6"/>
      <w:bookmarkEnd w:id="327"/>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B17294">
        <w:rPr>
          <w:rFonts w:ascii="Arial" w:eastAsia="宋体" w:hAnsi="Arial" w:hint="eastAsia"/>
          <w:sz w:val="24"/>
          <w:szCs w:val="24"/>
        </w:rPr>
        <w:t>num</w:t>
      </w:r>
      <w:r w:rsidRPr="00B17294">
        <w:rPr>
          <w:rFonts w:ascii="Arial" w:eastAsia="宋体" w:hAnsi="Arial"/>
          <w:sz w:val="24"/>
          <w:szCs w:val="24"/>
        </w:rPr>
        <w:t>OfArguements</w:t>
      </w:r>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r w:rsidRPr="00B17294">
        <w:rPr>
          <w:rFonts w:ascii="Arial" w:eastAsia="宋体" w:hAnsi="Arial" w:hint="eastAsia"/>
          <w:sz w:val="24"/>
          <w:szCs w:val="24"/>
        </w:rPr>
        <w:t>getNa</w:t>
      </w:r>
      <w:r w:rsidRPr="00B17294">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B17294">
        <w:rPr>
          <w:rFonts w:ascii="Arial" w:eastAsia="宋体" w:hAnsi="Arial" w:hint="eastAsia"/>
          <w:sz w:val="24"/>
          <w:szCs w:val="24"/>
        </w:rPr>
        <w:t>Binary</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和</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r w:rsidRPr="00B17294">
        <w:rPr>
          <w:rFonts w:ascii="Arial" w:eastAsia="宋体" w:hAnsi="Arial" w:hint="eastAsia"/>
          <w:sz w:val="24"/>
          <w:szCs w:val="24"/>
        </w:rPr>
        <w:t>Function</w:t>
      </w:r>
      <w:r w:rsidRPr="00B17294">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B17294">
        <w:rPr>
          <w:rFonts w:ascii="Arial" w:eastAsia="宋体" w:hAnsi="Arial" w:hint="eastAsia"/>
          <w:sz w:val="24"/>
          <w:szCs w:val="24"/>
        </w:rPr>
        <w:t>build</w:t>
      </w:r>
      <w:r w:rsidRPr="00B17294">
        <w:rPr>
          <w:rFonts w:ascii="Arial" w:eastAsia="宋体" w:hAnsi="Arial"/>
          <w:sz w:val="24"/>
          <w:szCs w:val="24"/>
        </w:rPr>
        <w:t>CheckRule</w:t>
      </w:r>
      <w:r>
        <w:rPr>
          <w:rFonts w:ascii="宋体" w:eastAsia="宋体" w:hAnsi="宋体" w:hint="eastAsia"/>
          <w:sz w:val="24"/>
          <w:szCs w:val="24"/>
        </w:rPr>
        <w:t>函数构建的是条件校验规则，以上文描述的树状结构进行构建；</w:t>
      </w:r>
      <w:r w:rsidRPr="00B17294">
        <w:rPr>
          <w:rFonts w:ascii="Arial" w:eastAsia="宋体" w:hAnsi="Arial" w:hint="eastAsia"/>
          <w:sz w:val="24"/>
          <w:szCs w:val="24"/>
        </w:rPr>
        <w:t>build</w:t>
      </w:r>
      <w:r w:rsidRPr="00B17294">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r w:rsidRPr="00B17294">
        <w:rPr>
          <w:rFonts w:ascii="Arial" w:eastAsia="宋体" w:hAnsi="Arial" w:hint="eastAsia"/>
          <w:sz w:val="24"/>
          <w:szCs w:val="24"/>
        </w:rPr>
        <w:t>springboot</w:t>
      </w:r>
      <w:r>
        <w:rPr>
          <w:rFonts w:ascii="宋体" w:eastAsia="宋体" w:hAnsi="宋体" w:hint="eastAsia"/>
          <w:sz w:val="24"/>
          <w:szCs w:val="24"/>
        </w:rPr>
        <w:t>框架进行开发，可以使用</w:t>
      </w:r>
      <w:r w:rsidRPr="00B17294">
        <w:rPr>
          <w:rFonts w:ascii="Arial" w:eastAsia="宋体" w:hAnsi="Arial" w:hint="eastAsia"/>
          <w:sz w:val="24"/>
          <w:szCs w:val="24"/>
        </w:rPr>
        <w:t>springboot</w:t>
      </w:r>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28" w:name="_Toc36642713"/>
      <w:bookmarkStart w:id="329" w:name="_Toc36643285"/>
      <w:bookmarkStart w:id="330" w:name="_Toc36732808"/>
      <w:bookmarkStart w:id="331" w:name="_Toc36852255"/>
      <w:r>
        <w:rPr>
          <w:rFonts w:hint="eastAsia"/>
        </w:rPr>
        <w:t>构建检查规则</w:t>
      </w:r>
      <w:r w:rsidR="001D30B8">
        <w:rPr>
          <w:rFonts w:hint="eastAsia"/>
        </w:rPr>
        <w:t>功能实现</w:t>
      </w:r>
      <w:bookmarkEnd w:id="328"/>
      <w:bookmarkEnd w:id="329"/>
      <w:bookmarkEnd w:id="330"/>
      <w:bookmarkEnd w:id="331"/>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B17294">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B17294">
        <w:rPr>
          <w:rFonts w:ascii="Arial" w:eastAsia="宋体" w:hAnsi="Arial"/>
          <w:sz w:val="24"/>
          <w:szCs w:val="28"/>
        </w:rPr>
        <w:t>SceneRuleConfigDto</w:t>
      </w:r>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r w:rsidRPr="00B17294">
        <w:rPr>
          <w:rFonts w:ascii="Arial" w:eastAsia="宋体" w:hAnsi="Arial" w:hint="eastAsia"/>
          <w:sz w:val="24"/>
          <w:szCs w:val="28"/>
        </w:rPr>
        <w:t>FunctionBuilder</w:t>
      </w:r>
      <w:r>
        <w:rPr>
          <w:rFonts w:ascii="宋体" w:eastAsia="宋体" w:hAnsi="宋体" w:hint="eastAsia"/>
          <w:sz w:val="24"/>
          <w:szCs w:val="28"/>
        </w:rPr>
        <w:t>类</w:t>
      </w:r>
      <w:r w:rsidRPr="00B17294">
        <w:rPr>
          <w:rFonts w:ascii="Arial" w:eastAsia="宋体" w:hAnsi="Arial" w:hint="eastAsia"/>
          <w:sz w:val="24"/>
          <w:szCs w:val="28"/>
        </w:rPr>
        <w:t>n</w:t>
      </w:r>
      <w:r w:rsidRPr="00B17294">
        <w:rPr>
          <w:rFonts w:ascii="Arial" w:eastAsia="宋体" w:hAnsi="Arial"/>
          <w:sz w:val="24"/>
          <w:szCs w:val="28"/>
        </w:rPr>
        <w:t>ewFunction</w:t>
      </w:r>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lastRenderedPageBreak/>
              <w:t>public</w:t>
            </w:r>
            <w:r>
              <w:t xml:space="preserve"> </w:t>
            </w:r>
            <w:r w:rsidRPr="00B17294">
              <w:rPr>
                <w:rFonts w:ascii="Arial" w:hAnsi="Arial"/>
              </w:rPr>
              <w:t>FunctionDto</w:t>
            </w:r>
            <w:r>
              <w:t xml:space="preserve"> </w:t>
            </w:r>
            <w:proofErr w:type="gramStart"/>
            <w:r w:rsidRPr="00B17294">
              <w:rPr>
                <w:rFonts w:ascii="Arial" w:hAnsi="Arial"/>
              </w:rPr>
              <w:t>buildCheckRule</w:t>
            </w:r>
            <w:r>
              <w:t>(</w:t>
            </w:r>
            <w:proofErr w:type="gramEnd"/>
            <w:r w:rsidRPr="00B17294">
              <w:rPr>
                <w:rFonts w:ascii="Arial" w:hAnsi="Arial"/>
              </w:rPr>
              <w:t>SceneRuleConfigDto</w:t>
            </w:r>
            <w:r>
              <w:t xml:space="preserve"> </w:t>
            </w:r>
            <w:r w:rsidRPr="00B17294">
              <w:rPr>
                <w:rFonts w:ascii="Arial" w:hAnsi="Arial"/>
              </w:rPr>
              <w:t>sceneRuleConfigDto</w:t>
            </w:r>
            <w:r>
              <w:t>){</w:t>
            </w:r>
          </w:p>
          <w:p w14:paraId="42FBF695" w14:textId="77777777" w:rsidR="00FC37EC" w:rsidRDefault="00FC37EC" w:rsidP="00FC37EC">
            <w:r>
              <w:t xml:space="preserve">    </w:t>
            </w:r>
            <w:r w:rsidRPr="00B17294">
              <w:rPr>
                <w:rFonts w:ascii="Arial" w:hAnsi="Arial"/>
              </w:rPr>
              <w:t>FunctionBuilder</w:t>
            </w:r>
            <w:r>
              <w:t xml:space="preserve"> </w:t>
            </w:r>
            <w:r w:rsidRPr="00B17294">
              <w:rPr>
                <w:rFonts w:ascii="Arial" w:hAnsi="Arial"/>
              </w:rPr>
              <w:t>builder</w:t>
            </w:r>
            <w:r>
              <w:t xml:space="preserve"> = </w:t>
            </w:r>
            <w:proofErr w:type="gramStart"/>
            <w:r w:rsidRPr="00B17294">
              <w:rPr>
                <w:rFonts w:ascii="Arial" w:hAnsi="Arial"/>
              </w:rPr>
              <w:t>newFunction</w:t>
            </w:r>
            <w:r>
              <w:t>(</w:t>
            </w:r>
            <w:proofErr w:type="gramEnd"/>
            <w:r w:rsidRPr="00B17294">
              <w:rPr>
                <w:rFonts w:ascii="Arial" w:hAnsi="Arial"/>
              </w:rPr>
              <w:t>FunctionName</w:t>
            </w:r>
            <w:r w:rsidRPr="001244DA">
              <w:rPr>
                <w:rFonts w:ascii="Arial" w:hAnsi="Arial"/>
              </w:rPr>
              <w:t>.</w:t>
            </w:r>
            <w:r w:rsidRPr="00B17294">
              <w:rPr>
                <w:rFonts w:ascii="Arial" w:hAnsi="Arial"/>
              </w:rPr>
              <w:t>AND</w:t>
            </w:r>
            <w:r>
              <w:t>)</w:t>
            </w:r>
          </w:p>
          <w:p w14:paraId="572F7AE2"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r w:rsidRPr="00B17294">
              <w:rPr>
                <w:rFonts w:ascii="Arial" w:hAnsi="Arial"/>
              </w:rPr>
              <w:t>newConst</w:t>
            </w:r>
            <w:r>
              <w:t>(</w:t>
            </w:r>
            <w:r w:rsidRPr="00B17294">
              <w:rPr>
                <w:rFonts w:ascii="Arial" w:hAnsi="Arial"/>
              </w:rPr>
              <w:t>true</w:t>
            </w:r>
            <w:r>
              <w:t>));</w:t>
            </w:r>
          </w:p>
          <w:p w14:paraId="538A1840" w14:textId="77777777" w:rsidR="00FC37EC" w:rsidRDefault="00FC37EC" w:rsidP="00FC37EC">
            <w:r>
              <w:t xml:space="preserve">    // 构建预订</w:t>
            </w:r>
            <w:proofErr w:type="gramStart"/>
            <w:r>
              <w:t>单判断</w:t>
            </w:r>
            <w:proofErr w:type="gramEnd"/>
            <w:r>
              <w:t>逻辑</w:t>
            </w:r>
          </w:p>
          <w:p w14:paraId="6738F3EF" w14:textId="0EF2F4E3" w:rsidR="00FC37EC" w:rsidRDefault="00FC37EC" w:rsidP="00FC37EC">
            <w:pPr>
              <w:ind w:firstLine="420"/>
            </w:pPr>
            <w:r w:rsidRPr="00B17294">
              <w:rPr>
                <w:rFonts w:ascii="Arial" w:hAnsi="Arial"/>
              </w:rPr>
              <w:t>Function</w:t>
            </w:r>
            <w:r>
              <w:t xml:space="preserve"> </w:t>
            </w:r>
            <w:r w:rsidRPr="00B17294">
              <w:rPr>
                <w:rFonts w:ascii="Arial" w:hAnsi="Arial"/>
              </w:rPr>
              <w:t>func</w:t>
            </w:r>
            <w:r>
              <w:t xml:space="preserve"> = </w:t>
            </w:r>
            <w:r w:rsidRPr="00B17294">
              <w:rPr>
                <w:rFonts w:ascii="Arial" w:hAnsi="Arial"/>
              </w:rPr>
              <w:t>sceneRuleConfigDto</w:t>
            </w:r>
            <w:r w:rsidRPr="001244DA">
              <w:rPr>
                <w:rFonts w:ascii="Arial" w:hAnsi="Arial"/>
              </w:rPr>
              <w:t>.</w:t>
            </w:r>
            <w:r w:rsidRPr="00B17294">
              <w:rPr>
                <w:rFonts w:ascii="Arial" w:hAnsi="Arial"/>
              </w:rPr>
              <w:t>getOrderBizType</w:t>
            </w:r>
            <w:r>
              <w:t xml:space="preserve">() == </w:t>
            </w:r>
            <w:r w:rsidRPr="00B17294">
              <w:rPr>
                <w:rFonts w:ascii="Arial" w:hAnsi="Arial"/>
              </w:rPr>
              <w:t>OrderBizType</w:t>
            </w:r>
          </w:p>
          <w:p w14:paraId="73D13B85" w14:textId="10BABEDE" w:rsidR="00FC37EC" w:rsidRDefault="00FC37EC" w:rsidP="00FC37EC">
            <w:pPr>
              <w:ind w:firstLineChars="1300" w:firstLine="2730"/>
            </w:pPr>
            <w:proofErr w:type="gramStart"/>
            <w:r w:rsidRPr="001244DA">
              <w:rPr>
                <w:rFonts w:ascii="Arial" w:hAnsi="Arial"/>
              </w:rPr>
              <w:t>.</w:t>
            </w:r>
            <w:r w:rsidRPr="00B17294">
              <w:rPr>
                <w:rFonts w:ascii="Arial" w:hAnsi="Arial"/>
              </w:rPr>
              <w:t>COMMON</w:t>
            </w:r>
            <w:proofErr w:type="gramEnd"/>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r>
              <w:t>;</w:t>
            </w:r>
          </w:p>
          <w:p w14:paraId="3CE54937" w14:textId="77777777" w:rsidR="00FC37EC" w:rsidRDefault="00FC37EC" w:rsidP="00FC37EC">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r w:rsidRPr="00B17294">
              <w:rPr>
                <w:rFonts w:ascii="Arial" w:hAnsi="Arial"/>
              </w:rPr>
              <w:t>orderAttrComp</w:t>
            </w:r>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B17294">
              <w:rPr>
                <w:rFonts w:ascii="Arial" w:hAnsi="Arial"/>
              </w:rPr>
              <w:t>TradeNodeConditionDto</w:t>
            </w:r>
            <w:r>
              <w:t xml:space="preserve"> </w:t>
            </w:r>
            <w:r w:rsidRPr="00B17294">
              <w:rPr>
                <w:rFonts w:ascii="Arial" w:hAnsi="Arial"/>
              </w:rPr>
              <w:t>cond</w:t>
            </w:r>
            <w:r>
              <w:t xml:space="preserve"> = </w:t>
            </w:r>
            <w:r w:rsidRPr="00B17294">
              <w:rPr>
                <w:rFonts w:ascii="Arial" w:hAnsi="Arial"/>
              </w:rPr>
              <w:t>sceneRuleConfigDto</w:t>
            </w:r>
            <w:r w:rsidRPr="001244DA">
              <w:rPr>
                <w:rFonts w:ascii="Arial" w:hAnsi="Arial"/>
              </w:rPr>
              <w:t>.</w:t>
            </w:r>
            <w:r w:rsidRPr="00B17294">
              <w:rPr>
                <w:rFonts w:ascii="Arial" w:hAnsi="Arial"/>
              </w:rPr>
              <w:t>getConditions</w:t>
            </w:r>
            <w:r>
              <w:t>();</w:t>
            </w:r>
          </w:p>
          <w:p w14:paraId="3E388DBB" w14:textId="0E093E02" w:rsidR="00FC37EC" w:rsidRDefault="00FC37EC" w:rsidP="00C15EF6">
            <w:r>
              <w:t xml:space="preserve">   </w:t>
            </w:r>
          </w:p>
          <w:p w14:paraId="2B2B2D5B" w14:textId="5B2C463B" w:rsidR="00FC37EC" w:rsidRDefault="00FC37EC" w:rsidP="00FC37EC">
            <w:pPr>
              <w:ind w:firstLine="420"/>
            </w:pPr>
            <w:r>
              <w:rPr>
                <w:rFonts w:hint="eastAsia"/>
              </w:rPr>
              <w:t>//</w:t>
            </w:r>
            <w:r>
              <w:t xml:space="preserve"> </w:t>
            </w:r>
            <w:r>
              <w:rPr>
                <w:rFonts w:hint="eastAsia"/>
              </w:rPr>
              <w:t>获取未发生节点</w:t>
            </w:r>
          </w:p>
          <w:p w14:paraId="3E3FAF29" w14:textId="2C2F934F" w:rsidR="00FC37EC" w:rsidRDefault="00FC37EC" w:rsidP="00FC37EC">
            <w:pPr>
              <w:ind w:firstLine="420"/>
            </w:pPr>
            <w:r w:rsidRPr="00B17294">
              <w:rPr>
                <w:rFonts w:ascii="Arial" w:hAnsi="Arial"/>
              </w:rPr>
              <w:t>HotAxeTriggerNode</w:t>
            </w:r>
            <w:r>
              <w:t xml:space="preserve"> </w:t>
            </w:r>
            <w:r w:rsidRPr="00B17294">
              <w:rPr>
                <w:rFonts w:ascii="Arial" w:hAnsi="Arial"/>
              </w:rPr>
              <w:t>event</w:t>
            </w:r>
            <w:r>
              <w:t xml:space="preserve"> = </w:t>
            </w:r>
            <w:r w:rsidRPr="00B17294">
              <w:rPr>
                <w:rFonts w:ascii="Arial" w:hAnsi="Arial"/>
              </w:rPr>
              <w:t>HotAxeTriggerNode</w:t>
            </w:r>
          </w:p>
          <w:p w14:paraId="1AA2060B" w14:textId="002C4AD6" w:rsidR="00FC37EC" w:rsidRDefault="00FC37EC" w:rsidP="00FC37EC">
            <w:pPr>
              <w:ind w:firstLineChars="1400" w:firstLine="2940"/>
            </w:pPr>
            <w:proofErr w:type="gramStart"/>
            <w:r w:rsidRPr="001244DA">
              <w:rPr>
                <w:rFonts w:ascii="Arial" w:hAnsi="Arial"/>
              </w:rPr>
              <w:t>.</w:t>
            </w:r>
            <w:r w:rsidRPr="00B17294">
              <w:rPr>
                <w:rFonts w:ascii="Arial" w:hAnsi="Arial"/>
              </w:rPr>
              <w:t>getByType</w:t>
            </w:r>
            <w:proofErr w:type="gramEnd"/>
            <w:r>
              <w:t>(</w:t>
            </w:r>
            <w:r w:rsidRPr="00B17294">
              <w:rPr>
                <w:rFonts w:ascii="Arial" w:hAnsi="Arial"/>
              </w:rPr>
              <w:t>cond</w:t>
            </w:r>
            <w:r w:rsidRPr="001244DA">
              <w:rPr>
                <w:rFonts w:ascii="Arial" w:hAnsi="Arial"/>
              </w:rPr>
              <w:t>.</w:t>
            </w:r>
            <w:r w:rsidRPr="00B17294">
              <w:rPr>
                <w:rFonts w:ascii="Arial" w:hAnsi="Arial"/>
              </w:rPr>
              <w:t>getTradeNode</w:t>
            </w:r>
            <w:r>
              <w:t>()</w:t>
            </w:r>
            <w:r w:rsidRPr="001244DA">
              <w:rPr>
                <w:rFonts w:ascii="Arial" w:hAnsi="Arial"/>
              </w:rPr>
              <w:t>.</w:t>
            </w:r>
            <w:r w:rsidRPr="00B17294">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B17294">
              <w:rPr>
                <w:rFonts w:ascii="Arial" w:hAnsi="Arial"/>
              </w:rPr>
              <w:t>FunctionBuilder</w:t>
            </w:r>
            <w:r>
              <w:t xml:space="preserve"> </w:t>
            </w:r>
            <w:r w:rsidRPr="00B17294">
              <w:rPr>
                <w:rFonts w:ascii="Arial" w:hAnsi="Arial"/>
              </w:rPr>
              <w:t>triggerAtBuilder</w:t>
            </w:r>
            <w:r>
              <w:t xml:space="preserve"> = </w:t>
            </w:r>
            <w:proofErr w:type="gramStart"/>
            <w:r w:rsidRPr="00B17294">
              <w:rPr>
                <w:rFonts w:ascii="Arial" w:hAnsi="Arial"/>
              </w:rPr>
              <w:t>newFunction</w:t>
            </w:r>
            <w:r>
              <w:t>(</w:t>
            </w:r>
            <w:proofErr w:type="gramEnd"/>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r>
              <w:t>)</w:t>
            </w:r>
          </w:p>
          <w:p w14:paraId="795E14C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r w:rsidRPr="00B17294">
              <w:rPr>
                <w:rFonts w:ascii="Arial" w:hAnsi="Arial"/>
              </w:rPr>
              <w:t>newFunction</w:t>
            </w:r>
            <w:r>
              <w:t>(</w:t>
            </w:r>
            <w:r w:rsidRPr="00B17294">
              <w:rPr>
                <w:rFonts w:ascii="Arial" w:hAnsi="Arial"/>
              </w:rPr>
              <w:t>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w:t>
            </w:r>
            <w:r>
              <w:t>())</w:t>
            </w:r>
          </w:p>
          <w:p w14:paraId="294FE019"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r w:rsidRPr="00B17294">
              <w:rPr>
                <w:rFonts w:ascii="Arial" w:hAnsi="Arial"/>
              </w:rPr>
              <w:t>event</w:t>
            </w:r>
            <w:r w:rsidRPr="001244DA">
              <w:rPr>
                <w:rFonts w:ascii="Arial" w:hAnsi="Arial"/>
              </w:rPr>
              <w:t>.</w:t>
            </w:r>
            <w:r w:rsidRPr="00B17294">
              <w:rPr>
                <w:rFonts w:ascii="Arial" w:hAnsi="Arial"/>
              </w:rPr>
              <w:t>getTimeFunc</w:t>
            </w:r>
            <w:r>
              <w:t>())</w:t>
            </w:r>
          </w:p>
          <w:p w14:paraId="7854F5C5"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MULTIPLY</w:t>
            </w:r>
            <w:r>
              <w:t>)</w:t>
            </w:r>
          </w:p>
          <w:p w14:paraId="6E658CD6"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r w:rsidRPr="00B17294">
              <w:rPr>
                <w:rFonts w:ascii="Arial" w:hAnsi="Arial"/>
              </w:rPr>
              <w:t>newConst</w:t>
            </w:r>
            <w:r>
              <w:t>(</w:t>
            </w:r>
            <w:r w:rsidRPr="00B17294">
              <w:rPr>
                <w:rFonts w:ascii="Arial" w:hAnsi="Arial"/>
              </w:rPr>
              <w:t>cond</w:t>
            </w:r>
            <w:r w:rsidRPr="001244DA">
              <w:rPr>
                <w:rFonts w:ascii="Arial" w:hAnsi="Arial"/>
              </w:rPr>
              <w:t>.</w:t>
            </w:r>
            <w:r w:rsidRPr="00B17294">
              <w:rPr>
                <w:rFonts w:ascii="Arial" w:hAnsi="Arial"/>
              </w:rPr>
              <w:t>getTime</w:t>
            </w:r>
            <w:r>
              <w:t>())</w:t>
            </w:r>
          </w:p>
          <w:p w14:paraId="48D8DAC3" w14:textId="77777777" w:rsidR="00FC37EC" w:rsidRDefault="00FC37EC" w:rsidP="00FC37EC">
            <w:r>
              <w:t xml:space="preserve">                    </w:t>
            </w:r>
            <w:proofErr w:type="gramStart"/>
            <w:r w:rsidRPr="001244DA">
              <w:rPr>
                <w:rFonts w:ascii="Arial" w:hAnsi="Arial"/>
              </w:rPr>
              <w:t>.</w:t>
            </w:r>
            <w:r w:rsidRPr="00B17294">
              <w:rPr>
                <w:rFonts w:ascii="Arial" w:hAnsi="Arial"/>
              </w:rPr>
              <w:t>add</w:t>
            </w:r>
            <w:proofErr w:type="gramEnd"/>
            <w:r>
              <w:t>(</w:t>
            </w:r>
            <w:r w:rsidRPr="00B17294">
              <w:rPr>
                <w:rFonts w:ascii="Arial" w:hAnsi="Arial"/>
              </w:rPr>
              <w:t>newConst</w:t>
            </w:r>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r w:rsidRPr="00B17294">
              <w:rPr>
                <w:rFonts w:ascii="Arial" w:hAnsi="Arial"/>
              </w:rPr>
              <w:t>HotAxeTargetNode</w:t>
            </w:r>
            <w:r>
              <w:t xml:space="preserve"> </w:t>
            </w:r>
            <w:r w:rsidRPr="00B17294">
              <w:rPr>
                <w:rFonts w:ascii="Arial" w:hAnsi="Arial"/>
              </w:rPr>
              <w:t>target</w:t>
            </w:r>
            <w:r>
              <w:t xml:space="preserve"> = </w:t>
            </w:r>
            <w:r w:rsidRPr="00B17294">
              <w:rPr>
                <w:rFonts w:ascii="Arial" w:hAnsi="Arial"/>
              </w:rPr>
              <w:t>HotAxeTargetNode</w:t>
            </w:r>
          </w:p>
          <w:p w14:paraId="424D4FC5" w14:textId="139C85D5" w:rsidR="00FC37EC" w:rsidRDefault="00FC37EC" w:rsidP="00FC37EC">
            <w:pPr>
              <w:ind w:firstLineChars="1400" w:firstLine="2940"/>
            </w:pPr>
            <w:proofErr w:type="gramStart"/>
            <w:r w:rsidRPr="001244DA">
              <w:rPr>
                <w:rFonts w:ascii="Arial" w:hAnsi="Arial"/>
              </w:rPr>
              <w:t>.</w:t>
            </w:r>
            <w:r w:rsidRPr="00B17294">
              <w:rPr>
                <w:rFonts w:ascii="Arial" w:hAnsi="Arial"/>
              </w:rPr>
              <w:t>getByType</w:t>
            </w:r>
            <w:proofErr w:type="gramEnd"/>
            <w:r>
              <w:t>(</w:t>
            </w:r>
            <w:r w:rsidRPr="00B17294">
              <w:rPr>
                <w:rFonts w:ascii="Arial" w:hAnsi="Arial"/>
              </w:rPr>
              <w:t>cond</w:t>
            </w:r>
            <w:r w:rsidRPr="001244DA">
              <w:rPr>
                <w:rFonts w:ascii="Arial" w:hAnsi="Arial"/>
              </w:rPr>
              <w:t>.</w:t>
            </w:r>
            <w:r w:rsidRPr="00B17294">
              <w:rPr>
                <w:rFonts w:ascii="Arial" w:hAnsi="Arial"/>
              </w:rPr>
              <w:t>getTargetNode</w:t>
            </w:r>
            <w:r>
              <w:t>()</w:t>
            </w:r>
            <w:r w:rsidRPr="001244DA">
              <w:rPr>
                <w:rFonts w:ascii="Arial" w:hAnsi="Arial"/>
              </w:rPr>
              <w:t>.</w:t>
            </w:r>
            <w:r w:rsidRPr="00B17294">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proofErr w:type="gramStart"/>
            <w:r w:rsidRPr="00B17294">
              <w:rPr>
                <w:rFonts w:ascii="Arial" w:hAnsi="Arial"/>
              </w:rPr>
              <w:t>for</w:t>
            </w:r>
            <w:r>
              <w:t>(</w:t>
            </w:r>
            <w:proofErr w:type="gramEnd"/>
            <w:r w:rsidRPr="00B17294">
              <w:rPr>
                <w:rFonts w:ascii="Arial" w:hAnsi="Arial"/>
              </w:rPr>
              <w:t>TradeNodeExtraCondition</w:t>
            </w:r>
            <w:r>
              <w:t xml:space="preserve"> </w:t>
            </w:r>
            <w:r w:rsidRPr="00B17294">
              <w:rPr>
                <w:rFonts w:ascii="Arial" w:hAnsi="Arial"/>
              </w:rPr>
              <w:t>nodeCondition</w:t>
            </w:r>
            <w:r>
              <w:t xml:space="preserve"> </w:t>
            </w:r>
            <w:r w:rsidRPr="00B17294">
              <w:rPr>
                <w:rFonts w:ascii="Arial" w:hAnsi="Arial"/>
              </w:rPr>
              <w:t>extraCond</w:t>
            </w:r>
            <w:r>
              <w:t xml:space="preserve"> : </w:t>
            </w:r>
            <w:r w:rsidRPr="00B17294">
              <w:rPr>
                <w:rFonts w:ascii="Arial" w:hAnsi="Arial"/>
              </w:rPr>
              <w:t>cond</w:t>
            </w:r>
            <w:r w:rsidRPr="001244DA">
              <w:rPr>
                <w:rFonts w:ascii="Arial" w:hAnsi="Arial"/>
              </w:rPr>
              <w:t>.</w:t>
            </w:r>
            <w:r w:rsidRPr="00B17294">
              <w:rPr>
                <w:rFonts w:ascii="Arial" w:hAnsi="Arial"/>
              </w:rPr>
              <w:t>getExtraConditions</w:t>
            </w:r>
            <w:r>
              <w:t>()){</w:t>
            </w:r>
          </w:p>
          <w:p w14:paraId="3C78964E" w14:textId="77777777" w:rsidR="00C15EF6" w:rsidRDefault="00C15EF6" w:rsidP="00C15EF6">
            <w:r>
              <w:t xml:space="preserve">        </w:t>
            </w:r>
            <w:r w:rsidRPr="00B17294">
              <w:rPr>
                <w:rFonts w:ascii="Arial" w:hAnsi="Arial"/>
              </w:rPr>
              <w:t>HotAxeExtraCondition</w:t>
            </w:r>
            <w:r>
              <w:t xml:space="preserve"> </w:t>
            </w:r>
            <w:r w:rsidRPr="00B17294">
              <w:rPr>
                <w:rFonts w:ascii="Arial" w:hAnsi="Arial"/>
              </w:rPr>
              <w:t>nodeCondition</w:t>
            </w:r>
            <w:r>
              <w:t xml:space="preserve"> = </w:t>
            </w:r>
            <w:r w:rsidRPr="00B17294">
              <w:rPr>
                <w:rFonts w:ascii="Arial" w:hAnsi="Arial"/>
              </w:rPr>
              <w:t>extraCond</w:t>
            </w:r>
            <w:r w:rsidRPr="001244DA">
              <w:rPr>
                <w:rFonts w:ascii="Arial" w:hAnsi="Arial"/>
              </w:rPr>
              <w:t>.</w:t>
            </w:r>
            <w:r w:rsidRPr="00B17294">
              <w:rPr>
                <w:rFonts w:ascii="Arial" w:hAnsi="Arial"/>
              </w:rPr>
              <w:t>getConditionNode</w:t>
            </w:r>
            <w:r>
              <w:t>();</w:t>
            </w:r>
          </w:p>
          <w:p w14:paraId="792B14C2" w14:textId="77777777" w:rsidR="00C15EF6" w:rsidRDefault="00C15EF6" w:rsidP="00C15EF6">
            <w:r>
              <w:t xml:space="preserve">        </w:t>
            </w:r>
            <w:r w:rsidRPr="00B17294">
              <w:rPr>
                <w:rFonts w:ascii="Arial" w:hAnsi="Arial"/>
              </w:rPr>
              <w:t>builder</w:t>
            </w:r>
            <w:r>
              <w:t xml:space="preserve"> = </w:t>
            </w:r>
            <w:proofErr w:type="gramStart"/>
            <w:r w:rsidRPr="00B17294">
              <w:rPr>
                <w:rFonts w:ascii="Arial" w:hAnsi="Arial"/>
              </w:rPr>
              <w:t>builder</w:t>
            </w:r>
            <w:r w:rsidRPr="001244DA">
              <w:rPr>
                <w:rFonts w:ascii="Arial" w:hAnsi="Arial"/>
              </w:rPr>
              <w:t>.</w:t>
            </w:r>
            <w:r w:rsidRPr="00B17294">
              <w:rPr>
                <w:rFonts w:ascii="Arial" w:hAnsi="Arial"/>
              </w:rPr>
              <w:t>and</w:t>
            </w:r>
            <w:r>
              <w:t>(</w:t>
            </w:r>
            <w:proofErr w:type="gramEnd"/>
          </w:p>
          <w:p w14:paraId="04C8624C" w14:textId="77777777" w:rsidR="00C15EF6" w:rsidRDefault="00C15EF6" w:rsidP="00C15EF6">
            <w:r>
              <w:t xml:space="preserve">            </w:t>
            </w:r>
            <w:proofErr w:type="gramStart"/>
            <w:r w:rsidRPr="00B17294">
              <w:rPr>
                <w:rFonts w:ascii="Arial" w:hAnsi="Arial"/>
              </w:rPr>
              <w:t>newFunction</w:t>
            </w:r>
            <w:r>
              <w:t>(</w:t>
            </w:r>
            <w:proofErr w:type="gramEnd"/>
            <w:r w:rsidRPr="00B17294">
              <w:rPr>
                <w:rFonts w:ascii="Arial" w:hAnsi="Arial"/>
              </w:rPr>
              <w:t>extraCond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getFUnction</w:t>
            </w:r>
            <w:r>
              <w:t>())</w:t>
            </w:r>
          </w:p>
          <w:p w14:paraId="166FAEFD"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r w:rsidRPr="00B17294">
              <w:rPr>
                <w:rFonts w:ascii="Arial" w:hAnsi="Arial"/>
              </w:rPr>
              <w:t>nodeCondition</w:t>
            </w:r>
            <w:r w:rsidRPr="001244DA">
              <w:rPr>
                <w:rFonts w:ascii="Arial" w:hAnsi="Arial"/>
              </w:rPr>
              <w:t>.</w:t>
            </w:r>
            <w:r w:rsidRPr="00B17294">
              <w:rPr>
                <w:rFonts w:ascii="Arial" w:hAnsi="Arial"/>
              </w:rPr>
              <w:t>getFunc</w:t>
            </w:r>
            <w:r>
              <w:t>())</w:t>
            </w:r>
          </w:p>
          <w:p w14:paraId="5598EE49" w14:textId="77777777" w:rsidR="00C15EF6" w:rsidRDefault="00C15EF6" w:rsidP="00C15EF6">
            <w:r>
              <w:t xml:space="preserve">            </w:t>
            </w:r>
            <w:proofErr w:type="gramStart"/>
            <w:r w:rsidRPr="001244DA">
              <w:rPr>
                <w:rFonts w:ascii="Arial" w:hAnsi="Arial"/>
              </w:rPr>
              <w:t>.</w:t>
            </w:r>
            <w:r w:rsidRPr="00B17294">
              <w:rPr>
                <w:rFonts w:ascii="Arial" w:hAnsi="Arial"/>
              </w:rPr>
              <w:t>add</w:t>
            </w:r>
            <w:proofErr w:type="gramEnd"/>
            <w:r>
              <w:t>(</w:t>
            </w:r>
            <w:r w:rsidRPr="00B17294">
              <w:rPr>
                <w:rFonts w:ascii="Arial" w:hAnsi="Arial"/>
              </w:rPr>
              <w:t>newConst</w:t>
            </w:r>
            <w:r>
              <w:t>(</w:t>
            </w:r>
            <w:r w:rsidRPr="00B17294">
              <w:rPr>
                <w:rFonts w:ascii="Arial" w:hAnsi="Arial"/>
              </w:rPr>
              <w:t>extraCond</w:t>
            </w:r>
            <w:r w:rsidRPr="001244DA">
              <w:rPr>
                <w:rFonts w:ascii="Arial" w:hAnsi="Arial"/>
              </w:rPr>
              <w:t>.</w:t>
            </w:r>
            <w:r w:rsidRPr="00B17294">
              <w:rPr>
                <w:rFonts w:ascii="Arial" w:hAnsi="Arial"/>
              </w:rPr>
              <w:t>getTime</w:t>
            </w:r>
            <w:r>
              <w:t>()))</w:t>
            </w:r>
          </w:p>
          <w:p w14:paraId="66FA4035" w14:textId="77777777" w:rsidR="00C15EF6" w:rsidRDefault="00C15EF6" w:rsidP="00C15EF6">
            <w:r>
              <w:t xml:space="preserve">            </w:t>
            </w:r>
            <w:proofErr w:type="gramStart"/>
            <w:r w:rsidRPr="001244DA">
              <w:rPr>
                <w:rFonts w:ascii="Arial" w:hAnsi="Arial"/>
              </w:rPr>
              <w:t>.</w:t>
            </w:r>
            <w:r w:rsidRPr="00B17294">
              <w:rPr>
                <w:rFonts w:ascii="Arial" w:hAnsi="Arial"/>
              </w:rPr>
              <w:t>build</w:t>
            </w:r>
            <w:proofErr w:type="gramEnd"/>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proofErr w:type="gramStart"/>
            <w:r w:rsidRPr="00B17294">
              <w:rPr>
                <w:rFonts w:ascii="Arial" w:hAnsi="Arial"/>
              </w:rPr>
              <w:t>target</w:t>
            </w:r>
            <w:r w:rsidRPr="001244DA">
              <w:rPr>
                <w:rFonts w:ascii="Arial" w:hAnsi="Arial"/>
              </w:rPr>
              <w:t>.</w:t>
            </w:r>
            <w:r w:rsidRPr="00B17294">
              <w:rPr>
                <w:rFonts w:ascii="Arial" w:hAnsi="Arial"/>
              </w:rPr>
              <w:t>getFunc</w:t>
            </w:r>
            <w:proofErr w:type="gramEnd"/>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2" w:name="_Toc36736591"/>
      <w:bookmarkStart w:id="333"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2"/>
      <w:bookmarkEnd w:id="333"/>
    </w:p>
    <w:p w14:paraId="45795907" w14:textId="7DABB3A1" w:rsidR="00AF30E9" w:rsidRDefault="00AF30E9" w:rsidP="00BF4990">
      <w:pPr>
        <w:pStyle w:val="3"/>
        <w:numPr>
          <w:ilvl w:val="2"/>
          <w:numId w:val="52"/>
        </w:numPr>
      </w:pPr>
      <w:bookmarkStart w:id="334" w:name="_Toc36732809"/>
      <w:bookmarkStart w:id="335" w:name="_Toc36852256"/>
      <w:r>
        <w:rPr>
          <w:rFonts w:hint="eastAsia"/>
        </w:rPr>
        <w:t>构建生效范围功能实现</w:t>
      </w:r>
      <w:bookmarkEnd w:id="334"/>
      <w:bookmarkEnd w:id="335"/>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w:t>
      </w:r>
      <w:r>
        <w:rPr>
          <w:rFonts w:ascii="宋体" w:hAnsi="宋体" w:hint="eastAsia"/>
          <w:szCs w:val="28"/>
        </w:rPr>
        <w:lastRenderedPageBreak/>
        <w:t>端所有的生效范围信息均封装在</w:t>
      </w:r>
      <w:r w:rsidRPr="00B17294">
        <w:rPr>
          <w:rFonts w:hint="eastAsia"/>
          <w:szCs w:val="28"/>
        </w:rPr>
        <w:t>Condition</w:t>
      </w:r>
      <w:r>
        <w:rPr>
          <w:rFonts w:ascii="宋体" w:hAnsi="宋体" w:hint="eastAsia"/>
          <w:szCs w:val="28"/>
        </w:rPr>
        <w:t>类中。方法依次获取城市范围、订单类型、订单来源、运单类型，通过</w:t>
      </w:r>
      <w:r w:rsidRPr="00B17294">
        <w:rPr>
          <w:rFonts w:hint="eastAsia"/>
          <w:szCs w:val="28"/>
        </w:rPr>
        <w:t>Function</w:t>
      </w:r>
      <w:r w:rsidRPr="00B17294">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r w:rsidRPr="00B17294">
              <w:rPr>
                <w:rFonts w:ascii="Arial" w:eastAsia="宋体" w:hAnsi="Arial"/>
              </w:rPr>
              <w:t>FunctionDto</w:t>
            </w:r>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C55C38">
              <w:rPr>
                <w:rFonts w:ascii="宋体" w:eastAsia="宋体" w:hAnsi="宋体"/>
              </w:rPr>
              <w:t>(</w:t>
            </w:r>
            <w:proofErr w:type="gramEnd"/>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gramStart"/>
            <w:r w:rsidRPr="00B17294">
              <w:rPr>
                <w:rFonts w:ascii="Arial" w:eastAsia="宋体" w:hAnsi="Arial"/>
              </w:rPr>
              <w:t>newFunction</w:t>
            </w:r>
            <w:r w:rsidRPr="00C55C38">
              <w:rPr>
                <w:rFonts w:ascii="宋体" w:eastAsia="宋体" w:hAnsi="宋体"/>
              </w:rPr>
              <w:t>(</w:t>
            </w:r>
            <w:proofErr w:type="gramEnd"/>
          </w:p>
          <w:p w14:paraId="56C2C7D6" w14:textId="04ED3A23" w:rsidR="00C55C38" w:rsidRPr="00C55C38" w:rsidRDefault="00C55C38" w:rsidP="00C55C38">
            <w:pPr>
              <w:ind w:firstLineChars="550" w:firstLine="1155"/>
              <w:rPr>
                <w:rFonts w:ascii="宋体" w:eastAsia="宋体" w:hAnsi="宋体"/>
              </w:rPr>
            </w:pPr>
            <w:r w:rsidRPr="00B17294">
              <w:rPr>
                <w:rFonts w:ascii="Arial" w:eastAsia="宋体" w:hAnsi="Arial"/>
              </w:rPr>
              <w:t>FunctionName</w:t>
            </w:r>
            <w:r w:rsidRPr="001244DA">
              <w:rPr>
                <w:rFonts w:ascii="Arial" w:eastAsia="宋体" w:hAnsi="Arial"/>
              </w:rPr>
              <w:t>.</w:t>
            </w:r>
            <w:r w:rsidRPr="00B17294">
              <w:rPr>
                <w:rFonts w:ascii="Arial" w:eastAsia="宋体" w:hAnsi="Arial"/>
              </w:rPr>
              <w:t>And</w:t>
            </w:r>
            <w:proofErr w:type="gramStart"/>
            <w:r w:rsidRPr="00C55C38">
              <w:rPr>
                <w:rFonts w:ascii="宋体" w:eastAsia="宋体" w:hAnsi="宋体"/>
              </w:rPr>
              <w:t>)</w:t>
            </w:r>
            <w:r w:rsidRPr="001244DA">
              <w:rPr>
                <w:rFonts w:ascii="Arial" w:eastAsia="宋体" w:hAnsi="Arial"/>
              </w:rPr>
              <w:t>.</w:t>
            </w:r>
            <w:r w:rsidRPr="00B17294">
              <w:rPr>
                <w:rFonts w:ascii="Arial" w:eastAsia="宋体" w:hAnsi="Arial"/>
              </w:rPr>
              <w:t>add</w:t>
            </w:r>
            <w:proofErr w:type="gramEnd"/>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9793D41" w14:textId="16B3A019" w:rsidR="00C55C38" w:rsidRPr="00C55C38" w:rsidRDefault="00C55C38" w:rsidP="00C55C38">
            <w:pPr>
              <w:rPr>
                <w:rFonts w:ascii="宋体" w:eastAsia="宋体" w:hAnsi="宋体"/>
              </w:rPr>
            </w:pPr>
            <w:r w:rsidRPr="00C55C38">
              <w:rPr>
                <w:rFonts w:ascii="宋体" w:eastAsia="宋体" w:hAnsi="宋体"/>
              </w:rPr>
              <w:t xml:space="preserve">    // </w:t>
            </w:r>
            <w:r>
              <w:rPr>
                <w:rFonts w:ascii="宋体" w:eastAsia="宋体" w:hAnsi="宋体" w:hint="eastAsia"/>
              </w:rPr>
              <w:t>构建城市范围检查</w:t>
            </w:r>
            <w:r w:rsidRPr="00C55C38">
              <w:rPr>
                <w:rFonts w:ascii="宋体" w:eastAsia="宋体" w:hAnsi="宋体"/>
              </w:rPr>
              <w:t xml:space="preserve"> </w:t>
            </w:r>
          </w:p>
          <w:p w14:paraId="0B2F984B"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if</w:t>
            </w:r>
            <w:proofErr w:type="gramStart"/>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gramEnd"/>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getCityIds</w:t>
            </w:r>
            <w:r w:rsidRPr="00C55C38">
              <w:rPr>
                <w:rFonts w:ascii="宋体" w:eastAsia="宋体" w:hAnsi="宋体"/>
              </w:rPr>
              <w:t>())){</w:t>
            </w:r>
          </w:p>
          <w:p w14:paraId="3BF23922"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inFunc</w:t>
            </w:r>
            <w:r w:rsidRPr="00C55C38">
              <w:rPr>
                <w:rFonts w:ascii="宋体" w:eastAsia="宋体" w:hAnsi="宋体"/>
              </w:rPr>
              <w:t xml:space="preserve"> = </w:t>
            </w:r>
            <w:proofErr w:type="gramStart"/>
            <w:r w:rsidRPr="00B17294">
              <w:rPr>
                <w:rFonts w:ascii="Arial" w:eastAsia="宋体" w:hAnsi="Arial"/>
              </w:rPr>
              <w:t>newFunction</w:t>
            </w:r>
            <w:r w:rsidRPr="00C55C38">
              <w:rPr>
                <w:rFonts w:ascii="宋体" w:eastAsia="宋体" w:hAnsi="宋体"/>
              </w:rPr>
              <w:t>(</w:t>
            </w:r>
            <w:proofErr w:type="gramEnd"/>
            <w:r w:rsidRPr="00B17294">
              <w:rPr>
                <w:rFonts w:ascii="Arial" w:eastAsia="宋体" w:hAnsi="Arial"/>
              </w:rPr>
              <w:t>FunctionName</w:t>
            </w:r>
            <w:r w:rsidRPr="001244DA">
              <w:rPr>
                <w:rFonts w:ascii="Arial" w:eastAsia="宋体" w:hAnsi="Arial"/>
              </w:rPr>
              <w:t>.</w:t>
            </w:r>
            <w:r w:rsidRPr="00B17294">
              <w:rPr>
                <w:rFonts w:ascii="Arial" w:eastAsia="宋体" w:hAnsi="Arial"/>
              </w:rPr>
              <w:t>IN</w:t>
            </w:r>
            <w:r w:rsidRPr="00C55C38">
              <w:rPr>
                <w:rFonts w:ascii="宋体" w:eastAsia="宋体" w:hAnsi="宋体"/>
              </w:rPr>
              <w:t>)</w:t>
            </w:r>
          </w:p>
          <w:p w14:paraId="5686968E" w14:textId="77777777" w:rsidR="00C55C38" w:rsidRPr="00C55C38" w:rsidRDefault="00C55C38" w:rsidP="00C55C38">
            <w:pPr>
              <w:rPr>
                <w:rFonts w:ascii="宋体" w:eastAsia="宋体" w:hAnsi="宋体"/>
              </w:rPr>
            </w:pPr>
            <w:r w:rsidRPr="00C55C38">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C55C38">
              <w:rPr>
                <w:rFonts w:ascii="宋体" w:eastAsia="宋体" w:hAnsi="宋体"/>
              </w:rPr>
              <w:t>(</w:t>
            </w:r>
            <w:r w:rsidRPr="00B17294">
              <w:rPr>
                <w:rFonts w:ascii="Arial" w:eastAsia="宋体" w:hAnsi="Arial"/>
              </w:rPr>
              <w:t>orderAttr</w:t>
            </w:r>
            <w:r w:rsidRPr="00C55C38">
              <w:rPr>
                <w:rFonts w:ascii="宋体" w:eastAsia="宋体" w:hAnsi="宋体"/>
              </w:rPr>
              <w:t>("</w:t>
            </w:r>
            <w:r w:rsidRPr="00B17294">
              <w:rPr>
                <w:rFonts w:ascii="Arial" w:eastAsia="宋体" w:hAnsi="Arial"/>
              </w:rPr>
              <w:t>attrbute</w:t>
            </w:r>
            <w:r w:rsidRPr="003F1175">
              <w:rPr>
                <w:rFonts w:ascii="Arial" w:eastAsia="宋体" w:hAnsi="Arial"/>
              </w:rPr>
              <w:t>_</w:t>
            </w:r>
            <w:r w:rsidRPr="00B17294">
              <w:rPr>
                <w:rFonts w:ascii="Arial" w:eastAsia="宋体" w:hAnsi="Arial"/>
              </w:rPr>
              <w:t>json</w:t>
            </w:r>
            <w:r w:rsidRPr="001244DA">
              <w:rPr>
                <w:rFonts w:ascii="Arial" w:eastAsia="宋体" w:hAnsi="Arial"/>
              </w:rPr>
              <w:t>.</w:t>
            </w:r>
            <w:r w:rsidRPr="00B17294">
              <w:rPr>
                <w:rFonts w:ascii="Arial" w:eastAsia="宋体" w:hAnsi="Arial"/>
              </w:rPr>
              <w:t>district</w:t>
            </w:r>
            <w:r w:rsidRPr="003F1175">
              <w:rPr>
                <w:rFonts w:ascii="Arial" w:eastAsia="宋体" w:hAnsi="Arial"/>
              </w:rPr>
              <w:t>_</w:t>
            </w:r>
            <w:r w:rsidRPr="00B17294">
              <w:rPr>
                <w:rFonts w:ascii="Arial" w:eastAsia="宋体" w:hAnsi="Arial"/>
              </w:rPr>
              <w:t>id</w:t>
            </w:r>
            <w:r w:rsidRPr="00C55C38">
              <w:rPr>
                <w:rFonts w:ascii="宋体" w:eastAsia="宋体" w:hAnsi="宋体"/>
              </w:rPr>
              <w:t>"));</w:t>
            </w:r>
          </w:p>
          <w:p w14:paraId="044AB130" w14:textId="77777777" w:rsidR="00C55C38" w:rsidRPr="00C55C38" w:rsidRDefault="00C55C38" w:rsidP="00C55C38">
            <w:pPr>
              <w:rPr>
                <w:rFonts w:ascii="宋体" w:eastAsia="宋体" w:hAnsi="宋体"/>
              </w:rPr>
            </w:pPr>
            <w:r w:rsidRPr="00C55C38">
              <w:rPr>
                <w:rFonts w:ascii="宋体" w:eastAsia="宋体" w:hAnsi="宋体"/>
              </w:rPr>
              <w:t xml:space="preserve">        </w:t>
            </w:r>
            <w:proofErr w:type="gramStart"/>
            <w:r w:rsidRPr="00B17294">
              <w:rPr>
                <w:rFonts w:ascii="Arial" w:eastAsia="宋体" w:hAnsi="Arial"/>
              </w:rPr>
              <w:t>condition</w:t>
            </w:r>
            <w:r w:rsidRPr="001244DA">
              <w:rPr>
                <w:rFonts w:ascii="Arial" w:eastAsia="宋体" w:hAnsi="Arial"/>
              </w:rPr>
              <w:t>.</w:t>
            </w:r>
            <w:r w:rsidRPr="00B17294">
              <w:rPr>
                <w:rFonts w:ascii="Arial" w:eastAsia="宋体" w:hAnsi="Arial"/>
              </w:rPr>
              <w:t>getCityIds</w:t>
            </w:r>
            <w:proofErr w:type="gramEnd"/>
            <w:r w:rsidRPr="00C55C38">
              <w:rPr>
                <w:rFonts w:ascii="宋体" w:eastAsia="宋体" w:hAnsi="宋体"/>
              </w:rPr>
              <w:t>()</w:t>
            </w:r>
            <w:r w:rsidRPr="001244DA">
              <w:rPr>
                <w:rFonts w:ascii="Arial" w:eastAsia="宋体" w:hAnsi="Arial"/>
              </w:rPr>
              <w:t>.</w:t>
            </w:r>
            <w:r w:rsidRPr="00B17294">
              <w:rPr>
                <w:rFonts w:ascii="Arial" w:eastAsia="宋体" w:hAnsi="Arial"/>
              </w:rPr>
              <w:t>forEach</w:t>
            </w:r>
            <w:r w:rsidRPr="00C55C38">
              <w:rPr>
                <w:rFonts w:ascii="宋体" w:eastAsia="宋体" w:hAnsi="宋体"/>
              </w:rPr>
              <w:t>(</w:t>
            </w:r>
            <w:r w:rsidRPr="00B17294">
              <w:rPr>
                <w:rFonts w:ascii="Arial" w:eastAsia="宋体" w:hAnsi="Arial"/>
              </w:rPr>
              <w:t>id</w:t>
            </w:r>
            <w:r w:rsidRPr="00C55C38">
              <w:rPr>
                <w:rFonts w:ascii="宋体" w:eastAsia="宋体" w:hAnsi="宋体"/>
              </w:rPr>
              <w:t xml:space="preserve"> -&gt; </w:t>
            </w:r>
            <w:r w:rsidRPr="00B17294">
              <w:rPr>
                <w:rFonts w:ascii="Arial" w:eastAsia="宋体" w:hAnsi="Arial"/>
              </w:rPr>
              <w:t>inFunc</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id</w:t>
            </w:r>
            <w:r w:rsidRPr="00C55C38">
              <w:rPr>
                <w:rFonts w:ascii="宋体" w:eastAsia="宋体" w:hAnsi="宋体"/>
              </w:rPr>
              <w:t>)));</w:t>
            </w:r>
          </w:p>
          <w:p w14:paraId="407C2B9F"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and</w:t>
            </w:r>
            <w:r w:rsidRPr="00C55C38">
              <w:rPr>
                <w:rFonts w:ascii="宋体" w:eastAsia="宋体" w:hAnsi="宋体"/>
              </w:rPr>
              <w:t>(</w:t>
            </w:r>
            <w:proofErr w:type="gramEnd"/>
            <w:r w:rsidRPr="00B17294">
              <w:rPr>
                <w:rFonts w:ascii="Arial" w:eastAsia="宋体" w:hAnsi="Arial"/>
              </w:rPr>
              <w:t>inFunc</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76A23A8A" w14:textId="77777777" w:rsidR="00C55C38" w:rsidRPr="00C55C38" w:rsidRDefault="00C55C38" w:rsidP="00C55C38">
            <w:pPr>
              <w:rPr>
                <w:rFonts w:ascii="宋体" w:eastAsia="宋体" w:hAnsi="宋体"/>
              </w:rPr>
            </w:pPr>
            <w:r w:rsidRPr="00C55C38">
              <w:rPr>
                <w:rFonts w:ascii="宋体" w:eastAsia="宋体" w:hAnsi="宋体"/>
              </w:rPr>
              <w:t xml:space="preserve">    }</w:t>
            </w:r>
          </w:p>
          <w:p w14:paraId="48ACC0C9" w14:textId="4255DF28" w:rsidR="00C55C38" w:rsidRPr="00C55C38" w:rsidRDefault="00C55C38" w:rsidP="00C55C38">
            <w:pPr>
              <w:rPr>
                <w:rFonts w:ascii="宋体" w:eastAsia="宋体" w:hAnsi="宋体"/>
              </w:rPr>
            </w:pPr>
            <w:r w:rsidRPr="00C55C38">
              <w:rPr>
                <w:rFonts w:ascii="宋体" w:eastAsia="宋体" w:hAnsi="宋体"/>
              </w:rPr>
              <w:t xml:space="preserve">    // </w:t>
            </w:r>
            <w:r>
              <w:rPr>
                <w:rFonts w:ascii="宋体" w:eastAsia="宋体" w:hAnsi="宋体" w:hint="eastAsia"/>
              </w:rPr>
              <w:t>构建订单类型范围检查检查</w:t>
            </w:r>
          </w:p>
          <w:p w14:paraId="266CB437"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if</w:t>
            </w:r>
            <w:proofErr w:type="gramStart"/>
            <w:r w:rsidRPr="00C55C38">
              <w:rPr>
                <w:rFonts w:ascii="宋体" w:eastAsia="宋体" w:hAnsi="宋体"/>
              </w:rPr>
              <w:t>(!</w:t>
            </w:r>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proofErr w:type="gramEnd"/>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r w:rsidRPr="00C55C38">
              <w:rPr>
                <w:rFonts w:ascii="宋体" w:eastAsia="宋体" w:hAnsi="宋体"/>
              </w:rPr>
              <w:t>())){</w:t>
            </w:r>
          </w:p>
          <w:p w14:paraId="334A699D"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inFunc</w:t>
            </w:r>
            <w:r w:rsidRPr="00C55C38">
              <w:rPr>
                <w:rFonts w:ascii="宋体" w:eastAsia="宋体" w:hAnsi="宋体"/>
              </w:rPr>
              <w:t xml:space="preserve"> = </w:t>
            </w:r>
            <w:proofErr w:type="gramStart"/>
            <w:r w:rsidRPr="00B17294">
              <w:rPr>
                <w:rFonts w:ascii="Arial" w:eastAsia="宋体" w:hAnsi="Arial"/>
              </w:rPr>
              <w:t>newFunction</w:t>
            </w:r>
            <w:r w:rsidRPr="00C55C38">
              <w:rPr>
                <w:rFonts w:ascii="宋体" w:eastAsia="宋体" w:hAnsi="宋体"/>
              </w:rPr>
              <w:t>(</w:t>
            </w:r>
            <w:proofErr w:type="gramEnd"/>
            <w:r w:rsidRPr="00B17294">
              <w:rPr>
                <w:rFonts w:ascii="Arial" w:eastAsia="宋体" w:hAnsi="Arial"/>
              </w:rPr>
              <w:t>FunctionName</w:t>
            </w:r>
            <w:r w:rsidRPr="001244DA">
              <w:rPr>
                <w:rFonts w:ascii="Arial" w:eastAsia="宋体" w:hAnsi="Arial"/>
              </w:rPr>
              <w:t>.</w:t>
            </w:r>
            <w:r w:rsidRPr="00B17294">
              <w:rPr>
                <w:rFonts w:ascii="Arial" w:eastAsia="宋体" w:hAnsi="Arial"/>
              </w:rPr>
              <w:t>IN</w:t>
            </w:r>
            <w:r w:rsidRPr="00C55C38">
              <w:rPr>
                <w:rFonts w:ascii="宋体" w:eastAsia="宋体" w:hAnsi="宋体"/>
              </w:rPr>
              <w:t>)</w:t>
            </w:r>
          </w:p>
          <w:p w14:paraId="48C27863" w14:textId="77777777" w:rsidR="00C55C38" w:rsidRPr="00C55C38" w:rsidRDefault="00C55C38" w:rsidP="00C55C38">
            <w:pPr>
              <w:rPr>
                <w:rFonts w:ascii="宋体" w:eastAsia="宋体" w:hAnsi="宋体"/>
              </w:rPr>
            </w:pPr>
            <w:r w:rsidRPr="00C55C38">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C55C38">
              <w:rPr>
                <w:rFonts w:ascii="宋体" w:eastAsia="宋体" w:hAnsi="宋体"/>
              </w:rPr>
              <w:t>(</w:t>
            </w:r>
            <w:r w:rsidRPr="00B17294">
              <w:rPr>
                <w:rFonts w:ascii="Arial" w:eastAsia="宋体" w:hAnsi="Arial"/>
              </w:rPr>
              <w:t>orderAttr</w:t>
            </w:r>
            <w:r w:rsidRPr="00C55C38">
              <w:rPr>
                <w:rFonts w:ascii="宋体" w:eastAsia="宋体" w:hAnsi="宋体"/>
              </w:rPr>
              <w:t>("</w:t>
            </w:r>
            <w:r w:rsidRPr="00B17294">
              <w:rPr>
                <w:rFonts w:ascii="Arial" w:eastAsia="宋体" w:hAnsi="Arial"/>
              </w:rPr>
              <w:t>order</w:t>
            </w:r>
            <w:r w:rsidRPr="003F1175">
              <w:rPr>
                <w:rFonts w:ascii="Arial" w:eastAsia="宋体" w:hAnsi="Arial"/>
              </w:rPr>
              <w:t>_</w:t>
            </w:r>
            <w:r w:rsidRPr="00B17294">
              <w:rPr>
                <w:rFonts w:ascii="Arial" w:eastAsia="宋体" w:hAnsi="Arial"/>
              </w:rPr>
              <w:t>type</w:t>
            </w:r>
            <w:r w:rsidRPr="00C55C38">
              <w:rPr>
                <w:rFonts w:ascii="宋体" w:eastAsia="宋体" w:hAnsi="宋体"/>
              </w:rPr>
              <w:t>"));</w:t>
            </w:r>
          </w:p>
          <w:p w14:paraId="67914B53" w14:textId="77777777" w:rsidR="00C55C38" w:rsidRPr="00C55C38" w:rsidRDefault="00C55C38" w:rsidP="00C55C38">
            <w:pPr>
              <w:rPr>
                <w:rFonts w:ascii="宋体" w:eastAsia="宋体" w:hAnsi="宋体"/>
              </w:rPr>
            </w:pPr>
            <w:r w:rsidRPr="00C55C38">
              <w:rPr>
                <w:rFonts w:ascii="宋体" w:eastAsia="宋体" w:hAnsi="宋体"/>
              </w:rPr>
              <w:t xml:space="preserve">        </w:t>
            </w:r>
            <w:proofErr w:type="gramStart"/>
            <w:r w:rsidRPr="00B17294">
              <w:rPr>
                <w:rFonts w:ascii="Arial" w:eastAsia="宋体" w:hAnsi="Arial"/>
              </w:rPr>
              <w:t>condition</w:t>
            </w:r>
            <w:r w:rsidRPr="001244DA">
              <w:rPr>
                <w:rFonts w:ascii="Arial" w:eastAsia="宋体" w:hAnsi="Arial"/>
              </w:rPr>
              <w:t>.</w:t>
            </w:r>
            <w:r w:rsidRPr="00B17294">
              <w:rPr>
                <w:rFonts w:ascii="Arial" w:eastAsia="宋体" w:hAnsi="Arial"/>
              </w:rPr>
              <w:t>getCityIds</w:t>
            </w:r>
            <w:proofErr w:type="gramEnd"/>
            <w:r w:rsidRPr="00C55C38">
              <w:rPr>
                <w:rFonts w:ascii="宋体" w:eastAsia="宋体" w:hAnsi="宋体"/>
              </w:rPr>
              <w:t>()</w:t>
            </w:r>
            <w:r w:rsidRPr="001244DA">
              <w:rPr>
                <w:rFonts w:ascii="Arial" w:eastAsia="宋体" w:hAnsi="Arial"/>
              </w:rPr>
              <w:t>.</w:t>
            </w:r>
            <w:r w:rsidRPr="00B17294">
              <w:rPr>
                <w:rFonts w:ascii="Arial" w:eastAsia="宋体" w:hAnsi="Arial"/>
              </w:rPr>
              <w:t>forEach</w:t>
            </w:r>
            <w:r w:rsidRPr="00C55C38">
              <w:rPr>
                <w:rFonts w:ascii="宋体" w:eastAsia="宋体" w:hAnsi="宋体"/>
              </w:rPr>
              <w:t>(</w:t>
            </w:r>
            <w:r w:rsidRPr="00B17294">
              <w:rPr>
                <w:rFonts w:ascii="Arial" w:eastAsia="宋体" w:hAnsi="Arial"/>
              </w:rPr>
              <w:t>id</w:t>
            </w:r>
            <w:r w:rsidRPr="00C55C38">
              <w:rPr>
                <w:rFonts w:ascii="宋体" w:eastAsia="宋体" w:hAnsi="宋体"/>
              </w:rPr>
              <w:t xml:space="preserve"> -&gt; </w:t>
            </w:r>
            <w:r w:rsidRPr="00B17294">
              <w:rPr>
                <w:rFonts w:ascii="Arial" w:eastAsia="宋体" w:hAnsi="Arial"/>
              </w:rPr>
              <w:t>inFunc</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id</w:t>
            </w:r>
            <w:r w:rsidRPr="00C55C38">
              <w:rPr>
                <w:rFonts w:ascii="宋体" w:eastAsia="宋体" w:hAnsi="宋体"/>
              </w:rPr>
              <w:t>)));</w:t>
            </w:r>
          </w:p>
          <w:p w14:paraId="4C03956E"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and</w:t>
            </w:r>
            <w:r w:rsidRPr="00C55C38">
              <w:rPr>
                <w:rFonts w:ascii="宋体" w:eastAsia="宋体" w:hAnsi="宋体"/>
              </w:rPr>
              <w:t>(</w:t>
            </w:r>
            <w:proofErr w:type="gramEnd"/>
            <w:r w:rsidRPr="00B17294">
              <w:rPr>
                <w:rFonts w:ascii="Arial" w:eastAsia="宋体" w:hAnsi="Arial"/>
              </w:rPr>
              <w:t>inFunc</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3EF8524A" w14:textId="6DE4CDC6" w:rsidR="00C55C38" w:rsidRPr="00C55C38" w:rsidRDefault="00C55C38" w:rsidP="00C55C38">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构建订单来源范围检查</w:t>
            </w:r>
          </w:p>
          <w:p w14:paraId="7A057C8D" w14:textId="3F882050" w:rsidR="00C55C38" w:rsidRDefault="00C55C38" w:rsidP="00C55C38">
            <w:pPr>
              <w:ind w:firstLine="420"/>
              <w:rPr>
                <w:rFonts w:ascii="宋体" w:eastAsia="宋体" w:hAnsi="宋体"/>
              </w:rPr>
            </w:pPr>
            <w:proofErr w:type="gramStart"/>
            <w:r w:rsidRPr="00B17294">
              <w:rPr>
                <w:rFonts w:ascii="Arial" w:eastAsia="宋体" w:hAnsi="Arial"/>
              </w:rPr>
              <w:t>if</w:t>
            </w:r>
            <w:r w:rsidRPr="00C55C38">
              <w:rPr>
                <w:rFonts w:ascii="宋体" w:eastAsia="宋体" w:hAnsi="宋体"/>
              </w:rPr>
              <w:t>(</w:t>
            </w:r>
            <w:proofErr w:type="gramEnd"/>
            <w:r w:rsidRPr="00B17294">
              <w:rPr>
                <w:rFonts w:ascii="Arial" w:eastAsia="宋体" w:hAnsi="Arial"/>
              </w:rPr>
              <w:t>null</w:t>
            </w:r>
            <w:r w:rsidRPr="00C55C38">
              <w:rPr>
                <w:rFonts w:ascii="宋体" w:eastAsia="宋体" w:hAnsi="宋体"/>
              </w:rPr>
              <w:t xml:space="preserve"> != </w:t>
            </w:r>
            <w:r w:rsidRPr="00B17294">
              <w:rPr>
                <w:rFonts w:ascii="Arial" w:eastAsia="宋体" w:hAnsi="Arial"/>
              </w:rPr>
              <w:t>condition</w:t>
            </w:r>
            <w:r w:rsidRPr="001244DA">
              <w:rPr>
                <w:rFonts w:ascii="Arial" w:eastAsia="宋体" w:hAnsi="Arial"/>
              </w:rPr>
              <w:t>.</w:t>
            </w:r>
            <w:r w:rsidRPr="00B17294">
              <w:rPr>
                <w:rFonts w:ascii="Arial" w:eastAsia="宋体" w:hAnsi="Arial"/>
              </w:rPr>
              <w:t>getOrderSources</w:t>
            </w:r>
            <w:r w:rsidRPr="00C55C38">
              <w:rPr>
                <w:rFonts w:ascii="宋体" w:eastAsia="宋体" w:hAnsi="宋体"/>
              </w:rPr>
              <w:t>() &amp;&amp; !</w:t>
            </w:r>
            <w:r w:rsidRPr="00B17294">
              <w:rPr>
                <w:rFonts w:ascii="Arial" w:eastAsia="宋体" w:hAnsi="Arial"/>
              </w:rPr>
              <w:t>condition</w:t>
            </w:r>
            <w:r w:rsidRPr="001244DA">
              <w:rPr>
                <w:rFonts w:ascii="Arial" w:eastAsia="宋体" w:hAnsi="Arial"/>
              </w:rPr>
              <w:t>.</w:t>
            </w:r>
            <w:r w:rsidRPr="00B17294">
              <w:rPr>
                <w:rFonts w:ascii="Arial" w:eastAsia="宋体" w:hAnsi="Arial"/>
              </w:rPr>
              <w:t>getOrderSources</w:t>
            </w:r>
            <w:r w:rsidRPr="00C55C38">
              <w:rPr>
                <w:rFonts w:ascii="宋体" w:eastAsia="宋体" w:hAnsi="宋体"/>
              </w:rPr>
              <w:t>()</w:t>
            </w:r>
          </w:p>
          <w:p w14:paraId="4DE94C27" w14:textId="4F729686" w:rsidR="00C55C38" w:rsidRPr="00C55C38" w:rsidRDefault="00C55C38" w:rsidP="00C55C38">
            <w:pPr>
              <w:ind w:firstLineChars="600" w:firstLine="1260"/>
              <w:rPr>
                <w:rFonts w:ascii="宋体" w:eastAsia="宋体" w:hAnsi="宋体"/>
              </w:rPr>
            </w:pPr>
            <w:proofErr w:type="gramStart"/>
            <w:r w:rsidRPr="001244DA">
              <w:rPr>
                <w:rFonts w:ascii="Arial" w:eastAsia="宋体" w:hAnsi="Arial"/>
              </w:rPr>
              <w:t>.</w:t>
            </w:r>
            <w:r w:rsidRPr="00B17294">
              <w:rPr>
                <w:rFonts w:ascii="Arial" w:eastAsia="宋体" w:hAnsi="Arial"/>
              </w:rPr>
              <w:t>isEmpty</w:t>
            </w:r>
            <w:proofErr w:type="gramEnd"/>
            <w:r w:rsidRPr="00C55C38">
              <w:rPr>
                <w:rFonts w:ascii="宋体" w:eastAsia="宋体" w:hAnsi="宋体"/>
              </w:rPr>
              <w:t>()){</w:t>
            </w:r>
          </w:p>
          <w:p w14:paraId="0A1B5A39"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inFunc</w:t>
            </w:r>
            <w:r w:rsidRPr="00C55C38">
              <w:rPr>
                <w:rFonts w:ascii="宋体" w:eastAsia="宋体" w:hAnsi="宋体"/>
              </w:rPr>
              <w:t xml:space="preserve"> = </w:t>
            </w:r>
            <w:proofErr w:type="gramStart"/>
            <w:r w:rsidRPr="00B17294">
              <w:rPr>
                <w:rFonts w:ascii="Arial" w:eastAsia="宋体" w:hAnsi="Arial"/>
              </w:rPr>
              <w:t>newFunction</w:t>
            </w:r>
            <w:r w:rsidRPr="00C55C38">
              <w:rPr>
                <w:rFonts w:ascii="宋体" w:eastAsia="宋体" w:hAnsi="宋体"/>
              </w:rPr>
              <w:t>(</w:t>
            </w:r>
            <w:proofErr w:type="gramEnd"/>
            <w:r w:rsidRPr="00B17294">
              <w:rPr>
                <w:rFonts w:ascii="Arial" w:eastAsia="宋体" w:hAnsi="Arial"/>
              </w:rPr>
              <w:t>FunctionName</w:t>
            </w:r>
            <w:r w:rsidRPr="001244DA">
              <w:rPr>
                <w:rFonts w:ascii="Arial" w:eastAsia="宋体" w:hAnsi="Arial"/>
              </w:rPr>
              <w:t>.</w:t>
            </w:r>
            <w:r w:rsidRPr="00B17294">
              <w:rPr>
                <w:rFonts w:ascii="Arial" w:eastAsia="宋体" w:hAnsi="Arial"/>
              </w:rPr>
              <w:t>IN</w:t>
            </w:r>
            <w:r w:rsidRPr="00C55C38">
              <w:rPr>
                <w:rFonts w:ascii="宋体" w:eastAsia="宋体" w:hAnsi="宋体"/>
              </w:rPr>
              <w:t>)</w:t>
            </w:r>
          </w:p>
          <w:p w14:paraId="5660FF51" w14:textId="77777777" w:rsidR="00C55C38" w:rsidRPr="00C55C38" w:rsidRDefault="00C55C38" w:rsidP="00C55C38">
            <w:pPr>
              <w:rPr>
                <w:rFonts w:ascii="宋体" w:eastAsia="宋体" w:hAnsi="宋体"/>
              </w:rPr>
            </w:pPr>
            <w:r w:rsidRPr="00C55C38">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C55C38">
              <w:rPr>
                <w:rFonts w:ascii="宋体" w:eastAsia="宋体" w:hAnsi="宋体"/>
              </w:rPr>
              <w:t>(</w:t>
            </w:r>
            <w:r w:rsidRPr="00B17294">
              <w:rPr>
                <w:rFonts w:ascii="Arial" w:eastAsia="宋体" w:hAnsi="Arial"/>
              </w:rPr>
              <w:t>orderAttr</w:t>
            </w:r>
            <w:r w:rsidRPr="00C55C38">
              <w:rPr>
                <w:rFonts w:ascii="宋体" w:eastAsia="宋体" w:hAnsi="宋体"/>
              </w:rPr>
              <w:t>("</w:t>
            </w:r>
            <w:r w:rsidRPr="00B17294">
              <w:rPr>
                <w:rFonts w:ascii="Arial" w:eastAsia="宋体" w:hAnsi="Arial"/>
              </w:rPr>
              <w:t>come</w:t>
            </w:r>
            <w:r w:rsidRPr="003F1175">
              <w:rPr>
                <w:rFonts w:ascii="Arial" w:eastAsia="宋体" w:hAnsi="Arial"/>
              </w:rPr>
              <w:t>_</w:t>
            </w:r>
            <w:r w:rsidRPr="00B17294">
              <w:rPr>
                <w:rFonts w:ascii="Arial" w:eastAsia="宋体" w:hAnsi="Arial"/>
              </w:rPr>
              <w:t>from</w:t>
            </w:r>
            <w:r w:rsidRPr="00C55C38">
              <w:rPr>
                <w:rFonts w:ascii="宋体" w:eastAsia="宋体" w:hAnsi="宋体"/>
              </w:rPr>
              <w:t>"));</w:t>
            </w:r>
          </w:p>
          <w:p w14:paraId="622FB29F" w14:textId="77777777" w:rsidR="00C55C38" w:rsidRPr="00C55C38" w:rsidRDefault="00C55C38" w:rsidP="00C55C38">
            <w:pPr>
              <w:rPr>
                <w:rFonts w:ascii="宋体" w:eastAsia="宋体" w:hAnsi="宋体"/>
              </w:rPr>
            </w:pPr>
            <w:r w:rsidRPr="00C55C38">
              <w:rPr>
                <w:rFonts w:ascii="宋体" w:eastAsia="宋体" w:hAnsi="宋体"/>
              </w:rPr>
              <w:t xml:space="preserve">        </w:t>
            </w:r>
            <w:proofErr w:type="gramStart"/>
            <w:r w:rsidRPr="00B17294">
              <w:rPr>
                <w:rFonts w:ascii="Arial" w:eastAsia="宋体" w:hAnsi="Arial"/>
              </w:rPr>
              <w:t>condition</w:t>
            </w:r>
            <w:r w:rsidRPr="001244DA">
              <w:rPr>
                <w:rFonts w:ascii="Arial" w:eastAsia="宋体" w:hAnsi="Arial"/>
              </w:rPr>
              <w:t>.</w:t>
            </w:r>
            <w:r w:rsidRPr="00B17294">
              <w:rPr>
                <w:rFonts w:ascii="Arial" w:eastAsia="宋体" w:hAnsi="Arial"/>
              </w:rPr>
              <w:t>getCityIds</w:t>
            </w:r>
            <w:proofErr w:type="gramEnd"/>
            <w:r w:rsidRPr="00C55C38">
              <w:rPr>
                <w:rFonts w:ascii="宋体" w:eastAsia="宋体" w:hAnsi="宋体"/>
              </w:rPr>
              <w:t>()</w:t>
            </w:r>
            <w:r w:rsidRPr="001244DA">
              <w:rPr>
                <w:rFonts w:ascii="Arial" w:eastAsia="宋体" w:hAnsi="Arial"/>
              </w:rPr>
              <w:t>.</w:t>
            </w:r>
            <w:r w:rsidRPr="00B17294">
              <w:rPr>
                <w:rFonts w:ascii="Arial" w:eastAsia="宋体" w:hAnsi="Arial"/>
              </w:rPr>
              <w:t>forEach</w:t>
            </w:r>
            <w:r w:rsidRPr="00C55C38">
              <w:rPr>
                <w:rFonts w:ascii="宋体" w:eastAsia="宋体" w:hAnsi="宋体"/>
              </w:rPr>
              <w:t>(</w:t>
            </w:r>
            <w:r w:rsidRPr="00B17294">
              <w:rPr>
                <w:rFonts w:ascii="Arial" w:eastAsia="宋体" w:hAnsi="Arial"/>
              </w:rPr>
              <w:t>id</w:t>
            </w:r>
            <w:r w:rsidRPr="00C55C38">
              <w:rPr>
                <w:rFonts w:ascii="宋体" w:eastAsia="宋体" w:hAnsi="宋体"/>
              </w:rPr>
              <w:t xml:space="preserve"> -&gt; </w:t>
            </w:r>
            <w:r w:rsidRPr="00B17294">
              <w:rPr>
                <w:rFonts w:ascii="Arial" w:eastAsia="宋体" w:hAnsi="Arial"/>
              </w:rPr>
              <w:t>inFunc</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id</w:t>
            </w:r>
            <w:r w:rsidRPr="00C55C38">
              <w:rPr>
                <w:rFonts w:ascii="宋体" w:eastAsia="宋体" w:hAnsi="宋体"/>
              </w:rPr>
              <w:t>)));</w:t>
            </w:r>
          </w:p>
          <w:p w14:paraId="5AE462B0"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and</w:t>
            </w:r>
            <w:r w:rsidRPr="00C55C38">
              <w:rPr>
                <w:rFonts w:ascii="宋体" w:eastAsia="宋体" w:hAnsi="宋体"/>
              </w:rPr>
              <w:t>(</w:t>
            </w:r>
            <w:proofErr w:type="gramEnd"/>
            <w:r w:rsidRPr="00B17294">
              <w:rPr>
                <w:rFonts w:ascii="Arial" w:eastAsia="宋体" w:hAnsi="Arial"/>
              </w:rPr>
              <w:t>inFunc</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06AAED7B" w14:textId="33A7BA39" w:rsidR="00C55C38" w:rsidRDefault="00C55C38" w:rsidP="00C55C38">
            <w:pPr>
              <w:ind w:firstLine="420"/>
              <w:rPr>
                <w:rFonts w:ascii="宋体" w:eastAsia="宋体" w:hAnsi="宋体"/>
              </w:rPr>
            </w:pPr>
            <w:r w:rsidRPr="00C55C38">
              <w:rPr>
                <w:rFonts w:ascii="宋体" w:eastAsia="宋体" w:hAnsi="宋体"/>
              </w:rPr>
              <w:t>}</w:t>
            </w:r>
          </w:p>
          <w:p w14:paraId="72D6C09A" w14:textId="5ED49A14" w:rsidR="00C55C38" w:rsidRPr="00C55C38" w:rsidRDefault="00C55C38" w:rsidP="00C55C38">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构建运单类型范围检查</w:t>
            </w:r>
          </w:p>
          <w:p w14:paraId="66653E9B"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if</w:t>
            </w:r>
            <w:proofErr w:type="gramStart"/>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gramEnd"/>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r w:rsidRPr="00C55C38">
              <w:rPr>
                <w:rFonts w:ascii="宋体" w:eastAsia="宋体" w:hAnsi="宋体"/>
              </w:rPr>
              <w:t>())){</w:t>
            </w:r>
          </w:p>
          <w:p w14:paraId="551F9F9E"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inFunc</w:t>
            </w:r>
            <w:r w:rsidRPr="00C55C38">
              <w:rPr>
                <w:rFonts w:ascii="宋体" w:eastAsia="宋体" w:hAnsi="宋体"/>
              </w:rPr>
              <w:t xml:space="preserve"> = </w:t>
            </w:r>
            <w:proofErr w:type="gramStart"/>
            <w:r w:rsidRPr="00B17294">
              <w:rPr>
                <w:rFonts w:ascii="Arial" w:eastAsia="宋体" w:hAnsi="Arial"/>
              </w:rPr>
              <w:t>newFunction</w:t>
            </w:r>
            <w:r w:rsidRPr="00C55C38">
              <w:rPr>
                <w:rFonts w:ascii="宋体" w:eastAsia="宋体" w:hAnsi="宋体"/>
              </w:rPr>
              <w:t>(</w:t>
            </w:r>
            <w:proofErr w:type="gramEnd"/>
            <w:r w:rsidRPr="00B17294">
              <w:rPr>
                <w:rFonts w:ascii="Arial" w:eastAsia="宋体" w:hAnsi="Arial"/>
              </w:rPr>
              <w:t>FunctionName</w:t>
            </w:r>
            <w:r w:rsidRPr="001244DA">
              <w:rPr>
                <w:rFonts w:ascii="Arial" w:eastAsia="宋体" w:hAnsi="Arial"/>
              </w:rPr>
              <w:t>.</w:t>
            </w:r>
            <w:r w:rsidRPr="00B17294">
              <w:rPr>
                <w:rFonts w:ascii="Arial" w:eastAsia="宋体" w:hAnsi="Arial"/>
              </w:rPr>
              <w:t>IN</w:t>
            </w:r>
            <w:r w:rsidRPr="00C55C38">
              <w:rPr>
                <w:rFonts w:ascii="宋体" w:eastAsia="宋体" w:hAnsi="宋体"/>
              </w:rPr>
              <w:t>)</w:t>
            </w:r>
          </w:p>
          <w:p w14:paraId="393B4C09" w14:textId="77777777" w:rsidR="00C55C38" w:rsidRPr="00C55C38" w:rsidRDefault="00C55C38" w:rsidP="00C55C38">
            <w:pPr>
              <w:rPr>
                <w:rFonts w:ascii="宋体" w:eastAsia="宋体" w:hAnsi="宋体"/>
              </w:rPr>
            </w:pPr>
            <w:r w:rsidRPr="00C55C38">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C55C38">
              <w:rPr>
                <w:rFonts w:ascii="宋体" w:eastAsia="宋体" w:hAnsi="宋体"/>
              </w:rPr>
              <w:t>(</w:t>
            </w:r>
            <w:r w:rsidRPr="00B17294">
              <w:rPr>
                <w:rFonts w:ascii="Arial" w:eastAsia="宋体" w:hAnsi="Arial"/>
              </w:rPr>
              <w:t>orderAttr</w:t>
            </w:r>
            <w:r w:rsidRPr="00C55C38">
              <w:rPr>
                <w:rFonts w:ascii="宋体" w:eastAsia="宋体" w:hAnsi="宋体"/>
              </w:rPr>
              <w:t>("</w:t>
            </w:r>
            <w:r w:rsidRPr="00B17294">
              <w:rPr>
                <w:rFonts w:ascii="Arial" w:eastAsia="宋体" w:hAnsi="Arial"/>
              </w:rPr>
              <w:t>attribute</w:t>
            </w:r>
            <w:r w:rsidRPr="003F1175">
              <w:rPr>
                <w:rFonts w:ascii="Arial" w:eastAsia="宋体" w:hAnsi="Arial"/>
              </w:rPr>
              <w:t>_</w:t>
            </w:r>
            <w:r w:rsidRPr="00B17294">
              <w:rPr>
                <w:rFonts w:ascii="Arial" w:eastAsia="宋体" w:hAnsi="Arial"/>
              </w:rPr>
              <w:t>json</w:t>
            </w:r>
            <w:r w:rsidRPr="001244DA">
              <w:rPr>
                <w:rFonts w:ascii="Arial" w:eastAsia="宋体" w:hAnsi="Arial"/>
              </w:rPr>
              <w:t>.</w:t>
            </w:r>
            <w:r w:rsidRPr="00B17294">
              <w:rPr>
                <w:rFonts w:ascii="Arial" w:eastAsia="宋体" w:hAnsi="Arial"/>
              </w:rPr>
              <w:t>delivery</w:t>
            </w:r>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sidRPr="00C55C38">
              <w:rPr>
                <w:rFonts w:ascii="宋体" w:eastAsia="宋体" w:hAnsi="宋体"/>
              </w:rPr>
              <w:t>"));</w:t>
            </w:r>
          </w:p>
          <w:p w14:paraId="32E0D4BB" w14:textId="77777777" w:rsidR="00C55C38" w:rsidRPr="00C55C38" w:rsidRDefault="00C55C38" w:rsidP="00C55C38">
            <w:pPr>
              <w:rPr>
                <w:rFonts w:ascii="宋体" w:eastAsia="宋体" w:hAnsi="宋体"/>
              </w:rPr>
            </w:pPr>
            <w:r w:rsidRPr="00C55C38">
              <w:rPr>
                <w:rFonts w:ascii="宋体" w:eastAsia="宋体" w:hAnsi="宋体"/>
              </w:rPr>
              <w:t xml:space="preserve">        </w:t>
            </w:r>
            <w:proofErr w:type="gramStart"/>
            <w:r w:rsidRPr="00B17294">
              <w:rPr>
                <w:rFonts w:ascii="Arial" w:eastAsia="宋体" w:hAnsi="Arial"/>
              </w:rPr>
              <w:t>condition</w:t>
            </w:r>
            <w:r w:rsidRPr="001244DA">
              <w:rPr>
                <w:rFonts w:ascii="Arial" w:eastAsia="宋体" w:hAnsi="Arial"/>
              </w:rPr>
              <w:t>.</w:t>
            </w:r>
            <w:r w:rsidRPr="00B17294">
              <w:rPr>
                <w:rFonts w:ascii="Arial" w:eastAsia="宋体" w:hAnsi="Arial"/>
              </w:rPr>
              <w:t>getCityIds</w:t>
            </w:r>
            <w:proofErr w:type="gramEnd"/>
            <w:r w:rsidRPr="00C55C38">
              <w:rPr>
                <w:rFonts w:ascii="宋体" w:eastAsia="宋体" w:hAnsi="宋体"/>
              </w:rPr>
              <w:t>()</w:t>
            </w:r>
            <w:r w:rsidRPr="001244DA">
              <w:rPr>
                <w:rFonts w:ascii="Arial" w:eastAsia="宋体" w:hAnsi="Arial"/>
              </w:rPr>
              <w:t>.</w:t>
            </w:r>
            <w:r w:rsidRPr="00B17294">
              <w:rPr>
                <w:rFonts w:ascii="Arial" w:eastAsia="宋体" w:hAnsi="Arial"/>
              </w:rPr>
              <w:t>forEach</w:t>
            </w:r>
            <w:r w:rsidRPr="00C55C38">
              <w:rPr>
                <w:rFonts w:ascii="宋体" w:eastAsia="宋体" w:hAnsi="宋体"/>
              </w:rPr>
              <w:t>(</w:t>
            </w:r>
            <w:r w:rsidRPr="00B17294">
              <w:rPr>
                <w:rFonts w:ascii="Arial" w:eastAsia="宋体" w:hAnsi="Arial"/>
              </w:rPr>
              <w:t>id</w:t>
            </w:r>
            <w:r w:rsidRPr="00C55C38">
              <w:rPr>
                <w:rFonts w:ascii="宋体" w:eastAsia="宋体" w:hAnsi="宋体"/>
              </w:rPr>
              <w:t xml:space="preserve"> -&gt; </w:t>
            </w:r>
            <w:r w:rsidRPr="00B17294">
              <w:rPr>
                <w:rFonts w:ascii="Arial" w:eastAsia="宋体" w:hAnsi="Arial"/>
              </w:rPr>
              <w:t>inFunc</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id</w:t>
            </w:r>
            <w:r w:rsidRPr="00C55C38">
              <w:rPr>
                <w:rFonts w:ascii="宋体" w:eastAsia="宋体" w:hAnsi="宋体"/>
              </w:rPr>
              <w:t>)));</w:t>
            </w:r>
          </w:p>
          <w:p w14:paraId="764DCD24" w14:textId="77777777" w:rsidR="00C55C38" w:rsidRPr="00C55C38" w:rsidRDefault="00C55C38" w:rsidP="00C55C38">
            <w:pPr>
              <w:rPr>
                <w:rFonts w:ascii="宋体" w:eastAsia="宋体" w:hAnsi="宋体"/>
              </w:rPr>
            </w:pP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and</w:t>
            </w:r>
            <w:r w:rsidRPr="00C55C38">
              <w:rPr>
                <w:rFonts w:ascii="宋体" w:eastAsia="宋体" w:hAnsi="宋体"/>
              </w:rPr>
              <w:t>(</w:t>
            </w:r>
            <w:proofErr w:type="gramEnd"/>
            <w:r w:rsidRPr="00B17294">
              <w:rPr>
                <w:rFonts w:ascii="Arial" w:eastAsia="宋体" w:hAnsi="Arial"/>
              </w:rPr>
              <w:t>inFunc</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21C3DBA9" w14:textId="77777777" w:rsidR="00C55C38" w:rsidRPr="00C55C38" w:rsidRDefault="00C55C38" w:rsidP="00C55C38">
            <w:pPr>
              <w:rPr>
                <w:rFonts w:ascii="宋体" w:eastAsia="宋体" w:hAnsi="宋体"/>
              </w:rPr>
            </w:pPr>
            <w:r w:rsidRPr="00C55C38">
              <w:rPr>
                <w:rFonts w:ascii="宋体" w:eastAsia="宋体" w:hAnsi="宋体"/>
              </w:rPr>
              <w:t xml:space="preserve">    }</w:t>
            </w:r>
          </w:p>
          <w:p w14:paraId="647A4D97" w14:textId="42FF733F" w:rsidR="00C55C38" w:rsidRDefault="00C55C38" w:rsidP="00C55C38">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r w:rsidRPr="00B17294">
              <w:rPr>
                <w:rFonts w:ascii="Arial" w:eastAsia="宋体" w:hAnsi="Arial"/>
              </w:rPr>
              <w:t>builder</w:t>
            </w:r>
            <w:r w:rsidRPr="001244DA">
              <w:rPr>
                <w:rFonts w:ascii="Arial" w:eastAsia="宋体" w:hAnsi="Arial"/>
              </w:rPr>
              <w:t>.</w:t>
            </w:r>
          </w:p>
          <w:p w14:paraId="71CEA65A" w14:textId="644C76E6" w:rsidR="00C55C38" w:rsidRPr="00C55C38" w:rsidRDefault="00C55C38" w:rsidP="00C55C38">
            <w:pPr>
              <w:ind w:firstLineChars="700" w:firstLine="1470"/>
              <w:rPr>
                <w:rFonts w:ascii="宋体" w:eastAsia="宋体" w:hAnsi="宋体"/>
              </w:rPr>
            </w:pPr>
            <w:r w:rsidRPr="00B17294">
              <w:rPr>
                <w:rFonts w:ascii="Arial" w:eastAsia="宋体" w:hAnsi="Arial"/>
              </w:rPr>
              <w:t>and</w:t>
            </w:r>
            <w:r w:rsidRPr="00C55C38">
              <w:rPr>
                <w:rFonts w:ascii="宋体" w:eastAsia="宋体" w:hAnsi="宋体"/>
              </w:rPr>
              <w:t>(</w:t>
            </w:r>
            <w:r w:rsidRPr="00B17294">
              <w:rPr>
                <w:rFonts w:ascii="Arial" w:eastAsia="宋体" w:hAnsi="Arial"/>
              </w:rPr>
              <w:t>attributeComputeMeta</w:t>
            </w:r>
            <w:r w:rsidRPr="00C55C38">
              <w:rPr>
                <w:rFonts w:ascii="宋体" w:eastAsia="宋体" w:hAnsi="宋体"/>
              </w:rPr>
              <w:t>(</w:t>
            </w:r>
            <w:proofErr w:type="gramStart"/>
            <w:r w:rsidRPr="00B17294">
              <w:rPr>
                <w:rFonts w:ascii="Arial" w:eastAsia="宋体" w:hAnsi="Arial"/>
              </w:rPr>
              <w:t>condition</w:t>
            </w:r>
            <w:r w:rsidRPr="001244DA">
              <w:rPr>
                <w:rFonts w:ascii="Arial" w:eastAsia="宋体" w:hAnsi="Arial"/>
              </w:rPr>
              <w:t>.</w:t>
            </w:r>
            <w:r w:rsidRPr="00B17294">
              <w:rPr>
                <w:rFonts w:ascii="Arial" w:eastAsia="宋体" w:hAnsi="Arial"/>
              </w:rPr>
              <w:t>getCondition</w:t>
            </w:r>
            <w:proofErr w:type="gramEnd"/>
            <w:r w:rsidRPr="00C55C38">
              <w:rPr>
                <w:rFonts w:ascii="宋体" w:eastAsia="宋体" w:hAnsi="宋体"/>
              </w:rPr>
              <w:t>()))</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4B39106E" w14:textId="1FD0C13C" w:rsidR="00AF30E9" w:rsidRDefault="00C55C38" w:rsidP="00FD189F">
            <w:pPr>
              <w:keepNext/>
              <w:rPr>
                <w:rFonts w:ascii="宋体" w:eastAsia="宋体" w:hAnsi="宋体"/>
                <w:sz w:val="24"/>
                <w:szCs w:val="28"/>
              </w:rPr>
            </w:pPr>
            <w:r w:rsidRPr="00C55C38">
              <w:rPr>
                <w:rFonts w:ascii="宋体" w:eastAsia="宋体" w:hAnsi="宋体"/>
              </w:rPr>
              <w:t>}</w:t>
            </w:r>
          </w:p>
        </w:tc>
      </w:tr>
    </w:tbl>
    <w:p w14:paraId="60F58959" w14:textId="68A749C4" w:rsidR="00FD189F" w:rsidRDefault="00FD189F">
      <w:pPr>
        <w:pStyle w:val="af8"/>
      </w:pPr>
      <w:bookmarkStart w:id="336" w:name="_Toc36736592"/>
      <w:bookmarkStart w:id="337"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6"/>
      <w:bookmarkEnd w:id="337"/>
    </w:p>
    <w:p w14:paraId="24C04B98" w14:textId="4EB3D657" w:rsidR="00AF30E9" w:rsidRDefault="00AF30E9" w:rsidP="00BF4990">
      <w:pPr>
        <w:pStyle w:val="3"/>
        <w:numPr>
          <w:ilvl w:val="2"/>
          <w:numId w:val="52"/>
        </w:numPr>
      </w:pPr>
      <w:bookmarkStart w:id="338" w:name="_Toc36732810"/>
      <w:bookmarkStart w:id="339" w:name="_Toc36852257"/>
      <w:r>
        <w:rPr>
          <w:rFonts w:hint="eastAsia"/>
        </w:rPr>
        <w:lastRenderedPageBreak/>
        <w:t>构建</w:t>
      </w:r>
      <w:r w:rsidRPr="00B17294">
        <w:rPr>
          <w:rFonts w:ascii="Arial" w:hAnsi="Arial" w:hint="eastAsia"/>
        </w:rPr>
        <w:t>Action</w:t>
      </w:r>
      <w:r>
        <w:rPr>
          <w:rFonts w:hint="eastAsia"/>
        </w:rPr>
        <w:t>功能实现</w:t>
      </w:r>
      <w:bookmarkEnd w:id="338"/>
      <w:bookmarkEnd w:id="339"/>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r w:rsidRPr="00B17294">
        <w:rPr>
          <w:rFonts w:ascii="Arial" w:eastAsia="宋体" w:hAnsi="Arial" w:hint="eastAsia"/>
          <w:sz w:val="24"/>
          <w:szCs w:val="28"/>
        </w:rPr>
        <w:t>Excutor</w:t>
      </w:r>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r w:rsidRPr="00B17294">
        <w:rPr>
          <w:rFonts w:ascii="Arial" w:eastAsia="宋体" w:hAnsi="Arial"/>
          <w:sz w:val="24"/>
          <w:szCs w:val="28"/>
        </w:rPr>
        <w:t>buildAction</w:t>
      </w:r>
      <w:r>
        <w:rPr>
          <w:rFonts w:ascii="宋体" w:eastAsia="宋体" w:hAnsi="宋体" w:hint="eastAsia"/>
          <w:sz w:val="24"/>
          <w:szCs w:val="28"/>
        </w:rPr>
        <w:t>从</w:t>
      </w:r>
      <w:r w:rsidRPr="00B17294">
        <w:rPr>
          <w:rFonts w:ascii="Arial" w:eastAsia="宋体" w:hAnsi="Arial"/>
          <w:sz w:val="24"/>
          <w:szCs w:val="28"/>
        </w:rPr>
        <w:t>sceneRuleConfigDto</w:t>
      </w:r>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r w:rsidRPr="00B17294">
        <w:rPr>
          <w:rFonts w:ascii="Arial" w:eastAsia="宋体" w:hAnsi="Arial" w:hint="eastAsia"/>
          <w:sz w:val="24"/>
          <w:szCs w:val="28"/>
        </w:rPr>
        <w:t>build</w:t>
      </w:r>
      <w:r w:rsidRPr="00B17294">
        <w:rPr>
          <w:rFonts w:ascii="Arial" w:eastAsia="宋体" w:hAnsi="Arial"/>
          <w:sz w:val="24"/>
          <w:szCs w:val="28"/>
        </w:rPr>
        <w:t>Action</w:t>
      </w:r>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r w:rsidRPr="00B17294">
              <w:rPr>
                <w:rFonts w:ascii="Arial" w:eastAsia="宋体" w:hAnsi="Arial"/>
              </w:rPr>
              <w:t>FunctionDto</w:t>
            </w:r>
            <w:r>
              <w:rPr>
                <w:rFonts w:ascii="宋体" w:eastAsia="宋体" w:hAnsi="宋体"/>
              </w:rPr>
              <w:t xml:space="preserve"> </w:t>
            </w:r>
            <w:proofErr w:type="gramStart"/>
            <w:r w:rsidR="00AF30E9" w:rsidRPr="00B17294">
              <w:rPr>
                <w:rFonts w:ascii="Arial" w:eastAsia="宋体" w:hAnsi="Arial"/>
              </w:rPr>
              <w:t>buildAction</w:t>
            </w:r>
            <w:r w:rsidR="00AF30E9" w:rsidRPr="006840F6">
              <w:rPr>
                <w:rFonts w:ascii="宋体" w:eastAsia="宋体" w:hAnsi="宋体"/>
              </w:rPr>
              <w:t>(</w:t>
            </w:r>
            <w:proofErr w:type="gramEnd"/>
            <w:r w:rsidR="00AF30E9" w:rsidRPr="00B17294">
              <w:rPr>
                <w:rFonts w:ascii="Arial" w:eastAsia="宋体" w:hAnsi="Arial"/>
              </w:rPr>
              <w:t>SceneRuleConfigDto</w:t>
            </w:r>
            <w:r w:rsidR="00AF30E9" w:rsidRPr="006840F6">
              <w:rPr>
                <w:rFonts w:ascii="宋体" w:eastAsia="宋体" w:hAnsi="宋体"/>
              </w:rPr>
              <w:t xml:space="preserve"> </w:t>
            </w:r>
            <w:r w:rsidR="00AF30E9" w:rsidRPr="00B17294">
              <w:rPr>
                <w:rFonts w:ascii="Arial" w:eastAsia="宋体" w:hAnsi="Arial"/>
              </w:rPr>
              <w:t>sceneRuleConfigDto</w:t>
            </w:r>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FunctionBuilder</w:t>
            </w:r>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proofErr w:type="gramStart"/>
            <w:r w:rsidRPr="00B17294">
              <w:rPr>
                <w:rFonts w:ascii="Arial" w:eastAsia="宋体" w:hAnsi="Arial"/>
              </w:rPr>
              <w:t>newExecutor</w:t>
            </w:r>
            <w:r w:rsidRPr="006840F6">
              <w:rPr>
                <w:rFonts w:ascii="宋体" w:eastAsia="宋体" w:hAnsi="宋体"/>
              </w:rPr>
              <w:t>(</w:t>
            </w:r>
            <w:proofErr w:type="gram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gramEnd"/>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proofErr w:type="gramStart"/>
            <w:r w:rsidRPr="00B17294">
              <w:rPr>
                <w:rFonts w:ascii="Arial" w:eastAsia="宋体" w:hAnsi="Arial"/>
              </w:rPr>
              <w:t>emptyAction</w:t>
            </w:r>
            <w:r w:rsidRPr="006840F6">
              <w:rPr>
                <w:rFonts w:ascii="宋体" w:eastAsia="宋体" w:hAnsi="宋体"/>
              </w:rPr>
              <w:t>(</w:t>
            </w:r>
            <w:proofErr w:type="gram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6840F6">
              <w:rPr>
                <w:rFonts w:ascii="宋体" w:eastAsia="宋体" w:hAnsi="宋体"/>
              </w:rPr>
              <w:t>}</w:t>
            </w:r>
            <w:r w:rsidRPr="00B17294">
              <w:rPr>
                <w:rFonts w:ascii="Arial" w:eastAsia="宋体" w:hAnsi="Arial"/>
              </w:rPr>
              <w:t>else</w:t>
            </w:r>
            <w:proofErr w:type="gramEnd"/>
            <w:r w:rsidRPr="006840F6">
              <w:rPr>
                <w:rFonts w:ascii="宋体" w:eastAsia="宋体" w:hAnsi="宋体"/>
              </w:rPr>
              <w:t>{</w:t>
            </w:r>
          </w:p>
          <w:p w14:paraId="6FD900BC"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sceneRuleConfigDto</w:t>
            </w:r>
          </w:p>
          <w:p w14:paraId="72FE31AB"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244DA">
              <w:rPr>
                <w:rFonts w:ascii="Arial" w:eastAsia="宋体" w:hAnsi="Arial"/>
              </w:rPr>
              <w:t>.</w:t>
            </w:r>
            <w:r w:rsidRPr="00B17294">
              <w:rPr>
                <w:rFonts w:ascii="Arial" w:eastAsia="宋体" w:hAnsi="Arial"/>
              </w:rPr>
              <w:t>getMessageRule</w:t>
            </w:r>
            <w:proofErr w:type="gramEnd"/>
            <w:r w:rsidRPr="006840F6">
              <w:rPr>
                <w:rFonts w:ascii="宋体" w:eastAsia="宋体" w:hAnsi="宋体"/>
              </w:rPr>
              <w:t>()</w:t>
            </w:r>
          </w:p>
          <w:p w14:paraId="1CC45340"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244DA">
              <w:rPr>
                <w:rFonts w:ascii="Arial" w:eastAsia="宋体" w:hAnsi="Arial"/>
              </w:rPr>
              <w:t>.</w:t>
            </w:r>
            <w:r w:rsidRPr="00B17294">
              <w:rPr>
                <w:rFonts w:ascii="Arial" w:eastAsia="宋体" w:hAnsi="Arial"/>
              </w:rPr>
              <w:t>stream</w:t>
            </w:r>
            <w:proofErr w:type="gramEnd"/>
            <w:r w:rsidRPr="006840F6">
              <w:rPr>
                <w:rFonts w:ascii="宋体" w:eastAsia="宋体" w:hAnsi="宋体"/>
              </w:rPr>
              <w:t>()</w:t>
            </w:r>
          </w:p>
          <w:p w14:paraId="32BA87E8"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244DA">
              <w:rPr>
                <w:rFonts w:ascii="Arial" w:eastAsia="宋体" w:hAnsi="Arial"/>
              </w:rPr>
              <w:t>.</w:t>
            </w:r>
            <w:r w:rsidRPr="00B17294">
              <w:rPr>
                <w:rFonts w:ascii="Arial" w:eastAsia="宋体" w:hAnsi="Arial"/>
              </w:rPr>
              <w:t>forEach</w:t>
            </w:r>
            <w:proofErr w:type="gramEnd"/>
            <w:r w:rsidRPr="006840F6">
              <w:rPr>
                <w:rFonts w:ascii="宋体" w:eastAsia="宋体" w:hAnsi="宋体"/>
              </w:rPr>
              <w:t>(</w:t>
            </w:r>
          </w:p>
          <w:p w14:paraId="38FC97F6"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w:t>
            </w:r>
            <w:proofErr w:type="gramStart"/>
            <w:r w:rsidRPr="006840F6">
              <w:rPr>
                <w:rFonts w:ascii="宋体" w:eastAsia="宋体" w:hAnsi="宋体"/>
              </w:rPr>
              <w:t>&gt;{</w:t>
            </w:r>
            <w:proofErr w:type="gramEnd"/>
          </w:p>
          <w:p w14:paraId="4D5E998C"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try</w:t>
            </w:r>
            <w:r w:rsidRPr="006840F6">
              <w:rPr>
                <w:rFonts w:ascii="宋体" w:eastAsia="宋体" w:hAnsi="宋体"/>
              </w:rPr>
              <w:t>{</w:t>
            </w:r>
            <w:proofErr w:type="gramEnd"/>
          </w:p>
          <w:p w14:paraId="4135804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buildMessageAction</w:t>
            </w:r>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3C8602C6"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6840F6">
              <w:rPr>
                <w:rFonts w:ascii="宋体" w:eastAsia="宋体" w:hAnsi="宋体"/>
              </w:rPr>
              <w:t>}</w:t>
            </w:r>
            <w:r w:rsidRPr="00B17294">
              <w:rPr>
                <w:rFonts w:ascii="Arial" w:eastAsia="宋体" w:hAnsi="Arial"/>
              </w:rPr>
              <w:t>catch</w:t>
            </w:r>
            <w:proofErr w:type="gramEnd"/>
            <w:r w:rsidRPr="006840F6">
              <w:rPr>
                <w:rFonts w:ascii="宋体" w:eastAsia="宋体" w:hAnsi="宋体"/>
              </w:rPr>
              <w:t>(</w:t>
            </w:r>
            <w:r w:rsidRPr="00B17294">
              <w:rPr>
                <w:rFonts w:ascii="Arial" w:eastAsia="宋体" w:hAnsi="Arial"/>
              </w:rPr>
              <w:t>Exception</w:t>
            </w:r>
            <w:r w:rsidRPr="006840F6">
              <w:rPr>
                <w:rFonts w:ascii="宋体" w:eastAsia="宋体" w:hAnsi="宋体"/>
              </w:rPr>
              <w:t xml:space="preserve"> </w:t>
            </w:r>
            <w:r w:rsidRPr="00B17294">
              <w:rPr>
                <w:rFonts w:ascii="Arial" w:eastAsia="宋体" w:hAnsi="Arial"/>
              </w:rPr>
              <w:t>ex</w:t>
            </w:r>
            <w:r w:rsidRPr="006840F6">
              <w:rPr>
                <w:rFonts w:ascii="宋体" w:eastAsia="宋体" w:hAnsi="宋体"/>
              </w:rPr>
              <w:t>){</w:t>
            </w:r>
          </w:p>
          <w:p w14:paraId="7C253281" w14:textId="315AE7D8"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throw</w:t>
            </w:r>
            <w:r w:rsidRPr="006840F6">
              <w:rPr>
                <w:rFonts w:ascii="宋体" w:eastAsia="宋体" w:hAnsi="宋体"/>
              </w:rPr>
              <w:t xml:space="preserve"> </w:t>
            </w:r>
            <w:r w:rsidRPr="00B17294">
              <w:rPr>
                <w:rFonts w:ascii="Arial" w:eastAsia="宋体" w:hAnsi="Arial"/>
              </w:rPr>
              <w:t>new</w:t>
            </w:r>
            <w:r w:rsidRPr="006840F6">
              <w:rPr>
                <w:rFonts w:ascii="宋体" w:eastAsia="宋体" w:hAnsi="宋体"/>
              </w:rPr>
              <w:t xml:space="preserve"> </w:t>
            </w:r>
            <w:r w:rsidRPr="00B17294">
              <w:rPr>
                <w:rFonts w:ascii="Arial" w:eastAsia="宋体" w:hAnsi="Arial"/>
              </w:rPr>
              <w:t>RuntimeException</w:t>
            </w:r>
            <w:r w:rsidRPr="006840F6">
              <w:rPr>
                <w:rFonts w:ascii="宋体" w:eastAsia="宋体" w:hAnsi="宋体"/>
              </w:rPr>
              <w:t>("转变</w:t>
            </w:r>
            <w:proofErr w:type="gramStart"/>
            <w:r w:rsidRPr="006840F6">
              <w:rPr>
                <w:rFonts w:ascii="宋体" w:eastAsia="宋体" w:hAnsi="宋体"/>
              </w:rPr>
              <w:t>信息触达表达式</w:t>
            </w:r>
            <w:proofErr w:type="gramEnd"/>
            <w:r w:rsidRPr="006840F6">
              <w:rPr>
                <w:rFonts w:ascii="宋体" w:eastAsia="宋体" w:hAnsi="宋体"/>
              </w:rPr>
              <w:t>错误");</w:t>
            </w:r>
          </w:p>
          <w:p w14:paraId="3A0F7121"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D73D8F9" w14:textId="77777777" w:rsidR="00AF30E9" w:rsidRPr="006840F6" w:rsidRDefault="00AF30E9" w:rsidP="00AF30E9">
            <w:pPr>
              <w:rPr>
                <w:rFonts w:ascii="宋体" w:eastAsia="宋体" w:hAnsi="宋体"/>
              </w:rPr>
            </w:pPr>
            <w:r w:rsidRPr="006840F6">
              <w:rPr>
                <w:rFonts w:ascii="宋体" w:eastAsia="宋体" w:hAnsi="宋体"/>
              </w:rPr>
              <w:t xml:space="preserve">                }</w:t>
            </w:r>
          </w:p>
          <w:p w14:paraId="6057CE6D" w14:textId="77777777" w:rsidR="00AF30E9" w:rsidRPr="006840F6" w:rsidRDefault="00AF30E9" w:rsidP="00AF30E9">
            <w:pPr>
              <w:rPr>
                <w:rFonts w:ascii="宋体" w:eastAsia="宋体" w:hAnsi="宋体"/>
              </w:rPr>
            </w:pPr>
            <w:r w:rsidRPr="006840F6">
              <w:rPr>
                <w:rFonts w:ascii="宋体" w:eastAsia="宋体" w:hAnsi="宋体"/>
              </w:rPr>
              <w:t xml:space="preserve">            );</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r w:rsidRPr="00B17294">
              <w:rPr>
                <w:rFonts w:ascii="Arial" w:eastAsia="宋体" w:hAnsi="Arial"/>
              </w:rPr>
              <w:t>FunctionDto</w:t>
            </w:r>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proofErr w:type="gramStart"/>
            <w:r w:rsidRPr="00B17294">
              <w:rPr>
                <w:rFonts w:ascii="Arial" w:eastAsia="宋体" w:hAnsi="Arial"/>
              </w:rPr>
              <w:t>buildCompensationAction</w:t>
            </w:r>
            <w:r w:rsidRPr="006840F6">
              <w:rPr>
                <w:rFonts w:ascii="宋体" w:eastAsia="宋体" w:hAnsi="宋体"/>
              </w:rPr>
              <w:t>(</w:t>
            </w:r>
            <w:proofErr w:type="gramEnd"/>
          </w:p>
          <w:p w14:paraId="189FD522" w14:textId="6E13058F" w:rsidR="00AF30E9" w:rsidRPr="006840F6" w:rsidRDefault="00AF30E9" w:rsidP="00AF30E9">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proofErr w:type="gramStart"/>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proofErr w:type="gramEnd"/>
            <w:r w:rsidRPr="006840F6">
              <w:rPr>
                <w:rFonts w:ascii="宋体" w:eastAsia="宋体" w:hAnsi="宋体"/>
              </w:rPr>
              <w:t>());</w:t>
            </w:r>
          </w:p>
          <w:p w14:paraId="46C02689"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proofErr w:type="gramStart"/>
            <w:r w:rsidRPr="006840F6">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proofErr w:type="gramEnd"/>
            <w:r w:rsidRPr="006840F6">
              <w:rPr>
                <w:rFonts w:ascii="宋体" w:eastAsia="宋体" w:hAnsi="宋体"/>
              </w:rPr>
              <w:t>(</w:t>
            </w:r>
            <w:r w:rsidRPr="00B17294">
              <w:rPr>
                <w:rFonts w:ascii="Arial" w:eastAsia="宋体" w:hAnsi="Arial"/>
              </w:rPr>
              <w:t>compensations</w:t>
            </w:r>
            <w:r w:rsidRPr="006840F6">
              <w:rPr>
                <w:rFonts w:ascii="宋体" w:eastAsia="宋体" w:hAnsi="宋体"/>
              </w:rPr>
              <w:t>)){</w:t>
            </w:r>
          </w:p>
          <w:p w14:paraId="54931D8D" w14:textId="77777777" w:rsidR="00AF30E9" w:rsidRPr="006840F6" w:rsidRDefault="00AF30E9" w:rsidP="00AF30E9">
            <w:pPr>
              <w:rPr>
                <w:rFonts w:ascii="宋体" w:eastAsia="宋体" w:hAnsi="宋体"/>
              </w:rPr>
            </w:pPr>
            <w:r w:rsidRPr="006840F6">
              <w:rPr>
                <w:rFonts w:ascii="宋体" w:eastAsia="宋体" w:hAnsi="宋体"/>
              </w:rPr>
              <w:lastRenderedPageBreak/>
              <w:t xml:space="preserve">        </w:t>
            </w:r>
            <w:proofErr w:type="gramStart"/>
            <w:r w:rsidRPr="00B17294">
              <w:rPr>
                <w:rFonts w:ascii="Arial" w:eastAsia="宋体" w:hAnsi="Arial"/>
              </w:rPr>
              <w:t>compensations</w:t>
            </w:r>
            <w:r w:rsidRPr="001244DA">
              <w:rPr>
                <w:rFonts w:ascii="Arial" w:eastAsia="宋体" w:hAnsi="Arial"/>
              </w:rPr>
              <w:t>.</w:t>
            </w:r>
            <w:r w:rsidRPr="00B17294">
              <w:rPr>
                <w:rFonts w:ascii="Arial" w:eastAsia="宋体" w:hAnsi="Arial"/>
              </w:rPr>
              <w:t>stream</w:t>
            </w:r>
            <w:proofErr w:type="gramEnd"/>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r w:rsidRPr="00B17294">
              <w:rPr>
                <w:rFonts w:ascii="Arial" w:eastAsia="宋体" w:hAnsi="Arial"/>
              </w:rPr>
              <w:t>item</w:t>
            </w:r>
            <w:r w:rsidRPr="006840F6">
              <w:rPr>
                <w:rFonts w:ascii="宋体" w:eastAsia="宋体" w:hAnsi="宋体"/>
              </w:rPr>
              <w:t>-&gt;{</w:t>
            </w:r>
          </w:p>
          <w:p w14:paraId="2AE18483"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28A56AB6" w14:textId="77777777" w:rsidR="00AF30E9" w:rsidRPr="006840F6" w:rsidRDefault="00AF30E9" w:rsidP="00AF30E9">
            <w:pPr>
              <w:rPr>
                <w:rFonts w:ascii="宋体" w:eastAsia="宋体" w:hAnsi="宋体"/>
              </w:rPr>
            </w:pPr>
            <w:r w:rsidRPr="006840F6">
              <w:rPr>
                <w:rFonts w:ascii="宋体" w:eastAsia="宋体" w:hAnsi="宋体"/>
              </w:rPr>
              <w:t xml:space="preserve">        })</w:t>
            </w:r>
          </w:p>
          <w:p w14:paraId="6CFB88C7" w14:textId="77777777" w:rsidR="00AF30E9" w:rsidRPr="006840F6" w:rsidRDefault="00AF30E9" w:rsidP="00AF30E9">
            <w:pPr>
              <w:rPr>
                <w:rFonts w:ascii="宋体" w:eastAsia="宋体" w:hAnsi="宋体"/>
              </w:rPr>
            </w:pPr>
            <w:r w:rsidRPr="006840F6">
              <w:rPr>
                <w:rFonts w:ascii="宋体" w:eastAsia="宋体" w:hAnsi="宋体"/>
              </w:rPr>
              <w:t xml:space="preserve">    }</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B17294">
              <w:rPr>
                <w:rFonts w:ascii="Arial" w:eastAsia="宋体" w:hAnsi="Arial"/>
              </w:rPr>
              <w:t>if</w:t>
            </w:r>
            <w:r w:rsidRPr="006840F6">
              <w:rPr>
                <w:rFonts w:ascii="宋体" w:eastAsia="宋体" w:hAnsi="宋体"/>
              </w:rPr>
              <w:t>(</w:t>
            </w:r>
            <w:proofErr w:type="gramEnd"/>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FunctionDto</w:t>
            </w:r>
            <w:r w:rsidRPr="006840F6">
              <w:rPr>
                <w:rFonts w:ascii="宋体" w:eastAsia="宋体" w:hAnsi="宋体"/>
              </w:rPr>
              <w:t xml:space="preserve"> </w:t>
            </w:r>
            <w:r w:rsidRPr="00B17294">
              <w:rPr>
                <w:rFonts w:ascii="Arial" w:eastAsia="宋体" w:hAnsi="Arial"/>
              </w:rPr>
              <w:t>cancelCondition</w:t>
            </w:r>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proofErr w:type="gramStart"/>
            <w:r w:rsidRPr="00B17294">
              <w:rPr>
                <w:rFonts w:ascii="Arial" w:eastAsia="宋体" w:hAnsi="Arial"/>
              </w:rPr>
              <w:t>Function</w:t>
            </w:r>
            <w:r w:rsidRPr="006840F6">
              <w:rPr>
                <w:rFonts w:ascii="宋体" w:eastAsia="宋体" w:hAnsi="宋体"/>
              </w:rPr>
              <w:t>(</w:t>
            </w:r>
            <w:proofErr w:type="gramEnd"/>
          </w:p>
          <w:p w14:paraId="326A4900" w14:textId="6AC92B71" w:rsidR="00AF30E9" w:rsidRPr="006840F6" w:rsidRDefault="00AF30E9" w:rsidP="00AF30E9">
            <w:pPr>
              <w:ind w:firstLineChars="900" w:firstLine="189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r w:rsidRPr="00B17294">
              <w:rPr>
                <w:rFonts w:ascii="Arial" w:eastAsia="宋体" w:hAnsi="Arial"/>
              </w:rPr>
              <w:t>getCondition</w:t>
            </w:r>
            <w:proofErr w:type="gramEnd"/>
            <w:r w:rsidRPr="006840F6">
              <w:rPr>
                <w:rFonts w:ascii="宋体" w:eastAsia="宋体" w:hAnsi="宋体"/>
              </w:rPr>
              <w:t>());</w:t>
            </w:r>
          </w:p>
          <w:p w14:paraId="327F4284"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proofErr w:type="gramStart"/>
            <w:r w:rsidRPr="00B17294">
              <w:rPr>
                <w:rFonts w:ascii="Arial" w:eastAsia="宋体" w:hAnsi="Arial"/>
              </w:rPr>
              <w:t>newFunction</w:t>
            </w:r>
            <w:r w:rsidRPr="006840F6">
              <w:rPr>
                <w:rFonts w:ascii="宋体" w:eastAsia="宋体" w:hAnsi="宋体"/>
              </w:rPr>
              <w:t>(</w:t>
            </w:r>
            <w:proofErr w:type="gramEnd"/>
            <w:r w:rsidRPr="00B17294">
              <w:rPr>
                <w:rFonts w:ascii="Arial" w:eastAsia="宋体" w:hAnsi="Arial"/>
              </w:rPr>
              <w:t>FunctionName</w:t>
            </w:r>
            <w:r w:rsidRPr="001244DA">
              <w:rPr>
                <w:rFonts w:ascii="Arial" w:eastAsia="宋体" w:hAnsi="Arial"/>
              </w:rPr>
              <w:t>.</w:t>
            </w:r>
            <w:r w:rsidRPr="00B17294">
              <w:rPr>
                <w:rFonts w:ascii="Arial" w:eastAsia="宋体" w:hAnsi="Arial"/>
              </w:rPr>
              <w:t>IF</w:t>
            </w:r>
            <w:r w:rsidRPr="006840F6">
              <w:rPr>
                <w:rFonts w:ascii="宋体" w:eastAsia="宋体" w:hAnsi="宋体"/>
              </w:rPr>
              <w:t>)</w:t>
            </w:r>
          </w:p>
          <w:p w14:paraId="5727A0A9"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6840F6">
              <w:rPr>
                <w:rFonts w:ascii="宋体" w:eastAsia="宋体" w:hAnsi="宋体"/>
              </w:rPr>
              <w:t>(</w:t>
            </w:r>
            <w:r w:rsidRPr="00B17294">
              <w:rPr>
                <w:rFonts w:ascii="Arial" w:eastAsia="宋体" w:hAnsi="Arial"/>
              </w:rPr>
              <w:t>cancelCondition</w:t>
            </w:r>
            <w:r w:rsidRPr="006840F6">
              <w:rPr>
                <w:rFonts w:ascii="宋体" w:eastAsia="宋体" w:hAnsi="宋体"/>
              </w:rPr>
              <w:t>)</w:t>
            </w:r>
          </w:p>
          <w:p w14:paraId="264B6403"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6840F6">
              <w:rPr>
                <w:rFonts w:ascii="宋体" w:eastAsia="宋体" w:hAnsi="宋体"/>
              </w:rPr>
              <w:t>(</w:t>
            </w:r>
            <w:r w:rsidRPr="00B17294">
              <w:rPr>
                <w:rFonts w:ascii="Arial" w:eastAsia="宋体" w:hAnsi="Arial"/>
              </w:rPr>
              <w:t>newFunction</w:t>
            </w:r>
            <w:r w:rsidRPr="006840F6">
              <w:rPr>
                <w:rFonts w:ascii="宋体" w:eastAsia="宋体" w:hAnsi="宋体"/>
              </w:rPr>
              <w:t>(</w:t>
            </w:r>
            <w:r w:rsidRPr="00B17294">
              <w:rPr>
                <w:rFonts w:ascii="Arial" w:eastAsia="宋体" w:hAnsi="Arial"/>
              </w:rPr>
              <w:t>FunctionName</w:t>
            </w:r>
            <w:r w:rsidRPr="001244DA">
              <w:rPr>
                <w:rFonts w:ascii="Arial" w:eastAsia="宋体" w:hAnsi="Arial"/>
              </w:rPr>
              <w:t>.</w:t>
            </w:r>
            <w:r w:rsidRPr="00B17294">
              <w:rPr>
                <w:rFonts w:ascii="Arial" w:eastAsia="宋体" w:hAnsi="Arial"/>
              </w:rPr>
              <w:t>ACTION</w:t>
            </w:r>
            <w:r w:rsidRPr="006840F6">
              <w:rPr>
                <w:rFonts w:ascii="宋体" w:eastAsia="宋体" w:hAnsi="宋体"/>
              </w:rPr>
              <w:t>)</w:t>
            </w:r>
          </w:p>
          <w:p w14:paraId="3548A128"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6840F6">
              <w:rPr>
                <w:rFonts w:ascii="宋体" w:eastAsia="宋体" w:hAnsi="宋体"/>
              </w:rPr>
              <w:t>(</w:t>
            </w:r>
            <w:r w:rsidRPr="00B17294">
              <w:rPr>
                <w:rFonts w:ascii="Arial" w:eastAsia="宋体" w:hAnsi="Arial"/>
              </w:rPr>
              <w:t>newConst</w:t>
            </w:r>
            <w:r w:rsidRPr="006840F6">
              <w:rPr>
                <w:rFonts w:ascii="宋体" w:eastAsia="宋体" w:hAnsi="宋体"/>
              </w:rPr>
              <w:t>(</w:t>
            </w:r>
            <w:r w:rsidRPr="00B17294">
              <w:rPr>
                <w:rFonts w:ascii="Arial" w:eastAsia="宋体" w:hAnsi="Arial"/>
              </w:rPr>
              <w:t>ActionDto</w:t>
            </w:r>
            <w:r w:rsidRPr="001244DA">
              <w:rPr>
                <w:rFonts w:ascii="Arial" w:eastAsia="宋体" w:hAnsi="Arial"/>
              </w:rPr>
              <w:t>.</w:t>
            </w:r>
            <w:r w:rsidRPr="00B17294">
              <w:rPr>
                <w:rFonts w:ascii="Arial" w:eastAsia="宋体" w:hAnsi="Arial"/>
              </w:rPr>
              <w:t>ActionType</w:t>
            </w:r>
            <w:r w:rsidRPr="001244DA">
              <w:rPr>
                <w:rFonts w:ascii="Arial" w:eastAsia="宋体" w:hAnsi="Arial"/>
              </w:rPr>
              <w:t>.</w:t>
            </w:r>
            <w:r w:rsidRPr="00B17294">
              <w:rPr>
                <w:rFonts w:ascii="Arial" w:eastAsia="宋体" w:hAnsi="Arial"/>
              </w:rPr>
              <w:t>SET</w:t>
            </w:r>
            <w:r w:rsidRPr="003F1175">
              <w:rPr>
                <w:rFonts w:ascii="Arial" w:eastAsia="宋体" w:hAnsi="Arial"/>
              </w:rPr>
              <w:t>_</w:t>
            </w:r>
            <w:r w:rsidRPr="00B17294">
              <w:rPr>
                <w:rFonts w:ascii="Arial" w:eastAsia="宋体" w:hAnsi="Arial"/>
              </w:rPr>
              <w:t>USER</w:t>
            </w:r>
            <w:r w:rsidRPr="003F1175">
              <w:rPr>
                <w:rFonts w:ascii="Arial" w:eastAsia="宋体" w:hAnsi="Arial"/>
              </w:rPr>
              <w:t>_</w:t>
            </w:r>
            <w:r w:rsidRPr="00B17294">
              <w:rPr>
                <w:rFonts w:ascii="Arial" w:eastAsia="宋体" w:hAnsi="Arial"/>
              </w:rPr>
              <w:t>CANCEL</w:t>
            </w:r>
            <w:r w:rsidRPr="006840F6">
              <w:rPr>
                <w:rFonts w:ascii="宋体" w:eastAsia="宋体" w:hAnsi="宋体"/>
              </w:rPr>
              <w:t>))</w:t>
            </w:r>
          </w:p>
          <w:p w14:paraId="3E5B3BBF"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6840F6">
              <w:rPr>
                <w:rFonts w:ascii="宋体" w:eastAsia="宋体" w:hAnsi="宋体"/>
              </w:rPr>
              <w:t>(</w:t>
            </w:r>
            <w:r w:rsidRPr="00B17294">
              <w:rPr>
                <w:rFonts w:ascii="Arial" w:eastAsia="宋体" w:hAnsi="Arial"/>
              </w:rPr>
              <w:t>newVariable</w:t>
            </w:r>
            <w:r w:rsidRPr="006840F6">
              <w:rPr>
                <w:rFonts w:ascii="宋体" w:eastAsia="宋体" w:hAnsi="宋体"/>
              </w:rPr>
              <w:t>("</w:t>
            </w:r>
            <w:r w:rsidRPr="00B17294">
              <w:rPr>
                <w:rFonts w:ascii="Arial" w:eastAsia="宋体" w:hAnsi="Arial"/>
              </w:rPr>
              <w:t>orderId</w:t>
            </w:r>
            <w:r w:rsidRPr="006840F6">
              <w:rPr>
                <w:rFonts w:ascii="宋体" w:eastAsia="宋体" w:hAnsi="宋体"/>
              </w:rPr>
              <w:t>"))</w:t>
            </w:r>
          </w:p>
          <w:p w14:paraId="4D0FDB6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6840F6">
              <w:rPr>
                <w:rFonts w:ascii="宋体" w:eastAsia="宋体" w:hAnsi="宋体"/>
              </w:rPr>
              <w:t>(</w:t>
            </w:r>
            <w:r w:rsidRPr="00B17294">
              <w:rPr>
                <w:rFonts w:ascii="Arial" w:eastAsia="宋体" w:hAnsi="Arial"/>
              </w:rPr>
              <w:t>newConst</w:t>
            </w:r>
            <w:r w:rsidRPr="006840F6">
              <w:rPr>
                <w:rFonts w:ascii="宋体" w:eastAsia="宋体" w:hAnsi="宋体"/>
              </w:rPr>
              <w:t>(</w:t>
            </w:r>
            <w:r w:rsidRPr="00B17294">
              <w:rPr>
                <w:rFonts w:ascii="Arial" w:eastAsia="宋体" w:hAnsi="Arial"/>
              </w:rPr>
              <w:t>true</w:t>
            </w:r>
            <w:r w:rsidRPr="006840F6">
              <w:rPr>
                <w:rFonts w:ascii="宋体" w:eastAsia="宋体" w:hAnsi="宋体"/>
              </w:rPr>
              <w:t>))</w:t>
            </w:r>
            <w:r w:rsidRPr="001244DA">
              <w:rPr>
                <w:rFonts w:ascii="Arial" w:eastAsia="宋体" w:hAnsi="Arial"/>
              </w:rPr>
              <w:t>.</w:t>
            </w:r>
            <w:r w:rsidRPr="00B17294">
              <w:rPr>
                <w:rFonts w:ascii="Arial" w:eastAsia="宋体" w:hAnsi="Arial"/>
              </w:rPr>
              <w:t>builde</w:t>
            </w:r>
            <w:r w:rsidRPr="006840F6">
              <w:rPr>
                <w:rFonts w:ascii="宋体" w:eastAsia="宋体" w:hAnsi="宋体"/>
              </w:rPr>
              <w:t>())</w:t>
            </w:r>
          </w:p>
          <w:p w14:paraId="746140DB"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244DA">
              <w:rPr>
                <w:rFonts w:ascii="Arial" w:eastAsia="宋体" w:hAnsi="Arial"/>
              </w:rPr>
              <w:t>.</w:t>
            </w:r>
            <w:r w:rsidRPr="00B17294">
              <w:rPr>
                <w:rFonts w:ascii="Arial" w:eastAsia="宋体" w:hAnsi="Arial"/>
              </w:rPr>
              <w:t>add</w:t>
            </w:r>
            <w:proofErr w:type="gramEnd"/>
            <w:r w:rsidRPr="006840F6">
              <w:rPr>
                <w:rFonts w:ascii="宋体" w:eastAsia="宋体" w:hAnsi="宋体"/>
              </w:rPr>
              <w:t>(</w:t>
            </w:r>
            <w:r w:rsidRPr="00B17294">
              <w:rPr>
                <w:rFonts w:ascii="Arial" w:eastAsia="宋体" w:hAnsi="Arial"/>
              </w:rPr>
              <w:t>emptyAction</w:t>
            </w:r>
            <w:r w:rsidRPr="006840F6">
              <w:rPr>
                <w:rFonts w:ascii="宋体" w:eastAsia="宋体" w:hAnsi="宋体"/>
              </w:rPr>
              <w:t>())</w:t>
            </w:r>
            <w:r w:rsidRPr="001244DA">
              <w:rPr>
                <w:rFonts w:ascii="Arial" w:eastAsia="宋体" w:hAnsi="Arial"/>
              </w:rPr>
              <w:t>.</w:t>
            </w:r>
            <w:r w:rsidRPr="00B17294">
              <w:rPr>
                <w:rFonts w:ascii="Arial" w:eastAsia="宋体" w:hAnsi="Arial"/>
              </w:rPr>
              <w:t>builde</w:t>
            </w:r>
            <w:r w:rsidRPr="006840F6">
              <w:rPr>
                <w:rFonts w:ascii="宋体" w:eastAsia="宋体" w:hAnsi="宋体"/>
              </w:rPr>
              <w:t>());</w:t>
            </w:r>
          </w:p>
          <w:p w14:paraId="5201F9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proofErr w:type="gramStart"/>
            <w:r w:rsidRPr="00B17294">
              <w:rPr>
                <w:rFonts w:ascii="Arial" w:eastAsia="宋体" w:hAnsi="Arial"/>
              </w:rPr>
              <w:t>builderClaimAction</w:t>
            </w:r>
            <w:r w:rsidRPr="006840F6">
              <w:rPr>
                <w:rFonts w:ascii="宋体" w:eastAsia="宋体" w:hAnsi="宋体"/>
              </w:rPr>
              <w:t>(</w:t>
            </w:r>
            <w:proofErr w:type="gramEnd"/>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proofErr w:type="gramStart"/>
            <w:r w:rsidRPr="00B17294">
              <w:rPr>
                <w:rFonts w:ascii="Arial" w:eastAsia="宋体" w:hAnsi="Arial"/>
              </w:rPr>
              <w:t>builder</w:t>
            </w:r>
            <w:r w:rsidRPr="001244DA">
              <w:rPr>
                <w:rFonts w:ascii="Arial" w:eastAsia="宋体" w:hAnsi="Arial"/>
              </w:rPr>
              <w:t>.</w:t>
            </w:r>
            <w:r w:rsidRPr="00B17294">
              <w:rPr>
                <w:rFonts w:ascii="Arial" w:eastAsia="宋体" w:hAnsi="Arial"/>
              </w:rPr>
              <w:t>build</w:t>
            </w:r>
            <w:proofErr w:type="gramEnd"/>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0" w:name="_Toc36736593"/>
      <w:bookmarkStart w:id="341" w:name="_Toc36852303"/>
      <w:r>
        <w:rPr>
          <w:rFonts w:hint="eastAsia"/>
        </w:rPr>
        <w:lastRenderedPageBreak/>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B17294">
        <w:t>Action</w:t>
      </w:r>
      <w:r w:rsidRPr="00D92C03">
        <w:t>功能实现图</w:t>
      </w:r>
      <w:bookmarkEnd w:id="340"/>
      <w:bookmarkEnd w:id="341"/>
    </w:p>
    <w:p w14:paraId="526D4405" w14:textId="72D924CA" w:rsidR="001D30B8" w:rsidRPr="001D30B8" w:rsidRDefault="00BD3847" w:rsidP="00BF4990">
      <w:pPr>
        <w:pStyle w:val="2"/>
        <w:numPr>
          <w:ilvl w:val="1"/>
          <w:numId w:val="52"/>
        </w:numPr>
      </w:pPr>
      <w:bookmarkStart w:id="342" w:name="_Toc25947936"/>
      <w:bookmarkStart w:id="343" w:name="_Toc36642714"/>
      <w:bookmarkStart w:id="344" w:name="_Toc36643286"/>
      <w:bookmarkStart w:id="345" w:name="_Toc36732811"/>
      <w:bookmarkStart w:id="346" w:name="_Toc36852258"/>
      <w:r>
        <w:rPr>
          <w:rFonts w:hint="eastAsia"/>
        </w:rPr>
        <w:t>审核流模块</w:t>
      </w:r>
      <w:bookmarkEnd w:id="342"/>
      <w:bookmarkEnd w:id="343"/>
      <w:bookmarkEnd w:id="344"/>
      <w:bookmarkEnd w:id="345"/>
      <w:bookmarkEnd w:id="346"/>
    </w:p>
    <w:p w14:paraId="3ED7197B" w14:textId="44FD8610" w:rsidR="001D30B8" w:rsidRDefault="001D30B8" w:rsidP="00BF4990">
      <w:pPr>
        <w:pStyle w:val="3"/>
        <w:numPr>
          <w:ilvl w:val="2"/>
          <w:numId w:val="52"/>
        </w:numPr>
      </w:pPr>
      <w:bookmarkStart w:id="347" w:name="_Toc36642715"/>
      <w:bookmarkStart w:id="348" w:name="_Toc36643287"/>
      <w:bookmarkStart w:id="349" w:name="_Toc36732812"/>
      <w:bookmarkStart w:id="350" w:name="_Toc36852259"/>
      <w:r>
        <w:rPr>
          <w:rFonts w:hint="eastAsia"/>
        </w:rPr>
        <w:t>审核流模块设计</w:t>
      </w:r>
      <w:bookmarkEnd w:id="347"/>
      <w:bookmarkEnd w:id="348"/>
      <w:bookmarkEnd w:id="349"/>
      <w:bookmarkEnd w:id="350"/>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lastRenderedPageBreak/>
        <w:drawing>
          <wp:inline distT="0" distB="0" distL="0" distR="0" wp14:anchorId="6F7D364B" wp14:editId="16E47FB0">
            <wp:extent cx="4229100" cy="45157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4855" cy="4521903"/>
                    </a:xfrm>
                    <a:prstGeom prst="rect">
                      <a:avLst/>
                    </a:prstGeom>
                    <a:noFill/>
                    <a:ln>
                      <a:noFill/>
                    </a:ln>
                  </pic:spPr>
                </pic:pic>
              </a:graphicData>
            </a:graphic>
          </wp:inline>
        </w:drawing>
      </w:r>
    </w:p>
    <w:p w14:paraId="2513E751" w14:textId="5C941D44" w:rsidR="00F567AF" w:rsidRDefault="00FD189F" w:rsidP="00FD189F">
      <w:pPr>
        <w:pStyle w:val="af8"/>
      </w:pPr>
      <w:bookmarkStart w:id="351" w:name="_Toc36736594"/>
      <w:bookmarkStart w:id="352" w:name="_Toc3685230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1"/>
      <w:bookmarkEnd w:id="352"/>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的</w:t>
      </w:r>
      <w:r w:rsidR="006C1227" w:rsidRPr="00B17294">
        <w:rPr>
          <w:rFonts w:ascii="Arial" w:eastAsia="宋体" w:hAnsi="Arial" w:hint="eastAsia"/>
          <w:sz w:val="24"/>
          <w:szCs w:val="24"/>
        </w:rPr>
        <w:t>o</w:t>
      </w:r>
      <w:r w:rsidR="006C1227" w:rsidRPr="00B17294">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B17294">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r w:rsidR="00391800">
        <w:rPr>
          <w:rFonts w:ascii="宋体" w:eastAsia="宋体" w:hAnsi="宋体" w:hint="eastAsia"/>
          <w:sz w:val="24"/>
          <w:szCs w:val="24"/>
        </w:rPr>
        <w:t>的</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B17294">
        <w:rPr>
          <w:rFonts w:ascii="Arial" w:eastAsia="宋体" w:hAnsi="Arial" w:hint="eastAsia"/>
          <w:sz w:val="24"/>
          <w:szCs w:val="24"/>
        </w:rPr>
        <w:t>RunnerService</w:t>
      </w:r>
      <w:r w:rsidR="00414244">
        <w:rPr>
          <w:rFonts w:ascii="宋体" w:eastAsia="宋体" w:hAnsi="宋体" w:hint="eastAsia"/>
          <w:sz w:val="24"/>
          <w:szCs w:val="24"/>
        </w:rPr>
        <w:t>和</w:t>
      </w:r>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r w:rsidR="00414244">
        <w:rPr>
          <w:rFonts w:ascii="宋体" w:eastAsia="宋体" w:hAnsi="宋体" w:hint="eastAsia"/>
          <w:sz w:val="24"/>
          <w:szCs w:val="24"/>
        </w:rPr>
        <w:t>。</w:t>
      </w:r>
      <w:r w:rsidR="00414244" w:rsidRPr="00B17294">
        <w:rPr>
          <w:rFonts w:ascii="Arial" w:eastAsia="宋体" w:hAnsi="Arial" w:hint="eastAsia"/>
          <w:sz w:val="24"/>
          <w:szCs w:val="24"/>
        </w:rPr>
        <w:t>Runner</w:t>
      </w:r>
      <w:r w:rsidR="00414244" w:rsidRPr="00B17294">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B17294">
        <w:rPr>
          <w:rFonts w:ascii="Arial" w:eastAsia="宋体" w:hAnsi="Arial" w:hint="eastAsia"/>
          <w:sz w:val="24"/>
          <w:szCs w:val="24"/>
        </w:rPr>
        <w:t>RunnerService</w:t>
      </w:r>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B17294">
        <w:rPr>
          <w:rFonts w:ascii="Arial" w:eastAsia="宋体" w:hAnsi="Arial" w:hint="eastAsia"/>
          <w:sz w:val="24"/>
          <w:szCs w:val="24"/>
        </w:rPr>
        <w:t>Scene</w:t>
      </w:r>
      <w:r w:rsidR="00DE6F7A" w:rsidRPr="00B17294">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lastRenderedPageBreak/>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B17294">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B17294">
        <w:rPr>
          <w:rFonts w:ascii="Arial" w:eastAsia="宋体" w:hAnsi="Arial" w:hint="eastAsia"/>
          <w:sz w:val="24"/>
          <w:szCs w:val="24"/>
        </w:rPr>
        <w:t>J</w:t>
      </w:r>
      <w:r w:rsidR="006D1121" w:rsidRPr="00B17294">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3" w:name="_Toc36642716"/>
      <w:bookmarkStart w:id="354" w:name="_Toc36643288"/>
      <w:bookmarkStart w:id="355" w:name="_Toc36732813"/>
      <w:bookmarkStart w:id="356" w:name="_Toc36852260"/>
      <w:r>
        <w:rPr>
          <w:rFonts w:hint="eastAsia"/>
        </w:rPr>
        <w:t>审核</w:t>
      </w:r>
      <w:proofErr w:type="gramStart"/>
      <w:r>
        <w:rPr>
          <w:rFonts w:hint="eastAsia"/>
        </w:rPr>
        <w:t>流操作</w:t>
      </w:r>
      <w:proofErr w:type="gramEnd"/>
      <w:r>
        <w:rPr>
          <w:rFonts w:hint="eastAsia"/>
        </w:rPr>
        <w:t>功能实现</w:t>
      </w:r>
      <w:bookmarkEnd w:id="353"/>
      <w:bookmarkEnd w:id="354"/>
      <w:bookmarkEnd w:id="355"/>
      <w:bookmarkEnd w:id="356"/>
    </w:p>
    <w:p w14:paraId="5487DD0B" w14:textId="77777777" w:rsidR="00FD189F" w:rsidRDefault="00E16F9A" w:rsidP="00FD189F">
      <w:pPr>
        <w:keepNext/>
        <w:jc w:val="center"/>
      </w:pPr>
      <w:r>
        <w:rPr>
          <w:noProof/>
        </w:rPr>
        <w:drawing>
          <wp:inline distT="0" distB="0" distL="0" distR="0" wp14:anchorId="31EA1D84" wp14:editId="11E4BA40">
            <wp:extent cx="5274310" cy="3244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244850"/>
                    </a:xfrm>
                    <a:prstGeom prst="rect">
                      <a:avLst/>
                    </a:prstGeom>
                    <a:noFill/>
                    <a:ln>
                      <a:noFill/>
                    </a:ln>
                  </pic:spPr>
                </pic:pic>
              </a:graphicData>
            </a:graphic>
          </wp:inline>
        </w:drawing>
      </w:r>
    </w:p>
    <w:p w14:paraId="36CD815A" w14:textId="32CE854A" w:rsidR="00E16F9A" w:rsidRDefault="00FD189F" w:rsidP="00FD189F">
      <w:pPr>
        <w:pStyle w:val="af8"/>
      </w:pPr>
      <w:bookmarkStart w:id="357" w:name="_Toc36736595"/>
      <w:bookmarkStart w:id="358" w:name="_Toc36852305"/>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w:t>
      </w:r>
      <w:proofErr w:type="gramStart"/>
      <w:r w:rsidRPr="0064610E">
        <w:rPr>
          <w:rFonts w:hint="eastAsia"/>
        </w:rPr>
        <w:t>流操作</w:t>
      </w:r>
      <w:proofErr w:type="gramEnd"/>
      <w:r w:rsidRPr="0064610E">
        <w:rPr>
          <w:rFonts w:hint="eastAsia"/>
        </w:rPr>
        <w:t>时序图</w:t>
      </w:r>
      <w:bookmarkEnd w:id="357"/>
      <w:bookmarkEnd w:id="358"/>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w:t>
      </w:r>
      <w:proofErr w:type="gramStart"/>
      <w:r w:rsidRPr="000453EE">
        <w:rPr>
          <w:rFonts w:ascii="宋体" w:eastAsia="宋体" w:hAnsi="宋体" w:hint="eastAsia"/>
          <w:sz w:val="24"/>
          <w:szCs w:val="24"/>
        </w:rPr>
        <w:t>流操作</w:t>
      </w:r>
      <w:proofErr w:type="gramEnd"/>
      <w:r w:rsidRPr="000453EE">
        <w:rPr>
          <w:rFonts w:ascii="宋体" w:eastAsia="宋体" w:hAnsi="宋体" w:hint="eastAsia"/>
          <w:sz w:val="24"/>
          <w:szCs w:val="24"/>
        </w:rPr>
        <w:t>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r w:rsidR="00037490">
        <w:rPr>
          <w:rFonts w:ascii="宋体" w:eastAsia="宋体" w:hAnsi="宋体" w:hint="eastAsia"/>
          <w:sz w:val="24"/>
          <w:szCs w:val="24"/>
        </w:rPr>
        <w:t>通过调用</w:t>
      </w:r>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r w:rsidR="00037490">
        <w:rPr>
          <w:rFonts w:ascii="宋体" w:eastAsia="宋体" w:hAnsi="宋体" w:hint="eastAsia"/>
          <w:sz w:val="24"/>
          <w:szCs w:val="24"/>
        </w:rPr>
        <w:t>来实现查询审核流操作，终止审核</w:t>
      </w:r>
      <w:proofErr w:type="gramStart"/>
      <w:r w:rsidR="00037490">
        <w:rPr>
          <w:rFonts w:ascii="宋体" w:eastAsia="宋体" w:hAnsi="宋体" w:hint="eastAsia"/>
          <w:sz w:val="24"/>
          <w:szCs w:val="24"/>
        </w:rPr>
        <w:t>流分为</w:t>
      </w:r>
      <w:proofErr w:type="gramEnd"/>
      <w:r w:rsidR="00037490">
        <w:rPr>
          <w:rFonts w:ascii="宋体" w:eastAsia="宋体" w:hAnsi="宋体" w:hint="eastAsia"/>
          <w:sz w:val="24"/>
          <w:szCs w:val="24"/>
        </w:rPr>
        <w:t>两步：本地终止和审核平台终止</w:t>
      </w:r>
      <w:r w:rsidR="008E3900">
        <w:rPr>
          <w:rFonts w:ascii="宋体" w:eastAsia="宋体" w:hAnsi="宋体" w:hint="eastAsia"/>
          <w:sz w:val="24"/>
          <w:szCs w:val="24"/>
        </w:rPr>
        <w:t>，</w:t>
      </w:r>
      <w:r w:rsidR="005D4B40" w:rsidRPr="00B17294">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B17294">
        <w:rPr>
          <w:rFonts w:ascii="Arial" w:eastAsia="宋体" w:hAnsi="Arial" w:hint="eastAsia"/>
          <w:sz w:val="24"/>
          <w:szCs w:val="24"/>
        </w:rPr>
        <w:t>SceneRuleDraft</w:t>
      </w:r>
      <w:r w:rsidR="005D4B40" w:rsidRPr="00B17294">
        <w:rPr>
          <w:rFonts w:ascii="Arial" w:eastAsia="宋体" w:hAnsi="Arial"/>
          <w:sz w:val="24"/>
          <w:szCs w:val="24"/>
        </w:rPr>
        <w:t>Dao</w:t>
      </w:r>
      <w:r w:rsidR="005D4B40">
        <w:rPr>
          <w:rFonts w:ascii="宋体" w:eastAsia="宋体" w:hAnsi="宋体" w:hint="eastAsia"/>
          <w:sz w:val="24"/>
          <w:szCs w:val="24"/>
        </w:rPr>
        <w:t>和</w:t>
      </w:r>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w:t>
      </w:r>
      <w:proofErr w:type="gramStart"/>
      <w:r>
        <w:rPr>
          <w:rFonts w:ascii="宋体" w:eastAsia="宋体" w:hAnsi="宋体" w:hint="eastAsia"/>
          <w:sz w:val="24"/>
          <w:szCs w:val="24"/>
        </w:rPr>
        <w:t>流操作</w:t>
      </w:r>
      <w:proofErr w:type="gramEnd"/>
      <w:r>
        <w:rPr>
          <w:rFonts w:ascii="宋体" w:eastAsia="宋体" w:hAnsi="宋体" w:hint="eastAsia"/>
          <w:sz w:val="24"/>
          <w:szCs w:val="24"/>
        </w:rPr>
        <w:t>实现代码</w:t>
      </w:r>
      <w:r w:rsidR="00A83FCE">
        <w:rPr>
          <w:rFonts w:ascii="宋体" w:eastAsia="宋体" w:hAnsi="宋体" w:hint="eastAsia"/>
          <w:sz w:val="24"/>
          <w:szCs w:val="24"/>
        </w:rPr>
        <w:t>。</w:t>
      </w:r>
      <w:r w:rsidR="00A83FCE" w:rsidRPr="00B17294">
        <w:rPr>
          <w:rFonts w:ascii="Arial" w:eastAsia="宋体" w:hAnsi="Arial" w:hint="eastAsia"/>
          <w:sz w:val="24"/>
          <w:szCs w:val="24"/>
        </w:rPr>
        <w:t>get</w:t>
      </w:r>
      <w:r w:rsidR="00A83FCE" w:rsidRPr="00B17294">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w:t>
      </w:r>
      <w:proofErr w:type="gramStart"/>
      <w:r w:rsidR="001F0D81">
        <w:rPr>
          <w:rFonts w:ascii="宋体" w:eastAsia="宋体" w:hAnsi="宋体" w:hint="eastAsia"/>
          <w:sz w:val="24"/>
          <w:szCs w:val="24"/>
        </w:rPr>
        <w:t>流数据</w:t>
      </w:r>
      <w:proofErr w:type="gramEnd"/>
      <w:r w:rsidR="001F0D81">
        <w:rPr>
          <w:rFonts w:ascii="宋体" w:eastAsia="宋体" w:hAnsi="宋体" w:hint="eastAsia"/>
          <w:sz w:val="24"/>
          <w:szCs w:val="24"/>
        </w:rPr>
        <w:t>同步，因此</w:t>
      </w:r>
      <w:r w:rsidR="00B1769D">
        <w:rPr>
          <w:rFonts w:ascii="宋体" w:eastAsia="宋体" w:hAnsi="宋体" w:hint="eastAsia"/>
          <w:sz w:val="24"/>
          <w:szCs w:val="24"/>
        </w:rPr>
        <w:t>查询草稿表可以获取到审核流的信息。</w:t>
      </w:r>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r w:rsidR="00874428">
        <w:rPr>
          <w:rFonts w:ascii="宋体" w:eastAsia="宋体" w:hAnsi="宋体" w:hint="eastAsia"/>
          <w:sz w:val="24"/>
          <w:szCs w:val="24"/>
        </w:rPr>
        <w:t>方法负责终止审核流，终止审核</w:t>
      </w:r>
      <w:proofErr w:type="gramStart"/>
      <w:r w:rsidR="00874428">
        <w:rPr>
          <w:rFonts w:ascii="宋体" w:eastAsia="宋体" w:hAnsi="宋体" w:hint="eastAsia"/>
          <w:sz w:val="24"/>
          <w:szCs w:val="24"/>
        </w:rPr>
        <w:t>流需要</w:t>
      </w:r>
      <w:proofErr w:type="gramEnd"/>
      <w:r w:rsidR="00874428">
        <w:rPr>
          <w:rFonts w:ascii="宋体" w:eastAsia="宋体" w:hAnsi="宋体" w:hint="eastAsia"/>
          <w:sz w:val="24"/>
          <w:szCs w:val="24"/>
        </w:rPr>
        <w:t>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w:t>
      </w:r>
      <w:proofErr w:type="gramStart"/>
      <w:r w:rsidR="006A4400">
        <w:rPr>
          <w:rFonts w:ascii="宋体" w:eastAsia="宋体" w:hAnsi="宋体" w:hint="eastAsia"/>
          <w:sz w:val="24"/>
          <w:szCs w:val="24"/>
        </w:rPr>
        <w:t>流系统</w:t>
      </w:r>
      <w:proofErr w:type="gramEnd"/>
      <w:r w:rsidR="006A4400">
        <w:rPr>
          <w:rFonts w:ascii="宋体" w:eastAsia="宋体" w:hAnsi="宋体" w:hint="eastAsia"/>
          <w:sz w:val="24"/>
          <w:szCs w:val="24"/>
        </w:rPr>
        <w:t>都能够执行成功，代码实现时</w:t>
      </w:r>
      <w:r w:rsidR="004F635F">
        <w:rPr>
          <w:rFonts w:ascii="宋体" w:eastAsia="宋体" w:hAnsi="宋体" w:hint="eastAsia"/>
          <w:sz w:val="24"/>
          <w:szCs w:val="24"/>
        </w:rPr>
        <w:t>先调用审核系统的</w:t>
      </w:r>
      <w:r w:rsidR="004F635F" w:rsidRPr="00B17294">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69B2369B" w14:textId="62F70136" w:rsidR="00CB5FA0" w:rsidRDefault="00CB5FA0" w:rsidP="00CB5FA0">
            <w:r w:rsidRPr="00B17294">
              <w:rPr>
                <w:rFonts w:ascii="Arial" w:hAnsi="Arial"/>
              </w:rPr>
              <w:t>public</w:t>
            </w:r>
            <w:r>
              <w:t xml:space="preserve"> </w:t>
            </w:r>
            <w:r w:rsidRPr="00B17294">
              <w:rPr>
                <w:rFonts w:ascii="Arial" w:hAnsi="Arial"/>
              </w:rPr>
              <w:t>Response</w:t>
            </w:r>
            <w:r>
              <w:t xml:space="preserve"> </w:t>
            </w:r>
            <w:proofErr w:type="gramStart"/>
            <w:r w:rsidRPr="00B17294">
              <w:rPr>
                <w:rFonts w:ascii="Arial" w:hAnsi="Arial"/>
              </w:rPr>
              <w:t>getDraftRule</w:t>
            </w:r>
            <w:r>
              <w:t>(</w:t>
            </w:r>
            <w:proofErr w:type="gramEnd"/>
            <w:r w:rsidRPr="00B17294">
              <w:rPr>
                <w:rFonts w:ascii="Arial" w:hAnsi="Arial"/>
              </w:rPr>
              <w:t>DraftRuleQuery</w:t>
            </w:r>
            <w:r>
              <w:t xml:space="preserve"> </w:t>
            </w:r>
            <w:r w:rsidRPr="00B17294">
              <w:rPr>
                <w:rFonts w:ascii="Arial" w:hAnsi="Arial"/>
              </w:rPr>
              <w:t>query</w:t>
            </w:r>
            <w:r>
              <w:t>){</w:t>
            </w:r>
          </w:p>
          <w:p w14:paraId="74E5C77D" w14:textId="77777777" w:rsidR="00CB5FA0" w:rsidRDefault="00CB5FA0" w:rsidP="00CB5FA0">
            <w:r>
              <w:t xml:space="preserve">    // </w:t>
            </w:r>
            <w:r w:rsidRPr="003F1175">
              <w:rPr>
                <w:rFonts w:ascii="Arial" w:hAnsi="Arial"/>
              </w:rPr>
              <w:t>1</w:t>
            </w:r>
            <w:r w:rsidRPr="001244DA">
              <w:rPr>
                <w:rFonts w:ascii="Arial" w:hAnsi="Arial"/>
              </w:rPr>
              <w:t>.</w:t>
            </w:r>
            <w:r>
              <w:t xml:space="preserve"> 参数校验</w:t>
            </w:r>
          </w:p>
          <w:p w14:paraId="2E230C9C" w14:textId="77777777" w:rsidR="00CB5FA0" w:rsidRDefault="00CB5FA0" w:rsidP="00CB5FA0">
            <w:r>
              <w:t xml:space="preserve">    </w:t>
            </w:r>
            <w:r w:rsidRPr="00B17294">
              <w:rPr>
                <w:rFonts w:ascii="Arial" w:hAnsi="Arial"/>
              </w:rPr>
              <w:t>validate</w:t>
            </w:r>
            <w:r>
              <w:t>(</w:t>
            </w:r>
            <w:r w:rsidRPr="00B17294">
              <w:rPr>
                <w:rFonts w:ascii="Arial" w:hAnsi="Arial"/>
              </w:rPr>
              <w:t>query</w:t>
            </w:r>
            <w:r>
              <w:t>);</w:t>
            </w:r>
          </w:p>
          <w:p w14:paraId="11A77C70" w14:textId="77777777" w:rsidR="00CB5FA0" w:rsidRDefault="00CB5FA0" w:rsidP="00CB5FA0">
            <w:r>
              <w:t xml:space="preserve">    // </w:t>
            </w:r>
            <w:r w:rsidRPr="003F1175">
              <w:rPr>
                <w:rFonts w:ascii="Arial" w:hAnsi="Arial"/>
              </w:rPr>
              <w:t>2</w:t>
            </w:r>
            <w:r w:rsidRPr="001244DA">
              <w:rPr>
                <w:rFonts w:ascii="Arial" w:hAnsi="Arial"/>
              </w:rPr>
              <w:t>.</w:t>
            </w:r>
            <w:r>
              <w:t xml:space="preserve"> 根据查询参数进行查询</w:t>
            </w:r>
          </w:p>
          <w:p w14:paraId="615D9E44" w14:textId="20C01A1D" w:rsidR="00CB5FA0" w:rsidRDefault="00CB5FA0" w:rsidP="00CB5FA0">
            <w:r>
              <w:t xml:space="preserve">    </w:t>
            </w:r>
            <w:r w:rsidRPr="00B17294">
              <w:rPr>
                <w:rFonts w:ascii="Arial" w:hAnsi="Arial"/>
              </w:rPr>
              <w:t>List</w:t>
            </w:r>
            <w:r>
              <w:t>&lt;</w:t>
            </w:r>
            <w:r w:rsidRPr="00B17294">
              <w:rPr>
                <w:rFonts w:ascii="Arial" w:hAnsi="Arial"/>
              </w:rPr>
              <w:t>DraftRuleDTO</w:t>
            </w:r>
            <w:r>
              <w:t xml:space="preserve">&gt; </w:t>
            </w:r>
            <w:r w:rsidRPr="00B17294">
              <w:rPr>
                <w:rFonts w:ascii="Arial" w:hAnsi="Arial"/>
              </w:rPr>
              <w:t>draftRuleDTOList</w:t>
            </w:r>
            <w:r>
              <w:t xml:space="preserve"> = </w:t>
            </w:r>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r>
              <w:t>(</w:t>
            </w:r>
            <w:r w:rsidRPr="00B17294">
              <w:rPr>
                <w:rFonts w:ascii="Arial" w:hAnsi="Arial"/>
              </w:rPr>
              <w:t>query</w:t>
            </w:r>
            <w:r>
              <w:t>);</w:t>
            </w:r>
          </w:p>
          <w:p w14:paraId="5F8D7EC7" w14:textId="77777777" w:rsidR="00CB5FA0" w:rsidRDefault="00CB5FA0" w:rsidP="00CB5FA0">
            <w:r>
              <w:t xml:space="preserve">    // </w:t>
            </w:r>
            <w:r w:rsidRPr="003F1175">
              <w:rPr>
                <w:rFonts w:ascii="Arial" w:hAnsi="Arial"/>
              </w:rPr>
              <w:t>3</w:t>
            </w:r>
            <w:r w:rsidRPr="001244DA">
              <w:rPr>
                <w:rFonts w:ascii="Arial" w:hAnsi="Arial"/>
              </w:rPr>
              <w:t>.</w:t>
            </w:r>
            <w:r>
              <w:t xml:space="preserve"> 将</w:t>
            </w:r>
            <w:r w:rsidRPr="00B17294">
              <w:rPr>
                <w:rFonts w:ascii="Arial" w:hAnsi="Arial"/>
              </w:rPr>
              <w:t>DTO</w:t>
            </w:r>
            <w:r>
              <w:t>转换成</w:t>
            </w:r>
            <w:r w:rsidRPr="00B17294">
              <w:rPr>
                <w:rFonts w:ascii="Arial" w:hAnsi="Arial"/>
              </w:rPr>
              <w:t>VO</w:t>
            </w:r>
          </w:p>
          <w:p w14:paraId="52457D98" w14:textId="77777777" w:rsidR="00CB5FA0" w:rsidRDefault="00CB5FA0" w:rsidP="00CB5FA0">
            <w:r>
              <w:t xml:space="preserve">    </w:t>
            </w:r>
            <w:r w:rsidRPr="00B17294">
              <w:rPr>
                <w:rFonts w:ascii="Arial" w:hAnsi="Arial"/>
              </w:rPr>
              <w:t>List</w:t>
            </w:r>
            <w:r>
              <w:t>&lt;</w:t>
            </w:r>
            <w:r w:rsidRPr="00B17294">
              <w:rPr>
                <w:rFonts w:ascii="Arial" w:hAnsi="Arial"/>
              </w:rPr>
              <w:t>DraftRuleVO</w:t>
            </w:r>
            <w:r>
              <w:t xml:space="preserve">&gt; </w:t>
            </w:r>
            <w:r w:rsidRPr="00B17294">
              <w:rPr>
                <w:rFonts w:ascii="Arial" w:hAnsi="Arial"/>
              </w:rPr>
              <w:t>draftRuleVOList</w:t>
            </w:r>
            <w:r>
              <w:t xml:space="preserve"> = </w:t>
            </w:r>
            <w:r w:rsidRPr="00B17294">
              <w:rPr>
                <w:rFonts w:ascii="Arial" w:hAnsi="Arial"/>
              </w:rPr>
              <w:t>draftRuleDTOList</w:t>
            </w:r>
          </w:p>
          <w:p w14:paraId="4EF0203C" w14:textId="77777777" w:rsidR="00CB5FA0" w:rsidRDefault="00CB5FA0" w:rsidP="00CB5FA0">
            <w:r>
              <w:t xml:space="preserve">                </w:t>
            </w:r>
            <w:proofErr w:type="gramStart"/>
            <w:r w:rsidRPr="001244DA">
              <w:rPr>
                <w:rFonts w:ascii="Arial" w:hAnsi="Arial"/>
              </w:rPr>
              <w:t>.</w:t>
            </w:r>
            <w:r w:rsidRPr="00B17294">
              <w:rPr>
                <w:rFonts w:ascii="Arial" w:hAnsi="Arial"/>
              </w:rPr>
              <w:t>strem</w:t>
            </w:r>
            <w:proofErr w:type="gramEnd"/>
            <w:r>
              <w:t>()</w:t>
            </w:r>
          </w:p>
          <w:p w14:paraId="6D118CD7" w14:textId="77777777" w:rsidR="00CB5FA0" w:rsidRDefault="00CB5FA0" w:rsidP="00CB5FA0">
            <w:r>
              <w:t xml:space="preserve">                </w:t>
            </w:r>
            <w:proofErr w:type="gramStart"/>
            <w:r w:rsidRPr="001244DA">
              <w:rPr>
                <w:rFonts w:ascii="Arial" w:hAnsi="Arial"/>
              </w:rPr>
              <w:t>.</w:t>
            </w:r>
            <w:r w:rsidRPr="00B17294">
              <w:rPr>
                <w:rFonts w:ascii="Arial" w:hAnsi="Arial"/>
              </w:rPr>
              <w:t>filter</w:t>
            </w:r>
            <w:proofErr w:type="gramEnd"/>
            <w:r>
              <w:t>(</w:t>
            </w:r>
            <w:r w:rsidRPr="00B17294">
              <w:rPr>
                <w:rFonts w:ascii="Arial" w:hAnsi="Arial"/>
              </w:rPr>
              <w:t>Object</w:t>
            </w:r>
            <w:r>
              <w:t>::</w:t>
            </w:r>
            <w:r w:rsidRPr="00B17294">
              <w:rPr>
                <w:rFonts w:ascii="Arial" w:hAnsi="Arial"/>
              </w:rPr>
              <w:t>nonNull</w:t>
            </w:r>
            <w:r>
              <w:t>)</w:t>
            </w:r>
          </w:p>
          <w:p w14:paraId="5554F549" w14:textId="77777777" w:rsidR="00CB5FA0" w:rsidRDefault="00CB5FA0" w:rsidP="00CB5FA0">
            <w:r>
              <w:t xml:space="preserve">                </w:t>
            </w:r>
            <w:proofErr w:type="gramStart"/>
            <w:r w:rsidRPr="001244DA">
              <w:rPr>
                <w:rFonts w:ascii="Arial" w:hAnsi="Arial"/>
              </w:rPr>
              <w:t>.</w:t>
            </w:r>
            <w:r w:rsidRPr="00B17294">
              <w:rPr>
                <w:rFonts w:ascii="Arial" w:hAnsi="Arial"/>
              </w:rPr>
              <w:t>map</w:t>
            </w:r>
            <w:proofErr w:type="gramEnd"/>
            <w:r>
              <w:t>(</w:t>
            </w:r>
            <w:r w:rsidRPr="00B17294">
              <w:rPr>
                <w:rFonts w:ascii="Arial" w:hAnsi="Arial"/>
              </w:rPr>
              <w:t>this</w:t>
            </w:r>
            <w:r>
              <w:t>::</w:t>
            </w:r>
            <w:r w:rsidRPr="00B17294">
              <w:rPr>
                <w:rFonts w:ascii="Arial" w:hAnsi="Arial"/>
              </w:rPr>
              <w:t>transfer</w:t>
            </w:r>
            <w:r>
              <w:t>)</w:t>
            </w:r>
          </w:p>
          <w:p w14:paraId="3752E1FD" w14:textId="77777777" w:rsidR="00CB5FA0" w:rsidRDefault="00CB5FA0" w:rsidP="00CB5FA0">
            <w:r>
              <w:t xml:space="preserve">                </w:t>
            </w:r>
            <w:proofErr w:type="gramStart"/>
            <w:r w:rsidRPr="001244DA">
              <w:rPr>
                <w:rFonts w:ascii="Arial" w:hAnsi="Arial"/>
              </w:rPr>
              <w:t>.</w:t>
            </w:r>
            <w:r w:rsidRPr="00B17294">
              <w:rPr>
                <w:rFonts w:ascii="Arial" w:hAnsi="Arial"/>
              </w:rPr>
              <w:t>collect</w:t>
            </w:r>
            <w:proofErr w:type="gramEnd"/>
            <w:r>
              <w:t>(</w:t>
            </w:r>
            <w:r w:rsidRPr="00B17294">
              <w:rPr>
                <w:rFonts w:ascii="Arial" w:hAnsi="Arial"/>
              </w:rPr>
              <w:t>Collectors</w:t>
            </w:r>
            <w:r w:rsidRPr="001244DA">
              <w:rPr>
                <w:rFonts w:ascii="Arial" w:hAnsi="Arial"/>
              </w:rPr>
              <w:t>.</w:t>
            </w:r>
            <w:r w:rsidRPr="00B17294">
              <w:rPr>
                <w:rFonts w:ascii="Arial" w:hAnsi="Arial"/>
              </w:rPr>
              <w:t>toList</w:t>
            </w:r>
            <w:r>
              <w:t>());</w:t>
            </w:r>
          </w:p>
          <w:p w14:paraId="01B4730B" w14:textId="77777777" w:rsidR="00CB5FA0" w:rsidRDefault="00CB5FA0" w:rsidP="00CB5FA0">
            <w:r>
              <w:t xml:space="preserve">    // </w:t>
            </w:r>
            <w:r w:rsidRPr="003F1175">
              <w:rPr>
                <w:rFonts w:ascii="Arial" w:hAnsi="Arial"/>
              </w:rPr>
              <w:t>4</w:t>
            </w:r>
            <w:r w:rsidRPr="001244DA">
              <w:rPr>
                <w:rFonts w:ascii="Arial" w:hAnsi="Arial"/>
              </w:rPr>
              <w:t>.</w:t>
            </w:r>
            <w:r>
              <w:t xml:space="preserve"> 返回结果</w:t>
            </w:r>
          </w:p>
          <w:p w14:paraId="6A85B1A2" w14:textId="3C04CA9E" w:rsidR="00CB5FA0" w:rsidRDefault="00CB5FA0" w:rsidP="00CB5FA0">
            <w:r>
              <w:t xml:space="preserve">    </w:t>
            </w:r>
            <w:r w:rsidRPr="00B17294">
              <w:rPr>
                <w:rFonts w:ascii="Arial" w:hAnsi="Arial"/>
              </w:rPr>
              <w:t>return</w:t>
            </w:r>
            <w:r>
              <w:t xml:space="preserve"> </w:t>
            </w:r>
            <w:r w:rsidRPr="00B17294">
              <w:rPr>
                <w:rFonts w:ascii="Arial" w:hAnsi="Arial"/>
              </w:rPr>
              <w:t>Response</w:t>
            </w:r>
            <w:r w:rsidRPr="001244DA">
              <w:rPr>
                <w:rFonts w:ascii="Arial" w:hAnsi="Arial"/>
              </w:rPr>
              <w:t>.</w:t>
            </w:r>
            <w:r w:rsidRPr="00B17294">
              <w:rPr>
                <w:rFonts w:ascii="Arial" w:hAnsi="Arial"/>
              </w:rPr>
              <w:t>SUCCESS</w:t>
            </w:r>
            <w:r>
              <w:t>(</w:t>
            </w:r>
            <w:r w:rsidRPr="00B17294">
              <w:rPr>
                <w:rFonts w:ascii="Arial" w:hAnsi="Arial"/>
              </w:rPr>
              <w:t>draftRuleList</w:t>
            </w:r>
            <w:r>
              <w:t>);</w:t>
            </w:r>
          </w:p>
          <w:p w14:paraId="1AE5CD51" w14:textId="5DD668C7" w:rsidR="00CB5FA0" w:rsidRDefault="00CB5FA0" w:rsidP="00CB5FA0">
            <w:r>
              <w:t>}</w:t>
            </w:r>
          </w:p>
          <w:p w14:paraId="6D53B31B" w14:textId="77777777" w:rsidR="00280DE4" w:rsidRDefault="00280DE4" w:rsidP="00280DE4">
            <w:r>
              <w:t>// 终止审核流</w:t>
            </w:r>
          </w:p>
          <w:p w14:paraId="3F0B05F9" w14:textId="77777777" w:rsidR="00280DE4" w:rsidRDefault="00280DE4" w:rsidP="00280DE4">
            <w:r w:rsidRPr="00B17294">
              <w:rPr>
                <w:rFonts w:ascii="Arial" w:hAnsi="Arial"/>
              </w:rPr>
              <w:t>public</w:t>
            </w:r>
            <w:r>
              <w:t xml:space="preserve"> </w:t>
            </w:r>
            <w:r w:rsidRPr="00B17294">
              <w:rPr>
                <w:rFonts w:ascii="Arial" w:hAnsi="Arial"/>
              </w:rPr>
              <w:t>Boolean</w:t>
            </w:r>
            <w:r>
              <w:t xml:space="preserve"> </w:t>
            </w:r>
            <w:proofErr w:type="gramStart"/>
            <w:r w:rsidRPr="00B17294">
              <w:rPr>
                <w:rFonts w:ascii="Arial" w:hAnsi="Arial"/>
              </w:rPr>
              <w:t>terminateAudit</w:t>
            </w:r>
            <w:r>
              <w:t>(</w:t>
            </w:r>
            <w:proofErr w:type="gramEnd"/>
            <w:r w:rsidRPr="00B17294">
              <w:rPr>
                <w:rFonts w:ascii="Arial" w:hAnsi="Arial"/>
              </w:rPr>
              <w:t>DraftRuleVO</w:t>
            </w:r>
            <w:r>
              <w:t xml:space="preserve"> </w:t>
            </w:r>
            <w:r w:rsidRPr="00B17294">
              <w:rPr>
                <w:rFonts w:ascii="Arial" w:hAnsi="Arial"/>
              </w:rPr>
              <w:t>draftRuleVO</w:t>
            </w:r>
            <w:r>
              <w:t>){</w:t>
            </w:r>
          </w:p>
          <w:p w14:paraId="24F10257" w14:textId="77777777" w:rsidR="00280DE4" w:rsidRDefault="00280DE4" w:rsidP="00280DE4">
            <w:r>
              <w:t xml:space="preserve">    // 参数校验</w:t>
            </w:r>
          </w:p>
          <w:p w14:paraId="4CF39820" w14:textId="77777777" w:rsidR="00280DE4" w:rsidRDefault="00280DE4" w:rsidP="00280DE4">
            <w:r>
              <w:t xml:space="preserve">    </w:t>
            </w:r>
            <w:r w:rsidRPr="00B17294">
              <w:rPr>
                <w:rFonts w:ascii="Arial" w:hAnsi="Arial"/>
              </w:rPr>
              <w:t>validate</w:t>
            </w:r>
            <w:r>
              <w:t>(</w:t>
            </w:r>
            <w:r w:rsidRPr="00B17294">
              <w:rPr>
                <w:rFonts w:ascii="Arial" w:hAnsi="Arial"/>
              </w:rPr>
              <w:t>draftRuleVO</w:t>
            </w:r>
            <w:r>
              <w:t>);</w:t>
            </w:r>
          </w:p>
          <w:p w14:paraId="381FD945" w14:textId="77777777" w:rsidR="00280DE4" w:rsidRDefault="00280DE4" w:rsidP="00280DE4">
            <w:r>
              <w:t xml:space="preserve">    </w:t>
            </w:r>
            <w:r w:rsidRPr="00B17294">
              <w:rPr>
                <w:rFonts w:ascii="Arial" w:hAnsi="Arial"/>
              </w:rPr>
              <w:t>DraftRuleDTO</w:t>
            </w:r>
            <w:r>
              <w:t xml:space="preserve"> </w:t>
            </w:r>
            <w:r w:rsidRPr="00B17294">
              <w:rPr>
                <w:rFonts w:ascii="Arial" w:hAnsi="Arial"/>
              </w:rPr>
              <w:t>draftRUleDTO</w:t>
            </w:r>
            <w:r>
              <w:t xml:space="preserve"> = </w:t>
            </w:r>
            <w:r w:rsidRPr="00B17294">
              <w:rPr>
                <w:rFonts w:ascii="Arial" w:hAnsi="Arial"/>
              </w:rPr>
              <w:t>transferTODTO</w:t>
            </w:r>
            <w:r>
              <w:t>(</w:t>
            </w:r>
            <w:r w:rsidRPr="00B17294">
              <w:rPr>
                <w:rFonts w:ascii="Arial" w:hAnsi="Arial"/>
              </w:rPr>
              <w:t>draftRuleVO</w:t>
            </w:r>
            <w:r>
              <w:t>);</w:t>
            </w:r>
          </w:p>
          <w:p w14:paraId="38DEF725" w14:textId="77777777" w:rsidR="00280DE4" w:rsidRDefault="00280DE4" w:rsidP="00280DE4">
            <w:r>
              <w:t xml:space="preserve">    </w:t>
            </w:r>
            <w:proofErr w:type="gramStart"/>
            <w:r w:rsidRPr="00B17294">
              <w:rPr>
                <w:rFonts w:ascii="Arial" w:hAnsi="Arial"/>
              </w:rPr>
              <w:t>try</w:t>
            </w:r>
            <w:r>
              <w:t>{</w:t>
            </w:r>
            <w:proofErr w:type="gramEnd"/>
          </w:p>
          <w:p w14:paraId="5CBC206E" w14:textId="77777777" w:rsidR="00280DE4" w:rsidRDefault="00280DE4" w:rsidP="00280DE4">
            <w:r>
              <w:t xml:space="preserve">        // </w:t>
            </w:r>
            <w:r w:rsidRPr="00B17294">
              <w:rPr>
                <w:rFonts w:ascii="Arial" w:hAnsi="Arial"/>
              </w:rPr>
              <w:t>rpc</w:t>
            </w:r>
            <w:r>
              <w:t>调用</w:t>
            </w:r>
          </w:p>
          <w:p w14:paraId="3834FB92" w14:textId="77777777" w:rsidR="00280DE4" w:rsidRDefault="00280DE4" w:rsidP="00280DE4">
            <w:r>
              <w:t xml:space="preserve">        </w:t>
            </w:r>
            <w:r w:rsidRPr="00B17294">
              <w:rPr>
                <w:rFonts w:ascii="Arial" w:hAnsi="Arial"/>
              </w:rPr>
              <w:t>Boolean</w:t>
            </w:r>
            <w:r>
              <w:t xml:space="preserve"> </w:t>
            </w:r>
            <w:r w:rsidRPr="00B17294">
              <w:rPr>
                <w:rFonts w:ascii="Arial" w:hAnsi="Arial"/>
              </w:rPr>
              <w:t>isSuccess</w:t>
            </w:r>
            <w:r>
              <w:t xml:space="preserve"> = </w:t>
            </w:r>
            <w:r w:rsidRPr="00B17294">
              <w:rPr>
                <w:rFonts w:ascii="Arial" w:hAnsi="Arial"/>
              </w:rPr>
              <w:t>runnerService</w:t>
            </w:r>
            <w:r w:rsidRPr="001244DA">
              <w:rPr>
                <w:rFonts w:ascii="Arial" w:hAnsi="Arial"/>
              </w:rPr>
              <w:t>.</w:t>
            </w:r>
            <w:r w:rsidRPr="00B17294">
              <w:rPr>
                <w:rFonts w:ascii="Arial" w:hAnsi="Arial"/>
              </w:rPr>
              <w:t>terninateAudit</w:t>
            </w:r>
            <w:r>
              <w:t>();</w:t>
            </w:r>
          </w:p>
          <w:p w14:paraId="63A3E12F" w14:textId="24F6C015" w:rsidR="00280DE4" w:rsidRDefault="00280DE4" w:rsidP="00BC2874">
            <w:r>
              <w:t xml:space="preserve">        // 只有当审核平台调用成功之后，才可以本地终止。</w:t>
            </w:r>
          </w:p>
          <w:p w14:paraId="2102BD6A" w14:textId="77777777" w:rsidR="00280DE4" w:rsidRDefault="00280DE4" w:rsidP="00280DE4">
            <w:r>
              <w:t xml:space="preserve">        </w:t>
            </w:r>
            <w:r w:rsidRPr="00B17294">
              <w:rPr>
                <w:rFonts w:ascii="Arial" w:hAnsi="Arial"/>
              </w:rPr>
              <w:t>if</w:t>
            </w:r>
            <w:r>
              <w:t>(</w:t>
            </w:r>
            <w:r w:rsidRPr="00B17294">
              <w:rPr>
                <w:rFonts w:ascii="Arial" w:hAnsi="Arial"/>
              </w:rPr>
              <w:t>isSuccess</w:t>
            </w:r>
            <w:proofErr w:type="gramStart"/>
            <w:r>
              <w:t>){</w:t>
            </w:r>
            <w:proofErr w:type="gramEnd"/>
          </w:p>
          <w:p w14:paraId="01295039" w14:textId="5AE2EA46" w:rsidR="00280DE4" w:rsidRDefault="00280DE4" w:rsidP="00280DE4">
            <w:r>
              <w:t xml:space="preserve">            </w:t>
            </w:r>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r w:rsidR="007F6EF0">
              <w:t>()</w:t>
            </w:r>
            <w:r>
              <w:t>;</w:t>
            </w:r>
          </w:p>
          <w:p w14:paraId="28F73D7A" w14:textId="77777777" w:rsidR="00280DE4" w:rsidRDefault="00280DE4" w:rsidP="00280DE4">
            <w:r>
              <w:t xml:space="preserve">        }</w:t>
            </w:r>
          </w:p>
          <w:p w14:paraId="2FFE2F97" w14:textId="77777777" w:rsidR="00280DE4" w:rsidRDefault="00280DE4" w:rsidP="00280DE4">
            <w:r>
              <w:t xml:space="preserve">        </w:t>
            </w:r>
            <w:r w:rsidRPr="00B17294">
              <w:rPr>
                <w:rFonts w:ascii="Arial" w:hAnsi="Arial"/>
              </w:rPr>
              <w:t>return</w:t>
            </w:r>
            <w:r>
              <w:t xml:space="preserve"> </w:t>
            </w:r>
            <w:r w:rsidRPr="00B17294">
              <w:rPr>
                <w:rFonts w:ascii="Arial" w:hAnsi="Arial"/>
              </w:rPr>
              <w:t>false</w:t>
            </w:r>
            <w:r>
              <w:t>;</w:t>
            </w:r>
          </w:p>
          <w:p w14:paraId="457470A9" w14:textId="77777777" w:rsidR="00280DE4" w:rsidRDefault="00280DE4" w:rsidP="00280DE4">
            <w:r>
              <w:t xml:space="preserve">    </w:t>
            </w:r>
            <w:proofErr w:type="gramStart"/>
            <w:r>
              <w:t>}</w:t>
            </w:r>
            <w:r w:rsidRPr="00B17294">
              <w:rPr>
                <w:rFonts w:ascii="Arial" w:hAnsi="Arial"/>
              </w:rPr>
              <w:t>catch</w:t>
            </w:r>
            <w:proofErr w:type="gramEnd"/>
            <w:r>
              <w:t>(</w:t>
            </w:r>
            <w:r w:rsidRPr="00B17294">
              <w:rPr>
                <w:rFonts w:ascii="Arial" w:hAnsi="Arial"/>
              </w:rPr>
              <w:t>Exception</w:t>
            </w:r>
            <w:r>
              <w:t xml:space="preserve"> </w:t>
            </w:r>
            <w:r w:rsidRPr="00B17294">
              <w:rPr>
                <w:rFonts w:ascii="Arial" w:hAnsi="Arial"/>
              </w:rPr>
              <w:t>e</w:t>
            </w:r>
            <w:r>
              <w:t>){</w:t>
            </w:r>
          </w:p>
          <w:p w14:paraId="1F12D974" w14:textId="77777777" w:rsidR="00280DE4" w:rsidRDefault="00280DE4" w:rsidP="00280DE4">
            <w:r>
              <w:t xml:space="preserve">        // </w:t>
            </w:r>
            <w:r w:rsidRPr="00B17294">
              <w:rPr>
                <w:rFonts w:ascii="Arial" w:hAnsi="Arial"/>
              </w:rPr>
              <w:t>rpc</w:t>
            </w:r>
            <w:r>
              <w:t>调用失败，返回错误。</w:t>
            </w:r>
          </w:p>
          <w:p w14:paraId="312CEF0A" w14:textId="77777777" w:rsidR="00280DE4" w:rsidRDefault="00280DE4" w:rsidP="00280DE4">
            <w:r>
              <w:t xml:space="preserve">        </w:t>
            </w:r>
            <w:r w:rsidRPr="00B17294">
              <w:rPr>
                <w:rFonts w:ascii="Arial" w:hAnsi="Arial"/>
              </w:rPr>
              <w:t>return</w:t>
            </w:r>
            <w:r>
              <w:t xml:space="preserve"> </w:t>
            </w:r>
            <w:r w:rsidRPr="00B17294">
              <w:rPr>
                <w:rFonts w:ascii="Arial" w:hAnsi="Arial"/>
              </w:rPr>
              <w:t>false</w:t>
            </w:r>
            <w:r>
              <w:t>;</w:t>
            </w:r>
          </w:p>
          <w:p w14:paraId="23DB1971" w14:textId="77777777" w:rsidR="00280DE4" w:rsidRDefault="00280DE4" w:rsidP="00280DE4">
            <w:r>
              <w:t xml:space="preserve">    }</w:t>
            </w:r>
          </w:p>
          <w:p w14:paraId="2B7ECA68" w14:textId="29CFA3D8" w:rsidR="00CB5FA0" w:rsidRDefault="00280DE4" w:rsidP="00C1261D">
            <w:r>
              <w:t>}</w:t>
            </w:r>
          </w:p>
        </w:tc>
      </w:tr>
    </w:tbl>
    <w:p w14:paraId="5387FCDA" w14:textId="70D7A9DC" w:rsidR="005F0985" w:rsidRDefault="00FD189F" w:rsidP="00FD189F">
      <w:pPr>
        <w:pStyle w:val="af8"/>
      </w:pPr>
      <w:bookmarkStart w:id="359" w:name="_Toc36736596"/>
      <w:bookmarkStart w:id="360" w:name="_Toc36852306"/>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w:t>
      </w:r>
      <w:proofErr w:type="gramStart"/>
      <w:r>
        <w:rPr>
          <w:rFonts w:hint="eastAsia"/>
        </w:rPr>
        <w:t>流操作</w:t>
      </w:r>
      <w:proofErr w:type="gramEnd"/>
      <w:r>
        <w:rPr>
          <w:rFonts w:hint="eastAsia"/>
        </w:rPr>
        <w:t>功能实现图</w:t>
      </w:r>
      <w:bookmarkEnd w:id="359"/>
      <w:bookmarkEnd w:id="360"/>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lastRenderedPageBreak/>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w:t>
      </w:r>
      <w:proofErr w:type="gramStart"/>
      <w:r w:rsidRPr="007F6EF0">
        <w:rPr>
          <w:rFonts w:ascii="宋体" w:eastAsia="宋体" w:hAnsi="宋体" w:hint="eastAsia"/>
          <w:sz w:val="24"/>
          <w:szCs w:val="28"/>
        </w:rPr>
        <w:t>流操作</w:t>
      </w:r>
      <w:proofErr w:type="gramEnd"/>
      <w:r w:rsidRPr="007F6EF0">
        <w:rPr>
          <w:rFonts w:ascii="宋体" w:eastAsia="宋体" w:hAnsi="宋体" w:hint="eastAsia"/>
          <w:sz w:val="24"/>
          <w:szCs w:val="28"/>
        </w:rPr>
        <w:t>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1" w:name="_Toc36736597"/>
      <w:bookmarkStart w:id="362" w:name="_Toc36852307"/>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w:t>
      </w:r>
      <w:proofErr w:type="gramStart"/>
      <w:r w:rsidRPr="00ED77F5">
        <w:rPr>
          <w:rFonts w:hint="eastAsia"/>
        </w:rPr>
        <w:t>流操作</w:t>
      </w:r>
      <w:proofErr w:type="gramEnd"/>
      <w:r w:rsidRPr="00ED77F5">
        <w:rPr>
          <w:rFonts w:hint="eastAsia"/>
        </w:rPr>
        <w:t>界面</w:t>
      </w:r>
      <w:bookmarkEnd w:id="361"/>
      <w:bookmarkEnd w:id="362"/>
    </w:p>
    <w:p w14:paraId="38CF67FA" w14:textId="695BB81B" w:rsidR="00D778E3" w:rsidRDefault="000459FC" w:rsidP="00BF4990">
      <w:pPr>
        <w:pStyle w:val="3"/>
        <w:numPr>
          <w:ilvl w:val="2"/>
          <w:numId w:val="52"/>
        </w:numPr>
      </w:pPr>
      <w:bookmarkStart w:id="363" w:name="_Toc36642717"/>
      <w:bookmarkStart w:id="364" w:name="_Toc36643289"/>
      <w:bookmarkStart w:id="365" w:name="_Toc36732814"/>
      <w:bookmarkStart w:id="366" w:name="_Toc36852261"/>
      <w:r>
        <w:rPr>
          <w:rFonts w:hint="eastAsia"/>
        </w:rPr>
        <w:t>审核权转移功能实现</w:t>
      </w:r>
      <w:bookmarkEnd w:id="363"/>
      <w:bookmarkEnd w:id="364"/>
      <w:bookmarkEnd w:id="365"/>
      <w:bookmarkEnd w:id="366"/>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67" w:name="_Toc36736598"/>
      <w:bookmarkStart w:id="368" w:name="_Toc3685230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67"/>
      <w:bookmarkEnd w:id="368"/>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负责监听审核消息队列，</w:t>
      </w:r>
      <w:r w:rsidRPr="00B17294">
        <w:rPr>
          <w:rFonts w:ascii="Arial" w:eastAsia="宋体" w:hAnsi="Arial" w:hint="eastAsia"/>
          <w:sz w:val="24"/>
          <w:szCs w:val="24"/>
        </w:rPr>
        <w:t>H</w:t>
      </w:r>
      <w:r w:rsidRPr="00B17294">
        <w:rPr>
          <w:rFonts w:ascii="Arial" w:eastAsia="宋体" w:hAnsi="Arial"/>
          <w:sz w:val="24"/>
          <w:szCs w:val="24"/>
        </w:rPr>
        <w:t>andleAuditMessageService</w:t>
      </w:r>
      <w:r>
        <w:rPr>
          <w:rFonts w:ascii="宋体" w:eastAsia="宋体" w:hAnsi="宋体" w:hint="eastAsia"/>
          <w:sz w:val="24"/>
          <w:szCs w:val="24"/>
        </w:rPr>
        <w:t>处理</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B17294">
        <w:rPr>
          <w:rFonts w:ascii="Arial" w:eastAsia="宋体" w:hAnsi="Arial" w:hint="eastAsia"/>
          <w:sz w:val="24"/>
          <w:szCs w:val="24"/>
        </w:rPr>
        <w:t>Handle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SceneRuleDao</w:t>
      </w:r>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B17294">
        <w:rPr>
          <w:rFonts w:ascii="Arial" w:eastAsia="宋体" w:hAnsi="Arial" w:hint="eastAsia"/>
          <w:sz w:val="24"/>
          <w:szCs w:val="24"/>
        </w:rPr>
        <w:t>Hanle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Sync</w:t>
      </w:r>
      <w:r w:rsidRPr="00B17294">
        <w:rPr>
          <w:rFonts w:ascii="Arial" w:eastAsia="宋体" w:hAnsi="Arial"/>
          <w:sz w:val="24"/>
          <w:szCs w:val="24"/>
        </w:rPr>
        <w:t>RunnerService</w:t>
      </w:r>
      <w:r>
        <w:rPr>
          <w:rFonts w:ascii="宋体" w:eastAsia="宋体" w:hAnsi="宋体" w:hint="eastAsia"/>
          <w:sz w:val="24"/>
          <w:szCs w:val="24"/>
        </w:rPr>
        <w:t>转移审核权，同时通过</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w:t>
      </w:r>
      <w:r>
        <w:rPr>
          <w:rFonts w:ascii="宋体" w:eastAsia="宋体" w:hAnsi="宋体" w:hint="eastAsia"/>
          <w:sz w:val="24"/>
          <w:szCs w:val="24"/>
        </w:rPr>
        <w:lastRenderedPageBreak/>
        <w:t>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3CC67BF6" w14:textId="77777777" w:rsidR="00895CB8" w:rsidRPr="0029678D" w:rsidRDefault="00895CB8" w:rsidP="00895CB8">
            <w:pPr>
              <w:rPr>
                <w:rFonts w:ascii="宋体" w:eastAsia="宋体" w:hAnsi="宋体"/>
                <w:szCs w:val="21"/>
              </w:rPr>
            </w:pPr>
            <w:r w:rsidRPr="00B17294">
              <w:rPr>
                <w:rFonts w:ascii="Arial" w:eastAsia="宋体" w:hAnsi="Arial"/>
                <w:szCs w:val="21"/>
              </w:rPr>
              <w:t>class</w:t>
            </w:r>
            <w:r w:rsidRPr="0029678D">
              <w:rPr>
                <w:rFonts w:ascii="宋体" w:eastAsia="宋体" w:hAnsi="宋体"/>
                <w:szCs w:val="21"/>
              </w:rPr>
              <w:t xml:space="preserve"> </w:t>
            </w:r>
            <w:r w:rsidRPr="00B17294">
              <w:rPr>
                <w:rFonts w:ascii="Arial" w:eastAsia="宋体" w:hAnsi="Arial"/>
                <w:szCs w:val="21"/>
              </w:rPr>
              <w:t>MQConsumerServiceImpl</w:t>
            </w:r>
            <w:r w:rsidRPr="0029678D">
              <w:rPr>
                <w:rFonts w:ascii="宋体" w:eastAsia="宋体" w:hAnsi="宋体"/>
                <w:szCs w:val="21"/>
              </w:rPr>
              <w:t xml:space="preserve"> {</w:t>
            </w:r>
          </w:p>
          <w:p w14:paraId="258E742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private</w:t>
            </w:r>
            <w:r w:rsidRPr="0029678D">
              <w:rPr>
                <w:rFonts w:ascii="宋体" w:eastAsia="宋体" w:hAnsi="宋体"/>
                <w:szCs w:val="21"/>
              </w:rPr>
              <w:t xml:space="preserve"> </w:t>
            </w:r>
            <w:r w:rsidRPr="00B17294">
              <w:rPr>
                <w:rFonts w:ascii="Arial" w:eastAsia="宋体" w:hAnsi="Arial"/>
                <w:szCs w:val="21"/>
              </w:rPr>
              <w:t>static</w:t>
            </w:r>
            <w:r w:rsidRPr="0029678D">
              <w:rPr>
                <w:rFonts w:ascii="宋体" w:eastAsia="宋体" w:hAnsi="宋体"/>
                <w:szCs w:val="21"/>
              </w:rPr>
              <w:t xml:space="preserve"> </w:t>
            </w:r>
            <w:r w:rsidRPr="00B17294">
              <w:rPr>
                <w:rFonts w:ascii="Arial" w:eastAsia="宋体" w:hAnsi="Arial"/>
                <w:szCs w:val="21"/>
              </w:rPr>
              <w:t>String</w:t>
            </w:r>
            <w:r w:rsidRPr="0029678D">
              <w:rPr>
                <w:rFonts w:ascii="宋体" w:eastAsia="宋体" w:hAnsi="宋体"/>
                <w:szCs w:val="21"/>
              </w:rPr>
              <w:t xml:space="preserve"> </w:t>
            </w:r>
            <w:r w:rsidRPr="00B17294">
              <w:rPr>
                <w:rFonts w:ascii="Arial" w:eastAsia="宋体" w:hAnsi="Arial"/>
                <w:szCs w:val="21"/>
              </w:rPr>
              <w:t>FAIL</w:t>
            </w:r>
            <w:r w:rsidRPr="0029678D">
              <w:rPr>
                <w:rFonts w:ascii="宋体" w:eastAsia="宋体" w:hAnsi="宋体"/>
                <w:szCs w:val="21"/>
              </w:rPr>
              <w:t xml:space="preserve"> = "</w:t>
            </w:r>
            <w:r w:rsidRPr="00B17294">
              <w:rPr>
                <w:rFonts w:ascii="Arial" w:eastAsia="宋体" w:hAnsi="Arial"/>
                <w:szCs w:val="21"/>
              </w:rPr>
              <w:t>fail</w:t>
            </w:r>
            <w:r w:rsidRPr="0029678D">
              <w:rPr>
                <w:rFonts w:ascii="宋体" w:eastAsia="宋体" w:hAnsi="宋体"/>
                <w:szCs w:val="21"/>
              </w:rPr>
              <w:t>";</w:t>
            </w:r>
          </w:p>
          <w:p w14:paraId="650A78D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private</w:t>
            </w:r>
            <w:r w:rsidRPr="0029678D">
              <w:rPr>
                <w:rFonts w:ascii="宋体" w:eastAsia="宋体" w:hAnsi="宋体"/>
                <w:szCs w:val="21"/>
              </w:rPr>
              <w:t xml:space="preserve"> </w:t>
            </w:r>
            <w:r w:rsidRPr="00B17294">
              <w:rPr>
                <w:rFonts w:ascii="Arial" w:eastAsia="宋体" w:hAnsi="Arial"/>
                <w:szCs w:val="21"/>
              </w:rPr>
              <w:t>static</w:t>
            </w:r>
            <w:r w:rsidRPr="0029678D">
              <w:rPr>
                <w:rFonts w:ascii="宋体" w:eastAsia="宋体" w:hAnsi="宋体"/>
                <w:szCs w:val="21"/>
              </w:rPr>
              <w:t xml:space="preserve"> </w:t>
            </w:r>
            <w:r w:rsidRPr="00B17294">
              <w:rPr>
                <w:rFonts w:ascii="Arial" w:eastAsia="宋体" w:hAnsi="Arial"/>
                <w:szCs w:val="21"/>
              </w:rPr>
              <w:t>String</w:t>
            </w:r>
            <w:r w:rsidRPr="0029678D">
              <w:rPr>
                <w:rFonts w:ascii="宋体" w:eastAsia="宋体" w:hAnsi="宋体"/>
                <w:szCs w:val="21"/>
              </w:rPr>
              <w:t xml:space="preserve"> </w:t>
            </w:r>
            <w:r w:rsidRPr="00B17294">
              <w:rPr>
                <w:rFonts w:ascii="Arial" w:eastAsia="宋体" w:hAnsi="Arial"/>
                <w:szCs w:val="21"/>
              </w:rPr>
              <w:t>SUCCESS</w:t>
            </w:r>
            <w:r w:rsidRPr="0029678D">
              <w:rPr>
                <w:rFonts w:ascii="宋体" w:eastAsia="宋体" w:hAnsi="宋体"/>
                <w:szCs w:val="21"/>
              </w:rPr>
              <w:t xml:space="preserve"> = "</w:t>
            </w:r>
            <w:r w:rsidRPr="00B17294">
              <w:rPr>
                <w:rFonts w:ascii="Arial" w:eastAsia="宋体" w:hAnsi="Arial"/>
                <w:szCs w:val="21"/>
              </w:rPr>
              <w:t>success</w:t>
            </w:r>
            <w:r w:rsidRPr="0029678D">
              <w:rPr>
                <w:rFonts w:ascii="宋体" w:eastAsia="宋体" w:hAnsi="宋体"/>
                <w:szCs w:val="21"/>
              </w:rPr>
              <w:t>";</w:t>
            </w:r>
          </w:p>
          <w:p w14:paraId="5DCBDD26"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private</w:t>
            </w:r>
            <w:r w:rsidRPr="0029678D">
              <w:rPr>
                <w:rFonts w:ascii="宋体" w:eastAsia="宋体" w:hAnsi="宋体"/>
                <w:szCs w:val="21"/>
              </w:rPr>
              <w:t xml:space="preserve"> </w:t>
            </w:r>
            <w:r w:rsidRPr="00B17294">
              <w:rPr>
                <w:rFonts w:ascii="Arial" w:eastAsia="宋体" w:hAnsi="Arial"/>
                <w:szCs w:val="21"/>
              </w:rPr>
              <w:t>static</w:t>
            </w:r>
            <w:r w:rsidRPr="0029678D">
              <w:rPr>
                <w:rFonts w:ascii="宋体" w:eastAsia="宋体" w:hAnsi="宋体"/>
                <w:szCs w:val="21"/>
              </w:rPr>
              <w:t xml:space="preserve"> </w:t>
            </w:r>
            <w:r w:rsidRPr="00B17294">
              <w:rPr>
                <w:rFonts w:ascii="Arial" w:eastAsia="宋体" w:hAnsi="Arial"/>
                <w:szCs w:val="21"/>
              </w:rPr>
              <w:t>String</w:t>
            </w:r>
            <w:r w:rsidRPr="0029678D">
              <w:rPr>
                <w:rFonts w:ascii="宋体" w:eastAsia="宋体" w:hAnsi="宋体"/>
                <w:szCs w:val="21"/>
              </w:rPr>
              <w:t xml:space="preserve"> </w:t>
            </w:r>
            <w:r w:rsidRPr="00B17294">
              <w:rPr>
                <w:rFonts w:ascii="Arial" w:eastAsia="宋体" w:hAnsi="Arial"/>
                <w:szCs w:val="21"/>
              </w:rPr>
              <w:t>FIRST</w:t>
            </w:r>
            <w:r w:rsidRPr="003F1175">
              <w:rPr>
                <w:rFonts w:ascii="Arial" w:eastAsia="宋体" w:hAnsi="Arial"/>
                <w:szCs w:val="21"/>
              </w:rPr>
              <w:t>_</w:t>
            </w:r>
            <w:r w:rsidRPr="00B17294">
              <w:rPr>
                <w:rFonts w:ascii="Arial" w:eastAsia="宋体" w:hAnsi="Arial"/>
                <w:szCs w:val="21"/>
              </w:rPr>
              <w:t>NOTE</w:t>
            </w:r>
            <w:r w:rsidRPr="0029678D">
              <w:rPr>
                <w:rFonts w:ascii="宋体" w:eastAsia="宋体" w:hAnsi="宋体"/>
                <w:szCs w:val="21"/>
              </w:rPr>
              <w:t xml:space="preserve"> = "</w:t>
            </w:r>
            <w:r w:rsidRPr="00B17294">
              <w:rPr>
                <w:rFonts w:ascii="Arial" w:eastAsia="宋体" w:hAnsi="Arial"/>
                <w:szCs w:val="21"/>
              </w:rPr>
              <w:t>firstNode</w:t>
            </w:r>
            <w:r w:rsidRPr="0029678D">
              <w:rPr>
                <w:rFonts w:ascii="宋体" w:eastAsia="宋体" w:hAnsi="宋体"/>
                <w:szCs w:val="21"/>
              </w:rPr>
              <w:t>";</w:t>
            </w:r>
          </w:p>
          <w:p w14:paraId="70EFE85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private</w:t>
            </w:r>
            <w:r w:rsidRPr="0029678D">
              <w:rPr>
                <w:rFonts w:ascii="宋体" w:eastAsia="宋体" w:hAnsi="宋体"/>
                <w:szCs w:val="21"/>
              </w:rPr>
              <w:t xml:space="preserve"> </w:t>
            </w:r>
            <w:r w:rsidRPr="00B17294">
              <w:rPr>
                <w:rFonts w:ascii="Arial" w:eastAsia="宋体" w:hAnsi="Arial"/>
                <w:szCs w:val="21"/>
              </w:rPr>
              <w:t>static</w:t>
            </w:r>
            <w:r w:rsidRPr="0029678D">
              <w:rPr>
                <w:rFonts w:ascii="宋体" w:eastAsia="宋体" w:hAnsi="宋体"/>
                <w:szCs w:val="21"/>
              </w:rPr>
              <w:t xml:space="preserve"> </w:t>
            </w:r>
            <w:r w:rsidRPr="00B17294">
              <w:rPr>
                <w:rFonts w:ascii="Arial" w:eastAsia="宋体" w:hAnsi="Arial"/>
                <w:szCs w:val="21"/>
              </w:rPr>
              <w:t>String</w:t>
            </w:r>
            <w:r w:rsidRPr="0029678D">
              <w:rPr>
                <w:rFonts w:ascii="宋体" w:eastAsia="宋体" w:hAnsi="宋体"/>
                <w:szCs w:val="21"/>
              </w:rPr>
              <w:t xml:space="preserve"> </w:t>
            </w:r>
            <w:r w:rsidRPr="00B17294">
              <w:rPr>
                <w:rFonts w:ascii="Arial" w:eastAsia="宋体" w:hAnsi="Arial"/>
                <w:szCs w:val="21"/>
              </w:rPr>
              <w:t>SECOND</w:t>
            </w:r>
            <w:r w:rsidRPr="003F1175">
              <w:rPr>
                <w:rFonts w:ascii="Arial" w:eastAsia="宋体" w:hAnsi="Arial"/>
                <w:szCs w:val="21"/>
              </w:rPr>
              <w:t>_</w:t>
            </w:r>
            <w:r w:rsidRPr="00B17294">
              <w:rPr>
                <w:rFonts w:ascii="Arial" w:eastAsia="宋体" w:hAnsi="Arial"/>
                <w:szCs w:val="21"/>
              </w:rPr>
              <w:t>NOTE</w:t>
            </w:r>
            <w:r w:rsidRPr="0029678D">
              <w:rPr>
                <w:rFonts w:ascii="宋体" w:eastAsia="宋体" w:hAnsi="宋体"/>
                <w:szCs w:val="21"/>
              </w:rPr>
              <w:t xml:space="preserve"> = "</w:t>
            </w:r>
            <w:r w:rsidRPr="00B17294">
              <w:rPr>
                <w:rFonts w:ascii="Arial" w:eastAsia="宋体" w:hAnsi="Arial"/>
                <w:szCs w:val="21"/>
              </w:rPr>
              <w:t>secondNode</w:t>
            </w:r>
            <w:r w:rsidRPr="0029678D">
              <w:rPr>
                <w:rFonts w:ascii="宋体" w:eastAsia="宋体" w:hAnsi="宋体"/>
                <w:szCs w:val="21"/>
              </w:rPr>
              <w:t>";</w:t>
            </w:r>
          </w:p>
          <w:p w14:paraId="3EB18D9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private</w:t>
            </w:r>
            <w:r w:rsidRPr="0029678D">
              <w:rPr>
                <w:rFonts w:ascii="宋体" w:eastAsia="宋体" w:hAnsi="宋体"/>
                <w:szCs w:val="21"/>
              </w:rPr>
              <w:t xml:space="preserve"> </w:t>
            </w:r>
            <w:r w:rsidRPr="00B17294">
              <w:rPr>
                <w:rFonts w:ascii="Arial" w:eastAsia="宋体" w:hAnsi="Arial"/>
                <w:szCs w:val="21"/>
              </w:rPr>
              <w:t>static</w:t>
            </w:r>
            <w:r w:rsidRPr="0029678D">
              <w:rPr>
                <w:rFonts w:ascii="宋体" w:eastAsia="宋体" w:hAnsi="宋体"/>
                <w:szCs w:val="21"/>
              </w:rPr>
              <w:t xml:space="preserve"> </w:t>
            </w:r>
            <w:r w:rsidRPr="00B17294">
              <w:rPr>
                <w:rFonts w:ascii="Arial" w:eastAsia="宋体" w:hAnsi="Arial"/>
                <w:szCs w:val="21"/>
              </w:rPr>
              <w:t>String</w:t>
            </w:r>
            <w:r w:rsidRPr="0029678D">
              <w:rPr>
                <w:rFonts w:ascii="宋体" w:eastAsia="宋体" w:hAnsi="宋体"/>
                <w:szCs w:val="21"/>
              </w:rPr>
              <w:t xml:space="preserve"> </w:t>
            </w:r>
            <w:r w:rsidRPr="00B17294">
              <w:rPr>
                <w:rFonts w:ascii="Arial" w:eastAsia="宋体" w:hAnsi="Arial"/>
                <w:szCs w:val="21"/>
              </w:rPr>
              <w:t>THIRD</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 xml:space="preserve"> = "</w:t>
            </w:r>
            <w:r w:rsidRPr="00B17294">
              <w:rPr>
                <w:rFonts w:ascii="Arial" w:eastAsia="宋体" w:hAnsi="Arial"/>
                <w:szCs w:val="21"/>
              </w:rPr>
              <w:t>thridNode</w:t>
            </w:r>
            <w:r w:rsidRPr="0029678D">
              <w:rPr>
                <w:rFonts w:ascii="宋体" w:eastAsia="宋体" w:hAnsi="宋体"/>
                <w:szCs w:val="21"/>
              </w:rPr>
              <w:t>";</w:t>
            </w:r>
          </w:p>
          <w:p w14:paraId="3C921CBF" w14:textId="24DD0B50"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private</w:t>
            </w:r>
            <w:r w:rsidRPr="0029678D">
              <w:rPr>
                <w:rFonts w:ascii="宋体" w:eastAsia="宋体" w:hAnsi="宋体"/>
                <w:szCs w:val="21"/>
              </w:rPr>
              <w:t xml:space="preserve"> </w:t>
            </w:r>
            <w:r w:rsidRPr="00B17294">
              <w:rPr>
                <w:rFonts w:ascii="Arial" w:eastAsia="宋体" w:hAnsi="Arial"/>
                <w:szCs w:val="21"/>
              </w:rPr>
              <w:t>static</w:t>
            </w:r>
            <w:r w:rsidRPr="0029678D">
              <w:rPr>
                <w:rFonts w:ascii="宋体" w:eastAsia="宋体" w:hAnsi="宋体"/>
                <w:szCs w:val="21"/>
              </w:rPr>
              <w:t xml:space="preserve"> </w:t>
            </w:r>
            <w:r w:rsidRPr="00B17294">
              <w:rPr>
                <w:rFonts w:ascii="Arial" w:eastAsia="宋体" w:hAnsi="Arial"/>
                <w:szCs w:val="21"/>
              </w:rPr>
              <w:t>String</w:t>
            </w:r>
            <w:r w:rsidRPr="0029678D">
              <w:rPr>
                <w:rFonts w:ascii="宋体" w:eastAsia="宋体" w:hAnsi="宋体"/>
                <w:szCs w:val="21"/>
              </w:rPr>
              <w:t xml:space="preserve"> </w:t>
            </w:r>
            <w:r w:rsidRPr="00B17294">
              <w:rPr>
                <w:rFonts w:ascii="Arial" w:eastAsia="宋体" w:hAnsi="Arial"/>
                <w:szCs w:val="21"/>
              </w:rPr>
              <w:t>F</w:t>
            </w:r>
            <w:r w:rsidR="00C839AE" w:rsidRPr="00B17294">
              <w:rPr>
                <w:rFonts w:ascii="Arial" w:eastAsia="宋体" w:hAnsi="Arial"/>
                <w:szCs w:val="21"/>
              </w:rPr>
              <w:t>ORTH</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 xml:space="preserve"> = "</w:t>
            </w:r>
            <w:r w:rsidRPr="00B17294">
              <w:rPr>
                <w:rFonts w:ascii="Arial" w:eastAsia="宋体" w:hAnsi="Arial"/>
                <w:szCs w:val="21"/>
              </w:rPr>
              <w:t>forthNode</w:t>
            </w:r>
            <w:r w:rsidRPr="0029678D">
              <w:rPr>
                <w:rFonts w:ascii="宋体" w:eastAsia="宋体" w:hAnsi="宋体"/>
                <w:szCs w:val="21"/>
              </w:rPr>
              <w:t>";</w:t>
            </w:r>
          </w:p>
          <w:p w14:paraId="4C65900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private</w:t>
            </w:r>
            <w:r w:rsidRPr="0029678D">
              <w:rPr>
                <w:rFonts w:ascii="宋体" w:eastAsia="宋体" w:hAnsi="宋体"/>
                <w:szCs w:val="21"/>
              </w:rPr>
              <w:t xml:space="preserve"> </w:t>
            </w:r>
            <w:r w:rsidRPr="00B17294">
              <w:rPr>
                <w:rFonts w:ascii="Arial" w:eastAsia="宋体" w:hAnsi="Arial"/>
                <w:szCs w:val="21"/>
              </w:rPr>
              <w:t>static</w:t>
            </w:r>
            <w:r w:rsidRPr="0029678D">
              <w:rPr>
                <w:rFonts w:ascii="宋体" w:eastAsia="宋体" w:hAnsi="宋体"/>
                <w:szCs w:val="21"/>
              </w:rPr>
              <w:t xml:space="preserve"> </w:t>
            </w:r>
            <w:r w:rsidRPr="00B17294">
              <w:rPr>
                <w:rFonts w:ascii="Arial" w:eastAsia="宋体" w:hAnsi="Arial"/>
                <w:szCs w:val="21"/>
              </w:rPr>
              <w:t>String</w:t>
            </w:r>
            <w:r w:rsidRPr="0029678D">
              <w:rPr>
                <w:rFonts w:ascii="宋体" w:eastAsia="宋体" w:hAnsi="宋体"/>
                <w:szCs w:val="21"/>
              </w:rPr>
              <w:t xml:space="preserve"> </w:t>
            </w:r>
            <w:r w:rsidRPr="00B17294">
              <w:rPr>
                <w:rFonts w:ascii="Arial" w:eastAsia="宋体" w:hAnsi="Arial"/>
                <w:szCs w:val="21"/>
              </w:rPr>
              <w:t>FIFTH</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 xml:space="preserve"> = "</w:t>
            </w:r>
            <w:r w:rsidRPr="00B17294">
              <w:rPr>
                <w:rFonts w:ascii="Arial" w:eastAsia="宋体" w:hAnsi="Arial"/>
                <w:szCs w:val="21"/>
              </w:rPr>
              <w:t>fifth</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w:t>
            </w:r>
          </w:p>
          <w:p w14:paraId="6F52F857"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private</w:t>
            </w:r>
            <w:r w:rsidRPr="0029678D">
              <w:rPr>
                <w:rFonts w:ascii="宋体" w:eastAsia="宋体" w:hAnsi="宋体"/>
                <w:szCs w:val="21"/>
              </w:rPr>
              <w:t xml:space="preserve"> </w:t>
            </w:r>
            <w:r w:rsidRPr="00B17294">
              <w:rPr>
                <w:rFonts w:ascii="Arial" w:eastAsia="宋体" w:hAnsi="Arial"/>
                <w:szCs w:val="21"/>
              </w:rPr>
              <w:t>static</w:t>
            </w:r>
            <w:r w:rsidRPr="0029678D">
              <w:rPr>
                <w:rFonts w:ascii="宋体" w:eastAsia="宋体" w:hAnsi="宋体"/>
                <w:szCs w:val="21"/>
              </w:rPr>
              <w:t xml:space="preserve"> </w:t>
            </w:r>
            <w:r w:rsidRPr="00B17294">
              <w:rPr>
                <w:rFonts w:ascii="Arial" w:eastAsia="宋体" w:hAnsi="Arial"/>
                <w:szCs w:val="21"/>
              </w:rPr>
              <w:t>HashMap</w:t>
            </w:r>
            <w:r w:rsidRPr="0029678D">
              <w:rPr>
                <w:rFonts w:ascii="宋体" w:eastAsia="宋体" w:hAnsi="宋体"/>
                <w:szCs w:val="21"/>
              </w:rPr>
              <w:t>&lt;</w:t>
            </w:r>
            <w:r w:rsidRPr="00B17294">
              <w:rPr>
                <w:rFonts w:ascii="Arial" w:eastAsia="宋体" w:hAnsi="Arial"/>
                <w:szCs w:val="21"/>
              </w:rPr>
              <w:t>String</w:t>
            </w:r>
            <w:r w:rsidRPr="0029678D">
              <w:rPr>
                <w:rFonts w:ascii="宋体" w:eastAsia="宋体" w:hAnsi="宋体"/>
                <w:szCs w:val="21"/>
              </w:rPr>
              <w:t xml:space="preserve">, </w:t>
            </w:r>
            <w:r w:rsidRPr="00B17294">
              <w:rPr>
                <w:rFonts w:ascii="Arial" w:eastAsia="宋体" w:hAnsi="Arial"/>
                <w:szCs w:val="21"/>
              </w:rPr>
              <w:t>String</w:t>
            </w:r>
            <w:r w:rsidRPr="0029678D">
              <w:rPr>
                <w:rFonts w:ascii="宋体" w:eastAsia="宋体" w:hAnsi="宋体"/>
                <w:szCs w:val="21"/>
              </w:rPr>
              <w:t xml:space="preserve">&gt; </w:t>
            </w:r>
            <w:r w:rsidRPr="00B17294">
              <w:rPr>
                <w:rFonts w:ascii="Arial" w:eastAsia="宋体" w:hAnsi="Arial"/>
                <w:szCs w:val="21"/>
              </w:rPr>
              <w:t>NEXT</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 xml:space="preserve"> = </w:t>
            </w:r>
            <w:r w:rsidRPr="00B17294">
              <w:rPr>
                <w:rFonts w:ascii="Arial" w:eastAsia="宋体" w:hAnsi="Arial"/>
                <w:szCs w:val="21"/>
              </w:rPr>
              <w:t>new</w:t>
            </w:r>
            <w:r w:rsidRPr="0029678D">
              <w:rPr>
                <w:rFonts w:ascii="宋体" w:eastAsia="宋体" w:hAnsi="宋体"/>
                <w:szCs w:val="21"/>
              </w:rPr>
              <w:t xml:space="preserve"> </w:t>
            </w:r>
            <w:r w:rsidRPr="00B17294">
              <w:rPr>
                <w:rFonts w:ascii="Arial" w:eastAsia="宋体" w:hAnsi="Arial"/>
                <w:szCs w:val="21"/>
              </w:rPr>
              <w:t>HashMap</w:t>
            </w:r>
            <w:r w:rsidRPr="0029678D">
              <w:rPr>
                <w:rFonts w:ascii="宋体" w:eastAsia="宋体" w:hAnsi="宋体"/>
                <w:szCs w:val="21"/>
              </w:rPr>
              <w:t>&lt;</w:t>
            </w:r>
            <w:proofErr w:type="gramStart"/>
            <w:r w:rsidRPr="0029678D">
              <w:rPr>
                <w:rFonts w:ascii="宋体" w:eastAsia="宋体" w:hAnsi="宋体"/>
                <w:szCs w:val="21"/>
              </w:rPr>
              <w:t>&gt;(</w:t>
            </w:r>
            <w:proofErr w:type="gramEnd"/>
            <w:r w:rsidRPr="0029678D">
              <w:rPr>
                <w:rFonts w:ascii="宋体" w:eastAsia="宋体" w:hAnsi="宋体"/>
                <w:szCs w:val="21"/>
              </w:rPr>
              <w:t>);</w:t>
            </w:r>
          </w:p>
          <w:p w14:paraId="5D0E0A5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static</w:t>
            </w:r>
            <w:r w:rsidRPr="0029678D">
              <w:rPr>
                <w:rFonts w:ascii="宋体" w:eastAsia="宋体" w:hAnsi="宋体"/>
                <w:szCs w:val="21"/>
              </w:rPr>
              <w:t xml:space="preserve"> {</w:t>
            </w:r>
          </w:p>
          <w:p w14:paraId="7EB01C7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gramStart"/>
            <w:r w:rsidRPr="00B17294">
              <w:rPr>
                <w:rFonts w:ascii="Arial" w:eastAsia="宋体" w:hAnsi="Arial"/>
                <w:szCs w:val="21"/>
              </w:rPr>
              <w:t>NEXT</w:t>
            </w:r>
            <w:r w:rsidRPr="003F1175">
              <w:rPr>
                <w:rFonts w:ascii="Arial" w:eastAsia="宋体" w:hAnsi="Arial"/>
                <w:szCs w:val="21"/>
              </w:rPr>
              <w:t>_</w:t>
            </w:r>
            <w:r w:rsidRPr="00B17294">
              <w:rPr>
                <w:rFonts w:ascii="Arial" w:eastAsia="宋体" w:hAnsi="Arial"/>
                <w:szCs w:val="21"/>
              </w:rPr>
              <w:t>NODE</w:t>
            </w:r>
            <w:r w:rsidRPr="001244DA">
              <w:rPr>
                <w:rFonts w:ascii="Arial" w:eastAsia="宋体" w:hAnsi="Arial"/>
                <w:szCs w:val="21"/>
              </w:rPr>
              <w:t>.</w:t>
            </w:r>
            <w:r w:rsidRPr="00B17294">
              <w:rPr>
                <w:rFonts w:ascii="Arial" w:eastAsia="宋体" w:hAnsi="Arial"/>
                <w:szCs w:val="21"/>
              </w:rPr>
              <w:t>put</w:t>
            </w:r>
            <w:r w:rsidRPr="0029678D">
              <w:rPr>
                <w:rFonts w:ascii="宋体" w:eastAsia="宋体" w:hAnsi="宋体"/>
                <w:szCs w:val="21"/>
              </w:rPr>
              <w:t>(</w:t>
            </w:r>
            <w:proofErr w:type="gramEnd"/>
            <w:r w:rsidRPr="00B17294">
              <w:rPr>
                <w:rFonts w:ascii="Arial" w:eastAsia="宋体" w:hAnsi="Arial"/>
                <w:szCs w:val="21"/>
              </w:rPr>
              <w:t>FIRST</w:t>
            </w:r>
            <w:r w:rsidRPr="003F1175">
              <w:rPr>
                <w:rFonts w:ascii="Arial" w:eastAsia="宋体" w:hAnsi="Arial"/>
                <w:szCs w:val="21"/>
              </w:rPr>
              <w:t>_</w:t>
            </w:r>
            <w:r w:rsidRPr="00B17294">
              <w:rPr>
                <w:rFonts w:ascii="Arial" w:eastAsia="宋体" w:hAnsi="Arial"/>
                <w:szCs w:val="21"/>
              </w:rPr>
              <w:t>NOTE</w:t>
            </w:r>
            <w:r w:rsidRPr="0029678D">
              <w:rPr>
                <w:rFonts w:ascii="宋体" w:eastAsia="宋体" w:hAnsi="宋体"/>
                <w:szCs w:val="21"/>
              </w:rPr>
              <w:t xml:space="preserve">, </w:t>
            </w:r>
            <w:r w:rsidRPr="00B17294">
              <w:rPr>
                <w:rFonts w:ascii="Arial" w:eastAsia="宋体" w:hAnsi="Arial"/>
                <w:szCs w:val="21"/>
              </w:rPr>
              <w:t>SECOND</w:t>
            </w:r>
            <w:r w:rsidRPr="003F1175">
              <w:rPr>
                <w:rFonts w:ascii="Arial" w:eastAsia="宋体" w:hAnsi="Arial"/>
                <w:szCs w:val="21"/>
              </w:rPr>
              <w:t>_</w:t>
            </w:r>
            <w:r w:rsidRPr="00B17294">
              <w:rPr>
                <w:rFonts w:ascii="Arial" w:eastAsia="宋体" w:hAnsi="Arial"/>
                <w:szCs w:val="21"/>
              </w:rPr>
              <w:t>NOTE</w:t>
            </w:r>
            <w:r w:rsidRPr="0029678D">
              <w:rPr>
                <w:rFonts w:ascii="宋体" w:eastAsia="宋体" w:hAnsi="宋体"/>
                <w:szCs w:val="21"/>
              </w:rPr>
              <w:t>);</w:t>
            </w:r>
          </w:p>
          <w:p w14:paraId="4542335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gramStart"/>
            <w:r w:rsidRPr="00B17294">
              <w:rPr>
                <w:rFonts w:ascii="Arial" w:eastAsia="宋体" w:hAnsi="Arial"/>
                <w:szCs w:val="21"/>
              </w:rPr>
              <w:t>NEXT</w:t>
            </w:r>
            <w:r w:rsidRPr="003F1175">
              <w:rPr>
                <w:rFonts w:ascii="Arial" w:eastAsia="宋体" w:hAnsi="Arial"/>
                <w:szCs w:val="21"/>
              </w:rPr>
              <w:t>_</w:t>
            </w:r>
            <w:r w:rsidRPr="00B17294">
              <w:rPr>
                <w:rFonts w:ascii="Arial" w:eastAsia="宋体" w:hAnsi="Arial"/>
                <w:szCs w:val="21"/>
              </w:rPr>
              <w:t>NODE</w:t>
            </w:r>
            <w:r w:rsidRPr="001244DA">
              <w:rPr>
                <w:rFonts w:ascii="Arial" w:eastAsia="宋体" w:hAnsi="Arial"/>
                <w:szCs w:val="21"/>
              </w:rPr>
              <w:t>.</w:t>
            </w:r>
            <w:r w:rsidRPr="00B17294">
              <w:rPr>
                <w:rFonts w:ascii="Arial" w:eastAsia="宋体" w:hAnsi="Arial"/>
                <w:szCs w:val="21"/>
              </w:rPr>
              <w:t>put</w:t>
            </w:r>
            <w:r w:rsidRPr="0029678D">
              <w:rPr>
                <w:rFonts w:ascii="宋体" w:eastAsia="宋体" w:hAnsi="宋体"/>
                <w:szCs w:val="21"/>
              </w:rPr>
              <w:t>(</w:t>
            </w:r>
            <w:proofErr w:type="gramEnd"/>
            <w:r w:rsidRPr="00B17294">
              <w:rPr>
                <w:rFonts w:ascii="Arial" w:eastAsia="宋体" w:hAnsi="Arial"/>
                <w:szCs w:val="21"/>
              </w:rPr>
              <w:t>SECOND</w:t>
            </w:r>
            <w:r w:rsidRPr="003F1175">
              <w:rPr>
                <w:rFonts w:ascii="Arial" w:eastAsia="宋体" w:hAnsi="Arial"/>
                <w:szCs w:val="21"/>
              </w:rPr>
              <w:t>_</w:t>
            </w:r>
            <w:r w:rsidRPr="00B17294">
              <w:rPr>
                <w:rFonts w:ascii="Arial" w:eastAsia="宋体" w:hAnsi="Arial"/>
                <w:szCs w:val="21"/>
              </w:rPr>
              <w:t>NOTE</w:t>
            </w:r>
            <w:r w:rsidRPr="0029678D">
              <w:rPr>
                <w:rFonts w:ascii="宋体" w:eastAsia="宋体" w:hAnsi="宋体"/>
                <w:szCs w:val="21"/>
              </w:rPr>
              <w:t xml:space="preserve">, </w:t>
            </w:r>
            <w:r w:rsidRPr="00B17294">
              <w:rPr>
                <w:rFonts w:ascii="Arial" w:eastAsia="宋体" w:hAnsi="Arial"/>
                <w:szCs w:val="21"/>
              </w:rPr>
              <w:t>THIRD</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w:t>
            </w:r>
          </w:p>
          <w:p w14:paraId="17B9611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gramStart"/>
            <w:r w:rsidRPr="00B17294">
              <w:rPr>
                <w:rFonts w:ascii="Arial" w:eastAsia="宋体" w:hAnsi="Arial"/>
                <w:szCs w:val="21"/>
              </w:rPr>
              <w:t>NEXT</w:t>
            </w:r>
            <w:r w:rsidRPr="003F1175">
              <w:rPr>
                <w:rFonts w:ascii="Arial" w:eastAsia="宋体" w:hAnsi="Arial"/>
                <w:szCs w:val="21"/>
              </w:rPr>
              <w:t>_</w:t>
            </w:r>
            <w:r w:rsidRPr="00B17294">
              <w:rPr>
                <w:rFonts w:ascii="Arial" w:eastAsia="宋体" w:hAnsi="Arial"/>
                <w:szCs w:val="21"/>
              </w:rPr>
              <w:t>NODE</w:t>
            </w:r>
            <w:r w:rsidRPr="001244DA">
              <w:rPr>
                <w:rFonts w:ascii="Arial" w:eastAsia="宋体" w:hAnsi="Arial"/>
                <w:szCs w:val="21"/>
              </w:rPr>
              <w:t>.</w:t>
            </w:r>
            <w:r w:rsidRPr="00B17294">
              <w:rPr>
                <w:rFonts w:ascii="Arial" w:eastAsia="宋体" w:hAnsi="Arial"/>
                <w:szCs w:val="21"/>
              </w:rPr>
              <w:t>put</w:t>
            </w:r>
            <w:r w:rsidRPr="0029678D">
              <w:rPr>
                <w:rFonts w:ascii="宋体" w:eastAsia="宋体" w:hAnsi="宋体"/>
                <w:szCs w:val="21"/>
              </w:rPr>
              <w:t>(</w:t>
            </w:r>
            <w:proofErr w:type="gramEnd"/>
            <w:r w:rsidRPr="00B17294">
              <w:rPr>
                <w:rFonts w:ascii="Arial" w:eastAsia="宋体" w:hAnsi="Arial"/>
                <w:szCs w:val="21"/>
              </w:rPr>
              <w:t>THIRD</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 xml:space="preserve">, </w:t>
            </w:r>
            <w:r w:rsidRPr="00B17294">
              <w:rPr>
                <w:rFonts w:ascii="Arial" w:eastAsia="宋体" w:hAnsi="Arial"/>
                <w:szCs w:val="21"/>
              </w:rPr>
              <w:t>Forth</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w:t>
            </w:r>
          </w:p>
          <w:p w14:paraId="3DCF3F5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gramStart"/>
            <w:r w:rsidRPr="00B17294">
              <w:rPr>
                <w:rFonts w:ascii="Arial" w:eastAsia="宋体" w:hAnsi="Arial"/>
                <w:szCs w:val="21"/>
              </w:rPr>
              <w:t>NEXT</w:t>
            </w:r>
            <w:r w:rsidRPr="003F1175">
              <w:rPr>
                <w:rFonts w:ascii="Arial" w:eastAsia="宋体" w:hAnsi="Arial"/>
                <w:szCs w:val="21"/>
              </w:rPr>
              <w:t>_</w:t>
            </w:r>
            <w:r w:rsidRPr="00B17294">
              <w:rPr>
                <w:rFonts w:ascii="Arial" w:eastAsia="宋体" w:hAnsi="Arial"/>
                <w:szCs w:val="21"/>
              </w:rPr>
              <w:t>NODE</w:t>
            </w:r>
            <w:r w:rsidRPr="001244DA">
              <w:rPr>
                <w:rFonts w:ascii="Arial" w:eastAsia="宋体" w:hAnsi="Arial"/>
                <w:szCs w:val="21"/>
              </w:rPr>
              <w:t>.</w:t>
            </w:r>
            <w:r w:rsidRPr="00B17294">
              <w:rPr>
                <w:rFonts w:ascii="Arial" w:eastAsia="宋体" w:hAnsi="Arial"/>
                <w:szCs w:val="21"/>
              </w:rPr>
              <w:t>put</w:t>
            </w:r>
            <w:r w:rsidRPr="0029678D">
              <w:rPr>
                <w:rFonts w:ascii="宋体" w:eastAsia="宋体" w:hAnsi="宋体"/>
                <w:szCs w:val="21"/>
              </w:rPr>
              <w:t>(</w:t>
            </w:r>
            <w:proofErr w:type="gramEnd"/>
            <w:r w:rsidRPr="00B17294">
              <w:rPr>
                <w:rFonts w:ascii="Arial" w:eastAsia="宋体" w:hAnsi="Arial"/>
                <w:szCs w:val="21"/>
              </w:rPr>
              <w:t>Forth</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 xml:space="preserve">, </w:t>
            </w:r>
            <w:r w:rsidRPr="00B17294">
              <w:rPr>
                <w:rFonts w:ascii="Arial" w:eastAsia="宋体" w:hAnsi="Arial"/>
                <w:szCs w:val="21"/>
              </w:rPr>
              <w:t>FIFTH</w:t>
            </w:r>
            <w:r w:rsidRPr="003F1175">
              <w:rPr>
                <w:rFonts w:ascii="Arial" w:eastAsia="宋体" w:hAnsi="Arial"/>
                <w:szCs w:val="21"/>
              </w:rPr>
              <w:t>_</w:t>
            </w:r>
            <w:r w:rsidRPr="00B17294">
              <w:rPr>
                <w:rFonts w:ascii="Arial" w:eastAsia="宋体" w:hAnsi="Arial"/>
                <w:szCs w:val="21"/>
              </w:rPr>
              <w:t>NODE</w:t>
            </w:r>
            <w:r w:rsidRPr="0029678D">
              <w:rPr>
                <w:rFonts w:ascii="宋体" w:eastAsia="宋体" w:hAnsi="宋体"/>
                <w:szCs w:val="21"/>
              </w:rPr>
              <w:t>);</w:t>
            </w:r>
          </w:p>
          <w:p w14:paraId="5D3DBB55" w14:textId="4F07C74A"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2448968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public</w:t>
            </w:r>
            <w:r w:rsidRPr="0029678D">
              <w:rPr>
                <w:rFonts w:ascii="宋体" w:eastAsia="宋体" w:hAnsi="宋体"/>
                <w:szCs w:val="21"/>
              </w:rPr>
              <w:t xml:space="preserve"> </w:t>
            </w:r>
            <w:r w:rsidRPr="00B17294">
              <w:rPr>
                <w:rFonts w:ascii="Arial" w:eastAsia="宋体" w:hAnsi="Arial"/>
                <w:szCs w:val="21"/>
              </w:rPr>
              <w:t>void</w:t>
            </w:r>
            <w:r w:rsidRPr="0029678D">
              <w:rPr>
                <w:rFonts w:ascii="宋体" w:eastAsia="宋体" w:hAnsi="宋体"/>
                <w:szCs w:val="21"/>
              </w:rPr>
              <w:t xml:space="preserve"> </w:t>
            </w:r>
            <w:proofErr w:type="gramStart"/>
            <w:r w:rsidRPr="00B17294">
              <w:rPr>
                <w:rFonts w:ascii="Arial" w:eastAsia="宋体" w:hAnsi="Arial"/>
                <w:szCs w:val="21"/>
              </w:rPr>
              <w:t>handleAuditMessage</w:t>
            </w:r>
            <w:r w:rsidRPr="0029678D">
              <w:rPr>
                <w:rFonts w:ascii="宋体" w:eastAsia="宋体" w:hAnsi="宋体"/>
                <w:szCs w:val="21"/>
              </w:rPr>
              <w:t>(</w:t>
            </w:r>
            <w:proofErr w:type="gramEnd"/>
            <w:r w:rsidRPr="00B17294">
              <w:rPr>
                <w:rFonts w:ascii="Arial" w:eastAsia="宋体" w:hAnsi="Arial"/>
                <w:szCs w:val="21"/>
              </w:rPr>
              <w:t>AuditMessage</w:t>
            </w:r>
            <w:r w:rsidRPr="0029678D">
              <w:rPr>
                <w:rFonts w:ascii="宋体" w:eastAsia="宋体" w:hAnsi="宋体"/>
                <w:szCs w:val="21"/>
              </w:rPr>
              <w:t xml:space="preserve"> </w:t>
            </w:r>
            <w:r w:rsidRPr="00B17294">
              <w:rPr>
                <w:rFonts w:ascii="Arial" w:eastAsia="宋体" w:hAnsi="Arial"/>
                <w:szCs w:val="21"/>
              </w:rPr>
              <w:t>message</w:t>
            </w:r>
            <w:r w:rsidRPr="0029678D">
              <w:rPr>
                <w:rFonts w:ascii="宋体" w:eastAsia="宋体" w:hAnsi="宋体"/>
                <w:szCs w:val="21"/>
              </w:rPr>
              <w:t>) {</w:t>
            </w:r>
          </w:p>
          <w:p w14:paraId="0FC2988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29678D">
              <w:rPr>
                <w:rFonts w:ascii="宋体" w:eastAsia="宋体" w:hAnsi="宋体"/>
                <w:szCs w:val="21"/>
              </w:rPr>
              <w:t xml:space="preserve"> 校验</w:t>
            </w:r>
            <w:r w:rsidRPr="00B17294">
              <w:rPr>
                <w:rFonts w:ascii="Arial" w:eastAsia="宋体" w:hAnsi="Arial"/>
                <w:szCs w:val="21"/>
              </w:rPr>
              <w:t>message</w:t>
            </w:r>
          </w:p>
          <w:p w14:paraId="376309D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boolean</w:t>
            </w:r>
            <w:r w:rsidRPr="0029678D">
              <w:rPr>
                <w:rFonts w:ascii="宋体" w:eastAsia="宋体" w:hAnsi="宋体"/>
                <w:szCs w:val="21"/>
              </w:rPr>
              <w:t xml:space="preserve"> </w:t>
            </w:r>
            <w:r w:rsidRPr="00B17294">
              <w:rPr>
                <w:rFonts w:ascii="Arial" w:eastAsia="宋体" w:hAnsi="Arial"/>
                <w:szCs w:val="21"/>
              </w:rPr>
              <w:t>result</w:t>
            </w:r>
            <w:r w:rsidRPr="0029678D">
              <w:rPr>
                <w:rFonts w:ascii="宋体" w:eastAsia="宋体" w:hAnsi="宋体"/>
                <w:szCs w:val="21"/>
              </w:rPr>
              <w:t xml:space="preserve"> = </w:t>
            </w:r>
            <w:r w:rsidRPr="00B17294">
              <w:rPr>
                <w:rFonts w:ascii="Arial" w:eastAsia="宋体" w:hAnsi="Arial"/>
                <w:szCs w:val="21"/>
              </w:rPr>
              <w:t>validate</w:t>
            </w:r>
            <w:r w:rsidRPr="0029678D">
              <w:rPr>
                <w:rFonts w:ascii="宋体" w:eastAsia="宋体" w:hAnsi="宋体"/>
                <w:szCs w:val="21"/>
              </w:rPr>
              <w:t>(</w:t>
            </w:r>
            <w:r w:rsidRPr="00B17294">
              <w:rPr>
                <w:rFonts w:ascii="Arial" w:eastAsia="宋体" w:hAnsi="Arial"/>
                <w:szCs w:val="21"/>
              </w:rPr>
              <w:t>message</w:t>
            </w:r>
            <w:r w:rsidRPr="0029678D">
              <w:rPr>
                <w:rFonts w:ascii="宋体" w:eastAsia="宋体" w:hAnsi="宋体"/>
                <w:szCs w:val="21"/>
              </w:rPr>
              <w:t>);</w:t>
            </w:r>
          </w:p>
          <w:p w14:paraId="6D7DC59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if</w:t>
            </w:r>
            <w:r w:rsidRPr="0029678D">
              <w:rPr>
                <w:rFonts w:ascii="宋体" w:eastAsia="宋体" w:hAnsi="宋体"/>
                <w:szCs w:val="21"/>
              </w:rPr>
              <w:t xml:space="preserve"> </w:t>
            </w:r>
            <w:proofErr w:type="gramStart"/>
            <w:r w:rsidRPr="0029678D">
              <w:rPr>
                <w:rFonts w:ascii="宋体" w:eastAsia="宋体" w:hAnsi="宋体"/>
                <w:szCs w:val="21"/>
              </w:rPr>
              <w:t>(!</w:t>
            </w:r>
            <w:r w:rsidRPr="00B17294">
              <w:rPr>
                <w:rFonts w:ascii="Arial" w:eastAsia="宋体" w:hAnsi="Arial"/>
                <w:szCs w:val="21"/>
              </w:rPr>
              <w:t>result</w:t>
            </w:r>
            <w:proofErr w:type="gramEnd"/>
            <w:r w:rsidRPr="0029678D">
              <w:rPr>
                <w:rFonts w:ascii="宋体" w:eastAsia="宋体" w:hAnsi="宋体"/>
                <w:szCs w:val="21"/>
              </w:rPr>
              <w:t>) {</w:t>
            </w:r>
          </w:p>
          <w:p w14:paraId="0D12F49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throw</w:t>
            </w:r>
            <w:r w:rsidRPr="0029678D">
              <w:rPr>
                <w:rFonts w:ascii="宋体" w:eastAsia="宋体" w:hAnsi="宋体"/>
                <w:szCs w:val="21"/>
              </w:rPr>
              <w:t xml:space="preserve"> </w:t>
            </w:r>
            <w:r w:rsidRPr="00B17294">
              <w:rPr>
                <w:rFonts w:ascii="Arial" w:eastAsia="宋体" w:hAnsi="Arial"/>
                <w:szCs w:val="21"/>
              </w:rPr>
              <w:t>new</w:t>
            </w:r>
            <w:r w:rsidRPr="0029678D">
              <w:rPr>
                <w:rFonts w:ascii="宋体" w:eastAsia="宋体" w:hAnsi="宋体"/>
                <w:szCs w:val="21"/>
              </w:rPr>
              <w:t xml:space="preserve"> </w:t>
            </w:r>
            <w:r w:rsidRPr="00B17294">
              <w:rPr>
                <w:rFonts w:ascii="Arial" w:eastAsia="宋体" w:hAnsi="Arial"/>
                <w:szCs w:val="21"/>
              </w:rPr>
              <w:t>Exception</w:t>
            </w:r>
            <w:r w:rsidRPr="0029678D">
              <w:rPr>
                <w:rFonts w:ascii="宋体" w:eastAsia="宋体" w:hAnsi="宋体"/>
                <w:szCs w:val="21"/>
              </w:rPr>
              <w:t>("校验失败！");</w:t>
            </w:r>
          </w:p>
          <w:p w14:paraId="2B3D6B7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6E5099A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29678D">
              <w:rPr>
                <w:rFonts w:ascii="宋体" w:eastAsia="宋体" w:hAnsi="宋体"/>
                <w:szCs w:val="21"/>
              </w:rPr>
              <w:t xml:space="preserve"> 根据</w:t>
            </w:r>
            <w:r w:rsidRPr="00B17294">
              <w:rPr>
                <w:rFonts w:ascii="Arial" w:eastAsia="宋体" w:hAnsi="Arial"/>
                <w:szCs w:val="21"/>
              </w:rPr>
              <w:t>message</w:t>
            </w:r>
            <w:r w:rsidRPr="0029678D">
              <w:rPr>
                <w:rFonts w:ascii="宋体" w:eastAsia="宋体" w:hAnsi="宋体"/>
                <w:szCs w:val="21"/>
              </w:rPr>
              <w:t>中当前节点状态进行不同的</w:t>
            </w:r>
          </w:p>
          <w:p w14:paraId="2524A62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如果消息</w:t>
            </w:r>
            <w:proofErr w:type="gramStart"/>
            <w:r w:rsidRPr="0029678D">
              <w:rPr>
                <w:rFonts w:ascii="宋体" w:eastAsia="宋体" w:hAnsi="宋体"/>
                <w:szCs w:val="21"/>
              </w:rPr>
              <w:t>体当前</w:t>
            </w:r>
            <w:proofErr w:type="gramEnd"/>
            <w:r w:rsidRPr="0029678D">
              <w:rPr>
                <w:rFonts w:ascii="宋体" w:eastAsia="宋体" w:hAnsi="宋体"/>
                <w:szCs w:val="21"/>
              </w:rPr>
              <w:t>状态是</w:t>
            </w:r>
            <w:r w:rsidRPr="00B17294">
              <w:rPr>
                <w:rFonts w:ascii="Arial" w:eastAsia="宋体" w:hAnsi="Arial"/>
                <w:szCs w:val="21"/>
              </w:rPr>
              <w:t>fail</w:t>
            </w:r>
            <w:r w:rsidRPr="0029678D">
              <w:rPr>
                <w:rFonts w:ascii="宋体" w:eastAsia="宋体" w:hAnsi="宋体"/>
                <w:szCs w:val="21"/>
              </w:rPr>
              <w:t>，说明审核失败</w:t>
            </w:r>
          </w:p>
          <w:p w14:paraId="0A07802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gramStart"/>
            <w:r w:rsidRPr="00B17294">
              <w:rPr>
                <w:rFonts w:ascii="Arial" w:eastAsia="宋体" w:hAnsi="Arial"/>
                <w:szCs w:val="21"/>
              </w:rPr>
              <w:t>if</w:t>
            </w:r>
            <w:r w:rsidRPr="0029678D">
              <w:rPr>
                <w:rFonts w:ascii="宋体" w:eastAsia="宋体" w:hAnsi="宋体"/>
                <w:szCs w:val="21"/>
              </w:rPr>
              <w:t>(</w:t>
            </w:r>
            <w:proofErr w:type="gramEnd"/>
            <w:r w:rsidRPr="00B17294">
              <w:rPr>
                <w:rFonts w:ascii="Arial" w:eastAsia="宋体" w:hAnsi="Arial"/>
                <w:szCs w:val="21"/>
              </w:rPr>
              <w:t>message</w:t>
            </w:r>
            <w:r w:rsidRPr="001244DA">
              <w:rPr>
                <w:rFonts w:ascii="Arial" w:eastAsia="宋体" w:hAnsi="Arial"/>
                <w:szCs w:val="21"/>
              </w:rPr>
              <w:t>.</w:t>
            </w:r>
            <w:r w:rsidRPr="00B17294">
              <w:rPr>
                <w:rFonts w:ascii="Arial" w:eastAsia="宋体" w:hAnsi="Arial"/>
                <w:szCs w:val="21"/>
              </w:rPr>
              <w:t>currentState</w:t>
            </w:r>
            <w:r w:rsidRPr="0029678D">
              <w:rPr>
                <w:rFonts w:ascii="宋体" w:eastAsia="宋体" w:hAnsi="宋体"/>
                <w:szCs w:val="21"/>
              </w:rPr>
              <w:t xml:space="preserve"> == </w:t>
            </w:r>
            <w:r w:rsidRPr="00B17294">
              <w:rPr>
                <w:rFonts w:ascii="Arial" w:eastAsia="宋体" w:hAnsi="Arial"/>
                <w:szCs w:val="21"/>
              </w:rPr>
              <w:t>FAIL</w:t>
            </w:r>
            <w:r w:rsidRPr="0029678D">
              <w:rPr>
                <w:rFonts w:ascii="宋体" w:eastAsia="宋体" w:hAnsi="宋体"/>
                <w:szCs w:val="21"/>
              </w:rPr>
              <w:t>){</w:t>
            </w:r>
          </w:p>
          <w:p w14:paraId="5CCB8140"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sceneDraftRuleService</w:t>
            </w:r>
            <w:r w:rsidRPr="001244DA">
              <w:rPr>
                <w:rFonts w:ascii="Arial" w:eastAsia="宋体" w:hAnsi="Arial"/>
                <w:szCs w:val="21"/>
              </w:rPr>
              <w:t>.</w:t>
            </w:r>
            <w:r w:rsidRPr="00B17294">
              <w:rPr>
                <w:rFonts w:ascii="Arial" w:eastAsia="宋体" w:hAnsi="Arial"/>
                <w:szCs w:val="21"/>
              </w:rPr>
              <w:t>failDraft</w:t>
            </w:r>
            <w:r w:rsidRPr="0029678D">
              <w:rPr>
                <w:rFonts w:ascii="宋体" w:eastAsia="宋体" w:hAnsi="宋体"/>
                <w:szCs w:val="21"/>
              </w:rPr>
              <w:t>();</w:t>
            </w:r>
          </w:p>
          <w:p w14:paraId="062A597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return</w:t>
            </w:r>
            <w:r w:rsidRPr="0029678D">
              <w:rPr>
                <w:rFonts w:ascii="宋体" w:eastAsia="宋体" w:hAnsi="宋体"/>
                <w:szCs w:val="21"/>
              </w:rPr>
              <w:t>;</w:t>
            </w:r>
          </w:p>
          <w:p w14:paraId="21B7865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8AAB75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gramStart"/>
            <w:r w:rsidRPr="00B17294">
              <w:rPr>
                <w:rFonts w:ascii="Arial" w:eastAsia="宋体" w:hAnsi="Arial"/>
                <w:szCs w:val="21"/>
              </w:rPr>
              <w:t>if</w:t>
            </w:r>
            <w:r w:rsidRPr="0029678D">
              <w:rPr>
                <w:rFonts w:ascii="宋体" w:eastAsia="宋体" w:hAnsi="宋体"/>
                <w:szCs w:val="21"/>
              </w:rPr>
              <w:t>(</w:t>
            </w:r>
            <w:proofErr w:type="gramEnd"/>
            <w:r w:rsidRPr="00B17294">
              <w:rPr>
                <w:rFonts w:ascii="Arial" w:eastAsia="宋体" w:hAnsi="Arial"/>
                <w:szCs w:val="21"/>
              </w:rPr>
              <w:t>message</w:t>
            </w:r>
            <w:r w:rsidRPr="001244DA">
              <w:rPr>
                <w:rFonts w:ascii="Arial" w:eastAsia="宋体" w:hAnsi="Arial"/>
                <w:szCs w:val="21"/>
              </w:rPr>
              <w:t>.</w:t>
            </w:r>
            <w:r w:rsidRPr="00B17294">
              <w:rPr>
                <w:rFonts w:ascii="Arial" w:eastAsia="宋体" w:hAnsi="Arial"/>
                <w:szCs w:val="21"/>
              </w:rPr>
              <w:t>currentState</w:t>
            </w:r>
            <w:r w:rsidRPr="0029678D">
              <w:rPr>
                <w:rFonts w:ascii="宋体" w:eastAsia="宋体" w:hAnsi="宋体"/>
                <w:szCs w:val="21"/>
              </w:rPr>
              <w:t xml:space="preserve"> == </w:t>
            </w:r>
            <w:r w:rsidRPr="00B17294">
              <w:rPr>
                <w:rFonts w:ascii="Arial" w:eastAsia="宋体" w:hAnsi="Arial"/>
                <w:szCs w:val="21"/>
              </w:rPr>
              <w:t>SUCCESS</w:t>
            </w:r>
            <w:r w:rsidRPr="0029678D">
              <w:rPr>
                <w:rFonts w:ascii="宋体" w:eastAsia="宋体" w:hAnsi="宋体"/>
                <w:szCs w:val="21"/>
              </w:rPr>
              <w:t>){</w:t>
            </w:r>
          </w:p>
          <w:p w14:paraId="684758D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sceneDraftRuleService</w:t>
            </w:r>
            <w:r w:rsidRPr="001244DA">
              <w:rPr>
                <w:rFonts w:ascii="Arial" w:eastAsia="宋体" w:hAnsi="Arial"/>
                <w:szCs w:val="21"/>
              </w:rPr>
              <w:t>.</w:t>
            </w:r>
            <w:r w:rsidRPr="00B17294">
              <w:rPr>
                <w:rFonts w:ascii="Arial" w:eastAsia="宋体" w:hAnsi="Arial"/>
                <w:szCs w:val="21"/>
              </w:rPr>
              <w:t>auditDraftSuccess</w:t>
            </w:r>
            <w:r w:rsidRPr="0029678D">
              <w:rPr>
                <w:rFonts w:ascii="宋体" w:eastAsia="宋体" w:hAnsi="宋体"/>
                <w:szCs w:val="21"/>
              </w:rPr>
              <w:t>();</w:t>
            </w:r>
          </w:p>
          <w:p w14:paraId="1429309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return</w:t>
            </w:r>
            <w:r w:rsidRPr="0029678D">
              <w:rPr>
                <w:rFonts w:ascii="宋体" w:eastAsia="宋体" w:hAnsi="宋体"/>
                <w:szCs w:val="21"/>
              </w:rPr>
              <w:t>;</w:t>
            </w:r>
          </w:p>
          <w:p w14:paraId="0B38DE1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FAC6FF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String</w:t>
            </w:r>
            <w:r w:rsidRPr="0029678D">
              <w:rPr>
                <w:rFonts w:ascii="宋体" w:eastAsia="宋体" w:hAnsi="宋体"/>
                <w:szCs w:val="21"/>
              </w:rPr>
              <w:t xml:space="preserve"> </w:t>
            </w:r>
            <w:r w:rsidRPr="00B17294">
              <w:rPr>
                <w:rFonts w:ascii="Arial" w:eastAsia="宋体" w:hAnsi="Arial"/>
                <w:szCs w:val="21"/>
              </w:rPr>
              <w:t>next</w:t>
            </w:r>
            <w:r w:rsidRPr="0029678D">
              <w:rPr>
                <w:rFonts w:ascii="宋体" w:eastAsia="宋体" w:hAnsi="宋体"/>
                <w:szCs w:val="21"/>
              </w:rPr>
              <w:t xml:space="preserve"> = </w:t>
            </w:r>
            <w:r w:rsidRPr="00B17294">
              <w:rPr>
                <w:rFonts w:ascii="Arial" w:eastAsia="宋体" w:hAnsi="Arial"/>
                <w:szCs w:val="21"/>
              </w:rPr>
              <w:t>NEXT</w:t>
            </w:r>
            <w:r w:rsidRPr="003F1175">
              <w:rPr>
                <w:rFonts w:ascii="Arial" w:eastAsia="宋体" w:hAnsi="Arial"/>
                <w:szCs w:val="21"/>
              </w:rPr>
              <w:t>_</w:t>
            </w:r>
            <w:r w:rsidRPr="00B17294">
              <w:rPr>
                <w:rFonts w:ascii="Arial" w:eastAsia="宋体" w:hAnsi="Arial"/>
                <w:szCs w:val="21"/>
              </w:rPr>
              <w:t>NODE</w:t>
            </w:r>
            <w:r w:rsidRPr="001244DA">
              <w:rPr>
                <w:rFonts w:ascii="Arial" w:eastAsia="宋体" w:hAnsi="Arial"/>
                <w:szCs w:val="21"/>
              </w:rPr>
              <w:t>.</w:t>
            </w:r>
            <w:r w:rsidRPr="00B17294">
              <w:rPr>
                <w:rFonts w:ascii="Arial" w:eastAsia="宋体" w:hAnsi="Arial"/>
                <w:szCs w:val="21"/>
              </w:rPr>
              <w:t>get</w:t>
            </w:r>
            <w:r w:rsidRPr="0029678D">
              <w:rPr>
                <w:rFonts w:ascii="宋体" w:eastAsia="宋体" w:hAnsi="宋体"/>
                <w:szCs w:val="21"/>
              </w:rPr>
              <w:t>(</w:t>
            </w:r>
            <w:proofErr w:type="gramStart"/>
            <w:r w:rsidRPr="00B17294">
              <w:rPr>
                <w:rFonts w:ascii="Arial" w:eastAsia="宋体" w:hAnsi="Arial"/>
                <w:szCs w:val="21"/>
              </w:rPr>
              <w:t>messsage</w:t>
            </w:r>
            <w:r w:rsidRPr="001244DA">
              <w:rPr>
                <w:rFonts w:ascii="Arial" w:eastAsia="宋体" w:hAnsi="Arial"/>
                <w:szCs w:val="21"/>
              </w:rPr>
              <w:t>.</w:t>
            </w:r>
            <w:r w:rsidRPr="00B17294">
              <w:rPr>
                <w:rFonts w:ascii="Arial" w:eastAsia="宋体" w:hAnsi="Arial"/>
                <w:szCs w:val="21"/>
              </w:rPr>
              <w:t>currentState</w:t>
            </w:r>
            <w:proofErr w:type="gramEnd"/>
            <w:r w:rsidRPr="0029678D">
              <w:rPr>
                <w:rFonts w:ascii="宋体" w:eastAsia="宋体" w:hAnsi="宋体"/>
                <w:szCs w:val="21"/>
              </w:rPr>
              <w:t>);</w:t>
            </w:r>
          </w:p>
          <w:p w14:paraId="35505A9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B17294">
              <w:rPr>
                <w:rFonts w:ascii="Arial" w:eastAsia="宋体" w:hAnsi="Arial"/>
                <w:szCs w:val="21"/>
              </w:rPr>
              <w:t>RunnerService</w:t>
            </w:r>
            <w:r w:rsidRPr="001244DA">
              <w:rPr>
                <w:rFonts w:ascii="Arial" w:eastAsia="宋体" w:hAnsi="Arial"/>
                <w:szCs w:val="21"/>
              </w:rPr>
              <w:t>.</w:t>
            </w:r>
            <w:r w:rsidRPr="00B17294">
              <w:rPr>
                <w:rFonts w:ascii="Arial" w:eastAsia="宋体" w:hAnsi="Arial"/>
                <w:szCs w:val="21"/>
              </w:rPr>
              <w:t>transfer</w:t>
            </w:r>
            <w:r w:rsidRPr="0029678D">
              <w:rPr>
                <w:rFonts w:ascii="宋体" w:eastAsia="宋体" w:hAnsi="宋体"/>
                <w:szCs w:val="21"/>
              </w:rPr>
              <w:t>(</w:t>
            </w:r>
            <w:r w:rsidRPr="00B17294">
              <w:rPr>
                <w:rFonts w:ascii="Arial" w:eastAsia="宋体" w:hAnsi="Arial"/>
                <w:szCs w:val="21"/>
              </w:rPr>
              <w:t>next</w:t>
            </w:r>
            <w:r w:rsidRPr="0029678D">
              <w:rPr>
                <w:rFonts w:ascii="宋体" w:eastAsia="宋体" w:hAnsi="宋体"/>
                <w:szCs w:val="21"/>
              </w:rPr>
              <w:t>);</w:t>
            </w:r>
          </w:p>
          <w:p w14:paraId="66B0BA2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0B8EB23F" w14:textId="21420035" w:rsidR="00895CB8" w:rsidRDefault="00895CB8" w:rsidP="00FD189F">
            <w:pPr>
              <w:keepNext/>
            </w:pPr>
            <w:r w:rsidRPr="0029678D">
              <w:rPr>
                <w:rFonts w:ascii="宋体" w:eastAsia="宋体" w:hAnsi="宋体"/>
                <w:szCs w:val="21"/>
              </w:rPr>
              <w:t>}</w:t>
            </w:r>
          </w:p>
        </w:tc>
      </w:tr>
    </w:tbl>
    <w:p w14:paraId="5861160E" w14:textId="5217C525" w:rsidR="00FD189F" w:rsidRDefault="00FD189F">
      <w:pPr>
        <w:pStyle w:val="af8"/>
      </w:pPr>
      <w:bookmarkStart w:id="369" w:name="_Toc36736599"/>
      <w:bookmarkStart w:id="370" w:name="_Toc36852309"/>
      <w:bookmarkStart w:id="371" w:name="_Toc36642718"/>
      <w:bookmarkStart w:id="372" w:name="_Toc36643290"/>
      <w:bookmarkStart w:id="373" w:name="_Toc3673281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w:t>
      </w:r>
      <w:proofErr w:type="gramStart"/>
      <w:r w:rsidRPr="0055262D">
        <w:rPr>
          <w:rFonts w:hint="eastAsia"/>
        </w:rPr>
        <w:t>流操作</w:t>
      </w:r>
      <w:proofErr w:type="gramEnd"/>
      <w:r w:rsidRPr="0055262D">
        <w:rPr>
          <w:rFonts w:hint="eastAsia"/>
        </w:rPr>
        <w:t>实现</w:t>
      </w:r>
      <w:bookmarkEnd w:id="369"/>
      <w:bookmarkEnd w:id="370"/>
    </w:p>
    <w:p w14:paraId="28F32938" w14:textId="6873258E" w:rsidR="000459FC" w:rsidRDefault="000459FC" w:rsidP="00BF4990">
      <w:pPr>
        <w:pStyle w:val="3"/>
        <w:numPr>
          <w:ilvl w:val="2"/>
          <w:numId w:val="52"/>
        </w:numPr>
      </w:pPr>
      <w:bookmarkStart w:id="374" w:name="_Toc36852262"/>
      <w:r>
        <w:rPr>
          <w:rFonts w:hint="eastAsia"/>
        </w:rPr>
        <w:lastRenderedPageBreak/>
        <w:t>审核消息保障功能实现</w:t>
      </w:r>
      <w:bookmarkEnd w:id="371"/>
      <w:bookmarkEnd w:id="372"/>
      <w:bookmarkEnd w:id="373"/>
      <w:bookmarkEnd w:id="374"/>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5" w:name="_Toc36736600"/>
      <w:bookmarkStart w:id="376" w:name="_Toc3685231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5"/>
      <w:bookmarkEnd w:id="376"/>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r w:rsidR="006E4D3B" w:rsidRPr="00B17294">
        <w:rPr>
          <w:rFonts w:ascii="Arial" w:eastAsia="宋体" w:hAnsi="Arial"/>
          <w:sz w:val="24"/>
          <w:szCs w:val="24"/>
        </w:rPr>
        <w:t>draftRuleService</w:t>
      </w:r>
      <w:r w:rsidR="006E4D3B">
        <w:rPr>
          <w:rFonts w:ascii="宋体" w:eastAsia="宋体" w:hAnsi="宋体" w:hint="eastAsia"/>
          <w:sz w:val="24"/>
          <w:szCs w:val="24"/>
        </w:rPr>
        <w:t>的</w:t>
      </w:r>
      <w:r w:rsidR="006E4D3B" w:rsidRPr="00B17294">
        <w:rPr>
          <w:rFonts w:ascii="Arial" w:eastAsia="宋体" w:hAnsi="Arial" w:hint="eastAsia"/>
          <w:sz w:val="24"/>
          <w:szCs w:val="24"/>
        </w:rPr>
        <w:t>get</w:t>
      </w:r>
      <w:r w:rsidR="006E4D3B" w:rsidRPr="00B17294">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proofErr w:type="gramStart"/>
            <w:r w:rsidRPr="00B17294">
              <w:rPr>
                <w:rFonts w:ascii="Arial" w:eastAsia="宋体" w:hAnsi="Arial"/>
              </w:rPr>
              <w:t>checkAuditState</w:t>
            </w:r>
            <w:r w:rsidRPr="00E16B67">
              <w:rPr>
                <w:rFonts w:ascii="宋体" w:eastAsia="宋体" w:hAnsi="宋体"/>
              </w:rPr>
              <w:t>(</w:t>
            </w:r>
            <w:proofErr w:type="gramEnd"/>
            <w:r w:rsidRPr="00E16B67">
              <w:rPr>
                <w:rFonts w:ascii="宋体" w:eastAsia="宋体" w:hAnsi="宋体"/>
              </w:rPr>
              <w:t>){</w:t>
            </w:r>
          </w:p>
          <w:p w14:paraId="75131F5B" w14:textId="77777777" w:rsidR="00E16B67" w:rsidRPr="00E16B67" w:rsidRDefault="00E16B67" w:rsidP="00E16B67">
            <w:pPr>
              <w:rPr>
                <w:rFonts w:ascii="宋体" w:eastAsia="宋体" w:hAnsi="宋体"/>
              </w:rPr>
            </w:pPr>
            <w:r w:rsidRPr="00E16B67">
              <w:rPr>
                <w:rFonts w:ascii="宋体" w:eastAsia="宋体" w:hAnsi="宋体"/>
              </w:rPr>
              <w:t xml:space="preserve">    // 构建查询参数，</w:t>
            </w:r>
          </w:p>
          <w:p w14:paraId="79A6DE51"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DraftRuleQuery</w:t>
            </w:r>
            <w:r w:rsidRPr="00E16B67">
              <w:rPr>
                <w:rFonts w:ascii="宋体" w:eastAsia="宋体" w:hAnsi="宋体"/>
              </w:rPr>
              <w:t xml:space="preserve"> </w:t>
            </w:r>
            <w:r w:rsidRPr="00B17294">
              <w:rPr>
                <w:rFonts w:ascii="Arial" w:eastAsia="宋体" w:hAnsi="Arial"/>
              </w:rPr>
              <w:t>query</w:t>
            </w:r>
            <w:r w:rsidRPr="00E16B67">
              <w:rPr>
                <w:rFonts w:ascii="宋体" w:eastAsia="宋体" w:hAnsi="宋体"/>
              </w:rPr>
              <w:t xml:space="preserve"> = </w:t>
            </w:r>
            <w:r w:rsidRPr="00B17294">
              <w:rPr>
                <w:rFonts w:ascii="Arial" w:eastAsia="宋体" w:hAnsi="Arial"/>
              </w:rPr>
              <w:t>DraftRuleQuery</w:t>
            </w:r>
          </w:p>
          <w:p w14:paraId="11ABB7CC"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1244DA">
              <w:rPr>
                <w:rFonts w:ascii="Arial" w:eastAsia="宋体" w:hAnsi="Arial"/>
              </w:rPr>
              <w:t>.</w:t>
            </w:r>
            <w:r w:rsidRPr="00B17294">
              <w:rPr>
                <w:rFonts w:ascii="Arial" w:eastAsia="宋体" w:hAnsi="Arial"/>
              </w:rPr>
              <w:t>builder</w:t>
            </w:r>
            <w:proofErr w:type="gramEnd"/>
            <w:r w:rsidRPr="00E16B67">
              <w:rPr>
                <w:rFonts w:ascii="宋体" w:eastAsia="宋体" w:hAnsi="宋体"/>
              </w:rPr>
              <w:t>()</w:t>
            </w:r>
          </w:p>
          <w:p w14:paraId="03B6D605"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1244DA">
              <w:rPr>
                <w:rFonts w:ascii="Arial" w:eastAsia="宋体" w:hAnsi="Arial"/>
              </w:rPr>
              <w:t>.</w:t>
            </w:r>
            <w:r w:rsidRPr="00B17294">
              <w:rPr>
                <w:rFonts w:ascii="Arial" w:eastAsia="宋体" w:hAnsi="Arial"/>
              </w:rPr>
              <w:t>processing</w:t>
            </w:r>
            <w:proofErr w:type="gramEnd"/>
            <w:r w:rsidRPr="00E16B67">
              <w:rPr>
                <w:rFonts w:ascii="宋体" w:eastAsia="宋体" w:hAnsi="宋体"/>
              </w:rPr>
              <w:t>(</w:t>
            </w:r>
            <w:r w:rsidRPr="00B17294">
              <w:rPr>
                <w:rFonts w:ascii="Arial" w:eastAsia="宋体" w:hAnsi="Arial"/>
              </w:rPr>
              <w:t>true</w:t>
            </w:r>
            <w:r w:rsidRPr="00E16B67">
              <w:rPr>
                <w:rFonts w:ascii="宋体" w:eastAsia="宋体" w:hAnsi="宋体"/>
              </w:rPr>
              <w:t>)</w:t>
            </w:r>
          </w:p>
          <w:p w14:paraId="183D272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1244DA">
              <w:rPr>
                <w:rFonts w:ascii="Arial" w:eastAsia="宋体" w:hAnsi="Arial"/>
              </w:rPr>
              <w:t>.</w:t>
            </w:r>
            <w:r w:rsidRPr="00B17294">
              <w:rPr>
                <w:rFonts w:ascii="Arial" w:eastAsia="宋体" w:hAnsi="Arial"/>
              </w:rPr>
              <w:t>build</w:t>
            </w:r>
            <w:proofErr w:type="gramEnd"/>
            <w:r w:rsidRPr="00E16B67">
              <w:rPr>
                <w:rFonts w:ascii="宋体" w:eastAsia="宋体" w:hAnsi="宋体"/>
              </w:rPr>
              <w:t>();</w:t>
            </w:r>
          </w:p>
          <w:p w14:paraId="7D14CD60" w14:textId="56F96DDA"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r w:rsidRPr="00B17294">
              <w:rPr>
                <w:rFonts w:ascii="Arial" w:eastAsia="宋体" w:hAnsi="Arial"/>
              </w:rPr>
              <w:t>DraftRuleDTO</w:t>
            </w:r>
            <w:r w:rsidRPr="00E16B67">
              <w:rPr>
                <w:rFonts w:ascii="宋体" w:eastAsia="宋体" w:hAnsi="宋体"/>
              </w:rPr>
              <w:t xml:space="preserve">&gt; </w:t>
            </w:r>
            <w:r w:rsidRPr="00B17294">
              <w:rPr>
                <w:rFonts w:ascii="Arial" w:eastAsia="宋体" w:hAnsi="Arial"/>
              </w:rPr>
              <w:t>draftRuleList</w:t>
            </w:r>
            <w:r w:rsidRPr="00E16B67">
              <w:rPr>
                <w:rFonts w:ascii="宋体" w:eastAsia="宋体" w:hAnsi="宋体"/>
              </w:rPr>
              <w:t xml:space="preserve"> = </w:t>
            </w:r>
            <w:bookmarkStart w:id="377" w:name="OLE_LINK22"/>
            <w:bookmarkStart w:id="378" w:name="OLE_LINK23"/>
            <w:r w:rsidR="00555E69" w:rsidRPr="00B17294">
              <w:rPr>
                <w:rFonts w:ascii="Arial" w:eastAsia="宋体" w:hAnsi="Arial"/>
              </w:rPr>
              <w:t>d</w:t>
            </w:r>
            <w:r w:rsidRPr="00B17294">
              <w:rPr>
                <w:rFonts w:ascii="Arial" w:eastAsia="宋体" w:hAnsi="Arial"/>
              </w:rPr>
              <w:t>raftRuleService</w:t>
            </w:r>
            <w:bookmarkEnd w:id="377"/>
            <w:bookmarkEnd w:id="378"/>
            <w:r w:rsidRPr="001244DA">
              <w:rPr>
                <w:rFonts w:ascii="Arial" w:eastAsia="宋体" w:hAnsi="Arial"/>
              </w:rPr>
              <w:t>.</w:t>
            </w:r>
            <w:r w:rsidRPr="00B17294">
              <w:rPr>
                <w:rFonts w:ascii="Arial" w:eastAsia="宋体" w:hAnsi="Arial"/>
              </w:rPr>
              <w:t>getDraftRules</w:t>
            </w:r>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for</w:t>
            </w:r>
            <w:r w:rsidRPr="00E16B67">
              <w:rPr>
                <w:rFonts w:ascii="宋体" w:eastAsia="宋体" w:hAnsi="宋体"/>
              </w:rPr>
              <w:t>(</w:t>
            </w:r>
            <w:proofErr w:type="gramEnd"/>
            <w:r w:rsidRPr="00B17294">
              <w:rPr>
                <w:rFonts w:ascii="Arial" w:eastAsia="宋体" w:hAnsi="Arial"/>
              </w:rPr>
              <w:t>DraftRuleDTO</w:t>
            </w:r>
            <w:r w:rsidRPr="00E16B67">
              <w:rPr>
                <w:rFonts w:ascii="宋体" w:eastAsia="宋体" w:hAnsi="宋体"/>
              </w:rPr>
              <w:t xml:space="preserve"> </w:t>
            </w:r>
            <w:r w:rsidRPr="00B17294">
              <w:rPr>
                <w:rFonts w:ascii="Arial" w:eastAsia="宋体" w:hAnsi="Arial"/>
              </w:rPr>
              <w:t>draftRule</w:t>
            </w:r>
            <w:r w:rsidRPr="00E16B67">
              <w:rPr>
                <w:rFonts w:ascii="宋体" w:eastAsia="宋体" w:hAnsi="宋体"/>
              </w:rPr>
              <w:t xml:space="preserve"> : </w:t>
            </w:r>
            <w:r w:rsidRPr="00B17294">
              <w:rPr>
                <w:rFonts w:ascii="Arial" w:eastAsia="宋体" w:hAnsi="Arial"/>
              </w:rPr>
              <w:t>draftRuleList</w:t>
            </w:r>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r w:rsidRPr="00B17294">
              <w:rPr>
                <w:rFonts w:ascii="Arial" w:eastAsia="宋体" w:hAnsi="Arial"/>
              </w:rPr>
              <w:t>ruleName</w:t>
            </w:r>
            <w:r w:rsidRPr="00E16B67">
              <w:rPr>
                <w:rFonts w:ascii="宋体" w:eastAsia="宋体" w:hAnsi="宋体"/>
              </w:rPr>
              <w:t xml:space="preserve"> = </w:t>
            </w:r>
            <w:r w:rsidRPr="00B17294">
              <w:rPr>
                <w:rFonts w:ascii="Arial" w:eastAsia="宋体" w:hAnsi="Arial"/>
              </w:rPr>
              <w:t>draftRule</w:t>
            </w:r>
            <w:r w:rsidRPr="001244DA">
              <w:rPr>
                <w:rFonts w:ascii="Arial" w:eastAsia="宋体" w:hAnsi="Arial"/>
              </w:rPr>
              <w:t>.</w:t>
            </w:r>
            <w:r w:rsidRPr="00B17294">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78CF36D9" w14:textId="2D075DDA"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 </w:t>
            </w:r>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r w:rsidRPr="00E16B67">
              <w:rPr>
                <w:rFonts w:ascii="宋体" w:eastAsia="宋体" w:hAnsi="宋体"/>
              </w:rPr>
              <w:t>(</w:t>
            </w:r>
            <w:r w:rsidRPr="00B17294">
              <w:rPr>
                <w:rFonts w:ascii="Arial" w:eastAsia="宋体" w:hAnsi="Arial"/>
              </w:rPr>
              <w:t>ruleName</w:t>
            </w:r>
            <w:r w:rsidRPr="00E16B67">
              <w:rPr>
                <w:rFonts w:ascii="宋体" w:eastAsia="宋体" w:hAnsi="宋体"/>
              </w:rPr>
              <w:t>);</w:t>
            </w:r>
          </w:p>
          <w:p w14:paraId="40781420" w14:textId="77777777" w:rsidR="00E16B67" w:rsidRPr="00E16B67" w:rsidRDefault="00E16B67" w:rsidP="00E16B67">
            <w:pPr>
              <w:rPr>
                <w:rFonts w:ascii="宋体" w:eastAsia="宋体" w:hAnsi="宋体"/>
              </w:rPr>
            </w:pPr>
            <w:r w:rsidRPr="00E16B67">
              <w:rPr>
                <w:rFonts w:ascii="宋体" w:eastAsia="宋体" w:hAnsi="宋体"/>
              </w:rPr>
              <w:t xml:space="preserve">        // 本地状态与审核平台状态不一致</w:t>
            </w:r>
          </w:p>
          <w:p w14:paraId="59A8DBAD"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B17294">
              <w:rPr>
                <w:rFonts w:ascii="Arial" w:eastAsia="宋体" w:hAnsi="Arial"/>
              </w:rPr>
              <w:t>if</w:t>
            </w:r>
            <w:r w:rsidRPr="00E16B67">
              <w:rPr>
                <w:rFonts w:ascii="宋体" w:eastAsia="宋体" w:hAnsi="宋体"/>
              </w:rPr>
              <w:t>(</w:t>
            </w:r>
            <w:proofErr w:type="gramEnd"/>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 xml:space="preserve"> != </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w:t>
            </w:r>
          </w:p>
          <w:p w14:paraId="3E0063B3" w14:textId="77777777" w:rsidR="00E16B67" w:rsidRPr="00E16B67" w:rsidRDefault="00E16B67" w:rsidP="00E16B67">
            <w:pPr>
              <w:rPr>
                <w:rFonts w:ascii="宋体" w:eastAsia="宋体" w:hAnsi="宋体"/>
              </w:rPr>
            </w:pPr>
            <w:r w:rsidRPr="00E16B67">
              <w:rPr>
                <w:rFonts w:ascii="宋体" w:eastAsia="宋体" w:hAnsi="宋体"/>
              </w:rPr>
              <w:t xml:space="preserve">            // 构建扭转消息</w:t>
            </w:r>
          </w:p>
          <w:p w14:paraId="2FFD9A6D" w14:textId="77777777" w:rsidR="00E16B67" w:rsidRPr="00E16B67" w:rsidRDefault="00E16B67" w:rsidP="00E16B67">
            <w:pPr>
              <w:rPr>
                <w:rFonts w:ascii="宋体" w:eastAsia="宋体" w:hAnsi="宋体"/>
              </w:rPr>
            </w:pPr>
            <w:r w:rsidRPr="00E16B67">
              <w:rPr>
                <w:rFonts w:ascii="宋体" w:eastAsia="宋体" w:hAnsi="宋体"/>
              </w:rPr>
              <w:lastRenderedPageBreak/>
              <w:t xml:space="preserve">            </w:t>
            </w:r>
            <w:r w:rsidRPr="00B17294">
              <w:rPr>
                <w:rFonts w:ascii="Arial" w:eastAsia="宋体" w:hAnsi="Arial"/>
              </w:rPr>
              <w:t>AuditMessage</w:t>
            </w:r>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proofErr w:type="gramStart"/>
            <w:r w:rsidRPr="00B17294">
              <w:rPr>
                <w:rFonts w:ascii="Arial" w:eastAsia="宋体" w:hAnsi="Arial"/>
              </w:rPr>
              <w:t>buildAuditMessage</w:t>
            </w:r>
            <w:r w:rsidRPr="00E16B67">
              <w:rPr>
                <w:rFonts w:ascii="宋体" w:eastAsia="宋体" w:hAnsi="宋体"/>
              </w:rPr>
              <w:t>(</w:t>
            </w:r>
            <w:proofErr w:type="gramEnd"/>
            <w:r w:rsidRPr="00E16B67">
              <w:rPr>
                <w:rFonts w:ascii="宋体" w:eastAsia="宋体" w:hAnsi="宋体"/>
              </w:rPr>
              <w:t>);</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79" w:name="_Toc36736601"/>
      <w:bookmarkStart w:id="380" w:name="_Toc36852311"/>
      <w:bookmarkStart w:id="381" w:name="_Toc25947937"/>
      <w:bookmarkStart w:id="382" w:name="_Toc36642719"/>
      <w:bookmarkStart w:id="383" w:name="_Toc36643291"/>
      <w:bookmarkStart w:id="384" w:name="_Toc36732816"/>
      <w:r>
        <w:rPr>
          <w:rFonts w:hint="eastAsia"/>
        </w:rPr>
        <w:lastRenderedPageBreak/>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79"/>
      <w:bookmarkEnd w:id="380"/>
    </w:p>
    <w:p w14:paraId="1D0D7CF0" w14:textId="6D89F885" w:rsidR="003F68D0" w:rsidRDefault="00A5628C" w:rsidP="00BF4990">
      <w:pPr>
        <w:pStyle w:val="2"/>
        <w:numPr>
          <w:ilvl w:val="1"/>
          <w:numId w:val="52"/>
        </w:numPr>
      </w:pPr>
      <w:bookmarkStart w:id="385" w:name="_Toc36852263"/>
      <w:r>
        <w:rPr>
          <w:rFonts w:hint="eastAsia"/>
        </w:rPr>
        <w:t>规则应用</w:t>
      </w:r>
      <w:r w:rsidR="00BD3847">
        <w:rPr>
          <w:rFonts w:hint="eastAsia"/>
        </w:rPr>
        <w:t>模块</w:t>
      </w:r>
      <w:bookmarkEnd w:id="381"/>
      <w:bookmarkEnd w:id="382"/>
      <w:bookmarkEnd w:id="383"/>
      <w:bookmarkEnd w:id="384"/>
      <w:bookmarkEnd w:id="385"/>
    </w:p>
    <w:p w14:paraId="75C7DC40" w14:textId="4CB7FFAA" w:rsidR="001D30B8" w:rsidRPr="001D30B8" w:rsidRDefault="00A5628C" w:rsidP="00BF4990">
      <w:pPr>
        <w:pStyle w:val="3"/>
        <w:numPr>
          <w:ilvl w:val="2"/>
          <w:numId w:val="52"/>
        </w:numPr>
      </w:pPr>
      <w:bookmarkStart w:id="386" w:name="_Toc36642720"/>
      <w:bookmarkStart w:id="387" w:name="_Toc36643292"/>
      <w:bookmarkStart w:id="388" w:name="_Toc36732817"/>
      <w:bookmarkStart w:id="389" w:name="_Toc36852264"/>
      <w:r>
        <w:rPr>
          <w:rFonts w:hint="eastAsia"/>
        </w:rPr>
        <w:t>规则应用</w:t>
      </w:r>
      <w:r w:rsidR="001D30B8">
        <w:rPr>
          <w:rFonts w:hint="eastAsia"/>
        </w:rPr>
        <w:t>模块设计</w:t>
      </w:r>
      <w:bookmarkEnd w:id="386"/>
      <w:bookmarkEnd w:id="387"/>
      <w:bookmarkEnd w:id="388"/>
      <w:bookmarkEnd w:id="389"/>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0" w:name="_Toc36736602"/>
      <w:bookmarkStart w:id="391" w:name="_Toc36852312"/>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0"/>
      <w:bookmarkEnd w:id="391"/>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r w:rsidRPr="00B17294">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B17294">
        <w:rPr>
          <w:rFonts w:ascii="Arial" w:eastAsia="宋体" w:hAnsi="Arial" w:hint="eastAsia"/>
          <w:sz w:val="24"/>
          <w:szCs w:val="24"/>
        </w:rPr>
        <w:t>OrderEventConsumer</w:t>
      </w:r>
      <w:r>
        <w:rPr>
          <w:rFonts w:ascii="宋体" w:eastAsia="宋体" w:hAnsi="宋体" w:hint="eastAsia"/>
          <w:sz w:val="24"/>
          <w:szCs w:val="24"/>
        </w:rPr>
        <w:t>中主要引用了两个接口，</w:t>
      </w:r>
      <w:r w:rsidRPr="00B17294">
        <w:rPr>
          <w:rFonts w:ascii="Arial" w:eastAsia="宋体" w:hAnsi="Arial"/>
          <w:sz w:val="24"/>
          <w:szCs w:val="24"/>
        </w:rPr>
        <w:t>HandleSceneEventServic</w:t>
      </w:r>
      <w:r w:rsidRPr="00B17294">
        <w:rPr>
          <w:rFonts w:ascii="Arial" w:eastAsia="宋体" w:hAnsi="Arial" w:hint="eastAsia"/>
          <w:sz w:val="24"/>
          <w:szCs w:val="24"/>
        </w:rPr>
        <w:t>e</w:t>
      </w:r>
      <w:r>
        <w:rPr>
          <w:rFonts w:ascii="宋体" w:eastAsia="宋体" w:hAnsi="宋体" w:hint="eastAsia"/>
          <w:sz w:val="24"/>
          <w:szCs w:val="24"/>
        </w:rPr>
        <w:t>接口和</w:t>
      </w:r>
      <w:r w:rsidRPr="00B17294">
        <w:rPr>
          <w:rFonts w:ascii="Arial" w:eastAsia="宋体" w:hAnsi="Arial" w:hint="eastAsia"/>
          <w:sz w:val="24"/>
          <w:szCs w:val="24"/>
        </w:rPr>
        <w:t>OrderQueryService</w:t>
      </w:r>
      <w:r>
        <w:rPr>
          <w:rFonts w:ascii="宋体" w:eastAsia="宋体" w:hAnsi="宋体" w:hint="eastAsia"/>
          <w:sz w:val="24"/>
          <w:szCs w:val="24"/>
        </w:rPr>
        <w:t>接口。</w:t>
      </w:r>
      <w:r w:rsidRPr="00B17294">
        <w:rPr>
          <w:rFonts w:ascii="Arial" w:eastAsia="宋体" w:hAnsi="Arial" w:hint="eastAsia"/>
          <w:sz w:val="24"/>
          <w:szCs w:val="24"/>
        </w:rPr>
        <w:t>OrderQuery</w:t>
      </w:r>
      <w:r w:rsidRPr="00B17294">
        <w:rPr>
          <w:rFonts w:ascii="Arial" w:eastAsia="宋体" w:hAnsi="Arial"/>
          <w:sz w:val="24"/>
          <w:szCs w:val="24"/>
        </w:rPr>
        <w:t>Service</w:t>
      </w:r>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w:t>
      </w:r>
      <w:proofErr w:type="gramStart"/>
      <w:r>
        <w:rPr>
          <w:rFonts w:ascii="宋体" w:eastAsia="宋体" w:hAnsi="宋体" w:hint="eastAsia"/>
          <w:sz w:val="24"/>
          <w:szCs w:val="24"/>
        </w:rPr>
        <w:t>类除了</w:t>
      </w:r>
      <w:proofErr w:type="gramEnd"/>
      <w:r>
        <w:rPr>
          <w:rFonts w:ascii="宋体" w:eastAsia="宋体" w:hAnsi="宋体" w:hint="eastAsia"/>
          <w:sz w:val="24"/>
          <w:szCs w:val="24"/>
        </w:rPr>
        <w:t>实现</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接口外，还实现了</w:t>
      </w:r>
      <w:r w:rsidRPr="00B17294">
        <w:rPr>
          <w:rFonts w:ascii="Arial" w:eastAsia="宋体" w:hAnsi="Arial" w:hint="eastAsia"/>
          <w:sz w:val="24"/>
          <w:szCs w:val="24"/>
        </w:rPr>
        <w:t>TocCall</w:t>
      </w:r>
      <w:r w:rsidRPr="00B17294">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Pr="00B17294">
        <w:rPr>
          <w:rFonts w:ascii="Arial" w:eastAsia="宋体" w:hAnsi="Arial" w:hint="eastAsia"/>
          <w:sz w:val="24"/>
          <w:szCs w:val="24"/>
        </w:rPr>
        <w:t>redis</w:t>
      </w:r>
      <w:r>
        <w:rPr>
          <w:rFonts w:ascii="宋体" w:eastAsia="宋体" w:hAnsi="宋体" w:hint="eastAsia"/>
          <w:sz w:val="24"/>
          <w:szCs w:val="24"/>
        </w:rPr>
        <w:t>缓存中，</w:t>
      </w:r>
      <w:r w:rsidRPr="00B17294">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Pr="00B17294">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lastRenderedPageBreak/>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2" w:name="_Toc36642721"/>
      <w:bookmarkStart w:id="393" w:name="_Toc36643293"/>
      <w:bookmarkStart w:id="394" w:name="_Toc36732818"/>
      <w:bookmarkStart w:id="395" w:name="_Toc36852265"/>
      <w:r>
        <w:rPr>
          <w:rFonts w:hint="eastAsia"/>
        </w:rPr>
        <w:t>规则判定功能实现</w:t>
      </w:r>
      <w:bookmarkEnd w:id="392"/>
      <w:bookmarkEnd w:id="393"/>
      <w:bookmarkEnd w:id="394"/>
      <w:bookmarkEnd w:id="395"/>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6" w:name="_Toc36736603"/>
      <w:bookmarkStart w:id="397" w:name="_Toc36852313"/>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6"/>
      <w:bookmarkEnd w:id="397"/>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r w:rsidR="0064064F" w:rsidRPr="00B17294">
        <w:rPr>
          <w:rFonts w:ascii="Arial" w:eastAsia="宋体" w:hAnsi="Arial" w:hint="eastAsia"/>
          <w:sz w:val="24"/>
          <w:szCs w:val="24"/>
        </w:rPr>
        <w:t>Order</w:t>
      </w:r>
      <w:r w:rsidR="0064064F" w:rsidRPr="00B17294">
        <w:rPr>
          <w:rFonts w:ascii="Arial" w:eastAsia="宋体" w:hAnsi="Arial"/>
          <w:sz w:val="24"/>
          <w:szCs w:val="24"/>
        </w:rPr>
        <w:t>EventConsumer</w:t>
      </w:r>
      <w:r w:rsidR="0064064F">
        <w:rPr>
          <w:rFonts w:ascii="宋体" w:eastAsia="宋体" w:hAnsi="宋体" w:hint="eastAsia"/>
          <w:sz w:val="24"/>
          <w:szCs w:val="24"/>
        </w:rPr>
        <w:t>负责监听订单消息，</w:t>
      </w:r>
      <w:r w:rsidR="0064064F" w:rsidRPr="00B17294">
        <w:rPr>
          <w:rFonts w:ascii="Arial" w:eastAsia="宋体" w:hAnsi="Arial" w:hint="eastAsia"/>
          <w:sz w:val="24"/>
          <w:szCs w:val="24"/>
        </w:rPr>
        <w:t>HandleScene</w:t>
      </w:r>
      <w:r w:rsidR="0064064F" w:rsidRPr="00B17294">
        <w:rPr>
          <w:rFonts w:ascii="Arial" w:eastAsia="宋体" w:hAnsi="Arial"/>
          <w:sz w:val="24"/>
          <w:szCs w:val="24"/>
        </w:rPr>
        <w:t>EventService</w:t>
      </w:r>
      <w:r w:rsidR="0064064F" w:rsidRPr="00B17294">
        <w:rPr>
          <w:rFonts w:ascii="Arial" w:eastAsia="宋体" w:hAnsi="Arial" w:hint="eastAsia"/>
          <w:sz w:val="24"/>
          <w:szCs w:val="24"/>
        </w:rPr>
        <w:t>Impl</w:t>
      </w:r>
      <w:r w:rsidR="0064064F">
        <w:rPr>
          <w:rFonts w:ascii="宋体" w:eastAsia="宋体" w:hAnsi="宋体" w:hint="eastAsia"/>
          <w:sz w:val="24"/>
          <w:szCs w:val="24"/>
        </w:rPr>
        <w:t>负责处理</w:t>
      </w:r>
      <w:r w:rsidR="0064064F" w:rsidRPr="00B17294">
        <w:rPr>
          <w:rFonts w:ascii="Arial" w:eastAsia="宋体" w:hAnsi="Arial"/>
          <w:sz w:val="24"/>
          <w:szCs w:val="24"/>
        </w:rPr>
        <w:t>OrderEventConsumer</w:t>
      </w:r>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B17294">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r w:rsidR="000D03BB" w:rsidRPr="00B17294">
        <w:rPr>
          <w:rFonts w:ascii="Arial" w:eastAsia="宋体" w:hAnsi="Arial" w:hint="eastAsia"/>
          <w:sz w:val="24"/>
          <w:szCs w:val="24"/>
        </w:rPr>
        <w:t>HandleScene</w:t>
      </w:r>
      <w:r w:rsidR="000D03BB" w:rsidRPr="00B17294">
        <w:rPr>
          <w:rFonts w:ascii="Arial" w:eastAsia="宋体" w:hAnsi="Arial"/>
          <w:sz w:val="24"/>
          <w:szCs w:val="24"/>
        </w:rPr>
        <w:t>EventService</w:t>
      </w:r>
      <w:r w:rsidR="000D03BB" w:rsidRPr="00B17294">
        <w:rPr>
          <w:rFonts w:ascii="Arial" w:eastAsia="宋体" w:hAnsi="Arial" w:hint="eastAsia"/>
          <w:sz w:val="24"/>
          <w:szCs w:val="24"/>
        </w:rPr>
        <w:t>Impl</w:t>
      </w:r>
      <w:r w:rsidR="000D03BB">
        <w:rPr>
          <w:rFonts w:ascii="宋体" w:eastAsia="宋体" w:hAnsi="宋体" w:hint="eastAsia"/>
          <w:sz w:val="24"/>
          <w:szCs w:val="24"/>
        </w:rPr>
        <w:t>通过</w:t>
      </w:r>
      <w:r w:rsidR="000D03BB" w:rsidRPr="00B17294">
        <w:rPr>
          <w:rFonts w:ascii="Arial" w:eastAsia="宋体" w:hAnsi="Arial" w:hint="eastAsia"/>
          <w:sz w:val="24"/>
          <w:szCs w:val="24"/>
        </w:rPr>
        <w:t>T</w:t>
      </w:r>
      <w:r w:rsidR="000D03BB" w:rsidRPr="00B17294">
        <w:rPr>
          <w:rFonts w:ascii="Arial" w:eastAsia="宋体" w:hAnsi="Arial"/>
          <w:sz w:val="24"/>
          <w:szCs w:val="24"/>
        </w:rPr>
        <w:t>OC</w:t>
      </w:r>
      <w:r w:rsidR="000D03BB" w:rsidRPr="00B17294">
        <w:rPr>
          <w:rFonts w:ascii="Arial" w:eastAsia="宋体" w:hAnsi="Arial" w:hint="eastAsia"/>
          <w:sz w:val="24"/>
          <w:szCs w:val="24"/>
        </w:rPr>
        <w:t>W</w:t>
      </w:r>
      <w:r w:rsidR="000D03BB" w:rsidRPr="00B17294">
        <w:rPr>
          <w:rFonts w:ascii="Arial" w:eastAsia="宋体" w:hAnsi="Arial"/>
          <w:sz w:val="24"/>
          <w:szCs w:val="24"/>
        </w:rPr>
        <w:t>rite</w:t>
      </w:r>
      <w:r w:rsidR="000D03BB" w:rsidRPr="00B17294">
        <w:rPr>
          <w:rFonts w:ascii="Arial" w:eastAsia="宋体" w:hAnsi="Arial" w:hint="eastAsia"/>
          <w:sz w:val="24"/>
          <w:szCs w:val="24"/>
        </w:rPr>
        <w:t>Service</w:t>
      </w:r>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r w:rsidR="001246A7" w:rsidRPr="00B17294">
        <w:rPr>
          <w:rFonts w:ascii="Arial" w:eastAsia="宋体" w:hAnsi="Arial" w:hint="eastAsia"/>
          <w:sz w:val="24"/>
          <w:szCs w:val="24"/>
        </w:rPr>
        <w:t>HandleScene</w:t>
      </w:r>
      <w:r w:rsidR="001246A7" w:rsidRPr="00B17294">
        <w:rPr>
          <w:rFonts w:ascii="Arial" w:eastAsia="宋体" w:hAnsi="Arial"/>
          <w:sz w:val="24"/>
          <w:szCs w:val="24"/>
        </w:rPr>
        <w:t>EventService</w:t>
      </w:r>
      <w:r w:rsidR="001246A7" w:rsidRPr="00B17294">
        <w:rPr>
          <w:rFonts w:ascii="Arial" w:eastAsia="宋体" w:hAnsi="Arial" w:hint="eastAsia"/>
          <w:sz w:val="24"/>
          <w:szCs w:val="24"/>
        </w:rPr>
        <w:t>Impl</w:t>
      </w:r>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w:t>
      </w:r>
      <w:r w:rsidR="00EC5F82">
        <w:rPr>
          <w:rFonts w:ascii="宋体" w:eastAsia="宋体" w:hAnsi="宋体" w:hint="eastAsia"/>
          <w:sz w:val="24"/>
          <w:szCs w:val="24"/>
        </w:rPr>
        <w:lastRenderedPageBreak/>
        <w:t>口负责处理到期的定时任务，</w:t>
      </w:r>
      <w:r w:rsidR="00687EDC" w:rsidRPr="00B17294">
        <w:rPr>
          <w:rFonts w:ascii="Arial" w:eastAsia="宋体" w:hAnsi="Arial" w:hint="eastAsia"/>
          <w:sz w:val="24"/>
          <w:szCs w:val="24"/>
        </w:rPr>
        <w:t>HandleScene</w:t>
      </w:r>
      <w:r w:rsidR="00687EDC" w:rsidRPr="00B17294">
        <w:rPr>
          <w:rFonts w:ascii="Arial" w:eastAsia="宋体" w:hAnsi="Arial"/>
          <w:sz w:val="24"/>
          <w:szCs w:val="24"/>
        </w:rPr>
        <w:t>EventService</w:t>
      </w:r>
      <w:r w:rsidR="00687EDC" w:rsidRPr="00B17294">
        <w:rPr>
          <w:rFonts w:ascii="Arial" w:eastAsia="宋体" w:hAnsi="Arial" w:hint="eastAsia"/>
          <w:sz w:val="24"/>
          <w:szCs w:val="24"/>
        </w:rPr>
        <w:t>Impl</w:t>
      </w:r>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r w:rsidR="00EE136B" w:rsidRPr="00B17294">
        <w:rPr>
          <w:rFonts w:ascii="Arial" w:eastAsia="宋体" w:hAnsi="Arial" w:hint="eastAsia"/>
          <w:sz w:val="24"/>
          <w:szCs w:val="24"/>
        </w:rPr>
        <w:t>HandleScene</w:t>
      </w:r>
      <w:r w:rsidR="00EE136B" w:rsidRPr="00B17294">
        <w:rPr>
          <w:rFonts w:ascii="Arial" w:eastAsia="宋体" w:hAnsi="Arial"/>
          <w:sz w:val="24"/>
          <w:szCs w:val="24"/>
        </w:rPr>
        <w:t>EventService</w:t>
      </w:r>
      <w:r w:rsidR="00EE136B" w:rsidRPr="00B17294">
        <w:rPr>
          <w:rFonts w:ascii="Arial" w:eastAsia="宋体" w:hAnsi="Arial" w:hint="eastAsia"/>
          <w:sz w:val="24"/>
          <w:szCs w:val="24"/>
        </w:rPr>
        <w:t>Impl</w:t>
      </w:r>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r w:rsidR="00015FDB" w:rsidRPr="00B17294">
        <w:rPr>
          <w:rFonts w:ascii="Arial" w:eastAsia="宋体" w:hAnsi="Arial" w:hint="eastAsia"/>
          <w:sz w:val="24"/>
          <w:szCs w:val="28"/>
        </w:rPr>
        <w:t>handl</w:t>
      </w:r>
      <w:r w:rsidR="00015FDB" w:rsidRPr="00B17294">
        <w:rPr>
          <w:rFonts w:ascii="Arial" w:eastAsia="宋体" w:hAnsi="Arial"/>
          <w:sz w:val="24"/>
          <w:szCs w:val="28"/>
        </w:rPr>
        <w:t>eOrder</w:t>
      </w:r>
      <w:r w:rsidR="00015FDB" w:rsidRPr="00B17294">
        <w:rPr>
          <w:rFonts w:ascii="Arial" w:eastAsia="宋体" w:hAnsi="Arial" w:hint="eastAsia"/>
          <w:sz w:val="24"/>
          <w:szCs w:val="28"/>
        </w:rPr>
        <w:t>Message</w:t>
      </w:r>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r w:rsidR="00F00C02" w:rsidRPr="00B17294">
        <w:rPr>
          <w:rFonts w:ascii="Arial" w:eastAsia="宋体" w:hAnsi="Arial" w:hint="eastAsia"/>
          <w:sz w:val="24"/>
          <w:szCs w:val="28"/>
        </w:rPr>
        <w:t>handleOrder</w:t>
      </w:r>
      <w:r w:rsidR="00F00C02" w:rsidRPr="00B17294">
        <w:rPr>
          <w:rFonts w:ascii="Arial" w:eastAsia="宋体" w:hAnsi="Arial"/>
          <w:sz w:val="24"/>
          <w:szCs w:val="28"/>
        </w:rPr>
        <w:t>Event</w:t>
      </w:r>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B17294">
        <w:rPr>
          <w:rFonts w:ascii="Arial" w:eastAsia="宋体" w:hAnsi="Arial" w:hint="eastAsia"/>
          <w:sz w:val="24"/>
          <w:szCs w:val="28"/>
        </w:rPr>
        <w:t>catch</w:t>
      </w:r>
      <w:r w:rsidR="001F4857">
        <w:rPr>
          <w:rFonts w:ascii="宋体" w:eastAsia="宋体" w:hAnsi="宋体" w:hint="eastAsia"/>
          <w:sz w:val="24"/>
          <w:szCs w:val="28"/>
        </w:rPr>
        <w:t>语句中调用</w:t>
      </w:r>
      <w:r w:rsidR="001F4857" w:rsidRPr="00B17294">
        <w:rPr>
          <w:rFonts w:ascii="Arial" w:eastAsia="宋体" w:hAnsi="Arial"/>
          <w:sz w:val="24"/>
          <w:szCs w:val="24"/>
        </w:rPr>
        <w:t>tocWriteService</w:t>
      </w:r>
      <w:r w:rsidR="001F4857">
        <w:rPr>
          <w:rFonts w:ascii="宋体" w:eastAsia="宋体" w:hAnsi="宋体" w:hint="eastAsia"/>
          <w:sz w:val="24"/>
          <w:szCs w:val="24"/>
        </w:rPr>
        <w:t>的</w:t>
      </w:r>
      <w:r w:rsidR="001F4857" w:rsidRPr="00B17294">
        <w:rPr>
          <w:rFonts w:ascii="Arial" w:eastAsia="宋体" w:hAnsi="Arial" w:hint="eastAsia"/>
          <w:sz w:val="24"/>
          <w:szCs w:val="24"/>
        </w:rPr>
        <w:t>create</w:t>
      </w:r>
      <w:r w:rsidR="001F4857" w:rsidRPr="00B17294">
        <w:rPr>
          <w:rFonts w:ascii="Arial" w:eastAsia="宋体" w:hAnsi="Arial"/>
          <w:sz w:val="24"/>
          <w:szCs w:val="24"/>
        </w:rPr>
        <w:t>Task</w:t>
      </w:r>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r w:rsidR="008B6E05" w:rsidRPr="00B17294">
        <w:rPr>
          <w:rFonts w:ascii="Arial" w:eastAsia="宋体" w:hAnsi="Arial"/>
          <w:sz w:val="24"/>
          <w:szCs w:val="24"/>
        </w:rPr>
        <w:t>callBackTimeOutTask</w:t>
      </w:r>
      <w:r w:rsidR="008B6E05">
        <w:rPr>
          <w:rFonts w:ascii="宋体" w:eastAsia="宋体" w:hAnsi="宋体" w:hint="eastAsia"/>
          <w:sz w:val="24"/>
          <w:szCs w:val="24"/>
        </w:rPr>
        <w:t>方法为延时任务中心的回调方法，负责处理定时任务到期之后的逻辑，与</w:t>
      </w:r>
      <w:r w:rsidR="008B6E05" w:rsidRPr="00B17294">
        <w:rPr>
          <w:rFonts w:ascii="Arial" w:eastAsia="宋体" w:hAnsi="Arial" w:hint="eastAsia"/>
          <w:sz w:val="24"/>
          <w:szCs w:val="24"/>
        </w:rPr>
        <w:t>handle</w:t>
      </w:r>
      <w:r w:rsidR="008B6E05" w:rsidRPr="00B17294">
        <w:rPr>
          <w:rFonts w:ascii="Arial" w:eastAsia="宋体" w:hAnsi="Arial"/>
          <w:sz w:val="24"/>
          <w:szCs w:val="24"/>
        </w:rPr>
        <w:t>OrderEvent</w:t>
      </w:r>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25D9F7FA" w14:textId="77777777" w:rsidR="0037463C" w:rsidRPr="00E16B67" w:rsidRDefault="0037463C" w:rsidP="00D91702">
            <w:pPr>
              <w:rPr>
                <w:rFonts w:ascii="宋体" w:eastAsia="宋体" w:hAnsi="宋体"/>
                <w:szCs w:val="21"/>
              </w:rPr>
            </w:pPr>
          </w:p>
          <w:p w14:paraId="360AF52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监听订单消息队列</w:t>
            </w:r>
          </w:p>
          <w:p w14:paraId="5D6CE1DE" w14:textId="1E5AE992" w:rsidR="0037463C" w:rsidRPr="00E16B67" w:rsidRDefault="0037463C" w:rsidP="00D91702">
            <w:pPr>
              <w:rPr>
                <w:rFonts w:ascii="宋体" w:eastAsia="宋体" w:hAnsi="宋体"/>
                <w:szCs w:val="21"/>
              </w:rPr>
            </w:pPr>
            <w:r w:rsidRPr="00E16B67">
              <w:rPr>
                <w:rFonts w:ascii="宋体" w:eastAsia="宋体" w:hAnsi="宋体"/>
                <w:szCs w:val="21"/>
              </w:rPr>
              <w:t>@</w:t>
            </w:r>
            <w:proofErr w:type="gramStart"/>
            <w:r w:rsidRPr="00B17294">
              <w:rPr>
                <w:rFonts w:ascii="Arial" w:eastAsia="宋体" w:hAnsi="Arial"/>
                <w:szCs w:val="21"/>
              </w:rPr>
              <w:t>RabbitListener</w:t>
            </w:r>
            <w:r w:rsidRPr="00E16B67">
              <w:rPr>
                <w:rFonts w:ascii="宋体" w:eastAsia="宋体" w:hAnsi="宋体"/>
                <w:szCs w:val="21"/>
              </w:rPr>
              <w:t>(</w:t>
            </w:r>
            <w:proofErr w:type="gramEnd"/>
            <w:r w:rsidRPr="00B17294">
              <w:rPr>
                <w:rFonts w:ascii="Arial" w:eastAsia="宋体" w:hAnsi="Arial"/>
                <w:szCs w:val="21"/>
              </w:rPr>
              <w:t>queues</w:t>
            </w:r>
            <w:r w:rsidRPr="00E16B67">
              <w:rPr>
                <w:rFonts w:ascii="宋体" w:eastAsia="宋体" w:hAnsi="宋体"/>
                <w:szCs w:val="21"/>
              </w:rPr>
              <w:t xml:space="preserve"> = "</w:t>
            </w:r>
            <w:r w:rsidRPr="00B17294">
              <w:rPr>
                <w:rFonts w:ascii="Arial" w:eastAsia="宋体" w:hAnsi="Arial"/>
                <w:szCs w:val="21"/>
              </w:rPr>
              <w:t>xxxxxxx</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gramStart"/>
            <w:r w:rsidRPr="00B17294">
              <w:rPr>
                <w:rFonts w:ascii="Arial" w:eastAsia="宋体" w:hAnsi="Arial"/>
                <w:szCs w:val="21"/>
              </w:rPr>
              <w:t>handleOrderMessage</w:t>
            </w:r>
            <w:r w:rsidRPr="00E16B67">
              <w:rPr>
                <w:rFonts w:ascii="宋体" w:eastAsia="宋体" w:hAnsi="宋体"/>
                <w:szCs w:val="21"/>
              </w:rPr>
              <w:t>(</w:t>
            </w:r>
            <w:proofErr w:type="gramEnd"/>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6ECE7D8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w:t>
            </w:r>
            <w:r w:rsidRPr="00B17294">
              <w:rPr>
                <w:rFonts w:ascii="Arial" w:eastAsia="宋体" w:hAnsi="Arial"/>
                <w:szCs w:val="21"/>
              </w:rPr>
              <w:t>orderMessage</w:t>
            </w:r>
          </w:p>
          <w:p w14:paraId="02B19E3A" w14:textId="448FDA59" w:rsidR="0037463C" w:rsidRDefault="0037463C"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validate</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w:t>
            </w:r>
          </w:p>
          <w:p w14:paraId="5DB86F95" w14:textId="75A1917F" w:rsidR="006229FF" w:rsidRPr="00E16B67" w:rsidRDefault="006229FF"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B17294">
              <w:rPr>
                <w:rFonts w:ascii="Arial" w:eastAsia="宋体" w:hAnsi="Arial"/>
                <w:szCs w:val="21"/>
              </w:rPr>
              <w:t>decode</w:t>
            </w:r>
            <w:r>
              <w:rPr>
                <w:rFonts w:ascii="宋体" w:eastAsia="宋体" w:hAnsi="宋体"/>
                <w:szCs w:val="21"/>
              </w:rPr>
              <w:t>(</w:t>
            </w:r>
            <w:r w:rsidRPr="00B17294">
              <w:rPr>
                <w:rFonts w:ascii="Arial" w:eastAsia="宋体" w:hAnsi="Arial"/>
                <w:szCs w:val="21"/>
              </w:rPr>
              <w:t>orderMessage</w:t>
            </w:r>
            <w:r>
              <w:rPr>
                <w:rFonts w:ascii="宋体" w:eastAsia="宋体" w:hAnsi="宋体"/>
                <w:szCs w:val="21"/>
              </w:rPr>
              <w:t>);</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w:t>
            </w:r>
            <w:proofErr w:type="gramStart"/>
            <w:r w:rsidRPr="00E16B67">
              <w:rPr>
                <w:rFonts w:ascii="宋体" w:eastAsia="宋体" w:hAnsi="宋体"/>
                <w:szCs w:val="21"/>
              </w:rPr>
              <w:t>规则规则</w:t>
            </w:r>
            <w:proofErr w:type="gramEnd"/>
            <w:r w:rsidRPr="00E16B67">
              <w:rPr>
                <w:rFonts w:ascii="宋体" w:eastAsia="宋体" w:hAnsi="宋体"/>
                <w:szCs w:val="21"/>
              </w:rPr>
              <w:t>判定需要的参数</w:t>
            </w:r>
          </w:p>
          <w:p w14:paraId="3D84496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Pr="00B17294">
              <w:rPr>
                <w:rFonts w:ascii="Arial" w:eastAsia="宋体" w:hAnsi="Arial"/>
                <w:szCs w:val="21"/>
              </w:rPr>
              <w:t>RuleContext</w:t>
            </w:r>
          </w:p>
          <w:p w14:paraId="1701FE9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gramStart"/>
            <w:r w:rsidRPr="001244DA">
              <w:rPr>
                <w:rFonts w:ascii="Arial" w:eastAsia="宋体" w:hAnsi="Arial"/>
                <w:szCs w:val="21"/>
              </w:rPr>
              <w:t>.</w:t>
            </w:r>
            <w:r w:rsidRPr="00B17294">
              <w:rPr>
                <w:rFonts w:ascii="Arial" w:eastAsia="宋体" w:hAnsi="Arial"/>
                <w:szCs w:val="21"/>
              </w:rPr>
              <w:t>builder</w:t>
            </w:r>
            <w:proofErr w:type="gram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4291BE54"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gramStart"/>
            <w:r w:rsidRPr="001244DA">
              <w:rPr>
                <w:rFonts w:ascii="Arial" w:eastAsia="宋体" w:hAnsi="Arial"/>
                <w:szCs w:val="21"/>
              </w:rPr>
              <w:t>.</w:t>
            </w:r>
            <w:r w:rsidRPr="00B17294">
              <w:rPr>
                <w:rFonts w:ascii="Arial" w:eastAsia="宋体" w:hAnsi="Arial"/>
                <w:szCs w:val="21"/>
              </w:rPr>
              <w:t>startNode</w:t>
            </w:r>
            <w:proofErr w:type="gram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6C3F689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gramStart"/>
            <w:r w:rsidRPr="001244DA">
              <w:rPr>
                <w:rFonts w:ascii="Arial" w:eastAsia="宋体" w:hAnsi="Arial"/>
                <w:szCs w:val="21"/>
              </w:rPr>
              <w:t>.</w:t>
            </w:r>
            <w:r w:rsidRPr="00B17294">
              <w:rPr>
                <w:rFonts w:ascii="Arial" w:eastAsia="宋体" w:hAnsi="Arial"/>
                <w:szCs w:val="21"/>
              </w:rPr>
              <w:t>endNode</w:t>
            </w:r>
            <w:proofErr w:type="gram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579B6A86"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gramStart"/>
            <w:r w:rsidRPr="001244DA">
              <w:rPr>
                <w:rFonts w:ascii="Arial" w:eastAsia="宋体" w:hAnsi="Arial"/>
                <w:szCs w:val="21"/>
              </w:rPr>
              <w:t>.</w:t>
            </w:r>
            <w:r w:rsidRPr="00B17294">
              <w:rPr>
                <w:rFonts w:ascii="Arial" w:eastAsia="宋体" w:hAnsi="Arial"/>
                <w:szCs w:val="21"/>
              </w:rPr>
              <w:t>arriveTime</w:t>
            </w:r>
            <w:proofErr w:type="gram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00528D98"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B17294">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1E779C72" w14:textId="7F24FC3B" w:rsidR="00B84E5B" w:rsidRPr="00E16B67" w:rsidRDefault="00B84E5B"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1CF7F9C1" w14:textId="4C6D4DD3"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gramStart"/>
            <w:r w:rsidRPr="00B17294">
              <w:rPr>
                <w:rFonts w:ascii="Arial" w:eastAsia="宋体" w:hAnsi="Arial"/>
                <w:szCs w:val="21"/>
              </w:rPr>
              <w:t>callBackTimeOutTask</w:t>
            </w:r>
            <w:r w:rsidRPr="00E16B67">
              <w:rPr>
                <w:rFonts w:ascii="宋体" w:eastAsia="宋体" w:hAnsi="宋体"/>
                <w:szCs w:val="21"/>
              </w:rPr>
              <w:t>(</w:t>
            </w:r>
            <w:proofErr w:type="gramEnd"/>
            <w:r w:rsidRPr="00B17294">
              <w:rPr>
                <w:rFonts w:ascii="Arial" w:eastAsia="宋体" w:hAnsi="Arial"/>
                <w:szCs w:val="21"/>
              </w:rPr>
              <w:t>String</w:t>
            </w:r>
            <w:r w:rsidRPr="00E16B67">
              <w:rPr>
                <w:rFonts w:ascii="宋体" w:eastAsia="宋体" w:hAnsi="宋体"/>
                <w:szCs w:val="21"/>
              </w:rPr>
              <w:t xml:space="preserve"> </w:t>
            </w:r>
            <w:r w:rsidRPr="00B17294">
              <w:rPr>
                <w:rFonts w:ascii="Arial" w:eastAsia="宋体" w:hAnsi="Arial"/>
                <w:szCs w:val="21"/>
              </w:rPr>
              <w:t>ruleText</w:t>
            </w:r>
            <w:r w:rsidRPr="00E16B67">
              <w:rPr>
                <w:rFonts w:ascii="宋体" w:eastAsia="宋体" w:hAnsi="宋体"/>
                <w:szCs w:val="21"/>
              </w:rPr>
              <w:t>){</w:t>
            </w:r>
          </w:p>
          <w:p w14:paraId="70351A2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0386CF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validate</w:t>
            </w:r>
            <w:r w:rsidRPr="00E16B67">
              <w:rPr>
                <w:rFonts w:ascii="宋体" w:eastAsia="宋体" w:hAnsi="宋体"/>
                <w:szCs w:val="21"/>
              </w:rPr>
              <w:t>(</w:t>
            </w:r>
            <w:r w:rsidRPr="00B17294">
              <w:rPr>
                <w:rFonts w:ascii="Arial" w:eastAsia="宋体" w:hAnsi="Arial"/>
                <w:szCs w:val="21"/>
              </w:rPr>
              <w:t>ruleText</w:t>
            </w:r>
            <w:r w:rsidRPr="00E16B67">
              <w:rPr>
                <w:rFonts w:ascii="宋体" w:eastAsia="宋体" w:hAnsi="宋体"/>
                <w:szCs w:val="21"/>
              </w:rPr>
              <w:t>);</w:t>
            </w:r>
          </w:p>
          <w:p w14:paraId="4FB8CE5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w:t>
            </w:r>
            <w:proofErr w:type="gramStart"/>
            <w:r w:rsidRPr="00E16B67">
              <w:rPr>
                <w:rFonts w:ascii="宋体" w:eastAsia="宋体" w:hAnsi="宋体"/>
                <w:szCs w:val="21"/>
              </w:rPr>
              <w:t>成执行树</w:t>
            </w:r>
            <w:proofErr w:type="gramEnd"/>
          </w:p>
          <w:p w14:paraId="7FD0C98D"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RuleFunctions</w:t>
            </w:r>
            <w:r w:rsidRPr="00E16B67">
              <w:rPr>
                <w:rFonts w:ascii="宋体" w:eastAsia="宋体" w:hAnsi="宋体"/>
                <w:szCs w:val="21"/>
              </w:rPr>
              <w:t xml:space="preserve"> </w:t>
            </w:r>
            <w:r w:rsidRPr="00B17294">
              <w:rPr>
                <w:rFonts w:ascii="Arial" w:eastAsia="宋体" w:hAnsi="Arial"/>
                <w:szCs w:val="21"/>
              </w:rPr>
              <w:t>rootFunction</w:t>
            </w:r>
            <w:r w:rsidRPr="00E16B67">
              <w:rPr>
                <w:rFonts w:ascii="宋体" w:eastAsia="宋体" w:hAnsi="宋体"/>
                <w:szCs w:val="21"/>
              </w:rPr>
              <w:t xml:space="preserve"> = </w:t>
            </w:r>
            <w:proofErr w:type="gramStart"/>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proofErr w:type="gramEnd"/>
            <w:r w:rsidRPr="00E16B67">
              <w:rPr>
                <w:rFonts w:ascii="宋体" w:eastAsia="宋体" w:hAnsi="宋体"/>
                <w:szCs w:val="21"/>
              </w:rPr>
              <w:t>(</w:t>
            </w:r>
            <w:r w:rsidRPr="00B17294">
              <w:rPr>
                <w:rFonts w:ascii="Arial" w:eastAsia="宋体" w:hAnsi="Arial"/>
                <w:szCs w:val="21"/>
              </w:rPr>
              <w:t>ruleText</w:t>
            </w:r>
            <w:r w:rsidRPr="00E16B67">
              <w:rPr>
                <w:rFonts w:ascii="宋体" w:eastAsia="宋体" w:hAnsi="宋体"/>
                <w:szCs w:val="21"/>
              </w:rPr>
              <w:t>);</w:t>
            </w:r>
          </w:p>
          <w:p w14:paraId="07D120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继续执行</w:t>
            </w:r>
          </w:p>
          <w:p w14:paraId="7CD03FF2" w14:textId="557FA692"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Boolean</w:t>
            </w:r>
            <w:r w:rsidRPr="00E16B67">
              <w:rPr>
                <w:rFonts w:ascii="宋体" w:eastAsia="宋体" w:hAnsi="宋体"/>
                <w:szCs w:val="21"/>
              </w:rPr>
              <w:t xml:space="preserve"> </w:t>
            </w:r>
            <w:r w:rsidRPr="00B17294">
              <w:rPr>
                <w:rFonts w:ascii="Arial" w:eastAsia="宋体" w:hAnsi="Arial"/>
                <w:szCs w:val="21"/>
              </w:rPr>
              <w:t>result</w:t>
            </w:r>
            <w:r w:rsidRPr="00E16B67">
              <w:rPr>
                <w:rFonts w:ascii="宋体" w:eastAsia="宋体" w:hAnsi="宋体"/>
                <w:szCs w:val="21"/>
              </w:rPr>
              <w:t xml:space="preserve">= </w:t>
            </w:r>
            <w:proofErr w:type="gramStart"/>
            <w:r w:rsidRPr="00B17294">
              <w:rPr>
                <w:rFonts w:ascii="Arial" w:eastAsia="宋体" w:hAnsi="Arial"/>
                <w:szCs w:val="21"/>
              </w:rPr>
              <w:t>rootFunction</w:t>
            </w:r>
            <w:r w:rsidRPr="001244DA">
              <w:rPr>
                <w:rFonts w:ascii="Arial" w:eastAsia="宋体" w:hAnsi="Arial"/>
                <w:szCs w:val="21"/>
              </w:rPr>
              <w:t>.</w:t>
            </w:r>
            <w:r w:rsidRPr="00B17294">
              <w:rPr>
                <w:rFonts w:ascii="Arial" w:eastAsia="宋体" w:hAnsi="Arial"/>
                <w:szCs w:val="21"/>
              </w:rPr>
              <w:t>evl</w:t>
            </w:r>
            <w:r w:rsidRPr="00E16B67">
              <w:rPr>
                <w:rFonts w:ascii="宋体" w:eastAsia="宋体" w:hAnsi="宋体"/>
                <w:szCs w:val="21"/>
              </w:rPr>
              <w:t>(</w:t>
            </w:r>
            <w:proofErr w:type="gramEnd"/>
            <w:r w:rsidRPr="00E16B67">
              <w:rPr>
                <w:rFonts w:ascii="宋体" w:eastAsia="宋体" w:hAnsi="宋体"/>
                <w:szCs w:val="21"/>
              </w:rPr>
              <w:t>);</w:t>
            </w:r>
          </w:p>
          <w:p w14:paraId="5C32264A"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if</w:t>
            </w:r>
            <w:r w:rsidRPr="00E16B67">
              <w:rPr>
                <w:rFonts w:ascii="宋体" w:eastAsia="宋体" w:hAnsi="宋体"/>
                <w:szCs w:val="21"/>
              </w:rPr>
              <w:t>(</w:t>
            </w:r>
            <w:r w:rsidRPr="00B17294">
              <w:rPr>
                <w:rFonts w:ascii="Arial" w:eastAsia="宋体" w:hAnsi="Arial"/>
                <w:szCs w:val="21"/>
              </w:rPr>
              <w:t>result</w:t>
            </w:r>
            <w:proofErr w:type="gramStart"/>
            <w:r w:rsidRPr="00E16B67">
              <w:rPr>
                <w:rFonts w:ascii="宋体" w:eastAsia="宋体" w:hAnsi="宋体"/>
                <w:szCs w:val="21"/>
              </w:rPr>
              <w:t>){</w:t>
            </w:r>
            <w:proofErr w:type="gramEnd"/>
          </w:p>
          <w:p w14:paraId="0AF3DCFF" w14:textId="20119D11"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sceneHitRecordDao</w:t>
            </w:r>
            <w:r w:rsidRPr="001244DA">
              <w:rPr>
                <w:rFonts w:ascii="Arial" w:eastAsia="宋体" w:hAnsi="Arial"/>
                <w:szCs w:val="21"/>
              </w:rPr>
              <w:t>.</w:t>
            </w:r>
            <w:r w:rsidRPr="00B17294">
              <w:rPr>
                <w:rFonts w:ascii="Arial" w:eastAsia="宋体" w:hAnsi="Arial"/>
                <w:szCs w:val="21"/>
              </w:rPr>
              <w:t>hitRecord</w:t>
            </w:r>
            <w:r w:rsidRPr="00E16B67">
              <w:rPr>
                <w:rFonts w:ascii="宋体" w:eastAsia="宋体" w:hAnsi="宋体"/>
                <w:szCs w:val="21"/>
              </w:rPr>
              <w:t>();</w:t>
            </w:r>
          </w:p>
          <w:p w14:paraId="5EC34CFF" w14:textId="65EF4EBA" w:rsidR="00B84E5B" w:rsidRPr="00E16B67" w:rsidRDefault="00B84E5B"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bookmarkStart w:id="398" w:name="OLE_LINK24"/>
            <w:bookmarkStart w:id="399" w:name="OLE_LINK25"/>
            <w:r>
              <w:rPr>
                <w:rFonts w:ascii="宋体" w:eastAsia="宋体" w:hAnsi="宋体"/>
                <w:szCs w:val="21"/>
              </w:rPr>
              <w:t xml:space="preserve"> </w:t>
            </w:r>
            <w:r w:rsidR="00015FDB" w:rsidRPr="00B17294">
              <w:rPr>
                <w:rFonts w:ascii="Arial" w:eastAsia="宋体" w:hAnsi="Arial"/>
                <w:szCs w:val="21"/>
              </w:rPr>
              <w:t>executeAction</w:t>
            </w:r>
            <w:r w:rsidR="00015FDB" w:rsidRPr="00015FDB">
              <w:rPr>
                <w:rFonts w:ascii="宋体" w:eastAsia="宋体" w:hAnsi="宋体"/>
                <w:szCs w:val="21"/>
              </w:rPr>
              <w:t>(</w:t>
            </w:r>
            <w:r w:rsidR="00015FDB" w:rsidRPr="00B17294">
              <w:rPr>
                <w:rFonts w:ascii="Arial" w:eastAsia="宋体" w:hAnsi="Arial"/>
                <w:szCs w:val="21"/>
              </w:rPr>
              <w:t>rootFunction</w:t>
            </w:r>
            <w:r w:rsidR="00015FDB" w:rsidRPr="00015FDB">
              <w:rPr>
                <w:rFonts w:ascii="宋体" w:eastAsia="宋体" w:hAnsi="宋体"/>
                <w:szCs w:val="21"/>
              </w:rPr>
              <w:t>);</w:t>
            </w:r>
            <w:bookmarkEnd w:id="398"/>
            <w:bookmarkEnd w:id="399"/>
          </w:p>
          <w:p w14:paraId="4871DCA2" w14:textId="63F69F2E" w:rsidR="00D91702" w:rsidRDefault="00D91702" w:rsidP="00D91702">
            <w:pPr>
              <w:rPr>
                <w:rFonts w:ascii="宋体" w:eastAsia="宋体" w:hAnsi="宋体"/>
                <w:szCs w:val="21"/>
              </w:rPr>
            </w:pPr>
            <w:r w:rsidRPr="00E16B67">
              <w:rPr>
                <w:rFonts w:ascii="宋体" w:eastAsia="宋体" w:hAnsi="宋体"/>
                <w:szCs w:val="21"/>
              </w:rPr>
              <w:t xml:space="preserve">        }</w:t>
            </w:r>
          </w:p>
          <w:p w14:paraId="074584DA" w14:textId="6A8C3672" w:rsidR="00B84E5B" w:rsidRPr="00E16B67" w:rsidRDefault="00B84E5B" w:rsidP="00D91702">
            <w:pPr>
              <w:rPr>
                <w:rFonts w:ascii="宋体" w:eastAsia="宋体" w:hAnsi="宋体"/>
                <w:szCs w:val="21"/>
              </w:rPr>
            </w:pPr>
            <w:r>
              <w:rPr>
                <w:rFonts w:ascii="宋体" w:eastAsia="宋体" w:hAnsi="宋体" w:hint="eastAsia"/>
                <w:szCs w:val="21"/>
              </w:rPr>
              <w:lastRenderedPageBreak/>
              <w:t xml:space="preserve"> </w:t>
            </w:r>
            <w:r>
              <w:rPr>
                <w:rFonts w:ascii="宋体" w:eastAsia="宋体" w:hAnsi="宋体"/>
                <w:szCs w:val="21"/>
              </w:rPr>
              <w:t xml:space="preserve">       </w:t>
            </w:r>
          </w:p>
          <w:p w14:paraId="5329FCF4" w14:textId="419DF617" w:rsidR="00D91702" w:rsidRPr="00E16B67" w:rsidRDefault="00D91702" w:rsidP="00D91702">
            <w:pPr>
              <w:rPr>
                <w:rFonts w:ascii="宋体" w:eastAsia="宋体" w:hAnsi="宋体"/>
                <w:szCs w:val="21"/>
              </w:rPr>
            </w:pPr>
            <w:r w:rsidRPr="00E16B67">
              <w:rPr>
                <w:rFonts w:ascii="宋体" w:eastAsia="宋体" w:hAnsi="宋体"/>
                <w:szCs w:val="21"/>
              </w:rPr>
              <w:t>}</w:t>
            </w:r>
          </w:p>
          <w:p w14:paraId="0CDA0F22" w14:textId="77777777" w:rsidR="00D91702" w:rsidRPr="00E16B67" w:rsidRDefault="00D91702" w:rsidP="00D91702">
            <w:pPr>
              <w:rPr>
                <w:rFonts w:ascii="宋体" w:eastAsia="宋体" w:hAnsi="宋体"/>
                <w:szCs w:val="21"/>
              </w:rPr>
            </w:pP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proofErr w:type="gramStart"/>
            <w:r w:rsidRPr="00B17294">
              <w:rPr>
                <w:rFonts w:ascii="Arial" w:eastAsia="宋体" w:hAnsi="Arial"/>
                <w:szCs w:val="21"/>
              </w:rPr>
              <w:t>handleOrderEvent</w:t>
            </w:r>
            <w:r w:rsidRPr="00E16B67">
              <w:rPr>
                <w:rFonts w:ascii="宋体" w:eastAsia="宋体" w:hAnsi="宋体"/>
                <w:szCs w:val="21"/>
              </w:rPr>
              <w:t>(</w:t>
            </w:r>
            <w:proofErr w:type="gramEnd"/>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077336B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6A06CE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
          <w:p w14:paraId="222D751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根据订单所在节点获取对应的规则</w:t>
            </w:r>
          </w:p>
          <w:p w14:paraId="44F1FD1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proofErr w:type="gramStart"/>
            <w:r w:rsidRPr="00B17294">
              <w:rPr>
                <w:rFonts w:ascii="Arial" w:eastAsia="宋体" w:hAnsi="Arial"/>
                <w:szCs w:val="21"/>
              </w:rPr>
              <w:t>getRules</w:t>
            </w:r>
            <w:r w:rsidRPr="00E16B67">
              <w:rPr>
                <w:rFonts w:ascii="宋体" w:eastAsia="宋体" w:hAnsi="宋体"/>
                <w:szCs w:val="21"/>
              </w:rPr>
              <w:t>(</w:t>
            </w:r>
            <w:proofErr w:type="gramEnd"/>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r w:rsidRPr="00E16B67">
              <w:rPr>
                <w:rFonts w:ascii="宋体" w:eastAsia="宋体" w:hAnsi="宋体"/>
                <w:szCs w:val="21"/>
              </w:rPr>
              <w:t>);</w:t>
            </w:r>
          </w:p>
          <w:p w14:paraId="1286963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B17294">
              <w:rPr>
                <w:rFonts w:ascii="Arial" w:eastAsia="宋体" w:hAnsi="Arial"/>
                <w:szCs w:val="21"/>
              </w:rPr>
              <w:t>if</w:t>
            </w:r>
            <w:r w:rsidRPr="00E16B67">
              <w:rPr>
                <w:rFonts w:ascii="宋体" w:eastAsia="宋体" w:hAnsi="宋体"/>
                <w:szCs w:val="21"/>
              </w:rPr>
              <w:t>(</w:t>
            </w:r>
            <w:proofErr w:type="gramEnd"/>
            <w:r w:rsidRPr="00B17294">
              <w:rPr>
                <w:rFonts w:ascii="Arial" w:eastAsia="宋体" w:hAnsi="Arial"/>
                <w:szCs w:val="21"/>
              </w:rPr>
              <w:t>Collections</w:t>
            </w:r>
            <w:r w:rsidRPr="001244DA">
              <w:rPr>
                <w:rFonts w:ascii="Arial" w:eastAsia="宋体" w:hAnsi="Arial"/>
                <w:szCs w:val="21"/>
              </w:rPr>
              <w:t>.</w:t>
            </w:r>
            <w:r w:rsidRPr="00B17294">
              <w:rPr>
                <w:rFonts w:ascii="Arial" w:eastAsia="宋体" w:hAnsi="Arial"/>
                <w:szCs w:val="21"/>
              </w:rPr>
              <w:t>isEmpty</w:t>
            </w:r>
            <w:r w:rsidRPr="00E16B67">
              <w:rPr>
                <w:rFonts w:ascii="宋体" w:eastAsia="宋体" w:hAnsi="宋体"/>
                <w:szCs w:val="21"/>
              </w:rPr>
              <w:t>(</w:t>
            </w:r>
            <w:r w:rsidRPr="00B17294">
              <w:rPr>
                <w:rFonts w:ascii="Arial" w:eastAsia="宋体" w:hAnsi="Arial"/>
                <w:szCs w:val="21"/>
              </w:rPr>
              <w:t>rules</w:t>
            </w:r>
            <w:r w:rsidRPr="00E16B67">
              <w:rPr>
                <w:rFonts w:ascii="宋体" w:eastAsia="宋体" w:hAnsi="宋体"/>
                <w:szCs w:val="21"/>
              </w:rPr>
              <w:t>)){</w:t>
            </w:r>
          </w:p>
          <w:p w14:paraId="503CE34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return</w:t>
            </w:r>
            <w:r w:rsidRPr="00E16B67">
              <w:rPr>
                <w:rFonts w:ascii="宋体" w:eastAsia="宋体" w:hAnsi="宋体"/>
                <w:szCs w:val="21"/>
              </w:rPr>
              <w:t>;</w:t>
            </w:r>
          </w:p>
          <w:p w14:paraId="4AE77F2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2E05874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RuleFunction</w:t>
            </w:r>
            <w:r w:rsidRPr="00E16B67">
              <w:rPr>
                <w:rFonts w:ascii="宋体" w:eastAsia="宋体" w:hAnsi="宋体"/>
                <w:szCs w:val="21"/>
              </w:rPr>
              <w:t xml:space="preserve">&gt; </w:t>
            </w:r>
            <w:r w:rsidRPr="00B17294">
              <w:rPr>
                <w:rFonts w:ascii="Arial" w:eastAsia="宋体" w:hAnsi="Arial"/>
                <w:szCs w:val="21"/>
              </w:rPr>
              <w:t>ruleFunctionList</w:t>
            </w:r>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r w:rsidRPr="00B17294">
              <w:rPr>
                <w:rFonts w:ascii="Arial" w:eastAsia="宋体" w:hAnsi="Arial"/>
                <w:szCs w:val="21"/>
              </w:rPr>
              <w:t>ArrayList</w:t>
            </w:r>
            <w:r w:rsidRPr="00E16B67">
              <w:rPr>
                <w:rFonts w:ascii="宋体" w:eastAsia="宋体" w:hAnsi="宋体"/>
                <w:szCs w:val="21"/>
              </w:rPr>
              <w:t>&lt;</w:t>
            </w:r>
            <w:proofErr w:type="gramStart"/>
            <w:r w:rsidRPr="00E16B67">
              <w:rPr>
                <w:rFonts w:ascii="宋体" w:eastAsia="宋体" w:hAnsi="宋体"/>
                <w:szCs w:val="21"/>
              </w:rPr>
              <w:t>&gt;(</w:t>
            </w:r>
            <w:proofErr w:type="gramEnd"/>
            <w:r w:rsidRPr="00E16B67">
              <w:rPr>
                <w:rFonts w:ascii="宋体" w:eastAsia="宋体" w:hAnsi="宋体"/>
                <w:szCs w:val="21"/>
              </w:rPr>
              <w:t>);</w:t>
            </w:r>
          </w:p>
          <w:p w14:paraId="2524A5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将</w:t>
            </w:r>
            <w:r w:rsidRPr="00B17294">
              <w:rPr>
                <w:rFonts w:ascii="Arial" w:eastAsia="宋体" w:hAnsi="Arial"/>
                <w:szCs w:val="21"/>
              </w:rPr>
              <w:t>JSON</w:t>
            </w:r>
            <w:r w:rsidRPr="00E16B67">
              <w:rPr>
                <w:rFonts w:ascii="宋体" w:eastAsia="宋体" w:hAnsi="宋体"/>
                <w:szCs w:val="21"/>
              </w:rPr>
              <w:t>数据转换成对象</w:t>
            </w:r>
          </w:p>
          <w:p w14:paraId="09EE54D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B17294">
              <w:rPr>
                <w:rFonts w:ascii="Arial" w:eastAsia="宋体" w:hAnsi="Arial"/>
                <w:szCs w:val="21"/>
              </w:rPr>
              <w:t>for</w:t>
            </w:r>
            <w:r w:rsidRPr="00E16B67">
              <w:rPr>
                <w:rFonts w:ascii="宋体" w:eastAsia="宋体" w:hAnsi="宋体"/>
                <w:szCs w:val="21"/>
              </w:rPr>
              <w:t>(</w:t>
            </w:r>
            <w:proofErr w:type="gramEnd"/>
            <w:r w:rsidRPr="00B17294">
              <w:rPr>
                <w:rFonts w:ascii="Arial" w:eastAsia="宋体" w:hAnsi="Arial"/>
                <w:szCs w:val="21"/>
              </w:rPr>
              <w:t>String</w:t>
            </w:r>
            <w:r w:rsidRPr="00E16B67">
              <w:rPr>
                <w:rFonts w:ascii="宋体" w:eastAsia="宋体" w:hAnsi="宋体"/>
                <w:szCs w:val="21"/>
              </w:rPr>
              <w:t xml:space="preserve"> </w:t>
            </w:r>
            <w:r w:rsidRPr="00B17294">
              <w:rPr>
                <w:rFonts w:ascii="Arial" w:eastAsia="宋体" w:hAnsi="Arial"/>
                <w:szCs w:val="21"/>
              </w:rPr>
              <w:t>item</w:t>
            </w:r>
            <w:r w:rsidRPr="00E16B67">
              <w:rPr>
                <w:rFonts w:ascii="宋体" w:eastAsia="宋体" w:hAnsi="宋体"/>
                <w:szCs w:val="21"/>
              </w:rPr>
              <w:t xml:space="preserve"> : </w:t>
            </w:r>
            <w:r w:rsidRPr="00B17294">
              <w:rPr>
                <w:rFonts w:ascii="Arial" w:eastAsia="宋体" w:hAnsi="Arial"/>
                <w:szCs w:val="21"/>
              </w:rPr>
              <w:t>rules</w:t>
            </w:r>
            <w:r w:rsidRPr="00E16B67">
              <w:rPr>
                <w:rFonts w:ascii="宋体" w:eastAsia="宋体" w:hAnsi="宋体"/>
                <w:szCs w:val="21"/>
              </w:rPr>
              <w:t>){</w:t>
            </w:r>
          </w:p>
          <w:p w14:paraId="1739126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JSONObject</w:t>
            </w:r>
            <w:r w:rsidRPr="00E16B67">
              <w:rPr>
                <w:rFonts w:ascii="宋体" w:eastAsia="宋体" w:hAnsi="宋体"/>
                <w:szCs w:val="21"/>
              </w:rPr>
              <w:t xml:space="preserve"> </w:t>
            </w:r>
            <w:r w:rsidRPr="00B17294">
              <w:rPr>
                <w:rFonts w:ascii="Arial" w:eastAsia="宋体" w:hAnsi="Arial"/>
                <w:szCs w:val="21"/>
              </w:rPr>
              <w:t>jsonObject</w:t>
            </w:r>
            <w:r w:rsidRPr="00E16B67">
              <w:rPr>
                <w:rFonts w:ascii="宋体" w:eastAsia="宋体" w:hAnsi="宋体"/>
                <w:szCs w:val="21"/>
              </w:rPr>
              <w:t xml:space="preserve"> </w:t>
            </w:r>
            <w:proofErr w:type="gramStart"/>
            <w:r w:rsidRPr="00E16B67">
              <w:rPr>
                <w:rFonts w:ascii="宋体" w:eastAsia="宋体" w:hAnsi="宋体"/>
                <w:szCs w:val="21"/>
              </w:rPr>
              <w:t xml:space="preserve">=  </w:t>
            </w:r>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proofErr w:type="gramEnd"/>
            <w:r w:rsidRPr="00E16B67">
              <w:rPr>
                <w:rFonts w:ascii="宋体" w:eastAsia="宋体" w:hAnsi="宋体"/>
                <w:szCs w:val="21"/>
              </w:rPr>
              <w:t>(</w:t>
            </w:r>
            <w:r w:rsidRPr="00B17294">
              <w:rPr>
                <w:rFonts w:ascii="Arial" w:eastAsia="宋体" w:hAnsi="Arial"/>
                <w:szCs w:val="21"/>
              </w:rPr>
              <w:t>item</w:t>
            </w:r>
            <w:r w:rsidRPr="00E16B67">
              <w:rPr>
                <w:rFonts w:ascii="宋体" w:eastAsia="宋体" w:hAnsi="宋体"/>
                <w:szCs w:val="21"/>
              </w:rPr>
              <w:t>);</w:t>
            </w:r>
          </w:p>
          <w:p w14:paraId="038299B0" w14:textId="77777777" w:rsidR="00D91702" w:rsidRPr="00E16B67" w:rsidRDefault="00D91702" w:rsidP="00015FDB">
            <w:pPr>
              <w:ind w:left="1260" w:hangingChars="600" w:hanging="1260"/>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RuleFunction</w:t>
            </w:r>
            <w:r w:rsidRPr="00E16B67">
              <w:rPr>
                <w:rFonts w:ascii="宋体" w:eastAsia="宋体" w:hAnsi="宋体"/>
                <w:szCs w:val="21"/>
              </w:rPr>
              <w:t xml:space="preserve"> </w:t>
            </w:r>
            <w:r w:rsidRPr="00B17294">
              <w:rPr>
                <w:rFonts w:ascii="Arial" w:eastAsia="宋体" w:hAnsi="Arial"/>
                <w:szCs w:val="21"/>
              </w:rPr>
              <w:t>rootFunction</w:t>
            </w:r>
            <w:r w:rsidRPr="00E16B67">
              <w:rPr>
                <w:rFonts w:ascii="宋体" w:eastAsia="宋体" w:hAnsi="宋体"/>
                <w:szCs w:val="21"/>
              </w:rPr>
              <w:t xml:space="preserve"> </w:t>
            </w:r>
            <w:proofErr w:type="gramStart"/>
            <w:r w:rsidRPr="00E16B67">
              <w:rPr>
                <w:rFonts w:ascii="宋体" w:eastAsia="宋体" w:hAnsi="宋体"/>
                <w:szCs w:val="21"/>
              </w:rPr>
              <w:t xml:space="preserve">=  </w:t>
            </w:r>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toBean</w:t>
            </w:r>
            <w:proofErr w:type="gramEnd"/>
            <w:r w:rsidRPr="00E16B67">
              <w:rPr>
                <w:rFonts w:ascii="宋体" w:eastAsia="宋体" w:hAnsi="宋体"/>
                <w:szCs w:val="21"/>
              </w:rPr>
              <w:t>(</w:t>
            </w:r>
            <w:r w:rsidRPr="00B17294">
              <w:rPr>
                <w:rFonts w:ascii="Arial" w:eastAsia="宋体" w:hAnsi="Arial"/>
                <w:szCs w:val="21"/>
              </w:rPr>
              <w:t>jsonObject</w:t>
            </w:r>
            <w:r w:rsidRPr="00E16B67">
              <w:rPr>
                <w:rFonts w:ascii="宋体" w:eastAsia="宋体" w:hAnsi="宋体"/>
                <w:szCs w:val="21"/>
              </w:rPr>
              <w:t>,</w:t>
            </w:r>
            <w:r w:rsidRPr="00B17294">
              <w:rPr>
                <w:rFonts w:ascii="Arial" w:eastAsia="宋体" w:hAnsi="Arial"/>
                <w:szCs w:val="21"/>
              </w:rPr>
              <w:t>RuleFunction</w:t>
            </w:r>
            <w:r w:rsidRPr="001244DA">
              <w:rPr>
                <w:rFonts w:ascii="Arial" w:eastAsia="宋体" w:hAnsi="Arial"/>
                <w:szCs w:val="21"/>
              </w:rPr>
              <w:t>.</w:t>
            </w:r>
            <w:r w:rsidRPr="00B17294">
              <w:rPr>
                <w:rFonts w:ascii="Arial" w:eastAsia="宋体" w:hAnsi="Arial"/>
                <w:szCs w:val="21"/>
              </w:rPr>
              <w:t>class</w:t>
            </w:r>
            <w:r w:rsidRPr="00E16B67">
              <w:rPr>
                <w:rFonts w:ascii="宋体" w:eastAsia="宋体" w:hAnsi="宋体"/>
                <w:szCs w:val="21"/>
              </w:rPr>
              <w:t>);</w:t>
            </w:r>
          </w:p>
          <w:p w14:paraId="444E99E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ruleFunctionList</w:t>
            </w:r>
            <w:r w:rsidRPr="001244DA">
              <w:rPr>
                <w:rFonts w:ascii="Arial" w:eastAsia="宋体" w:hAnsi="Arial"/>
                <w:szCs w:val="21"/>
              </w:rPr>
              <w:t>.</w:t>
            </w:r>
            <w:r w:rsidRPr="00B17294">
              <w:rPr>
                <w:rFonts w:ascii="Arial" w:eastAsia="宋体" w:hAnsi="Arial"/>
                <w:szCs w:val="21"/>
              </w:rPr>
              <w:t>add</w:t>
            </w:r>
            <w:r w:rsidRPr="00E16B67">
              <w:rPr>
                <w:rFonts w:ascii="宋体" w:eastAsia="宋体" w:hAnsi="宋体"/>
                <w:szCs w:val="21"/>
              </w:rPr>
              <w:t>(</w:t>
            </w:r>
            <w:r w:rsidRPr="00B17294">
              <w:rPr>
                <w:rFonts w:ascii="Arial" w:eastAsia="宋体" w:hAnsi="Arial"/>
                <w:szCs w:val="21"/>
              </w:rPr>
              <w:t>rootFunction</w:t>
            </w:r>
            <w:r w:rsidRPr="00E16B67">
              <w:rPr>
                <w:rFonts w:ascii="宋体" w:eastAsia="宋体" w:hAnsi="宋体"/>
                <w:szCs w:val="21"/>
              </w:rPr>
              <w:t>);</w:t>
            </w:r>
          </w:p>
          <w:p w14:paraId="1672154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B17294">
              <w:rPr>
                <w:rFonts w:ascii="Arial" w:eastAsia="宋体" w:hAnsi="Arial"/>
                <w:szCs w:val="21"/>
              </w:rPr>
              <w:t>try</w:t>
            </w:r>
            <w:r w:rsidRPr="00E16B67">
              <w:rPr>
                <w:rFonts w:ascii="宋体" w:eastAsia="宋体" w:hAnsi="宋体"/>
                <w:szCs w:val="21"/>
              </w:rPr>
              <w:t>{</w:t>
            </w:r>
            <w:proofErr w:type="gramEnd"/>
          </w:p>
          <w:p w14:paraId="66D28E5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B17294">
              <w:rPr>
                <w:rFonts w:ascii="Arial" w:eastAsia="宋体" w:hAnsi="Arial"/>
                <w:szCs w:val="21"/>
              </w:rPr>
              <w:t>for</w:t>
            </w:r>
            <w:r w:rsidRPr="00E16B67">
              <w:rPr>
                <w:rFonts w:ascii="宋体" w:eastAsia="宋体" w:hAnsi="宋体"/>
                <w:szCs w:val="21"/>
              </w:rPr>
              <w:t>(</w:t>
            </w:r>
            <w:proofErr w:type="gramEnd"/>
            <w:r w:rsidRPr="00B17294">
              <w:rPr>
                <w:rFonts w:ascii="Arial" w:eastAsia="宋体" w:hAnsi="Arial"/>
                <w:szCs w:val="21"/>
              </w:rPr>
              <w:t>RuleFunction</w:t>
            </w:r>
            <w:r w:rsidRPr="00E16B67">
              <w:rPr>
                <w:rFonts w:ascii="宋体" w:eastAsia="宋体" w:hAnsi="宋体"/>
                <w:szCs w:val="21"/>
              </w:rPr>
              <w:t xml:space="preserve"> </w:t>
            </w:r>
            <w:r w:rsidRPr="00B17294">
              <w:rPr>
                <w:rFonts w:ascii="Arial" w:eastAsia="宋体" w:hAnsi="Arial"/>
                <w:szCs w:val="21"/>
              </w:rPr>
              <w:t>rootFunction</w:t>
            </w:r>
            <w:r w:rsidRPr="00E16B67">
              <w:rPr>
                <w:rFonts w:ascii="宋体" w:eastAsia="宋体" w:hAnsi="宋体"/>
                <w:szCs w:val="21"/>
              </w:rPr>
              <w:t xml:space="preserve"> : </w:t>
            </w:r>
            <w:r w:rsidRPr="00B17294">
              <w:rPr>
                <w:rFonts w:ascii="Arial" w:eastAsia="宋体" w:hAnsi="Arial"/>
                <w:szCs w:val="21"/>
              </w:rPr>
              <w:t>ruleFunctionList</w:t>
            </w:r>
            <w:r w:rsidRPr="00E16B67">
              <w:rPr>
                <w:rFonts w:ascii="宋体" w:eastAsia="宋体" w:hAnsi="宋体"/>
                <w:szCs w:val="21"/>
              </w:rPr>
              <w:t>){</w:t>
            </w:r>
          </w:p>
          <w:p w14:paraId="36AB3DA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从树的根节点开始执行</w:t>
            </w:r>
          </w:p>
          <w:p w14:paraId="626903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Boolean</w:t>
            </w:r>
            <w:r w:rsidRPr="00E16B67">
              <w:rPr>
                <w:rFonts w:ascii="宋体" w:eastAsia="宋体" w:hAnsi="宋体"/>
                <w:szCs w:val="21"/>
              </w:rPr>
              <w:t xml:space="preserve"> </w:t>
            </w:r>
            <w:r w:rsidRPr="00B17294">
              <w:rPr>
                <w:rFonts w:ascii="Arial" w:eastAsia="宋体" w:hAnsi="Arial"/>
                <w:szCs w:val="21"/>
              </w:rPr>
              <w:t>result</w:t>
            </w:r>
            <w:r w:rsidRPr="00E16B67">
              <w:rPr>
                <w:rFonts w:ascii="宋体" w:eastAsia="宋体" w:hAnsi="宋体"/>
                <w:szCs w:val="21"/>
              </w:rPr>
              <w:t xml:space="preserve"> </w:t>
            </w:r>
            <w:proofErr w:type="gramStart"/>
            <w:r w:rsidRPr="00E16B67">
              <w:rPr>
                <w:rFonts w:ascii="宋体" w:eastAsia="宋体" w:hAnsi="宋体"/>
                <w:szCs w:val="21"/>
              </w:rPr>
              <w:t xml:space="preserve">=  </w:t>
            </w:r>
            <w:r w:rsidRPr="00B17294">
              <w:rPr>
                <w:rFonts w:ascii="Arial" w:eastAsia="宋体" w:hAnsi="Arial"/>
                <w:szCs w:val="21"/>
              </w:rPr>
              <w:t>rootFunction</w:t>
            </w:r>
            <w:r w:rsidRPr="001244DA">
              <w:rPr>
                <w:rFonts w:ascii="Arial" w:eastAsia="宋体" w:hAnsi="Arial"/>
                <w:szCs w:val="21"/>
              </w:rPr>
              <w:t>.</w:t>
            </w:r>
            <w:r w:rsidRPr="00B17294">
              <w:rPr>
                <w:rFonts w:ascii="Arial" w:eastAsia="宋体" w:hAnsi="Arial"/>
                <w:szCs w:val="21"/>
              </w:rPr>
              <w:t>evl</w:t>
            </w:r>
            <w:proofErr w:type="gramEnd"/>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71AFFCA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if</w:t>
            </w:r>
            <w:r w:rsidRPr="00E16B67">
              <w:rPr>
                <w:rFonts w:ascii="宋体" w:eastAsia="宋体" w:hAnsi="宋体"/>
                <w:szCs w:val="21"/>
              </w:rPr>
              <w:t>(</w:t>
            </w:r>
            <w:r w:rsidRPr="00B17294">
              <w:rPr>
                <w:rFonts w:ascii="Arial" w:eastAsia="宋体" w:hAnsi="Arial"/>
                <w:szCs w:val="21"/>
              </w:rPr>
              <w:t>result</w:t>
            </w:r>
            <w:proofErr w:type="gramStart"/>
            <w:r w:rsidRPr="00E16B67">
              <w:rPr>
                <w:rFonts w:ascii="宋体" w:eastAsia="宋体" w:hAnsi="宋体"/>
                <w:szCs w:val="21"/>
              </w:rPr>
              <w:t>){</w:t>
            </w:r>
            <w:proofErr w:type="gramEnd"/>
          </w:p>
          <w:p w14:paraId="077BA906" w14:textId="5116C533"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sceneHitRecordDao</w:t>
            </w:r>
            <w:r w:rsidRPr="001244DA">
              <w:rPr>
                <w:rFonts w:ascii="Arial" w:eastAsia="宋体" w:hAnsi="Arial"/>
                <w:szCs w:val="21"/>
              </w:rPr>
              <w:t>.</w:t>
            </w:r>
            <w:r w:rsidRPr="00B17294">
              <w:rPr>
                <w:rFonts w:ascii="Arial" w:eastAsia="宋体" w:hAnsi="Arial"/>
                <w:szCs w:val="21"/>
              </w:rPr>
              <w:t>hitRecord</w:t>
            </w:r>
            <w:r w:rsidRPr="00E16B67">
              <w:rPr>
                <w:rFonts w:ascii="宋体" w:eastAsia="宋体" w:hAnsi="宋体"/>
                <w:szCs w:val="21"/>
              </w:rPr>
              <w:t>();</w:t>
            </w:r>
          </w:p>
          <w:p w14:paraId="71980FD0" w14:textId="0BF8D102" w:rsidR="00015FDB" w:rsidRPr="00E16B67" w:rsidRDefault="00015FDB"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B17294">
              <w:rPr>
                <w:rFonts w:ascii="Arial" w:eastAsia="宋体" w:hAnsi="Arial" w:hint="eastAsia"/>
                <w:kern w:val="0"/>
                <w:szCs w:val="21"/>
              </w:rPr>
              <w:t>executeAction</w:t>
            </w:r>
            <w:r>
              <w:rPr>
                <w:rFonts w:ascii="宋体" w:eastAsia="宋体" w:hAnsi="宋体" w:hint="eastAsia"/>
                <w:kern w:val="0"/>
                <w:szCs w:val="21"/>
              </w:rPr>
              <w:t>(</w:t>
            </w:r>
            <w:r w:rsidRPr="00B17294">
              <w:rPr>
                <w:rFonts w:ascii="Arial" w:eastAsia="宋体" w:hAnsi="Arial" w:hint="eastAsia"/>
                <w:kern w:val="0"/>
                <w:szCs w:val="21"/>
              </w:rPr>
              <w:t>rootFunction</w:t>
            </w:r>
            <w:r>
              <w:rPr>
                <w:rFonts w:ascii="宋体" w:eastAsia="宋体" w:hAnsi="宋体" w:hint="eastAsia"/>
                <w:kern w:val="0"/>
                <w:szCs w:val="21"/>
              </w:rPr>
              <w:t>);</w:t>
            </w:r>
          </w:p>
          <w:p w14:paraId="2E0FFA7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p>
          <w:p w14:paraId="36084BF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7565CE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E16B67">
              <w:rPr>
                <w:rFonts w:ascii="宋体" w:eastAsia="宋体" w:hAnsi="宋体"/>
                <w:szCs w:val="21"/>
              </w:rPr>
              <w:t>}</w:t>
            </w:r>
            <w:r w:rsidRPr="00B17294">
              <w:rPr>
                <w:rFonts w:ascii="Arial" w:eastAsia="宋体" w:hAnsi="Arial"/>
                <w:szCs w:val="21"/>
              </w:rPr>
              <w:t>catch</w:t>
            </w:r>
            <w:proofErr w:type="gramEnd"/>
            <w:r w:rsidRPr="00E16B67">
              <w:rPr>
                <w:rFonts w:ascii="宋体" w:eastAsia="宋体" w:hAnsi="宋体"/>
                <w:szCs w:val="21"/>
              </w:rPr>
              <w:t>(</w:t>
            </w:r>
            <w:r w:rsidRPr="00B17294">
              <w:rPr>
                <w:rFonts w:ascii="Arial" w:eastAsia="宋体" w:hAnsi="Arial"/>
                <w:szCs w:val="21"/>
              </w:rPr>
              <w:t>TimeOutInterruptException</w:t>
            </w:r>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p>
          <w:p w14:paraId="4736E98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对于需要延时判定的规则，会抛出</w:t>
            </w:r>
            <w:r w:rsidRPr="00B17294">
              <w:rPr>
                <w:rFonts w:ascii="Arial" w:eastAsia="宋体" w:hAnsi="Arial"/>
                <w:szCs w:val="21"/>
              </w:rPr>
              <w:t>TimeOutInterruptException</w:t>
            </w:r>
            <w:r w:rsidRPr="00E16B67">
              <w:rPr>
                <w:rFonts w:ascii="宋体" w:eastAsia="宋体" w:hAnsi="宋体"/>
                <w:szCs w:val="21"/>
              </w:rPr>
              <w:t>异常</w:t>
            </w:r>
          </w:p>
          <w:p w14:paraId="20A9B13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11EB870B" w14:textId="77777777" w:rsidR="00D91702" w:rsidRDefault="00D91702" w:rsidP="00E7698C">
            <w:pPr>
              <w:keepNext/>
            </w:pPr>
            <w:r w:rsidRPr="00E16B67">
              <w:rPr>
                <w:rFonts w:ascii="宋体" w:eastAsia="宋体" w:hAnsi="宋体"/>
                <w:szCs w:val="21"/>
              </w:rPr>
              <w:t>}</w:t>
            </w:r>
          </w:p>
        </w:tc>
      </w:tr>
    </w:tbl>
    <w:p w14:paraId="4006C48B" w14:textId="0D872403" w:rsidR="00E7698C" w:rsidRDefault="00E7698C">
      <w:pPr>
        <w:pStyle w:val="af8"/>
      </w:pPr>
      <w:bookmarkStart w:id="400" w:name="_Toc36736604"/>
      <w:bookmarkStart w:id="401" w:name="_Toc36852314"/>
      <w:bookmarkStart w:id="402" w:name="_Toc36642722"/>
      <w:bookmarkStart w:id="403" w:name="_Toc36643294"/>
      <w:bookmarkStart w:id="404" w:name="_Toc36732819"/>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0"/>
      <w:bookmarkEnd w:id="401"/>
    </w:p>
    <w:p w14:paraId="78734FFC" w14:textId="0AF02B08" w:rsidR="005A31AA" w:rsidRDefault="001D30B8" w:rsidP="00BF4990">
      <w:pPr>
        <w:pStyle w:val="3"/>
        <w:numPr>
          <w:ilvl w:val="2"/>
          <w:numId w:val="52"/>
        </w:numPr>
      </w:pPr>
      <w:bookmarkStart w:id="405" w:name="_Toc36852266"/>
      <w:r>
        <w:rPr>
          <w:rFonts w:hint="eastAsia"/>
        </w:rPr>
        <w:t>缓存更新功能实现</w:t>
      </w:r>
      <w:bookmarkEnd w:id="402"/>
      <w:bookmarkEnd w:id="403"/>
      <w:bookmarkEnd w:id="404"/>
      <w:bookmarkEnd w:id="405"/>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B91859" w:rsidRPr="00B17294">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B17294">
              <w:rPr>
                <w:rFonts w:ascii="Arial" w:eastAsia="宋体" w:hAnsi="Arial"/>
              </w:rPr>
              <w:t>RabbitMq</w:t>
            </w:r>
            <w:r w:rsidRPr="0072479F">
              <w:rPr>
                <w:rFonts w:ascii="宋体" w:eastAsia="宋体" w:hAnsi="宋体"/>
              </w:rPr>
              <w:t>("</w:t>
            </w:r>
            <w:r w:rsidRPr="00B17294">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lastRenderedPageBreak/>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proofErr w:type="gramStart"/>
            <w:r w:rsidRPr="00B17294">
              <w:rPr>
                <w:rFonts w:ascii="Arial" w:eastAsia="宋体" w:hAnsi="Arial"/>
              </w:rPr>
              <w:t>DrcMessageHandler</w:t>
            </w:r>
            <w:r w:rsidRPr="0072479F">
              <w:rPr>
                <w:rFonts w:ascii="宋体" w:eastAsia="宋体" w:hAnsi="宋体"/>
              </w:rPr>
              <w:t>(</w:t>
            </w:r>
            <w:proofErr w:type="gramEnd"/>
            <w:r w:rsidRPr="00B17294">
              <w:rPr>
                <w:rFonts w:ascii="Arial" w:eastAsia="宋体" w:hAnsi="Arial"/>
              </w:rPr>
              <w:t>DrcMessage</w:t>
            </w:r>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proofErr w:type="gramStart"/>
            <w:r w:rsidRPr="00B17294">
              <w:rPr>
                <w:rFonts w:ascii="Arial" w:eastAsia="宋体" w:hAnsi="Arial"/>
              </w:rPr>
              <w:t>message</w:t>
            </w:r>
            <w:r w:rsidRPr="001244DA">
              <w:rPr>
                <w:rFonts w:ascii="Arial" w:eastAsia="宋体" w:hAnsi="Arial"/>
              </w:rPr>
              <w:t>.</w:t>
            </w:r>
            <w:r w:rsidRPr="00B17294">
              <w:rPr>
                <w:rFonts w:ascii="Arial" w:eastAsia="宋体" w:hAnsi="Arial"/>
              </w:rPr>
              <w:t>getDate</w:t>
            </w:r>
            <w:proofErr w:type="gram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gramStart"/>
            <w:r w:rsidRPr="00B17294">
              <w:rPr>
                <w:rFonts w:ascii="Arial" w:eastAsia="宋体" w:hAnsi="Arial"/>
              </w:rPr>
              <w:t>jedis</w:t>
            </w:r>
            <w:r w:rsidRPr="001244DA">
              <w:rPr>
                <w:rFonts w:ascii="Arial" w:eastAsia="宋体" w:hAnsi="Arial"/>
              </w:rPr>
              <w:t>.</w:t>
            </w:r>
            <w:r w:rsidRPr="00B17294">
              <w:rPr>
                <w:rFonts w:ascii="Arial" w:eastAsia="宋体" w:hAnsi="Arial"/>
              </w:rPr>
              <w:t>remove</w:t>
            </w:r>
            <w:proofErr w:type="gramEnd"/>
            <w:r w:rsidRPr="0072479F">
              <w:rPr>
                <w:rFonts w:ascii="宋体" w:eastAsia="宋体" w:hAnsi="宋体"/>
              </w:rPr>
              <w:t>(</w:t>
            </w:r>
            <w:r w:rsidRPr="00B17294">
              <w:rPr>
                <w:rFonts w:ascii="Arial" w:eastAsia="宋体" w:hAnsi="Arial"/>
              </w:rPr>
              <w:t>rule</w:t>
            </w:r>
            <w:r w:rsidRPr="001244DA">
              <w:rPr>
                <w:rFonts w:ascii="Arial" w:eastAsia="宋体" w:hAnsi="Arial"/>
              </w:rPr>
              <w:t>.</w:t>
            </w:r>
            <w:r w:rsidRPr="00B17294">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6741F7AD" w14:textId="24A3832B" w:rsidR="00E7698C" w:rsidRDefault="00E7698C">
      <w:pPr>
        <w:pStyle w:val="af8"/>
      </w:pPr>
      <w:bookmarkStart w:id="406" w:name="_Toc36736605"/>
      <w:bookmarkStart w:id="407" w:name="_Toc36852315"/>
      <w:bookmarkStart w:id="408" w:name="_Toc25947938"/>
      <w:bookmarkStart w:id="409" w:name="_Toc36642723"/>
      <w:bookmarkStart w:id="410" w:name="_Toc36643295"/>
      <w:bookmarkStart w:id="411" w:name="_Toc36732820"/>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6"/>
      <w:bookmarkEnd w:id="407"/>
    </w:p>
    <w:p w14:paraId="6FC379F9" w14:textId="34164124" w:rsidR="008C1387" w:rsidRDefault="008C1387" w:rsidP="00BF4990">
      <w:pPr>
        <w:pStyle w:val="2"/>
        <w:numPr>
          <w:ilvl w:val="1"/>
          <w:numId w:val="52"/>
        </w:numPr>
      </w:pPr>
      <w:bookmarkStart w:id="412" w:name="_Toc36852267"/>
      <w:r>
        <w:rPr>
          <w:rFonts w:hint="eastAsia"/>
        </w:rPr>
        <w:t>系统测试</w:t>
      </w:r>
      <w:bookmarkEnd w:id="408"/>
      <w:bookmarkEnd w:id="409"/>
      <w:bookmarkEnd w:id="410"/>
      <w:bookmarkEnd w:id="411"/>
      <w:bookmarkEnd w:id="412"/>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3" w:name="_Toc25947939"/>
      <w:bookmarkStart w:id="414" w:name="_Toc36642724"/>
      <w:bookmarkStart w:id="415" w:name="_Toc36643296"/>
      <w:bookmarkStart w:id="416" w:name="_Toc36732821"/>
      <w:bookmarkStart w:id="417" w:name="_Toc36852268"/>
      <w:r>
        <w:rPr>
          <w:rFonts w:hint="eastAsia"/>
        </w:rPr>
        <w:t>测试环境</w:t>
      </w:r>
      <w:bookmarkEnd w:id="413"/>
      <w:bookmarkEnd w:id="414"/>
      <w:bookmarkEnd w:id="415"/>
      <w:bookmarkEnd w:id="416"/>
      <w:bookmarkEnd w:id="417"/>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8" w:name="_Toc36736517"/>
      <w:bookmarkStart w:id="419" w:name="_Toc36844602"/>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8"/>
      <w:bookmarkEnd w:id="419"/>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B17294">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B17294">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0" w:name="_Toc36736518"/>
      <w:bookmarkStart w:id="421" w:name="_Toc3684460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0"/>
      <w:bookmarkEnd w:id="421"/>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B17294">
              <w:rPr>
                <w:rFonts w:ascii="Arial" w:eastAsia="宋体" w:hAnsi="Arial" w:hint="eastAsia"/>
                <w:szCs w:val="21"/>
              </w:rPr>
              <w:t>Mysql</w:t>
            </w:r>
          </w:p>
        </w:tc>
      </w:tr>
    </w:tbl>
    <w:p w14:paraId="031C6825" w14:textId="00FA0CE0" w:rsidR="008C1387" w:rsidRDefault="008C1387" w:rsidP="00BF4990">
      <w:pPr>
        <w:pStyle w:val="3"/>
        <w:numPr>
          <w:ilvl w:val="2"/>
          <w:numId w:val="52"/>
        </w:numPr>
      </w:pPr>
      <w:bookmarkStart w:id="422" w:name="_Toc25947940"/>
      <w:bookmarkStart w:id="423" w:name="_Toc36642725"/>
      <w:bookmarkStart w:id="424" w:name="_Toc36643297"/>
      <w:bookmarkStart w:id="425" w:name="_Toc36732822"/>
      <w:bookmarkStart w:id="426" w:name="_Toc36852269"/>
      <w:r>
        <w:rPr>
          <w:rFonts w:hint="eastAsia"/>
        </w:rPr>
        <w:t>测试设计</w:t>
      </w:r>
      <w:bookmarkEnd w:id="422"/>
      <w:bookmarkEnd w:id="423"/>
      <w:bookmarkEnd w:id="424"/>
      <w:bookmarkEnd w:id="425"/>
      <w:bookmarkEnd w:id="426"/>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w:t>
      </w:r>
      <w:r w:rsidRPr="00B06B2A">
        <w:rPr>
          <w:rFonts w:ascii="宋体" w:eastAsia="宋体" w:hAnsi="宋体" w:hint="eastAsia"/>
          <w:sz w:val="24"/>
          <w:szCs w:val="24"/>
        </w:rPr>
        <w:lastRenderedPageBreak/>
        <w:t>功能、规则预处理功能、审核流功能以及业务处理功能。通过对上述主要功能的测试，确保系统的功能能够正确正常的运行。</w:t>
      </w:r>
    </w:p>
    <w:p w14:paraId="049E8D59" w14:textId="77777777" w:rsidR="00735012" w:rsidRPr="00B06B2A" w:rsidRDefault="00735012" w:rsidP="008F66D1">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60EF286" w:rsidR="00E7698C" w:rsidRDefault="00E7698C" w:rsidP="00E7698C">
      <w:pPr>
        <w:pStyle w:val="af8"/>
        <w:keepNext/>
      </w:pPr>
      <w:bookmarkStart w:id="427" w:name="_Toc36736519"/>
      <w:bookmarkStart w:id="428" w:name="_Toc3684460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7"/>
      <w:bookmarkEnd w:id="42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073BF257"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p w14:paraId="21CC9AA5"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页面显示删除规则成功</w:t>
            </w:r>
          </w:p>
        </w:tc>
      </w:tr>
    </w:tbl>
    <w:p w14:paraId="06E09384" w14:textId="77777777"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9" w:name="_Toc36736520"/>
      <w:bookmarkStart w:id="430" w:name="_Toc36844605"/>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1" w:name="_Toc36736521"/>
      <w:bookmarkStart w:id="432" w:name="_Toc3684460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1"/>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lastRenderedPageBreak/>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w:t>
            </w:r>
            <w:proofErr w:type="gramStart"/>
            <w:r>
              <w:rPr>
                <w:rFonts w:ascii="宋体" w:eastAsia="宋体" w:hAnsi="宋体" w:hint="eastAsia"/>
              </w:rPr>
              <w:t>规则快</w:t>
            </w:r>
            <w:proofErr w:type="gramEnd"/>
            <w:r>
              <w:rPr>
                <w:rFonts w:ascii="宋体" w:eastAsia="宋体" w:hAnsi="宋体" w:hint="eastAsia"/>
              </w:rPr>
              <w:t>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33" w:name="_Toc36736522"/>
      <w:bookmarkStart w:id="434" w:name="_Toc3684460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3"/>
      <w:bookmarkEnd w:id="43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w:t>
            </w:r>
            <w:proofErr w:type="gramStart"/>
            <w:r>
              <w:rPr>
                <w:rFonts w:ascii="宋体" w:eastAsia="宋体" w:hAnsi="宋体" w:hint="eastAsia"/>
              </w:rPr>
              <w:t>流已经</w:t>
            </w:r>
            <w:proofErr w:type="gramEnd"/>
            <w:r>
              <w:rPr>
                <w:rFonts w:ascii="宋体" w:eastAsia="宋体" w:hAnsi="宋体" w:hint="eastAsia"/>
              </w:rPr>
              <w:t>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5" w:name="_Toc36736523"/>
      <w:bookmarkStart w:id="436" w:name="_Toc3684460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5"/>
      <w:bookmarkEnd w:id="43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w:t>
      </w:r>
      <w:proofErr w:type="gramStart"/>
      <w:r>
        <w:rPr>
          <w:rFonts w:ascii="宋体" w:eastAsia="宋体" w:hAnsi="宋体" w:hint="eastAsia"/>
          <w:sz w:val="24"/>
          <w:szCs w:val="28"/>
        </w:rPr>
        <w:t>流能够</w:t>
      </w:r>
      <w:proofErr w:type="gramEnd"/>
      <w:r>
        <w:rPr>
          <w:rFonts w:ascii="宋体" w:eastAsia="宋体" w:hAnsi="宋体" w:hint="eastAsia"/>
          <w:sz w:val="24"/>
          <w:szCs w:val="28"/>
        </w:rPr>
        <w:t>进行下去。</w:t>
      </w:r>
    </w:p>
    <w:p w14:paraId="3049DF83" w14:textId="184FD307" w:rsidR="00E7698C" w:rsidRDefault="00E7698C" w:rsidP="00E7698C">
      <w:pPr>
        <w:pStyle w:val="af8"/>
        <w:keepNext/>
      </w:pPr>
      <w:bookmarkStart w:id="437" w:name="_Toc36736524"/>
      <w:bookmarkStart w:id="438" w:name="_Toc3684460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7"/>
      <w:bookmarkEnd w:id="43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9"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w:t>
            </w:r>
            <w:proofErr w:type="gramStart"/>
            <w:r>
              <w:rPr>
                <w:rFonts w:ascii="宋体" w:eastAsia="宋体" w:hAnsi="宋体" w:hint="eastAsia"/>
              </w:rPr>
              <w:t>至消息</w:t>
            </w:r>
            <w:proofErr w:type="gramEnd"/>
            <w:r>
              <w:rPr>
                <w:rFonts w:ascii="宋体" w:eastAsia="宋体" w:hAnsi="宋体" w:hint="eastAsia"/>
              </w:rPr>
              <w:t>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lastRenderedPageBreak/>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w:t>
            </w:r>
            <w:proofErr w:type="gramStart"/>
            <w:r>
              <w:rPr>
                <w:rFonts w:ascii="宋体" w:eastAsia="宋体" w:hAnsi="宋体" w:hint="eastAsia"/>
              </w:rPr>
              <w:t>流数据</w:t>
            </w:r>
            <w:proofErr w:type="gramEnd"/>
            <w:r>
              <w:rPr>
                <w:rFonts w:ascii="宋体" w:eastAsia="宋体" w:hAnsi="宋体" w:hint="eastAsia"/>
              </w:rPr>
              <w:t>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8"/>
        <w:keepNext/>
      </w:pPr>
      <w:bookmarkStart w:id="440" w:name="_Toc36736525"/>
      <w:bookmarkStart w:id="441" w:name="_Toc3684461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0"/>
      <w:bookmarkEnd w:id="44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8"/>
        <w:keepNext/>
      </w:pPr>
      <w:bookmarkStart w:id="442" w:name="_Toc36736526"/>
      <w:bookmarkStart w:id="443" w:name="_Toc3684461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42"/>
      <w:bookmarkEnd w:id="44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FFCAD9D" w14:textId="6F13A031" w:rsidR="008C1387" w:rsidRDefault="008C1387" w:rsidP="00BF4990">
      <w:pPr>
        <w:pStyle w:val="3"/>
        <w:numPr>
          <w:ilvl w:val="2"/>
          <w:numId w:val="52"/>
        </w:numPr>
      </w:pPr>
      <w:bookmarkStart w:id="444" w:name="_Toc25947941"/>
      <w:bookmarkStart w:id="445" w:name="_Toc36642726"/>
      <w:bookmarkStart w:id="446" w:name="_Toc36643298"/>
      <w:bookmarkStart w:id="447" w:name="_Toc36732823"/>
      <w:bookmarkStart w:id="448" w:name="_Toc36852270"/>
      <w:bookmarkEnd w:id="439"/>
      <w:r>
        <w:rPr>
          <w:rFonts w:hint="eastAsia"/>
        </w:rPr>
        <w:t>测试结果</w:t>
      </w:r>
      <w:bookmarkEnd w:id="444"/>
      <w:bookmarkEnd w:id="445"/>
      <w:bookmarkEnd w:id="446"/>
      <w:bookmarkEnd w:id="447"/>
      <w:bookmarkEnd w:id="448"/>
    </w:p>
    <w:p w14:paraId="11AA9B0F" w14:textId="796B42C1" w:rsidR="00486019" w:rsidRDefault="00486019" w:rsidP="00486019">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sidR="00295ACB">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D31CB4A" w14:textId="7622859D" w:rsidR="00E7698C" w:rsidRDefault="00E7698C" w:rsidP="00E7698C">
      <w:pPr>
        <w:pStyle w:val="af8"/>
        <w:keepNext/>
      </w:pPr>
      <w:bookmarkStart w:id="449" w:name="_Toc36736527"/>
      <w:bookmarkStart w:id="450" w:name="_Toc36844612"/>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F90BC4">
        <w:rPr>
          <w:rFonts w:hint="eastAsia"/>
        </w:rPr>
        <w:t>系统功能测试结果表</w:t>
      </w:r>
      <w:bookmarkEnd w:id="449"/>
      <w:bookmarkEnd w:id="45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486019" w:rsidRPr="00124D13" w14:paraId="3D09D56D" w14:textId="77777777" w:rsidTr="0015758E">
        <w:tc>
          <w:tcPr>
            <w:tcW w:w="2765" w:type="dxa"/>
          </w:tcPr>
          <w:p w14:paraId="1F79F7F2"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2529BD55"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测试用例名称</w:t>
            </w:r>
          </w:p>
        </w:tc>
        <w:tc>
          <w:tcPr>
            <w:tcW w:w="2766" w:type="dxa"/>
          </w:tcPr>
          <w:p w14:paraId="4D51251E"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测试结果</w:t>
            </w:r>
          </w:p>
        </w:tc>
      </w:tr>
      <w:tr w:rsidR="00486019" w:rsidRPr="00124D13" w14:paraId="3DA04A90" w14:textId="77777777" w:rsidTr="0015758E">
        <w:tc>
          <w:tcPr>
            <w:tcW w:w="2765" w:type="dxa"/>
          </w:tcPr>
          <w:p w14:paraId="3D4D9528" w14:textId="77777777" w:rsidR="00486019" w:rsidRPr="00124D13" w:rsidRDefault="00486019" w:rsidP="00DC40AA">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64600236"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规则操作</w:t>
            </w:r>
          </w:p>
        </w:tc>
        <w:tc>
          <w:tcPr>
            <w:tcW w:w="2766" w:type="dxa"/>
          </w:tcPr>
          <w:p w14:paraId="5241B3EC"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71BB24BF" w14:textId="77777777" w:rsidTr="0015758E">
        <w:tc>
          <w:tcPr>
            <w:tcW w:w="2765" w:type="dxa"/>
          </w:tcPr>
          <w:p w14:paraId="49594A62" w14:textId="77777777" w:rsidR="00486019" w:rsidRPr="00124D13" w:rsidRDefault="00486019" w:rsidP="00DC40AA">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018763CD"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日志查询</w:t>
            </w:r>
          </w:p>
        </w:tc>
        <w:tc>
          <w:tcPr>
            <w:tcW w:w="2766" w:type="dxa"/>
          </w:tcPr>
          <w:p w14:paraId="420C6CEA"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13AB1F98" w14:textId="77777777" w:rsidTr="0015758E">
        <w:tc>
          <w:tcPr>
            <w:tcW w:w="2765" w:type="dxa"/>
          </w:tcPr>
          <w:p w14:paraId="337DB397" w14:textId="77777777" w:rsidR="00486019" w:rsidRPr="00124D13" w:rsidRDefault="00486019" w:rsidP="00DC40AA">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785F7999"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规则过期告警</w:t>
            </w:r>
          </w:p>
        </w:tc>
        <w:tc>
          <w:tcPr>
            <w:tcW w:w="2766" w:type="dxa"/>
          </w:tcPr>
          <w:p w14:paraId="01C8E94F"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1EF2ED1F" w14:textId="77777777" w:rsidTr="0015758E">
        <w:tc>
          <w:tcPr>
            <w:tcW w:w="2765" w:type="dxa"/>
          </w:tcPr>
          <w:p w14:paraId="26E7BDEC" w14:textId="77777777" w:rsidR="00486019" w:rsidRPr="00124D13" w:rsidRDefault="00486019" w:rsidP="00DC40AA">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236DDDF4" w14:textId="77777777" w:rsidR="00486019" w:rsidRPr="00124D13" w:rsidRDefault="00486019" w:rsidP="00DC40AA">
            <w:pPr>
              <w:rPr>
                <w:rFonts w:ascii="宋体" w:eastAsia="宋体" w:hAnsi="宋体"/>
                <w:szCs w:val="21"/>
              </w:rPr>
            </w:pPr>
            <w:r w:rsidRPr="001D4713">
              <w:rPr>
                <w:rFonts w:ascii="宋体" w:eastAsia="宋体" w:hAnsi="宋体" w:hint="eastAsia"/>
              </w:rPr>
              <w:t>审核</w:t>
            </w:r>
            <w:proofErr w:type="gramStart"/>
            <w:r w:rsidRPr="001D4713">
              <w:rPr>
                <w:rFonts w:ascii="宋体" w:eastAsia="宋体" w:hAnsi="宋体" w:hint="eastAsia"/>
              </w:rPr>
              <w:t>流</w:t>
            </w:r>
            <w:r>
              <w:rPr>
                <w:rFonts w:ascii="宋体" w:eastAsia="宋体" w:hAnsi="宋体" w:hint="eastAsia"/>
              </w:rPr>
              <w:t>操作</w:t>
            </w:r>
            <w:proofErr w:type="gramEnd"/>
          </w:p>
        </w:tc>
        <w:tc>
          <w:tcPr>
            <w:tcW w:w="2766" w:type="dxa"/>
          </w:tcPr>
          <w:p w14:paraId="48E89D9A"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648E2145" w14:textId="77777777" w:rsidTr="0015758E">
        <w:tc>
          <w:tcPr>
            <w:tcW w:w="2765" w:type="dxa"/>
          </w:tcPr>
          <w:p w14:paraId="687F7F5F" w14:textId="77777777" w:rsidR="00486019" w:rsidRPr="00124D13" w:rsidRDefault="00486019" w:rsidP="00DC40AA">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7E4659CB" w14:textId="77777777" w:rsidR="00486019" w:rsidRPr="00124D13" w:rsidRDefault="00486019" w:rsidP="00DC40AA">
            <w:pPr>
              <w:rPr>
                <w:rFonts w:ascii="宋体" w:eastAsia="宋体" w:hAnsi="宋体"/>
                <w:szCs w:val="21"/>
              </w:rPr>
            </w:pPr>
            <w:r>
              <w:rPr>
                <w:rFonts w:ascii="宋体" w:eastAsia="宋体" w:hAnsi="宋体" w:hint="eastAsia"/>
              </w:rPr>
              <w:t>审核权转移</w:t>
            </w:r>
          </w:p>
        </w:tc>
        <w:tc>
          <w:tcPr>
            <w:tcW w:w="2766" w:type="dxa"/>
          </w:tcPr>
          <w:p w14:paraId="6BEFAB5E"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4B0FEC7C" w14:textId="77777777" w:rsidTr="0015758E">
        <w:tc>
          <w:tcPr>
            <w:tcW w:w="2765" w:type="dxa"/>
          </w:tcPr>
          <w:p w14:paraId="3B9F321A" w14:textId="77777777" w:rsidR="00486019" w:rsidRPr="00124D13" w:rsidRDefault="00486019" w:rsidP="00DC40AA">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6551E7B5" w14:textId="77777777" w:rsidR="00486019" w:rsidRPr="00124D13" w:rsidRDefault="00486019" w:rsidP="00DC40AA">
            <w:pPr>
              <w:rPr>
                <w:rFonts w:ascii="宋体" w:eastAsia="宋体" w:hAnsi="宋体"/>
                <w:szCs w:val="21"/>
              </w:rPr>
            </w:pPr>
            <w:r>
              <w:rPr>
                <w:rFonts w:ascii="宋体" w:eastAsia="宋体" w:hAnsi="宋体" w:hint="eastAsia"/>
              </w:rPr>
              <w:t>审核消息保障</w:t>
            </w:r>
          </w:p>
        </w:tc>
        <w:tc>
          <w:tcPr>
            <w:tcW w:w="2766" w:type="dxa"/>
          </w:tcPr>
          <w:p w14:paraId="123309E9"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64975D21" w14:textId="77777777" w:rsidTr="0015758E">
        <w:tc>
          <w:tcPr>
            <w:tcW w:w="2765" w:type="dxa"/>
          </w:tcPr>
          <w:p w14:paraId="3CF03DC5" w14:textId="77777777" w:rsidR="00486019" w:rsidRPr="00124D13" w:rsidRDefault="00486019" w:rsidP="00DC40AA">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677E778B" w14:textId="77777777" w:rsidR="00486019" w:rsidRPr="00124D13" w:rsidRDefault="00486019" w:rsidP="00DC40AA">
            <w:pPr>
              <w:rPr>
                <w:rFonts w:ascii="宋体" w:eastAsia="宋体" w:hAnsi="宋体"/>
                <w:szCs w:val="21"/>
              </w:rPr>
            </w:pPr>
            <w:r>
              <w:rPr>
                <w:rFonts w:ascii="宋体" w:eastAsia="宋体" w:hAnsi="宋体" w:hint="eastAsia"/>
              </w:rPr>
              <w:t>规则判定</w:t>
            </w:r>
          </w:p>
        </w:tc>
        <w:tc>
          <w:tcPr>
            <w:tcW w:w="2766" w:type="dxa"/>
          </w:tcPr>
          <w:p w14:paraId="79BD0C8C"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26CDF7A7" w14:textId="77777777" w:rsidTr="0015758E">
        <w:tc>
          <w:tcPr>
            <w:tcW w:w="2765" w:type="dxa"/>
          </w:tcPr>
          <w:p w14:paraId="1DDCA803" w14:textId="77777777" w:rsidR="00486019" w:rsidRPr="00124D13" w:rsidRDefault="00486019" w:rsidP="00DC40AA">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35263995" w14:textId="77777777" w:rsidR="00486019" w:rsidRPr="00124D13" w:rsidRDefault="00486019" w:rsidP="00DC40AA">
            <w:pPr>
              <w:rPr>
                <w:rFonts w:ascii="宋体" w:eastAsia="宋体" w:hAnsi="宋体"/>
                <w:szCs w:val="21"/>
              </w:rPr>
            </w:pPr>
            <w:r w:rsidRPr="001D4713">
              <w:rPr>
                <w:rFonts w:ascii="宋体" w:eastAsia="宋体" w:hAnsi="宋体" w:hint="eastAsia"/>
              </w:rPr>
              <w:t>规则预处理功能</w:t>
            </w:r>
          </w:p>
        </w:tc>
        <w:tc>
          <w:tcPr>
            <w:tcW w:w="2766" w:type="dxa"/>
          </w:tcPr>
          <w:p w14:paraId="167BCF57"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bl>
    <w:p w14:paraId="5C9D99F5" w14:textId="77777777" w:rsidR="008632B5" w:rsidRDefault="00E376F1" w:rsidP="00BF4990">
      <w:pPr>
        <w:pStyle w:val="2"/>
        <w:numPr>
          <w:ilvl w:val="1"/>
          <w:numId w:val="52"/>
        </w:numPr>
      </w:pPr>
      <w:bookmarkStart w:id="451" w:name="_Toc36852271"/>
      <w:bookmarkStart w:id="452" w:name="_Toc136107013"/>
      <w:bookmarkStart w:id="453" w:name="_Toc9453508"/>
      <w:bookmarkStart w:id="454" w:name="_Toc25947942"/>
      <w:r>
        <w:rPr>
          <w:rFonts w:hint="eastAsia"/>
        </w:rPr>
        <w:t>本章小结</w:t>
      </w:r>
      <w:bookmarkEnd w:id="451"/>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17294">
      <w:pPr>
        <w:pStyle w:val="1"/>
        <w:numPr>
          <w:ilvl w:val="0"/>
          <w:numId w:val="52"/>
        </w:numPr>
      </w:pPr>
      <w:bookmarkStart w:id="455" w:name="_Toc36642727"/>
      <w:bookmarkStart w:id="456" w:name="_Toc36643299"/>
      <w:bookmarkStart w:id="457" w:name="_Toc36732824"/>
      <w:bookmarkStart w:id="458" w:name="_Toc36852272"/>
      <w:r>
        <w:rPr>
          <w:rFonts w:hint="eastAsia"/>
        </w:rPr>
        <w:lastRenderedPageBreak/>
        <w:t>总结与展望</w:t>
      </w:r>
      <w:bookmarkEnd w:id="452"/>
      <w:bookmarkEnd w:id="453"/>
      <w:bookmarkEnd w:id="454"/>
      <w:bookmarkEnd w:id="455"/>
      <w:bookmarkEnd w:id="456"/>
      <w:bookmarkEnd w:id="457"/>
      <w:bookmarkEnd w:id="458"/>
    </w:p>
    <w:p w14:paraId="416040A9" w14:textId="78D9AD40" w:rsidR="008C1387" w:rsidRDefault="008C1387" w:rsidP="00BF4990">
      <w:pPr>
        <w:pStyle w:val="2"/>
        <w:numPr>
          <w:ilvl w:val="1"/>
          <w:numId w:val="52"/>
        </w:numPr>
      </w:pPr>
      <w:bookmarkStart w:id="459" w:name="_Toc25947943"/>
      <w:bookmarkStart w:id="460" w:name="_Toc36642728"/>
      <w:bookmarkStart w:id="461" w:name="_Toc36643300"/>
      <w:bookmarkStart w:id="462" w:name="_Toc36732825"/>
      <w:bookmarkStart w:id="463" w:name="_Toc36852273"/>
      <w:r>
        <w:rPr>
          <w:rFonts w:hint="eastAsia"/>
        </w:rPr>
        <w:t>总结</w:t>
      </w:r>
      <w:bookmarkEnd w:id="459"/>
      <w:bookmarkEnd w:id="460"/>
      <w:bookmarkEnd w:id="461"/>
      <w:bookmarkEnd w:id="462"/>
      <w:bookmarkEnd w:id="463"/>
    </w:p>
    <w:p w14:paraId="5415B543" w14:textId="390F5F6E"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w:t>
      </w:r>
      <w:r w:rsidR="00211187">
        <w:rPr>
          <w:rFonts w:ascii="宋体" w:eastAsia="宋体" w:hAnsi="宋体" w:hint="eastAsia"/>
          <w:sz w:val="24"/>
          <w:szCs w:val="28"/>
        </w:rPr>
        <w:t>履约超时管理平台在</w:t>
      </w:r>
      <w:r w:rsidR="00E55481">
        <w:rPr>
          <w:rFonts w:ascii="宋体" w:eastAsia="宋体" w:hAnsi="宋体" w:hint="eastAsia"/>
          <w:sz w:val="24"/>
          <w:szCs w:val="28"/>
        </w:rPr>
        <w:t>履约服务中的作用</w:t>
      </w:r>
      <w:r w:rsidR="002E41B2">
        <w:rPr>
          <w:rFonts w:ascii="宋体" w:eastAsia="宋体" w:hAnsi="宋体" w:hint="eastAsia"/>
          <w:sz w:val="24"/>
          <w:szCs w:val="28"/>
        </w:rPr>
        <w:t>，介绍了国内外发展现状。综述了包括</w:t>
      </w:r>
      <w:r w:rsidR="0040676B" w:rsidRPr="00B17294">
        <w:rPr>
          <w:rFonts w:ascii="Arial" w:eastAsia="宋体" w:hAnsi="Arial" w:hint="eastAsia"/>
          <w:sz w:val="24"/>
          <w:szCs w:val="28"/>
        </w:rPr>
        <w:t>SpringBoot</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本文给出了</w:t>
      </w:r>
      <w:r w:rsidR="001353E7">
        <w:rPr>
          <w:rFonts w:ascii="宋体" w:eastAsia="宋体" w:hAnsi="宋体" w:hint="eastAsia"/>
          <w:sz w:val="24"/>
          <w:szCs w:val="28"/>
        </w:rPr>
        <w:t>系统总体设计，在系统总体设计中，设计了系统架构，设计了功能组成模块，设计了系统部署。</w:t>
      </w:r>
      <w:r w:rsidR="007D5C41">
        <w:rPr>
          <w:rFonts w:ascii="宋体" w:eastAsia="宋体" w:hAnsi="宋体" w:hint="eastAsia"/>
          <w:sz w:val="24"/>
          <w:szCs w:val="28"/>
        </w:rPr>
        <w:t>通过</w:t>
      </w:r>
      <w:r w:rsidR="007D5C41" w:rsidRPr="00B17294">
        <w:rPr>
          <w:rFonts w:ascii="Arial" w:eastAsia="宋体" w:hAnsi="Arial" w:hint="eastAsia"/>
          <w:sz w:val="24"/>
          <w:szCs w:val="28"/>
        </w:rPr>
        <w:t>ER</w:t>
      </w:r>
      <w:r w:rsidR="007D5C41">
        <w:rPr>
          <w:rFonts w:ascii="宋体" w:eastAsia="宋体" w:hAnsi="宋体" w:hint="eastAsia"/>
          <w:sz w:val="24"/>
          <w:szCs w:val="28"/>
        </w:rPr>
        <w:t>图设计了数据库。</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59E35B68"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规则管理模块，阐述了规则管理、日志查询、规则过期告警的实现细节。</w:t>
      </w:r>
    </w:p>
    <w:p w14:paraId="716A76F4" w14:textId="7D1E7EDB"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规则预处理模块，阐述了解析规则的实现细节。</w:t>
      </w:r>
    </w:p>
    <w:p w14:paraId="15F592D2" w14:textId="31952ACE"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审核流模块，阐述了审核流操作、审核权转移、审核消息保障的实现细节。</w:t>
      </w:r>
    </w:p>
    <w:p w14:paraId="4297EFF6" w14:textId="15D32D09" w:rsidR="00A5628C" w:rsidRPr="00A5628C" w:rsidRDefault="00990D19"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规则应用模块，阐述了规则</w:t>
      </w:r>
      <w:r w:rsidR="004B6D16">
        <w:rPr>
          <w:rFonts w:ascii="宋体" w:eastAsia="宋体" w:hAnsi="宋体" w:hint="eastAsia"/>
          <w:sz w:val="24"/>
          <w:szCs w:val="28"/>
        </w:rPr>
        <w:t>检测、动作执行、缓存更新的实现细节。</w:t>
      </w:r>
    </w:p>
    <w:p w14:paraId="21911CEA" w14:textId="38B1C0F2"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F049C8">
        <w:rPr>
          <w:rFonts w:ascii="宋体" w:eastAsia="宋体" w:hAnsi="宋体" w:hint="eastAsia"/>
          <w:sz w:val="24"/>
          <w:szCs w:val="28"/>
        </w:rPr>
        <w:t>，</w:t>
      </w:r>
      <w:proofErr w:type="gramStart"/>
      <w:r w:rsidR="00595D68">
        <w:rPr>
          <w:rFonts w:ascii="宋体" w:eastAsia="宋体" w:hAnsi="宋体" w:hint="eastAsia"/>
          <w:sz w:val="24"/>
          <w:szCs w:val="28"/>
        </w:rPr>
        <w:t>客诉率</w:t>
      </w:r>
      <w:proofErr w:type="gramEnd"/>
      <w:r w:rsidR="00595D68">
        <w:rPr>
          <w:rFonts w:ascii="宋体" w:eastAsia="宋体" w:hAnsi="宋体" w:hint="eastAsia"/>
          <w:sz w:val="24"/>
          <w:szCs w:val="28"/>
        </w:rPr>
        <w:t>有了明显下降。</w:t>
      </w:r>
    </w:p>
    <w:p w14:paraId="16F8D4DE" w14:textId="2D0A81CC" w:rsidR="008C1387" w:rsidRDefault="00EB775C" w:rsidP="00BF4990">
      <w:pPr>
        <w:pStyle w:val="2"/>
        <w:numPr>
          <w:ilvl w:val="1"/>
          <w:numId w:val="52"/>
        </w:numPr>
      </w:pPr>
      <w:bookmarkStart w:id="464" w:name="_Toc25947944"/>
      <w:bookmarkStart w:id="465" w:name="_Toc36642729"/>
      <w:bookmarkStart w:id="466" w:name="_Toc36643301"/>
      <w:bookmarkStart w:id="467" w:name="_Toc36732826"/>
      <w:bookmarkStart w:id="468" w:name="_Toc36852274"/>
      <w:r>
        <w:rPr>
          <w:rFonts w:hint="eastAsia"/>
        </w:rPr>
        <w:t>工作</w:t>
      </w:r>
      <w:r w:rsidR="008C1387">
        <w:rPr>
          <w:rFonts w:hint="eastAsia"/>
        </w:rPr>
        <w:t>展望</w:t>
      </w:r>
      <w:bookmarkEnd w:id="464"/>
      <w:bookmarkEnd w:id="465"/>
      <w:bookmarkEnd w:id="466"/>
      <w:bookmarkEnd w:id="467"/>
      <w:bookmarkEnd w:id="468"/>
    </w:p>
    <w:p w14:paraId="2171D80B" w14:textId="29EC0B95"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5C342AD5" w:rsidR="002128A5" w:rsidRDefault="002128A5" w:rsidP="00BF4990">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减少修改源代码，同时需要做好对脚本的校验。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9" w:name="_Toc136107018"/>
      <w:bookmarkStart w:id="470" w:name="_Toc9453511"/>
      <w:bookmarkStart w:id="471" w:name="_Toc25947945"/>
      <w:bookmarkStart w:id="472" w:name="_Toc36642730"/>
      <w:bookmarkStart w:id="473" w:name="_Toc36643302"/>
      <w:bookmarkStart w:id="474" w:name="_Toc36732827"/>
      <w:bookmarkStart w:id="475" w:name="_Toc36852275"/>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9"/>
      <w:bookmarkEnd w:id="470"/>
      <w:bookmarkEnd w:id="471"/>
      <w:bookmarkEnd w:id="472"/>
      <w:bookmarkEnd w:id="473"/>
      <w:bookmarkEnd w:id="474"/>
      <w:bookmarkEnd w:id="475"/>
    </w:p>
    <w:p w14:paraId="0D8D5CDE" w14:textId="365FB426" w:rsidR="00767971" w:rsidRDefault="00767971" w:rsidP="00767971">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gramStart"/>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proofErr w:type="gramEnd"/>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767971">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gramStart"/>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proofErr w:type="gramEnd"/>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F4054D">
      <w:pPr>
        <w:spacing w:line="360" w:lineRule="auto"/>
        <w:ind w:left="2880" w:hangingChars="1200" w:hanging="2880"/>
        <w:rPr>
          <w:rFonts w:ascii="Arial" w:eastAsia="宋体" w:hAnsi="Arial" w:cs="Arial"/>
          <w:sz w:val="24"/>
          <w:szCs w:val="28"/>
        </w:rPr>
      </w:pPr>
      <w:bookmarkStart w:id="476" w:name="OLE_LINK1"/>
      <w:r>
        <w:rPr>
          <w:rFonts w:ascii="Arial" w:eastAsia="宋体" w:hAnsi="Arial" w:cs="Arial" w:hint="eastAsia"/>
          <w:sz w:val="24"/>
          <w:szCs w:val="28"/>
        </w:rPr>
        <w:t>[</w:t>
      </w:r>
      <w:r w:rsidRPr="00B17294">
        <w:rPr>
          <w:rFonts w:ascii="Arial" w:eastAsia="宋体" w:hAnsi="Arial" w:cs="Arial"/>
          <w:sz w:val="24"/>
          <w:szCs w:val="28"/>
        </w:rPr>
        <w:t>Elrad</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6"/>
      <w:r>
        <w:rPr>
          <w:rFonts w:ascii="Arial" w:eastAsia="宋体" w:hAnsi="Arial" w:cs="Arial"/>
          <w:sz w:val="24"/>
          <w:szCs w:val="28"/>
        </w:rPr>
        <w:tab/>
      </w:r>
      <w:proofErr w:type="gramStart"/>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proofErr w:type="gramEnd"/>
      <w:r w:rsidRPr="00756969">
        <w:rPr>
          <w:rFonts w:ascii="Arial" w:eastAsia="宋体" w:hAnsi="Arial" w:cs="Arial"/>
          <w:sz w:val="24"/>
          <w:szCs w:val="28"/>
        </w:rPr>
        <w:t xml:space="preserve">, </w:t>
      </w:r>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proofErr w:type="gramStart"/>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proofErr w:type="gramEnd"/>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F4054D">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Ginanjar</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gramStart"/>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proofErr w:type="gramEnd"/>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2F1CCE">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B17294">
        <w:rPr>
          <w:rFonts w:ascii="Arial" w:eastAsia="宋体" w:hAnsi="Arial" w:cs="Arial"/>
          <w:sz w:val="24"/>
          <w:szCs w:val="28"/>
        </w:rPr>
        <w:t>S</w:t>
      </w:r>
      <w:r w:rsidR="00FE2BB3" w:rsidRPr="00FE2BB3">
        <w:rPr>
          <w:rFonts w:ascii="Arial" w:eastAsia="宋体" w:hAnsi="Arial" w:cs="Arial"/>
          <w:sz w:val="24"/>
          <w:szCs w:val="28"/>
        </w:rPr>
        <w:t>.</w:t>
      </w:r>
      <w:proofErr w:type="gramStart"/>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F4054D">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F4054D">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gramStart"/>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proofErr w:type="gramEnd"/>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r w:rsidRPr="00FE2BB3">
        <w:rPr>
          <w:rFonts w:ascii="Arial" w:eastAsia="宋体" w:hAnsi="Arial" w:cs="Arial"/>
          <w:sz w:val="24"/>
          <w:szCs w:val="28"/>
        </w:rPr>
        <w:t xml:space="preserve"> </w:t>
      </w:r>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FC655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proofErr w:type="gramStart"/>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proofErr w:type="gramEnd"/>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lastRenderedPageBreak/>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DE133B">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gramStart"/>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proofErr w:type="gramEnd"/>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F4054D">
      <w:pPr>
        <w:spacing w:line="360" w:lineRule="auto"/>
        <w:ind w:left="2880" w:hangingChars="1200" w:hanging="288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gramStart"/>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proofErr w:type="gramEnd"/>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3B4C08">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w:t>
      </w:r>
      <w:proofErr w:type="gramStart"/>
      <w:r w:rsidRPr="007D3B51">
        <w:rPr>
          <w:rFonts w:ascii="Arial" w:eastAsia="宋体" w:hAnsi="Arial" w:cs="Arial"/>
          <w:i/>
          <w:iCs/>
          <w:sz w:val="24"/>
          <w:szCs w:val="28"/>
        </w:rPr>
        <w:t>社区电</w:t>
      </w:r>
      <w:proofErr w:type="gramEnd"/>
      <w:r w:rsidRPr="007D3B51">
        <w:rPr>
          <w:rFonts w:ascii="Arial" w:eastAsia="宋体" w:hAnsi="Arial" w:cs="Arial"/>
          <w:i/>
          <w:iCs/>
          <w:sz w:val="24"/>
          <w:szCs w:val="28"/>
        </w:rPr>
        <w:t>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7" w:name="OLE_LINK31"/>
      <w:bookmarkStart w:id="478" w:name="OLE_LINK32"/>
      <w:r w:rsidRPr="000D5A0A">
        <w:rPr>
          <w:rFonts w:ascii="Arial" w:eastAsia="宋体" w:hAnsi="Arial" w:cs="Arial"/>
          <w:sz w:val="24"/>
          <w:szCs w:val="28"/>
        </w:rPr>
        <w:t>互联网餐饮外卖发展研究</w:t>
      </w:r>
      <w:bookmarkEnd w:id="477"/>
      <w:bookmarkEnd w:id="478"/>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3B4C08">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1B6E42">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3B4C08">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A51B06">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lastRenderedPageBreak/>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Pr="00B17294">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A51B06">
      <w:pPr>
        <w:spacing w:line="360" w:lineRule="auto"/>
        <w:ind w:left="2880" w:hangingChars="1200" w:hanging="2880"/>
        <w:rPr>
          <w:rFonts w:ascii="Arial" w:eastAsia="宋体" w:hAnsi="Arial" w:cs="Arial"/>
          <w:sz w:val="24"/>
          <w:szCs w:val="28"/>
        </w:rPr>
      </w:pPr>
      <w:bookmarkStart w:id="479" w:name="OLE_LINK33"/>
      <w:bookmarkStart w:id="480"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9"/>
      <w:bookmarkEnd w:id="480"/>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电子商务</w:t>
      </w:r>
      <w:r w:rsidRPr="00BD59B6">
        <w:rPr>
          <w:rFonts w:ascii="Arial" w:eastAsia="宋体" w:hAnsi="Arial" w:cs="Arial"/>
          <w:sz w:val="24"/>
          <w:szCs w:val="28"/>
        </w:rPr>
        <w:t>,2020(03):95-96.</w:t>
      </w:r>
    </w:p>
    <w:p w14:paraId="5C5F4835" w14:textId="6ED81F18" w:rsidR="00A51B06" w:rsidRDefault="00A51B06" w:rsidP="00A51B06">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1" w:name="OLE_LINK29"/>
      <w:bookmarkStart w:id="482" w:name="OLE_LINK30"/>
      <w:r w:rsidRPr="004836AF">
        <w:rPr>
          <w:rFonts w:ascii="Arial" w:eastAsia="宋体" w:hAnsi="Arial" w:cs="Arial"/>
          <w:sz w:val="24"/>
          <w:szCs w:val="28"/>
        </w:rPr>
        <w:t>熊永平</w:t>
      </w:r>
      <w:bookmarkEnd w:id="481"/>
      <w:bookmarkEnd w:id="482"/>
      <w:r w:rsidRPr="004836AF">
        <w:rPr>
          <w:rFonts w:ascii="Arial" w:eastAsia="宋体" w:hAnsi="Arial" w:cs="Arial"/>
          <w:sz w:val="24"/>
          <w:szCs w:val="28"/>
        </w:rPr>
        <w:t>.</w:t>
      </w:r>
      <w:r w:rsidRPr="004836AF">
        <w:rPr>
          <w:rFonts w:ascii="Arial" w:eastAsia="宋体" w:hAnsi="Arial" w:cs="Arial"/>
          <w:sz w:val="24"/>
          <w:szCs w:val="28"/>
        </w:rPr>
        <w:t>基于</w:t>
      </w:r>
      <w:r w:rsidRPr="00B17294">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3" w:name="OLE_LINK21"/>
      <w:bookmarkStart w:id="484" w:name="OLE_LINK26"/>
      <w:r w:rsidRPr="00E618FD">
        <w:rPr>
          <w:rFonts w:ascii="Arial" w:eastAsia="宋体" w:hAnsi="Arial" w:cs="Arial"/>
          <w:sz w:val="24"/>
          <w:szCs w:val="28"/>
        </w:rPr>
        <w:t>徐震</w:t>
      </w:r>
      <w:bookmarkEnd w:id="483"/>
      <w:bookmarkEnd w:id="484"/>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E707B9">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B17294">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B17294">
        <w:rPr>
          <w:rFonts w:ascii="Arial" w:eastAsia="宋体" w:hAnsi="Arial" w:cs="Arial"/>
          <w:sz w:val="24"/>
          <w:szCs w:val="28"/>
        </w:rPr>
        <w:t>SpringBoot</w:t>
      </w:r>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E707B9">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w:t>
      </w:r>
      <w:proofErr w:type="gramStart"/>
      <w:r w:rsidRPr="007D3B51">
        <w:rPr>
          <w:rFonts w:ascii="Arial" w:eastAsia="宋体" w:hAnsi="Arial" w:cs="Arial"/>
          <w:i/>
          <w:iCs/>
          <w:sz w:val="24"/>
          <w:szCs w:val="28"/>
        </w:rPr>
        <w:t>链发展</w:t>
      </w:r>
      <w:proofErr w:type="gramEnd"/>
      <w:r w:rsidRPr="007D3B51">
        <w:rPr>
          <w:rFonts w:ascii="Arial" w:eastAsia="宋体" w:hAnsi="Arial" w:cs="Arial"/>
          <w:i/>
          <w:iCs/>
          <w:sz w:val="24"/>
          <w:szCs w:val="28"/>
        </w:rPr>
        <w:t>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2"/>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5" w:name="_Toc9453512"/>
      <w:bookmarkStart w:id="486" w:name="_Toc25947946"/>
      <w:bookmarkStart w:id="487" w:name="_Toc36642731"/>
      <w:bookmarkStart w:id="488" w:name="_Toc36643303"/>
      <w:bookmarkStart w:id="489" w:name="_Toc36732828"/>
      <w:bookmarkStart w:id="490" w:name="_Toc36852276"/>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5"/>
      <w:bookmarkEnd w:id="486"/>
      <w:bookmarkEnd w:id="487"/>
      <w:bookmarkEnd w:id="488"/>
      <w:bookmarkEnd w:id="489"/>
      <w:bookmarkEnd w:id="490"/>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w:t>
      </w:r>
      <w:r w:rsidR="00177860">
        <w:rPr>
          <w:rFonts w:ascii="宋体" w:eastAsia="宋体" w:hAnsi="宋体" w:hint="eastAsia"/>
          <w:sz w:val="24"/>
          <w:szCs w:val="28"/>
        </w:rPr>
        <w:t>老师认真负责的态度</w:t>
      </w:r>
      <w:r w:rsidR="00177860">
        <w:rPr>
          <w:rFonts w:ascii="宋体" w:eastAsia="宋体" w:hAnsi="宋体" w:hint="eastAsia"/>
          <w:sz w:val="24"/>
          <w:szCs w:val="28"/>
        </w:rPr>
        <w:t>和渊博的学识让我钦佩。在此</w:t>
      </w:r>
      <w:bookmarkStart w:id="491" w:name="_GoBack"/>
      <w:bookmarkEnd w:id="491"/>
      <w:r w:rsidR="00177860">
        <w:rPr>
          <w:rFonts w:ascii="宋体" w:eastAsia="宋体" w:hAnsi="宋体" w:hint="eastAsia"/>
          <w:sz w:val="24"/>
          <w:szCs w:val="28"/>
        </w:rPr>
        <w:t>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5AF319F3" w14:textId="62180567" w:rsidR="009F0E8A" w:rsidRDefault="009F0E8A" w:rsidP="00177860">
      <w:pPr>
        <w:spacing w:line="360" w:lineRule="auto"/>
        <w:ind w:firstLineChars="200" w:firstLine="480"/>
        <w:rPr>
          <w:rFonts w:ascii="宋体" w:eastAsia="宋体" w:hAnsi="宋体"/>
          <w:sz w:val="24"/>
          <w:szCs w:val="28"/>
        </w:rPr>
      </w:pPr>
      <w:r>
        <w:rPr>
          <w:rFonts w:ascii="宋体" w:eastAsia="宋体" w:hAnsi="宋体"/>
          <w:sz w:val="24"/>
          <w:szCs w:val="28"/>
        </w:rPr>
        <w:t>感谢我的舍友和同学们，他们的存在让我的研究生期间充满乐趣。</w:t>
      </w:r>
    </w:p>
    <w:p w14:paraId="4E94196F" w14:textId="4D6B163E" w:rsidR="009F0E8A" w:rsidRDefault="009F0E8A" w:rsidP="00177860">
      <w:pPr>
        <w:spacing w:line="360" w:lineRule="auto"/>
        <w:ind w:firstLineChars="200" w:firstLine="480"/>
        <w:rPr>
          <w:rFonts w:ascii="宋体" w:eastAsia="宋体" w:hAnsi="宋体"/>
          <w:sz w:val="24"/>
          <w:szCs w:val="28"/>
        </w:rPr>
      </w:pPr>
      <w:r>
        <w:rPr>
          <w:rFonts w:ascii="宋体" w:eastAsia="宋体" w:hAnsi="宋体"/>
          <w:sz w:val="24"/>
          <w:szCs w:val="28"/>
        </w:rPr>
        <w:t>感谢我的好友</w:t>
      </w:r>
      <w:r>
        <w:rPr>
          <w:rFonts w:ascii="宋体" w:eastAsia="宋体" w:hAnsi="宋体" w:hint="eastAsia"/>
          <w:sz w:val="24"/>
          <w:szCs w:val="28"/>
        </w:rPr>
        <w:t xml:space="preserve"> </w:t>
      </w:r>
      <w:r>
        <w:rPr>
          <w:rFonts w:ascii="宋体" w:eastAsia="宋体" w:hAnsi="宋体"/>
          <w:sz w:val="24"/>
          <w:szCs w:val="28"/>
        </w:rPr>
        <w:t xml:space="preserve">   ，他们在我最低迷时候给我送来了最热忱的关心与帮助。</w:t>
      </w:r>
    </w:p>
    <w:p w14:paraId="20411F71" w14:textId="397FDD62" w:rsidR="0081325E" w:rsidRPr="004575EC" w:rsidRDefault="0081325E" w:rsidP="00177860">
      <w:pPr>
        <w:spacing w:line="360" w:lineRule="auto"/>
        <w:ind w:firstLineChars="200" w:firstLine="480"/>
        <w:rPr>
          <w:rFonts w:ascii="宋体" w:eastAsia="宋体" w:hAnsi="宋体" w:hint="eastAsia"/>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2A99E" w14:textId="77777777" w:rsidR="002918C1" w:rsidRDefault="002918C1">
      <w:r>
        <w:separator/>
      </w:r>
    </w:p>
  </w:endnote>
  <w:endnote w:type="continuationSeparator" w:id="0">
    <w:p w14:paraId="42CD6A63" w14:textId="77777777" w:rsidR="002918C1" w:rsidRDefault="00291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B17294" w:rsidRDefault="00B17294">
        <w:pPr>
          <w:pStyle w:val="ae"/>
          <w:jc w:val="center"/>
        </w:pPr>
      </w:p>
    </w:sdtContent>
  </w:sdt>
  <w:p w14:paraId="25048738" w14:textId="77777777" w:rsidR="00B17294" w:rsidRDefault="00B17294">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B17294" w:rsidRDefault="00B17294">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B17294" w:rsidRDefault="00B17294">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B17294" w:rsidRDefault="00B17294">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B17294" w:rsidRDefault="00B1729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CEEAE" w14:textId="77777777" w:rsidR="002918C1" w:rsidRDefault="002918C1">
      <w:r>
        <w:separator/>
      </w:r>
    </w:p>
  </w:footnote>
  <w:footnote w:type="continuationSeparator" w:id="0">
    <w:p w14:paraId="1498EE43" w14:textId="77777777" w:rsidR="002918C1" w:rsidRDefault="002918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12798021" w:rsidR="00B17294" w:rsidRPr="001A1F34" w:rsidRDefault="00B17294"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490ACE">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30B0D9D2" w:rsidR="00B17294" w:rsidRPr="001A1F34" w:rsidRDefault="00B17294"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81325E">
      <w:rPr>
        <w:rFonts w:hint="eastAsia"/>
        <w:noProof/>
      </w:rPr>
      <w:t>第五章</w:t>
    </w:r>
    <w:r w:rsidR="0081325E">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81325E">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751C3DE5" w:rsidR="00B17294" w:rsidRPr="001A1F34" w:rsidRDefault="00B17294"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81325E">
      <w:rPr>
        <w:rFonts w:hint="eastAsia"/>
        <w:noProof/>
      </w:rPr>
      <w:t>致</w:t>
    </w:r>
    <w:r w:rsidR="0081325E">
      <w:rPr>
        <w:rFonts w:hint="eastAsia"/>
        <w:noProof/>
      </w:rPr>
      <w:t xml:space="preserve">     </w:t>
    </w:r>
    <w:r w:rsidR="0081325E">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68866DE6"/>
    <w:lvl w:ilvl="0" w:tplc="E9E20B8E">
      <w:start w:val="1"/>
      <w:numFmt w:val="decimal"/>
      <w:lvlText w:val="%1."/>
      <w:lvlJc w:val="left"/>
      <w:pPr>
        <w:ind w:left="0" w:firstLine="420"/>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1"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1F46416"/>
    <w:multiLevelType w:val="multilevel"/>
    <w:tmpl w:val="3C141FE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3"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1"/>
  </w:num>
  <w:num w:numId="2">
    <w:abstractNumId w:val="28"/>
  </w:num>
  <w:num w:numId="3">
    <w:abstractNumId w:val="7"/>
  </w:num>
  <w:num w:numId="4">
    <w:abstractNumId w:val="27"/>
  </w:num>
  <w:num w:numId="5">
    <w:abstractNumId w:val="21"/>
  </w:num>
  <w:num w:numId="6">
    <w:abstractNumId w:val="8"/>
  </w:num>
  <w:num w:numId="7">
    <w:abstractNumId w:val="30"/>
  </w:num>
  <w:num w:numId="8">
    <w:abstractNumId w:val="47"/>
  </w:num>
  <w:num w:numId="9">
    <w:abstractNumId w:val="26"/>
  </w:num>
  <w:num w:numId="10">
    <w:abstractNumId w:val="37"/>
  </w:num>
  <w:num w:numId="11">
    <w:abstractNumId w:val="44"/>
  </w:num>
  <w:num w:numId="12">
    <w:abstractNumId w:val="1"/>
  </w:num>
  <w:num w:numId="13">
    <w:abstractNumId w:val="16"/>
  </w:num>
  <w:num w:numId="14">
    <w:abstractNumId w:val="11"/>
  </w:num>
  <w:num w:numId="15">
    <w:abstractNumId w:val="29"/>
  </w:num>
  <w:num w:numId="16">
    <w:abstractNumId w:val="41"/>
  </w:num>
  <w:num w:numId="17">
    <w:abstractNumId w:val="39"/>
  </w:num>
  <w:num w:numId="18">
    <w:abstractNumId w:val="23"/>
  </w:num>
  <w:num w:numId="19">
    <w:abstractNumId w:val="45"/>
  </w:num>
  <w:num w:numId="20">
    <w:abstractNumId w:val="35"/>
  </w:num>
  <w:num w:numId="21">
    <w:abstractNumId w:val="10"/>
  </w:num>
  <w:num w:numId="22">
    <w:abstractNumId w:val="20"/>
  </w:num>
  <w:num w:numId="23">
    <w:abstractNumId w:val="9"/>
  </w:num>
  <w:num w:numId="24">
    <w:abstractNumId w:val="42"/>
  </w:num>
  <w:num w:numId="25">
    <w:abstractNumId w:val="6"/>
  </w:num>
  <w:num w:numId="26">
    <w:abstractNumId w:val="17"/>
  </w:num>
  <w:num w:numId="27">
    <w:abstractNumId w:val="24"/>
  </w:num>
  <w:num w:numId="28">
    <w:abstractNumId w:val="48"/>
  </w:num>
  <w:num w:numId="29">
    <w:abstractNumId w:val="5"/>
  </w:num>
  <w:num w:numId="30">
    <w:abstractNumId w:val="38"/>
  </w:num>
  <w:num w:numId="31">
    <w:abstractNumId w:val="32"/>
  </w:num>
  <w:num w:numId="32">
    <w:abstractNumId w:val="51"/>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3">
    <w:abstractNumId w:val="25"/>
  </w:num>
  <w:num w:numId="34">
    <w:abstractNumId w:val="4"/>
  </w:num>
  <w:num w:numId="35">
    <w:abstractNumId w:val="12"/>
  </w:num>
  <w:num w:numId="36">
    <w:abstractNumId w:val="49"/>
  </w:num>
  <w:num w:numId="37">
    <w:abstractNumId w:val="15"/>
  </w:num>
  <w:num w:numId="38">
    <w:abstractNumId w:val="2"/>
  </w:num>
  <w:num w:numId="39">
    <w:abstractNumId w:val="31"/>
  </w:num>
  <w:num w:numId="40">
    <w:abstractNumId w:val="19"/>
  </w:num>
  <w:num w:numId="41">
    <w:abstractNumId w:val="34"/>
  </w:num>
  <w:num w:numId="42">
    <w:abstractNumId w:val="14"/>
  </w:num>
  <w:num w:numId="43">
    <w:abstractNumId w:val="3"/>
  </w:num>
  <w:num w:numId="44">
    <w:abstractNumId w:val="43"/>
  </w:num>
  <w:num w:numId="45">
    <w:abstractNumId w:val="50"/>
  </w:num>
  <w:num w:numId="46">
    <w:abstractNumId w:val="18"/>
  </w:num>
  <w:num w:numId="47">
    <w:abstractNumId w:val="40"/>
  </w:num>
  <w:num w:numId="48">
    <w:abstractNumId w:val="36"/>
  </w:num>
  <w:num w:numId="49">
    <w:abstractNumId w:val="46"/>
  </w:num>
  <w:num w:numId="50">
    <w:abstractNumId w:val="13"/>
  </w:num>
  <w:num w:numId="51">
    <w:abstractNumId w:val="33"/>
  </w:num>
  <w:num w:numId="52">
    <w:abstractNumId w:val="22"/>
  </w:num>
  <w:num w:numId="53">
    <w:abstractNumId w:val="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821"/>
    <w:rsid w:val="00076A1A"/>
    <w:rsid w:val="00076E49"/>
    <w:rsid w:val="0008022F"/>
    <w:rsid w:val="00080EDB"/>
    <w:rsid w:val="00081184"/>
    <w:rsid w:val="000820CF"/>
    <w:rsid w:val="00082AF1"/>
    <w:rsid w:val="00083E30"/>
    <w:rsid w:val="00086121"/>
    <w:rsid w:val="00086628"/>
    <w:rsid w:val="0009129D"/>
    <w:rsid w:val="0009159E"/>
    <w:rsid w:val="000925AF"/>
    <w:rsid w:val="000926A1"/>
    <w:rsid w:val="00093784"/>
    <w:rsid w:val="0009475F"/>
    <w:rsid w:val="00094A88"/>
    <w:rsid w:val="00097B8F"/>
    <w:rsid w:val="000A07D9"/>
    <w:rsid w:val="000A0A40"/>
    <w:rsid w:val="000A1618"/>
    <w:rsid w:val="000A16FE"/>
    <w:rsid w:val="000A35FA"/>
    <w:rsid w:val="000A6ED5"/>
    <w:rsid w:val="000B16E9"/>
    <w:rsid w:val="000B3141"/>
    <w:rsid w:val="000B31A3"/>
    <w:rsid w:val="000B3582"/>
    <w:rsid w:val="000B586E"/>
    <w:rsid w:val="000C1BA2"/>
    <w:rsid w:val="000C1BA9"/>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C12"/>
    <w:rsid w:val="000E20FC"/>
    <w:rsid w:val="000E2E0A"/>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2465"/>
    <w:rsid w:val="00112ACD"/>
    <w:rsid w:val="00113D19"/>
    <w:rsid w:val="00114313"/>
    <w:rsid w:val="00115F7A"/>
    <w:rsid w:val="00117D60"/>
    <w:rsid w:val="00120A12"/>
    <w:rsid w:val="00123FA1"/>
    <w:rsid w:val="001244DA"/>
    <w:rsid w:val="001246A7"/>
    <w:rsid w:val="00125B9F"/>
    <w:rsid w:val="001266AA"/>
    <w:rsid w:val="00127642"/>
    <w:rsid w:val="001277C7"/>
    <w:rsid w:val="00130AFF"/>
    <w:rsid w:val="001319E8"/>
    <w:rsid w:val="00131B45"/>
    <w:rsid w:val="00134170"/>
    <w:rsid w:val="001353E7"/>
    <w:rsid w:val="00135602"/>
    <w:rsid w:val="00141995"/>
    <w:rsid w:val="001421BE"/>
    <w:rsid w:val="00144392"/>
    <w:rsid w:val="00144A03"/>
    <w:rsid w:val="00145ED1"/>
    <w:rsid w:val="00147FF0"/>
    <w:rsid w:val="00150163"/>
    <w:rsid w:val="00152069"/>
    <w:rsid w:val="00152290"/>
    <w:rsid w:val="00153B1E"/>
    <w:rsid w:val="00155314"/>
    <w:rsid w:val="001567FA"/>
    <w:rsid w:val="0015758E"/>
    <w:rsid w:val="00161A97"/>
    <w:rsid w:val="00163DB2"/>
    <w:rsid w:val="00165D8B"/>
    <w:rsid w:val="00166C2F"/>
    <w:rsid w:val="0017139A"/>
    <w:rsid w:val="0017302D"/>
    <w:rsid w:val="0017304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51E4"/>
    <w:rsid w:val="00237A24"/>
    <w:rsid w:val="0024157C"/>
    <w:rsid w:val="00241C0B"/>
    <w:rsid w:val="00242DDC"/>
    <w:rsid w:val="002430FB"/>
    <w:rsid w:val="00243DF9"/>
    <w:rsid w:val="00244043"/>
    <w:rsid w:val="0024409F"/>
    <w:rsid w:val="0024432C"/>
    <w:rsid w:val="002456A6"/>
    <w:rsid w:val="00245A4D"/>
    <w:rsid w:val="00252456"/>
    <w:rsid w:val="0025274C"/>
    <w:rsid w:val="00252976"/>
    <w:rsid w:val="00255001"/>
    <w:rsid w:val="00255605"/>
    <w:rsid w:val="002567F5"/>
    <w:rsid w:val="00256B8D"/>
    <w:rsid w:val="00256B9D"/>
    <w:rsid w:val="0025701A"/>
    <w:rsid w:val="002608F8"/>
    <w:rsid w:val="00260F19"/>
    <w:rsid w:val="00262394"/>
    <w:rsid w:val="00264711"/>
    <w:rsid w:val="00264E85"/>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769C"/>
    <w:rsid w:val="002A1093"/>
    <w:rsid w:val="002A13A8"/>
    <w:rsid w:val="002A2B1C"/>
    <w:rsid w:val="002A49A4"/>
    <w:rsid w:val="002A5926"/>
    <w:rsid w:val="002B0254"/>
    <w:rsid w:val="002B3DA0"/>
    <w:rsid w:val="002B7420"/>
    <w:rsid w:val="002B76D8"/>
    <w:rsid w:val="002B7D33"/>
    <w:rsid w:val="002C068A"/>
    <w:rsid w:val="002C4237"/>
    <w:rsid w:val="002C49D3"/>
    <w:rsid w:val="002C51D8"/>
    <w:rsid w:val="002C6505"/>
    <w:rsid w:val="002C6B46"/>
    <w:rsid w:val="002D0CA1"/>
    <w:rsid w:val="002D108F"/>
    <w:rsid w:val="002D1746"/>
    <w:rsid w:val="002D2429"/>
    <w:rsid w:val="002D2AE8"/>
    <w:rsid w:val="002D46C6"/>
    <w:rsid w:val="002D47B9"/>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5C4"/>
    <w:rsid w:val="00350CBF"/>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463C"/>
    <w:rsid w:val="003755D4"/>
    <w:rsid w:val="00376116"/>
    <w:rsid w:val="00376716"/>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D3C"/>
    <w:rsid w:val="003A246E"/>
    <w:rsid w:val="003A3661"/>
    <w:rsid w:val="003A4793"/>
    <w:rsid w:val="003A4ECF"/>
    <w:rsid w:val="003A5839"/>
    <w:rsid w:val="003A58CD"/>
    <w:rsid w:val="003A7554"/>
    <w:rsid w:val="003A7576"/>
    <w:rsid w:val="003A7AAE"/>
    <w:rsid w:val="003A7D54"/>
    <w:rsid w:val="003A7F59"/>
    <w:rsid w:val="003B3EB6"/>
    <w:rsid w:val="003B4C08"/>
    <w:rsid w:val="003B5439"/>
    <w:rsid w:val="003B553E"/>
    <w:rsid w:val="003B591F"/>
    <w:rsid w:val="003B5A54"/>
    <w:rsid w:val="003C0737"/>
    <w:rsid w:val="003C2F55"/>
    <w:rsid w:val="003C32E0"/>
    <w:rsid w:val="003C437F"/>
    <w:rsid w:val="003C44B9"/>
    <w:rsid w:val="003C4570"/>
    <w:rsid w:val="003C4E07"/>
    <w:rsid w:val="003C59B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28FD"/>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500C4"/>
    <w:rsid w:val="0045017A"/>
    <w:rsid w:val="00450AD5"/>
    <w:rsid w:val="00451CD6"/>
    <w:rsid w:val="00451EF4"/>
    <w:rsid w:val="00452534"/>
    <w:rsid w:val="0045267A"/>
    <w:rsid w:val="004526C2"/>
    <w:rsid w:val="004530B0"/>
    <w:rsid w:val="004547E8"/>
    <w:rsid w:val="00454D9A"/>
    <w:rsid w:val="00455BC1"/>
    <w:rsid w:val="00456CBD"/>
    <w:rsid w:val="0045723D"/>
    <w:rsid w:val="004575EC"/>
    <w:rsid w:val="00461394"/>
    <w:rsid w:val="00461F5B"/>
    <w:rsid w:val="0046247B"/>
    <w:rsid w:val="004626E4"/>
    <w:rsid w:val="00462C27"/>
    <w:rsid w:val="00465229"/>
    <w:rsid w:val="004655C8"/>
    <w:rsid w:val="00467029"/>
    <w:rsid w:val="004713F4"/>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C68"/>
    <w:rsid w:val="00531432"/>
    <w:rsid w:val="00531BAA"/>
    <w:rsid w:val="00532865"/>
    <w:rsid w:val="00533213"/>
    <w:rsid w:val="0053377A"/>
    <w:rsid w:val="0053588E"/>
    <w:rsid w:val="0053710C"/>
    <w:rsid w:val="0053787A"/>
    <w:rsid w:val="00541B31"/>
    <w:rsid w:val="00543745"/>
    <w:rsid w:val="005437E6"/>
    <w:rsid w:val="00543F01"/>
    <w:rsid w:val="00545E4C"/>
    <w:rsid w:val="00547A9B"/>
    <w:rsid w:val="0055088F"/>
    <w:rsid w:val="00551F5A"/>
    <w:rsid w:val="005538F7"/>
    <w:rsid w:val="00553CE3"/>
    <w:rsid w:val="00555E69"/>
    <w:rsid w:val="00555F62"/>
    <w:rsid w:val="005567D7"/>
    <w:rsid w:val="005577A4"/>
    <w:rsid w:val="00562CC3"/>
    <w:rsid w:val="00563381"/>
    <w:rsid w:val="00563AC6"/>
    <w:rsid w:val="00563E78"/>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D06"/>
    <w:rsid w:val="00591D9F"/>
    <w:rsid w:val="00592070"/>
    <w:rsid w:val="005924CF"/>
    <w:rsid w:val="00592C76"/>
    <w:rsid w:val="00593993"/>
    <w:rsid w:val="00595492"/>
    <w:rsid w:val="00595D68"/>
    <w:rsid w:val="005962FB"/>
    <w:rsid w:val="005A0E92"/>
    <w:rsid w:val="005A1376"/>
    <w:rsid w:val="005A1CD6"/>
    <w:rsid w:val="005A31AA"/>
    <w:rsid w:val="005A3635"/>
    <w:rsid w:val="005A3D16"/>
    <w:rsid w:val="005A74D3"/>
    <w:rsid w:val="005A74E0"/>
    <w:rsid w:val="005A7E36"/>
    <w:rsid w:val="005B0721"/>
    <w:rsid w:val="005B0843"/>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45B5"/>
    <w:rsid w:val="00601058"/>
    <w:rsid w:val="006027CF"/>
    <w:rsid w:val="006028D7"/>
    <w:rsid w:val="00602D68"/>
    <w:rsid w:val="0060369D"/>
    <w:rsid w:val="00603B59"/>
    <w:rsid w:val="006055EC"/>
    <w:rsid w:val="00606973"/>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315E"/>
    <w:rsid w:val="00633546"/>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60D72"/>
    <w:rsid w:val="0066117B"/>
    <w:rsid w:val="0066194A"/>
    <w:rsid w:val="00662571"/>
    <w:rsid w:val="006627C9"/>
    <w:rsid w:val="0066303D"/>
    <w:rsid w:val="00663919"/>
    <w:rsid w:val="006643E0"/>
    <w:rsid w:val="00665A4D"/>
    <w:rsid w:val="00665FC1"/>
    <w:rsid w:val="00667B4E"/>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F1C"/>
    <w:rsid w:val="006958F1"/>
    <w:rsid w:val="00696164"/>
    <w:rsid w:val="006A4400"/>
    <w:rsid w:val="006A4727"/>
    <w:rsid w:val="006A4D3D"/>
    <w:rsid w:val="006A611C"/>
    <w:rsid w:val="006A7914"/>
    <w:rsid w:val="006B06DD"/>
    <w:rsid w:val="006B2794"/>
    <w:rsid w:val="006B32F1"/>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923"/>
    <w:rsid w:val="006D5063"/>
    <w:rsid w:val="006D516F"/>
    <w:rsid w:val="006D5A1E"/>
    <w:rsid w:val="006D5E06"/>
    <w:rsid w:val="006D634C"/>
    <w:rsid w:val="006D72BE"/>
    <w:rsid w:val="006D7C1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7DE7"/>
    <w:rsid w:val="00700EFA"/>
    <w:rsid w:val="00703230"/>
    <w:rsid w:val="007043A0"/>
    <w:rsid w:val="0070506B"/>
    <w:rsid w:val="00705DAA"/>
    <w:rsid w:val="00706189"/>
    <w:rsid w:val="00707A07"/>
    <w:rsid w:val="00712143"/>
    <w:rsid w:val="0071278D"/>
    <w:rsid w:val="00712D7C"/>
    <w:rsid w:val="00712DB8"/>
    <w:rsid w:val="007154A4"/>
    <w:rsid w:val="007205D7"/>
    <w:rsid w:val="007207CD"/>
    <w:rsid w:val="007220A7"/>
    <w:rsid w:val="007220A9"/>
    <w:rsid w:val="007234E6"/>
    <w:rsid w:val="007237F4"/>
    <w:rsid w:val="00723955"/>
    <w:rsid w:val="0072479F"/>
    <w:rsid w:val="00725052"/>
    <w:rsid w:val="00726245"/>
    <w:rsid w:val="0072769A"/>
    <w:rsid w:val="00731541"/>
    <w:rsid w:val="007335D4"/>
    <w:rsid w:val="007338FF"/>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5FF"/>
    <w:rsid w:val="007548A0"/>
    <w:rsid w:val="00755494"/>
    <w:rsid w:val="00756969"/>
    <w:rsid w:val="00756ED0"/>
    <w:rsid w:val="007575E4"/>
    <w:rsid w:val="00757CE1"/>
    <w:rsid w:val="00757D34"/>
    <w:rsid w:val="007607F7"/>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7DB"/>
    <w:rsid w:val="007A685C"/>
    <w:rsid w:val="007A6F72"/>
    <w:rsid w:val="007A70CA"/>
    <w:rsid w:val="007A74C0"/>
    <w:rsid w:val="007A7AC9"/>
    <w:rsid w:val="007A7B85"/>
    <w:rsid w:val="007B0C47"/>
    <w:rsid w:val="007B1874"/>
    <w:rsid w:val="007B1F04"/>
    <w:rsid w:val="007B5484"/>
    <w:rsid w:val="007B5880"/>
    <w:rsid w:val="007B6856"/>
    <w:rsid w:val="007C1402"/>
    <w:rsid w:val="007C182E"/>
    <w:rsid w:val="007C1D23"/>
    <w:rsid w:val="007C2102"/>
    <w:rsid w:val="007C3FF5"/>
    <w:rsid w:val="007C4231"/>
    <w:rsid w:val="007C5B26"/>
    <w:rsid w:val="007C7304"/>
    <w:rsid w:val="007D0DB0"/>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21AF"/>
    <w:rsid w:val="007F394A"/>
    <w:rsid w:val="007F3C31"/>
    <w:rsid w:val="007F4B72"/>
    <w:rsid w:val="007F65B2"/>
    <w:rsid w:val="007F6EF0"/>
    <w:rsid w:val="007F77FD"/>
    <w:rsid w:val="00800A94"/>
    <w:rsid w:val="00802857"/>
    <w:rsid w:val="0080402C"/>
    <w:rsid w:val="00804B34"/>
    <w:rsid w:val="0080508D"/>
    <w:rsid w:val="0081100E"/>
    <w:rsid w:val="00812301"/>
    <w:rsid w:val="00812D49"/>
    <w:rsid w:val="0081325E"/>
    <w:rsid w:val="00813335"/>
    <w:rsid w:val="0081428D"/>
    <w:rsid w:val="0081646A"/>
    <w:rsid w:val="008177BA"/>
    <w:rsid w:val="0082156C"/>
    <w:rsid w:val="00823065"/>
    <w:rsid w:val="0082425E"/>
    <w:rsid w:val="0082470F"/>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5A8F"/>
    <w:rsid w:val="00836022"/>
    <w:rsid w:val="00840069"/>
    <w:rsid w:val="00842122"/>
    <w:rsid w:val="0084265A"/>
    <w:rsid w:val="0084599A"/>
    <w:rsid w:val="00847C86"/>
    <w:rsid w:val="00850335"/>
    <w:rsid w:val="00850B8C"/>
    <w:rsid w:val="00854115"/>
    <w:rsid w:val="008547EE"/>
    <w:rsid w:val="00854DA0"/>
    <w:rsid w:val="00855113"/>
    <w:rsid w:val="00855168"/>
    <w:rsid w:val="008563AF"/>
    <w:rsid w:val="008579A5"/>
    <w:rsid w:val="008609B5"/>
    <w:rsid w:val="00861C23"/>
    <w:rsid w:val="008632B5"/>
    <w:rsid w:val="008652F0"/>
    <w:rsid w:val="0086583C"/>
    <w:rsid w:val="00866C08"/>
    <w:rsid w:val="00867196"/>
    <w:rsid w:val="0086777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3097"/>
    <w:rsid w:val="008C352F"/>
    <w:rsid w:val="008C56E5"/>
    <w:rsid w:val="008C6569"/>
    <w:rsid w:val="008C6A4B"/>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66CE"/>
    <w:rsid w:val="008E6F4E"/>
    <w:rsid w:val="008E72C6"/>
    <w:rsid w:val="008F05CB"/>
    <w:rsid w:val="008F265F"/>
    <w:rsid w:val="008F454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311E"/>
    <w:rsid w:val="00933AE2"/>
    <w:rsid w:val="00933C43"/>
    <w:rsid w:val="00933C7A"/>
    <w:rsid w:val="00934864"/>
    <w:rsid w:val="009357B1"/>
    <w:rsid w:val="009367E5"/>
    <w:rsid w:val="00936E5B"/>
    <w:rsid w:val="00937188"/>
    <w:rsid w:val="0093763D"/>
    <w:rsid w:val="009403B2"/>
    <w:rsid w:val="00941326"/>
    <w:rsid w:val="00943E17"/>
    <w:rsid w:val="00945AA9"/>
    <w:rsid w:val="00950536"/>
    <w:rsid w:val="00950A6A"/>
    <w:rsid w:val="00950EBC"/>
    <w:rsid w:val="00951470"/>
    <w:rsid w:val="00951F88"/>
    <w:rsid w:val="009522D7"/>
    <w:rsid w:val="0095263A"/>
    <w:rsid w:val="00953409"/>
    <w:rsid w:val="00955C84"/>
    <w:rsid w:val="009564AA"/>
    <w:rsid w:val="00956A8D"/>
    <w:rsid w:val="00957E47"/>
    <w:rsid w:val="009604E9"/>
    <w:rsid w:val="0096129F"/>
    <w:rsid w:val="0096203F"/>
    <w:rsid w:val="00962439"/>
    <w:rsid w:val="009642CE"/>
    <w:rsid w:val="00966B8A"/>
    <w:rsid w:val="00967D95"/>
    <w:rsid w:val="0097134B"/>
    <w:rsid w:val="009722B3"/>
    <w:rsid w:val="009739A3"/>
    <w:rsid w:val="009744A3"/>
    <w:rsid w:val="00974EAD"/>
    <w:rsid w:val="00975041"/>
    <w:rsid w:val="00975576"/>
    <w:rsid w:val="009812FE"/>
    <w:rsid w:val="00981903"/>
    <w:rsid w:val="00981E19"/>
    <w:rsid w:val="0098345E"/>
    <w:rsid w:val="00985060"/>
    <w:rsid w:val="00985610"/>
    <w:rsid w:val="009857E7"/>
    <w:rsid w:val="00985AA5"/>
    <w:rsid w:val="0098635E"/>
    <w:rsid w:val="00986610"/>
    <w:rsid w:val="00986896"/>
    <w:rsid w:val="009878B4"/>
    <w:rsid w:val="00990816"/>
    <w:rsid w:val="00990D19"/>
    <w:rsid w:val="0099131A"/>
    <w:rsid w:val="0099455B"/>
    <w:rsid w:val="009950A7"/>
    <w:rsid w:val="0099521A"/>
    <w:rsid w:val="009968CD"/>
    <w:rsid w:val="009A043C"/>
    <w:rsid w:val="009A65B3"/>
    <w:rsid w:val="009A6643"/>
    <w:rsid w:val="009A756D"/>
    <w:rsid w:val="009B0C59"/>
    <w:rsid w:val="009B2ACE"/>
    <w:rsid w:val="009B2F65"/>
    <w:rsid w:val="009B4EBC"/>
    <w:rsid w:val="009B7B7F"/>
    <w:rsid w:val="009C0545"/>
    <w:rsid w:val="009C0A45"/>
    <w:rsid w:val="009C2F6D"/>
    <w:rsid w:val="009C7C7C"/>
    <w:rsid w:val="009D03C9"/>
    <w:rsid w:val="009D0C64"/>
    <w:rsid w:val="009D13EE"/>
    <w:rsid w:val="009D2985"/>
    <w:rsid w:val="009D3215"/>
    <w:rsid w:val="009D5E3E"/>
    <w:rsid w:val="009D6DC8"/>
    <w:rsid w:val="009E12EA"/>
    <w:rsid w:val="009E15B1"/>
    <w:rsid w:val="009E1D50"/>
    <w:rsid w:val="009E33C6"/>
    <w:rsid w:val="009E3D2E"/>
    <w:rsid w:val="009E4ADB"/>
    <w:rsid w:val="009E50FB"/>
    <w:rsid w:val="009E5FB2"/>
    <w:rsid w:val="009E6AC3"/>
    <w:rsid w:val="009E6CF9"/>
    <w:rsid w:val="009E7938"/>
    <w:rsid w:val="009E7E1D"/>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244EB"/>
    <w:rsid w:val="00A30CC1"/>
    <w:rsid w:val="00A30DE7"/>
    <w:rsid w:val="00A31404"/>
    <w:rsid w:val="00A3151C"/>
    <w:rsid w:val="00A31E78"/>
    <w:rsid w:val="00A32B13"/>
    <w:rsid w:val="00A33B4D"/>
    <w:rsid w:val="00A35B37"/>
    <w:rsid w:val="00A37C91"/>
    <w:rsid w:val="00A4257C"/>
    <w:rsid w:val="00A45DA7"/>
    <w:rsid w:val="00A4644B"/>
    <w:rsid w:val="00A51B06"/>
    <w:rsid w:val="00A51C05"/>
    <w:rsid w:val="00A51E1F"/>
    <w:rsid w:val="00A5407E"/>
    <w:rsid w:val="00A55779"/>
    <w:rsid w:val="00A5628C"/>
    <w:rsid w:val="00A57BB2"/>
    <w:rsid w:val="00A60448"/>
    <w:rsid w:val="00A61B75"/>
    <w:rsid w:val="00A62A43"/>
    <w:rsid w:val="00A640B9"/>
    <w:rsid w:val="00A64468"/>
    <w:rsid w:val="00A64478"/>
    <w:rsid w:val="00A64CC9"/>
    <w:rsid w:val="00A659F1"/>
    <w:rsid w:val="00A65B00"/>
    <w:rsid w:val="00A6651E"/>
    <w:rsid w:val="00A66618"/>
    <w:rsid w:val="00A66D8C"/>
    <w:rsid w:val="00A672B5"/>
    <w:rsid w:val="00A708F4"/>
    <w:rsid w:val="00A73BB4"/>
    <w:rsid w:val="00A74DAE"/>
    <w:rsid w:val="00A7500B"/>
    <w:rsid w:val="00A750CC"/>
    <w:rsid w:val="00A75261"/>
    <w:rsid w:val="00A76B5D"/>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A5F"/>
    <w:rsid w:val="00AB1DB0"/>
    <w:rsid w:val="00AB23C0"/>
    <w:rsid w:val="00AB3245"/>
    <w:rsid w:val="00AB41E5"/>
    <w:rsid w:val="00AB4E26"/>
    <w:rsid w:val="00AB4ECB"/>
    <w:rsid w:val="00AB63F4"/>
    <w:rsid w:val="00AB7E15"/>
    <w:rsid w:val="00AC114E"/>
    <w:rsid w:val="00AC1EC0"/>
    <w:rsid w:val="00AC3E21"/>
    <w:rsid w:val="00AC3F38"/>
    <w:rsid w:val="00AC4CCA"/>
    <w:rsid w:val="00AC4FE8"/>
    <w:rsid w:val="00AC5063"/>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62A5"/>
    <w:rsid w:val="00B2645C"/>
    <w:rsid w:val="00B2678D"/>
    <w:rsid w:val="00B2740E"/>
    <w:rsid w:val="00B27D5B"/>
    <w:rsid w:val="00B307A5"/>
    <w:rsid w:val="00B309D5"/>
    <w:rsid w:val="00B31930"/>
    <w:rsid w:val="00B336A9"/>
    <w:rsid w:val="00B33B0B"/>
    <w:rsid w:val="00B34713"/>
    <w:rsid w:val="00B34729"/>
    <w:rsid w:val="00B34C1B"/>
    <w:rsid w:val="00B35E0C"/>
    <w:rsid w:val="00B36FD1"/>
    <w:rsid w:val="00B41BA8"/>
    <w:rsid w:val="00B41F9C"/>
    <w:rsid w:val="00B42A94"/>
    <w:rsid w:val="00B43B3A"/>
    <w:rsid w:val="00B43F1F"/>
    <w:rsid w:val="00B446E5"/>
    <w:rsid w:val="00B44C92"/>
    <w:rsid w:val="00B44D16"/>
    <w:rsid w:val="00B46130"/>
    <w:rsid w:val="00B46EA1"/>
    <w:rsid w:val="00B51B9F"/>
    <w:rsid w:val="00B520E4"/>
    <w:rsid w:val="00B52C56"/>
    <w:rsid w:val="00B5567C"/>
    <w:rsid w:val="00B5582F"/>
    <w:rsid w:val="00B55A7F"/>
    <w:rsid w:val="00B567A0"/>
    <w:rsid w:val="00B57C1E"/>
    <w:rsid w:val="00B61A27"/>
    <w:rsid w:val="00B62FFF"/>
    <w:rsid w:val="00B63191"/>
    <w:rsid w:val="00B63686"/>
    <w:rsid w:val="00B64293"/>
    <w:rsid w:val="00B65401"/>
    <w:rsid w:val="00B663F2"/>
    <w:rsid w:val="00B66415"/>
    <w:rsid w:val="00B66781"/>
    <w:rsid w:val="00B705DE"/>
    <w:rsid w:val="00B70613"/>
    <w:rsid w:val="00B720D8"/>
    <w:rsid w:val="00B72F93"/>
    <w:rsid w:val="00B73E9A"/>
    <w:rsid w:val="00B7485F"/>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2023"/>
    <w:rsid w:val="00BD2409"/>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6678"/>
    <w:rsid w:val="00C27964"/>
    <w:rsid w:val="00C27CB9"/>
    <w:rsid w:val="00C27FBA"/>
    <w:rsid w:val="00C31C1B"/>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32EA"/>
    <w:rsid w:val="00C742B8"/>
    <w:rsid w:val="00C74A5A"/>
    <w:rsid w:val="00C75AFC"/>
    <w:rsid w:val="00C806B4"/>
    <w:rsid w:val="00C813B4"/>
    <w:rsid w:val="00C839AE"/>
    <w:rsid w:val="00C843C3"/>
    <w:rsid w:val="00C8502C"/>
    <w:rsid w:val="00C86281"/>
    <w:rsid w:val="00C86856"/>
    <w:rsid w:val="00C868B4"/>
    <w:rsid w:val="00C91462"/>
    <w:rsid w:val="00C9147B"/>
    <w:rsid w:val="00C91493"/>
    <w:rsid w:val="00C917D9"/>
    <w:rsid w:val="00C919EC"/>
    <w:rsid w:val="00C933AD"/>
    <w:rsid w:val="00C956B7"/>
    <w:rsid w:val="00C96674"/>
    <w:rsid w:val="00CA0CB3"/>
    <w:rsid w:val="00CA2FE1"/>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3ABE"/>
    <w:rsid w:val="00CF3D00"/>
    <w:rsid w:val="00CF4D8D"/>
    <w:rsid w:val="00CF5988"/>
    <w:rsid w:val="00CF5D11"/>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4AA2"/>
    <w:rsid w:val="00DA4BBA"/>
    <w:rsid w:val="00DA5839"/>
    <w:rsid w:val="00DA5DA2"/>
    <w:rsid w:val="00DA62EA"/>
    <w:rsid w:val="00DA7DE6"/>
    <w:rsid w:val="00DB2DD5"/>
    <w:rsid w:val="00DB3273"/>
    <w:rsid w:val="00DB36C6"/>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FB5"/>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F07"/>
    <w:rsid w:val="00E217BE"/>
    <w:rsid w:val="00E220ED"/>
    <w:rsid w:val="00E23557"/>
    <w:rsid w:val="00E23630"/>
    <w:rsid w:val="00E23F2C"/>
    <w:rsid w:val="00E25493"/>
    <w:rsid w:val="00E26775"/>
    <w:rsid w:val="00E2723E"/>
    <w:rsid w:val="00E2732D"/>
    <w:rsid w:val="00E329DB"/>
    <w:rsid w:val="00E344B1"/>
    <w:rsid w:val="00E356B3"/>
    <w:rsid w:val="00E36DB6"/>
    <w:rsid w:val="00E376F1"/>
    <w:rsid w:val="00E41EF9"/>
    <w:rsid w:val="00E42E2B"/>
    <w:rsid w:val="00E43187"/>
    <w:rsid w:val="00E43D30"/>
    <w:rsid w:val="00E46310"/>
    <w:rsid w:val="00E51389"/>
    <w:rsid w:val="00E51A56"/>
    <w:rsid w:val="00E52242"/>
    <w:rsid w:val="00E52F81"/>
    <w:rsid w:val="00E53221"/>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53EA"/>
    <w:rsid w:val="00E866FC"/>
    <w:rsid w:val="00E87981"/>
    <w:rsid w:val="00E90FF6"/>
    <w:rsid w:val="00E91AC6"/>
    <w:rsid w:val="00E92ABA"/>
    <w:rsid w:val="00E96700"/>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E26"/>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501"/>
    <w:rsid w:val="00F35F68"/>
    <w:rsid w:val="00F36253"/>
    <w:rsid w:val="00F370A4"/>
    <w:rsid w:val="00F37599"/>
    <w:rsid w:val="00F40500"/>
    <w:rsid w:val="00F4051E"/>
    <w:rsid w:val="00F4054D"/>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C15"/>
    <w:rsid w:val="00F66D2E"/>
    <w:rsid w:val="00F675BF"/>
    <w:rsid w:val="00F72022"/>
    <w:rsid w:val="00F73733"/>
    <w:rsid w:val="00F76229"/>
    <w:rsid w:val="00F768B0"/>
    <w:rsid w:val="00F77EB7"/>
    <w:rsid w:val="00F80857"/>
    <w:rsid w:val="00F80A44"/>
    <w:rsid w:val="00F80E05"/>
    <w:rsid w:val="00F81349"/>
    <w:rsid w:val="00F82694"/>
    <w:rsid w:val="00F83150"/>
    <w:rsid w:val="00F8375E"/>
    <w:rsid w:val="00F83803"/>
    <w:rsid w:val="00F84AD7"/>
    <w:rsid w:val="00F84C14"/>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6A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559"/>
    <w:rsid w:val="00FD029F"/>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16C8F"/>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ssn.net.cn/cssn/front/listpage.js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290B2-403D-4891-8A73-08766B5E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8062</TotalTime>
  <Pages>79</Pages>
  <Words>10269</Words>
  <Characters>58534</Characters>
  <Application>Microsoft Office Word</Application>
  <DocSecurity>0</DocSecurity>
  <Lines>487</Lines>
  <Paragraphs>137</Paragraphs>
  <ScaleCrop>false</ScaleCrop>
  <Company/>
  <LinksUpToDate>false</LinksUpToDate>
  <CharactersWithSpaces>68666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620</cp:revision>
  <dcterms:created xsi:type="dcterms:W3CDTF">2020-03-20T12:42:00Z</dcterms:created>
  <dcterms:modified xsi:type="dcterms:W3CDTF">2020-04-03T17:38:00Z</dcterms:modified>
</cp:coreProperties>
</file>