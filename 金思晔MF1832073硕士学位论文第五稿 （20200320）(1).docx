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1039422307"/>
    <w:bookmarkStart w:id="1" w:name="_1372011466"/>
    <w:bookmarkStart w:id="2" w:name="_Toc187122266"/>
    <w:bookmarkStart w:id="3" w:name="_Toc5877165"/>
    <w:bookmarkEnd w:id="0"/>
    <w:bookmarkEnd w:id="1"/>
    <w:p w14:paraId="7985947B" w14:textId="77777777" w:rsidR="00543F01" w:rsidRDefault="00543F01" w:rsidP="00543F01">
      <w:pPr>
        <w:widowControl/>
        <w:autoSpaceDE w:val="0"/>
        <w:autoSpaceDN w:val="0"/>
        <w:jc w:val="center"/>
        <w:textAlignment w:val="bottom"/>
      </w:pPr>
      <w:r>
        <w:rPr>
          <w:b/>
          <w:sz w:val="52"/>
        </w:rPr>
        <w:object w:dxaOrig="1110" w:dyaOrig="1248" w14:anchorId="6D1844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56pt;height:64pt;mso-position-horizontal-relative:page;mso-position-vertical-relative:page" o:ole="" fillcolor="#6d6d6d">
            <v:imagedata r:id="rId8" o:title=""/>
          </v:shape>
          <o:OLEObject Type="Embed" ProgID="Word.Picture.8" ShapeID="对象 1" DrawAspect="Content" ObjectID="_1647598712" r:id="rId9"/>
        </w:object>
      </w:r>
    </w:p>
    <w:bookmarkStart w:id="4" w:name="_1039422180"/>
    <w:bookmarkStart w:id="5" w:name="_1039426394"/>
    <w:bookmarkStart w:id="6" w:name="_1372054822"/>
    <w:bookmarkEnd w:id="4"/>
    <w:bookmarkEnd w:id="5"/>
    <w:bookmarkEnd w:id="6"/>
    <w:p w14:paraId="149E22A1" w14:textId="77777777" w:rsidR="00543F01" w:rsidRDefault="00543F01" w:rsidP="00543F01">
      <w:pPr>
        <w:framePr w:hSpace="180" w:wrap="around" w:vAnchor="text" w:hAnchor="page" w:x="4141" w:y="151"/>
      </w:pPr>
      <w:r>
        <w:rPr>
          <w:rFonts w:ascii="仿宋体" w:eastAsia="仿宋体"/>
        </w:rPr>
        <w:object w:dxaOrig="4651" w:dyaOrig="1200" w14:anchorId="56FE6C17">
          <v:shape id="对象 2" o:spid="_x0000_i1026" type="#_x0000_t75" style="width:190pt;height:60pt;mso-position-horizontal-relative:page;mso-position-vertical-relative:page" o:ole="" fillcolor="#6d6d6d">
            <v:imagedata r:id="rId10" o:title=""/>
          </v:shape>
          <o:OLEObject Type="Embed" ProgID="Word.Picture.8" ShapeID="对象 2" DrawAspect="Content" ObjectID="_1647598713" r:id="rId11"/>
        </w:object>
      </w:r>
    </w:p>
    <w:p w14:paraId="11A33C5A" w14:textId="77777777" w:rsidR="00543F01" w:rsidRPr="0093231B" w:rsidRDefault="00543F01" w:rsidP="00543F01">
      <w:pPr>
        <w:widowControl/>
        <w:autoSpaceDE w:val="0"/>
        <w:autoSpaceDN w:val="0"/>
        <w:textAlignment w:val="bottom"/>
        <w:rPr>
          <w:rFonts w:ascii="STKaiti" w:eastAsia="STKaiti" w:hAnsi="STKaiti"/>
        </w:rPr>
      </w:pPr>
    </w:p>
    <w:p w14:paraId="3E4F1592" w14:textId="77777777" w:rsidR="00543F01" w:rsidRDefault="00543F01" w:rsidP="00543F01">
      <w:pPr>
        <w:rPr>
          <w:b/>
          <w:sz w:val="52"/>
        </w:rPr>
      </w:pPr>
      <w:r>
        <w:rPr>
          <w:rFonts w:ascii="Arial"/>
        </w:rPr>
        <w:tab/>
      </w:r>
      <w:r>
        <w:rPr>
          <w:rFonts w:ascii="Arial"/>
        </w:rPr>
        <w:tab/>
      </w:r>
      <w:r>
        <w:rPr>
          <w:rFonts w:ascii="Arial"/>
        </w:rPr>
        <w:tab/>
      </w:r>
      <w:r>
        <w:rPr>
          <w:rFonts w:ascii="Arial"/>
        </w:rPr>
        <w:tab/>
      </w:r>
    </w:p>
    <w:p w14:paraId="7AFB69D0" w14:textId="77777777" w:rsidR="00543F01" w:rsidRDefault="00543F01" w:rsidP="00543F01">
      <w:pPr>
        <w:rPr>
          <w:b/>
          <w:sz w:val="52"/>
        </w:rPr>
      </w:pPr>
    </w:p>
    <w:p w14:paraId="1A17405C" w14:textId="534E41D3" w:rsidR="00543F01" w:rsidRPr="0093231B" w:rsidRDefault="00543F01" w:rsidP="0093231B">
      <w:pPr>
        <w:jc w:val="center"/>
        <w:rPr>
          <w:rFonts w:ascii="STKaiti" w:eastAsia="STKaiti" w:hAnsi="STKaiti"/>
          <w:b/>
          <w:sz w:val="52"/>
        </w:rPr>
      </w:pPr>
      <w:proofErr w:type="gramStart"/>
      <w:r w:rsidRPr="0093231B">
        <w:rPr>
          <w:rFonts w:ascii="STKaiti" w:eastAsia="STKaiti" w:hAnsi="STKaiti" w:hint="eastAsia"/>
          <w:b/>
          <w:sz w:val="52"/>
        </w:rPr>
        <w:t>研</w:t>
      </w:r>
      <w:proofErr w:type="gramEnd"/>
      <w:r w:rsidRPr="0093231B">
        <w:rPr>
          <w:rFonts w:ascii="STKaiti" w:eastAsia="STKaiti" w:hAnsi="STKaiti" w:hint="eastAsia"/>
          <w:b/>
          <w:sz w:val="52"/>
        </w:rPr>
        <w:t xml:space="preserve"> 究 生 毕 业 论 文</w:t>
      </w:r>
    </w:p>
    <w:p w14:paraId="674E0A68" w14:textId="77777777" w:rsidR="004A4F57" w:rsidRDefault="004A4F57" w:rsidP="004A4F57">
      <w:pPr>
        <w:jc w:val="center"/>
        <w:rPr>
          <w:rFonts w:eastAsia="楷体_GB2312"/>
          <w:b/>
          <w:sz w:val="52"/>
        </w:rPr>
      </w:pPr>
      <w:bookmarkStart w:id="7" w:name="_Toc72055958"/>
      <w:bookmarkStart w:id="8" w:name="_Toc98909599"/>
      <w:bookmarkStart w:id="9" w:name="_Toc98910232"/>
      <w:bookmarkStart w:id="10" w:name="_Toc98994741"/>
      <w:bookmarkStart w:id="11" w:name="_Toc99618943"/>
      <w:bookmarkStart w:id="12" w:name="_Toc99619530"/>
      <w:bookmarkStart w:id="13" w:name="_Toc99767661"/>
      <w:bookmarkStart w:id="14" w:name="_Toc99977699"/>
      <w:bookmarkStart w:id="15" w:name="_Toc103965310"/>
      <w:bookmarkStart w:id="16" w:name="_Toc103965440"/>
      <w:bookmarkStart w:id="17" w:name="_Toc103965710"/>
      <w:bookmarkStart w:id="18" w:name="_Toc187761917"/>
      <w:r>
        <w:rPr>
          <w:rFonts w:ascii="STKaiti" w:eastAsia="STKaiti" w:hAnsi="STKaiti" w:hint="eastAsia"/>
          <w:b/>
          <w:sz w:val="52"/>
        </w:rPr>
        <w:t>（申请工程硕士学位）</w:t>
      </w:r>
      <w:bookmarkEnd w:id="7"/>
      <w:bookmarkEnd w:id="8"/>
      <w:bookmarkEnd w:id="9"/>
      <w:bookmarkEnd w:id="10"/>
      <w:bookmarkEnd w:id="11"/>
      <w:bookmarkEnd w:id="12"/>
      <w:bookmarkEnd w:id="13"/>
      <w:bookmarkEnd w:id="14"/>
      <w:bookmarkEnd w:id="15"/>
      <w:bookmarkEnd w:id="16"/>
      <w:bookmarkEnd w:id="17"/>
      <w:bookmarkEnd w:id="18"/>
    </w:p>
    <w:p w14:paraId="3F603B32" w14:textId="4FE45F73" w:rsidR="00543F01" w:rsidRPr="00DF52BC" w:rsidRDefault="00543F01" w:rsidP="00543F01">
      <w:pPr>
        <w:ind w:left="1080"/>
        <w:rPr>
          <w:rFonts w:ascii="宋体" w:eastAsia="宋体" w:hAnsi="宋体"/>
          <w:b/>
          <w:spacing w:val="20"/>
          <w:sz w:val="24"/>
        </w:rPr>
      </w:pPr>
    </w:p>
    <w:p w14:paraId="072E9EC4" w14:textId="135CA2A1" w:rsidR="00DF52BC" w:rsidRPr="00DF52BC" w:rsidRDefault="00DF52BC" w:rsidP="00543F01">
      <w:pPr>
        <w:ind w:left="1080"/>
        <w:rPr>
          <w:rFonts w:ascii="宋体" w:eastAsia="宋体" w:hAnsi="宋体"/>
          <w:b/>
          <w:spacing w:val="20"/>
          <w:sz w:val="24"/>
        </w:rPr>
      </w:pPr>
    </w:p>
    <w:p w14:paraId="63D7C4E4" w14:textId="69CAFB45" w:rsidR="00DF52BC" w:rsidRPr="00DF52BC" w:rsidRDefault="00DF52BC" w:rsidP="00543F01">
      <w:pPr>
        <w:ind w:left="1080"/>
        <w:rPr>
          <w:rFonts w:ascii="宋体" w:eastAsia="宋体" w:hAnsi="宋体"/>
          <w:b/>
          <w:spacing w:val="20"/>
          <w:sz w:val="24"/>
        </w:rPr>
      </w:pPr>
    </w:p>
    <w:p w14:paraId="2B167E41" w14:textId="7346D2AE" w:rsidR="00DF52BC" w:rsidRPr="00DF52BC" w:rsidRDefault="00DF52BC" w:rsidP="00543F01">
      <w:pPr>
        <w:ind w:left="1080"/>
        <w:rPr>
          <w:rFonts w:ascii="宋体" w:eastAsia="宋体" w:hAnsi="宋体"/>
          <w:b/>
          <w:spacing w:val="20"/>
          <w:sz w:val="24"/>
        </w:rPr>
      </w:pPr>
    </w:p>
    <w:p w14:paraId="7F0D5EC2" w14:textId="49B167F7" w:rsidR="00DF52BC" w:rsidRPr="00DF52BC" w:rsidRDefault="00DF52BC" w:rsidP="00543F01">
      <w:pPr>
        <w:ind w:left="1080"/>
        <w:rPr>
          <w:rFonts w:ascii="宋体" w:eastAsia="宋体" w:hAnsi="宋体"/>
          <w:b/>
          <w:spacing w:val="20"/>
          <w:sz w:val="24"/>
        </w:rPr>
      </w:pPr>
    </w:p>
    <w:p w14:paraId="35EE463F" w14:textId="77777777" w:rsidR="00DF52BC" w:rsidRPr="00DF52BC" w:rsidRDefault="00DF52BC" w:rsidP="00543F01">
      <w:pPr>
        <w:ind w:left="1080"/>
        <w:rPr>
          <w:rFonts w:ascii="宋体" w:eastAsia="宋体" w:hAnsi="宋体"/>
          <w:b/>
          <w:spacing w:val="20"/>
          <w:sz w:val="24"/>
        </w:rPr>
      </w:pPr>
    </w:p>
    <w:tbl>
      <w:tblPr>
        <w:tblW w:w="0" w:type="dxa"/>
        <w:jc w:val="center"/>
        <w:tblLayout w:type="fixed"/>
        <w:tblLook w:val="0000" w:firstRow="0" w:lastRow="0" w:firstColumn="0" w:lastColumn="0" w:noHBand="0" w:noVBand="0"/>
      </w:tblPr>
      <w:tblGrid>
        <w:gridCol w:w="2599"/>
        <w:gridCol w:w="5268"/>
      </w:tblGrid>
      <w:tr w:rsidR="00543F01" w14:paraId="21EEBE1B" w14:textId="77777777" w:rsidTr="00391A25">
        <w:trPr>
          <w:jc w:val="center"/>
        </w:trPr>
        <w:tc>
          <w:tcPr>
            <w:tcW w:w="2599" w:type="dxa"/>
            <w:vAlign w:val="center"/>
          </w:tcPr>
          <w:p w14:paraId="69CBC3DB"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论文题目</w:t>
            </w:r>
          </w:p>
        </w:tc>
        <w:tc>
          <w:tcPr>
            <w:tcW w:w="5268" w:type="dxa"/>
            <w:vAlign w:val="center"/>
          </w:tcPr>
          <w:p w14:paraId="3FF12A40" w14:textId="3FE6E7EB" w:rsidR="00543F01" w:rsidRPr="00DF52BC" w:rsidRDefault="00543F01" w:rsidP="00D549A2">
            <w:pPr>
              <w:ind w:left="1" w:firstLineChars="150" w:firstLine="315"/>
              <w:rPr>
                <w:rFonts w:ascii="STKaiti" w:eastAsia="STKaiti" w:hAnsi="STKaiti"/>
                <w:sz w:val="32"/>
              </w:rPr>
            </w:pPr>
            <w:r w:rsidRPr="00DF52BC">
              <w:rPr>
                <w:rFonts w:ascii="STKaiti" w:eastAsia="STKaiti" w:hAnsi="STKaiti"/>
                <w:noProof/>
              </w:rPr>
              <mc:AlternateContent>
                <mc:Choice Requires="wps">
                  <w:drawing>
                    <wp:anchor distT="4294967295" distB="4294967295" distL="114300" distR="114300" simplePos="0" relativeHeight="251654144" behindDoc="0" locked="0" layoutInCell="1" allowOverlap="1" wp14:anchorId="1F151AD3" wp14:editId="31D1CF89">
                      <wp:simplePos x="0" y="0"/>
                      <wp:positionH relativeFrom="column">
                        <wp:posOffset>-57785</wp:posOffset>
                      </wp:positionH>
                      <wp:positionV relativeFrom="paragraph">
                        <wp:posOffset>322579</wp:posOffset>
                      </wp:positionV>
                      <wp:extent cx="3200400"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643020A" id="直接连接符 9" o:spid="_x0000_s1026" style="position:absolute;left:0;text-align:left;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4pt" to="247.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"/>
                  </w:pict>
                </mc:Fallback>
              </mc:AlternateContent>
            </w:r>
            <w:r w:rsidR="009C7C7C" w:rsidRPr="00DF52BC">
              <w:rPr>
                <w:rFonts w:ascii="STKaiti" w:eastAsia="STKaiti" w:hAnsi="STKaiti" w:hint="eastAsia"/>
                <w:sz w:val="32"/>
              </w:rPr>
              <w:t>履约超时管理平台</w:t>
            </w:r>
            <w:r w:rsidR="00DF52BC" w:rsidRPr="00DF52BC">
              <w:rPr>
                <w:rFonts w:ascii="STKaiti" w:eastAsia="STKaiti" w:hAnsi="STKaiti" w:hint="eastAsia"/>
                <w:sz w:val="32"/>
              </w:rPr>
              <w:t>的</w:t>
            </w:r>
            <w:r w:rsidR="00DF52BC" w:rsidRPr="00DF52BC">
              <w:rPr>
                <w:rFonts w:ascii="STKaiti" w:eastAsia="STKaiti" w:hAnsi="STKaiti"/>
                <w:noProof/>
              </w:rPr>
              <mc:AlternateContent>
                <mc:Choice Requires="wps">
                  <w:drawing>
                    <wp:anchor distT="4294967295" distB="4294967295" distL="114300" distR="114300" simplePos="0" relativeHeight="251661312" behindDoc="0" locked="0" layoutInCell="1" allowOverlap="1" wp14:anchorId="29B07D22" wp14:editId="72BD5A4A">
                      <wp:simplePos x="0" y="0"/>
                      <wp:positionH relativeFrom="column">
                        <wp:posOffset>-57785</wp:posOffset>
                      </wp:positionH>
                      <wp:positionV relativeFrom="paragraph">
                        <wp:posOffset>325754</wp:posOffset>
                      </wp:positionV>
                      <wp:extent cx="3200400" cy="0"/>
                      <wp:effectExtent l="0" t="0" r="0" b="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57329" id="直接连接符 6"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65pt" to="247.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"/>
                  </w:pict>
                </mc:Fallback>
              </mc:AlternateContent>
            </w:r>
            <w:r w:rsidR="00DF52BC" w:rsidRPr="00DF52BC">
              <w:rPr>
                <w:rFonts w:ascii="STKaiti" w:eastAsia="STKaiti" w:hAnsi="STKaiti" w:hint="eastAsia"/>
                <w:sz w:val="32"/>
              </w:rPr>
              <w:t>设计与实现</w:t>
            </w:r>
          </w:p>
        </w:tc>
      </w:tr>
      <w:tr w:rsidR="00543F01" w14:paraId="1087C0DC" w14:textId="77777777" w:rsidTr="00391A25">
        <w:trPr>
          <w:jc w:val="center"/>
        </w:trPr>
        <w:tc>
          <w:tcPr>
            <w:tcW w:w="2599" w:type="dxa"/>
            <w:vAlign w:val="center"/>
          </w:tcPr>
          <w:p w14:paraId="5EFFD804"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作者姓名</w:t>
            </w:r>
          </w:p>
        </w:tc>
        <w:tc>
          <w:tcPr>
            <w:tcW w:w="5268" w:type="dxa"/>
            <w:vAlign w:val="center"/>
          </w:tcPr>
          <w:p w14:paraId="180EF2DD" w14:textId="235A3115" w:rsidR="00543F01" w:rsidRPr="00DF52BC" w:rsidRDefault="00543F01" w:rsidP="00391A25">
            <w:pPr>
              <w:ind w:left="1"/>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6192" behindDoc="0" locked="0" layoutInCell="1" allowOverlap="1" wp14:anchorId="722BDFDD" wp14:editId="5B7BC168">
                      <wp:simplePos x="0" y="0"/>
                      <wp:positionH relativeFrom="column">
                        <wp:posOffset>-57785</wp:posOffset>
                      </wp:positionH>
                      <wp:positionV relativeFrom="paragraph">
                        <wp:posOffset>310514</wp:posOffset>
                      </wp:positionV>
                      <wp:extent cx="3200400"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7794E2F" id="直接连接符 5"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45pt" to="247.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"/>
                  </w:pict>
                </mc:Fallback>
              </mc:AlternateContent>
            </w:r>
            <w:r w:rsidR="00C44721" w:rsidRPr="00DF52BC">
              <w:rPr>
                <w:rFonts w:ascii="STKaiti" w:eastAsia="STKaiti" w:hAnsi="STKaiti" w:hint="eastAsia"/>
                <w:sz w:val="32"/>
              </w:rPr>
              <w:t>金思晔</w:t>
            </w:r>
            <w:r w:rsidR="00C44721" w:rsidRPr="00DF52BC">
              <w:rPr>
                <w:rFonts w:ascii="STKaiti" w:eastAsia="STKaiti" w:hAnsi="STKaiti"/>
                <w:b/>
                <w:sz w:val="24"/>
              </w:rPr>
              <w:t xml:space="preserve"> </w:t>
            </w:r>
          </w:p>
        </w:tc>
      </w:tr>
      <w:tr w:rsidR="00543F01" w14:paraId="79828C32" w14:textId="77777777" w:rsidTr="00391A25">
        <w:trPr>
          <w:jc w:val="center"/>
        </w:trPr>
        <w:tc>
          <w:tcPr>
            <w:tcW w:w="2599" w:type="dxa"/>
            <w:vAlign w:val="center"/>
          </w:tcPr>
          <w:p w14:paraId="42FE70B8" w14:textId="5D840CE4" w:rsidR="00543F01" w:rsidRPr="0093231B" w:rsidRDefault="0093231B" w:rsidP="00391A25">
            <w:pPr>
              <w:ind w:left="1" w:hanging="1"/>
              <w:rPr>
                <w:rFonts w:ascii="STKaiti" w:eastAsia="STKaiti" w:hAnsi="STKaiti"/>
                <w:b/>
                <w:sz w:val="24"/>
              </w:rPr>
            </w:pPr>
            <w:r w:rsidRPr="00BB2217">
              <w:rPr>
                <w:rFonts w:ascii="Arial" w:eastAsia="STKaiti" w:hAnsi="Arial" w:cs="Arial"/>
                <w:b/>
                <w:spacing w:val="-44"/>
                <w:sz w:val="32"/>
              </w:rPr>
              <w:t>学科、专业名</w:t>
            </w:r>
            <w:r w:rsidRPr="00BB2217">
              <w:rPr>
                <w:rFonts w:ascii="Arial" w:eastAsia="STKaiti" w:hAnsi="Arial" w:cs="Arial"/>
                <w:b/>
                <w:spacing w:val="-6"/>
                <w:sz w:val="32"/>
              </w:rPr>
              <w:t>称</w:t>
            </w:r>
          </w:p>
        </w:tc>
        <w:tc>
          <w:tcPr>
            <w:tcW w:w="5268" w:type="dxa"/>
            <w:vAlign w:val="center"/>
          </w:tcPr>
          <w:p w14:paraId="3637108C" w14:textId="28D17327" w:rsidR="00543F01" w:rsidRPr="00DF52BC" w:rsidRDefault="00543F01" w:rsidP="00391A25">
            <w:pPr>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7216" behindDoc="0" locked="0" layoutInCell="1" allowOverlap="1" wp14:anchorId="183803AB" wp14:editId="35B7A9C5">
                      <wp:simplePos x="0" y="0"/>
                      <wp:positionH relativeFrom="column">
                        <wp:posOffset>-57785</wp:posOffset>
                      </wp:positionH>
                      <wp:positionV relativeFrom="paragraph">
                        <wp:posOffset>317499</wp:posOffset>
                      </wp:positionV>
                      <wp:extent cx="3200400"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C0953F4" id="直接连接符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pt" to="247.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"/>
                  </w:pict>
                </mc:Fallback>
              </mc:AlternateContent>
            </w:r>
            <w:r w:rsidRPr="00DF52BC">
              <w:rPr>
                <w:rFonts w:ascii="STKaiti" w:eastAsia="STKaiti" w:hAnsi="STKaiti" w:hint="eastAsia"/>
                <w:sz w:val="32"/>
              </w:rPr>
              <w:t>工程硕士(软件</w:t>
            </w:r>
            <w:r w:rsidRPr="00DF52BC">
              <w:rPr>
                <w:rFonts w:ascii="STKaiti" w:eastAsia="STKaiti" w:hAnsi="STKaiti"/>
                <w:sz w:val="32"/>
              </w:rPr>
              <w:t>工程</w:t>
            </w:r>
            <w:r w:rsidRPr="00DF52BC">
              <w:rPr>
                <w:rFonts w:ascii="STKaiti" w:eastAsia="STKaiti" w:hAnsi="STKaiti" w:hint="eastAsia"/>
                <w:sz w:val="32"/>
              </w:rPr>
              <w:t>方向)</w:t>
            </w:r>
          </w:p>
        </w:tc>
      </w:tr>
      <w:tr w:rsidR="00543F01" w14:paraId="3377B8AA" w14:textId="77777777" w:rsidTr="00391A25">
        <w:trPr>
          <w:jc w:val="center"/>
        </w:trPr>
        <w:tc>
          <w:tcPr>
            <w:tcW w:w="2599" w:type="dxa"/>
            <w:vAlign w:val="center"/>
          </w:tcPr>
          <w:p w14:paraId="204942FE"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研究方向</w:t>
            </w:r>
          </w:p>
        </w:tc>
        <w:tc>
          <w:tcPr>
            <w:tcW w:w="5268" w:type="dxa"/>
            <w:vAlign w:val="center"/>
          </w:tcPr>
          <w:p w14:paraId="359BC23F" w14:textId="536C21F3" w:rsidR="00543F01" w:rsidRPr="00DF52BC" w:rsidRDefault="00543F01" w:rsidP="00391A25">
            <w:pPr>
              <w:ind w:left="1"/>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8240" behindDoc="0" locked="0" layoutInCell="1" allowOverlap="1" wp14:anchorId="37F17DA1" wp14:editId="61F8AF20">
                      <wp:simplePos x="0" y="0"/>
                      <wp:positionH relativeFrom="column">
                        <wp:posOffset>-57785</wp:posOffset>
                      </wp:positionH>
                      <wp:positionV relativeFrom="paragraph">
                        <wp:posOffset>316229</wp:posOffset>
                      </wp:positionV>
                      <wp:extent cx="3200400"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B91459" id="直接连接符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9pt" to="247.4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"/>
                  </w:pict>
                </mc:Fallback>
              </mc:AlternateContent>
            </w:r>
            <w:r w:rsidRPr="00DF52BC">
              <w:rPr>
                <w:rFonts w:ascii="STKaiti" w:eastAsia="STKaiti" w:hAnsi="STKaiti" w:hint="eastAsia"/>
                <w:sz w:val="32"/>
              </w:rPr>
              <w:t>软件工程</w:t>
            </w:r>
          </w:p>
        </w:tc>
      </w:tr>
      <w:tr w:rsidR="00543F01" w14:paraId="3384F297" w14:textId="77777777" w:rsidTr="00391A25">
        <w:trPr>
          <w:jc w:val="center"/>
        </w:trPr>
        <w:tc>
          <w:tcPr>
            <w:tcW w:w="2599" w:type="dxa"/>
            <w:vAlign w:val="center"/>
          </w:tcPr>
          <w:p w14:paraId="12F41A11"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指导教师</w:t>
            </w:r>
          </w:p>
        </w:tc>
        <w:tc>
          <w:tcPr>
            <w:tcW w:w="5268" w:type="dxa"/>
            <w:vAlign w:val="center"/>
          </w:tcPr>
          <w:p w14:paraId="3998BC84" w14:textId="072C7670" w:rsidR="00543F01" w:rsidRPr="00DF52BC" w:rsidRDefault="00C44721" w:rsidP="00391A25">
            <w:pPr>
              <w:ind w:left="1"/>
              <w:jc w:val="center"/>
              <w:rPr>
                <w:rFonts w:ascii="STKaiti" w:eastAsia="STKaiti" w:hAnsi="STKaiti"/>
                <w:sz w:val="32"/>
              </w:rPr>
            </w:pPr>
            <w:r w:rsidRPr="00DF52BC">
              <w:rPr>
                <w:rFonts w:ascii="STKaiti" w:eastAsia="STKaiti" w:hAnsi="STKaiti" w:hint="eastAsia"/>
                <w:sz w:val="32"/>
              </w:rPr>
              <w:t>王金庆</w:t>
            </w:r>
            <w:r w:rsidR="00543F01" w:rsidRPr="00DF52BC">
              <w:rPr>
                <w:rFonts w:ascii="STKaiti" w:eastAsia="STKaiti" w:hAnsi="STKaiti"/>
                <w:noProof/>
              </w:rPr>
              <mc:AlternateContent>
                <mc:Choice Requires="wps">
                  <w:drawing>
                    <wp:anchor distT="4294967295" distB="4294967295" distL="114300" distR="114300" simplePos="0" relativeHeight="251659264" behindDoc="0" locked="0" layoutInCell="1" allowOverlap="1" wp14:anchorId="466D6068" wp14:editId="1C63402F">
                      <wp:simplePos x="0" y="0"/>
                      <wp:positionH relativeFrom="column">
                        <wp:posOffset>-66040</wp:posOffset>
                      </wp:positionH>
                      <wp:positionV relativeFrom="paragraph">
                        <wp:posOffset>323214</wp:posOffset>
                      </wp:positionV>
                      <wp:extent cx="3200400" cy="0"/>
                      <wp:effectExtent l="0" t="0" r="0" b="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6E3E25" id="直接连接符 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pt,25.45pt" to="246.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"/>
                  </w:pict>
                </mc:Fallback>
              </mc:AlternateContent>
            </w:r>
            <w:r w:rsidRPr="00DF52BC">
              <w:rPr>
                <w:rFonts w:ascii="STKaiti" w:eastAsia="STKaiti" w:hAnsi="STKaiti"/>
                <w:sz w:val="32"/>
              </w:rPr>
              <w:t xml:space="preserve"> </w:t>
            </w:r>
            <w:r w:rsidRPr="00DF52BC">
              <w:rPr>
                <w:rFonts w:ascii="STKaiti" w:eastAsia="STKaiti" w:hAnsi="STKaiti" w:hint="eastAsia"/>
                <w:sz w:val="32"/>
              </w:rPr>
              <w:t>高级工程师</w:t>
            </w:r>
          </w:p>
        </w:tc>
      </w:tr>
    </w:tbl>
    <w:p w14:paraId="0E5B4E25" w14:textId="77777777" w:rsidR="00543F01" w:rsidRPr="00DF52BC" w:rsidRDefault="00543F01" w:rsidP="00543F01">
      <w:pPr>
        <w:rPr>
          <w:rFonts w:ascii="宋体" w:eastAsia="宋体" w:hAnsi="宋体"/>
          <w:sz w:val="24"/>
        </w:rPr>
      </w:pPr>
    </w:p>
    <w:p w14:paraId="5FD19943" w14:textId="77777777" w:rsidR="00543F01" w:rsidRPr="00DF52BC" w:rsidRDefault="00543F01" w:rsidP="00543F01">
      <w:pPr>
        <w:rPr>
          <w:rFonts w:ascii="宋体" w:eastAsia="宋体" w:hAnsi="宋体"/>
          <w:sz w:val="24"/>
        </w:rPr>
      </w:pPr>
    </w:p>
    <w:p w14:paraId="7A9CF60A" w14:textId="1767CF6B" w:rsidR="00543F01" w:rsidRDefault="00543F01" w:rsidP="00543F01">
      <w:pPr>
        <w:rPr>
          <w:rFonts w:ascii="宋体" w:eastAsia="宋体" w:hAnsi="宋体"/>
          <w:sz w:val="24"/>
        </w:rPr>
      </w:pPr>
    </w:p>
    <w:p w14:paraId="048CECCE" w14:textId="77777777" w:rsidR="00DF52BC" w:rsidRPr="00DF52BC" w:rsidRDefault="00DF52BC" w:rsidP="00543F01">
      <w:pPr>
        <w:rPr>
          <w:rFonts w:ascii="宋体" w:eastAsia="宋体" w:hAnsi="宋体"/>
          <w:sz w:val="24"/>
        </w:rPr>
      </w:pPr>
    </w:p>
    <w:p w14:paraId="7297E7F3" w14:textId="77777777" w:rsidR="00543F01" w:rsidRPr="00DF52BC" w:rsidRDefault="00543F01" w:rsidP="00543F01">
      <w:pPr>
        <w:rPr>
          <w:rFonts w:ascii="宋体" w:eastAsia="宋体" w:hAnsi="宋体"/>
          <w:sz w:val="24"/>
        </w:rPr>
      </w:pPr>
    </w:p>
    <w:p w14:paraId="45AA4EF4" w14:textId="4A5B6FF3" w:rsidR="007338FF" w:rsidRDefault="00543F01" w:rsidP="00010DE0">
      <w:pPr>
        <w:jc w:val="center"/>
        <w:rPr>
          <w:rFonts w:eastAsia="楷体_GB2312"/>
          <w:b/>
          <w:sz w:val="28"/>
          <w:szCs w:val="28"/>
        </w:rPr>
      </w:pPr>
      <w:r>
        <w:rPr>
          <w:rFonts w:eastAsia="楷体_GB2312"/>
          <w:b/>
          <w:sz w:val="28"/>
          <w:szCs w:val="28"/>
        </w:rPr>
        <w:t xml:space="preserve">      </w:t>
      </w:r>
      <w:r w:rsidRPr="007514DF">
        <w:rPr>
          <w:rFonts w:ascii="Times New Roman" w:hAnsi="Times New Roman" w:cs="Times New Roman"/>
          <w:b/>
          <w:sz w:val="30"/>
        </w:rPr>
        <w:t>20</w:t>
      </w:r>
      <w:r w:rsidR="00591D06" w:rsidRPr="007514DF">
        <w:rPr>
          <w:rFonts w:ascii="Times New Roman" w:hAnsi="Times New Roman" w:cs="Times New Roman"/>
          <w:b/>
          <w:sz w:val="30"/>
        </w:rPr>
        <w:t>20</w:t>
      </w:r>
      <w:r w:rsidRPr="007514DF">
        <w:rPr>
          <w:rFonts w:ascii="Times New Roman" w:hAnsi="Times New Roman" w:cs="Times New Roman"/>
          <w:b/>
          <w:sz w:val="30"/>
        </w:rPr>
        <w:t xml:space="preserve"> </w:t>
      </w:r>
      <w:r w:rsidRPr="001B5277">
        <w:rPr>
          <w:rFonts w:ascii="楷体_GB2312" w:eastAsia="楷体_GB2312" w:hAnsi="宋体"/>
          <w:b/>
          <w:sz w:val="30"/>
        </w:rPr>
        <w:t>年</w:t>
      </w:r>
      <w:r w:rsidRPr="007514DF">
        <w:rPr>
          <w:rFonts w:ascii="Times New Roman" w:hAnsi="Times New Roman" w:cs="Times New Roman"/>
          <w:b/>
          <w:sz w:val="30"/>
        </w:rPr>
        <w:t xml:space="preserve">  4 </w:t>
      </w:r>
      <w:r w:rsidRPr="001B5277">
        <w:rPr>
          <w:rFonts w:ascii="楷体_GB2312" w:eastAsia="楷体_GB2312" w:hAnsi="宋体"/>
          <w:b/>
          <w:sz w:val="30"/>
        </w:rPr>
        <w:t>月   日</w:t>
      </w:r>
      <w:r w:rsidR="007338FF">
        <w:rPr>
          <w:rFonts w:eastAsia="楷体_GB2312"/>
          <w:b/>
          <w:sz w:val="28"/>
          <w:szCs w:val="28"/>
        </w:rPr>
        <w:br w:type="page"/>
      </w:r>
    </w:p>
    <w:p w14:paraId="31A3BFCE" w14:textId="77777777" w:rsidR="00543F01" w:rsidRDefault="00543F01" w:rsidP="00543F01"/>
    <w:p w14:paraId="72022184" w14:textId="77777777" w:rsidR="00543F01" w:rsidRDefault="00543F01" w:rsidP="00543F01"/>
    <w:p w14:paraId="56CCC36E" w14:textId="77777777" w:rsidR="00543F01" w:rsidRDefault="00543F01" w:rsidP="00543F01"/>
    <w:p w14:paraId="0872442E" w14:textId="77777777" w:rsidR="00543F01" w:rsidRDefault="00543F01" w:rsidP="00543F01"/>
    <w:p w14:paraId="22AE5DCC" w14:textId="77777777" w:rsidR="00543F01" w:rsidRDefault="00543F01" w:rsidP="00543F01"/>
    <w:p w14:paraId="165120B8" w14:textId="77777777" w:rsidR="00543F01" w:rsidRDefault="00543F01" w:rsidP="00543F01"/>
    <w:p w14:paraId="416102DE" w14:textId="77777777" w:rsidR="00543F01" w:rsidRDefault="00543F01" w:rsidP="00543F01"/>
    <w:p w14:paraId="41B7D830" w14:textId="77777777" w:rsidR="00543F01" w:rsidRDefault="00543F01" w:rsidP="00543F01"/>
    <w:p w14:paraId="44ED8599" w14:textId="77777777" w:rsidR="00543F01" w:rsidRDefault="00543F01" w:rsidP="00543F01"/>
    <w:p w14:paraId="672B2874" w14:textId="77777777" w:rsidR="00543F01" w:rsidRDefault="00543F01" w:rsidP="00543F01"/>
    <w:p w14:paraId="7DBBDD3A" w14:textId="77777777" w:rsidR="00543F01" w:rsidRDefault="00543F01" w:rsidP="00543F01"/>
    <w:p w14:paraId="2B22FA46" w14:textId="77777777" w:rsidR="00543F01" w:rsidRDefault="00543F01" w:rsidP="00543F01"/>
    <w:p w14:paraId="77E8212C" w14:textId="77777777" w:rsidR="00543F01" w:rsidRDefault="00543F01" w:rsidP="00543F01"/>
    <w:p w14:paraId="1F4D9BB5" w14:textId="77777777" w:rsidR="00543F01" w:rsidRDefault="00543F01" w:rsidP="00543F01"/>
    <w:p w14:paraId="7F5B3901" w14:textId="77777777" w:rsidR="00543F01" w:rsidRDefault="00543F01" w:rsidP="00543F01"/>
    <w:p w14:paraId="69A6DBCA" w14:textId="77777777" w:rsidR="00543F01" w:rsidRDefault="00543F01" w:rsidP="00543F01"/>
    <w:p w14:paraId="414ABB1C" w14:textId="77777777" w:rsidR="00543F01" w:rsidRDefault="00543F01" w:rsidP="00543F01"/>
    <w:p w14:paraId="6AF8FC22" w14:textId="77777777" w:rsidR="00543F01" w:rsidRDefault="00543F01" w:rsidP="00543F01"/>
    <w:p w14:paraId="6CED91D2" w14:textId="77777777" w:rsidR="00543F01" w:rsidRDefault="00543F01" w:rsidP="00543F01"/>
    <w:p w14:paraId="71000DA9" w14:textId="77777777" w:rsidR="00543F01" w:rsidRDefault="00543F01" w:rsidP="00543F01"/>
    <w:p w14:paraId="2A190DA6" w14:textId="77777777" w:rsidR="00543F01" w:rsidRDefault="00543F01" w:rsidP="00543F01"/>
    <w:p w14:paraId="1E2D5985" w14:textId="77777777" w:rsidR="00543F01" w:rsidRDefault="00543F01" w:rsidP="00543F01"/>
    <w:p w14:paraId="4CD01058" w14:textId="77777777" w:rsidR="00543F01" w:rsidRDefault="00543F01" w:rsidP="00543F01"/>
    <w:p w14:paraId="650FCF51" w14:textId="77777777" w:rsidR="00543F01" w:rsidRDefault="00543F01" w:rsidP="00543F01"/>
    <w:p w14:paraId="2A913DFA" w14:textId="77777777" w:rsidR="00543F01" w:rsidRDefault="00543F01" w:rsidP="00543F01"/>
    <w:p w14:paraId="21037AB6" w14:textId="77777777" w:rsidR="00543F01" w:rsidRDefault="00543F01" w:rsidP="00543F01"/>
    <w:p w14:paraId="1D875842" w14:textId="77777777" w:rsidR="00543F01" w:rsidRDefault="00543F01" w:rsidP="00543F01"/>
    <w:p w14:paraId="6C51A208" w14:textId="77777777" w:rsidR="00543F01" w:rsidRDefault="00543F01" w:rsidP="00543F01"/>
    <w:p w14:paraId="12C206BE" w14:textId="77777777" w:rsidR="00543F01" w:rsidRDefault="00543F01" w:rsidP="00543F01"/>
    <w:p w14:paraId="388967FD" w14:textId="77777777" w:rsidR="00543F01" w:rsidRDefault="00543F01" w:rsidP="00543F01"/>
    <w:p w14:paraId="0A671AE6" w14:textId="77777777" w:rsidR="00543F01" w:rsidRDefault="00543F01" w:rsidP="00543F01"/>
    <w:p w14:paraId="307F8FB2" w14:textId="77777777" w:rsidR="00543F01" w:rsidRDefault="00543F01" w:rsidP="00543F01"/>
    <w:p w14:paraId="28B8649A" w14:textId="77777777" w:rsidR="00543F01" w:rsidRDefault="00543F01" w:rsidP="00543F01"/>
    <w:p w14:paraId="44F81F9E" w14:textId="77777777" w:rsidR="00543F01" w:rsidRDefault="00543F01" w:rsidP="00543F01"/>
    <w:p w14:paraId="7DE1C8A9" w14:textId="77777777" w:rsidR="00543F01" w:rsidRDefault="00543F01" w:rsidP="00543F01"/>
    <w:p w14:paraId="59DBFA8C" w14:textId="5280A074" w:rsidR="00543F01" w:rsidRDefault="00543F01" w:rsidP="00543F01"/>
    <w:p w14:paraId="251D6FD8" w14:textId="77777777" w:rsidR="00010DE0" w:rsidRDefault="00010DE0" w:rsidP="00543F01"/>
    <w:p w14:paraId="6727B023" w14:textId="0E722D71" w:rsidR="00543F01" w:rsidRDefault="00543F01" w:rsidP="00543F01">
      <w:pPr>
        <w:rPr>
          <w:b/>
          <w:sz w:val="30"/>
        </w:rPr>
      </w:pPr>
      <w:r w:rsidRPr="00325286">
        <w:rPr>
          <w:rFonts w:ascii="楷体_GB2312" w:eastAsia="楷体_GB2312" w:hAnsi="宋体" w:hint="eastAsia"/>
          <w:b/>
          <w:sz w:val="30"/>
        </w:rPr>
        <w:t>学</w:t>
      </w:r>
      <w:r w:rsidRPr="00325286">
        <w:rPr>
          <w:rFonts w:ascii="楷体_GB2312" w:eastAsia="楷体_GB2312" w:hint="eastAsia"/>
          <w:b/>
          <w:sz w:val="30"/>
        </w:rPr>
        <w:t xml:space="preserve">        </w:t>
      </w:r>
      <w:r w:rsidRPr="00325286">
        <w:rPr>
          <w:rFonts w:ascii="楷体_GB2312" w:eastAsia="楷体_GB2312" w:hAnsi="宋体" w:hint="eastAsia"/>
          <w:b/>
          <w:sz w:val="30"/>
        </w:rPr>
        <w:t>号：</w:t>
      </w:r>
      <w:r>
        <w:rPr>
          <w:b/>
          <w:sz w:val="30"/>
        </w:rPr>
        <w:t xml:space="preserve"> </w:t>
      </w:r>
      <w:r w:rsidRPr="00A378BC">
        <w:rPr>
          <w:rFonts w:ascii="Arial" w:hAnsi="Arial" w:cs="Times New Roman"/>
          <w:b/>
          <w:sz w:val="30"/>
        </w:rPr>
        <w:t>MF</w:t>
      </w:r>
      <w:r w:rsidRPr="00325286">
        <w:rPr>
          <w:rFonts w:ascii="Times New Roman" w:hAnsi="Times New Roman" w:cs="Times New Roman"/>
          <w:b/>
          <w:sz w:val="30"/>
        </w:rPr>
        <w:t>1</w:t>
      </w:r>
      <w:r w:rsidR="00C44721" w:rsidRPr="00325286">
        <w:rPr>
          <w:rFonts w:ascii="Times New Roman" w:hAnsi="Times New Roman" w:cs="Times New Roman"/>
          <w:b/>
          <w:sz w:val="30"/>
        </w:rPr>
        <w:t>832073</w:t>
      </w:r>
    </w:p>
    <w:p w14:paraId="789D2267" w14:textId="3650A509" w:rsidR="00543F01" w:rsidRDefault="00543F01" w:rsidP="00543F01">
      <w:pPr>
        <w:rPr>
          <w:b/>
          <w:sz w:val="30"/>
        </w:rPr>
      </w:pPr>
      <w:r w:rsidRPr="00325286">
        <w:rPr>
          <w:rFonts w:ascii="楷体_GB2312" w:eastAsia="楷体_GB2312" w:hAnsi="宋体" w:hint="eastAsia"/>
          <w:b/>
          <w:sz w:val="30"/>
        </w:rPr>
        <w:t>论文答辩日期：</w:t>
      </w:r>
      <w:r>
        <w:rPr>
          <w:b/>
          <w:sz w:val="30"/>
        </w:rPr>
        <w:t xml:space="preserve">   </w:t>
      </w:r>
      <w:r w:rsidRPr="00325286">
        <w:rPr>
          <w:rFonts w:ascii="Times New Roman" w:hAnsi="Times New Roman" w:cs="Times New Roman"/>
          <w:b/>
          <w:sz w:val="30"/>
        </w:rPr>
        <w:t>20</w:t>
      </w:r>
      <w:r w:rsidR="00C44721" w:rsidRPr="00325286">
        <w:rPr>
          <w:rFonts w:ascii="Times New Roman" w:hAnsi="Times New Roman" w:cs="Times New Roman" w:hint="eastAsia"/>
          <w:b/>
          <w:sz w:val="30"/>
        </w:rPr>
        <w:t>20</w:t>
      </w:r>
      <w:r w:rsidRPr="00325286">
        <w:rPr>
          <w:rFonts w:ascii="楷体_GB2312" w:eastAsia="楷体_GB2312" w:hAnsi="宋体"/>
          <w:b/>
          <w:sz w:val="30"/>
        </w:rPr>
        <w:t>年  月  日</w:t>
      </w:r>
    </w:p>
    <w:p w14:paraId="4CC214D2" w14:textId="7CE590F3" w:rsidR="007338FF" w:rsidRDefault="00543F01" w:rsidP="00543F01">
      <w:pPr>
        <w:rPr>
          <w:rFonts w:hAnsi="宋体"/>
          <w:b/>
          <w:sz w:val="30"/>
        </w:rPr>
      </w:pPr>
      <w:r w:rsidRPr="00325286">
        <w:rPr>
          <w:rFonts w:ascii="楷体_GB2312" w:eastAsia="楷体_GB2312" w:hAnsi="宋体" w:hint="eastAsia"/>
          <w:b/>
          <w:sz w:val="30"/>
        </w:rPr>
        <w:t>指</w:t>
      </w:r>
      <w:r w:rsidRPr="00325286">
        <w:rPr>
          <w:rFonts w:ascii="楷体_GB2312" w:eastAsia="楷体_GB2312" w:hint="eastAsia"/>
          <w:b/>
          <w:sz w:val="30"/>
        </w:rPr>
        <w:t xml:space="preserve"> </w:t>
      </w:r>
      <w:r w:rsidRPr="00325286">
        <w:rPr>
          <w:rFonts w:ascii="楷体_GB2312" w:eastAsia="楷体_GB2312" w:hAnsi="宋体" w:hint="eastAsia"/>
          <w:b/>
          <w:sz w:val="30"/>
        </w:rPr>
        <w:t>导</w:t>
      </w:r>
      <w:r w:rsidRPr="00325286">
        <w:rPr>
          <w:rFonts w:ascii="楷体_GB2312" w:eastAsia="楷体_GB2312" w:hint="eastAsia"/>
          <w:b/>
          <w:sz w:val="30"/>
        </w:rPr>
        <w:t xml:space="preserve"> </w:t>
      </w:r>
      <w:r w:rsidRPr="00325286">
        <w:rPr>
          <w:rFonts w:ascii="楷体_GB2312" w:eastAsia="楷体_GB2312" w:hAnsi="宋体" w:hint="eastAsia"/>
          <w:b/>
          <w:sz w:val="30"/>
        </w:rPr>
        <w:t>教</w:t>
      </w:r>
      <w:r w:rsidRPr="00325286">
        <w:rPr>
          <w:rFonts w:ascii="楷体_GB2312" w:eastAsia="楷体_GB2312" w:hint="eastAsia"/>
          <w:b/>
          <w:sz w:val="30"/>
        </w:rPr>
        <w:t xml:space="preserve"> </w:t>
      </w:r>
      <w:r w:rsidRPr="00325286">
        <w:rPr>
          <w:rFonts w:ascii="楷体_GB2312" w:eastAsia="楷体_GB2312" w:hAnsi="宋体" w:hint="eastAsia"/>
          <w:b/>
          <w:sz w:val="30"/>
        </w:rPr>
        <w:t>师：</w:t>
      </w:r>
      <w:r>
        <w:rPr>
          <w:b/>
          <w:sz w:val="30"/>
        </w:rPr>
        <w:t xml:space="preserve">                     </w:t>
      </w:r>
      <w:r w:rsidRPr="00325286">
        <w:rPr>
          <w:rFonts w:ascii="楷体_GB2312" w:eastAsia="楷体_GB2312" w:hAnsi="宋体"/>
          <w:b/>
          <w:sz w:val="30"/>
        </w:rPr>
        <w:t>（签字）</w:t>
      </w:r>
    </w:p>
    <w:p w14:paraId="5F43264A" w14:textId="77777777" w:rsidR="007338FF" w:rsidRPr="007338FF" w:rsidRDefault="007338FF" w:rsidP="007338FF">
      <w:pPr>
        <w:rPr>
          <w:rFonts w:ascii="宋体" w:eastAsia="宋体" w:hAnsi="宋体" w:cs="Times New Roman"/>
          <w:b/>
          <w:sz w:val="32"/>
          <w:szCs w:val="32"/>
        </w:rPr>
      </w:pPr>
    </w:p>
    <w:p w14:paraId="18E49774" w14:textId="1FC61FFE" w:rsidR="007338FF" w:rsidRDefault="007338FF" w:rsidP="007338FF">
      <w:pPr>
        <w:rPr>
          <w:rFonts w:ascii="宋体" w:eastAsia="宋体" w:hAnsi="宋体" w:cs="Times New Roman"/>
          <w:b/>
          <w:sz w:val="32"/>
          <w:szCs w:val="32"/>
        </w:rPr>
      </w:pPr>
    </w:p>
    <w:p w14:paraId="0EC62207" w14:textId="45084126" w:rsidR="007338FF" w:rsidRDefault="007338FF" w:rsidP="007338FF">
      <w:pPr>
        <w:rPr>
          <w:rFonts w:ascii="宋体" w:eastAsia="宋体" w:hAnsi="宋体" w:cs="Times New Roman"/>
          <w:b/>
          <w:sz w:val="32"/>
          <w:szCs w:val="32"/>
        </w:rPr>
      </w:pPr>
    </w:p>
    <w:p w14:paraId="68B81BE7" w14:textId="77777777" w:rsidR="007336AA" w:rsidRPr="007338FF" w:rsidRDefault="007336AA" w:rsidP="007338FF">
      <w:pPr>
        <w:rPr>
          <w:rFonts w:ascii="宋体" w:eastAsia="宋体" w:hAnsi="宋体" w:cs="Times New Roman"/>
          <w:b/>
          <w:sz w:val="32"/>
          <w:szCs w:val="32"/>
        </w:rPr>
      </w:pPr>
    </w:p>
    <w:p w14:paraId="52CD2616" w14:textId="557587B9" w:rsidR="00C44721" w:rsidRPr="007336AA" w:rsidRDefault="009C7C7C" w:rsidP="00543F01">
      <w:pPr>
        <w:jc w:val="center"/>
        <w:rPr>
          <w:rFonts w:ascii="楷体_GB2312" w:eastAsia="楷体_GB2312" w:hAnsi="宋体"/>
          <w:b/>
          <w:sz w:val="44"/>
          <w:szCs w:val="44"/>
        </w:rPr>
      </w:pPr>
      <w:r w:rsidRPr="007336AA">
        <w:rPr>
          <w:rFonts w:ascii="楷体_GB2312" w:eastAsia="楷体_GB2312" w:hAnsi="宋体" w:hint="eastAsia"/>
          <w:b/>
          <w:sz w:val="44"/>
          <w:szCs w:val="44"/>
        </w:rPr>
        <w:t>履约超时管理平台</w:t>
      </w:r>
      <w:r w:rsidR="00C44721" w:rsidRPr="007336AA">
        <w:rPr>
          <w:rFonts w:ascii="楷体_GB2312" w:eastAsia="楷体_GB2312" w:hAnsi="宋体" w:hint="eastAsia"/>
          <w:b/>
          <w:sz w:val="44"/>
          <w:szCs w:val="44"/>
        </w:rPr>
        <w:t>的</w:t>
      </w:r>
    </w:p>
    <w:p w14:paraId="097A0AC6" w14:textId="662C768E" w:rsidR="00543F01" w:rsidRDefault="00C44721" w:rsidP="00543F01">
      <w:pPr>
        <w:jc w:val="center"/>
        <w:rPr>
          <w:rFonts w:ascii="宋体" w:hAnsi="宋体"/>
          <w:b/>
          <w:sz w:val="44"/>
          <w:szCs w:val="44"/>
        </w:rPr>
      </w:pPr>
      <w:r w:rsidRPr="007336AA">
        <w:rPr>
          <w:rFonts w:ascii="楷体_GB2312" w:eastAsia="楷体_GB2312" w:hAnsi="宋体" w:hint="eastAsia"/>
          <w:b/>
          <w:sz w:val="44"/>
          <w:szCs w:val="44"/>
        </w:rPr>
        <w:t>设计与实现</w:t>
      </w:r>
    </w:p>
    <w:p w14:paraId="29FC006F" w14:textId="77777777" w:rsidR="00543F01" w:rsidRDefault="00543F01" w:rsidP="00543F01">
      <w:pPr>
        <w:rPr>
          <w:rFonts w:ascii="宋体" w:hAnsi="宋体"/>
          <w:b/>
          <w:sz w:val="30"/>
        </w:rPr>
      </w:pPr>
    </w:p>
    <w:p w14:paraId="43A96622" w14:textId="77777777" w:rsidR="00543F01" w:rsidRDefault="00543F01" w:rsidP="00543F01">
      <w:pPr>
        <w:rPr>
          <w:rFonts w:ascii="宋体" w:hAnsi="宋体"/>
          <w:b/>
          <w:sz w:val="30"/>
        </w:rPr>
      </w:pPr>
    </w:p>
    <w:tbl>
      <w:tblPr>
        <w:tblW w:w="0" w:type="dxa"/>
        <w:jc w:val="center"/>
        <w:tblLayout w:type="fixed"/>
        <w:tblLook w:val="0000" w:firstRow="0" w:lastRow="0" w:firstColumn="0" w:lastColumn="0" w:noHBand="0" w:noVBand="0"/>
      </w:tblPr>
      <w:tblGrid>
        <w:gridCol w:w="1633"/>
        <w:gridCol w:w="4690"/>
      </w:tblGrid>
      <w:tr w:rsidR="00543F01" w14:paraId="16775CCF" w14:textId="77777777" w:rsidTr="00391A25">
        <w:trPr>
          <w:jc w:val="center"/>
        </w:trPr>
        <w:tc>
          <w:tcPr>
            <w:tcW w:w="1633" w:type="dxa"/>
          </w:tcPr>
          <w:p w14:paraId="54C00EF3"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作    者:</w:t>
            </w:r>
          </w:p>
        </w:tc>
        <w:tc>
          <w:tcPr>
            <w:tcW w:w="4690" w:type="dxa"/>
          </w:tcPr>
          <w:p w14:paraId="670A6FFE" w14:textId="4D019327" w:rsidR="00543F01" w:rsidRPr="007336AA" w:rsidRDefault="00C44721" w:rsidP="00391A25">
            <w:pPr>
              <w:jc w:val="center"/>
              <w:rPr>
                <w:rFonts w:ascii="楷体_GB2312" w:eastAsia="楷体_GB2312" w:hAnsi="宋体"/>
                <w:b/>
                <w:sz w:val="30"/>
              </w:rPr>
            </w:pPr>
            <w:r w:rsidRPr="007336AA">
              <w:rPr>
                <w:rFonts w:ascii="楷体_GB2312" w:eastAsia="楷体_GB2312" w:hAnsi="宋体" w:hint="eastAsia"/>
                <w:b/>
                <w:sz w:val="30"/>
              </w:rPr>
              <w:t>金思晔</w:t>
            </w:r>
          </w:p>
        </w:tc>
      </w:tr>
      <w:tr w:rsidR="00543F01" w14:paraId="1C3F9AF0" w14:textId="77777777" w:rsidTr="00391A25">
        <w:trPr>
          <w:jc w:val="center"/>
        </w:trPr>
        <w:tc>
          <w:tcPr>
            <w:tcW w:w="1633" w:type="dxa"/>
          </w:tcPr>
          <w:p w14:paraId="7C303C80" w14:textId="77777777" w:rsidR="00543F01" w:rsidRPr="007336AA" w:rsidRDefault="00543F01" w:rsidP="00391A25">
            <w:pPr>
              <w:pStyle w:val="ab"/>
              <w:ind w:left="1"/>
              <w:rPr>
                <w:rFonts w:ascii="楷体_GB2312" w:hAnsi="宋体"/>
              </w:rPr>
            </w:pPr>
            <w:r w:rsidRPr="007336AA">
              <w:rPr>
                <w:rFonts w:ascii="楷体_GB2312" w:hAnsi="宋体" w:hint="eastAsia"/>
              </w:rPr>
              <w:t>指导教师:</w:t>
            </w:r>
          </w:p>
        </w:tc>
        <w:tc>
          <w:tcPr>
            <w:tcW w:w="4690" w:type="dxa"/>
          </w:tcPr>
          <w:p w14:paraId="618DE964" w14:textId="24AD7E2A" w:rsidR="00543F01" w:rsidRPr="007336AA" w:rsidRDefault="00C44721" w:rsidP="00391A25">
            <w:pPr>
              <w:ind w:leftChars="-15" w:left="-31"/>
              <w:jc w:val="center"/>
              <w:rPr>
                <w:rFonts w:ascii="楷体_GB2312" w:eastAsia="楷体_GB2312" w:hAnsi="宋体"/>
                <w:b/>
                <w:sz w:val="30"/>
              </w:rPr>
            </w:pPr>
            <w:r w:rsidRPr="007336AA">
              <w:rPr>
                <w:rFonts w:ascii="楷体_GB2312" w:eastAsia="楷体_GB2312" w:hint="eastAsia"/>
                <w:b/>
                <w:sz w:val="30"/>
              </w:rPr>
              <w:t>王金庆　高级工程师</w:t>
            </w:r>
            <w:r w:rsidR="00543F01" w:rsidRPr="007336AA">
              <w:rPr>
                <w:rFonts w:ascii="楷体_GB2312" w:eastAsia="楷体_GB2312" w:hAnsi="宋体" w:hint="eastAsia"/>
                <w:b/>
                <w:sz w:val="30"/>
              </w:rPr>
              <w:t xml:space="preserve">　</w:t>
            </w:r>
          </w:p>
        </w:tc>
      </w:tr>
    </w:tbl>
    <w:p w14:paraId="4F27BB75" w14:textId="77777777" w:rsidR="00543F01" w:rsidRDefault="00543F01" w:rsidP="00543F01">
      <w:pPr>
        <w:rPr>
          <w:rFonts w:ascii="宋体" w:hAnsi="宋体"/>
          <w:b/>
          <w:sz w:val="30"/>
        </w:rPr>
      </w:pPr>
    </w:p>
    <w:p w14:paraId="424F6247" w14:textId="77777777" w:rsidR="00543F01" w:rsidRDefault="00543F01" w:rsidP="00543F01">
      <w:pPr>
        <w:rPr>
          <w:rFonts w:ascii="宋体" w:hAnsi="宋体"/>
          <w:b/>
          <w:sz w:val="30"/>
        </w:rPr>
      </w:pPr>
    </w:p>
    <w:p w14:paraId="7A7A1169"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2E2D6038" w14:textId="77777777" w:rsidTr="00391A25">
        <w:trPr>
          <w:jc w:val="center"/>
        </w:trPr>
        <w:tc>
          <w:tcPr>
            <w:tcW w:w="3960" w:type="dxa"/>
          </w:tcPr>
          <w:p w14:paraId="37FADE42"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南京大学研究生毕业论文</w:t>
            </w:r>
          </w:p>
        </w:tc>
      </w:tr>
      <w:tr w:rsidR="00543F01" w14:paraId="7AE45E37" w14:textId="77777777" w:rsidTr="00391A25">
        <w:trPr>
          <w:jc w:val="center"/>
        </w:trPr>
        <w:tc>
          <w:tcPr>
            <w:tcW w:w="3960" w:type="dxa"/>
          </w:tcPr>
          <w:p w14:paraId="1DD120CF" w14:textId="77777777" w:rsidR="00543F01" w:rsidRPr="007336AA" w:rsidRDefault="00543F01" w:rsidP="00391A25">
            <w:pPr>
              <w:ind w:left="1" w:hanging="1"/>
              <w:jc w:val="center"/>
              <w:rPr>
                <w:rFonts w:ascii="楷体_GB2312" w:eastAsia="楷体_GB2312" w:hAnsi="宋体"/>
                <w:b/>
                <w:sz w:val="30"/>
              </w:rPr>
            </w:pPr>
            <w:r w:rsidRPr="007336AA">
              <w:rPr>
                <w:rFonts w:ascii="楷体_GB2312" w:eastAsia="楷体_GB2312" w:hAnsi="宋体" w:hint="eastAsia"/>
                <w:b/>
                <w:sz w:val="30"/>
              </w:rPr>
              <w:t>(申请工程硕士学位)</w:t>
            </w:r>
          </w:p>
        </w:tc>
      </w:tr>
    </w:tbl>
    <w:p w14:paraId="25FF6CF4" w14:textId="77777777" w:rsidR="00543F01" w:rsidRDefault="00543F01" w:rsidP="00543F01">
      <w:pPr>
        <w:rPr>
          <w:rFonts w:ascii="宋体" w:hAnsi="宋体"/>
          <w:b/>
          <w:sz w:val="30"/>
        </w:rPr>
      </w:pPr>
    </w:p>
    <w:p w14:paraId="5303819D" w14:textId="77777777" w:rsidR="00543F01" w:rsidRDefault="00543F01" w:rsidP="00543F01">
      <w:pPr>
        <w:rPr>
          <w:rFonts w:ascii="宋体" w:hAnsi="宋体"/>
          <w:b/>
          <w:sz w:val="30"/>
        </w:rPr>
      </w:pPr>
    </w:p>
    <w:p w14:paraId="48904DFC" w14:textId="77777777" w:rsidR="00543F01" w:rsidRDefault="00543F01" w:rsidP="00543F01">
      <w:pPr>
        <w:rPr>
          <w:rFonts w:ascii="宋体" w:hAnsi="宋体"/>
          <w:b/>
          <w:sz w:val="30"/>
        </w:rPr>
      </w:pPr>
    </w:p>
    <w:p w14:paraId="630C903D"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360CCC92" w14:textId="77777777" w:rsidTr="00391A25">
        <w:trPr>
          <w:jc w:val="center"/>
        </w:trPr>
        <w:tc>
          <w:tcPr>
            <w:tcW w:w="3960" w:type="dxa"/>
          </w:tcPr>
          <w:p w14:paraId="7406703D"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南京大学软件学院</w:t>
            </w:r>
          </w:p>
        </w:tc>
      </w:tr>
      <w:tr w:rsidR="00543F01" w14:paraId="347ACE23" w14:textId="77777777" w:rsidTr="00391A25">
        <w:trPr>
          <w:jc w:val="center"/>
        </w:trPr>
        <w:tc>
          <w:tcPr>
            <w:tcW w:w="3960" w:type="dxa"/>
          </w:tcPr>
          <w:p w14:paraId="2410D2FC" w14:textId="75D3F990" w:rsidR="00543F01" w:rsidRDefault="00543F01" w:rsidP="00391A25">
            <w:pPr>
              <w:ind w:left="1"/>
              <w:jc w:val="center"/>
              <w:rPr>
                <w:b/>
                <w:sz w:val="30"/>
                <w:szCs w:val="30"/>
              </w:rPr>
            </w:pPr>
            <w:r w:rsidRPr="007336AA">
              <w:rPr>
                <w:rFonts w:ascii="Times New Roman" w:hAnsi="Times New Roman" w:cs="Times New Roman"/>
                <w:b/>
                <w:sz w:val="30"/>
              </w:rPr>
              <w:t>20</w:t>
            </w:r>
            <w:r w:rsidR="00165D8B" w:rsidRPr="007336AA">
              <w:rPr>
                <w:rFonts w:ascii="Times New Roman" w:hAnsi="Times New Roman" w:cs="Times New Roman" w:hint="eastAsia"/>
                <w:b/>
                <w:sz w:val="30"/>
              </w:rPr>
              <w:t>20</w:t>
            </w:r>
            <w:r w:rsidRPr="007336AA">
              <w:rPr>
                <w:rFonts w:ascii="楷体_GB2312" w:eastAsia="楷体_GB2312" w:hAnsi="宋体" w:hint="eastAsia"/>
                <w:b/>
                <w:sz w:val="30"/>
                <w:szCs w:val="30"/>
              </w:rPr>
              <w:t>年</w:t>
            </w:r>
            <w:r w:rsidRPr="007336AA">
              <w:rPr>
                <w:rFonts w:ascii="Times New Roman" w:hAnsi="Times New Roman" w:cs="Times New Roman"/>
                <w:b/>
                <w:sz w:val="30"/>
              </w:rPr>
              <w:t>4</w:t>
            </w:r>
            <w:r w:rsidRPr="007336AA">
              <w:rPr>
                <w:rFonts w:ascii="楷体_GB2312" w:eastAsia="楷体_GB2312" w:hAnsi="宋体" w:hint="eastAsia"/>
                <w:b/>
                <w:sz w:val="30"/>
                <w:szCs w:val="30"/>
              </w:rPr>
              <w:t>月</w:t>
            </w:r>
          </w:p>
        </w:tc>
      </w:tr>
    </w:tbl>
    <w:p w14:paraId="6642DE38" w14:textId="77777777" w:rsidR="00543F01" w:rsidRDefault="00543F01" w:rsidP="00543F01">
      <w:pPr>
        <w:rPr>
          <w:rFonts w:eastAsia="楷体_GB2312"/>
          <w:b/>
          <w:sz w:val="30"/>
        </w:rPr>
      </w:pPr>
    </w:p>
    <w:p w14:paraId="05E6E939" w14:textId="068DE6A2" w:rsidR="00543F01" w:rsidRDefault="007338FF" w:rsidP="007338FF">
      <w:pPr>
        <w:rPr>
          <w:rFonts w:eastAsia="楷体_GB2312"/>
          <w:b/>
          <w:sz w:val="30"/>
        </w:rPr>
      </w:pPr>
      <w:r>
        <w:rPr>
          <w:rFonts w:eastAsia="楷体_GB2312"/>
          <w:b/>
          <w:sz w:val="30"/>
        </w:rPr>
        <w:br w:type="page"/>
      </w:r>
    </w:p>
    <w:p w14:paraId="331CF06D" w14:textId="77777777" w:rsidR="009C7C7C" w:rsidRDefault="00543F01" w:rsidP="00543F01">
      <w:pPr>
        <w:jc w:val="center"/>
        <w:rPr>
          <w:rFonts w:ascii="Arial" w:eastAsia="楷体_GB2312" w:hAnsi="Arial" w:cs="Arial"/>
          <w:b/>
          <w:sz w:val="48"/>
          <w:szCs w:val="48"/>
        </w:rPr>
      </w:pPr>
      <w:r w:rsidRPr="00A378BC">
        <w:rPr>
          <w:rFonts w:ascii="Arial" w:eastAsia="楷体_GB2312" w:hAnsi="Arial" w:cs="Arial"/>
          <w:b/>
          <w:sz w:val="48"/>
          <w:szCs w:val="48"/>
        </w:rPr>
        <w:lastRenderedPageBreak/>
        <w:t>The</w:t>
      </w:r>
      <w:r>
        <w:rPr>
          <w:rFonts w:ascii="Arial" w:eastAsia="楷体_GB2312" w:hAnsi="Arial" w:cs="Arial"/>
          <w:b/>
          <w:sz w:val="48"/>
          <w:szCs w:val="48"/>
        </w:rPr>
        <w:t xml:space="preserve"> </w:t>
      </w:r>
      <w:r w:rsidRPr="00A378BC">
        <w:rPr>
          <w:rFonts w:ascii="Arial" w:eastAsia="楷体_GB2312" w:hAnsi="Arial" w:cs="Arial"/>
          <w:b/>
          <w:sz w:val="48"/>
          <w:szCs w:val="48"/>
        </w:rPr>
        <w:t>Design</w:t>
      </w:r>
      <w:r>
        <w:rPr>
          <w:rFonts w:ascii="Arial" w:eastAsia="楷体_GB2312" w:hAnsi="Arial" w:cs="Arial"/>
          <w:b/>
          <w:sz w:val="48"/>
          <w:szCs w:val="48"/>
        </w:rPr>
        <w:t xml:space="preserve"> </w:t>
      </w:r>
      <w:r w:rsidRPr="00A378BC">
        <w:rPr>
          <w:rFonts w:ascii="Arial" w:eastAsia="楷体_GB2312" w:hAnsi="Arial" w:cs="Arial" w:hint="eastAsia"/>
          <w:b/>
          <w:sz w:val="48"/>
          <w:szCs w:val="48"/>
        </w:rPr>
        <w:t>and</w:t>
      </w:r>
      <w:r>
        <w:rPr>
          <w:rFonts w:ascii="Arial" w:eastAsia="楷体_GB2312" w:hAnsi="Arial" w:cs="Arial" w:hint="eastAsia"/>
          <w:b/>
          <w:sz w:val="48"/>
          <w:szCs w:val="48"/>
        </w:rPr>
        <w:t xml:space="preserve"> </w:t>
      </w:r>
      <w:r w:rsidRPr="00A378BC">
        <w:rPr>
          <w:rFonts w:ascii="Arial" w:eastAsia="楷体_GB2312" w:hAnsi="Arial" w:cs="Arial" w:hint="eastAsia"/>
          <w:b/>
          <w:sz w:val="48"/>
          <w:szCs w:val="48"/>
        </w:rPr>
        <w:t>Implementation</w:t>
      </w:r>
      <w:r>
        <w:rPr>
          <w:rFonts w:ascii="Arial" w:eastAsia="楷体_GB2312" w:hAnsi="Arial" w:cs="Arial" w:hint="eastAsia"/>
          <w:b/>
          <w:sz w:val="48"/>
          <w:szCs w:val="48"/>
        </w:rPr>
        <w:t xml:space="preserve"> </w:t>
      </w:r>
      <w:r w:rsidRPr="00A378BC">
        <w:rPr>
          <w:rFonts w:ascii="Arial" w:eastAsia="楷体_GB2312" w:hAnsi="Arial" w:cs="Arial" w:hint="eastAsia"/>
          <w:b/>
          <w:sz w:val="48"/>
          <w:szCs w:val="48"/>
        </w:rPr>
        <w:t>of</w:t>
      </w:r>
    </w:p>
    <w:p w14:paraId="7AB08837" w14:textId="009F3CFE" w:rsidR="00D107A2" w:rsidRDefault="009C7C7C" w:rsidP="00B11553">
      <w:pPr>
        <w:jc w:val="center"/>
        <w:rPr>
          <w:rFonts w:ascii="Arial" w:eastAsia="楷体_GB2312" w:hAnsi="Arial" w:cs="Arial"/>
          <w:b/>
          <w:sz w:val="48"/>
          <w:szCs w:val="48"/>
        </w:rPr>
      </w:pPr>
      <w:r w:rsidRPr="00A378BC">
        <w:rPr>
          <w:rFonts w:ascii="Arial" w:eastAsia="楷体_GB2312" w:hAnsi="Arial" w:cs="Arial" w:hint="eastAsia"/>
          <w:b/>
          <w:sz w:val="48"/>
          <w:szCs w:val="48"/>
        </w:rPr>
        <w:t>Performance</w:t>
      </w:r>
      <w:r>
        <w:rPr>
          <w:rFonts w:ascii="Arial" w:eastAsia="楷体_GB2312" w:hAnsi="Arial" w:cs="Arial"/>
          <w:b/>
          <w:sz w:val="48"/>
          <w:szCs w:val="48"/>
        </w:rPr>
        <w:t xml:space="preserve"> </w:t>
      </w:r>
      <w:r w:rsidRPr="00A378BC">
        <w:rPr>
          <w:rFonts w:ascii="Arial" w:eastAsia="楷体_GB2312" w:hAnsi="Arial" w:cs="Arial"/>
          <w:b/>
          <w:sz w:val="48"/>
          <w:szCs w:val="48"/>
        </w:rPr>
        <w:t>Overtime</w:t>
      </w:r>
      <w:r>
        <w:rPr>
          <w:rFonts w:ascii="Arial" w:eastAsia="楷体_GB2312" w:hAnsi="Arial" w:cs="Arial"/>
          <w:b/>
          <w:sz w:val="48"/>
          <w:szCs w:val="48"/>
        </w:rPr>
        <w:t xml:space="preserve"> </w:t>
      </w:r>
      <w:r w:rsidRPr="00A378BC">
        <w:rPr>
          <w:rFonts w:ascii="Arial" w:eastAsia="楷体_GB2312" w:hAnsi="Arial" w:cs="Arial" w:hint="eastAsia"/>
          <w:b/>
          <w:sz w:val="48"/>
          <w:szCs w:val="48"/>
        </w:rPr>
        <w:t>Management</w:t>
      </w:r>
      <w:r w:rsidR="00543F01">
        <w:rPr>
          <w:rFonts w:ascii="Arial" w:eastAsia="楷体_GB2312" w:hAnsi="Arial" w:cs="Arial" w:hint="eastAsia"/>
          <w:b/>
          <w:sz w:val="48"/>
          <w:szCs w:val="48"/>
        </w:rPr>
        <w:t xml:space="preserve"> </w:t>
      </w:r>
    </w:p>
    <w:p w14:paraId="17E8882C" w14:textId="77777777" w:rsidR="00543F01" w:rsidRDefault="00543F01" w:rsidP="00543F01">
      <w:pPr>
        <w:rPr>
          <w:rFonts w:ascii="Arial" w:hAnsi="Arial" w:cs="Arial"/>
        </w:rPr>
      </w:pPr>
    </w:p>
    <w:p w14:paraId="4EBCCC30" w14:textId="77F3857B" w:rsidR="00543F01" w:rsidRDefault="00543F01" w:rsidP="00543F01">
      <w:pPr>
        <w:jc w:val="center"/>
        <w:rPr>
          <w:rFonts w:ascii="Arial" w:hAnsi="Arial" w:cs="Arial"/>
        </w:rPr>
      </w:pPr>
    </w:p>
    <w:p w14:paraId="3BF21CDD" w14:textId="77777777" w:rsidR="00543F01" w:rsidRDefault="00543F01" w:rsidP="00964CBF">
      <w:pPr>
        <w:rPr>
          <w:rFonts w:ascii="Arial" w:hAnsi="Arial" w:cs="Arial"/>
        </w:rPr>
      </w:pPr>
    </w:p>
    <w:p w14:paraId="524A1271" w14:textId="05DABEB4" w:rsidR="00543F01" w:rsidRDefault="00D107A2" w:rsidP="00543F01">
      <w:pPr>
        <w:jc w:val="center"/>
        <w:rPr>
          <w:rFonts w:ascii="Arial" w:hAnsi="Arial" w:cs="Arial"/>
          <w:b/>
          <w:sz w:val="44"/>
          <w:szCs w:val="44"/>
        </w:rPr>
      </w:pPr>
      <w:proofErr w:type="spellStart"/>
      <w:r w:rsidRPr="00A378BC">
        <w:rPr>
          <w:rFonts w:ascii="Arial" w:hAnsi="Arial" w:cs="Arial"/>
          <w:b/>
          <w:sz w:val="44"/>
          <w:szCs w:val="44"/>
        </w:rPr>
        <w:t>Jin</w:t>
      </w:r>
      <w:proofErr w:type="spellEnd"/>
      <w:r w:rsidR="00563AC6">
        <w:rPr>
          <w:rFonts w:ascii="Arial" w:hAnsi="Arial" w:cs="Arial" w:hint="eastAsia"/>
          <w:b/>
          <w:sz w:val="44"/>
          <w:szCs w:val="44"/>
        </w:rPr>
        <w:t>,</w:t>
      </w:r>
      <w:r w:rsidR="00563AC6">
        <w:rPr>
          <w:rFonts w:ascii="Arial" w:hAnsi="Arial" w:cs="Arial"/>
          <w:b/>
          <w:sz w:val="44"/>
          <w:szCs w:val="44"/>
        </w:rPr>
        <w:t xml:space="preserve"> </w:t>
      </w:r>
      <w:r w:rsidRPr="00A378BC">
        <w:rPr>
          <w:rFonts w:ascii="Arial" w:hAnsi="Arial" w:cs="Arial"/>
          <w:b/>
          <w:sz w:val="44"/>
          <w:szCs w:val="44"/>
        </w:rPr>
        <w:t>Si</w:t>
      </w:r>
      <w:r>
        <w:rPr>
          <w:rFonts w:ascii="Arial" w:hAnsi="Arial" w:cs="Arial"/>
          <w:b/>
          <w:sz w:val="44"/>
          <w:szCs w:val="44"/>
        </w:rPr>
        <w:t xml:space="preserve"> </w:t>
      </w:r>
      <w:r w:rsidRPr="00A378BC">
        <w:rPr>
          <w:rFonts w:ascii="Arial" w:hAnsi="Arial" w:cs="Arial"/>
          <w:b/>
          <w:sz w:val="44"/>
          <w:szCs w:val="44"/>
        </w:rPr>
        <w:t>Ye</w:t>
      </w:r>
    </w:p>
    <w:p w14:paraId="7EB24FD0" w14:textId="77777777" w:rsidR="00543F01" w:rsidRDefault="00543F01" w:rsidP="00543F01">
      <w:pPr>
        <w:jc w:val="center"/>
        <w:rPr>
          <w:rFonts w:ascii="Arial" w:hAnsi="Arial" w:cs="Arial"/>
          <w:b/>
          <w:sz w:val="48"/>
          <w:szCs w:val="48"/>
        </w:rPr>
      </w:pPr>
    </w:p>
    <w:p w14:paraId="19ACEBCE" w14:textId="77777777" w:rsidR="00543F01" w:rsidRDefault="00543F01" w:rsidP="00543F01">
      <w:pPr>
        <w:jc w:val="center"/>
        <w:rPr>
          <w:rFonts w:ascii="Arial" w:hAnsi="Arial" w:cs="Arial"/>
          <w:b/>
          <w:sz w:val="32"/>
          <w:szCs w:val="32"/>
        </w:rPr>
      </w:pPr>
      <w:bookmarkStart w:id="19" w:name="_Toc135835153"/>
      <w:bookmarkStart w:id="20" w:name="_Toc135932653"/>
      <w:bookmarkStart w:id="21" w:name="_Toc135932745"/>
      <w:bookmarkStart w:id="22" w:name="_Toc135932824"/>
      <w:bookmarkStart w:id="23" w:name="_Toc135932910"/>
      <w:bookmarkStart w:id="24" w:name="_Toc135971810"/>
      <w:bookmarkStart w:id="25" w:name="_Toc135971882"/>
      <w:r w:rsidRPr="00A378BC">
        <w:rPr>
          <w:rFonts w:ascii="Arial" w:hAnsi="Arial" w:cs="Arial"/>
          <w:b/>
          <w:sz w:val="32"/>
          <w:szCs w:val="32"/>
        </w:rPr>
        <w:t>Submitted</w:t>
      </w:r>
      <w:r>
        <w:rPr>
          <w:rFonts w:ascii="Arial" w:hAnsi="Arial" w:cs="Arial"/>
          <w:b/>
          <w:sz w:val="32"/>
          <w:szCs w:val="32"/>
        </w:rPr>
        <w:t xml:space="preserve"> </w:t>
      </w:r>
      <w:r w:rsidRPr="00A378BC">
        <w:rPr>
          <w:rFonts w:ascii="Arial" w:hAnsi="Arial" w:cs="Arial"/>
          <w:b/>
          <w:sz w:val="32"/>
          <w:szCs w:val="32"/>
        </w:rPr>
        <w:t>in</w:t>
      </w:r>
      <w:r>
        <w:rPr>
          <w:rFonts w:ascii="Arial" w:hAnsi="Arial" w:cs="Arial"/>
          <w:b/>
          <w:sz w:val="32"/>
          <w:szCs w:val="32"/>
        </w:rPr>
        <w:t xml:space="preserve"> </w:t>
      </w:r>
      <w:r w:rsidRPr="00A378BC">
        <w:rPr>
          <w:rFonts w:ascii="Arial" w:hAnsi="Arial" w:cs="Arial"/>
          <w:b/>
          <w:sz w:val="32"/>
          <w:szCs w:val="32"/>
        </w:rPr>
        <w:t>partial</w:t>
      </w:r>
      <w:r>
        <w:rPr>
          <w:rFonts w:ascii="Arial" w:hAnsi="Arial" w:cs="Arial"/>
          <w:b/>
          <w:sz w:val="32"/>
          <w:szCs w:val="32"/>
        </w:rPr>
        <w:t xml:space="preserve"> </w:t>
      </w:r>
      <w:r w:rsidRPr="00A378BC">
        <w:rPr>
          <w:rFonts w:ascii="Arial" w:hAnsi="Arial" w:cs="Arial"/>
          <w:b/>
          <w:sz w:val="32"/>
          <w:szCs w:val="32"/>
        </w:rPr>
        <w:t>fulfillment</w:t>
      </w:r>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the</w:t>
      </w:r>
      <w:r>
        <w:rPr>
          <w:rFonts w:ascii="Arial" w:hAnsi="Arial" w:cs="Arial"/>
          <w:b/>
          <w:sz w:val="32"/>
          <w:szCs w:val="32"/>
        </w:rPr>
        <w:t xml:space="preserve"> </w:t>
      </w:r>
      <w:r w:rsidRPr="00A378BC">
        <w:rPr>
          <w:rFonts w:ascii="Arial" w:hAnsi="Arial" w:cs="Arial"/>
          <w:b/>
          <w:sz w:val="32"/>
          <w:szCs w:val="32"/>
        </w:rPr>
        <w:t>requirements</w:t>
      </w:r>
      <w:r>
        <w:rPr>
          <w:rFonts w:ascii="Arial" w:hAnsi="Arial" w:cs="Arial"/>
          <w:b/>
          <w:sz w:val="32"/>
          <w:szCs w:val="32"/>
        </w:rPr>
        <w:t xml:space="preserve"> </w:t>
      </w:r>
      <w:r w:rsidRPr="00A378BC">
        <w:rPr>
          <w:rFonts w:ascii="Arial" w:hAnsi="Arial" w:cs="Arial"/>
          <w:b/>
          <w:sz w:val="32"/>
          <w:szCs w:val="32"/>
        </w:rPr>
        <w:t>for</w:t>
      </w:r>
      <w:r>
        <w:rPr>
          <w:rFonts w:ascii="Arial" w:hAnsi="Arial" w:cs="Arial"/>
          <w:b/>
          <w:sz w:val="32"/>
          <w:szCs w:val="32"/>
        </w:rPr>
        <w:t xml:space="preserve"> </w:t>
      </w:r>
      <w:r w:rsidRPr="00A378BC">
        <w:rPr>
          <w:rFonts w:ascii="Arial" w:hAnsi="Arial" w:cs="Arial"/>
          <w:b/>
          <w:sz w:val="32"/>
          <w:szCs w:val="32"/>
        </w:rPr>
        <w:t>the</w:t>
      </w:r>
      <w:r>
        <w:rPr>
          <w:rFonts w:ascii="Arial" w:hAnsi="Arial" w:cs="Arial"/>
          <w:b/>
          <w:sz w:val="32"/>
          <w:szCs w:val="32"/>
        </w:rPr>
        <w:t xml:space="preserve"> </w:t>
      </w:r>
      <w:r w:rsidRPr="00A378BC">
        <w:rPr>
          <w:rFonts w:ascii="Arial" w:hAnsi="Arial" w:cs="Arial"/>
          <w:b/>
          <w:sz w:val="32"/>
          <w:szCs w:val="32"/>
        </w:rPr>
        <w:t>degree</w:t>
      </w:r>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Master</w:t>
      </w:r>
      <w:bookmarkEnd w:id="19"/>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Engineering</w:t>
      </w:r>
      <w:bookmarkEnd w:id="20"/>
      <w:bookmarkEnd w:id="21"/>
      <w:bookmarkEnd w:id="22"/>
      <w:bookmarkEnd w:id="23"/>
      <w:bookmarkEnd w:id="24"/>
      <w:bookmarkEnd w:id="25"/>
    </w:p>
    <w:p w14:paraId="19DF0073" w14:textId="77777777" w:rsidR="00543F01" w:rsidRDefault="00543F01" w:rsidP="00543F01">
      <w:pPr>
        <w:jc w:val="center"/>
        <w:rPr>
          <w:rFonts w:ascii="Arial" w:hAnsi="Arial" w:cs="Arial"/>
          <w:b/>
          <w:sz w:val="48"/>
          <w:szCs w:val="48"/>
        </w:rPr>
      </w:pPr>
    </w:p>
    <w:p w14:paraId="1B21019D" w14:textId="77777777" w:rsidR="00543F01" w:rsidRDefault="00543F01" w:rsidP="00543F01">
      <w:pPr>
        <w:jc w:val="center"/>
        <w:rPr>
          <w:rFonts w:ascii="Arial" w:hAnsi="Arial" w:cs="Arial"/>
          <w:sz w:val="30"/>
          <w:szCs w:val="30"/>
        </w:rPr>
      </w:pPr>
      <w:r w:rsidRPr="00A378BC">
        <w:rPr>
          <w:rFonts w:ascii="Arial" w:hAnsi="Arial" w:cs="Arial"/>
          <w:sz w:val="30"/>
          <w:szCs w:val="30"/>
        </w:rPr>
        <w:t>Supervised</w:t>
      </w:r>
      <w:r>
        <w:rPr>
          <w:rFonts w:ascii="Arial" w:hAnsi="Arial" w:cs="Arial"/>
          <w:sz w:val="30"/>
          <w:szCs w:val="30"/>
        </w:rPr>
        <w:t xml:space="preserve"> </w:t>
      </w:r>
      <w:r w:rsidRPr="00A378BC">
        <w:rPr>
          <w:rFonts w:ascii="Arial" w:hAnsi="Arial" w:cs="Arial"/>
          <w:sz w:val="30"/>
          <w:szCs w:val="30"/>
        </w:rPr>
        <w:t>by</w:t>
      </w:r>
    </w:p>
    <w:p w14:paraId="4335BB1F" w14:textId="33D2C500" w:rsidR="00543F01" w:rsidRDefault="00563AC6" w:rsidP="00543F01">
      <w:pPr>
        <w:jc w:val="center"/>
        <w:rPr>
          <w:rFonts w:ascii="Arial" w:hAnsi="Arial" w:cs="Arial"/>
          <w:b/>
          <w:sz w:val="28"/>
          <w:szCs w:val="28"/>
        </w:rPr>
      </w:pPr>
      <w:r w:rsidRPr="00A378BC">
        <w:rPr>
          <w:rFonts w:ascii="Arial" w:hAnsi="Arial" w:cs="Arial"/>
          <w:sz w:val="30"/>
          <w:szCs w:val="30"/>
        </w:rPr>
        <w:t>Senior</w:t>
      </w:r>
      <w:r>
        <w:rPr>
          <w:rFonts w:ascii="Arial" w:hAnsi="Arial" w:cs="Arial"/>
          <w:sz w:val="30"/>
          <w:szCs w:val="30"/>
        </w:rPr>
        <w:t xml:space="preserve"> </w:t>
      </w:r>
      <w:r w:rsidRPr="00A378BC">
        <w:rPr>
          <w:rFonts w:ascii="Arial" w:hAnsi="Arial" w:cs="Arial"/>
          <w:sz w:val="30"/>
          <w:szCs w:val="30"/>
        </w:rPr>
        <w:t>Engineer</w:t>
      </w:r>
      <w:r>
        <w:rPr>
          <w:rFonts w:ascii="Arial" w:hAnsi="Arial" w:cs="Arial"/>
          <w:b/>
          <w:sz w:val="30"/>
          <w:szCs w:val="30"/>
        </w:rPr>
        <w:t xml:space="preserve"> </w:t>
      </w:r>
      <w:r w:rsidRPr="00A378BC">
        <w:rPr>
          <w:rFonts w:ascii="Arial" w:hAnsi="Arial" w:cs="Arial"/>
          <w:b/>
          <w:sz w:val="30"/>
          <w:szCs w:val="30"/>
        </w:rPr>
        <w:t>Wang</w:t>
      </w:r>
      <w:r>
        <w:rPr>
          <w:rFonts w:ascii="Arial" w:hAnsi="Arial" w:cs="Arial"/>
          <w:b/>
          <w:sz w:val="30"/>
          <w:szCs w:val="30"/>
        </w:rPr>
        <w:t>,</w:t>
      </w:r>
      <w:r>
        <w:rPr>
          <w:rFonts w:ascii="Arial" w:hAnsi="Arial" w:cs="Arial" w:hint="eastAsia"/>
          <w:b/>
          <w:sz w:val="30"/>
          <w:szCs w:val="30"/>
        </w:rPr>
        <w:t xml:space="preserve"> </w:t>
      </w:r>
      <w:proofErr w:type="spellStart"/>
      <w:r w:rsidRPr="00A378BC">
        <w:rPr>
          <w:rFonts w:ascii="Arial" w:hAnsi="Arial" w:cs="Arial"/>
          <w:b/>
          <w:sz w:val="30"/>
          <w:szCs w:val="30"/>
        </w:rPr>
        <w:t>Jinqing</w:t>
      </w:r>
      <w:proofErr w:type="spellEnd"/>
    </w:p>
    <w:p w14:paraId="7F58718B" w14:textId="77777777" w:rsidR="00543F01" w:rsidRDefault="00543F01" w:rsidP="00543F01">
      <w:pPr>
        <w:jc w:val="center"/>
        <w:rPr>
          <w:rFonts w:ascii="Arial" w:hAnsi="Arial" w:cs="Arial"/>
          <w:b/>
          <w:sz w:val="28"/>
          <w:szCs w:val="28"/>
        </w:rPr>
      </w:pPr>
    </w:p>
    <w:p w14:paraId="7F08E72A" w14:textId="77777777" w:rsidR="00543F01" w:rsidRDefault="00543F01" w:rsidP="00543F01">
      <w:pPr>
        <w:jc w:val="center"/>
        <w:rPr>
          <w:rFonts w:ascii="Arial" w:hAnsi="Arial" w:cs="Arial"/>
          <w:b/>
          <w:sz w:val="28"/>
          <w:szCs w:val="28"/>
        </w:rPr>
      </w:pPr>
    </w:p>
    <w:p w14:paraId="13993843" w14:textId="2525AE89" w:rsidR="00543F01" w:rsidRDefault="00543F01" w:rsidP="00543F01">
      <w:pPr>
        <w:jc w:val="center"/>
        <w:rPr>
          <w:rFonts w:ascii="Arial" w:hAnsi="Arial" w:cs="Arial"/>
          <w:b/>
          <w:sz w:val="28"/>
          <w:szCs w:val="28"/>
        </w:rPr>
      </w:pPr>
    </w:p>
    <w:p w14:paraId="31A59057" w14:textId="379F39E4" w:rsidR="00964CBF" w:rsidRDefault="00964CBF" w:rsidP="00543F01">
      <w:pPr>
        <w:jc w:val="center"/>
        <w:rPr>
          <w:rFonts w:ascii="Arial" w:hAnsi="Arial" w:cs="Arial"/>
          <w:b/>
          <w:sz w:val="28"/>
          <w:szCs w:val="28"/>
        </w:rPr>
      </w:pPr>
    </w:p>
    <w:p w14:paraId="727CA2F6" w14:textId="77777777" w:rsidR="00964CBF" w:rsidRDefault="00964CBF" w:rsidP="00543F01">
      <w:pPr>
        <w:jc w:val="center"/>
        <w:rPr>
          <w:rFonts w:ascii="Arial" w:hAnsi="Arial" w:cs="Arial"/>
          <w:b/>
          <w:sz w:val="28"/>
          <w:szCs w:val="28"/>
        </w:rPr>
      </w:pPr>
    </w:p>
    <w:p w14:paraId="78101B82" w14:textId="77777777" w:rsidR="00543F01" w:rsidRDefault="00543F01" w:rsidP="00543F01">
      <w:pPr>
        <w:jc w:val="center"/>
        <w:rPr>
          <w:rFonts w:ascii="Arial" w:hAnsi="Arial" w:cs="Arial"/>
          <w:sz w:val="28"/>
          <w:szCs w:val="28"/>
        </w:rPr>
      </w:pPr>
      <w:r w:rsidRPr="00A378BC">
        <w:rPr>
          <w:rFonts w:ascii="Arial" w:hAnsi="Arial" w:cs="Arial"/>
          <w:sz w:val="28"/>
          <w:szCs w:val="28"/>
        </w:rPr>
        <w:t>Software</w:t>
      </w:r>
      <w:r>
        <w:rPr>
          <w:rFonts w:ascii="Arial" w:hAnsi="Arial" w:cs="Arial"/>
          <w:sz w:val="28"/>
          <w:szCs w:val="28"/>
        </w:rPr>
        <w:t xml:space="preserve"> </w:t>
      </w:r>
      <w:r w:rsidRPr="00A378BC">
        <w:rPr>
          <w:rFonts w:ascii="Arial" w:hAnsi="Arial" w:cs="Arial"/>
          <w:sz w:val="28"/>
          <w:szCs w:val="28"/>
        </w:rPr>
        <w:t>Institute</w:t>
      </w:r>
    </w:p>
    <w:p w14:paraId="1CFC3AC5" w14:textId="77777777" w:rsidR="00543F01" w:rsidRDefault="00543F01" w:rsidP="00543F01">
      <w:pPr>
        <w:jc w:val="center"/>
        <w:rPr>
          <w:rFonts w:ascii="Arial" w:hAnsi="Arial" w:cs="Arial"/>
          <w:b/>
          <w:sz w:val="28"/>
          <w:szCs w:val="28"/>
        </w:rPr>
      </w:pPr>
      <w:r w:rsidRPr="00A378BC">
        <w:rPr>
          <w:rFonts w:ascii="Arial" w:hAnsi="Arial" w:cs="Arial"/>
          <w:b/>
          <w:sz w:val="28"/>
          <w:szCs w:val="28"/>
        </w:rPr>
        <w:t>NANJING</w:t>
      </w:r>
      <w:r>
        <w:rPr>
          <w:rFonts w:ascii="Arial" w:hAnsi="Arial" w:cs="Arial"/>
          <w:b/>
          <w:sz w:val="28"/>
          <w:szCs w:val="28"/>
        </w:rPr>
        <w:t xml:space="preserve"> </w:t>
      </w:r>
      <w:r w:rsidRPr="00A378BC">
        <w:rPr>
          <w:rFonts w:ascii="Arial" w:hAnsi="Arial" w:cs="Arial"/>
          <w:b/>
          <w:sz w:val="28"/>
          <w:szCs w:val="28"/>
        </w:rPr>
        <w:t>UNIVERSITY</w:t>
      </w:r>
    </w:p>
    <w:p w14:paraId="13676AD1" w14:textId="77777777" w:rsidR="00543F01" w:rsidRDefault="00543F01" w:rsidP="00543F01">
      <w:pPr>
        <w:jc w:val="center"/>
        <w:rPr>
          <w:rFonts w:ascii="Arial" w:hAnsi="Arial" w:cs="Arial"/>
          <w:sz w:val="28"/>
          <w:szCs w:val="28"/>
        </w:rPr>
      </w:pPr>
      <w:r w:rsidRPr="00A378BC">
        <w:rPr>
          <w:rFonts w:ascii="Arial" w:hAnsi="Arial" w:cs="Arial"/>
          <w:sz w:val="28"/>
          <w:szCs w:val="28"/>
        </w:rPr>
        <w:t>Nanjing</w:t>
      </w:r>
      <w:r>
        <w:rPr>
          <w:rFonts w:ascii="Arial" w:hAnsi="Arial" w:cs="Arial"/>
          <w:sz w:val="28"/>
          <w:szCs w:val="28"/>
        </w:rPr>
        <w:t xml:space="preserve">, </w:t>
      </w:r>
      <w:r w:rsidRPr="00A378BC">
        <w:rPr>
          <w:rFonts w:ascii="Arial" w:hAnsi="Arial" w:cs="Arial"/>
          <w:sz w:val="28"/>
          <w:szCs w:val="28"/>
        </w:rPr>
        <w:t>China</w:t>
      </w:r>
    </w:p>
    <w:p w14:paraId="32B1CC3F" w14:textId="77777777" w:rsidR="00350E2D" w:rsidRDefault="00543F01" w:rsidP="00350E2D">
      <w:pPr>
        <w:jc w:val="center"/>
        <w:rPr>
          <w:rFonts w:ascii="Arial" w:hAnsi="Arial" w:cs="Arial"/>
          <w:sz w:val="28"/>
          <w:szCs w:val="28"/>
        </w:rPr>
        <w:sectPr w:rsidR="00350E2D" w:rsidSect="00AD3676">
          <w:footerReference w:type="default" r:id="rId12"/>
          <w:type w:val="continuous"/>
          <w:pgSz w:w="11906" w:h="16838"/>
          <w:pgMar w:top="1440" w:right="1800" w:bottom="1440" w:left="1800" w:header="851" w:footer="992" w:gutter="0"/>
          <w:pgNumType w:fmt="upperRoman"/>
          <w:cols w:space="720"/>
          <w:docGrid w:type="lines" w:linePitch="312"/>
        </w:sectPr>
      </w:pPr>
      <w:r w:rsidRPr="00A378BC">
        <w:rPr>
          <w:rFonts w:ascii="Arial" w:hAnsi="Arial" w:cs="Arial" w:hint="eastAsia"/>
          <w:sz w:val="28"/>
          <w:szCs w:val="28"/>
        </w:rPr>
        <w:t>April</w:t>
      </w:r>
      <w:r>
        <w:rPr>
          <w:rFonts w:ascii="Arial" w:hAnsi="Arial" w:cs="Arial"/>
          <w:sz w:val="28"/>
          <w:szCs w:val="28"/>
        </w:rPr>
        <w:t xml:space="preserve">, </w:t>
      </w:r>
      <w:r w:rsidRPr="003F1175">
        <w:rPr>
          <w:rFonts w:ascii="Arial" w:hAnsi="Arial" w:cs="Arial"/>
          <w:sz w:val="28"/>
          <w:szCs w:val="28"/>
        </w:rPr>
        <w:t>20</w:t>
      </w:r>
      <w:r w:rsidR="004A4F57" w:rsidRPr="003F1175">
        <w:rPr>
          <w:rFonts w:ascii="Arial" w:hAnsi="Arial" w:cs="Arial"/>
          <w:sz w:val="28"/>
          <w:szCs w:val="28"/>
        </w:rPr>
        <w:t>20</w:t>
      </w:r>
      <w:bookmarkStart w:id="26" w:name="_Toc187761918"/>
      <w:bookmarkStart w:id="27" w:name="_Toc187764274"/>
      <w:bookmarkStart w:id="28" w:name="_Toc9453451"/>
      <w:bookmarkStart w:id="29" w:name="_Toc25947911"/>
      <w:bookmarkStart w:id="30" w:name="_Toc36642675"/>
    </w:p>
    <w:p w14:paraId="57C0498E" w14:textId="6774AACF" w:rsidR="00010DE0" w:rsidRDefault="00543F01" w:rsidP="00B17294">
      <w:pPr>
        <w:pStyle w:val="1"/>
      </w:pPr>
      <w:bookmarkStart w:id="31" w:name="_Toc36643247"/>
      <w:bookmarkStart w:id="32" w:name="_Toc36732770"/>
      <w:bookmarkStart w:id="33" w:name="_Toc36938988"/>
      <w:r>
        <w:rPr>
          <w:rFonts w:hint="eastAsia"/>
        </w:rPr>
        <w:lastRenderedPageBreak/>
        <w:t>摘</w:t>
      </w:r>
      <w:r w:rsidR="004A390D">
        <w:rPr>
          <w:rFonts w:hint="eastAsia"/>
        </w:rPr>
        <w:t xml:space="preserve"> </w:t>
      </w:r>
      <w:r w:rsidR="004A390D">
        <w:t xml:space="preserve"> </w:t>
      </w:r>
      <w:r>
        <w:rPr>
          <w:rFonts w:hint="eastAsia"/>
        </w:rPr>
        <w:t>要</w:t>
      </w:r>
      <w:bookmarkEnd w:id="2"/>
      <w:bookmarkEnd w:id="26"/>
      <w:bookmarkEnd w:id="27"/>
      <w:bookmarkEnd w:id="28"/>
      <w:bookmarkEnd w:id="29"/>
      <w:bookmarkEnd w:id="30"/>
      <w:bookmarkEnd w:id="31"/>
      <w:bookmarkEnd w:id="32"/>
      <w:bookmarkEnd w:id="33"/>
    </w:p>
    <w:p w14:paraId="64512952" w14:textId="31E6C85C" w:rsidR="00D3236D" w:rsidRPr="001748C2" w:rsidRDefault="00E23557" w:rsidP="00903106">
      <w:pPr>
        <w:spacing w:line="360" w:lineRule="auto"/>
        <w:ind w:firstLineChars="200" w:firstLine="480"/>
        <w:rPr>
          <w:rFonts w:ascii="宋体" w:eastAsia="宋体" w:hAnsi="宋体"/>
          <w:sz w:val="24"/>
          <w:szCs w:val="28"/>
        </w:rPr>
      </w:pPr>
      <w:r>
        <w:rPr>
          <w:rFonts w:ascii="宋体" w:eastAsia="宋体" w:hAnsi="宋体" w:hint="eastAsia"/>
          <w:sz w:val="24"/>
          <w:szCs w:val="28"/>
        </w:rPr>
        <w:t>随着社会发展，外卖已经成为城市上班族解决吃饭问题的首选方式</w:t>
      </w:r>
      <w:r w:rsidR="00FF2FD7">
        <w:rPr>
          <w:rFonts w:ascii="宋体" w:eastAsia="宋体" w:hAnsi="宋体" w:hint="eastAsia"/>
          <w:sz w:val="24"/>
          <w:szCs w:val="28"/>
        </w:rPr>
        <w:t>。</w:t>
      </w:r>
      <w:r w:rsidR="001839B7">
        <w:rPr>
          <w:rFonts w:ascii="宋体" w:eastAsia="宋体" w:hAnsi="宋体" w:hint="eastAsia"/>
          <w:sz w:val="24"/>
          <w:szCs w:val="28"/>
        </w:rPr>
        <w:t>餐饮外卖行业是一个对</w:t>
      </w:r>
      <w:r w:rsidR="00AD3C29">
        <w:rPr>
          <w:rFonts w:ascii="宋体" w:eastAsia="宋体" w:hAnsi="宋体" w:hint="eastAsia"/>
          <w:sz w:val="24"/>
          <w:szCs w:val="28"/>
        </w:rPr>
        <w:t>履约</w:t>
      </w:r>
      <w:proofErr w:type="gramStart"/>
      <w:r w:rsidR="00BB1074">
        <w:rPr>
          <w:rFonts w:ascii="宋体" w:eastAsia="宋体" w:hAnsi="宋体" w:hint="eastAsia"/>
          <w:sz w:val="24"/>
          <w:szCs w:val="28"/>
        </w:rPr>
        <w:t>超时</w:t>
      </w:r>
      <w:r w:rsidR="001839B7">
        <w:rPr>
          <w:rFonts w:ascii="宋体" w:eastAsia="宋体" w:hAnsi="宋体" w:hint="eastAsia"/>
          <w:sz w:val="24"/>
          <w:szCs w:val="28"/>
        </w:rPr>
        <w:t>很</w:t>
      </w:r>
      <w:proofErr w:type="gramEnd"/>
      <w:r w:rsidR="001839B7">
        <w:rPr>
          <w:rFonts w:ascii="宋体" w:eastAsia="宋体" w:hAnsi="宋体" w:hint="eastAsia"/>
          <w:sz w:val="24"/>
          <w:szCs w:val="28"/>
        </w:rPr>
        <w:t>敏感的行业</w:t>
      </w:r>
      <w:r w:rsidR="00B86514">
        <w:rPr>
          <w:rFonts w:ascii="宋体" w:eastAsia="宋体" w:hAnsi="宋体" w:hint="eastAsia"/>
          <w:sz w:val="24"/>
          <w:szCs w:val="28"/>
        </w:rPr>
        <w:t>，</w:t>
      </w:r>
      <w:r w:rsidR="00D3236D">
        <w:rPr>
          <w:rFonts w:ascii="宋体" w:eastAsia="宋体" w:hAnsi="宋体" w:hint="eastAsia"/>
          <w:sz w:val="24"/>
          <w:szCs w:val="28"/>
        </w:rPr>
        <w:t>订单履约超时</w:t>
      </w:r>
      <w:r w:rsidR="003033E8">
        <w:rPr>
          <w:rFonts w:ascii="宋体" w:eastAsia="宋体" w:hAnsi="宋体" w:hint="eastAsia"/>
          <w:sz w:val="24"/>
          <w:szCs w:val="28"/>
        </w:rPr>
        <w:t>会降低用户满意度，</w:t>
      </w:r>
      <w:r w:rsidR="00A54CD9">
        <w:rPr>
          <w:rFonts w:ascii="宋体" w:eastAsia="宋体" w:hAnsi="宋体" w:hint="eastAsia"/>
          <w:sz w:val="24"/>
          <w:szCs w:val="28"/>
        </w:rPr>
        <w:t>为了提高用户满意度，</w:t>
      </w:r>
      <w:r w:rsidR="00567B44">
        <w:rPr>
          <w:rFonts w:ascii="宋体" w:eastAsia="宋体" w:hAnsi="宋体" w:hint="eastAsia"/>
          <w:sz w:val="24"/>
          <w:szCs w:val="28"/>
        </w:rPr>
        <w:t>外卖平台需要主动</w:t>
      </w:r>
      <w:r w:rsidR="001748C2">
        <w:rPr>
          <w:rFonts w:ascii="宋体" w:eastAsia="宋体" w:hAnsi="宋体" w:hint="eastAsia"/>
          <w:sz w:val="24"/>
          <w:szCs w:val="28"/>
        </w:rPr>
        <w:t>检查</w:t>
      </w:r>
      <w:r w:rsidR="00567B44">
        <w:rPr>
          <w:rFonts w:ascii="宋体" w:eastAsia="宋体" w:hAnsi="宋体" w:hint="eastAsia"/>
          <w:sz w:val="24"/>
          <w:szCs w:val="28"/>
        </w:rPr>
        <w:t>外卖</w:t>
      </w:r>
      <w:r w:rsidR="00B1076F">
        <w:rPr>
          <w:rFonts w:ascii="宋体" w:eastAsia="宋体" w:hAnsi="宋体" w:hint="eastAsia"/>
          <w:sz w:val="24"/>
          <w:szCs w:val="28"/>
        </w:rPr>
        <w:t>履约</w:t>
      </w:r>
      <w:r w:rsidR="00567B44">
        <w:rPr>
          <w:rFonts w:ascii="宋体" w:eastAsia="宋体" w:hAnsi="宋体" w:hint="eastAsia"/>
          <w:sz w:val="24"/>
          <w:szCs w:val="28"/>
        </w:rPr>
        <w:t>是否超时，如果超时，需要主动执行超时应对策</w:t>
      </w:r>
      <w:r w:rsidR="00B1076F">
        <w:rPr>
          <w:rFonts w:ascii="宋体" w:eastAsia="宋体" w:hAnsi="宋体" w:hint="eastAsia"/>
          <w:sz w:val="24"/>
          <w:szCs w:val="28"/>
        </w:rPr>
        <w:t>。饿了么既有超时判定逻辑</w:t>
      </w:r>
      <w:r w:rsidR="00804B34">
        <w:rPr>
          <w:rFonts w:ascii="宋体" w:eastAsia="宋体" w:hAnsi="宋体" w:hint="eastAsia"/>
          <w:sz w:val="24"/>
          <w:szCs w:val="28"/>
        </w:rPr>
        <w:t>分散在各个系统中</w:t>
      </w:r>
      <w:r w:rsidR="00712D7C">
        <w:rPr>
          <w:rFonts w:ascii="宋体" w:eastAsia="宋体" w:hAnsi="宋体" w:hint="eastAsia"/>
          <w:sz w:val="24"/>
          <w:szCs w:val="28"/>
        </w:rPr>
        <w:t>，</w:t>
      </w:r>
      <w:r w:rsidR="00903106">
        <w:rPr>
          <w:rFonts w:ascii="宋体" w:eastAsia="宋体" w:hAnsi="宋体" w:hint="eastAsia"/>
          <w:sz w:val="24"/>
          <w:szCs w:val="28"/>
        </w:rPr>
        <w:t>例如：赔付系统、</w:t>
      </w:r>
      <w:proofErr w:type="gramStart"/>
      <w:r w:rsidR="00903106">
        <w:rPr>
          <w:rFonts w:ascii="宋体" w:eastAsia="宋体" w:hAnsi="宋体" w:hint="eastAsia"/>
          <w:sz w:val="24"/>
          <w:szCs w:val="28"/>
        </w:rPr>
        <w:t>用户触达系统</w:t>
      </w:r>
      <w:proofErr w:type="gramEnd"/>
      <w:r w:rsidR="00903106">
        <w:rPr>
          <w:rFonts w:ascii="宋体" w:eastAsia="宋体" w:hAnsi="宋体" w:hint="eastAsia"/>
          <w:sz w:val="24"/>
          <w:szCs w:val="28"/>
        </w:rPr>
        <w:t>、逆向系统等</w:t>
      </w:r>
      <w:r w:rsidR="00896EC1">
        <w:rPr>
          <w:rFonts w:ascii="宋体" w:eastAsia="宋体" w:hAnsi="宋体" w:hint="eastAsia"/>
          <w:sz w:val="24"/>
          <w:szCs w:val="28"/>
        </w:rPr>
        <w:t>。</w:t>
      </w:r>
      <w:r w:rsidR="00673C44">
        <w:rPr>
          <w:rFonts w:ascii="宋体" w:eastAsia="宋体" w:hAnsi="宋体" w:hint="eastAsia"/>
          <w:sz w:val="24"/>
          <w:szCs w:val="28"/>
        </w:rPr>
        <w:t>随着业务发展，</w:t>
      </w:r>
      <w:r w:rsidR="00896EC1">
        <w:rPr>
          <w:rFonts w:ascii="宋体" w:eastAsia="宋体" w:hAnsi="宋体" w:hint="eastAsia"/>
          <w:sz w:val="24"/>
          <w:szCs w:val="28"/>
        </w:rPr>
        <w:t>饿了么既有超时判定方式已经无法满足需求</w:t>
      </w:r>
      <w:r w:rsidR="00C020EC">
        <w:rPr>
          <w:rFonts w:ascii="宋体" w:eastAsia="宋体" w:hAnsi="宋体" w:hint="eastAsia"/>
          <w:sz w:val="24"/>
          <w:szCs w:val="28"/>
        </w:rPr>
        <w:t>：</w:t>
      </w:r>
      <w:r w:rsidR="00165D8B">
        <w:rPr>
          <w:rFonts w:ascii="宋体" w:eastAsia="宋体" w:hAnsi="宋体" w:hint="eastAsia"/>
          <w:sz w:val="24"/>
          <w:szCs w:val="28"/>
        </w:rPr>
        <w:t>由于判定逻辑分散在各个系统中，修改判定逻辑</w:t>
      </w:r>
      <w:r w:rsidR="00FF50A4">
        <w:rPr>
          <w:rFonts w:ascii="宋体" w:eastAsia="宋体" w:hAnsi="宋体" w:hint="eastAsia"/>
          <w:sz w:val="24"/>
          <w:szCs w:val="28"/>
        </w:rPr>
        <w:t>需要协调多系统，开发流程繁琐</w:t>
      </w:r>
      <w:r w:rsidR="00AE1228">
        <w:rPr>
          <w:rFonts w:ascii="宋体" w:eastAsia="宋体" w:hAnsi="宋体" w:hint="eastAsia"/>
          <w:sz w:val="24"/>
          <w:szCs w:val="28"/>
        </w:rPr>
        <w:t>，工作量大</w:t>
      </w:r>
      <w:r w:rsidR="00FF50A4">
        <w:rPr>
          <w:rFonts w:ascii="宋体" w:eastAsia="宋体" w:hAnsi="宋体" w:hint="eastAsia"/>
          <w:sz w:val="24"/>
          <w:szCs w:val="28"/>
        </w:rPr>
        <w:t>，</w:t>
      </w:r>
      <w:r w:rsidR="008B3236">
        <w:rPr>
          <w:rFonts w:ascii="宋体" w:eastAsia="宋体" w:hAnsi="宋体" w:hint="eastAsia"/>
          <w:sz w:val="24"/>
          <w:szCs w:val="28"/>
        </w:rPr>
        <w:t>导致</w:t>
      </w:r>
      <w:r w:rsidR="00B16A7F">
        <w:rPr>
          <w:rFonts w:ascii="宋体" w:eastAsia="宋体" w:hAnsi="宋体" w:hint="eastAsia"/>
          <w:sz w:val="24"/>
          <w:szCs w:val="28"/>
        </w:rPr>
        <w:t>无法快速响应需求</w:t>
      </w:r>
      <w:r w:rsidR="00C020EC">
        <w:rPr>
          <w:rFonts w:ascii="宋体" w:eastAsia="宋体" w:hAnsi="宋体" w:hint="eastAsia"/>
          <w:sz w:val="24"/>
          <w:szCs w:val="28"/>
        </w:rPr>
        <w:t>；</w:t>
      </w:r>
      <w:r w:rsidR="00517B90">
        <w:rPr>
          <w:rFonts w:ascii="宋体" w:eastAsia="宋体" w:hAnsi="宋体" w:hint="eastAsia"/>
          <w:sz w:val="24"/>
          <w:szCs w:val="28"/>
        </w:rPr>
        <w:t>由于无法做到快速响应需求，运营人员无法做到细粒度把控</w:t>
      </w:r>
      <w:r w:rsidR="00601058">
        <w:rPr>
          <w:rFonts w:ascii="宋体" w:eastAsia="宋体" w:hAnsi="宋体" w:hint="eastAsia"/>
          <w:sz w:val="24"/>
          <w:szCs w:val="28"/>
        </w:rPr>
        <w:t>判定逻辑</w:t>
      </w:r>
      <w:r w:rsidR="00C020EC">
        <w:rPr>
          <w:rFonts w:ascii="宋体" w:eastAsia="宋体" w:hAnsi="宋体" w:hint="eastAsia"/>
          <w:sz w:val="24"/>
          <w:szCs w:val="28"/>
        </w:rPr>
        <w:t>。</w:t>
      </w:r>
      <w:r w:rsidR="00A80931">
        <w:rPr>
          <w:rFonts w:ascii="宋体" w:eastAsia="宋体" w:hAnsi="宋体" w:hint="eastAsia"/>
          <w:sz w:val="24"/>
          <w:szCs w:val="28"/>
        </w:rPr>
        <w:t>为了解决上述问题，</w:t>
      </w:r>
      <w:r w:rsidR="003F28FD">
        <w:rPr>
          <w:rFonts w:ascii="宋体" w:eastAsia="宋体" w:hAnsi="宋体" w:hint="eastAsia"/>
          <w:sz w:val="24"/>
          <w:szCs w:val="28"/>
        </w:rPr>
        <w:t>本文设计并实现了履约超时管理平台，</w:t>
      </w:r>
      <w:r w:rsidR="009B2F65">
        <w:rPr>
          <w:rFonts w:ascii="宋体" w:eastAsia="宋体" w:hAnsi="宋体" w:hint="eastAsia"/>
          <w:sz w:val="24"/>
          <w:szCs w:val="28"/>
        </w:rPr>
        <w:t>平台</w:t>
      </w:r>
      <w:r w:rsidR="003F28FD">
        <w:rPr>
          <w:rFonts w:ascii="宋体" w:eastAsia="宋体" w:hAnsi="宋体" w:hint="eastAsia"/>
          <w:sz w:val="24"/>
          <w:szCs w:val="28"/>
        </w:rPr>
        <w:t>提供线上制定检查规则、应对策略，</w:t>
      </w:r>
      <w:r w:rsidR="000B3141">
        <w:rPr>
          <w:rFonts w:ascii="宋体" w:eastAsia="宋体" w:hAnsi="宋体" w:hint="eastAsia"/>
          <w:sz w:val="24"/>
          <w:szCs w:val="28"/>
        </w:rPr>
        <w:t>规则快速生效</w:t>
      </w:r>
      <w:r w:rsidR="009B2F65">
        <w:rPr>
          <w:rFonts w:ascii="宋体" w:eastAsia="宋体" w:hAnsi="宋体" w:hint="eastAsia"/>
          <w:sz w:val="24"/>
          <w:szCs w:val="28"/>
        </w:rPr>
        <w:t>，实时判定订单履约是否超时等功能。</w:t>
      </w:r>
    </w:p>
    <w:p w14:paraId="3AF063F6" w14:textId="6650B3CD" w:rsidR="00BC6811" w:rsidRDefault="00BC6811" w:rsidP="00BC6811">
      <w:pPr>
        <w:spacing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Pr>
          <w:rFonts w:ascii="宋体" w:eastAsia="宋体" w:hAnsi="宋体" w:hint="eastAsia"/>
          <w:sz w:val="24"/>
          <w:szCs w:val="28"/>
        </w:rPr>
        <w:t>说明了项目背景，阐述了履约超时管理平台在履约服务中的作用，介绍了国内外发展现状。综述了包括</w:t>
      </w:r>
      <w:r w:rsidRPr="00A378BC">
        <w:rPr>
          <w:rFonts w:ascii="Arial" w:eastAsia="宋体" w:hAnsi="Arial" w:hint="eastAsia"/>
          <w:sz w:val="24"/>
          <w:szCs w:val="28"/>
        </w:rPr>
        <w:t>Spring</w:t>
      </w:r>
      <w:r w:rsidR="0023251A">
        <w:rPr>
          <w:rFonts w:ascii="Arial" w:eastAsia="宋体" w:hAnsi="Arial"/>
          <w:sz w:val="24"/>
          <w:szCs w:val="28"/>
        </w:rPr>
        <w:t xml:space="preserve"> </w:t>
      </w:r>
      <w:r w:rsidRPr="00A378BC">
        <w:rPr>
          <w:rFonts w:ascii="Arial" w:eastAsia="宋体" w:hAnsi="Arial" w:hint="eastAsia"/>
          <w:sz w:val="24"/>
          <w:szCs w:val="28"/>
        </w:rPr>
        <w:t>Boot</w:t>
      </w:r>
      <w:r w:rsidR="00E521B4">
        <w:rPr>
          <w:rFonts w:ascii="Arial" w:eastAsia="宋体" w:hAnsi="Arial" w:hint="eastAsia"/>
          <w:sz w:val="24"/>
          <w:szCs w:val="28"/>
        </w:rPr>
        <w:t>框架</w:t>
      </w:r>
      <w:r>
        <w:rPr>
          <w:rFonts w:ascii="宋体" w:eastAsia="宋体" w:hAnsi="宋体" w:hint="eastAsia"/>
          <w:sz w:val="24"/>
          <w:szCs w:val="28"/>
        </w:rPr>
        <w:t>、</w:t>
      </w:r>
      <w:r w:rsidRPr="00A378BC">
        <w:rPr>
          <w:rFonts w:ascii="Arial" w:eastAsia="宋体" w:hAnsi="Arial" w:hint="eastAsia"/>
          <w:sz w:val="24"/>
          <w:szCs w:val="28"/>
        </w:rPr>
        <w:t>RabbitMQ</w:t>
      </w:r>
      <w:r w:rsidR="00E521B4">
        <w:rPr>
          <w:rFonts w:ascii="Arial" w:eastAsia="宋体" w:hAnsi="Arial" w:hint="eastAsia"/>
          <w:sz w:val="24"/>
          <w:szCs w:val="28"/>
        </w:rPr>
        <w:t>消息队列</w:t>
      </w:r>
      <w:r>
        <w:rPr>
          <w:rFonts w:ascii="宋体" w:eastAsia="宋体" w:hAnsi="宋体" w:hint="eastAsia"/>
          <w:sz w:val="24"/>
          <w:szCs w:val="28"/>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E521B4">
        <w:rPr>
          <w:rFonts w:ascii="Arial" w:eastAsia="宋体" w:hAnsi="Arial" w:cs="Arial" w:hint="eastAsia"/>
          <w:sz w:val="24"/>
          <w:szCs w:val="24"/>
        </w:rPr>
        <w:t>任务调度平台</w:t>
      </w:r>
      <w:r>
        <w:rPr>
          <w:rFonts w:ascii="宋体" w:eastAsia="宋体" w:hAnsi="宋体" w:hint="eastAsia"/>
          <w:sz w:val="24"/>
          <w:szCs w:val="28"/>
        </w:rPr>
        <w:t>、</w:t>
      </w:r>
      <w:r w:rsidRPr="00A378BC">
        <w:rPr>
          <w:rFonts w:ascii="Arial" w:eastAsia="宋体" w:hAnsi="Arial" w:hint="eastAsia"/>
          <w:sz w:val="24"/>
          <w:szCs w:val="28"/>
        </w:rPr>
        <w:t>Redis</w:t>
      </w:r>
      <w:r w:rsidR="00E521B4">
        <w:rPr>
          <w:rFonts w:ascii="Arial" w:eastAsia="宋体" w:hAnsi="Arial" w:hint="eastAsia"/>
          <w:sz w:val="24"/>
          <w:szCs w:val="28"/>
        </w:rPr>
        <w:t>缓存</w:t>
      </w:r>
      <w:r w:rsidR="00556FEB">
        <w:rPr>
          <w:rFonts w:ascii="Arial" w:eastAsia="宋体" w:hAnsi="Arial" w:hint="eastAsia"/>
          <w:sz w:val="24"/>
          <w:szCs w:val="28"/>
        </w:rPr>
        <w:t>、异地多活技术</w:t>
      </w:r>
      <w:r>
        <w:rPr>
          <w:rFonts w:ascii="宋体" w:eastAsia="宋体" w:hAnsi="宋体" w:hint="eastAsia"/>
          <w:sz w:val="24"/>
          <w:szCs w:val="28"/>
        </w:rPr>
        <w:t>等构建系统时采用的技术。在系统分析与设计中，本文说明</w:t>
      </w:r>
      <w:r w:rsidR="00FA309E">
        <w:rPr>
          <w:rFonts w:ascii="宋体" w:eastAsia="宋体" w:hAnsi="宋体" w:hint="eastAsia"/>
          <w:sz w:val="24"/>
          <w:szCs w:val="28"/>
        </w:rPr>
        <w:t>了</w:t>
      </w:r>
      <w:r>
        <w:rPr>
          <w:rFonts w:ascii="宋体" w:eastAsia="宋体" w:hAnsi="宋体" w:hint="eastAsia"/>
          <w:sz w:val="24"/>
          <w:szCs w:val="28"/>
        </w:rPr>
        <w:t>系统边界，详细分析了系统的功能需求和非功能需求，提炼了规则操作、规则预处理、审核流操作、规则应用四个功能。在系统总体设计中，设计了系统架构，设计了功能组成模块，设计了系统部署。通过</w:t>
      </w:r>
      <w:r w:rsidRPr="00A378BC">
        <w:rPr>
          <w:rFonts w:ascii="Arial" w:eastAsia="宋体" w:hAnsi="Arial" w:hint="eastAsia"/>
          <w:sz w:val="24"/>
          <w:szCs w:val="28"/>
        </w:rPr>
        <w:t>ER</w:t>
      </w:r>
      <w:r>
        <w:rPr>
          <w:rFonts w:ascii="宋体" w:eastAsia="宋体" w:hAnsi="宋体" w:hint="eastAsia"/>
          <w:sz w:val="24"/>
          <w:szCs w:val="28"/>
        </w:rPr>
        <w:t>图设计了数据库。论文通过类图、顺序图等方法，</w:t>
      </w:r>
      <w:r w:rsidR="00AC5063">
        <w:rPr>
          <w:rFonts w:ascii="宋体" w:eastAsia="宋体" w:hAnsi="宋体" w:hint="eastAsia"/>
          <w:sz w:val="24"/>
          <w:szCs w:val="28"/>
        </w:rPr>
        <w:t>对</w:t>
      </w:r>
      <w:r>
        <w:rPr>
          <w:rFonts w:ascii="宋体" w:eastAsia="宋体" w:hAnsi="宋体" w:hint="eastAsia"/>
          <w:sz w:val="24"/>
          <w:szCs w:val="28"/>
        </w:rPr>
        <w:t>规则操作、规则预处理、审核流操作、规则应用四个模块进行了详细设计，给出了具体实现细节，并进行了系统测试。</w:t>
      </w:r>
    </w:p>
    <w:p w14:paraId="2A5170AC" w14:textId="425ADE76" w:rsidR="00591469" w:rsidRPr="0004271A" w:rsidRDefault="00591469" w:rsidP="00591469">
      <w:pPr>
        <w:spacing w:line="360" w:lineRule="auto"/>
        <w:ind w:firstLineChars="200" w:firstLine="480"/>
        <w:rPr>
          <w:rFonts w:ascii="宋体" w:eastAsia="宋体" w:hAnsi="宋体"/>
          <w:sz w:val="24"/>
          <w:szCs w:val="28"/>
        </w:rPr>
      </w:pPr>
      <w:bookmarkStart w:id="34" w:name="OLE_LINK2"/>
      <w:r>
        <w:rPr>
          <w:rFonts w:ascii="宋体" w:eastAsia="宋体" w:hAnsi="宋体" w:hint="eastAsia"/>
          <w:sz w:val="24"/>
          <w:szCs w:val="28"/>
        </w:rPr>
        <w:t>该平台已经投入实际使用，较好地解决了运营需求无法得到快速响应的问题，</w:t>
      </w:r>
      <w:r w:rsidR="00C80B0B">
        <w:rPr>
          <w:rFonts w:ascii="宋体" w:eastAsia="宋体" w:hAnsi="宋体" w:hint="eastAsia"/>
          <w:sz w:val="24"/>
          <w:szCs w:val="28"/>
        </w:rPr>
        <w:t>进一步有效预警和处理履约超时情景。</w:t>
      </w:r>
      <w:r w:rsidR="00C80B0B" w:rsidRPr="0004271A">
        <w:rPr>
          <w:rFonts w:ascii="宋体" w:eastAsia="宋体" w:hAnsi="宋体"/>
          <w:sz w:val="24"/>
          <w:szCs w:val="28"/>
        </w:rPr>
        <w:t xml:space="preserve"> </w:t>
      </w:r>
    </w:p>
    <w:bookmarkEnd w:id="34"/>
    <w:p w14:paraId="2B1645A7" w14:textId="77777777" w:rsidR="00591469" w:rsidRPr="00591469" w:rsidRDefault="00591469" w:rsidP="00591469">
      <w:pPr>
        <w:spacing w:line="360" w:lineRule="auto"/>
        <w:rPr>
          <w:rFonts w:ascii="宋体" w:eastAsia="宋体" w:hAnsi="宋体"/>
          <w:sz w:val="24"/>
          <w:szCs w:val="28"/>
        </w:rPr>
      </w:pPr>
    </w:p>
    <w:p w14:paraId="6B4B5EF7" w14:textId="77777777" w:rsidR="00E7255B" w:rsidRDefault="00E7255B" w:rsidP="00C16C8F">
      <w:pPr>
        <w:spacing w:line="360" w:lineRule="auto"/>
        <w:rPr>
          <w:rFonts w:ascii="宋体" w:eastAsia="宋体" w:hAnsi="宋体"/>
          <w:b/>
          <w:bCs/>
          <w:sz w:val="24"/>
          <w:szCs w:val="28"/>
        </w:rPr>
      </w:pPr>
    </w:p>
    <w:p w14:paraId="15342E6A" w14:textId="6A517293" w:rsidR="000F3B86" w:rsidRPr="00C16C8F" w:rsidRDefault="00C16C8F" w:rsidP="00C16C8F">
      <w:pPr>
        <w:spacing w:line="360" w:lineRule="auto"/>
        <w:rPr>
          <w:rFonts w:ascii="宋体" w:eastAsia="宋体" w:hAnsi="宋体"/>
          <w:sz w:val="24"/>
          <w:szCs w:val="28"/>
        </w:rPr>
      </w:pPr>
      <w:r w:rsidRPr="00B46EA1">
        <w:rPr>
          <w:rFonts w:ascii="宋体" w:eastAsia="宋体" w:hAnsi="宋体" w:hint="eastAsia"/>
          <w:b/>
          <w:bCs/>
          <w:sz w:val="24"/>
          <w:szCs w:val="28"/>
        </w:rPr>
        <w:t>关键字</w:t>
      </w:r>
      <w:r>
        <w:rPr>
          <w:rFonts w:ascii="宋体" w:eastAsia="宋体" w:hAnsi="宋体" w:hint="eastAsia"/>
          <w:sz w:val="24"/>
          <w:szCs w:val="28"/>
        </w:rPr>
        <w:t>：履约超时</w:t>
      </w:r>
      <w:r w:rsidR="00305A82">
        <w:rPr>
          <w:rFonts w:ascii="宋体" w:eastAsia="宋体" w:hAnsi="宋体" w:hint="eastAsia"/>
          <w:sz w:val="24"/>
          <w:szCs w:val="28"/>
        </w:rPr>
        <w:t>，</w:t>
      </w:r>
      <w:r>
        <w:rPr>
          <w:rFonts w:ascii="宋体" w:eastAsia="宋体" w:hAnsi="宋体" w:hint="eastAsia"/>
          <w:sz w:val="24"/>
          <w:szCs w:val="28"/>
        </w:rPr>
        <w:t>规则</w:t>
      </w:r>
      <w:r w:rsidR="00305A82">
        <w:rPr>
          <w:rFonts w:ascii="宋体" w:eastAsia="宋体" w:hAnsi="宋体" w:hint="eastAsia"/>
          <w:sz w:val="24"/>
          <w:szCs w:val="28"/>
        </w:rPr>
        <w:t>，</w:t>
      </w:r>
      <w:r>
        <w:rPr>
          <w:rFonts w:ascii="宋体" w:eastAsia="宋体" w:hAnsi="宋体" w:hint="eastAsia"/>
          <w:sz w:val="24"/>
          <w:szCs w:val="28"/>
        </w:rPr>
        <w:t>可配置化</w:t>
      </w:r>
      <w:r w:rsidR="00305A82">
        <w:rPr>
          <w:rFonts w:ascii="宋体" w:eastAsia="宋体" w:hAnsi="宋体" w:hint="eastAsia"/>
          <w:sz w:val="24"/>
          <w:szCs w:val="28"/>
        </w:rPr>
        <w:t>，</w:t>
      </w:r>
      <w:r w:rsidR="00E7255B">
        <w:rPr>
          <w:rFonts w:ascii="宋体" w:eastAsia="宋体" w:hAnsi="宋体" w:hint="eastAsia"/>
          <w:sz w:val="24"/>
          <w:szCs w:val="28"/>
        </w:rPr>
        <w:t>快速响应</w:t>
      </w:r>
      <w:r w:rsidR="0050773B">
        <w:rPr>
          <w:rFonts w:ascii="宋体" w:eastAsia="宋体" w:hAnsi="宋体" w:hint="eastAsia"/>
          <w:sz w:val="24"/>
          <w:szCs w:val="28"/>
        </w:rPr>
        <w:t>需求</w:t>
      </w:r>
    </w:p>
    <w:p w14:paraId="2BDFCF74" w14:textId="13BA470A" w:rsidR="00543F01" w:rsidRDefault="00543F01" w:rsidP="00B17294">
      <w:pPr>
        <w:pStyle w:val="1"/>
      </w:pPr>
      <w:r>
        <w:br w:type="page"/>
      </w:r>
      <w:bookmarkStart w:id="35" w:name="_Toc136854867"/>
      <w:bookmarkStart w:id="36" w:name="_Toc136854959"/>
      <w:bookmarkStart w:id="37" w:name="_Toc136892744"/>
      <w:bookmarkStart w:id="38" w:name="_Toc136892875"/>
      <w:bookmarkStart w:id="39" w:name="_Toc136892941"/>
      <w:bookmarkStart w:id="40" w:name="_Toc136947298"/>
      <w:bookmarkStart w:id="41" w:name="_Toc137200754"/>
      <w:bookmarkStart w:id="42" w:name="_Toc137201221"/>
      <w:bookmarkStart w:id="43" w:name="_Toc187122267"/>
      <w:bookmarkStart w:id="44" w:name="_Toc187761919"/>
      <w:bookmarkStart w:id="45" w:name="_Toc187764275"/>
      <w:bookmarkStart w:id="46" w:name="_Toc9453452"/>
      <w:bookmarkStart w:id="47" w:name="_Toc25947912"/>
      <w:bookmarkStart w:id="48" w:name="_Toc36642676"/>
      <w:bookmarkStart w:id="49" w:name="_Toc36643248"/>
      <w:bookmarkStart w:id="50" w:name="_Toc36732771"/>
      <w:bookmarkStart w:id="51" w:name="_Toc36938989"/>
      <w:r w:rsidRPr="00A378BC">
        <w:rPr>
          <w:rFonts w:ascii="Arial" w:hAnsi="Arial"/>
        </w:rPr>
        <w:lastRenderedPageBreak/>
        <w:t>Abstract</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3E7267F6" w14:textId="21A23966" w:rsidR="00AA0F5B" w:rsidRDefault="00AA0F5B" w:rsidP="00AA0F5B">
      <w:pPr>
        <w:pStyle w:val="a7"/>
        <w:ind w:firstLine="480"/>
      </w:pPr>
      <w:r w:rsidRPr="00A378BC">
        <w:t>With</w:t>
      </w:r>
      <w:r>
        <w:t xml:space="preserve"> </w:t>
      </w:r>
      <w:r w:rsidRPr="00A378BC">
        <w:t>the</w:t>
      </w:r>
      <w:r>
        <w:t xml:space="preserve"> </w:t>
      </w:r>
      <w:r w:rsidRPr="00A378BC">
        <w:t>development</w:t>
      </w:r>
      <w:r>
        <w:t xml:space="preserve"> </w:t>
      </w:r>
      <w:r w:rsidRPr="00A378BC">
        <w:t>of</w:t>
      </w:r>
      <w:r>
        <w:t xml:space="preserve"> </w:t>
      </w:r>
      <w:r w:rsidRPr="00A378BC">
        <w:t>society</w:t>
      </w:r>
      <w:r>
        <w:t xml:space="preserve">, </w:t>
      </w:r>
      <w:r w:rsidRPr="00A378BC">
        <w:t>take</w:t>
      </w:r>
      <w:r>
        <w:t xml:space="preserve"> </w:t>
      </w:r>
      <w:r w:rsidRPr="00A378BC">
        <w:t>out</w:t>
      </w:r>
      <w:r>
        <w:t xml:space="preserve"> </w:t>
      </w:r>
      <w:r w:rsidRPr="00A378BC">
        <w:t>has</w:t>
      </w:r>
      <w:r>
        <w:t xml:space="preserve"> </w:t>
      </w:r>
      <w:r w:rsidRPr="00A378BC">
        <w:t>become</w:t>
      </w:r>
      <w:r>
        <w:t xml:space="preserve"> </w:t>
      </w:r>
      <w:r w:rsidRPr="00A378BC">
        <w:t>the</w:t>
      </w:r>
      <w:r>
        <w:t xml:space="preserve"> </w:t>
      </w:r>
      <w:r w:rsidRPr="00A378BC">
        <w:t>first</w:t>
      </w:r>
      <w:r>
        <w:t xml:space="preserve"> </w:t>
      </w:r>
      <w:r w:rsidRPr="00A378BC">
        <w:t>choice</w:t>
      </w:r>
      <w:r>
        <w:t xml:space="preserve"> </w:t>
      </w:r>
      <w:r w:rsidRPr="00A378BC">
        <w:t>for</w:t>
      </w:r>
      <w:r>
        <w:t xml:space="preserve"> </w:t>
      </w:r>
      <w:r w:rsidRPr="00A378BC">
        <w:t>urban</w:t>
      </w:r>
      <w:r>
        <w:t xml:space="preserve"> </w:t>
      </w:r>
      <w:r w:rsidRPr="00A378BC">
        <w:t>office</w:t>
      </w:r>
      <w:r>
        <w:t xml:space="preserve"> </w:t>
      </w:r>
      <w:r w:rsidRPr="00A378BC">
        <w:t>workers</w:t>
      </w:r>
      <w:r>
        <w:t xml:space="preserve"> </w:t>
      </w:r>
      <w:r w:rsidRPr="00A378BC">
        <w:t>to</w:t>
      </w:r>
      <w:r>
        <w:t xml:space="preserve"> </w:t>
      </w:r>
      <w:r w:rsidRPr="00A378BC">
        <w:t>solve</w:t>
      </w:r>
      <w:r>
        <w:t xml:space="preserve"> </w:t>
      </w:r>
      <w:r w:rsidRPr="00A378BC">
        <w:t>the</w:t>
      </w:r>
      <w:r>
        <w:t xml:space="preserve"> </w:t>
      </w:r>
      <w:r w:rsidRPr="00A378BC">
        <w:t>problem</w:t>
      </w:r>
      <w:r>
        <w:t xml:space="preserve"> </w:t>
      </w:r>
      <w:r w:rsidRPr="00A378BC">
        <w:t>of</w:t>
      </w:r>
      <w:r>
        <w:t xml:space="preserve"> </w:t>
      </w:r>
      <w:r w:rsidRPr="00A378BC">
        <w:t>eating</w:t>
      </w:r>
      <w:r>
        <w:t xml:space="preserve">. </w:t>
      </w:r>
      <w:r w:rsidRPr="00A378BC">
        <w:t>Food</w:t>
      </w:r>
      <w:r>
        <w:t xml:space="preserve"> </w:t>
      </w:r>
      <w:r w:rsidRPr="00A378BC">
        <w:t>and</w:t>
      </w:r>
      <w:r>
        <w:t xml:space="preserve"> </w:t>
      </w:r>
      <w:r w:rsidRPr="00A378BC">
        <w:t>beverage</w:t>
      </w:r>
      <w:r>
        <w:t xml:space="preserve"> </w:t>
      </w:r>
      <w:r w:rsidRPr="00A378BC">
        <w:t>delivery</w:t>
      </w:r>
      <w:r>
        <w:t xml:space="preserve"> </w:t>
      </w:r>
      <w:r w:rsidRPr="00A378BC">
        <w:t>industry</w:t>
      </w:r>
      <w:r>
        <w:t xml:space="preserve"> </w:t>
      </w:r>
      <w:r w:rsidRPr="00A378BC">
        <w:t>is</w:t>
      </w:r>
      <w:r>
        <w:t xml:space="preserve"> </w:t>
      </w:r>
      <w:r w:rsidRPr="00A378BC">
        <w:t>a</w:t>
      </w:r>
      <w:r>
        <w:t xml:space="preserve"> </w:t>
      </w:r>
      <w:r w:rsidRPr="00A378BC">
        <w:t>very</w:t>
      </w:r>
      <w:r>
        <w:t xml:space="preserve"> </w:t>
      </w:r>
      <w:r w:rsidRPr="00A378BC">
        <w:t>sensitive</w:t>
      </w:r>
      <w:r>
        <w:t xml:space="preserve"> </w:t>
      </w:r>
      <w:r w:rsidRPr="00A378BC">
        <w:t>industry</w:t>
      </w:r>
      <w:r>
        <w:t xml:space="preserve"> </w:t>
      </w:r>
      <w:r w:rsidRPr="00A378BC">
        <w:t>to</w:t>
      </w:r>
      <w:r>
        <w:t xml:space="preserve"> </w:t>
      </w:r>
      <w:r w:rsidRPr="00A378BC">
        <w:t>the</w:t>
      </w:r>
      <w:r>
        <w:t xml:space="preserve"> </w:t>
      </w:r>
      <w:r w:rsidRPr="00A378BC">
        <w:t>performance</w:t>
      </w:r>
      <w:r>
        <w:t xml:space="preserve"> </w:t>
      </w:r>
      <w:r w:rsidRPr="00A378BC">
        <w:t>timeout</w:t>
      </w:r>
      <w:r>
        <w:t xml:space="preserve">. </w:t>
      </w:r>
      <w:r w:rsidRPr="00A378BC">
        <w:t>The</w:t>
      </w:r>
      <w:r>
        <w:t xml:space="preserve"> </w:t>
      </w:r>
      <w:r w:rsidRPr="00A378BC">
        <w:t>order</w:t>
      </w:r>
      <w:r>
        <w:t xml:space="preserve"> </w:t>
      </w:r>
      <w:r w:rsidRPr="00A378BC">
        <w:t>performance</w:t>
      </w:r>
      <w:r>
        <w:t xml:space="preserve"> </w:t>
      </w:r>
      <w:r w:rsidRPr="00A378BC">
        <w:t>timeout</w:t>
      </w:r>
      <w:r>
        <w:t xml:space="preserve"> </w:t>
      </w:r>
      <w:r w:rsidRPr="00A378BC">
        <w:t>will</w:t>
      </w:r>
      <w:r>
        <w:t xml:space="preserve"> </w:t>
      </w:r>
      <w:r w:rsidRPr="00A378BC">
        <w:t>reduce</w:t>
      </w:r>
      <w:r>
        <w:t xml:space="preserve"> </w:t>
      </w:r>
      <w:r w:rsidRPr="00A378BC">
        <w:t>user</w:t>
      </w:r>
      <w:r>
        <w:t xml:space="preserve"> </w:t>
      </w:r>
      <w:r w:rsidRPr="00A378BC">
        <w:t>satisfaction</w:t>
      </w:r>
      <w:r>
        <w:t xml:space="preserve">. </w:t>
      </w:r>
      <w:r w:rsidR="0081447A" w:rsidRPr="00A378BC">
        <w:t>In</w:t>
      </w:r>
      <w:r w:rsidR="0081447A" w:rsidRPr="0081447A">
        <w:t xml:space="preserve"> </w:t>
      </w:r>
      <w:r w:rsidR="0081447A" w:rsidRPr="00A378BC">
        <w:t>order</w:t>
      </w:r>
      <w:r w:rsidR="0081447A" w:rsidRPr="0081447A">
        <w:t xml:space="preserve"> </w:t>
      </w:r>
      <w:r w:rsidR="0081447A" w:rsidRPr="00A378BC">
        <w:t>to</w:t>
      </w:r>
      <w:r w:rsidR="0081447A" w:rsidRPr="0081447A">
        <w:t xml:space="preserve"> </w:t>
      </w:r>
      <w:r w:rsidR="0081447A" w:rsidRPr="00A378BC">
        <w:t>improve</w:t>
      </w:r>
      <w:r w:rsidR="0081447A" w:rsidRPr="0081447A">
        <w:t xml:space="preserve"> </w:t>
      </w:r>
      <w:r w:rsidR="0081447A" w:rsidRPr="00A378BC">
        <w:t>customer</w:t>
      </w:r>
      <w:r w:rsidR="0081447A" w:rsidRPr="0081447A">
        <w:t xml:space="preserve"> </w:t>
      </w:r>
      <w:r w:rsidR="0081447A" w:rsidRPr="00A378BC">
        <w:t>satisfaction</w:t>
      </w:r>
      <w:r w:rsidR="0081447A" w:rsidRPr="0081447A">
        <w:t xml:space="preserve">, </w:t>
      </w:r>
      <w:r w:rsidR="0081447A" w:rsidRPr="00A378BC">
        <w:t>takeout</w:t>
      </w:r>
      <w:r w:rsidR="0081447A" w:rsidRPr="0081447A">
        <w:t xml:space="preserve"> </w:t>
      </w:r>
      <w:r w:rsidR="0081447A" w:rsidRPr="00A378BC">
        <w:t>platform</w:t>
      </w:r>
      <w:r w:rsidR="0081447A" w:rsidRPr="0081447A">
        <w:t xml:space="preserve"> </w:t>
      </w:r>
      <w:r w:rsidR="0081447A" w:rsidRPr="00A378BC">
        <w:t>needs</w:t>
      </w:r>
      <w:r w:rsidR="0081447A" w:rsidRPr="0081447A">
        <w:t xml:space="preserve"> </w:t>
      </w:r>
      <w:r w:rsidR="0081447A" w:rsidRPr="00A378BC">
        <w:t>to</w:t>
      </w:r>
      <w:r w:rsidR="0081447A" w:rsidRPr="0081447A">
        <w:t xml:space="preserve"> </w:t>
      </w:r>
      <w:r w:rsidR="0081447A" w:rsidRPr="00A378BC">
        <w:t>take</w:t>
      </w:r>
      <w:r w:rsidR="0081447A" w:rsidRPr="0081447A">
        <w:t xml:space="preserve"> </w:t>
      </w:r>
      <w:r w:rsidR="0081447A" w:rsidRPr="00A378BC">
        <w:t>the</w:t>
      </w:r>
      <w:r w:rsidR="0081447A" w:rsidRPr="0081447A">
        <w:t xml:space="preserve"> </w:t>
      </w:r>
      <w:r w:rsidR="0081447A" w:rsidRPr="00A378BC">
        <w:t>initiative</w:t>
      </w:r>
      <w:r w:rsidR="0081447A" w:rsidRPr="0081447A">
        <w:t xml:space="preserve"> </w:t>
      </w:r>
      <w:r w:rsidR="0081447A" w:rsidRPr="00A378BC">
        <w:t>to</w:t>
      </w:r>
      <w:r w:rsidR="0081447A" w:rsidRPr="0081447A">
        <w:t xml:space="preserve"> </w:t>
      </w:r>
      <w:r w:rsidR="0081447A" w:rsidRPr="00A378BC">
        <w:t>check</w:t>
      </w:r>
      <w:r w:rsidR="0081447A" w:rsidRPr="0081447A">
        <w:t xml:space="preserve"> </w:t>
      </w:r>
      <w:r w:rsidR="0081447A" w:rsidRPr="00A378BC">
        <w:t>whether</w:t>
      </w:r>
      <w:r w:rsidR="0081447A" w:rsidRPr="0081447A">
        <w:t xml:space="preserve"> </w:t>
      </w:r>
      <w:r w:rsidR="0081447A" w:rsidRPr="00A378BC">
        <w:t>the</w:t>
      </w:r>
      <w:r w:rsidR="0081447A" w:rsidRPr="0081447A">
        <w:t xml:space="preserve"> </w:t>
      </w:r>
      <w:r w:rsidR="0081447A" w:rsidRPr="00A378BC">
        <w:t>takeaway</w:t>
      </w:r>
      <w:r w:rsidR="0081447A" w:rsidRPr="0081447A">
        <w:t xml:space="preserve"> </w:t>
      </w:r>
      <w:r w:rsidR="0081447A" w:rsidRPr="00A378BC">
        <w:t>is</w:t>
      </w:r>
      <w:r w:rsidR="0081447A" w:rsidRPr="0081447A">
        <w:t xml:space="preserve"> </w:t>
      </w:r>
      <w:r w:rsidR="0081447A" w:rsidRPr="00A378BC">
        <w:t>over</w:t>
      </w:r>
      <w:r w:rsidR="0081447A" w:rsidRPr="0081447A">
        <w:t xml:space="preserve"> </w:t>
      </w:r>
      <w:r w:rsidR="0081447A" w:rsidRPr="00A378BC">
        <w:t>time</w:t>
      </w:r>
      <w:r>
        <w:t>.</w:t>
      </w:r>
      <w:r w:rsidRPr="00AA0F5B">
        <w:t xml:space="preserve"> </w:t>
      </w:r>
      <w:r w:rsidR="00633AC3" w:rsidRPr="00A378BC">
        <w:t>Eleme</w:t>
      </w:r>
      <w:r w:rsidR="00633AC3" w:rsidRPr="00B17294">
        <w:t>’</w:t>
      </w:r>
      <w:r w:rsidR="00633AC3" w:rsidRPr="00A378BC">
        <w:t>s</w:t>
      </w:r>
      <w:r w:rsidRPr="00AA0F5B">
        <w:t xml:space="preserve"> </w:t>
      </w:r>
      <w:r w:rsidRPr="00A378BC">
        <w:t>existing</w:t>
      </w:r>
      <w:r w:rsidRPr="00AA0F5B">
        <w:t xml:space="preserve"> </w:t>
      </w:r>
      <w:r w:rsidRPr="00A378BC">
        <w:t>timeout</w:t>
      </w:r>
      <w:r w:rsidRPr="00AA0F5B">
        <w:t xml:space="preserve"> </w:t>
      </w:r>
      <w:r w:rsidRPr="00A378BC">
        <w:t>logic</w:t>
      </w:r>
      <w:r w:rsidRPr="00AA0F5B">
        <w:t xml:space="preserve"> </w:t>
      </w:r>
      <w:r w:rsidRPr="00A378BC">
        <w:t>is</w:t>
      </w:r>
      <w:r w:rsidRPr="00AA0F5B">
        <w:t xml:space="preserve"> </w:t>
      </w:r>
      <w:r w:rsidRPr="00A378BC">
        <w:t>distributed</w:t>
      </w:r>
      <w:r w:rsidRPr="00AA0F5B">
        <w:t xml:space="preserve"> </w:t>
      </w:r>
      <w:r w:rsidRPr="00A378BC">
        <w:t>among</w:t>
      </w:r>
      <w:r w:rsidRPr="00AA0F5B">
        <w:t xml:space="preserve"> </w:t>
      </w:r>
      <w:r w:rsidRPr="00A378BC">
        <w:t>various</w:t>
      </w:r>
      <w:r w:rsidRPr="00AA0F5B">
        <w:t xml:space="preserve"> </w:t>
      </w:r>
      <w:r w:rsidRPr="00A378BC">
        <w:t>systems</w:t>
      </w:r>
      <w:r w:rsidRPr="00AA0F5B">
        <w:t xml:space="preserve">, </w:t>
      </w:r>
      <w:r w:rsidRPr="00A378BC">
        <w:t>such</w:t>
      </w:r>
      <w:r w:rsidRPr="00AA0F5B">
        <w:t xml:space="preserve"> </w:t>
      </w:r>
      <w:r w:rsidRPr="00A378BC">
        <w:t>as</w:t>
      </w:r>
      <w:r w:rsidRPr="00AA0F5B">
        <w:t xml:space="preserve"> </w:t>
      </w:r>
      <w:r w:rsidRPr="00A378BC">
        <w:t>the</w:t>
      </w:r>
      <w:r w:rsidRPr="00AA0F5B">
        <w:t xml:space="preserve"> </w:t>
      </w:r>
      <w:r w:rsidRPr="00A378BC">
        <w:t>compensation</w:t>
      </w:r>
      <w:r w:rsidRPr="00AA0F5B">
        <w:t xml:space="preserve"> </w:t>
      </w:r>
      <w:r w:rsidRPr="00A378BC">
        <w:t>system</w:t>
      </w:r>
      <w:r w:rsidRPr="00AA0F5B">
        <w:t xml:space="preserve">, </w:t>
      </w:r>
      <w:r w:rsidRPr="00A378BC">
        <w:t>the</w:t>
      </w:r>
      <w:r w:rsidRPr="00AA0F5B">
        <w:t xml:space="preserve"> </w:t>
      </w:r>
      <w:r w:rsidRPr="00A378BC">
        <w:t>user</w:t>
      </w:r>
      <w:r w:rsidRPr="00AA0F5B">
        <w:t xml:space="preserve"> </w:t>
      </w:r>
      <w:r w:rsidRPr="00A378BC">
        <w:t>touch</w:t>
      </w:r>
      <w:r w:rsidRPr="00AA0F5B">
        <w:t xml:space="preserve"> </w:t>
      </w:r>
      <w:r w:rsidRPr="00A378BC">
        <w:t>system</w:t>
      </w:r>
      <w:r w:rsidRPr="00AA0F5B">
        <w:t xml:space="preserve">, </w:t>
      </w:r>
      <w:r w:rsidRPr="00A378BC">
        <w:t>and</w:t>
      </w:r>
      <w:r w:rsidRPr="00AA0F5B">
        <w:t xml:space="preserve"> </w:t>
      </w:r>
      <w:r w:rsidRPr="00A378BC">
        <w:t>the</w:t>
      </w:r>
      <w:r w:rsidRPr="00AA0F5B">
        <w:t xml:space="preserve"> </w:t>
      </w:r>
      <w:r w:rsidRPr="00A378BC">
        <w:t>reverse</w:t>
      </w:r>
      <w:r w:rsidRPr="00AA0F5B">
        <w:t xml:space="preserve"> </w:t>
      </w:r>
      <w:r w:rsidRPr="00A378BC">
        <w:t>system</w:t>
      </w:r>
      <w:r>
        <w:t xml:space="preserve">. </w:t>
      </w:r>
      <w:r w:rsidRPr="00A378BC">
        <w:t>With</w:t>
      </w:r>
      <w:r>
        <w:t xml:space="preserve"> </w:t>
      </w:r>
      <w:r w:rsidRPr="00A378BC">
        <w:t>the</w:t>
      </w:r>
      <w:r>
        <w:t xml:space="preserve"> </w:t>
      </w:r>
      <w:r w:rsidRPr="00A378BC">
        <w:t>development</w:t>
      </w:r>
      <w:r>
        <w:t xml:space="preserve"> </w:t>
      </w:r>
      <w:r w:rsidRPr="00A378BC">
        <w:t>of</w:t>
      </w:r>
      <w:r>
        <w:t xml:space="preserve"> </w:t>
      </w:r>
      <w:r w:rsidRPr="00A378BC">
        <w:t>business</w:t>
      </w:r>
      <w:r>
        <w:t xml:space="preserve">, </w:t>
      </w:r>
      <w:r w:rsidRPr="00A378BC">
        <w:t>the</w:t>
      </w:r>
      <w:r>
        <w:t xml:space="preserve"> </w:t>
      </w:r>
      <w:r w:rsidRPr="00A378BC">
        <w:t>existing</w:t>
      </w:r>
      <w:r>
        <w:t xml:space="preserve"> </w:t>
      </w:r>
      <w:r w:rsidRPr="00A378BC">
        <w:t>timeout</w:t>
      </w:r>
      <w:r>
        <w:t xml:space="preserve"> </w:t>
      </w:r>
      <w:r w:rsidRPr="00A378BC">
        <w:t>judgment</w:t>
      </w:r>
      <w:r>
        <w:t xml:space="preserve"> </w:t>
      </w:r>
      <w:r w:rsidRPr="00A378BC">
        <w:t>mode</w:t>
      </w:r>
      <w:r>
        <w:t xml:space="preserve"> </w:t>
      </w:r>
      <w:r w:rsidRPr="00A378BC">
        <w:t>can</w:t>
      </w:r>
      <w:r>
        <w:t xml:space="preserve"> </w:t>
      </w:r>
      <w:r w:rsidRPr="00A378BC">
        <w:t>no</w:t>
      </w:r>
      <w:r>
        <w:t xml:space="preserve"> </w:t>
      </w:r>
      <w:r w:rsidRPr="00A378BC">
        <w:t>longer</w:t>
      </w:r>
      <w:r>
        <w:t xml:space="preserve"> </w:t>
      </w:r>
      <w:r w:rsidRPr="00A378BC">
        <w:t>meet</w:t>
      </w:r>
      <w:r>
        <w:t xml:space="preserve"> </w:t>
      </w:r>
      <w:r w:rsidRPr="00A378BC">
        <w:t>the</w:t>
      </w:r>
      <w:r>
        <w:t xml:space="preserve"> </w:t>
      </w:r>
      <w:r w:rsidRPr="00A378BC">
        <w:t>demand</w:t>
      </w:r>
      <w:r>
        <w:t xml:space="preserve">: </w:t>
      </w:r>
      <w:r w:rsidRPr="00A378BC">
        <w:t>due</w:t>
      </w:r>
      <w:r>
        <w:t xml:space="preserve"> </w:t>
      </w:r>
      <w:r w:rsidRPr="00A378BC">
        <w:t>to</w:t>
      </w:r>
      <w:r>
        <w:t xml:space="preserve"> </w:t>
      </w:r>
      <w:r w:rsidRPr="00A378BC">
        <w:t>the</w:t>
      </w:r>
      <w:r>
        <w:t xml:space="preserve"> </w:t>
      </w:r>
      <w:r w:rsidRPr="00A378BC">
        <w:t>judgment</w:t>
      </w:r>
      <w:r>
        <w:t xml:space="preserve"> </w:t>
      </w:r>
      <w:r w:rsidRPr="00A378BC">
        <w:t>logic</w:t>
      </w:r>
      <w:r>
        <w:t xml:space="preserve"> </w:t>
      </w:r>
      <w:r w:rsidRPr="00A378BC">
        <w:t>is</w:t>
      </w:r>
      <w:r>
        <w:t xml:space="preserve"> </w:t>
      </w:r>
      <w:r w:rsidRPr="00A378BC">
        <w:t>scattered</w:t>
      </w:r>
      <w:r>
        <w:t xml:space="preserve"> </w:t>
      </w:r>
      <w:r w:rsidRPr="00A378BC">
        <w:t>in</w:t>
      </w:r>
      <w:r>
        <w:t xml:space="preserve"> </w:t>
      </w:r>
      <w:r w:rsidRPr="00A378BC">
        <w:t>various</w:t>
      </w:r>
      <w:r>
        <w:t xml:space="preserve"> </w:t>
      </w:r>
      <w:r w:rsidRPr="00A378BC">
        <w:t>systems</w:t>
      </w:r>
      <w:r>
        <w:t xml:space="preserve">, </w:t>
      </w:r>
      <w:r w:rsidRPr="00A378BC">
        <w:t>the</w:t>
      </w:r>
      <w:r>
        <w:t xml:space="preserve"> </w:t>
      </w:r>
      <w:r w:rsidRPr="00A378BC">
        <w:t>modification</w:t>
      </w:r>
      <w:r>
        <w:t xml:space="preserve"> </w:t>
      </w:r>
      <w:r w:rsidRPr="00A378BC">
        <w:t>of</w:t>
      </w:r>
      <w:r>
        <w:t xml:space="preserve"> </w:t>
      </w:r>
      <w:r w:rsidRPr="00A378BC">
        <w:t>the</w:t>
      </w:r>
      <w:r>
        <w:t xml:space="preserve"> </w:t>
      </w:r>
      <w:r w:rsidRPr="00A378BC">
        <w:t>judgment</w:t>
      </w:r>
      <w:r>
        <w:t xml:space="preserve"> </w:t>
      </w:r>
      <w:r w:rsidRPr="00A378BC">
        <w:t>logic</w:t>
      </w:r>
      <w:r>
        <w:t xml:space="preserve"> </w:t>
      </w:r>
      <w:r w:rsidRPr="00A378BC">
        <w:t>needs</w:t>
      </w:r>
      <w:r>
        <w:t xml:space="preserve"> </w:t>
      </w:r>
      <w:r w:rsidRPr="00A378BC">
        <w:t>to</w:t>
      </w:r>
      <w:r>
        <w:t xml:space="preserve"> </w:t>
      </w:r>
      <w:r w:rsidRPr="00A378BC">
        <w:t>coordinate</w:t>
      </w:r>
      <w:r>
        <w:t xml:space="preserve"> </w:t>
      </w:r>
      <w:r w:rsidRPr="00A378BC">
        <w:t>multiple</w:t>
      </w:r>
      <w:r>
        <w:t xml:space="preserve"> </w:t>
      </w:r>
      <w:r w:rsidRPr="00A378BC">
        <w:t>systems</w:t>
      </w:r>
      <w:r>
        <w:t xml:space="preserve">, </w:t>
      </w:r>
      <w:r w:rsidRPr="00A378BC">
        <w:t>the</w:t>
      </w:r>
      <w:r>
        <w:t xml:space="preserve"> </w:t>
      </w:r>
      <w:r w:rsidRPr="00A378BC">
        <w:t>development</w:t>
      </w:r>
      <w:r>
        <w:t xml:space="preserve"> </w:t>
      </w:r>
      <w:r w:rsidRPr="00A378BC">
        <w:t>process</w:t>
      </w:r>
      <w:r>
        <w:t xml:space="preserve"> </w:t>
      </w:r>
      <w:r w:rsidRPr="00A378BC">
        <w:t>is</w:t>
      </w:r>
      <w:r>
        <w:t xml:space="preserve"> </w:t>
      </w:r>
      <w:r w:rsidRPr="00A378BC">
        <w:t>tedious</w:t>
      </w:r>
      <w:r>
        <w:t xml:space="preserve">, </w:t>
      </w:r>
      <w:r w:rsidRPr="00A378BC">
        <w:t>and</w:t>
      </w:r>
      <w:r>
        <w:t xml:space="preserve"> </w:t>
      </w:r>
      <w:r w:rsidRPr="00A378BC">
        <w:t>the</w:t>
      </w:r>
      <w:r>
        <w:t xml:space="preserve"> </w:t>
      </w:r>
      <w:r w:rsidRPr="00A378BC">
        <w:t>workload</w:t>
      </w:r>
      <w:r>
        <w:t xml:space="preserve"> </w:t>
      </w:r>
      <w:r w:rsidRPr="00A378BC">
        <w:t>is</w:t>
      </w:r>
      <w:r>
        <w:t xml:space="preserve"> </w:t>
      </w:r>
      <w:r w:rsidRPr="00A378BC">
        <w:t>large</w:t>
      </w:r>
      <w:r>
        <w:t xml:space="preserve">, </w:t>
      </w:r>
      <w:r w:rsidRPr="00A378BC">
        <w:t>resulting</w:t>
      </w:r>
      <w:r>
        <w:t xml:space="preserve"> </w:t>
      </w:r>
      <w:r w:rsidRPr="00A378BC">
        <w:t>in</w:t>
      </w:r>
      <w:r>
        <w:t xml:space="preserve"> </w:t>
      </w:r>
      <w:r w:rsidRPr="00A378BC">
        <w:t>the</w:t>
      </w:r>
      <w:r>
        <w:t xml:space="preserve"> </w:t>
      </w:r>
      <w:r w:rsidRPr="00A378BC">
        <w:t>inability</w:t>
      </w:r>
      <w:r>
        <w:t xml:space="preserve"> </w:t>
      </w:r>
      <w:r w:rsidRPr="00A378BC">
        <w:t>to</w:t>
      </w:r>
      <w:r>
        <w:t xml:space="preserve"> </w:t>
      </w:r>
      <w:r w:rsidRPr="00A378BC">
        <w:t>respond</w:t>
      </w:r>
      <w:r>
        <w:t xml:space="preserve"> </w:t>
      </w:r>
      <w:r w:rsidRPr="00A378BC">
        <w:t>quickly</w:t>
      </w:r>
      <w:r>
        <w:t xml:space="preserve"> </w:t>
      </w:r>
      <w:r w:rsidRPr="00A378BC">
        <w:t>to</w:t>
      </w:r>
      <w:r>
        <w:t xml:space="preserve"> </w:t>
      </w:r>
      <w:r w:rsidRPr="00A378BC">
        <w:t>the</w:t>
      </w:r>
      <w:r>
        <w:t xml:space="preserve"> </w:t>
      </w:r>
      <w:r w:rsidRPr="00A378BC">
        <w:t>demand</w:t>
      </w:r>
      <w:r>
        <w:t xml:space="preserve">; </w:t>
      </w:r>
      <w:r w:rsidRPr="00A378BC">
        <w:t>due</w:t>
      </w:r>
      <w:r>
        <w:t xml:space="preserve"> </w:t>
      </w:r>
      <w:r w:rsidRPr="00A378BC">
        <w:t>to</w:t>
      </w:r>
      <w:r>
        <w:t xml:space="preserve"> </w:t>
      </w:r>
      <w:r w:rsidRPr="00A378BC">
        <w:t>the</w:t>
      </w:r>
      <w:r>
        <w:t xml:space="preserve"> </w:t>
      </w:r>
      <w:r w:rsidRPr="00A378BC">
        <w:t>rapid</w:t>
      </w:r>
      <w:r>
        <w:t xml:space="preserve"> </w:t>
      </w:r>
      <w:r w:rsidRPr="00A378BC">
        <w:t>response</w:t>
      </w:r>
      <w:r>
        <w:t xml:space="preserve"> </w:t>
      </w:r>
      <w:r w:rsidRPr="00A378BC">
        <w:t>cannot</w:t>
      </w:r>
      <w:r>
        <w:t xml:space="preserve"> </w:t>
      </w:r>
      <w:r w:rsidRPr="00A378BC">
        <w:t>be</w:t>
      </w:r>
      <w:r>
        <w:t xml:space="preserve"> </w:t>
      </w:r>
      <w:r w:rsidRPr="00A378BC">
        <w:t>achieved</w:t>
      </w:r>
      <w:r>
        <w:t xml:space="preserve">, </w:t>
      </w:r>
      <w:r w:rsidRPr="00A378BC">
        <w:t>the</w:t>
      </w:r>
      <w:r>
        <w:t xml:space="preserve"> </w:t>
      </w:r>
      <w:r w:rsidRPr="00A378BC">
        <w:t>operators</w:t>
      </w:r>
      <w:r>
        <w:t xml:space="preserve"> </w:t>
      </w:r>
      <w:r w:rsidRPr="00A378BC">
        <w:t>cannot</w:t>
      </w:r>
      <w:r>
        <w:t xml:space="preserve"> </w:t>
      </w:r>
      <w:r w:rsidRPr="00A378BC">
        <w:t>achieve</w:t>
      </w:r>
      <w:r>
        <w:t xml:space="preserve"> </w:t>
      </w:r>
      <w:r w:rsidRPr="00A378BC">
        <w:t>the</w:t>
      </w:r>
      <w:r>
        <w:t xml:space="preserve"> </w:t>
      </w:r>
      <w:r w:rsidRPr="00A378BC">
        <w:t>fine</w:t>
      </w:r>
      <w:r>
        <w:t>-</w:t>
      </w:r>
      <w:r w:rsidRPr="00A378BC">
        <w:t>grained</w:t>
      </w:r>
      <w:r>
        <w:t xml:space="preserve"> </w:t>
      </w:r>
      <w:r w:rsidRPr="00A378BC">
        <w:t>control</w:t>
      </w:r>
      <w:r>
        <w:t xml:space="preserve"> </w:t>
      </w:r>
      <w:r w:rsidRPr="00A378BC">
        <w:t>judgment</w:t>
      </w:r>
      <w:r>
        <w:t xml:space="preserve"> </w:t>
      </w:r>
      <w:r w:rsidRPr="00A378BC">
        <w:t>logic</w:t>
      </w:r>
      <w:r>
        <w:t xml:space="preserve">. </w:t>
      </w:r>
      <w:r w:rsidRPr="00A378BC">
        <w:t>In</w:t>
      </w:r>
      <w:r>
        <w:t xml:space="preserve"> </w:t>
      </w:r>
      <w:r w:rsidRPr="00A378BC">
        <w:t>order</w:t>
      </w:r>
      <w:r>
        <w:t xml:space="preserve"> </w:t>
      </w:r>
      <w:r w:rsidRPr="00A378BC">
        <w:t>to</w:t>
      </w:r>
      <w:r>
        <w:t xml:space="preserve"> </w:t>
      </w:r>
      <w:r w:rsidRPr="00A378BC">
        <w:t>solve</w:t>
      </w:r>
      <w:r>
        <w:t xml:space="preserve"> </w:t>
      </w:r>
      <w:r w:rsidRPr="00A378BC">
        <w:t>the</w:t>
      </w:r>
      <w:r>
        <w:t xml:space="preserve"> </w:t>
      </w:r>
      <w:r w:rsidRPr="00A378BC">
        <w:t>above</w:t>
      </w:r>
      <w:r>
        <w:t xml:space="preserve"> </w:t>
      </w:r>
      <w:r w:rsidRPr="00A378BC">
        <w:t>problems</w:t>
      </w:r>
      <w:r>
        <w:t xml:space="preserve">, </w:t>
      </w:r>
      <w:r w:rsidRPr="00A378BC">
        <w:t>this</w:t>
      </w:r>
      <w:r>
        <w:t xml:space="preserve"> </w:t>
      </w:r>
      <w:r w:rsidR="005E1C70" w:rsidRPr="00A378BC">
        <w:t>thesis</w:t>
      </w:r>
      <w:r w:rsidR="005E1C70">
        <w:t xml:space="preserve"> </w:t>
      </w:r>
      <w:r w:rsidRPr="00A378BC">
        <w:t>designs</w:t>
      </w:r>
      <w:r>
        <w:t xml:space="preserve"> </w:t>
      </w:r>
      <w:r w:rsidRPr="00A378BC">
        <w:t>and</w:t>
      </w:r>
      <w:r>
        <w:t xml:space="preserve"> </w:t>
      </w:r>
      <w:r w:rsidRPr="00A378BC">
        <w:t>implements</w:t>
      </w:r>
      <w:r>
        <w:t xml:space="preserve"> </w:t>
      </w:r>
      <w:r w:rsidRPr="00A378BC">
        <w:t>the</w:t>
      </w:r>
      <w:r>
        <w:t xml:space="preserve"> </w:t>
      </w:r>
      <w:r w:rsidRPr="00A378BC">
        <w:t>performance</w:t>
      </w:r>
      <w:r>
        <w:t xml:space="preserve"> </w:t>
      </w:r>
      <w:r w:rsidRPr="00A378BC">
        <w:t>timeout</w:t>
      </w:r>
      <w:r>
        <w:t xml:space="preserve"> </w:t>
      </w:r>
      <w:r w:rsidRPr="00A378BC">
        <w:t>management</w:t>
      </w:r>
      <w:r>
        <w:t xml:space="preserve"> </w:t>
      </w:r>
      <w:r w:rsidRPr="00A378BC">
        <w:t>platform</w:t>
      </w:r>
      <w:r>
        <w:t xml:space="preserve">, </w:t>
      </w:r>
      <w:r w:rsidRPr="00A378BC">
        <w:t>which</w:t>
      </w:r>
      <w:r>
        <w:t xml:space="preserve"> </w:t>
      </w:r>
      <w:r w:rsidRPr="00A378BC">
        <w:t>provides</w:t>
      </w:r>
      <w:r>
        <w:t xml:space="preserve"> </w:t>
      </w:r>
      <w:r w:rsidRPr="00A378BC">
        <w:t>online</w:t>
      </w:r>
      <w:r>
        <w:t xml:space="preserve"> </w:t>
      </w:r>
      <w:r w:rsidRPr="00A378BC">
        <w:t>inspection</w:t>
      </w:r>
      <w:r>
        <w:t xml:space="preserve"> </w:t>
      </w:r>
      <w:r w:rsidRPr="00A378BC">
        <w:t>rules</w:t>
      </w:r>
      <w:r>
        <w:t xml:space="preserve">, </w:t>
      </w:r>
      <w:r w:rsidRPr="00A378BC">
        <w:t>response</w:t>
      </w:r>
      <w:r>
        <w:t xml:space="preserve"> </w:t>
      </w:r>
      <w:r w:rsidRPr="00A378BC">
        <w:t>strategies</w:t>
      </w:r>
      <w:r>
        <w:t xml:space="preserve">, </w:t>
      </w:r>
      <w:r w:rsidRPr="00A378BC">
        <w:t>rules</w:t>
      </w:r>
      <w:r>
        <w:t xml:space="preserve"> </w:t>
      </w:r>
      <w:r w:rsidRPr="00A378BC">
        <w:t>come</w:t>
      </w:r>
      <w:r>
        <w:t xml:space="preserve"> </w:t>
      </w:r>
      <w:r w:rsidRPr="00A378BC">
        <w:t>into</w:t>
      </w:r>
      <w:r>
        <w:t xml:space="preserve"> </w:t>
      </w:r>
      <w:r w:rsidRPr="00A378BC">
        <w:t>effect</w:t>
      </w:r>
      <w:r>
        <w:t xml:space="preserve"> </w:t>
      </w:r>
      <w:r w:rsidRPr="00A378BC">
        <w:t>quickly</w:t>
      </w:r>
      <w:r>
        <w:t xml:space="preserve">, </w:t>
      </w:r>
      <w:r w:rsidRPr="00A378BC">
        <w:t>real</w:t>
      </w:r>
      <w:r>
        <w:t>-</w:t>
      </w:r>
      <w:r w:rsidRPr="00A378BC">
        <w:t>time</w:t>
      </w:r>
      <w:r>
        <w:t xml:space="preserve"> </w:t>
      </w:r>
      <w:r w:rsidRPr="00A378BC">
        <w:t>determination</w:t>
      </w:r>
      <w:r>
        <w:t xml:space="preserve"> </w:t>
      </w:r>
      <w:r w:rsidRPr="00A378BC">
        <w:t>of</w:t>
      </w:r>
      <w:r>
        <w:t xml:space="preserve"> </w:t>
      </w:r>
      <w:r w:rsidRPr="00A378BC">
        <w:t>order</w:t>
      </w:r>
      <w:r>
        <w:t xml:space="preserve"> </w:t>
      </w:r>
      <w:r w:rsidRPr="00A378BC">
        <w:t>performance</w:t>
      </w:r>
      <w:r>
        <w:t xml:space="preserve"> </w:t>
      </w:r>
      <w:r w:rsidRPr="00A378BC">
        <w:t>timeout</w:t>
      </w:r>
      <w:r>
        <w:t xml:space="preserve"> </w:t>
      </w:r>
      <w:r w:rsidRPr="00A378BC">
        <w:t>and</w:t>
      </w:r>
      <w:r>
        <w:t xml:space="preserve"> </w:t>
      </w:r>
      <w:r w:rsidRPr="00A378BC">
        <w:t>other</w:t>
      </w:r>
      <w:r>
        <w:t xml:space="preserve"> </w:t>
      </w:r>
      <w:r w:rsidRPr="00A378BC">
        <w:t>functions</w:t>
      </w:r>
      <w:r>
        <w:t>.</w:t>
      </w:r>
    </w:p>
    <w:p w14:paraId="4EEF242A" w14:textId="4805B656" w:rsidR="009B2ACE" w:rsidRDefault="00AA0F5B" w:rsidP="00AA0F5B">
      <w:pPr>
        <w:pStyle w:val="a7"/>
        <w:ind w:firstLine="480"/>
      </w:pPr>
      <w:r w:rsidRPr="00A378BC">
        <w:t>This</w:t>
      </w:r>
      <w:r>
        <w:t xml:space="preserve"> </w:t>
      </w:r>
      <w:r w:rsidR="005E1C70" w:rsidRPr="00A378BC">
        <w:t>thesis</w:t>
      </w:r>
      <w:r w:rsidR="005E1C70">
        <w:t xml:space="preserve"> </w:t>
      </w:r>
      <w:r w:rsidRPr="00A378BC">
        <w:t>describes</w:t>
      </w:r>
      <w:r>
        <w:t xml:space="preserve"> </w:t>
      </w:r>
      <w:r w:rsidRPr="00A378BC">
        <w:t>the</w:t>
      </w:r>
      <w:r>
        <w:t xml:space="preserve"> </w:t>
      </w:r>
      <w:r w:rsidRPr="00A378BC">
        <w:t>background</w:t>
      </w:r>
      <w:r>
        <w:t xml:space="preserve"> </w:t>
      </w:r>
      <w:r w:rsidRPr="00A378BC">
        <w:t>of</w:t>
      </w:r>
      <w:r>
        <w:t xml:space="preserve"> </w:t>
      </w:r>
      <w:r w:rsidRPr="00A378BC">
        <w:t>the</w:t>
      </w:r>
      <w:r>
        <w:t xml:space="preserve"> </w:t>
      </w:r>
      <w:r w:rsidRPr="00A378BC">
        <w:t>project</w:t>
      </w:r>
      <w:r>
        <w:t xml:space="preserve">, </w:t>
      </w:r>
      <w:r w:rsidRPr="00A378BC">
        <w:t>describes</w:t>
      </w:r>
      <w:r>
        <w:t xml:space="preserve"> </w:t>
      </w:r>
      <w:r w:rsidRPr="00A378BC">
        <w:t>the</w:t>
      </w:r>
      <w:r>
        <w:t xml:space="preserve"> </w:t>
      </w:r>
      <w:r w:rsidRPr="00A378BC">
        <w:t>function</w:t>
      </w:r>
      <w:r>
        <w:t xml:space="preserve"> </w:t>
      </w:r>
      <w:r w:rsidRPr="00A378BC">
        <w:t>of</w:t>
      </w:r>
      <w:r>
        <w:t xml:space="preserve"> </w:t>
      </w:r>
      <w:r w:rsidRPr="00A378BC">
        <w:t>the</w:t>
      </w:r>
      <w:r>
        <w:t xml:space="preserve"> </w:t>
      </w:r>
      <w:r w:rsidRPr="00A378BC">
        <w:t>performance</w:t>
      </w:r>
      <w:r>
        <w:t xml:space="preserve"> </w:t>
      </w:r>
      <w:r w:rsidRPr="00A378BC">
        <w:t>overtime</w:t>
      </w:r>
      <w:r>
        <w:t xml:space="preserve"> </w:t>
      </w:r>
      <w:r w:rsidRPr="00A378BC">
        <w:t>management</w:t>
      </w:r>
      <w:r>
        <w:t xml:space="preserve"> </w:t>
      </w:r>
      <w:r w:rsidRPr="00A378BC">
        <w:t>platform</w:t>
      </w:r>
      <w:r>
        <w:t xml:space="preserve"> </w:t>
      </w:r>
      <w:r w:rsidRPr="00A378BC">
        <w:t>in</w:t>
      </w:r>
      <w:r>
        <w:t xml:space="preserve"> </w:t>
      </w:r>
      <w:r w:rsidRPr="00A378BC">
        <w:t>the</w:t>
      </w:r>
      <w:r>
        <w:t xml:space="preserve"> </w:t>
      </w:r>
      <w:r w:rsidRPr="00A378BC">
        <w:t>performance</w:t>
      </w:r>
      <w:r>
        <w:t xml:space="preserve"> </w:t>
      </w:r>
      <w:r w:rsidRPr="00A378BC">
        <w:t>service</w:t>
      </w:r>
      <w:r>
        <w:t xml:space="preserve">, </w:t>
      </w:r>
      <w:r w:rsidRPr="00A378BC">
        <w:t>and</w:t>
      </w:r>
      <w:r>
        <w:t xml:space="preserve"> </w:t>
      </w:r>
      <w:r w:rsidRPr="00A378BC">
        <w:t>introduces</w:t>
      </w:r>
      <w:r>
        <w:t xml:space="preserve"> </w:t>
      </w:r>
      <w:r w:rsidRPr="00A378BC">
        <w:t>the</w:t>
      </w:r>
      <w:r>
        <w:t xml:space="preserve"> </w:t>
      </w:r>
      <w:r w:rsidRPr="00A378BC">
        <w:t>development</w:t>
      </w:r>
      <w:r>
        <w:t xml:space="preserve"> </w:t>
      </w:r>
      <w:r w:rsidRPr="00A378BC">
        <w:t>status</w:t>
      </w:r>
      <w:r>
        <w:t xml:space="preserve"> </w:t>
      </w:r>
      <w:r w:rsidRPr="00A378BC">
        <w:t>at</w:t>
      </w:r>
      <w:r>
        <w:t xml:space="preserve"> </w:t>
      </w:r>
      <w:r w:rsidRPr="00A378BC">
        <w:t>home</w:t>
      </w:r>
      <w:r>
        <w:t xml:space="preserve"> </w:t>
      </w:r>
      <w:r w:rsidRPr="00A378BC">
        <w:t>and</w:t>
      </w:r>
      <w:r>
        <w:t xml:space="preserve"> </w:t>
      </w:r>
      <w:r w:rsidRPr="00A378BC">
        <w:t>abroad</w:t>
      </w:r>
      <w:r>
        <w:t xml:space="preserve">. </w:t>
      </w:r>
      <w:r w:rsidRPr="00A378BC">
        <w:t>This</w:t>
      </w:r>
      <w:r>
        <w:t xml:space="preserve"> </w:t>
      </w:r>
      <w:r w:rsidRPr="00A378BC">
        <w:t>paper</w:t>
      </w:r>
      <w:r>
        <w:t xml:space="preserve"> </w:t>
      </w:r>
      <w:r w:rsidRPr="00A378BC">
        <w:t>summarizes</w:t>
      </w:r>
      <w:r>
        <w:t xml:space="preserve"> </w:t>
      </w:r>
      <w:r w:rsidRPr="00A378BC">
        <w:t>the</w:t>
      </w:r>
      <w:r>
        <w:t xml:space="preserve"> </w:t>
      </w:r>
      <w:r w:rsidRPr="00A378BC">
        <w:t>technologies</w:t>
      </w:r>
      <w:r>
        <w:t xml:space="preserve"> </w:t>
      </w:r>
      <w:r w:rsidRPr="00A378BC">
        <w:t>used</w:t>
      </w:r>
      <w:r>
        <w:t xml:space="preserve"> </w:t>
      </w:r>
      <w:r w:rsidRPr="00A378BC">
        <w:t>to</w:t>
      </w:r>
      <w:r>
        <w:t xml:space="preserve"> </w:t>
      </w:r>
      <w:r w:rsidRPr="00A378BC">
        <w:t>build</w:t>
      </w:r>
      <w:r>
        <w:t xml:space="preserve"> </w:t>
      </w:r>
      <w:r w:rsidRPr="00A378BC">
        <w:t>the</w:t>
      </w:r>
      <w:r>
        <w:t xml:space="preserve"> </w:t>
      </w:r>
      <w:r w:rsidRPr="00A378BC">
        <w:t>system</w:t>
      </w:r>
      <w:r>
        <w:t xml:space="preserve">, </w:t>
      </w:r>
      <w:r w:rsidRPr="00A378BC">
        <w:t>including</w:t>
      </w:r>
      <w:r>
        <w:t xml:space="preserve"> </w:t>
      </w:r>
      <w:r w:rsidR="00FA7770" w:rsidRPr="00A378BC">
        <w:t>Spring</w:t>
      </w:r>
      <w:r w:rsidR="003B5FE3">
        <w:t xml:space="preserve"> </w:t>
      </w:r>
      <w:r w:rsidR="00FA7770" w:rsidRPr="00A378BC">
        <w:rPr>
          <w:rFonts w:hint="eastAsia"/>
        </w:rPr>
        <w:t>B</w:t>
      </w:r>
      <w:r w:rsidR="00FA7770" w:rsidRPr="00A378BC">
        <w:t>oot</w:t>
      </w:r>
      <w:r w:rsidR="00FA7770" w:rsidRPr="00FA7770">
        <w:t xml:space="preserve"> </w:t>
      </w:r>
      <w:r w:rsidR="00FA7770" w:rsidRPr="00A378BC">
        <w:t>framework</w:t>
      </w:r>
      <w:r w:rsidR="00FA7770" w:rsidRPr="00FA7770">
        <w:t xml:space="preserve">, </w:t>
      </w:r>
      <w:r w:rsidR="00FA7770" w:rsidRPr="00A378BC">
        <w:t>RabbitMQ</w:t>
      </w:r>
      <w:r w:rsidR="00FA7770" w:rsidRPr="00FA7770">
        <w:t xml:space="preserve"> </w:t>
      </w:r>
      <w:r w:rsidR="00FA7770" w:rsidRPr="00A378BC">
        <w:t>message</w:t>
      </w:r>
      <w:r w:rsidR="00FA7770" w:rsidRPr="00FA7770">
        <w:t xml:space="preserve"> </w:t>
      </w:r>
      <w:r w:rsidR="00FA7770" w:rsidRPr="00A378BC">
        <w:t>queue</w:t>
      </w:r>
      <w:r w:rsidR="00FA7770" w:rsidRPr="00FA7770">
        <w:t xml:space="preserve">, </w:t>
      </w:r>
      <w:r w:rsidR="00FA7770" w:rsidRPr="00A378BC">
        <w:t>E</w:t>
      </w:r>
      <w:r w:rsidR="00FA7770" w:rsidRPr="00FA7770">
        <w:t>-</w:t>
      </w:r>
      <w:r w:rsidR="00FA7770" w:rsidRPr="00A378BC">
        <w:t>Scheduler</w:t>
      </w:r>
      <w:r w:rsidR="00FA7770" w:rsidRPr="00FA7770">
        <w:t xml:space="preserve"> </w:t>
      </w:r>
      <w:r w:rsidR="00FA7770" w:rsidRPr="00A378BC">
        <w:t>task</w:t>
      </w:r>
      <w:r w:rsidR="00FA7770" w:rsidRPr="00FA7770">
        <w:t xml:space="preserve"> </w:t>
      </w:r>
      <w:r w:rsidR="00FA7770" w:rsidRPr="00A378BC">
        <w:t>scheduling</w:t>
      </w:r>
      <w:r w:rsidR="00FA7770" w:rsidRPr="00FA7770">
        <w:t xml:space="preserve"> </w:t>
      </w:r>
      <w:r w:rsidR="00FA7770" w:rsidRPr="00A378BC">
        <w:t>platform</w:t>
      </w:r>
      <w:r w:rsidR="00FA7770" w:rsidRPr="00FA7770">
        <w:t xml:space="preserve">, </w:t>
      </w:r>
      <w:r w:rsidR="00FA7770" w:rsidRPr="00A378BC">
        <w:t>Redis</w:t>
      </w:r>
      <w:r w:rsidR="00FA7770" w:rsidRPr="00FA7770">
        <w:t xml:space="preserve"> </w:t>
      </w:r>
      <w:r w:rsidR="00FA7770" w:rsidRPr="00A378BC">
        <w:t>cache</w:t>
      </w:r>
      <w:r>
        <w:t>,</w:t>
      </w:r>
      <w:r w:rsidR="00556FEB" w:rsidRPr="00556FEB">
        <w:t xml:space="preserve"> </w:t>
      </w:r>
      <w:r w:rsidR="00556FEB" w:rsidRPr="00A378BC">
        <w:t>Remote</w:t>
      </w:r>
      <w:r w:rsidR="00556FEB" w:rsidRPr="00556FEB">
        <w:t xml:space="preserve"> </w:t>
      </w:r>
      <w:r w:rsidR="00556FEB" w:rsidRPr="00A378BC">
        <w:t>multi</w:t>
      </w:r>
      <w:r w:rsidR="00556FEB" w:rsidRPr="00556FEB">
        <w:t xml:space="preserve"> </w:t>
      </w:r>
      <w:r w:rsidR="00556FEB" w:rsidRPr="00A378BC">
        <w:t>live</w:t>
      </w:r>
      <w:r w:rsidR="00556FEB" w:rsidRPr="00556FEB">
        <w:t xml:space="preserve"> </w:t>
      </w:r>
      <w:r w:rsidR="00556FEB" w:rsidRPr="00A378BC">
        <w:t>data</w:t>
      </w:r>
      <w:r w:rsidR="00556FEB" w:rsidRPr="00556FEB">
        <w:t xml:space="preserve"> </w:t>
      </w:r>
      <w:r w:rsidR="00556FEB" w:rsidRPr="00A378BC">
        <w:t>center</w:t>
      </w:r>
      <w:r w:rsidR="00556FEB">
        <w:rPr>
          <w:rFonts w:hint="eastAsia"/>
        </w:rPr>
        <w:t>,</w:t>
      </w:r>
      <w:r w:rsidR="00556FEB">
        <w:t xml:space="preserve"> </w:t>
      </w:r>
      <w:r w:rsidRPr="00A378BC">
        <w:t>etc</w:t>
      </w:r>
      <w:r>
        <w:t xml:space="preserve">. </w:t>
      </w:r>
      <w:r w:rsidRPr="00A378BC">
        <w:t>In</w:t>
      </w:r>
      <w:r>
        <w:t xml:space="preserve"> </w:t>
      </w:r>
      <w:r w:rsidRPr="00A378BC">
        <w:t>the</w:t>
      </w:r>
      <w:r>
        <w:t xml:space="preserve"> </w:t>
      </w:r>
      <w:r w:rsidRPr="00A378BC">
        <w:t>system</w:t>
      </w:r>
      <w:r>
        <w:t xml:space="preserve"> </w:t>
      </w:r>
      <w:r w:rsidRPr="00A378BC">
        <w:t>analysis</w:t>
      </w:r>
      <w:r>
        <w:t xml:space="preserve"> </w:t>
      </w:r>
      <w:r w:rsidRPr="00A378BC">
        <w:t>and</w:t>
      </w:r>
      <w:r>
        <w:t xml:space="preserve"> </w:t>
      </w:r>
      <w:r w:rsidRPr="00A378BC">
        <w:t>design</w:t>
      </w:r>
      <w:r>
        <w:t xml:space="preserve">, </w:t>
      </w:r>
      <w:r w:rsidRPr="00A378BC">
        <w:t>this</w:t>
      </w:r>
      <w:r>
        <w:t xml:space="preserve"> </w:t>
      </w:r>
      <w:r w:rsidRPr="00A378BC">
        <w:t>paper</w:t>
      </w:r>
      <w:r>
        <w:t xml:space="preserve"> </w:t>
      </w:r>
      <w:r w:rsidRPr="00A378BC">
        <w:t>describes</w:t>
      </w:r>
      <w:r>
        <w:t xml:space="preserve"> </w:t>
      </w:r>
      <w:r w:rsidRPr="00A378BC">
        <w:t>the</w:t>
      </w:r>
      <w:r>
        <w:t xml:space="preserve"> </w:t>
      </w:r>
      <w:r w:rsidRPr="00A378BC">
        <w:t>system</w:t>
      </w:r>
      <w:r>
        <w:t xml:space="preserve"> </w:t>
      </w:r>
      <w:r w:rsidRPr="00A378BC">
        <w:t>boundary</w:t>
      </w:r>
      <w:r>
        <w:t xml:space="preserve">, </w:t>
      </w:r>
      <w:r w:rsidRPr="00A378BC">
        <w:t>analyzes</w:t>
      </w:r>
      <w:r>
        <w:t xml:space="preserve"> </w:t>
      </w:r>
      <w:r w:rsidRPr="00A378BC">
        <w:t>the</w:t>
      </w:r>
      <w:r>
        <w:t xml:space="preserve"> </w:t>
      </w:r>
      <w:r w:rsidRPr="00A378BC">
        <w:t>functional</w:t>
      </w:r>
      <w:r>
        <w:t xml:space="preserve"> </w:t>
      </w:r>
      <w:r w:rsidRPr="00A378BC">
        <w:t>and</w:t>
      </w:r>
      <w:r>
        <w:t xml:space="preserve"> </w:t>
      </w:r>
      <w:r w:rsidR="009C43C9" w:rsidRPr="00A378BC">
        <w:t>non</w:t>
      </w:r>
      <w:r w:rsidR="009C43C9">
        <w:t>-</w:t>
      </w:r>
      <w:r w:rsidR="009C43C9" w:rsidRPr="00A378BC">
        <w:t>functional</w:t>
      </w:r>
      <w:r>
        <w:t xml:space="preserve"> </w:t>
      </w:r>
      <w:r w:rsidRPr="00A378BC">
        <w:t>requirements</w:t>
      </w:r>
      <w:r>
        <w:t xml:space="preserve"> </w:t>
      </w:r>
      <w:r w:rsidRPr="00A378BC">
        <w:t>of</w:t>
      </w:r>
      <w:r>
        <w:t xml:space="preserve"> </w:t>
      </w:r>
      <w:r w:rsidRPr="00A378BC">
        <w:t>the</w:t>
      </w:r>
      <w:r>
        <w:t xml:space="preserve"> </w:t>
      </w:r>
      <w:r w:rsidRPr="00A378BC">
        <w:t>system</w:t>
      </w:r>
      <w:r>
        <w:t xml:space="preserve"> </w:t>
      </w:r>
      <w:r w:rsidRPr="00A378BC">
        <w:t>in</w:t>
      </w:r>
      <w:r>
        <w:t xml:space="preserve"> </w:t>
      </w:r>
      <w:r w:rsidRPr="00A378BC">
        <w:t>detail</w:t>
      </w:r>
      <w:r>
        <w:t xml:space="preserve">, </w:t>
      </w:r>
      <w:r w:rsidRPr="00A378BC">
        <w:t>and</w:t>
      </w:r>
      <w:r>
        <w:t xml:space="preserve"> </w:t>
      </w:r>
      <w:r w:rsidRPr="00A378BC">
        <w:t>extracts</w:t>
      </w:r>
      <w:r>
        <w:t xml:space="preserve"> </w:t>
      </w:r>
      <w:r w:rsidRPr="00A378BC">
        <w:t>four</w:t>
      </w:r>
      <w:r>
        <w:t xml:space="preserve"> </w:t>
      </w:r>
      <w:r w:rsidRPr="00A378BC">
        <w:t>functions</w:t>
      </w:r>
      <w:r>
        <w:t xml:space="preserve">: </w:t>
      </w:r>
      <w:r w:rsidRPr="00A378BC">
        <w:t>rule</w:t>
      </w:r>
      <w:r>
        <w:t xml:space="preserve"> </w:t>
      </w:r>
      <w:r w:rsidRPr="00A378BC">
        <w:t>operation</w:t>
      </w:r>
      <w:r>
        <w:t xml:space="preserve">, </w:t>
      </w:r>
      <w:r w:rsidRPr="00A378BC">
        <w:t>rule</w:t>
      </w:r>
      <w:r>
        <w:t xml:space="preserve"> </w:t>
      </w:r>
      <w:r w:rsidRPr="00A378BC">
        <w:t>preprocessing</w:t>
      </w:r>
      <w:r>
        <w:t xml:space="preserve">, </w:t>
      </w:r>
      <w:r w:rsidRPr="00A378BC">
        <w:t>audit</w:t>
      </w:r>
      <w:r>
        <w:t xml:space="preserve"> </w:t>
      </w:r>
      <w:r w:rsidRPr="00A378BC">
        <w:t>flow</w:t>
      </w:r>
      <w:r>
        <w:t xml:space="preserve"> </w:t>
      </w:r>
      <w:r w:rsidRPr="00A378BC">
        <w:t>operation</w:t>
      </w:r>
      <w:r>
        <w:t xml:space="preserve"> </w:t>
      </w:r>
      <w:r w:rsidRPr="00A378BC">
        <w:t>and</w:t>
      </w:r>
      <w:r>
        <w:t xml:space="preserve"> </w:t>
      </w:r>
      <w:r w:rsidRPr="00A378BC">
        <w:t>rule</w:t>
      </w:r>
      <w:r>
        <w:t xml:space="preserve"> </w:t>
      </w:r>
      <w:r w:rsidRPr="00A378BC">
        <w:t>application</w:t>
      </w:r>
      <w:r>
        <w:t xml:space="preserve">. </w:t>
      </w:r>
      <w:r w:rsidRPr="00A378BC">
        <w:t>In</w:t>
      </w:r>
      <w:r>
        <w:t xml:space="preserve"> </w:t>
      </w:r>
      <w:r w:rsidRPr="00A378BC">
        <w:lastRenderedPageBreak/>
        <w:t>the</w:t>
      </w:r>
      <w:r>
        <w:t xml:space="preserve"> </w:t>
      </w:r>
      <w:r w:rsidRPr="00A378BC">
        <w:t>overall</w:t>
      </w:r>
      <w:r>
        <w:t xml:space="preserve"> </w:t>
      </w:r>
      <w:r w:rsidRPr="00A378BC">
        <w:t>design</w:t>
      </w:r>
      <w:r>
        <w:t xml:space="preserve"> </w:t>
      </w:r>
      <w:r w:rsidRPr="00A378BC">
        <w:t>of</w:t>
      </w:r>
      <w:r>
        <w:t xml:space="preserve"> </w:t>
      </w:r>
      <w:r w:rsidRPr="00A378BC">
        <w:t>the</w:t>
      </w:r>
      <w:r>
        <w:t xml:space="preserve"> </w:t>
      </w:r>
      <w:r w:rsidRPr="00A378BC">
        <w:t>system</w:t>
      </w:r>
      <w:r>
        <w:t xml:space="preserve">, </w:t>
      </w:r>
      <w:r w:rsidRPr="00A378BC">
        <w:t>the</w:t>
      </w:r>
      <w:r>
        <w:t xml:space="preserve"> </w:t>
      </w:r>
      <w:r w:rsidRPr="00A378BC">
        <w:t>system</w:t>
      </w:r>
      <w:r>
        <w:t xml:space="preserve"> </w:t>
      </w:r>
      <w:r w:rsidRPr="00A378BC">
        <w:t>architecture</w:t>
      </w:r>
      <w:r>
        <w:t xml:space="preserve">, </w:t>
      </w:r>
      <w:r w:rsidRPr="00A378BC">
        <w:t>functional</w:t>
      </w:r>
      <w:r>
        <w:t xml:space="preserve"> </w:t>
      </w:r>
      <w:r w:rsidRPr="00A378BC">
        <w:t>modules</w:t>
      </w:r>
      <w:r>
        <w:t xml:space="preserve"> </w:t>
      </w:r>
      <w:r w:rsidRPr="00A378BC">
        <w:t>and</w:t>
      </w:r>
      <w:r>
        <w:t xml:space="preserve"> </w:t>
      </w:r>
      <w:r w:rsidRPr="00A378BC">
        <w:t>system</w:t>
      </w:r>
      <w:r>
        <w:t xml:space="preserve"> </w:t>
      </w:r>
      <w:r w:rsidRPr="00A378BC">
        <w:t>deployment</w:t>
      </w:r>
      <w:r>
        <w:t xml:space="preserve"> </w:t>
      </w:r>
      <w:r w:rsidRPr="00A378BC">
        <w:t>are</w:t>
      </w:r>
      <w:r>
        <w:t xml:space="preserve"> </w:t>
      </w:r>
      <w:r w:rsidRPr="00A378BC">
        <w:t>designed</w:t>
      </w:r>
      <w:r>
        <w:t xml:space="preserve">. </w:t>
      </w:r>
      <w:r w:rsidRPr="00A378BC">
        <w:t>The</w:t>
      </w:r>
      <w:r>
        <w:t xml:space="preserve"> </w:t>
      </w:r>
      <w:r w:rsidRPr="00A378BC">
        <w:t>database</w:t>
      </w:r>
      <w:r>
        <w:t xml:space="preserve"> </w:t>
      </w:r>
      <w:r w:rsidRPr="00A378BC">
        <w:t>is</w:t>
      </w:r>
      <w:r>
        <w:t xml:space="preserve"> </w:t>
      </w:r>
      <w:r w:rsidRPr="00A378BC">
        <w:t>designed</w:t>
      </w:r>
      <w:r>
        <w:t xml:space="preserve"> </w:t>
      </w:r>
      <w:r w:rsidRPr="00A378BC">
        <w:t>by</w:t>
      </w:r>
      <w:r>
        <w:t xml:space="preserve"> </w:t>
      </w:r>
      <w:r w:rsidRPr="00A378BC">
        <w:t>ER</w:t>
      </w:r>
      <w:r>
        <w:t xml:space="preserve"> </w:t>
      </w:r>
      <w:r w:rsidRPr="00A378BC">
        <w:t>diagram</w:t>
      </w:r>
      <w:r>
        <w:t xml:space="preserve">. </w:t>
      </w:r>
      <w:r w:rsidRPr="00A378BC">
        <w:t>Through</w:t>
      </w:r>
      <w:r>
        <w:t xml:space="preserve"> </w:t>
      </w:r>
      <w:r w:rsidRPr="00A378BC">
        <w:t>class</w:t>
      </w:r>
      <w:r>
        <w:t xml:space="preserve"> </w:t>
      </w:r>
      <w:r w:rsidRPr="00A378BC">
        <w:t>diagram</w:t>
      </w:r>
      <w:r>
        <w:t xml:space="preserve">, </w:t>
      </w:r>
      <w:r w:rsidRPr="00A378BC">
        <w:t>sequence</w:t>
      </w:r>
      <w:r>
        <w:t xml:space="preserve"> </w:t>
      </w:r>
      <w:r w:rsidRPr="00A378BC">
        <w:t>diagram</w:t>
      </w:r>
      <w:r>
        <w:t xml:space="preserve"> </w:t>
      </w:r>
      <w:r w:rsidRPr="00A378BC">
        <w:t>and</w:t>
      </w:r>
      <w:r>
        <w:t xml:space="preserve"> </w:t>
      </w:r>
      <w:r w:rsidRPr="00A378BC">
        <w:t>other</w:t>
      </w:r>
      <w:r>
        <w:t xml:space="preserve"> </w:t>
      </w:r>
      <w:r w:rsidRPr="00A378BC">
        <w:t>methods</w:t>
      </w:r>
      <w:r>
        <w:t xml:space="preserve">, </w:t>
      </w:r>
      <w:r w:rsidRPr="00A378BC">
        <w:t>the</w:t>
      </w:r>
      <w:r>
        <w:t xml:space="preserve"> </w:t>
      </w:r>
      <w:r w:rsidRPr="00A378BC">
        <w:t>paper</w:t>
      </w:r>
      <w:r>
        <w:t xml:space="preserve"> </w:t>
      </w:r>
      <w:r w:rsidRPr="00A378BC">
        <w:t>designs</w:t>
      </w:r>
      <w:r>
        <w:t xml:space="preserve"> </w:t>
      </w:r>
      <w:r w:rsidRPr="00A378BC">
        <w:t>four</w:t>
      </w:r>
      <w:r>
        <w:t xml:space="preserve"> </w:t>
      </w:r>
      <w:r w:rsidRPr="00A378BC">
        <w:t>modules</w:t>
      </w:r>
      <w:r>
        <w:t xml:space="preserve"> </w:t>
      </w:r>
      <w:r w:rsidRPr="00A378BC">
        <w:t>in</w:t>
      </w:r>
      <w:r>
        <w:t xml:space="preserve"> </w:t>
      </w:r>
      <w:r w:rsidRPr="00A378BC">
        <w:t>detail</w:t>
      </w:r>
      <w:r>
        <w:t xml:space="preserve">, </w:t>
      </w:r>
      <w:r w:rsidRPr="00A378BC">
        <w:t>including</w:t>
      </w:r>
      <w:r>
        <w:t xml:space="preserve"> </w:t>
      </w:r>
      <w:r w:rsidRPr="00A378BC">
        <w:t>rule</w:t>
      </w:r>
      <w:r>
        <w:t xml:space="preserve"> </w:t>
      </w:r>
      <w:r w:rsidRPr="00A378BC">
        <w:t>operation</w:t>
      </w:r>
      <w:r>
        <w:t xml:space="preserve">, </w:t>
      </w:r>
      <w:r w:rsidRPr="00A378BC">
        <w:t>rule</w:t>
      </w:r>
      <w:r>
        <w:t xml:space="preserve"> </w:t>
      </w:r>
      <w:r w:rsidRPr="00A378BC">
        <w:t>preprocessing</w:t>
      </w:r>
      <w:r>
        <w:t xml:space="preserve">, </w:t>
      </w:r>
      <w:r w:rsidRPr="00A378BC">
        <w:t>audit</w:t>
      </w:r>
      <w:r>
        <w:t xml:space="preserve"> </w:t>
      </w:r>
      <w:r w:rsidRPr="00A378BC">
        <w:t>flow</w:t>
      </w:r>
      <w:r>
        <w:t xml:space="preserve"> </w:t>
      </w:r>
      <w:r w:rsidRPr="00A378BC">
        <w:t>operation</w:t>
      </w:r>
      <w:r>
        <w:t xml:space="preserve"> </w:t>
      </w:r>
      <w:r w:rsidRPr="00A378BC">
        <w:t>and</w:t>
      </w:r>
      <w:r>
        <w:t xml:space="preserve"> </w:t>
      </w:r>
      <w:r w:rsidRPr="00A378BC">
        <w:t>rule</w:t>
      </w:r>
      <w:r>
        <w:t xml:space="preserve"> </w:t>
      </w:r>
      <w:r w:rsidRPr="00A378BC">
        <w:t>application</w:t>
      </w:r>
      <w:r>
        <w:t xml:space="preserve">, </w:t>
      </w:r>
      <w:r w:rsidRPr="00A378BC">
        <w:t>gives</w:t>
      </w:r>
      <w:r>
        <w:t xml:space="preserve"> </w:t>
      </w:r>
      <w:r w:rsidRPr="00A378BC">
        <w:t>the</w:t>
      </w:r>
      <w:r>
        <w:t xml:space="preserve"> </w:t>
      </w:r>
      <w:r w:rsidRPr="00A378BC">
        <w:t>specific</w:t>
      </w:r>
      <w:r>
        <w:t xml:space="preserve"> </w:t>
      </w:r>
      <w:r w:rsidRPr="00A378BC">
        <w:t>implementation</w:t>
      </w:r>
      <w:r>
        <w:t xml:space="preserve"> </w:t>
      </w:r>
      <w:r w:rsidRPr="00A378BC">
        <w:t>details</w:t>
      </w:r>
      <w:r>
        <w:t xml:space="preserve">, </w:t>
      </w:r>
      <w:r w:rsidRPr="00A378BC">
        <w:t>and</w:t>
      </w:r>
      <w:r>
        <w:t xml:space="preserve"> </w:t>
      </w:r>
      <w:r w:rsidRPr="00A378BC">
        <w:t>tests</w:t>
      </w:r>
      <w:r>
        <w:t xml:space="preserve"> </w:t>
      </w:r>
      <w:r w:rsidRPr="00A378BC">
        <w:t>the</w:t>
      </w:r>
      <w:r>
        <w:t xml:space="preserve"> </w:t>
      </w:r>
      <w:r w:rsidRPr="00A378BC">
        <w:t>system</w:t>
      </w:r>
      <w:r>
        <w:t>.</w:t>
      </w:r>
    </w:p>
    <w:p w14:paraId="29C0E407" w14:textId="7A1EF8AF" w:rsidR="00305A82" w:rsidRDefault="0086764A" w:rsidP="00AA0F5B">
      <w:pPr>
        <w:pStyle w:val="a7"/>
        <w:ind w:firstLine="480"/>
      </w:pPr>
      <w:r w:rsidRPr="00A378BC">
        <w:t>The</w:t>
      </w:r>
      <w:r w:rsidRPr="0086764A">
        <w:t xml:space="preserve"> </w:t>
      </w:r>
      <w:r w:rsidRPr="00A378BC">
        <w:t>platform</w:t>
      </w:r>
      <w:r w:rsidRPr="0086764A">
        <w:t xml:space="preserve"> </w:t>
      </w:r>
      <w:r w:rsidRPr="00A378BC">
        <w:t>has</w:t>
      </w:r>
      <w:r w:rsidRPr="0086764A">
        <w:t xml:space="preserve"> </w:t>
      </w:r>
      <w:r w:rsidRPr="00A378BC">
        <w:t>been</w:t>
      </w:r>
      <w:r w:rsidRPr="0086764A">
        <w:t xml:space="preserve"> </w:t>
      </w:r>
      <w:r w:rsidRPr="00A378BC">
        <w:t>put</w:t>
      </w:r>
      <w:r w:rsidRPr="0086764A">
        <w:t xml:space="preserve"> </w:t>
      </w:r>
      <w:r w:rsidRPr="00A378BC">
        <w:t>into</w:t>
      </w:r>
      <w:r w:rsidRPr="0086764A">
        <w:t xml:space="preserve"> </w:t>
      </w:r>
      <w:r w:rsidRPr="00A378BC">
        <w:t>practical</w:t>
      </w:r>
      <w:r w:rsidRPr="0086764A">
        <w:t xml:space="preserve"> </w:t>
      </w:r>
      <w:r w:rsidRPr="00A378BC">
        <w:t>use</w:t>
      </w:r>
      <w:r w:rsidRPr="0086764A">
        <w:t xml:space="preserve">, </w:t>
      </w:r>
      <w:r w:rsidRPr="00A378BC">
        <w:t>which</w:t>
      </w:r>
      <w:r w:rsidRPr="0086764A">
        <w:t xml:space="preserve"> </w:t>
      </w:r>
      <w:r w:rsidRPr="00A378BC">
        <w:t>can</w:t>
      </w:r>
      <w:r w:rsidRPr="0086764A">
        <w:t xml:space="preserve"> </w:t>
      </w:r>
      <w:r w:rsidRPr="00A378BC">
        <w:t>better</w:t>
      </w:r>
      <w:r w:rsidRPr="0086764A">
        <w:t xml:space="preserve"> </w:t>
      </w:r>
      <w:r w:rsidRPr="00A378BC">
        <w:t>solve</w:t>
      </w:r>
      <w:r w:rsidRPr="0086764A">
        <w:t xml:space="preserve"> </w:t>
      </w:r>
      <w:r w:rsidRPr="00A378BC">
        <w:t>the</w:t>
      </w:r>
      <w:r w:rsidRPr="0086764A">
        <w:t xml:space="preserve"> </w:t>
      </w:r>
      <w:r w:rsidRPr="00A378BC">
        <w:t>problem</w:t>
      </w:r>
      <w:r w:rsidRPr="0086764A">
        <w:t xml:space="preserve"> </w:t>
      </w:r>
      <w:r w:rsidRPr="00A378BC">
        <w:t>that</w:t>
      </w:r>
      <w:r w:rsidRPr="0086764A">
        <w:t xml:space="preserve"> </w:t>
      </w:r>
      <w:r w:rsidR="00F01DF7" w:rsidRPr="00A378BC">
        <w:t>demand</w:t>
      </w:r>
      <w:r w:rsidR="00F01DF7" w:rsidRPr="00F01DF7">
        <w:t xml:space="preserve"> </w:t>
      </w:r>
      <w:r w:rsidR="00F01DF7" w:rsidRPr="00A378BC">
        <w:t>of</w:t>
      </w:r>
      <w:r w:rsidR="00F01DF7" w:rsidRPr="00F01DF7">
        <w:t xml:space="preserve"> </w:t>
      </w:r>
      <w:r w:rsidR="00F01DF7" w:rsidRPr="00A378BC">
        <w:t>operators</w:t>
      </w:r>
      <w:r w:rsidRPr="0086764A">
        <w:t xml:space="preserve"> </w:t>
      </w:r>
      <w:r w:rsidR="009C43C9" w:rsidRPr="00A378BC">
        <w:t>cannot</w:t>
      </w:r>
      <w:r w:rsidRPr="0086764A">
        <w:t xml:space="preserve"> </w:t>
      </w:r>
      <w:r w:rsidRPr="00A378BC">
        <w:t>be</w:t>
      </w:r>
      <w:r w:rsidRPr="0086764A">
        <w:t xml:space="preserve"> </w:t>
      </w:r>
      <w:r w:rsidRPr="00A378BC">
        <w:t>quickly</w:t>
      </w:r>
      <w:r w:rsidRPr="0086764A">
        <w:t xml:space="preserve"> </w:t>
      </w:r>
      <w:r w:rsidRPr="00A378BC">
        <w:t>responded</w:t>
      </w:r>
      <w:r w:rsidRPr="0086764A">
        <w:t xml:space="preserve">, </w:t>
      </w:r>
      <w:r w:rsidRPr="00A378BC">
        <w:t>and</w:t>
      </w:r>
      <w:r w:rsidRPr="0086764A">
        <w:t xml:space="preserve"> </w:t>
      </w:r>
      <w:r w:rsidRPr="00A378BC">
        <w:t>further</w:t>
      </w:r>
      <w:r w:rsidRPr="0086764A">
        <w:t xml:space="preserve"> </w:t>
      </w:r>
      <w:r w:rsidRPr="00A378BC">
        <w:t>effectively</w:t>
      </w:r>
      <w:r w:rsidRPr="0086764A">
        <w:t xml:space="preserve"> </w:t>
      </w:r>
      <w:r w:rsidRPr="00A378BC">
        <w:t>early</w:t>
      </w:r>
      <w:r w:rsidRPr="0086764A">
        <w:t xml:space="preserve"> </w:t>
      </w:r>
      <w:r w:rsidRPr="00A378BC">
        <w:t>warning</w:t>
      </w:r>
      <w:r w:rsidRPr="0086764A">
        <w:t xml:space="preserve"> </w:t>
      </w:r>
      <w:r w:rsidRPr="00A378BC">
        <w:t>and</w:t>
      </w:r>
      <w:r w:rsidRPr="0086764A">
        <w:t xml:space="preserve"> </w:t>
      </w:r>
      <w:r w:rsidRPr="00A378BC">
        <w:t>handling</w:t>
      </w:r>
      <w:r w:rsidRPr="0086764A">
        <w:t xml:space="preserve"> </w:t>
      </w:r>
      <w:r w:rsidRPr="00A378BC">
        <w:t>the</w:t>
      </w:r>
      <w:r w:rsidRPr="0086764A">
        <w:t xml:space="preserve"> </w:t>
      </w:r>
      <w:r w:rsidRPr="00A378BC">
        <w:t>performance</w:t>
      </w:r>
      <w:r w:rsidRPr="0086764A">
        <w:t xml:space="preserve"> </w:t>
      </w:r>
      <w:r w:rsidRPr="00A378BC">
        <w:t>timeout</w:t>
      </w:r>
      <w:r w:rsidRPr="0086764A">
        <w:t xml:space="preserve"> </w:t>
      </w:r>
      <w:r w:rsidRPr="00A378BC">
        <w:t>situation</w:t>
      </w:r>
      <w:r w:rsidRPr="0086764A">
        <w:t>.</w:t>
      </w:r>
    </w:p>
    <w:p w14:paraId="1857BF51" w14:textId="03C2DC8E" w:rsidR="0086764A" w:rsidRDefault="0086764A" w:rsidP="00AA0F5B">
      <w:pPr>
        <w:pStyle w:val="a7"/>
        <w:ind w:firstLine="480"/>
      </w:pPr>
    </w:p>
    <w:p w14:paraId="6593DC92" w14:textId="77777777" w:rsidR="0086764A" w:rsidRPr="009B2ACE" w:rsidRDefault="0086764A" w:rsidP="00AA0F5B">
      <w:pPr>
        <w:pStyle w:val="a7"/>
        <w:ind w:firstLine="480"/>
      </w:pPr>
    </w:p>
    <w:p w14:paraId="3A29A16A" w14:textId="77777777" w:rsidR="00045F78" w:rsidRPr="00045F78" w:rsidRDefault="0098345E" w:rsidP="00405902">
      <w:pPr>
        <w:spacing w:line="360" w:lineRule="auto"/>
        <w:rPr>
          <w:rFonts w:ascii="Arial" w:eastAsia="宋体" w:hAnsi="Arial" w:cs="Arial"/>
          <w:sz w:val="24"/>
          <w:szCs w:val="24"/>
        </w:rPr>
      </w:pPr>
      <w:proofErr w:type="spellStart"/>
      <w:r w:rsidRPr="00A378BC">
        <w:rPr>
          <w:rFonts w:ascii="Arial" w:eastAsia="宋体" w:hAnsi="Arial" w:cs="Arial"/>
          <w:b/>
          <w:bCs/>
          <w:sz w:val="24"/>
          <w:szCs w:val="24"/>
        </w:rPr>
        <w:t>KeyWords</w:t>
      </w:r>
      <w:proofErr w:type="spellEnd"/>
      <w:r w:rsidRPr="00305A82">
        <w:rPr>
          <w:rFonts w:ascii="Arial" w:eastAsia="宋体" w:hAnsi="Arial" w:cs="Arial"/>
          <w:sz w:val="24"/>
          <w:szCs w:val="24"/>
        </w:rPr>
        <w:t xml:space="preserve">: </w:t>
      </w:r>
      <w:r w:rsidRPr="00A378BC">
        <w:rPr>
          <w:rFonts w:ascii="Arial" w:eastAsia="宋体" w:hAnsi="Arial" w:cs="Arial"/>
          <w:sz w:val="24"/>
          <w:szCs w:val="24"/>
        </w:rPr>
        <w:t>Performance</w:t>
      </w:r>
      <w:r w:rsidRPr="00305A82">
        <w:rPr>
          <w:rFonts w:ascii="Arial" w:eastAsia="宋体" w:hAnsi="Arial" w:cs="Arial"/>
          <w:sz w:val="24"/>
          <w:szCs w:val="24"/>
        </w:rPr>
        <w:t xml:space="preserve"> </w:t>
      </w:r>
      <w:r w:rsidRPr="00A378BC">
        <w:rPr>
          <w:rFonts w:ascii="Arial" w:eastAsia="宋体" w:hAnsi="Arial" w:cs="Arial"/>
          <w:sz w:val="24"/>
          <w:szCs w:val="24"/>
        </w:rPr>
        <w:t>timeout</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Pr="00A378BC">
        <w:rPr>
          <w:rFonts w:ascii="Arial" w:eastAsia="宋体" w:hAnsi="Arial" w:cs="Arial" w:hint="eastAsia"/>
          <w:sz w:val="24"/>
          <w:szCs w:val="24"/>
        </w:rPr>
        <w:t>Rule</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Pr="00A378BC">
        <w:rPr>
          <w:rFonts w:ascii="Arial" w:eastAsia="宋体" w:hAnsi="Arial" w:cs="Arial"/>
          <w:sz w:val="24"/>
          <w:szCs w:val="24"/>
        </w:rPr>
        <w:t>Configurable</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00045F78" w:rsidRPr="00A378BC">
        <w:rPr>
          <w:rFonts w:ascii="Arial" w:eastAsia="宋体" w:hAnsi="Arial" w:cs="Arial"/>
          <w:sz w:val="24"/>
          <w:szCs w:val="24"/>
        </w:rPr>
        <w:t>Fast</w:t>
      </w:r>
      <w:r w:rsidR="00045F78" w:rsidRPr="00045F78">
        <w:rPr>
          <w:rFonts w:ascii="Arial" w:eastAsia="宋体" w:hAnsi="Arial" w:cs="Arial"/>
          <w:sz w:val="24"/>
          <w:szCs w:val="24"/>
        </w:rPr>
        <w:t xml:space="preserve"> </w:t>
      </w:r>
      <w:r w:rsidR="00045F78" w:rsidRPr="00A378BC">
        <w:rPr>
          <w:rFonts w:ascii="Arial" w:eastAsia="宋体" w:hAnsi="Arial" w:cs="Arial"/>
          <w:sz w:val="24"/>
          <w:szCs w:val="24"/>
        </w:rPr>
        <w:t>response</w:t>
      </w:r>
      <w:r w:rsidR="00045F78" w:rsidRPr="00045F78">
        <w:rPr>
          <w:rFonts w:ascii="Arial" w:eastAsia="宋体" w:hAnsi="Arial" w:cs="Arial"/>
          <w:sz w:val="24"/>
          <w:szCs w:val="24"/>
        </w:rPr>
        <w:t xml:space="preserve"> </w:t>
      </w:r>
      <w:r w:rsidR="00045F78" w:rsidRPr="00A378BC">
        <w:rPr>
          <w:rFonts w:ascii="Arial" w:eastAsia="宋体" w:hAnsi="Arial" w:cs="Arial"/>
          <w:sz w:val="24"/>
          <w:szCs w:val="24"/>
        </w:rPr>
        <w:t>to</w:t>
      </w:r>
      <w:r w:rsidR="00045F78" w:rsidRPr="00045F78">
        <w:rPr>
          <w:rFonts w:ascii="Arial" w:eastAsia="宋体" w:hAnsi="Arial" w:cs="Arial"/>
          <w:sz w:val="24"/>
          <w:szCs w:val="24"/>
        </w:rPr>
        <w:t xml:space="preserve"> </w:t>
      </w:r>
      <w:r w:rsidR="00045F78" w:rsidRPr="00A378BC">
        <w:rPr>
          <w:rFonts w:ascii="Arial" w:eastAsia="宋体" w:hAnsi="Arial" w:cs="Arial"/>
          <w:sz w:val="24"/>
          <w:szCs w:val="24"/>
        </w:rPr>
        <w:t>demand</w:t>
      </w:r>
    </w:p>
    <w:p w14:paraId="1DBA1F2B" w14:textId="6A2241A9" w:rsidR="0098345E" w:rsidRPr="00045F78" w:rsidRDefault="0098345E" w:rsidP="00B17294">
      <w:pPr>
        <w:pStyle w:val="TOC"/>
        <w:sectPr w:rsidR="0098345E" w:rsidRPr="00045F78" w:rsidSect="0044007E">
          <w:headerReference w:type="default" r:id="rId13"/>
          <w:footerReference w:type="default" r:id="rId14"/>
          <w:pgSz w:w="11906" w:h="16838"/>
          <w:pgMar w:top="1440" w:right="1800" w:bottom="1440" w:left="1800" w:header="851" w:footer="992" w:gutter="0"/>
          <w:pgNumType w:fmt="upperRoman" w:start="1"/>
          <w:cols w:space="720"/>
          <w:docGrid w:type="lines" w:linePitch="312"/>
        </w:sectPr>
      </w:pPr>
    </w:p>
    <w:p w14:paraId="06A0ABEE" w14:textId="77777777" w:rsidR="00BD5503" w:rsidRPr="00BD5503" w:rsidRDefault="00BD5503" w:rsidP="00B17294">
      <w:pPr>
        <w:pStyle w:val="1"/>
      </w:pPr>
      <w:bookmarkStart w:id="52" w:name="_Toc36938990"/>
      <w:bookmarkStart w:id="53" w:name="_Toc25758701"/>
      <w:r w:rsidRPr="00BD5503">
        <w:rPr>
          <w:rFonts w:hint="eastAsia"/>
        </w:rPr>
        <w:lastRenderedPageBreak/>
        <w:t>目录</w:t>
      </w:r>
      <w:bookmarkEnd w:id="52"/>
    </w:p>
    <w:p w14:paraId="4342304B" w14:textId="5285832D" w:rsidR="00811864" w:rsidRDefault="00BD5503">
      <w:pPr>
        <w:pStyle w:val="TOC1"/>
        <w:tabs>
          <w:tab w:val="right" w:leader="dot" w:pos="8296"/>
        </w:tabs>
        <w:rPr>
          <w:noProof/>
        </w:rPr>
      </w:pPr>
      <w:r>
        <w:rPr>
          <w:lang w:val="zh-CN"/>
        </w:rPr>
        <w:fldChar w:fldCharType="begin"/>
      </w:r>
      <w:r>
        <w:rPr>
          <w:lang w:val="zh-CN"/>
        </w:rPr>
        <w:instrText xml:space="preserve"> TOC \o "1-3" \f \h \z \u </w:instrText>
      </w:r>
      <w:r>
        <w:rPr>
          <w:lang w:val="zh-CN"/>
        </w:rPr>
        <w:fldChar w:fldCharType="separate"/>
      </w:r>
      <w:hyperlink w:anchor="_Toc36938988" w:history="1">
        <w:r w:rsidR="00811864" w:rsidRPr="00F42780">
          <w:rPr>
            <w:rStyle w:val="af0"/>
            <w:noProof/>
          </w:rPr>
          <w:t>摘  要</w:t>
        </w:r>
        <w:r w:rsidR="00811864">
          <w:rPr>
            <w:noProof/>
            <w:webHidden/>
          </w:rPr>
          <w:tab/>
        </w:r>
        <w:r w:rsidR="00811864">
          <w:rPr>
            <w:noProof/>
            <w:webHidden/>
          </w:rPr>
          <w:fldChar w:fldCharType="begin"/>
        </w:r>
        <w:r w:rsidR="00811864">
          <w:rPr>
            <w:noProof/>
            <w:webHidden/>
          </w:rPr>
          <w:instrText xml:space="preserve"> PAGEREF _Toc36938988 \h </w:instrText>
        </w:r>
        <w:r w:rsidR="00811864">
          <w:rPr>
            <w:noProof/>
            <w:webHidden/>
          </w:rPr>
        </w:r>
        <w:r w:rsidR="00811864">
          <w:rPr>
            <w:noProof/>
            <w:webHidden/>
          </w:rPr>
          <w:fldChar w:fldCharType="separate"/>
        </w:r>
        <w:r w:rsidR="00A977A9" w:rsidRPr="00A378BC">
          <w:rPr>
            <w:rFonts w:ascii="Arial" w:hAnsi="Arial"/>
            <w:noProof/>
            <w:webHidden/>
          </w:rPr>
          <w:t>I</w:t>
        </w:r>
        <w:r w:rsidR="00811864">
          <w:rPr>
            <w:noProof/>
            <w:webHidden/>
          </w:rPr>
          <w:fldChar w:fldCharType="end"/>
        </w:r>
      </w:hyperlink>
    </w:p>
    <w:p w14:paraId="5D439060" w14:textId="65B47822" w:rsidR="00811864" w:rsidRDefault="00A671EE">
      <w:pPr>
        <w:pStyle w:val="TOC1"/>
        <w:tabs>
          <w:tab w:val="right" w:leader="dot" w:pos="8296"/>
        </w:tabs>
        <w:rPr>
          <w:noProof/>
        </w:rPr>
      </w:pPr>
      <w:hyperlink w:anchor="_Toc36938989" w:history="1">
        <w:r w:rsidR="00811864" w:rsidRPr="00A378BC">
          <w:rPr>
            <w:rStyle w:val="af0"/>
            <w:rFonts w:ascii="Arial" w:hAnsi="Arial"/>
            <w:noProof/>
          </w:rPr>
          <w:t>Abstract</w:t>
        </w:r>
        <w:r w:rsidR="00811864">
          <w:rPr>
            <w:noProof/>
            <w:webHidden/>
          </w:rPr>
          <w:tab/>
        </w:r>
        <w:r w:rsidR="00811864">
          <w:rPr>
            <w:noProof/>
            <w:webHidden/>
          </w:rPr>
          <w:fldChar w:fldCharType="begin"/>
        </w:r>
        <w:r w:rsidR="00811864">
          <w:rPr>
            <w:noProof/>
            <w:webHidden/>
          </w:rPr>
          <w:instrText xml:space="preserve"> PAGEREF _Toc36938989 \h </w:instrText>
        </w:r>
        <w:r w:rsidR="00811864">
          <w:rPr>
            <w:noProof/>
            <w:webHidden/>
          </w:rPr>
        </w:r>
        <w:r w:rsidR="00811864">
          <w:rPr>
            <w:noProof/>
            <w:webHidden/>
          </w:rPr>
          <w:fldChar w:fldCharType="separate"/>
        </w:r>
        <w:r w:rsidR="00A977A9" w:rsidRPr="00A378BC">
          <w:rPr>
            <w:rFonts w:ascii="Arial" w:hAnsi="Arial"/>
            <w:noProof/>
            <w:webHidden/>
          </w:rPr>
          <w:t>II</w:t>
        </w:r>
        <w:r w:rsidR="00811864">
          <w:rPr>
            <w:noProof/>
            <w:webHidden/>
          </w:rPr>
          <w:fldChar w:fldCharType="end"/>
        </w:r>
      </w:hyperlink>
    </w:p>
    <w:p w14:paraId="040698A2" w14:textId="61F9A9FB" w:rsidR="00811864" w:rsidRDefault="00A671EE">
      <w:pPr>
        <w:pStyle w:val="TOC1"/>
        <w:tabs>
          <w:tab w:val="right" w:leader="dot" w:pos="8296"/>
        </w:tabs>
        <w:rPr>
          <w:noProof/>
        </w:rPr>
      </w:pPr>
      <w:hyperlink w:anchor="_Toc36938990" w:history="1">
        <w:r w:rsidR="00811864" w:rsidRPr="00F42780">
          <w:rPr>
            <w:rStyle w:val="af0"/>
            <w:noProof/>
          </w:rPr>
          <w:t>目录</w:t>
        </w:r>
        <w:r w:rsidR="00811864">
          <w:rPr>
            <w:noProof/>
            <w:webHidden/>
          </w:rPr>
          <w:tab/>
        </w:r>
        <w:r w:rsidR="00811864">
          <w:rPr>
            <w:noProof/>
            <w:webHidden/>
          </w:rPr>
          <w:fldChar w:fldCharType="begin"/>
        </w:r>
        <w:r w:rsidR="00811864">
          <w:rPr>
            <w:noProof/>
            <w:webHidden/>
          </w:rPr>
          <w:instrText xml:space="preserve"> PAGEREF _Toc36938990 \h </w:instrText>
        </w:r>
        <w:r w:rsidR="00811864">
          <w:rPr>
            <w:noProof/>
            <w:webHidden/>
          </w:rPr>
        </w:r>
        <w:r w:rsidR="00811864">
          <w:rPr>
            <w:noProof/>
            <w:webHidden/>
          </w:rPr>
          <w:fldChar w:fldCharType="separate"/>
        </w:r>
        <w:r w:rsidR="00A977A9" w:rsidRPr="00A378BC">
          <w:rPr>
            <w:rFonts w:ascii="Arial" w:hAnsi="Arial"/>
            <w:noProof/>
            <w:webHidden/>
          </w:rPr>
          <w:t>IV</w:t>
        </w:r>
        <w:r w:rsidR="00811864">
          <w:rPr>
            <w:noProof/>
            <w:webHidden/>
          </w:rPr>
          <w:fldChar w:fldCharType="end"/>
        </w:r>
      </w:hyperlink>
    </w:p>
    <w:p w14:paraId="0C1A2598" w14:textId="47803CAD" w:rsidR="00811864" w:rsidRDefault="00A671EE">
      <w:pPr>
        <w:pStyle w:val="TOC1"/>
        <w:tabs>
          <w:tab w:val="right" w:leader="dot" w:pos="8296"/>
        </w:tabs>
        <w:rPr>
          <w:noProof/>
        </w:rPr>
      </w:pPr>
      <w:hyperlink w:anchor="_Toc36938991" w:history="1">
        <w:r w:rsidR="00811864" w:rsidRPr="00F42780">
          <w:rPr>
            <w:rStyle w:val="af0"/>
            <w:noProof/>
          </w:rPr>
          <w:t>图目录</w:t>
        </w:r>
        <w:r w:rsidR="00811864">
          <w:rPr>
            <w:noProof/>
            <w:webHidden/>
          </w:rPr>
          <w:tab/>
        </w:r>
        <w:r w:rsidR="00811864">
          <w:rPr>
            <w:noProof/>
            <w:webHidden/>
          </w:rPr>
          <w:fldChar w:fldCharType="begin"/>
        </w:r>
        <w:r w:rsidR="00811864">
          <w:rPr>
            <w:noProof/>
            <w:webHidden/>
          </w:rPr>
          <w:instrText xml:space="preserve"> PAGEREF _Toc36938991 \h </w:instrText>
        </w:r>
        <w:r w:rsidR="00811864">
          <w:rPr>
            <w:noProof/>
            <w:webHidden/>
          </w:rPr>
        </w:r>
        <w:r w:rsidR="00811864">
          <w:rPr>
            <w:noProof/>
            <w:webHidden/>
          </w:rPr>
          <w:fldChar w:fldCharType="separate"/>
        </w:r>
        <w:r w:rsidR="00A977A9" w:rsidRPr="00A378BC">
          <w:rPr>
            <w:rFonts w:ascii="Arial" w:hAnsi="Arial"/>
            <w:noProof/>
            <w:webHidden/>
          </w:rPr>
          <w:t>VI</w:t>
        </w:r>
        <w:r w:rsidR="00811864">
          <w:rPr>
            <w:noProof/>
            <w:webHidden/>
          </w:rPr>
          <w:fldChar w:fldCharType="end"/>
        </w:r>
      </w:hyperlink>
    </w:p>
    <w:p w14:paraId="6220E82C" w14:textId="5E7EB965" w:rsidR="00811864" w:rsidRDefault="00A671EE">
      <w:pPr>
        <w:pStyle w:val="TOC1"/>
        <w:tabs>
          <w:tab w:val="right" w:leader="dot" w:pos="8296"/>
        </w:tabs>
        <w:rPr>
          <w:noProof/>
        </w:rPr>
      </w:pPr>
      <w:hyperlink w:anchor="_Toc36938992" w:history="1">
        <w:r w:rsidR="00811864" w:rsidRPr="00F42780">
          <w:rPr>
            <w:rStyle w:val="af0"/>
            <w:noProof/>
          </w:rPr>
          <w:t>表目录</w:t>
        </w:r>
        <w:r w:rsidR="00811864">
          <w:rPr>
            <w:noProof/>
            <w:webHidden/>
          </w:rPr>
          <w:tab/>
        </w:r>
        <w:r w:rsidR="00811864">
          <w:rPr>
            <w:noProof/>
            <w:webHidden/>
          </w:rPr>
          <w:fldChar w:fldCharType="begin"/>
        </w:r>
        <w:r w:rsidR="00811864">
          <w:rPr>
            <w:noProof/>
            <w:webHidden/>
          </w:rPr>
          <w:instrText xml:space="preserve"> PAGEREF _Toc36938992 \h </w:instrText>
        </w:r>
        <w:r w:rsidR="00811864">
          <w:rPr>
            <w:noProof/>
            <w:webHidden/>
          </w:rPr>
        </w:r>
        <w:r w:rsidR="00811864">
          <w:rPr>
            <w:noProof/>
            <w:webHidden/>
          </w:rPr>
          <w:fldChar w:fldCharType="separate"/>
        </w:r>
        <w:r w:rsidR="00A977A9" w:rsidRPr="00A378BC">
          <w:rPr>
            <w:rFonts w:ascii="Arial" w:hAnsi="Arial"/>
            <w:noProof/>
            <w:webHidden/>
          </w:rPr>
          <w:t>VII</w:t>
        </w:r>
        <w:r w:rsidR="00811864">
          <w:rPr>
            <w:noProof/>
            <w:webHidden/>
          </w:rPr>
          <w:fldChar w:fldCharType="end"/>
        </w:r>
      </w:hyperlink>
    </w:p>
    <w:p w14:paraId="2377C36B" w14:textId="73C46557" w:rsidR="00811864" w:rsidRDefault="00A671EE">
      <w:pPr>
        <w:pStyle w:val="TOC1"/>
        <w:tabs>
          <w:tab w:val="right" w:leader="dot" w:pos="8296"/>
        </w:tabs>
        <w:rPr>
          <w:noProof/>
        </w:rPr>
      </w:pPr>
      <w:hyperlink w:anchor="_Toc36938993" w:history="1">
        <w:r w:rsidR="00811864" w:rsidRPr="00F42780">
          <w:rPr>
            <w:rStyle w:val="af0"/>
            <w:noProof/>
          </w:rPr>
          <w:t>第1章 引言</w:t>
        </w:r>
        <w:r w:rsidR="00811864">
          <w:rPr>
            <w:noProof/>
            <w:webHidden/>
          </w:rPr>
          <w:tab/>
        </w:r>
        <w:r w:rsidR="00811864">
          <w:rPr>
            <w:noProof/>
            <w:webHidden/>
          </w:rPr>
          <w:fldChar w:fldCharType="begin"/>
        </w:r>
        <w:r w:rsidR="00811864">
          <w:rPr>
            <w:noProof/>
            <w:webHidden/>
          </w:rPr>
          <w:instrText xml:space="preserve"> PAGEREF _Toc36938993 \h </w:instrText>
        </w:r>
        <w:r w:rsidR="00811864">
          <w:rPr>
            <w:noProof/>
            <w:webHidden/>
          </w:rPr>
        </w:r>
        <w:r w:rsidR="00811864">
          <w:rPr>
            <w:noProof/>
            <w:webHidden/>
          </w:rPr>
          <w:fldChar w:fldCharType="separate"/>
        </w:r>
        <w:r w:rsidR="00A977A9">
          <w:rPr>
            <w:noProof/>
            <w:webHidden/>
          </w:rPr>
          <w:t>1</w:t>
        </w:r>
        <w:r w:rsidR="00811864">
          <w:rPr>
            <w:noProof/>
            <w:webHidden/>
          </w:rPr>
          <w:fldChar w:fldCharType="end"/>
        </w:r>
      </w:hyperlink>
    </w:p>
    <w:p w14:paraId="449094C5" w14:textId="0A036E97" w:rsidR="00811864" w:rsidRDefault="00A671EE">
      <w:pPr>
        <w:pStyle w:val="TOC2"/>
        <w:tabs>
          <w:tab w:val="right" w:leader="dot" w:pos="8296"/>
        </w:tabs>
        <w:rPr>
          <w:noProof/>
        </w:rPr>
      </w:pPr>
      <w:hyperlink w:anchor="_Toc36938994" w:history="1">
        <w:r w:rsidR="00811864" w:rsidRPr="00F42780">
          <w:rPr>
            <w:rStyle w:val="af0"/>
            <w:noProof/>
          </w:rPr>
          <w:t>1.1 项目背景</w:t>
        </w:r>
        <w:r w:rsidR="00811864">
          <w:rPr>
            <w:noProof/>
            <w:webHidden/>
          </w:rPr>
          <w:tab/>
        </w:r>
        <w:r w:rsidR="00811864">
          <w:rPr>
            <w:noProof/>
            <w:webHidden/>
          </w:rPr>
          <w:fldChar w:fldCharType="begin"/>
        </w:r>
        <w:r w:rsidR="00811864">
          <w:rPr>
            <w:noProof/>
            <w:webHidden/>
          </w:rPr>
          <w:instrText xml:space="preserve"> PAGEREF _Toc36938994 \h </w:instrText>
        </w:r>
        <w:r w:rsidR="00811864">
          <w:rPr>
            <w:noProof/>
            <w:webHidden/>
          </w:rPr>
        </w:r>
        <w:r w:rsidR="00811864">
          <w:rPr>
            <w:noProof/>
            <w:webHidden/>
          </w:rPr>
          <w:fldChar w:fldCharType="separate"/>
        </w:r>
        <w:r w:rsidR="00A977A9">
          <w:rPr>
            <w:noProof/>
            <w:webHidden/>
          </w:rPr>
          <w:t>1</w:t>
        </w:r>
        <w:r w:rsidR="00811864">
          <w:rPr>
            <w:noProof/>
            <w:webHidden/>
          </w:rPr>
          <w:fldChar w:fldCharType="end"/>
        </w:r>
      </w:hyperlink>
    </w:p>
    <w:p w14:paraId="79A82C8B" w14:textId="62015925" w:rsidR="00811864" w:rsidRDefault="00A671EE">
      <w:pPr>
        <w:pStyle w:val="TOC2"/>
        <w:tabs>
          <w:tab w:val="right" w:leader="dot" w:pos="8296"/>
        </w:tabs>
        <w:rPr>
          <w:noProof/>
        </w:rPr>
      </w:pPr>
      <w:hyperlink w:anchor="_Toc36938995" w:history="1">
        <w:r w:rsidR="00811864" w:rsidRPr="00F42780">
          <w:rPr>
            <w:rStyle w:val="af0"/>
            <w:noProof/>
          </w:rPr>
          <w:t>1.2 国内外发展现状</w:t>
        </w:r>
        <w:r w:rsidR="00811864">
          <w:rPr>
            <w:noProof/>
            <w:webHidden/>
          </w:rPr>
          <w:tab/>
        </w:r>
        <w:r w:rsidR="00811864">
          <w:rPr>
            <w:noProof/>
            <w:webHidden/>
          </w:rPr>
          <w:fldChar w:fldCharType="begin"/>
        </w:r>
        <w:r w:rsidR="00811864">
          <w:rPr>
            <w:noProof/>
            <w:webHidden/>
          </w:rPr>
          <w:instrText xml:space="preserve"> PAGEREF _Toc36938995 \h </w:instrText>
        </w:r>
        <w:r w:rsidR="00811864">
          <w:rPr>
            <w:noProof/>
            <w:webHidden/>
          </w:rPr>
        </w:r>
        <w:r w:rsidR="00811864">
          <w:rPr>
            <w:noProof/>
            <w:webHidden/>
          </w:rPr>
          <w:fldChar w:fldCharType="separate"/>
        </w:r>
        <w:r w:rsidR="00A977A9">
          <w:rPr>
            <w:noProof/>
            <w:webHidden/>
          </w:rPr>
          <w:t>2</w:t>
        </w:r>
        <w:r w:rsidR="00811864">
          <w:rPr>
            <w:noProof/>
            <w:webHidden/>
          </w:rPr>
          <w:fldChar w:fldCharType="end"/>
        </w:r>
      </w:hyperlink>
    </w:p>
    <w:p w14:paraId="43C1CEAD" w14:textId="63744304" w:rsidR="00811864" w:rsidRDefault="00A671EE">
      <w:pPr>
        <w:pStyle w:val="TOC2"/>
        <w:tabs>
          <w:tab w:val="right" w:leader="dot" w:pos="8296"/>
        </w:tabs>
        <w:rPr>
          <w:noProof/>
        </w:rPr>
      </w:pPr>
      <w:hyperlink w:anchor="_Toc36938996" w:history="1">
        <w:r w:rsidR="00811864" w:rsidRPr="00F42780">
          <w:rPr>
            <w:rStyle w:val="af0"/>
            <w:noProof/>
          </w:rPr>
          <w:t>1.3 本文主要工作</w:t>
        </w:r>
        <w:r w:rsidR="00811864">
          <w:rPr>
            <w:noProof/>
            <w:webHidden/>
          </w:rPr>
          <w:tab/>
        </w:r>
        <w:r w:rsidR="00811864">
          <w:rPr>
            <w:noProof/>
            <w:webHidden/>
          </w:rPr>
          <w:fldChar w:fldCharType="begin"/>
        </w:r>
        <w:r w:rsidR="00811864">
          <w:rPr>
            <w:noProof/>
            <w:webHidden/>
          </w:rPr>
          <w:instrText xml:space="preserve"> PAGEREF _Toc36938996 \h </w:instrText>
        </w:r>
        <w:r w:rsidR="00811864">
          <w:rPr>
            <w:noProof/>
            <w:webHidden/>
          </w:rPr>
        </w:r>
        <w:r w:rsidR="00811864">
          <w:rPr>
            <w:noProof/>
            <w:webHidden/>
          </w:rPr>
          <w:fldChar w:fldCharType="separate"/>
        </w:r>
        <w:r w:rsidR="00A977A9">
          <w:rPr>
            <w:noProof/>
            <w:webHidden/>
          </w:rPr>
          <w:t>3</w:t>
        </w:r>
        <w:r w:rsidR="00811864">
          <w:rPr>
            <w:noProof/>
            <w:webHidden/>
          </w:rPr>
          <w:fldChar w:fldCharType="end"/>
        </w:r>
      </w:hyperlink>
    </w:p>
    <w:p w14:paraId="7D229830" w14:textId="54191DEC" w:rsidR="00811864" w:rsidRDefault="00A671EE">
      <w:pPr>
        <w:pStyle w:val="TOC2"/>
        <w:tabs>
          <w:tab w:val="right" w:leader="dot" w:pos="8296"/>
        </w:tabs>
        <w:rPr>
          <w:noProof/>
        </w:rPr>
      </w:pPr>
      <w:hyperlink w:anchor="_Toc36938997" w:history="1">
        <w:r w:rsidR="00811864" w:rsidRPr="00F42780">
          <w:rPr>
            <w:rStyle w:val="af0"/>
            <w:noProof/>
          </w:rPr>
          <w:t>1.4 本文组织结构</w:t>
        </w:r>
        <w:r w:rsidR="00811864">
          <w:rPr>
            <w:noProof/>
            <w:webHidden/>
          </w:rPr>
          <w:tab/>
        </w:r>
        <w:r w:rsidR="00811864">
          <w:rPr>
            <w:noProof/>
            <w:webHidden/>
          </w:rPr>
          <w:fldChar w:fldCharType="begin"/>
        </w:r>
        <w:r w:rsidR="00811864">
          <w:rPr>
            <w:noProof/>
            <w:webHidden/>
          </w:rPr>
          <w:instrText xml:space="preserve"> PAGEREF _Toc36938997 \h </w:instrText>
        </w:r>
        <w:r w:rsidR="00811864">
          <w:rPr>
            <w:noProof/>
            <w:webHidden/>
          </w:rPr>
        </w:r>
        <w:r w:rsidR="00811864">
          <w:rPr>
            <w:noProof/>
            <w:webHidden/>
          </w:rPr>
          <w:fldChar w:fldCharType="separate"/>
        </w:r>
        <w:r w:rsidR="00A977A9">
          <w:rPr>
            <w:noProof/>
            <w:webHidden/>
          </w:rPr>
          <w:t>4</w:t>
        </w:r>
        <w:r w:rsidR="00811864">
          <w:rPr>
            <w:noProof/>
            <w:webHidden/>
          </w:rPr>
          <w:fldChar w:fldCharType="end"/>
        </w:r>
      </w:hyperlink>
    </w:p>
    <w:p w14:paraId="3335655F" w14:textId="33AB92E8" w:rsidR="00811864" w:rsidRDefault="00A671EE">
      <w:pPr>
        <w:pStyle w:val="TOC1"/>
        <w:tabs>
          <w:tab w:val="right" w:leader="dot" w:pos="8296"/>
        </w:tabs>
        <w:rPr>
          <w:noProof/>
        </w:rPr>
      </w:pPr>
      <w:hyperlink w:anchor="_Toc36938998" w:history="1">
        <w:r w:rsidR="00811864" w:rsidRPr="00F42780">
          <w:rPr>
            <w:rStyle w:val="af0"/>
            <w:noProof/>
          </w:rPr>
          <w:t>第2章 技术综述</w:t>
        </w:r>
        <w:r w:rsidR="00811864">
          <w:rPr>
            <w:noProof/>
            <w:webHidden/>
          </w:rPr>
          <w:tab/>
        </w:r>
        <w:r w:rsidR="00811864">
          <w:rPr>
            <w:noProof/>
            <w:webHidden/>
          </w:rPr>
          <w:fldChar w:fldCharType="begin"/>
        </w:r>
        <w:r w:rsidR="00811864">
          <w:rPr>
            <w:noProof/>
            <w:webHidden/>
          </w:rPr>
          <w:instrText xml:space="preserve"> PAGEREF _Toc36938998 \h </w:instrText>
        </w:r>
        <w:r w:rsidR="00811864">
          <w:rPr>
            <w:noProof/>
            <w:webHidden/>
          </w:rPr>
        </w:r>
        <w:r w:rsidR="00811864">
          <w:rPr>
            <w:noProof/>
            <w:webHidden/>
          </w:rPr>
          <w:fldChar w:fldCharType="separate"/>
        </w:r>
        <w:r w:rsidR="00A977A9">
          <w:rPr>
            <w:noProof/>
            <w:webHidden/>
          </w:rPr>
          <w:t>5</w:t>
        </w:r>
        <w:r w:rsidR="00811864">
          <w:rPr>
            <w:noProof/>
            <w:webHidden/>
          </w:rPr>
          <w:fldChar w:fldCharType="end"/>
        </w:r>
      </w:hyperlink>
    </w:p>
    <w:p w14:paraId="227EB1C6" w14:textId="17B00536" w:rsidR="00811864" w:rsidRDefault="00A671EE">
      <w:pPr>
        <w:pStyle w:val="TOC2"/>
        <w:tabs>
          <w:tab w:val="right" w:leader="dot" w:pos="8296"/>
        </w:tabs>
        <w:rPr>
          <w:noProof/>
        </w:rPr>
      </w:pPr>
      <w:hyperlink w:anchor="_Toc36938999" w:history="1">
        <w:r w:rsidR="00811864" w:rsidRPr="00F42780">
          <w:rPr>
            <w:rStyle w:val="af0"/>
            <w:noProof/>
          </w:rPr>
          <w:t xml:space="preserve">2.1 </w:t>
        </w:r>
        <w:r w:rsidR="00811864" w:rsidRPr="00A378BC">
          <w:rPr>
            <w:rStyle w:val="af0"/>
            <w:rFonts w:ascii="Arial" w:hAnsi="Arial"/>
            <w:noProof/>
          </w:rPr>
          <w:t>SpringBoot</w:t>
        </w:r>
        <w:r w:rsidR="00811864">
          <w:rPr>
            <w:noProof/>
            <w:webHidden/>
          </w:rPr>
          <w:tab/>
        </w:r>
        <w:r w:rsidR="00811864">
          <w:rPr>
            <w:noProof/>
            <w:webHidden/>
          </w:rPr>
          <w:fldChar w:fldCharType="begin"/>
        </w:r>
        <w:r w:rsidR="00811864">
          <w:rPr>
            <w:noProof/>
            <w:webHidden/>
          </w:rPr>
          <w:instrText xml:space="preserve"> PAGEREF _Toc36938999 \h </w:instrText>
        </w:r>
        <w:r w:rsidR="00811864">
          <w:rPr>
            <w:noProof/>
            <w:webHidden/>
          </w:rPr>
        </w:r>
        <w:r w:rsidR="00811864">
          <w:rPr>
            <w:noProof/>
            <w:webHidden/>
          </w:rPr>
          <w:fldChar w:fldCharType="separate"/>
        </w:r>
        <w:r w:rsidR="00A977A9">
          <w:rPr>
            <w:noProof/>
            <w:webHidden/>
          </w:rPr>
          <w:t>5</w:t>
        </w:r>
        <w:r w:rsidR="00811864">
          <w:rPr>
            <w:noProof/>
            <w:webHidden/>
          </w:rPr>
          <w:fldChar w:fldCharType="end"/>
        </w:r>
      </w:hyperlink>
    </w:p>
    <w:p w14:paraId="7176BE9C" w14:textId="58512FAB" w:rsidR="00811864" w:rsidRDefault="00A671EE">
      <w:pPr>
        <w:pStyle w:val="TOC2"/>
        <w:tabs>
          <w:tab w:val="right" w:leader="dot" w:pos="8296"/>
        </w:tabs>
        <w:rPr>
          <w:noProof/>
        </w:rPr>
      </w:pPr>
      <w:hyperlink w:anchor="_Toc36939000" w:history="1">
        <w:r w:rsidR="00811864" w:rsidRPr="00F42780">
          <w:rPr>
            <w:rStyle w:val="af0"/>
            <w:noProof/>
          </w:rPr>
          <w:t xml:space="preserve">2.2 </w:t>
        </w:r>
        <w:r w:rsidR="00811864" w:rsidRPr="00A378BC">
          <w:rPr>
            <w:rStyle w:val="af0"/>
            <w:rFonts w:ascii="Arial" w:hAnsi="Arial"/>
            <w:noProof/>
          </w:rPr>
          <w:t>RabbitMQ</w:t>
        </w:r>
        <w:r w:rsidR="00811864">
          <w:rPr>
            <w:noProof/>
            <w:webHidden/>
          </w:rPr>
          <w:tab/>
        </w:r>
        <w:r w:rsidR="00811864">
          <w:rPr>
            <w:noProof/>
            <w:webHidden/>
          </w:rPr>
          <w:fldChar w:fldCharType="begin"/>
        </w:r>
        <w:r w:rsidR="00811864">
          <w:rPr>
            <w:noProof/>
            <w:webHidden/>
          </w:rPr>
          <w:instrText xml:space="preserve"> PAGEREF _Toc36939000 \h </w:instrText>
        </w:r>
        <w:r w:rsidR="00811864">
          <w:rPr>
            <w:noProof/>
            <w:webHidden/>
          </w:rPr>
        </w:r>
        <w:r w:rsidR="00811864">
          <w:rPr>
            <w:noProof/>
            <w:webHidden/>
          </w:rPr>
          <w:fldChar w:fldCharType="separate"/>
        </w:r>
        <w:r w:rsidR="00A977A9">
          <w:rPr>
            <w:noProof/>
            <w:webHidden/>
          </w:rPr>
          <w:t>5</w:t>
        </w:r>
        <w:r w:rsidR="00811864">
          <w:rPr>
            <w:noProof/>
            <w:webHidden/>
          </w:rPr>
          <w:fldChar w:fldCharType="end"/>
        </w:r>
      </w:hyperlink>
    </w:p>
    <w:p w14:paraId="737B6406" w14:textId="07F84EBE" w:rsidR="00811864" w:rsidRDefault="00A671EE">
      <w:pPr>
        <w:pStyle w:val="TOC2"/>
        <w:tabs>
          <w:tab w:val="right" w:leader="dot" w:pos="8296"/>
        </w:tabs>
        <w:rPr>
          <w:noProof/>
        </w:rPr>
      </w:pPr>
      <w:hyperlink w:anchor="_Toc36939001" w:history="1">
        <w:r w:rsidR="00811864" w:rsidRPr="00F42780">
          <w:rPr>
            <w:rStyle w:val="af0"/>
            <w:rFonts w:eastAsia="宋体" w:cs="Arial"/>
            <w:noProof/>
          </w:rPr>
          <w:t xml:space="preserve">2.3 </w:t>
        </w:r>
        <w:r w:rsidR="00811864" w:rsidRPr="00A378BC">
          <w:rPr>
            <w:rStyle w:val="af0"/>
            <w:rFonts w:ascii="Arial" w:eastAsia="宋体" w:hAnsi="Arial" w:cs="Arial"/>
            <w:noProof/>
          </w:rPr>
          <w:t>E</w:t>
        </w:r>
        <w:r w:rsidR="00811864" w:rsidRPr="00F42780">
          <w:rPr>
            <w:rStyle w:val="af0"/>
            <w:rFonts w:eastAsia="宋体" w:cs="Arial"/>
            <w:noProof/>
          </w:rPr>
          <w:t>-</w:t>
        </w:r>
        <w:r w:rsidR="00811864" w:rsidRPr="00A378BC">
          <w:rPr>
            <w:rStyle w:val="af0"/>
            <w:rFonts w:ascii="Arial" w:eastAsia="宋体" w:hAnsi="Arial" w:cs="Arial"/>
            <w:noProof/>
          </w:rPr>
          <w:t>Scheduler</w:t>
        </w:r>
        <w:r w:rsidR="00811864">
          <w:rPr>
            <w:noProof/>
            <w:webHidden/>
          </w:rPr>
          <w:tab/>
        </w:r>
        <w:r w:rsidR="00811864">
          <w:rPr>
            <w:noProof/>
            <w:webHidden/>
          </w:rPr>
          <w:fldChar w:fldCharType="begin"/>
        </w:r>
        <w:r w:rsidR="00811864">
          <w:rPr>
            <w:noProof/>
            <w:webHidden/>
          </w:rPr>
          <w:instrText xml:space="preserve"> PAGEREF _Toc36939001 \h </w:instrText>
        </w:r>
        <w:r w:rsidR="00811864">
          <w:rPr>
            <w:noProof/>
            <w:webHidden/>
          </w:rPr>
        </w:r>
        <w:r w:rsidR="00811864">
          <w:rPr>
            <w:noProof/>
            <w:webHidden/>
          </w:rPr>
          <w:fldChar w:fldCharType="separate"/>
        </w:r>
        <w:r w:rsidR="00A977A9">
          <w:rPr>
            <w:noProof/>
            <w:webHidden/>
          </w:rPr>
          <w:t>7</w:t>
        </w:r>
        <w:r w:rsidR="00811864">
          <w:rPr>
            <w:noProof/>
            <w:webHidden/>
          </w:rPr>
          <w:fldChar w:fldCharType="end"/>
        </w:r>
      </w:hyperlink>
    </w:p>
    <w:p w14:paraId="5FB93609" w14:textId="66B77FEA" w:rsidR="00811864" w:rsidRDefault="00A671EE">
      <w:pPr>
        <w:pStyle w:val="TOC2"/>
        <w:tabs>
          <w:tab w:val="right" w:leader="dot" w:pos="8296"/>
        </w:tabs>
        <w:rPr>
          <w:noProof/>
        </w:rPr>
      </w:pPr>
      <w:hyperlink w:anchor="_Toc36939002" w:history="1">
        <w:r w:rsidR="00811864" w:rsidRPr="00F42780">
          <w:rPr>
            <w:rStyle w:val="af0"/>
            <w:rFonts w:eastAsia="宋体" w:cs="Arial"/>
            <w:noProof/>
          </w:rPr>
          <w:t xml:space="preserve">2.4 </w:t>
        </w:r>
        <w:r w:rsidR="00811864" w:rsidRPr="00A378BC">
          <w:rPr>
            <w:rStyle w:val="af0"/>
            <w:rFonts w:ascii="Arial" w:eastAsia="宋体" w:hAnsi="Arial" w:cs="Arial"/>
            <w:noProof/>
          </w:rPr>
          <w:t>Redis</w:t>
        </w:r>
        <w:r w:rsidR="00811864">
          <w:rPr>
            <w:noProof/>
            <w:webHidden/>
          </w:rPr>
          <w:tab/>
        </w:r>
        <w:r w:rsidR="00811864">
          <w:rPr>
            <w:noProof/>
            <w:webHidden/>
          </w:rPr>
          <w:fldChar w:fldCharType="begin"/>
        </w:r>
        <w:r w:rsidR="00811864">
          <w:rPr>
            <w:noProof/>
            <w:webHidden/>
          </w:rPr>
          <w:instrText xml:space="preserve"> PAGEREF _Toc36939002 \h </w:instrText>
        </w:r>
        <w:r w:rsidR="00811864">
          <w:rPr>
            <w:noProof/>
            <w:webHidden/>
          </w:rPr>
        </w:r>
        <w:r w:rsidR="00811864">
          <w:rPr>
            <w:noProof/>
            <w:webHidden/>
          </w:rPr>
          <w:fldChar w:fldCharType="separate"/>
        </w:r>
        <w:r w:rsidR="00A977A9">
          <w:rPr>
            <w:noProof/>
            <w:webHidden/>
          </w:rPr>
          <w:t>8</w:t>
        </w:r>
        <w:r w:rsidR="00811864">
          <w:rPr>
            <w:noProof/>
            <w:webHidden/>
          </w:rPr>
          <w:fldChar w:fldCharType="end"/>
        </w:r>
      </w:hyperlink>
    </w:p>
    <w:p w14:paraId="5F5ADAD9" w14:textId="6DA702F2" w:rsidR="00811864" w:rsidRDefault="00A671EE">
      <w:pPr>
        <w:pStyle w:val="TOC2"/>
        <w:tabs>
          <w:tab w:val="right" w:leader="dot" w:pos="8296"/>
        </w:tabs>
        <w:rPr>
          <w:noProof/>
        </w:rPr>
      </w:pPr>
      <w:hyperlink w:anchor="_Toc36939003" w:history="1">
        <w:r w:rsidR="00811864" w:rsidRPr="00F42780">
          <w:rPr>
            <w:rStyle w:val="af0"/>
            <w:rFonts w:eastAsia="宋体" w:cs="Arial"/>
            <w:noProof/>
          </w:rPr>
          <w:t xml:space="preserve">2.5 </w:t>
        </w:r>
        <w:r w:rsidR="00811864" w:rsidRPr="00F42780">
          <w:rPr>
            <w:rStyle w:val="af0"/>
            <w:rFonts w:eastAsia="宋体" w:cs="Arial"/>
            <w:noProof/>
          </w:rPr>
          <w:t>本章小结</w:t>
        </w:r>
        <w:r w:rsidR="00811864">
          <w:rPr>
            <w:noProof/>
            <w:webHidden/>
          </w:rPr>
          <w:tab/>
        </w:r>
        <w:r w:rsidR="00811864">
          <w:rPr>
            <w:noProof/>
            <w:webHidden/>
          </w:rPr>
          <w:fldChar w:fldCharType="begin"/>
        </w:r>
        <w:r w:rsidR="00811864">
          <w:rPr>
            <w:noProof/>
            <w:webHidden/>
          </w:rPr>
          <w:instrText xml:space="preserve"> PAGEREF _Toc36939003 \h </w:instrText>
        </w:r>
        <w:r w:rsidR="00811864">
          <w:rPr>
            <w:noProof/>
            <w:webHidden/>
          </w:rPr>
        </w:r>
        <w:r w:rsidR="00811864">
          <w:rPr>
            <w:noProof/>
            <w:webHidden/>
          </w:rPr>
          <w:fldChar w:fldCharType="separate"/>
        </w:r>
        <w:r w:rsidR="00A977A9">
          <w:rPr>
            <w:noProof/>
            <w:webHidden/>
          </w:rPr>
          <w:t>10</w:t>
        </w:r>
        <w:r w:rsidR="00811864">
          <w:rPr>
            <w:noProof/>
            <w:webHidden/>
          </w:rPr>
          <w:fldChar w:fldCharType="end"/>
        </w:r>
      </w:hyperlink>
    </w:p>
    <w:p w14:paraId="3B8AA008" w14:textId="2B8FBD93" w:rsidR="00811864" w:rsidRDefault="00A671EE">
      <w:pPr>
        <w:pStyle w:val="TOC1"/>
        <w:tabs>
          <w:tab w:val="right" w:leader="dot" w:pos="8296"/>
        </w:tabs>
        <w:rPr>
          <w:noProof/>
        </w:rPr>
      </w:pPr>
      <w:hyperlink w:anchor="_Toc36939004" w:history="1">
        <w:r w:rsidR="00811864" w:rsidRPr="00F42780">
          <w:rPr>
            <w:rStyle w:val="af0"/>
            <w:noProof/>
          </w:rPr>
          <w:t>第3章 履约超时管理平台的分析与设计</w:t>
        </w:r>
        <w:r w:rsidR="00811864">
          <w:rPr>
            <w:noProof/>
            <w:webHidden/>
          </w:rPr>
          <w:tab/>
        </w:r>
        <w:r w:rsidR="00811864">
          <w:rPr>
            <w:noProof/>
            <w:webHidden/>
          </w:rPr>
          <w:fldChar w:fldCharType="begin"/>
        </w:r>
        <w:r w:rsidR="00811864">
          <w:rPr>
            <w:noProof/>
            <w:webHidden/>
          </w:rPr>
          <w:instrText xml:space="preserve"> PAGEREF _Toc36939004 \h </w:instrText>
        </w:r>
        <w:r w:rsidR="00811864">
          <w:rPr>
            <w:noProof/>
            <w:webHidden/>
          </w:rPr>
        </w:r>
        <w:r w:rsidR="00811864">
          <w:rPr>
            <w:noProof/>
            <w:webHidden/>
          </w:rPr>
          <w:fldChar w:fldCharType="separate"/>
        </w:r>
        <w:r w:rsidR="00A977A9">
          <w:rPr>
            <w:noProof/>
            <w:webHidden/>
          </w:rPr>
          <w:t>11</w:t>
        </w:r>
        <w:r w:rsidR="00811864">
          <w:rPr>
            <w:noProof/>
            <w:webHidden/>
          </w:rPr>
          <w:fldChar w:fldCharType="end"/>
        </w:r>
      </w:hyperlink>
    </w:p>
    <w:p w14:paraId="502A2DA5" w14:textId="6AD4CAED" w:rsidR="00811864" w:rsidRDefault="00A671EE">
      <w:pPr>
        <w:pStyle w:val="TOC2"/>
        <w:tabs>
          <w:tab w:val="right" w:leader="dot" w:pos="8296"/>
        </w:tabs>
        <w:rPr>
          <w:noProof/>
        </w:rPr>
      </w:pPr>
      <w:hyperlink w:anchor="_Toc36939005" w:history="1">
        <w:r w:rsidR="00811864" w:rsidRPr="00F42780">
          <w:rPr>
            <w:rStyle w:val="af0"/>
            <w:noProof/>
          </w:rPr>
          <w:t>3.1 系统边界</w:t>
        </w:r>
        <w:r w:rsidR="00811864">
          <w:rPr>
            <w:noProof/>
            <w:webHidden/>
          </w:rPr>
          <w:tab/>
        </w:r>
        <w:r w:rsidR="00811864">
          <w:rPr>
            <w:noProof/>
            <w:webHidden/>
          </w:rPr>
          <w:fldChar w:fldCharType="begin"/>
        </w:r>
        <w:r w:rsidR="00811864">
          <w:rPr>
            <w:noProof/>
            <w:webHidden/>
          </w:rPr>
          <w:instrText xml:space="preserve"> PAGEREF _Toc36939005 \h </w:instrText>
        </w:r>
        <w:r w:rsidR="00811864">
          <w:rPr>
            <w:noProof/>
            <w:webHidden/>
          </w:rPr>
        </w:r>
        <w:r w:rsidR="00811864">
          <w:rPr>
            <w:noProof/>
            <w:webHidden/>
          </w:rPr>
          <w:fldChar w:fldCharType="separate"/>
        </w:r>
        <w:r w:rsidR="00A977A9">
          <w:rPr>
            <w:noProof/>
            <w:webHidden/>
          </w:rPr>
          <w:t>11</w:t>
        </w:r>
        <w:r w:rsidR="00811864">
          <w:rPr>
            <w:noProof/>
            <w:webHidden/>
          </w:rPr>
          <w:fldChar w:fldCharType="end"/>
        </w:r>
      </w:hyperlink>
    </w:p>
    <w:p w14:paraId="7D25EB81" w14:textId="63AD07EB" w:rsidR="00811864" w:rsidRDefault="00A671EE">
      <w:pPr>
        <w:pStyle w:val="TOC2"/>
        <w:tabs>
          <w:tab w:val="right" w:leader="dot" w:pos="8296"/>
        </w:tabs>
        <w:rPr>
          <w:noProof/>
        </w:rPr>
      </w:pPr>
      <w:hyperlink w:anchor="_Toc36939006" w:history="1">
        <w:r w:rsidR="00811864" w:rsidRPr="00F42780">
          <w:rPr>
            <w:rStyle w:val="af0"/>
            <w:noProof/>
          </w:rPr>
          <w:t>3.2 业务描述</w:t>
        </w:r>
        <w:r w:rsidR="00811864">
          <w:rPr>
            <w:noProof/>
            <w:webHidden/>
          </w:rPr>
          <w:tab/>
        </w:r>
        <w:r w:rsidR="00811864">
          <w:rPr>
            <w:noProof/>
            <w:webHidden/>
          </w:rPr>
          <w:fldChar w:fldCharType="begin"/>
        </w:r>
        <w:r w:rsidR="00811864">
          <w:rPr>
            <w:noProof/>
            <w:webHidden/>
          </w:rPr>
          <w:instrText xml:space="preserve"> PAGEREF _Toc36939006 \h </w:instrText>
        </w:r>
        <w:r w:rsidR="00811864">
          <w:rPr>
            <w:noProof/>
            <w:webHidden/>
          </w:rPr>
        </w:r>
        <w:r w:rsidR="00811864">
          <w:rPr>
            <w:noProof/>
            <w:webHidden/>
          </w:rPr>
          <w:fldChar w:fldCharType="separate"/>
        </w:r>
        <w:r w:rsidR="00A977A9">
          <w:rPr>
            <w:noProof/>
            <w:webHidden/>
          </w:rPr>
          <w:t>12</w:t>
        </w:r>
        <w:r w:rsidR="00811864">
          <w:rPr>
            <w:noProof/>
            <w:webHidden/>
          </w:rPr>
          <w:fldChar w:fldCharType="end"/>
        </w:r>
      </w:hyperlink>
    </w:p>
    <w:p w14:paraId="32C8A887" w14:textId="39CDF41D" w:rsidR="00811864" w:rsidRDefault="00A671EE">
      <w:pPr>
        <w:pStyle w:val="TOC2"/>
        <w:tabs>
          <w:tab w:val="right" w:leader="dot" w:pos="8296"/>
        </w:tabs>
        <w:rPr>
          <w:noProof/>
        </w:rPr>
      </w:pPr>
      <w:hyperlink w:anchor="_Toc36939007" w:history="1">
        <w:r w:rsidR="00811864" w:rsidRPr="00F42780">
          <w:rPr>
            <w:rStyle w:val="af0"/>
            <w:noProof/>
          </w:rPr>
          <w:t>3.3 需求分析</w:t>
        </w:r>
        <w:r w:rsidR="00811864">
          <w:rPr>
            <w:noProof/>
            <w:webHidden/>
          </w:rPr>
          <w:tab/>
        </w:r>
        <w:r w:rsidR="00811864">
          <w:rPr>
            <w:noProof/>
            <w:webHidden/>
          </w:rPr>
          <w:fldChar w:fldCharType="begin"/>
        </w:r>
        <w:r w:rsidR="00811864">
          <w:rPr>
            <w:noProof/>
            <w:webHidden/>
          </w:rPr>
          <w:instrText xml:space="preserve"> PAGEREF _Toc36939007 \h </w:instrText>
        </w:r>
        <w:r w:rsidR="00811864">
          <w:rPr>
            <w:noProof/>
            <w:webHidden/>
          </w:rPr>
        </w:r>
        <w:r w:rsidR="00811864">
          <w:rPr>
            <w:noProof/>
            <w:webHidden/>
          </w:rPr>
          <w:fldChar w:fldCharType="separate"/>
        </w:r>
        <w:r w:rsidR="00A977A9">
          <w:rPr>
            <w:noProof/>
            <w:webHidden/>
          </w:rPr>
          <w:t>13</w:t>
        </w:r>
        <w:r w:rsidR="00811864">
          <w:rPr>
            <w:noProof/>
            <w:webHidden/>
          </w:rPr>
          <w:fldChar w:fldCharType="end"/>
        </w:r>
      </w:hyperlink>
    </w:p>
    <w:p w14:paraId="56F615D6" w14:textId="32B0FF6F" w:rsidR="00811864" w:rsidRDefault="00A671EE">
      <w:pPr>
        <w:pStyle w:val="TOC3"/>
        <w:rPr>
          <w:noProof/>
        </w:rPr>
      </w:pPr>
      <w:hyperlink w:anchor="_Toc36939008" w:history="1">
        <w:r w:rsidR="00811864" w:rsidRPr="00F42780">
          <w:rPr>
            <w:rStyle w:val="af0"/>
            <w:noProof/>
          </w:rPr>
          <w:t>3.3.1 规则管理功能</w:t>
        </w:r>
        <w:r w:rsidR="00811864">
          <w:rPr>
            <w:noProof/>
            <w:webHidden/>
          </w:rPr>
          <w:tab/>
        </w:r>
        <w:r w:rsidR="00811864">
          <w:rPr>
            <w:noProof/>
            <w:webHidden/>
          </w:rPr>
          <w:fldChar w:fldCharType="begin"/>
        </w:r>
        <w:r w:rsidR="00811864">
          <w:rPr>
            <w:noProof/>
            <w:webHidden/>
          </w:rPr>
          <w:instrText xml:space="preserve"> PAGEREF _Toc36939008 \h </w:instrText>
        </w:r>
        <w:r w:rsidR="00811864">
          <w:rPr>
            <w:noProof/>
            <w:webHidden/>
          </w:rPr>
        </w:r>
        <w:r w:rsidR="00811864">
          <w:rPr>
            <w:noProof/>
            <w:webHidden/>
          </w:rPr>
          <w:fldChar w:fldCharType="separate"/>
        </w:r>
        <w:r w:rsidR="00A977A9">
          <w:rPr>
            <w:noProof/>
            <w:webHidden/>
          </w:rPr>
          <w:t>13</w:t>
        </w:r>
        <w:r w:rsidR="00811864">
          <w:rPr>
            <w:noProof/>
            <w:webHidden/>
          </w:rPr>
          <w:fldChar w:fldCharType="end"/>
        </w:r>
      </w:hyperlink>
    </w:p>
    <w:p w14:paraId="39B0A7EE" w14:textId="169B61A2" w:rsidR="00811864" w:rsidRDefault="00A671EE">
      <w:pPr>
        <w:pStyle w:val="TOC3"/>
        <w:rPr>
          <w:noProof/>
        </w:rPr>
      </w:pPr>
      <w:hyperlink w:anchor="_Toc36939009" w:history="1">
        <w:r w:rsidR="00811864" w:rsidRPr="00F42780">
          <w:rPr>
            <w:rStyle w:val="af0"/>
            <w:noProof/>
          </w:rPr>
          <w:t>3.3.2 规则预处理功能</w:t>
        </w:r>
        <w:r w:rsidR="00811864">
          <w:rPr>
            <w:noProof/>
            <w:webHidden/>
          </w:rPr>
          <w:tab/>
        </w:r>
        <w:r w:rsidR="00811864">
          <w:rPr>
            <w:noProof/>
            <w:webHidden/>
          </w:rPr>
          <w:fldChar w:fldCharType="begin"/>
        </w:r>
        <w:r w:rsidR="00811864">
          <w:rPr>
            <w:noProof/>
            <w:webHidden/>
          </w:rPr>
          <w:instrText xml:space="preserve"> PAGEREF _Toc36939009 \h </w:instrText>
        </w:r>
        <w:r w:rsidR="00811864">
          <w:rPr>
            <w:noProof/>
            <w:webHidden/>
          </w:rPr>
        </w:r>
        <w:r w:rsidR="00811864">
          <w:rPr>
            <w:noProof/>
            <w:webHidden/>
          </w:rPr>
          <w:fldChar w:fldCharType="separate"/>
        </w:r>
        <w:r w:rsidR="00A977A9">
          <w:rPr>
            <w:noProof/>
            <w:webHidden/>
          </w:rPr>
          <w:t>15</w:t>
        </w:r>
        <w:r w:rsidR="00811864">
          <w:rPr>
            <w:noProof/>
            <w:webHidden/>
          </w:rPr>
          <w:fldChar w:fldCharType="end"/>
        </w:r>
      </w:hyperlink>
    </w:p>
    <w:p w14:paraId="49273299" w14:textId="621772B0" w:rsidR="00811864" w:rsidRDefault="00A671EE">
      <w:pPr>
        <w:pStyle w:val="TOC3"/>
        <w:rPr>
          <w:noProof/>
        </w:rPr>
      </w:pPr>
      <w:hyperlink w:anchor="_Toc36939010" w:history="1">
        <w:r w:rsidR="00811864" w:rsidRPr="00F42780">
          <w:rPr>
            <w:rStyle w:val="af0"/>
            <w:noProof/>
          </w:rPr>
          <w:t>3.3.3 审核流程管理功能</w:t>
        </w:r>
        <w:r w:rsidR="00811864">
          <w:rPr>
            <w:noProof/>
            <w:webHidden/>
          </w:rPr>
          <w:tab/>
        </w:r>
        <w:r w:rsidR="00811864">
          <w:rPr>
            <w:noProof/>
            <w:webHidden/>
          </w:rPr>
          <w:fldChar w:fldCharType="begin"/>
        </w:r>
        <w:r w:rsidR="00811864">
          <w:rPr>
            <w:noProof/>
            <w:webHidden/>
          </w:rPr>
          <w:instrText xml:space="preserve"> PAGEREF _Toc36939010 \h </w:instrText>
        </w:r>
        <w:r w:rsidR="00811864">
          <w:rPr>
            <w:noProof/>
            <w:webHidden/>
          </w:rPr>
        </w:r>
        <w:r w:rsidR="00811864">
          <w:rPr>
            <w:noProof/>
            <w:webHidden/>
          </w:rPr>
          <w:fldChar w:fldCharType="separate"/>
        </w:r>
        <w:r w:rsidR="00A977A9">
          <w:rPr>
            <w:noProof/>
            <w:webHidden/>
          </w:rPr>
          <w:t>17</w:t>
        </w:r>
        <w:r w:rsidR="00811864">
          <w:rPr>
            <w:noProof/>
            <w:webHidden/>
          </w:rPr>
          <w:fldChar w:fldCharType="end"/>
        </w:r>
      </w:hyperlink>
    </w:p>
    <w:p w14:paraId="7FCCE8F3" w14:textId="43482660" w:rsidR="00811864" w:rsidRDefault="00A671EE">
      <w:pPr>
        <w:pStyle w:val="TOC3"/>
        <w:rPr>
          <w:noProof/>
        </w:rPr>
      </w:pPr>
      <w:hyperlink w:anchor="_Toc36939011" w:history="1">
        <w:r w:rsidR="00811864" w:rsidRPr="00F42780">
          <w:rPr>
            <w:rStyle w:val="af0"/>
            <w:noProof/>
          </w:rPr>
          <w:t>3.3.4 规则应用功能</w:t>
        </w:r>
        <w:r w:rsidR="00811864">
          <w:rPr>
            <w:noProof/>
            <w:webHidden/>
          </w:rPr>
          <w:tab/>
        </w:r>
        <w:r w:rsidR="00811864">
          <w:rPr>
            <w:noProof/>
            <w:webHidden/>
          </w:rPr>
          <w:fldChar w:fldCharType="begin"/>
        </w:r>
        <w:r w:rsidR="00811864">
          <w:rPr>
            <w:noProof/>
            <w:webHidden/>
          </w:rPr>
          <w:instrText xml:space="preserve"> PAGEREF _Toc36939011 \h </w:instrText>
        </w:r>
        <w:r w:rsidR="00811864">
          <w:rPr>
            <w:noProof/>
            <w:webHidden/>
          </w:rPr>
        </w:r>
        <w:r w:rsidR="00811864">
          <w:rPr>
            <w:noProof/>
            <w:webHidden/>
          </w:rPr>
          <w:fldChar w:fldCharType="separate"/>
        </w:r>
        <w:r w:rsidR="00A977A9">
          <w:rPr>
            <w:noProof/>
            <w:webHidden/>
          </w:rPr>
          <w:t>20</w:t>
        </w:r>
        <w:r w:rsidR="00811864">
          <w:rPr>
            <w:noProof/>
            <w:webHidden/>
          </w:rPr>
          <w:fldChar w:fldCharType="end"/>
        </w:r>
      </w:hyperlink>
    </w:p>
    <w:p w14:paraId="7311BC84" w14:textId="163BA0C1" w:rsidR="00811864" w:rsidRDefault="00A671EE">
      <w:pPr>
        <w:pStyle w:val="TOC3"/>
        <w:rPr>
          <w:noProof/>
        </w:rPr>
      </w:pPr>
      <w:hyperlink w:anchor="_Toc36939012" w:history="1">
        <w:r w:rsidR="00811864" w:rsidRPr="00F42780">
          <w:rPr>
            <w:rStyle w:val="af0"/>
            <w:noProof/>
          </w:rPr>
          <w:t>3.3.5 非功能需求</w:t>
        </w:r>
        <w:r w:rsidR="00811864">
          <w:rPr>
            <w:noProof/>
            <w:webHidden/>
          </w:rPr>
          <w:tab/>
        </w:r>
        <w:r w:rsidR="00811864">
          <w:rPr>
            <w:noProof/>
            <w:webHidden/>
          </w:rPr>
          <w:fldChar w:fldCharType="begin"/>
        </w:r>
        <w:r w:rsidR="00811864">
          <w:rPr>
            <w:noProof/>
            <w:webHidden/>
          </w:rPr>
          <w:instrText xml:space="preserve"> PAGEREF _Toc36939012 \h </w:instrText>
        </w:r>
        <w:r w:rsidR="00811864">
          <w:rPr>
            <w:noProof/>
            <w:webHidden/>
          </w:rPr>
        </w:r>
        <w:r w:rsidR="00811864">
          <w:rPr>
            <w:noProof/>
            <w:webHidden/>
          </w:rPr>
          <w:fldChar w:fldCharType="separate"/>
        </w:r>
        <w:r w:rsidR="00A977A9">
          <w:rPr>
            <w:noProof/>
            <w:webHidden/>
          </w:rPr>
          <w:t>23</w:t>
        </w:r>
        <w:r w:rsidR="00811864">
          <w:rPr>
            <w:noProof/>
            <w:webHidden/>
          </w:rPr>
          <w:fldChar w:fldCharType="end"/>
        </w:r>
      </w:hyperlink>
    </w:p>
    <w:p w14:paraId="0A7A191B" w14:textId="7A5C502E" w:rsidR="00811864" w:rsidRDefault="00A671EE">
      <w:pPr>
        <w:pStyle w:val="TOC2"/>
        <w:tabs>
          <w:tab w:val="right" w:leader="dot" w:pos="8296"/>
        </w:tabs>
        <w:rPr>
          <w:noProof/>
        </w:rPr>
      </w:pPr>
      <w:hyperlink w:anchor="_Toc36939013" w:history="1">
        <w:r w:rsidR="00811864" w:rsidRPr="00F42780">
          <w:rPr>
            <w:rStyle w:val="af0"/>
            <w:noProof/>
          </w:rPr>
          <w:t>3.4 系统总体设计</w:t>
        </w:r>
        <w:r w:rsidR="00811864">
          <w:rPr>
            <w:noProof/>
            <w:webHidden/>
          </w:rPr>
          <w:tab/>
        </w:r>
        <w:r w:rsidR="00811864">
          <w:rPr>
            <w:noProof/>
            <w:webHidden/>
          </w:rPr>
          <w:fldChar w:fldCharType="begin"/>
        </w:r>
        <w:r w:rsidR="00811864">
          <w:rPr>
            <w:noProof/>
            <w:webHidden/>
          </w:rPr>
          <w:instrText xml:space="preserve"> PAGEREF _Toc36939013 \h </w:instrText>
        </w:r>
        <w:r w:rsidR="00811864">
          <w:rPr>
            <w:noProof/>
            <w:webHidden/>
          </w:rPr>
        </w:r>
        <w:r w:rsidR="00811864">
          <w:rPr>
            <w:noProof/>
            <w:webHidden/>
          </w:rPr>
          <w:fldChar w:fldCharType="separate"/>
        </w:r>
        <w:r w:rsidR="00A977A9">
          <w:rPr>
            <w:noProof/>
            <w:webHidden/>
          </w:rPr>
          <w:t>23</w:t>
        </w:r>
        <w:r w:rsidR="00811864">
          <w:rPr>
            <w:noProof/>
            <w:webHidden/>
          </w:rPr>
          <w:fldChar w:fldCharType="end"/>
        </w:r>
      </w:hyperlink>
    </w:p>
    <w:p w14:paraId="0921CBBF" w14:textId="36736F64" w:rsidR="00811864" w:rsidRDefault="00A671EE">
      <w:pPr>
        <w:pStyle w:val="TOC3"/>
        <w:rPr>
          <w:noProof/>
        </w:rPr>
      </w:pPr>
      <w:hyperlink w:anchor="_Toc36939014" w:history="1">
        <w:r w:rsidR="00811864" w:rsidRPr="00F42780">
          <w:rPr>
            <w:rStyle w:val="af0"/>
            <w:noProof/>
          </w:rPr>
          <w:t>3.4.1 规则设计</w:t>
        </w:r>
        <w:r w:rsidR="00811864">
          <w:rPr>
            <w:noProof/>
            <w:webHidden/>
          </w:rPr>
          <w:tab/>
        </w:r>
        <w:r w:rsidR="00811864">
          <w:rPr>
            <w:noProof/>
            <w:webHidden/>
          </w:rPr>
          <w:fldChar w:fldCharType="begin"/>
        </w:r>
        <w:r w:rsidR="00811864">
          <w:rPr>
            <w:noProof/>
            <w:webHidden/>
          </w:rPr>
          <w:instrText xml:space="preserve"> PAGEREF _Toc36939014 \h </w:instrText>
        </w:r>
        <w:r w:rsidR="00811864">
          <w:rPr>
            <w:noProof/>
            <w:webHidden/>
          </w:rPr>
        </w:r>
        <w:r w:rsidR="00811864">
          <w:rPr>
            <w:noProof/>
            <w:webHidden/>
          </w:rPr>
          <w:fldChar w:fldCharType="separate"/>
        </w:r>
        <w:r w:rsidR="00A977A9">
          <w:rPr>
            <w:noProof/>
            <w:webHidden/>
          </w:rPr>
          <w:t>23</w:t>
        </w:r>
        <w:r w:rsidR="00811864">
          <w:rPr>
            <w:noProof/>
            <w:webHidden/>
          </w:rPr>
          <w:fldChar w:fldCharType="end"/>
        </w:r>
      </w:hyperlink>
    </w:p>
    <w:p w14:paraId="709214EF" w14:textId="16A84F83" w:rsidR="00811864" w:rsidRDefault="00A671EE">
      <w:pPr>
        <w:pStyle w:val="TOC3"/>
        <w:rPr>
          <w:noProof/>
        </w:rPr>
      </w:pPr>
      <w:hyperlink w:anchor="_Toc36939015" w:history="1">
        <w:r w:rsidR="00811864" w:rsidRPr="00F42780">
          <w:rPr>
            <w:rStyle w:val="af0"/>
            <w:noProof/>
          </w:rPr>
          <w:t>3.4.2 架构设计</w:t>
        </w:r>
        <w:r w:rsidR="00811864">
          <w:rPr>
            <w:noProof/>
            <w:webHidden/>
          </w:rPr>
          <w:tab/>
        </w:r>
        <w:r w:rsidR="00811864">
          <w:rPr>
            <w:noProof/>
            <w:webHidden/>
          </w:rPr>
          <w:fldChar w:fldCharType="begin"/>
        </w:r>
        <w:r w:rsidR="00811864">
          <w:rPr>
            <w:noProof/>
            <w:webHidden/>
          </w:rPr>
          <w:instrText xml:space="preserve"> PAGEREF _Toc36939015 \h </w:instrText>
        </w:r>
        <w:r w:rsidR="00811864">
          <w:rPr>
            <w:noProof/>
            <w:webHidden/>
          </w:rPr>
        </w:r>
        <w:r w:rsidR="00811864">
          <w:rPr>
            <w:noProof/>
            <w:webHidden/>
          </w:rPr>
          <w:fldChar w:fldCharType="separate"/>
        </w:r>
        <w:r w:rsidR="00A977A9">
          <w:rPr>
            <w:noProof/>
            <w:webHidden/>
          </w:rPr>
          <w:t>29</w:t>
        </w:r>
        <w:r w:rsidR="00811864">
          <w:rPr>
            <w:noProof/>
            <w:webHidden/>
          </w:rPr>
          <w:fldChar w:fldCharType="end"/>
        </w:r>
      </w:hyperlink>
    </w:p>
    <w:p w14:paraId="2F39F7A8" w14:textId="66E68E8F" w:rsidR="00811864" w:rsidRDefault="00A671EE">
      <w:pPr>
        <w:pStyle w:val="TOC3"/>
        <w:rPr>
          <w:noProof/>
        </w:rPr>
      </w:pPr>
      <w:hyperlink w:anchor="_Toc36939016" w:history="1">
        <w:r w:rsidR="00811864" w:rsidRPr="00F42780">
          <w:rPr>
            <w:rStyle w:val="af0"/>
            <w:noProof/>
          </w:rPr>
          <w:t>3.4.3 功能组成设计</w:t>
        </w:r>
        <w:r w:rsidR="00811864">
          <w:rPr>
            <w:noProof/>
            <w:webHidden/>
          </w:rPr>
          <w:tab/>
        </w:r>
        <w:r w:rsidR="00811864">
          <w:rPr>
            <w:noProof/>
            <w:webHidden/>
          </w:rPr>
          <w:fldChar w:fldCharType="begin"/>
        </w:r>
        <w:r w:rsidR="00811864">
          <w:rPr>
            <w:noProof/>
            <w:webHidden/>
          </w:rPr>
          <w:instrText xml:space="preserve"> PAGEREF _Toc36939016 \h </w:instrText>
        </w:r>
        <w:r w:rsidR="00811864">
          <w:rPr>
            <w:noProof/>
            <w:webHidden/>
          </w:rPr>
        </w:r>
        <w:r w:rsidR="00811864">
          <w:rPr>
            <w:noProof/>
            <w:webHidden/>
          </w:rPr>
          <w:fldChar w:fldCharType="separate"/>
        </w:r>
        <w:r w:rsidR="00A977A9">
          <w:rPr>
            <w:noProof/>
            <w:webHidden/>
          </w:rPr>
          <w:t>30</w:t>
        </w:r>
        <w:r w:rsidR="00811864">
          <w:rPr>
            <w:noProof/>
            <w:webHidden/>
          </w:rPr>
          <w:fldChar w:fldCharType="end"/>
        </w:r>
      </w:hyperlink>
    </w:p>
    <w:p w14:paraId="5DDEB1FC" w14:textId="0391C217" w:rsidR="00811864" w:rsidRDefault="00A671EE">
      <w:pPr>
        <w:pStyle w:val="TOC3"/>
        <w:rPr>
          <w:noProof/>
        </w:rPr>
      </w:pPr>
      <w:hyperlink w:anchor="_Toc36939017" w:history="1">
        <w:r w:rsidR="00811864" w:rsidRPr="00F42780">
          <w:rPr>
            <w:rStyle w:val="af0"/>
            <w:noProof/>
          </w:rPr>
          <w:t>3.4.4 部署设计</w:t>
        </w:r>
        <w:r w:rsidR="00811864">
          <w:rPr>
            <w:noProof/>
            <w:webHidden/>
          </w:rPr>
          <w:tab/>
        </w:r>
        <w:r w:rsidR="00811864">
          <w:rPr>
            <w:noProof/>
            <w:webHidden/>
          </w:rPr>
          <w:fldChar w:fldCharType="begin"/>
        </w:r>
        <w:r w:rsidR="00811864">
          <w:rPr>
            <w:noProof/>
            <w:webHidden/>
          </w:rPr>
          <w:instrText xml:space="preserve"> PAGEREF _Toc36939017 \h </w:instrText>
        </w:r>
        <w:r w:rsidR="00811864">
          <w:rPr>
            <w:noProof/>
            <w:webHidden/>
          </w:rPr>
        </w:r>
        <w:r w:rsidR="00811864">
          <w:rPr>
            <w:noProof/>
            <w:webHidden/>
          </w:rPr>
          <w:fldChar w:fldCharType="separate"/>
        </w:r>
        <w:r w:rsidR="00A977A9">
          <w:rPr>
            <w:noProof/>
            <w:webHidden/>
          </w:rPr>
          <w:t>31</w:t>
        </w:r>
        <w:r w:rsidR="00811864">
          <w:rPr>
            <w:noProof/>
            <w:webHidden/>
          </w:rPr>
          <w:fldChar w:fldCharType="end"/>
        </w:r>
      </w:hyperlink>
    </w:p>
    <w:p w14:paraId="435EF51A" w14:textId="362EBD07" w:rsidR="00811864" w:rsidRDefault="00A671EE">
      <w:pPr>
        <w:pStyle w:val="TOC2"/>
        <w:tabs>
          <w:tab w:val="right" w:leader="dot" w:pos="8296"/>
        </w:tabs>
        <w:rPr>
          <w:noProof/>
        </w:rPr>
      </w:pPr>
      <w:hyperlink w:anchor="_Toc36939018" w:history="1">
        <w:r w:rsidR="00811864" w:rsidRPr="00F42780">
          <w:rPr>
            <w:rStyle w:val="af0"/>
            <w:noProof/>
          </w:rPr>
          <w:t>3.5 数据库设计</w:t>
        </w:r>
        <w:r w:rsidR="00811864">
          <w:rPr>
            <w:noProof/>
            <w:webHidden/>
          </w:rPr>
          <w:tab/>
        </w:r>
        <w:r w:rsidR="00811864">
          <w:rPr>
            <w:noProof/>
            <w:webHidden/>
          </w:rPr>
          <w:fldChar w:fldCharType="begin"/>
        </w:r>
        <w:r w:rsidR="00811864">
          <w:rPr>
            <w:noProof/>
            <w:webHidden/>
          </w:rPr>
          <w:instrText xml:space="preserve"> PAGEREF _Toc36939018 \h </w:instrText>
        </w:r>
        <w:r w:rsidR="00811864">
          <w:rPr>
            <w:noProof/>
            <w:webHidden/>
          </w:rPr>
        </w:r>
        <w:r w:rsidR="00811864">
          <w:rPr>
            <w:noProof/>
            <w:webHidden/>
          </w:rPr>
          <w:fldChar w:fldCharType="separate"/>
        </w:r>
        <w:r w:rsidR="00A977A9">
          <w:rPr>
            <w:noProof/>
            <w:webHidden/>
          </w:rPr>
          <w:t>32</w:t>
        </w:r>
        <w:r w:rsidR="00811864">
          <w:rPr>
            <w:noProof/>
            <w:webHidden/>
          </w:rPr>
          <w:fldChar w:fldCharType="end"/>
        </w:r>
      </w:hyperlink>
    </w:p>
    <w:p w14:paraId="2CEDB725" w14:textId="369E2262" w:rsidR="00811864" w:rsidRDefault="00A671EE">
      <w:pPr>
        <w:pStyle w:val="TOC2"/>
        <w:tabs>
          <w:tab w:val="right" w:leader="dot" w:pos="8296"/>
        </w:tabs>
        <w:rPr>
          <w:noProof/>
        </w:rPr>
      </w:pPr>
      <w:hyperlink w:anchor="_Toc36939019" w:history="1">
        <w:r w:rsidR="00811864" w:rsidRPr="00F42780">
          <w:rPr>
            <w:rStyle w:val="af0"/>
            <w:noProof/>
          </w:rPr>
          <w:t>3.6 本章小结</w:t>
        </w:r>
        <w:r w:rsidR="00811864">
          <w:rPr>
            <w:noProof/>
            <w:webHidden/>
          </w:rPr>
          <w:tab/>
        </w:r>
        <w:r w:rsidR="00811864">
          <w:rPr>
            <w:noProof/>
            <w:webHidden/>
          </w:rPr>
          <w:fldChar w:fldCharType="begin"/>
        </w:r>
        <w:r w:rsidR="00811864">
          <w:rPr>
            <w:noProof/>
            <w:webHidden/>
          </w:rPr>
          <w:instrText xml:space="preserve"> PAGEREF _Toc36939019 \h </w:instrText>
        </w:r>
        <w:r w:rsidR="00811864">
          <w:rPr>
            <w:noProof/>
            <w:webHidden/>
          </w:rPr>
        </w:r>
        <w:r w:rsidR="00811864">
          <w:rPr>
            <w:noProof/>
            <w:webHidden/>
          </w:rPr>
          <w:fldChar w:fldCharType="separate"/>
        </w:r>
        <w:r w:rsidR="00A977A9">
          <w:rPr>
            <w:noProof/>
            <w:webHidden/>
          </w:rPr>
          <w:t>36</w:t>
        </w:r>
        <w:r w:rsidR="00811864">
          <w:rPr>
            <w:noProof/>
            <w:webHidden/>
          </w:rPr>
          <w:fldChar w:fldCharType="end"/>
        </w:r>
      </w:hyperlink>
    </w:p>
    <w:p w14:paraId="3697D1F8" w14:textId="2DBFB66F" w:rsidR="00811864" w:rsidRDefault="00A671EE">
      <w:pPr>
        <w:pStyle w:val="TOC1"/>
        <w:tabs>
          <w:tab w:val="right" w:leader="dot" w:pos="8296"/>
        </w:tabs>
        <w:rPr>
          <w:noProof/>
        </w:rPr>
      </w:pPr>
      <w:hyperlink w:anchor="_Toc36939020" w:history="1">
        <w:r w:rsidR="00811864" w:rsidRPr="00F42780">
          <w:rPr>
            <w:rStyle w:val="af0"/>
            <w:noProof/>
          </w:rPr>
          <w:t>第4章 履约超时管理平台的实现</w:t>
        </w:r>
        <w:r w:rsidR="00811864">
          <w:rPr>
            <w:noProof/>
            <w:webHidden/>
          </w:rPr>
          <w:tab/>
        </w:r>
        <w:r w:rsidR="00811864">
          <w:rPr>
            <w:noProof/>
            <w:webHidden/>
          </w:rPr>
          <w:fldChar w:fldCharType="begin"/>
        </w:r>
        <w:r w:rsidR="00811864">
          <w:rPr>
            <w:noProof/>
            <w:webHidden/>
          </w:rPr>
          <w:instrText xml:space="preserve"> PAGEREF _Toc36939020 \h </w:instrText>
        </w:r>
        <w:r w:rsidR="00811864">
          <w:rPr>
            <w:noProof/>
            <w:webHidden/>
          </w:rPr>
        </w:r>
        <w:r w:rsidR="00811864">
          <w:rPr>
            <w:noProof/>
            <w:webHidden/>
          </w:rPr>
          <w:fldChar w:fldCharType="separate"/>
        </w:r>
        <w:r w:rsidR="00A977A9">
          <w:rPr>
            <w:noProof/>
            <w:webHidden/>
          </w:rPr>
          <w:t>37</w:t>
        </w:r>
        <w:r w:rsidR="00811864">
          <w:rPr>
            <w:noProof/>
            <w:webHidden/>
          </w:rPr>
          <w:fldChar w:fldCharType="end"/>
        </w:r>
      </w:hyperlink>
    </w:p>
    <w:p w14:paraId="795EF487" w14:textId="1B078874" w:rsidR="00811864" w:rsidRDefault="00A671EE">
      <w:pPr>
        <w:pStyle w:val="TOC2"/>
        <w:tabs>
          <w:tab w:val="right" w:leader="dot" w:pos="8296"/>
        </w:tabs>
        <w:rPr>
          <w:noProof/>
        </w:rPr>
      </w:pPr>
      <w:hyperlink w:anchor="_Toc36939021" w:history="1">
        <w:r w:rsidR="00811864" w:rsidRPr="00F42780">
          <w:rPr>
            <w:rStyle w:val="af0"/>
            <w:noProof/>
          </w:rPr>
          <w:t>4.1 规则管理模块</w:t>
        </w:r>
        <w:r w:rsidR="00811864">
          <w:rPr>
            <w:noProof/>
            <w:webHidden/>
          </w:rPr>
          <w:tab/>
        </w:r>
        <w:r w:rsidR="00811864">
          <w:rPr>
            <w:noProof/>
            <w:webHidden/>
          </w:rPr>
          <w:fldChar w:fldCharType="begin"/>
        </w:r>
        <w:r w:rsidR="00811864">
          <w:rPr>
            <w:noProof/>
            <w:webHidden/>
          </w:rPr>
          <w:instrText xml:space="preserve"> PAGEREF _Toc36939021 \h </w:instrText>
        </w:r>
        <w:r w:rsidR="00811864">
          <w:rPr>
            <w:noProof/>
            <w:webHidden/>
          </w:rPr>
        </w:r>
        <w:r w:rsidR="00811864">
          <w:rPr>
            <w:noProof/>
            <w:webHidden/>
          </w:rPr>
          <w:fldChar w:fldCharType="separate"/>
        </w:r>
        <w:r w:rsidR="00A977A9">
          <w:rPr>
            <w:noProof/>
            <w:webHidden/>
          </w:rPr>
          <w:t>37</w:t>
        </w:r>
        <w:r w:rsidR="00811864">
          <w:rPr>
            <w:noProof/>
            <w:webHidden/>
          </w:rPr>
          <w:fldChar w:fldCharType="end"/>
        </w:r>
      </w:hyperlink>
    </w:p>
    <w:p w14:paraId="4AD7CC4A" w14:textId="551AB7F0" w:rsidR="00811864" w:rsidRDefault="00A671EE">
      <w:pPr>
        <w:pStyle w:val="TOC3"/>
        <w:rPr>
          <w:noProof/>
        </w:rPr>
      </w:pPr>
      <w:hyperlink w:anchor="_Toc36939022" w:history="1">
        <w:r w:rsidR="00811864" w:rsidRPr="00F42780">
          <w:rPr>
            <w:rStyle w:val="af0"/>
            <w:noProof/>
          </w:rPr>
          <w:t>4.1.1 规则管理模块详细设计</w:t>
        </w:r>
        <w:r w:rsidR="00811864">
          <w:rPr>
            <w:noProof/>
            <w:webHidden/>
          </w:rPr>
          <w:tab/>
        </w:r>
        <w:r w:rsidR="00811864">
          <w:rPr>
            <w:noProof/>
            <w:webHidden/>
          </w:rPr>
          <w:fldChar w:fldCharType="begin"/>
        </w:r>
        <w:r w:rsidR="00811864">
          <w:rPr>
            <w:noProof/>
            <w:webHidden/>
          </w:rPr>
          <w:instrText xml:space="preserve"> PAGEREF _Toc36939022 \h </w:instrText>
        </w:r>
        <w:r w:rsidR="00811864">
          <w:rPr>
            <w:noProof/>
            <w:webHidden/>
          </w:rPr>
        </w:r>
        <w:r w:rsidR="00811864">
          <w:rPr>
            <w:noProof/>
            <w:webHidden/>
          </w:rPr>
          <w:fldChar w:fldCharType="separate"/>
        </w:r>
        <w:r w:rsidR="00A977A9">
          <w:rPr>
            <w:noProof/>
            <w:webHidden/>
          </w:rPr>
          <w:t>37</w:t>
        </w:r>
        <w:r w:rsidR="00811864">
          <w:rPr>
            <w:noProof/>
            <w:webHidden/>
          </w:rPr>
          <w:fldChar w:fldCharType="end"/>
        </w:r>
      </w:hyperlink>
    </w:p>
    <w:p w14:paraId="53C5066D" w14:textId="2FF93067" w:rsidR="00811864" w:rsidRDefault="00A671EE">
      <w:pPr>
        <w:pStyle w:val="TOC3"/>
        <w:rPr>
          <w:noProof/>
        </w:rPr>
      </w:pPr>
      <w:hyperlink w:anchor="_Toc36939023" w:history="1">
        <w:r w:rsidR="00811864" w:rsidRPr="00F42780">
          <w:rPr>
            <w:rStyle w:val="af0"/>
            <w:noProof/>
          </w:rPr>
          <w:t>4.1.2 规则操作功能实现</w:t>
        </w:r>
        <w:r w:rsidR="00811864">
          <w:rPr>
            <w:noProof/>
            <w:webHidden/>
          </w:rPr>
          <w:tab/>
        </w:r>
        <w:r w:rsidR="00811864">
          <w:rPr>
            <w:noProof/>
            <w:webHidden/>
          </w:rPr>
          <w:fldChar w:fldCharType="begin"/>
        </w:r>
        <w:r w:rsidR="00811864">
          <w:rPr>
            <w:noProof/>
            <w:webHidden/>
          </w:rPr>
          <w:instrText xml:space="preserve"> PAGEREF _Toc36939023 \h </w:instrText>
        </w:r>
        <w:r w:rsidR="00811864">
          <w:rPr>
            <w:noProof/>
            <w:webHidden/>
          </w:rPr>
        </w:r>
        <w:r w:rsidR="00811864">
          <w:rPr>
            <w:noProof/>
            <w:webHidden/>
          </w:rPr>
          <w:fldChar w:fldCharType="separate"/>
        </w:r>
        <w:r w:rsidR="00A977A9">
          <w:rPr>
            <w:noProof/>
            <w:webHidden/>
          </w:rPr>
          <w:t>38</w:t>
        </w:r>
        <w:r w:rsidR="00811864">
          <w:rPr>
            <w:noProof/>
            <w:webHidden/>
          </w:rPr>
          <w:fldChar w:fldCharType="end"/>
        </w:r>
      </w:hyperlink>
    </w:p>
    <w:p w14:paraId="489471BE" w14:textId="67C1313C" w:rsidR="00811864" w:rsidRDefault="00A671EE">
      <w:pPr>
        <w:pStyle w:val="TOC3"/>
        <w:rPr>
          <w:noProof/>
        </w:rPr>
      </w:pPr>
      <w:hyperlink w:anchor="_Toc36939024" w:history="1">
        <w:r w:rsidR="00811864" w:rsidRPr="00F42780">
          <w:rPr>
            <w:rStyle w:val="af0"/>
            <w:noProof/>
          </w:rPr>
          <w:t>4.1.3 日志查询功能实现</w:t>
        </w:r>
        <w:r w:rsidR="00811864">
          <w:rPr>
            <w:noProof/>
            <w:webHidden/>
          </w:rPr>
          <w:tab/>
        </w:r>
        <w:r w:rsidR="00811864">
          <w:rPr>
            <w:noProof/>
            <w:webHidden/>
          </w:rPr>
          <w:fldChar w:fldCharType="begin"/>
        </w:r>
        <w:r w:rsidR="00811864">
          <w:rPr>
            <w:noProof/>
            <w:webHidden/>
          </w:rPr>
          <w:instrText xml:space="preserve"> PAGEREF _Toc36939024 \h </w:instrText>
        </w:r>
        <w:r w:rsidR="00811864">
          <w:rPr>
            <w:noProof/>
            <w:webHidden/>
          </w:rPr>
        </w:r>
        <w:r w:rsidR="00811864">
          <w:rPr>
            <w:noProof/>
            <w:webHidden/>
          </w:rPr>
          <w:fldChar w:fldCharType="separate"/>
        </w:r>
        <w:r w:rsidR="00A977A9">
          <w:rPr>
            <w:noProof/>
            <w:webHidden/>
          </w:rPr>
          <w:t>40</w:t>
        </w:r>
        <w:r w:rsidR="00811864">
          <w:rPr>
            <w:noProof/>
            <w:webHidden/>
          </w:rPr>
          <w:fldChar w:fldCharType="end"/>
        </w:r>
      </w:hyperlink>
    </w:p>
    <w:p w14:paraId="01DC6051" w14:textId="5BF9E6B6" w:rsidR="00811864" w:rsidRDefault="00A671EE">
      <w:pPr>
        <w:pStyle w:val="TOC3"/>
        <w:rPr>
          <w:noProof/>
        </w:rPr>
      </w:pPr>
      <w:hyperlink w:anchor="_Toc36939025" w:history="1">
        <w:r w:rsidR="00811864" w:rsidRPr="00F42780">
          <w:rPr>
            <w:rStyle w:val="af0"/>
            <w:noProof/>
          </w:rPr>
          <w:t>4.1.4 规则过期告警功能实现</w:t>
        </w:r>
        <w:r w:rsidR="00811864">
          <w:rPr>
            <w:noProof/>
            <w:webHidden/>
          </w:rPr>
          <w:tab/>
        </w:r>
        <w:r w:rsidR="00811864">
          <w:rPr>
            <w:noProof/>
            <w:webHidden/>
          </w:rPr>
          <w:fldChar w:fldCharType="begin"/>
        </w:r>
        <w:r w:rsidR="00811864">
          <w:rPr>
            <w:noProof/>
            <w:webHidden/>
          </w:rPr>
          <w:instrText xml:space="preserve"> PAGEREF _Toc36939025 \h </w:instrText>
        </w:r>
        <w:r w:rsidR="00811864">
          <w:rPr>
            <w:noProof/>
            <w:webHidden/>
          </w:rPr>
        </w:r>
        <w:r w:rsidR="00811864">
          <w:rPr>
            <w:noProof/>
            <w:webHidden/>
          </w:rPr>
          <w:fldChar w:fldCharType="separate"/>
        </w:r>
        <w:r w:rsidR="00A977A9">
          <w:rPr>
            <w:noProof/>
            <w:webHidden/>
          </w:rPr>
          <w:t>40</w:t>
        </w:r>
        <w:r w:rsidR="00811864">
          <w:rPr>
            <w:noProof/>
            <w:webHidden/>
          </w:rPr>
          <w:fldChar w:fldCharType="end"/>
        </w:r>
      </w:hyperlink>
    </w:p>
    <w:p w14:paraId="7E67B22D" w14:textId="3551A74A" w:rsidR="00811864" w:rsidRDefault="00A671EE">
      <w:pPr>
        <w:pStyle w:val="TOC2"/>
        <w:tabs>
          <w:tab w:val="right" w:leader="dot" w:pos="8296"/>
        </w:tabs>
        <w:rPr>
          <w:noProof/>
        </w:rPr>
      </w:pPr>
      <w:hyperlink w:anchor="_Toc36939026" w:history="1">
        <w:r w:rsidR="00811864" w:rsidRPr="00F42780">
          <w:rPr>
            <w:rStyle w:val="af0"/>
            <w:noProof/>
          </w:rPr>
          <w:t>4.2 规则预处理模块</w:t>
        </w:r>
        <w:r w:rsidR="00811864">
          <w:rPr>
            <w:noProof/>
            <w:webHidden/>
          </w:rPr>
          <w:tab/>
        </w:r>
        <w:r w:rsidR="00811864">
          <w:rPr>
            <w:noProof/>
            <w:webHidden/>
          </w:rPr>
          <w:fldChar w:fldCharType="begin"/>
        </w:r>
        <w:r w:rsidR="00811864">
          <w:rPr>
            <w:noProof/>
            <w:webHidden/>
          </w:rPr>
          <w:instrText xml:space="preserve"> PAGEREF _Toc36939026 \h </w:instrText>
        </w:r>
        <w:r w:rsidR="00811864">
          <w:rPr>
            <w:noProof/>
            <w:webHidden/>
          </w:rPr>
        </w:r>
        <w:r w:rsidR="00811864">
          <w:rPr>
            <w:noProof/>
            <w:webHidden/>
          </w:rPr>
          <w:fldChar w:fldCharType="separate"/>
        </w:r>
        <w:r w:rsidR="00A977A9">
          <w:rPr>
            <w:noProof/>
            <w:webHidden/>
          </w:rPr>
          <w:t>41</w:t>
        </w:r>
        <w:r w:rsidR="00811864">
          <w:rPr>
            <w:noProof/>
            <w:webHidden/>
          </w:rPr>
          <w:fldChar w:fldCharType="end"/>
        </w:r>
      </w:hyperlink>
    </w:p>
    <w:p w14:paraId="6B2B75BD" w14:textId="2720B54F" w:rsidR="00811864" w:rsidRDefault="00A671EE">
      <w:pPr>
        <w:pStyle w:val="TOC3"/>
        <w:rPr>
          <w:noProof/>
        </w:rPr>
      </w:pPr>
      <w:hyperlink w:anchor="_Toc36939027" w:history="1">
        <w:r w:rsidR="00811864" w:rsidRPr="00F42780">
          <w:rPr>
            <w:rStyle w:val="af0"/>
            <w:noProof/>
          </w:rPr>
          <w:t>4.2.1 规则预处理模块设计</w:t>
        </w:r>
        <w:r w:rsidR="00811864">
          <w:rPr>
            <w:noProof/>
            <w:webHidden/>
          </w:rPr>
          <w:tab/>
        </w:r>
        <w:r w:rsidR="00811864">
          <w:rPr>
            <w:noProof/>
            <w:webHidden/>
          </w:rPr>
          <w:fldChar w:fldCharType="begin"/>
        </w:r>
        <w:r w:rsidR="00811864">
          <w:rPr>
            <w:noProof/>
            <w:webHidden/>
          </w:rPr>
          <w:instrText xml:space="preserve"> PAGEREF _Toc36939027 \h </w:instrText>
        </w:r>
        <w:r w:rsidR="00811864">
          <w:rPr>
            <w:noProof/>
            <w:webHidden/>
          </w:rPr>
        </w:r>
        <w:r w:rsidR="00811864">
          <w:rPr>
            <w:noProof/>
            <w:webHidden/>
          </w:rPr>
          <w:fldChar w:fldCharType="separate"/>
        </w:r>
        <w:r w:rsidR="00A977A9">
          <w:rPr>
            <w:noProof/>
            <w:webHidden/>
          </w:rPr>
          <w:t>41</w:t>
        </w:r>
        <w:r w:rsidR="00811864">
          <w:rPr>
            <w:noProof/>
            <w:webHidden/>
          </w:rPr>
          <w:fldChar w:fldCharType="end"/>
        </w:r>
      </w:hyperlink>
    </w:p>
    <w:p w14:paraId="7D50BB22" w14:textId="7905931B" w:rsidR="00811864" w:rsidRDefault="00A671EE">
      <w:pPr>
        <w:pStyle w:val="TOC3"/>
        <w:rPr>
          <w:noProof/>
        </w:rPr>
      </w:pPr>
      <w:hyperlink w:anchor="_Toc36939028" w:history="1">
        <w:r w:rsidR="00811864" w:rsidRPr="00F42780">
          <w:rPr>
            <w:rStyle w:val="af0"/>
            <w:noProof/>
          </w:rPr>
          <w:t>4.2.2 构建检查规则功能实现</w:t>
        </w:r>
        <w:r w:rsidR="00811864">
          <w:rPr>
            <w:noProof/>
            <w:webHidden/>
          </w:rPr>
          <w:tab/>
        </w:r>
        <w:r w:rsidR="00811864">
          <w:rPr>
            <w:noProof/>
            <w:webHidden/>
          </w:rPr>
          <w:fldChar w:fldCharType="begin"/>
        </w:r>
        <w:r w:rsidR="00811864">
          <w:rPr>
            <w:noProof/>
            <w:webHidden/>
          </w:rPr>
          <w:instrText xml:space="preserve"> PAGEREF _Toc36939028 \h </w:instrText>
        </w:r>
        <w:r w:rsidR="00811864">
          <w:rPr>
            <w:noProof/>
            <w:webHidden/>
          </w:rPr>
        </w:r>
        <w:r w:rsidR="00811864">
          <w:rPr>
            <w:noProof/>
            <w:webHidden/>
          </w:rPr>
          <w:fldChar w:fldCharType="separate"/>
        </w:r>
        <w:r w:rsidR="00A977A9">
          <w:rPr>
            <w:noProof/>
            <w:webHidden/>
          </w:rPr>
          <w:t>43</w:t>
        </w:r>
        <w:r w:rsidR="00811864">
          <w:rPr>
            <w:noProof/>
            <w:webHidden/>
          </w:rPr>
          <w:fldChar w:fldCharType="end"/>
        </w:r>
      </w:hyperlink>
    </w:p>
    <w:p w14:paraId="1D2801B6" w14:textId="06A15E82" w:rsidR="00811864" w:rsidRDefault="00A671EE">
      <w:pPr>
        <w:pStyle w:val="TOC3"/>
        <w:rPr>
          <w:noProof/>
        </w:rPr>
      </w:pPr>
      <w:hyperlink w:anchor="_Toc36939029" w:history="1">
        <w:r w:rsidR="00811864" w:rsidRPr="00F42780">
          <w:rPr>
            <w:rStyle w:val="af0"/>
            <w:noProof/>
          </w:rPr>
          <w:t>4.2.3 构建生效范围功能实现</w:t>
        </w:r>
        <w:r w:rsidR="00811864">
          <w:rPr>
            <w:noProof/>
            <w:webHidden/>
          </w:rPr>
          <w:tab/>
        </w:r>
        <w:r w:rsidR="00811864">
          <w:rPr>
            <w:noProof/>
            <w:webHidden/>
          </w:rPr>
          <w:fldChar w:fldCharType="begin"/>
        </w:r>
        <w:r w:rsidR="00811864">
          <w:rPr>
            <w:noProof/>
            <w:webHidden/>
          </w:rPr>
          <w:instrText xml:space="preserve"> PAGEREF _Toc36939029 \h </w:instrText>
        </w:r>
        <w:r w:rsidR="00811864">
          <w:rPr>
            <w:noProof/>
            <w:webHidden/>
          </w:rPr>
        </w:r>
        <w:r w:rsidR="00811864">
          <w:rPr>
            <w:noProof/>
            <w:webHidden/>
          </w:rPr>
          <w:fldChar w:fldCharType="separate"/>
        </w:r>
        <w:r w:rsidR="00A977A9">
          <w:rPr>
            <w:noProof/>
            <w:webHidden/>
          </w:rPr>
          <w:t>44</w:t>
        </w:r>
        <w:r w:rsidR="00811864">
          <w:rPr>
            <w:noProof/>
            <w:webHidden/>
          </w:rPr>
          <w:fldChar w:fldCharType="end"/>
        </w:r>
      </w:hyperlink>
    </w:p>
    <w:p w14:paraId="22D66E6C" w14:textId="4A420059" w:rsidR="00811864" w:rsidRDefault="00A671EE">
      <w:pPr>
        <w:pStyle w:val="TOC3"/>
        <w:rPr>
          <w:noProof/>
        </w:rPr>
      </w:pPr>
      <w:hyperlink w:anchor="_Toc36939030" w:history="1">
        <w:r w:rsidR="00811864" w:rsidRPr="00F42780">
          <w:rPr>
            <w:rStyle w:val="af0"/>
            <w:noProof/>
          </w:rPr>
          <w:t>4.2.4 构建</w:t>
        </w:r>
        <w:r w:rsidR="00811864" w:rsidRPr="00A378BC">
          <w:rPr>
            <w:rStyle w:val="af0"/>
            <w:rFonts w:ascii="Arial" w:hAnsi="Arial"/>
            <w:noProof/>
          </w:rPr>
          <w:t>Action</w:t>
        </w:r>
        <w:r w:rsidR="00811864" w:rsidRPr="00F42780">
          <w:rPr>
            <w:rStyle w:val="af0"/>
            <w:noProof/>
          </w:rPr>
          <w:t>功能实现</w:t>
        </w:r>
        <w:r w:rsidR="00811864">
          <w:rPr>
            <w:noProof/>
            <w:webHidden/>
          </w:rPr>
          <w:tab/>
        </w:r>
        <w:r w:rsidR="00811864">
          <w:rPr>
            <w:noProof/>
            <w:webHidden/>
          </w:rPr>
          <w:fldChar w:fldCharType="begin"/>
        </w:r>
        <w:r w:rsidR="00811864">
          <w:rPr>
            <w:noProof/>
            <w:webHidden/>
          </w:rPr>
          <w:instrText xml:space="preserve"> PAGEREF _Toc36939030 \h </w:instrText>
        </w:r>
        <w:r w:rsidR="00811864">
          <w:rPr>
            <w:noProof/>
            <w:webHidden/>
          </w:rPr>
        </w:r>
        <w:r w:rsidR="00811864">
          <w:rPr>
            <w:noProof/>
            <w:webHidden/>
          </w:rPr>
          <w:fldChar w:fldCharType="separate"/>
        </w:r>
        <w:r w:rsidR="00A977A9">
          <w:rPr>
            <w:noProof/>
            <w:webHidden/>
          </w:rPr>
          <w:t>45</w:t>
        </w:r>
        <w:r w:rsidR="00811864">
          <w:rPr>
            <w:noProof/>
            <w:webHidden/>
          </w:rPr>
          <w:fldChar w:fldCharType="end"/>
        </w:r>
      </w:hyperlink>
    </w:p>
    <w:p w14:paraId="1756EDC5" w14:textId="7A64BC06" w:rsidR="00811864" w:rsidRDefault="00A671EE">
      <w:pPr>
        <w:pStyle w:val="TOC2"/>
        <w:tabs>
          <w:tab w:val="right" w:leader="dot" w:pos="8296"/>
        </w:tabs>
        <w:rPr>
          <w:noProof/>
        </w:rPr>
      </w:pPr>
      <w:hyperlink w:anchor="_Toc36939031" w:history="1">
        <w:r w:rsidR="00811864" w:rsidRPr="00F42780">
          <w:rPr>
            <w:rStyle w:val="af0"/>
            <w:noProof/>
          </w:rPr>
          <w:t>4.3 审核流模块</w:t>
        </w:r>
        <w:r w:rsidR="00811864">
          <w:rPr>
            <w:noProof/>
            <w:webHidden/>
          </w:rPr>
          <w:tab/>
        </w:r>
        <w:r w:rsidR="00811864">
          <w:rPr>
            <w:noProof/>
            <w:webHidden/>
          </w:rPr>
          <w:fldChar w:fldCharType="begin"/>
        </w:r>
        <w:r w:rsidR="00811864">
          <w:rPr>
            <w:noProof/>
            <w:webHidden/>
          </w:rPr>
          <w:instrText xml:space="preserve"> PAGEREF _Toc36939031 \h </w:instrText>
        </w:r>
        <w:r w:rsidR="00811864">
          <w:rPr>
            <w:noProof/>
            <w:webHidden/>
          </w:rPr>
        </w:r>
        <w:r w:rsidR="00811864">
          <w:rPr>
            <w:noProof/>
            <w:webHidden/>
          </w:rPr>
          <w:fldChar w:fldCharType="separate"/>
        </w:r>
        <w:r w:rsidR="00A977A9">
          <w:rPr>
            <w:noProof/>
            <w:webHidden/>
          </w:rPr>
          <w:t>46</w:t>
        </w:r>
        <w:r w:rsidR="00811864">
          <w:rPr>
            <w:noProof/>
            <w:webHidden/>
          </w:rPr>
          <w:fldChar w:fldCharType="end"/>
        </w:r>
      </w:hyperlink>
    </w:p>
    <w:p w14:paraId="7CEC4B72" w14:textId="0B9863B0" w:rsidR="00811864" w:rsidRDefault="00A671EE">
      <w:pPr>
        <w:pStyle w:val="TOC3"/>
        <w:rPr>
          <w:noProof/>
        </w:rPr>
      </w:pPr>
      <w:hyperlink w:anchor="_Toc36939032" w:history="1">
        <w:r w:rsidR="00811864" w:rsidRPr="00F42780">
          <w:rPr>
            <w:rStyle w:val="af0"/>
            <w:noProof/>
          </w:rPr>
          <w:t>4.3.1 审核流模块设计</w:t>
        </w:r>
        <w:r w:rsidR="00811864">
          <w:rPr>
            <w:noProof/>
            <w:webHidden/>
          </w:rPr>
          <w:tab/>
        </w:r>
        <w:r w:rsidR="00811864">
          <w:rPr>
            <w:noProof/>
            <w:webHidden/>
          </w:rPr>
          <w:fldChar w:fldCharType="begin"/>
        </w:r>
        <w:r w:rsidR="00811864">
          <w:rPr>
            <w:noProof/>
            <w:webHidden/>
          </w:rPr>
          <w:instrText xml:space="preserve"> PAGEREF _Toc36939032 \h </w:instrText>
        </w:r>
        <w:r w:rsidR="00811864">
          <w:rPr>
            <w:noProof/>
            <w:webHidden/>
          </w:rPr>
        </w:r>
        <w:r w:rsidR="00811864">
          <w:rPr>
            <w:noProof/>
            <w:webHidden/>
          </w:rPr>
          <w:fldChar w:fldCharType="separate"/>
        </w:r>
        <w:r w:rsidR="00A977A9">
          <w:rPr>
            <w:noProof/>
            <w:webHidden/>
          </w:rPr>
          <w:t>46</w:t>
        </w:r>
        <w:r w:rsidR="00811864">
          <w:rPr>
            <w:noProof/>
            <w:webHidden/>
          </w:rPr>
          <w:fldChar w:fldCharType="end"/>
        </w:r>
      </w:hyperlink>
    </w:p>
    <w:p w14:paraId="10174D0D" w14:textId="631BF513" w:rsidR="00811864" w:rsidRDefault="00A671EE">
      <w:pPr>
        <w:pStyle w:val="TOC3"/>
        <w:rPr>
          <w:noProof/>
        </w:rPr>
      </w:pPr>
      <w:hyperlink w:anchor="_Toc36939033" w:history="1">
        <w:r w:rsidR="00811864" w:rsidRPr="00F42780">
          <w:rPr>
            <w:rStyle w:val="af0"/>
            <w:noProof/>
          </w:rPr>
          <w:t>4.3.2 审核流操作功能实现</w:t>
        </w:r>
        <w:r w:rsidR="00811864">
          <w:rPr>
            <w:noProof/>
            <w:webHidden/>
          </w:rPr>
          <w:tab/>
        </w:r>
        <w:r w:rsidR="00811864">
          <w:rPr>
            <w:noProof/>
            <w:webHidden/>
          </w:rPr>
          <w:fldChar w:fldCharType="begin"/>
        </w:r>
        <w:r w:rsidR="00811864">
          <w:rPr>
            <w:noProof/>
            <w:webHidden/>
          </w:rPr>
          <w:instrText xml:space="preserve"> PAGEREF _Toc36939033 \h </w:instrText>
        </w:r>
        <w:r w:rsidR="00811864">
          <w:rPr>
            <w:noProof/>
            <w:webHidden/>
          </w:rPr>
        </w:r>
        <w:r w:rsidR="00811864">
          <w:rPr>
            <w:noProof/>
            <w:webHidden/>
          </w:rPr>
          <w:fldChar w:fldCharType="separate"/>
        </w:r>
        <w:r w:rsidR="00A977A9">
          <w:rPr>
            <w:noProof/>
            <w:webHidden/>
          </w:rPr>
          <w:t>48</w:t>
        </w:r>
        <w:r w:rsidR="00811864">
          <w:rPr>
            <w:noProof/>
            <w:webHidden/>
          </w:rPr>
          <w:fldChar w:fldCharType="end"/>
        </w:r>
      </w:hyperlink>
    </w:p>
    <w:p w14:paraId="68F3B048" w14:textId="65A9EADB" w:rsidR="00811864" w:rsidRDefault="00A671EE">
      <w:pPr>
        <w:pStyle w:val="TOC3"/>
        <w:rPr>
          <w:noProof/>
        </w:rPr>
      </w:pPr>
      <w:hyperlink w:anchor="_Toc36939034" w:history="1">
        <w:r w:rsidR="00811864" w:rsidRPr="00F42780">
          <w:rPr>
            <w:rStyle w:val="af0"/>
            <w:noProof/>
          </w:rPr>
          <w:t>4.3.3 审核权转移功能实现</w:t>
        </w:r>
        <w:r w:rsidR="00811864">
          <w:rPr>
            <w:noProof/>
            <w:webHidden/>
          </w:rPr>
          <w:tab/>
        </w:r>
        <w:r w:rsidR="00811864">
          <w:rPr>
            <w:noProof/>
            <w:webHidden/>
          </w:rPr>
          <w:fldChar w:fldCharType="begin"/>
        </w:r>
        <w:r w:rsidR="00811864">
          <w:rPr>
            <w:noProof/>
            <w:webHidden/>
          </w:rPr>
          <w:instrText xml:space="preserve"> PAGEREF _Toc36939034 \h </w:instrText>
        </w:r>
        <w:r w:rsidR="00811864">
          <w:rPr>
            <w:noProof/>
            <w:webHidden/>
          </w:rPr>
        </w:r>
        <w:r w:rsidR="00811864">
          <w:rPr>
            <w:noProof/>
            <w:webHidden/>
          </w:rPr>
          <w:fldChar w:fldCharType="separate"/>
        </w:r>
        <w:r w:rsidR="00A977A9">
          <w:rPr>
            <w:noProof/>
            <w:webHidden/>
          </w:rPr>
          <w:t>50</w:t>
        </w:r>
        <w:r w:rsidR="00811864">
          <w:rPr>
            <w:noProof/>
            <w:webHidden/>
          </w:rPr>
          <w:fldChar w:fldCharType="end"/>
        </w:r>
      </w:hyperlink>
    </w:p>
    <w:p w14:paraId="67BE9BB6" w14:textId="442DF1E9" w:rsidR="00811864" w:rsidRDefault="00A671EE">
      <w:pPr>
        <w:pStyle w:val="TOC3"/>
        <w:rPr>
          <w:noProof/>
        </w:rPr>
      </w:pPr>
      <w:hyperlink w:anchor="_Toc36939035" w:history="1">
        <w:r w:rsidR="00811864" w:rsidRPr="00F42780">
          <w:rPr>
            <w:rStyle w:val="af0"/>
            <w:noProof/>
          </w:rPr>
          <w:t>4.3.4 审核消息保障功能实现</w:t>
        </w:r>
        <w:r w:rsidR="00811864">
          <w:rPr>
            <w:noProof/>
            <w:webHidden/>
          </w:rPr>
          <w:tab/>
        </w:r>
        <w:r w:rsidR="00811864">
          <w:rPr>
            <w:noProof/>
            <w:webHidden/>
          </w:rPr>
          <w:fldChar w:fldCharType="begin"/>
        </w:r>
        <w:r w:rsidR="00811864">
          <w:rPr>
            <w:noProof/>
            <w:webHidden/>
          </w:rPr>
          <w:instrText xml:space="preserve"> PAGEREF _Toc36939035 \h </w:instrText>
        </w:r>
        <w:r w:rsidR="00811864">
          <w:rPr>
            <w:noProof/>
            <w:webHidden/>
          </w:rPr>
        </w:r>
        <w:r w:rsidR="00811864">
          <w:rPr>
            <w:noProof/>
            <w:webHidden/>
          </w:rPr>
          <w:fldChar w:fldCharType="separate"/>
        </w:r>
        <w:r w:rsidR="00A977A9">
          <w:rPr>
            <w:noProof/>
            <w:webHidden/>
          </w:rPr>
          <w:t>51</w:t>
        </w:r>
        <w:r w:rsidR="00811864">
          <w:rPr>
            <w:noProof/>
            <w:webHidden/>
          </w:rPr>
          <w:fldChar w:fldCharType="end"/>
        </w:r>
      </w:hyperlink>
    </w:p>
    <w:p w14:paraId="166881FE" w14:textId="6E9157E0" w:rsidR="00811864" w:rsidRDefault="00A671EE">
      <w:pPr>
        <w:pStyle w:val="TOC2"/>
        <w:tabs>
          <w:tab w:val="right" w:leader="dot" w:pos="8296"/>
        </w:tabs>
        <w:rPr>
          <w:noProof/>
        </w:rPr>
      </w:pPr>
      <w:hyperlink w:anchor="_Toc36939036" w:history="1">
        <w:r w:rsidR="00811864" w:rsidRPr="00F42780">
          <w:rPr>
            <w:rStyle w:val="af0"/>
            <w:noProof/>
          </w:rPr>
          <w:t>4.4 规则应用模块</w:t>
        </w:r>
        <w:r w:rsidR="00811864">
          <w:rPr>
            <w:noProof/>
            <w:webHidden/>
          </w:rPr>
          <w:tab/>
        </w:r>
        <w:r w:rsidR="00811864">
          <w:rPr>
            <w:noProof/>
            <w:webHidden/>
          </w:rPr>
          <w:fldChar w:fldCharType="begin"/>
        </w:r>
        <w:r w:rsidR="00811864">
          <w:rPr>
            <w:noProof/>
            <w:webHidden/>
          </w:rPr>
          <w:instrText xml:space="preserve"> PAGEREF _Toc36939036 \h </w:instrText>
        </w:r>
        <w:r w:rsidR="00811864">
          <w:rPr>
            <w:noProof/>
            <w:webHidden/>
          </w:rPr>
        </w:r>
        <w:r w:rsidR="00811864">
          <w:rPr>
            <w:noProof/>
            <w:webHidden/>
          </w:rPr>
          <w:fldChar w:fldCharType="separate"/>
        </w:r>
        <w:r w:rsidR="00A977A9">
          <w:rPr>
            <w:noProof/>
            <w:webHidden/>
          </w:rPr>
          <w:t>52</w:t>
        </w:r>
        <w:r w:rsidR="00811864">
          <w:rPr>
            <w:noProof/>
            <w:webHidden/>
          </w:rPr>
          <w:fldChar w:fldCharType="end"/>
        </w:r>
      </w:hyperlink>
    </w:p>
    <w:p w14:paraId="424F9DD4" w14:textId="320A2317" w:rsidR="00811864" w:rsidRDefault="00A671EE">
      <w:pPr>
        <w:pStyle w:val="TOC3"/>
        <w:rPr>
          <w:noProof/>
        </w:rPr>
      </w:pPr>
      <w:hyperlink w:anchor="_Toc36939037" w:history="1">
        <w:r w:rsidR="00811864" w:rsidRPr="00F42780">
          <w:rPr>
            <w:rStyle w:val="af0"/>
            <w:noProof/>
          </w:rPr>
          <w:t>4.4.1 规则应用模块设计</w:t>
        </w:r>
        <w:r w:rsidR="00811864">
          <w:rPr>
            <w:noProof/>
            <w:webHidden/>
          </w:rPr>
          <w:tab/>
        </w:r>
        <w:r w:rsidR="00811864">
          <w:rPr>
            <w:noProof/>
            <w:webHidden/>
          </w:rPr>
          <w:fldChar w:fldCharType="begin"/>
        </w:r>
        <w:r w:rsidR="00811864">
          <w:rPr>
            <w:noProof/>
            <w:webHidden/>
          </w:rPr>
          <w:instrText xml:space="preserve"> PAGEREF _Toc36939037 \h </w:instrText>
        </w:r>
        <w:r w:rsidR="00811864">
          <w:rPr>
            <w:noProof/>
            <w:webHidden/>
          </w:rPr>
        </w:r>
        <w:r w:rsidR="00811864">
          <w:rPr>
            <w:noProof/>
            <w:webHidden/>
          </w:rPr>
          <w:fldChar w:fldCharType="separate"/>
        </w:r>
        <w:r w:rsidR="00A977A9">
          <w:rPr>
            <w:noProof/>
            <w:webHidden/>
          </w:rPr>
          <w:t>52</w:t>
        </w:r>
        <w:r w:rsidR="00811864">
          <w:rPr>
            <w:noProof/>
            <w:webHidden/>
          </w:rPr>
          <w:fldChar w:fldCharType="end"/>
        </w:r>
      </w:hyperlink>
    </w:p>
    <w:p w14:paraId="03669C78" w14:textId="04E976E0" w:rsidR="00811864" w:rsidRDefault="00A671EE">
      <w:pPr>
        <w:pStyle w:val="TOC3"/>
        <w:rPr>
          <w:noProof/>
        </w:rPr>
      </w:pPr>
      <w:hyperlink w:anchor="_Toc36939038" w:history="1">
        <w:r w:rsidR="00811864" w:rsidRPr="00F42780">
          <w:rPr>
            <w:rStyle w:val="af0"/>
            <w:noProof/>
          </w:rPr>
          <w:t>4.4.2 规则判定功能实现</w:t>
        </w:r>
        <w:r w:rsidR="00811864">
          <w:rPr>
            <w:noProof/>
            <w:webHidden/>
          </w:rPr>
          <w:tab/>
        </w:r>
        <w:r w:rsidR="00811864">
          <w:rPr>
            <w:noProof/>
            <w:webHidden/>
          </w:rPr>
          <w:fldChar w:fldCharType="begin"/>
        </w:r>
        <w:r w:rsidR="00811864">
          <w:rPr>
            <w:noProof/>
            <w:webHidden/>
          </w:rPr>
          <w:instrText xml:space="preserve"> PAGEREF _Toc36939038 \h </w:instrText>
        </w:r>
        <w:r w:rsidR="00811864">
          <w:rPr>
            <w:noProof/>
            <w:webHidden/>
          </w:rPr>
        </w:r>
        <w:r w:rsidR="00811864">
          <w:rPr>
            <w:noProof/>
            <w:webHidden/>
          </w:rPr>
          <w:fldChar w:fldCharType="separate"/>
        </w:r>
        <w:r w:rsidR="00A977A9">
          <w:rPr>
            <w:noProof/>
            <w:webHidden/>
          </w:rPr>
          <w:t>53</w:t>
        </w:r>
        <w:r w:rsidR="00811864">
          <w:rPr>
            <w:noProof/>
            <w:webHidden/>
          </w:rPr>
          <w:fldChar w:fldCharType="end"/>
        </w:r>
      </w:hyperlink>
    </w:p>
    <w:p w14:paraId="128D61E4" w14:textId="41298BBE" w:rsidR="00811864" w:rsidRDefault="00A671EE">
      <w:pPr>
        <w:pStyle w:val="TOC3"/>
        <w:rPr>
          <w:noProof/>
        </w:rPr>
      </w:pPr>
      <w:hyperlink w:anchor="_Toc36939039" w:history="1">
        <w:r w:rsidR="00811864" w:rsidRPr="00F42780">
          <w:rPr>
            <w:rStyle w:val="af0"/>
            <w:noProof/>
          </w:rPr>
          <w:t>4.4.3 缓存更新功能实现</w:t>
        </w:r>
        <w:r w:rsidR="00811864">
          <w:rPr>
            <w:noProof/>
            <w:webHidden/>
          </w:rPr>
          <w:tab/>
        </w:r>
        <w:r w:rsidR="00811864">
          <w:rPr>
            <w:noProof/>
            <w:webHidden/>
          </w:rPr>
          <w:fldChar w:fldCharType="begin"/>
        </w:r>
        <w:r w:rsidR="00811864">
          <w:rPr>
            <w:noProof/>
            <w:webHidden/>
          </w:rPr>
          <w:instrText xml:space="preserve"> PAGEREF _Toc36939039 \h </w:instrText>
        </w:r>
        <w:r w:rsidR="00811864">
          <w:rPr>
            <w:noProof/>
            <w:webHidden/>
          </w:rPr>
        </w:r>
        <w:r w:rsidR="00811864">
          <w:rPr>
            <w:noProof/>
            <w:webHidden/>
          </w:rPr>
          <w:fldChar w:fldCharType="separate"/>
        </w:r>
        <w:r w:rsidR="00A977A9">
          <w:rPr>
            <w:noProof/>
            <w:webHidden/>
          </w:rPr>
          <w:t>55</w:t>
        </w:r>
        <w:r w:rsidR="00811864">
          <w:rPr>
            <w:noProof/>
            <w:webHidden/>
          </w:rPr>
          <w:fldChar w:fldCharType="end"/>
        </w:r>
      </w:hyperlink>
    </w:p>
    <w:p w14:paraId="54F12771" w14:textId="10FDCDDD" w:rsidR="00811864" w:rsidRDefault="00A671EE">
      <w:pPr>
        <w:pStyle w:val="TOC2"/>
        <w:tabs>
          <w:tab w:val="right" w:leader="dot" w:pos="8296"/>
        </w:tabs>
        <w:rPr>
          <w:noProof/>
        </w:rPr>
      </w:pPr>
      <w:hyperlink w:anchor="_Toc36939040" w:history="1">
        <w:r w:rsidR="00811864" w:rsidRPr="00F42780">
          <w:rPr>
            <w:rStyle w:val="af0"/>
            <w:noProof/>
          </w:rPr>
          <w:t>4.5 系统测试</w:t>
        </w:r>
        <w:r w:rsidR="00811864">
          <w:rPr>
            <w:noProof/>
            <w:webHidden/>
          </w:rPr>
          <w:tab/>
        </w:r>
        <w:r w:rsidR="00811864">
          <w:rPr>
            <w:noProof/>
            <w:webHidden/>
          </w:rPr>
          <w:fldChar w:fldCharType="begin"/>
        </w:r>
        <w:r w:rsidR="00811864">
          <w:rPr>
            <w:noProof/>
            <w:webHidden/>
          </w:rPr>
          <w:instrText xml:space="preserve"> PAGEREF _Toc36939040 \h </w:instrText>
        </w:r>
        <w:r w:rsidR="00811864">
          <w:rPr>
            <w:noProof/>
            <w:webHidden/>
          </w:rPr>
        </w:r>
        <w:r w:rsidR="00811864">
          <w:rPr>
            <w:noProof/>
            <w:webHidden/>
          </w:rPr>
          <w:fldChar w:fldCharType="separate"/>
        </w:r>
        <w:r w:rsidR="00A977A9">
          <w:rPr>
            <w:noProof/>
            <w:webHidden/>
          </w:rPr>
          <w:t>56</w:t>
        </w:r>
        <w:r w:rsidR="00811864">
          <w:rPr>
            <w:noProof/>
            <w:webHidden/>
          </w:rPr>
          <w:fldChar w:fldCharType="end"/>
        </w:r>
      </w:hyperlink>
    </w:p>
    <w:p w14:paraId="4282FC0F" w14:textId="7BB3795A" w:rsidR="00811864" w:rsidRDefault="00A671EE">
      <w:pPr>
        <w:pStyle w:val="TOC3"/>
        <w:rPr>
          <w:noProof/>
        </w:rPr>
      </w:pPr>
      <w:hyperlink w:anchor="_Toc36939041" w:history="1">
        <w:r w:rsidR="00811864" w:rsidRPr="00F42780">
          <w:rPr>
            <w:rStyle w:val="af0"/>
            <w:noProof/>
          </w:rPr>
          <w:t>4.5.1 测试环境</w:t>
        </w:r>
        <w:r w:rsidR="00811864">
          <w:rPr>
            <w:noProof/>
            <w:webHidden/>
          </w:rPr>
          <w:tab/>
        </w:r>
        <w:r w:rsidR="00811864">
          <w:rPr>
            <w:noProof/>
            <w:webHidden/>
          </w:rPr>
          <w:fldChar w:fldCharType="begin"/>
        </w:r>
        <w:r w:rsidR="00811864">
          <w:rPr>
            <w:noProof/>
            <w:webHidden/>
          </w:rPr>
          <w:instrText xml:space="preserve"> PAGEREF _Toc36939041 \h </w:instrText>
        </w:r>
        <w:r w:rsidR="00811864">
          <w:rPr>
            <w:noProof/>
            <w:webHidden/>
          </w:rPr>
        </w:r>
        <w:r w:rsidR="00811864">
          <w:rPr>
            <w:noProof/>
            <w:webHidden/>
          </w:rPr>
          <w:fldChar w:fldCharType="separate"/>
        </w:r>
        <w:r w:rsidR="00A977A9">
          <w:rPr>
            <w:noProof/>
            <w:webHidden/>
          </w:rPr>
          <w:t>56</w:t>
        </w:r>
        <w:r w:rsidR="00811864">
          <w:rPr>
            <w:noProof/>
            <w:webHidden/>
          </w:rPr>
          <w:fldChar w:fldCharType="end"/>
        </w:r>
      </w:hyperlink>
    </w:p>
    <w:p w14:paraId="360C9568" w14:textId="5708F07C" w:rsidR="00811864" w:rsidRDefault="00A671EE">
      <w:pPr>
        <w:pStyle w:val="TOC3"/>
        <w:rPr>
          <w:noProof/>
        </w:rPr>
      </w:pPr>
      <w:hyperlink w:anchor="_Toc36939042" w:history="1">
        <w:r w:rsidR="00811864" w:rsidRPr="00F42780">
          <w:rPr>
            <w:rStyle w:val="af0"/>
            <w:noProof/>
          </w:rPr>
          <w:t>4.5.2 测试设计</w:t>
        </w:r>
        <w:r w:rsidR="00811864">
          <w:rPr>
            <w:noProof/>
            <w:webHidden/>
          </w:rPr>
          <w:tab/>
        </w:r>
        <w:r w:rsidR="00811864">
          <w:rPr>
            <w:noProof/>
            <w:webHidden/>
          </w:rPr>
          <w:fldChar w:fldCharType="begin"/>
        </w:r>
        <w:r w:rsidR="00811864">
          <w:rPr>
            <w:noProof/>
            <w:webHidden/>
          </w:rPr>
          <w:instrText xml:space="preserve"> PAGEREF _Toc36939042 \h </w:instrText>
        </w:r>
        <w:r w:rsidR="00811864">
          <w:rPr>
            <w:noProof/>
            <w:webHidden/>
          </w:rPr>
        </w:r>
        <w:r w:rsidR="00811864">
          <w:rPr>
            <w:noProof/>
            <w:webHidden/>
          </w:rPr>
          <w:fldChar w:fldCharType="separate"/>
        </w:r>
        <w:r w:rsidR="00A977A9">
          <w:rPr>
            <w:noProof/>
            <w:webHidden/>
          </w:rPr>
          <w:t>57</w:t>
        </w:r>
        <w:r w:rsidR="00811864">
          <w:rPr>
            <w:noProof/>
            <w:webHidden/>
          </w:rPr>
          <w:fldChar w:fldCharType="end"/>
        </w:r>
      </w:hyperlink>
    </w:p>
    <w:p w14:paraId="1BCC74F9" w14:textId="3E3837DC" w:rsidR="00811864" w:rsidRDefault="00A671EE">
      <w:pPr>
        <w:pStyle w:val="TOC3"/>
        <w:rPr>
          <w:noProof/>
        </w:rPr>
      </w:pPr>
      <w:hyperlink w:anchor="_Toc36939043" w:history="1">
        <w:r w:rsidR="00811864" w:rsidRPr="00F42780">
          <w:rPr>
            <w:rStyle w:val="af0"/>
            <w:noProof/>
          </w:rPr>
          <w:t>4.5.3 测试结果</w:t>
        </w:r>
        <w:r w:rsidR="00811864">
          <w:rPr>
            <w:noProof/>
            <w:webHidden/>
          </w:rPr>
          <w:tab/>
        </w:r>
        <w:r w:rsidR="00811864">
          <w:rPr>
            <w:noProof/>
            <w:webHidden/>
          </w:rPr>
          <w:fldChar w:fldCharType="begin"/>
        </w:r>
        <w:r w:rsidR="00811864">
          <w:rPr>
            <w:noProof/>
            <w:webHidden/>
          </w:rPr>
          <w:instrText xml:space="preserve"> PAGEREF _Toc36939043 \h </w:instrText>
        </w:r>
        <w:r w:rsidR="00811864">
          <w:rPr>
            <w:noProof/>
            <w:webHidden/>
          </w:rPr>
        </w:r>
        <w:r w:rsidR="00811864">
          <w:rPr>
            <w:noProof/>
            <w:webHidden/>
          </w:rPr>
          <w:fldChar w:fldCharType="separate"/>
        </w:r>
        <w:r w:rsidR="00A977A9">
          <w:rPr>
            <w:noProof/>
            <w:webHidden/>
          </w:rPr>
          <w:t>60</w:t>
        </w:r>
        <w:r w:rsidR="00811864">
          <w:rPr>
            <w:noProof/>
            <w:webHidden/>
          </w:rPr>
          <w:fldChar w:fldCharType="end"/>
        </w:r>
      </w:hyperlink>
    </w:p>
    <w:p w14:paraId="0DB04528" w14:textId="2FCB06AE" w:rsidR="00811864" w:rsidRDefault="00A671EE">
      <w:pPr>
        <w:pStyle w:val="TOC2"/>
        <w:tabs>
          <w:tab w:val="right" w:leader="dot" w:pos="8296"/>
        </w:tabs>
        <w:rPr>
          <w:noProof/>
        </w:rPr>
      </w:pPr>
      <w:hyperlink w:anchor="_Toc36939044" w:history="1">
        <w:r w:rsidR="00811864" w:rsidRPr="00F42780">
          <w:rPr>
            <w:rStyle w:val="af0"/>
            <w:noProof/>
          </w:rPr>
          <w:t>4.6 本章小结</w:t>
        </w:r>
        <w:r w:rsidR="00811864">
          <w:rPr>
            <w:noProof/>
            <w:webHidden/>
          </w:rPr>
          <w:tab/>
        </w:r>
        <w:r w:rsidR="00811864">
          <w:rPr>
            <w:noProof/>
            <w:webHidden/>
          </w:rPr>
          <w:fldChar w:fldCharType="begin"/>
        </w:r>
        <w:r w:rsidR="00811864">
          <w:rPr>
            <w:noProof/>
            <w:webHidden/>
          </w:rPr>
          <w:instrText xml:space="preserve"> PAGEREF _Toc36939044 \h </w:instrText>
        </w:r>
        <w:r w:rsidR="00811864">
          <w:rPr>
            <w:noProof/>
            <w:webHidden/>
          </w:rPr>
        </w:r>
        <w:r w:rsidR="00811864">
          <w:rPr>
            <w:noProof/>
            <w:webHidden/>
          </w:rPr>
          <w:fldChar w:fldCharType="separate"/>
        </w:r>
        <w:r w:rsidR="00A977A9">
          <w:rPr>
            <w:noProof/>
            <w:webHidden/>
          </w:rPr>
          <w:t>60</w:t>
        </w:r>
        <w:r w:rsidR="00811864">
          <w:rPr>
            <w:noProof/>
            <w:webHidden/>
          </w:rPr>
          <w:fldChar w:fldCharType="end"/>
        </w:r>
      </w:hyperlink>
    </w:p>
    <w:p w14:paraId="3E59DB0F" w14:textId="52CBC28B" w:rsidR="00811864" w:rsidRDefault="00A671EE">
      <w:pPr>
        <w:pStyle w:val="TOC1"/>
        <w:tabs>
          <w:tab w:val="right" w:leader="dot" w:pos="8296"/>
        </w:tabs>
        <w:rPr>
          <w:noProof/>
        </w:rPr>
      </w:pPr>
      <w:hyperlink w:anchor="_Toc36939045" w:history="1">
        <w:r w:rsidR="00811864" w:rsidRPr="00F42780">
          <w:rPr>
            <w:rStyle w:val="af0"/>
            <w:noProof/>
          </w:rPr>
          <w:t>第5章 总结与展望</w:t>
        </w:r>
        <w:r w:rsidR="00811864">
          <w:rPr>
            <w:noProof/>
            <w:webHidden/>
          </w:rPr>
          <w:tab/>
        </w:r>
        <w:r w:rsidR="00811864">
          <w:rPr>
            <w:noProof/>
            <w:webHidden/>
          </w:rPr>
          <w:fldChar w:fldCharType="begin"/>
        </w:r>
        <w:r w:rsidR="00811864">
          <w:rPr>
            <w:noProof/>
            <w:webHidden/>
          </w:rPr>
          <w:instrText xml:space="preserve"> PAGEREF _Toc36939045 \h </w:instrText>
        </w:r>
        <w:r w:rsidR="00811864">
          <w:rPr>
            <w:noProof/>
            <w:webHidden/>
          </w:rPr>
        </w:r>
        <w:r w:rsidR="00811864">
          <w:rPr>
            <w:noProof/>
            <w:webHidden/>
          </w:rPr>
          <w:fldChar w:fldCharType="separate"/>
        </w:r>
        <w:r w:rsidR="00A977A9">
          <w:rPr>
            <w:noProof/>
            <w:webHidden/>
          </w:rPr>
          <w:t>61</w:t>
        </w:r>
        <w:r w:rsidR="00811864">
          <w:rPr>
            <w:noProof/>
            <w:webHidden/>
          </w:rPr>
          <w:fldChar w:fldCharType="end"/>
        </w:r>
      </w:hyperlink>
    </w:p>
    <w:p w14:paraId="1835ABE3" w14:textId="68EA06C4" w:rsidR="00811864" w:rsidRDefault="00A671EE">
      <w:pPr>
        <w:pStyle w:val="TOC2"/>
        <w:tabs>
          <w:tab w:val="right" w:leader="dot" w:pos="8296"/>
        </w:tabs>
        <w:rPr>
          <w:noProof/>
        </w:rPr>
      </w:pPr>
      <w:hyperlink w:anchor="_Toc36939046" w:history="1">
        <w:r w:rsidR="00811864" w:rsidRPr="00F42780">
          <w:rPr>
            <w:rStyle w:val="af0"/>
            <w:noProof/>
          </w:rPr>
          <w:t>5.1 总结</w:t>
        </w:r>
        <w:r w:rsidR="00811864">
          <w:rPr>
            <w:noProof/>
            <w:webHidden/>
          </w:rPr>
          <w:tab/>
        </w:r>
        <w:r w:rsidR="00811864">
          <w:rPr>
            <w:noProof/>
            <w:webHidden/>
          </w:rPr>
          <w:fldChar w:fldCharType="begin"/>
        </w:r>
        <w:r w:rsidR="00811864">
          <w:rPr>
            <w:noProof/>
            <w:webHidden/>
          </w:rPr>
          <w:instrText xml:space="preserve"> PAGEREF _Toc36939046 \h </w:instrText>
        </w:r>
        <w:r w:rsidR="00811864">
          <w:rPr>
            <w:noProof/>
            <w:webHidden/>
          </w:rPr>
        </w:r>
        <w:r w:rsidR="00811864">
          <w:rPr>
            <w:noProof/>
            <w:webHidden/>
          </w:rPr>
          <w:fldChar w:fldCharType="separate"/>
        </w:r>
        <w:r w:rsidR="00A977A9">
          <w:rPr>
            <w:noProof/>
            <w:webHidden/>
          </w:rPr>
          <w:t>61</w:t>
        </w:r>
        <w:r w:rsidR="00811864">
          <w:rPr>
            <w:noProof/>
            <w:webHidden/>
          </w:rPr>
          <w:fldChar w:fldCharType="end"/>
        </w:r>
      </w:hyperlink>
    </w:p>
    <w:p w14:paraId="5E0FEA58" w14:textId="0C7447DE" w:rsidR="00811864" w:rsidRDefault="00A671EE">
      <w:pPr>
        <w:pStyle w:val="TOC2"/>
        <w:tabs>
          <w:tab w:val="right" w:leader="dot" w:pos="8296"/>
        </w:tabs>
        <w:rPr>
          <w:noProof/>
        </w:rPr>
      </w:pPr>
      <w:hyperlink w:anchor="_Toc36939047" w:history="1">
        <w:r w:rsidR="00811864" w:rsidRPr="00F42780">
          <w:rPr>
            <w:rStyle w:val="af0"/>
            <w:noProof/>
          </w:rPr>
          <w:t>5.2 工作展望</w:t>
        </w:r>
        <w:r w:rsidR="00811864">
          <w:rPr>
            <w:noProof/>
            <w:webHidden/>
          </w:rPr>
          <w:tab/>
        </w:r>
        <w:r w:rsidR="00811864">
          <w:rPr>
            <w:noProof/>
            <w:webHidden/>
          </w:rPr>
          <w:fldChar w:fldCharType="begin"/>
        </w:r>
        <w:r w:rsidR="00811864">
          <w:rPr>
            <w:noProof/>
            <w:webHidden/>
          </w:rPr>
          <w:instrText xml:space="preserve"> PAGEREF _Toc36939047 \h </w:instrText>
        </w:r>
        <w:r w:rsidR="00811864">
          <w:rPr>
            <w:noProof/>
            <w:webHidden/>
          </w:rPr>
        </w:r>
        <w:r w:rsidR="00811864">
          <w:rPr>
            <w:noProof/>
            <w:webHidden/>
          </w:rPr>
          <w:fldChar w:fldCharType="separate"/>
        </w:r>
        <w:r w:rsidR="00A977A9">
          <w:rPr>
            <w:noProof/>
            <w:webHidden/>
          </w:rPr>
          <w:t>61</w:t>
        </w:r>
        <w:r w:rsidR="00811864">
          <w:rPr>
            <w:noProof/>
            <w:webHidden/>
          </w:rPr>
          <w:fldChar w:fldCharType="end"/>
        </w:r>
      </w:hyperlink>
    </w:p>
    <w:p w14:paraId="239E2BBB" w14:textId="2CA7E91D" w:rsidR="00811864" w:rsidRDefault="00A671EE">
      <w:pPr>
        <w:pStyle w:val="TOC1"/>
        <w:tabs>
          <w:tab w:val="right" w:leader="dot" w:pos="8296"/>
        </w:tabs>
        <w:rPr>
          <w:noProof/>
        </w:rPr>
      </w:pPr>
      <w:hyperlink w:anchor="_Toc36939048" w:history="1">
        <w:r w:rsidR="00811864" w:rsidRPr="00F42780">
          <w:rPr>
            <w:rStyle w:val="af0"/>
            <w:noProof/>
          </w:rPr>
          <w:t>参 考 文 献</w:t>
        </w:r>
        <w:r w:rsidR="00811864">
          <w:rPr>
            <w:noProof/>
            <w:webHidden/>
          </w:rPr>
          <w:tab/>
        </w:r>
        <w:r w:rsidR="00811864">
          <w:rPr>
            <w:noProof/>
            <w:webHidden/>
          </w:rPr>
          <w:fldChar w:fldCharType="begin"/>
        </w:r>
        <w:r w:rsidR="00811864">
          <w:rPr>
            <w:noProof/>
            <w:webHidden/>
          </w:rPr>
          <w:instrText xml:space="preserve"> PAGEREF _Toc36939048 \h </w:instrText>
        </w:r>
        <w:r w:rsidR="00811864">
          <w:rPr>
            <w:noProof/>
            <w:webHidden/>
          </w:rPr>
        </w:r>
        <w:r w:rsidR="00811864">
          <w:rPr>
            <w:noProof/>
            <w:webHidden/>
          </w:rPr>
          <w:fldChar w:fldCharType="separate"/>
        </w:r>
        <w:r w:rsidR="00A977A9">
          <w:rPr>
            <w:noProof/>
            <w:webHidden/>
          </w:rPr>
          <w:t>62</w:t>
        </w:r>
        <w:r w:rsidR="00811864">
          <w:rPr>
            <w:noProof/>
            <w:webHidden/>
          </w:rPr>
          <w:fldChar w:fldCharType="end"/>
        </w:r>
      </w:hyperlink>
    </w:p>
    <w:p w14:paraId="06005EC8" w14:textId="0DA84AC0" w:rsidR="00811864" w:rsidRDefault="00A671EE">
      <w:pPr>
        <w:pStyle w:val="TOC1"/>
        <w:tabs>
          <w:tab w:val="right" w:leader="dot" w:pos="8296"/>
        </w:tabs>
        <w:rPr>
          <w:noProof/>
        </w:rPr>
      </w:pPr>
      <w:hyperlink w:anchor="_Toc36939049" w:history="1">
        <w:r w:rsidR="00811864" w:rsidRPr="00F42780">
          <w:rPr>
            <w:rStyle w:val="af0"/>
            <w:noProof/>
          </w:rPr>
          <w:t>致     谢</w:t>
        </w:r>
        <w:r w:rsidR="00811864">
          <w:rPr>
            <w:noProof/>
            <w:webHidden/>
          </w:rPr>
          <w:tab/>
        </w:r>
        <w:r w:rsidR="00811864">
          <w:rPr>
            <w:noProof/>
            <w:webHidden/>
          </w:rPr>
          <w:fldChar w:fldCharType="begin"/>
        </w:r>
        <w:r w:rsidR="00811864">
          <w:rPr>
            <w:noProof/>
            <w:webHidden/>
          </w:rPr>
          <w:instrText xml:space="preserve"> PAGEREF _Toc36939049 \h </w:instrText>
        </w:r>
        <w:r w:rsidR="00811864">
          <w:rPr>
            <w:noProof/>
            <w:webHidden/>
          </w:rPr>
        </w:r>
        <w:r w:rsidR="00811864">
          <w:rPr>
            <w:noProof/>
            <w:webHidden/>
          </w:rPr>
          <w:fldChar w:fldCharType="separate"/>
        </w:r>
        <w:r w:rsidR="00A977A9">
          <w:rPr>
            <w:noProof/>
            <w:webHidden/>
          </w:rPr>
          <w:t>65</w:t>
        </w:r>
        <w:r w:rsidR="00811864">
          <w:rPr>
            <w:noProof/>
            <w:webHidden/>
          </w:rPr>
          <w:fldChar w:fldCharType="end"/>
        </w:r>
      </w:hyperlink>
    </w:p>
    <w:p w14:paraId="74C55780" w14:textId="5740DAD3" w:rsidR="00BD5503" w:rsidRDefault="00BD5503" w:rsidP="0098345E">
      <w:pPr>
        <w:rPr>
          <w:lang w:val="zh-CN"/>
        </w:rPr>
      </w:pPr>
      <w:r>
        <w:rPr>
          <w:lang w:val="zh-CN"/>
        </w:rPr>
        <w:fldChar w:fldCharType="end"/>
      </w:r>
    </w:p>
    <w:p w14:paraId="51BAD2C5" w14:textId="77777777" w:rsidR="00BD5503" w:rsidRPr="0098345E" w:rsidRDefault="00BD5503" w:rsidP="0098345E">
      <w:pPr>
        <w:rPr>
          <w:lang w:val="zh-CN"/>
        </w:rPr>
      </w:pPr>
    </w:p>
    <w:p w14:paraId="0734A06B" w14:textId="77777777" w:rsidR="00BD5503" w:rsidRDefault="00BD5503" w:rsidP="00B17294">
      <w:pPr>
        <w:pStyle w:val="1"/>
        <w:sectPr w:rsidR="00BD5503" w:rsidSect="00350E2D">
          <w:pgSz w:w="11906" w:h="16838"/>
          <w:pgMar w:top="1440" w:right="1800" w:bottom="1440" w:left="1800" w:header="851" w:footer="992" w:gutter="0"/>
          <w:pgNumType w:fmt="upperRoman"/>
          <w:cols w:space="720"/>
          <w:docGrid w:type="lines" w:linePitch="312"/>
        </w:sectPr>
      </w:pPr>
    </w:p>
    <w:p w14:paraId="08FADBFA" w14:textId="77777777" w:rsidR="00BD5503" w:rsidRPr="00A750CC" w:rsidRDefault="00BD5503" w:rsidP="00B17294">
      <w:pPr>
        <w:pStyle w:val="1"/>
      </w:pPr>
      <w:bookmarkStart w:id="54" w:name="_Toc36938991"/>
      <w:bookmarkStart w:id="55" w:name="_Toc25758703"/>
      <w:bookmarkEnd w:id="53"/>
      <w:r w:rsidRPr="00A750CC">
        <w:rPr>
          <w:rFonts w:hint="eastAsia"/>
        </w:rPr>
        <w:lastRenderedPageBreak/>
        <w:t>图目录</w:t>
      </w:r>
      <w:bookmarkEnd w:id="54"/>
    </w:p>
    <w:p w14:paraId="5F870BA9" w14:textId="64179801" w:rsidR="00BC0E27" w:rsidRDefault="00BD5503">
      <w:pPr>
        <w:pStyle w:val="af9"/>
        <w:tabs>
          <w:tab w:val="right" w:leader="dot" w:pos="8296"/>
        </w:tabs>
        <w:rPr>
          <w:rFonts w:eastAsiaTheme="minorEastAsia"/>
          <w:smallCaps w:val="0"/>
          <w:noProof/>
          <w:sz w:val="21"/>
          <w:szCs w:val="22"/>
        </w:rPr>
      </w:pPr>
      <w:r>
        <w:fldChar w:fldCharType="begin"/>
      </w:r>
      <w:r>
        <w:instrText xml:space="preserve"> TOC \h \z \c "图" </w:instrText>
      </w:r>
      <w:r>
        <w:fldChar w:fldCharType="separate"/>
      </w:r>
      <w:hyperlink w:anchor="_Toc36940595" w:history="1">
        <w:r w:rsidR="00BC0E27" w:rsidRPr="00E47ADF">
          <w:rPr>
            <w:rStyle w:val="af0"/>
            <w:noProof/>
          </w:rPr>
          <w:t>图 1.1  外卖业务履约过程</w:t>
        </w:r>
        <w:r w:rsidR="00BC0E27">
          <w:rPr>
            <w:noProof/>
            <w:webHidden/>
          </w:rPr>
          <w:tab/>
        </w:r>
        <w:r w:rsidR="00BC0E27">
          <w:rPr>
            <w:noProof/>
            <w:webHidden/>
          </w:rPr>
          <w:fldChar w:fldCharType="begin"/>
        </w:r>
        <w:r w:rsidR="00BC0E27">
          <w:rPr>
            <w:noProof/>
            <w:webHidden/>
          </w:rPr>
          <w:instrText xml:space="preserve"> PAGEREF _Toc36940595 \h </w:instrText>
        </w:r>
        <w:r w:rsidR="00BC0E27">
          <w:rPr>
            <w:noProof/>
            <w:webHidden/>
          </w:rPr>
        </w:r>
        <w:r w:rsidR="00BC0E27">
          <w:rPr>
            <w:noProof/>
            <w:webHidden/>
          </w:rPr>
          <w:fldChar w:fldCharType="separate"/>
        </w:r>
        <w:r w:rsidR="00A977A9">
          <w:rPr>
            <w:noProof/>
            <w:webHidden/>
          </w:rPr>
          <w:t>1</w:t>
        </w:r>
        <w:r w:rsidR="00BC0E27">
          <w:rPr>
            <w:noProof/>
            <w:webHidden/>
          </w:rPr>
          <w:fldChar w:fldCharType="end"/>
        </w:r>
      </w:hyperlink>
    </w:p>
    <w:p w14:paraId="5AD72F3B" w14:textId="46B511CC" w:rsidR="00BC0E27" w:rsidRDefault="00A671EE">
      <w:pPr>
        <w:pStyle w:val="af9"/>
        <w:tabs>
          <w:tab w:val="right" w:leader="dot" w:pos="8296"/>
        </w:tabs>
        <w:rPr>
          <w:rFonts w:eastAsiaTheme="minorEastAsia"/>
          <w:smallCaps w:val="0"/>
          <w:noProof/>
          <w:sz w:val="21"/>
          <w:szCs w:val="22"/>
        </w:rPr>
      </w:pPr>
      <w:hyperlink w:anchor="_Toc36940596" w:history="1">
        <w:r w:rsidR="00BC0E27" w:rsidRPr="00E47ADF">
          <w:rPr>
            <w:rStyle w:val="af0"/>
            <w:noProof/>
          </w:rPr>
          <w:t xml:space="preserve">图 2.1  </w:t>
        </w:r>
        <w:r w:rsidR="00BC0E27" w:rsidRPr="00A378BC">
          <w:rPr>
            <w:rStyle w:val="af0"/>
            <w:rFonts w:ascii="Arial" w:hAnsi="Arial"/>
            <w:noProof/>
          </w:rPr>
          <w:t>RabbitMQ</w:t>
        </w:r>
        <w:r w:rsidR="00BC0E27" w:rsidRPr="00E47ADF">
          <w:rPr>
            <w:rStyle w:val="af0"/>
            <w:noProof/>
          </w:rPr>
          <w:t>内部结构图</w:t>
        </w:r>
        <w:r w:rsidR="00BC0E27">
          <w:rPr>
            <w:noProof/>
            <w:webHidden/>
          </w:rPr>
          <w:tab/>
        </w:r>
        <w:r w:rsidR="00BC0E27">
          <w:rPr>
            <w:noProof/>
            <w:webHidden/>
          </w:rPr>
          <w:fldChar w:fldCharType="begin"/>
        </w:r>
        <w:r w:rsidR="00BC0E27">
          <w:rPr>
            <w:noProof/>
            <w:webHidden/>
          </w:rPr>
          <w:instrText xml:space="preserve"> PAGEREF _Toc36940596 \h </w:instrText>
        </w:r>
        <w:r w:rsidR="00BC0E27">
          <w:rPr>
            <w:noProof/>
            <w:webHidden/>
          </w:rPr>
        </w:r>
        <w:r w:rsidR="00BC0E27">
          <w:rPr>
            <w:noProof/>
            <w:webHidden/>
          </w:rPr>
          <w:fldChar w:fldCharType="separate"/>
        </w:r>
        <w:r w:rsidR="00A977A9">
          <w:rPr>
            <w:noProof/>
            <w:webHidden/>
          </w:rPr>
          <w:t>7</w:t>
        </w:r>
        <w:r w:rsidR="00BC0E27">
          <w:rPr>
            <w:noProof/>
            <w:webHidden/>
          </w:rPr>
          <w:fldChar w:fldCharType="end"/>
        </w:r>
      </w:hyperlink>
    </w:p>
    <w:p w14:paraId="0C3BC64D" w14:textId="742B4CF7" w:rsidR="00BC0E27" w:rsidRDefault="00A671EE">
      <w:pPr>
        <w:pStyle w:val="af9"/>
        <w:tabs>
          <w:tab w:val="right" w:leader="dot" w:pos="8296"/>
        </w:tabs>
        <w:rPr>
          <w:rFonts w:eastAsiaTheme="minorEastAsia"/>
          <w:smallCaps w:val="0"/>
          <w:noProof/>
          <w:sz w:val="21"/>
          <w:szCs w:val="22"/>
        </w:rPr>
      </w:pPr>
      <w:hyperlink w:anchor="_Toc36940597" w:history="1">
        <w:r w:rsidR="00BC0E27" w:rsidRPr="00E47ADF">
          <w:rPr>
            <w:rStyle w:val="af0"/>
            <w:noProof/>
          </w:rPr>
          <w:t>图 3.1  系统边界</w:t>
        </w:r>
        <w:r w:rsidR="00BC0E27">
          <w:rPr>
            <w:noProof/>
            <w:webHidden/>
          </w:rPr>
          <w:tab/>
        </w:r>
        <w:r w:rsidR="00BC0E27">
          <w:rPr>
            <w:noProof/>
            <w:webHidden/>
          </w:rPr>
          <w:fldChar w:fldCharType="begin"/>
        </w:r>
        <w:r w:rsidR="00BC0E27">
          <w:rPr>
            <w:noProof/>
            <w:webHidden/>
          </w:rPr>
          <w:instrText xml:space="preserve"> PAGEREF _Toc36940597 \h </w:instrText>
        </w:r>
        <w:r w:rsidR="00BC0E27">
          <w:rPr>
            <w:noProof/>
            <w:webHidden/>
          </w:rPr>
        </w:r>
        <w:r w:rsidR="00BC0E27">
          <w:rPr>
            <w:noProof/>
            <w:webHidden/>
          </w:rPr>
          <w:fldChar w:fldCharType="separate"/>
        </w:r>
        <w:r w:rsidR="00A977A9">
          <w:rPr>
            <w:noProof/>
            <w:webHidden/>
          </w:rPr>
          <w:t>11</w:t>
        </w:r>
        <w:r w:rsidR="00BC0E27">
          <w:rPr>
            <w:noProof/>
            <w:webHidden/>
          </w:rPr>
          <w:fldChar w:fldCharType="end"/>
        </w:r>
      </w:hyperlink>
    </w:p>
    <w:p w14:paraId="6C331F9B" w14:textId="173ED8D5" w:rsidR="00BC0E27" w:rsidRDefault="00A671EE">
      <w:pPr>
        <w:pStyle w:val="af9"/>
        <w:tabs>
          <w:tab w:val="right" w:leader="dot" w:pos="8296"/>
        </w:tabs>
        <w:rPr>
          <w:rFonts w:eastAsiaTheme="minorEastAsia"/>
          <w:smallCaps w:val="0"/>
          <w:noProof/>
          <w:sz w:val="21"/>
          <w:szCs w:val="22"/>
        </w:rPr>
      </w:pPr>
      <w:hyperlink w:anchor="_Toc36940598" w:history="1">
        <w:r w:rsidR="00BC0E27" w:rsidRPr="00E47ADF">
          <w:rPr>
            <w:rStyle w:val="af0"/>
            <w:noProof/>
          </w:rPr>
          <w:t>图 3.2  规则管理用例图</w:t>
        </w:r>
        <w:r w:rsidR="00BC0E27">
          <w:rPr>
            <w:noProof/>
            <w:webHidden/>
          </w:rPr>
          <w:tab/>
        </w:r>
        <w:r w:rsidR="00BC0E27">
          <w:rPr>
            <w:noProof/>
            <w:webHidden/>
          </w:rPr>
          <w:fldChar w:fldCharType="begin"/>
        </w:r>
        <w:r w:rsidR="00BC0E27">
          <w:rPr>
            <w:noProof/>
            <w:webHidden/>
          </w:rPr>
          <w:instrText xml:space="preserve"> PAGEREF _Toc36940598 \h </w:instrText>
        </w:r>
        <w:r w:rsidR="00BC0E27">
          <w:rPr>
            <w:noProof/>
            <w:webHidden/>
          </w:rPr>
        </w:r>
        <w:r w:rsidR="00BC0E27">
          <w:rPr>
            <w:noProof/>
            <w:webHidden/>
          </w:rPr>
          <w:fldChar w:fldCharType="separate"/>
        </w:r>
        <w:r w:rsidR="00A977A9">
          <w:rPr>
            <w:noProof/>
            <w:webHidden/>
          </w:rPr>
          <w:t>13</w:t>
        </w:r>
        <w:r w:rsidR="00BC0E27">
          <w:rPr>
            <w:noProof/>
            <w:webHidden/>
          </w:rPr>
          <w:fldChar w:fldCharType="end"/>
        </w:r>
      </w:hyperlink>
    </w:p>
    <w:p w14:paraId="005080E3" w14:textId="54DFE0FC" w:rsidR="00BC0E27" w:rsidRDefault="00A671EE">
      <w:pPr>
        <w:pStyle w:val="af9"/>
        <w:tabs>
          <w:tab w:val="right" w:leader="dot" w:pos="8296"/>
        </w:tabs>
        <w:rPr>
          <w:rFonts w:eastAsiaTheme="minorEastAsia"/>
          <w:smallCaps w:val="0"/>
          <w:noProof/>
          <w:sz w:val="21"/>
          <w:szCs w:val="22"/>
        </w:rPr>
      </w:pPr>
      <w:hyperlink w:anchor="_Toc36940599" w:history="1">
        <w:r w:rsidR="00BC0E27" w:rsidRPr="00E47ADF">
          <w:rPr>
            <w:rStyle w:val="af0"/>
            <w:noProof/>
          </w:rPr>
          <w:t>图 3.3  规则预处理用例图</w:t>
        </w:r>
        <w:r w:rsidR="00BC0E27">
          <w:rPr>
            <w:noProof/>
            <w:webHidden/>
          </w:rPr>
          <w:tab/>
        </w:r>
        <w:r w:rsidR="00BC0E27">
          <w:rPr>
            <w:noProof/>
            <w:webHidden/>
          </w:rPr>
          <w:fldChar w:fldCharType="begin"/>
        </w:r>
        <w:r w:rsidR="00BC0E27">
          <w:rPr>
            <w:noProof/>
            <w:webHidden/>
          </w:rPr>
          <w:instrText xml:space="preserve"> PAGEREF _Toc36940599 \h </w:instrText>
        </w:r>
        <w:r w:rsidR="00BC0E27">
          <w:rPr>
            <w:noProof/>
            <w:webHidden/>
          </w:rPr>
        </w:r>
        <w:r w:rsidR="00BC0E27">
          <w:rPr>
            <w:noProof/>
            <w:webHidden/>
          </w:rPr>
          <w:fldChar w:fldCharType="separate"/>
        </w:r>
        <w:r w:rsidR="00A977A9">
          <w:rPr>
            <w:noProof/>
            <w:webHidden/>
          </w:rPr>
          <w:t>15</w:t>
        </w:r>
        <w:r w:rsidR="00BC0E27">
          <w:rPr>
            <w:noProof/>
            <w:webHidden/>
          </w:rPr>
          <w:fldChar w:fldCharType="end"/>
        </w:r>
      </w:hyperlink>
    </w:p>
    <w:p w14:paraId="2B6D3672" w14:textId="78553157" w:rsidR="00BC0E27" w:rsidRDefault="00A671EE">
      <w:pPr>
        <w:pStyle w:val="af9"/>
        <w:tabs>
          <w:tab w:val="right" w:leader="dot" w:pos="8296"/>
        </w:tabs>
        <w:rPr>
          <w:rFonts w:eastAsiaTheme="minorEastAsia"/>
          <w:smallCaps w:val="0"/>
          <w:noProof/>
          <w:sz w:val="21"/>
          <w:szCs w:val="22"/>
        </w:rPr>
      </w:pPr>
      <w:hyperlink w:anchor="_Toc36940600" w:history="1">
        <w:r w:rsidR="00BC0E27" w:rsidRPr="00E47ADF">
          <w:rPr>
            <w:rStyle w:val="af0"/>
            <w:noProof/>
          </w:rPr>
          <w:t>图 3.4  审核流程用例图</w:t>
        </w:r>
        <w:r w:rsidR="00BC0E27">
          <w:rPr>
            <w:noProof/>
            <w:webHidden/>
          </w:rPr>
          <w:tab/>
        </w:r>
        <w:r w:rsidR="00BC0E27">
          <w:rPr>
            <w:noProof/>
            <w:webHidden/>
          </w:rPr>
          <w:fldChar w:fldCharType="begin"/>
        </w:r>
        <w:r w:rsidR="00BC0E27">
          <w:rPr>
            <w:noProof/>
            <w:webHidden/>
          </w:rPr>
          <w:instrText xml:space="preserve"> PAGEREF _Toc36940600 \h </w:instrText>
        </w:r>
        <w:r w:rsidR="00BC0E27">
          <w:rPr>
            <w:noProof/>
            <w:webHidden/>
          </w:rPr>
        </w:r>
        <w:r w:rsidR="00BC0E27">
          <w:rPr>
            <w:noProof/>
            <w:webHidden/>
          </w:rPr>
          <w:fldChar w:fldCharType="separate"/>
        </w:r>
        <w:r w:rsidR="00A977A9">
          <w:rPr>
            <w:noProof/>
            <w:webHidden/>
          </w:rPr>
          <w:t>17</w:t>
        </w:r>
        <w:r w:rsidR="00BC0E27">
          <w:rPr>
            <w:noProof/>
            <w:webHidden/>
          </w:rPr>
          <w:fldChar w:fldCharType="end"/>
        </w:r>
      </w:hyperlink>
    </w:p>
    <w:p w14:paraId="17CE6CD0" w14:textId="041B08F8" w:rsidR="00BC0E27" w:rsidRDefault="00A671EE">
      <w:pPr>
        <w:pStyle w:val="af9"/>
        <w:tabs>
          <w:tab w:val="right" w:leader="dot" w:pos="8296"/>
        </w:tabs>
        <w:rPr>
          <w:rFonts w:eastAsiaTheme="minorEastAsia"/>
          <w:smallCaps w:val="0"/>
          <w:noProof/>
          <w:sz w:val="21"/>
          <w:szCs w:val="22"/>
        </w:rPr>
      </w:pPr>
      <w:hyperlink w:anchor="_Toc36940601" w:history="1">
        <w:r w:rsidR="00BC0E27" w:rsidRPr="00E47ADF">
          <w:rPr>
            <w:rStyle w:val="af0"/>
            <w:noProof/>
          </w:rPr>
          <w:t xml:space="preserve">图 3.5  </w:t>
        </w:r>
        <w:r w:rsidR="00BC0E27" w:rsidRPr="00E47ADF">
          <w:rPr>
            <w:rStyle w:val="af0"/>
            <w:rFonts w:ascii="宋体" w:hAnsi="宋体"/>
            <w:noProof/>
          </w:rPr>
          <w:t>审核权转移流程图</w:t>
        </w:r>
        <w:r w:rsidR="00BC0E27">
          <w:rPr>
            <w:noProof/>
            <w:webHidden/>
          </w:rPr>
          <w:tab/>
        </w:r>
        <w:r w:rsidR="00BC0E27">
          <w:rPr>
            <w:noProof/>
            <w:webHidden/>
          </w:rPr>
          <w:fldChar w:fldCharType="begin"/>
        </w:r>
        <w:r w:rsidR="00BC0E27">
          <w:rPr>
            <w:noProof/>
            <w:webHidden/>
          </w:rPr>
          <w:instrText xml:space="preserve"> PAGEREF _Toc36940601 \h </w:instrText>
        </w:r>
        <w:r w:rsidR="00BC0E27">
          <w:rPr>
            <w:noProof/>
            <w:webHidden/>
          </w:rPr>
        </w:r>
        <w:r w:rsidR="00BC0E27">
          <w:rPr>
            <w:noProof/>
            <w:webHidden/>
          </w:rPr>
          <w:fldChar w:fldCharType="separate"/>
        </w:r>
        <w:r w:rsidR="00A977A9">
          <w:rPr>
            <w:noProof/>
            <w:webHidden/>
          </w:rPr>
          <w:t>18</w:t>
        </w:r>
        <w:r w:rsidR="00BC0E27">
          <w:rPr>
            <w:noProof/>
            <w:webHidden/>
          </w:rPr>
          <w:fldChar w:fldCharType="end"/>
        </w:r>
      </w:hyperlink>
    </w:p>
    <w:p w14:paraId="65312EAB" w14:textId="47B4446F" w:rsidR="00BC0E27" w:rsidRDefault="00A671EE">
      <w:pPr>
        <w:pStyle w:val="af9"/>
        <w:tabs>
          <w:tab w:val="right" w:leader="dot" w:pos="8296"/>
        </w:tabs>
        <w:rPr>
          <w:rFonts w:eastAsiaTheme="minorEastAsia"/>
          <w:smallCaps w:val="0"/>
          <w:noProof/>
          <w:sz w:val="21"/>
          <w:szCs w:val="22"/>
        </w:rPr>
      </w:pPr>
      <w:hyperlink w:anchor="_Toc36940602" w:history="1">
        <w:r w:rsidR="00BC0E27" w:rsidRPr="00E47ADF">
          <w:rPr>
            <w:rStyle w:val="af0"/>
            <w:noProof/>
          </w:rPr>
          <w:t>图 3.6  业务处理用例图</w:t>
        </w:r>
        <w:r w:rsidR="00BC0E27">
          <w:rPr>
            <w:noProof/>
            <w:webHidden/>
          </w:rPr>
          <w:tab/>
        </w:r>
        <w:r w:rsidR="00BC0E27">
          <w:rPr>
            <w:noProof/>
            <w:webHidden/>
          </w:rPr>
          <w:fldChar w:fldCharType="begin"/>
        </w:r>
        <w:r w:rsidR="00BC0E27">
          <w:rPr>
            <w:noProof/>
            <w:webHidden/>
          </w:rPr>
          <w:instrText xml:space="preserve"> PAGEREF _Toc36940602 \h </w:instrText>
        </w:r>
        <w:r w:rsidR="00BC0E27">
          <w:rPr>
            <w:noProof/>
            <w:webHidden/>
          </w:rPr>
        </w:r>
        <w:r w:rsidR="00BC0E27">
          <w:rPr>
            <w:noProof/>
            <w:webHidden/>
          </w:rPr>
          <w:fldChar w:fldCharType="separate"/>
        </w:r>
        <w:r w:rsidR="00A977A9">
          <w:rPr>
            <w:noProof/>
            <w:webHidden/>
          </w:rPr>
          <w:t>20</w:t>
        </w:r>
        <w:r w:rsidR="00BC0E27">
          <w:rPr>
            <w:noProof/>
            <w:webHidden/>
          </w:rPr>
          <w:fldChar w:fldCharType="end"/>
        </w:r>
      </w:hyperlink>
    </w:p>
    <w:p w14:paraId="2AD83E6C" w14:textId="6C55806A" w:rsidR="00BC0E27" w:rsidRDefault="00A671EE">
      <w:pPr>
        <w:pStyle w:val="af9"/>
        <w:tabs>
          <w:tab w:val="right" w:leader="dot" w:pos="8296"/>
        </w:tabs>
        <w:rPr>
          <w:rFonts w:eastAsiaTheme="minorEastAsia"/>
          <w:smallCaps w:val="0"/>
          <w:noProof/>
          <w:sz w:val="21"/>
          <w:szCs w:val="22"/>
        </w:rPr>
      </w:pPr>
      <w:hyperlink w:anchor="_Toc36940603" w:history="1">
        <w:r w:rsidR="00BC0E27" w:rsidRPr="00E47ADF">
          <w:rPr>
            <w:rStyle w:val="af0"/>
            <w:noProof/>
          </w:rPr>
          <w:t>图 3.7  规则判定流程图</w:t>
        </w:r>
        <w:r w:rsidR="00BC0E27">
          <w:rPr>
            <w:noProof/>
            <w:webHidden/>
          </w:rPr>
          <w:tab/>
        </w:r>
        <w:r w:rsidR="00BC0E27">
          <w:rPr>
            <w:noProof/>
            <w:webHidden/>
          </w:rPr>
          <w:fldChar w:fldCharType="begin"/>
        </w:r>
        <w:r w:rsidR="00BC0E27">
          <w:rPr>
            <w:noProof/>
            <w:webHidden/>
          </w:rPr>
          <w:instrText xml:space="preserve"> PAGEREF _Toc36940603 \h </w:instrText>
        </w:r>
        <w:r w:rsidR="00BC0E27">
          <w:rPr>
            <w:noProof/>
            <w:webHidden/>
          </w:rPr>
        </w:r>
        <w:r w:rsidR="00BC0E27">
          <w:rPr>
            <w:noProof/>
            <w:webHidden/>
          </w:rPr>
          <w:fldChar w:fldCharType="separate"/>
        </w:r>
        <w:r w:rsidR="00A977A9">
          <w:rPr>
            <w:noProof/>
            <w:webHidden/>
          </w:rPr>
          <w:t>21</w:t>
        </w:r>
        <w:r w:rsidR="00BC0E27">
          <w:rPr>
            <w:noProof/>
            <w:webHidden/>
          </w:rPr>
          <w:fldChar w:fldCharType="end"/>
        </w:r>
      </w:hyperlink>
    </w:p>
    <w:p w14:paraId="44DF8914" w14:textId="22B0734A" w:rsidR="00BC0E27" w:rsidRDefault="00A671EE">
      <w:pPr>
        <w:pStyle w:val="af9"/>
        <w:tabs>
          <w:tab w:val="right" w:leader="dot" w:pos="8296"/>
        </w:tabs>
        <w:rPr>
          <w:rFonts w:eastAsiaTheme="minorEastAsia"/>
          <w:smallCaps w:val="0"/>
          <w:noProof/>
          <w:sz w:val="21"/>
          <w:szCs w:val="22"/>
        </w:rPr>
      </w:pPr>
      <w:hyperlink w:anchor="_Toc36940604" w:history="1">
        <w:r w:rsidR="00BC0E27" w:rsidRPr="00E47ADF">
          <w:rPr>
            <w:rStyle w:val="af0"/>
            <w:noProof/>
          </w:rPr>
          <w:t>图 3.8  系统架构图</w:t>
        </w:r>
        <w:r w:rsidR="00BC0E27">
          <w:rPr>
            <w:noProof/>
            <w:webHidden/>
          </w:rPr>
          <w:tab/>
        </w:r>
        <w:r w:rsidR="00BC0E27">
          <w:rPr>
            <w:noProof/>
            <w:webHidden/>
          </w:rPr>
          <w:fldChar w:fldCharType="begin"/>
        </w:r>
        <w:r w:rsidR="00BC0E27">
          <w:rPr>
            <w:noProof/>
            <w:webHidden/>
          </w:rPr>
          <w:instrText xml:space="preserve"> PAGEREF _Toc36940604 \h </w:instrText>
        </w:r>
        <w:r w:rsidR="00BC0E27">
          <w:rPr>
            <w:noProof/>
            <w:webHidden/>
          </w:rPr>
        </w:r>
        <w:r w:rsidR="00BC0E27">
          <w:rPr>
            <w:noProof/>
            <w:webHidden/>
          </w:rPr>
          <w:fldChar w:fldCharType="separate"/>
        </w:r>
        <w:r w:rsidR="00A977A9">
          <w:rPr>
            <w:noProof/>
            <w:webHidden/>
          </w:rPr>
          <w:t>29</w:t>
        </w:r>
        <w:r w:rsidR="00BC0E27">
          <w:rPr>
            <w:noProof/>
            <w:webHidden/>
          </w:rPr>
          <w:fldChar w:fldCharType="end"/>
        </w:r>
      </w:hyperlink>
    </w:p>
    <w:p w14:paraId="4E9AA7EB" w14:textId="5C0CA35D" w:rsidR="00BC0E27" w:rsidRDefault="00A671EE">
      <w:pPr>
        <w:pStyle w:val="af9"/>
        <w:tabs>
          <w:tab w:val="right" w:leader="dot" w:pos="8296"/>
        </w:tabs>
        <w:rPr>
          <w:rFonts w:eastAsiaTheme="minorEastAsia"/>
          <w:smallCaps w:val="0"/>
          <w:noProof/>
          <w:sz w:val="21"/>
          <w:szCs w:val="22"/>
        </w:rPr>
      </w:pPr>
      <w:hyperlink w:anchor="_Toc36940605" w:history="1">
        <w:r w:rsidR="00BC0E27" w:rsidRPr="00E47ADF">
          <w:rPr>
            <w:rStyle w:val="af0"/>
            <w:noProof/>
          </w:rPr>
          <w:t>图 3.9  系统功能模块图</w:t>
        </w:r>
        <w:r w:rsidR="00BC0E27">
          <w:rPr>
            <w:noProof/>
            <w:webHidden/>
          </w:rPr>
          <w:tab/>
        </w:r>
        <w:r w:rsidR="00BC0E27">
          <w:rPr>
            <w:noProof/>
            <w:webHidden/>
          </w:rPr>
          <w:fldChar w:fldCharType="begin"/>
        </w:r>
        <w:r w:rsidR="00BC0E27">
          <w:rPr>
            <w:noProof/>
            <w:webHidden/>
          </w:rPr>
          <w:instrText xml:space="preserve"> PAGEREF _Toc36940605 \h </w:instrText>
        </w:r>
        <w:r w:rsidR="00BC0E27">
          <w:rPr>
            <w:noProof/>
            <w:webHidden/>
          </w:rPr>
        </w:r>
        <w:r w:rsidR="00BC0E27">
          <w:rPr>
            <w:noProof/>
            <w:webHidden/>
          </w:rPr>
          <w:fldChar w:fldCharType="separate"/>
        </w:r>
        <w:r w:rsidR="00A977A9">
          <w:rPr>
            <w:noProof/>
            <w:webHidden/>
          </w:rPr>
          <w:t>30</w:t>
        </w:r>
        <w:r w:rsidR="00BC0E27">
          <w:rPr>
            <w:noProof/>
            <w:webHidden/>
          </w:rPr>
          <w:fldChar w:fldCharType="end"/>
        </w:r>
      </w:hyperlink>
    </w:p>
    <w:p w14:paraId="1E28D28B" w14:textId="244773CB" w:rsidR="00BC0E27" w:rsidRDefault="00A671EE">
      <w:pPr>
        <w:pStyle w:val="af9"/>
        <w:tabs>
          <w:tab w:val="right" w:leader="dot" w:pos="8296"/>
        </w:tabs>
        <w:rPr>
          <w:rFonts w:eastAsiaTheme="minorEastAsia"/>
          <w:smallCaps w:val="0"/>
          <w:noProof/>
          <w:sz w:val="21"/>
          <w:szCs w:val="22"/>
        </w:rPr>
      </w:pPr>
      <w:hyperlink w:anchor="_Toc36940606" w:history="1">
        <w:r w:rsidR="00BC0E27" w:rsidRPr="00E47ADF">
          <w:rPr>
            <w:rStyle w:val="af0"/>
            <w:noProof/>
          </w:rPr>
          <w:t>图 3.10  部署设计</w:t>
        </w:r>
        <w:r w:rsidR="00BC0E27">
          <w:rPr>
            <w:noProof/>
            <w:webHidden/>
          </w:rPr>
          <w:tab/>
        </w:r>
        <w:r w:rsidR="00BC0E27">
          <w:rPr>
            <w:noProof/>
            <w:webHidden/>
          </w:rPr>
          <w:fldChar w:fldCharType="begin"/>
        </w:r>
        <w:r w:rsidR="00BC0E27">
          <w:rPr>
            <w:noProof/>
            <w:webHidden/>
          </w:rPr>
          <w:instrText xml:space="preserve"> PAGEREF _Toc36940606 \h </w:instrText>
        </w:r>
        <w:r w:rsidR="00BC0E27">
          <w:rPr>
            <w:noProof/>
            <w:webHidden/>
          </w:rPr>
        </w:r>
        <w:r w:rsidR="00BC0E27">
          <w:rPr>
            <w:noProof/>
            <w:webHidden/>
          </w:rPr>
          <w:fldChar w:fldCharType="separate"/>
        </w:r>
        <w:r w:rsidR="00A977A9">
          <w:rPr>
            <w:noProof/>
            <w:webHidden/>
          </w:rPr>
          <w:t>31</w:t>
        </w:r>
        <w:r w:rsidR="00BC0E27">
          <w:rPr>
            <w:noProof/>
            <w:webHidden/>
          </w:rPr>
          <w:fldChar w:fldCharType="end"/>
        </w:r>
      </w:hyperlink>
    </w:p>
    <w:p w14:paraId="1F21CEC1" w14:textId="3CF1D56F" w:rsidR="00BC0E27" w:rsidRDefault="00A671EE">
      <w:pPr>
        <w:pStyle w:val="af9"/>
        <w:tabs>
          <w:tab w:val="right" w:leader="dot" w:pos="8296"/>
        </w:tabs>
        <w:rPr>
          <w:rFonts w:eastAsiaTheme="minorEastAsia"/>
          <w:smallCaps w:val="0"/>
          <w:noProof/>
          <w:sz w:val="21"/>
          <w:szCs w:val="22"/>
        </w:rPr>
      </w:pPr>
      <w:hyperlink w:anchor="_Toc36940607" w:history="1">
        <w:r w:rsidR="00BC0E27" w:rsidRPr="00E47ADF">
          <w:rPr>
            <w:rStyle w:val="af0"/>
            <w:noProof/>
          </w:rPr>
          <w:t>图 3.11  实体关系图</w:t>
        </w:r>
        <w:r w:rsidR="00BC0E27">
          <w:rPr>
            <w:noProof/>
            <w:webHidden/>
          </w:rPr>
          <w:tab/>
        </w:r>
        <w:r w:rsidR="00BC0E27">
          <w:rPr>
            <w:noProof/>
            <w:webHidden/>
          </w:rPr>
          <w:fldChar w:fldCharType="begin"/>
        </w:r>
        <w:r w:rsidR="00BC0E27">
          <w:rPr>
            <w:noProof/>
            <w:webHidden/>
          </w:rPr>
          <w:instrText xml:space="preserve"> PAGEREF _Toc36940607 \h </w:instrText>
        </w:r>
        <w:r w:rsidR="00BC0E27">
          <w:rPr>
            <w:noProof/>
            <w:webHidden/>
          </w:rPr>
        </w:r>
        <w:r w:rsidR="00BC0E27">
          <w:rPr>
            <w:noProof/>
            <w:webHidden/>
          </w:rPr>
          <w:fldChar w:fldCharType="separate"/>
        </w:r>
        <w:r w:rsidR="00A977A9">
          <w:rPr>
            <w:noProof/>
            <w:webHidden/>
          </w:rPr>
          <w:t>33</w:t>
        </w:r>
        <w:r w:rsidR="00BC0E27">
          <w:rPr>
            <w:noProof/>
            <w:webHidden/>
          </w:rPr>
          <w:fldChar w:fldCharType="end"/>
        </w:r>
      </w:hyperlink>
    </w:p>
    <w:p w14:paraId="6F0574B0" w14:textId="3B05BBCB" w:rsidR="00BC0E27" w:rsidRDefault="00A671EE">
      <w:pPr>
        <w:pStyle w:val="af9"/>
        <w:tabs>
          <w:tab w:val="right" w:leader="dot" w:pos="8296"/>
        </w:tabs>
        <w:rPr>
          <w:rFonts w:eastAsiaTheme="minorEastAsia"/>
          <w:smallCaps w:val="0"/>
          <w:noProof/>
          <w:sz w:val="21"/>
          <w:szCs w:val="22"/>
        </w:rPr>
      </w:pPr>
      <w:hyperlink w:anchor="_Toc36940608" w:history="1">
        <w:r w:rsidR="00BC0E27" w:rsidRPr="00E47ADF">
          <w:rPr>
            <w:rStyle w:val="af0"/>
            <w:noProof/>
          </w:rPr>
          <w:t>图 4.1  规则管理类图</w:t>
        </w:r>
        <w:r w:rsidR="00BC0E27">
          <w:rPr>
            <w:noProof/>
            <w:webHidden/>
          </w:rPr>
          <w:tab/>
        </w:r>
        <w:r w:rsidR="00BC0E27">
          <w:rPr>
            <w:noProof/>
            <w:webHidden/>
          </w:rPr>
          <w:fldChar w:fldCharType="begin"/>
        </w:r>
        <w:r w:rsidR="00BC0E27">
          <w:rPr>
            <w:noProof/>
            <w:webHidden/>
          </w:rPr>
          <w:instrText xml:space="preserve"> PAGEREF _Toc36940608 \h </w:instrText>
        </w:r>
        <w:r w:rsidR="00BC0E27">
          <w:rPr>
            <w:noProof/>
            <w:webHidden/>
          </w:rPr>
        </w:r>
        <w:r w:rsidR="00BC0E27">
          <w:rPr>
            <w:noProof/>
            <w:webHidden/>
          </w:rPr>
          <w:fldChar w:fldCharType="separate"/>
        </w:r>
        <w:r w:rsidR="00A977A9">
          <w:rPr>
            <w:noProof/>
            <w:webHidden/>
          </w:rPr>
          <w:t>37</w:t>
        </w:r>
        <w:r w:rsidR="00BC0E27">
          <w:rPr>
            <w:noProof/>
            <w:webHidden/>
          </w:rPr>
          <w:fldChar w:fldCharType="end"/>
        </w:r>
      </w:hyperlink>
    </w:p>
    <w:p w14:paraId="3F5A7514" w14:textId="6561524A" w:rsidR="00BC0E27" w:rsidRDefault="00A671EE">
      <w:pPr>
        <w:pStyle w:val="af9"/>
        <w:tabs>
          <w:tab w:val="right" w:leader="dot" w:pos="8296"/>
        </w:tabs>
        <w:rPr>
          <w:rFonts w:eastAsiaTheme="minorEastAsia"/>
          <w:smallCaps w:val="0"/>
          <w:noProof/>
          <w:sz w:val="21"/>
          <w:szCs w:val="22"/>
        </w:rPr>
      </w:pPr>
      <w:hyperlink w:anchor="_Toc36940609" w:history="1">
        <w:r w:rsidR="00BC0E27" w:rsidRPr="00E47ADF">
          <w:rPr>
            <w:rStyle w:val="af0"/>
            <w:noProof/>
          </w:rPr>
          <w:t>图 4.2  规则操作时序图</w:t>
        </w:r>
        <w:r w:rsidR="00BC0E27">
          <w:rPr>
            <w:noProof/>
            <w:webHidden/>
          </w:rPr>
          <w:tab/>
        </w:r>
        <w:r w:rsidR="00BC0E27">
          <w:rPr>
            <w:noProof/>
            <w:webHidden/>
          </w:rPr>
          <w:fldChar w:fldCharType="begin"/>
        </w:r>
        <w:r w:rsidR="00BC0E27">
          <w:rPr>
            <w:noProof/>
            <w:webHidden/>
          </w:rPr>
          <w:instrText xml:space="preserve"> PAGEREF _Toc36940609 \h </w:instrText>
        </w:r>
        <w:r w:rsidR="00BC0E27">
          <w:rPr>
            <w:noProof/>
            <w:webHidden/>
          </w:rPr>
        </w:r>
        <w:r w:rsidR="00BC0E27">
          <w:rPr>
            <w:noProof/>
            <w:webHidden/>
          </w:rPr>
          <w:fldChar w:fldCharType="separate"/>
        </w:r>
        <w:r w:rsidR="00A977A9">
          <w:rPr>
            <w:noProof/>
            <w:webHidden/>
          </w:rPr>
          <w:t>38</w:t>
        </w:r>
        <w:r w:rsidR="00BC0E27">
          <w:rPr>
            <w:noProof/>
            <w:webHidden/>
          </w:rPr>
          <w:fldChar w:fldCharType="end"/>
        </w:r>
      </w:hyperlink>
    </w:p>
    <w:p w14:paraId="0C4A64E6" w14:textId="11A92816" w:rsidR="00BC0E27" w:rsidRDefault="00A671EE">
      <w:pPr>
        <w:pStyle w:val="af9"/>
        <w:tabs>
          <w:tab w:val="right" w:leader="dot" w:pos="8296"/>
        </w:tabs>
        <w:rPr>
          <w:rFonts w:eastAsiaTheme="minorEastAsia"/>
          <w:smallCaps w:val="0"/>
          <w:noProof/>
          <w:sz w:val="21"/>
          <w:szCs w:val="22"/>
        </w:rPr>
      </w:pPr>
      <w:hyperlink w:anchor="_Toc36940610" w:history="1">
        <w:r w:rsidR="00BC0E27" w:rsidRPr="00E47ADF">
          <w:rPr>
            <w:rStyle w:val="af0"/>
            <w:noProof/>
          </w:rPr>
          <w:t>图 4.3  新增规则实现</w:t>
        </w:r>
        <w:r w:rsidR="00BC0E27">
          <w:rPr>
            <w:noProof/>
            <w:webHidden/>
          </w:rPr>
          <w:tab/>
        </w:r>
        <w:r w:rsidR="00BC0E27">
          <w:rPr>
            <w:noProof/>
            <w:webHidden/>
          </w:rPr>
          <w:fldChar w:fldCharType="begin"/>
        </w:r>
        <w:r w:rsidR="00BC0E27">
          <w:rPr>
            <w:noProof/>
            <w:webHidden/>
          </w:rPr>
          <w:instrText xml:space="preserve"> PAGEREF _Toc36940610 \h </w:instrText>
        </w:r>
        <w:r w:rsidR="00BC0E27">
          <w:rPr>
            <w:noProof/>
            <w:webHidden/>
          </w:rPr>
        </w:r>
        <w:r w:rsidR="00BC0E27">
          <w:rPr>
            <w:noProof/>
            <w:webHidden/>
          </w:rPr>
          <w:fldChar w:fldCharType="separate"/>
        </w:r>
        <w:r w:rsidR="00A977A9">
          <w:rPr>
            <w:noProof/>
            <w:webHidden/>
          </w:rPr>
          <w:t>39</w:t>
        </w:r>
        <w:r w:rsidR="00BC0E27">
          <w:rPr>
            <w:noProof/>
            <w:webHidden/>
          </w:rPr>
          <w:fldChar w:fldCharType="end"/>
        </w:r>
      </w:hyperlink>
    </w:p>
    <w:p w14:paraId="1D0D7CDC" w14:textId="35C05BBB" w:rsidR="00BC0E27" w:rsidRDefault="00A671EE">
      <w:pPr>
        <w:pStyle w:val="af9"/>
        <w:tabs>
          <w:tab w:val="right" w:leader="dot" w:pos="8296"/>
        </w:tabs>
        <w:rPr>
          <w:rFonts w:eastAsiaTheme="minorEastAsia"/>
          <w:smallCaps w:val="0"/>
          <w:noProof/>
          <w:sz w:val="21"/>
          <w:szCs w:val="22"/>
        </w:rPr>
      </w:pPr>
      <w:hyperlink w:anchor="_Toc36940611" w:history="1">
        <w:r w:rsidR="00BC0E27" w:rsidRPr="00E47ADF">
          <w:rPr>
            <w:rStyle w:val="af0"/>
            <w:noProof/>
          </w:rPr>
          <w:t>图 4.4  规则配置详情页面</w:t>
        </w:r>
        <w:r w:rsidR="00BC0E27">
          <w:rPr>
            <w:noProof/>
            <w:webHidden/>
          </w:rPr>
          <w:tab/>
        </w:r>
        <w:r w:rsidR="00BC0E27">
          <w:rPr>
            <w:noProof/>
            <w:webHidden/>
          </w:rPr>
          <w:fldChar w:fldCharType="begin"/>
        </w:r>
        <w:r w:rsidR="00BC0E27">
          <w:rPr>
            <w:noProof/>
            <w:webHidden/>
          </w:rPr>
          <w:instrText xml:space="preserve"> PAGEREF _Toc36940611 \h </w:instrText>
        </w:r>
        <w:r w:rsidR="00BC0E27">
          <w:rPr>
            <w:noProof/>
            <w:webHidden/>
          </w:rPr>
        </w:r>
        <w:r w:rsidR="00BC0E27">
          <w:rPr>
            <w:noProof/>
            <w:webHidden/>
          </w:rPr>
          <w:fldChar w:fldCharType="separate"/>
        </w:r>
        <w:r w:rsidR="00A977A9">
          <w:rPr>
            <w:noProof/>
            <w:webHidden/>
          </w:rPr>
          <w:t>39</w:t>
        </w:r>
        <w:r w:rsidR="00BC0E27">
          <w:rPr>
            <w:noProof/>
            <w:webHidden/>
          </w:rPr>
          <w:fldChar w:fldCharType="end"/>
        </w:r>
      </w:hyperlink>
    </w:p>
    <w:p w14:paraId="297BCB55" w14:textId="473D1F7A" w:rsidR="00BC0E27" w:rsidRDefault="00A671EE">
      <w:pPr>
        <w:pStyle w:val="af9"/>
        <w:tabs>
          <w:tab w:val="right" w:leader="dot" w:pos="8296"/>
        </w:tabs>
        <w:rPr>
          <w:rFonts w:eastAsiaTheme="minorEastAsia"/>
          <w:smallCaps w:val="0"/>
          <w:noProof/>
          <w:sz w:val="21"/>
          <w:szCs w:val="22"/>
        </w:rPr>
      </w:pPr>
      <w:hyperlink w:anchor="_Toc36940612" w:history="1">
        <w:r w:rsidR="00BC0E27" w:rsidRPr="00E47ADF">
          <w:rPr>
            <w:rStyle w:val="af0"/>
            <w:noProof/>
          </w:rPr>
          <w:t>图 4.5  日志查询功能实现</w:t>
        </w:r>
        <w:r w:rsidR="00BC0E27">
          <w:rPr>
            <w:noProof/>
            <w:webHidden/>
          </w:rPr>
          <w:tab/>
        </w:r>
        <w:r w:rsidR="00BC0E27">
          <w:rPr>
            <w:noProof/>
            <w:webHidden/>
          </w:rPr>
          <w:fldChar w:fldCharType="begin"/>
        </w:r>
        <w:r w:rsidR="00BC0E27">
          <w:rPr>
            <w:noProof/>
            <w:webHidden/>
          </w:rPr>
          <w:instrText xml:space="preserve"> PAGEREF _Toc36940612 \h </w:instrText>
        </w:r>
        <w:r w:rsidR="00BC0E27">
          <w:rPr>
            <w:noProof/>
            <w:webHidden/>
          </w:rPr>
        </w:r>
        <w:r w:rsidR="00BC0E27">
          <w:rPr>
            <w:noProof/>
            <w:webHidden/>
          </w:rPr>
          <w:fldChar w:fldCharType="separate"/>
        </w:r>
        <w:r w:rsidR="00A977A9">
          <w:rPr>
            <w:noProof/>
            <w:webHidden/>
          </w:rPr>
          <w:t>40</w:t>
        </w:r>
        <w:r w:rsidR="00BC0E27">
          <w:rPr>
            <w:noProof/>
            <w:webHidden/>
          </w:rPr>
          <w:fldChar w:fldCharType="end"/>
        </w:r>
      </w:hyperlink>
    </w:p>
    <w:p w14:paraId="0D343354" w14:textId="76D3D9CD" w:rsidR="00BC0E27" w:rsidRDefault="00A671EE">
      <w:pPr>
        <w:pStyle w:val="af9"/>
        <w:tabs>
          <w:tab w:val="right" w:leader="dot" w:pos="8296"/>
        </w:tabs>
        <w:rPr>
          <w:rFonts w:eastAsiaTheme="minorEastAsia"/>
          <w:smallCaps w:val="0"/>
          <w:noProof/>
          <w:sz w:val="21"/>
          <w:szCs w:val="22"/>
        </w:rPr>
      </w:pPr>
      <w:hyperlink w:anchor="_Toc36940613" w:history="1">
        <w:r w:rsidR="00BC0E27" w:rsidRPr="00E47ADF">
          <w:rPr>
            <w:rStyle w:val="af0"/>
            <w:noProof/>
          </w:rPr>
          <w:t>图 4.6  规则过期告警功能实现</w:t>
        </w:r>
        <w:r w:rsidR="00BC0E27">
          <w:rPr>
            <w:noProof/>
            <w:webHidden/>
          </w:rPr>
          <w:tab/>
        </w:r>
        <w:r w:rsidR="00BC0E27">
          <w:rPr>
            <w:noProof/>
            <w:webHidden/>
          </w:rPr>
          <w:fldChar w:fldCharType="begin"/>
        </w:r>
        <w:r w:rsidR="00BC0E27">
          <w:rPr>
            <w:noProof/>
            <w:webHidden/>
          </w:rPr>
          <w:instrText xml:space="preserve"> PAGEREF _Toc36940613 \h </w:instrText>
        </w:r>
        <w:r w:rsidR="00BC0E27">
          <w:rPr>
            <w:noProof/>
            <w:webHidden/>
          </w:rPr>
        </w:r>
        <w:r w:rsidR="00BC0E27">
          <w:rPr>
            <w:noProof/>
            <w:webHidden/>
          </w:rPr>
          <w:fldChar w:fldCharType="separate"/>
        </w:r>
        <w:r w:rsidR="00A977A9">
          <w:rPr>
            <w:noProof/>
            <w:webHidden/>
          </w:rPr>
          <w:t>40</w:t>
        </w:r>
        <w:r w:rsidR="00BC0E27">
          <w:rPr>
            <w:noProof/>
            <w:webHidden/>
          </w:rPr>
          <w:fldChar w:fldCharType="end"/>
        </w:r>
      </w:hyperlink>
    </w:p>
    <w:p w14:paraId="26A1E0E1" w14:textId="51728332" w:rsidR="00BC0E27" w:rsidRDefault="00A671EE">
      <w:pPr>
        <w:pStyle w:val="af9"/>
        <w:tabs>
          <w:tab w:val="right" w:leader="dot" w:pos="8296"/>
        </w:tabs>
        <w:rPr>
          <w:rFonts w:eastAsiaTheme="minorEastAsia"/>
          <w:smallCaps w:val="0"/>
          <w:noProof/>
          <w:sz w:val="21"/>
          <w:szCs w:val="22"/>
        </w:rPr>
      </w:pPr>
      <w:hyperlink w:anchor="_Toc36940614" w:history="1">
        <w:r w:rsidR="00BC0E27" w:rsidRPr="00E47ADF">
          <w:rPr>
            <w:rStyle w:val="af0"/>
            <w:noProof/>
          </w:rPr>
          <w:t>图 4.7  规则执行表达式</w:t>
        </w:r>
        <w:r w:rsidR="00BC0E27">
          <w:rPr>
            <w:noProof/>
            <w:webHidden/>
          </w:rPr>
          <w:tab/>
        </w:r>
        <w:r w:rsidR="00BC0E27">
          <w:rPr>
            <w:noProof/>
            <w:webHidden/>
          </w:rPr>
          <w:fldChar w:fldCharType="begin"/>
        </w:r>
        <w:r w:rsidR="00BC0E27">
          <w:rPr>
            <w:noProof/>
            <w:webHidden/>
          </w:rPr>
          <w:instrText xml:space="preserve"> PAGEREF _Toc36940614 \h </w:instrText>
        </w:r>
        <w:r w:rsidR="00BC0E27">
          <w:rPr>
            <w:noProof/>
            <w:webHidden/>
          </w:rPr>
        </w:r>
        <w:r w:rsidR="00BC0E27">
          <w:rPr>
            <w:noProof/>
            <w:webHidden/>
          </w:rPr>
          <w:fldChar w:fldCharType="separate"/>
        </w:r>
        <w:r w:rsidR="00A977A9">
          <w:rPr>
            <w:noProof/>
            <w:webHidden/>
          </w:rPr>
          <w:t>41</w:t>
        </w:r>
        <w:r w:rsidR="00BC0E27">
          <w:rPr>
            <w:noProof/>
            <w:webHidden/>
          </w:rPr>
          <w:fldChar w:fldCharType="end"/>
        </w:r>
      </w:hyperlink>
    </w:p>
    <w:p w14:paraId="2B3CD688" w14:textId="14F447C2" w:rsidR="00BC0E27" w:rsidRDefault="00A671EE">
      <w:pPr>
        <w:pStyle w:val="af9"/>
        <w:tabs>
          <w:tab w:val="right" w:leader="dot" w:pos="8296"/>
        </w:tabs>
        <w:rPr>
          <w:rFonts w:eastAsiaTheme="minorEastAsia"/>
          <w:smallCaps w:val="0"/>
          <w:noProof/>
          <w:sz w:val="21"/>
          <w:szCs w:val="22"/>
        </w:rPr>
      </w:pPr>
      <w:hyperlink w:anchor="_Toc36940615" w:history="1">
        <w:r w:rsidR="00BC0E27" w:rsidRPr="00E47ADF">
          <w:rPr>
            <w:rStyle w:val="af0"/>
            <w:noProof/>
          </w:rPr>
          <w:t>图 4.8  规则解析树概括</w:t>
        </w:r>
        <w:r w:rsidR="00BC0E27">
          <w:rPr>
            <w:noProof/>
            <w:webHidden/>
          </w:rPr>
          <w:tab/>
        </w:r>
        <w:r w:rsidR="00BC0E27">
          <w:rPr>
            <w:noProof/>
            <w:webHidden/>
          </w:rPr>
          <w:fldChar w:fldCharType="begin"/>
        </w:r>
        <w:r w:rsidR="00BC0E27">
          <w:rPr>
            <w:noProof/>
            <w:webHidden/>
          </w:rPr>
          <w:instrText xml:space="preserve"> PAGEREF _Toc36940615 \h </w:instrText>
        </w:r>
        <w:r w:rsidR="00BC0E27">
          <w:rPr>
            <w:noProof/>
            <w:webHidden/>
          </w:rPr>
        </w:r>
        <w:r w:rsidR="00BC0E27">
          <w:rPr>
            <w:noProof/>
            <w:webHidden/>
          </w:rPr>
          <w:fldChar w:fldCharType="separate"/>
        </w:r>
        <w:r w:rsidR="00A977A9">
          <w:rPr>
            <w:noProof/>
            <w:webHidden/>
          </w:rPr>
          <w:t>41</w:t>
        </w:r>
        <w:r w:rsidR="00BC0E27">
          <w:rPr>
            <w:noProof/>
            <w:webHidden/>
          </w:rPr>
          <w:fldChar w:fldCharType="end"/>
        </w:r>
      </w:hyperlink>
    </w:p>
    <w:p w14:paraId="57FEDB1F" w14:textId="44B111F4" w:rsidR="00BC0E27" w:rsidRDefault="00A671EE">
      <w:pPr>
        <w:pStyle w:val="af9"/>
        <w:tabs>
          <w:tab w:val="right" w:leader="dot" w:pos="8296"/>
        </w:tabs>
        <w:rPr>
          <w:rFonts w:eastAsiaTheme="minorEastAsia"/>
          <w:smallCaps w:val="0"/>
          <w:noProof/>
          <w:sz w:val="21"/>
          <w:szCs w:val="22"/>
        </w:rPr>
      </w:pPr>
      <w:hyperlink w:anchor="_Toc36940616" w:history="1">
        <w:r w:rsidR="00BC0E27" w:rsidRPr="00E47ADF">
          <w:rPr>
            <w:rStyle w:val="af0"/>
            <w:noProof/>
          </w:rPr>
          <w:t xml:space="preserve">图 4.9  </w:t>
        </w:r>
        <w:r w:rsidR="00BC0E27" w:rsidRPr="00A378BC">
          <w:rPr>
            <w:rStyle w:val="af0"/>
            <w:rFonts w:ascii="Arial" w:hAnsi="Arial"/>
            <w:noProof/>
          </w:rPr>
          <w:t>predictDeliverTimeCondition</w:t>
        </w:r>
        <w:r w:rsidR="00BC0E27" w:rsidRPr="00E47ADF">
          <w:rPr>
            <w:rStyle w:val="af0"/>
            <w:noProof/>
          </w:rPr>
          <w:t>节点</w:t>
        </w:r>
        <w:r w:rsidR="00BC0E27">
          <w:rPr>
            <w:noProof/>
            <w:webHidden/>
          </w:rPr>
          <w:tab/>
        </w:r>
        <w:r w:rsidR="00BC0E27">
          <w:rPr>
            <w:noProof/>
            <w:webHidden/>
          </w:rPr>
          <w:fldChar w:fldCharType="begin"/>
        </w:r>
        <w:r w:rsidR="00BC0E27">
          <w:rPr>
            <w:noProof/>
            <w:webHidden/>
          </w:rPr>
          <w:instrText xml:space="preserve"> PAGEREF _Toc36940616 \h </w:instrText>
        </w:r>
        <w:r w:rsidR="00BC0E27">
          <w:rPr>
            <w:noProof/>
            <w:webHidden/>
          </w:rPr>
        </w:r>
        <w:r w:rsidR="00BC0E27">
          <w:rPr>
            <w:noProof/>
            <w:webHidden/>
          </w:rPr>
          <w:fldChar w:fldCharType="separate"/>
        </w:r>
        <w:r w:rsidR="00A977A9">
          <w:rPr>
            <w:noProof/>
            <w:webHidden/>
          </w:rPr>
          <w:t>42</w:t>
        </w:r>
        <w:r w:rsidR="00BC0E27">
          <w:rPr>
            <w:noProof/>
            <w:webHidden/>
          </w:rPr>
          <w:fldChar w:fldCharType="end"/>
        </w:r>
      </w:hyperlink>
    </w:p>
    <w:p w14:paraId="67292B8C" w14:textId="104D1F3C" w:rsidR="00BC0E27" w:rsidRDefault="00A671EE">
      <w:pPr>
        <w:pStyle w:val="af9"/>
        <w:tabs>
          <w:tab w:val="right" w:leader="dot" w:pos="8296"/>
        </w:tabs>
        <w:rPr>
          <w:rFonts w:eastAsiaTheme="minorEastAsia"/>
          <w:smallCaps w:val="0"/>
          <w:noProof/>
          <w:sz w:val="21"/>
          <w:szCs w:val="22"/>
        </w:rPr>
      </w:pPr>
      <w:hyperlink w:anchor="_Toc36940617" w:history="1">
        <w:r w:rsidR="00BC0E27" w:rsidRPr="00E47ADF">
          <w:rPr>
            <w:rStyle w:val="af0"/>
            <w:noProof/>
          </w:rPr>
          <w:t>图 4.10  规则预处理类图</w:t>
        </w:r>
        <w:r w:rsidR="00BC0E27">
          <w:rPr>
            <w:noProof/>
            <w:webHidden/>
          </w:rPr>
          <w:tab/>
        </w:r>
        <w:r w:rsidR="00BC0E27">
          <w:rPr>
            <w:noProof/>
            <w:webHidden/>
          </w:rPr>
          <w:fldChar w:fldCharType="begin"/>
        </w:r>
        <w:r w:rsidR="00BC0E27">
          <w:rPr>
            <w:noProof/>
            <w:webHidden/>
          </w:rPr>
          <w:instrText xml:space="preserve"> PAGEREF _Toc36940617 \h </w:instrText>
        </w:r>
        <w:r w:rsidR="00BC0E27">
          <w:rPr>
            <w:noProof/>
            <w:webHidden/>
          </w:rPr>
        </w:r>
        <w:r w:rsidR="00BC0E27">
          <w:rPr>
            <w:noProof/>
            <w:webHidden/>
          </w:rPr>
          <w:fldChar w:fldCharType="separate"/>
        </w:r>
        <w:r w:rsidR="00A977A9">
          <w:rPr>
            <w:noProof/>
            <w:webHidden/>
          </w:rPr>
          <w:t>43</w:t>
        </w:r>
        <w:r w:rsidR="00BC0E27">
          <w:rPr>
            <w:noProof/>
            <w:webHidden/>
          </w:rPr>
          <w:fldChar w:fldCharType="end"/>
        </w:r>
      </w:hyperlink>
    </w:p>
    <w:p w14:paraId="31787A4B" w14:textId="67CF0BC3" w:rsidR="00BC0E27" w:rsidRDefault="00A671EE">
      <w:pPr>
        <w:pStyle w:val="af9"/>
        <w:tabs>
          <w:tab w:val="right" w:leader="dot" w:pos="8296"/>
        </w:tabs>
        <w:rPr>
          <w:rFonts w:eastAsiaTheme="minorEastAsia"/>
          <w:smallCaps w:val="0"/>
          <w:noProof/>
          <w:sz w:val="21"/>
          <w:szCs w:val="22"/>
        </w:rPr>
      </w:pPr>
      <w:hyperlink w:anchor="_Toc36940618" w:history="1">
        <w:r w:rsidR="00BC0E27" w:rsidRPr="00E47ADF">
          <w:rPr>
            <w:rStyle w:val="af0"/>
            <w:noProof/>
          </w:rPr>
          <w:t>图 4.11  检查规则实现图</w:t>
        </w:r>
        <w:r w:rsidR="00BC0E27">
          <w:rPr>
            <w:noProof/>
            <w:webHidden/>
          </w:rPr>
          <w:tab/>
        </w:r>
        <w:r w:rsidR="00BC0E27">
          <w:rPr>
            <w:noProof/>
            <w:webHidden/>
          </w:rPr>
          <w:fldChar w:fldCharType="begin"/>
        </w:r>
        <w:r w:rsidR="00BC0E27">
          <w:rPr>
            <w:noProof/>
            <w:webHidden/>
          </w:rPr>
          <w:instrText xml:space="preserve"> PAGEREF _Toc36940618 \h </w:instrText>
        </w:r>
        <w:r w:rsidR="00BC0E27">
          <w:rPr>
            <w:noProof/>
            <w:webHidden/>
          </w:rPr>
        </w:r>
        <w:r w:rsidR="00BC0E27">
          <w:rPr>
            <w:noProof/>
            <w:webHidden/>
          </w:rPr>
          <w:fldChar w:fldCharType="separate"/>
        </w:r>
        <w:r w:rsidR="00A977A9">
          <w:rPr>
            <w:noProof/>
            <w:webHidden/>
          </w:rPr>
          <w:t>44</w:t>
        </w:r>
        <w:r w:rsidR="00BC0E27">
          <w:rPr>
            <w:noProof/>
            <w:webHidden/>
          </w:rPr>
          <w:fldChar w:fldCharType="end"/>
        </w:r>
      </w:hyperlink>
    </w:p>
    <w:p w14:paraId="75F86051" w14:textId="7F4CEC93" w:rsidR="00BC0E27" w:rsidRDefault="00A671EE">
      <w:pPr>
        <w:pStyle w:val="af9"/>
        <w:tabs>
          <w:tab w:val="right" w:leader="dot" w:pos="8296"/>
        </w:tabs>
        <w:rPr>
          <w:rFonts w:eastAsiaTheme="minorEastAsia"/>
          <w:smallCaps w:val="0"/>
          <w:noProof/>
          <w:sz w:val="21"/>
          <w:szCs w:val="22"/>
        </w:rPr>
      </w:pPr>
      <w:hyperlink w:anchor="_Toc36940619" w:history="1">
        <w:r w:rsidR="00BC0E27" w:rsidRPr="00E47ADF">
          <w:rPr>
            <w:rStyle w:val="af0"/>
            <w:noProof/>
          </w:rPr>
          <w:t>图 4.12  构建生效范围实现图</w:t>
        </w:r>
        <w:r w:rsidR="00BC0E27">
          <w:rPr>
            <w:noProof/>
            <w:webHidden/>
          </w:rPr>
          <w:tab/>
        </w:r>
        <w:r w:rsidR="00BC0E27">
          <w:rPr>
            <w:noProof/>
            <w:webHidden/>
          </w:rPr>
          <w:fldChar w:fldCharType="begin"/>
        </w:r>
        <w:r w:rsidR="00BC0E27">
          <w:rPr>
            <w:noProof/>
            <w:webHidden/>
          </w:rPr>
          <w:instrText xml:space="preserve"> PAGEREF _Toc36940619 \h </w:instrText>
        </w:r>
        <w:r w:rsidR="00BC0E27">
          <w:rPr>
            <w:noProof/>
            <w:webHidden/>
          </w:rPr>
        </w:r>
        <w:r w:rsidR="00BC0E27">
          <w:rPr>
            <w:noProof/>
            <w:webHidden/>
          </w:rPr>
          <w:fldChar w:fldCharType="separate"/>
        </w:r>
        <w:r w:rsidR="00A977A9">
          <w:rPr>
            <w:noProof/>
            <w:webHidden/>
          </w:rPr>
          <w:t>45</w:t>
        </w:r>
        <w:r w:rsidR="00BC0E27">
          <w:rPr>
            <w:noProof/>
            <w:webHidden/>
          </w:rPr>
          <w:fldChar w:fldCharType="end"/>
        </w:r>
      </w:hyperlink>
    </w:p>
    <w:p w14:paraId="5493F1CB" w14:textId="6321EBC9" w:rsidR="00BC0E27" w:rsidRDefault="00A671EE">
      <w:pPr>
        <w:pStyle w:val="af9"/>
        <w:tabs>
          <w:tab w:val="right" w:leader="dot" w:pos="8296"/>
        </w:tabs>
        <w:rPr>
          <w:rFonts w:eastAsiaTheme="minorEastAsia"/>
          <w:smallCaps w:val="0"/>
          <w:noProof/>
          <w:sz w:val="21"/>
          <w:szCs w:val="22"/>
        </w:rPr>
      </w:pPr>
      <w:hyperlink w:anchor="_Toc36940620" w:history="1">
        <w:r w:rsidR="00BC0E27" w:rsidRPr="00E47ADF">
          <w:rPr>
            <w:rStyle w:val="af0"/>
            <w:noProof/>
          </w:rPr>
          <w:t>图 4.13  构建</w:t>
        </w:r>
        <w:r w:rsidR="00BC0E27" w:rsidRPr="00A378BC">
          <w:rPr>
            <w:rStyle w:val="af0"/>
            <w:rFonts w:ascii="Arial" w:hAnsi="Arial"/>
            <w:noProof/>
          </w:rPr>
          <w:t>Action</w:t>
        </w:r>
        <w:r w:rsidR="00BC0E27" w:rsidRPr="00E47ADF">
          <w:rPr>
            <w:rStyle w:val="af0"/>
            <w:noProof/>
          </w:rPr>
          <w:t>功能实现图</w:t>
        </w:r>
        <w:r w:rsidR="00BC0E27">
          <w:rPr>
            <w:noProof/>
            <w:webHidden/>
          </w:rPr>
          <w:tab/>
        </w:r>
        <w:r w:rsidR="00BC0E27">
          <w:rPr>
            <w:noProof/>
            <w:webHidden/>
          </w:rPr>
          <w:fldChar w:fldCharType="begin"/>
        </w:r>
        <w:r w:rsidR="00BC0E27">
          <w:rPr>
            <w:noProof/>
            <w:webHidden/>
          </w:rPr>
          <w:instrText xml:space="preserve"> PAGEREF _Toc36940620 \h </w:instrText>
        </w:r>
        <w:r w:rsidR="00BC0E27">
          <w:rPr>
            <w:noProof/>
            <w:webHidden/>
          </w:rPr>
        </w:r>
        <w:r w:rsidR="00BC0E27">
          <w:rPr>
            <w:noProof/>
            <w:webHidden/>
          </w:rPr>
          <w:fldChar w:fldCharType="separate"/>
        </w:r>
        <w:r w:rsidR="00A977A9">
          <w:rPr>
            <w:noProof/>
            <w:webHidden/>
          </w:rPr>
          <w:t>46</w:t>
        </w:r>
        <w:r w:rsidR="00BC0E27">
          <w:rPr>
            <w:noProof/>
            <w:webHidden/>
          </w:rPr>
          <w:fldChar w:fldCharType="end"/>
        </w:r>
      </w:hyperlink>
    </w:p>
    <w:p w14:paraId="4AAFE804" w14:textId="00034850" w:rsidR="00BC0E27" w:rsidRDefault="00A671EE">
      <w:pPr>
        <w:pStyle w:val="af9"/>
        <w:tabs>
          <w:tab w:val="right" w:leader="dot" w:pos="8296"/>
        </w:tabs>
        <w:rPr>
          <w:rFonts w:eastAsiaTheme="minorEastAsia"/>
          <w:smallCaps w:val="0"/>
          <w:noProof/>
          <w:sz w:val="21"/>
          <w:szCs w:val="22"/>
        </w:rPr>
      </w:pPr>
      <w:hyperlink w:anchor="_Toc36940621" w:history="1">
        <w:r w:rsidR="00BC0E27" w:rsidRPr="00E47ADF">
          <w:rPr>
            <w:rStyle w:val="af0"/>
            <w:noProof/>
          </w:rPr>
          <w:t>图 4.14  审核流模块类图</w:t>
        </w:r>
        <w:r w:rsidR="00BC0E27">
          <w:rPr>
            <w:noProof/>
            <w:webHidden/>
          </w:rPr>
          <w:tab/>
        </w:r>
        <w:r w:rsidR="00BC0E27">
          <w:rPr>
            <w:noProof/>
            <w:webHidden/>
          </w:rPr>
          <w:fldChar w:fldCharType="begin"/>
        </w:r>
        <w:r w:rsidR="00BC0E27">
          <w:rPr>
            <w:noProof/>
            <w:webHidden/>
          </w:rPr>
          <w:instrText xml:space="preserve"> PAGEREF _Toc36940621 \h </w:instrText>
        </w:r>
        <w:r w:rsidR="00BC0E27">
          <w:rPr>
            <w:noProof/>
            <w:webHidden/>
          </w:rPr>
        </w:r>
        <w:r w:rsidR="00BC0E27">
          <w:rPr>
            <w:noProof/>
            <w:webHidden/>
          </w:rPr>
          <w:fldChar w:fldCharType="separate"/>
        </w:r>
        <w:r w:rsidR="00A977A9">
          <w:rPr>
            <w:noProof/>
            <w:webHidden/>
          </w:rPr>
          <w:t>47</w:t>
        </w:r>
        <w:r w:rsidR="00BC0E27">
          <w:rPr>
            <w:noProof/>
            <w:webHidden/>
          </w:rPr>
          <w:fldChar w:fldCharType="end"/>
        </w:r>
      </w:hyperlink>
    </w:p>
    <w:p w14:paraId="5964B12D" w14:textId="4D4CAE70" w:rsidR="00BC0E27" w:rsidRDefault="00A671EE">
      <w:pPr>
        <w:pStyle w:val="af9"/>
        <w:tabs>
          <w:tab w:val="right" w:leader="dot" w:pos="8296"/>
        </w:tabs>
        <w:rPr>
          <w:rFonts w:eastAsiaTheme="minorEastAsia"/>
          <w:smallCaps w:val="0"/>
          <w:noProof/>
          <w:sz w:val="21"/>
          <w:szCs w:val="22"/>
        </w:rPr>
      </w:pPr>
      <w:hyperlink w:anchor="_Toc36940622" w:history="1">
        <w:r w:rsidR="00BC0E27" w:rsidRPr="00E47ADF">
          <w:rPr>
            <w:rStyle w:val="af0"/>
            <w:noProof/>
          </w:rPr>
          <w:t>图 4.15  审核流操作时序图</w:t>
        </w:r>
        <w:r w:rsidR="00BC0E27">
          <w:rPr>
            <w:noProof/>
            <w:webHidden/>
          </w:rPr>
          <w:tab/>
        </w:r>
        <w:r w:rsidR="00BC0E27">
          <w:rPr>
            <w:noProof/>
            <w:webHidden/>
          </w:rPr>
          <w:fldChar w:fldCharType="begin"/>
        </w:r>
        <w:r w:rsidR="00BC0E27">
          <w:rPr>
            <w:noProof/>
            <w:webHidden/>
          </w:rPr>
          <w:instrText xml:space="preserve"> PAGEREF _Toc36940622 \h </w:instrText>
        </w:r>
        <w:r w:rsidR="00BC0E27">
          <w:rPr>
            <w:noProof/>
            <w:webHidden/>
          </w:rPr>
        </w:r>
        <w:r w:rsidR="00BC0E27">
          <w:rPr>
            <w:noProof/>
            <w:webHidden/>
          </w:rPr>
          <w:fldChar w:fldCharType="separate"/>
        </w:r>
        <w:r w:rsidR="00A977A9">
          <w:rPr>
            <w:noProof/>
            <w:webHidden/>
          </w:rPr>
          <w:t>48</w:t>
        </w:r>
        <w:r w:rsidR="00BC0E27">
          <w:rPr>
            <w:noProof/>
            <w:webHidden/>
          </w:rPr>
          <w:fldChar w:fldCharType="end"/>
        </w:r>
      </w:hyperlink>
    </w:p>
    <w:p w14:paraId="06EDEF61" w14:textId="42BBAD05" w:rsidR="00BC0E27" w:rsidRDefault="00A671EE">
      <w:pPr>
        <w:pStyle w:val="af9"/>
        <w:tabs>
          <w:tab w:val="right" w:leader="dot" w:pos="8296"/>
        </w:tabs>
        <w:rPr>
          <w:rFonts w:eastAsiaTheme="minorEastAsia"/>
          <w:smallCaps w:val="0"/>
          <w:noProof/>
          <w:sz w:val="21"/>
          <w:szCs w:val="22"/>
        </w:rPr>
      </w:pPr>
      <w:hyperlink w:anchor="_Toc36940623" w:history="1">
        <w:r w:rsidR="00BC0E27" w:rsidRPr="00E47ADF">
          <w:rPr>
            <w:rStyle w:val="af0"/>
            <w:noProof/>
          </w:rPr>
          <w:t>图 4.16  审核流操作功能实现图</w:t>
        </w:r>
        <w:r w:rsidR="00BC0E27">
          <w:rPr>
            <w:noProof/>
            <w:webHidden/>
          </w:rPr>
          <w:tab/>
        </w:r>
        <w:r w:rsidR="00BC0E27">
          <w:rPr>
            <w:noProof/>
            <w:webHidden/>
          </w:rPr>
          <w:fldChar w:fldCharType="begin"/>
        </w:r>
        <w:r w:rsidR="00BC0E27">
          <w:rPr>
            <w:noProof/>
            <w:webHidden/>
          </w:rPr>
          <w:instrText xml:space="preserve"> PAGEREF _Toc36940623 \h </w:instrText>
        </w:r>
        <w:r w:rsidR="00BC0E27">
          <w:rPr>
            <w:noProof/>
            <w:webHidden/>
          </w:rPr>
        </w:r>
        <w:r w:rsidR="00BC0E27">
          <w:rPr>
            <w:noProof/>
            <w:webHidden/>
          </w:rPr>
          <w:fldChar w:fldCharType="separate"/>
        </w:r>
        <w:r w:rsidR="00A977A9">
          <w:rPr>
            <w:noProof/>
            <w:webHidden/>
          </w:rPr>
          <w:t>49</w:t>
        </w:r>
        <w:r w:rsidR="00BC0E27">
          <w:rPr>
            <w:noProof/>
            <w:webHidden/>
          </w:rPr>
          <w:fldChar w:fldCharType="end"/>
        </w:r>
      </w:hyperlink>
    </w:p>
    <w:p w14:paraId="71052285" w14:textId="31CF0137" w:rsidR="00BC0E27" w:rsidRDefault="00A671EE">
      <w:pPr>
        <w:pStyle w:val="af9"/>
        <w:tabs>
          <w:tab w:val="right" w:leader="dot" w:pos="8296"/>
        </w:tabs>
        <w:rPr>
          <w:rFonts w:eastAsiaTheme="minorEastAsia"/>
          <w:smallCaps w:val="0"/>
          <w:noProof/>
          <w:sz w:val="21"/>
          <w:szCs w:val="22"/>
        </w:rPr>
      </w:pPr>
      <w:hyperlink w:anchor="_Toc36940624" w:history="1">
        <w:r w:rsidR="00BC0E27" w:rsidRPr="00E47ADF">
          <w:rPr>
            <w:rStyle w:val="af0"/>
            <w:noProof/>
          </w:rPr>
          <w:t>图 4.17  审核流操作界面</w:t>
        </w:r>
        <w:r w:rsidR="00BC0E27">
          <w:rPr>
            <w:noProof/>
            <w:webHidden/>
          </w:rPr>
          <w:tab/>
        </w:r>
        <w:r w:rsidR="00BC0E27">
          <w:rPr>
            <w:noProof/>
            <w:webHidden/>
          </w:rPr>
          <w:fldChar w:fldCharType="begin"/>
        </w:r>
        <w:r w:rsidR="00BC0E27">
          <w:rPr>
            <w:noProof/>
            <w:webHidden/>
          </w:rPr>
          <w:instrText xml:space="preserve"> PAGEREF _Toc36940624 \h </w:instrText>
        </w:r>
        <w:r w:rsidR="00BC0E27">
          <w:rPr>
            <w:noProof/>
            <w:webHidden/>
          </w:rPr>
        </w:r>
        <w:r w:rsidR="00BC0E27">
          <w:rPr>
            <w:noProof/>
            <w:webHidden/>
          </w:rPr>
          <w:fldChar w:fldCharType="separate"/>
        </w:r>
        <w:r w:rsidR="00A977A9">
          <w:rPr>
            <w:noProof/>
            <w:webHidden/>
          </w:rPr>
          <w:t>49</w:t>
        </w:r>
        <w:r w:rsidR="00BC0E27">
          <w:rPr>
            <w:noProof/>
            <w:webHidden/>
          </w:rPr>
          <w:fldChar w:fldCharType="end"/>
        </w:r>
      </w:hyperlink>
    </w:p>
    <w:p w14:paraId="6D0A30B0" w14:textId="796A64C6" w:rsidR="00BC0E27" w:rsidRDefault="00A671EE">
      <w:pPr>
        <w:pStyle w:val="af9"/>
        <w:tabs>
          <w:tab w:val="right" w:leader="dot" w:pos="8296"/>
        </w:tabs>
        <w:rPr>
          <w:rFonts w:eastAsiaTheme="minorEastAsia"/>
          <w:smallCaps w:val="0"/>
          <w:noProof/>
          <w:sz w:val="21"/>
          <w:szCs w:val="22"/>
        </w:rPr>
      </w:pPr>
      <w:hyperlink w:anchor="_Toc36940625" w:history="1">
        <w:r w:rsidR="00BC0E27" w:rsidRPr="00E47ADF">
          <w:rPr>
            <w:rStyle w:val="af0"/>
            <w:noProof/>
          </w:rPr>
          <w:t>图 4.18  审核权转移时序图</w:t>
        </w:r>
        <w:r w:rsidR="00BC0E27">
          <w:rPr>
            <w:noProof/>
            <w:webHidden/>
          </w:rPr>
          <w:tab/>
        </w:r>
        <w:r w:rsidR="00BC0E27">
          <w:rPr>
            <w:noProof/>
            <w:webHidden/>
          </w:rPr>
          <w:fldChar w:fldCharType="begin"/>
        </w:r>
        <w:r w:rsidR="00BC0E27">
          <w:rPr>
            <w:noProof/>
            <w:webHidden/>
          </w:rPr>
          <w:instrText xml:space="preserve"> PAGEREF _Toc36940625 \h </w:instrText>
        </w:r>
        <w:r w:rsidR="00BC0E27">
          <w:rPr>
            <w:noProof/>
            <w:webHidden/>
          </w:rPr>
        </w:r>
        <w:r w:rsidR="00BC0E27">
          <w:rPr>
            <w:noProof/>
            <w:webHidden/>
          </w:rPr>
          <w:fldChar w:fldCharType="separate"/>
        </w:r>
        <w:r w:rsidR="00A977A9">
          <w:rPr>
            <w:noProof/>
            <w:webHidden/>
          </w:rPr>
          <w:t>50</w:t>
        </w:r>
        <w:r w:rsidR="00BC0E27">
          <w:rPr>
            <w:noProof/>
            <w:webHidden/>
          </w:rPr>
          <w:fldChar w:fldCharType="end"/>
        </w:r>
      </w:hyperlink>
    </w:p>
    <w:p w14:paraId="3AFAD130" w14:textId="1A87256B" w:rsidR="00BC0E27" w:rsidRDefault="00A671EE">
      <w:pPr>
        <w:pStyle w:val="af9"/>
        <w:tabs>
          <w:tab w:val="right" w:leader="dot" w:pos="8296"/>
        </w:tabs>
        <w:rPr>
          <w:rFonts w:eastAsiaTheme="minorEastAsia"/>
          <w:smallCaps w:val="0"/>
          <w:noProof/>
          <w:sz w:val="21"/>
          <w:szCs w:val="22"/>
        </w:rPr>
      </w:pPr>
      <w:hyperlink w:anchor="_Toc36940626" w:history="1">
        <w:r w:rsidR="00BC0E27" w:rsidRPr="00E47ADF">
          <w:rPr>
            <w:rStyle w:val="af0"/>
            <w:noProof/>
          </w:rPr>
          <w:t>图 4.19  审核流操作实现</w:t>
        </w:r>
        <w:r w:rsidR="00BC0E27">
          <w:rPr>
            <w:noProof/>
            <w:webHidden/>
          </w:rPr>
          <w:tab/>
        </w:r>
        <w:r w:rsidR="00BC0E27">
          <w:rPr>
            <w:noProof/>
            <w:webHidden/>
          </w:rPr>
          <w:fldChar w:fldCharType="begin"/>
        </w:r>
        <w:r w:rsidR="00BC0E27">
          <w:rPr>
            <w:noProof/>
            <w:webHidden/>
          </w:rPr>
          <w:instrText xml:space="preserve"> PAGEREF _Toc36940626 \h </w:instrText>
        </w:r>
        <w:r w:rsidR="00BC0E27">
          <w:rPr>
            <w:noProof/>
            <w:webHidden/>
          </w:rPr>
        </w:r>
        <w:r w:rsidR="00BC0E27">
          <w:rPr>
            <w:noProof/>
            <w:webHidden/>
          </w:rPr>
          <w:fldChar w:fldCharType="separate"/>
        </w:r>
        <w:r w:rsidR="00A977A9">
          <w:rPr>
            <w:noProof/>
            <w:webHidden/>
          </w:rPr>
          <w:t>50</w:t>
        </w:r>
        <w:r w:rsidR="00BC0E27">
          <w:rPr>
            <w:noProof/>
            <w:webHidden/>
          </w:rPr>
          <w:fldChar w:fldCharType="end"/>
        </w:r>
      </w:hyperlink>
    </w:p>
    <w:p w14:paraId="43380504" w14:textId="35D54D90" w:rsidR="00BC0E27" w:rsidRDefault="00A671EE">
      <w:pPr>
        <w:pStyle w:val="af9"/>
        <w:tabs>
          <w:tab w:val="right" w:leader="dot" w:pos="8296"/>
        </w:tabs>
        <w:rPr>
          <w:rFonts w:eastAsiaTheme="minorEastAsia"/>
          <w:smallCaps w:val="0"/>
          <w:noProof/>
          <w:sz w:val="21"/>
          <w:szCs w:val="22"/>
        </w:rPr>
      </w:pPr>
      <w:hyperlink w:anchor="_Toc36940627" w:history="1">
        <w:r w:rsidR="00BC0E27" w:rsidRPr="00E47ADF">
          <w:rPr>
            <w:rStyle w:val="af0"/>
            <w:noProof/>
          </w:rPr>
          <w:t>图 4.20  审核消息保障时序图</w:t>
        </w:r>
        <w:r w:rsidR="00BC0E27">
          <w:rPr>
            <w:noProof/>
            <w:webHidden/>
          </w:rPr>
          <w:tab/>
        </w:r>
        <w:r w:rsidR="00BC0E27">
          <w:rPr>
            <w:noProof/>
            <w:webHidden/>
          </w:rPr>
          <w:fldChar w:fldCharType="begin"/>
        </w:r>
        <w:r w:rsidR="00BC0E27">
          <w:rPr>
            <w:noProof/>
            <w:webHidden/>
          </w:rPr>
          <w:instrText xml:space="preserve"> PAGEREF _Toc36940627 \h </w:instrText>
        </w:r>
        <w:r w:rsidR="00BC0E27">
          <w:rPr>
            <w:noProof/>
            <w:webHidden/>
          </w:rPr>
        </w:r>
        <w:r w:rsidR="00BC0E27">
          <w:rPr>
            <w:noProof/>
            <w:webHidden/>
          </w:rPr>
          <w:fldChar w:fldCharType="separate"/>
        </w:r>
        <w:r w:rsidR="00A977A9">
          <w:rPr>
            <w:noProof/>
            <w:webHidden/>
          </w:rPr>
          <w:t>51</w:t>
        </w:r>
        <w:r w:rsidR="00BC0E27">
          <w:rPr>
            <w:noProof/>
            <w:webHidden/>
          </w:rPr>
          <w:fldChar w:fldCharType="end"/>
        </w:r>
      </w:hyperlink>
    </w:p>
    <w:p w14:paraId="5725377A" w14:textId="4FB0146B" w:rsidR="00BC0E27" w:rsidRDefault="00A671EE">
      <w:pPr>
        <w:pStyle w:val="af9"/>
        <w:tabs>
          <w:tab w:val="right" w:leader="dot" w:pos="8296"/>
        </w:tabs>
        <w:rPr>
          <w:rFonts w:eastAsiaTheme="minorEastAsia"/>
          <w:smallCaps w:val="0"/>
          <w:noProof/>
          <w:sz w:val="21"/>
          <w:szCs w:val="22"/>
        </w:rPr>
      </w:pPr>
      <w:hyperlink w:anchor="_Toc36940628" w:history="1">
        <w:r w:rsidR="00BC0E27" w:rsidRPr="00E47ADF">
          <w:rPr>
            <w:rStyle w:val="af0"/>
            <w:noProof/>
          </w:rPr>
          <w:t>图 4.21  审核信息保障实现</w:t>
        </w:r>
        <w:r w:rsidR="00BC0E27">
          <w:rPr>
            <w:noProof/>
            <w:webHidden/>
          </w:rPr>
          <w:tab/>
        </w:r>
        <w:r w:rsidR="00BC0E27">
          <w:rPr>
            <w:noProof/>
            <w:webHidden/>
          </w:rPr>
          <w:fldChar w:fldCharType="begin"/>
        </w:r>
        <w:r w:rsidR="00BC0E27">
          <w:rPr>
            <w:noProof/>
            <w:webHidden/>
          </w:rPr>
          <w:instrText xml:space="preserve"> PAGEREF _Toc36940628 \h </w:instrText>
        </w:r>
        <w:r w:rsidR="00BC0E27">
          <w:rPr>
            <w:noProof/>
            <w:webHidden/>
          </w:rPr>
        </w:r>
        <w:r w:rsidR="00BC0E27">
          <w:rPr>
            <w:noProof/>
            <w:webHidden/>
          </w:rPr>
          <w:fldChar w:fldCharType="separate"/>
        </w:r>
        <w:r w:rsidR="00A977A9">
          <w:rPr>
            <w:noProof/>
            <w:webHidden/>
          </w:rPr>
          <w:t>51</w:t>
        </w:r>
        <w:r w:rsidR="00BC0E27">
          <w:rPr>
            <w:noProof/>
            <w:webHidden/>
          </w:rPr>
          <w:fldChar w:fldCharType="end"/>
        </w:r>
      </w:hyperlink>
    </w:p>
    <w:p w14:paraId="49CE3908" w14:textId="6DD20D6A" w:rsidR="00BC0E27" w:rsidRDefault="00A671EE">
      <w:pPr>
        <w:pStyle w:val="af9"/>
        <w:tabs>
          <w:tab w:val="right" w:leader="dot" w:pos="8296"/>
        </w:tabs>
        <w:rPr>
          <w:rFonts w:eastAsiaTheme="minorEastAsia"/>
          <w:smallCaps w:val="0"/>
          <w:noProof/>
          <w:sz w:val="21"/>
          <w:szCs w:val="22"/>
        </w:rPr>
      </w:pPr>
      <w:hyperlink w:anchor="_Toc36940629" w:history="1">
        <w:r w:rsidR="00BC0E27" w:rsidRPr="00E47ADF">
          <w:rPr>
            <w:rStyle w:val="af0"/>
            <w:noProof/>
          </w:rPr>
          <w:t>图 4.22  规则应用模块类图</w:t>
        </w:r>
        <w:r w:rsidR="00BC0E27">
          <w:rPr>
            <w:noProof/>
            <w:webHidden/>
          </w:rPr>
          <w:tab/>
        </w:r>
        <w:r w:rsidR="00BC0E27">
          <w:rPr>
            <w:noProof/>
            <w:webHidden/>
          </w:rPr>
          <w:fldChar w:fldCharType="begin"/>
        </w:r>
        <w:r w:rsidR="00BC0E27">
          <w:rPr>
            <w:noProof/>
            <w:webHidden/>
          </w:rPr>
          <w:instrText xml:space="preserve"> PAGEREF _Toc36940629 \h </w:instrText>
        </w:r>
        <w:r w:rsidR="00BC0E27">
          <w:rPr>
            <w:noProof/>
            <w:webHidden/>
          </w:rPr>
        </w:r>
        <w:r w:rsidR="00BC0E27">
          <w:rPr>
            <w:noProof/>
            <w:webHidden/>
          </w:rPr>
          <w:fldChar w:fldCharType="separate"/>
        </w:r>
        <w:r w:rsidR="00A977A9">
          <w:rPr>
            <w:noProof/>
            <w:webHidden/>
          </w:rPr>
          <w:t>52</w:t>
        </w:r>
        <w:r w:rsidR="00BC0E27">
          <w:rPr>
            <w:noProof/>
            <w:webHidden/>
          </w:rPr>
          <w:fldChar w:fldCharType="end"/>
        </w:r>
      </w:hyperlink>
    </w:p>
    <w:p w14:paraId="076ECF76" w14:textId="2CE3DBCC" w:rsidR="00BC0E27" w:rsidRDefault="00A671EE">
      <w:pPr>
        <w:pStyle w:val="af9"/>
        <w:tabs>
          <w:tab w:val="right" w:leader="dot" w:pos="8296"/>
        </w:tabs>
        <w:rPr>
          <w:rFonts w:eastAsiaTheme="minorEastAsia"/>
          <w:smallCaps w:val="0"/>
          <w:noProof/>
          <w:sz w:val="21"/>
          <w:szCs w:val="22"/>
        </w:rPr>
      </w:pPr>
      <w:hyperlink w:anchor="_Toc36940630" w:history="1">
        <w:r w:rsidR="00BC0E27" w:rsidRPr="00E47ADF">
          <w:rPr>
            <w:rStyle w:val="af0"/>
            <w:noProof/>
          </w:rPr>
          <w:t>图 4.23  规则应用时序图</w:t>
        </w:r>
        <w:r w:rsidR="00BC0E27">
          <w:rPr>
            <w:noProof/>
            <w:webHidden/>
          </w:rPr>
          <w:tab/>
        </w:r>
        <w:r w:rsidR="00BC0E27">
          <w:rPr>
            <w:noProof/>
            <w:webHidden/>
          </w:rPr>
          <w:fldChar w:fldCharType="begin"/>
        </w:r>
        <w:r w:rsidR="00BC0E27">
          <w:rPr>
            <w:noProof/>
            <w:webHidden/>
          </w:rPr>
          <w:instrText xml:space="preserve"> PAGEREF _Toc36940630 \h </w:instrText>
        </w:r>
        <w:r w:rsidR="00BC0E27">
          <w:rPr>
            <w:noProof/>
            <w:webHidden/>
          </w:rPr>
        </w:r>
        <w:r w:rsidR="00BC0E27">
          <w:rPr>
            <w:noProof/>
            <w:webHidden/>
          </w:rPr>
          <w:fldChar w:fldCharType="separate"/>
        </w:r>
        <w:r w:rsidR="00A977A9">
          <w:rPr>
            <w:noProof/>
            <w:webHidden/>
          </w:rPr>
          <w:t>54</w:t>
        </w:r>
        <w:r w:rsidR="00BC0E27">
          <w:rPr>
            <w:noProof/>
            <w:webHidden/>
          </w:rPr>
          <w:fldChar w:fldCharType="end"/>
        </w:r>
      </w:hyperlink>
    </w:p>
    <w:p w14:paraId="41199664" w14:textId="4E40F369" w:rsidR="00BC0E27" w:rsidRDefault="00A671EE">
      <w:pPr>
        <w:pStyle w:val="af9"/>
        <w:tabs>
          <w:tab w:val="right" w:leader="dot" w:pos="8296"/>
        </w:tabs>
        <w:rPr>
          <w:rFonts w:eastAsiaTheme="minorEastAsia"/>
          <w:smallCaps w:val="0"/>
          <w:noProof/>
          <w:sz w:val="21"/>
          <w:szCs w:val="22"/>
        </w:rPr>
      </w:pPr>
      <w:hyperlink w:anchor="_Toc36940631" w:history="1">
        <w:r w:rsidR="00BC0E27" w:rsidRPr="00E47ADF">
          <w:rPr>
            <w:rStyle w:val="af0"/>
            <w:noProof/>
          </w:rPr>
          <w:t>图 4.24  规则应用功能实现</w:t>
        </w:r>
        <w:r w:rsidR="00BC0E27">
          <w:rPr>
            <w:noProof/>
            <w:webHidden/>
          </w:rPr>
          <w:tab/>
        </w:r>
        <w:r w:rsidR="00BC0E27">
          <w:rPr>
            <w:noProof/>
            <w:webHidden/>
          </w:rPr>
          <w:fldChar w:fldCharType="begin"/>
        </w:r>
        <w:r w:rsidR="00BC0E27">
          <w:rPr>
            <w:noProof/>
            <w:webHidden/>
          </w:rPr>
          <w:instrText xml:space="preserve"> PAGEREF _Toc36940631 \h </w:instrText>
        </w:r>
        <w:r w:rsidR="00BC0E27">
          <w:rPr>
            <w:noProof/>
            <w:webHidden/>
          </w:rPr>
        </w:r>
        <w:r w:rsidR="00BC0E27">
          <w:rPr>
            <w:noProof/>
            <w:webHidden/>
          </w:rPr>
          <w:fldChar w:fldCharType="separate"/>
        </w:r>
        <w:r w:rsidR="00A977A9">
          <w:rPr>
            <w:noProof/>
            <w:webHidden/>
          </w:rPr>
          <w:t>55</w:t>
        </w:r>
        <w:r w:rsidR="00BC0E27">
          <w:rPr>
            <w:noProof/>
            <w:webHidden/>
          </w:rPr>
          <w:fldChar w:fldCharType="end"/>
        </w:r>
      </w:hyperlink>
    </w:p>
    <w:p w14:paraId="0DAB60D5" w14:textId="72195F6D" w:rsidR="00BC0E27" w:rsidRDefault="00A671EE">
      <w:pPr>
        <w:pStyle w:val="af9"/>
        <w:tabs>
          <w:tab w:val="right" w:leader="dot" w:pos="8296"/>
        </w:tabs>
        <w:rPr>
          <w:rFonts w:eastAsiaTheme="minorEastAsia"/>
          <w:smallCaps w:val="0"/>
          <w:noProof/>
          <w:sz w:val="21"/>
          <w:szCs w:val="22"/>
        </w:rPr>
      </w:pPr>
      <w:hyperlink w:anchor="_Toc36940632" w:history="1">
        <w:r w:rsidR="00BC0E27" w:rsidRPr="00E47ADF">
          <w:rPr>
            <w:rStyle w:val="af0"/>
            <w:noProof/>
          </w:rPr>
          <w:t>图 4.25  缓存更新功能实现</w:t>
        </w:r>
        <w:r w:rsidR="00BC0E27">
          <w:rPr>
            <w:noProof/>
            <w:webHidden/>
          </w:rPr>
          <w:tab/>
        </w:r>
        <w:r w:rsidR="00BC0E27">
          <w:rPr>
            <w:noProof/>
            <w:webHidden/>
          </w:rPr>
          <w:fldChar w:fldCharType="begin"/>
        </w:r>
        <w:r w:rsidR="00BC0E27">
          <w:rPr>
            <w:noProof/>
            <w:webHidden/>
          </w:rPr>
          <w:instrText xml:space="preserve"> PAGEREF _Toc36940632 \h </w:instrText>
        </w:r>
        <w:r w:rsidR="00BC0E27">
          <w:rPr>
            <w:noProof/>
            <w:webHidden/>
          </w:rPr>
        </w:r>
        <w:r w:rsidR="00BC0E27">
          <w:rPr>
            <w:noProof/>
            <w:webHidden/>
          </w:rPr>
          <w:fldChar w:fldCharType="separate"/>
        </w:r>
        <w:r w:rsidR="00A977A9">
          <w:rPr>
            <w:noProof/>
            <w:webHidden/>
          </w:rPr>
          <w:t>56</w:t>
        </w:r>
        <w:r w:rsidR="00BC0E27">
          <w:rPr>
            <w:noProof/>
            <w:webHidden/>
          </w:rPr>
          <w:fldChar w:fldCharType="end"/>
        </w:r>
      </w:hyperlink>
    </w:p>
    <w:p w14:paraId="377FC22D" w14:textId="02AE9171" w:rsidR="00BD5503" w:rsidRDefault="00BD5503" w:rsidP="008632B5">
      <w:r>
        <w:fldChar w:fldCharType="end"/>
      </w:r>
    </w:p>
    <w:p w14:paraId="3B48F99C" w14:textId="77777777" w:rsidR="00BD5503" w:rsidRDefault="00BD5503" w:rsidP="008632B5"/>
    <w:p w14:paraId="799CB786" w14:textId="77777777" w:rsidR="00BD5503" w:rsidRPr="008632B5" w:rsidRDefault="00BD5503" w:rsidP="008632B5">
      <w:pPr>
        <w:sectPr w:rsidR="00BD5503" w:rsidRPr="008632B5" w:rsidSect="00AD3676">
          <w:pgSz w:w="11906" w:h="16838"/>
          <w:pgMar w:top="1440" w:right="1800" w:bottom="1440" w:left="1800" w:header="851" w:footer="992" w:gutter="0"/>
          <w:pgNumType w:fmt="upperRoman"/>
          <w:cols w:space="720"/>
          <w:docGrid w:type="lines" w:linePitch="312"/>
        </w:sectPr>
      </w:pPr>
    </w:p>
    <w:p w14:paraId="611EE7AF" w14:textId="0C39986D" w:rsidR="008632B5" w:rsidRPr="00A750CC" w:rsidRDefault="00BD5503" w:rsidP="00B17294">
      <w:pPr>
        <w:pStyle w:val="1"/>
      </w:pPr>
      <w:bookmarkStart w:id="56" w:name="_Toc36938992"/>
      <w:bookmarkEnd w:id="55"/>
      <w:r w:rsidRPr="00A750CC">
        <w:rPr>
          <w:rFonts w:hint="eastAsia"/>
        </w:rPr>
        <w:lastRenderedPageBreak/>
        <w:t>表目录</w:t>
      </w:r>
      <w:bookmarkEnd w:id="56"/>
    </w:p>
    <w:p w14:paraId="2003864C" w14:textId="7319118C" w:rsidR="00811864" w:rsidRDefault="00BD5503">
      <w:pPr>
        <w:pStyle w:val="af9"/>
        <w:tabs>
          <w:tab w:val="right" w:leader="dot" w:pos="8296"/>
        </w:tabs>
        <w:rPr>
          <w:rFonts w:eastAsiaTheme="minorEastAsia"/>
          <w:smallCaps w:val="0"/>
          <w:noProof/>
          <w:sz w:val="21"/>
          <w:szCs w:val="22"/>
        </w:rPr>
      </w:pPr>
      <w:r>
        <w:fldChar w:fldCharType="begin"/>
      </w:r>
      <w:r>
        <w:instrText xml:space="preserve"> TOC \h \z \c "表" </w:instrText>
      </w:r>
      <w:r>
        <w:fldChar w:fldCharType="separate"/>
      </w:r>
      <w:hyperlink w:anchor="_Toc36939126" w:history="1">
        <w:r w:rsidR="00811864" w:rsidRPr="0048570D">
          <w:rPr>
            <w:rStyle w:val="af0"/>
            <w:noProof/>
          </w:rPr>
          <w:t>表 3.1  涉众分析</w:t>
        </w:r>
        <w:r w:rsidR="00811864">
          <w:rPr>
            <w:noProof/>
            <w:webHidden/>
          </w:rPr>
          <w:tab/>
        </w:r>
        <w:r w:rsidR="00811864">
          <w:rPr>
            <w:noProof/>
            <w:webHidden/>
          </w:rPr>
          <w:fldChar w:fldCharType="begin"/>
        </w:r>
        <w:r w:rsidR="00811864">
          <w:rPr>
            <w:noProof/>
            <w:webHidden/>
          </w:rPr>
          <w:instrText xml:space="preserve"> PAGEREF _Toc36939126 \h </w:instrText>
        </w:r>
        <w:r w:rsidR="00811864">
          <w:rPr>
            <w:noProof/>
            <w:webHidden/>
          </w:rPr>
        </w:r>
        <w:r w:rsidR="00811864">
          <w:rPr>
            <w:noProof/>
            <w:webHidden/>
          </w:rPr>
          <w:fldChar w:fldCharType="separate"/>
        </w:r>
        <w:r w:rsidR="00A977A9">
          <w:rPr>
            <w:noProof/>
            <w:webHidden/>
          </w:rPr>
          <w:t>12</w:t>
        </w:r>
        <w:r w:rsidR="00811864">
          <w:rPr>
            <w:noProof/>
            <w:webHidden/>
          </w:rPr>
          <w:fldChar w:fldCharType="end"/>
        </w:r>
      </w:hyperlink>
    </w:p>
    <w:p w14:paraId="4243E288" w14:textId="34D70CD2" w:rsidR="00811864" w:rsidRDefault="00A671EE">
      <w:pPr>
        <w:pStyle w:val="af9"/>
        <w:tabs>
          <w:tab w:val="right" w:leader="dot" w:pos="8296"/>
        </w:tabs>
        <w:rPr>
          <w:rFonts w:eastAsiaTheme="minorEastAsia"/>
          <w:smallCaps w:val="0"/>
          <w:noProof/>
          <w:sz w:val="21"/>
          <w:szCs w:val="22"/>
        </w:rPr>
      </w:pPr>
      <w:hyperlink w:anchor="_Toc36939127" w:history="1">
        <w:r w:rsidR="00811864" w:rsidRPr="0048570D">
          <w:rPr>
            <w:rStyle w:val="af0"/>
            <w:noProof/>
          </w:rPr>
          <w:t>表 3.2  规则操作用例表</w:t>
        </w:r>
        <w:r w:rsidR="00811864">
          <w:rPr>
            <w:noProof/>
            <w:webHidden/>
          </w:rPr>
          <w:tab/>
        </w:r>
        <w:r w:rsidR="00811864">
          <w:rPr>
            <w:noProof/>
            <w:webHidden/>
          </w:rPr>
          <w:fldChar w:fldCharType="begin"/>
        </w:r>
        <w:r w:rsidR="00811864">
          <w:rPr>
            <w:noProof/>
            <w:webHidden/>
          </w:rPr>
          <w:instrText xml:space="preserve"> PAGEREF _Toc36939127 \h </w:instrText>
        </w:r>
        <w:r w:rsidR="00811864">
          <w:rPr>
            <w:noProof/>
            <w:webHidden/>
          </w:rPr>
        </w:r>
        <w:r w:rsidR="00811864">
          <w:rPr>
            <w:noProof/>
            <w:webHidden/>
          </w:rPr>
          <w:fldChar w:fldCharType="separate"/>
        </w:r>
        <w:r w:rsidR="00A977A9">
          <w:rPr>
            <w:noProof/>
            <w:webHidden/>
          </w:rPr>
          <w:t>14</w:t>
        </w:r>
        <w:r w:rsidR="00811864">
          <w:rPr>
            <w:noProof/>
            <w:webHidden/>
          </w:rPr>
          <w:fldChar w:fldCharType="end"/>
        </w:r>
      </w:hyperlink>
    </w:p>
    <w:p w14:paraId="41565BD7" w14:textId="1DD03DB2" w:rsidR="00811864" w:rsidRDefault="00A671EE">
      <w:pPr>
        <w:pStyle w:val="af9"/>
        <w:tabs>
          <w:tab w:val="right" w:leader="dot" w:pos="8296"/>
        </w:tabs>
        <w:rPr>
          <w:rFonts w:eastAsiaTheme="minorEastAsia"/>
          <w:smallCaps w:val="0"/>
          <w:noProof/>
          <w:sz w:val="21"/>
          <w:szCs w:val="22"/>
        </w:rPr>
      </w:pPr>
      <w:hyperlink w:anchor="_Toc36939128" w:history="1">
        <w:r w:rsidR="00811864" w:rsidRPr="0048570D">
          <w:rPr>
            <w:rStyle w:val="af0"/>
            <w:noProof/>
          </w:rPr>
          <w:t>表 3.3  规则过期告警用例表</w:t>
        </w:r>
        <w:r w:rsidR="00811864">
          <w:rPr>
            <w:noProof/>
            <w:webHidden/>
          </w:rPr>
          <w:tab/>
        </w:r>
        <w:r w:rsidR="00811864">
          <w:rPr>
            <w:noProof/>
            <w:webHidden/>
          </w:rPr>
          <w:fldChar w:fldCharType="begin"/>
        </w:r>
        <w:r w:rsidR="00811864">
          <w:rPr>
            <w:noProof/>
            <w:webHidden/>
          </w:rPr>
          <w:instrText xml:space="preserve"> PAGEREF _Toc36939128 \h </w:instrText>
        </w:r>
        <w:r w:rsidR="00811864">
          <w:rPr>
            <w:noProof/>
            <w:webHidden/>
          </w:rPr>
        </w:r>
        <w:r w:rsidR="00811864">
          <w:rPr>
            <w:noProof/>
            <w:webHidden/>
          </w:rPr>
          <w:fldChar w:fldCharType="separate"/>
        </w:r>
        <w:r w:rsidR="00A977A9">
          <w:rPr>
            <w:noProof/>
            <w:webHidden/>
          </w:rPr>
          <w:t>14</w:t>
        </w:r>
        <w:r w:rsidR="00811864">
          <w:rPr>
            <w:noProof/>
            <w:webHidden/>
          </w:rPr>
          <w:fldChar w:fldCharType="end"/>
        </w:r>
      </w:hyperlink>
    </w:p>
    <w:p w14:paraId="290E182E" w14:textId="5171BCA2" w:rsidR="00811864" w:rsidRDefault="00A671EE">
      <w:pPr>
        <w:pStyle w:val="af9"/>
        <w:tabs>
          <w:tab w:val="right" w:leader="dot" w:pos="8296"/>
        </w:tabs>
        <w:rPr>
          <w:rFonts w:eastAsiaTheme="minorEastAsia"/>
          <w:smallCaps w:val="0"/>
          <w:noProof/>
          <w:sz w:val="21"/>
          <w:szCs w:val="22"/>
        </w:rPr>
      </w:pPr>
      <w:hyperlink w:anchor="_Toc36939129" w:history="1">
        <w:r w:rsidR="00811864" w:rsidRPr="0048570D">
          <w:rPr>
            <w:rStyle w:val="af0"/>
            <w:noProof/>
          </w:rPr>
          <w:t>表 3.4  日志查询用例表</w:t>
        </w:r>
        <w:r w:rsidR="00811864">
          <w:rPr>
            <w:noProof/>
            <w:webHidden/>
          </w:rPr>
          <w:tab/>
        </w:r>
        <w:r w:rsidR="00811864">
          <w:rPr>
            <w:noProof/>
            <w:webHidden/>
          </w:rPr>
          <w:fldChar w:fldCharType="begin"/>
        </w:r>
        <w:r w:rsidR="00811864">
          <w:rPr>
            <w:noProof/>
            <w:webHidden/>
          </w:rPr>
          <w:instrText xml:space="preserve"> PAGEREF _Toc36939129 \h </w:instrText>
        </w:r>
        <w:r w:rsidR="00811864">
          <w:rPr>
            <w:noProof/>
            <w:webHidden/>
          </w:rPr>
        </w:r>
        <w:r w:rsidR="00811864">
          <w:rPr>
            <w:noProof/>
            <w:webHidden/>
          </w:rPr>
          <w:fldChar w:fldCharType="separate"/>
        </w:r>
        <w:r w:rsidR="00A977A9">
          <w:rPr>
            <w:noProof/>
            <w:webHidden/>
          </w:rPr>
          <w:t>15</w:t>
        </w:r>
        <w:r w:rsidR="00811864">
          <w:rPr>
            <w:noProof/>
            <w:webHidden/>
          </w:rPr>
          <w:fldChar w:fldCharType="end"/>
        </w:r>
      </w:hyperlink>
    </w:p>
    <w:p w14:paraId="1CC264B8" w14:textId="01AA8C39" w:rsidR="00811864" w:rsidRDefault="00A671EE">
      <w:pPr>
        <w:pStyle w:val="af9"/>
        <w:tabs>
          <w:tab w:val="right" w:leader="dot" w:pos="8296"/>
        </w:tabs>
        <w:rPr>
          <w:rFonts w:eastAsiaTheme="minorEastAsia"/>
          <w:smallCaps w:val="0"/>
          <w:noProof/>
          <w:sz w:val="21"/>
          <w:szCs w:val="22"/>
        </w:rPr>
      </w:pPr>
      <w:hyperlink w:anchor="_Toc36939130" w:history="1">
        <w:r w:rsidR="00811864" w:rsidRPr="0048570D">
          <w:rPr>
            <w:rStyle w:val="af0"/>
            <w:noProof/>
          </w:rPr>
          <w:t>表 3.5  检查规则构建用例图</w:t>
        </w:r>
        <w:r w:rsidR="00811864">
          <w:rPr>
            <w:noProof/>
            <w:webHidden/>
          </w:rPr>
          <w:tab/>
        </w:r>
        <w:r w:rsidR="00811864">
          <w:rPr>
            <w:noProof/>
            <w:webHidden/>
          </w:rPr>
          <w:fldChar w:fldCharType="begin"/>
        </w:r>
        <w:r w:rsidR="00811864">
          <w:rPr>
            <w:noProof/>
            <w:webHidden/>
          </w:rPr>
          <w:instrText xml:space="preserve"> PAGEREF _Toc36939130 \h </w:instrText>
        </w:r>
        <w:r w:rsidR="00811864">
          <w:rPr>
            <w:noProof/>
            <w:webHidden/>
          </w:rPr>
        </w:r>
        <w:r w:rsidR="00811864">
          <w:rPr>
            <w:noProof/>
            <w:webHidden/>
          </w:rPr>
          <w:fldChar w:fldCharType="separate"/>
        </w:r>
        <w:r w:rsidR="00A977A9">
          <w:rPr>
            <w:noProof/>
            <w:webHidden/>
          </w:rPr>
          <w:t>16</w:t>
        </w:r>
        <w:r w:rsidR="00811864">
          <w:rPr>
            <w:noProof/>
            <w:webHidden/>
          </w:rPr>
          <w:fldChar w:fldCharType="end"/>
        </w:r>
      </w:hyperlink>
    </w:p>
    <w:p w14:paraId="689EAFAC" w14:textId="0B5B7998" w:rsidR="00811864" w:rsidRDefault="00A671EE">
      <w:pPr>
        <w:pStyle w:val="af9"/>
        <w:tabs>
          <w:tab w:val="right" w:leader="dot" w:pos="8296"/>
        </w:tabs>
        <w:rPr>
          <w:rFonts w:eastAsiaTheme="minorEastAsia"/>
          <w:smallCaps w:val="0"/>
          <w:noProof/>
          <w:sz w:val="21"/>
          <w:szCs w:val="22"/>
        </w:rPr>
      </w:pPr>
      <w:hyperlink w:anchor="_Toc36939131" w:history="1">
        <w:r w:rsidR="00811864" w:rsidRPr="0048570D">
          <w:rPr>
            <w:rStyle w:val="af0"/>
            <w:noProof/>
          </w:rPr>
          <w:t>表 3.6  生效范围构建用例图</w:t>
        </w:r>
        <w:r w:rsidR="00811864">
          <w:rPr>
            <w:noProof/>
            <w:webHidden/>
          </w:rPr>
          <w:tab/>
        </w:r>
        <w:r w:rsidR="00811864">
          <w:rPr>
            <w:noProof/>
            <w:webHidden/>
          </w:rPr>
          <w:fldChar w:fldCharType="begin"/>
        </w:r>
        <w:r w:rsidR="00811864">
          <w:rPr>
            <w:noProof/>
            <w:webHidden/>
          </w:rPr>
          <w:instrText xml:space="preserve"> PAGEREF _Toc36939131 \h </w:instrText>
        </w:r>
        <w:r w:rsidR="00811864">
          <w:rPr>
            <w:noProof/>
            <w:webHidden/>
          </w:rPr>
        </w:r>
        <w:r w:rsidR="00811864">
          <w:rPr>
            <w:noProof/>
            <w:webHidden/>
          </w:rPr>
          <w:fldChar w:fldCharType="separate"/>
        </w:r>
        <w:r w:rsidR="00A977A9">
          <w:rPr>
            <w:noProof/>
            <w:webHidden/>
          </w:rPr>
          <w:t>16</w:t>
        </w:r>
        <w:r w:rsidR="00811864">
          <w:rPr>
            <w:noProof/>
            <w:webHidden/>
          </w:rPr>
          <w:fldChar w:fldCharType="end"/>
        </w:r>
      </w:hyperlink>
    </w:p>
    <w:p w14:paraId="2AC6489B" w14:textId="15AE5949" w:rsidR="00811864" w:rsidRDefault="00A671EE">
      <w:pPr>
        <w:pStyle w:val="af9"/>
        <w:tabs>
          <w:tab w:val="right" w:leader="dot" w:pos="8296"/>
        </w:tabs>
        <w:rPr>
          <w:rFonts w:eastAsiaTheme="minorEastAsia"/>
          <w:smallCaps w:val="0"/>
          <w:noProof/>
          <w:sz w:val="21"/>
          <w:szCs w:val="22"/>
        </w:rPr>
      </w:pPr>
      <w:hyperlink w:anchor="_Toc36939132" w:history="1">
        <w:r w:rsidR="00811864" w:rsidRPr="0048570D">
          <w:rPr>
            <w:rStyle w:val="af0"/>
            <w:noProof/>
          </w:rPr>
          <w:t>表 3.7  触发行为构建用例图</w:t>
        </w:r>
        <w:r w:rsidR="00811864">
          <w:rPr>
            <w:noProof/>
            <w:webHidden/>
          </w:rPr>
          <w:tab/>
        </w:r>
        <w:r w:rsidR="00811864">
          <w:rPr>
            <w:noProof/>
            <w:webHidden/>
          </w:rPr>
          <w:fldChar w:fldCharType="begin"/>
        </w:r>
        <w:r w:rsidR="00811864">
          <w:rPr>
            <w:noProof/>
            <w:webHidden/>
          </w:rPr>
          <w:instrText xml:space="preserve"> PAGEREF _Toc36939132 \h </w:instrText>
        </w:r>
        <w:r w:rsidR="00811864">
          <w:rPr>
            <w:noProof/>
            <w:webHidden/>
          </w:rPr>
        </w:r>
        <w:r w:rsidR="00811864">
          <w:rPr>
            <w:noProof/>
            <w:webHidden/>
          </w:rPr>
          <w:fldChar w:fldCharType="separate"/>
        </w:r>
        <w:r w:rsidR="00A977A9">
          <w:rPr>
            <w:noProof/>
            <w:webHidden/>
          </w:rPr>
          <w:t>17</w:t>
        </w:r>
        <w:r w:rsidR="00811864">
          <w:rPr>
            <w:noProof/>
            <w:webHidden/>
          </w:rPr>
          <w:fldChar w:fldCharType="end"/>
        </w:r>
      </w:hyperlink>
    </w:p>
    <w:p w14:paraId="13DC2419" w14:textId="725BE506" w:rsidR="00811864" w:rsidRDefault="00A671EE">
      <w:pPr>
        <w:pStyle w:val="af9"/>
        <w:tabs>
          <w:tab w:val="right" w:leader="dot" w:pos="8296"/>
        </w:tabs>
        <w:rPr>
          <w:rFonts w:eastAsiaTheme="minorEastAsia"/>
          <w:smallCaps w:val="0"/>
          <w:noProof/>
          <w:sz w:val="21"/>
          <w:szCs w:val="22"/>
        </w:rPr>
      </w:pPr>
      <w:hyperlink w:anchor="_Toc36939133" w:history="1">
        <w:r w:rsidR="00811864" w:rsidRPr="0048570D">
          <w:rPr>
            <w:rStyle w:val="af0"/>
            <w:noProof/>
          </w:rPr>
          <w:t>表 3.8  审核流操作用例表</w:t>
        </w:r>
        <w:r w:rsidR="00811864">
          <w:rPr>
            <w:noProof/>
            <w:webHidden/>
          </w:rPr>
          <w:tab/>
        </w:r>
        <w:r w:rsidR="00811864">
          <w:rPr>
            <w:noProof/>
            <w:webHidden/>
          </w:rPr>
          <w:fldChar w:fldCharType="begin"/>
        </w:r>
        <w:r w:rsidR="00811864">
          <w:rPr>
            <w:noProof/>
            <w:webHidden/>
          </w:rPr>
          <w:instrText xml:space="preserve"> PAGEREF _Toc36939133 \h </w:instrText>
        </w:r>
        <w:r w:rsidR="00811864">
          <w:rPr>
            <w:noProof/>
            <w:webHidden/>
          </w:rPr>
        </w:r>
        <w:r w:rsidR="00811864">
          <w:rPr>
            <w:noProof/>
            <w:webHidden/>
          </w:rPr>
          <w:fldChar w:fldCharType="separate"/>
        </w:r>
        <w:r w:rsidR="00A977A9">
          <w:rPr>
            <w:noProof/>
            <w:webHidden/>
          </w:rPr>
          <w:t>18</w:t>
        </w:r>
        <w:r w:rsidR="00811864">
          <w:rPr>
            <w:noProof/>
            <w:webHidden/>
          </w:rPr>
          <w:fldChar w:fldCharType="end"/>
        </w:r>
      </w:hyperlink>
    </w:p>
    <w:p w14:paraId="7F6198FD" w14:textId="73860E75" w:rsidR="00811864" w:rsidRDefault="00A671EE">
      <w:pPr>
        <w:pStyle w:val="af9"/>
        <w:tabs>
          <w:tab w:val="right" w:leader="dot" w:pos="8296"/>
        </w:tabs>
        <w:rPr>
          <w:rFonts w:eastAsiaTheme="minorEastAsia"/>
          <w:smallCaps w:val="0"/>
          <w:noProof/>
          <w:sz w:val="21"/>
          <w:szCs w:val="22"/>
        </w:rPr>
      </w:pPr>
      <w:hyperlink w:anchor="_Toc36939134" w:history="1">
        <w:r w:rsidR="00811864" w:rsidRPr="0048570D">
          <w:rPr>
            <w:rStyle w:val="af0"/>
            <w:noProof/>
          </w:rPr>
          <w:t>表 3.9  审核权流转用例表</w:t>
        </w:r>
        <w:r w:rsidR="00811864">
          <w:rPr>
            <w:noProof/>
            <w:webHidden/>
          </w:rPr>
          <w:tab/>
        </w:r>
        <w:r w:rsidR="00811864">
          <w:rPr>
            <w:noProof/>
            <w:webHidden/>
          </w:rPr>
          <w:fldChar w:fldCharType="begin"/>
        </w:r>
        <w:r w:rsidR="00811864">
          <w:rPr>
            <w:noProof/>
            <w:webHidden/>
          </w:rPr>
          <w:instrText xml:space="preserve"> PAGEREF _Toc36939134 \h </w:instrText>
        </w:r>
        <w:r w:rsidR="00811864">
          <w:rPr>
            <w:noProof/>
            <w:webHidden/>
          </w:rPr>
        </w:r>
        <w:r w:rsidR="00811864">
          <w:rPr>
            <w:noProof/>
            <w:webHidden/>
          </w:rPr>
          <w:fldChar w:fldCharType="separate"/>
        </w:r>
        <w:r w:rsidR="00A977A9">
          <w:rPr>
            <w:noProof/>
            <w:webHidden/>
          </w:rPr>
          <w:t>19</w:t>
        </w:r>
        <w:r w:rsidR="00811864">
          <w:rPr>
            <w:noProof/>
            <w:webHidden/>
          </w:rPr>
          <w:fldChar w:fldCharType="end"/>
        </w:r>
      </w:hyperlink>
    </w:p>
    <w:p w14:paraId="5E370DCE" w14:textId="03A15ADE" w:rsidR="00811864" w:rsidRDefault="00A671EE">
      <w:pPr>
        <w:pStyle w:val="af9"/>
        <w:tabs>
          <w:tab w:val="right" w:leader="dot" w:pos="8296"/>
        </w:tabs>
        <w:rPr>
          <w:rFonts w:eastAsiaTheme="minorEastAsia"/>
          <w:smallCaps w:val="0"/>
          <w:noProof/>
          <w:sz w:val="21"/>
          <w:szCs w:val="22"/>
        </w:rPr>
      </w:pPr>
      <w:hyperlink w:anchor="_Toc36939135" w:history="1">
        <w:r w:rsidR="00811864" w:rsidRPr="0048570D">
          <w:rPr>
            <w:rStyle w:val="af0"/>
            <w:noProof/>
          </w:rPr>
          <w:t>表 3.10  审核消息保障用例表</w:t>
        </w:r>
        <w:r w:rsidR="00811864">
          <w:rPr>
            <w:noProof/>
            <w:webHidden/>
          </w:rPr>
          <w:tab/>
        </w:r>
        <w:r w:rsidR="00811864">
          <w:rPr>
            <w:noProof/>
            <w:webHidden/>
          </w:rPr>
          <w:fldChar w:fldCharType="begin"/>
        </w:r>
        <w:r w:rsidR="00811864">
          <w:rPr>
            <w:noProof/>
            <w:webHidden/>
          </w:rPr>
          <w:instrText xml:space="preserve"> PAGEREF _Toc36939135 \h </w:instrText>
        </w:r>
        <w:r w:rsidR="00811864">
          <w:rPr>
            <w:noProof/>
            <w:webHidden/>
          </w:rPr>
        </w:r>
        <w:r w:rsidR="00811864">
          <w:rPr>
            <w:noProof/>
            <w:webHidden/>
          </w:rPr>
          <w:fldChar w:fldCharType="separate"/>
        </w:r>
        <w:r w:rsidR="00A977A9">
          <w:rPr>
            <w:noProof/>
            <w:webHidden/>
          </w:rPr>
          <w:t>20</w:t>
        </w:r>
        <w:r w:rsidR="00811864">
          <w:rPr>
            <w:noProof/>
            <w:webHidden/>
          </w:rPr>
          <w:fldChar w:fldCharType="end"/>
        </w:r>
      </w:hyperlink>
    </w:p>
    <w:p w14:paraId="01198742" w14:textId="4D5C5F79" w:rsidR="00811864" w:rsidRDefault="00A671EE">
      <w:pPr>
        <w:pStyle w:val="af9"/>
        <w:tabs>
          <w:tab w:val="right" w:leader="dot" w:pos="8296"/>
        </w:tabs>
        <w:rPr>
          <w:rFonts w:eastAsiaTheme="minorEastAsia"/>
          <w:smallCaps w:val="0"/>
          <w:noProof/>
          <w:sz w:val="21"/>
          <w:szCs w:val="22"/>
        </w:rPr>
      </w:pPr>
      <w:hyperlink w:anchor="_Toc36939136" w:history="1">
        <w:r w:rsidR="00811864" w:rsidRPr="0048570D">
          <w:rPr>
            <w:rStyle w:val="af0"/>
            <w:noProof/>
          </w:rPr>
          <w:t>表 3.11  规则判定用例表</w:t>
        </w:r>
        <w:r w:rsidR="00811864">
          <w:rPr>
            <w:noProof/>
            <w:webHidden/>
          </w:rPr>
          <w:tab/>
        </w:r>
        <w:r w:rsidR="00811864">
          <w:rPr>
            <w:noProof/>
            <w:webHidden/>
          </w:rPr>
          <w:fldChar w:fldCharType="begin"/>
        </w:r>
        <w:r w:rsidR="00811864">
          <w:rPr>
            <w:noProof/>
            <w:webHidden/>
          </w:rPr>
          <w:instrText xml:space="preserve"> PAGEREF _Toc36939136 \h </w:instrText>
        </w:r>
        <w:r w:rsidR="00811864">
          <w:rPr>
            <w:noProof/>
            <w:webHidden/>
          </w:rPr>
        </w:r>
        <w:r w:rsidR="00811864">
          <w:rPr>
            <w:noProof/>
            <w:webHidden/>
          </w:rPr>
          <w:fldChar w:fldCharType="separate"/>
        </w:r>
        <w:r w:rsidR="00A977A9">
          <w:rPr>
            <w:noProof/>
            <w:webHidden/>
          </w:rPr>
          <w:t>22</w:t>
        </w:r>
        <w:r w:rsidR="00811864">
          <w:rPr>
            <w:noProof/>
            <w:webHidden/>
          </w:rPr>
          <w:fldChar w:fldCharType="end"/>
        </w:r>
      </w:hyperlink>
    </w:p>
    <w:p w14:paraId="4B66A646" w14:textId="5FB10F94" w:rsidR="00811864" w:rsidRDefault="00A671EE">
      <w:pPr>
        <w:pStyle w:val="af9"/>
        <w:tabs>
          <w:tab w:val="right" w:leader="dot" w:pos="8296"/>
        </w:tabs>
        <w:rPr>
          <w:rFonts w:eastAsiaTheme="minorEastAsia"/>
          <w:smallCaps w:val="0"/>
          <w:noProof/>
          <w:sz w:val="21"/>
          <w:szCs w:val="22"/>
        </w:rPr>
      </w:pPr>
      <w:hyperlink w:anchor="_Toc36939137" w:history="1">
        <w:r w:rsidR="00811864" w:rsidRPr="0048570D">
          <w:rPr>
            <w:rStyle w:val="af0"/>
            <w:noProof/>
          </w:rPr>
          <w:t>表 3.12  缓存同步用例表</w:t>
        </w:r>
        <w:r w:rsidR="00811864">
          <w:rPr>
            <w:noProof/>
            <w:webHidden/>
          </w:rPr>
          <w:tab/>
        </w:r>
        <w:r w:rsidR="00811864">
          <w:rPr>
            <w:noProof/>
            <w:webHidden/>
          </w:rPr>
          <w:fldChar w:fldCharType="begin"/>
        </w:r>
        <w:r w:rsidR="00811864">
          <w:rPr>
            <w:noProof/>
            <w:webHidden/>
          </w:rPr>
          <w:instrText xml:space="preserve"> PAGEREF _Toc36939137 \h </w:instrText>
        </w:r>
        <w:r w:rsidR="00811864">
          <w:rPr>
            <w:noProof/>
            <w:webHidden/>
          </w:rPr>
        </w:r>
        <w:r w:rsidR="00811864">
          <w:rPr>
            <w:noProof/>
            <w:webHidden/>
          </w:rPr>
          <w:fldChar w:fldCharType="separate"/>
        </w:r>
        <w:r w:rsidR="00A977A9">
          <w:rPr>
            <w:noProof/>
            <w:webHidden/>
          </w:rPr>
          <w:t>23</w:t>
        </w:r>
        <w:r w:rsidR="00811864">
          <w:rPr>
            <w:noProof/>
            <w:webHidden/>
          </w:rPr>
          <w:fldChar w:fldCharType="end"/>
        </w:r>
      </w:hyperlink>
    </w:p>
    <w:p w14:paraId="3C05A738" w14:textId="3DB33C10" w:rsidR="00811864" w:rsidRDefault="00A671EE">
      <w:pPr>
        <w:pStyle w:val="af9"/>
        <w:tabs>
          <w:tab w:val="right" w:leader="dot" w:pos="8296"/>
        </w:tabs>
        <w:rPr>
          <w:rFonts w:eastAsiaTheme="minorEastAsia"/>
          <w:smallCaps w:val="0"/>
          <w:noProof/>
          <w:sz w:val="21"/>
          <w:szCs w:val="22"/>
        </w:rPr>
      </w:pPr>
      <w:hyperlink w:anchor="_Toc36939138" w:history="1">
        <w:r w:rsidR="00811864" w:rsidRPr="0048570D">
          <w:rPr>
            <w:rStyle w:val="af0"/>
            <w:noProof/>
          </w:rPr>
          <w:t>表 3.13  超时检查</w:t>
        </w:r>
        <w:r w:rsidR="00811864">
          <w:rPr>
            <w:noProof/>
            <w:webHidden/>
          </w:rPr>
          <w:tab/>
        </w:r>
        <w:r w:rsidR="00811864">
          <w:rPr>
            <w:noProof/>
            <w:webHidden/>
          </w:rPr>
          <w:fldChar w:fldCharType="begin"/>
        </w:r>
        <w:r w:rsidR="00811864">
          <w:rPr>
            <w:noProof/>
            <w:webHidden/>
          </w:rPr>
          <w:instrText xml:space="preserve"> PAGEREF _Toc36939138 \h </w:instrText>
        </w:r>
        <w:r w:rsidR="00811864">
          <w:rPr>
            <w:noProof/>
            <w:webHidden/>
          </w:rPr>
        </w:r>
        <w:r w:rsidR="00811864">
          <w:rPr>
            <w:noProof/>
            <w:webHidden/>
          </w:rPr>
          <w:fldChar w:fldCharType="separate"/>
        </w:r>
        <w:r w:rsidR="00A977A9">
          <w:rPr>
            <w:noProof/>
            <w:webHidden/>
          </w:rPr>
          <w:t>24</w:t>
        </w:r>
        <w:r w:rsidR="00811864">
          <w:rPr>
            <w:noProof/>
            <w:webHidden/>
          </w:rPr>
          <w:fldChar w:fldCharType="end"/>
        </w:r>
      </w:hyperlink>
    </w:p>
    <w:p w14:paraId="3FECE1D7" w14:textId="56F5075C" w:rsidR="00811864" w:rsidRDefault="00A671EE">
      <w:pPr>
        <w:pStyle w:val="af9"/>
        <w:tabs>
          <w:tab w:val="right" w:leader="dot" w:pos="8296"/>
        </w:tabs>
        <w:rPr>
          <w:rFonts w:eastAsiaTheme="minorEastAsia"/>
          <w:smallCaps w:val="0"/>
          <w:noProof/>
          <w:sz w:val="21"/>
          <w:szCs w:val="22"/>
        </w:rPr>
      </w:pPr>
      <w:hyperlink w:anchor="_Toc36939139" w:history="1">
        <w:r w:rsidR="00811864" w:rsidRPr="0048570D">
          <w:rPr>
            <w:rStyle w:val="af0"/>
            <w:noProof/>
          </w:rPr>
          <w:t>表 3.14  生效范围表</w:t>
        </w:r>
        <w:r w:rsidR="00811864">
          <w:rPr>
            <w:noProof/>
            <w:webHidden/>
          </w:rPr>
          <w:tab/>
        </w:r>
        <w:r w:rsidR="00811864">
          <w:rPr>
            <w:noProof/>
            <w:webHidden/>
          </w:rPr>
          <w:fldChar w:fldCharType="begin"/>
        </w:r>
        <w:r w:rsidR="00811864">
          <w:rPr>
            <w:noProof/>
            <w:webHidden/>
          </w:rPr>
          <w:instrText xml:space="preserve"> PAGEREF _Toc36939139 \h </w:instrText>
        </w:r>
        <w:r w:rsidR="00811864">
          <w:rPr>
            <w:noProof/>
            <w:webHidden/>
          </w:rPr>
        </w:r>
        <w:r w:rsidR="00811864">
          <w:rPr>
            <w:noProof/>
            <w:webHidden/>
          </w:rPr>
          <w:fldChar w:fldCharType="separate"/>
        </w:r>
        <w:r w:rsidR="00A977A9">
          <w:rPr>
            <w:noProof/>
            <w:webHidden/>
          </w:rPr>
          <w:t>25</w:t>
        </w:r>
        <w:r w:rsidR="00811864">
          <w:rPr>
            <w:noProof/>
            <w:webHidden/>
          </w:rPr>
          <w:fldChar w:fldCharType="end"/>
        </w:r>
      </w:hyperlink>
    </w:p>
    <w:p w14:paraId="7DA0CE6B" w14:textId="7E4EC050" w:rsidR="00811864" w:rsidRDefault="00A671EE">
      <w:pPr>
        <w:pStyle w:val="af9"/>
        <w:tabs>
          <w:tab w:val="right" w:leader="dot" w:pos="8296"/>
        </w:tabs>
        <w:rPr>
          <w:rFonts w:eastAsiaTheme="minorEastAsia"/>
          <w:smallCaps w:val="0"/>
          <w:noProof/>
          <w:sz w:val="21"/>
          <w:szCs w:val="22"/>
        </w:rPr>
      </w:pPr>
      <w:hyperlink w:anchor="_Toc36939140" w:history="1">
        <w:r w:rsidR="00811864" w:rsidRPr="0048570D">
          <w:rPr>
            <w:rStyle w:val="af0"/>
            <w:noProof/>
          </w:rPr>
          <w:t>表 3.15  触发行为表</w:t>
        </w:r>
        <w:r w:rsidR="00811864">
          <w:rPr>
            <w:noProof/>
            <w:webHidden/>
          </w:rPr>
          <w:tab/>
        </w:r>
        <w:r w:rsidR="00811864">
          <w:rPr>
            <w:noProof/>
            <w:webHidden/>
          </w:rPr>
          <w:fldChar w:fldCharType="begin"/>
        </w:r>
        <w:r w:rsidR="00811864">
          <w:rPr>
            <w:noProof/>
            <w:webHidden/>
          </w:rPr>
          <w:instrText xml:space="preserve"> PAGEREF _Toc36939140 \h </w:instrText>
        </w:r>
        <w:r w:rsidR="00811864">
          <w:rPr>
            <w:noProof/>
            <w:webHidden/>
          </w:rPr>
        </w:r>
        <w:r w:rsidR="00811864">
          <w:rPr>
            <w:noProof/>
            <w:webHidden/>
          </w:rPr>
          <w:fldChar w:fldCharType="separate"/>
        </w:r>
        <w:r w:rsidR="00A977A9">
          <w:rPr>
            <w:noProof/>
            <w:webHidden/>
          </w:rPr>
          <w:t>26</w:t>
        </w:r>
        <w:r w:rsidR="00811864">
          <w:rPr>
            <w:noProof/>
            <w:webHidden/>
          </w:rPr>
          <w:fldChar w:fldCharType="end"/>
        </w:r>
      </w:hyperlink>
    </w:p>
    <w:p w14:paraId="1D1BCC7E" w14:textId="365C9F3A" w:rsidR="00811864" w:rsidRDefault="00A671EE">
      <w:pPr>
        <w:pStyle w:val="af9"/>
        <w:tabs>
          <w:tab w:val="right" w:leader="dot" w:pos="8296"/>
        </w:tabs>
        <w:rPr>
          <w:rFonts w:eastAsiaTheme="minorEastAsia"/>
          <w:smallCaps w:val="0"/>
          <w:noProof/>
          <w:sz w:val="21"/>
          <w:szCs w:val="22"/>
        </w:rPr>
      </w:pPr>
      <w:hyperlink w:anchor="_Toc36939141" w:history="1">
        <w:r w:rsidR="00811864" w:rsidRPr="0048570D">
          <w:rPr>
            <w:rStyle w:val="af0"/>
            <w:noProof/>
          </w:rPr>
          <w:t>表 3.16  函数设计表</w:t>
        </w:r>
        <w:r w:rsidR="00811864">
          <w:rPr>
            <w:noProof/>
            <w:webHidden/>
          </w:rPr>
          <w:tab/>
        </w:r>
        <w:r w:rsidR="00811864">
          <w:rPr>
            <w:noProof/>
            <w:webHidden/>
          </w:rPr>
          <w:fldChar w:fldCharType="begin"/>
        </w:r>
        <w:r w:rsidR="00811864">
          <w:rPr>
            <w:noProof/>
            <w:webHidden/>
          </w:rPr>
          <w:instrText xml:space="preserve"> PAGEREF _Toc36939141 \h </w:instrText>
        </w:r>
        <w:r w:rsidR="00811864">
          <w:rPr>
            <w:noProof/>
            <w:webHidden/>
          </w:rPr>
        </w:r>
        <w:r w:rsidR="00811864">
          <w:rPr>
            <w:noProof/>
            <w:webHidden/>
          </w:rPr>
          <w:fldChar w:fldCharType="separate"/>
        </w:r>
        <w:r w:rsidR="00A977A9">
          <w:rPr>
            <w:noProof/>
            <w:webHidden/>
          </w:rPr>
          <w:t>26</w:t>
        </w:r>
        <w:r w:rsidR="00811864">
          <w:rPr>
            <w:noProof/>
            <w:webHidden/>
          </w:rPr>
          <w:fldChar w:fldCharType="end"/>
        </w:r>
      </w:hyperlink>
    </w:p>
    <w:p w14:paraId="4E80CDB9" w14:textId="60769D40" w:rsidR="00811864" w:rsidRDefault="00A671EE">
      <w:pPr>
        <w:pStyle w:val="af9"/>
        <w:tabs>
          <w:tab w:val="right" w:leader="dot" w:pos="8296"/>
        </w:tabs>
        <w:rPr>
          <w:rFonts w:eastAsiaTheme="minorEastAsia"/>
          <w:smallCaps w:val="0"/>
          <w:noProof/>
          <w:sz w:val="21"/>
          <w:szCs w:val="22"/>
        </w:rPr>
      </w:pPr>
      <w:hyperlink w:anchor="_Toc36939142" w:history="1">
        <w:r w:rsidR="00811864" w:rsidRPr="0048570D">
          <w:rPr>
            <w:rStyle w:val="af0"/>
            <w:noProof/>
          </w:rPr>
          <w:t>表 3.17  订单消息体表</w:t>
        </w:r>
        <w:r w:rsidR="00811864">
          <w:rPr>
            <w:noProof/>
            <w:webHidden/>
          </w:rPr>
          <w:tab/>
        </w:r>
        <w:r w:rsidR="00811864">
          <w:rPr>
            <w:noProof/>
            <w:webHidden/>
          </w:rPr>
          <w:fldChar w:fldCharType="begin"/>
        </w:r>
        <w:r w:rsidR="00811864">
          <w:rPr>
            <w:noProof/>
            <w:webHidden/>
          </w:rPr>
          <w:instrText xml:space="preserve"> PAGEREF _Toc36939142 \h </w:instrText>
        </w:r>
        <w:r w:rsidR="00811864">
          <w:rPr>
            <w:noProof/>
            <w:webHidden/>
          </w:rPr>
        </w:r>
        <w:r w:rsidR="00811864">
          <w:rPr>
            <w:noProof/>
            <w:webHidden/>
          </w:rPr>
          <w:fldChar w:fldCharType="separate"/>
        </w:r>
        <w:r w:rsidR="00A977A9">
          <w:rPr>
            <w:noProof/>
            <w:webHidden/>
          </w:rPr>
          <w:t>27</w:t>
        </w:r>
        <w:r w:rsidR="00811864">
          <w:rPr>
            <w:noProof/>
            <w:webHidden/>
          </w:rPr>
          <w:fldChar w:fldCharType="end"/>
        </w:r>
      </w:hyperlink>
    </w:p>
    <w:p w14:paraId="3E6104C7" w14:textId="45C06C13" w:rsidR="00811864" w:rsidRDefault="00A671EE">
      <w:pPr>
        <w:pStyle w:val="af9"/>
        <w:tabs>
          <w:tab w:val="right" w:leader="dot" w:pos="8296"/>
        </w:tabs>
        <w:rPr>
          <w:rFonts w:eastAsiaTheme="minorEastAsia"/>
          <w:smallCaps w:val="0"/>
          <w:noProof/>
          <w:sz w:val="21"/>
          <w:szCs w:val="22"/>
        </w:rPr>
      </w:pPr>
      <w:hyperlink w:anchor="_Toc36939143" w:history="1">
        <w:r w:rsidR="00811864" w:rsidRPr="0048570D">
          <w:rPr>
            <w:rStyle w:val="af0"/>
            <w:noProof/>
          </w:rPr>
          <w:t>表 3.18  运单消息体表</w:t>
        </w:r>
        <w:r w:rsidR="00811864">
          <w:rPr>
            <w:noProof/>
            <w:webHidden/>
          </w:rPr>
          <w:tab/>
        </w:r>
        <w:r w:rsidR="00811864">
          <w:rPr>
            <w:noProof/>
            <w:webHidden/>
          </w:rPr>
          <w:fldChar w:fldCharType="begin"/>
        </w:r>
        <w:r w:rsidR="00811864">
          <w:rPr>
            <w:noProof/>
            <w:webHidden/>
          </w:rPr>
          <w:instrText xml:space="preserve"> PAGEREF _Toc36939143 \h </w:instrText>
        </w:r>
        <w:r w:rsidR="00811864">
          <w:rPr>
            <w:noProof/>
            <w:webHidden/>
          </w:rPr>
        </w:r>
        <w:r w:rsidR="00811864">
          <w:rPr>
            <w:noProof/>
            <w:webHidden/>
          </w:rPr>
          <w:fldChar w:fldCharType="separate"/>
        </w:r>
        <w:r w:rsidR="00A977A9">
          <w:rPr>
            <w:noProof/>
            <w:webHidden/>
          </w:rPr>
          <w:t>27</w:t>
        </w:r>
        <w:r w:rsidR="00811864">
          <w:rPr>
            <w:noProof/>
            <w:webHidden/>
          </w:rPr>
          <w:fldChar w:fldCharType="end"/>
        </w:r>
      </w:hyperlink>
    </w:p>
    <w:p w14:paraId="2B012694" w14:textId="4BC151B6" w:rsidR="00811864" w:rsidRDefault="00A671EE">
      <w:pPr>
        <w:pStyle w:val="af9"/>
        <w:tabs>
          <w:tab w:val="right" w:leader="dot" w:pos="8296"/>
        </w:tabs>
        <w:rPr>
          <w:rFonts w:eastAsiaTheme="minorEastAsia"/>
          <w:smallCaps w:val="0"/>
          <w:noProof/>
          <w:sz w:val="21"/>
          <w:szCs w:val="22"/>
        </w:rPr>
      </w:pPr>
      <w:hyperlink w:anchor="_Toc36939144" w:history="1">
        <w:r w:rsidR="00811864" w:rsidRPr="0048570D">
          <w:rPr>
            <w:rStyle w:val="af0"/>
            <w:noProof/>
          </w:rPr>
          <w:t>表 3.19  超时消息体表</w:t>
        </w:r>
        <w:r w:rsidR="00811864">
          <w:rPr>
            <w:noProof/>
            <w:webHidden/>
          </w:rPr>
          <w:tab/>
        </w:r>
        <w:r w:rsidR="00811864">
          <w:rPr>
            <w:noProof/>
            <w:webHidden/>
          </w:rPr>
          <w:fldChar w:fldCharType="begin"/>
        </w:r>
        <w:r w:rsidR="00811864">
          <w:rPr>
            <w:noProof/>
            <w:webHidden/>
          </w:rPr>
          <w:instrText xml:space="preserve"> PAGEREF _Toc36939144 \h </w:instrText>
        </w:r>
        <w:r w:rsidR="00811864">
          <w:rPr>
            <w:noProof/>
            <w:webHidden/>
          </w:rPr>
        </w:r>
        <w:r w:rsidR="00811864">
          <w:rPr>
            <w:noProof/>
            <w:webHidden/>
          </w:rPr>
          <w:fldChar w:fldCharType="separate"/>
        </w:r>
        <w:r w:rsidR="00A977A9">
          <w:rPr>
            <w:noProof/>
            <w:webHidden/>
          </w:rPr>
          <w:t>28</w:t>
        </w:r>
        <w:r w:rsidR="00811864">
          <w:rPr>
            <w:noProof/>
            <w:webHidden/>
          </w:rPr>
          <w:fldChar w:fldCharType="end"/>
        </w:r>
      </w:hyperlink>
    </w:p>
    <w:p w14:paraId="6631BEE6" w14:textId="635133E2" w:rsidR="00811864" w:rsidRDefault="00A671EE">
      <w:pPr>
        <w:pStyle w:val="af9"/>
        <w:tabs>
          <w:tab w:val="right" w:leader="dot" w:pos="8296"/>
        </w:tabs>
        <w:rPr>
          <w:rFonts w:eastAsiaTheme="minorEastAsia"/>
          <w:smallCaps w:val="0"/>
          <w:noProof/>
          <w:sz w:val="21"/>
          <w:szCs w:val="22"/>
        </w:rPr>
      </w:pPr>
      <w:hyperlink w:anchor="_Toc36939145" w:history="1">
        <w:r w:rsidR="00811864" w:rsidRPr="0048570D">
          <w:rPr>
            <w:rStyle w:val="af0"/>
            <w:noProof/>
          </w:rPr>
          <w:t>表 3.20  审核流消息体表</w:t>
        </w:r>
        <w:r w:rsidR="00811864">
          <w:rPr>
            <w:noProof/>
            <w:webHidden/>
          </w:rPr>
          <w:tab/>
        </w:r>
        <w:r w:rsidR="00811864">
          <w:rPr>
            <w:noProof/>
            <w:webHidden/>
          </w:rPr>
          <w:fldChar w:fldCharType="begin"/>
        </w:r>
        <w:r w:rsidR="00811864">
          <w:rPr>
            <w:noProof/>
            <w:webHidden/>
          </w:rPr>
          <w:instrText xml:space="preserve"> PAGEREF _Toc36939145 \h </w:instrText>
        </w:r>
        <w:r w:rsidR="00811864">
          <w:rPr>
            <w:noProof/>
            <w:webHidden/>
          </w:rPr>
        </w:r>
        <w:r w:rsidR="00811864">
          <w:rPr>
            <w:noProof/>
            <w:webHidden/>
          </w:rPr>
          <w:fldChar w:fldCharType="separate"/>
        </w:r>
        <w:r w:rsidR="00A977A9">
          <w:rPr>
            <w:noProof/>
            <w:webHidden/>
          </w:rPr>
          <w:t>28</w:t>
        </w:r>
        <w:r w:rsidR="00811864">
          <w:rPr>
            <w:noProof/>
            <w:webHidden/>
          </w:rPr>
          <w:fldChar w:fldCharType="end"/>
        </w:r>
      </w:hyperlink>
    </w:p>
    <w:p w14:paraId="1D75742B" w14:textId="7418A058" w:rsidR="00811864" w:rsidRDefault="00A671EE">
      <w:pPr>
        <w:pStyle w:val="af9"/>
        <w:tabs>
          <w:tab w:val="right" w:leader="dot" w:pos="8296"/>
        </w:tabs>
        <w:rPr>
          <w:rFonts w:eastAsiaTheme="minorEastAsia"/>
          <w:smallCaps w:val="0"/>
          <w:noProof/>
          <w:sz w:val="21"/>
          <w:szCs w:val="22"/>
        </w:rPr>
      </w:pPr>
      <w:hyperlink w:anchor="_Toc36939146" w:history="1">
        <w:r w:rsidR="00811864" w:rsidRPr="0048570D">
          <w:rPr>
            <w:rStyle w:val="af0"/>
            <w:noProof/>
          </w:rPr>
          <w:t xml:space="preserve">表 3.21  </w:t>
        </w:r>
        <w:r w:rsidR="00811864" w:rsidRPr="00A378BC">
          <w:rPr>
            <w:rStyle w:val="af0"/>
            <w:rFonts w:ascii="Arial" w:hAnsi="Arial"/>
            <w:noProof/>
          </w:rPr>
          <w:t>rule</w:t>
        </w:r>
        <w:r w:rsidR="00811864" w:rsidRPr="0048570D">
          <w:rPr>
            <w:rStyle w:val="af0"/>
            <w:noProof/>
          </w:rPr>
          <w:t>表结构</w:t>
        </w:r>
        <w:r w:rsidR="00811864">
          <w:rPr>
            <w:noProof/>
            <w:webHidden/>
          </w:rPr>
          <w:tab/>
        </w:r>
        <w:r w:rsidR="00811864">
          <w:rPr>
            <w:noProof/>
            <w:webHidden/>
          </w:rPr>
          <w:fldChar w:fldCharType="begin"/>
        </w:r>
        <w:r w:rsidR="00811864">
          <w:rPr>
            <w:noProof/>
            <w:webHidden/>
          </w:rPr>
          <w:instrText xml:space="preserve"> PAGEREF _Toc36939146 \h </w:instrText>
        </w:r>
        <w:r w:rsidR="00811864">
          <w:rPr>
            <w:noProof/>
            <w:webHidden/>
          </w:rPr>
        </w:r>
        <w:r w:rsidR="00811864">
          <w:rPr>
            <w:noProof/>
            <w:webHidden/>
          </w:rPr>
          <w:fldChar w:fldCharType="separate"/>
        </w:r>
        <w:r w:rsidR="00A977A9">
          <w:rPr>
            <w:noProof/>
            <w:webHidden/>
          </w:rPr>
          <w:t>33</w:t>
        </w:r>
        <w:r w:rsidR="00811864">
          <w:rPr>
            <w:noProof/>
            <w:webHidden/>
          </w:rPr>
          <w:fldChar w:fldCharType="end"/>
        </w:r>
      </w:hyperlink>
    </w:p>
    <w:p w14:paraId="3DF65DB4" w14:textId="4D10467B" w:rsidR="00811864" w:rsidRDefault="00A671EE">
      <w:pPr>
        <w:pStyle w:val="af9"/>
        <w:tabs>
          <w:tab w:val="right" w:leader="dot" w:pos="8296"/>
        </w:tabs>
        <w:rPr>
          <w:rFonts w:eastAsiaTheme="minorEastAsia"/>
          <w:smallCaps w:val="0"/>
          <w:noProof/>
          <w:sz w:val="21"/>
          <w:szCs w:val="22"/>
        </w:rPr>
      </w:pPr>
      <w:hyperlink w:anchor="_Toc36939147" w:history="1">
        <w:r w:rsidR="00811864" w:rsidRPr="0048570D">
          <w:rPr>
            <w:rStyle w:val="af0"/>
            <w:noProof/>
          </w:rPr>
          <w:t xml:space="preserve">表 3.22  </w:t>
        </w:r>
        <w:r w:rsidR="00811864" w:rsidRPr="00A378BC">
          <w:rPr>
            <w:rStyle w:val="af0"/>
            <w:rFonts w:ascii="Arial" w:hAnsi="Arial"/>
            <w:noProof/>
          </w:rPr>
          <w:t>rule</w:t>
        </w:r>
        <w:r w:rsidR="00811864" w:rsidRPr="0048570D">
          <w:rPr>
            <w:rStyle w:val="af0"/>
            <w:noProof/>
          </w:rPr>
          <w:t>_</w:t>
        </w:r>
        <w:r w:rsidR="00811864" w:rsidRPr="00A378BC">
          <w:rPr>
            <w:rStyle w:val="af0"/>
            <w:rFonts w:ascii="Arial" w:hAnsi="Arial"/>
            <w:noProof/>
          </w:rPr>
          <w:t>draft</w:t>
        </w:r>
        <w:r w:rsidR="00811864" w:rsidRPr="0048570D">
          <w:rPr>
            <w:rStyle w:val="af0"/>
            <w:noProof/>
          </w:rPr>
          <w:t>表结构</w:t>
        </w:r>
        <w:r w:rsidR="00811864">
          <w:rPr>
            <w:noProof/>
            <w:webHidden/>
          </w:rPr>
          <w:tab/>
        </w:r>
        <w:r w:rsidR="00811864">
          <w:rPr>
            <w:noProof/>
            <w:webHidden/>
          </w:rPr>
          <w:fldChar w:fldCharType="begin"/>
        </w:r>
        <w:r w:rsidR="00811864">
          <w:rPr>
            <w:noProof/>
            <w:webHidden/>
          </w:rPr>
          <w:instrText xml:space="preserve"> PAGEREF _Toc36939147 \h </w:instrText>
        </w:r>
        <w:r w:rsidR="00811864">
          <w:rPr>
            <w:noProof/>
            <w:webHidden/>
          </w:rPr>
        </w:r>
        <w:r w:rsidR="00811864">
          <w:rPr>
            <w:noProof/>
            <w:webHidden/>
          </w:rPr>
          <w:fldChar w:fldCharType="separate"/>
        </w:r>
        <w:r w:rsidR="00A977A9">
          <w:rPr>
            <w:noProof/>
            <w:webHidden/>
          </w:rPr>
          <w:t>34</w:t>
        </w:r>
        <w:r w:rsidR="00811864">
          <w:rPr>
            <w:noProof/>
            <w:webHidden/>
          </w:rPr>
          <w:fldChar w:fldCharType="end"/>
        </w:r>
      </w:hyperlink>
    </w:p>
    <w:p w14:paraId="2F759231" w14:textId="7926D483" w:rsidR="00811864" w:rsidRDefault="00A671EE">
      <w:pPr>
        <w:pStyle w:val="af9"/>
        <w:tabs>
          <w:tab w:val="right" w:leader="dot" w:pos="8296"/>
        </w:tabs>
        <w:rPr>
          <w:rFonts w:eastAsiaTheme="minorEastAsia"/>
          <w:smallCaps w:val="0"/>
          <w:noProof/>
          <w:sz w:val="21"/>
          <w:szCs w:val="22"/>
        </w:rPr>
      </w:pPr>
      <w:hyperlink w:anchor="_Toc36939148" w:history="1">
        <w:r w:rsidR="00811864" w:rsidRPr="0048570D">
          <w:rPr>
            <w:rStyle w:val="af0"/>
            <w:noProof/>
          </w:rPr>
          <w:t xml:space="preserve">表 3.23  </w:t>
        </w:r>
        <w:r w:rsidR="00811864" w:rsidRPr="00A378BC">
          <w:rPr>
            <w:rStyle w:val="af0"/>
            <w:rFonts w:ascii="Arial" w:hAnsi="Arial"/>
            <w:noProof/>
          </w:rPr>
          <w:t>rule</w:t>
        </w:r>
        <w:r w:rsidR="00811864" w:rsidRPr="0048570D">
          <w:rPr>
            <w:rStyle w:val="af0"/>
            <w:noProof/>
          </w:rPr>
          <w:t>_</w:t>
        </w:r>
        <w:r w:rsidR="00811864" w:rsidRPr="00A378BC">
          <w:rPr>
            <w:rStyle w:val="af0"/>
            <w:rFonts w:ascii="Arial" w:hAnsi="Arial"/>
            <w:noProof/>
          </w:rPr>
          <w:t>hit</w:t>
        </w:r>
        <w:r w:rsidR="00811864" w:rsidRPr="0048570D">
          <w:rPr>
            <w:rStyle w:val="af0"/>
            <w:noProof/>
          </w:rPr>
          <w:t>表结构</w:t>
        </w:r>
        <w:r w:rsidR="00811864">
          <w:rPr>
            <w:noProof/>
            <w:webHidden/>
          </w:rPr>
          <w:tab/>
        </w:r>
        <w:r w:rsidR="00811864">
          <w:rPr>
            <w:noProof/>
            <w:webHidden/>
          </w:rPr>
          <w:fldChar w:fldCharType="begin"/>
        </w:r>
        <w:r w:rsidR="00811864">
          <w:rPr>
            <w:noProof/>
            <w:webHidden/>
          </w:rPr>
          <w:instrText xml:space="preserve"> PAGEREF _Toc36939148 \h </w:instrText>
        </w:r>
        <w:r w:rsidR="00811864">
          <w:rPr>
            <w:noProof/>
            <w:webHidden/>
          </w:rPr>
        </w:r>
        <w:r w:rsidR="00811864">
          <w:rPr>
            <w:noProof/>
            <w:webHidden/>
          </w:rPr>
          <w:fldChar w:fldCharType="separate"/>
        </w:r>
        <w:r w:rsidR="00A977A9">
          <w:rPr>
            <w:noProof/>
            <w:webHidden/>
          </w:rPr>
          <w:t>34</w:t>
        </w:r>
        <w:r w:rsidR="00811864">
          <w:rPr>
            <w:noProof/>
            <w:webHidden/>
          </w:rPr>
          <w:fldChar w:fldCharType="end"/>
        </w:r>
      </w:hyperlink>
    </w:p>
    <w:p w14:paraId="4C76266F" w14:textId="00A2FF30" w:rsidR="00811864" w:rsidRDefault="00A671EE">
      <w:pPr>
        <w:pStyle w:val="af9"/>
        <w:tabs>
          <w:tab w:val="right" w:leader="dot" w:pos="8296"/>
        </w:tabs>
        <w:rPr>
          <w:rFonts w:eastAsiaTheme="minorEastAsia"/>
          <w:smallCaps w:val="0"/>
          <w:noProof/>
          <w:sz w:val="21"/>
          <w:szCs w:val="22"/>
        </w:rPr>
      </w:pPr>
      <w:hyperlink w:anchor="_Toc36939149" w:history="1">
        <w:r w:rsidR="00811864" w:rsidRPr="0048570D">
          <w:rPr>
            <w:rStyle w:val="af0"/>
            <w:noProof/>
          </w:rPr>
          <w:t xml:space="preserve">表 3.24  </w:t>
        </w:r>
        <w:r w:rsidR="00811864" w:rsidRPr="00A378BC">
          <w:rPr>
            <w:rStyle w:val="af0"/>
            <w:rFonts w:ascii="Arial" w:hAnsi="Arial"/>
            <w:noProof/>
          </w:rPr>
          <w:t>rule</w:t>
        </w:r>
        <w:r w:rsidR="00811864" w:rsidRPr="0048570D">
          <w:rPr>
            <w:rStyle w:val="af0"/>
            <w:noProof/>
          </w:rPr>
          <w:t>_</w:t>
        </w:r>
        <w:r w:rsidR="00811864" w:rsidRPr="00A378BC">
          <w:rPr>
            <w:rStyle w:val="af0"/>
            <w:rFonts w:ascii="Arial" w:hAnsi="Arial"/>
            <w:noProof/>
          </w:rPr>
          <w:t>not</w:t>
        </w:r>
        <w:r w:rsidR="00811864" w:rsidRPr="0048570D">
          <w:rPr>
            <w:rStyle w:val="af0"/>
            <w:noProof/>
          </w:rPr>
          <w:t>_</w:t>
        </w:r>
        <w:r w:rsidR="00811864" w:rsidRPr="00A378BC">
          <w:rPr>
            <w:rStyle w:val="af0"/>
            <w:rFonts w:ascii="Arial" w:hAnsi="Arial"/>
            <w:noProof/>
          </w:rPr>
          <w:t>hit</w:t>
        </w:r>
        <w:r w:rsidR="00811864" w:rsidRPr="0048570D">
          <w:rPr>
            <w:rStyle w:val="af0"/>
            <w:noProof/>
          </w:rPr>
          <w:t>表结构</w:t>
        </w:r>
        <w:r w:rsidR="00811864">
          <w:rPr>
            <w:noProof/>
            <w:webHidden/>
          </w:rPr>
          <w:tab/>
        </w:r>
        <w:r w:rsidR="00811864">
          <w:rPr>
            <w:noProof/>
            <w:webHidden/>
          </w:rPr>
          <w:fldChar w:fldCharType="begin"/>
        </w:r>
        <w:r w:rsidR="00811864">
          <w:rPr>
            <w:noProof/>
            <w:webHidden/>
          </w:rPr>
          <w:instrText xml:space="preserve"> PAGEREF _Toc36939149 \h </w:instrText>
        </w:r>
        <w:r w:rsidR="00811864">
          <w:rPr>
            <w:noProof/>
            <w:webHidden/>
          </w:rPr>
        </w:r>
        <w:r w:rsidR="00811864">
          <w:rPr>
            <w:noProof/>
            <w:webHidden/>
          </w:rPr>
          <w:fldChar w:fldCharType="separate"/>
        </w:r>
        <w:r w:rsidR="00A977A9">
          <w:rPr>
            <w:noProof/>
            <w:webHidden/>
          </w:rPr>
          <w:t>35</w:t>
        </w:r>
        <w:r w:rsidR="00811864">
          <w:rPr>
            <w:noProof/>
            <w:webHidden/>
          </w:rPr>
          <w:fldChar w:fldCharType="end"/>
        </w:r>
      </w:hyperlink>
    </w:p>
    <w:p w14:paraId="6BAD58D9" w14:textId="2E962F62" w:rsidR="00811864" w:rsidRDefault="00A671EE">
      <w:pPr>
        <w:pStyle w:val="af9"/>
        <w:tabs>
          <w:tab w:val="right" w:leader="dot" w:pos="8296"/>
        </w:tabs>
        <w:rPr>
          <w:rFonts w:eastAsiaTheme="minorEastAsia"/>
          <w:smallCaps w:val="0"/>
          <w:noProof/>
          <w:sz w:val="21"/>
          <w:szCs w:val="22"/>
        </w:rPr>
      </w:pPr>
      <w:hyperlink w:anchor="_Toc36939150" w:history="1">
        <w:r w:rsidR="00811864" w:rsidRPr="0048570D">
          <w:rPr>
            <w:rStyle w:val="af0"/>
            <w:noProof/>
          </w:rPr>
          <w:t xml:space="preserve">表 3.25  </w:t>
        </w:r>
        <w:r w:rsidR="00811864" w:rsidRPr="00A378BC">
          <w:rPr>
            <w:rStyle w:val="af0"/>
            <w:rFonts w:ascii="Arial" w:hAnsi="Arial"/>
            <w:noProof/>
          </w:rPr>
          <w:t>action</w:t>
        </w:r>
        <w:r w:rsidR="00811864" w:rsidRPr="0048570D">
          <w:rPr>
            <w:rStyle w:val="af0"/>
            <w:noProof/>
          </w:rPr>
          <w:t>_</w:t>
        </w:r>
        <w:r w:rsidR="00811864" w:rsidRPr="00A378BC">
          <w:rPr>
            <w:rStyle w:val="af0"/>
            <w:rFonts w:ascii="Arial" w:hAnsi="Arial"/>
            <w:noProof/>
          </w:rPr>
          <w:t>execute</w:t>
        </w:r>
        <w:r w:rsidR="00811864" w:rsidRPr="0048570D">
          <w:rPr>
            <w:rStyle w:val="af0"/>
            <w:noProof/>
          </w:rPr>
          <w:t>表结构</w:t>
        </w:r>
        <w:r w:rsidR="00811864">
          <w:rPr>
            <w:noProof/>
            <w:webHidden/>
          </w:rPr>
          <w:tab/>
        </w:r>
        <w:r w:rsidR="00811864">
          <w:rPr>
            <w:noProof/>
            <w:webHidden/>
          </w:rPr>
          <w:fldChar w:fldCharType="begin"/>
        </w:r>
        <w:r w:rsidR="00811864">
          <w:rPr>
            <w:noProof/>
            <w:webHidden/>
          </w:rPr>
          <w:instrText xml:space="preserve"> PAGEREF _Toc36939150 \h </w:instrText>
        </w:r>
        <w:r w:rsidR="00811864">
          <w:rPr>
            <w:noProof/>
            <w:webHidden/>
          </w:rPr>
        </w:r>
        <w:r w:rsidR="00811864">
          <w:rPr>
            <w:noProof/>
            <w:webHidden/>
          </w:rPr>
          <w:fldChar w:fldCharType="separate"/>
        </w:r>
        <w:r w:rsidR="00A977A9">
          <w:rPr>
            <w:noProof/>
            <w:webHidden/>
          </w:rPr>
          <w:t>35</w:t>
        </w:r>
        <w:r w:rsidR="00811864">
          <w:rPr>
            <w:noProof/>
            <w:webHidden/>
          </w:rPr>
          <w:fldChar w:fldCharType="end"/>
        </w:r>
      </w:hyperlink>
    </w:p>
    <w:p w14:paraId="74366594" w14:textId="5028C564" w:rsidR="00811864" w:rsidRDefault="00A671EE">
      <w:pPr>
        <w:pStyle w:val="af9"/>
        <w:tabs>
          <w:tab w:val="right" w:leader="dot" w:pos="8296"/>
        </w:tabs>
        <w:rPr>
          <w:rFonts w:eastAsiaTheme="minorEastAsia"/>
          <w:smallCaps w:val="0"/>
          <w:noProof/>
          <w:sz w:val="21"/>
          <w:szCs w:val="22"/>
        </w:rPr>
      </w:pPr>
      <w:hyperlink w:anchor="_Toc36939151" w:history="1">
        <w:r w:rsidR="00811864" w:rsidRPr="0048570D">
          <w:rPr>
            <w:rStyle w:val="af0"/>
            <w:noProof/>
          </w:rPr>
          <w:t xml:space="preserve">表 3.26  </w:t>
        </w:r>
        <w:r w:rsidR="00811864" w:rsidRPr="00A378BC">
          <w:rPr>
            <w:rStyle w:val="af0"/>
            <w:rFonts w:ascii="Arial" w:hAnsi="Arial"/>
            <w:noProof/>
          </w:rPr>
          <w:t>operate</w:t>
        </w:r>
        <w:r w:rsidR="00811864" w:rsidRPr="0048570D">
          <w:rPr>
            <w:rStyle w:val="af0"/>
            <w:noProof/>
          </w:rPr>
          <w:t>_</w:t>
        </w:r>
        <w:r w:rsidR="00811864" w:rsidRPr="00A378BC">
          <w:rPr>
            <w:rStyle w:val="af0"/>
            <w:rFonts w:ascii="Arial" w:hAnsi="Arial"/>
            <w:noProof/>
          </w:rPr>
          <w:t>record</w:t>
        </w:r>
        <w:r w:rsidR="00811864" w:rsidRPr="0048570D">
          <w:rPr>
            <w:rStyle w:val="af0"/>
            <w:noProof/>
          </w:rPr>
          <w:t>表结构</w:t>
        </w:r>
        <w:r w:rsidR="00811864">
          <w:rPr>
            <w:noProof/>
            <w:webHidden/>
          </w:rPr>
          <w:tab/>
        </w:r>
        <w:r w:rsidR="00811864">
          <w:rPr>
            <w:noProof/>
            <w:webHidden/>
          </w:rPr>
          <w:fldChar w:fldCharType="begin"/>
        </w:r>
        <w:r w:rsidR="00811864">
          <w:rPr>
            <w:noProof/>
            <w:webHidden/>
          </w:rPr>
          <w:instrText xml:space="preserve"> PAGEREF _Toc36939151 \h </w:instrText>
        </w:r>
        <w:r w:rsidR="00811864">
          <w:rPr>
            <w:noProof/>
            <w:webHidden/>
          </w:rPr>
        </w:r>
        <w:r w:rsidR="00811864">
          <w:rPr>
            <w:noProof/>
            <w:webHidden/>
          </w:rPr>
          <w:fldChar w:fldCharType="separate"/>
        </w:r>
        <w:r w:rsidR="00A977A9">
          <w:rPr>
            <w:noProof/>
            <w:webHidden/>
          </w:rPr>
          <w:t>35</w:t>
        </w:r>
        <w:r w:rsidR="00811864">
          <w:rPr>
            <w:noProof/>
            <w:webHidden/>
          </w:rPr>
          <w:fldChar w:fldCharType="end"/>
        </w:r>
      </w:hyperlink>
    </w:p>
    <w:p w14:paraId="65E3DC91" w14:textId="3D79E9A9" w:rsidR="00811864" w:rsidRDefault="00A671EE">
      <w:pPr>
        <w:pStyle w:val="af9"/>
        <w:tabs>
          <w:tab w:val="right" w:leader="dot" w:pos="8296"/>
        </w:tabs>
        <w:rPr>
          <w:rFonts w:eastAsiaTheme="minorEastAsia"/>
          <w:smallCaps w:val="0"/>
          <w:noProof/>
          <w:sz w:val="21"/>
          <w:szCs w:val="22"/>
        </w:rPr>
      </w:pPr>
      <w:hyperlink w:anchor="_Toc36939152" w:history="1">
        <w:r w:rsidR="00811864" w:rsidRPr="0048570D">
          <w:rPr>
            <w:rStyle w:val="af0"/>
            <w:noProof/>
          </w:rPr>
          <w:t xml:space="preserve">表 3.27  </w:t>
        </w:r>
        <w:r w:rsidR="00811864" w:rsidRPr="00A378BC">
          <w:rPr>
            <w:rStyle w:val="af0"/>
            <w:rFonts w:ascii="Arial" w:hAnsi="Arial"/>
            <w:noProof/>
          </w:rPr>
          <w:t>operator</w:t>
        </w:r>
        <w:r w:rsidR="00811864" w:rsidRPr="0048570D">
          <w:rPr>
            <w:rStyle w:val="af0"/>
            <w:noProof/>
          </w:rPr>
          <w:t>表结构</w:t>
        </w:r>
        <w:r w:rsidR="00811864">
          <w:rPr>
            <w:noProof/>
            <w:webHidden/>
          </w:rPr>
          <w:tab/>
        </w:r>
        <w:r w:rsidR="00811864">
          <w:rPr>
            <w:noProof/>
            <w:webHidden/>
          </w:rPr>
          <w:fldChar w:fldCharType="begin"/>
        </w:r>
        <w:r w:rsidR="00811864">
          <w:rPr>
            <w:noProof/>
            <w:webHidden/>
          </w:rPr>
          <w:instrText xml:space="preserve"> PAGEREF _Toc36939152 \h </w:instrText>
        </w:r>
        <w:r w:rsidR="00811864">
          <w:rPr>
            <w:noProof/>
            <w:webHidden/>
          </w:rPr>
        </w:r>
        <w:r w:rsidR="00811864">
          <w:rPr>
            <w:noProof/>
            <w:webHidden/>
          </w:rPr>
          <w:fldChar w:fldCharType="separate"/>
        </w:r>
        <w:r w:rsidR="00A977A9">
          <w:rPr>
            <w:noProof/>
            <w:webHidden/>
          </w:rPr>
          <w:t>36</w:t>
        </w:r>
        <w:r w:rsidR="00811864">
          <w:rPr>
            <w:noProof/>
            <w:webHidden/>
          </w:rPr>
          <w:fldChar w:fldCharType="end"/>
        </w:r>
      </w:hyperlink>
    </w:p>
    <w:p w14:paraId="7191A5FA" w14:textId="22894E06" w:rsidR="00811864" w:rsidRDefault="00A671EE">
      <w:pPr>
        <w:pStyle w:val="af9"/>
        <w:tabs>
          <w:tab w:val="right" w:leader="dot" w:pos="8296"/>
        </w:tabs>
        <w:rPr>
          <w:rFonts w:eastAsiaTheme="minorEastAsia"/>
          <w:smallCaps w:val="0"/>
          <w:noProof/>
          <w:sz w:val="21"/>
          <w:szCs w:val="22"/>
        </w:rPr>
      </w:pPr>
      <w:hyperlink w:anchor="_Toc36939153" w:history="1">
        <w:r w:rsidR="00811864" w:rsidRPr="0048570D">
          <w:rPr>
            <w:rStyle w:val="af0"/>
            <w:noProof/>
          </w:rPr>
          <w:t>表 4.1  硬件和环境配置</w:t>
        </w:r>
        <w:r w:rsidR="00811864">
          <w:rPr>
            <w:noProof/>
            <w:webHidden/>
          </w:rPr>
          <w:tab/>
        </w:r>
        <w:r w:rsidR="00811864">
          <w:rPr>
            <w:noProof/>
            <w:webHidden/>
          </w:rPr>
          <w:fldChar w:fldCharType="begin"/>
        </w:r>
        <w:r w:rsidR="00811864">
          <w:rPr>
            <w:noProof/>
            <w:webHidden/>
          </w:rPr>
          <w:instrText xml:space="preserve"> PAGEREF _Toc36939153 \h </w:instrText>
        </w:r>
        <w:r w:rsidR="00811864">
          <w:rPr>
            <w:noProof/>
            <w:webHidden/>
          </w:rPr>
        </w:r>
        <w:r w:rsidR="00811864">
          <w:rPr>
            <w:noProof/>
            <w:webHidden/>
          </w:rPr>
          <w:fldChar w:fldCharType="separate"/>
        </w:r>
        <w:r w:rsidR="00A977A9">
          <w:rPr>
            <w:noProof/>
            <w:webHidden/>
          </w:rPr>
          <w:t>56</w:t>
        </w:r>
        <w:r w:rsidR="00811864">
          <w:rPr>
            <w:noProof/>
            <w:webHidden/>
          </w:rPr>
          <w:fldChar w:fldCharType="end"/>
        </w:r>
      </w:hyperlink>
    </w:p>
    <w:p w14:paraId="7B9958F5" w14:textId="693DCEE4" w:rsidR="00811864" w:rsidRDefault="00A671EE">
      <w:pPr>
        <w:pStyle w:val="af9"/>
        <w:tabs>
          <w:tab w:val="right" w:leader="dot" w:pos="8296"/>
        </w:tabs>
        <w:rPr>
          <w:rFonts w:eastAsiaTheme="minorEastAsia"/>
          <w:smallCaps w:val="0"/>
          <w:noProof/>
          <w:sz w:val="21"/>
          <w:szCs w:val="22"/>
        </w:rPr>
      </w:pPr>
      <w:hyperlink w:anchor="_Toc36939154" w:history="1">
        <w:r w:rsidR="00811864" w:rsidRPr="0048570D">
          <w:rPr>
            <w:rStyle w:val="af0"/>
            <w:noProof/>
          </w:rPr>
          <w:t>表 4.2  软件配置</w:t>
        </w:r>
        <w:r w:rsidR="00811864">
          <w:rPr>
            <w:noProof/>
            <w:webHidden/>
          </w:rPr>
          <w:tab/>
        </w:r>
        <w:r w:rsidR="00811864">
          <w:rPr>
            <w:noProof/>
            <w:webHidden/>
          </w:rPr>
          <w:fldChar w:fldCharType="begin"/>
        </w:r>
        <w:r w:rsidR="00811864">
          <w:rPr>
            <w:noProof/>
            <w:webHidden/>
          </w:rPr>
          <w:instrText xml:space="preserve"> PAGEREF _Toc36939154 \h </w:instrText>
        </w:r>
        <w:r w:rsidR="00811864">
          <w:rPr>
            <w:noProof/>
            <w:webHidden/>
          </w:rPr>
        </w:r>
        <w:r w:rsidR="00811864">
          <w:rPr>
            <w:noProof/>
            <w:webHidden/>
          </w:rPr>
          <w:fldChar w:fldCharType="separate"/>
        </w:r>
        <w:r w:rsidR="00A977A9">
          <w:rPr>
            <w:noProof/>
            <w:webHidden/>
          </w:rPr>
          <w:t>56</w:t>
        </w:r>
        <w:r w:rsidR="00811864">
          <w:rPr>
            <w:noProof/>
            <w:webHidden/>
          </w:rPr>
          <w:fldChar w:fldCharType="end"/>
        </w:r>
      </w:hyperlink>
    </w:p>
    <w:p w14:paraId="44F6B9FF" w14:textId="43EDAAA5" w:rsidR="00811864" w:rsidRDefault="00A671EE">
      <w:pPr>
        <w:pStyle w:val="af9"/>
        <w:tabs>
          <w:tab w:val="right" w:leader="dot" w:pos="8296"/>
        </w:tabs>
        <w:rPr>
          <w:rFonts w:eastAsiaTheme="minorEastAsia"/>
          <w:smallCaps w:val="0"/>
          <w:noProof/>
          <w:sz w:val="21"/>
          <w:szCs w:val="22"/>
        </w:rPr>
      </w:pPr>
      <w:hyperlink w:anchor="_Toc36939155" w:history="1">
        <w:r w:rsidR="00811864" w:rsidRPr="0048570D">
          <w:rPr>
            <w:rStyle w:val="af0"/>
            <w:noProof/>
          </w:rPr>
          <w:t>表 4.3  规则操作测试用例</w:t>
        </w:r>
        <w:r w:rsidR="00811864">
          <w:rPr>
            <w:noProof/>
            <w:webHidden/>
          </w:rPr>
          <w:tab/>
        </w:r>
        <w:r w:rsidR="00811864">
          <w:rPr>
            <w:noProof/>
            <w:webHidden/>
          </w:rPr>
          <w:fldChar w:fldCharType="begin"/>
        </w:r>
        <w:r w:rsidR="00811864">
          <w:rPr>
            <w:noProof/>
            <w:webHidden/>
          </w:rPr>
          <w:instrText xml:space="preserve"> PAGEREF _Toc36939155 \h </w:instrText>
        </w:r>
        <w:r w:rsidR="00811864">
          <w:rPr>
            <w:noProof/>
            <w:webHidden/>
          </w:rPr>
        </w:r>
        <w:r w:rsidR="00811864">
          <w:rPr>
            <w:noProof/>
            <w:webHidden/>
          </w:rPr>
          <w:fldChar w:fldCharType="separate"/>
        </w:r>
        <w:r w:rsidR="00A977A9">
          <w:rPr>
            <w:noProof/>
            <w:webHidden/>
          </w:rPr>
          <w:t>57</w:t>
        </w:r>
        <w:r w:rsidR="00811864">
          <w:rPr>
            <w:noProof/>
            <w:webHidden/>
          </w:rPr>
          <w:fldChar w:fldCharType="end"/>
        </w:r>
      </w:hyperlink>
    </w:p>
    <w:p w14:paraId="484A4361" w14:textId="294EC6C7" w:rsidR="00811864" w:rsidRDefault="00A671EE">
      <w:pPr>
        <w:pStyle w:val="af9"/>
        <w:tabs>
          <w:tab w:val="right" w:leader="dot" w:pos="8296"/>
        </w:tabs>
        <w:rPr>
          <w:rFonts w:eastAsiaTheme="minorEastAsia"/>
          <w:smallCaps w:val="0"/>
          <w:noProof/>
          <w:sz w:val="21"/>
          <w:szCs w:val="22"/>
        </w:rPr>
      </w:pPr>
      <w:hyperlink w:anchor="_Toc36939156" w:history="1">
        <w:r w:rsidR="00811864" w:rsidRPr="0048570D">
          <w:rPr>
            <w:rStyle w:val="af0"/>
            <w:noProof/>
          </w:rPr>
          <w:t>表 4.4  日志查询测试用例</w:t>
        </w:r>
        <w:r w:rsidR="00811864">
          <w:rPr>
            <w:noProof/>
            <w:webHidden/>
          </w:rPr>
          <w:tab/>
        </w:r>
        <w:r w:rsidR="00811864">
          <w:rPr>
            <w:noProof/>
            <w:webHidden/>
          </w:rPr>
          <w:fldChar w:fldCharType="begin"/>
        </w:r>
        <w:r w:rsidR="00811864">
          <w:rPr>
            <w:noProof/>
            <w:webHidden/>
          </w:rPr>
          <w:instrText xml:space="preserve"> PAGEREF _Toc36939156 \h </w:instrText>
        </w:r>
        <w:r w:rsidR="00811864">
          <w:rPr>
            <w:noProof/>
            <w:webHidden/>
          </w:rPr>
        </w:r>
        <w:r w:rsidR="00811864">
          <w:rPr>
            <w:noProof/>
            <w:webHidden/>
          </w:rPr>
          <w:fldChar w:fldCharType="separate"/>
        </w:r>
        <w:r w:rsidR="00A977A9">
          <w:rPr>
            <w:noProof/>
            <w:webHidden/>
          </w:rPr>
          <w:t>57</w:t>
        </w:r>
        <w:r w:rsidR="00811864">
          <w:rPr>
            <w:noProof/>
            <w:webHidden/>
          </w:rPr>
          <w:fldChar w:fldCharType="end"/>
        </w:r>
      </w:hyperlink>
    </w:p>
    <w:p w14:paraId="6407AE9D" w14:textId="032F6DE7" w:rsidR="00811864" w:rsidRDefault="00A671EE">
      <w:pPr>
        <w:pStyle w:val="af9"/>
        <w:tabs>
          <w:tab w:val="right" w:leader="dot" w:pos="8296"/>
        </w:tabs>
        <w:rPr>
          <w:rFonts w:eastAsiaTheme="minorEastAsia"/>
          <w:smallCaps w:val="0"/>
          <w:noProof/>
          <w:sz w:val="21"/>
          <w:szCs w:val="22"/>
        </w:rPr>
      </w:pPr>
      <w:hyperlink w:anchor="_Toc36939157" w:history="1">
        <w:r w:rsidR="00811864" w:rsidRPr="0048570D">
          <w:rPr>
            <w:rStyle w:val="af0"/>
            <w:noProof/>
          </w:rPr>
          <w:t>表 4.5  规则过期告警测试用例</w:t>
        </w:r>
        <w:r w:rsidR="00811864">
          <w:rPr>
            <w:noProof/>
            <w:webHidden/>
          </w:rPr>
          <w:tab/>
        </w:r>
        <w:r w:rsidR="00811864">
          <w:rPr>
            <w:noProof/>
            <w:webHidden/>
          </w:rPr>
          <w:fldChar w:fldCharType="begin"/>
        </w:r>
        <w:r w:rsidR="00811864">
          <w:rPr>
            <w:noProof/>
            <w:webHidden/>
          </w:rPr>
          <w:instrText xml:space="preserve"> PAGEREF _Toc36939157 \h </w:instrText>
        </w:r>
        <w:r w:rsidR="00811864">
          <w:rPr>
            <w:noProof/>
            <w:webHidden/>
          </w:rPr>
        </w:r>
        <w:r w:rsidR="00811864">
          <w:rPr>
            <w:noProof/>
            <w:webHidden/>
          </w:rPr>
          <w:fldChar w:fldCharType="separate"/>
        </w:r>
        <w:r w:rsidR="00A977A9">
          <w:rPr>
            <w:noProof/>
            <w:webHidden/>
          </w:rPr>
          <w:t>58</w:t>
        </w:r>
        <w:r w:rsidR="00811864">
          <w:rPr>
            <w:noProof/>
            <w:webHidden/>
          </w:rPr>
          <w:fldChar w:fldCharType="end"/>
        </w:r>
      </w:hyperlink>
    </w:p>
    <w:p w14:paraId="15C296BA" w14:textId="09C0ECC5" w:rsidR="00811864" w:rsidRDefault="00A671EE">
      <w:pPr>
        <w:pStyle w:val="af9"/>
        <w:tabs>
          <w:tab w:val="right" w:leader="dot" w:pos="8296"/>
        </w:tabs>
        <w:rPr>
          <w:rFonts w:eastAsiaTheme="minorEastAsia"/>
          <w:smallCaps w:val="0"/>
          <w:noProof/>
          <w:sz w:val="21"/>
          <w:szCs w:val="22"/>
        </w:rPr>
      </w:pPr>
      <w:hyperlink w:anchor="_Toc36939158" w:history="1">
        <w:r w:rsidR="00811864" w:rsidRPr="0048570D">
          <w:rPr>
            <w:rStyle w:val="af0"/>
            <w:noProof/>
          </w:rPr>
          <w:t>表 4.6  审核流操作测试用例</w:t>
        </w:r>
        <w:r w:rsidR="00811864">
          <w:rPr>
            <w:noProof/>
            <w:webHidden/>
          </w:rPr>
          <w:tab/>
        </w:r>
        <w:r w:rsidR="00811864">
          <w:rPr>
            <w:noProof/>
            <w:webHidden/>
          </w:rPr>
          <w:fldChar w:fldCharType="begin"/>
        </w:r>
        <w:r w:rsidR="00811864">
          <w:rPr>
            <w:noProof/>
            <w:webHidden/>
          </w:rPr>
          <w:instrText xml:space="preserve"> PAGEREF _Toc36939158 \h </w:instrText>
        </w:r>
        <w:r w:rsidR="00811864">
          <w:rPr>
            <w:noProof/>
            <w:webHidden/>
          </w:rPr>
        </w:r>
        <w:r w:rsidR="00811864">
          <w:rPr>
            <w:noProof/>
            <w:webHidden/>
          </w:rPr>
          <w:fldChar w:fldCharType="separate"/>
        </w:r>
        <w:r w:rsidR="00A977A9">
          <w:rPr>
            <w:noProof/>
            <w:webHidden/>
          </w:rPr>
          <w:t>58</w:t>
        </w:r>
        <w:r w:rsidR="00811864">
          <w:rPr>
            <w:noProof/>
            <w:webHidden/>
          </w:rPr>
          <w:fldChar w:fldCharType="end"/>
        </w:r>
      </w:hyperlink>
    </w:p>
    <w:p w14:paraId="651D214E" w14:textId="1963E0AA" w:rsidR="00811864" w:rsidRDefault="00A671EE">
      <w:pPr>
        <w:pStyle w:val="af9"/>
        <w:tabs>
          <w:tab w:val="right" w:leader="dot" w:pos="8296"/>
        </w:tabs>
        <w:rPr>
          <w:rFonts w:eastAsiaTheme="minorEastAsia"/>
          <w:smallCaps w:val="0"/>
          <w:noProof/>
          <w:sz w:val="21"/>
          <w:szCs w:val="22"/>
        </w:rPr>
      </w:pPr>
      <w:hyperlink w:anchor="_Toc36939159" w:history="1">
        <w:r w:rsidR="00811864" w:rsidRPr="0048570D">
          <w:rPr>
            <w:rStyle w:val="af0"/>
            <w:noProof/>
          </w:rPr>
          <w:t>表 4.7  审核权转移测试用例</w:t>
        </w:r>
        <w:r w:rsidR="00811864">
          <w:rPr>
            <w:noProof/>
            <w:webHidden/>
          </w:rPr>
          <w:tab/>
        </w:r>
        <w:r w:rsidR="00811864">
          <w:rPr>
            <w:noProof/>
            <w:webHidden/>
          </w:rPr>
          <w:fldChar w:fldCharType="begin"/>
        </w:r>
        <w:r w:rsidR="00811864">
          <w:rPr>
            <w:noProof/>
            <w:webHidden/>
          </w:rPr>
          <w:instrText xml:space="preserve"> PAGEREF _Toc36939159 \h </w:instrText>
        </w:r>
        <w:r w:rsidR="00811864">
          <w:rPr>
            <w:noProof/>
            <w:webHidden/>
          </w:rPr>
        </w:r>
        <w:r w:rsidR="00811864">
          <w:rPr>
            <w:noProof/>
            <w:webHidden/>
          </w:rPr>
          <w:fldChar w:fldCharType="separate"/>
        </w:r>
        <w:r w:rsidR="00A977A9">
          <w:rPr>
            <w:noProof/>
            <w:webHidden/>
          </w:rPr>
          <w:t>58</w:t>
        </w:r>
        <w:r w:rsidR="00811864">
          <w:rPr>
            <w:noProof/>
            <w:webHidden/>
          </w:rPr>
          <w:fldChar w:fldCharType="end"/>
        </w:r>
      </w:hyperlink>
    </w:p>
    <w:p w14:paraId="29938EF8" w14:textId="0CA93BBC" w:rsidR="00811864" w:rsidRDefault="00A671EE">
      <w:pPr>
        <w:pStyle w:val="af9"/>
        <w:tabs>
          <w:tab w:val="right" w:leader="dot" w:pos="8296"/>
        </w:tabs>
        <w:rPr>
          <w:rFonts w:eastAsiaTheme="minorEastAsia"/>
          <w:smallCaps w:val="0"/>
          <w:noProof/>
          <w:sz w:val="21"/>
          <w:szCs w:val="22"/>
        </w:rPr>
      </w:pPr>
      <w:hyperlink w:anchor="_Toc36939160" w:history="1">
        <w:r w:rsidR="00811864" w:rsidRPr="0048570D">
          <w:rPr>
            <w:rStyle w:val="af0"/>
            <w:noProof/>
          </w:rPr>
          <w:t>表 4.8  审核消息保障测试用例</w:t>
        </w:r>
        <w:r w:rsidR="00811864">
          <w:rPr>
            <w:noProof/>
            <w:webHidden/>
          </w:rPr>
          <w:tab/>
        </w:r>
        <w:r w:rsidR="00811864">
          <w:rPr>
            <w:noProof/>
            <w:webHidden/>
          </w:rPr>
          <w:fldChar w:fldCharType="begin"/>
        </w:r>
        <w:r w:rsidR="00811864">
          <w:rPr>
            <w:noProof/>
            <w:webHidden/>
          </w:rPr>
          <w:instrText xml:space="preserve"> PAGEREF _Toc36939160 \h </w:instrText>
        </w:r>
        <w:r w:rsidR="00811864">
          <w:rPr>
            <w:noProof/>
            <w:webHidden/>
          </w:rPr>
        </w:r>
        <w:r w:rsidR="00811864">
          <w:rPr>
            <w:noProof/>
            <w:webHidden/>
          </w:rPr>
          <w:fldChar w:fldCharType="separate"/>
        </w:r>
        <w:r w:rsidR="00A977A9">
          <w:rPr>
            <w:noProof/>
            <w:webHidden/>
          </w:rPr>
          <w:t>59</w:t>
        </w:r>
        <w:r w:rsidR="00811864">
          <w:rPr>
            <w:noProof/>
            <w:webHidden/>
          </w:rPr>
          <w:fldChar w:fldCharType="end"/>
        </w:r>
      </w:hyperlink>
    </w:p>
    <w:p w14:paraId="1CE08D92" w14:textId="0BDC98F8" w:rsidR="00811864" w:rsidRDefault="00A671EE">
      <w:pPr>
        <w:pStyle w:val="af9"/>
        <w:tabs>
          <w:tab w:val="right" w:leader="dot" w:pos="8296"/>
        </w:tabs>
        <w:rPr>
          <w:rFonts w:eastAsiaTheme="minorEastAsia"/>
          <w:smallCaps w:val="0"/>
          <w:noProof/>
          <w:sz w:val="21"/>
          <w:szCs w:val="22"/>
        </w:rPr>
      </w:pPr>
      <w:hyperlink w:anchor="_Toc36939161" w:history="1">
        <w:r w:rsidR="00811864" w:rsidRPr="0048570D">
          <w:rPr>
            <w:rStyle w:val="af0"/>
            <w:noProof/>
          </w:rPr>
          <w:t>表 4.9   规则预处理功能测试用例</w:t>
        </w:r>
        <w:r w:rsidR="00811864">
          <w:rPr>
            <w:noProof/>
            <w:webHidden/>
          </w:rPr>
          <w:tab/>
        </w:r>
        <w:r w:rsidR="00811864">
          <w:rPr>
            <w:noProof/>
            <w:webHidden/>
          </w:rPr>
          <w:fldChar w:fldCharType="begin"/>
        </w:r>
        <w:r w:rsidR="00811864">
          <w:rPr>
            <w:noProof/>
            <w:webHidden/>
          </w:rPr>
          <w:instrText xml:space="preserve"> PAGEREF _Toc36939161 \h </w:instrText>
        </w:r>
        <w:r w:rsidR="00811864">
          <w:rPr>
            <w:noProof/>
            <w:webHidden/>
          </w:rPr>
        </w:r>
        <w:r w:rsidR="00811864">
          <w:rPr>
            <w:noProof/>
            <w:webHidden/>
          </w:rPr>
          <w:fldChar w:fldCharType="separate"/>
        </w:r>
        <w:r w:rsidR="00A977A9">
          <w:rPr>
            <w:noProof/>
            <w:webHidden/>
          </w:rPr>
          <w:t>59</w:t>
        </w:r>
        <w:r w:rsidR="00811864">
          <w:rPr>
            <w:noProof/>
            <w:webHidden/>
          </w:rPr>
          <w:fldChar w:fldCharType="end"/>
        </w:r>
      </w:hyperlink>
    </w:p>
    <w:p w14:paraId="6DA3ECD5" w14:textId="2064E279" w:rsidR="00811864" w:rsidRDefault="00A671EE">
      <w:pPr>
        <w:pStyle w:val="af9"/>
        <w:tabs>
          <w:tab w:val="right" w:leader="dot" w:pos="8296"/>
        </w:tabs>
        <w:rPr>
          <w:rFonts w:eastAsiaTheme="minorEastAsia"/>
          <w:smallCaps w:val="0"/>
          <w:noProof/>
          <w:sz w:val="21"/>
          <w:szCs w:val="22"/>
        </w:rPr>
      </w:pPr>
      <w:hyperlink w:anchor="_Toc36939162" w:history="1">
        <w:r w:rsidR="00811864" w:rsidRPr="0048570D">
          <w:rPr>
            <w:rStyle w:val="af0"/>
            <w:noProof/>
          </w:rPr>
          <w:t>表 4.10  规则判定测试用例</w:t>
        </w:r>
        <w:r w:rsidR="00811864">
          <w:rPr>
            <w:noProof/>
            <w:webHidden/>
          </w:rPr>
          <w:tab/>
        </w:r>
        <w:r w:rsidR="00811864">
          <w:rPr>
            <w:noProof/>
            <w:webHidden/>
          </w:rPr>
          <w:fldChar w:fldCharType="begin"/>
        </w:r>
        <w:r w:rsidR="00811864">
          <w:rPr>
            <w:noProof/>
            <w:webHidden/>
          </w:rPr>
          <w:instrText xml:space="preserve"> PAGEREF _Toc36939162 \h </w:instrText>
        </w:r>
        <w:r w:rsidR="00811864">
          <w:rPr>
            <w:noProof/>
            <w:webHidden/>
          </w:rPr>
        </w:r>
        <w:r w:rsidR="00811864">
          <w:rPr>
            <w:noProof/>
            <w:webHidden/>
          </w:rPr>
          <w:fldChar w:fldCharType="separate"/>
        </w:r>
        <w:r w:rsidR="00A977A9">
          <w:rPr>
            <w:noProof/>
            <w:webHidden/>
          </w:rPr>
          <w:t>59</w:t>
        </w:r>
        <w:r w:rsidR="00811864">
          <w:rPr>
            <w:noProof/>
            <w:webHidden/>
          </w:rPr>
          <w:fldChar w:fldCharType="end"/>
        </w:r>
      </w:hyperlink>
    </w:p>
    <w:p w14:paraId="44C19C91" w14:textId="547866B8" w:rsidR="00811864" w:rsidRDefault="00A671EE">
      <w:pPr>
        <w:pStyle w:val="af9"/>
        <w:tabs>
          <w:tab w:val="right" w:leader="dot" w:pos="8296"/>
        </w:tabs>
        <w:rPr>
          <w:rFonts w:eastAsiaTheme="minorEastAsia"/>
          <w:smallCaps w:val="0"/>
          <w:noProof/>
          <w:sz w:val="21"/>
          <w:szCs w:val="22"/>
        </w:rPr>
      </w:pPr>
      <w:hyperlink w:anchor="_Toc36939163" w:history="1">
        <w:r w:rsidR="00811864" w:rsidRPr="0048570D">
          <w:rPr>
            <w:rStyle w:val="af0"/>
            <w:noProof/>
          </w:rPr>
          <w:t>表 4.11  系统功能测试结果表</w:t>
        </w:r>
        <w:r w:rsidR="00811864">
          <w:rPr>
            <w:noProof/>
            <w:webHidden/>
          </w:rPr>
          <w:tab/>
        </w:r>
        <w:r w:rsidR="00811864">
          <w:rPr>
            <w:noProof/>
            <w:webHidden/>
          </w:rPr>
          <w:fldChar w:fldCharType="begin"/>
        </w:r>
        <w:r w:rsidR="00811864">
          <w:rPr>
            <w:noProof/>
            <w:webHidden/>
          </w:rPr>
          <w:instrText xml:space="preserve"> PAGEREF _Toc36939163 \h </w:instrText>
        </w:r>
        <w:r w:rsidR="00811864">
          <w:rPr>
            <w:noProof/>
            <w:webHidden/>
          </w:rPr>
        </w:r>
        <w:r w:rsidR="00811864">
          <w:rPr>
            <w:noProof/>
            <w:webHidden/>
          </w:rPr>
          <w:fldChar w:fldCharType="separate"/>
        </w:r>
        <w:r w:rsidR="00A977A9">
          <w:rPr>
            <w:noProof/>
            <w:webHidden/>
          </w:rPr>
          <w:t>60</w:t>
        </w:r>
        <w:r w:rsidR="00811864">
          <w:rPr>
            <w:noProof/>
            <w:webHidden/>
          </w:rPr>
          <w:fldChar w:fldCharType="end"/>
        </w:r>
      </w:hyperlink>
    </w:p>
    <w:p w14:paraId="350ADF56" w14:textId="52A043D0" w:rsidR="008632B5" w:rsidRDefault="00BD5503" w:rsidP="008632B5">
      <w:r>
        <w:fldChar w:fldCharType="end"/>
      </w:r>
    </w:p>
    <w:p w14:paraId="534A6FCD" w14:textId="77777777" w:rsidR="008632B5" w:rsidRDefault="008632B5" w:rsidP="008632B5"/>
    <w:p w14:paraId="02AAE020" w14:textId="7D26C46C" w:rsidR="008632B5" w:rsidRPr="008632B5" w:rsidRDefault="008632B5" w:rsidP="008632B5">
      <w:pPr>
        <w:sectPr w:rsidR="008632B5" w:rsidRPr="008632B5" w:rsidSect="00AD3676">
          <w:pgSz w:w="11906" w:h="16838"/>
          <w:pgMar w:top="1440" w:right="1800" w:bottom="1440" w:left="1800" w:header="851" w:footer="992" w:gutter="0"/>
          <w:pgNumType w:fmt="upperRoman"/>
          <w:cols w:space="720"/>
          <w:docGrid w:type="lines" w:linePitch="312"/>
        </w:sectPr>
      </w:pPr>
    </w:p>
    <w:p w14:paraId="3C83072E" w14:textId="41322E80" w:rsidR="000D60CF" w:rsidRPr="008F2FDE" w:rsidRDefault="000D60CF" w:rsidP="009F02EA">
      <w:pPr>
        <w:pStyle w:val="1"/>
        <w:numPr>
          <w:ilvl w:val="0"/>
          <w:numId w:val="52"/>
        </w:numPr>
      </w:pPr>
      <w:bookmarkStart w:id="57" w:name="_Toc25947913"/>
      <w:bookmarkStart w:id="58" w:name="_Toc36642679"/>
      <w:bookmarkStart w:id="59" w:name="_Toc36643251"/>
      <w:bookmarkStart w:id="60" w:name="_Toc36732774"/>
      <w:bookmarkStart w:id="61" w:name="_Toc36938993"/>
      <w:r w:rsidRPr="008F2FDE">
        <w:rPr>
          <w:rFonts w:hint="eastAsia"/>
        </w:rPr>
        <w:lastRenderedPageBreak/>
        <w:t>引言</w:t>
      </w:r>
      <w:bookmarkEnd w:id="3"/>
      <w:bookmarkEnd w:id="57"/>
      <w:bookmarkEnd w:id="58"/>
      <w:bookmarkEnd w:id="59"/>
      <w:bookmarkEnd w:id="60"/>
      <w:bookmarkEnd w:id="61"/>
    </w:p>
    <w:p w14:paraId="09B74B6E" w14:textId="2E61466D" w:rsidR="000D60CF" w:rsidRDefault="00CE27BB" w:rsidP="009F02EA">
      <w:pPr>
        <w:pStyle w:val="2"/>
        <w:numPr>
          <w:ilvl w:val="1"/>
          <w:numId w:val="52"/>
        </w:numPr>
      </w:pPr>
      <w:bookmarkStart w:id="62" w:name="_Toc36642680"/>
      <w:bookmarkStart w:id="63" w:name="_Toc36643252"/>
      <w:bookmarkStart w:id="64" w:name="_Toc36732775"/>
      <w:bookmarkStart w:id="65" w:name="_Toc36938994"/>
      <w:r>
        <w:rPr>
          <w:rFonts w:hint="eastAsia"/>
        </w:rPr>
        <w:t>项目背景</w:t>
      </w:r>
      <w:bookmarkEnd w:id="62"/>
      <w:bookmarkEnd w:id="63"/>
      <w:bookmarkEnd w:id="64"/>
      <w:bookmarkEnd w:id="65"/>
    </w:p>
    <w:p w14:paraId="653D1AC1" w14:textId="26DE3061" w:rsidR="00B221A2" w:rsidRDefault="000D60CF" w:rsidP="00B221A2">
      <w:pPr>
        <w:spacing w:line="360" w:lineRule="auto"/>
        <w:ind w:firstLineChars="200" w:firstLine="480"/>
        <w:rPr>
          <w:ins w:id="66" w:author="wjq" w:date="2020-03-27T09:33:00Z"/>
          <w:rFonts w:ascii="宋体" w:eastAsia="宋体" w:hAnsi="宋体"/>
          <w:sz w:val="24"/>
          <w:szCs w:val="24"/>
        </w:rPr>
      </w:pPr>
      <w:r w:rsidRPr="00AC4FE8">
        <w:rPr>
          <w:rFonts w:ascii="宋体" w:eastAsia="宋体" w:hAnsi="宋体" w:hint="eastAsia"/>
          <w:sz w:val="24"/>
          <w:szCs w:val="24"/>
        </w:rPr>
        <w:t>论文选题源自于本人实习时参与的“</w:t>
      </w:r>
      <w:r w:rsidR="002D79CE">
        <w:rPr>
          <w:rFonts w:ascii="宋体" w:eastAsia="宋体" w:hAnsi="宋体" w:hint="eastAsia"/>
          <w:sz w:val="24"/>
          <w:szCs w:val="24"/>
        </w:rPr>
        <w:t>饿了么</w:t>
      </w:r>
      <w:bookmarkStart w:id="67" w:name="OLE_LINK15"/>
      <w:bookmarkStart w:id="68" w:name="OLE_LINK16"/>
      <w:r w:rsidR="002D79CE">
        <w:rPr>
          <w:rFonts w:ascii="宋体" w:eastAsia="宋体" w:hAnsi="宋体" w:hint="eastAsia"/>
          <w:sz w:val="24"/>
          <w:szCs w:val="24"/>
        </w:rPr>
        <w:t>履约超时管理平台</w:t>
      </w:r>
      <w:bookmarkEnd w:id="67"/>
      <w:bookmarkEnd w:id="68"/>
      <w:r w:rsidRPr="00AC4FE8">
        <w:rPr>
          <w:rFonts w:ascii="宋体" w:eastAsia="宋体" w:hAnsi="宋体" w:hint="eastAsia"/>
          <w:sz w:val="24"/>
          <w:szCs w:val="24"/>
        </w:rPr>
        <w:t>”</w:t>
      </w:r>
      <w:r w:rsidR="00621334">
        <w:rPr>
          <w:rFonts w:ascii="宋体" w:eastAsia="宋体" w:hAnsi="宋体" w:hint="eastAsia"/>
          <w:sz w:val="24"/>
          <w:szCs w:val="24"/>
        </w:rPr>
        <w:t>项目</w:t>
      </w:r>
      <w:r w:rsidRPr="00AC4FE8">
        <w:rPr>
          <w:rFonts w:ascii="宋体" w:eastAsia="宋体" w:hAnsi="宋体" w:hint="eastAsia"/>
          <w:sz w:val="24"/>
          <w:szCs w:val="24"/>
        </w:rPr>
        <w:t>。</w:t>
      </w:r>
    </w:p>
    <w:p w14:paraId="56139AB3" w14:textId="430F474B" w:rsidR="00621334" w:rsidRDefault="00621334"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履约是指按照约定履行契约。用户在电商平台上下订单，用户就和平台签订了一个契约，平台需要按照契约进行履约，简单来说，用户下单之后平台就需要履约，下单之后的阶段就是履约阶段</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高慕航</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2019]</w:t>
      </w:r>
      <w:r>
        <w:rPr>
          <w:rFonts w:ascii="宋体" w:eastAsia="宋体" w:hAnsi="宋体" w:hint="eastAsia"/>
          <w:sz w:val="24"/>
          <w:szCs w:val="24"/>
        </w:rPr>
        <w:t>。</w:t>
      </w:r>
    </w:p>
    <w:p w14:paraId="7B0A9381" w14:textId="77777777" w:rsidR="00AC114E" w:rsidRDefault="007D0DB0" w:rsidP="00BD5503">
      <w:pPr>
        <w:keepNext/>
        <w:spacing w:line="360" w:lineRule="auto"/>
        <w:jc w:val="center"/>
      </w:pPr>
      <w:r>
        <w:rPr>
          <w:noProof/>
        </w:rPr>
        <w:drawing>
          <wp:inline distT="0" distB="0" distL="0" distR="0" wp14:anchorId="1BCAE5D6" wp14:editId="48122D81">
            <wp:extent cx="4978400" cy="19767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4072" cy="1982958"/>
                    </a:xfrm>
                    <a:prstGeom prst="rect">
                      <a:avLst/>
                    </a:prstGeom>
                    <a:noFill/>
                    <a:ln>
                      <a:noFill/>
                    </a:ln>
                  </pic:spPr>
                </pic:pic>
              </a:graphicData>
            </a:graphic>
          </wp:inline>
        </w:drawing>
      </w:r>
    </w:p>
    <w:p w14:paraId="106A74D1" w14:textId="2DFE0724" w:rsidR="00AC114E" w:rsidRDefault="00AC114E" w:rsidP="00AC114E">
      <w:pPr>
        <w:pStyle w:val="af8"/>
      </w:pPr>
      <w:bookmarkStart w:id="69" w:name="_Toc36736567"/>
      <w:bookmarkStart w:id="70" w:name="_Toc36940595"/>
      <w:r>
        <w:t>图</w:t>
      </w:r>
      <w:r>
        <w:t xml:space="preserve"> </w:t>
      </w:r>
      <w:fldSimple w:instr=" STYLEREF 1 \s ">
        <w:r w:rsidR="0018235C">
          <w:rPr>
            <w:rFonts w:hint="eastAsia"/>
            <w:noProof/>
          </w:rPr>
          <w:t>一</w:t>
        </w:r>
      </w:fldSimple>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w:t>
      </w:r>
      <w:r w:rsidR="0018235C">
        <w:fldChar w:fldCharType="end"/>
      </w:r>
      <w:r>
        <w:t xml:space="preserve">  </w:t>
      </w:r>
      <w:r w:rsidRPr="00921C67">
        <w:rPr>
          <w:rFonts w:hint="eastAsia"/>
        </w:rPr>
        <w:t>外卖业务履约过程</w:t>
      </w:r>
      <w:bookmarkEnd w:id="69"/>
      <w:bookmarkEnd w:id="70"/>
    </w:p>
    <w:p w14:paraId="6DF86006" w14:textId="7AF924E0" w:rsidR="00B221A2" w:rsidRDefault="00A55779"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1</w:t>
      </w:r>
      <w:r w:rsidRPr="001244DA">
        <w:rPr>
          <w:rFonts w:ascii="Arial" w:eastAsia="宋体" w:hAnsi="Arial" w:hint="eastAsia"/>
          <w:sz w:val="24"/>
          <w:szCs w:val="24"/>
        </w:rPr>
        <w:t>.</w:t>
      </w:r>
      <w:r w:rsidRPr="003F1175">
        <w:rPr>
          <w:rFonts w:ascii="Arial" w:eastAsia="宋体" w:hAnsi="Arial" w:hint="eastAsia"/>
          <w:sz w:val="24"/>
          <w:szCs w:val="24"/>
        </w:rPr>
        <w:t>1</w:t>
      </w:r>
      <w:r w:rsidR="00621334">
        <w:rPr>
          <w:rFonts w:ascii="宋体" w:eastAsia="宋体" w:hAnsi="宋体" w:hint="eastAsia"/>
          <w:sz w:val="24"/>
          <w:szCs w:val="24"/>
        </w:rPr>
        <w:t>以</w:t>
      </w:r>
      <w:r>
        <w:rPr>
          <w:rFonts w:ascii="宋体" w:eastAsia="宋体" w:hAnsi="宋体" w:hint="eastAsia"/>
          <w:sz w:val="24"/>
          <w:szCs w:val="24"/>
        </w:rPr>
        <w:t>外</w:t>
      </w:r>
      <w:proofErr w:type="gramStart"/>
      <w:r>
        <w:rPr>
          <w:rFonts w:ascii="宋体" w:eastAsia="宋体" w:hAnsi="宋体" w:hint="eastAsia"/>
          <w:sz w:val="24"/>
          <w:szCs w:val="24"/>
        </w:rPr>
        <w:t>卖业务</w:t>
      </w:r>
      <w:proofErr w:type="gramEnd"/>
      <w:r w:rsidR="00621334">
        <w:rPr>
          <w:rFonts w:ascii="宋体" w:eastAsia="宋体" w:hAnsi="宋体" w:hint="eastAsia"/>
          <w:sz w:val="24"/>
          <w:szCs w:val="24"/>
        </w:rPr>
        <w:t>为代表的履约过程。</w:t>
      </w:r>
      <w:r w:rsidR="00EC6FE6">
        <w:rPr>
          <w:rFonts w:ascii="宋体" w:eastAsia="宋体" w:hAnsi="宋体" w:hint="eastAsia"/>
          <w:sz w:val="24"/>
          <w:szCs w:val="24"/>
        </w:rPr>
        <w:t>履约阶段</w:t>
      </w:r>
      <w:r w:rsidR="00621334">
        <w:rPr>
          <w:rFonts w:ascii="宋体" w:eastAsia="宋体" w:hAnsi="宋体" w:hint="eastAsia"/>
          <w:sz w:val="24"/>
          <w:szCs w:val="24"/>
        </w:rPr>
        <w:t>主要业务流程</w:t>
      </w:r>
      <w:r w:rsidR="00EC6FE6">
        <w:rPr>
          <w:rFonts w:ascii="宋体" w:eastAsia="宋体" w:hAnsi="宋体" w:hint="eastAsia"/>
          <w:sz w:val="24"/>
          <w:szCs w:val="24"/>
        </w:rPr>
        <w:t>包括商家接单、商家呼叫骑手、骑手接单、骑手取餐、</w:t>
      </w:r>
      <w:r w:rsidR="0001280F">
        <w:rPr>
          <w:rFonts w:ascii="宋体" w:eastAsia="宋体" w:hAnsi="宋体" w:hint="eastAsia"/>
          <w:sz w:val="24"/>
          <w:szCs w:val="24"/>
        </w:rPr>
        <w:t>骑手配送、</w:t>
      </w:r>
      <w:r w:rsidR="00EC6FE6">
        <w:rPr>
          <w:rFonts w:ascii="宋体" w:eastAsia="宋体" w:hAnsi="宋体" w:hint="eastAsia"/>
          <w:sz w:val="24"/>
          <w:szCs w:val="24"/>
        </w:rPr>
        <w:t>骑手送达等节点</w:t>
      </w:r>
      <w:r w:rsidR="00A80565">
        <w:rPr>
          <w:rFonts w:ascii="Arial" w:eastAsia="宋体" w:hAnsi="Arial" w:cs="Arial" w:hint="eastAsia"/>
          <w:sz w:val="24"/>
          <w:szCs w:val="28"/>
        </w:rPr>
        <w:t>[</w:t>
      </w:r>
      <w:r w:rsidR="00A80565" w:rsidRPr="000D5A0A">
        <w:rPr>
          <w:rFonts w:ascii="Arial" w:eastAsia="宋体" w:hAnsi="Arial" w:cs="Arial"/>
          <w:sz w:val="24"/>
          <w:szCs w:val="28"/>
        </w:rPr>
        <w:t>康兴涛</w:t>
      </w:r>
      <w:r w:rsidR="00A80565">
        <w:rPr>
          <w:rFonts w:ascii="Arial" w:eastAsia="宋体" w:hAnsi="Arial" w:cs="Arial" w:hint="eastAsia"/>
          <w:sz w:val="24"/>
          <w:szCs w:val="28"/>
        </w:rPr>
        <w:t>,</w:t>
      </w:r>
      <w:r w:rsidR="00A80565">
        <w:rPr>
          <w:rFonts w:ascii="Arial" w:eastAsia="宋体" w:hAnsi="Arial" w:cs="Arial"/>
          <w:sz w:val="24"/>
          <w:szCs w:val="28"/>
        </w:rPr>
        <w:t>2016]</w:t>
      </w:r>
      <w:r w:rsidR="00EC6FE6">
        <w:rPr>
          <w:rFonts w:ascii="宋体" w:eastAsia="宋体" w:hAnsi="宋体" w:hint="eastAsia"/>
          <w:sz w:val="24"/>
          <w:szCs w:val="24"/>
        </w:rPr>
        <w:t>。</w:t>
      </w:r>
      <w:r w:rsidR="003D0EC6">
        <w:rPr>
          <w:rFonts w:ascii="宋体" w:eastAsia="宋体" w:hAnsi="宋体" w:hint="eastAsia"/>
          <w:sz w:val="24"/>
          <w:szCs w:val="24"/>
        </w:rPr>
        <w:t>有别于</w:t>
      </w:r>
      <w:proofErr w:type="gramStart"/>
      <w:r w:rsidR="00EC6FE6">
        <w:rPr>
          <w:rFonts w:ascii="宋体" w:eastAsia="宋体" w:hAnsi="宋体" w:hint="eastAsia"/>
          <w:sz w:val="24"/>
          <w:szCs w:val="24"/>
        </w:rPr>
        <w:t>传统</w:t>
      </w:r>
      <w:r w:rsidR="00001ECD">
        <w:rPr>
          <w:rFonts w:ascii="宋体" w:eastAsia="宋体" w:hAnsi="宋体" w:hint="eastAsia"/>
          <w:sz w:val="24"/>
          <w:szCs w:val="24"/>
        </w:rPr>
        <w:t>电</w:t>
      </w:r>
      <w:proofErr w:type="gramEnd"/>
      <w:r w:rsidR="00001ECD">
        <w:rPr>
          <w:rFonts w:ascii="宋体" w:eastAsia="宋体" w:hAnsi="宋体" w:hint="eastAsia"/>
          <w:sz w:val="24"/>
          <w:szCs w:val="24"/>
        </w:rPr>
        <w:t>商</w:t>
      </w:r>
      <w:r w:rsidR="00493A3E">
        <w:rPr>
          <w:rFonts w:ascii="宋体" w:eastAsia="宋体" w:hAnsi="宋体" w:hint="eastAsia"/>
          <w:sz w:val="24"/>
          <w:szCs w:val="24"/>
        </w:rPr>
        <w:t>履约</w:t>
      </w:r>
      <w:r w:rsidR="003D0EC6">
        <w:rPr>
          <w:rFonts w:ascii="宋体" w:eastAsia="宋体" w:hAnsi="宋体" w:hint="eastAsia"/>
          <w:sz w:val="24"/>
          <w:szCs w:val="24"/>
        </w:rPr>
        <w:t>特性</w:t>
      </w:r>
      <w:r w:rsidR="00001ECD">
        <w:rPr>
          <w:rFonts w:ascii="宋体" w:eastAsia="宋体" w:hAnsi="宋体" w:hint="eastAsia"/>
          <w:sz w:val="24"/>
          <w:szCs w:val="24"/>
        </w:rPr>
        <w:t>，外卖行业，</w:t>
      </w:r>
      <w:r w:rsidR="003D0EC6">
        <w:rPr>
          <w:rFonts w:ascii="宋体" w:eastAsia="宋体" w:hAnsi="宋体" w:hint="eastAsia"/>
          <w:sz w:val="24"/>
          <w:szCs w:val="24"/>
        </w:rPr>
        <w:t>尤其</w:t>
      </w:r>
      <w:r w:rsidR="00001ECD">
        <w:rPr>
          <w:rFonts w:ascii="宋体" w:eastAsia="宋体" w:hAnsi="宋体" w:hint="eastAsia"/>
          <w:sz w:val="24"/>
          <w:szCs w:val="24"/>
        </w:rPr>
        <w:t>是餐饮外卖行业</w:t>
      </w:r>
      <w:r w:rsidR="003D0EC6">
        <w:rPr>
          <w:rFonts w:ascii="宋体" w:eastAsia="宋体" w:hAnsi="宋体" w:hint="eastAsia"/>
          <w:sz w:val="24"/>
          <w:szCs w:val="24"/>
        </w:rPr>
        <w:t>，对于</w:t>
      </w:r>
      <w:r w:rsidR="00001ECD">
        <w:rPr>
          <w:rFonts w:ascii="宋体" w:eastAsia="宋体" w:hAnsi="宋体" w:hint="eastAsia"/>
          <w:sz w:val="24"/>
          <w:szCs w:val="24"/>
        </w:rPr>
        <w:t>时间很敏感</w:t>
      </w:r>
      <w:r w:rsidR="00F46417">
        <w:rPr>
          <w:rFonts w:ascii="Arial" w:eastAsia="宋体" w:hAnsi="Arial" w:cs="Arial" w:hint="eastAsia"/>
          <w:sz w:val="24"/>
          <w:szCs w:val="28"/>
        </w:rPr>
        <w:t>[</w:t>
      </w:r>
      <w:r w:rsidR="00F46417" w:rsidRPr="00BD59B6">
        <w:rPr>
          <w:rFonts w:ascii="Arial" w:eastAsia="宋体" w:hAnsi="Arial" w:cs="Arial"/>
          <w:sz w:val="24"/>
          <w:szCs w:val="28"/>
        </w:rPr>
        <w:t>王楠一</w:t>
      </w:r>
      <w:r w:rsidR="00F46417">
        <w:rPr>
          <w:rFonts w:ascii="Arial" w:eastAsia="宋体" w:hAnsi="Arial" w:cs="Arial" w:hint="eastAsia"/>
          <w:sz w:val="24"/>
          <w:szCs w:val="28"/>
        </w:rPr>
        <w:t>,</w:t>
      </w:r>
      <w:r w:rsidR="00F46417">
        <w:rPr>
          <w:rFonts w:ascii="Arial" w:eastAsia="宋体" w:hAnsi="Arial" w:cs="Arial"/>
          <w:sz w:val="24"/>
          <w:szCs w:val="28"/>
        </w:rPr>
        <w:t>2020]</w:t>
      </w:r>
      <w:r w:rsidR="003D0EC6">
        <w:rPr>
          <w:rFonts w:ascii="宋体" w:eastAsia="宋体" w:hAnsi="宋体" w:hint="eastAsia"/>
          <w:sz w:val="24"/>
          <w:szCs w:val="24"/>
        </w:rPr>
        <w:t>。</w:t>
      </w:r>
      <w:r w:rsidR="00001ECD">
        <w:rPr>
          <w:rFonts w:ascii="宋体" w:eastAsia="宋体" w:hAnsi="宋体" w:hint="eastAsia"/>
          <w:sz w:val="24"/>
          <w:szCs w:val="24"/>
        </w:rPr>
        <w:t>一笔餐饮外卖订单一般</w:t>
      </w:r>
      <w:r w:rsidR="003D0EC6">
        <w:rPr>
          <w:rFonts w:ascii="宋体" w:eastAsia="宋体" w:hAnsi="宋体" w:hint="eastAsia"/>
          <w:sz w:val="24"/>
          <w:szCs w:val="24"/>
        </w:rPr>
        <w:t>需要在</w:t>
      </w:r>
      <w:r w:rsidR="00001ECD">
        <w:rPr>
          <w:rFonts w:ascii="宋体" w:eastAsia="宋体" w:hAnsi="宋体" w:hint="eastAsia"/>
          <w:sz w:val="24"/>
          <w:szCs w:val="24"/>
        </w:rPr>
        <w:t>半小时到一小时之间</w:t>
      </w:r>
      <w:r w:rsidR="003D0EC6">
        <w:rPr>
          <w:rFonts w:ascii="宋体" w:eastAsia="宋体" w:hAnsi="宋体" w:hint="eastAsia"/>
          <w:sz w:val="24"/>
          <w:szCs w:val="24"/>
        </w:rPr>
        <w:t>完成履约</w:t>
      </w:r>
      <w:r w:rsidR="00001ECD">
        <w:rPr>
          <w:rFonts w:ascii="宋体" w:eastAsia="宋体" w:hAnsi="宋体" w:hint="eastAsia"/>
          <w:sz w:val="24"/>
          <w:szCs w:val="24"/>
        </w:rPr>
        <w:t>，这么短的时间内需要经过</w:t>
      </w:r>
      <w:r w:rsidR="005064DB">
        <w:rPr>
          <w:rFonts w:ascii="宋体" w:eastAsia="宋体" w:hAnsi="宋体" w:hint="eastAsia"/>
          <w:sz w:val="24"/>
          <w:szCs w:val="24"/>
        </w:rPr>
        <w:t>六</w:t>
      </w:r>
      <w:r w:rsidR="00001ECD">
        <w:rPr>
          <w:rFonts w:ascii="宋体" w:eastAsia="宋体" w:hAnsi="宋体" w:hint="eastAsia"/>
          <w:sz w:val="24"/>
          <w:szCs w:val="24"/>
        </w:rPr>
        <w:t>个履约节点，</w:t>
      </w:r>
      <w:r w:rsidR="005A74D3">
        <w:rPr>
          <w:rFonts w:ascii="宋体" w:eastAsia="宋体" w:hAnsi="宋体" w:hint="eastAsia"/>
          <w:sz w:val="24"/>
          <w:szCs w:val="24"/>
        </w:rPr>
        <w:t>经常</w:t>
      </w:r>
      <w:r w:rsidR="00B86514">
        <w:rPr>
          <w:rFonts w:ascii="宋体" w:eastAsia="宋体" w:hAnsi="宋体" w:hint="eastAsia"/>
          <w:sz w:val="24"/>
          <w:szCs w:val="24"/>
        </w:rPr>
        <w:t>会</w:t>
      </w:r>
      <w:r w:rsidR="005A74D3">
        <w:rPr>
          <w:rFonts w:ascii="宋体" w:eastAsia="宋体" w:hAnsi="宋体" w:hint="eastAsia"/>
          <w:sz w:val="24"/>
          <w:szCs w:val="24"/>
        </w:rPr>
        <w:t>出现因</w:t>
      </w:r>
      <w:r w:rsidR="00001ECD">
        <w:rPr>
          <w:rFonts w:ascii="宋体" w:eastAsia="宋体" w:hAnsi="宋体" w:hint="eastAsia"/>
          <w:sz w:val="24"/>
          <w:szCs w:val="24"/>
        </w:rPr>
        <w:t>某个节点超时而导致整个订单履约超时，</w:t>
      </w:r>
      <w:r w:rsidR="005A74D3">
        <w:rPr>
          <w:rFonts w:ascii="宋体" w:eastAsia="宋体" w:hAnsi="宋体" w:hint="eastAsia"/>
          <w:sz w:val="24"/>
          <w:szCs w:val="24"/>
        </w:rPr>
        <w:t>严重</w:t>
      </w:r>
      <w:r w:rsidR="001C76A3">
        <w:rPr>
          <w:rFonts w:ascii="宋体" w:eastAsia="宋体" w:hAnsi="宋体" w:hint="eastAsia"/>
          <w:sz w:val="24"/>
          <w:szCs w:val="24"/>
        </w:rPr>
        <w:t>影响用户体验，</w:t>
      </w:r>
      <w:r w:rsidR="00292E73">
        <w:rPr>
          <w:rFonts w:ascii="宋体" w:eastAsia="宋体" w:hAnsi="宋体" w:hint="eastAsia"/>
          <w:sz w:val="24"/>
          <w:szCs w:val="24"/>
        </w:rPr>
        <w:t>迫切</w:t>
      </w:r>
      <w:r w:rsidR="001C76A3">
        <w:rPr>
          <w:rFonts w:ascii="宋体" w:eastAsia="宋体" w:hAnsi="宋体" w:hint="eastAsia"/>
          <w:sz w:val="24"/>
          <w:szCs w:val="24"/>
        </w:rPr>
        <w:t>需要</w:t>
      </w:r>
      <w:r w:rsidR="00292E73">
        <w:rPr>
          <w:rFonts w:ascii="宋体" w:eastAsia="宋体" w:hAnsi="宋体" w:hint="eastAsia"/>
          <w:sz w:val="24"/>
          <w:szCs w:val="24"/>
        </w:rPr>
        <w:t>采取</w:t>
      </w:r>
      <w:r w:rsidR="001C76A3">
        <w:rPr>
          <w:rFonts w:ascii="宋体" w:eastAsia="宋体" w:hAnsi="宋体" w:hint="eastAsia"/>
          <w:sz w:val="24"/>
          <w:szCs w:val="24"/>
        </w:rPr>
        <w:t>相应的</w:t>
      </w:r>
      <w:r w:rsidR="00CF4D8D">
        <w:rPr>
          <w:rFonts w:ascii="宋体" w:eastAsia="宋体" w:hAnsi="宋体" w:hint="eastAsia"/>
          <w:sz w:val="24"/>
          <w:szCs w:val="24"/>
        </w:rPr>
        <w:t>应对</w:t>
      </w:r>
      <w:r w:rsidR="001C76A3">
        <w:rPr>
          <w:rFonts w:ascii="宋体" w:eastAsia="宋体" w:hAnsi="宋体" w:hint="eastAsia"/>
          <w:sz w:val="24"/>
          <w:szCs w:val="24"/>
        </w:rPr>
        <w:t>措施</w:t>
      </w:r>
      <w:r w:rsidR="00292E73">
        <w:rPr>
          <w:rFonts w:ascii="宋体" w:eastAsia="宋体" w:hAnsi="宋体" w:hint="eastAsia"/>
          <w:sz w:val="24"/>
          <w:szCs w:val="24"/>
        </w:rPr>
        <w:t>，</w:t>
      </w:r>
      <w:r w:rsidR="00423840">
        <w:rPr>
          <w:rFonts w:ascii="宋体" w:eastAsia="宋体" w:hAnsi="宋体" w:hint="eastAsia"/>
          <w:sz w:val="24"/>
          <w:szCs w:val="24"/>
        </w:rPr>
        <w:t>解决</w:t>
      </w:r>
      <w:r w:rsidR="00292E73">
        <w:rPr>
          <w:rFonts w:ascii="宋体" w:eastAsia="宋体" w:hAnsi="宋体" w:hint="eastAsia"/>
          <w:sz w:val="24"/>
          <w:szCs w:val="24"/>
        </w:rPr>
        <w:t>或预警可能的履约问题，提升用户体验</w:t>
      </w:r>
      <w:r w:rsidR="001C76A3">
        <w:rPr>
          <w:rFonts w:ascii="宋体" w:eastAsia="宋体" w:hAnsi="宋体" w:hint="eastAsia"/>
          <w:sz w:val="24"/>
          <w:szCs w:val="24"/>
        </w:rPr>
        <w:t>。</w:t>
      </w:r>
    </w:p>
    <w:p w14:paraId="504F525D" w14:textId="1F3E2ED2" w:rsidR="009357B1" w:rsidRDefault="00950EBC" w:rsidP="00EB264D">
      <w:pPr>
        <w:spacing w:line="360" w:lineRule="auto"/>
        <w:ind w:firstLineChars="200" w:firstLine="480"/>
        <w:rPr>
          <w:rFonts w:ascii="宋体" w:eastAsia="宋体" w:hAnsi="宋体"/>
          <w:sz w:val="24"/>
          <w:szCs w:val="24"/>
        </w:rPr>
      </w:pPr>
      <w:r>
        <w:rPr>
          <w:rFonts w:ascii="宋体" w:eastAsia="宋体" w:hAnsi="宋体" w:hint="eastAsia"/>
          <w:sz w:val="24"/>
          <w:szCs w:val="24"/>
        </w:rPr>
        <w:t>饿了么</w:t>
      </w:r>
      <w:r w:rsidR="009357B1">
        <w:rPr>
          <w:rFonts w:ascii="宋体" w:eastAsia="宋体" w:hAnsi="宋体" w:hint="eastAsia"/>
          <w:sz w:val="24"/>
          <w:szCs w:val="24"/>
        </w:rPr>
        <w:t>既有</w:t>
      </w:r>
      <w:r w:rsidR="00510537">
        <w:rPr>
          <w:rFonts w:ascii="宋体" w:eastAsia="宋体" w:hAnsi="宋体" w:hint="eastAsia"/>
          <w:sz w:val="24"/>
          <w:szCs w:val="24"/>
        </w:rPr>
        <w:t>履约</w:t>
      </w:r>
      <w:r>
        <w:rPr>
          <w:rFonts w:ascii="宋体" w:eastAsia="宋体" w:hAnsi="宋体" w:hint="eastAsia"/>
          <w:sz w:val="24"/>
          <w:szCs w:val="24"/>
        </w:rPr>
        <w:t>场景</w:t>
      </w:r>
      <w:r w:rsidR="001B2E40">
        <w:rPr>
          <w:rFonts w:ascii="宋体" w:eastAsia="宋体" w:hAnsi="宋体" w:hint="eastAsia"/>
          <w:sz w:val="24"/>
          <w:szCs w:val="24"/>
        </w:rPr>
        <w:t>超时</w:t>
      </w:r>
      <w:r w:rsidR="00C54BC5">
        <w:rPr>
          <w:rFonts w:ascii="宋体" w:eastAsia="宋体" w:hAnsi="宋体" w:hint="eastAsia"/>
          <w:sz w:val="24"/>
          <w:szCs w:val="24"/>
        </w:rPr>
        <w:t>检查</w:t>
      </w:r>
      <w:r>
        <w:rPr>
          <w:rFonts w:ascii="宋体" w:eastAsia="宋体" w:hAnsi="宋体" w:hint="eastAsia"/>
          <w:sz w:val="24"/>
          <w:szCs w:val="24"/>
        </w:rPr>
        <w:t>分散在各个服务中</w:t>
      </w:r>
      <w:r w:rsidR="00252456">
        <w:rPr>
          <w:rFonts w:ascii="宋体" w:eastAsia="宋体" w:hAnsi="宋体" w:hint="eastAsia"/>
          <w:sz w:val="24"/>
          <w:szCs w:val="24"/>
        </w:rPr>
        <w:t>，例如逆向系统、赔付系统、用户</w:t>
      </w:r>
      <w:proofErr w:type="gramStart"/>
      <w:r w:rsidR="00252456">
        <w:rPr>
          <w:rFonts w:ascii="宋体" w:eastAsia="宋体" w:hAnsi="宋体" w:hint="eastAsia"/>
          <w:sz w:val="24"/>
          <w:szCs w:val="24"/>
        </w:rPr>
        <w:t>触达系统</w:t>
      </w:r>
      <w:proofErr w:type="gramEnd"/>
      <w:r w:rsidR="00252456">
        <w:rPr>
          <w:rFonts w:ascii="宋体" w:eastAsia="宋体" w:hAnsi="宋体" w:hint="eastAsia"/>
          <w:sz w:val="24"/>
          <w:szCs w:val="24"/>
        </w:rPr>
        <w:t>等</w:t>
      </w:r>
      <w:r w:rsidR="009357B1">
        <w:rPr>
          <w:rFonts w:ascii="宋体" w:eastAsia="宋体" w:hAnsi="宋体" w:hint="eastAsia"/>
          <w:sz w:val="24"/>
          <w:szCs w:val="24"/>
        </w:rPr>
        <w:t>，由此产生了诸多问题：</w:t>
      </w:r>
    </w:p>
    <w:p w14:paraId="2BEA9EC2" w14:textId="768B7CFB" w:rsidR="009357B1"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一是</w:t>
      </w:r>
      <w:r w:rsidR="00931539">
        <w:rPr>
          <w:rFonts w:ascii="宋体" w:eastAsia="宋体" w:hAnsi="宋体" w:hint="eastAsia"/>
          <w:sz w:val="24"/>
          <w:szCs w:val="24"/>
        </w:rPr>
        <w:t>不仅工作量巨大，而且容易出错。</w:t>
      </w:r>
      <w:r w:rsidR="00252456">
        <w:rPr>
          <w:rFonts w:ascii="宋体" w:eastAsia="宋体" w:hAnsi="宋体" w:hint="eastAsia"/>
          <w:sz w:val="24"/>
          <w:szCs w:val="24"/>
        </w:rPr>
        <w:t>每次</w:t>
      </w:r>
      <w:r>
        <w:rPr>
          <w:rFonts w:ascii="宋体" w:eastAsia="宋体" w:hAnsi="宋体" w:hint="eastAsia"/>
          <w:sz w:val="24"/>
          <w:szCs w:val="24"/>
        </w:rPr>
        <w:t>修改</w:t>
      </w:r>
      <w:r w:rsidR="00174B46">
        <w:rPr>
          <w:rFonts w:ascii="宋体" w:eastAsia="宋体" w:hAnsi="宋体" w:hint="eastAsia"/>
          <w:sz w:val="24"/>
          <w:szCs w:val="24"/>
        </w:rPr>
        <w:t>超时规则</w:t>
      </w:r>
      <w:r w:rsidR="00252456">
        <w:rPr>
          <w:rFonts w:ascii="宋体" w:eastAsia="宋体" w:hAnsi="宋体" w:hint="eastAsia"/>
          <w:sz w:val="24"/>
          <w:szCs w:val="24"/>
        </w:rPr>
        <w:t>，都需要各个系统依次同步</w:t>
      </w:r>
      <w:r>
        <w:rPr>
          <w:rFonts w:ascii="宋体" w:eastAsia="宋体" w:hAnsi="宋体" w:hint="eastAsia"/>
          <w:sz w:val="24"/>
          <w:szCs w:val="24"/>
        </w:rPr>
        <w:t>修改</w:t>
      </w:r>
      <w:r w:rsidR="00945AA9">
        <w:rPr>
          <w:rFonts w:ascii="宋体" w:eastAsia="宋体" w:hAnsi="宋体" w:hint="eastAsia"/>
          <w:sz w:val="24"/>
          <w:szCs w:val="24"/>
        </w:rPr>
        <w:t>，</w:t>
      </w:r>
      <w:r>
        <w:rPr>
          <w:rFonts w:ascii="宋体" w:eastAsia="宋体" w:hAnsi="宋体" w:hint="eastAsia"/>
          <w:sz w:val="24"/>
          <w:szCs w:val="24"/>
        </w:rPr>
        <w:t>不仅</w:t>
      </w:r>
      <w:r w:rsidR="00945AA9">
        <w:rPr>
          <w:rFonts w:ascii="宋体" w:eastAsia="宋体" w:hAnsi="宋体" w:hint="eastAsia"/>
          <w:sz w:val="24"/>
          <w:szCs w:val="24"/>
        </w:rPr>
        <w:t>增加了</w:t>
      </w:r>
      <w:r>
        <w:rPr>
          <w:rFonts w:ascii="宋体" w:eastAsia="宋体" w:hAnsi="宋体" w:hint="eastAsia"/>
          <w:sz w:val="24"/>
          <w:szCs w:val="24"/>
        </w:rPr>
        <w:t>额外</w:t>
      </w:r>
      <w:r w:rsidR="00945AA9">
        <w:rPr>
          <w:rFonts w:ascii="宋体" w:eastAsia="宋体" w:hAnsi="宋体" w:hint="eastAsia"/>
          <w:sz w:val="24"/>
          <w:szCs w:val="24"/>
        </w:rPr>
        <w:t>工作量</w:t>
      </w:r>
      <w:r>
        <w:rPr>
          <w:rFonts w:ascii="宋体" w:eastAsia="宋体" w:hAnsi="宋体" w:hint="eastAsia"/>
          <w:sz w:val="24"/>
          <w:szCs w:val="24"/>
        </w:rPr>
        <w:t>，而且经常发生同步不及时</w:t>
      </w:r>
      <w:r w:rsidR="007D0DB0">
        <w:rPr>
          <w:rFonts w:ascii="宋体" w:eastAsia="宋体" w:hAnsi="宋体" w:hint="eastAsia"/>
          <w:sz w:val="24"/>
          <w:szCs w:val="24"/>
        </w:rPr>
        <w:t>，</w:t>
      </w:r>
      <w:r>
        <w:rPr>
          <w:rFonts w:ascii="宋体" w:eastAsia="宋体" w:hAnsi="宋体" w:hint="eastAsia"/>
          <w:sz w:val="24"/>
          <w:szCs w:val="24"/>
        </w:rPr>
        <w:t>导致各种意想不到的问题</w:t>
      </w:r>
      <w:r w:rsidR="00945AA9">
        <w:rPr>
          <w:rFonts w:ascii="宋体" w:eastAsia="宋体" w:hAnsi="宋体" w:hint="eastAsia"/>
          <w:sz w:val="24"/>
          <w:szCs w:val="24"/>
        </w:rPr>
        <w:t>。</w:t>
      </w:r>
    </w:p>
    <w:p w14:paraId="171C9E31" w14:textId="05D63CC5" w:rsidR="00931539"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二是</w:t>
      </w:r>
      <w:r w:rsidR="00DB5BF7">
        <w:rPr>
          <w:rFonts w:ascii="宋体" w:eastAsia="宋体" w:hAnsi="宋体" w:hint="eastAsia"/>
          <w:sz w:val="24"/>
          <w:szCs w:val="24"/>
        </w:rPr>
        <w:t>涉及部门、人员多，环节繁多、流程复杂，效率低下，</w:t>
      </w:r>
      <w:r w:rsidR="00221609">
        <w:rPr>
          <w:rFonts w:ascii="宋体" w:eastAsia="宋体" w:hAnsi="宋体" w:hint="eastAsia"/>
          <w:sz w:val="24"/>
          <w:szCs w:val="24"/>
        </w:rPr>
        <w:t>无法快速响应业</w:t>
      </w:r>
      <w:r w:rsidR="00221609">
        <w:rPr>
          <w:rFonts w:ascii="宋体" w:eastAsia="宋体" w:hAnsi="宋体" w:hint="eastAsia"/>
          <w:sz w:val="24"/>
          <w:szCs w:val="24"/>
        </w:rPr>
        <w:lastRenderedPageBreak/>
        <w:t>务需求</w:t>
      </w:r>
      <w:r w:rsidR="00931539">
        <w:rPr>
          <w:rFonts w:ascii="宋体" w:eastAsia="宋体" w:hAnsi="宋体" w:hint="eastAsia"/>
          <w:sz w:val="24"/>
          <w:szCs w:val="24"/>
        </w:rPr>
        <w:t>。</w:t>
      </w:r>
      <w:r w:rsidR="00945AA9">
        <w:rPr>
          <w:rFonts w:ascii="宋体" w:eastAsia="宋体" w:hAnsi="宋体" w:hint="eastAsia"/>
          <w:sz w:val="24"/>
          <w:szCs w:val="24"/>
        </w:rPr>
        <w:t>目前</w:t>
      </w:r>
      <w:r w:rsidR="00931539">
        <w:rPr>
          <w:rFonts w:ascii="宋体" w:eastAsia="宋体" w:hAnsi="宋体" w:hint="eastAsia"/>
          <w:sz w:val="24"/>
          <w:szCs w:val="24"/>
        </w:rPr>
        <w:t>超时</w:t>
      </w:r>
      <w:r w:rsidR="00945AA9">
        <w:rPr>
          <w:rFonts w:ascii="宋体" w:eastAsia="宋体" w:hAnsi="宋体" w:hint="eastAsia"/>
          <w:sz w:val="24"/>
          <w:szCs w:val="24"/>
        </w:rPr>
        <w:t>规则</w:t>
      </w:r>
      <w:r w:rsidR="00931539">
        <w:rPr>
          <w:rFonts w:ascii="宋体" w:eastAsia="宋体" w:hAnsi="宋体" w:hint="eastAsia"/>
          <w:sz w:val="24"/>
          <w:szCs w:val="24"/>
        </w:rPr>
        <w:t>采用“硬编码”方式，嵌套于</w:t>
      </w:r>
      <w:r w:rsidR="007D0DB0">
        <w:rPr>
          <w:rFonts w:ascii="宋体" w:eastAsia="宋体" w:hAnsi="宋体" w:hint="eastAsia"/>
          <w:sz w:val="24"/>
          <w:szCs w:val="24"/>
        </w:rPr>
        <w:t>各个系统的</w:t>
      </w:r>
      <w:r w:rsidR="00945AA9">
        <w:rPr>
          <w:rFonts w:ascii="宋体" w:eastAsia="宋体" w:hAnsi="宋体" w:hint="eastAsia"/>
          <w:sz w:val="24"/>
          <w:szCs w:val="24"/>
        </w:rPr>
        <w:t>代码</w:t>
      </w:r>
      <w:r w:rsidR="007D0DB0">
        <w:rPr>
          <w:rFonts w:ascii="宋体" w:eastAsia="宋体" w:hAnsi="宋体" w:hint="eastAsia"/>
          <w:sz w:val="24"/>
          <w:szCs w:val="24"/>
        </w:rPr>
        <w:t>。</w:t>
      </w:r>
      <w:r w:rsidR="00945AA9">
        <w:rPr>
          <w:rFonts w:ascii="宋体" w:eastAsia="宋体" w:hAnsi="宋体" w:hint="eastAsia"/>
          <w:sz w:val="24"/>
          <w:szCs w:val="24"/>
        </w:rPr>
        <w:t>如果需要修改规则</w:t>
      </w:r>
      <w:r w:rsidR="0049115A">
        <w:rPr>
          <w:rFonts w:ascii="宋体" w:eastAsia="宋体" w:hAnsi="宋体" w:hint="eastAsia"/>
          <w:sz w:val="24"/>
          <w:szCs w:val="24"/>
        </w:rPr>
        <w:t>，需要产品</w:t>
      </w:r>
      <w:r w:rsidR="007D0DB0">
        <w:rPr>
          <w:rFonts w:ascii="宋体" w:eastAsia="宋体" w:hAnsi="宋体" w:hint="eastAsia"/>
          <w:sz w:val="24"/>
          <w:szCs w:val="24"/>
        </w:rPr>
        <w:t>经理</w:t>
      </w:r>
      <w:r w:rsidR="0049115A">
        <w:rPr>
          <w:rFonts w:ascii="宋体" w:eastAsia="宋体" w:hAnsi="宋体" w:hint="eastAsia"/>
          <w:sz w:val="24"/>
          <w:szCs w:val="24"/>
        </w:rPr>
        <w:t>提紧急需求</w:t>
      </w:r>
      <w:r w:rsidR="002D47B9">
        <w:rPr>
          <w:rFonts w:ascii="宋体" w:eastAsia="宋体" w:hAnsi="宋体" w:hint="eastAsia"/>
          <w:sz w:val="24"/>
          <w:szCs w:val="24"/>
        </w:rPr>
        <w:t>，开发人员</w:t>
      </w:r>
      <w:r w:rsidR="007D0DB0">
        <w:rPr>
          <w:rFonts w:ascii="宋体" w:eastAsia="宋体" w:hAnsi="宋体" w:hint="eastAsia"/>
          <w:sz w:val="24"/>
          <w:szCs w:val="24"/>
        </w:rPr>
        <w:t>设计</w:t>
      </w:r>
      <w:r w:rsidR="002D47B9">
        <w:rPr>
          <w:rFonts w:ascii="宋体" w:eastAsia="宋体" w:hAnsi="宋体" w:hint="eastAsia"/>
          <w:sz w:val="24"/>
          <w:szCs w:val="24"/>
        </w:rPr>
        <w:t>技术方案，各方评审方案，开发人员开发，测试人员测试，然后在发布窗口发布。</w:t>
      </w:r>
      <w:r w:rsidR="00945AA9">
        <w:rPr>
          <w:rFonts w:ascii="宋体" w:eastAsia="宋体" w:hAnsi="宋体" w:hint="eastAsia"/>
          <w:sz w:val="24"/>
          <w:szCs w:val="24"/>
        </w:rPr>
        <w:t>对于开发人员来说，增加了高优先级任务，需要优先完成紧急需求，增加了开发人员工作量；对于业务方来说，需求得不到快速响应，延误了策略</w:t>
      </w:r>
      <w:r w:rsidR="0049115A">
        <w:rPr>
          <w:rFonts w:ascii="宋体" w:eastAsia="宋体" w:hAnsi="宋体" w:hint="eastAsia"/>
          <w:sz w:val="24"/>
          <w:szCs w:val="24"/>
        </w:rPr>
        <w:t>实施</w:t>
      </w:r>
      <w:r w:rsidR="00F82740">
        <w:rPr>
          <w:rFonts w:ascii="宋体" w:eastAsia="宋体" w:hAnsi="宋体" w:hint="eastAsia"/>
          <w:sz w:val="24"/>
          <w:szCs w:val="24"/>
        </w:rPr>
        <w:t>，用户满意度就会受影响</w:t>
      </w:r>
      <w:r w:rsidR="0049115A">
        <w:rPr>
          <w:rFonts w:ascii="宋体" w:eastAsia="宋体" w:hAnsi="宋体" w:hint="eastAsia"/>
          <w:sz w:val="24"/>
          <w:szCs w:val="24"/>
        </w:rPr>
        <w:t>。</w:t>
      </w:r>
    </w:p>
    <w:p w14:paraId="7BC53CAD" w14:textId="4634C004" w:rsidR="00237A24" w:rsidRPr="00950EBC" w:rsidRDefault="00931539"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三是规则颗粒度控制困难。</w:t>
      </w:r>
      <w:r w:rsidR="00DF5FB5">
        <w:rPr>
          <w:rFonts w:ascii="宋体" w:eastAsia="宋体" w:hAnsi="宋体" w:hint="eastAsia"/>
          <w:sz w:val="24"/>
          <w:szCs w:val="24"/>
        </w:rPr>
        <w:t>上述问题，运营人员无法做到对规则的细粒度把控</w:t>
      </w:r>
      <w:r w:rsidR="007D0DB0">
        <w:rPr>
          <w:rFonts w:ascii="宋体" w:eastAsia="宋体" w:hAnsi="宋体" w:hint="eastAsia"/>
          <w:sz w:val="24"/>
          <w:szCs w:val="24"/>
        </w:rPr>
        <w:t>，</w:t>
      </w:r>
      <w:r w:rsidR="00DF5FB5">
        <w:rPr>
          <w:rFonts w:ascii="宋体" w:eastAsia="宋体" w:hAnsi="宋体" w:hint="eastAsia"/>
          <w:sz w:val="24"/>
          <w:szCs w:val="24"/>
        </w:rPr>
        <w:t>例如，根据天气配置规则，根据城市配置规则，根据订单来源配置规则等</w:t>
      </w:r>
      <w:r w:rsidR="003A58CD">
        <w:rPr>
          <w:rFonts w:ascii="宋体" w:eastAsia="宋体" w:hAnsi="宋体" w:hint="eastAsia"/>
          <w:sz w:val="24"/>
          <w:szCs w:val="24"/>
        </w:rPr>
        <w:t>，</w:t>
      </w:r>
      <w:r w:rsidR="00DF5FB5">
        <w:rPr>
          <w:rFonts w:ascii="宋体" w:eastAsia="宋体" w:hAnsi="宋体" w:hint="eastAsia"/>
          <w:sz w:val="24"/>
          <w:szCs w:val="24"/>
        </w:rPr>
        <w:t>每次规则变动的需求都会造成牵一发而动全身的影响</w:t>
      </w:r>
      <w:r w:rsidR="003A58CD">
        <w:rPr>
          <w:rFonts w:ascii="宋体" w:eastAsia="宋体" w:hAnsi="宋体" w:hint="eastAsia"/>
          <w:sz w:val="24"/>
          <w:szCs w:val="24"/>
        </w:rPr>
        <w:t>。</w:t>
      </w:r>
    </w:p>
    <w:p w14:paraId="789982A3" w14:textId="73BF45E0" w:rsidR="00C70BB7" w:rsidRDefault="00036DFF" w:rsidP="00B21CF2">
      <w:pPr>
        <w:spacing w:line="360" w:lineRule="auto"/>
        <w:ind w:firstLineChars="200" w:firstLine="480"/>
        <w:rPr>
          <w:rFonts w:ascii="宋体" w:eastAsia="宋体" w:hAnsi="宋体"/>
          <w:sz w:val="24"/>
          <w:szCs w:val="24"/>
        </w:rPr>
      </w:pPr>
      <w:r>
        <w:rPr>
          <w:rFonts w:ascii="宋体" w:eastAsia="宋体" w:hAnsi="宋体" w:hint="eastAsia"/>
          <w:sz w:val="24"/>
          <w:szCs w:val="24"/>
        </w:rPr>
        <w:t>为了解决上述问题，</w:t>
      </w:r>
      <w:r w:rsidR="00086121">
        <w:rPr>
          <w:rFonts w:ascii="宋体" w:eastAsia="宋体" w:hAnsi="宋体" w:hint="eastAsia"/>
          <w:sz w:val="24"/>
          <w:szCs w:val="24"/>
        </w:rPr>
        <w:t>饿了么需要</w:t>
      </w:r>
      <w:r w:rsidR="00E13F1F">
        <w:rPr>
          <w:rFonts w:ascii="宋体" w:eastAsia="宋体" w:hAnsi="宋体" w:hint="eastAsia"/>
          <w:sz w:val="24"/>
          <w:szCs w:val="24"/>
        </w:rPr>
        <w:t>剥离目前</w:t>
      </w:r>
      <w:r w:rsidR="00086121">
        <w:rPr>
          <w:rFonts w:ascii="宋体" w:eastAsia="宋体" w:hAnsi="宋体" w:hint="eastAsia"/>
          <w:sz w:val="24"/>
          <w:szCs w:val="24"/>
        </w:rPr>
        <w:t>分散在各个系统中的</w:t>
      </w:r>
      <w:r w:rsidR="00015FC9">
        <w:rPr>
          <w:rFonts w:ascii="宋体" w:eastAsia="宋体" w:hAnsi="宋体" w:hint="eastAsia"/>
          <w:sz w:val="24"/>
          <w:szCs w:val="24"/>
        </w:rPr>
        <w:t>履约</w:t>
      </w:r>
      <w:r w:rsidR="002C6505">
        <w:rPr>
          <w:rFonts w:ascii="宋体" w:eastAsia="宋体" w:hAnsi="宋体" w:hint="eastAsia"/>
          <w:sz w:val="24"/>
          <w:szCs w:val="24"/>
        </w:rPr>
        <w:t>场景</w:t>
      </w:r>
      <w:r w:rsidR="00015FC9">
        <w:rPr>
          <w:rFonts w:ascii="宋体" w:eastAsia="宋体" w:hAnsi="宋体" w:hint="eastAsia"/>
          <w:sz w:val="24"/>
          <w:szCs w:val="24"/>
        </w:rPr>
        <w:t>超时检查</w:t>
      </w:r>
      <w:r w:rsidR="002C6505">
        <w:rPr>
          <w:rFonts w:ascii="宋体" w:eastAsia="宋体" w:hAnsi="宋体" w:hint="eastAsia"/>
          <w:sz w:val="24"/>
          <w:szCs w:val="24"/>
        </w:rPr>
        <w:t>逻辑，集中</w:t>
      </w:r>
      <w:r w:rsidR="00015FC9">
        <w:rPr>
          <w:rFonts w:ascii="宋体" w:eastAsia="宋体" w:hAnsi="宋体" w:hint="eastAsia"/>
          <w:sz w:val="24"/>
          <w:szCs w:val="24"/>
        </w:rPr>
        <w:t>检查</w:t>
      </w:r>
      <w:r w:rsidR="00E13F1F">
        <w:rPr>
          <w:rFonts w:ascii="宋体" w:eastAsia="宋体" w:hAnsi="宋体" w:hint="eastAsia"/>
          <w:sz w:val="24"/>
          <w:szCs w:val="24"/>
        </w:rPr>
        <w:t>、规范超时检查逻辑</w:t>
      </w:r>
      <w:r w:rsidR="002C6505">
        <w:rPr>
          <w:rFonts w:ascii="宋体" w:eastAsia="宋体" w:hAnsi="宋体" w:hint="eastAsia"/>
          <w:sz w:val="24"/>
          <w:szCs w:val="24"/>
        </w:rPr>
        <w:t>，同时需要配置平台，能够对超时规则以及处理逻辑进行配置，</w:t>
      </w:r>
      <w:r w:rsidR="00CF0B76">
        <w:rPr>
          <w:rFonts w:ascii="宋体" w:eastAsia="宋体" w:hAnsi="宋体" w:hint="eastAsia"/>
          <w:sz w:val="24"/>
          <w:szCs w:val="24"/>
        </w:rPr>
        <w:t>以达到快速响应业务需求的目的</w:t>
      </w:r>
      <w:r w:rsidR="00D4006E">
        <w:rPr>
          <w:rFonts w:ascii="宋体" w:eastAsia="宋体" w:hAnsi="宋体" w:hint="eastAsia"/>
          <w:sz w:val="24"/>
          <w:szCs w:val="24"/>
        </w:rPr>
        <w:t>，进一步提升用户满意度</w:t>
      </w:r>
    </w:p>
    <w:p w14:paraId="419D11FF" w14:textId="5A242383" w:rsidR="00030834" w:rsidRPr="00030834" w:rsidRDefault="00D322A4" w:rsidP="009F02EA">
      <w:pPr>
        <w:pStyle w:val="2"/>
        <w:numPr>
          <w:ilvl w:val="1"/>
          <w:numId w:val="52"/>
        </w:numPr>
      </w:pPr>
      <w:bookmarkStart w:id="71" w:name="_Toc36642681"/>
      <w:bookmarkStart w:id="72" w:name="_Toc36643253"/>
      <w:bookmarkStart w:id="73" w:name="_Toc36732776"/>
      <w:bookmarkStart w:id="74" w:name="_Toc36938995"/>
      <w:r>
        <w:rPr>
          <w:rFonts w:hint="eastAsia"/>
        </w:rPr>
        <w:t>国内外发展</w:t>
      </w:r>
      <w:r w:rsidR="00BC7F93">
        <w:rPr>
          <w:rFonts w:hint="eastAsia"/>
        </w:rPr>
        <w:t>现状</w:t>
      </w:r>
      <w:bookmarkEnd w:id="71"/>
      <w:bookmarkEnd w:id="72"/>
      <w:bookmarkEnd w:id="73"/>
      <w:bookmarkEnd w:id="74"/>
    </w:p>
    <w:p w14:paraId="3B53098D" w14:textId="3DC17E45" w:rsidR="00131B45" w:rsidRPr="00131B45" w:rsidRDefault="00D322A4" w:rsidP="00131B45">
      <w:pPr>
        <w:spacing w:line="360" w:lineRule="auto"/>
        <w:ind w:firstLineChars="200" w:firstLine="480"/>
        <w:rPr>
          <w:rFonts w:ascii="宋体" w:eastAsia="宋体" w:hAnsi="宋体"/>
          <w:color w:val="000000"/>
          <w:sz w:val="24"/>
          <w:szCs w:val="24"/>
          <w:shd w:val="clear" w:color="auto" w:fill="FFFFFF"/>
        </w:rPr>
      </w:pPr>
      <w:r>
        <w:rPr>
          <w:rFonts w:ascii="宋体" w:eastAsia="宋体" w:hAnsi="宋体" w:hint="eastAsia"/>
          <w:sz w:val="24"/>
          <w:szCs w:val="24"/>
        </w:rPr>
        <w:t>在国外，</w:t>
      </w:r>
      <w:r w:rsidRPr="00A378BC">
        <w:rPr>
          <w:rFonts w:ascii="Arial" w:eastAsia="宋体" w:hAnsi="Arial" w:hint="eastAsia"/>
          <w:sz w:val="24"/>
          <w:szCs w:val="24"/>
        </w:rPr>
        <w:t>Uber</w:t>
      </w:r>
      <w:r>
        <w:rPr>
          <w:rFonts w:ascii="宋体" w:eastAsia="宋体" w:hAnsi="宋体"/>
          <w:sz w:val="24"/>
          <w:szCs w:val="24"/>
        </w:rPr>
        <w:t xml:space="preserve"> </w:t>
      </w:r>
      <w:r w:rsidRPr="00A378BC">
        <w:rPr>
          <w:rFonts w:ascii="Arial" w:eastAsia="宋体" w:hAnsi="Arial"/>
          <w:sz w:val="24"/>
          <w:szCs w:val="24"/>
        </w:rPr>
        <w:t>eats</w:t>
      </w:r>
      <w:r w:rsidR="00D16501">
        <w:rPr>
          <w:rFonts w:ascii="宋体" w:eastAsia="宋体" w:hAnsi="宋体" w:hint="eastAsia"/>
          <w:sz w:val="24"/>
          <w:szCs w:val="24"/>
        </w:rPr>
        <w:t>是</w:t>
      </w:r>
      <w:r w:rsidR="00D16501" w:rsidRPr="00A378BC">
        <w:rPr>
          <w:rFonts w:ascii="Arial" w:eastAsia="宋体" w:hAnsi="Arial" w:hint="eastAsia"/>
          <w:sz w:val="24"/>
          <w:szCs w:val="24"/>
        </w:rPr>
        <w:t>Uber</w:t>
      </w:r>
      <w:r w:rsidR="00D16501">
        <w:rPr>
          <w:rFonts w:ascii="宋体" w:eastAsia="宋体" w:hAnsi="宋体" w:hint="eastAsia"/>
          <w:sz w:val="24"/>
          <w:szCs w:val="24"/>
        </w:rPr>
        <w:t>公司旗下一款送餐应用</w:t>
      </w:r>
      <w:r w:rsidR="00881DCB">
        <w:rPr>
          <w:rFonts w:ascii="宋体" w:eastAsia="宋体" w:hAnsi="宋体" w:hint="eastAsia"/>
          <w:sz w:val="24"/>
          <w:szCs w:val="24"/>
        </w:rPr>
        <w:t>，</w:t>
      </w:r>
      <w:r w:rsidR="00C8502C">
        <w:rPr>
          <w:rFonts w:ascii="宋体" w:eastAsia="宋体" w:hAnsi="宋体" w:hint="eastAsia"/>
          <w:sz w:val="24"/>
          <w:szCs w:val="24"/>
        </w:rPr>
        <w:t>目前全球覆盖率最广。</w:t>
      </w:r>
      <w:r w:rsidR="00975041" w:rsidRPr="00A378BC">
        <w:rPr>
          <w:rFonts w:ascii="Arial" w:eastAsia="宋体" w:hAnsi="Arial" w:hint="eastAsia"/>
          <w:sz w:val="24"/>
          <w:szCs w:val="24"/>
        </w:rPr>
        <w:t>Uber</w:t>
      </w:r>
      <w:r w:rsidR="00975041">
        <w:rPr>
          <w:rFonts w:ascii="宋体" w:eastAsia="宋体" w:hAnsi="宋体"/>
          <w:sz w:val="24"/>
          <w:szCs w:val="24"/>
        </w:rPr>
        <w:t xml:space="preserve"> </w:t>
      </w:r>
      <w:r w:rsidR="00975041" w:rsidRPr="00A378BC">
        <w:rPr>
          <w:rFonts w:ascii="Arial" w:eastAsia="宋体" w:hAnsi="Arial"/>
          <w:sz w:val="24"/>
          <w:szCs w:val="24"/>
        </w:rPr>
        <w:t>ea</w:t>
      </w:r>
      <w:r w:rsidR="00975041" w:rsidRPr="00A378BC">
        <w:rPr>
          <w:rFonts w:ascii="Arial" w:eastAsia="宋体" w:hAnsi="Arial" w:hint="eastAsia"/>
          <w:sz w:val="24"/>
          <w:szCs w:val="24"/>
        </w:rPr>
        <w:t>ts</w:t>
      </w:r>
      <w:r w:rsidR="00975041">
        <w:rPr>
          <w:rFonts w:ascii="宋体" w:eastAsia="宋体" w:hAnsi="宋体" w:hint="eastAsia"/>
          <w:sz w:val="24"/>
          <w:szCs w:val="24"/>
        </w:rPr>
        <w:t>曾提出</w:t>
      </w:r>
      <w:r w:rsidR="00D60DF6">
        <w:rPr>
          <w:rFonts w:ascii="宋体" w:eastAsia="宋体" w:hAnsi="宋体" w:hint="eastAsia"/>
          <w:sz w:val="24"/>
          <w:szCs w:val="24"/>
        </w:rPr>
        <w:t>“</w:t>
      </w:r>
      <w:r w:rsidR="00975041">
        <w:rPr>
          <w:rFonts w:ascii="宋体" w:eastAsia="宋体" w:hAnsi="宋体" w:hint="eastAsia"/>
          <w:sz w:val="24"/>
          <w:szCs w:val="24"/>
        </w:rPr>
        <w:t>外卖</w:t>
      </w:r>
      <w:r w:rsidR="00975041" w:rsidRPr="003F1175">
        <w:rPr>
          <w:rFonts w:ascii="Arial" w:eastAsia="宋体" w:hAnsi="Arial" w:hint="eastAsia"/>
          <w:sz w:val="24"/>
          <w:szCs w:val="24"/>
        </w:rPr>
        <w:t>30</w:t>
      </w:r>
      <w:r w:rsidR="00975041">
        <w:rPr>
          <w:rFonts w:ascii="宋体" w:eastAsia="宋体" w:hAnsi="宋体" w:hint="eastAsia"/>
          <w:sz w:val="24"/>
          <w:szCs w:val="24"/>
        </w:rPr>
        <w:t>分钟内送达，否则全款赔偿</w:t>
      </w:r>
      <w:r w:rsidR="00D60DF6">
        <w:rPr>
          <w:rFonts w:ascii="宋体" w:eastAsia="宋体" w:hAnsi="宋体" w:hint="eastAsia"/>
          <w:sz w:val="24"/>
          <w:szCs w:val="24"/>
        </w:rPr>
        <w:t>”</w:t>
      </w:r>
      <w:r w:rsidR="00975041">
        <w:rPr>
          <w:rFonts w:ascii="宋体" w:eastAsia="宋体" w:hAnsi="宋体" w:hint="eastAsia"/>
          <w:sz w:val="24"/>
          <w:szCs w:val="24"/>
        </w:rPr>
        <w:t>口号</w:t>
      </w:r>
      <w:r w:rsidR="00131B45">
        <w:rPr>
          <w:rFonts w:ascii="宋体" w:eastAsia="宋体" w:hAnsi="宋体" w:hint="eastAsia"/>
          <w:sz w:val="24"/>
          <w:szCs w:val="24"/>
        </w:rPr>
        <w:t>，</w:t>
      </w:r>
      <w:r w:rsidR="00975041">
        <w:rPr>
          <w:rFonts w:ascii="宋体" w:eastAsia="宋体" w:hAnsi="宋体" w:hint="eastAsia"/>
          <w:sz w:val="24"/>
          <w:szCs w:val="24"/>
        </w:rPr>
        <w:t>但实际使用</w:t>
      </w:r>
      <w:r w:rsidR="00E05D72">
        <w:rPr>
          <w:rFonts w:ascii="宋体" w:eastAsia="宋体" w:hAnsi="宋体" w:hint="eastAsia"/>
          <w:sz w:val="24"/>
          <w:szCs w:val="24"/>
        </w:rPr>
        <w:t>情况</w:t>
      </w:r>
      <w:r w:rsidR="00975041">
        <w:rPr>
          <w:rFonts w:ascii="宋体" w:eastAsia="宋体" w:hAnsi="宋体" w:hint="eastAsia"/>
          <w:sz w:val="24"/>
          <w:szCs w:val="24"/>
        </w:rPr>
        <w:t>却并非如此</w:t>
      </w:r>
      <w:r w:rsidR="00131B45">
        <w:rPr>
          <w:rFonts w:ascii="宋体" w:eastAsia="宋体" w:hAnsi="宋体" w:hint="eastAsia"/>
          <w:sz w:val="24"/>
          <w:szCs w:val="24"/>
        </w:rPr>
        <w:t>。</w:t>
      </w:r>
      <w:r w:rsidR="00764E9C">
        <w:rPr>
          <w:rFonts w:ascii="宋体" w:eastAsia="宋体" w:hAnsi="宋体" w:hint="eastAsia"/>
          <w:sz w:val="24"/>
          <w:szCs w:val="24"/>
        </w:rPr>
        <w:t>对于超</w:t>
      </w:r>
      <w:r w:rsidR="009564AA">
        <w:rPr>
          <w:rFonts w:ascii="宋体" w:eastAsia="宋体" w:hAnsi="宋体" w:hint="eastAsia"/>
          <w:sz w:val="24"/>
          <w:szCs w:val="24"/>
        </w:rPr>
        <w:t>出预期</w:t>
      </w:r>
      <w:r w:rsidR="0023251A">
        <w:rPr>
          <w:rFonts w:ascii="宋体" w:eastAsia="宋体" w:hAnsi="宋体" w:hint="eastAsia"/>
          <w:sz w:val="24"/>
          <w:szCs w:val="24"/>
        </w:rPr>
        <w:t>送达</w:t>
      </w:r>
      <w:r w:rsidR="009564AA">
        <w:rPr>
          <w:rFonts w:ascii="宋体" w:eastAsia="宋体" w:hAnsi="宋体" w:hint="eastAsia"/>
          <w:sz w:val="24"/>
          <w:szCs w:val="24"/>
        </w:rPr>
        <w:t>时间情况</w:t>
      </w:r>
      <w:r w:rsidR="00764E9C">
        <w:rPr>
          <w:rFonts w:ascii="宋体" w:eastAsia="宋体" w:hAnsi="宋体" w:hint="eastAsia"/>
          <w:sz w:val="24"/>
          <w:szCs w:val="24"/>
        </w:rPr>
        <w:t>，</w:t>
      </w:r>
      <w:r w:rsidR="009564AA">
        <w:rPr>
          <w:rFonts w:ascii="宋体" w:eastAsia="宋体" w:hAnsi="宋体" w:hint="eastAsia"/>
          <w:sz w:val="24"/>
          <w:szCs w:val="24"/>
        </w:rPr>
        <w:t>官方只给出了如下答复：</w:t>
      </w:r>
      <w:r w:rsidR="009564AA" w:rsidRPr="009564AA">
        <w:rPr>
          <w:rFonts w:ascii="宋体" w:eastAsia="宋体" w:hAnsi="宋体"/>
          <w:color w:val="000000"/>
          <w:sz w:val="24"/>
          <w:szCs w:val="24"/>
          <w:shd w:val="clear" w:color="auto" w:fill="FFFFFF"/>
        </w:rPr>
        <w:t>餐厅及其派送员会尽全力在预计送达时间内派送餐点，但有很多因素可能导致送餐延误（例如餐厅比平时更忙、您的订单较大、意外堵车或天气状况）</w:t>
      </w:r>
      <w:r w:rsidR="00046970">
        <w:rPr>
          <w:rFonts w:ascii="宋体" w:eastAsia="宋体" w:hAnsi="宋体" w:hint="eastAsia"/>
          <w:color w:val="000000"/>
          <w:sz w:val="24"/>
          <w:szCs w:val="24"/>
          <w:shd w:val="clear" w:color="auto" w:fill="FFFFFF"/>
        </w:rPr>
        <w:t>，由此可见</w:t>
      </w:r>
      <w:r w:rsidR="009564AA">
        <w:rPr>
          <w:rFonts w:ascii="宋体" w:eastAsia="宋体" w:hAnsi="宋体" w:hint="eastAsia"/>
          <w:color w:val="000000"/>
          <w:sz w:val="24"/>
          <w:szCs w:val="24"/>
          <w:shd w:val="clear" w:color="auto" w:fill="FFFFFF"/>
        </w:rPr>
        <w:t>平台不会主动处理履约超时情景</w:t>
      </w:r>
      <w:r w:rsidR="00555F62">
        <w:rPr>
          <w:rFonts w:ascii="宋体" w:eastAsia="宋体" w:hAnsi="宋体" w:hint="eastAsia"/>
          <w:color w:val="000000"/>
          <w:sz w:val="24"/>
          <w:szCs w:val="24"/>
          <w:shd w:val="clear" w:color="auto" w:fill="FFFFFF"/>
        </w:rPr>
        <w:t>。</w:t>
      </w:r>
      <w:r w:rsidR="009564AA">
        <w:rPr>
          <w:rFonts w:ascii="宋体" w:eastAsia="宋体" w:hAnsi="宋体" w:hint="eastAsia"/>
          <w:color w:val="000000"/>
          <w:sz w:val="24"/>
          <w:szCs w:val="24"/>
          <w:shd w:val="clear" w:color="auto" w:fill="FFFFFF"/>
        </w:rPr>
        <w:t>餐厅</w:t>
      </w:r>
      <w:r w:rsidR="00555F62">
        <w:rPr>
          <w:rFonts w:ascii="宋体" w:eastAsia="宋体" w:hAnsi="宋体" w:hint="eastAsia"/>
          <w:color w:val="000000"/>
          <w:sz w:val="24"/>
          <w:szCs w:val="24"/>
          <w:shd w:val="clear" w:color="auto" w:fill="FFFFFF"/>
        </w:rPr>
        <w:t>长时间找</w:t>
      </w:r>
      <w:r w:rsidR="009564AA">
        <w:rPr>
          <w:rFonts w:ascii="宋体" w:eastAsia="宋体" w:hAnsi="宋体" w:hint="eastAsia"/>
          <w:color w:val="000000"/>
          <w:sz w:val="24"/>
          <w:szCs w:val="24"/>
          <w:shd w:val="clear" w:color="auto" w:fill="FFFFFF"/>
        </w:rPr>
        <w:t>不到配送人员时，平台</w:t>
      </w:r>
      <w:r w:rsidR="00555F62">
        <w:rPr>
          <w:rFonts w:ascii="宋体" w:eastAsia="宋体" w:hAnsi="宋体" w:hint="eastAsia"/>
          <w:color w:val="000000"/>
          <w:sz w:val="24"/>
          <w:szCs w:val="24"/>
          <w:shd w:val="clear" w:color="auto" w:fill="FFFFFF"/>
        </w:rPr>
        <w:t>甚至</w:t>
      </w:r>
      <w:r w:rsidR="009564AA">
        <w:rPr>
          <w:rFonts w:ascii="宋体" w:eastAsia="宋体" w:hAnsi="宋体" w:hint="eastAsia"/>
          <w:color w:val="000000"/>
          <w:sz w:val="24"/>
          <w:szCs w:val="24"/>
          <w:shd w:val="clear" w:color="auto" w:fill="FFFFFF"/>
        </w:rPr>
        <w:t>会自动取消订单</w:t>
      </w:r>
      <w:r w:rsidR="00555F62">
        <w:rPr>
          <w:rFonts w:ascii="宋体" w:eastAsia="宋体" w:hAnsi="宋体" w:hint="eastAsia"/>
          <w:color w:val="000000"/>
          <w:sz w:val="24"/>
          <w:szCs w:val="24"/>
          <w:shd w:val="clear" w:color="auto" w:fill="FFFFFF"/>
        </w:rPr>
        <w:t>。如果用户因配送时间太长而想申请</w:t>
      </w:r>
      <w:r w:rsidR="003634DB">
        <w:rPr>
          <w:rFonts w:ascii="宋体" w:eastAsia="宋体" w:hAnsi="宋体" w:hint="eastAsia"/>
          <w:color w:val="000000"/>
          <w:sz w:val="24"/>
          <w:szCs w:val="24"/>
          <w:shd w:val="clear" w:color="auto" w:fill="FFFFFF"/>
        </w:rPr>
        <w:t>赔</w:t>
      </w:r>
      <w:r w:rsidR="00555F62">
        <w:rPr>
          <w:rFonts w:ascii="宋体" w:eastAsia="宋体" w:hAnsi="宋体" w:hint="eastAsia"/>
          <w:color w:val="000000"/>
          <w:sz w:val="24"/>
          <w:szCs w:val="24"/>
          <w:shd w:val="clear" w:color="auto" w:fill="FFFFFF"/>
        </w:rPr>
        <w:t>偿，平台更偏向于让用户直接联系商家申请</w:t>
      </w:r>
      <w:r w:rsidR="00131B45">
        <w:rPr>
          <w:rFonts w:ascii="宋体" w:eastAsia="宋体" w:hAnsi="宋体" w:hint="eastAsia"/>
          <w:color w:val="000000"/>
          <w:sz w:val="24"/>
          <w:szCs w:val="24"/>
          <w:shd w:val="clear" w:color="auto" w:fill="FFFFFF"/>
        </w:rPr>
        <w:t>赔偿</w:t>
      </w:r>
      <w:r w:rsidR="003634DB">
        <w:rPr>
          <w:rFonts w:ascii="宋体" w:eastAsia="宋体" w:hAnsi="宋体" w:hint="eastAsia"/>
          <w:color w:val="000000"/>
          <w:sz w:val="24"/>
          <w:szCs w:val="24"/>
          <w:shd w:val="clear" w:color="auto" w:fill="FFFFFF"/>
        </w:rPr>
        <w:t>。</w:t>
      </w:r>
    </w:p>
    <w:p w14:paraId="5D450306" w14:textId="6AC775B6" w:rsidR="00626316" w:rsidRDefault="00626316" w:rsidP="00626316">
      <w:pPr>
        <w:spacing w:line="360" w:lineRule="auto"/>
        <w:ind w:firstLineChars="200" w:firstLine="480"/>
        <w:rPr>
          <w:rFonts w:ascii="宋体" w:eastAsia="宋体" w:hAnsi="宋体"/>
          <w:sz w:val="24"/>
          <w:szCs w:val="24"/>
        </w:rPr>
      </w:pPr>
      <w:r w:rsidRPr="00626316">
        <w:rPr>
          <w:rFonts w:ascii="宋体" w:eastAsia="宋体" w:hAnsi="宋体" w:hint="eastAsia"/>
          <w:sz w:val="24"/>
          <w:szCs w:val="24"/>
        </w:rPr>
        <w:t>在国内，京东物流一直以快速、准时著称，这一切得益于京东履约引擎</w:t>
      </w:r>
      <w:r w:rsidR="0082062E" w:rsidRPr="000D5A0A">
        <w:rPr>
          <w:rFonts w:ascii="Arial" w:eastAsia="宋体" w:hAnsi="Arial" w:cs="Arial" w:hint="eastAsia"/>
          <w:sz w:val="24"/>
          <w:szCs w:val="28"/>
        </w:rPr>
        <w:t>[</w:t>
      </w:r>
      <w:r w:rsidR="0082062E" w:rsidRPr="000D5A0A">
        <w:rPr>
          <w:rFonts w:ascii="Arial" w:eastAsia="宋体" w:hAnsi="Arial" w:cs="Arial" w:hint="eastAsia"/>
          <w:sz w:val="24"/>
          <w:szCs w:val="28"/>
        </w:rPr>
        <w:t>周强明</w:t>
      </w:r>
      <w:r w:rsidR="0082062E" w:rsidRPr="000D5A0A">
        <w:rPr>
          <w:rFonts w:ascii="Arial" w:eastAsia="宋体" w:hAnsi="Arial" w:cs="Arial" w:hint="eastAsia"/>
          <w:sz w:val="24"/>
          <w:szCs w:val="28"/>
        </w:rPr>
        <w:t>,</w:t>
      </w:r>
      <w:r w:rsidR="0082062E" w:rsidRPr="000D5A0A">
        <w:rPr>
          <w:rFonts w:ascii="Arial" w:eastAsia="宋体" w:hAnsi="Arial" w:cs="Arial"/>
          <w:sz w:val="24"/>
          <w:szCs w:val="28"/>
        </w:rPr>
        <w:t>2017]</w:t>
      </w:r>
      <w:r w:rsidRPr="00626316">
        <w:rPr>
          <w:rFonts w:ascii="宋体" w:eastAsia="宋体" w:hAnsi="宋体" w:hint="eastAsia"/>
          <w:sz w:val="24"/>
          <w:szCs w:val="24"/>
        </w:rPr>
        <w:t>的加持。电商履约中最重要</w:t>
      </w:r>
      <w:r w:rsidR="00305AB9">
        <w:rPr>
          <w:rFonts w:ascii="宋体" w:eastAsia="宋体" w:hAnsi="宋体" w:hint="eastAsia"/>
          <w:sz w:val="24"/>
          <w:szCs w:val="24"/>
        </w:rPr>
        <w:t>、</w:t>
      </w:r>
      <w:r w:rsidRPr="00626316">
        <w:rPr>
          <w:rFonts w:ascii="宋体" w:eastAsia="宋体" w:hAnsi="宋体" w:hint="eastAsia"/>
          <w:sz w:val="24"/>
          <w:szCs w:val="24"/>
        </w:rPr>
        <w:t>也最容易发生超时的两个环节为商家发货和物流配送，</w:t>
      </w:r>
      <w:r w:rsidR="00316B99">
        <w:rPr>
          <w:rFonts w:ascii="宋体" w:eastAsia="宋体" w:hAnsi="宋体" w:hint="eastAsia"/>
          <w:sz w:val="24"/>
          <w:szCs w:val="24"/>
        </w:rPr>
        <w:t>《</w:t>
      </w:r>
      <w:r w:rsidRPr="00626316">
        <w:rPr>
          <w:rFonts w:ascii="宋体" w:eastAsia="宋体" w:hAnsi="宋体" w:hint="eastAsia"/>
          <w:sz w:val="24"/>
          <w:szCs w:val="24"/>
        </w:rPr>
        <w:t>京东开发平台规则</w:t>
      </w:r>
      <w:r w:rsidR="00316B99">
        <w:rPr>
          <w:rFonts w:ascii="宋体" w:eastAsia="宋体" w:hAnsi="宋体" w:hint="eastAsia"/>
          <w:sz w:val="24"/>
          <w:szCs w:val="24"/>
        </w:rPr>
        <w:t>》</w:t>
      </w:r>
      <w:r w:rsidRPr="00626316">
        <w:rPr>
          <w:rFonts w:ascii="宋体" w:eastAsia="宋体" w:hAnsi="宋体" w:hint="eastAsia"/>
          <w:sz w:val="24"/>
          <w:szCs w:val="24"/>
        </w:rPr>
        <w:t>对上述</w:t>
      </w:r>
      <w:r w:rsidR="00F11F90">
        <w:rPr>
          <w:rFonts w:ascii="宋体" w:eastAsia="宋体" w:hAnsi="宋体" w:hint="eastAsia"/>
          <w:sz w:val="24"/>
          <w:szCs w:val="24"/>
        </w:rPr>
        <w:t>两阶段履约</w:t>
      </w:r>
      <w:r w:rsidRPr="00626316">
        <w:rPr>
          <w:rFonts w:ascii="宋体" w:eastAsia="宋体" w:hAnsi="宋体" w:hint="eastAsia"/>
          <w:sz w:val="24"/>
          <w:szCs w:val="24"/>
        </w:rPr>
        <w:t>超时应对措施均有详细说明</w:t>
      </w:r>
      <w:r w:rsidR="00305AB9">
        <w:rPr>
          <w:rFonts w:ascii="宋体" w:eastAsia="宋体" w:hAnsi="宋体" w:hint="eastAsia"/>
          <w:sz w:val="24"/>
          <w:szCs w:val="24"/>
        </w:rPr>
        <w:t>。</w:t>
      </w:r>
      <w:r w:rsidRPr="00626316">
        <w:rPr>
          <w:rFonts w:ascii="宋体" w:eastAsia="宋体" w:hAnsi="宋体" w:hint="eastAsia"/>
          <w:sz w:val="24"/>
          <w:szCs w:val="24"/>
        </w:rPr>
        <w:t>在商家发货阶段，如果商家超过</w:t>
      </w:r>
      <w:r w:rsidRPr="00626316">
        <w:rPr>
          <w:rFonts w:ascii="宋体" w:eastAsia="宋体" w:hAnsi="宋体"/>
          <w:sz w:val="24"/>
          <w:szCs w:val="24"/>
        </w:rPr>
        <w:t>48小时未发货，系统就会判定为延时发货，第三方卖家需要赔偿30%，最高500元，</w:t>
      </w:r>
      <w:proofErr w:type="gramStart"/>
      <w:r w:rsidRPr="00626316">
        <w:rPr>
          <w:rFonts w:ascii="宋体" w:eastAsia="宋体" w:hAnsi="宋体"/>
          <w:sz w:val="24"/>
          <w:szCs w:val="24"/>
        </w:rPr>
        <w:t>自营店需要</w:t>
      </w:r>
      <w:proofErr w:type="gramEnd"/>
      <w:r w:rsidRPr="00626316">
        <w:rPr>
          <w:rFonts w:ascii="宋体" w:eastAsia="宋体" w:hAnsi="宋体"/>
          <w:sz w:val="24"/>
          <w:szCs w:val="24"/>
        </w:rPr>
        <w:t>赔偿5元，同时会扣商家积分</w:t>
      </w:r>
      <w:r w:rsidR="00295FB2">
        <w:rPr>
          <w:rFonts w:ascii="宋体" w:eastAsia="宋体" w:hAnsi="宋体" w:hint="eastAsia"/>
          <w:sz w:val="24"/>
          <w:szCs w:val="24"/>
        </w:rPr>
        <w:t>。</w:t>
      </w:r>
      <w:r w:rsidRPr="00626316">
        <w:rPr>
          <w:rFonts w:ascii="宋体" w:eastAsia="宋体" w:hAnsi="宋体" w:hint="eastAsia"/>
          <w:sz w:val="24"/>
          <w:szCs w:val="24"/>
        </w:rPr>
        <w:t>在物流配送阶段，如果自营物流超时，用户可以自行联系客</w:t>
      </w:r>
      <w:proofErr w:type="gramStart"/>
      <w:r w:rsidRPr="00626316">
        <w:rPr>
          <w:rFonts w:ascii="宋体" w:eastAsia="宋体" w:hAnsi="宋体" w:hint="eastAsia"/>
          <w:sz w:val="24"/>
          <w:szCs w:val="24"/>
        </w:rPr>
        <w:t>服进行</w:t>
      </w:r>
      <w:proofErr w:type="gramEnd"/>
      <w:r w:rsidRPr="00626316">
        <w:rPr>
          <w:rFonts w:ascii="宋体" w:eastAsia="宋体" w:hAnsi="宋体" w:hint="eastAsia"/>
          <w:sz w:val="24"/>
          <w:szCs w:val="24"/>
        </w:rPr>
        <w:t>索赔</w:t>
      </w:r>
      <w:r w:rsidR="00AB2D49">
        <w:rPr>
          <w:rFonts w:ascii="宋体" w:eastAsia="宋体" w:hAnsi="宋体" w:hint="eastAsia"/>
          <w:sz w:val="24"/>
          <w:szCs w:val="24"/>
        </w:rPr>
        <w:t>，客服一般会赔偿京东豆</w:t>
      </w:r>
      <w:r w:rsidR="00295FB2">
        <w:rPr>
          <w:rFonts w:ascii="宋体" w:eastAsia="宋体" w:hAnsi="宋体" w:hint="eastAsia"/>
          <w:sz w:val="24"/>
          <w:szCs w:val="24"/>
        </w:rPr>
        <w:t>;</w:t>
      </w:r>
      <w:r w:rsidRPr="00626316">
        <w:rPr>
          <w:rFonts w:ascii="宋体" w:eastAsia="宋体" w:hAnsi="宋体" w:hint="eastAsia"/>
          <w:sz w:val="24"/>
          <w:szCs w:val="24"/>
        </w:rPr>
        <w:t>如果是第三方物流超，用户只能根据《快递服务行业标准》</w:t>
      </w:r>
      <w:r w:rsidR="00295FB2" w:rsidRPr="000D5A0A">
        <w:rPr>
          <w:rFonts w:ascii="Arial" w:eastAsia="宋体" w:hAnsi="Arial" w:cs="Arial" w:hint="eastAsia"/>
          <w:sz w:val="24"/>
          <w:szCs w:val="28"/>
        </w:rPr>
        <w:lastRenderedPageBreak/>
        <w:t>[</w:t>
      </w:r>
      <w:r w:rsidR="00295FB2" w:rsidRPr="000D5A0A">
        <w:rPr>
          <w:rFonts w:ascii="Arial" w:eastAsia="宋体" w:hAnsi="Arial" w:cs="Arial" w:hint="eastAsia"/>
          <w:sz w:val="24"/>
          <w:szCs w:val="28"/>
        </w:rPr>
        <w:t>快递服务标准</w:t>
      </w:r>
      <w:r w:rsidR="00295FB2" w:rsidRPr="000D5A0A">
        <w:rPr>
          <w:rFonts w:ascii="Arial" w:eastAsia="宋体" w:hAnsi="Arial" w:cs="Arial"/>
          <w:sz w:val="24"/>
          <w:szCs w:val="28"/>
        </w:rPr>
        <w:t>,</w:t>
      </w:r>
      <w:r w:rsidR="00295FB2" w:rsidRPr="000D5A0A">
        <w:rPr>
          <w:rFonts w:ascii="Arial" w:eastAsia="宋体" w:hAnsi="Arial" w:cs="Arial" w:hint="eastAsia"/>
          <w:sz w:val="24"/>
          <w:szCs w:val="28"/>
        </w:rPr>
        <w:t>2008</w:t>
      </w:r>
      <w:r w:rsidR="00295FB2" w:rsidRPr="000D5A0A">
        <w:rPr>
          <w:rFonts w:ascii="Arial" w:eastAsia="宋体" w:hAnsi="Arial" w:cs="Arial"/>
          <w:sz w:val="24"/>
          <w:szCs w:val="28"/>
        </w:rPr>
        <w:t>]</w:t>
      </w:r>
      <w:r w:rsidRPr="00626316">
        <w:rPr>
          <w:rFonts w:ascii="宋体" w:eastAsia="宋体" w:hAnsi="宋体" w:hint="eastAsia"/>
          <w:sz w:val="24"/>
          <w:szCs w:val="24"/>
        </w:rPr>
        <w:t>对物流公司进行索赔，京东平台在此过程中充当调节人员。京东这种履约超时</w:t>
      </w:r>
      <w:r w:rsidR="00316B99" w:rsidRPr="00626316">
        <w:rPr>
          <w:rFonts w:ascii="宋体" w:eastAsia="宋体" w:hAnsi="宋体" w:hint="eastAsia"/>
          <w:sz w:val="24"/>
          <w:szCs w:val="24"/>
        </w:rPr>
        <w:t>处理</w:t>
      </w:r>
      <w:r w:rsidR="00316B99">
        <w:rPr>
          <w:rFonts w:ascii="宋体" w:eastAsia="宋体" w:hAnsi="宋体" w:hint="eastAsia"/>
          <w:sz w:val="24"/>
          <w:szCs w:val="24"/>
        </w:rPr>
        <w:t>方式</w:t>
      </w:r>
      <w:r w:rsidRPr="00626316">
        <w:rPr>
          <w:rFonts w:ascii="宋体" w:eastAsia="宋体" w:hAnsi="宋体" w:hint="eastAsia"/>
          <w:sz w:val="24"/>
          <w:szCs w:val="24"/>
        </w:rPr>
        <w:t>也是大多数电商平台采用的</w:t>
      </w:r>
      <w:r w:rsidR="00454DFA">
        <w:rPr>
          <w:rFonts w:ascii="宋体" w:eastAsia="宋体" w:hAnsi="宋体" w:hint="eastAsia"/>
          <w:sz w:val="24"/>
          <w:szCs w:val="24"/>
        </w:rPr>
        <w:t>方式</w:t>
      </w:r>
      <w:r w:rsidR="0067249F">
        <w:rPr>
          <w:rFonts w:ascii="宋体" w:eastAsia="宋体" w:hAnsi="宋体" w:hint="eastAsia"/>
          <w:sz w:val="24"/>
          <w:szCs w:val="24"/>
        </w:rPr>
        <w:t>：</w:t>
      </w:r>
      <w:r w:rsidRPr="00626316">
        <w:rPr>
          <w:rFonts w:ascii="宋体" w:eastAsia="宋体" w:hAnsi="宋体" w:hint="eastAsia"/>
          <w:sz w:val="24"/>
          <w:szCs w:val="24"/>
        </w:rPr>
        <w:t>严控商家发货时出现的超时情景，淡化物流配送时出现的超时情景，原因在于平台能够把控商家发货时间，但无法把控物流配送时间，由于物流在运输过程中存在很多因素影响物流配送时间，即使是能够提供</w:t>
      </w:r>
      <w:r w:rsidRPr="00626316">
        <w:rPr>
          <w:rFonts w:ascii="宋体" w:eastAsia="宋体" w:hAnsi="宋体"/>
          <w:sz w:val="24"/>
          <w:szCs w:val="24"/>
        </w:rPr>
        <w:t>211限时、</w:t>
      </w:r>
      <w:proofErr w:type="gramStart"/>
      <w:r w:rsidRPr="00626316">
        <w:rPr>
          <w:rFonts w:ascii="宋体" w:eastAsia="宋体" w:hAnsi="宋体"/>
          <w:sz w:val="24"/>
          <w:szCs w:val="24"/>
        </w:rPr>
        <w:t>京准达</w:t>
      </w:r>
      <w:proofErr w:type="gramEnd"/>
      <w:r w:rsidRPr="00626316">
        <w:rPr>
          <w:rFonts w:ascii="宋体" w:eastAsia="宋体" w:hAnsi="宋体"/>
          <w:sz w:val="24"/>
          <w:szCs w:val="24"/>
        </w:rPr>
        <w:t>、</w:t>
      </w:r>
      <w:proofErr w:type="gramStart"/>
      <w:r w:rsidRPr="00626316">
        <w:rPr>
          <w:rFonts w:ascii="宋体" w:eastAsia="宋体" w:hAnsi="宋体"/>
          <w:sz w:val="24"/>
          <w:szCs w:val="24"/>
        </w:rPr>
        <w:t>极</w:t>
      </w:r>
      <w:proofErr w:type="gramEnd"/>
      <w:r w:rsidRPr="00626316">
        <w:rPr>
          <w:rFonts w:ascii="宋体" w:eastAsia="宋体" w:hAnsi="宋体"/>
          <w:sz w:val="24"/>
          <w:szCs w:val="24"/>
        </w:rPr>
        <w:t>速</w:t>
      </w:r>
      <w:proofErr w:type="gramStart"/>
      <w:r w:rsidRPr="00626316">
        <w:rPr>
          <w:rFonts w:ascii="宋体" w:eastAsia="宋体" w:hAnsi="宋体"/>
          <w:sz w:val="24"/>
          <w:szCs w:val="24"/>
        </w:rPr>
        <w:t>达服务</w:t>
      </w:r>
      <w:proofErr w:type="gramEnd"/>
      <w:r w:rsidRPr="00626316">
        <w:rPr>
          <w:rFonts w:ascii="宋体" w:eastAsia="宋体" w:hAnsi="宋体"/>
          <w:sz w:val="24"/>
          <w:szCs w:val="24"/>
        </w:rPr>
        <w:t>的京东物流，也会存在配送超时情况。</w:t>
      </w:r>
    </w:p>
    <w:p w14:paraId="7539247A" w14:textId="23225349" w:rsidR="00A7425C" w:rsidRDefault="00744D35" w:rsidP="003A14B8">
      <w:pPr>
        <w:spacing w:line="360" w:lineRule="auto"/>
        <w:ind w:firstLineChars="200" w:firstLine="480"/>
        <w:rPr>
          <w:rFonts w:ascii="宋体" w:eastAsia="宋体" w:hAnsi="宋体"/>
          <w:sz w:val="24"/>
          <w:szCs w:val="24"/>
        </w:rPr>
      </w:pPr>
      <w:r>
        <w:rPr>
          <w:rFonts w:ascii="宋体" w:eastAsia="宋体" w:hAnsi="宋体" w:hint="eastAsia"/>
          <w:sz w:val="24"/>
          <w:szCs w:val="24"/>
        </w:rPr>
        <w:t>美团外卖是饿了</w:t>
      </w:r>
      <w:proofErr w:type="gramStart"/>
      <w:r>
        <w:rPr>
          <w:rFonts w:ascii="宋体" w:eastAsia="宋体" w:hAnsi="宋体" w:hint="eastAsia"/>
          <w:sz w:val="24"/>
          <w:szCs w:val="24"/>
        </w:rPr>
        <w:t>么目前</w:t>
      </w:r>
      <w:proofErr w:type="gramEnd"/>
      <w:r>
        <w:rPr>
          <w:rFonts w:ascii="宋体" w:eastAsia="宋体" w:hAnsi="宋体" w:hint="eastAsia"/>
          <w:sz w:val="24"/>
          <w:szCs w:val="24"/>
        </w:rPr>
        <w:t>最大竞争对手</w:t>
      </w: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宋体" w:eastAsia="宋体" w:hAnsi="宋体" w:hint="eastAsia"/>
          <w:sz w:val="24"/>
          <w:szCs w:val="24"/>
        </w:rPr>
        <w:t>，</w:t>
      </w:r>
      <w:r w:rsidR="008D0BB3">
        <w:rPr>
          <w:rFonts w:ascii="宋体" w:eastAsia="宋体" w:hAnsi="宋体" w:hint="eastAsia"/>
          <w:sz w:val="24"/>
          <w:szCs w:val="24"/>
        </w:rPr>
        <w:t>也是</w:t>
      </w:r>
      <w:r w:rsidR="00BA2252">
        <w:rPr>
          <w:rFonts w:ascii="宋体" w:eastAsia="宋体" w:hAnsi="宋体" w:hint="eastAsia"/>
          <w:sz w:val="24"/>
          <w:szCs w:val="24"/>
        </w:rPr>
        <w:t>是目前国内</w:t>
      </w:r>
      <w:r w:rsidR="00587636">
        <w:rPr>
          <w:rFonts w:ascii="宋体" w:eastAsia="宋体" w:hAnsi="宋体" w:hint="eastAsia"/>
          <w:sz w:val="24"/>
          <w:szCs w:val="24"/>
        </w:rPr>
        <w:t>外</w:t>
      </w:r>
      <w:proofErr w:type="gramStart"/>
      <w:r w:rsidR="00587636">
        <w:rPr>
          <w:rFonts w:ascii="宋体" w:eastAsia="宋体" w:hAnsi="宋体" w:hint="eastAsia"/>
          <w:sz w:val="24"/>
          <w:szCs w:val="24"/>
        </w:rPr>
        <w:t>卖行业</w:t>
      </w:r>
      <w:proofErr w:type="gramEnd"/>
      <w:r w:rsidR="00587636">
        <w:rPr>
          <w:rFonts w:ascii="宋体" w:eastAsia="宋体" w:hAnsi="宋体" w:hint="eastAsia"/>
          <w:sz w:val="24"/>
          <w:szCs w:val="24"/>
        </w:rPr>
        <w:t>领先者</w:t>
      </w:r>
      <w:r w:rsidR="0041340A" w:rsidRPr="000D5A0A">
        <w:rPr>
          <w:rFonts w:ascii="Arial" w:eastAsia="宋体" w:hAnsi="Arial" w:cs="Arial" w:hint="eastAsia"/>
          <w:sz w:val="24"/>
          <w:szCs w:val="28"/>
        </w:rPr>
        <w:t>[</w:t>
      </w:r>
      <w:r w:rsidR="0041340A" w:rsidRPr="000D5A0A">
        <w:rPr>
          <w:rFonts w:ascii="Arial" w:eastAsia="宋体" w:hAnsi="Arial" w:cs="Arial"/>
          <w:sz w:val="24"/>
          <w:szCs w:val="28"/>
        </w:rPr>
        <w:t>毛潇远</w:t>
      </w:r>
      <w:r w:rsidR="0041340A" w:rsidRPr="000D5A0A">
        <w:rPr>
          <w:rFonts w:ascii="Arial" w:eastAsia="宋体" w:hAnsi="Arial" w:cs="Arial" w:hint="eastAsia"/>
          <w:sz w:val="24"/>
          <w:szCs w:val="28"/>
        </w:rPr>
        <w:t>等</w:t>
      </w:r>
      <w:r w:rsidR="0041340A" w:rsidRPr="000D5A0A">
        <w:rPr>
          <w:rFonts w:ascii="Arial" w:eastAsia="宋体" w:hAnsi="Arial" w:cs="Arial" w:hint="eastAsia"/>
          <w:sz w:val="24"/>
          <w:szCs w:val="28"/>
        </w:rPr>
        <w:t>,2020</w:t>
      </w:r>
      <w:r w:rsidR="0041340A" w:rsidRPr="000D5A0A">
        <w:rPr>
          <w:rFonts w:ascii="Arial" w:eastAsia="宋体" w:hAnsi="Arial" w:cs="Arial"/>
          <w:sz w:val="24"/>
          <w:szCs w:val="28"/>
        </w:rPr>
        <w:t>]</w:t>
      </w:r>
      <w:r w:rsidR="00A23CBF">
        <w:rPr>
          <w:rFonts w:ascii="宋体" w:eastAsia="宋体" w:hAnsi="宋体" w:hint="eastAsia"/>
          <w:sz w:val="24"/>
          <w:szCs w:val="24"/>
        </w:rPr>
        <w:t>。</w:t>
      </w:r>
      <w:r w:rsidR="004945CF" w:rsidRPr="004945CF">
        <w:rPr>
          <w:rFonts w:ascii="宋体" w:eastAsia="宋体" w:hAnsi="宋体" w:hint="eastAsia"/>
          <w:sz w:val="24"/>
          <w:szCs w:val="24"/>
        </w:rPr>
        <w:t>美团外卖履约流程与</w:t>
      </w:r>
      <w:r w:rsidR="004945CF" w:rsidRPr="004945CF">
        <w:rPr>
          <w:rFonts w:ascii="宋体" w:eastAsia="宋体" w:hAnsi="宋体"/>
          <w:sz w:val="24"/>
          <w:szCs w:val="24"/>
        </w:rPr>
        <w:t>1.1节中饿了么履约流程类似，</w:t>
      </w:r>
      <w:r w:rsidR="004945CF" w:rsidRPr="004945CF">
        <w:rPr>
          <w:rFonts w:ascii="宋体" w:eastAsia="宋体" w:hAnsi="宋体" w:hint="eastAsia"/>
          <w:sz w:val="24"/>
          <w:szCs w:val="24"/>
        </w:rPr>
        <w:t>在履约过程中也会存在超时的场景。在应对履约超时方面，</w:t>
      </w:r>
      <w:proofErr w:type="gramStart"/>
      <w:r w:rsidR="004945CF" w:rsidRPr="004945CF">
        <w:rPr>
          <w:rFonts w:ascii="宋体" w:eastAsia="宋体" w:hAnsi="宋体" w:hint="eastAsia"/>
          <w:sz w:val="24"/>
          <w:szCs w:val="24"/>
        </w:rPr>
        <w:t>美团推出</w:t>
      </w:r>
      <w:proofErr w:type="gramEnd"/>
      <w:r w:rsidR="004945CF" w:rsidRPr="004945CF">
        <w:rPr>
          <w:rFonts w:ascii="宋体" w:eastAsia="宋体" w:hAnsi="宋体" w:hint="eastAsia"/>
          <w:sz w:val="24"/>
          <w:szCs w:val="24"/>
        </w:rPr>
        <w:t>了</w:t>
      </w:r>
      <w:r w:rsidR="00A4554E">
        <w:rPr>
          <w:rFonts w:ascii="宋体" w:eastAsia="宋体" w:hAnsi="宋体" w:hint="eastAsia"/>
          <w:sz w:val="24"/>
          <w:szCs w:val="24"/>
        </w:rPr>
        <w:t>“</w:t>
      </w:r>
      <w:r w:rsidR="004945CF" w:rsidRPr="004945CF">
        <w:rPr>
          <w:rFonts w:ascii="宋体" w:eastAsia="宋体" w:hAnsi="宋体" w:hint="eastAsia"/>
          <w:sz w:val="24"/>
          <w:szCs w:val="24"/>
        </w:rPr>
        <w:t>准时宝</w:t>
      </w:r>
      <w:r w:rsidR="00A4554E">
        <w:rPr>
          <w:rFonts w:ascii="宋体" w:eastAsia="宋体" w:hAnsi="宋体" w:hint="eastAsia"/>
          <w:sz w:val="24"/>
          <w:szCs w:val="24"/>
        </w:rPr>
        <w:t>”</w:t>
      </w:r>
      <w:r w:rsidR="004945CF" w:rsidRPr="004945CF">
        <w:rPr>
          <w:rFonts w:ascii="宋体" w:eastAsia="宋体" w:hAnsi="宋体" w:hint="eastAsia"/>
          <w:sz w:val="24"/>
          <w:szCs w:val="24"/>
        </w:rPr>
        <w:t>，</w:t>
      </w:r>
      <w:r w:rsidR="003A14B8">
        <w:rPr>
          <w:rFonts w:ascii="宋体" w:eastAsia="宋体" w:hAnsi="宋体" w:hint="eastAsia"/>
          <w:sz w:val="24"/>
          <w:szCs w:val="24"/>
        </w:rPr>
        <w:t>“</w:t>
      </w:r>
      <w:r w:rsidR="004945CF" w:rsidRPr="004945CF">
        <w:rPr>
          <w:rFonts w:ascii="宋体" w:eastAsia="宋体" w:hAnsi="宋体" w:hint="eastAsia"/>
          <w:sz w:val="24"/>
          <w:szCs w:val="24"/>
        </w:rPr>
        <w:t>准时宝</w:t>
      </w:r>
      <w:r w:rsidR="003A14B8">
        <w:rPr>
          <w:rFonts w:ascii="宋体" w:eastAsia="宋体" w:hAnsi="宋体" w:hint="eastAsia"/>
          <w:sz w:val="24"/>
          <w:szCs w:val="24"/>
        </w:rPr>
        <w:t>”</w:t>
      </w:r>
      <w:r w:rsidR="004945CF" w:rsidRPr="004945CF">
        <w:rPr>
          <w:rFonts w:ascii="宋体" w:eastAsia="宋体" w:hAnsi="宋体" w:hint="eastAsia"/>
          <w:sz w:val="24"/>
          <w:szCs w:val="24"/>
        </w:rPr>
        <w:t>是美团外卖的增值服务，用户购买准时宝之后，如果发生订单超时，平台会进行赔付，赔付条例如下：订单实际送达时间晚于预计送达时间</w:t>
      </w:r>
      <w:r w:rsidR="004945CF" w:rsidRPr="004945CF">
        <w:rPr>
          <w:rFonts w:ascii="宋体" w:eastAsia="宋体" w:hAnsi="宋体"/>
          <w:sz w:val="24"/>
          <w:szCs w:val="24"/>
        </w:rPr>
        <w:t>15分钟，赔偿订单实际支付金额30%；</w:t>
      </w:r>
      <w:r w:rsidR="004945CF" w:rsidRPr="004945CF">
        <w:rPr>
          <w:rFonts w:ascii="宋体" w:eastAsia="宋体" w:hAnsi="宋体" w:hint="eastAsia"/>
          <w:sz w:val="24"/>
          <w:szCs w:val="24"/>
        </w:rPr>
        <w:t>订单实际送达时间晚于预计送达时间</w:t>
      </w:r>
      <w:r w:rsidR="004945CF" w:rsidRPr="004945CF">
        <w:rPr>
          <w:rFonts w:ascii="宋体" w:eastAsia="宋体" w:hAnsi="宋体"/>
          <w:sz w:val="24"/>
          <w:szCs w:val="24"/>
        </w:rPr>
        <w:t>30分钟，赔偿订单实际支付金额70%。</w:t>
      </w:r>
      <w:r w:rsidR="004945CF" w:rsidRPr="004945CF">
        <w:rPr>
          <w:rFonts w:ascii="宋体" w:eastAsia="宋体" w:hAnsi="宋体" w:hint="eastAsia"/>
          <w:sz w:val="24"/>
          <w:szCs w:val="24"/>
        </w:rPr>
        <w:t>除此之外，</w:t>
      </w:r>
      <w:proofErr w:type="gramStart"/>
      <w:r w:rsidR="004945CF" w:rsidRPr="004945CF">
        <w:rPr>
          <w:rFonts w:ascii="宋体" w:eastAsia="宋体" w:hAnsi="宋体" w:hint="eastAsia"/>
          <w:sz w:val="24"/>
          <w:szCs w:val="24"/>
        </w:rPr>
        <w:t>美团提供</w:t>
      </w:r>
      <w:proofErr w:type="gramEnd"/>
      <w:r w:rsidR="004945CF" w:rsidRPr="004945CF">
        <w:rPr>
          <w:rFonts w:ascii="宋体" w:eastAsia="宋体" w:hAnsi="宋体" w:hint="eastAsia"/>
          <w:sz w:val="24"/>
          <w:szCs w:val="24"/>
        </w:rPr>
        <w:t>人工</w:t>
      </w:r>
      <w:r w:rsidR="004945CF">
        <w:rPr>
          <w:rFonts w:ascii="宋体" w:eastAsia="宋体" w:hAnsi="宋体" w:hint="eastAsia"/>
          <w:sz w:val="24"/>
          <w:szCs w:val="24"/>
        </w:rPr>
        <w:t>索赔</w:t>
      </w:r>
      <w:r w:rsidR="004945CF" w:rsidRPr="004945CF">
        <w:rPr>
          <w:rFonts w:ascii="宋体" w:eastAsia="宋体" w:hAnsi="宋体" w:hint="eastAsia"/>
          <w:sz w:val="24"/>
          <w:szCs w:val="24"/>
        </w:rPr>
        <w:t>申请服务，对于没有</w:t>
      </w:r>
      <w:r w:rsidR="003F70AB">
        <w:rPr>
          <w:rFonts w:ascii="宋体" w:eastAsia="宋体" w:hAnsi="宋体" w:hint="eastAsia"/>
          <w:sz w:val="24"/>
          <w:szCs w:val="24"/>
        </w:rPr>
        <w:t>购买</w:t>
      </w:r>
      <w:r w:rsidR="004945CF" w:rsidRPr="004945CF">
        <w:rPr>
          <w:rFonts w:ascii="宋体" w:eastAsia="宋体" w:hAnsi="宋体" w:hint="eastAsia"/>
          <w:sz w:val="24"/>
          <w:szCs w:val="24"/>
        </w:rPr>
        <w:t>准时宝的用户，如果订单发生了严重超时情况，用户可以自行联系客</w:t>
      </w:r>
      <w:proofErr w:type="gramStart"/>
      <w:r w:rsidR="004945CF" w:rsidRPr="004945CF">
        <w:rPr>
          <w:rFonts w:ascii="宋体" w:eastAsia="宋体" w:hAnsi="宋体" w:hint="eastAsia"/>
          <w:sz w:val="24"/>
          <w:szCs w:val="24"/>
        </w:rPr>
        <w:t>服</w:t>
      </w:r>
      <w:r w:rsidR="003F70AB">
        <w:rPr>
          <w:rFonts w:ascii="宋体" w:eastAsia="宋体" w:hAnsi="宋体" w:hint="eastAsia"/>
          <w:sz w:val="24"/>
          <w:szCs w:val="24"/>
        </w:rPr>
        <w:t>申请</w:t>
      </w:r>
      <w:proofErr w:type="gramEnd"/>
      <w:r w:rsidR="004945CF" w:rsidRPr="004945CF">
        <w:rPr>
          <w:rFonts w:ascii="宋体" w:eastAsia="宋体" w:hAnsi="宋体" w:hint="eastAsia"/>
          <w:sz w:val="24"/>
          <w:szCs w:val="24"/>
        </w:rPr>
        <w:t>索赔。</w:t>
      </w:r>
      <w:r w:rsidR="00A7425C">
        <w:rPr>
          <w:rFonts w:ascii="宋体" w:eastAsia="宋体" w:hAnsi="宋体" w:hint="eastAsia"/>
          <w:sz w:val="24"/>
          <w:szCs w:val="24"/>
        </w:rPr>
        <w:t>除了赔偿之外，</w:t>
      </w:r>
      <w:proofErr w:type="gramStart"/>
      <w:r w:rsidR="00A7425C">
        <w:rPr>
          <w:rFonts w:ascii="宋体" w:eastAsia="宋体" w:hAnsi="宋体" w:hint="eastAsia"/>
          <w:sz w:val="24"/>
          <w:szCs w:val="24"/>
        </w:rPr>
        <w:t>美团还</w:t>
      </w:r>
      <w:proofErr w:type="gramEnd"/>
      <w:r w:rsidR="00A7425C">
        <w:rPr>
          <w:rFonts w:ascii="宋体" w:eastAsia="宋体" w:hAnsi="宋体" w:hint="eastAsia"/>
          <w:sz w:val="24"/>
          <w:szCs w:val="24"/>
        </w:rPr>
        <w:t>支持超时短信安抚，超时取消等应对</w:t>
      </w:r>
      <w:r w:rsidR="003A14B8">
        <w:rPr>
          <w:rFonts w:ascii="宋体" w:eastAsia="宋体" w:hAnsi="宋体" w:hint="eastAsia"/>
          <w:sz w:val="24"/>
          <w:szCs w:val="24"/>
        </w:rPr>
        <w:t>措施</w:t>
      </w:r>
      <w:r w:rsidR="004A0BFA">
        <w:rPr>
          <w:rFonts w:ascii="宋体" w:eastAsia="宋体" w:hAnsi="宋体" w:hint="eastAsia"/>
          <w:sz w:val="24"/>
          <w:szCs w:val="24"/>
        </w:rPr>
        <w:t>，</w:t>
      </w:r>
    </w:p>
    <w:p w14:paraId="29D668FB" w14:textId="58BE4B36" w:rsidR="00612D7F" w:rsidRPr="00B72F93" w:rsidRDefault="00EF4139"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外卖行业是一个对时间很敏感的行业，如果采用</w:t>
      </w:r>
      <w:proofErr w:type="gramStart"/>
      <w:r>
        <w:rPr>
          <w:rFonts w:ascii="宋体" w:eastAsia="宋体" w:hAnsi="宋体" w:hint="eastAsia"/>
          <w:sz w:val="24"/>
          <w:szCs w:val="24"/>
        </w:rPr>
        <w:t>传统电</w:t>
      </w:r>
      <w:proofErr w:type="gramEnd"/>
      <w:r>
        <w:rPr>
          <w:rFonts w:ascii="宋体" w:eastAsia="宋体" w:hAnsi="宋体" w:hint="eastAsia"/>
          <w:sz w:val="24"/>
          <w:szCs w:val="24"/>
        </w:rPr>
        <w:t>商中</w:t>
      </w:r>
      <w:r w:rsidR="000B3B4C">
        <w:rPr>
          <w:rFonts w:ascii="宋体" w:eastAsia="宋体" w:hAnsi="宋体" w:hint="eastAsia"/>
          <w:sz w:val="24"/>
          <w:szCs w:val="24"/>
        </w:rPr>
        <w:t>平台被动</w:t>
      </w:r>
      <w:r w:rsidR="001D5A2B">
        <w:rPr>
          <w:rFonts w:ascii="宋体" w:eastAsia="宋体" w:hAnsi="宋体" w:hint="eastAsia"/>
          <w:sz w:val="24"/>
          <w:szCs w:val="24"/>
        </w:rPr>
        <w:t>赔偿</w:t>
      </w:r>
      <w:r w:rsidR="0074510B">
        <w:rPr>
          <w:rFonts w:ascii="宋体" w:eastAsia="宋体" w:hAnsi="宋体" w:hint="eastAsia"/>
          <w:sz w:val="24"/>
          <w:szCs w:val="24"/>
        </w:rPr>
        <w:t>的方式应对外卖履约超时</w:t>
      </w:r>
      <w:r w:rsidR="001D5A2B">
        <w:rPr>
          <w:rFonts w:ascii="宋体" w:eastAsia="宋体" w:hAnsi="宋体" w:hint="eastAsia"/>
          <w:sz w:val="24"/>
          <w:szCs w:val="24"/>
        </w:rPr>
        <w:t>情况</w:t>
      </w:r>
      <w:r w:rsidR="0074510B">
        <w:rPr>
          <w:rFonts w:ascii="宋体" w:eastAsia="宋体" w:hAnsi="宋体" w:hint="eastAsia"/>
          <w:sz w:val="24"/>
          <w:szCs w:val="24"/>
        </w:rPr>
        <w:t>，必然会导致用户</w:t>
      </w:r>
      <w:r w:rsidR="000B3B4C">
        <w:rPr>
          <w:rFonts w:ascii="宋体" w:eastAsia="宋体" w:hAnsi="宋体" w:hint="eastAsia"/>
          <w:sz w:val="24"/>
          <w:szCs w:val="24"/>
        </w:rPr>
        <w:t>满意度降低，进而影响市场份额，因此平台被动</w:t>
      </w:r>
      <w:r w:rsidR="001D5A2B">
        <w:rPr>
          <w:rFonts w:ascii="宋体" w:eastAsia="宋体" w:hAnsi="宋体" w:hint="eastAsia"/>
          <w:sz w:val="24"/>
          <w:szCs w:val="24"/>
        </w:rPr>
        <w:t>赔偿</w:t>
      </w:r>
      <w:r w:rsidR="000B3B4C">
        <w:rPr>
          <w:rFonts w:ascii="宋体" w:eastAsia="宋体" w:hAnsi="宋体" w:hint="eastAsia"/>
          <w:sz w:val="24"/>
          <w:szCs w:val="24"/>
        </w:rPr>
        <w:t>方式不适用于外卖行业</w:t>
      </w:r>
      <w:r w:rsidR="00A7425C">
        <w:rPr>
          <w:rFonts w:ascii="宋体" w:eastAsia="宋体" w:hAnsi="宋体" w:hint="eastAsia"/>
          <w:sz w:val="24"/>
          <w:szCs w:val="24"/>
        </w:rPr>
        <w:t>。</w:t>
      </w:r>
      <w:r w:rsidR="004A0BFA">
        <w:rPr>
          <w:rFonts w:ascii="宋体" w:eastAsia="宋体" w:hAnsi="宋体" w:hint="eastAsia"/>
          <w:sz w:val="24"/>
          <w:szCs w:val="24"/>
        </w:rPr>
        <w:t>美团外卖应对履约超时的方式也是国内外</w:t>
      </w:r>
      <w:proofErr w:type="gramStart"/>
      <w:r w:rsidR="004A0BFA">
        <w:rPr>
          <w:rFonts w:ascii="宋体" w:eastAsia="宋体" w:hAnsi="宋体" w:hint="eastAsia"/>
          <w:sz w:val="24"/>
          <w:szCs w:val="24"/>
        </w:rPr>
        <w:t>卖行业</w:t>
      </w:r>
      <w:proofErr w:type="gramEnd"/>
      <w:r w:rsidR="004A0BFA">
        <w:rPr>
          <w:rFonts w:ascii="宋体" w:eastAsia="宋体" w:hAnsi="宋体" w:hint="eastAsia"/>
          <w:sz w:val="24"/>
          <w:szCs w:val="24"/>
        </w:rPr>
        <w:t>主流应对方式，</w:t>
      </w:r>
      <w:r w:rsidR="00A4554E">
        <w:rPr>
          <w:rFonts w:ascii="宋体" w:eastAsia="宋体" w:hAnsi="宋体" w:hint="eastAsia"/>
          <w:sz w:val="24"/>
          <w:szCs w:val="24"/>
        </w:rPr>
        <w:t>饿了么也有类似应对措施，</w:t>
      </w:r>
      <w:r w:rsidR="00E3663A">
        <w:rPr>
          <w:rFonts w:ascii="宋体" w:eastAsia="宋体" w:hAnsi="宋体" w:hint="eastAsia"/>
          <w:sz w:val="24"/>
          <w:szCs w:val="24"/>
        </w:rPr>
        <w:t>“准准达”、超时安抚短信、超时取消等</w:t>
      </w:r>
      <w:r w:rsidR="004D3F5E">
        <w:rPr>
          <w:rFonts w:ascii="宋体" w:eastAsia="宋体" w:hAnsi="宋体" w:hint="eastAsia"/>
          <w:sz w:val="24"/>
          <w:szCs w:val="24"/>
        </w:rPr>
        <w:t>。在履约超时管理方面，</w:t>
      </w:r>
      <w:proofErr w:type="gramStart"/>
      <w:r w:rsidR="004D3F5E">
        <w:rPr>
          <w:rFonts w:ascii="宋体" w:eastAsia="宋体" w:hAnsi="宋体" w:hint="eastAsia"/>
          <w:sz w:val="24"/>
          <w:szCs w:val="24"/>
        </w:rPr>
        <w:t>美团并</w:t>
      </w:r>
      <w:proofErr w:type="gramEnd"/>
      <w:r w:rsidR="004D3F5E">
        <w:rPr>
          <w:rFonts w:ascii="宋体" w:eastAsia="宋体" w:hAnsi="宋体" w:hint="eastAsia"/>
          <w:sz w:val="24"/>
          <w:szCs w:val="24"/>
        </w:rPr>
        <w:t>未开源相关软件，因此，为了解决1.1节中存在的问题，需要开发一款履约超时管理平台。</w:t>
      </w:r>
    </w:p>
    <w:p w14:paraId="697A73CB" w14:textId="25D5BDB3" w:rsidR="00A76E3D" w:rsidRDefault="00A76E3D" w:rsidP="009F02EA">
      <w:pPr>
        <w:pStyle w:val="2"/>
        <w:numPr>
          <w:ilvl w:val="1"/>
          <w:numId w:val="52"/>
        </w:numPr>
      </w:pPr>
      <w:bookmarkStart w:id="75" w:name="_Toc9453458"/>
      <w:bookmarkStart w:id="76" w:name="_Toc25947916"/>
      <w:bookmarkStart w:id="77" w:name="_Toc36642682"/>
      <w:bookmarkStart w:id="78" w:name="_Toc36643254"/>
      <w:bookmarkStart w:id="79" w:name="_Toc36732777"/>
      <w:bookmarkStart w:id="80" w:name="_Toc36938996"/>
      <w:r>
        <w:rPr>
          <w:rFonts w:hint="eastAsia"/>
        </w:rPr>
        <w:t>本文主要工作</w:t>
      </w:r>
      <w:bookmarkEnd w:id="75"/>
      <w:bookmarkEnd w:id="76"/>
      <w:bookmarkEnd w:id="77"/>
      <w:bookmarkEnd w:id="78"/>
      <w:bookmarkEnd w:id="79"/>
      <w:bookmarkEnd w:id="80"/>
    </w:p>
    <w:p w14:paraId="3F8EFA25" w14:textId="2163FD43" w:rsidR="00562CC3" w:rsidRDefault="007A5E51" w:rsidP="00311D1C">
      <w:pPr>
        <w:spacing w:line="360" w:lineRule="auto"/>
        <w:ind w:firstLineChars="200" w:firstLine="480"/>
        <w:rPr>
          <w:ins w:id="81" w:author="wjq" w:date="2020-03-27T10:28:00Z"/>
          <w:rFonts w:ascii="宋体" w:eastAsia="宋体" w:hAnsi="宋体"/>
          <w:sz w:val="24"/>
          <w:szCs w:val="24"/>
        </w:rPr>
      </w:pPr>
      <w:r>
        <w:rPr>
          <w:rFonts w:ascii="宋体" w:eastAsia="宋体" w:hAnsi="宋体" w:hint="eastAsia"/>
          <w:sz w:val="24"/>
          <w:szCs w:val="24"/>
        </w:rPr>
        <w:t>本文</w:t>
      </w:r>
      <w:r w:rsidR="00223EA6">
        <w:rPr>
          <w:rFonts w:ascii="宋体" w:eastAsia="宋体" w:hAnsi="宋体" w:hint="eastAsia"/>
          <w:sz w:val="24"/>
          <w:szCs w:val="24"/>
        </w:rPr>
        <w:t>梳理</w:t>
      </w:r>
      <w:r w:rsidR="00733B38">
        <w:rPr>
          <w:rFonts w:ascii="宋体" w:eastAsia="宋体" w:hAnsi="宋体" w:hint="eastAsia"/>
          <w:sz w:val="24"/>
          <w:szCs w:val="24"/>
        </w:rPr>
        <w:t>了</w:t>
      </w:r>
      <w:r w:rsidR="00EF3768">
        <w:rPr>
          <w:rFonts w:ascii="宋体" w:eastAsia="宋体" w:hAnsi="宋体" w:hint="eastAsia"/>
          <w:sz w:val="24"/>
          <w:szCs w:val="24"/>
        </w:rPr>
        <w:t>原有系统的业务逻辑以及原有系统之间的</w:t>
      </w:r>
      <w:r w:rsidR="00223EA6">
        <w:rPr>
          <w:rFonts w:ascii="宋体" w:eastAsia="宋体" w:hAnsi="宋体" w:hint="eastAsia"/>
          <w:sz w:val="24"/>
          <w:szCs w:val="24"/>
        </w:rPr>
        <w:t>依赖关系，分析</w:t>
      </w:r>
      <w:r w:rsidR="00733B38">
        <w:rPr>
          <w:rFonts w:ascii="宋体" w:eastAsia="宋体" w:hAnsi="宋体" w:hint="eastAsia"/>
          <w:sz w:val="24"/>
          <w:szCs w:val="24"/>
        </w:rPr>
        <w:t>了</w:t>
      </w:r>
      <w:r w:rsidR="00223EA6">
        <w:rPr>
          <w:rFonts w:ascii="宋体" w:eastAsia="宋体" w:hAnsi="宋体" w:hint="eastAsia"/>
          <w:sz w:val="24"/>
          <w:szCs w:val="24"/>
        </w:rPr>
        <w:t>原有系统存在的问题</w:t>
      </w:r>
      <w:r w:rsidR="00737E3C">
        <w:rPr>
          <w:rFonts w:ascii="宋体" w:eastAsia="宋体" w:hAnsi="宋体" w:hint="eastAsia"/>
          <w:sz w:val="24"/>
          <w:szCs w:val="24"/>
        </w:rPr>
        <w:t>，</w:t>
      </w:r>
      <w:r w:rsidR="00FA4829">
        <w:rPr>
          <w:rFonts w:ascii="宋体" w:eastAsia="宋体" w:hAnsi="宋体" w:hint="eastAsia"/>
          <w:sz w:val="24"/>
          <w:szCs w:val="24"/>
        </w:rPr>
        <w:t>指出</w:t>
      </w:r>
      <w:r w:rsidR="00737E3C">
        <w:rPr>
          <w:rFonts w:ascii="宋体" w:eastAsia="宋体" w:hAnsi="宋体" w:hint="eastAsia"/>
          <w:sz w:val="24"/>
          <w:szCs w:val="24"/>
        </w:rPr>
        <w:t>开发</w:t>
      </w:r>
      <w:r w:rsidR="00B969F9">
        <w:rPr>
          <w:rFonts w:ascii="宋体" w:eastAsia="宋体" w:hAnsi="宋体" w:hint="eastAsia"/>
          <w:sz w:val="24"/>
          <w:szCs w:val="24"/>
        </w:rPr>
        <w:t>履约超时管理平台</w:t>
      </w:r>
      <w:r w:rsidR="00737E3C">
        <w:rPr>
          <w:rFonts w:ascii="宋体" w:eastAsia="宋体" w:hAnsi="宋体" w:hint="eastAsia"/>
          <w:sz w:val="24"/>
          <w:szCs w:val="24"/>
        </w:rPr>
        <w:t>系统的必要性。</w:t>
      </w:r>
    </w:p>
    <w:p w14:paraId="7FAA5E69" w14:textId="764A39CC" w:rsidR="00562CC3" w:rsidRDefault="00737E3C" w:rsidP="00311D1C">
      <w:pPr>
        <w:spacing w:line="360" w:lineRule="auto"/>
        <w:ind w:firstLineChars="200" w:firstLine="480"/>
        <w:rPr>
          <w:ins w:id="82" w:author="wjq" w:date="2020-03-27T10:28:00Z"/>
          <w:rFonts w:ascii="宋体" w:eastAsia="宋体" w:hAnsi="宋体"/>
          <w:sz w:val="24"/>
          <w:szCs w:val="24"/>
        </w:rPr>
      </w:pPr>
      <w:r>
        <w:rPr>
          <w:rFonts w:ascii="宋体" w:eastAsia="宋体" w:hAnsi="宋体" w:hint="eastAsia"/>
          <w:sz w:val="24"/>
          <w:szCs w:val="24"/>
        </w:rPr>
        <w:t>分析</w:t>
      </w:r>
      <w:r w:rsidR="00B969F9">
        <w:rPr>
          <w:rFonts w:ascii="宋体" w:eastAsia="宋体" w:hAnsi="宋体" w:hint="eastAsia"/>
          <w:sz w:val="24"/>
          <w:szCs w:val="24"/>
        </w:rPr>
        <w:t>履约超时管理平台</w:t>
      </w:r>
      <w:r>
        <w:rPr>
          <w:rFonts w:ascii="宋体" w:eastAsia="宋体" w:hAnsi="宋体" w:hint="eastAsia"/>
          <w:sz w:val="24"/>
          <w:szCs w:val="24"/>
        </w:rPr>
        <w:t>的需求背景、目标用户、相关功能需求及非功能需求</w:t>
      </w:r>
      <w:r w:rsidR="003D0703">
        <w:rPr>
          <w:rFonts w:ascii="宋体" w:eastAsia="宋体" w:hAnsi="宋体" w:hint="eastAsia"/>
          <w:sz w:val="24"/>
          <w:szCs w:val="24"/>
        </w:rPr>
        <w:t>。对于功能需求，分析</w:t>
      </w:r>
      <w:r w:rsidR="00896690">
        <w:rPr>
          <w:rFonts w:ascii="宋体" w:eastAsia="宋体" w:hAnsi="宋体" w:hint="eastAsia"/>
          <w:sz w:val="24"/>
          <w:szCs w:val="24"/>
        </w:rPr>
        <w:t>各个功能用例，并通过用例描述表的形式进行表示</w:t>
      </w:r>
      <w:r w:rsidR="00FA4829">
        <w:rPr>
          <w:rFonts w:ascii="宋体" w:eastAsia="宋体" w:hAnsi="宋体" w:hint="eastAsia"/>
          <w:sz w:val="24"/>
          <w:szCs w:val="24"/>
        </w:rPr>
        <w:t>；</w:t>
      </w:r>
      <w:r w:rsidR="00BF6B27">
        <w:rPr>
          <w:rFonts w:ascii="宋体" w:eastAsia="宋体" w:hAnsi="宋体" w:hint="eastAsia"/>
          <w:sz w:val="24"/>
          <w:szCs w:val="24"/>
        </w:rPr>
        <w:t>对于非功能性需求，给出</w:t>
      </w:r>
      <w:r w:rsidR="00376C1B">
        <w:rPr>
          <w:rFonts w:ascii="宋体" w:eastAsia="宋体" w:hAnsi="宋体" w:hint="eastAsia"/>
          <w:sz w:val="24"/>
          <w:szCs w:val="24"/>
        </w:rPr>
        <w:t>安全性、稳定性、拓展性</w:t>
      </w:r>
      <w:r w:rsidR="00BF6B27">
        <w:rPr>
          <w:rFonts w:ascii="宋体" w:eastAsia="宋体" w:hAnsi="宋体" w:hint="eastAsia"/>
          <w:sz w:val="24"/>
          <w:szCs w:val="24"/>
        </w:rPr>
        <w:t>需求。</w:t>
      </w:r>
      <w:r w:rsidR="00FA4829">
        <w:rPr>
          <w:rFonts w:ascii="宋体" w:eastAsia="宋体" w:hAnsi="宋体" w:hint="eastAsia"/>
          <w:sz w:val="24"/>
          <w:szCs w:val="24"/>
        </w:rPr>
        <w:t>提出</w:t>
      </w:r>
      <w:r w:rsidR="00BD5705">
        <w:rPr>
          <w:rFonts w:ascii="宋体" w:eastAsia="宋体" w:hAnsi="宋体" w:hint="eastAsia"/>
          <w:sz w:val="24"/>
          <w:szCs w:val="24"/>
        </w:rPr>
        <w:t>系统设计</w:t>
      </w:r>
      <w:r w:rsidR="00FA4829">
        <w:rPr>
          <w:rFonts w:ascii="宋体" w:eastAsia="宋体" w:hAnsi="宋体" w:hint="eastAsia"/>
          <w:sz w:val="24"/>
          <w:szCs w:val="24"/>
        </w:rPr>
        <w:t>方案</w:t>
      </w:r>
      <w:r w:rsidR="00BD5705">
        <w:rPr>
          <w:rFonts w:ascii="宋体" w:eastAsia="宋体" w:hAnsi="宋体" w:hint="eastAsia"/>
          <w:sz w:val="24"/>
          <w:szCs w:val="24"/>
        </w:rPr>
        <w:t>，包括系统架构设计、部署设计以及数据库的设计。</w:t>
      </w:r>
    </w:p>
    <w:p w14:paraId="30DC4982" w14:textId="1E8C33C1" w:rsidR="002129C7" w:rsidRDefault="00733B38"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给出</w:t>
      </w:r>
      <w:r w:rsidR="00130AFF">
        <w:rPr>
          <w:rFonts w:ascii="宋体" w:eastAsia="宋体" w:hAnsi="宋体" w:hint="eastAsia"/>
          <w:sz w:val="24"/>
          <w:szCs w:val="24"/>
        </w:rPr>
        <w:t>系统各个模块的核心实现</w:t>
      </w:r>
      <w:r w:rsidR="00FA4829">
        <w:rPr>
          <w:rFonts w:ascii="宋体" w:eastAsia="宋体" w:hAnsi="宋体" w:hint="eastAsia"/>
          <w:sz w:val="24"/>
          <w:szCs w:val="24"/>
        </w:rPr>
        <w:t>。</w:t>
      </w:r>
      <w:r w:rsidR="00130AFF">
        <w:rPr>
          <w:rFonts w:ascii="宋体" w:eastAsia="宋体" w:hAnsi="宋体" w:hint="eastAsia"/>
          <w:sz w:val="24"/>
          <w:szCs w:val="24"/>
        </w:rPr>
        <w:t>对于规则配置模块，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297B7A">
        <w:rPr>
          <w:rFonts w:ascii="宋体" w:eastAsia="宋体" w:hAnsi="宋体" w:hint="eastAsia"/>
          <w:sz w:val="24"/>
          <w:szCs w:val="24"/>
        </w:rPr>
        <w:t>规则操作、日志操作、规则过期告警功能</w:t>
      </w:r>
      <w:r w:rsidR="003F643F">
        <w:rPr>
          <w:rFonts w:ascii="宋体" w:eastAsia="宋体" w:hAnsi="宋体" w:hint="eastAsia"/>
          <w:sz w:val="24"/>
          <w:szCs w:val="24"/>
        </w:rPr>
        <w:t>；对于流程管理模块，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3F643F">
        <w:rPr>
          <w:rFonts w:ascii="宋体" w:eastAsia="宋体" w:hAnsi="宋体" w:hint="eastAsia"/>
          <w:sz w:val="24"/>
          <w:szCs w:val="24"/>
        </w:rPr>
        <w:t>流程管理</w:t>
      </w:r>
      <w:r w:rsidR="005972E5">
        <w:rPr>
          <w:rFonts w:ascii="宋体" w:eastAsia="宋体" w:hAnsi="宋体" w:hint="eastAsia"/>
          <w:sz w:val="24"/>
          <w:szCs w:val="24"/>
        </w:rPr>
        <w:t>、</w:t>
      </w:r>
      <w:r w:rsidR="00C94726">
        <w:rPr>
          <w:rFonts w:ascii="宋体" w:eastAsia="宋体" w:hAnsi="宋体" w:hint="eastAsia"/>
          <w:sz w:val="24"/>
          <w:szCs w:val="24"/>
        </w:rPr>
        <w:t>消息保障</w:t>
      </w:r>
      <w:r w:rsidR="00717D16">
        <w:rPr>
          <w:rFonts w:ascii="宋体" w:eastAsia="宋体" w:hAnsi="宋体" w:hint="eastAsia"/>
          <w:sz w:val="24"/>
          <w:szCs w:val="24"/>
        </w:rPr>
        <w:t>功能</w:t>
      </w:r>
      <w:r w:rsidR="00FE455D">
        <w:rPr>
          <w:rFonts w:ascii="宋体" w:eastAsia="宋体" w:hAnsi="宋体" w:hint="eastAsia"/>
          <w:sz w:val="24"/>
          <w:szCs w:val="24"/>
        </w:rPr>
        <w:t>；对于</w:t>
      </w:r>
      <w:r w:rsidR="00DA3707">
        <w:rPr>
          <w:rFonts w:ascii="宋体" w:eastAsia="宋体" w:hAnsi="宋体" w:hint="eastAsia"/>
          <w:sz w:val="24"/>
          <w:szCs w:val="24"/>
        </w:rPr>
        <w:t>规则预处理模块，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995DBC">
        <w:rPr>
          <w:rFonts w:ascii="宋体" w:eastAsia="宋体" w:hAnsi="宋体" w:hint="eastAsia"/>
          <w:sz w:val="24"/>
          <w:szCs w:val="24"/>
        </w:rPr>
        <w:t>构建检查规则、构建范围、构建执行动作</w:t>
      </w:r>
      <w:r w:rsidR="00717D16">
        <w:rPr>
          <w:rFonts w:ascii="宋体" w:eastAsia="宋体" w:hAnsi="宋体" w:hint="eastAsia"/>
          <w:sz w:val="24"/>
          <w:szCs w:val="24"/>
        </w:rPr>
        <w:t>功能</w:t>
      </w:r>
      <w:r w:rsidR="00311D1C">
        <w:rPr>
          <w:rFonts w:ascii="宋体" w:eastAsia="宋体" w:hAnsi="宋体" w:hint="eastAsia"/>
          <w:sz w:val="24"/>
          <w:szCs w:val="24"/>
        </w:rPr>
        <w:t>；对于业务处理模块，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F4140F">
        <w:rPr>
          <w:rFonts w:ascii="宋体" w:eastAsia="宋体" w:hAnsi="宋体" w:hint="eastAsia"/>
          <w:sz w:val="24"/>
          <w:szCs w:val="24"/>
        </w:rPr>
        <w:t>规则应用、</w:t>
      </w:r>
      <w:r w:rsidR="00311D1C">
        <w:rPr>
          <w:rFonts w:ascii="宋体" w:eastAsia="宋体" w:hAnsi="宋体" w:hint="eastAsia"/>
          <w:sz w:val="24"/>
          <w:szCs w:val="24"/>
        </w:rPr>
        <w:t>缓存更新</w:t>
      </w:r>
      <w:r w:rsidR="00717D16">
        <w:rPr>
          <w:rFonts w:ascii="宋体" w:eastAsia="宋体" w:hAnsi="宋体" w:hint="eastAsia"/>
          <w:sz w:val="24"/>
          <w:szCs w:val="24"/>
        </w:rPr>
        <w:t>功能</w:t>
      </w:r>
      <w:r w:rsidR="00311D1C">
        <w:rPr>
          <w:rFonts w:ascii="宋体" w:eastAsia="宋体" w:hAnsi="宋体" w:hint="eastAsia"/>
          <w:sz w:val="24"/>
          <w:szCs w:val="24"/>
        </w:rPr>
        <w:t>。</w:t>
      </w:r>
    </w:p>
    <w:p w14:paraId="0187C51E" w14:textId="3EFC3AE0" w:rsidR="00A76E3D" w:rsidRDefault="00A76E3D" w:rsidP="009F02EA">
      <w:pPr>
        <w:pStyle w:val="2"/>
        <w:numPr>
          <w:ilvl w:val="1"/>
          <w:numId w:val="52"/>
        </w:numPr>
      </w:pPr>
      <w:bookmarkStart w:id="83" w:name="_Toc9453459"/>
      <w:bookmarkStart w:id="84" w:name="_Toc25947917"/>
      <w:bookmarkStart w:id="85" w:name="_Toc36642683"/>
      <w:bookmarkStart w:id="86" w:name="_Toc36643255"/>
      <w:bookmarkStart w:id="87" w:name="_Toc36732778"/>
      <w:bookmarkStart w:id="88" w:name="_Toc36938997"/>
      <w:r w:rsidRPr="00472E28">
        <w:rPr>
          <w:rFonts w:hint="eastAsia"/>
        </w:rPr>
        <w:t>本文组织结构</w:t>
      </w:r>
      <w:bookmarkEnd w:id="83"/>
      <w:bookmarkEnd w:id="84"/>
      <w:bookmarkEnd w:id="85"/>
      <w:bookmarkEnd w:id="86"/>
      <w:bookmarkEnd w:id="87"/>
      <w:bookmarkEnd w:id="88"/>
    </w:p>
    <w:p w14:paraId="6E56D38A" w14:textId="4A0BD7D1" w:rsidR="00BF6B27" w:rsidRDefault="0061591A" w:rsidP="00BF6B27">
      <w:pPr>
        <w:spacing w:line="360" w:lineRule="auto"/>
        <w:ind w:firstLineChars="200" w:firstLine="480"/>
        <w:rPr>
          <w:rFonts w:ascii="宋体" w:eastAsia="宋体" w:hAnsi="宋体"/>
          <w:sz w:val="24"/>
          <w:szCs w:val="24"/>
        </w:rPr>
      </w:pPr>
      <w:r w:rsidRPr="002B7420">
        <w:rPr>
          <w:rFonts w:ascii="宋体" w:eastAsia="宋体" w:hAnsi="宋体" w:hint="eastAsia"/>
          <w:sz w:val="24"/>
          <w:szCs w:val="24"/>
        </w:rPr>
        <w:t>本文组织架构如下：</w:t>
      </w:r>
    </w:p>
    <w:p w14:paraId="4986D13E" w14:textId="54AF8714" w:rsidR="0061591A"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第一章</w:t>
      </w:r>
      <w:r w:rsidR="005822AD" w:rsidRPr="00BF6B27">
        <w:rPr>
          <w:rFonts w:ascii="宋体" w:eastAsia="宋体" w:hAnsi="宋体" w:hint="eastAsia"/>
          <w:sz w:val="24"/>
          <w:szCs w:val="24"/>
        </w:rPr>
        <w:t xml:space="preserve"> </w:t>
      </w:r>
      <w:r w:rsidR="0061591A" w:rsidRPr="00BF6B27">
        <w:rPr>
          <w:rFonts w:ascii="宋体" w:eastAsia="宋体" w:hAnsi="宋体" w:hint="eastAsia"/>
          <w:sz w:val="24"/>
          <w:szCs w:val="24"/>
        </w:rPr>
        <w:t>引言。介绍项目背景、相关研究与应用现状以及本文主要工作。</w:t>
      </w:r>
    </w:p>
    <w:p w14:paraId="0AE0E534" w14:textId="3F74C7DC" w:rsidR="0089068C"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第二章 </w:t>
      </w:r>
      <w:r w:rsidR="0089068C" w:rsidRPr="00BF6B27">
        <w:rPr>
          <w:rFonts w:ascii="宋体" w:eastAsia="宋体" w:hAnsi="宋体" w:hint="eastAsia"/>
          <w:sz w:val="24"/>
          <w:szCs w:val="24"/>
        </w:rPr>
        <w:t>技术综述。介绍了</w:t>
      </w:r>
      <w:r w:rsidR="00B969F9">
        <w:rPr>
          <w:rFonts w:ascii="宋体" w:eastAsia="宋体" w:hAnsi="宋体" w:hint="eastAsia"/>
          <w:sz w:val="24"/>
          <w:szCs w:val="24"/>
        </w:rPr>
        <w:t>履约超时管理平台</w:t>
      </w:r>
      <w:r w:rsidR="003205D0" w:rsidRPr="00BF6B27">
        <w:rPr>
          <w:rFonts w:ascii="宋体" w:eastAsia="宋体" w:hAnsi="宋体" w:hint="eastAsia"/>
          <w:sz w:val="24"/>
          <w:szCs w:val="24"/>
        </w:rPr>
        <w:t>使用的相关技术，包括</w:t>
      </w:r>
      <w:r w:rsidR="003205D0" w:rsidRPr="00A378BC">
        <w:rPr>
          <w:rFonts w:ascii="Arial" w:eastAsia="宋体" w:hAnsi="Arial" w:hint="eastAsia"/>
          <w:sz w:val="24"/>
          <w:szCs w:val="24"/>
        </w:rPr>
        <w:t>Spring</w:t>
      </w:r>
      <w:r w:rsidR="003205D0" w:rsidRPr="00BF6B27">
        <w:rPr>
          <w:rFonts w:ascii="宋体" w:eastAsia="宋体" w:hAnsi="宋体" w:hint="eastAsia"/>
          <w:sz w:val="24"/>
          <w:szCs w:val="24"/>
        </w:rPr>
        <w:t xml:space="preserve"> </w:t>
      </w:r>
      <w:r w:rsidR="003205D0" w:rsidRPr="00A378BC">
        <w:rPr>
          <w:rFonts w:ascii="Arial" w:eastAsia="宋体" w:hAnsi="Arial" w:hint="eastAsia"/>
          <w:sz w:val="24"/>
          <w:szCs w:val="24"/>
        </w:rPr>
        <w:t>Boot</w:t>
      </w:r>
      <w:r w:rsidR="002D491F">
        <w:rPr>
          <w:rFonts w:ascii="Arial" w:eastAsia="宋体" w:hAnsi="Arial" w:hint="eastAsia"/>
          <w:sz w:val="24"/>
          <w:szCs w:val="24"/>
        </w:rPr>
        <w:t>框架</w:t>
      </w:r>
      <w:r w:rsidR="003205D0" w:rsidRPr="00BF6B27">
        <w:rPr>
          <w:rFonts w:ascii="宋体" w:eastAsia="宋体" w:hAnsi="宋体" w:hint="eastAsia"/>
          <w:sz w:val="24"/>
          <w:szCs w:val="24"/>
        </w:rPr>
        <w:t>、</w:t>
      </w:r>
      <w:r w:rsidR="003205D0" w:rsidRPr="00A378BC">
        <w:rPr>
          <w:rFonts w:ascii="Arial" w:eastAsia="宋体" w:hAnsi="Arial" w:hint="eastAsia"/>
          <w:sz w:val="24"/>
          <w:szCs w:val="24"/>
        </w:rPr>
        <w:t>RabbitM</w:t>
      </w:r>
      <w:r w:rsidR="002D491F" w:rsidRPr="00A378BC">
        <w:rPr>
          <w:rFonts w:ascii="Arial" w:eastAsia="宋体" w:hAnsi="Arial" w:hint="eastAsia"/>
          <w:sz w:val="24"/>
          <w:szCs w:val="24"/>
        </w:rPr>
        <w:t>Q</w:t>
      </w:r>
      <w:r w:rsidR="002D491F">
        <w:rPr>
          <w:rFonts w:ascii="Arial" w:eastAsia="宋体" w:hAnsi="Arial" w:hint="eastAsia"/>
          <w:sz w:val="24"/>
          <w:szCs w:val="24"/>
        </w:rPr>
        <w:t>消息队列</w:t>
      </w:r>
      <w:r w:rsidR="003205D0" w:rsidRPr="00BF6B27">
        <w:rPr>
          <w:rFonts w:ascii="宋体" w:eastAsia="宋体" w:hAnsi="宋体" w:hint="eastAsia"/>
          <w:sz w:val="24"/>
          <w:szCs w:val="24"/>
        </w:rPr>
        <w:t>、</w:t>
      </w:r>
      <w:r w:rsidR="00C813B4" w:rsidRPr="00A378BC">
        <w:rPr>
          <w:rFonts w:ascii="Arial" w:eastAsia="宋体" w:hAnsi="Arial" w:cs="Arial"/>
          <w:sz w:val="24"/>
          <w:szCs w:val="28"/>
        </w:rPr>
        <w:t>E</w:t>
      </w:r>
      <w:r w:rsidR="00C813B4" w:rsidRPr="00C503CD">
        <w:rPr>
          <w:rFonts w:ascii="Arial" w:eastAsia="宋体" w:hAnsi="Arial" w:cs="Arial"/>
          <w:sz w:val="24"/>
          <w:szCs w:val="28"/>
        </w:rPr>
        <w:t>-</w:t>
      </w:r>
      <w:r w:rsidR="00C813B4" w:rsidRPr="00A378BC">
        <w:rPr>
          <w:rFonts w:ascii="Arial" w:eastAsia="宋体" w:hAnsi="Arial" w:cs="Arial"/>
          <w:sz w:val="24"/>
          <w:szCs w:val="28"/>
        </w:rPr>
        <w:t>Scheduler</w:t>
      </w:r>
      <w:r w:rsidR="002D491F">
        <w:rPr>
          <w:rFonts w:ascii="Arial" w:eastAsia="宋体" w:hAnsi="Arial" w:cs="Arial" w:hint="eastAsia"/>
          <w:sz w:val="24"/>
          <w:szCs w:val="28"/>
        </w:rPr>
        <w:t>任务调度平台</w:t>
      </w:r>
      <w:r w:rsidR="003205D0" w:rsidRPr="00BF6B27">
        <w:rPr>
          <w:rFonts w:ascii="宋体" w:eastAsia="宋体" w:hAnsi="宋体" w:hint="eastAsia"/>
          <w:sz w:val="24"/>
          <w:szCs w:val="24"/>
        </w:rPr>
        <w:t>、</w:t>
      </w:r>
      <w:r w:rsidR="003205D0" w:rsidRPr="00A378BC">
        <w:rPr>
          <w:rFonts w:ascii="Arial" w:eastAsia="宋体" w:hAnsi="Arial" w:hint="eastAsia"/>
          <w:sz w:val="24"/>
          <w:szCs w:val="24"/>
        </w:rPr>
        <w:t>Redis</w:t>
      </w:r>
      <w:r w:rsidR="002D491F">
        <w:rPr>
          <w:rFonts w:ascii="Arial" w:eastAsia="宋体" w:hAnsi="Arial" w:hint="eastAsia"/>
          <w:sz w:val="24"/>
          <w:szCs w:val="24"/>
        </w:rPr>
        <w:t>缓存</w:t>
      </w:r>
      <w:r w:rsidR="006C1583">
        <w:rPr>
          <w:rFonts w:ascii="宋体" w:eastAsia="宋体" w:hAnsi="宋体" w:hint="eastAsia"/>
          <w:sz w:val="24"/>
          <w:szCs w:val="24"/>
        </w:rPr>
        <w:t>,</w:t>
      </w:r>
      <w:r w:rsidR="00404FAF">
        <w:rPr>
          <w:rFonts w:ascii="宋体" w:eastAsia="宋体" w:hAnsi="宋体" w:hint="eastAsia"/>
          <w:sz w:val="24"/>
          <w:szCs w:val="24"/>
        </w:rPr>
        <w:t>异地多活技术。</w:t>
      </w:r>
    </w:p>
    <w:p w14:paraId="0BE340E5" w14:textId="0EF47F3F" w:rsidR="00787034"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第三章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系统分析与设计</w:t>
      </w:r>
      <w:r w:rsidR="001D626B" w:rsidRPr="00BF6B27">
        <w:rPr>
          <w:rFonts w:ascii="宋体" w:eastAsia="宋体" w:hAnsi="宋体" w:hint="eastAsia"/>
          <w:sz w:val="24"/>
          <w:szCs w:val="24"/>
        </w:rPr>
        <w:t>。确定</w:t>
      </w:r>
      <w:r w:rsidR="00B969F9">
        <w:rPr>
          <w:rFonts w:ascii="宋体" w:eastAsia="宋体" w:hAnsi="宋体" w:hint="eastAsia"/>
          <w:sz w:val="24"/>
          <w:szCs w:val="24"/>
        </w:rPr>
        <w:t>履约超时管理平台</w:t>
      </w:r>
      <w:r w:rsidR="001D626B" w:rsidRPr="00BF6B27">
        <w:rPr>
          <w:rFonts w:ascii="宋体" w:eastAsia="宋体" w:hAnsi="宋体" w:hint="eastAsia"/>
          <w:sz w:val="24"/>
          <w:szCs w:val="24"/>
        </w:rPr>
        <w:t>边界，分析功能性需求和非功能性需求。设计</w:t>
      </w:r>
      <w:r w:rsidR="00145ED1" w:rsidRPr="00BF6B27">
        <w:rPr>
          <w:rFonts w:ascii="宋体" w:eastAsia="宋体" w:hAnsi="宋体" w:hint="eastAsia"/>
          <w:sz w:val="24"/>
          <w:szCs w:val="24"/>
        </w:rPr>
        <w:t>系统工作原理</w:t>
      </w:r>
      <w:r w:rsidR="00145ED1">
        <w:rPr>
          <w:rFonts w:ascii="宋体" w:eastAsia="宋体" w:hAnsi="宋体" w:hint="eastAsia"/>
          <w:sz w:val="24"/>
          <w:szCs w:val="24"/>
        </w:rPr>
        <w:t>，</w:t>
      </w:r>
      <w:r w:rsidR="00787034" w:rsidRPr="00BF6B27">
        <w:rPr>
          <w:rFonts w:ascii="宋体" w:eastAsia="宋体" w:hAnsi="宋体" w:hint="eastAsia"/>
          <w:sz w:val="24"/>
          <w:szCs w:val="24"/>
        </w:rPr>
        <w:t>进行了系统总体设计、系统架构设计、数据库设计</w:t>
      </w:r>
      <w:r w:rsidR="00DE5E7E" w:rsidRPr="00BF6B27">
        <w:rPr>
          <w:rFonts w:ascii="宋体" w:eastAsia="宋体" w:hAnsi="宋体" w:hint="eastAsia"/>
          <w:sz w:val="24"/>
          <w:szCs w:val="24"/>
        </w:rPr>
        <w:t>。</w:t>
      </w:r>
    </w:p>
    <w:p w14:paraId="24677F30" w14:textId="600571CD" w:rsidR="00521877"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第四章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系统实现</w:t>
      </w:r>
      <w:r w:rsidR="001D626B" w:rsidRPr="00BF6B27">
        <w:rPr>
          <w:rFonts w:ascii="宋体" w:eastAsia="宋体" w:hAnsi="宋体" w:hint="eastAsia"/>
          <w:sz w:val="24"/>
          <w:szCs w:val="24"/>
        </w:rPr>
        <w:t>。</w:t>
      </w:r>
      <w:r w:rsidR="005267F4" w:rsidRPr="00BF6B27">
        <w:rPr>
          <w:rFonts w:ascii="宋体" w:eastAsia="宋体" w:hAnsi="宋体" w:hint="eastAsia"/>
          <w:sz w:val="24"/>
          <w:szCs w:val="24"/>
        </w:rPr>
        <w:t>针对第三章中的系统分析，</w:t>
      </w:r>
      <w:r w:rsidR="00DE5E7E" w:rsidRPr="00BF6B27">
        <w:rPr>
          <w:rFonts w:ascii="宋体" w:eastAsia="宋体" w:hAnsi="宋体" w:hint="eastAsia"/>
          <w:sz w:val="24"/>
          <w:szCs w:val="24"/>
        </w:rPr>
        <w:t>采用类图、顺序图等详细设计主要的功能模块，并给出关键代码，说明具体实现细节</w:t>
      </w:r>
      <w:r w:rsidR="009744A3" w:rsidRPr="00BF6B27">
        <w:rPr>
          <w:rFonts w:ascii="宋体" w:eastAsia="宋体" w:hAnsi="宋体" w:hint="eastAsia"/>
          <w:sz w:val="24"/>
          <w:szCs w:val="24"/>
        </w:rPr>
        <w:t>，并进行了测试。</w:t>
      </w:r>
    </w:p>
    <w:p w14:paraId="787E220F" w14:textId="77777777" w:rsidR="008632B5" w:rsidRDefault="00BF6B27"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第五章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总结与展望</w:t>
      </w:r>
      <w:r w:rsidR="001D626B" w:rsidRPr="00BF6B27">
        <w:rPr>
          <w:rFonts w:ascii="宋体" w:eastAsia="宋体" w:hAnsi="宋体" w:hint="eastAsia"/>
          <w:sz w:val="24"/>
          <w:szCs w:val="24"/>
        </w:rPr>
        <w:t>。</w:t>
      </w:r>
      <w:r w:rsidR="00C113F0" w:rsidRPr="00BF6B27">
        <w:rPr>
          <w:rFonts w:ascii="宋体" w:eastAsia="宋体" w:hAnsi="宋体" w:hint="eastAsia"/>
          <w:sz w:val="24"/>
          <w:szCs w:val="24"/>
        </w:rPr>
        <w:t>对本文的工作进行了总结，阐述了当前取得的成果，并分析了待</w:t>
      </w:r>
      <w:r w:rsidR="009D3215" w:rsidRPr="00BF6B27">
        <w:rPr>
          <w:rFonts w:ascii="宋体" w:eastAsia="宋体" w:hAnsi="宋体" w:hint="eastAsia"/>
          <w:sz w:val="24"/>
          <w:szCs w:val="24"/>
        </w:rPr>
        <w:t>改进</w:t>
      </w:r>
      <w:r w:rsidR="00C113F0" w:rsidRPr="00BF6B27">
        <w:rPr>
          <w:rFonts w:ascii="宋体" w:eastAsia="宋体" w:hAnsi="宋体" w:hint="eastAsia"/>
          <w:sz w:val="24"/>
          <w:szCs w:val="24"/>
        </w:rPr>
        <w:t>和研究的地方，对后续研究工作进行展望。</w:t>
      </w:r>
    </w:p>
    <w:p w14:paraId="614392A9" w14:textId="77777777" w:rsidR="008632B5" w:rsidRDefault="008632B5" w:rsidP="008632B5">
      <w:pPr>
        <w:spacing w:line="360" w:lineRule="auto"/>
        <w:rPr>
          <w:rFonts w:ascii="宋体" w:eastAsia="宋体" w:hAnsi="宋体"/>
          <w:sz w:val="24"/>
          <w:szCs w:val="24"/>
        </w:rPr>
      </w:pPr>
    </w:p>
    <w:p w14:paraId="6739C0FD" w14:textId="09380043" w:rsidR="008632B5" w:rsidRDefault="008632B5" w:rsidP="008632B5">
      <w:pPr>
        <w:spacing w:line="360" w:lineRule="auto"/>
        <w:rPr>
          <w:rFonts w:ascii="宋体" w:eastAsia="宋体" w:hAnsi="宋体"/>
          <w:sz w:val="24"/>
          <w:szCs w:val="24"/>
        </w:rPr>
        <w:sectPr w:rsidR="008632B5" w:rsidSect="00AD3676">
          <w:headerReference w:type="default" r:id="rId16"/>
          <w:footerReference w:type="default" r:id="rId17"/>
          <w:pgSz w:w="11906" w:h="16838"/>
          <w:pgMar w:top="1560" w:right="1800" w:bottom="1440" w:left="1800" w:header="851" w:footer="992" w:gutter="0"/>
          <w:pgNumType w:start="1"/>
          <w:cols w:space="425"/>
          <w:docGrid w:type="lines" w:linePitch="312"/>
        </w:sectPr>
      </w:pPr>
    </w:p>
    <w:p w14:paraId="7836F120" w14:textId="1A41208C" w:rsidR="00AC4FE8" w:rsidRPr="00EB264D" w:rsidRDefault="00A76E3D" w:rsidP="009F02EA">
      <w:pPr>
        <w:pStyle w:val="1"/>
        <w:numPr>
          <w:ilvl w:val="0"/>
          <w:numId w:val="52"/>
        </w:numPr>
      </w:pPr>
      <w:bookmarkStart w:id="89" w:name="_Toc9453460"/>
      <w:bookmarkStart w:id="90" w:name="_Toc25947918"/>
      <w:bookmarkStart w:id="91" w:name="_Toc36642684"/>
      <w:bookmarkStart w:id="92" w:name="_Toc36643256"/>
      <w:bookmarkStart w:id="93" w:name="_Toc36732779"/>
      <w:bookmarkStart w:id="94" w:name="_Toc36938998"/>
      <w:r>
        <w:rPr>
          <w:rFonts w:hint="eastAsia"/>
        </w:rPr>
        <w:lastRenderedPageBreak/>
        <w:t>技术综述</w:t>
      </w:r>
      <w:bookmarkEnd w:id="89"/>
      <w:bookmarkEnd w:id="90"/>
      <w:bookmarkEnd w:id="91"/>
      <w:bookmarkEnd w:id="92"/>
      <w:bookmarkEnd w:id="93"/>
      <w:bookmarkEnd w:id="94"/>
    </w:p>
    <w:p w14:paraId="6D8C2EFD" w14:textId="1022A769" w:rsidR="004C6632" w:rsidRDefault="00472E28" w:rsidP="009F02EA">
      <w:pPr>
        <w:pStyle w:val="2"/>
        <w:numPr>
          <w:ilvl w:val="1"/>
          <w:numId w:val="52"/>
        </w:numPr>
      </w:pPr>
      <w:bookmarkStart w:id="95" w:name="_Toc9453461"/>
      <w:bookmarkStart w:id="96" w:name="_Toc25947919"/>
      <w:bookmarkStart w:id="97" w:name="_Toc36642685"/>
      <w:bookmarkStart w:id="98" w:name="_Toc36643257"/>
      <w:bookmarkStart w:id="99" w:name="_Toc36732780"/>
      <w:bookmarkStart w:id="100" w:name="_Toc36938999"/>
      <w:proofErr w:type="spellStart"/>
      <w:r w:rsidRPr="00A378BC">
        <w:rPr>
          <w:rFonts w:hint="eastAsia"/>
        </w:rPr>
        <w:t>SpringBoot</w:t>
      </w:r>
      <w:bookmarkEnd w:id="95"/>
      <w:bookmarkEnd w:id="96"/>
      <w:bookmarkEnd w:id="97"/>
      <w:bookmarkEnd w:id="98"/>
      <w:bookmarkEnd w:id="99"/>
      <w:bookmarkEnd w:id="100"/>
      <w:proofErr w:type="spellEnd"/>
      <w:r w:rsidR="00504435">
        <w:t xml:space="preserve"> </w:t>
      </w:r>
    </w:p>
    <w:p w14:paraId="501E7314" w14:textId="361C0148" w:rsidR="00477422" w:rsidRDefault="002E1858" w:rsidP="00477422">
      <w:pPr>
        <w:spacing w:line="360" w:lineRule="auto"/>
        <w:ind w:firstLineChars="200" w:firstLine="480"/>
        <w:rPr>
          <w:rFonts w:ascii="宋体" w:eastAsia="宋体" w:hAnsi="宋体"/>
          <w:sz w:val="24"/>
          <w:szCs w:val="24"/>
        </w:rPr>
      </w:pPr>
      <w:proofErr w:type="spellStart"/>
      <w:r w:rsidRPr="00A378BC">
        <w:rPr>
          <w:rFonts w:ascii="Arial" w:eastAsia="宋体" w:hAnsi="Arial" w:hint="eastAsia"/>
          <w:sz w:val="24"/>
          <w:szCs w:val="24"/>
        </w:rPr>
        <w:t>SpringBoot</w:t>
      </w:r>
      <w:proofErr w:type="spellEnd"/>
      <w:r>
        <w:rPr>
          <w:rFonts w:ascii="宋体" w:eastAsia="宋体" w:hAnsi="宋体" w:hint="eastAsia"/>
          <w:sz w:val="24"/>
          <w:szCs w:val="24"/>
        </w:rPr>
        <w:t>是由</w:t>
      </w:r>
      <w:r w:rsidRPr="00A378BC">
        <w:rPr>
          <w:rFonts w:ascii="Arial" w:eastAsia="宋体" w:hAnsi="Arial" w:hint="eastAsia"/>
          <w:sz w:val="24"/>
          <w:szCs w:val="24"/>
        </w:rPr>
        <w:t>Pivotal</w:t>
      </w:r>
      <w:r>
        <w:rPr>
          <w:rFonts w:ascii="宋体" w:eastAsia="宋体" w:hAnsi="宋体" w:hint="eastAsia"/>
          <w:sz w:val="24"/>
          <w:szCs w:val="24"/>
        </w:rPr>
        <w:t>团队在</w:t>
      </w:r>
      <w:r w:rsidRPr="003F1175">
        <w:rPr>
          <w:rFonts w:ascii="Arial" w:eastAsia="宋体" w:hAnsi="Arial" w:hint="eastAsia"/>
          <w:sz w:val="24"/>
          <w:szCs w:val="24"/>
        </w:rPr>
        <w:t>2013</w:t>
      </w:r>
      <w:r>
        <w:rPr>
          <w:rFonts w:ascii="宋体" w:eastAsia="宋体" w:hAnsi="宋体" w:hint="eastAsia"/>
          <w:sz w:val="24"/>
          <w:szCs w:val="24"/>
        </w:rPr>
        <w:t>年开始研发、</w:t>
      </w:r>
      <w:r w:rsidRPr="003F1175">
        <w:rPr>
          <w:rFonts w:ascii="Arial" w:eastAsia="宋体" w:hAnsi="Arial" w:hint="eastAsia"/>
          <w:sz w:val="24"/>
          <w:szCs w:val="24"/>
        </w:rPr>
        <w:t>2014</w:t>
      </w:r>
      <w:r>
        <w:rPr>
          <w:rFonts w:ascii="宋体" w:eastAsia="宋体" w:hAnsi="宋体" w:hint="eastAsia"/>
          <w:sz w:val="24"/>
          <w:szCs w:val="24"/>
        </w:rPr>
        <w:t>年</w:t>
      </w:r>
      <w:r w:rsidRPr="003F1175">
        <w:rPr>
          <w:rFonts w:ascii="Arial" w:eastAsia="宋体" w:hAnsi="Arial" w:hint="eastAsia"/>
          <w:sz w:val="24"/>
          <w:szCs w:val="24"/>
        </w:rPr>
        <w:t>4</w:t>
      </w:r>
      <w:r>
        <w:rPr>
          <w:rFonts w:ascii="宋体" w:eastAsia="宋体" w:hAnsi="宋体" w:hint="eastAsia"/>
          <w:sz w:val="24"/>
          <w:szCs w:val="24"/>
        </w:rPr>
        <w:t>月发布第一个版本的全新开源的轻量级框架</w:t>
      </w:r>
      <w:r w:rsidR="00BA73FC">
        <w:rPr>
          <w:rFonts w:ascii="Arial" w:eastAsia="宋体" w:hAnsi="Arial" w:cs="Arial" w:hint="eastAsia"/>
          <w:sz w:val="24"/>
          <w:szCs w:val="28"/>
        </w:rPr>
        <w:t>[</w:t>
      </w:r>
      <w:r w:rsidR="00BA73FC" w:rsidRPr="004836AF">
        <w:rPr>
          <w:rFonts w:ascii="Arial" w:eastAsia="宋体" w:hAnsi="Arial" w:cs="Arial"/>
          <w:sz w:val="24"/>
          <w:szCs w:val="28"/>
        </w:rPr>
        <w:t>熊永平</w:t>
      </w:r>
      <w:r w:rsidR="00BA73FC">
        <w:rPr>
          <w:rFonts w:ascii="Arial" w:eastAsia="宋体" w:hAnsi="Arial" w:cs="Arial" w:hint="eastAsia"/>
          <w:sz w:val="24"/>
          <w:szCs w:val="28"/>
        </w:rPr>
        <w:t>,</w:t>
      </w:r>
      <w:r w:rsidR="00BA73FC">
        <w:rPr>
          <w:rFonts w:ascii="Arial" w:eastAsia="宋体" w:hAnsi="Arial" w:cs="Arial"/>
          <w:sz w:val="24"/>
          <w:szCs w:val="28"/>
        </w:rPr>
        <w:t>2019]</w:t>
      </w:r>
      <w:r>
        <w:rPr>
          <w:rFonts w:ascii="宋体" w:eastAsia="宋体" w:hAnsi="宋体" w:hint="eastAsia"/>
          <w:sz w:val="24"/>
          <w:szCs w:val="24"/>
        </w:rPr>
        <w:t>。它不仅继承了</w:t>
      </w:r>
      <w:r w:rsidRPr="00A378BC">
        <w:rPr>
          <w:rFonts w:ascii="Arial" w:eastAsia="宋体" w:hAnsi="Arial" w:hint="eastAsia"/>
          <w:sz w:val="24"/>
          <w:szCs w:val="24"/>
        </w:rPr>
        <w:t>Spring</w:t>
      </w:r>
      <w:r>
        <w:rPr>
          <w:rFonts w:ascii="宋体" w:eastAsia="宋体" w:hAnsi="宋体" w:hint="eastAsia"/>
          <w:sz w:val="24"/>
          <w:szCs w:val="24"/>
        </w:rPr>
        <w:t>框架原有的优秀特性，而且还通过简化配置来进一步简化了</w:t>
      </w:r>
      <w:r w:rsidRPr="00A378BC">
        <w:rPr>
          <w:rFonts w:ascii="Arial" w:eastAsia="宋体" w:hAnsi="Arial" w:hint="eastAsia"/>
          <w:sz w:val="24"/>
          <w:szCs w:val="24"/>
        </w:rPr>
        <w:t>Spring</w:t>
      </w:r>
      <w:r>
        <w:rPr>
          <w:rFonts w:ascii="宋体" w:eastAsia="宋体" w:hAnsi="宋体" w:hint="eastAsia"/>
          <w:sz w:val="24"/>
          <w:szCs w:val="24"/>
        </w:rPr>
        <w:t>应用和整个搭建和开发的过程。</w:t>
      </w:r>
      <w:proofErr w:type="spellStart"/>
      <w:r w:rsidRPr="00A378BC">
        <w:rPr>
          <w:rFonts w:ascii="Arial" w:eastAsia="宋体" w:hAnsi="Arial" w:hint="eastAsia"/>
          <w:sz w:val="24"/>
          <w:szCs w:val="24"/>
        </w:rPr>
        <w:t>SpringBoot</w:t>
      </w:r>
      <w:proofErr w:type="spellEnd"/>
      <w:r>
        <w:rPr>
          <w:rFonts w:ascii="宋体" w:eastAsia="宋体" w:hAnsi="宋体" w:hint="eastAsia"/>
          <w:sz w:val="24"/>
          <w:szCs w:val="24"/>
        </w:rPr>
        <w:t>框架中有两个非常重要的策略：开箱即用和约定优于配置</w:t>
      </w:r>
      <w:r w:rsidR="003A4ECF">
        <w:rPr>
          <w:rFonts w:ascii="Arial" w:eastAsia="宋体" w:hAnsi="Arial" w:cs="Arial"/>
          <w:sz w:val="24"/>
          <w:szCs w:val="28"/>
        </w:rPr>
        <w:t>[</w:t>
      </w:r>
      <w:r w:rsidR="003A4ECF" w:rsidRPr="0017304B">
        <w:rPr>
          <w:rFonts w:ascii="Arial" w:eastAsia="宋体" w:hAnsi="Arial" w:cs="Arial"/>
          <w:sz w:val="24"/>
          <w:szCs w:val="28"/>
        </w:rPr>
        <w:t>张峰</w:t>
      </w:r>
      <w:r w:rsidR="003A4ECF">
        <w:rPr>
          <w:rFonts w:ascii="Arial" w:eastAsia="宋体" w:hAnsi="Arial" w:cs="Arial" w:hint="eastAsia"/>
          <w:sz w:val="24"/>
          <w:szCs w:val="28"/>
        </w:rPr>
        <w:t>,</w:t>
      </w:r>
      <w:r w:rsidR="003A4ECF">
        <w:rPr>
          <w:rFonts w:ascii="Arial" w:eastAsia="宋体" w:hAnsi="Arial" w:cs="Arial"/>
          <w:sz w:val="24"/>
          <w:szCs w:val="28"/>
        </w:rPr>
        <w:t>2017]</w:t>
      </w:r>
      <w:r>
        <w:rPr>
          <w:rFonts w:ascii="宋体" w:eastAsia="宋体" w:hAnsi="宋体" w:hint="eastAsia"/>
          <w:sz w:val="24"/>
          <w:szCs w:val="24"/>
        </w:rPr>
        <w:t>。开箱即用，是指在开发过程中，通过在</w:t>
      </w:r>
      <w:r w:rsidRPr="00A378BC">
        <w:rPr>
          <w:rFonts w:ascii="Arial" w:eastAsia="宋体" w:hAnsi="Arial" w:hint="eastAsia"/>
          <w:sz w:val="24"/>
          <w:szCs w:val="24"/>
        </w:rPr>
        <w:t>Maven</w:t>
      </w:r>
      <w:r>
        <w:rPr>
          <w:rFonts w:ascii="宋体" w:eastAsia="宋体" w:hAnsi="宋体" w:hint="eastAsia"/>
          <w:sz w:val="24"/>
          <w:szCs w:val="24"/>
        </w:rPr>
        <w:t>项目的</w:t>
      </w:r>
      <w:r w:rsidRPr="00A378BC">
        <w:rPr>
          <w:rFonts w:ascii="Arial" w:eastAsia="宋体" w:hAnsi="Arial" w:hint="eastAsia"/>
          <w:sz w:val="24"/>
          <w:szCs w:val="24"/>
        </w:rPr>
        <w:t>pom</w:t>
      </w:r>
      <w:r>
        <w:rPr>
          <w:rFonts w:ascii="宋体" w:eastAsia="宋体" w:hAnsi="宋体" w:hint="eastAsia"/>
          <w:sz w:val="24"/>
          <w:szCs w:val="24"/>
        </w:rPr>
        <w:t>文件中添加相关依赖包</w:t>
      </w:r>
      <w:r w:rsidR="00826520">
        <w:rPr>
          <w:rFonts w:ascii="Arial" w:eastAsia="宋体" w:hAnsi="Arial" w:cs="Arial" w:hint="eastAsia"/>
          <w:sz w:val="24"/>
          <w:szCs w:val="28"/>
        </w:rPr>
        <w:t>[</w:t>
      </w:r>
      <w:r w:rsidR="00826520" w:rsidRPr="00606973">
        <w:rPr>
          <w:rFonts w:ascii="Arial" w:eastAsia="宋体" w:hAnsi="Arial" w:cs="Arial"/>
          <w:sz w:val="24"/>
          <w:szCs w:val="28"/>
        </w:rPr>
        <w:t>张俊</w:t>
      </w:r>
      <w:r w:rsidR="00826520">
        <w:rPr>
          <w:rFonts w:ascii="Arial" w:eastAsia="宋体" w:hAnsi="Arial" w:cs="Arial" w:hint="eastAsia"/>
          <w:sz w:val="24"/>
          <w:szCs w:val="28"/>
        </w:rPr>
        <w:t>,</w:t>
      </w:r>
      <w:r w:rsidR="00826520">
        <w:rPr>
          <w:rFonts w:ascii="Arial" w:eastAsia="宋体" w:hAnsi="Arial" w:cs="Arial"/>
          <w:sz w:val="24"/>
          <w:szCs w:val="28"/>
        </w:rPr>
        <w:t>2006]</w:t>
      </w:r>
      <w:r>
        <w:rPr>
          <w:rFonts w:ascii="宋体" w:eastAsia="宋体" w:hAnsi="宋体" w:hint="eastAsia"/>
          <w:sz w:val="24"/>
          <w:szCs w:val="24"/>
        </w:rPr>
        <w:t>，然后使用对应的注解来代替繁琐的</w:t>
      </w:r>
      <w:r w:rsidRPr="00A378BC">
        <w:rPr>
          <w:rFonts w:ascii="Arial" w:eastAsia="宋体" w:hAnsi="Arial" w:hint="eastAsia"/>
          <w:sz w:val="24"/>
          <w:szCs w:val="24"/>
        </w:rPr>
        <w:t>XML</w:t>
      </w:r>
      <w:r>
        <w:rPr>
          <w:rFonts w:ascii="宋体" w:eastAsia="宋体" w:hAnsi="宋体" w:hint="eastAsia"/>
          <w:sz w:val="24"/>
          <w:szCs w:val="24"/>
        </w:rPr>
        <w:t>配置文件以管理对象的生命周期，这个特点使得开发人员摆脱了复杂的配置工作以及依赖管理工作，更加专注于业务逻辑。</w:t>
      </w:r>
      <w:r w:rsidR="0082156C">
        <w:rPr>
          <w:rFonts w:ascii="宋体" w:eastAsia="宋体" w:hAnsi="宋体" w:hint="eastAsia"/>
          <w:sz w:val="24"/>
          <w:szCs w:val="24"/>
        </w:rPr>
        <w:t>约定优于配置，是一种由</w:t>
      </w:r>
      <w:proofErr w:type="spellStart"/>
      <w:r w:rsidR="0082156C" w:rsidRPr="00A378BC">
        <w:rPr>
          <w:rFonts w:ascii="Arial" w:eastAsia="宋体" w:hAnsi="Arial" w:hint="eastAsia"/>
          <w:sz w:val="24"/>
          <w:szCs w:val="24"/>
        </w:rPr>
        <w:t>SpringBoot</w:t>
      </w:r>
      <w:proofErr w:type="spellEnd"/>
      <w:r w:rsidR="0082156C">
        <w:rPr>
          <w:rFonts w:ascii="宋体" w:eastAsia="宋体" w:hAnsi="宋体" w:hint="eastAsia"/>
          <w:sz w:val="24"/>
          <w:szCs w:val="24"/>
        </w:rPr>
        <w:t>本身来配置目标结构，由开发者在结构中添加信息的软件设计范式。这一特点</w:t>
      </w:r>
      <w:proofErr w:type="gramStart"/>
      <w:r w:rsidR="0082156C">
        <w:rPr>
          <w:rFonts w:ascii="宋体" w:eastAsia="宋体" w:hAnsi="宋体" w:hint="eastAsia"/>
          <w:sz w:val="24"/>
          <w:szCs w:val="24"/>
        </w:rPr>
        <w:t>虽降低</w:t>
      </w:r>
      <w:proofErr w:type="gramEnd"/>
      <w:r w:rsidR="0082156C">
        <w:rPr>
          <w:rFonts w:ascii="宋体" w:eastAsia="宋体" w:hAnsi="宋体" w:hint="eastAsia"/>
          <w:sz w:val="24"/>
          <w:szCs w:val="24"/>
        </w:rPr>
        <w:t>了部分灵活性，增加了</w:t>
      </w:r>
      <w:r w:rsidR="0082156C" w:rsidRPr="00A378BC">
        <w:rPr>
          <w:rFonts w:ascii="Arial" w:eastAsia="宋体" w:hAnsi="Arial" w:hint="eastAsia"/>
          <w:sz w:val="24"/>
          <w:szCs w:val="24"/>
        </w:rPr>
        <w:t>BUG</w:t>
      </w:r>
      <w:r w:rsidR="0082156C">
        <w:rPr>
          <w:rFonts w:ascii="宋体" w:eastAsia="宋体" w:hAnsi="宋体" w:hint="eastAsia"/>
          <w:sz w:val="24"/>
          <w:szCs w:val="24"/>
        </w:rPr>
        <w:t>定位的复杂性，但减少了开发人员需要做出决定的数量，同时减少了大量</w:t>
      </w:r>
      <w:r w:rsidR="0082156C" w:rsidRPr="00A378BC">
        <w:rPr>
          <w:rFonts w:ascii="Arial" w:eastAsia="宋体" w:hAnsi="Arial" w:hint="eastAsia"/>
          <w:sz w:val="24"/>
          <w:szCs w:val="24"/>
        </w:rPr>
        <w:t>XML</w:t>
      </w:r>
      <w:r w:rsidR="0082156C">
        <w:rPr>
          <w:rFonts w:ascii="宋体" w:eastAsia="宋体" w:hAnsi="宋体" w:hint="eastAsia"/>
          <w:sz w:val="24"/>
          <w:szCs w:val="24"/>
        </w:rPr>
        <w:t>配置，并且可以将代码编译、测试、打包等工作自动化。</w:t>
      </w:r>
    </w:p>
    <w:p w14:paraId="6B69FCDF" w14:textId="76ED294D" w:rsidR="00454D9A" w:rsidRDefault="00454D9A" w:rsidP="00477422">
      <w:pPr>
        <w:spacing w:line="360" w:lineRule="auto"/>
        <w:ind w:firstLineChars="200" w:firstLine="480"/>
        <w:rPr>
          <w:rFonts w:ascii="宋体" w:eastAsia="宋体" w:hAnsi="宋体"/>
          <w:sz w:val="24"/>
          <w:szCs w:val="24"/>
        </w:rPr>
      </w:pPr>
      <w:r>
        <w:rPr>
          <w:rFonts w:ascii="宋体" w:eastAsia="宋体" w:hAnsi="宋体" w:hint="eastAsia"/>
          <w:sz w:val="24"/>
          <w:szCs w:val="24"/>
        </w:rPr>
        <w:t>控制反转</w:t>
      </w:r>
      <w:r w:rsidR="00CE4FD3">
        <w:rPr>
          <w:rFonts w:ascii="宋体" w:eastAsia="宋体" w:hAnsi="宋体" w:hint="eastAsia"/>
          <w:sz w:val="24"/>
          <w:szCs w:val="24"/>
        </w:rPr>
        <w:t>(</w:t>
      </w:r>
      <w:r w:rsidR="00CE4FD3" w:rsidRPr="00A378BC">
        <w:rPr>
          <w:rFonts w:ascii="Arial" w:eastAsia="宋体" w:hAnsi="Arial"/>
          <w:sz w:val="24"/>
          <w:szCs w:val="24"/>
        </w:rPr>
        <w:t>IOC</w:t>
      </w:r>
      <w:r w:rsidR="00CE4FD3">
        <w:rPr>
          <w:rFonts w:ascii="宋体" w:eastAsia="宋体" w:hAnsi="宋体" w:hint="eastAsia"/>
          <w:sz w:val="24"/>
          <w:szCs w:val="24"/>
        </w:rPr>
        <w:t>，</w:t>
      </w:r>
      <w:r w:rsidR="00CE4FD3" w:rsidRPr="00A378BC">
        <w:rPr>
          <w:rFonts w:ascii="Arial" w:eastAsia="宋体" w:hAnsi="Arial" w:hint="eastAsia"/>
          <w:sz w:val="24"/>
          <w:szCs w:val="24"/>
        </w:rPr>
        <w:t>Inversion</w:t>
      </w:r>
      <w:r w:rsidR="00CE4FD3">
        <w:rPr>
          <w:rFonts w:ascii="宋体" w:eastAsia="宋体" w:hAnsi="宋体"/>
          <w:sz w:val="24"/>
          <w:szCs w:val="24"/>
        </w:rPr>
        <w:t xml:space="preserve"> </w:t>
      </w:r>
      <w:r w:rsidR="00CE4FD3" w:rsidRPr="00A378BC">
        <w:rPr>
          <w:rFonts w:ascii="Arial" w:eastAsia="宋体" w:hAnsi="Arial"/>
          <w:sz w:val="24"/>
          <w:szCs w:val="24"/>
        </w:rPr>
        <w:t>of</w:t>
      </w:r>
      <w:r w:rsidR="00CE4FD3">
        <w:rPr>
          <w:rFonts w:ascii="宋体" w:eastAsia="宋体" w:hAnsi="宋体"/>
          <w:sz w:val="24"/>
          <w:szCs w:val="24"/>
        </w:rPr>
        <w:t xml:space="preserve"> </w:t>
      </w:r>
      <w:r w:rsidR="00CE4FD3" w:rsidRPr="00A378BC">
        <w:rPr>
          <w:rFonts w:ascii="Arial" w:eastAsia="宋体" w:hAnsi="Arial"/>
          <w:sz w:val="24"/>
          <w:szCs w:val="24"/>
        </w:rPr>
        <w:t>Control</w:t>
      </w:r>
      <w:r w:rsidR="00CE4FD3">
        <w:rPr>
          <w:rFonts w:ascii="宋体" w:eastAsia="宋体" w:hAnsi="宋体"/>
          <w:sz w:val="24"/>
          <w:szCs w:val="24"/>
        </w:rPr>
        <w:t>)</w:t>
      </w:r>
      <w:r w:rsidR="00CE4FD3">
        <w:rPr>
          <w:rFonts w:ascii="宋体" w:eastAsia="宋体" w:hAnsi="宋体" w:hint="eastAsia"/>
          <w:sz w:val="24"/>
          <w:szCs w:val="24"/>
        </w:rPr>
        <w:t>是</w:t>
      </w:r>
      <w:proofErr w:type="spellStart"/>
      <w:r w:rsidR="00CE4FD3" w:rsidRPr="00A378BC">
        <w:rPr>
          <w:rFonts w:ascii="Arial" w:eastAsia="宋体" w:hAnsi="Arial" w:hint="eastAsia"/>
          <w:sz w:val="24"/>
          <w:szCs w:val="24"/>
        </w:rPr>
        <w:t>SpringBoot</w:t>
      </w:r>
      <w:proofErr w:type="spellEnd"/>
      <w:r w:rsidR="00CE4FD3">
        <w:rPr>
          <w:rFonts w:ascii="宋体" w:eastAsia="宋体" w:hAnsi="宋体" w:hint="eastAsia"/>
          <w:sz w:val="24"/>
          <w:szCs w:val="24"/>
        </w:rPr>
        <w:t>继承自</w:t>
      </w:r>
      <w:r w:rsidR="00CE4FD3" w:rsidRPr="00A378BC">
        <w:rPr>
          <w:rFonts w:ascii="Arial" w:eastAsia="宋体" w:hAnsi="Arial" w:hint="eastAsia"/>
          <w:sz w:val="24"/>
          <w:szCs w:val="24"/>
        </w:rPr>
        <w:t>Spring</w:t>
      </w:r>
      <w:r w:rsidR="00CE4FD3">
        <w:rPr>
          <w:rFonts w:ascii="宋体" w:eastAsia="宋体" w:hAnsi="宋体" w:hint="eastAsia"/>
          <w:sz w:val="24"/>
          <w:szCs w:val="24"/>
        </w:rPr>
        <w:t>的核心设计理念。</w:t>
      </w:r>
      <w:r w:rsidR="008901F5" w:rsidRPr="00A378BC">
        <w:rPr>
          <w:rFonts w:ascii="Arial" w:eastAsia="宋体" w:hAnsi="Arial" w:hint="eastAsia"/>
          <w:sz w:val="24"/>
          <w:szCs w:val="24"/>
        </w:rPr>
        <w:t>IOC</w:t>
      </w:r>
      <w:r w:rsidR="008901F5">
        <w:rPr>
          <w:rFonts w:ascii="宋体" w:eastAsia="宋体" w:hAnsi="宋体" w:hint="eastAsia"/>
          <w:sz w:val="24"/>
          <w:szCs w:val="24"/>
        </w:rPr>
        <w:t>将原本由开发人员创建的对象交由容器创建，容器在创建对象时会根据依赖关系将对象中需要的属性注入其中</w:t>
      </w:r>
      <w:r w:rsidR="00392A75">
        <w:rPr>
          <w:rFonts w:ascii="宋体" w:eastAsia="宋体" w:hAnsi="宋体" w:hint="eastAsia"/>
          <w:sz w:val="24"/>
          <w:szCs w:val="24"/>
        </w:rPr>
        <w:t>，同时，容器管理着对象的生命周期。</w:t>
      </w:r>
      <w:r w:rsidR="00E66D44" w:rsidRPr="00A378BC">
        <w:rPr>
          <w:rFonts w:ascii="Arial" w:eastAsia="宋体" w:hAnsi="Arial" w:hint="eastAsia"/>
          <w:sz w:val="24"/>
          <w:szCs w:val="24"/>
        </w:rPr>
        <w:t>IOC</w:t>
      </w:r>
      <w:r w:rsidR="00E66D44">
        <w:rPr>
          <w:rFonts w:ascii="宋体" w:eastAsia="宋体" w:hAnsi="宋体" w:hint="eastAsia"/>
          <w:sz w:val="24"/>
          <w:szCs w:val="24"/>
        </w:rPr>
        <w:t>能够最大限度降低对象之间的耦合度，当对象之间的依赖关系发生变化时，只需要修改配置</w:t>
      </w:r>
      <w:r w:rsidR="00DE48F8">
        <w:rPr>
          <w:rFonts w:ascii="宋体" w:eastAsia="宋体" w:hAnsi="宋体" w:hint="eastAsia"/>
          <w:sz w:val="24"/>
          <w:szCs w:val="24"/>
        </w:rPr>
        <w:t>即可</w:t>
      </w:r>
      <w:r w:rsidR="00756969">
        <w:rPr>
          <w:rFonts w:ascii="Arial" w:eastAsia="宋体" w:hAnsi="Arial" w:cs="Arial" w:hint="eastAsia"/>
          <w:sz w:val="24"/>
          <w:szCs w:val="28"/>
        </w:rPr>
        <w:t>[</w:t>
      </w:r>
      <w:proofErr w:type="spellStart"/>
      <w:r w:rsidR="00756969" w:rsidRPr="00A378BC">
        <w:rPr>
          <w:rFonts w:ascii="Arial" w:eastAsia="宋体" w:hAnsi="Arial" w:cs="Arial"/>
          <w:sz w:val="24"/>
          <w:szCs w:val="28"/>
        </w:rPr>
        <w:t>Ginanjar</w:t>
      </w:r>
      <w:proofErr w:type="spellEnd"/>
      <w:r w:rsidR="00756969">
        <w:rPr>
          <w:rFonts w:ascii="Arial" w:eastAsia="宋体" w:hAnsi="Arial" w:cs="Arial"/>
          <w:sz w:val="24"/>
          <w:szCs w:val="28"/>
        </w:rPr>
        <w:t xml:space="preserve"> </w:t>
      </w:r>
      <w:r w:rsidR="00756969" w:rsidRPr="00A378BC">
        <w:rPr>
          <w:rFonts w:ascii="Arial" w:eastAsia="宋体" w:hAnsi="Arial" w:cs="Arial"/>
          <w:sz w:val="24"/>
          <w:szCs w:val="28"/>
        </w:rPr>
        <w:t>et</w:t>
      </w:r>
      <w:r w:rsidR="00756969">
        <w:rPr>
          <w:rFonts w:ascii="Arial" w:eastAsia="宋体" w:hAnsi="Arial" w:cs="Arial"/>
          <w:sz w:val="24"/>
          <w:szCs w:val="28"/>
        </w:rPr>
        <w:t xml:space="preserve"> </w:t>
      </w:r>
      <w:r w:rsidR="00756969" w:rsidRPr="00A378BC">
        <w:rPr>
          <w:rFonts w:ascii="Arial" w:eastAsia="宋体" w:hAnsi="Arial" w:cs="Arial"/>
          <w:sz w:val="24"/>
          <w:szCs w:val="28"/>
        </w:rPr>
        <w:t>al</w:t>
      </w:r>
      <w:r w:rsidR="00756969">
        <w:rPr>
          <w:rFonts w:ascii="Arial" w:eastAsia="宋体" w:hAnsi="Arial" w:cs="Arial"/>
          <w:sz w:val="24"/>
          <w:szCs w:val="28"/>
        </w:rPr>
        <w:t>.2019]</w:t>
      </w:r>
      <w:r w:rsidR="00DE48F8">
        <w:rPr>
          <w:rFonts w:ascii="宋体" w:eastAsia="宋体" w:hAnsi="宋体" w:hint="eastAsia"/>
          <w:sz w:val="24"/>
          <w:szCs w:val="24"/>
        </w:rPr>
        <w:t>。</w:t>
      </w:r>
    </w:p>
    <w:p w14:paraId="420F2856" w14:textId="6A47D014" w:rsidR="00477422" w:rsidRDefault="00477422" w:rsidP="00477422">
      <w:pPr>
        <w:spacing w:line="360" w:lineRule="auto"/>
        <w:ind w:firstLineChars="200" w:firstLine="480"/>
        <w:rPr>
          <w:rFonts w:ascii="Arial" w:eastAsia="宋体" w:hAnsi="Arial" w:cs="Arial"/>
          <w:sz w:val="24"/>
          <w:szCs w:val="28"/>
        </w:rPr>
      </w:pPr>
      <w:r>
        <w:rPr>
          <w:rFonts w:ascii="宋体" w:eastAsia="宋体" w:hAnsi="宋体" w:hint="eastAsia"/>
          <w:sz w:val="24"/>
          <w:szCs w:val="24"/>
        </w:rPr>
        <w:t>面向切面编程</w:t>
      </w:r>
      <w:r w:rsidRPr="00477422">
        <w:rPr>
          <w:rFonts w:ascii="Arial" w:eastAsia="宋体" w:hAnsi="Arial" w:cs="Arial"/>
          <w:sz w:val="24"/>
          <w:szCs w:val="24"/>
        </w:rPr>
        <w:t>（</w:t>
      </w:r>
      <w:r w:rsidRPr="00A378BC">
        <w:rPr>
          <w:rFonts w:ascii="Arial" w:eastAsia="宋体" w:hAnsi="Arial" w:cs="Arial"/>
          <w:sz w:val="24"/>
          <w:szCs w:val="24"/>
        </w:rPr>
        <w:t>AOP</w:t>
      </w:r>
      <w:r w:rsidR="00CE4FD3">
        <w:rPr>
          <w:rFonts w:ascii="Arial" w:eastAsia="宋体" w:hAnsi="Arial" w:cs="Arial" w:hint="eastAsia"/>
          <w:sz w:val="24"/>
          <w:szCs w:val="24"/>
        </w:rPr>
        <w:t>，</w:t>
      </w:r>
      <w:r w:rsidRPr="00A378BC">
        <w:rPr>
          <w:rFonts w:ascii="Arial" w:eastAsia="宋体" w:hAnsi="Arial" w:cs="Arial"/>
          <w:sz w:val="24"/>
          <w:szCs w:val="24"/>
        </w:rPr>
        <w:t>Aspect</w:t>
      </w:r>
      <w:r w:rsidRPr="00477422">
        <w:rPr>
          <w:rFonts w:ascii="Arial" w:eastAsia="宋体" w:hAnsi="Arial" w:cs="Arial"/>
          <w:sz w:val="24"/>
          <w:szCs w:val="24"/>
        </w:rPr>
        <w:t xml:space="preserve"> </w:t>
      </w:r>
      <w:r w:rsidRPr="00A378BC">
        <w:rPr>
          <w:rFonts w:ascii="Arial" w:eastAsia="宋体" w:hAnsi="Arial" w:cs="Arial"/>
          <w:sz w:val="24"/>
          <w:szCs w:val="24"/>
        </w:rPr>
        <w:t>Oriented</w:t>
      </w:r>
      <w:r w:rsidRPr="00477422">
        <w:rPr>
          <w:rFonts w:ascii="Arial" w:eastAsia="宋体" w:hAnsi="Arial" w:cs="Arial"/>
          <w:sz w:val="24"/>
          <w:szCs w:val="24"/>
        </w:rPr>
        <w:t xml:space="preserve"> </w:t>
      </w:r>
      <w:r w:rsidRPr="00A378BC">
        <w:rPr>
          <w:rFonts w:ascii="Arial" w:eastAsia="宋体" w:hAnsi="Arial" w:cs="Arial"/>
          <w:sz w:val="24"/>
          <w:szCs w:val="24"/>
        </w:rPr>
        <w:t>Programming</w:t>
      </w:r>
      <w:r w:rsidRPr="00477422">
        <w:rPr>
          <w:rFonts w:ascii="Arial" w:eastAsia="宋体" w:hAnsi="Arial" w:cs="Arial"/>
          <w:sz w:val="24"/>
          <w:szCs w:val="24"/>
        </w:rPr>
        <w:t>）</w:t>
      </w:r>
      <w:r>
        <w:rPr>
          <w:rFonts w:ascii="宋体" w:eastAsia="宋体" w:hAnsi="宋体" w:hint="eastAsia"/>
          <w:sz w:val="24"/>
          <w:szCs w:val="24"/>
        </w:rPr>
        <w:t>是</w:t>
      </w:r>
      <w:proofErr w:type="spellStart"/>
      <w:r w:rsidRPr="00A378BC">
        <w:rPr>
          <w:rFonts w:ascii="Arial" w:eastAsia="宋体" w:hAnsi="Arial" w:cs="Arial"/>
          <w:sz w:val="24"/>
          <w:szCs w:val="24"/>
        </w:rPr>
        <w:t>SpringBoot</w:t>
      </w:r>
      <w:proofErr w:type="spellEnd"/>
      <w:r>
        <w:rPr>
          <w:rFonts w:ascii="宋体" w:eastAsia="宋体" w:hAnsi="宋体" w:hint="eastAsia"/>
          <w:sz w:val="24"/>
          <w:szCs w:val="24"/>
        </w:rPr>
        <w:t>继承自</w:t>
      </w:r>
      <w:r w:rsidRPr="00A378BC">
        <w:rPr>
          <w:rFonts w:ascii="Arial" w:eastAsia="宋体" w:hAnsi="Arial" w:cs="Arial"/>
          <w:sz w:val="24"/>
          <w:szCs w:val="24"/>
        </w:rPr>
        <w:t>Spring</w:t>
      </w:r>
      <w:r>
        <w:rPr>
          <w:rFonts w:ascii="宋体" w:eastAsia="宋体" w:hAnsi="宋体" w:hint="eastAsia"/>
          <w:sz w:val="24"/>
          <w:szCs w:val="24"/>
        </w:rPr>
        <w:t>的重要特点，它解决了业务逻辑和系统服务强耦合、代码重复的问题</w:t>
      </w:r>
      <w:r w:rsidR="001C415A">
        <w:rPr>
          <w:rFonts w:ascii="Arial" w:eastAsia="宋体" w:hAnsi="Arial" w:cs="Arial" w:hint="eastAsia"/>
          <w:sz w:val="24"/>
          <w:szCs w:val="28"/>
        </w:rPr>
        <w:t>[</w:t>
      </w:r>
      <w:proofErr w:type="spellStart"/>
      <w:r w:rsidR="001C415A" w:rsidRPr="00A378BC">
        <w:rPr>
          <w:rFonts w:ascii="Arial" w:eastAsia="宋体" w:hAnsi="Arial" w:cs="Arial"/>
          <w:sz w:val="24"/>
          <w:szCs w:val="28"/>
        </w:rPr>
        <w:t>Tzilla</w:t>
      </w:r>
      <w:proofErr w:type="spellEnd"/>
      <w:r w:rsidR="001C415A" w:rsidRPr="00106BD2">
        <w:rPr>
          <w:rFonts w:ascii="Arial" w:eastAsia="宋体" w:hAnsi="Arial" w:cs="Arial"/>
          <w:sz w:val="24"/>
          <w:szCs w:val="28"/>
        </w:rPr>
        <w:t xml:space="preserve"> </w:t>
      </w:r>
      <w:proofErr w:type="spellStart"/>
      <w:r w:rsidR="001C415A" w:rsidRPr="00A378BC">
        <w:rPr>
          <w:rFonts w:ascii="Arial" w:eastAsia="宋体" w:hAnsi="Arial" w:cs="Arial"/>
          <w:sz w:val="24"/>
          <w:szCs w:val="28"/>
        </w:rPr>
        <w:t>Elrad</w:t>
      </w:r>
      <w:proofErr w:type="spellEnd"/>
      <w:r w:rsidR="001C415A">
        <w:rPr>
          <w:rFonts w:ascii="Arial" w:eastAsia="宋体" w:hAnsi="Arial" w:cs="Arial"/>
          <w:sz w:val="24"/>
          <w:szCs w:val="28"/>
        </w:rPr>
        <w:t xml:space="preserve"> </w:t>
      </w:r>
      <w:r w:rsidR="001C415A" w:rsidRPr="00A378BC">
        <w:rPr>
          <w:rFonts w:ascii="Arial" w:eastAsia="宋体" w:hAnsi="Arial" w:cs="Arial"/>
          <w:sz w:val="24"/>
          <w:szCs w:val="28"/>
        </w:rPr>
        <w:t>et</w:t>
      </w:r>
      <w:r w:rsidR="001C415A">
        <w:rPr>
          <w:rFonts w:ascii="Arial" w:eastAsia="宋体" w:hAnsi="Arial" w:cs="Arial"/>
          <w:sz w:val="24"/>
          <w:szCs w:val="28"/>
        </w:rPr>
        <w:t xml:space="preserve"> </w:t>
      </w:r>
      <w:r w:rsidR="001C415A" w:rsidRPr="00A378BC">
        <w:rPr>
          <w:rFonts w:ascii="Arial" w:eastAsia="宋体" w:hAnsi="Arial" w:cs="Arial"/>
          <w:sz w:val="24"/>
          <w:szCs w:val="28"/>
        </w:rPr>
        <w:t>al</w:t>
      </w:r>
      <w:r w:rsidR="001C415A">
        <w:rPr>
          <w:rFonts w:ascii="Arial" w:eastAsia="宋体" w:hAnsi="Arial" w:cs="Arial"/>
          <w:sz w:val="24"/>
          <w:szCs w:val="28"/>
        </w:rPr>
        <w:t>.2001]</w:t>
      </w:r>
      <w:r w:rsidR="001C415A">
        <w:rPr>
          <w:rFonts w:ascii="Arial" w:eastAsia="宋体" w:hAnsi="Arial" w:cs="Arial" w:hint="eastAsia"/>
          <w:sz w:val="24"/>
          <w:szCs w:val="28"/>
        </w:rPr>
        <w:t>。</w:t>
      </w:r>
      <w:r w:rsidR="009054B7" w:rsidRPr="00A378BC">
        <w:rPr>
          <w:rFonts w:ascii="Arial" w:eastAsia="宋体" w:hAnsi="Arial" w:cs="Arial" w:hint="eastAsia"/>
          <w:sz w:val="24"/>
          <w:szCs w:val="28"/>
        </w:rPr>
        <w:t>AOP</w:t>
      </w:r>
      <w:r w:rsidR="009054B7">
        <w:rPr>
          <w:rFonts w:ascii="Arial" w:eastAsia="宋体" w:hAnsi="Arial" w:cs="Arial" w:hint="eastAsia"/>
          <w:sz w:val="24"/>
          <w:szCs w:val="28"/>
        </w:rPr>
        <w:t>针对业务处理过程中的切面进行提取，</w:t>
      </w:r>
      <w:r w:rsidR="00B309D5">
        <w:rPr>
          <w:rFonts w:ascii="Arial" w:eastAsia="宋体" w:hAnsi="Arial" w:cs="Arial" w:hint="eastAsia"/>
          <w:sz w:val="24"/>
          <w:szCs w:val="28"/>
        </w:rPr>
        <w:t>以获取逻辑过程中各个部分之间低耦合的隔离效果</w:t>
      </w:r>
      <w:r w:rsidR="00FE2BB3">
        <w:rPr>
          <w:rFonts w:ascii="Arial" w:eastAsia="宋体" w:hAnsi="Arial" w:cs="Arial" w:hint="eastAsia"/>
          <w:sz w:val="24"/>
          <w:szCs w:val="28"/>
        </w:rPr>
        <w:t>[</w:t>
      </w:r>
      <w:r w:rsidR="00FE2BB3" w:rsidRPr="00A378BC">
        <w:rPr>
          <w:rFonts w:ascii="Arial" w:eastAsia="宋体" w:hAnsi="Arial" w:cs="Arial"/>
          <w:sz w:val="24"/>
          <w:szCs w:val="28"/>
        </w:rPr>
        <w:t>Kiyoshi</w:t>
      </w:r>
      <w:r w:rsidR="00FE2BB3">
        <w:rPr>
          <w:rFonts w:ascii="Arial" w:eastAsia="宋体" w:hAnsi="Arial" w:cs="Arial"/>
          <w:sz w:val="24"/>
          <w:szCs w:val="28"/>
        </w:rPr>
        <w:t>,2006]</w:t>
      </w:r>
      <w:r w:rsidR="006C1653">
        <w:rPr>
          <w:rFonts w:ascii="Arial" w:eastAsia="宋体" w:hAnsi="Arial" w:cs="Arial" w:hint="eastAsia"/>
          <w:sz w:val="24"/>
          <w:szCs w:val="28"/>
        </w:rPr>
        <w:t>。</w:t>
      </w:r>
    </w:p>
    <w:p w14:paraId="4DDCEDAD" w14:textId="6130E6C8" w:rsidR="00472E28" w:rsidRDefault="0032091C" w:rsidP="009F02EA">
      <w:pPr>
        <w:pStyle w:val="2"/>
        <w:numPr>
          <w:ilvl w:val="1"/>
          <w:numId w:val="52"/>
        </w:numPr>
      </w:pPr>
      <w:bookmarkStart w:id="101" w:name="_Toc36642686"/>
      <w:bookmarkStart w:id="102" w:name="_Toc36643258"/>
      <w:bookmarkStart w:id="103" w:name="_Toc36732781"/>
      <w:bookmarkStart w:id="104" w:name="_Toc36939000"/>
      <w:r w:rsidRPr="00A378BC">
        <w:rPr>
          <w:rFonts w:hint="eastAsia"/>
        </w:rPr>
        <w:t>RabbitM</w:t>
      </w:r>
      <w:r w:rsidR="0040676B" w:rsidRPr="00A378BC">
        <w:rPr>
          <w:rFonts w:hint="eastAsia"/>
        </w:rPr>
        <w:t>Q</w:t>
      </w:r>
      <w:bookmarkEnd w:id="101"/>
      <w:bookmarkEnd w:id="102"/>
      <w:bookmarkEnd w:id="103"/>
      <w:bookmarkEnd w:id="104"/>
    </w:p>
    <w:p w14:paraId="13693B62" w14:textId="042FFF31" w:rsidR="00913738" w:rsidRDefault="00913738" w:rsidP="00913738">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RabbitM</w:t>
      </w:r>
      <w:r w:rsidRPr="00A378BC">
        <w:rPr>
          <w:rFonts w:ascii="Arial" w:eastAsia="宋体" w:hAnsi="Arial"/>
          <w:sz w:val="24"/>
          <w:szCs w:val="24"/>
        </w:rPr>
        <w:t>Q</w:t>
      </w:r>
      <w:r w:rsidRPr="00913738">
        <w:rPr>
          <w:rFonts w:ascii="宋体" w:eastAsia="宋体" w:hAnsi="宋体" w:hint="eastAsia"/>
          <w:sz w:val="24"/>
          <w:szCs w:val="24"/>
        </w:rPr>
        <w:t>是基于</w:t>
      </w:r>
      <w:r w:rsidRPr="00A378BC">
        <w:rPr>
          <w:rFonts w:ascii="Arial" w:eastAsia="宋体" w:hAnsi="Arial" w:hint="eastAsia"/>
          <w:sz w:val="24"/>
          <w:szCs w:val="24"/>
        </w:rPr>
        <w:t>AMQP</w:t>
      </w:r>
      <w:r w:rsidRPr="00913738">
        <w:rPr>
          <w:rFonts w:ascii="宋体" w:eastAsia="宋体" w:hAnsi="宋体" w:hint="eastAsia"/>
          <w:sz w:val="24"/>
          <w:szCs w:val="24"/>
        </w:rPr>
        <w:t>协议开发的一款开源的消息中间件</w:t>
      </w:r>
      <w:r w:rsidR="00FE2BB3">
        <w:rPr>
          <w:rFonts w:ascii="Arial" w:eastAsia="宋体" w:hAnsi="Arial" w:cs="Arial" w:hint="eastAsia"/>
          <w:sz w:val="24"/>
          <w:szCs w:val="28"/>
        </w:rPr>
        <w:t>[</w:t>
      </w:r>
      <w:r w:rsidR="00FE2BB3" w:rsidRPr="00A378BC">
        <w:rPr>
          <w:rFonts w:ascii="Arial" w:eastAsia="宋体" w:hAnsi="Arial" w:cs="Arial"/>
          <w:sz w:val="24"/>
          <w:szCs w:val="28"/>
        </w:rPr>
        <w:t>Sachs</w:t>
      </w:r>
      <w:r w:rsidR="00FE2BB3">
        <w:rPr>
          <w:rFonts w:ascii="Arial" w:eastAsia="宋体" w:hAnsi="Arial" w:cs="Arial"/>
          <w:sz w:val="24"/>
          <w:szCs w:val="28"/>
        </w:rPr>
        <w:t xml:space="preserve"> </w:t>
      </w:r>
      <w:r w:rsidR="00FE2BB3" w:rsidRPr="00A378BC">
        <w:rPr>
          <w:rFonts w:ascii="Arial" w:eastAsia="宋体" w:hAnsi="Arial" w:cs="Arial" w:hint="eastAsia"/>
          <w:sz w:val="24"/>
          <w:szCs w:val="28"/>
        </w:rPr>
        <w:t>et</w:t>
      </w:r>
      <w:r w:rsidR="00FE2BB3">
        <w:rPr>
          <w:rFonts w:ascii="Arial" w:eastAsia="宋体" w:hAnsi="Arial" w:cs="Arial"/>
          <w:sz w:val="24"/>
          <w:szCs w:val="28"/>
        </w:rPr>
        <w:t xml:space="preserve"> </w:t>
      </w:r>
      <w:r w:rsidR="00FE2BB3" w:rsidRPr="00A378BC">
        <w:rPr>
          <w:rFonts w:ascii="Arial" w:eastAsia="宋体" w:hAnsi="Arial" w:cs="Arial"/>
          <w:sz w:val="24"/>
          <w:szCs w:val="28"/>
        </w:rPr>
        <w:lastRenderedPageBreak/>
        <w:t>al</w:t>
      </w:r>
      <w:r w:rsidR="00FE2BB3">
        <w:rPr>
          <w:rFonts w:ascii="Arial" w:eastAsia="宋体" w:hAnsi="Arial" w:cs="Arial"/>
          <w:sz w:val="24"/>
          <w:szCs w:val="28"/>
        </w:rPr>
        <w:t>.,2013]</w:t>
      </w:r>
      <w:r w:rsidRPr="00913738">
        <w:rPr>
          <w:rFonts w:ascii="宋体" w:eastAsia="宋体" w:hAnsi="宋体" w:hint="eastAsia"/>
          <w:sz w:val="24"/>
          <w:szCs w:val="24"/>
        </w:rPr>
        <w:t>，</w:t>
      </w:r>
      <w:bookmarkStart w:id="105" w:name="OLE_LINK19"/>
      <w:bookmarkStart w:id="106" w:name="OLE_LINK20"/>
      <w:r w:rsidRPr="00A378BC">
        <w:rPr>
          <w:rFonts w:ascii="Arial" w:eastAsia="宋体" w:hAnsi="Arial" w:hint="eastAsia"/>
          <w:sz w:val="24"/>
          <w:szCs w:val="24"/>
        </w:rPr>
        <w:t>AMQP</w:t>
      </w:r>
      <w:bookmarkEnd w:id="105"/>
      <w:bookmarkEnd w:id="106"/>
      <w:r w:rsidRPr="00913738">
        <w:rPr>
          <w:rFonts w:ascii="宋体" w:eastAsia="宋体" w:hAnsi="宋体" w:hint="eastAsia"/>
          <w:sz w:val="24"/>
          <w:szCs w:val="24"/>
        </w:rPr>
        <w:t>协议又称为高级消息队列协议（</w:t>
      </w:r>
      <w:r w:rsidRPr="00A378BC">
        <w:rPr>
          <w:rFonts w:ascii="Arial" w:eastAsia="宋体" w:hAnsi="Arial" w:hint="eastAsia"/>
          <w:sz w:val="24"/>
          <w:szCs w:val="24"/>
        </w:rPr>
        <w:t>Advanced</w:t>
      </w:r>
      <w:r w:rsidRPr="00913738">
        <w:rPr>
          <w:rFonts w:ascii="宋体" w:eastAsia="宋体" w:hAnsi="宋体"/>
          <w:sz w:val="24"/>
          <w:szCs w:val="24"/>
        </w:rPr>
        <w:t xml:space="preserve"> </w:t>
      </w:r>
      <w:r w:rsidRPr="00A378BC">
        <w:rPr>
          <w:rFonts w:ascii="Arial" w:eastAsia="宋体" w:hAnsi="Arial"/>
          <w:sz w:val="24"/>
          <w:szCs w:val="24"/>
        </w:rPr>
        <w:t>Message</w:t>
      </w:r>
      <w:r w:rsidRPr="00913738">
        <w:rPr>
          <w:rFonts w:ascii="宋体" w:eastAsia="宋体" w:hAnsi="宋体"/>
          <w:sz w:val="24"/>
          <w:szCs w:val="24"/>
        </w:rPr>
        <w:t xml:space="preserve"> </w:t>
      </w:r>
      <w:r w:rsidRPr="00A378BC">
        <w:rPr>
          <w:rFonts w:ascii="Arial" w:eastAsia="宋体" w:hAnsi="Arial"/>
          <w:sz w:val="24"/>
          <w:szCs w:val="24"/>
        </w:rPr>
        <w:t>Queuing</w:t>
      </w:r>
      <w:r w:rsidRPr="00913738">
        <w:rPr>
          <w:rFonts w:ascii="宋体" w:eastAsia="宋体" w:hAnsi="宋体"/>
          <w:sz w:val="24"/>
          <w:szCs w:val="24"/>
        </w:rPr>
        <w:t xml:space="preserve"> </w:t>
      </w:r>
      <w:r w:rsidRPr="00A378BC">
        <w:rPr>
          <w:rFonts w:ascii="Arial" w:eastAsia="宋体" w:hAnsi="Arial"/>
          <w:sz w:val="24"/>
          <w:szCs w:val="24"/>
        </w:rPr>
        <w:t>Protocol</w:t>
      </w:r>
      <w:r w:rsidRPr="00913738">
        <w:rPr>
          <w:rFonts w:ascii="宋体" w:eastAsia="宋体" w:hAnsi="宋体" w:hint="eastAsia"/>
          <w:sz w:val="24"/>
          <w:szCs w:val="24"/>
        </w:rPr>
        <w:t>）</w:t>
      </w:r>
      <w:r w:rsidR="003E7BDD">
        <w:rPr>
          <w:rFonts w:ascii="Arial" w:eastAsia="宋体" w:hAnsi="Arial" w:cs="Arial" w:hint="eastAsia"/>
          <w:sz w:val="24"/>
          <w:szCs w:val="28"/>
        </w:rPr>
        <w:t>[</w:t>
      </w:r>
      <w:r w:rsidR="003E7BDD" w:rsidRPr="00A378BC">
        <w:rPr>
          <w:rFonts w:ascii="Arial" w:eastAsia="宋体" w:hAnsi="Arial" w:cs="Arial"/>
          <w:sz w:val="24"/>
          <w:szCs w:val="28"/>
        </w:rPr>
        <w:t>Albano</w:t>
      </w:r>
      <w:r w:rsidR="003E7BDD">
        <w:rPr>
          <w:rFonts w:ascii="Arial" w:eastAsia="宋体" w:hAnsi="Arial" w:cs="Arial"/>
          <w:sz w:val="24"/>
          <w:szCs w:val="28"/>
        </w:rPr>
        <w:t xml:space="preserve"> </w:t>
      </w:r>
      <w:r w:rsidR="003E7BDD" w:rsidRPr="00A378BC">
        <w:rPr>
          <w:rFonts w:ascii="Arial" w:eastAsia="宋体" w:hAnsi="Arial" w:cs="Arial"/>
          <w:sz w:val="24"/>
          <w:szCs w:val="28"/>
        </w:rPr>
        <w:t>et</w:t>
      </w:r>
      <w:r w:rsidR="003E7BDD">
        <w:rPr>
          <w:rFonts w:ascii="Arial" w:eastAsia="宋体" w:hAnsi="Arial" w:cs="Arial"/>
          <w:sz w:val="24"/>
          <w:szCs w:val="28"/>
        </w:rPr>
        <w:t xml:space="preserve"> </w:t>
      </w:r>
      <w:r w:rsidR="003E7BDD" w:rsidRPr="00A378BC">
        <w:rPr>
          <w:rFonts w:ascii="Arial" w:eastAsia="宋体" w:hAnsi="Arial" w:cs="Arial"/>
          <w:sz w:val="24"/>
          <w:szCs w:val="28"/>
        </w:rPr>
        <w:t>al</w:t>
      </w:r>
      <w:r w:rsidR="003E7BDD">
        <w:rPr>
          <w:rFonts w:ascii="Arial" w:eastAsia="宋体" w:hAnsi="Arial" w:cs="Arial"/>
          <w:sz w:val="24"/>
          <w:szCs w:val="28"/>
        </w:rPr>
        <w:t>. 2015]</w:t>
      </w:r>
      <w:r w:rsidRPr="00913738">
        <w:rPr>
          <w:rFonts w:ascii="宋体" w:eastAsia="宋体" w:hAnsi="宋体" w:hint="eastAsia"/>
          <w:sz w:val="24"/>
          <w:szCs w:val="24"/>
        </w:rPr>
        <w:t>，</w:t>
      </w:r>
      <w:r w:rsidRPr="00913738">
        <w:rPr>
          <w:rFonts w:ascii="宋体" w:eastAsia="宋体" w:hAnsi="宋体"/>
          <w:sz w:val="24"/>
          <w:szCs w:val="24"/>
        </w:rPr>
        <w:t>是</w:t>
      </w:r>
      <w:hyperlink r:id="rId18" w:history="1">
        <w:r w:rsidRPr="00913738">
          <w:rPr>
            <w:rFonts w:ascii="宋体" w:eastAsia="宋体" w:hAnsi="宋体"/>
            <w:sz w:val="24"/>
            <w:szCs w:val="24"/>
          </w:rPr>
          <w:t>面向消息中间件</w:t>
        </w:r>
      </w:hyperlink>
      <w:r w:rsidRPr="00913738">
        <w:rPr>
          <w:rFonts w:ascii="宋体" w:eastAsia="宋体" w:hAnsi="宋体"/>
          <w:sz w:val="24"/>
          <w:szCs w:val="24"/>
        </w:rPr>
        <w:t>提供的开放的应用层协议，其设计目标是对于消息的排序、路由（包括点对点和</w:t>
      </w:r>
      <w:r w:rsidR="00A671EE">
        <w:fldChar w:fldCharType="begin"/>
      </w:r>
      <w:r w:rsidR="00A671EE">
        <w:instrText xml:space="preserve"> HYPERLINK "https://zh.wikipedia.org/wiki/%E5%8F%91%E5%B8%83/%E8%AE%A2%E9%98%85" \o "发布/订阅" </w:instrText>
      </w:r>
      <w:r w:rsidR="00A671EE">
        <w:fldChar w:fldCharType="separate"/>
      </w:r>
      <w:r w:rsidRPr="00913738">
        <w:rPr>
          <w:rFonts w:ascii="宋体" w:eastAsia="宋体" w:hAnsi="宋体"/>
          <w:sz w:val="24"/>
          <w:szCs w:val="24"/>
        </w:rPr>
        <w:t>订阅-发布</w:t>
      </w:r>
      <w:r w:rsidR="00A671EE">
        <w:rPr>
          <w:rFonts w:ascii="宋体" w:eastAsia="宋体" w:hAnsi="宋体"/>
          <w:sz w:val="24"/>
          <w:szCs w:val="24"/>
        </w:rPr>
        <w:fldChar w:fldCharType="end"/>
      </w:r>
      <w:r w:rsidRPr="00913738">
        <w:rPr>
          <w:rFonts w:ascii="宋体" w:eastAsia="宋体" w:hAnsi="宋体"/>
          <w:sz w:val="24"/>
          <w:szCs w:val="24"/>
        </w:rPr>
        <w:t>）、保持可靠性、保证安全性</w:t>
      </w:r>
      <w:r w:rsidR="004C1108">
        <w:rPr>
          <w:rFonts w:ascii="Arial" w:eastAsia="宋体" w:hAnsi="Arial" w:cs="Arial"/>
          <w:sz w:val="24"/>
          <w:szCs w:val="28"/>
        </w:rPr>
        <w:t>[</w:t>
      </w:r>
      <w:r w:rsidR="004C1108" w:rsidRPr="007E3CB7">
        <w:rPr>
          <w:rFonts w:ascii="Arial" w:eastAsia="宋体" w:hAnsi="Arial" w:cs="Arial"/>
          <w:sz w:val="24"/>
          <w:szCs w:val="28"/>
        </w:rPr>
        <w:t>袁佳</w:t>
      </w:r>
      <w:r w:rsidR="004C1108">
        <w:rPr>
          <w:rFonts w:ascii="Arial" w:eastAsia="宋体" w:hAnsi="Arial" w:cs="Arial" w:hint="eastAsia"/>
          <w:sz w:val="24"/>
          <w:szCs w:val="28"/>
        </w:rPr>
        <w:t>等</w:t>
      </w:r>
      <w:r w:rsidR="004C1108">
        <w:rPr>
          <w:rFonts w:ascii="Arial" w:eastAsia="宋体" w:hAnsi="Arial" w:cs="Arial" w:hint="eastAsia"/>
          <w:sz w:val="24"/>
          <w:szCs w:val="28"/>
        </w:rPr>
        <w:t>,</w:t>
      </w:r>
      <w:r w:rsidR="004C1108">
        <w:rPr>
          <w:rFonts w:ascii="Arial" w:eastAsia="宋体" w:hAnsi="Arial" w:cs="Arial"/>
          <w:sz w:val="24"/>
          <w:szCs w:val="28"/>
        </w:rPr>
        <w:t>2013]</w:t>
      </w:r>
      <w:r w:rsidRPr="00913738">
        <w:rPr>
          <w:rFonts w:ascii="宋体" w:eastAsia="宋体" w:hAnsi="宋体"/>
          <w:sz w:val="24"/>
          <w:szCs w:val="24"/>
        </w:rPr>
        <w:t>。</w:t>
      </w:r>
      <w:r w:rsidRPr="00A378BC">
        <w:rPr>
          <w:rFonts w:ascii="Arial" w:eastAsia="宋体" w:hAnsi="Arial"/>
          <w:sz w:val="24"/>
          <w:szCs w:val="24"/>
        </w:rPr>
        <w:t>AMQP</w:t>
      </w:r>
      <w:r w:rsidRPr="00913738">
        <w:rPr>
          <w:rFonts w:ascii="宋体" w:eastAsia="宋体" w:hAnsi="宋体"/>
          <w:sz w:val="24"/>
          <w:szCs w:val="24"/>
        </w:rPr>
        <w:t>规范了消息传递方和接收方的行为，以使消息在不同的提供商之间实现</w:t>
      </w:r>
      <w:r w:rsidR="00A671EE">
        <w:fldChar w:fldCharType="begin"/>
      </w:r>
      <w:r w:rsidR="00A671EE">
        <w:instrText xml:space="preserve"> HYPERLINK "https://zh.wikipedia.org/wiki/%E4%BA%92%E6%93%8D%E4%BD%9C%E6%80%A7" \o "互操作性" </w:instrText>
      </w:r>
      <w:r w:rsidR="00A671EE">
        <w:fldChar w:fldCharType="separate"/>
      </w:r>
      <w:r w:rsidRPr="00913738">
        <w:rPr>
          <w:rFonts w:ascii="宋体" w:eastAsia="宋体" w:hAnsi="宋体"/>
          <w:sz w:val="24"/>
          <w:szCs w:val="24"/>
        </w:rPr>
        <w:t>互操作性</w:t>
      </w:r>
      <w:r w:rsidR="00A671EE">
        <w:rPr>
          <w:rFonts w:ascii="宋体" w:eastAsia="宋体" w:hAnsi="宋体"/>
          <w:sz w:val="24"/>
          <w:szCs w:val="24"/>
        </w:rPr>
        <w:fldChar w:fldCharType="end"/>
      </w:r>
      <w:r w:rsidRPr="00913738">
        <w:rPr>
          <w:rFonts w:ascii="宋体" w:eastAsia="宋体" w:hAnsi="宋体"/>
          <w:sz w:val="24"/>
          <w:szCs w:val="24"/>
        </w:rPr>
        <w:t>，就像</w:t>
      </w:r>
      <w:hyperlink r:id="rId19" w:tooltip="SMTP" w:history="1">
        <w:r w:rsidRPr="00A378BC">
          <w:rPr>
            <w:rFonts w:ascii="Arial" w:eastAsia="宋体" w:hAnsi="Arial"/>
            <w:sz w:val="24"/>
            <w:szCs w:val="24"/>
          </w:rPr>
          <w:t>SMTP</w:t>
        </w:r>
      </w:hyperlink>
      <w:r w:rsidRPr="00913738">
        <w:rPr>
          <w:rFonts w:ascii="宋体" w:eastAsia="宋体" w:hAnsi="宋体"/>
          <w:sz w:val="24"/>
          <w:szCs w:val="24"/>
        </w:rPr>
        <w:t>，</w:t>
      </w:r>
      <w:r w:rsidR="00A671EE">
        <w:fldChar w:fldCharType="begin"/>
      </w:r>
      <w:r w:rsidR="00A671EE">
        <w:instrText xml:space="preserve"> HYPERLINK "https://zh.wikipedia.org/wiki/HTTP" \o "HTTP" </w:instrText>
      </w:r>
      <w:r w:rsidR="00A671EE">
        <w:fldChar w:fldCharType="separate"/>
      </w:r>
      <w:r w:rsidRPr="00A378BC">
        <w:rPr>
          <w:rFonts w:ascii="Arial" w:eastAsia="宋体" w:hAnsi="Arial"/>
          <w:sz w:val="24"/>
          <w:szCs w:val="24"/>
        </w:rPr>
        <w:t>HTTP</w:t>
      </w:r>
      <w:r w:rsidR="00A671EE">
        <w:rPr>
          <w:rFonts w:ascii="Arial" w:eastAsia="宋体" w:hAnsi="Arial"/>
          <w:sz w:val="24"/>
          <w:szCs w:val="24"/>
        </w:rPr>
        <w:fldChar w:fldCharType="end"/>
      </w:r>
      <w:r w:rsidRPr="00913738">
        <w:rPr>
          <w:rFonts w:ascii="宋体" w:eastAsia="宋体" w:hAnsi="宋体"/>
          <w:sz w:val="24"/>
          <w:szCs w:val="24"/>
        </w:rPr>
        <w:t>，</w:t>
      </w:r>
      <w:r w:rsidR="00A671EE">
        <w:fldChar w:fldCharType="begin"/>
      </w:r>
      <w:r w:rsidR="00A671EE">
        <w:instrText xml:space="preserve"> HYPERLINK "https://zh.wikipedia.org/wiki/FTP" \o "FTP" </w:instrText>
      </w:r>
      <w:r w:rsidR="00A671EE">
        <w:fldChar w:fldCharType="separate"/>
      </w:r>
      <w:r w:rsidRPr="00A378BC">
        <w:rPr>
          <w:rFonts w:ascii="Arial" w:eastAsia="宋体" w:hAnsi="Arial"/>
          <w:sz w:val="24"/>
          <w:szCs w:val="24"/>
        </w:rPr>
        <w:t>FTP</w:t>
      </w:r>
      <w:r w:rsidR="00A671EE">
        <w:rPr>
          <w:rFonts w:ascii="Arial" w:eastAsia="宋体" w:hAnsi="Arial"/>
          <w:sz w:val="24"/>
          <w:szCs w:val="24"/>
        </w:rPr>
        <w:fldChar w:fldCharType="end"/>
      </w:r>
      <w:r w:rsidRPr="00913738">
        <w:rPr>
          <w:rFonts w:ascii="宋体" w:eastAsia="宋体" w:hAnsi="宋体"/>
          <w:sz w:val="24"/>
          <w:szCs w:val="24"/>
        </w:rPr>
        <w:t>等协议可以创建交互系统一样。与先前中间件标准（如</w:t>
      </w:r>
      <w:r w:rsidR="00A671EE">
        <w:fldChar w:fldCharType="begin"/>
      </w:r>
      <w:r w:rsidR="00A671EE">
        <w:instrText xml:space="preserve"> HYPERLINK "https://zh.wikipedia.org/wiki/Java%E6%B6%88%E6%81%AF%E6%9C%8D%E5%8A%A1" \o "Java消息服务" </w:instrText>
      </w:r>
      <w:r w:rsidR="00A671EE">
        <w:fldChar w:fldCharType="separate"/>
      </w:r>
      <w:r w:rsidRPr="00A378BC">
        <w:rPr>
          <w:rFonts w:ascii="Arial" w:eastAsia="宋体" w:hAnsi="Arial"/>
          <w:sz w:val="24"/>
          <w:szCs w:val="24"/>
        </w:rPr>
        <w:t>Java</w:t>
      </w:r>
      <w:r w:rsidRPr="00913738">
        <w:rPr>
          <w:rFonts w:ascii="宋体" w:eastAsia="宋体" w:hAnsi="宋体"/>
          <w:sz w:val="24"/>
          <w:szCs w:val="24"/>
        </w:rPr>
        <w:t>消息服务</w:t>
      </w:r>
      <w:r w:rsidR="00A671EE">
        <w:rPr>
          <w:rFonts w:ascii="宋体" w:eastAsia="宋体" w:hAnsi="宋体"/>
          <w:sz w:val="24"/>
          <w:szCs w:val="24"/>
        </w:rPr>
        <w:fldChar w:fldCharType="end"/>
      </w:r>
      <w:r w:rsidRPr="00913738">
        <w:rPr>
          <w:rFonts w:ascii="宋体" w:eastAsia="宋体" w:hAnsi="宋体"/>
          <w:sz w:val="24"/>
          <w:szCs w:val="24"/>
        </w:rPr>
        <w:t>）不同的是，</w:t>
      </w:r>
      <w:r w:rsidRPr="00A378BC">
        <w:rPr>
          <w:rFonts w:ascii="Arial" w:eastAsia="宋体" w:hAnsi="Arial"/>
          <w:sz w:val="24"/>
          <w:szCs w:val="24"/>
        </w:rPr>
        <w:t>JMS</w:t>
      </w:r>
      <w:r w:rsidRPr="00913738">
        <w:rPr>
          <w:rFonts w:ascii="宋体" w:eastAsia="宋体" w:hAnsi="宋体"/>
          <w:sz w:val="24"/>
          <w:szCs w:val="24"/>
        </w:rPr>
        <w:t>在特定的</w:t>
      </w:r>
      <w:r w:rsidRPr="00A378BC">
        <w:rPr>
          <w:rFonts w:ascii="Arial" w:eastAsia="宋体" w:hAnsi="Arial"/>
          <w:sz w:val="24"/>
          <w:szCs w:val="24"/>
        </w:rPr>
        <w:t>API</w:t>
      </w:r>
      <w:r w:rsidRPr="00913738">
        <w:rPr>
          <w:rFonts w:ascii="宋体" w:eastAsia="宋体" w:hAnsi="宋体"/>
          <w:sz w:val="24"/>
          <w:szCs w:val="24"/>
        </w:rPr>
        <w:t>接口层面和实现行为上进行了统一</w:t>
      </w:r>
      <w:r w:rsidR="006C2FCC">
        <w:rPr>
          <w:rFonts w:ascii="Arial" w:eastAsia="宋体" w:hAnsi="Arial" w:cs="Arial" w:hint="eastAsia"/>
          <w:sz w:val="24"/>
          <w:szCs w:val="28"/>
        </w:rPr>
        <w:t>[</w:t>
      </w:r>
      <w:r w:rsidR="006C2FCC" w:rsidRPr="00DD5F25">
        <w:rPr>
          <w:rFonts w:ascii="Arial" w:eastAsia="宋体" w:hAnsi="Arial" w:cs="Arial"/>
          <w:sz w:val="24"/>
          <w:szCs w:val="28"/>
        </w:rPr>
        <w:t>李璐</w:t>
      </w:r>
      <w:r w:rsidR="006C2FCC">
        <w:rPr>
          <w:rFonts w:ascii="Arial" w:eastAsia="宋体" w:hAnsi="Arial" w:cs="Arial" w:hint="eastAsia"/>
          <w:sz w:val="24"/>
          <w:szCs w:val="28"/>
        </w:rPr>
        <w:t>,</w:t>
      </w:r>
      <w:r w:rsidR="006C2FCC">
        <w:rPr>
          <w:rFonts w:ascii="Arial" w:eastAsia="宋体" w:hAnsi="Arial" w:cs="Arial"/>
          <w:sz w:val="24"/>
          <w:szCs w:val="28"/>
        </w:rPr>
        <w:t>2007]</w:t>
      </w:r>
      <w:r w:rsidRPr="00913738">
        <w:rPr>
          <w:rFonts w:ascii="宋体" w:eastAsia="宋体" w:hAnsi="宋体"/>
          <w:sz w:val="24"/>
          <w:szCs w:val="24"/>
        </w:rPr>
        <w:t>，而高级消息队列协议则关注于各种消息如何以字节流的形式进行传递</w:t>
      </w:r>
      <w:r w:rsidR="00FE2BB3">
        <w:rPr>
          <w:rFonts w:ascii="Arial" w:eastAsia="宋体" w:hAnsi="Arial" w:cs="Arial"/>
          <w:sz w:val="24"/>
          <w:szCs w:val="28"/>
        </w:rPr>
        <w:t>[</w:t>
      </w:r>
      <w:r w:rsidR="00FE2BB3" w:rsidRPr="00A378BC">
        <w:rPr>
          <w:rFonts w:ascii="Arial" w:eastAsia="宋体" w:hAnsi="Arial" w:cs="Arial"/>
          <w:sz w:val="24"/>
          <w:szCs w:val="28"/>
        </w:rPr>
        <w:t>Sachs</w:t>
      </w:r>
      <w:r w:rsidR="00FE2BB3">
        <w:rPr>
          <w:rFonts w:ascii="Arial" w:eastAsia="宋体" w:hAnsi="Arial" w:cs="Arial"/>
          <w:sz w:val="24"/>
          <w:szCs w:val="28"/>
        </w:rPr>
        <w:t xml:space="preserve"> </w:t>
      </w:r>
      <w:r w:rsidR="00FE2BB3" w:rsidRPr="00A378BC">
        <w:rPr>
          <w:rFonts w:ascii="Arial" w:eastAsia="宋体" w:hAnsi="Arial" w:cs="Arial"/>
          <w:sz w:val="24"/>
          <w:szCs w:val="28"/>
        </w:rPr>
        <w:t>et</w:t>
      </w:r>
      <w:r w:rsidR="00FE2BB3">
        <w:rPr>
          <w:rFonts w:ascii="Arial" w:eastAsia="宋体" w:hAnsi="Arial" w:cs="Arial"/>
          <w:sz w:val="24"/>
          <w:szCs w:val="28"/>
        </w:rPr>
        <w:t xml:space="preserve"> </w:t>
      </w:r>
      <w:r w:rsidR="00FE2BB3" w:rsidRPr="00A378BC">
        <w:rPr>
          <w:rFonts w:ascii="Arial" w:eastAsia="宋体" w:hAnsi="Arial" w:cs="Arial"/>
          <w:sz w:val="24"/>
          <w:szCs w:val="28"/>
        </w:rPr>
        <w:t>al</w:t>
      </w:r>
      <w:r w:rsidR="00FE2BB3">
        <w:rPr>
          <w:rFonts w:ascii="Arial" w:eastAsia="宋体" w:hAnsi="Arial" w:cs="Arial"/>
          <w:sz w:val="24"/>
          <w:szCs w:val="28"/>
        </w:rPr>
        <w:t>.,2009]</w:t>
      </w:r>
      <w:r w:rsidRPr="00913738">
        <w:rPr>
          <w:rFonts w:ascii="宋体" w:eastAsia="宋体" w:hAnsi="宋体"/>
          <w:sz w:val="24"/>
          <w:szCs w:val="24"/>
        </w:rPr>
        <w:t>。因此，使用了符合协议实现的任意应用程序之间可以保持对消息的创建、传递</w:t>
      </w:r>
      <w:r w:rsidRPr="00913738">
        <w:rPr>
          <w:rFonts w:ascii="宋体" w:eastAsia="宋体" w:hAnsi="宋体" w:hint="eastAsia"/>
          <w:sz w:val="24"/>
          <w:szCs w:val="24"/>
        </w:rPr>
        <w:t>。</w:t>
      </w:r>
    </w:p>
    <w:p w14:paraId="4E5D3936" w14:textId="276B87DD" w:rsidR="00913738" w:rsidRDefault="00144392" w:rsidP="00913738">
      <w:pPr>
        <w:spacing w:line="360" w:lineRule="auto"/>
        <w:ind w:firstLineChars="200" w:firstLine="480"/>
        <w:rPr>
          <w:rFonts w:ascii="宋体" w:eastAsia="宋体" w:hAnsi="宋体"/>
          <w:sz w:val="24"/>
          <w:szCs w:val="24"/>
        </w:rPr>
      </w:pPr>
      <w:r>
        <w:rPr>
          <w:rFonts w:ascii="Arial" w:eastAsia="宋体" w:hAnsi="Arial" w:hint="eastAsia"/>
          <w:sz w:val="24"/>
          <w:szCs w:val="24"/>
        </w:rPr>
        <w:t>图</w:t>
      </w:r>
      <w:r>
        <w:rPr>
          <w:rFonts w:ascii="Arial" w:eastAsia="宋体" w:hAnsi="Arial" w:hint="eastAsia"/>
          <w:sz w:val="24"/>
          <w:szCs w:val="24"/>
        </w:rPr>
        <w:t>2.1</w:t>
      </w:r>
      <w:r>
        <w:rPr>
          <w:rFonts w:ascii="Arial" w:eastAsia="宋体" w:hAnsi="Arial" w:hint="eastAsia"/>
          <w:sz w:val="24"/>
          <w:szCs w:val="24"/>
        </w:rPr>
        <w:t>为</w:t>
      </w:r>
      <w:r w:rsidRPr="00A378BC">
        <w:rPr>
          <w:rFonts w:ascii="Arial" w:eastAsia="宋体" w:hAnsi="Arial" w:cs="Arial"/>
          <w:sz w:val="24"/>
          <w:szCs w:val="28"/>
        </w:rPr>
        <w:t>RabbitMQ</w:t>
      </w:r>
      <w:r w:rsidRPr="00144392">
        <w:rPr>
          <w:rFonts w:ascii="宋体" w:eastAsia="宋体" w:hAnsi="宋体"/>
          <w:sz w:val="24"/>
          <w:szCs w:val="28"/>
        </w:rPr>
        <w:t>内部结构图</w:t>
      </w:r>
      <w:r>
        <w:rPr>
          <w:rFonts w:ascii="宋体" w:eastAsia="宋体" w:hAnsi="宋体" w:hint="eastAsia"/>
          <w:sz w:val="24"/>
          <w:szCs w:val="28"/>
        </w:rPr>
        <w:t>。</w:t>
      </w:r>
      <w:r w:rsidR="00913738" w:rsidRPr="00A378BC">
        <w:rPr>
          <w:rFonts w:ascii="Arial" w:eastAsia="宋体" w:hAnsi="Arial" w:hint="eastAsia"/>
          <w:sz w:val="24"/>
          <w:szCs w:val="24"/>
        </w:rPr>
        <w:t>RabbitMQ</w:t>
      </w:r>
      <w:r w:rsidR="00913738">
        <w:rPr>
          <w:rFonts w:ascii="宋体" w:eastAsia="宋体" w:hAnsi="宋体" w:hint="eastAsia"/>
          <w:sz w:val="24"/>
          <w:szCs w:val="24"/>
        </w:rPr>
        <w:t>由以下的基本组件组成</w:t>
      </w:r>
      <w:r w:rsidR="0082470F">
        <w:rPr>
          <w:rFonts w:ascii="Arial" w:eastAsia="宋体" w:hAnsi="Arial" w:cs="Arial"/>
          <w:sz w:val="24"/>
          <w:szCs w:val="28"/>
        </w:rPr>
        <w:t>[</w:t>
      </w:r>
      <w:r w:rsidR="0082470F" w:rsidRPr="007E3CB7">
        <w:rPr>
          <w:rFonts w:ascii="Arial" w:eastAsia="宋体" w:hAnsi="Arial" w:cs="Arial"/>
          <w:sz w:val="24"/>
          <w:szCs w:val="28"/>
        </w:rPr>
        <w:t>袁佳</w:t>
      </w:r>
      <w:r w:rsidR="0082470F">
        <w:rPr>
          <w:rFonts w:ascii="Arial" w:eastAsia="宋体" w:hAnsi="Arial" w:cs="Arial" w:hint="eastAsia"/>
          <w:sz w:val="24"/>
          <w:szCs w:val="28"/>
        </w:rPr>
        <w:t>等</w:t>
      </w:r>
      <w:r w:rsidR="0082470F">
        <w:rPr>
          <w:rFonts w:ascii="Arial" w:eastAsia="宋体" w:hAnsi="Arial" w:cs="Arial" w:hint="eastAsia"/>
          <w:sz w:val="24"/>
          <w:szCs w:val="28"/>
        </w:rPr>
        <w:t>,</w:t>
      </w:r>
      <w:r w:rsidR="0082470F">
        <w:rPr>
          <w:rFonts w:ascii="Arial" w:eastAsia="宋体" w:hAnsi="Arial" w:cs="Arial"/>
          <w:sz w:val="24"/>
          <w:szCs w:val="28"/>
        </w:rPr>
        <w:t>2013]</w:t>
      </w:r>
      <w:r w:rsidR="00913738">
        <w:rPr>
          <w:rFonts w:ascii="宋体" w:eastAsia="宋体" w:hAnsi="宋体" w:hint="eastAsia"/>
          <w:sz w:val="24"/>
          <w:szCs w:val="24"/>
        </w:rPr>
        <w:t>：</w:t>
      </w:r>
    </w:p>
    <w:p w14:paraId="6968A51B"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sz w:val="24"/>
          <w:szCs w:val="24"/>
        </w:rPr>
        <w:t>Message</w:t>
      </w:r>
      <w:r>
        <w:rPr>
          <w:rFonts w:ascii="宋体" w:eastAsia="宋体" w:hAnsi="宋体" w:hint="eastAsia"/>
          <w:sz w:val="24"/>
          <w:szCs w:val="24"/>
        </w:rPr>
        <w:t>。具体的消息，包含消息头（即附属的配置信息）和消息体（即消息的实体内容），由发布者将消息推送到</w:t>
      </w:r>
      <w:r w:rsidRPr="00A378BC">
        <w:rPr>
          <w:rFonts w:ascii="Arial" w:eastAsia="宋体" w:hAnsi="Arial" w:hint="eastAsia"/>
          <w:sz w:val="24"/>
          <w:szCs w:val="24"/>
        </w:rPr>
        <w:t>Exchange</w:t>
      </w:r>
      <w:r>
        <w:rPr>
          <w:rFonts w:ascii="宋体" w:eastAsia="宋体" w:hAnsi="宋体" w:hint="eastAsia"/>
          <w:sz w:val="24"/>
          <w:szCs w:val="24"/>
        </w:rPr>
        <w:t>，由消费者从</w:t>
      </w:r>
      <w:r w:rsidRPr="00A378BC">
        <w:rPr>
          <w:rFonts w:ascii="Arial" w:eastAsia="宋体" w:hAnsi="Arial" w:hint="eastAsia"/>
          <w:sz w:val="24"/>
          <w:szCs w:val="24"/>
        </w:rPr>
        <w:t>Queue</w:t>
      </w:r>
      <w:r>
        <w:rPr>
          <w:rFonts w:ascii="宋体" w:eastAsia="宋体" w:hAnsi="宋体" w:hint="eastAsia"/>
          <w:sz w:val="24"/>
          <w:szCs w:val="24"/>
        </w:rPr>
        <w:t>中获取。</w:t>
      </w:r>
    </w:p>
    <w:p w14:paraId="6E92EA80"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Publisher</w:t>
      </w:r>
      <w:r>
        <w:rPr>
          <w:rFonts w:ascii="宋体" w:eastAsia="宋体" w:hAnsi="宋体" w:hint="eastAsia"/>
          <w:sz w:val="24"/>
          <w:szCs w:val="24"/>
        </w:rPr>
        <w:t>。消息的生产者，负责将消息推送到</w:t>
      </w:r>
      <w:r w:rsidRPr="00A378BC">
        <w:rPr>
          <w:rFonts w:ascii="Arial" w:eastAsia="宋体" w:hAnsi="Arial" w:hint="eastAsia"/>
          <w:sz w:val="24"/>
          <w:szCs w:val="24"/>
        </w:rPr>
        <w:t>Exchange</w:t>
      </w:r>
      <w:r>
        <w:rPr>
          <w:rFonts w:ascii="宋体" w:eastAsia="宋体" w:hAnsi="宋体" w:hint="eastAsia"/>
          <w:sz w:val="24"/>
          <w:szCs w:val="24"/>
        </w:rPr>
        <w:t>中。</w:t>
      </w:r>
    </w:p>
    <w:p w14:paraId="153B2DB5"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Exchange</w:t>
      </w:r>
      <w:r>
        <w:rPr>
          <w:rFonts w:ascii="宋体" w:eastAsia="宋体" w:hAnsi="宋体" w:hint="eastAsia"/>
          <w:sz w:val="24"/>
          <w:szCs w:val="24"/>
        </w:rPr>
        <w:t>。交换器，用来接受生产者发送的消息，并根据消息中的属性将其路由到不同的消息队列中去。</w:t>
      </w:r>
    </w:p>
    <w:p w14:paraId="1A554050"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Binding</w:t>
      </w:r>
      <w:r>
        <w:rPr>
          <w:rFonts w:ascii="宋体" w:eastAsia="宋体" w:hAnsi="宋体" w:hint="eastAsia"/>
          <w:sz w:val="24"/>
          <w:szCs w:val="24"/>
        </w:rPr>
        <w:t>。绑定，描述</w:t>
      </w:r>
      <w:r w:rsidRPr="00A378BC">
        <w:rPr>
          <w:rFonts w:ascii="Arial" w:eastAsia="宋体" w:hAnsi="Arial" w:hint="eastAsia"/>
          <w:sz w:val="24"/>
          <w:szCs w:val="24"/>
        </w:rPr>
        <w:t>Exchange</w:t>
      </w:r>
      <w:r>
        <w:rPr>
          <w:rFonts w:ascii="宋体" w:eastAsia="宋体" w:hAnsi="宋体" w:hint="eastAsia"/>
          <w:sz w:val="24"/>
          <w:szCs w:val="24"/>
        </w:rPr>
        <w:t>和</w:t>
      </w:r>
      <w:r w:rsidRPr="00A378BC">
        <w:rPr>
          <w:rFonts w:ascii="Arial" w:eastAsia="宋体" w:hAnsi="Arial" w:hint="eastAsia"/>
          <w:sz w:val="24"/>
          <w:szCs w:val="24"/>
        </w:rPr>
        <w:t>Queue</w:t>
      </w:r>
      <w:r>
        <w:rPr>
          <w:rFonts w:ascii="宋体" w:eastAsia="宋体" w:hAnsi="宋体" w:hint="eastAsia"/>
          <w:sz w:val="24"/>
          <w:szCs w:val="24"/>
        </w:rPr>
        <w:t>之间的关系，当</w:t>
      </w:r>
      <w:r w:rsidRPr="00A378BC">
        <w:rPr>
          <w:rFonts w:ascii="Arial" w:eastAsia="宋体" w:hAnsi="Arial" w:hint="eastAsia"/>
          <w:sz w:val="24"/>
          <w:szCs w:val="24"/>
        </w:rPr>
        <w:t>Exchange</w:t>
      </w:r>
      <w:r>
        <w:rPr>
          <w:rFonts w:ascii="宋体" w:eastAsia="宋体" w:hAnsi="宋体" w:hint="eastAsia"/>
          <w:sz w:val="24"/>
          <w:szCs w:val="24"/>
        </w:rPr>
        <w:t>和</w:t>
      </w:r>
      <w:r w:rsidRPr="00A378BC">
        <w:rPr>
          <w:rFonts w:ascii="Arial" w:eastAsia="宋体" w:hAnsi="Arial" w:hint="eastAsia"/>
          <w:sz w:val="24"/>
          <w:szCs w:val="24"/>
        </w:rPr>
        <w:t>Queue</w:t>
      </w:r>
      <w:r>
        <w:rPr>
          <w:rFonts w:ascii="宋体" w:eastAsia="宋体" w:hAnsi="宋体" w:hint="eastAsia"/>
          <w:sz w:val="24"/>
          <w:szCs w:val="24"/>
        </w:rPr>
        <w:t>绑定之后，可以决定</w:t>
      </w:r>
      <w:r w:rsidRPr="00A378BC">
        <w:rPr>
          <w:rFonts w:ascii="Arial" w:eastAsia="宋体" w:hAnsi="Arial" w:hint="eastAsia"/>
          <w:sz w:val="24"/>
          <w:szCs w:val="24"/>
        </w:rPr>
        <w:t>Exchange</w:t>
      </w:r>
      <w:r>
        <w:rPr>
          <w:rFonts w:ascii="宋体" w:eastAsia="宋体" w:hAnsi="宋体" w:hint="eastAsia"/>
          <w:sz w:val="24"/>
          <w:szCs w:val="24"/>
        </w:rPr>
        <w:t>中的哪些消息发送到与之绑定的</w:t>
      </w:r>
      <w:r w:rsidRPr="00A378BC">
        <w:rPr>
          <w:rFonts w:ascii="Arial" w:eastAsia="宋体" w:hAnsi="Arial" w:hint="eastAsia"/>
          <w:sz w:val="24"/>
          <w:szCs w:val="24"/>
        </w:rPr>
        <w:t>Queue</w:t>
      </w:r>
      <w:r>
        <w:rPr>
          <w:rFonts w:ascii="宋体" w:eastAsia="宋体" w:hAnsi="宋体" w:hint="eastAsia"/>
          <w:sz w:val="24"/>
          <w:szCs w:val="24"/>
        </w:rPr>
        <w:t>中。</w:t>
      </w:r>
    </w:p>
    <w:p w14:paraId="53910272"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Queue</w:t>
      </w:r>
      <w:r>
        <w:rPr>
          <w:rFonts w:ascii="宋体" w:eastAsia="宋体" w:hAnsi="宋体" w:hint="eastAsia"/>
          <w:sz w:val="24"/>
          <w:szCs w:val="24"/>
        </w:rPr>
        <w:t>。消息队列，用于保存消息直到发送给消费者，一个消息可以发送给多个消息队列，消息会一直存放在消息队列中，直到消费者消费该消息或者消息过期。</w:t>
      </w:r>
    </w:p>
    <w:p w14:paraId="7D17B0E4"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Channel</w:t>
      </w:r>
      <w:r>
        <w:rPr>
          <w:rFonts w:ascii="宋体" w:eastAsia="宋体" w:hAnsi="宋体" w:hint="eastAsia"/>
          <w:sz w:val="24"/>
          <w:szCs w:val="24"/>
        </w:rPr>
        <w:t>。信道（通道），客户端、服务端都会通过信道和消息队列建立连接，然后进行发布消息、订阅队列等操作。</w:t>
      </w:r>
    </w:p>
    <w:p w14:paraId="769D6C6C" w14:textId="2C93AED6" w:rsidR="00072C3F"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Consumer</w:t>
      </w:r>
      <w:r>
        <w:rPr>
          <w:rFonts w:ascii="宋体" w:eastAsia="宋体" w:hAnsi="宋体" w:hint="eastAsia"/>
          <w:sz w:val="24"/>
          <w:szCs w:val="24"/>
        </w:rPr>
        <w:t>。消费者，从消息队列中获取消息，消费消息。</w:t>
      </w:r>
    </w:p>
    <w:p w14:paraId="7E5FBE70" w14:textId="77777777" w:rsidR="00AC114E" w:rsidRDefault="00072C3F" w:rsidP="006A2D78">
      <w:pPr>
        <w:keepNext/>
        <w:spacing w:line="360" w:lineRule="auto"/>
      </w:pPr>
      <w:r>
        <w:rPr>
          <w:noProof/>
        </w:rPr>
        <w:lastRenderedPageBreak/>
        <w:drawing>
          <wp:inline distT="0" distB="0" distL="0" distR="0" wp14:anchorId="498EC82C" wp14:editId="05A20AC4">
            <wp:extent cx="5274310" cy="11061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106170"/>
                    </a:xfrm>
                    <a:prstGeom prst="rect">
                      <a:avLst/>
                    </a:prstGeom>
                    <a:noFill/>
                    <a:ln>
                      <a:noFill/>
                    </a:ln>
                  </pic:spPr>
                </pic:pic>
              </a:graphicData>
            </a:graphic>
          </wp:inline>
        </w:drawing>
      </w:r>
    </w:p>
    <w:p w14:paraId="5D479064" w14:textId="649E7962" w:rsidR="00AC114E" w:rsidRPr="00AC114E" w:rsidRDefault="00AC114E" w:rsidP="00AC114E">
      <w:pPr>
        <w:pStyle w:val="af8"/>
      </w:pPr>
      <w:bookmarkStart w:id="107" w:name="_Toc36736568"/>
      <w:bookmarkStart w:id="108" w:name="_Toc36940596"/>
      <w:r w:rsidRPr="00AC114E">
        <w:t>图</w:t>
      </w:r>
      <w:r w:rsidRPr="00AC114E">
        <w:t xml:space="preserve"> </w:t>
      </w:r>
      <w:fldSimple w:instr=" STYLEREF 1 \s ">
        <w:r w:rsidR="0018235C">
          <w:rPr>
            <w:rFonts w:hint="eastAsia"/>
            <w:noProof/>
          </w:rPr>
          <w:t>二</w:t>
        </w:r>
      </w:fldSimple>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w:t>
      </w:r>
      <w:r w:rsidR="0018235C">
        <w:fldChar w:fldCharType="end"/>
      </w:r>
      <w:r w:rsidRPr="00AC114E">
        <w:t xml:space="preserve">  </w:t>
      </w:r>
      <w:r w:rsidRPr="00A378BC">
        <w:t>RabbitMQ</w:t>
      </w:r>
      <w:r w:rsidRPr="00AC114E">
        <w:t>内部结构图</w:t>
      </w:r>
      <w:bookmarkEnd w:id="107"/>
      <w:bookmarkEnd w:id="108"/>
    </w:p>
    <w:p w14:paraId="01EA9EC3" w14:textId="20875F08" w:rsidR="00913738" w:rsidRPr="006725C5" w:rsidRDefault="00913738" w:rsidP="006725C5">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Exchange</w:t>
      </w:r>
      <w:r w:rsidRPr="006725C5">
        <w:rPr>
          <w:rFonts w:ascii="宋体" w:eastAsia="宋体" w:hAnsi="宋体" w:hint="eastAsia"/>
          <w:sz w:val="24"/>
          <w:szCs w:val="24"/>
        </w:rPr>
        <w:t>负责消息的分发，消息的分发主要有如下的几种策略</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徐震</w:t>
      </w:r>
      <w:r w:rsidR="009F1C85" w:rsidRPr="006725C5">
        <w:rPr>
          <w:rFonts w:ascii="Arial" w:eastAsia="宋体" w:hAnsi="Arial" w:cs="Arial" w:hint="eastAsia"/>
          <w:sz w:val="24"/>
          <w:szCs w:val="28"/>
        </w:rPr>
        <w:t>等</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2018]</w:t>
      </w:r>
      <w:r w:rsidRPr="006725C5">
        <w:rPr>
          <w:rFonts w:ascii="宋体" w:eastAsia="宋体" w:hAnsi="宋体" w:hint="eastAsia"/>
          <w:sz w:val="24"/>
          <w:szCs w:val="24"/>
        </w:rPr>
        <w:t>：</w:t>
      </w:r>
    </w:p>
    <w:p w14:paraId="20D9468E" w14:textId="77777777" w:rsidR="00913738"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Direct</w:t>
      </w:r>
      <w:r>
        <w:rPr>
          <w:rFonts w:ascii="宋体" w:eastAsia="宋体" w:hAnsi="宋体" w:hint="eastAsia"/>
          <w:sz w:val="24"/>
          <w:szCs w:val="24"/>
        </w:rPr>
        <w:t>策略。如果消息中的路由键（</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hint="eastAsia"/>
          <w:sz w:val="24"/>
          <w:szCs w:val="24"/>
        </w:rPr>
        <w:t>中的（绑定键）</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一致，交换机才会将数据发送到对应的消息队列中。</w:t>
      </w:r>
    </w:p>
    <w:p w14:paraId="4A747367" w14:textId="77777777" w:rsidR="00913738"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Topic</w:t>
      </w:r>
      <w:r>
        <w:rPr>
          <w:rFonts w:ascii="宋体" w:eastAsia="宋体" w:hAnsi="宋体" w:hint="eastAsia"/>
          <w:sz w:val="24"/>
          <w:szCs w:val="24"/>
        </w:rPr>
        <w:t>策略。</w:t>
      </w:r>
      <w:r w:rsidRPr="00A378BC">
        <w:rPr>
          <w:rFonts w:ascii="Arial" w:eastAsia="宋体" w:hAnsi="Arial" w:hint="eastAsia"/>
          <w:sz w:val="24"/>
          <w:szCs w:val="24"/>
        </w:rPr>
        <w:t>Topic</w:t>
      </w:r>
      <w:r>
        <w:rPr>
          <w:rFonts w:ascii="宋体" w:eastAsia="宋体" w:hAnsi="宋体" w:hint="eastAsia"/>
          <w:sz w:val="24"/>
          <w:szCs w:val="24"/>
        </w:rPr>
        <w:t>策略是</w:t>
      </w:r>
      <w:r w:rsidRPr="00A378BC">
        <w:rPr>
          <w:rFonts w:ascii="Arial" w:eastAsia="宋体" w:hAnsi="Arial" w:hint="eastAsia"/>
          <w:sz w:val="24"/>
          <w:szCs w:val="24"/>
        </w:rPr>
        <w:t>Direct</w:t>
      </w:r>
      <w:r>
        <w:rPr>
          <w:rFonts w:ascii="宋体" w:eastAsia="宋体" w:hAnsi="宋体" w:hint="eastAsia"/>
          <w:sz w:val="24"/>
          <w:szCs w:val="24"/>
        </w:rPr>
        <w:t>策略的升级版本，通过</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的模式匹配方式来分发消息。</w:t>
      </w:r>
    </w:p>
    <w:p w14:paraId="707C21A3" w14:textId="77777777" w:rsidR="00913738" w:rsidRPr="0060605A"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Fanout</w:t>
      </w:r>
      <w:r>
        <w:rPr>
          <w:rFonts w:ascii="宋体" w:eastAsia="宋体" w:hAnsi="宋体" w:hint="eastAsia"/>
          <w:sz w:val="24"/>
          <w:szCs w:val="24"/>
        </w:rPr>
        <w:t>策略。广播策略，忽略</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，将消息分发到与</w:t>
      </w:r>
      <w:r w:rsidRPr="00A378BC">
        <w:rPr>
          <w:rFonts w:ascii="Arial" w:eastAsia="宋体" w:hAnsi="Arial" w:hint="eastAsia"/>
          <w:sz w:val="24"/>
          <w:szCs w:val="24"/>
        </w:rPr>
        <w:t>exchange</w:t>
      </w:r>
      <w:r>
        <w:rPr>
          <w:rFonts w:ascii="宋体" w:eastAsia="宋体" w:hAnsi="宋体" w:hint="eastAsia"/>
          <w:sz w:val="24"/>
          <w:szCs w:val="24"/>
        </w:rPr>
        <w:t>绑定的所有</w:t>
      </w:r>
      <w:r w:rsidRPr="00A378BC">
        <w:rPr>
          <w:rFonts w:ascii="Arial" w:eastAsia="宋体" w:hAnsi="Arial" w:hint="eastAsia"/>
          <w:sz w:val="24"/>
          <w:szCs w:val="24"/>
        </w:rPr>
        <w:t>queue</w:t>
      </w:r>
      <w:r>
        <w:rPr>
          <w:rFonts w:ascii="宋体" w:eastAsia="宋体" w:hAnsi="宋体" w:hint="eastAsia"/>
          <w:sz w:val="24"/>
          <w:szCs w:val="24"/>
        </w:rPr>
        <w:t>上。</w:t>
      </w:r>
    </w:p>
    <w:p w14:paraId="652367A5" w14:textId="5497181E" w:rsidR="00913738" w:rsidRPr="004B1FC3" w:rsidRDefault="00913738" w:rsidP="00913738">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R</w:t>
      </w:r>
      <w:r w:rsidRPr="00A378BC">
        <w:rPr>
          <w:rFonts w:ascii="Arial" w:eastAsia="宋体" w:hAnsi="Arial"/>
          <w:sz w:val="24"/>
          <w:szCs w:val="24"/>
        </w:rPr>
        <w:t>abbit</w:t>
      </w:r>
      <w:r w:rsidRPr="00A378BC">
        <w:rPr>
          <w:rFonts w:ascii="Arial" w:eastAsia="宋体" w:hAnsi="Arial" w:hint="eastAsia"/>
          <w:sz w:val="24"/>
          <w:szCs w:val="24"/>
        </w:rPr>
        <w:t>MQ</w:t>
      </w:r>
      <w:r w:rsidRPr="00D63C75">
        <w:rPr>
          <w:rFonts w:ascii="宋体" w:eastAsia="宋体" w:hAnsi="宋体" w:hint="eastAsia"/>
          <w:sz w:val="24"/>
          <w:szCs w:val="24"/>
        </w:rPr>
        <w:t>支持消息、消息队列的持久化</w:t>
      </w:r>
      <w:r w:rsidR="006725C5">
        <w:rPr>
          <w:rFonts w:ascii="Arial" w:eastAsia="宋体" w:hAnsi="Arial" w:cs="Arial" w:hint="eastAsia"/>
          <w:sz w:val="24"/>
          <w:szCs w:val="28"/>
        </w:rPr>
        <w:t>[</w:t>
      </w:r>
      <w:r w:rsidR="006725C5" w:rsidRPr="00DD5F25">
        <w:rPr>
          <w:rFonts w:ascii="Arial" w:eastAsia="宋体" w:hAnsi="Arial" w:cs="Arial"/>
          <w:sz w:val="24"/>
          <w:szCs w:val="28"/>
        </w:rPr>
        <w:t>李璐</w:t>
      </w:r>
      <w:r w:rsidR="006725C5">
        <w:rPr>
          <w:rFonts w:ascii="Arial" w:eastAsia="宋体" w:hAnsi="Arial" w:cs="Arial" w:hint="eastAsia"/>
          <w:sz w:val="24"/>
          <w:szCs w:val="28"/>
        </w:rPr>
        <w:t>,</w:t>
      </w:r>
      <w:r w:rsidR="006725C5">
        <w:rPr>
          <w:rFonts w:ascii="Arial" w:eastAsia="宋体" w:hAnsi="Arial" w:cs="Arial"/>
          <w:sz w:val="24"/>
          <w:szCs w:val="28"/>
        </w:rPr>
        <w:t>2007]</w:t>
      </w:r>
      <w:r w:rsidRPr="00D63C75">
        <w:rPr>
          <w:rFonts w:ascii="宋体" w:eastAsia="宋体" w:hAnsi="宋体" w:hint="eastAsia"/>
          <w:sz w:val="24"/>
          <w:szCs w:val="24"/>
        </w:rPr>
        <w:t>，支持消息确认机制，支持事务机制，以此来保障消息的一致性</w:t>
      </w:r>
      <w:r w:rsidR="002A1093">
        <w:rPr>
          <w:rFonts w:ascii="Arial" w:eastAsia="宋体" w:hAnsi="Arial" w:cs="Arial" w:hint="eastAsia"/>
          <w:sz w:val="24"/>
          <w:szCs w:val="28"/>
        </w:rPr>
        <w:t>[</w:t>
      </w:r>
      <w:r w:rsidR="002A1093" w:rsidRPr="00E618FD">
        <w:rPr>
          <w:rFonts w:ascii="Arial" w:eastAsia="宋体" w:hAnsi="Arial" w:cs="Arial"/>
          <w:sz w:val="24"/>
          <w:szCs w:val="28"/>
        </w:rPr>
        <w:t>徐震</w:t>
      </w:r>
      <w:r w:rsidR="002A1093">
        <w:rPr>
          <w:rFonts w:ascii="Arial" w:eastAsia="宋体" w:hAnsi="Arial" w:cs="Arial" w:hint="eastAsia"/>
          <w:sz w:val="24"/>
          <w:szCs w:val="28"/>
        </w:rPr>
        <w:t>等</w:t>
      </w:r>
      <w:r w:rsidR="002A1093">
        <w:rPr>
          <w:rFonts w:ascii="Arial" w:eastAsia="宋体" w:hAnsi="Arial" w:cs="Arial" w:hint="eastAsia"/>
          <w:sz w:val="24"/>
          <w:szCs w:val="28"/>
        </w:rPr>
        <w:t>,</w:t>
      </w:r>
      <w:r w:rsidR="002A1093">
        <w:rPr>
          <w:rFonts w:ascii="Arial" w:eastAsia="宋体" w:hAnsi="Arial" w:cs="Arial"/>
          <w:sz w:val="24"/>
          <w:szCs w:val="28"/>
        </w:rPr>
        <w:t>2018]</w:t>
      </w:r>
      <w:r w:rsidRPr="00D63C75">
        <w:rPr>
          <w:rFonts w:ascii="宋体" w:eastAsia="宋体" w:hAnsi="宋体" w:hint="eastAsia"/>
          <w:sz w:val="24"/>
          <w:szCs w:val="24"/>
        </w:rPr>
        <w:t>。同时</w:t>
      </w:r>
      <w:r w:rsidRPr="00A378BC">
        <w:rPr>
          <w:rFonts w:ascii="Arial" w:eastAsia="宋体" w:hAnsi="Arial" w:hint="eastAsia"/>
          <w:sz w:val="24"/>
          <w:szCs w:val="24"/>
        </w:rPr>
        <w:t>RabbitMQ</w:t>
      </w:r>
      <w:r w:rsidRPr="00D63C75">
        <w:rPr>
          <w:rFonts w:ascii="宋体" w:eastAsia="宋体" w:hAnsi="宋体" w:hint="eastAsia"/>
          <w:sz w:val="24"/>
          <w:szCs w:val="24"/>
        </w:rPr>
        <w:t>还具备高可用，可扩展，支持集群部署、异地部署等特点</w:t>
      </w:r>
      <w:r w:rsidRPr="004B1FC3">
        <w:rPr>
          <w:rFonts w:hint="eastAsia"/>
          <w:sz w:val="24"/>
          <w:szCs w:val="24"/>
        </w:rPr>
        <w:t>。</w:t>
      </w:r>
    </w:p>
    <w:p w14:paraId="7102DFFF" w14:textId="3B93DDE0" w:rsidR="00472E28" w:rsidRDefault="005E22D7" w:rsidP="009F02EA">
      <w:pPr>
        <w:pStyle w:val="2"/>
        <w:numPr>
          <w:ilvl w:val="1"/>
          <w:numId w:val="52"/>
        </w:numPr>
        <w:rPr>
          <w:rFonts w:eastAsia="宋体" w:cs="Arial"/>
        </w:rPr>
      </w:pPr>
      <w:bookmarkStart w:id="109" w:name="_Toc36939001"/>
      <w:r w:rsidRPr="00A378BC">
        <w:rPr>
          <w:rFonts w:eastAsia="宋体" w:cs="Arial" w:hint="eastAsia"/>
        </w:rPr>
        <w:t>E</w:t>
      </w:r>
      <w:r>
        <w:rPr>
          <w:rFonts w:eastAsia="宋体" w:cs="Arial"/>
        </w:rPr>
        <w:t>-</w:t>
      </w:r>
      <w:r w:rsidRPr="00A378BC">
        <w:rPr>
          <w:rFonts w:eastAsia="宋体" w:cs="Arial"/>
        </w:rPr>
        <w:t>Scheduler</w:t>
      </w:r>
      <w:bookmarkEnd w:id="109"/>
    </w:p>
    <w:p w14:paraId="6DB3742B" w14:textId="13B3609E" w:rsidR="00BE6947" w:rsidRDefault="005E22D7" w:rsidP="00BE6947">
      <w:pPr>
        <w:spacing w:line="360" w:lineRule="auto"/>
        <w:ind w:firstLineChars="200" w:firstLine="480"/>
        <w:rPr>
          <w:rFonts w:ascii="宋体" w:eastAsia="宋体" w:hAnsi="宋体"/>
          <w:sz w:val="24"/>
          <w:szCs w:val="24"/>
        </w:rPr>
      </w:pPr>
      <w:r w:rsidRPr="00A378BC">
        <w:rPr>
          <w:rFonts w:ascii="Arial" w:eastAsia="宋体" w:hAnsi="Arial"/>
          <w:sz w:val="24"/>
          <w:szCs w:val="24"/>
        </w:rPr>
        <w:t>E</w:t>
      </w:r>
      <w:r>
        <w:rPr>
          <w:rFonts w:ascii="宋体" w:eastAsia="宋体" w:hAnsi="宋体"/>
          <w:sz w:val="24"/>
          <w:szCs w:val="24"/>
        </w:rPr>
        <w:t>-</w:t>
      </w:r>
      <w:r w:rsidRPr="00A378BC">
        <w:rPr>
          <w:rFonts w:ascii="Arial" w:eastAsia="宋体" w:hAnsi="Arial"/>
          <w:sz w:val="24"/>
          <w:szCs w:val="24"/>
        </w:rPr>
        <w:t>Scheduler</w:t>
      </w:r>
      <w:r>
        <w:rPr>
          <w:rFonts w:ascii="宋体" w:eastAsia="宋体" w:hAnsi="宋体" w:hint="eastAsia"/>
          <w:sz w:val="24"/>
          <w:szCs w:val="24"/>
        </w:rPr>
        <w:t>是饿了么自</w:t>
      </w:r>
      <w:proofErr w:type="gramStart"/>
      <w:r>
        <w:rPr>
          <w:rFonts w:ascii="宋体" w:eastAsia="宋体" w:hAnsi="宋体" w:hint="eastAsia"/>
          <w:sz w:val="24"/>
          <w:szCs w:val="24"/>
        </w:rPr>
        <w:t>研</w:t>
      </w:r>
      <w:proofErr w:type="gramEnd"/>
      <w:r w:rsidR="000724DF">
        <w:rPr>
          <w:rFonts w:ascii="宋体" w:eastAsia="宋体" w:hAnsi="宋体" w:hint="eastAsia"/>
          <w:sz w:val="24"/>
          <w:szCs w:val="24"/>
        </w:rPr>
        <w:t>的任务调度</w:t>
      </w:r>
      <w:r w:rsidR="00CC58C2">
        <w:rPr>
          <w:rFonts w:ascii="宋体" w:eastAsia="宋体" w:hAnsi="宋体" w:hint="eastAsia"/>
          <w:sz w:val="24"/>
          <w:szCs w:val="24"/>
        </w:rPr>
        <w:t>平台</w:t>
      </w:r>
      <w:r w:rsidR="002B3DA0">
        <w:rPr>
          <w:rFonts w:ascii="宋体" w:eastAsia="宋体" w:hAnsi="宋体" w:hint="eastAsia"/>
          <w:sz w:val="24"/>
          <w:szCs w:val="24"/>
        </w:rPr>
        <w:t>，</w:t>
      </w:r>
      <w:r w:rsidR="000F6290">
        <w:rPr>
          <w:rFonts w:ascii="宋体" w:eastAsia="宋体" w:hAnsi="宋体" w:hint="eastAsia"/>
          <w:sz w:val="24"/>
          <w:szCs w:val="24"/>
        </w:rPr>
        <w:t>主要应用场景为：定时任务调度、大数据任务分批处理、异步执行耗时任务等。</w:t>
      </w:r>
      <w:r w:rsidR="00EA698F" w:rsidRPr="00A378BC">
        <w:rPr>
          <w:rFonts w:ascii="Arial" w:eastAsia="宋体" w:hAnsi="Arial" w:hint="eastAsia"/>
          <w:sz w:val="24"/>
          <w:szCs w:val="24"/>
        </w:rPr>
        <w:t>E</w:t>
      </w:r>
      <w:r w:rsidR="00EA698F">
        <w:rPr>
          <w:rFonts w:ascii="宋体" w:eastAsia="宋体" w:hAnsi="宋体"/>
          <w:sz w:val="24"/>
          <w:szCs w:val="24"/>
        </w:rPr>
        <w:t>-</w:t>
      </w:r>
      <w:r w:rsidR="00EA698F" w:rsidRPr="00A378BC">
        <w:rPr>
          <w:rFonts w:ascii="Arial" w:eastAsia="宋体" w:hAnsi="Arial"/>
          <w:sz w:val="24"/>
          <w:szCs w:val="24"/>
        </w:rPr>
        <w:t>Scheduler</w:t>
      </w:r>
      <w:r w:rsidR="002B3DA0">
        <w:rPr>
          <w:rFonts w:ascii="宋体" w:eastAsia="宋体" w:hAnsi="宋体" w:hint="eastAsia"/>
          <w:sz w:val="24"/>
          <w:szCs w:val="24"/>
        </w:rPr>
        <w:t>内部通过工作</w:t>
      </w:r>
      <w:proofErr w:type="gramStart"/>
      <w:r w:rsidR="002B3DA0">
        <w:rPr>
          <w:rFonts w:ascii="宋体" w:eastAsia="宋体" w:hAnsi="宋体" w:hint="eastAsia"/>
          <w:sz w:val="24"/>
          <w:szCs w:val="24"/>
        </w:rPr>
        <w:t>流方式</w:t>
      </w:r>
      <w:proofErr w:type="gramEnd"/>
      <w:r w:rsidR="002B3DA0">
        <w:rPr>
          <w:rFonts w:ascii="宋体" w:eastAsia="宋体" w:hAnsi="宋体" w:hint="eastAsia"/>
          <w:sz w:val="24"/>
          <w:szCs w:val="24"/>
        </w:rPr>
        <w:t>实现，</w:t>
      </w:r>
      <w:r w:rsidR="003835BE" w:rsidRPr="00BE6947">
        <w:rPr>
          <w:rFonts w:ascii="宋体" w:eastAsia="宋体" w:hAnsi="宋体" w:hint="eastAsia"/>
          <w:sz w:val="24"/>
          <w:szCs w:val="24"/>
        </w:rPr>
        <w:t>工作流本质是一个状态机</w:t>
      </w:r>
      <w:r w:rsidR="00585AE7" w:rsidRPr="00DE133B">
        <w:rPr>
          <w:rFonts w:ascii="Arial" w:eastAsia="宋体" w:hAnsi="Arial" w:cs="Arial"/>
          <w:sz w:val="24"/>
          <w:szCs w:val="28"/>
        </w:rPr>
        <w:t>[</w:t>
      </w:r>
      <w:r w:rsidR="00585AE7" w:rsidRPr="00A378BC">
        <w:rPr>
          <w:rFonts w:ascii="Arial" w:eastAsia="宋体" w:hAnsi="Arial" w:cs="Arial"/>
          <w:sz w:val="24"/>
          <w:szCs w:val="28"/>
        </w:rPr>
        <w:t>Sturm</w:t>
      </w:r>
      <w:r w:rsidR="00585AE7">
        <w:rPr>
          <w:rFonts w:ascii="Arial" w:eastAsia="宋体" w:hAnsi="Arial" w:cs="Arial"/>
          <w:sz w:val="24"/>
          <w:szCs w:val="28"/>
        </w:rPr>
        <w:t xml:space="preserve"> </w:t>
      </w:r>
      <w:r w:rsidR="00585AE7" w:rsidRPr="00A378BC">
        <w:rPr>
          <w:rFonts w:ascii="Arial" w:eastAsia="宋体" w:hAnsi="Arial" w:cs="Arial"/>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r w:rsidR="00585AE7">
        <w:rPr>
          <w:rFonts w:ascii="Arial" w:eastAsia="宋体" w:hAnsi="Arial" w:cs="Arial" w:hint="eastAsia"/>
          <w:sz w:val="24"/>
          <w:szCs w:val="28"/>
        </w:rPr>
        <w:t>,</w:t>
      </w:r>
      <w:r w:rsidR="00585AE7">
        <w:rPr>
          <w:rFonts w:ascii="Arial" w:eastAsia="宋体" w:hAnsi="Arial" w:cs="Arial"/>
          <w:sz w:val="24"/>
          <w:szCs w:val="28"/>
        </w:rPr>
        <w:t>2019</w:t>
      </w:r>
      <w:r w:rsidR="00585AE7" w:rsidRPr="00DE133B">
        <w:rPr>
          <w:rFonts w:ascii="Arial" w:eastAsia="宋体" w:hAnsi="Arial" w:cs="Arial"/>
          <w:sz w:val="24"/>
          <w:szCs w:val="28"/>
        </w:rPr>
        <w:t>]</w:t>
      </w:r>
      <w:r w:rsidR="003835BE" w:rsidRPr="00BE6947">
        <w:rPr>
          <w:rFonts w:ascii="宋体" w:eastAsia="宋体" w:hAnsi="宋体" w:hint="eastAsia"/>
          <w:sz w:val="24"/>
          <w:szCs w:val="24"/>
        </w:rPr>
        <w:t>，由多个</w:t>
      </w:r>
      <w:r w:rsidR="00BE6947" w:rsidRPr="00BE6947">
        <w:rPr>
          <w:rFonts w:ascii="宋体" w:eastAsia="宋体" w:hAnsi="宋体" w:hint="eastAsia"/>
          <w:sz w:val="24"/>
          <w:szCs w:val="24"/>
        </w:rPr>
        <w:t>状态组成。状态机可以从一个状态扭转到另一个状态。状态机从一个起始状态开始执行，到一个</w:t>
      </w:r>
      <w:r w:rsidR="00C843C3">
        <w:rPr>
          <w:rFonts w:ascii="宋体" w:eastAsia="宋体" w:hAnsi="宋体" w:hint="eastAsia"/>
          <w:sz w:val="24"/>
          <w:szCs w:val="24"/>
        </w:rPr>
        <w:t>终结</w:t>
      </w:r>
      <w:r w:rsidR="00BE6947" w:rsidRPr="00BE6947">
        <w:rPr>
          <w:rFonts w:ascii="宋体" w:eastAsia="宋体" w:hAnsi="宋体" w:hint="eastAsia"/>
          <w:sz w:val="24"/>
          <w:szCs w:val="24"/>
        </w:rPr>
        <w:t>状态结束，状态</w:t>
      </w:r>
      <w:r w:rsidR="00E91AC6">
        <w:rPr>
          <w:rFonts w:ascii="宋体" w:eastAsia="宋体" w:hAnsi="宋体" w:hint="eastAsia"/>
          <w:sz w:val="24"/>
          <w:szCs w:val="24"/>
        </w:rPr>
        <w:t>之间以</w:t>
      </w:r>
      <w:r w:rsidR="00BE6947" w:rsidRPr="00A378BC">
        <w:rPr>
          <w:rFonts w:ascii="Arial" w:eastAsia="宋体" w:hAnsi="Arial" w:hint="eastAsia"/>
          <w:sz w:val="24"/>
          <w:szCs w:val="24"/>
        </w:rPr>
        <w:t>JSON</w:t>
      </w:r>
      <w:r w:rsidR="00BE6947" w:rsidRPr="00BE6947">
        <w:rPr>
          <w:rFonts w:ascii="宋体" w:eastAsia="宋体" w:hAnsi="宋体" w:hint="eastAsia"/>
          <w:sz w:val="24"/>
          <w:szCs w:val="24"/>
        </w:rPr>
        <w:t>传递数据。状态</w:t>
      </w:r>
      <w:r w:rsidR="006B2794">
        <w:rPr>
          <w:rFonts w:ascii="宋体" w:eastAsia="宋体" w:hAnsi="宋体" w:hint="eastAsia"/>
          <w:sz w:val="24"/>
          <w:szCs w:val="24"/>
        </w:rPr>
        <w:t>分</w:t>
      </w:r>
      <w:r w:rsidR="00BE6947" w:rsidRPr="00BE6947">
        <w:rPr>
          <w:rFonts w:ascii="宋体" w:eastAsia="宋体" w:hAnsi="宋体" w:hint="eastAsia"/>
          <w:sz w:val="24"/>
          <w:szCs w:val="24"/>
        </w:rPr>
        <w:t>为多种不同的类型，不同的类型的状态有不同的功能</w:t>
      </w:r>
      <w:r w:rsidR="00BE6947">
        <w:rPr>
          <w:rFonts w:ascii="宋体" w:eastAsia="宋体" w:hAnsi="宋体" w:hint="eastAsia"/>
          <w:sz w:val="24"/>
          <w:szCs w:val="24"/>
        </w:rPr>
        <w:t>，类型节点如下：</w:t>
      </w:r>
    </w:p>
    <w:p w14:paraId="1502A9D6" w14:textId="0D41B839"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S</w:t>
      </w:r>
      <w:r w:rsidRPr="00A378BC">
        <w:rPr>
          <w:rFonts w:ascii="Arial" w:eastAsia="宋体" w:hAnsi="Arial"/>
          <w:sz w:val="24"/>
          <w:szCs w:val="24"/>
        </w:rPr>
        <w:t>uccess</w:t>
      </w:r>
      <w:r>
        <w:rPr>
          <w:rFonts w:ascii="宋体" w:eastAsia="宋体" w:hAnsi="宋体" w:hint="eastAsia"/>
          <w:sz w:val="24"/>
          <w:szCs w:val="24"/>
        </w:rPr>
        <w:t>：工作流的出口，表示当前工作流执行成功</w:t>
      </w:r>
    </w:p>
    <w:p w14:paraId="2D45112A" w14:textId="556EE92A"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Fail</w:t>
      </w:r>
      <w:r>
        <w:rPr>
          <w:rFonts w:ascii="宋体" w:eastAsia="宋体" w:hAnsi="宋体" w:hint="eastAsia"/>
          <w:sz w:val="24"/>
          <w:szCs w:val="24"/>
        </w:rPr>
        <w:t>：工作流的出口，表示当前工作流执行失败</w:t>
      </w:r>
    </w:p>
    <w:p w14:paraId="1AF3D4F7" w14:textId="4A64EF1F"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Pass</w:t>
      </w:r>
      <w:r>
        <w:rPr>
          <w:rFonts w:ascii="宋体" w:eastAsia="宋体" w:hAnsi="宋体" w:hint="eastAsia"/>
          <w:sz w:val="24"/>
          <w:szCs w:val="24"/>
        </w:rPr>
        <w:t>：过度状态，可以对上</w:t>
      </w:r>
      <w:proofErr w:type="gramStart"/>
      <w:r>
        <w:rPr>
          <w:rFonts w:ascii="宋体" w:eastAsia="宋体" w:hAnsi="宋体" w:hint="eastAsia"/>
          <w:sz w:val="24"/>
          <w:szCs w:val="24"/>
        </w:rPr>
        <w:t>个状态</w:t>
      </w:r>
      <w:proofErr w:type="gramEnd"/>
      <w:r>
        <w:rPr>
          <w:rFonts w:ascii="宋体" w:eastAsia="宋体" w:hAnsi="宋体" w:hint="eastAsia"/>
          <w:sz w:val="24"/>
          <w:szCs w:val="24"/>
        </w:rPr>
        <w:t>的输出做某些处理，并将处理结果流转到下一个状态</w:t>
      </w:r>
    </w:p>
    <w:p w14:paraId="1D364F8E" w14:textId="3227A49D"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lastRenderedPageBreak/>
        <w:t>Task</w:t>
      </w:r>
      <w:r>
        <w:rPr>
          <w:rFonts w:ascii="宋体" w:eastAsia="宋体" w:hAnsi="宋体" w:hint="eastAsia"/>
          <w:sz w:val="24"/>
          <w:szCs w:val="24"/>
        </w:rPr>
        <w:t>：工作流的远程调用状态，访问一个远程接口，获取结果</w:t>
      </w:r>
    </w:p>
    <w:p w14:paraId="35E2DBA0" w14:textId="39ADFD5E"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Wait</w:t>
      </w:r>
      <w:r>
        <w:rPr>
          <w:rFonts w:ascii="宋体" w:eastAsia="宋体" w:hAnsi="宋体" w:hint="eastAsia"/>
          <w:sz w:val="24"/>
          <w:szCs w:val="24"/>
        </w:rPr>
        <w:t>：等待状态，是当前工作流等待一段时间或等待到某个固定的时间点</w:t>
      </w:r>
    </w:p>
    <w:p w14:paraId="62DDD2B1" w14:textId="65173D29"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Choice</w:t>
      </w:r>
      <w:r>
        <w:rPr>
          <w:rFonts w:ascii="宋体" w:eastAsia="宋体" w:hAnsi="宋体" w:hint="eastAsia"/>
          <w:sz w:val="24"/>
          <w:szCs w:val="24"/>
        </w:rPr>
        <w:t>：判断状态，提供逻辑判断操作</w:t>
      </w:r>
    </w:p>
    <w:p w14:paraId="123E0AB6" w14:textId="564B6E19" w:rsidR="0093763D" w:rsidRPr="00BE6947" w:rsidRDefault="00D506CF" w:rsidP="0093763D">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E</w:t>
      </w:r>
      <w:r>
        <w:rPr>
          <w:rFonts w:ascii="宋体" w:eastAsia="宋体" w:hAnsi="宋体"/>
          <w:sz w:val="24"/>
          <w:szCs w:val="24"/>
        </w:rPr>
        <w:t>-</w:t>
      </w:r>
      <w:r w:rsidRPr="00A378BC">
        <w:rPr>
          <w:rFonts w:ascii="Arial" w:eastAsia="宋体" w:hAnsi="Arial"/>
          <w:sz w:val="24"/>
          <w:szCs w:val="24"/>
        </w:rPr>
        <w:t>Scheduler</w:t>
      </w:r>
      <w:r w:rsidR="00B262A5">
        <w:rPr>
          <w:rFonts w:ascii="宋体" w:eastAsia="宋体" w:hAnsi="宋体" w:hint="eastAsia"/>
          <w:sz w:val="24"/>
          <w:szCs w:val="24"/>
        </w:rPr>
        <w:t>由</w:t>
      </w:r>
      <w:r w:rsidR="008F265F">
        <w:rPr>
          <w:rFonts w:ascii="宋体" w:eastAsia="宋体" w:hAnsi="宋体" w:hint="eastAsia"/>
          <w:sz w:val="24"/>
          <w:szCs w:val="24"/>
        </w:rPr>
        <w:t>三个部分组成：控制台、触发器和工作流引擎。控制台</w:t>
      </w:r>
      <w:r w:rsidR="0093763D">
        <w:rPr>
          <w:rFonts w:ascii="宋体" w:eastAsia="宋体" w:hAnsi="宋体" w:hint="eastAsia"/>
          <w:sz w:val="24"/>
          <w:szCs w:val="24"/>
        </w:rPr>
        <w:t>负责</w:t>
      </w:r>
      <w:r w:rsidR="008F265F">
        <w:rPr>
          <w:rFonts w:ascii="宋体" w:eastAsia="宋体" w:hAnsi="宋体" w:hint="eastAsia"/>
          <w:sz w:val="24"/>
          <w:szCs w:val="24"/>
        </w:rPr>
        <w:t>管理工作流的元数据、触发器以及一些配置信息；触发器</w:t>
      </w:r>
      <w:r w:rsidR="00812301">
        <w:rPr>
          <w:rFonts w:ascii="宋体" w:eastAsia="宋体" w:hAnsi="宋体" w:hint="eastAsia"/>
          <w:sz w:val="24"/>
          <w:szCs w:val="24"/>
        </w:rPr>
        <w:t>是一个运行在</w:t>
      </w:r>
      <w:r w:rsidR="00812301" w:rsidRPr="00A378BC">
        <w:rPr>
          <w:rFonts w:ascii="Arial" w:eastAsia="宋体" w:hAnsi="Arial" w:hint="eastAsia"/>
          <w:sz w:val="24"/>
          <w:szCs w:val="24"/>
        </w:rPr>
        <w:t>Docker</w:t>
      </w:r>
      <w:r w:rsidR="00812301">
        <w:rPr>
          <w:rFonts w:ascii="宋体" w:eastAsia="宋体" w:hAnsi="宋体" w:hint="eastAsia"/>
          <w:sz w:val="24"/>
          <w:szCs w:val="24"/>
        </w:rPr>
        <w:t>中的微服务，负责</w:t>
      </w:r>
      <w:r w:rsidR="008F265F">
        <w:rPr>
          <w:rFonts w:ascii="宋体" w:eastAsia="宋体" w:hAnsi="宋体" w:hint="eastAsia"/>
          <w:sz w:val="24"/>
          <w:szCs w:val="24"/>
        </w:rPr>
        <w:t>定时触发和监听队列触发工作流执行；工作流引擎</w:t>
      </w:r>
      <w:r w:rsidR="00812301">
        <w:rPr>
          <w:rFonts w:ascii="宋体" w:eastAsia="宋体" w:hAnsi="宋体" w:hint="eastAsia"/>
          <w:sz w:val="24"/>
          <w:szCs w:val="24"/>
        </w:rPr>
        <w:t>是一个运行在</w:t>
      </w:r>
      <w:r w:rsidR="00812301" w:rsidRPr="00A378BC">
        <w:rPr>
          <w:rFonts w:ascii="Arial" w:eastAsia="宋体" w:hAnsi="Arial" w:hint="eastAsia"/>
          <w:sz w:val="24"/>
          <w:szCs w:val="24"/>
        </w:rPr>
        <w:t>Docker</w:t>
      </w:r>
      <w:r w:rsidR="00812301">
        <w:rPr>
          <w:rFonts w:ascii="宋体" w:eastAsia="宋体" w:hAnsi="宋体" w:hint="eastAsia"/>
          <w:sz w:val="24"/>
          <w:szCs w:val="24"/>
        </w:rPr>
        <w:t>中的微服务，</w:t>
      </w:r>
      <w:r w:rsidR="008F265F">
        <w:rPr>
          <w:rFonts w:ascii="宋体" w:eastAsia="宋体" w:hAnsi="宋体" w:hint="eastAsia"/>
          <w:sz w:val="24"/>
          <w:szCs w:val="24"/>
        </w:rPr>
        <w:t>是整个工作流执行的核心，</w:t>
      </w:r>
      <w:r w:rsidR="00812301">
        <w:rPr>
          <w:rFonts w:ascii="宋体" w:eastAsia="宋体" w:hAnsi="宋体" w:hint="eastAsia"/>
          <w:sz w:val="24"/>
          <w:szCs w:val="24"/>
        </w:rPr>
        <w:t>工作流引擎本质是通过输入数据驱动状态机执行来实现业务逻辑。</w:t>
      </w:r>
      <w:r w:rsidR="00812301" w:rsidRPr="00BE6947">
        <w:rPr>
          <w:rFonts w:ascii="宋体" w:eastAsia="宋体" w:hAnsi="宋体" w:hint="eastAsia"/>
          <w:sz w:val="24"/>
          <w:szCs w:val="24"/>
        </w:rPr>
        <w:t xml:space="preserve"> </w:t>
      </w:r>
    </w:p>
    <w:p w14:paraId="1078DE2D" w14:textId="054DE208" w:rsidR="00472E28" w:rsidRDefault="004C6632" w:rsidP="009F02EA">
      <w:pPr>
        <w:pStyle w:val="2"/>
        <w:numPr>
          <w:ilvl w:val="1"/>
          <w:numId w:val="52"/>
        </w:numPr>
        <w:rPr>
          <w:rFonts w:eastAsia="宋体" w:cs="Arial"/>
        </w:rPr>
      </w:pPr>
      <w:bookmarkStart w:id="110" w:name="_Toc25947923"/>
      <w:bookmarkStart w:id="111" w:name="_Toc36642688"/>
      <w:bookmarkStart w:id="112" w:name="_Toc36643260"/>
      <w:bookmarkStart w:id="113" w:name="_Toc36732783"/>
      <w:bookmarkStart w:id="114" w:name="_Toc36939002"/>
      <w:r w:rsidRPr="00A378BC">
        <w:rPr>
          <w:rFonts w:eastAsia="宋体" w:cs="Arial" w:hint="eastAsia"/>
        </w:rPr>
        <w:t>R</w:t>
      </w:r>
      <w:r w:rsidR="00472E28" w:rsidRPr="00A378BC">
        <w:rPr>
          <w:rFonts w:eastAsia="宋体" w:cs="Arial"/>
        </w:rPr>
        <w:t>edis</w:t>
      </w:r>
      <w:bookmarkEnd w:id="110"/>
      <w:bookmarkEnd w:id="111"/>
      <w:bookmarkEnd w:id="112"/>
      <w:bookmarkEnd w:id="113"/>
      <w:bookmarkEnd w:id="114"/>
    </w:p>
    <w:p w14:paraId="3E7E457C" w14:textId="5F511842" w:rsidR="00913738" w:rsidRDefault="008F66D1" w:rsidP="008F66D1">
      <w:pPr>
        <w:spacing w:line="360" w:lineRule="auto"/>
        <w:ind w:firstLineChars="200" w:firstLine="480"/>
        <w:rPr>
          <w:rFonts w:ascii="宋体" w:eastAsia="宋体" w:hAnsi="宋体"/>
          <w:sz w:val="24"/>
          <w:szCs w:val="24"/>
        </w:rPr>
      </w:pPr>
      <w:proofErr w:type="spellStart"/>
      <w:r w:rsidRPr="00A378BC">
        <w:rPr>
          <w:rFonts w:ascii="Arial" w:eastAsia="宋体" w:hAnsi="Arial"/>
          <w:sz w:val="24"/>
          <w:szCs w:val="24"/>
        </w:rPr>
        <w:t>r</w:t>
      </w:r>
      <w:r w:rsidR="00913738" w:rsidRPr="00A378BC">
        <w:rPr>
          <w:rFonts w:ascii="Arial" w:eastAsia="宋体" w:hAnsi="Arial" w:hint="eastAsia"/>
          <w:sz w:val="24"/>
          <w:szCs w:val="24"/>
        </w:rPr>
        <w:t>edis</w:t>
      </w:r>
      <w:proofErr w:type="spellEnd"/>
      <w:r w:rsidR="00913738" w:rsidRPr="000D15CC">
        <w:rPr>
          <w:rFonts w:ascii="宋体" w:eastAsia="宋体" w:hAnsi="宋体" w:hint="eastAsia"/>
          <w:sz w:val="24"/>
          <w:szCs w:val="24"/>
        </w:rPr>
        <w:t>是一</w:t>
      </w:r>
      <w:r w:rsidR="00913738">
        <w:rPr>
          <w:rFonts w:ascii="宋体" w:eastAsia="宋体" w:hAnsi="宋体" w:hint="eastAsia"/>
          <w:sz w:val="24"/>
          <w:szCs w:val="24"/>
        </w:rPr>
        <w:t>个高效的</w:t>
      </w:r>
      <w:r w:rsidR="00913738" w:rsidRPr="00A378BC">
        <w:rPr>
          <w:rFonts w:ascii="Arial" w:eastAsia="宋体" w:hAnsi="Arial" w:hint="eastAsia"/>
          <w:sz w:val="24"/>
          <w:szCs w:val="24"/>
        </w:rPr>
        <w:t>key</w:t>
      </w:r>
      <w:r w:rsidR="00913738" w:rsidRPr="000D15CC">
        <w:rPr>
          <w:rFonts w:ascii="宋体" w:eastAsia="宋体" w:hAnsi="宋体" w:hint="eastAsia"/>
          <w:sz w:val="24"/>
          <w:szCs w:val="24"/>
        </w:rPr>
        <w:t>-</w:t>
      </w:r>
      <w:r w:rsidR="00913738" w:rsidRPr="00A378BC">
        <w:rPr>
          <w:rFonts w:ascii="Arial" w:eastAsia="宋体" w:hAnsi="Arial" w:hint="eastAsia"/>
          <w:sz w:val="24"/>
          <w:szCs w:val="24"/>
        </w:rPr>
        <w:t>value</w:t>
      </w:r>
      <w:r w:rsidR="00913738" w:rsidRPr="000D15CC">
        <w:rPr>
          <w:rFonts w:ascii="宋体" w:eastAsia="宋体" w:hAnsi="宋体" w:hint="eastAsia"/>
          <w:sz w:val="24"/>
          <w:szCs w:val="24"/>
        </w:rPr>
        <w:t>存储系统</w:t>
      </w:r>
      <w:r w:rsidR="00767971">
        <w:rPr>
          <w:rFonts w:ascii="Arial" w:eastAsia="宋体" w:hAnsi="Arial" w:cs="Arial" w:hint="eastAsia"/>
          <w:sz w:val="24"/>
          <w:szCs w:val="28"/>
        </w:rPr>
        <w:t>[</w:t>
      </w:r>
      <w:r w:rsidR="00767971" w:rsidRPr="00A378BC">
        <w:rPr>
          <w:rFonts w:ascii="Arial" w:eastAsia="宋体" w:hAnsi="Arial" w:cs="Arial"/>
          <w:sz w:val="24"/>
          <w:szCs w:val="28"/>
        </w:rPr>
        <w:t>Kamal</w:t>
      </w:r>
      <w:r w:rsidR="00767971">
        <w:rPr>
          <w:rFonts w:ascii="Arial" w:eastAsia="宋体" w:hAnsi="Arial" w:cs="Arial"/>
          <w:sz w:val="24"/>
          <w:szCs w:val="28"/>
        </w:rPr>
        <w:t xml:space="preserve"> </w:t>
      </w:r>
      <w:r w:rsidR="00767971" w:rsidRPr="00A378BC">
        <w:rPr>
          <w:rFonts w:ascii="Arial" w:eastAsia="宋体" w:hAnsi="Arial" w:cs="Arial"/>
          <w:sz w:val="24"/>
          <w:szCs w:val="28"/>
        </w:rPr>
        <w:t>et</w:t>
      </w:r>
      <w:r w:rsidR="00767971">
        <w:rPr>
          <w:rFonts w:ascii="Arial" w:eastAsia="宋体" w:hAnsi="Arial" w:cs="Arial"/>
          <w:sz w:val="24"/>
          <w:szCs w:val="28"/>
        </w:rPr>
        <w:t xml:space="preserve"> </w:t>
      </w:r>
      <w:r w:rsidR="00767971" w:rsidRPr="00A378BC">
        <w:rPr>
          <w:rFonts w:ascii="Arial" w:eastAsia="宋体" w:hAnsi="Arial" w:cs="Arial"/>
          <w:sz w:val="24"/>
          <w:szCs w:val="28"/>
        </w:rPr>
        <w:t>al</w:t>
      </w:r>
      <w:r w:rsidR="00767971">
        <w:rPr>
          <w:rFonts w:ascii="Arial" w:eastAsia="宋体" w:hAnsi="Arial" w:cs="Arial"/>
          <w:sz w:val="24"/>
          <w:szCs w:val="28"/>
        </w:rPr>
        <w:t>.,2019]</w:t>
      </w:r>
      <w:r w:rsidR="00913738" w:rsidRPr="000D15CC">
        <w:rPr>
          <w:rFonts w:ascii="宋体" w:eastAsia="宋体" w:hAnsi="宋体" w:hint="eastAsia"/>
          <w:sz w:val="24"/>
          <w:szCs w:val="24"/>
        </w:rPr>
        <w:t>，与传统关系型数据库不同的是，</w:t>
      </w:r>
      <w:proofErr w:type="spellStart"/>
      <w:r w:rsidR="00913738" w:rsidRPr="00A378BC">
        <w:rPr>
          <w:rFonts w:ascii="Arial" w:eastAsia="宋体" w:hAnsi="Arial" w:hint="eastAsia"/>
          <w:sz w:val="24"/>
          <w:szCs w:val="24"/>
        </w:rPr>
        <w:t>r</w:t>
      </w:r>
      <w:r w:rsidR="00913738" w:rsidRPr="00A378BC">
        <w:rPr>
          <w:rFonts w:ascii="Arial" w:eastAsia="宋体" w:hAnsi="Arial"/>
          <w:sz w:val="24"/>
          <w:szCs w:val="24"/>
        </w:rPr>
        <w:t>edis</w:t>
      </w:r>
      <w:proofErr w:type="spellEnd"/>
      <w:r w:rsidR="00913738">
        <w:rPr>
          <w:rFonts w:ascii="宋体" w:eastAsia="宋体" w:hAnsi="宋体" w:hint="eastAsia"/>
          <w:sz w:val="24"/>
          <w:szCs w:val="24"/>
        </w:rPr>
        <w:t>数据存储在内存中</w:t>
      </w:r>
      <w:r w:rsidR="00913738" w:rsidRPr="000D15CC">
        <w:rPr>
          <w:rFonts w:ascii="宋体" w:eastAsia="宋体" w:hAnsi="宋体" w:hint="eastAsia"/>
          <w:sz w:val="24"/>
          <w:szCs w:val="24"/>
        </w:rPr>
        <w:t>，</w:t>
      </w:r>
      <w:r w:rsidR="00913738">
        <w:rPr>
          <w:rFonts w:ascii="宋体" w:eastAsia="宋体" w:hAnsi="宋体" w:hint="eastAsia"/>
          <w:sz w:val="24"/>
          <w:szCs w:val="24"/>
        </w:rPr>
        <w:t>具有高性能、高并发的特点。</w:t>
      </w:r>
      <w:r w:rsidR="00913738" w:rsidRPr="00A378BC">
        <w:rPr>
          <w:rFonts w:ascii="Arial" w:eastAsia="宋体" w:hAnsi="Arial" w:hint="eastAsia"/>
          <w:sz w:val="24"/>
          <w:szCs w:val="24"/>
        </w:rPr>
        <w:t>Redis</w:t>
      </w:r>
      <w:r w:rsidR="00913738">
        <w:rPr>
          <w:rFonts w:ascii="宋体" w:eastAsia="宋体" w:hAnsi="宋体" w:hint="eastAsia"/>
          <w:sz w:val="24"/>
          <w:szCs w:val="24"/>
        </w:rPr>
        <w:t>设计了一些常用的数据结构</w:t>
      </w:r>
      <w:r w:rsidR="00674053">
        <w:rPr>
          <w:rFonts w:ascii="Arial" w:eastAsia="宋体" w:hAnsi="Arial" w:cs="Arial"/>
          <w:sz w:val="24"/>
          <w:szCs w:val="28"/>
        </w:rPr>
        <w:t>[</w:t>
      </w:r>
      <w:r w:rsidR="00674053" w:rsidRPr="00A378BC">
        <w:rPr>
          <w:rFonts w:ascii="Arial" w:eastAsia="宋体" w:hAnsi="Arial" w:cs="Arial"/>
          <w:sz w:val="24"/>
          <w:szCs w:val="28"/>
        </w:rPr>
        <w:t>Atzeni</w:t>
      </w:r>
      <w:r w:rsidR="00674053">
        <w:rPr>
          <w:rFonts w:ascii="Arial" w:eastAsia="宋体" w:hAnsi="Arial" w:cs="Arial"/>
          <w:sz w:val="24"/>
          <w:szCs w:val="28"/>
        </w:rPr>
        <w:t xml:space="preserve"> </w:t>
      </w:r>
      <w:r w:rsidR="00674053" w:rsidRPr="00A378BC">
        <w:rPr>
          <w:rFonts w:ascii="Arial" w:eastAsia="宋体" w:hAnsi="Arial" w:cs="Arial"/>
          <w:sz w:val="24"/>
          <w:szCs w:val="28"/>
        </w:rPr>
        <w:t>et</w:t>
      </w:r>
      <w:r w:rsidR="00674053">
        <w:rPr>
          <w:rFonts w:ascii="Arial" w:eastAsia="宋体" w:hAnsi="Arial" w:cs="Arial"/>
          <w:sz w:val="24"/>
          <w:szCs w:val="28"/>
        </w:rPr>
        <w:t xml:space="preserve"> </w:t>
      </w:r>
      <w:r w:rsidR="00674053" w:rsidRPr="00A378BC">
        <w:rPr>
          <w:rFonts w:ascii="Arial" w:eastAsia="宋体" w:hAnsi="Arial" w:cs="Arial"/>
          <w:sz w:val="24"/>
          <w:szCs w:val="28"/>
        </w:rPr>
        <w:t>al</w:t>
      </w:r>
      <w:r w:rsidR="00674053">
        <w:rPr>
          <w:rFonts w:ascii="Arial" w:eastAsia="宋体" w:hAnsi="Arial" w:cs="Arial"/>
          <w:sz w:val="24"/>
          <w:szCs w:val="28"/>
        </w:rPr>
        <w:t>.,2020]</w:t>
      </w:r>
      <w:r w:rsidR="00913738">
        <w:rPr>
          <w:rFonts w:ascii="宋体" w:eastAsia="宋体" w:hAnsi="宋体" w:hint="eastAsia"/>
          <w:sz w:val="24"/>
          <w:szCs w:val="24"/>
        </w:rPr>
        <w:t>，具体如下：</w:t>
      </w:r>
    </w:p>
    <w:p w14:paraId="0D3C862F"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sz w:val="24"/>
          <w:szCs w:val="24"/>
        </w:rPr>
        <w:t>S</w:t>
      </w:r>
      <w:r w:rsidRPr="00A378BC">
        <w:rPr>
          <w:rFonts w:ascii="Arial" w:eastAsia="宋体" w:hAnsi="Arial" w:hint="eastAsia"/>
          <w:sz w:val="24"/>
          <w:szCs w:val="24"/>
        </w:rPr>
        <w:t>tring</w:t>
      </w:r>
      <w:r w:rsidRPr="00DE1455">
        <w:rPr>
          <w:rFonts w:ascii="宋体" w:eastAsia="宋体" w:hAnsi="宋体" w:hint="eastAsia"/>
          <w:sz w:val="24"/>
          <w:szCs w:val="24"/>
        </w:rPr>
        <w:t>为字符串类型，可以用做</w:t>
      </w:r>
      <w:r w:rsidRPr="00A378BC">
        <w:rPr>
          <w:rFonts w:ascii="Arial" w:eastAsia="宋体" w:hAnsi="Arial" w:hint="eastAsia"/>
          <w:sz w:val="24"/>
          <w:szCs w:val="24"/>
        </w:rPr>
        <w:t>key</w:t>
      </w:r>
      <w:r w:rsidRPr="00DE1455">
        <w:rPr>
          <w:rFonts w:ascii="宋体" w:eastAsia="宋体" w:hAnsi="宋体" w:hint="eastAsia"/>
          <w:sz w:val="24"/>
          <w:szCs w:val="24"/>
        </w:rPr>
        <w:t>，也可以用作</w:t>
      </w:r>
      <w:r w:rsidRPr="00A378BC">
        <w:rPr>
          <w:rFonts w:ascii="Arial" w:eastAsia="宋体" w:hAnsi="Arial" w:hint="eastAsia"/>
          <w:sz w:val="24"/>
          <w:szCs w:val="24"/>
        </w:rPr>
        <w:t>value</w:t>
      </w:r>
      <w:r w:rsidRPr="00DE1455">
        <w:rPr>
          <w:rFonts w:ascii="宋体" w:eastAsia="宋体" w:hAnsi="宋体" w:hint="eastAsia"/>
          <w:sz w:val="24"/>
          <w:szCs w:val="24"/>
        </w:rPr>
        <w:t>的类型，是一种常用的数据类型，其底层通过</w:t>
      </w:r>
      <w:r w:rsidRPr="00A378BC">
        <w:rPr>
          <w:rFonts w:ascii="Arial" w:eastAsia="宋体" w:hAnsi="Arial" w:hint="eastAsia"/>
          <w:sz w:val="24"/>
          <w:szCs w:val="24"/>
        </w:rPr>
        <w:t>Redis</w:t>
      </w:r>
      <w:r w:rsidRPr="00DE1455">
        <w:rPr>
          <w:rFonts w:ascii="宋体" w:eastAsia="宋体" w:hAnsi="宋体" w:hint="eastAsia"/>
          <w:sz w:val="24"/>
          <w:szCs w:val="24"/>
        </w:rPr>
        <w:t>自己构建的一种名叫</w:t>
      </w:r>
      <w:r w:rsidRPr="00A378BC">
        <w:rPr>
          <w:rFonts w:ascii="Arial" w:eastAsia="宋体" w:hAnsi="Arial" w:hint="eastAsia"/>
          <w:sz w:val="24"/>
          <w:szCs w:val="24"/>
        </w:rPr>
        <w:t>Sim</w:t>
      </w:r>
      <w:r w:rsidRPr="00A378BC">
        <w:rPr>
          <w:rFonts w:ascii="Arial" w:eastAsia="宋体" w:hAnsi="Arial"/>
          <w:sz w:val="24"/>
          <w:szCs w:val="24"/>
        </w:rPr>
        <w:t>ple</w:t>
      </w:r>
      <w:r w:rsidRPr="00DE1455">
        <w:rPr>
          <w:rFonts w:ascii="宋体" w:eastAsia="宋体" w:hAnsi="宋体"/>
          <w:sz w:val="24"/>
          <w:szCs w:val="24"/>
        </w:rPr>
        <w:t xml:space="preserve"> </w:t>
      </w:r>
      <w:r w:rsidRPr="00A378BC">
        <w:rPr>
          <w:rFonts w:ascii="Arial" w:eastAsia="宋体" w:hAnsi="Arial"/>
          <w:sz w:val="24"/>
          <w:szCs w:val="24"/>
        </w:rPr>
        <w:t>Dynamic</w:t>
      </w:r>
      <w:r w:rsidRPr="00DE1455">
        <w:rPr>
          <w:rFonts w:ascii="宋体" w:eastAsia="宋体" w:hAnsi="宋体"/>
          <w:sz w:val="24"/>
          <w:szCs w:val="24"/>
        </w:rPr>
        <w:t xml:space="preserve"> </w:t>
      </w:r>
      <w:r w:rsidRPr="00A378BC">
        <w:rPr>
          <w:rFonts w:ascii="Arial" w:eastAsia="宋体" w:hAnsi="Arial"/>
          <w:sz w:val="24"/>
          <w:szCs w:val="24"/>
        </w:rPr>
        <w:t>String</w:t>
      </w:r>
      <w:r w:rsidRPr="00DE1455">
        <w:rPr>
          <w:rFonts w:ascii="宋体" w:eastAsia="宋体" w:hAnsi="宋体"/>
          <w:sz w:val="24"/>
          <w:szCs w:val="24"/>
        </w:rPr>
        <w:t>(</w:t>
      </w:r>
      <w:r w:rsidRPr="00A378BC">
        <w:rPr>
          <w:rFonts w:ascii="Arial" w:eastAsia="宋体" w:hAnsi="Arial"/>
          <w:sz w:val="24"/>
          <w:szCs w:val="24"/>
        </w:rPr>
        <w:t>SDS</w:t>
      </w:r>
      <w:r w:rsidRPr="00DE1455">
        <w:rPr>
          <w:rFonts w:ascii="宋体" w:eastAsia="宋体" w:hAnsi="宋体"/>
          <w:sz w:val="24"/>
          <w:szCs w:val="24"/>
        </w:rPr>
        <w:t>)</w:t>
      </w:r>
      <w:r w:rsidRPr="00DE1455">
        <w:rPr>
          <w:rFonts w:ascii="宋体" w:eastAsia="宋体" w:hAnsi="宋体" w:hint="eastAsia"/>
          <w:sz w:val="24"/>
          <w:szCs w:val="24"/>
        </w:rPr>
        <w:t>的数据结构来实现</w:t>
      </w:r>
      <w:r>
        <w:rPr>
          <w:rFonts w:ascii="宋体" w:eastAsia="宋体" w:hAnsi="宋体" w:hint="eastAsia"/>
          <w:sz w:val="24"/>
          <w:szCs w:val="24"/>
        </w:rPr>
        <w:t>。</w:t>
      </w:r>
    </w:p>
    <w:p w14:paraId="65F46E45"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Hash</w:t>
      </w:r>
      <w:r w:rsidRPr="00DE1455">
        <w:rPr>
          <w:rFonts w:ascii="宋体" w:eastAsia="宋体" w:hAnsi="宋体" w:hint="eastAsia"/>
          <w:sz w:val="24"/>
          <w:szCs w:val="24"/>
        </w:rPr>
        <w:t>是一个</w:t>
      </w:r>
      <w:r w:rsidRPr="00A378BC">
        <w:rPr>
          <w:rFonts w:ascii="Arial" w:eastAsia="宋体" w:hAnsi="Arial" w:hint="eastAsia"/>
          <w:sz w:val="24"/>
          <w:szCs w:val="24"/>
        </w:rPr>
        <w:t>string</w:t>
      </w:r>
      <w:r w:rsidRPr="00DE1455">
        <w:rPr>
          <w:rFonts w:ascii="宋体" w:eastAsia="宋体" w:hAnsi="宋体" w:hint="eastAsia"/>
          <w:sz w:val="24"/>
          <w:szCs w:val="24"/>
        </w:rPr>
        <w:t>类型的</w:t>
      </w:r>
      <w:r w:rsidRPr="00A378BC">
        <w:rPr>
          <w:rFonts w:ascii="Arial" w:eastAsia="宋体" w:hAnsi="Arial" w:hint="eastAsia"/>
          <w:sz w:val="24"/>
          <w:szCs w:val="24"/>
        </w:rPr>
        <w:t>field</w:t>
      </w:r>
      <w:r w:rsidRPr="00DE1455">
        <w:rPr>
          <w:rFonts w:ascii="宋体" w:eastAsia="宋体" w:hAnsi="宋体" w:hint="eastAsia"/>
          <w:sz w:val="24"/>
          <w:szCs w:val="24"/>
        </w:rPr>
        <w:t>和</w:t>
      </w:r>
      <w:r w:rsidRPr="00A378BC">
        <w:rPr>
          <w:rFonts w:ascii="Arial" w:eastAsia="宋体" w:hAnsi="Arial" w:hint="eastAsia"/>
          <w:sz w:val="24"/>
          <w:szCs w:val="24"/>
        </w:rPr>
        <w:t>value</w:t>
      </w:r>
      <w:r w:rsidRPr="00DE1455">
        <w:rPr>
          <w:rFonts w:ascii="宋体" w:eastAsia="宋体" w:hAnsi="宋体" w:hint="eastAsia"/>
          <w:sz w:val="24"/>
          <w:szCs w:val="24"/>
        </w:rPr>
        <w:t>的映射表，即</w:t>
      </w:r>
      <w:r w:rsidRPr="00A378BC">
        <w:rPr>
          <w:rFonts w:ascii="Arial" w:eastAsia="宋体" w:hAnsi="Arial" w:hint="eastAsia"/>
          <w:sz w:val="24"/>
          <w:szCs w:val="24"/>
        </w:rPr>
        <w:t>hash</w:t>
      </w:r>
      <w:r w:rsidRPr="00DE1455">
        <w:rPr>
          <w:rFonts w:ascii="宋体" w:eastAsia="宋体" w:hAnsi="宋体" w:hint="eastAsia"/>
          <w:sz w:val="24"/>
          <w:szCs w:val="24"/>
        </w:rPr>
        <w:t>是由</w:t>
      </w:r>
      <w:r w:rsidRPr="00A378BC">
        <w:rPr>
          <w:rFonts w:ascii="Arial" w:eastAsia="宋体" w:hAnsi="Arial" w:hint="eastAsia"/>
          <w:sz w:val="24"/>
          <w:szCs w:val="24"/>
        </w:rPr>
        <w:t>key</w:t>
      </w:r>
      <w:r w:rsidRPr="00DE1455">
        <w:rPr>
          <w:rFonts w:ascii="宋体" w:eastAsia="宋体" w:hAnsi="宋体" w:hint="eastAsia"/>
          <w:sz w:val="24"/>
          <w:szCs w:val="24"/>
        </w:rPr>
        <w:t>、</w:t>
      </w:r>
      <w:r w:rsidRPr="00A378BC">
        <w:rPr>
          <w:rFonts w:ascii="Arial" w:eastAsia="宋体" w:hAnsi="Arial" w:hint="eastAsia"/>
          <w:sz w:val="24"/>
          <w:szCs w:val="24"/>
        </w:rPr>
        <w:t>field</w:t>
      </w:r>
      <w:r w:rsidRPr="00DE1455">
        <w:rPr>
          <w:rFonts w:ascii="宋体" w:eastAsia="宋体" w:hAnsi="宋体" w:hint="eastAsia"/>
          <w:sz w:val="24"/>
          <w:szCs w:val="24"/>
        </w:rPr>
        <w:t>、</w:t>
      </w:r>
      <w:r w:rsidRPr="00A378BC">
        <w:rPr>
          <w:rFonts w:ascii="Arial" w:eastAsia="宋体" w:hAnsi="Arial" w:hint="eastAsia"/>
          <w:sz w:val="24"/>
          <w:szCs w:val="24"/>
        </w:rPr>
        <w:t>value</w:t>
      </w:r>
      <w:r w:rsidRPr="00DE1455">
        <w:rPr>
          <w:rFonts w:ascii="宋体" w:eastAsia="宋体" w:hAnsi="宋体" w:hint="eastAsia"/>
          <w:sz w:val="24"/>
          <w:szCs w:val="24"/>
        </w:rPr>
        <w:t>这三个关键属性组成，一个</w:t>
      </w:r>
      <w:r w:rsidRPr="00A378BC">
        <w:rPr>
          <w:rFonts w:ascii="Arial" w:eastAsia="宋体" w:hAnsi="Arial" w:hint="eastAsia"/>
          <w:sz w:val="24"/>
          <w:szCs w:val="24"/>
        </w:rPr>
        <w:t>key</w:t>
      </w:r>
      <w:r w:rsidRPr="00DE1455">
        <w:rPr>
          <w:rFonts w:ascii="宋体" w:eastAsia="宋体" w:hAnsi="宋体" w:hint="eastAsia"/>
          <w:sz w:val="24"/>
          <w:szCs w:val="24"/>
        </w:rPr>
        <w:t>可以对应多个</w:t>
      </w:r>
      <w:r w:rsidRPr="00A378BC">
        <w:rPr>
          <w:rFonts w:ascii="Arial" w:eastAsia="宋体" w:hAnsi="Arial" w:hint="eastAsia"/>
          <w:sz w:val="24"/>
          <w:szCs w:val="24"/>
        </w:rPr>
        <w:t>field</w:t>
      </w:r>
      <w:r w:rsidRPr="00DE1455">
        <w:rPr>
          <w:rFonts w:ascii="宋体" w:eastAsia="宋体" w:hAnsi="宋体" w:hint="eastAsia"/>
          <w:sz w:val="24"/>
          <w:szCs w:val="24"/>
        </w:rPr>
        <w:t>，一个</w:t>
      </w:r>
      <w:r w:rsidRPr="00A378BC">
        <w:rPr>
          <w:rFonts w:ascii="Arial" w:eastAsia="宋体" w:hAnsi="Arial" w:hint="eastAsia"/>
          <w:sz w:val="24"/>
          <w:szCs w:val="24"/>
        </w:rPr>
        <w:t>field</w:t>
      </w:r>
      <w:r w:rsidRPr="00DE1455">
        <w:rPr>
          <w:rFonts w:ascii="宋体" w:eastAsia="宋体" w:hAnsi="宋体" w:hint="eastAsia"/>
          <w:sz w:val="24"/>
          <w:szCs w:val="24"/>
        </w:rPr>
        <w:t>只可以对应一个</w:t>
      </w:r>
      <w:r w:rsidRPr="00A378BC">
        <w:rPr>
          <w:rFonts w:ascii="Arial" w:eastAsia="宋体" w:hAnsi="Arial" w:hint="eastAsia"/>
          <w:sz w:val="24"/>
          <w:szCs w:val="24"/>
        </w:rPr>
        <w:t>value</w:t>
      </w:r>
      <w:r w:rsidRPr="00DE1455">
        <w:rPr>
          <w:rFonts w:ascii="宋体" w:eastAsia="宋体" w:hAnsi="宋体" w:hint="eastAsia"/>
          <w:sz w:val="24"/>
          <w:szCs w:val="24"/>
        </w:rPr>
        <w:t>，这样的对应关系很适合存储对象，其底层实现在数组和链表的基础上进行一些</w:t>
      </w:r>
      <w:r w:rsidRPr="00A378BC">
        <w:rPr>
          <w:rFonts w:ascii="Arial" w:eastAsia="宋体" w:hAnsi="Arial" w:hint="eastAsia"/>
          <w:sz w:val="24"/>
          <w:szCs w:val="24"/>
        </w:rPr>
        <w:t>rehash</w:t>
      </w:r>
      <w:r w:rsidRPr="00DE1455">
        <w:rPr>
          <w:rFonts w:ascii="宋体" w:eastAsia="宋体" w:hAnsi="宋体" w:hint="eastAsia"/>
          <w:sz w:val="24"/>
          <w:szCs w:val="24"/>
        </w:rPr>
        <w:t>操作进行优化。</w:t>
      </w:r>
    </w:p>
    <w:p w14:paraId="6D374BEB"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List</w:t>
      </w:r>
      <w:r w:rsidRPr="00DE1455">
        <w:rPr>
          <w:rFonts w:ascii="宋体" w:eastAsia="宋体" w:hAnsi="宋体" w:hint="eastAsia"/>
          <w:sz w:val="24"/>
          <w:szCs w:val="24"/>
        </w:rPr>
        <w:t>名为链表，是</w:t>
      </w:r>
      <w:proofErr w:type="spellStart"/>
      <w:r w:rsidRPr="00A378BC">
        <w:rPr>
          <w:rFonts w:ascii="Arial" w:eastAsia="宋体" w:hAnsi="Arial" w:hint="eastAsia"/>
          <w:sz w:val="24"/>
          <w:szCs w:val="24"/>
        </w:rPr>
        <w:t>redis</w:t>
      </w:r>
      <w:proofErr w:type="spellEnd"/>
      <w:r w:rsidRPr="00DE1455">
        <w:rPr>
          <w:rFonts w:ascii="宋体" w:eastAsia="宋体" w:hAnsi="宋体" w:hint="eastAsia"/>
          <w:sz w:val="24"/>
          <w:szCs w:val="24"/>
        </w:rPr>
        <w:t>中最为重要的数据结构之一，</w:t>
      </w:r>
      <w:proofErr w:type="spellStart"/>
      <w:r w:rsidRPr="00A378BC">
        <w:rPr>
          <w:rFonts w:ascii="Arial" w:eastAsia="宋体" w:hAnsi="Arial" w:hint="eastAsia"/>
          <w:sz w:val="24"/>
          <w:szCs w:val="24"/>
        </w:rPr>
        <w:t>redis</w:t>
      </w:r>
      <w:proofErr w:type="spellEnd"/>
      <w:r w:rsidRPr="00DE1455">
        <w:rPr>
          <w:rFonts w:ascii="宋体" w:eastAsia="宋体" w:hAnsi="宋体" w:hint="eastAsia"/>
          <w:sz w:val="24"/>
          <w:szCs w:val="24"/>
        </w:rPr>
        <w:t>中的</w:t>
      </w:r>
      <w:r w:rsidRPr="00A378BC">
        <w:rPr>
          <w:rFonts w:ascii="Arial" w:eastAsia="宋体" w:hAnsi="Arial" w:hint="eastAsia"/>
          <w:sz w:val="24"/>
          <w:szCs w:val="24"/>
        </w:rPr>
        <w:t>list</w:t>
      </w:r>
      <w:r w:rsidRPr="00DE1455">
        <w:rPr>
          <w:rFonts w:ascii="宋体" w:eastAsia="宋体" w:hAnsi="宋体" w:hint="eastAsia"/>
          <w:sz w:val="24"/>
          <w:szCs w:val="24"/>
        </w:rPr>
        <w:t>是一个双向链表，即可以在链表的两头进行插入、删除等操作，由于其底层设计的缘故，可以直接获链表的头节点、尾节点、链表的长度</w:t>
      </w:r>
      <w:r>
        <w:rPr>
          <w:rFonts w:ascii="宋体" w:eastAsia="宋体" w:hAnsi="宋体" w:hint="eastAsia"/>
          <w:sz w:val="24"/>
          <w:szCs w:val="24"/>
        </w:rPr>
        <w:t>。底层在双向链表的基础上扩展了头节点、尾节点、元素个数等属性实现。</w:t>
      </w:r>
    </w:p>
    <w:p w14:paraId="7D686410"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S</w:t>
      </w:r>
      <w:r w:rsidRPr="00A378BC">
        <w:rPr>
          <w:rFonts w:ascii="Arial" w:eastAsia="宋体" w:hAnsi="Arial"/>
          <w:sz w:val="24"/>
          <w:szCs w:val="24"/>
        </w:rPr>
        <w:t>et</w:t>
      </w:r>
      <w:r>
        <w:rPr>
          <w:rFonts w:ascii="宋体" w:eastAsia="宋体" w:hAnsi="宋体" w:hint="eastAsia"/>
          <w:sz w:val="24"/>
          <w:szCs w:val="24"/>
        </w:rPr>
        <w:t>是一种集合，不可以存放重复元素，除此之外，</w:t>
      </w:r>
      <w:r w:rsidRPr="00A378BC">
        <w:rPr>
          <w:rFonts w:ascii="Arial" w:eastAsia="宋体" w:hAnsi="Arial" w:hint="eastAsia"/>
          <w:sz w:val="24"/>
          <w:szCs w:val="24"/>
        </w:rPr>
        <w:t>set</w:t>
      </w:r>
      <w:r>
        <w:rPr>
          <w:rFonts w:ascii="宋体" w:eastAsia="宋体" w:hAnsi="宋体" w:hint="eastAsia"/>
          <w:sz w:val="24"/>
          <w:szCs w:val="24"/>
        </w:rPr>
        <w:t>还能提供集合的运算，包括交集、并集、差集等。</w:t>
      </w:r>
    </w:p>
    <w:p w14:paraId="28D3B705"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Sor</w:t>
      </w:r>
      <w:r w:rsidRPr="00A378BC">
        <w:rPr>
          <w:rFonts w:ascii="Arial" w:eastAsia="宋体" w:hAnsi="Arial"/>
          <w:sz w:val="24"/>
          <w:szCs w:val="24"/>
        </w:rPr>
        <w:t>ted</w:t>
      </w:r>
      <w:r>
        <w:rPr>
          <w:rFonts w:ascii="宋体" w:eastAsia="宋体" w:hAnsi="宋体"/>
          <w:sz w:val="24"/>
          <w:szCs w:val="24"/>
        </w:rPr>
        <w:t xml:space="preserve"> </w:t>
      </w:r>
      <w:r w:rsidRPr="00A378BC">
        <w:rPr>
          <w:rFonts w:ascii="Arial" w:eastAsia="宋体" w:hAnsi="Arial" w:hint="eastAsia"/>
          <w:sz w:val="24"/>
          <w:szCs w:val="24"/>
        </w:rPr>
        <w:t>set</w:t>
      </w:r>
      <w:r>
        <w:rPr>
          <w:rFonts w:ascii="宋体" w:eastAsia="宋体" w:hAnsi="宋体" w:hint="eastAsia"/>
          <w:sz w:val="24"/>
          <w:szCs w:val="24"/>
        </w:rPr>
        <w:t>，与</w:t>
      </w:r>
      <w:r w:rsidRPr="00A378BC">
        <w:rPr>
          <w:rFonts w:ascii="Arial" w:eastAsia="宋体" w:hAnsi="Arial" w:hint="eastAsia"/>
          <w:sz w:val="24"/>
          <w:szCs w:val="24"/>
        </w:rPr>
        <w:t>set</w:t>
      </w:r>
      <w:r>
        <w:rPr>
          <w:rFonts w:ascii="宋体" w:eastAsia="宋体" w:hAnsi="宋体" w:hint="eastAsia"/>
          <w:sz w:val="24"/>
          <w:szCs w:val="24"/>
        </w:rPr>
        <w:t>想不，</w:t>
      </w:r>
      <w:r w:rsidRPr="00A378BC">
        <w:rPr>
          <w:rFonts w:ascii="Arial" w:eastAsia="宋体" w:hAnsi="Arial" w:hint="eastAsia"/>
          <w:sz w:val="24"/>
          <w:szCs w:val="24"/>
        </w:rPr>
        <w:t>sorted</w:t>
      </w:r>
      <w:r>
        <w:rPr>
          <w:rFonts w:ascii="宋体" w:eastAsia="宋体" w:hAnsi="宋体" w:hint="eastAsia"/>
          <w:sz w:val="24"/>
          <w:szCs w:val="24"/>
        </w:rPr>
        <w:t>增加了一个权重参数</w:t>
      </w:r>
      <w:r w:rsidRPr="00A378BC">
        <w:rPr>
          <w:rFonts w:ascii="Arial" w:eastAsia="宋体" w:hAnsi="Arial" w:hint="eastAsia"/>
          <w:sz w:val="24"/>
          <w:szCs w:val="24"/>
        </w:rPr>
        <w:t>score</w:t>
      </w:r>
      <w:r>
        <w:rPr>
          <w:rFonts w:ascii="宋体" w:eastAsia="宋体" w:hAnsi="宋体" w:hint="eastAsia"/>
          <w:sz w:val="24"/>
          <w:szCs w:val="24"/>
        </w:rPr>
        <w:t>，使得集合中的元素能够按照</w:t>
      </w:r>
      <w:r w:rsidRPr="00A378BC">
        <w:rPr>
          <w:rFonts w:ascii="Arial" w:eastAsia="宋体" w:hAnsi="Arial" w:hint="eastAsia"/>
          <w:sz w:val="24"/>
          <w:szCs w:val="24"/>
        </w:rPr>
        <w:t>score</w:t>
      </w:r>
      <w:r>
        <w:rPr>
          <w:rFonts w:ascii="宋体" w:eastAsia="宋体" w:hAnsi="宋体" w:hint="eastAsia"/>
          <w:sz w:val="24"/>
          <w:szCs w:val="24"/>
        </w:rPr>
        <w:t>进行排序。其底层通过跳表的方式实现。</w:t>
      </w:r>
    </w:p>
    <w:p w14:paraId="5D21025F" w14:textId="7DE6100A" w:rsidR="00913738" w:rsidRDefault="00913738" w:rsidP="00913738">
      <w:pPr>
        <w:spacing w:line="360" w:lineRule="auto"/>
        <w:ind w:firstLineChars="200" w:firstLine="480"/>
        <w:rPr>
          <w:rFonts w:ascii="宋体" w:eastAsia="宋体" w:hAnsi="宋体"/>
          <w:sz w:val="24"/>
          <w:szCs w:val="24"/>
        </w:rPr>
      </w:pPr>
      <w:proofErr w:type="spellStart"/>
      <w:r w:rsidRPr="00A378BC">
        <w:rPr>
          <w:rFonts w:ascii="Arial" w:eastAsia="宋体" w:hAnsi="Arial" w:hint="eastAsia"/>
          <w:sz w:val="24"/>
          <w:szCs w:val="24"/>
        </w:rPr>
        <w:lastRenderedPageBreak/>
        <w:t>redis</w:t>
      </w:r>
      <w:proofErr w:type="spellEnd"/>
      <w:r w:rsidRPr="00DF2EC1">
        <w:rPr>
          <w:rFonts w:ascii="宋体" w:eastAsia="宋体" w:hAnsi="宋体" w:hint="eastAsia"/>
          <w:sz w:val="24"/>
          <w:szCs w:val="24"/>
        </w:rPr>
        <w:t>能够做到速度快的原因有如下几点：</w:t>
      </w:r>
      <w:proofErr w:type="spellStart"/>
      <w:r w:rsidRPr="00A378BC">
        <w:rPr>
          <w:rFonts w:ascii="Arial" w:eastAsia="宋体" w:hAnsi="Arial" w:hint="eastAsia"/>
          <w:sz w:val="24"/>
          <w:szCs w:val="24"/>
        </w:rPr>
        <w:t>redis</w:t>
      </w:r>
      <w:proofErr w:type="spellEnd"/>
      <w:r w:rsidRPr="00DF2EC1">
        <w:rPr>
          <w:rFonts w:ascii="宋体" w:eastAsia="宋体" w:hAnsi="宋体" w:hint="eastAsia"/>
          <w:sz w:val="24"/>
          <w:szCs w:val="24"/>
        </w:rPr>
        <w:t>是一种存储在内存中的数据库，</w:t>
      </w:r>
      <w:r>
        <w:rPr>
          <w:rFonts w:ascii="宋体" w:eastAsia="宋体" w:hAnsi="宋体" w:hint="eastAsia"/>
          <w:sz w:val="24"/>
          <w:szCs w:val="24"/>
        </w:rPr>
        <w:t>相较于硬盘访问速度，内存访问速度更快</w:t>
      </w:r>
      <w:r w:rsidR="007607F7">
        <w:rPr>
          <w:rFonts w:ascii="Arial" w:eastAsia="宋体" w:hAnsi="Arial" w:cs="Arial" w:hint="eastAsia"/>
          <w:sz w:val="24"/>
          <w:szCs w:val="28"/>
        </w:rPr>
        <w:t>[</w:t>
      </w:r>
      <w:r w:rsidR="007607F7" w:rsidRPr="00FB6976">
        <w:rPr>
          <w:rFonts w:ascii="Arial" w:eastAsia="宋体" w:hAnsi="Arial" w:cs="Arial"/>
          <w:sz w:val="24"/>
          <w:szCs w:val="28"/>
        </w:rPr>
        <w:t>杨艳</w:t>
      </w:r>
      <w:r w:rsidR="007607F7">
        <w:rPr>
          <w:rFonts w:ascii="Arial" w:eastAsia="宋体" w:hAnsi="Arial" w:cs="Arial" w:hint="eastAsia"/>
          <w:sz w:val="24"/>
          <w:szCs w:val="28"/>
        </w:rPr>
        <w:t>,</w:t>
      </w:r>
      <w:r w:rsidR="007607F7">
        <w:rPr>
          <w:rFonts w:ascii="Arial" w:eastAsia="宋体" w:hAnsi="Arial" w:cs="Arial"/>
          <w:sz w:val="24"/>
          <w:szCs w:val="28"/>
        </w:rPr>
        <w:t>2011]</w:t>
      </w:r>
      <w:r>
        <w:rPr>
          <w:rFonts w:ascii="宋体" w:eastAsia="宋体" w:hAnsi="宋体" w:hint="eastAsia"/>
          <w:sz w:val="24"/>
          <w:szCs w:val="24"/>
        </w:rPr>
        <w:t>；</w:t>
      </w:r>
      <w:proofErr w:type="spellStart"/>
      <w:r w:rsidRPr="00A378BC">
        <w:rPr>
          <w:rFonts w:ascii="Arial" w:eastAsia="宋体" w:hAnsi="Arial" w:hint="eastAsia"/>
          <w:sz w:val="24"/>
          <w:szCs w:val="24"/>
        </w:rPr>
        <w:t>redis</w:t>
      </w:r>
      <w:proofErr w:type="spellEnd"/>
      <w:r>
        <w:rPr>
          <w:rFonts w:ascii="宋体" w:eastAsia="宋体" w:hAnsi="宋体" w:hint="eastAsia"/>
          <w:sz w:val="24"/>
          <w:szCs w:val="24"/>
        </w:rPr>
        <w:t>的数据结构更简，数据的操作也简单</w:t>
      </w:r>
      <w:r w:rsidR="007607F7">
        <w:rPr>
          <w:rFonts w:ascii="Arial" w:eastAsia="宋体" w:hAnsi="Arial" w:cs="Arial" w:hint="eastAsia"/>
          <w:sz w:val="24"/>
          <w:szCs w:val="28"/>
        </w:rPr>
        <w:t>[</w:t>
      </w:r>
      <w:r w:rsidR="007607F7" w:rsidRPr="002F1CCE">
        <w:rPr>
          <w:rFonts w:ascii="Arial" w:eastAsia="宋体" w:hAnsi="Arial" w:cs="Arial"/>
          <w:sz w:val="24"/>
          <w:szCs w:val="28"/>
        </w:rPr>
        <w:t>马豫星</w:t>
      </w:r>
      <w:r w:rsidR="007607F7">
        <w:rPr>
          <w:rFonts w:ascii="Arial" w:eastAsia="宋体" w:hAnsi="Arial" w:cs="Arial" w:hint="eastAsia"/>
          <w:sz w:val="24"/>
          <w:szCs w:val="28"/>
        </w:rPr>
        <w:t>,</w:t>
      </w:r>
      <w:r w:rsidR="007607F7">
        <w:rPr>
          <w:rFonts w:ascii="Arial" w:eastAsia="宋体" w:hAnsi="Arial" w:cs="Arial"/>
          <w:sz w:val="24"/>
          <w:szCs w:val="28"/>
        </w:rPr>
        <w:t>2015]</w:t>
      </w:r>
      <w:r>
        <w:rPr>
          <w:rFonts w:ascii="宋体" w:eastAsia="宋体" w:hAnsi="宋体" w:hint="eastAsia"/>
          <w:sz w:val="24"/>
          <w:szCs w:val="24"/>
        </w:rPr>
        <w:t>；</w:t>
      </w:r>
      <w:proofErr w:type="spellStart"/>
      <w:r w:rsidRPr="00A378BC">
        <w:rPr>
          <w:rFonts w:ascii="Arial" w:eastAsia="宋体" w:hAnsi="Arial" w:hint="eastAsia"/>
          <w:sz w:val="24"/>
          <w:szCs w:val="24"/>
        </w:rPr>
        <w:t>redis</w:t>
      </w:r>
      <w:proofErr w:type="spellEnd"/>
      <w:r>
        <w:rPr>
          <w:rFonts w:ascii="宋体" w:eastAsia="宋体" w:hAnsi="宋体" w:hint="eastAsia"/>
          <w:sz w:val="24"/>
          <w:szCs w:val="24"/>
        </w:rPr>
        <w:t>采用的是单线程</w:t>
      </w:r>
      <w:r w:rsidRPr="00A378BC">
        <w:rPr>
          <w:rFonts w:ascii="Arial" w:eastAsia="宋体" w:hAnsi="Arial" w:hint="eastAsia"/>
          <w:sz w:val="24"/>
          <w:szCs w:val="24"/>
        </w:rPr>
        <w:t>I</w:t>
      </w:r>
      <w:r>
        <w:rPr>
          <w:rFonts w:ascii="宋体" w:eastAsia="宋体" w:hAnsi="宋体" w:hint="eastAsia"/>
          <w:sz w:val="24"/>
          <w:szCs w:val="24"/>
        </w:rPr>
        <w:t>/</w:t>
      </w:r>
      <w:r w:rsidRPr="00A378BC">
        <w:rPr>
          <w:rFonts w:ascii="Arial" w:eastAsia="宋体" w:hAnsi="Arial" w:hint="eastAsia"/>
          <w:sz w:val="24"/>
          <w:szCs w:val="24"/>
        </w:rPr>
        <w:t>O</w:t>
      </w:r>
      <w:r>
        <w:rPr>
          <w:rFonts w:ascii="宋体" w:eastAsia="宋体" w:hAnsi="宋体" w:hint="eastAsia"/>
          <w:sz w:val="24"/>
          <w:szCs w:val="24"/>
        </w:rPr>
        <w:t>多路复用模型，</w:t>
      </w:r>
      <w:r w:rsidRPr="00A378BC">
        <w:rPr>
          <w:rFonts w:ascii="Arial" w:eastAsia="宋体" w:hAnsi="Arial" w:hint="eastAsia"/>
          <w:sz w:val="24"/>
          <w:szCs w:val="24"/>
        </w:rPr>
        <w:t>I</w:t>
      </w:r>
      <w:r>
        <w:rPr>
          <w:rFonts w:ascii="宋体" w:eastAsia="宋体" w:hAnsi="宋体" w:hint="eastAsia"/>
          <w:sz w:val="24"/>
          <w:szCs w:val="24"/>
        </w:rPr>
        <w:t>/</w:t>
      </w:r>
      <w:r w:rsidRPr="00A378BC">
        <w:rPr>
          <w:rFonts w:ascii="Arial" w:eastAsia="宋体" w:hAnsi="Arial"/>
          <w:sz w:val="24"/>
          <w:szCs w:val="24"/>
        </w:rPr>
        <w:t>O</w:t>
      </w:r>
      <w:r>
        <w:rPr>
          <w:rFonts w:ascii="宋体" w:eastAsia="宋体" w:hAnsi="宋体" w:hint="eastAsia"/>
          <w:sz w:val="24"/>
          <w:szCs w:val="24"/>
        </w:rPr>
        <w:t>多路复用是指一个线程可以处理多个</w:t>
      </w:r>
      <w:r w:rsidRPr="00A378BC">
        <w:rPr>
          <w:rFonts w:ascii="Arial" w:eastAsia="宋体" w:hAnsi="Arial" w:hint="eastAsia"/>
          <w:sz w:val="24"/>
          <w:szCs w:val="24"/>
        </w:rPr>
        <w:t>TCP</w:t>
      </w:r>
      <w:r>
        <w:rPr>
          <w:rFonts w:ascii="宋体" w:eastAsia="宋体" w:hAnsi="宋体" w:hint="eastAsia"/>
          <w:sz w:val="24"/>
          <w:szCs w:val="24"/>
        </w:rPr>
        <w:t>连接</w:t>
      </w:r>
      <w:r w:rsidR="005962FB">
        <w:rPr>
          <w:rFonts w:ascii="Arial" w:eastAsia="宋体" w:hAnsi="Arial" w:cs="Arial" w:hint="eastAsia"/>
          <w:sz w:val="24"/>
          <w:szCs w:val="28"/>
        </w:rPr>
        <w:t>[</w:t>
      </w:r>
      <w:r w:rsidR="005962FB" w:rsidRPr="00AE52F5">
        <w:rPr>
          <w:rFonts w:ascii="Arial" w:eastAsia="宋体" w:hAnsi="Arial" w:cs="Arial"/>
          <w:sz w:val="24"/>
          <w:szCs w:val="28"/>
        </w:rPr>
        <w:t>凌质亿</w:t>
      </w:r>
      <w:r w:rsidR="005962FB">
        <w:rPr>
          <w:rFonts w:ascii="Arial" w:eastAsia="宋体" w:hAnsi="Arial" w:cs="Arial" w:hint="eastAsia"/>
          <w:sz w:val="24"/>
          <w:szCs w:val="28"/>
        </w:rPr>
        <w:t>,</w:t>
      </w:r>
      <w:r w:rsidR="005962FB">
        <w:rPr>
          <w:rFonts w:ascii="Arial" w:eastAsia="宋体" w:hAnsi="Arial" w:cs="Arial"/>
          <w:sz w:val="24"/>
          <w:szCs w:val="28"/>
        </w:rPr>
        <w:t>2013]</w:t>
      </w:r>
      <w:r>
        <w:rPr>
          <w:rFonts w:ascii="宋体" w:eastAsia="宋体" w:hAnsi="宋体" w:hint="eastAsia"/>
          <w:sz w:val="24"/>
          <w:szCs w:val="24"/>
        </w:rPr>
        <w:t>，具体通过调用系统底层函数</w:t>
      </w:r>
      <w:r w:rsidRPr="00A378BC">
        <w:rPr>
          <w:rFonts w:ascii="Arial" w:eastAsia="宋体" w:hAnsi="Arial" w:hint="eastAsia"/>
          <w:sz w:val="24"/>
          <w:szCs w:val="24"/>
        </w:rPr>
        <w:t>select</w:t>
      </w:r>
      <w:r>
        <w:rPr>
          <w:rFonts w:ascii="宋体" w:eastAsia="宋体" w:hAnsi="宋体" w:hint="eastAsia"/>
          <w:sz w:val="24"/>
          <w:szCs w:val="24"/>
        </w:rPr>
        <w:t>、</w:t>
      </w:r>
      <w:r w:rsidRPr="00A378BC">
        <w:rPr>
          <w:rFonts w:ascii="Arial" w:eastAsia="宋体" w:hAnsi="Arial" w:hint="eastAsia"/>
          <w:sz w:val="24"/>
          <w:szCs w:val="24"/>
        </w:rPr>
        <w:t>poll</w:t>
      </w:r>
      <w:r>
        <w:rPr>
          <w:rFonts w:ascii="宋体" w:eastAsia="宋体" w:hAnsi="宋体" w:hint="eastAsia"/>
          <w:sz w:val="24"/>
          <w:szCs w:val="24"/>
        </w:rPr>
        <w:t>和</w:t>
      </w:r>
      <w:proofErr w:type="spellStart"/>
      <w:r w:rsidRPr="00A378BC">
        <w:rPr>
          <w:rFonts w:ascii="Arial" w:eastAsia="宋体" w:hAnsi="Arial" w:hint="eastAsia"/>
          <w:sz w:val="24"/>
          <w:szCs w:val="24"/>
        </w:rPr>
        <w:t>epoll</w:t>
      </w:r>
      <w:proofErr w:type="spellEnd"/>
      <w:r>
        <w:rPr>
          <w:rFonts w:ascii="宋体" w:eastAsia="宋体" w:hAnsi="宋体" w:hint="eastAsia"/>
          <w:sz w:val="24"/>
          <w:szCs w:val="24"/>
        </w:rPr>
        <w:t>的方式实现；由于是单线程的缘故，并不存在并发竞争的问题。由于上述的原因，</w:t>
      </w:r>
      <w:proofErr w:type="spellStart"/>
      <w:r w:rsidRPr="00A378BC">
        <w:rPr>
          <w:rFonts w:ascii="Arial" w:eastAsia="宋体" w:hAnsi="Arial" w:hint="eastAsia"/>
          <w:sz w:val="24"/>
          <w:szCs w:val="24"/>
        </w:rPr>
        <w:t>redis</w:t>
      </w:r>
      <w:proofErr w:type="spellEnd"/>
      <w:r>
        <w:rPr>
          <w:rFonts w:ascii="宋体" w:eastAsia="宋体" w:hAnsi="宋体" w:hint="eastAsia"/>
          <w:sz w:val="24"/>
          <w:szCs w:val="24"/>
        </w:rPr>
        <w:t>的速度很快。</w:t>
      </w:r>
      <w:proofErr w:type="spellStart"/>
      <w:r w:rsidR="00EA12D2" w:rsidRPr="00A378BC">
        <w:rPr>
          <w:rFonts w:ascii="Arial" w:eastAsia="宋体" w:hAnsi="Arial" w:cs="Arial"/>
          <w:sz w:val="24"/>
          <w:szCs w:val="24"/>
        </w:rPr>
        <w:t>redis</w:t>
      </w:r>
      <w:proofErr w:type="spellEnd"/>
      <w:r w:rsidR="00EA12D2">
        <w:rPr>
          <w:rFonts w:ascii="宋体" w:eastAsia="宋体" w:hAnsi="宋体" w:hint="eastAsia"/>
          <w:sz w:val="24"/>
          <w:szCs w:val="24"/>
        </w:rPr>
        <w:t>能持久化缓存数据，通过</w:t>
      </w:r>
      <w:r w:rsidR="00EA12D2" w:rsidRPr="00A378BC">
        <w:rPr>
          <w:rFonts w:ascii="Arial" w:eastAsia="宋体" w:hAnsi="Arial" w:cs="Arial"/>
          <w:sz w:val="24"/>
          <w:szCs w:val="24"/>
        </w:rPr>
        <w:t>AOF</w:t>
      </w:r>
      <w:r w:rsidR="00EA12D2">
        <w:rPr>
          <w:rFonts w:ascii="宋体" w:eastAsia="宋体" w:hAnsi="宋体" w:hint="eastAsia"/>
          <w:sz w:val="24"/>
          <w:szCs w:val="24"/>
        </w:rPr>
        <w:t>和</w:t>
      </w:r>
      <w:r w:rsidR="00EA12D2" w:rsidRPr="00A378BC">
        <w:rPr>
          <w:rFonts w:ascii="Arial" w:eastAsia="宋体" w:hAnsi="Arial" w:cs="Arial"/>
          <w:sz w:val="24"/>
          <w:szCs w:val="24"/>
        </w:rPr>
        <w:t>RDB</w:t>
      </w:r>
      <w:r w:rsidR="00EA12D2">
        <w:rPr>
          <w:rFonts w:ascii="宋体" w:eastAsia="宋体" w:hAnsi="宋体" w:hint="eastAsia"/>
          <w:sz w:val="24"/>
          <w:szCs w:val="24"/>
        </w:rPr>
        <w:t>的方式</w:t>
      </w:r>
      <w:r w:rsidR="00756969" w:rsidRPr="00BB1C5B">
        <w:rPr>
          <w:rFonts w:ascii="Arial" w:eastAsia="宋体" w:hAnsi="Arial" w:cs="Arial"/>
          <w:sz w:val="24"/>
          <w:szCs w:val="28"/>
        </w:rPr>
        <w:t>[</w:t>
      </w:r>
      <w:r w:rsidR="00756969" w:rsidRPr="00A378BC">
        <w:rPr>
          <w:rFonts w:ascii="Arial" w:eastAsia="宋体" w:hAnsi="Arial" w:cs="Arial"/>
          <w:sz w:val="24"/>
          <w:szCs w:val="28"/>
        </w:rPr>
        <w:t>Xu</w:t>
      </w:r>
      <w:r w:rsidR="00756969" w:rsidRPr="00370CEB">
        <w:rPr>
          <w:rFonts w:ascii="Arial" w:eastAsia="宋体" w:hAnsi="Arial" w:cs="Arial"/>
          <w:sz w:val="24"/>
          <w:szCs w:val="28"/>
        </w:rPr>
        <w:t xml:space="preserve"> </w:t>
      </w:r>
      <w:r w:rsidR="00756969" w:rsidRPr="00A378BC">
        <w:rPr>
          <w:rFonts w:ascii="Arial" w:eastAsia="宋体" w:hAnsi="Arial" w:cs="Arial"/>
          <w:sz w:val="24"/>
          <w:szCs w:val="28"/>
        </w:rPr>
        <w:t>et</w:t>
      </w:r>
      <w:r w:rsidR="00756969" w:rsidRPr="00370CEB">
        <w:rPr>
          <w:rFonts w:ascii="Arial" w:eastAsia="宋体" w:hAnsi="Arial" w:cs="Arial"/>
          <w:sz w:val="24"/>
          <w:szCs w:val="28"/>
        </w:rPr>
        <w:t xml:space="preserve"> </w:t>
      </w:r>
      <w:r w:rsidR="00756969" w:rsidRPr="00A378BC">
        <w:rPr>
          <w:rFonts w:ascii="Arial" w:eastAsia="宋体" w:hAnsi="Arial" w:cs="Arial"/>
          <w:sz w:val="24"/>
          <w:szCs w:val="28"/>
        </w:rPr>
        <w:t>al</w:t>
      </w:r>
      <w:r w:rsidR="00756969">
        <w:rPr>
          <w:rFonts w:ascii="Arial" w:eastAsia="宋体" w:hAnsi="Arial" w:cs="Arial"/>
          <w:sz w:val="24"/>
          <w:szCs w:val="28"/>
        </w:rPr>
        <w:t>., 2014</w:t>
      </w:r>
      <w:r w:rsidR="00756969" w:rsidRPr="00BB1C5B">
        <w:rPr>
          <w:rFonts w:ascii="Arial" w:eastAsia="宋体" w:hAnsi="Arial" w:cs="Arial"/>
          <w:sz w:val="24"/>
          <w:szCs w:val="28"/>
        </w:rPr>
        <w:t>]</w:t>
      </w:r>
      <w:r w:rsidR="00EA12D2">
        <w:rPr>
          <w:rFonts w:ascii="宋体" w:eastAsia="宋体" w:hAnsi="宋体" w:hint="eastAsia"/>
          <w:sz w:val="24"/>
          <w:szCs w:val="24"/>
        </w:rPr>
        <w:t>，将</w:t>
      </w:r>
      <w:proofErr w:type="spellStart"/>
      <w:r w:rsidR="00EA12D2" w:rsidRPr="00A378BC">
        <w:rPr>
          <w:rFonts w:ascii="Arial" w:eastAsia="宋体" w:hAnsi="Arial" w:cs="Arial"/>
          <w:sz w:val="24"/>
          <w:szCs w:val="24"/>
        </w:rPr>
        <w:t>redis</w:t>
      </w:r>
      <w:proofErr w:type="spellEnd"/>
      <w:proofErr w:type="gramStart"/>
      <w:r w:rsidR="00EA12D2">
        <w:rPr>
          <w:rFonts w:ascii="宋体" w:eastAsia="宋体" w:hAnsi="宋体" w:hint="eastAsia"/>
          <w:sz w:val="24"/>
          <w:szCs w:val="24"/>
        </w:rPr>
        <w:t>宕机损失</w:t>
      </w:r>
      <w:proofErr w:type="gramEnd"/>
      <w:r w:rsidR="00EA12D2">
        <w:rPr>
          <w:rFonts w:ascii="宋体" w:eastAsia="宋体" w:hAnsi="宋体" w:hint="eastAsia"/>
          <w:sz w:val="24"/>
          <w:szCs w:val="24"/>
        </w:rPr>
        <w:t>降到最低。</w:t>
      </w:r>
    </w:p>
    <w:p w14:paraId="5664E242" w14:textId="516B9611" w:rsidR="00913738" w:rsidRDefault="00913738" w:rsidP="00913738">
      <w:pPr>
        <w:widowControl/>
        <w:spacing w:line="360" w:lineRule="auto"/>
        <w:ind w:firstLineChars="200" w:firstLine="480"/>
        <w:jc w:val="left"/>
        <w:rPr>
          <w:rFonts w:ascii="宋体" w:eastAsia="宋体" w:hAnsi="宋体" w:cs="宋体"/>
          <w:kern w:val="0"/>
          <w:sz w:val="24"/>
          <w:szCs w:val="24"/>
        </w:rPr>
      </w:pPr>
      <w:r>
        <w:rPr>
          <w:rFonts w:ascii="宋体" w:eastAsia="宋体" w:hAnsi="宋体" w:hint="eastAsia"/>
          <w:sz w:val="24"/>
          <w:szCs w:val="24"/>
        </w:rPr>
        <w:t>为了实现高可用，</w:t>
      </w:r>
      <w:proofErr w:type="spellStart"/>
      <w:r w:rsidRPr="00A378BC">
        <w:rPr>
          <w:rFonts w:ascii="Arial" w:eastAsia="宋体" w:hAnsi="Arial" w:hint="eastAsia"/>
          <w:sz w:val="24"/>
          <w:szCs w:val="24"/>
        </w:rPr>
        <w:t>redis</w:t>
      </w:r>
      <w:proofErr w:type="spellEnd"/>
      <w:r>
        <w:rPr>
          <w:rFonts w:ascii="宋体" w:eastAsia="宋体" w:hAnsi="宋体" w:hint="eastAsia"/>
          <w:sz w:val="24"/>
          <w:szCs w:val="24"/>
        </w:rPr>
        <w:t>一般使用主从结构部署</w:t>
      </w:r>
      <w:r w:rsidR="00311C7C">
        <w:rPr>
          <w:rFonts w:ascii="Arial" w:eastAsia="宋体" w:hAnsi="Arial" w:cs="Arial" w:hint="eastAsia"/>
          <w:sz w:val="24"/>
          <w:szCs w:val="28"/>
        </w:rPr>
        <w:t>[</w:t>
      </w:r>
      <w:r w:rsidR="00311C7C" w:rsidRPr="00D91FD4">
        <w:rPr>
          <w:rFonts w:ascii="Arial" w:eastAsia="宋体" w:hAnsi="Arial" w:cs="Arial"/>
          <w:sz w:val="24"/>
          <w:szCs w:val="28"/>
        </w:rPr>
        <w:t>邱祝文</w:t>
      </w:r>
      <w:r w:rsidR="00311C7C">
        <w:rPr>
          <w:rFonts w:ascii="Arial" w:eastAsia="宋体" w:hAnsi="Arial" w:cs="Arial" w:hint="eastAsia"/>
          <w:sz w:val="24"/>
          <w:szCs w:val="28"/>
        </w:rPr>
        <w:t>,</w:t>
      </w:r>
      <w:r w:rsidR="00311C7C">
        <w:rPr>
          <w:rFonts w:ascii="Arial" w:eastAsia="宋体" w:hAnsi="Arial" w:cs="Arial"/>
          <w:sz w:val="24"/>
          <w:szCs w:val="28"/>
        </w:rPr>
        <w:t>2014]</w:t>
      </w:r>
      <w:r>
        <w:rPr>
          <w:rFonts w:ascii="宋体" w:eastAsia="宋体" w:hAnsi="宋体" w:hint="eastAsia"/>
          <w:sz w:val="24"/>
          <w:szCs w:val="24"/>
        </w:rPr>
        <w:t>，即一主多从，主节点负责数据的写，并将写数据同步到从节点，从节点负责读数据。当主节点</w:t>
      </w:r>
      <w:proofErr w:type="gramStart"/>
      <w:r>
        <w:rPr>
          <w:rFonts w:ascii="宋体" w:eastAsia="宋体" w:hAnsi="宋体" w:hint="eastAsia"/>
          <w:sz w:val="24"/>
          <w:szCs w:val="24"/>
        </w:rPr>
        <w:t>宕</w:t>
      </w:r>
      <w:proofErr w:type="gramEnd"/>
      <w:r>
        <w:rPr>
          <w:rFonts w:ascii="宋体" w:eastAsia="宋体" w:hAnsi="宋体" w:hint="eastAsia"/>
          <w:sz w:val="24"/>
          <w:szCs w:val="24"/>
        </w:rPr>
        <w:t>机时，需要一种机制能够自动切换主节点，</w:t>
      </w:r>
      <w:proofErr w:type="spellStart"/>
      <w:r w:rsidRPr="00A378BC">
        <w:rPr>
          <w:rFonts w:ascii="Arial" w:eastAsia="宋体" w:hAnsi="Arial" w:hint="eastAsia"/>
          <w:sz w:val="24"/>
          <w:szCs w:val="24"/>
        </w:rPr>
        <w:t>redis</w:t>
      </w:r>
      <w:proofErr w:type="spellEnd"/>
      <w:r>
        <w:rPr>
          <w:rFonts w:ascii="宋体" w:eastAsia="宋体" w:hAnsi="宋体" w:hint="eastAsia"/>
          <w:sz w:val="24"/>
          <w:szCs w:val="24"/>
        </w:rPr>
        <w:t>哨兵（</w:t>
      </w:r>
      <w:r w:rsidRPr="00A378BC">
        <w:rPr>
          <w:rFonts w:ascii="Arial" w:eastAsia="宋体" w:hAnsi="Arial" w:hint="eastAsia"/>
          <w:sz w:val="24"/>
          <w:szCs w:val="24"/>
        </w:rPr>
        <w:t>Sentinel</w:t>
      </w:r>
      <w:r>
        <w:rPr>
          <w:rFonts w:ascii="宋体" w:eastAsia="宋体" w:hAnsi="宋体" w:hint="eastAsia"/>
          <w:sz w:val="24"/>
          <w:szCs w:val="24"/>
        </w:rPr>
        <w:t>）模式就是一种能自动切换的机制。哨兵是</w:t>
      </w:r>
      <w:r w:rsidRPr="00A378BC">
        <w:rPr>
          <w:rFonts w:ascii="Arial" w:eastAsia="宋体" w:hAnsi="Arial" w:hint="eastAsia"/>
          <w:sz w:val="24"/>
          <w:szCs w:val="24"/>
        </w:rPr>
        <w:t>Redis</w:t>
      </w:r>
      <w:r>
        <w:rPr>
          <w:rFonts w:ascii="宋体" w:eastAsia="宋体" w:hAnsi="宋体" w:hint="eastAsia"/>
          <w:sz w:val="24"/>
          <w:szCs w:val="24"/>
        </w:rPr>
        <w:t>中的一个独立进程，其原理是哨兵通过发送命令，等待</w:t>
      </w:r>
      <w:r w:rsidRPr="00A378BC">
        <w:rPr>
          <w:rFonts w:ascii="Arial" w:eastAsia="宋体" w:hAnsi="Arial" w:hint="eastAsia"/>
          <w:sz w:val="24"/>
          <w:szCs w:val="24"/>
        </w:rPr>
        <w:t>Redis</w:t>
      </w:r>
      <w:r>
        <w:rPr>
          <w:rFonts w:ascii="宋体" w:eastAsia="宋体" w:hAnsi="宋体" w:hint="eastAsia"/>
          <w:sz w:val="24"/>
          <w:szCs w:val="24"/>
        </w:rPr>
        <w:t>服务器响应，从而监控运行的多个</w:t>
      </w:r>
      <w:r w:rsidRPr="00A378BC">
        <w:rPr>
          <w:rFonts w:ascii="Arial" w:eastAsia="宋体" w:hAnsi="Arial" w:hint="eastAsia"/>
          <w:sz w:val="24"/>
          <w:szCs w:val="24"/>
        </w:rPr>
        <w:t>Redis</w:t>
      </w:r>
      <w:r>
        <w:rPr>
          <w:rFonts w:ascii="宋体" w:eastAsia="宋体" w:hAnsi="宋体" w:hint="eastAsia"/>
          <w:sz w:val="24"/>
          <w:szCs w:val="24"/>
        </w:rPr>
        <w:t>实例。当哨兵监测到</w:t>
      </w:r>
      <w:r w:rsidRPr="00A378BC">
        <w:rPr>
          <w:rFonts w:ascii="Arial" w:eastAsia="宋体" w:hAnsi="Arial" w:hint="eastAsia"/>
          <w:sz w:val="24"/>
          <w:szCs w:val="24"/>
        </w:rPr>
        <w:t>master</w:t>
      </w:r>
      <w:proofErr w:type="gramStart"/>
      <w:r>
        <w:rPr>
          <w:rFonts w:ascii="宋体" w:eastAsia="宋体" w:hAnsi="宋体" w:hint="eastAsia"/>
          <w:sz w:val="24"/>
          <w:szCs w:val="24"/>
        </w:rPr>
        <w:t>宕</w:t>
      </w:r>
      <w:proofErr w:type="gramEnd"/>
      <w:r>
        <w:rPr>
          <w:rFonts w:ascii="宋体" w:eastAsia="宋体" w:hAnsi="宋体" w:hint="eastAsia"/>
          <w:sz w:val="24"/>
          <w:szCs w:val="24"/>
        </w:rPr>
        <w:t>机，就会自动将</w:t>
      </w:r>
      <w:r w:rsidRPr="00A378BC">
        <w:rPr>
          <w:rFonts w:ascii="Arial" w:eastAsia="宋体" w:hAnsi="Arial" w:hint="eastAsia"/>
          <w:sz w:val="24"/>
          <w:szCs w:val="24"/>
        </w:rPr>
        <w:t>slave</w:t>
      </w:r>
      <w:r>
        <w:rPr>
          <w:rFonts w:ascii="宋体" w:eastAsia="宋体" w:hAnsi="宋体" w:hint="eastAsia"/>
          <w:sz w:val="24"/>
          <w:szCs w:val="24"/>
        </w:rPr>
        <w:t>切换成</w:t>
      </w:r>
      <w:r w:rsidRPr="00A378BC">
        <w:rPr>
          <w:rFonts w:ascii="Arial" w:eastAsia="宋体" w:hAnsi="Arial" w:hint="eastAsia"/>
          <w:sz w:val="24"/>
          <w:szCs w:val="24"/>
        </w:rPr>
        <w:t>master</w:t>
      </w:r>
      <w:r>
        <w:rPr>
          <w:rFonts w:ascii="宋体" w:eastAsia="宋体" w:hAnsi="宋体" w:hint="eastAsia"/>
          <w:sz w:val="24"/>
          <w:szCs w:val="24"/>
        </w:rPr>
        <w:t>，然后通过发布订阅模式，通知其他的从服务器修改配置文件，让他们切换主机。哨兵一般会存在多个，目的是为了防止单一哨兵出现单点故障的问题。</w:t>
      </w:r>
      <w:r w:rsidR="003B5A54" w:rsidRPr="003B5A54">
        <w:rPr>
          <w:rFonts w:ascii="Arial" w:eastAsia="宋体" w:hAnsi="Arial" w:cs="Arial"/>
          <w:sz w:val="24"/>
          <w:szCs w:val="28"/>
        </w:rPr>
        <w:t>[</w:t>
      </w:r>
      <w:r w:rsidR="003B5A54" w:rsidRPr="003B5A54">
        <w:rPr>
          <w:rFonts w:ascii="Arial" w:eastAsia="宋体" w:hAnsi="Arial" w:cs="Arial"/>
          <w:sz w:val="24"/>
          <w:szCs w:val="28"/>
        </w:rPr>
        <w:t>许艺蓝</w:t>
      </w:r>
      <w:r w:rsidR="003B5A54" w:rsidRPr="003B5A54">
        <w:rPr>
          <w:rFonts w:ascii="Arial" w:eastAsia="宋体" w:hAnsi="Arial" w:cs="Arial"/>
          <w:sz w:val="24"/>
          <w:szCs w:val="28"/>
        </w:rPr>
        <w:t>,2018]</w:t>
      </w:r>
      <w:r w:rsidRPr="007163D1">
        <w:rPr>
          <w:rFonts w:ascii="宋体" w:eastAsia="宋体" w:hAnsi="宋体" w:cs="宋体"/>
          <w:kern w:val="0"/>
          <w:sz w:val="24"/>
          <w:szCs w:val="24"/>
        </w:rPr>
        <w:t>假设主服务器</w:t>
      </w:r>
      <w:proofErr w:type="gramStart"/>
      <w:r w:rsidRPr="007163D1">
        <w:rPr>
          <w:rFonts w:ascii="宋体" w:eastAsia="宋体" w:hAnsi="宋体" w:cs="宋体"/>
          <w:kern w:val="0"/>
          <w:sz w:val="24"/>
          <w:szCs w:val="24"/>
        </w:rPr>
        <w:t>宕</w:t>
      </w:r>
      <w:proofErr w:type="gramEnd"/>
      <w:r w:rsidRPr="007163D1">
        <w:rPr>
          <w:rFonts w:ascii="宋体" w:eastAsia="宋体" w:hAnsi="宋体" w:cs="宋体"/>
          <w:kern w:val="0"/>
          <w:sz w:val="24"/>
          <w:szCs w:val="24"/>
        </w:rPr>
        <w:t>机，哨兵</w:t>
      </w:r>
      <w:r w:rsidRPr="003F1175">
        <w:rPr>
          <w:rFonts w:ascii="Arial" w:eastAsia="宋体" w:hAnsi="Arial" w:cs="宋体"/>
          <w:kern w:val="0"/>
          <w:sz w:val="24"/>
          <w:szCs w:val="24"/>
        </w:rPr>
        <w:t>1</w:t>
      </w:r>
      <w:r w:rsidRPr="007163D1">
        <w:rPr>
          <w:rFonts w:ascii="宋体" w:eastAsia="宋体" w:hAnsi="宋体" w:cs="宋体"/>
          <w:kern w:val="0"/>
          <w:sz w:val="24"/>
          <w:szCs w:val="24"/>
        </w:rPr>
        <w:t>先检测到这个结果，系统并不会马上进行</w:t>
      </w:r>
      <w:r w:rsidRPr="00A378BC">
        <w:rPr>
          <w:rFonts w:ascii="Arial" w:eastAsia="宋体" w:hAnsi="Arial" w:cs="宋体"/>
          <w:kern w:val="0"/>
          <w:sz w:val="24"/>
          <w:szCs w:val="24"/>
        </w:rPr>
        <w:t>failover</w:t>
      </w:r>
      <w:r w:rsidRPr="007163D1">
        <w:rPr>
          <w:rFonts w:ascii="宋体" w:eastAsia="宋体" w:hAnsi="宋体" w:cs="宋体"/>
          <w:kern w:val="0"/>
          <w:sz w:val="24"/>
          <w:szCs w:val="24"/>
        </w:rPr>
        <w:t>过程，仅仅是哨兵</w:t>
      </w:r>
      <w:r w:rsidRPr="003F1175">
        <w:rPr>
          <w:rFonts w:ascii="Arial" w:eastAsia="宋体" w:hAnsi="Arial" w:cs="宋体"/>
          <w:kern w:val="0"/>
          <w:sz w:val="24"/>
          <w:szCs w:val="24"/>
        </w:rPr>
        <w:t>1</w:t>
      </w:r>
      <w:r w:rsidRPr="007163D1">
        <w:rPr>
          <w:rFonts w:ascii="宋体" w:eastAsia="宋体" w:hAnsi="宋体" w:cs="宋体"/>
          <w:kern w:val="0"/>
          <w:sz w:val="24"/>
          <w:szCs w:val="24"/>
        </w:rPr>
        <w:t>主观的认为主服务器</w:t>
      </w:r>
      <w:proofErr w:type="gramStart"/>
      <w:r>
        <w:rPr>
          <w:rFonts w:ascii="宋体" w:eastAsia="宋体" w:hAnsi="宋体" w:cs="宋体" w:hint="eastAsia"/>
          <w:kern w:val="0"/>
          <w:sz w:val="24"/>
          <w:szCs w:val="24"/>
        </w:rPr>
        <w:t>不</w:t>
      </w:r>
      <w:proofErr w:type="gramEnd"/>
      <w:r w:rsidRPr="007163D1">
        <w:rPr>
          <w:rFonts w:ascii="宋体" w:eastAsia="宋体" w:hAnsi="宋体" w:cs="宋体"/>
          <w:kern w:val="0"/>
          <w:sz w:val="24"/>
          <w:szCs w:val="24"/>
        </w:rPr>
        <w:t>可用，这个现象成为主观下线。当后面的哨兵也检测到主服务器</w:t>
      </w:r>
      <w:proofErr w:type="gramStart"/>
      <w:r w:rsidRPr="007163D1">
        <w:rPr>
          <w:rFonts w:ascii="宋体" w:eastAsia="宋体" w:hAnsi="宋体" w:cs="宋体"/>
          <w:kern w:val="0"/>
          <w:sz w:val="24"/>
          <w:szCs w:val="24"/>
        </w:rPr>
        <w:t>不</w:t>
      </w:r>
      <w:proofErr w:type="gramEnd"/>
      <w:r w:rsidRPr="007163D1">
        <w:rPr>
          <w:rFonts w:ascii="宋体" w:eastAsia="宋体" w:hAnsi="宋体" w:cs="宋体"/>
          <w:kern w:val="0"/>
          <w:sz w:val="24"/>
          <w:szCs w:val="24"/>
        </w:rPr>
        <w:t>可用，并且数量达到一定值时，那么哨兵之间就会进行一次投票，投票的结果由一个哨兵发起，进行</w:t>
      </w:r>
      <w:r w:rsidRPr="00A378BC">
        <w:rPr>
          <w:rFonts w:ascii="Arial" w:eastAsia="宋体" w:hAnsi="Arial" w:cs="宋体"/>
          <w:kern w:val="0"/>
          <w:sz w:val="24"/>
          <w:szCs w:val="24"/>
        </w:rPr>
        <w:t>failover</w:t>
      </w:r>
      <w:r w:rsidRPr="007163D1">
        <w:rPr>
          <w:rFonts w:ascii="宋体" w:eastAsia="宋体" w:hAnsi="宋体" w:cs="宋体"/>
          <w:kern w:val="0"/>
          <w:sz w:val="24"/>
          <w:szCs w:val="24"/>
        </w:rPr>
        <w:t>操作。切换成功后，就会通过发布订阅模式，让各个哨兵把自己监控的从服务器实现切换主机，这个过程称为客观下线。</w:t>
      </w:r>
    </w:p>
    <w:p w14:paraId="67A0ED70" w14:textId="6D5DF714" w:rsidR="00D24518" w:rsidRDefault="00D24518" w:rsidP="00D24518">
      <w:pPr>
        <w:pStyle w:val="2"/>
        <w:numPr>
          <w:ilvl w:val="1"/>
          <w:numId w:val="52"/>
        </w:numPr>
        <w:rPr>
          <w:rFonts w:eastAsia="宋体" w:cs="Arial"/>
        </w:rPr>
      </w:pPr>
      <w:r w:rsidRPr="00D24518">
        <w:rPr>
          <w:rFonts w:eastAsia="宋体" w:cs="Arial" w:hint="eastAsia"/>
        </w:rPr>
        <w:t>异地多活技术</w:t>
      </w:r>
    </w:p>
    <w:p w14:paraId="48DCBE5D" w14:textId="11F23FA2" w:rsidR="00D24518" w:rsidRDefault="00D24518" w:rsidP="00D24518">
      <w:pPr>
        <w:spacing w:line="360" w:lineRule="auto"/>
        <w:ind w:firstLineChars="200" w:firstLine="480"/>
        <w:rPr>
          <w:rFonts w:ascii="宋体" w:eastAsia="宋体" w:hAnsi="宋体"/>
          <w:sz w:val="24"/>
          <w:szCs w:val="28"/>
        </w:rPr>
      </w:pPr>
      <w:r>
        <w:rPr>
          <w:rFonts w:ascii="宋体" w:eastAsia="宋体" w:hAnsi="宋体" w:hint="eastAsia"/>
          <w:sz w:val="24"/>
          <w:szCs w:val="28"/>
        </w:rPr>
        <w:t>异地多活</w:t>
      </w:r>
      <w:r w:rsidR="00D47841">
        <w:rPr>
          <w:rFonts w:ascii="宋体" w:eastAsia="宋体" w:hAnsi="宋体" w:hint="eastAsia"/>
          <w:sz w:val="24"/>
          <w:szCs w:val="28"/>
        </w:rPr>
        <w:t>是指在不同城市建立独立的数据中心。传统数据中心采用“两地三中心”模式，即生产中心、同城备份中心、</w:t>
      </w:r>
      <w:proofErr w:type="gramStart"/>
      <w:r w:rsidR="00D47841">
        <w:rPr>
          <w:rFonts w:ascii="宋体" w:eastAsia="宋体" w:hAnsi="宋体" w:hint="eastAsia"/>
          <w:sz w:val="24"/>
          <w:szCs w:val="28"/>
        </w:rPr>
        <w:t>异地灾备中心</w:t>
      </w:r>
      <w:proofErr w:type="gramEnd"/>
      <w:r w:rsidR="00D47841">
        <w:rPr>
          <w:rFonts w:ascii="宋体" w:eastAsia="宋体" w:hAnsi="宋体" w:hint="eastAsia"/>
          <w:sz w:val="24"/>
          <w:szCs w:val="28"/>
        </w:rPr>
        <w:t>，多活是指中心之间没有主备关心，每一个中心都有生产，或</w:t>
      </w:r>
      <w:proofErr w:type="gramStart"/>
      <w:r w:rsidR="00D47841">
        <w:rPr>
          <w:rFonts w:ascii="宋体" w:eastAsia="宋体" w:hAnsi="宋体" w:hint="eastAsia"/>
          <w:sz w:val="24"/>
          <w:szCs w:val="28"/>
        </w:rPr>
        <w:t>为灾备</w:t>
      </w:r>
      <w:proofErr w:type="gramEnd"/>
      <w:r w:rsidR="00156189">
        <w:rPr>
          <w:rFonts w:ascii="Arial" w:eastAsia="宋体" w:hAnsi="Arial" w:cs="Arial" w:hint="eastAsia"/>
          <w:sz w:val="24"/>
          <w:szCs w:val="28"/>
        </w:rPr>
        <w:t>[</w:t>
      </w:r>
      <w:r w:rsidR="00156189" w:rsidRPr="00D47841">
        <w:rPr>
          <w:rFonts w:ascii="Arial" w:eastAsia="宋体" w:hAnsi="Arial" w:cs="Arial" w:hint="eastAsia"/>
          <w:sz w:val="24"/>
          <w:szCs w:val="28"/>
        </w:rPr>
        <w:t>肖良华</w:t>
      </w:r>
      <w:r w:rsidR="00156189">
        <w:rPr>
          <w:rFonts w:ascii="Arial" w:eastAsia="宋体" w:hAnsi="Arial" w:cs="Arial" w:hint="eastAsia"/>
          <w:sz w:val="24"/>
          <w:szCs w:val="28"/>
        </w:rPr>
        <w:t>,</w:t>
      </w:r>
      <w:r w:rsidR="00156189">
        <w:rPr>
          <w:rFonts w:ascii="Arial" w:eastAsia="宋体" w:hAnsi="Arial" w:cs="Arial"/>
          <w:sz w:val="24"/>
          <w:szCs w:val="28"/>
        </w:rPr>
        <w:t>2012]</w:t>
      </w:r>
      <w:r w:rsidR="00D47841">
        <w:rPr>
          <w:rFonts w:ascii="宋体" w:eastAsia="宋体" w:hAnsi="宋体" w:hint="eastAsia"/>
          <w:sz w:val="24"/>
          <w:szCs w:val="28"/>
        </w:rPr>
        <w:t>。</w:t>
      </w:r>
    </w:p>
    <w:p w14:paraId="3E8EFE71" w14:textId="324A096B" w:rsidR="006E4B3B" w:rsidRDefault="00A977A9" w:rsidP="005F2276">
      <w:pPr>
        <w:spacing w:line="360" w:lineRule="auto"/>
        <w:ind w:firstLineChars="200" w:firstLine="480"/>
        <w:rPr>
          <w:rFonts w:ascii="宋体" w:eastAsia="宋体" w:hAnsi="宋体" w:hint="eastAsia"/>
          <w:sz w:val="24"/>
          <w:szCs w:val="28"/>
        </w:rPr>
      </w:pPr>
      <w:r>
        <w:rPr>
          <w:rFonts w:ascii="宋体" w:eastAsia="宋体" w:hAnsi="宋体" w:hint="eastAsia"/>
          <w:sz w:val="24"/>
          <w:szCs w:val="28"/>
        </w:rPr>
        <w:t>图2.2为饿了么多活架构，饿了</w:t>
      </w:r>
      <w:proofErr w:type="gramStart"/>
      <w:r>
        <w:rPr>
          <w:rFonts w:ascii="宋体" w:eastAsia="宋体" w:hAnsi="宋体" w:hint="eastAsia"/>
          <w:sz w:val="24"/>
          <w:szCs w:val="28"/>
        </w:rPr>
        <w:t>么目前</w:t>
      </w:r>
      <w:proofErr w:type="gramEnd"/>
      <w:r>
        <w:rPr>
          <w:rFonts w:ascii="宋体" w:eastAsia="宋体" w:hAnsi="宋体" w:hint="eastAsia"/>
          <w:sz w:val="24"/>
          <w:szCs w:val="28"/>
        </w:rPr>
        <w:t>拥有两个机房，张北机房和万国机房，</w:t>
      </w:r>
      <w:r w:rsidR="00AA1ED1">
        <w:rPr>
          <w:rFonts w:ascii="宋体" w:eastAsia="宋体" w:hAnsi="宋体" w:hint="eastAsia"/>
          <w:sz w:val="24"/>
          <w:szCs w:val="28"/>
        </w:rPr>
        <w:t>每个机房称为</w:t>
      </w:r>
      <w:proofErr w:type="spellStart"/>
      <w:r w:rsidR="00AA1ED1" w:rsidRPr="00A378BC">
        <w:rPr>
          <w:rFonts w:ascii="Arial" w:eastAsia="宋体" w:hAnsi="Arial" w:hint="eastAsia"/>
          <w:sz w:val="24"/>
          <w:szCs w:val="28"/>
        </w:rPr>
        <w:t>ezone</w:t>
      </w:r>
      <w:proofErr w:type="spellEnd"/>
      <w:r w:rsidR="00AA1ED1">
        <w:rPr>
          <w:rFonts w:ascii="宋体" w:eastAsia="宋体" w:hAnsi="宋体" w:hint="eastAsia"/>
          <w:sz w:val="24"/>
          <w:szCs w:val="28"/>
        </w:rPr>
        <w:t>，</w:t>
      </w:r>
      <w:r>
        <w:rPr>
          <w:rFonts w:ascii="宋体" w:eastAsia="宋体" w:hAnsi="宋体" w:hint="eastAsia"/>
          <w:sz w:val="24"/>
          <w:szCs w:val="28"/>
        </w:rPr>
        <w:t>每个机房均有全量业务和全量数据</w:t>
      </w:r>
      <w:r w:rsidR="00DE7045">
        <w:rPr>
          <w:rFonts w:ascii="宋体" w:eastAsia="宋体" w:hAnsi="宋体" w:hint="eastAsia"/>
          <w:sz w:val="24"/>
          <w:szCs w:val="28"/>
        </w:rPr>
        <w:t>。为了避免跨机房调用而产生的高延迟，</w:t>
      </w:r>
      <w:r w:rsidR="0068399E">
        <w:rPr>
          <w:rFonts w:ascii="宋体" w:eastAsia="宋体" w:hAnsi="宋体" w:hint="eastAsia"/>
          <w:sz w:val="24"/>
          <w:szCs w:val="28"/>
        </w:rPr>
        <w:t>用户从下单到配送的整个服务流程需要在同一个机房内进行，</w:t>
      </w:r>
      <w:r w:rsidR="0068399E">
        <w:rPr>
          <w:rFonts w:ascii="宋体" w:eastAsia="宋体" w:hAnsi="宋体" w:hint="eastAsia"/>
          <w:sz w:val="24"/>
          <w:szCs w:val="28"/>
        </w:rPr>
        <w:lastRenderedPageBreak/>
        <w:t>这就需要对服务进行分区。</w:t>
      </w:r>
      <w:r w:rsidR="00AA1ED1">
        <w:rPr>
          <w:rFonts w:ascii="宋体" w:eastAsia="宋体" w:hAnsi="宋体" w:hint="eastAsia"/>
          <w:sz w:val="24"/>
          <w:szCs w:val="28"/>
        </w:rPr>
        <w:t>饿了</w:t>
      </w:r>
      <w:proofErr w:type="gramStart"/>
      <w:r w:rsidR="00AA1ED1">
        <w:rPr>
          <w:rFonts w:ascii="宋体" w:eastAsia="宋体" w:hAnsi="宋体" w:hint="eastAsia"/>
          <w:sz w:val="24"/>
          <w:szCs w:val="28"/>
        </w:rPr>
        <w:t>么</w:t>
      </w:r>
      <w:r w:rsidR="00CD12FB">
        <w:rPr>
          <w:rFonts w:ascii="宋体" w:eastAsia="宋体" w:hAnsi="宋体" w:hint="eastAsia"/>
          <w:sz w:val="24"/>
          <w:szCs w:val="28"/>
        </w:rPr>
        <w:t>采用</w:t>
      </w:r>
      <w:proofErr w:type="gramEnd"/>
      <w:r w:rsidR="00CD12FB">
        <w:rPr>
          <w:rFonts w:ascii="宋体" w:eastAsia="宋体" w:hAnsi="宋体" w:hint="eastAsia"/>
          <w:sz w:val="24"/>
          <w:szCs w:val="28"/>
        </w:rPr>
        <w:t>地理作为划分基础</w:t>
      </w:r>
      <w:r w:rsidR="00FF355E">
        <w:rPr>
          <w:rFonts w:ascii="宋体" w:eastAsia="宋体" w:hAnsi="宋体" w:hint="eastAsia"/>
          <w:sz w:val="24"/>
          <w:szCs w:val="28"/>
        </w:rPr>
        <w:t>，把地理位置上接近的用户、商家、骑手划分到同一个</w:t>
      </w:r>
      <w:proofErr w:type="spellStart"/>
      <w:r w:rsidR="00FF355E" w:rsidRPr="00A378BC">
        <w:rPr>
          <w:rFonts w:ascii="Arial" w:eastAsia="宋体" w:hAnsi="Arial" w:hint="eastAsia"/>
          <w:sz w:val="24"/>
          <w:szCs w:val="28"/>
        </w:rPr>
        <w:t>ezone</w:t>
      </w:r>
      <w:proofErr w:type="spellEnd"/>
      <w:r w:rsidR="00FF355E">
        <w:rPr>
          <w:rFonts w:ascii="宋体" w:eastAsia="宋体" w:hAnsi="宋体" w:hint="eastAsia"/>
          <w:sz w:val="24"/>
          <w:szCs w:val="28"/>
        </w:rPr>
        <w:t>中</w:t>
      </w:r>
      <w:r w:rsidR="003C2373">
        <w:rPr>
          <w:rFonts w:ascii="宋体" w:eastAsia="宋体" w:hAnsi="宋体" w:hint="eastAsia"/>
          <w:sz w:val="24"/>
          <w:szCs w:val="28"/>
        </w:rPr>
        <w:t>，同时采用商户</w:t>
      </w:r>
      <w:r w:rsidR="003C2373" w:rsidRPr="00A378BC">
        <w:rPr>
          <w:rFonts w:ascii="Arial" w:eastAsia="宋体" w:hAnsi="Arial" w:hint="eastAsia"/>
          <w:sz w:val="24"/>
          <w:szCs w:val="28"/>
        </w:rPr>
        <w:t>ID</w:t>
      </w:r>
      <w:r w:rsidR="003C2373">
        <w:rPr>
          <w:rFonts w:ascii="宋体" w:eastAsia="宋体" w:hAnsi="宋体" w:hint="eastAsia"/>
          <w:sz w:val="24"/>
          <w:szCs w:val="28"/>
        </w:rPr>
        <w:t>、订单</w:t>
      </w:r>
      <w:r w:rsidR="003C2373" w:rsidRPr="00A378BC">
        <w:rPr>
          <w:rFonts w:ascii="Arial" w:eastAsia="宋体" w:hAnsi="Arial" w:hint="eastAsia"/>
          <w:sz w:val="24"/>
          <w:szCs w:val="28"/>
        </w:rPr>
        <w:t>ID</w:t>
      </w:r>
      <w:r w:rsidR="003C2373">
        <w:rPr>
          <w:rFonts w:ascii="宋体" w:eastAsia="宋体" w:hAnsi="宋体" w:hint="eastAsia"/>
          <w:sz w:val="24"/>
          <w:szCs w:val="28"/>
        </w:rPr>
        <w:t>等方式辅助修正</w:t>
      </w:r>
      <w:r w:rsidR="006E4B3B">
        <w:rPr>
          <w:rFonts w:ascii="宋体" w:eastAsia="宋体" w:hAnsi="宋体" w:hint="eastAsia"/>
          <w:sz w:val="24"/>
          <w:szCs w:val="28"/>
        </w:rPr>
        <w:t>。</w:t>
      </w:r>
      <w:r w:rsidR="003C2373" w:rsidRPr="00A378BC">
        <w:rPr>
          <w:rFonts w:ascii="Arial" w:eastAsia="宋体" w:hAnsi="Arial" w:hint="eastAsia"/>
          <w:sz w:val="24"/>
          <w:szCs w:val="28"/>
        </w:rPr>
        <w:t>API</w:t>
      </w:r>
      <w:r w:rsidR="003C2373">
        <w:rPr>
          <w:rFonts w:ascii="宋体" w:eastAsia="宋体" w:hAnsi="宋体"/>
          <w:sz w:val="24"/>
          <w:szCs w:val="28"/>
        </w:rPr>
        <w:t xml:space="preserve"> </w:t>
      </w:r>
      <w:r w:rsidR="003C2373" w:rsidRPr="00A378BC">
        <w:rPr>
          <w:rFonts w:ascii="Arial" w:eastAsia="宋体" w:hAnsi="Arial" w:hint="eastAsia"/>
          <w:sz w:val="24"/>
          <w:szCs w:val="28"/>
        </w:rPr>
        <w:t>Router</w:t>
      </w:r>
      <w:r w:rsidR="007A51D6">
        <w:rPr>
          <w:rFonts w:ascii="宋体" w:eastAsia="宋体" w:hAnsi="宋体" w:hint="eastAsia"/>
          <w:sz w:val="24"/>
          <w:szCs w:val="28"/>
        </w:rPr>
        <w:t>就负责将流量中的分取信息转换成</w:t>
      </w:r>
      <w:r w:rsidR="00430975">
        <w:rPr>
          <w:rFonts w:ascii="宋体" w:eastAsia="宋体" w:hAnsi="宋体" w:hint="eastAsia"/>
          <w:sz w:val="24"/>
          <w:szCs w:val="28"/>
        </w:rPr>
        <w:t>对应</w:t>
      </w:r>
      <w:r w:rsidR="007A51D6">
        <w:rPr>
          <w:rFonts w:ascii="宋体" w:eastAsia="宋体" w:hAnsi="宋体" w:hint="eastAsia"/>
          <w:sz w:val="24"/>
          <w:szCs w:val="28"/>
        </w:rPr>
        <w:t>的</w:t>
      </w:r>
      <w:r w:rsidR="007A51D6" w:rsidRPr="00A378BC">
        <w:rPr>
          <w:rFonts w:ascii="Arial" w:eastAsia="宋体" w:hAnsi="Arial"/>
          <w:sz w:val="24"/>
          <w:szCs w:val="28"/>
        </w:rPr>
        <w:t>Shard</w:t>
      </w:r>
      <w:r w:rsidR="007A51D6">
        <w:rPr>
          <w:rFonts w:ascii="宋体" w:eastAsia="宋体" w:hAnsi="宋体"/>
          <w:sz w:val="24"/>
          <w:szCs w:val="28"/>
        </w:rPr>
        <w:t xml:space="preserve"> </w:t>
      </w:r>
      <w:r w:rsidR="007A51D6" w:rsidRPr="00A378BC">
        <w:rPr>
          <w:rFonts w:ascii="Arial" w:eastAsia="宋体" w:hAnsi="Arial"/>
          <w:sz w:val="24"/>
          <w:szCs w:val="28"/>
        </w:rPr>
        <w:t>ID</w:t>
      </w:r>
      <w:r w:rsidR="007A51D6">
        <w:rPr>
          <w:rFonts w:ascii="宋体" w:eastAsia="宋体" w:hAnsi="宋体"/>
          <w:sz w:val="24"/>
          <w:szCs w:val="28"/>
        </w:rPr>
        <w:t>,</w:t>
      </w:r>
      <w:r w:rsidR="006E4B3B">
        <w:rPr>
          <w:rFonts w:ascii="宋体" w:eastAsia="宋体" w:hAnsi="宋体" w:hint="eastAsia"/>
          <w:sz w:val="24"/>
          <w:szCs w:val="28"/>
        </w:rPr>
        <w:t>根据</w:t>
      </w:r>
      <w:r w:rsidR="006E4B3B" w:rsidRPr="00A378BC">
        <w:rPr>
          <w:rFonts w:ascii="Arial" w:eastAsia="宋体" w:hAnsi="Arial" w:hint="eastAsia"/>
          <w:sz w:val="24"/>
          <w:szCs w:val="28"/>
        </w:rPr>
        <w:t>Shard</w:t>
      </w:r>
      <w:r w:rsidR="006E4B3B">
        <w:rPr>
          <w:rFonts w:ascii="宋体" w:eastAsia="宋体" w:hAnsi="宋体"/>
          <w:sz w:val="24"/>
          <w:szCs w:val="28"/>
        </w:rPr>
        <w:t xml:space="preserve"> </w:t>
      </w:r>
      <w:r w:rsidR="006E4B3B" w:rsidRPr="00A378BC">
        <w:rPr>
          <w:rFonts w:ascii="Arial" w:eastAsia="宋体" w:hAnsi="Arial" w:hint="eastAsia"/>
          <w:sz w:val="24"/>
          <w:szCs w:val="28"/>
        </w:rPr>
        <w:t>ID</w:t>
      </w:r>
      <w:r w:rsidR="006E4B3B">
        <w:rPr>
          <w:rFonts w:ascii="宋体" w:eastAsia="宋体" w:hAnsi="宋体" w:hint="eastAsia"/>
          <w:sz w:val="24"/>
          <w:szCs w:val="28"/>
        </w:rPr>
        <w:t>从</w:t>
      </w:r>
      <w:r w:rsidR="006E4B3B" w:rsidRPr="00A378BC">
        <w:rPr>
          <w:rFonts w:ascii="Arial" w:eastAsia="宋体" w:hAnsi="Arial" w:hint="eastAsia"/>
          <w:sz w:val="24"/>
          <w:szCs w:val="28"/>
        </w:rPr>
        <w:t>GZS</w:t>
      </w:r>
      <w:r w:rsidR="006E4B3B">
        <w:rPr>
          <w:rFonts w:ascii="宋体" w:eastAsia="宋体" w:hAnsi="宋体" w:hint="eastAsia"/>
          <w:sz w:val="24"/>
          <w:szCs w:val="28"/>
        </w:rPr>
        <w:t>中获取</w:t>
      </w:r>
      <w:proofErr w:type="spellStart"/>
      <w:r w:rsidR="005F2276" w:rsidRPr="00A378BC">
        <w:rPr>
          <w:rFonts w:ascii="Arial" w:eastAsia="宋体" w:hAnsi="Arial" w:hint="eastAsia"/>
          <w:sz w:val="24"/>
          <w:szCs w:val="28"/>
        </w:rPr>
        <w:t>ezone</w:t>
      </w:r>
      <w:proofErr w:type="spellEnd"/>
      <w:r w:rsidR="00167E97">
        <w:rPr>
          <w:rFonts w:ascii="宋体" w:eastAsia="宋体" w:hAnsi="宋体" w:hint="eastAsia"/>
          <w:sz w:val="24"/>
          <w:szCs w:val="28"/>
        </w:rPr>
        <w:t>，</w:t>
      </w:r>
      <w:r w:rsidR="005F2276">
        <w:rPr>
          <w:rFonts w:ascii="宋体" w:eastAsia="宋体" w:hAnsi="宋体" w:hint="eastAsia"/>
          <w:sz w:val="24"/>
          <w:szCs w:val="28"/>
        </w:rPr>
        <w:t>再将其路由到具体</w:t>
      </w:r>
      <w:proofErr w:type="spellStart"/>
      <w:r w:rsidR="005F2276" w:rsidRPr="00A378BC">
        <w:rPr>
          <w:rFonts w:ascii="Arial" w:eastAsia="宋体" w:hAnsi="Arial" w:hint="eastAsia"/>
          <w:sz w:val="24"/>
          <w:szCs w:val="28"/>
        </w:rPr>
        <w:t>ezone</w:t>
      </w:r>
      <w:proofErr w:type="spellEnd"/>
      <w:r w:rsidR="005F2276">
        <w:rPr>
          <w:rFonts w:ascii="宋体" w:eastAsia="宋体" w:hAnsi="宋体" w:hint="eastAsia"/>
          <w:sz w:val="24"/>
          <w:szCs w:val="28"/>
        </w:rPr>
        <w:t>。</w:t>
      </w:r>
      <w:r w:rsidR="00167E97" w:rsidRPr="00A378BC">
        <w:rPr>
          <w:rFonts w:ascii="Arial" w:eastAsia="宋体" w:hAnsi="Arial" w:hint="eastAsia"/>
          <w:sz w:val="24"/>
          <w:szCs w:val="28"/>
        </w:rPr>
        <w:t>GZS</w:t>
      </w:r>
      <w:r w:rsidR="00167E97">
        <w:rPr>
          <w:rFonts w:ascii="宋体" w:eastAsia="宋体" w:hAnsi="宋体" w:hint="eastAsia"/>
          <w:sz w:val="24"/>
          <w:szCs w:val="28"/>
        </w:rPr>
        <w:t>全称为</w:t>
      </w:r>
      <w:r w:rsidR="00167E97" w:rsidRPr="00A378BC">
        <w:rPr>
          <w:rFonts w:ascii="Arial" w:eastAsia="宋体" w:hAnsi="Arial" w:hint="eastAsia"/>
          <w:sz w:val="24"/>
          <w:szCs w:val="28"/>
        </w:rPr>
        <w:t>Global</w:t>
      </w:r>
      <w:r w:rsidR="00167E97">
        <w:rPr>
          <w:rFonts w:ascii="宋体" w:eastAsia="宋体" w:hAnsi="宋体"/>
          <w:sz w:val="24"/>
          <w:szCs w:val="28"/>
        </w:rPr>
        <w:t xml:space="preserve"> </w:t>
      </w:r>
      <w:r w:rsidR="00167E97" w:rsidRPr="00A378BC">
        <w:rPr>
          <w:rFonts w:ascii="Arial" w:eastAsia="宋体" w:hAnsi="Arial"/>
          <w:sz w:val="24"/>
          <w:szCs w:val="28"/>
        </w:rPr>
        <w:t>Zone</w:t>
      </w:r>
      <w:r w:rsidR="00167E97">
        <w:rPr>
          <w:rFonts w:ascii="宋体" w:eastAsia="宋体" w:hAnsi="宋体"/>
          <w:sz w:val="24"/>
          <w:szCs w:val="28"/>
        </w:rPr>
        <w:t xml:space="preserve"> </w:t>
      </w:r>
      <w:r w:rsidR="00167E97" w:rsidRPr="00A378BC">
        <w:rPr>
          <w:rFonts w:ascii="Arial" w:eastAsia="宋体" w:hAnsi="Arial" w:hint="eastAsia"/>
          <w:sz w:val="24"/>
          <w:szCs w:val="28"/>
        </w:rPr>
        <w:t>Service</w:t>
      </w:r>
      <w:r w:rsidR="00167E97">
        <w:rPr>
          <w:rFonts w:ascii="宋体" w:eastAsia="宋体" w:hAnsi="宋体" w:hint="eastAsia"/>
          <w:sz w:val="24"/>
          <w:szCs w:val="28"/>
        </w:rPr>
        <w:t>（全局状态协调器）</w:t>
      </w:r>
      <w:r w:rsidR="00730538">
        <w:rPr>
          <w:rFonts w:ascii="宋体" w:eastAsia="宋体" w:hAnsi="宋体" w:hint="eastAsia"/>
          <w:sz w:val="24"/>
          <w:szCs w:val="28"/>
        </w:rPr>
        <w:t>，维护着整个多活的路由表。</w:t>
      </w:r>
    </w:p>
    <w:p w14:paraId="2ED7FD66" w14:textId="1E80F9C0" w:rsidR="00430975" w:rsidRDefault="00543BC8" w:rsidP="00430975">
      <w:pPr>
        <w:spacing w:line="360" w:lineRule="auto"/>
        <w:ind w:firstLineChars="200" w:firstLine="480"/>
        <w:rPr>
          <w:rFonts w:ascii="宋体" w:eastAsia="宋体" w:hAnsi="宋体"/>
          <w:sz w:val="24"/>
          <w:szCs w:val="28"/>
        </w:rPr>
      </w:pPr>
      <w:r>
        <w:rPr>
          <w:rFonts w:ascii="宋体" w:eastAsia="宋体" w:hAnsi="宋体" w:hint="eastAsia"/>
          <w:sz w:val="24"/>
          <w:szCs w:val="28"/>
        </w:rPr>
        <w:t>用户业务流程只会在一个机房内完成，但</w:t>
      </w:r>
      <w:r w:rsidR="00D106AE">
        <w:rPr>
          <w:rFonts w:ascii="宋体" w:eastAsia="宋体" w:hAnsi="宋体" w:hint="eastAsia"/>
          <w:sz w:val="24"/>
          <w:szCs w:val="28"/>
        </w:rPr>
        <w:t>多活要求每个机房内的数据均为全量数据，这就要求数据能够在机房之间同步。</w:t>
      </w:r>
      <w:r w:rsidR="00736538">
        <w:rPr>
          <w:rFonts w:ascii="宋体" w:eastAsia="宋体" w:hAnsi="宋体" w:hint="eastAsia"/>
          <w:sz w:val="24"/>
          <w:szCs w:val="28"/>
        </w:rPr>
        <w:t>饿了</w:t>
      </w:r>
      <w:proofErr w:type="gramStart"/>
      <w:r w:rsidR="00736538">
        <w:rPr>
          <w:rFonts w:ascii="宋体" w:eastAsia="宋体" w:hAnsi="宋体" w:hint="eastAsia"/>
          <w:sz w:val="24"/>
          <w:szCs w:val="28"/>
        </w:rPr>
        <w:t>么目前</w:t>
      </w:r>
      <w:proofErr w:type="gramEnd"/>
      <w:r w:rsidR="00736538">
        <w:rPr>
          <w:rFonts w:ascii="宋体" w:eastAsia="宋体" w:hAnsi="宋体" w:hint="eastAsia"/>
          <w:sz w:val="24"/>
          <w:szCs w:val="28"/>
        </w:rPr>
        <w:t>主要实现了</w:t>
      </w:r>
      <w:r w:rsidR="00736538" w:rsidRPr="00A378BC">
        <w:rPr>
          <w:rFonts w:ascii="Arial" w:eastAsia="宋体" w:hAnsi="Arial" w:hint="eastAsia"/>
          <w:sz w:val="24"/>
          <w:szCs w:val="28"/>
        </w:rPr>
        <w:t>MySQL</w:t>
      </w:r>
      <w:r w:rsidR="00736538">
        <w:rPr>
          <w:rFonts w:ascii="宋体" w:eastAsia="宋体" w:hAnsi="宋体" w:hint="eastAsia"/>
          <w:sz w:val="24"/>
          <w:szCs w:val="28"/>
        </w:rPr>
        <w:t>数据同步，</w:t>
      </w:r>
      <w:r w:rsidR="006D3B32" w:rsidRPr="00A378BC">
        <w:rPr>
          <w:rFonts w:ascii="Arial" w:eastAsia="宋体" w:hAnsi="Arial" w:hint="eastAsia"/>
          <w:sz w:val="24"/>
          <w:szCs w:val="28"/>
        </w:rPr>
        <w:t>MySQL</w:t>
      </w:r>
      <w:r w:rsidR="006D3B32">
        <w:rPr>
          <w:rFonts w:ascii="宋体" w:eastAsia="宋体" w:hAnsi="宋体" w:hint="eastAsia"/>
          <w:sz w:val="24"/>
          <w:szCs w:val="28"/>
        </w:rPr>
        <w:t>数据量最大，每个</w:t>
      </w:r>
      <w:proofErr w:type="spellStart"/>
      <w:r w:rsidR="006D3B32" w:rsidRPr="00A378BC">
        <w:rPr>
          <w:rFonts w:ascii="Arial" w:eastAsia="宋体" w:hAnsi="Arial" w:hint="eastAsia"/>
          <w:sz w:val="24"/>
          <w:szCs w:val="28"/>
        </w:rPr>
        <w:t>ezone</w:t>
      </w:r>
      <w:proofErr w:type="spellEnd"/>
      <w:r w:rsidR="006D3B32">
        <w:rPr>
          <w:rFonts w:ascii="宋体" w:eastAsia="宋体" w:hAnsi="宋体" w:hint="eastAsia"/>
          <w:sz w:val="24"/>
          <w:szCs w:val="28"/>
        </w:rPr>
        <w:t>产生的数据都要通过</w:t>
      </w:r>
      <w:r w:rsidR="006D3B32" w:rsidRPr="00A378BC">
        <w:rPr>
          <w:rFonts w:ascii="Arial" w:eastAsia="宋体" w:hAnsi="Arial" w:hint="eastAsia"/>
          <w:sz w:val="24"/>
          <w:szCs w:val="28"/>
        </w:rPr>
        <w:t>DRC</w:t>
      </w:r>
      <w:r w:rsidR="00430975">
        <w:rPr>
          <w:rFonts w:ascii="宋体" w:eastAsia="宋体" w:hAnsi="宋体" w:hint="eastAsia"/>
          <w:sz w:val="24"/>
          <w:szCs w:val="28"/>
        </w:rPr>
        <w:t>（数据复制中心，</w:t>
      </w:r>
      <w:r w:rsidR="00430975" w:rsidRPr="00A378BC">
        <w:rPr>
          <w:rFonts w:ascii="Arial" w:eastAsia="宋体" w:hAnsi="Arial" w:hint="eastAsia"/>
          <w:sz w:val="24"/>
          <w:szCs w:val="28"/>
        </w:rPr>
        <w:t>Data</w:t>
      </w:r>
      <w:r w:rsidR="00430975">
        <w:rPr>
          <w:rFonts w:ascii="宋体" w:eastAsia="宋体" w:hAnsi="宋体"/>
          <w:sz w:val="24"/>
          <w:szCs w:val="28"/>
        </w:rPr>
        <w:t xml:space="preserve"> </w:t>
      </w:r>
      <w:r w:rsidR="00430975" w:rsidRPr="00A378BC">
        <w:rPr>
          <w:rFonts w:ascii="Arial" w:eastAsia="宋体" w:hAnsi="Arial" w:hint="eastAsia"/>
          <w:sz w:val="24"/>
          <w:szCs w:val="28"/>
        </w:rPr>
        <w:t>Replication</w:t>
      </w:r>
      <w:r w:rsidR="00430975">
        <w:rPr>
          <w:rFonts w:ascii="宋体" w:eastAsia="宋体" w:hAnsi="宋体"/>
          <w:sz w:val="24"/>
          <w:szCs w:val="28"/>
        </w:rPr>
        <w:t xml:space="preserve"> </w:t>
      </w:r>
      <w:r w:rsidR="00430975" w:rsidRPr="00A378BC">
        <w:rPr>
          <w:rFonts w:ascii="Arial" w:eastAsia="宋体" w:hAnsi="Arial"/>
          <w:sz w:val="24"/>
          <w:szCs w:val="28"/>
        </w:rPr>
        <w:t>Cen</w:t>
      </w:r>
      <w:r w:rsidR="00430975" w:rsidRPr="00A378BC">
        <w:rPr>
          <w:rFonts w:ascii="Arial" w:eastAsia="宋体" w:hAnsi="Arial" w:hint="eastAsia"/>
          <w:sz w:val="24"/>
          <w:szCs w:val="28"/>
        </w:rPr>
        <w:t>ter</w:t>
      </w:r>
      <w:r w:rsidR="00430975">
        <w:rPr>
          <w:rFonts w:ascii="宋体" w:eastAsia="宋体" w:hAnsi="宋体" w:hint="eastAsia"/>
          <w:sz w:val="24"/>
          <w:szCs w:val="28"/>
        </w:rPr>
        <w:t>）</w:t>
      </w:r>
      <w:r w:rsidR="006D3B32">
        <w:rPr>
          <w:rFonts w:ascii="宋体" w:eastAsia="宋体" w:hAnsi="宋体" w:hint="eastAsia"/>
          <w:sz w:val="24"/>
          <w:szCs w:val="28"/>
        </w:rPr>
        <w:t>复制到其他</w:t>
      </w:r>
      <w:proofErr w:type="spellStart"/>
      <w:r w:rsidR="006D3B32" w:rsidRPr="00A378BC">
        <w:rPr>
          <w:rFonts w:ascii="Arial" w:eastAsia="宋体" w:hAnsi="Arial" w:hint="eastAsia"/>
          <w:sz w:val="24"/>
          <w:szCs w:val="28"/>
        </w:rPr>
        <w:t>ezone</w:t>
      </w:r>
      <w:proofErr w:type="spellEnd"/>
      <w:r w:rsidR="006D3B32">
        <w:rPr>
          <w:rFonts w:ascii="宋体" w:eastAsia="宋体" w:hAnsi="宋体" w:hint="eastAsia"/>
          <w:sz w:val="24"/>
          <w:szCs w:val="28"/>
        </w:rPr>
        <w:t>。</w:t>
      </w:r>
      <w:r w:rsidR="00430975" w:rsidRPr="00A378BC">
        <w:rPr>
          <w:rFonts w:ascii="Arial" w:eastAsia="宋体" w:hAnsi="Arial" w:hint="eastAsia"/>
          <w:sz w:val="24"/>
          <w:szCs w:val="28"/>
        </w:rPr>
        <w:t>DRC</w:t>
      </w:r>
      <w:r w:rsidR="00430975">
        <w:rPr>
          <w:rFonts w:ascii="宋体" w:eastAsia="宋体" w:hAnsi="宋体" w:hint="eastAsia"/>
          <w:sz w:val="24"/>
          <w:szCs w:val="28"/>
        </w:rPr>
        <w:t>负责</w:t>
      </w:r>
      <w:r w:rsidR="00430975" w:rsidRPr="00A378BC">
        <w:rPr>
          <w:rFonts w:ascii="Arial" w:eastAsia="宋体" w:hAnsi="Arial" w:hint="eastAsia"/>
          <w:sz w:val="24"/>
          <w:szCs w:val="28"/>
        </w:rPr>
        <w:t>MySQL</w:t>
      </w:r>
      <w:r w:rsidR="00430975">
        <w:rPr>
          <w:rFonts w:ascii="宋体" w:eastAsia="宋体" w:hAnsi="宋体" w:hint="eastAsia"/>
          <w:sz w:val="24"/>
          <w:szCs w:val="28"/>
        </w:rPr>
        <w:t>数据实时双向复制，保证跨机房延时在1</w:t>
      </w:r>
      <w:r w:rsidR="00430975" w:rsidRPr="00A378BC">
        <w:rPr>
          <w:rFonts w:ascii="Arial" w:eastAsia="宋体" w:hAnsi="Arial" w:hint="eastAsia"/>
          <w:sz w:val="24"/>
          <w:szCs w:val="28"/>
        </w:rPr>
        <w:t>s</w:t>
      </w:r>
      <w:r w:rsidR="00430975">
        <w:rPr>
          <w:rFonts w:ascii="宋体" w:eastAsia="宋体" w:hAnsi="宋体" w:hint="eastAsia"/>
          <w:sz w:val="24"/>
          <w:szCs w:val="28"/>
        </w:rPr>
        <w:t>内。</w:t>
      </w:r>
      <w:r w:rsidR="00430975" w:rsidRPr="00A378BC">
        <w:rPr>
          <w:rFonts w:ascii="Arial" w:eastAsia="宋体" w:hAnsi="Arial"/>
          <w:sz w:val="24"/>
          <w:szCs w:val="28"/>
        </w:rPr>
        <w:t>DRC</w:t>
      </w:r>
      <w:r w:rsidR="00430975">
        <w:rPr>
          <w:rFonts w:ascii="宋体" w:eastAsia="宋体" w:hAnsi="宋体" w:hint="eastAsia"/>
          <w:sz w:val="24"/>
          <w:szCs w:val="28"/>
        </w:rPr>
        <w:t>除了复制数据之外，还可以对外界提供数据变更通知</w:t>
      </w:r>
      <w:r w:rsidR="00821B45">
        <w:rPr>
          <w:rFonts w:ascii="宋体" w:eastAsia="宋体" w:hAnsi="宋体" w:hint="eastAsia"/>
          <w:sz w:val="24"/>
          <w:szCs w:val="28"/>
        </w:rPr>
        <w:t>，每个机房都有名为</w:t>
      </w:r>
      <w:r w:rsidR="00821B45" w:rsidRPr="00A378BC">
        <w:rPr>
          <w:rFonts w:ascii="Arial" w:eastAsia="宋体" w:hAnsi="Arial" w:hint="eastAsia"/>
          <w:sz w:val="24"/>
          <w:szCs w:val="28"/>
        </w:rPr>
        <w:t>DRC</w:t>
      </w:r>
      <w:r w:rsidR="00821B45">
        <w:rPr>
          <w:rFonts w:ascii="宋体" w:eastAsia="宋体" w:hAnsi="宋体" w:hint="eastAsia"/>
          <w:sz w:val="24"/>
          <w:szCs w:val="28"/>
        </w:rPr>
        <w:t>的消息队列，张北机房监听万国机房</w:t>
      </w:r>
      <w:r w:rsidR="00821B45" w:rsidRPr="00A378BC">
        <w:rPr>
          <w:rFonts w:ascii="Arial" w:eastAsia="宋体" w:hAnsi="Arial" w:hint="eastAsia"/>
          <w:sz w:val="24"/>
          <w:szCs w:val="28"/>
        </w:rPr>
        <w:t>DRC</w:t>
      </w:r>
      <w:r w:rsidR="00821B45">
        <w:rPr>
          <w:rFonts w:ascii="宋体" w:eastAsia="宋体" w:hAnsi="宋体" w:hint="eastAsia"/>
          <w:sz w:val="24"/>
          <w:szCs w:val="28"/>
        </w:rPr>
        <w:t>消息队列，万国机房监听张北机房</w:t>
      </w:r>
      <w:r w:rsidR="00821B45" w:rsidRPr="00A378BC">
        <w:rPr>
          <w:rFonts w:ascii="Arial" w:eastAsia="宋体" w:hAnsi="Arial"/>
          <w:sz w:val="24"/>
          <w:szCs w:val="28"/>
        </w:rPr>
        <w:t>DRC</w:t>
      </w:r>
      <w:r w:rsidR="00821B45">
        <w:rPr>
          <w:rFonts w:ascii="宋体" w:eastAsia="宋体" w:hAnsi="宋体" w:hint="eastAsia"/>
          <w:sz w:val="24"/>
          <w:szCs w:val="28"/>
        </w:rPr>
        <w:t>消息队列</w:t>
      </w:r>
      <w:r w:rsidR="00731E48">
        <w:rPr>
          <w:rFonts w:ascii="宋体" w:eastAsia="宋体" w:hAnsi="宋体" w:hint="eastAsia"/>
          <w:sz w:val="24"/>
          <w:szCs w:val="28"/>
        </w:rPr>
        <w:t>，机房中的服务集群可以根据</w:t>
      </w:r>
      <w:r w:rsidR="00731E48" w:rsidRPr="00A378BC">
        <w:rPr>
          <w:rFonts w:ascii="Arial" w:eastAsia="宋体" w:hAnsi="Arial" w:hint="eastAsia"/>
          <w:sz w:val="24"/>
          <w:szCs w:val="28"/>
        </w:rPr>
        <w:t>DRC</w:t>
      </w:r>
      <w:r w:rsidR="00731E48">
        <w:rPr>
          <w:rFonts w:ascii="宋体" w:eastAsia="宋体" w:hAnsi="宋体" w:hint="eastAsia"/>
          <w:sz w:val="24"/>
          <w:szCs w:val="28"/>
        </w:rPr>
        <w:t>消息做相应操作，例如缓存更新。</w:t>
      </w:r>
      <w:r w:rsidR="00731E48" w:rsidRPr="00430975">
        <w:rPr>
          <w:rFonts w:ascii="宋体" w:eastAsia="宋体" w:hAnsi="宋体" w:hint="eastAsia"/>
          <w:sz w:val="24"/>
          <w:szCs w:val="28"/>
        </w:rPr>
        <w:t xml:space="preserve"> </w:t>
      </w:r>
    </w:p>
    <w:p w14:paraId="54FA0C32" w14:textId="159B2A92" w:rsidR="0001217C" w:rsidRPr="00430975" w:rsidRDefault="0001217C" w:rsidP="00430975">
      <w:pPr>
        <w:spacing w:line="360" w:lineRule="auto"/>
        <w:ind w:firstLineChars="200" w:firstLine="480"/>
        <w:rPr>
          <w:rFonts w:ascii="宋体" w:eastAsia="宋体" w:hAnsi="宋体" w:hint="eastAsia"/>
          <w:sz w:val="24"/>
          <w:szCs w:val="28"/>
        </w:rPr>
      </w:pPr>
      <w:r>
        <w:rPr>
          <w:rFonts w:ascii="宋体" w:eastAsia="宋体" w:hAnsi="宋体" w:hint="eastAsia"/>
          <w:sz w:val="24"/>
          <w:szCs w:val="28"/>
        </w:rPr>
        <w:t>对于个别</w:t>
      </w:r>
      <w:proofErr w:type="gramStart"/>
      <w:r>
        <w:rPr>
          <w:rFonts w:ascii="宋体" w:eastAsia="宋体" w:hAnsi="宋体" w:hint="eastAsia"/>
          <w:sz w:val="24"/>
          <w:szCs w:val="28"/>
        </w:rPr>
        <w:t>强一致</w:t>
      </w:r>
      <w:proofErr w:type="gramEnd"/>
      <w:r>
        <w:rPr>
          <w:rFonts w:ascii="宋体" w:eastAsia="宋体" w:hAnsi="宋体" w:hint="eastAsia"/>
          <w:sz w:val="24"/>
          <w:szCs w:val="28"/>
        </w:rPr>
        <w:t>要求很高的应用，饿了么多活提供了强一致性方案（</w:t>
      </w:r>
      <w:r w:rsidRPr="00A378BC">
        <w:rPr>
          <w:rFonts w:ascii="Arial" w:eastAsia="宋体" w:hAnsi="Arial" w:hint="eastAsia"/>
          <w:sz w:val="24"/>
          <w:szCs w:val="28"/>
        </w:rPr>
        <w:t>G</w:t>
      </w:r>
      <w:r w:rsidRPr="00A378BC">
        <w:rPr>
          <w:rFonts w:ascii="Arial" w:eastAsia="宋体" w:hAnsi="Arial"/>
          <w:sz w:val="24"/>
          <w:szCs w:val="28"/>
        </w:rPr>
        <w:t>lobal</w:t>
      </w:r>
      <w:r>
        <w:rPr>
          <w:rFonts w:ascii="宋体" w:eastAsia="宋体" w:hAnsi="宋体"/>
          <w:sz w:val="24"/>
          <w:szCs w:val="28"/>
        </w:rPr>
        <w:t xml:space="preserve"> </w:t>
      </w:r>
      <w:r w:rsidRPr="00A378BC">
        <w:rPr>
          <w:rFonts w:ascii="Arial" w:eastAsia="宋体" w:hAnsi="Arial"/>
          <w:sz w:val="24"/>
          <w:szCs w:val="28"/>
        </w:rPr>
        <w:t>Zone</w:t>
      </w:r>
      <w:r>
        <w:rPr>
          <w:rFonts w:ascii="宋体" w:eastAsia="宋体" w:hAnsi="宋体" w:hint="eastAsia"/>
          <w:sz w:val="24"/>
          <w:szCs w:val="28"/>
        </w:rPr>
        <w:t>），</w:t>
      </w:r>
      <w:proofErr w:type="spellStart"/>
      <w:r w:rsidRPr="00A378BC">
        <w:rPr>
          <w:rFonts w:ascii="Arial" w:eastAsia="宋体" w:hAnsi="Arial" w:hint="eastAsia"/>
          <w:sz w:val="24"/>
          <w:szCs w:val="28"/>
        </w:rPr>
        <w:t>Globa</w:t>
      </w:r>
      <w:proofErr w:type="spellEnd"/>
      <w:r>
        <w:rPr>
          <w:rFonts w:ascii="宋体" w:eastAsia="宋体" w:hAnsi="宋体"/>
          <w:sz w:val="24"/>
          <w:szCs w:val="28"/>
        </w:rPr>
        <w:t xml:space="preserve"> </w:t>
      </w:r>
      <w:r w:rsidRPr="00A378BC">
        <w:rPr>
          <w:rFonts w:ascii="Arial" w:eastAsia="宋体" w:hAnsi="Arial" w:hint="eastAsia"/>
          <w:sz w:val="24"/>
          <w:szCs w:val="28"/>
        </w:rPr>
        <w:t>Zone</w:t>
      </w:r>
      <w:r>
        <w:rPr>
          <w:rFonts w:ascii="宋体" w:eastAsia="宋体" w:hAnsi="宋体" w:hint="eastAsia"/>
          <w:sz w:val="24"/>
          <w:szCs w:val="28"/>
        </w:rPr>
        <w:t>是一种跨机房的读写分离机制，所有的写操作均被定向到一个</w:t>
      </w:r>
      <w:r w:rsidRPr="00A378BC">
        <w:rPr>
          <w:rFonts w:ascii="Arial" w:eastAsia="宋体" w:hAnsi="Arial" w:hint="eastAsia"/>
          <w:sz w:val="24"/>
          <w:szCs w:val="28"/>
        </w:rPr>
        <w:t>Master</w:t>
      </w:r>
      <w:r>
        <w:rPr>
          <w:rFonts w:ascii="宋体" w:eastAsia="宋体" w:hAnsi="宋体" w:hint="eastAsia"/>
          <w:sz w:val="24"/>
          <w:szCs w:val="28"/>
        </w:rPr>
        <w:t>机房进行，以保证强一致性，而读操作可以在多个机房进行。</w:t>
      </w:r>
      <w:r w:rsidR="00C059F5">
        <w:rPr>
          <w:rFonts w:ascii="宋体" w:eastAsia="宋体" w:hAnsi="宋体" w:hint="eastAsia"/>
          <w:sz w:val="24"/>
          <w:szCs w:val="28"/>
        </w:rPr>
        <w:t>这一切通过数据访问层（</w:t>
      </w:r>
      <w:r w:rsidR="00C059F5" w:rsidRPr="00A378BC">
        <w:rPr>
          <w:rFonts w:ascii="Arial" w:eastAsia="宋体" w:hAnsi="Arial" w:hint="eastAsia"/>
          <w:sz w:val="24"/>
          <w:szCs w:val="28"/>
        </w:rPr>
        <w:t>DAL</w:t>
      </w:r>
      <w:r w:rsidR="00C059F5">
        <w:rPr>
          <w:rFonts w:ascii="宋体" w:eastAsia="宋体" w:hAnsi="宋体" w:hint="eastAsia"/>
          <w:sz w:val="24"/>
          <w:szCs w:val="28"/>
        </w:rPr>
        <w:t>）实现。</w:t>
      </w:r>
    </w:p>
    <w:p w14:paraId="519FD301" w14:textId="4DBC88FB" w:rsidR="0018235C" w:rsidRDefault="00A977A9" w:rsidP="0018235C">
      <w:pPr>
        <w:keepNext/>
        <w:spacing w:line="360" w:lineRule="auto"/>
        <w:jc w:val="center"/>
      </w:pPr>
      <w:r>
        <w:rPr>
          <w:noProof/>
        </w:rPr>
        <w:drawing>
          <wp:inline distT="0" distB="0" distL="0" distR="0" wp14:anchorId="05ECB93B" wp14:editId="56E3C605">
            <wp:extent cx="4785360" cy="322634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2762" cy="3231335"/>
                    </a:xfrm>
                    <a:prstGeom prst="rect">
                      <a:avLst/>
                    </a:prstGeom>
                    <a:noFill/>
                    <a:ln>
                      <a:noFill/>
                    </a:ln>
                  </pic:spPr>
                </pic:pic>
              </a:graphicData>
            </a:graphic>
          </wp:inline>
        </w:drawing>
      </w:r>
    </w:p>
    <w:p w14:paraId="11EE692B" w14:textId="5011F188" w:rsidR="0018235C" w:rsidRPr="0018235C" w:rsidRDefault="0018235C" w:rsidP="0018235C">
      <w:pPr>
        <w:pStyle w:val="af8"/>
        <w:rPr>
          <w:rFonts w:ascii="宋体" w:hAnsi="宋体" w:hint="eastAsia"/>
          <w:szCs w:val="28"/>
        </w:rPr>
      </w:pPr>
      <w:r>
        <w:t>图</w:t>
      </w:r>
      <w:r>
        <w:t xml:space="preserve"> </w:t>
      </w:r>
      <w:r>
        <w:rPr>
          <w:rFonts w:hint="eastAsia"/>
        </w:rPr>
        <w:t>2</w:t>
      </w:r>
      <w:r>
        <w:t>.</w:t>
      </w:r>
      <w:r>
        <w:fldChar w:fldCharType="begin"/>
      </w:r>
      <w:r>
        <w:instrText xml:space="preserve"> SEQ </w:instrText>
      </w:r>
      <w:r>
        <w:instrText>图</w:instrText>
      </w:r>
      <w:r>
        <w:instrText xml:space="preserve"> \* ARABIC \s 1 </w:instrText>
      </w:r>
      <w:r>
        <w:fldChar w:fldCharType="separate"/>
      </w:r>
      <w:r>
        <w:rPr>
          <w:noProof/>
        </w:rPr>
        <w:t>2</w:t>
      </w:r>
      <w:r>
        <w:fldChar w:fldCharType="end"/>
      </w:r>
      <w:r>
        <w:t xml:space="preserve">  </w:t>
      </w:r>
      <w:r>
        <w:rPr>
          <w:rFonts w:hint="eastAsia"/>
        </w:rPr>
        <w:t>饿了么多活架构</w:t>
      </w:r>
    </w:p>
    <w:p w14:paraId="7D1EF6D2" w14:textId="17E4F05A" w:rsidR="00472E28" w:rsidRDefault="00472E28" w:rsidP="009F02EA">
      <w:pPr>
        <w:pStyle w:val="2"/>
        <w:numPr>
          <w:ilvl w:val="1"/>
          <w:numId w:val="52"/>
        </w:numPr>
        <w:rPr>
          <w:rFonts w:eastAsia="宋体" w:cs="Arial"/>
        </w:rPr>
      </w:pPr>
      <w:bookmarkStart w:id="115" w:name="_Toc25947924"/>
      <w:bookmarkStart w:id="116" w:name="_Toc36642689"/>
      <w:bookmarkStart w:id="117" w:name="_Toc36643261"/>
      <w:bookmarkStart w:id="118" w:name="_Toc36732784"/>
      <w:bookmarkStart w:id="119" w:name="_Toc36939003"/>
      <w:r w:rsidRPr="00472E28">
        <w:rPr>
          <w:rFonts w:eastAsia="宋体" w:cs="Arial" w:hint="eastAsia"/>
        </w:rPr>
        <w:lastRenderedPageBreak/>
        <w:t>本章小结</w:t>
      </w:r>
      <w:bookmarkEnd w:id="115"/>
      <w:bookmarkEnd w:id="116"/>
      <w:bookmarkEnd w:id="117"/>
      <w:bookmarkEnd w:id="118"/>
      <w:bookmarkEnd w:id="119"/>
    </w:p>
    <w:p w14:paraId="1F29116E" w14:textId="231E4B50" w:rsidR="00072C3F" w:rsidRDefault="00913738" w:rsidP="00913738">
      <w:pPr>
        <w:spacing w:line="360" w:lineRule="auto"/>
        <w:ind w:firstLineChars="200" w:firstLine="480"/>
        <w:rPr>
          <w:rFonts w:ascii="宋体" w:eastAsia="宋体" w:hAnsi="宋体"/>
          <w:sz w:val="24"/>
          <w:szCs w:val="24"/>
        </w:rPr>
      </w:pPr>
      <w:r w:rsidRPr="000614E6">
        <w:rPr>
          <w:rFonts w:ascii="宋体" w:eastAsia="宋体" w:hAnsi="宋体" w:hint="eastAsia"/>
          <w:sz w:val="24"/>
          <w:szCs w:val="24"/>
        </w:rPr>
        <w:t>本章主要介绍了饿了么履约超时管理系统所使用到的相关技术</w:t>
      </w:r>
      <w:r>
        <w:rPr>
          <w:rFonts w:ascii="宋体" w:eastAsia="宋体" w:hAnsi="宋体" w:hint="eastAsia"/>
          <w:sz w:val="24"/>
          <w:szCs w:val="24"/>
        </w:rPr>
        <w:t>。系统采用</w:t>
      </w:r>
      <w:proofErr w:type="spellStart"/>
      <w:r w:rsidRPr="00A378BC">
        <w:rPr>
          <w:rFonts w:ascii="Arial" w:eastAsia="宋体" w:hAnsi="Arial" w:hint="eastAsia"/>
          <w:sz w:val="24"/>
          <w:szCs w:val="24"/>
        </w:rPr>
        <w:t>SpringBoot</w:t>
      </w:r>
      <w:proofErr w:type="spellEnd"/>
      <w:r>
        <w:rPr>
          <w:rFonts w:ascii="宋体" w:eastAsia="宋体" w:hAnsi="宋体" w:hint="eastAsia"/>
          <w:sz w:val="24"/>
          <w:szCs w:val="24"/>
        </w:rPr>
        <w:t>搭建项目的基础框架；使用</w:t>
      </w:r>
      <w:proofErr w:type="spellStart"/>
      <w:r w:rsidRPr="00A378BC">
        <w:rPr>
          <w:rFonts w:ascii="Arial" w:eastAsia="宋体" w:hAnsi="Arial" w:hint="eastAsia"/>
          <w:sz w:val="24"/>
          <w:szCs w:val="24"/>
        </w:rPr>
        <w:t>redis</w:t>
      </w:r>
      <w:proofErr w:type="spellEnd"/>
      <w:r>
        <w:rPr>
          <w:rFonts w:ascii="宋体" w:eastAsia="宋体" w:hAnsi="宋体" w:hint="eastAsia"/>
          <w:sz w:val="24"/>
          <w:szCs w:val="24"/>
        </w:rPr>
        <w:t>缓存来加速数据的访问，以及减轻数据库的压力；使用</w:t>
      </w:r>
      <w:r w:rsidRPr="00A378BC">
        <w:rPr>
          <w:rFonts w:ascii="Arial" w:eastAsia="宋体" w:hAnsi="Arial" w:hint="eastAsia"/>
          <w:sz w:val="24"/>
          <w:szCs w:val="24"/>
        </w:rPr>
        <w:t>RabbitMQ</w:t>
      </w:r>
      <w:r>
        <w:rPr>
          <w:rFonts w:ascii="宋体" w:eastAsia="宋体" w:hAnsi="宋体" w:hint="eastAsia"/>
          <w:sz w:val="24"/>
          <w:szCs w:val="24"/>
        </w:rPr>
        <w:t>降低系统之间的耦合，系统可以通过发送消息</w:t>
      </w:r>
      <w:r w:rsidRPr="00D232B6">
        <w:rPr>
          <w:rFonts w:ascii="宋体" w:eastAsia="宋体" w:hAnsi="宋体" w:hint="eastAsia"/>
          <w:sz w:val="24"/>
          <w:szCs w:val="24"/>
        </w:rPr>
        <w:t>给</w:t>
      </w:r>
      <w:r w:rsidRPr="00A378BC">
        <w:rPr>
          <w:rFonts w:ascii="Arial" w:eastAsia="宋体" w:hAnsi="Arial" w:hint="eastAsia"/>
          <w:sz w:val="24"/>
          <w:szCs w:val="24"/>
        </w:rPr>
        <w:t>RabbitMQ</w:t>
      </w:r>
      <w:r w:rsidRPr="00D232B6">
        <w:rPr>
          <w:rFonts w:ascii="宋体" w:eastAsia="宋体" w:hAnsi="宋体" w:hint="eastAsia"/>
          <w:sz w:val="24"/>
          <w:szCs w:val="24"/>
        </w:rPr>
        <w:t>来实现系统之间的交互</w:t>
      </w:r>
      <w:r w:rsidRPr="00D232B6">
        <w:rPr>
          <w:rFonts w:ascii="宋体" w:eastAsia="宋体" w:hAnsi="宋体" w:hint="eastAsia"/>
        </w:rPr>
        <w:t>；</w:t>
      </w:r>
      <w:r w:rsidRPr="009F0AF2">
        <w:rPr>
          <w:rFonts w:ascii="宋体" w:eastAsia="宋体" w:hAnsi="宋体" w:hint="eastAsia"/>
          <w:sz w:val="24"/>
          <w:szCs w:val="24"/>
        </w:rPr>
        <w:t>使用</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Pr="009F0AF2">
        <w:rPr>
          <w:rFonts w:ascii="宋体" w:eastAsia="宋体" w:hAnsi="宋体" w:hint="eastAsia"/>
          <w:sz w:val="24"/>
          <w:szCs w:val="24"/>
        </w:rPr>
        <w:t>来实现定时任务的调用。</w:t>
      </w:r>
    </w:p>
    <w:p w14:paraId="534AAD10" w14:textId="77777777" w:rsidR="008632B5" w:rsidRDefault="008632B5" w:rsidP="00913738">
      <w:pPr>
        <w:spacing w:line="360" w:lineRule="auto"/>
        <w:ind w:firstLineChars="200" w:firstLine="480"/>
        <w:rPr>
          <w:rFonts w:ascii="宋体" w:eastAsia="宋体" w:hAnsi="宋体"/>
          <w:sz w:val="24"/>
          <w:szCs w:val="24"/>
        </w:rPr>
      </w:pPr>
    </w:p>
    <w:p w14:paraId="2FD2EEB9" w14:textId="77777777" w:rsidR="008632B5" w:rsidRDefault="008632B5" w:rsidP="00913738">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271B485E" w14:textId="159B79A5" w:rsidR="00D23094" w:rsidRPr="00D23094" w:rsidRDefault="00FF1F28" w:rsidP="009F02EA">
      <w:pPr>
        <w:pStyle w:val="1"/>
        <w:numPr>
          <w:ilvl w:val="0"/>
          <w:numId w:val="52"/>
        </w:numPr>
      </w:pPr>
      <w:bookmarkStart w:id="120" w:name="_Toc25947925"/>
      <w:bookmarkStart w:id="121" w:name="_Toc36642690"/>
      <w:bookmarkStart w:id="122" w:name="_Toc36643262"/>
      <w:bookmarkStart w:id="123" w:name="_Toc36732785"/>
      <w:bookmarkStart w:id="124" w:name="_Toc36939004"/>
      <w:r>
        <w:rPr>
          <w:rFonts w:hint="eastAsia"/>
        </w:rPr>
        <w:lastRenderedPageBreak/>
        <w:t>履约超时管理平台的分析与设计</w:t>
      </w:r>
      <w:bookmarkEnd w:id="120"/>
      <w:bookmarkEnd w:id="121"/>
      <w:bookmarkEnd w:id="122"/>
      <w:bookmarkEnd w:id="123"/>
      <w:bookmarkEnd w:id="124"/>
    </w:p>
    <w:p w14:paraId="06C5FE50" w14:textId="77B979C6" w:rsidR="001F29E4" w:rsidRPr="00A37C91" w:rsidRDefault="007909CD" w:rsidP="009F02EA">
      <w:pPr>
        <w:pStyle w:val="2"/>
        <w:numPr>
          <w:ilvl w:val="1"/>
          <w:numId w:val="52"/>
        </w:numPr>
      </w:pPr>
      <w:bookmarkStart w:id="125" w:name="_Toc36642691"/>
      <w:bookmarkStart w:id="126" w:name="_Toc36643263"/>
      <w:bookmarkStart w:id="127" w:name="_Toc36732786"/>
      <w:bookmarkStart w:id="128" w:name="_Toc36939005"/>
      <w:r>
        <w:rPr>
          <w:rFonts w:hint="eastAsia"/>
        </w:rPr>
        <w:t>系统边界</w:t>
      </w:r>
      <w:bookmarkEnd w:id="125"/>
      <w:bookmarkEnd w:id="126"/>
      <w:bookmarkEnd w:id="127"/>
      <w:bookmarkEnd w:id="128"/>
    </w:p>
    <w:p w14:paraId="6083CC97" w14:textId="770D6423" w:rsidR="00950A6A" w:rsidRDefault="00B969F9" w:rsidP="00B11998">
      <w:pPr>
        <w:spacing w:line="360" w:lineRule="auto"/>
        <w:ind w:firstLineChars="200" w:firstLine="480"/>
        <w:rPr>
          <w:ins w:id="129" w:author="wjq" w:date="2020-03-27T11:23:00Z"/>
          <w:rFonts w:ascii="宋体" w:eastAsia="宋体" w:hAnsi="宋体"/>
          <w:sz w:val="24"/>
          <w:szCs w:val="24"/>
        </w:rPr>
      </w:pPr>
      <w:r>
        <w:rPr>
          <w:rFonts w:ascii="宋体" w:eastAsia="宋体" w:hAnsi="宋体" w:hint="eastAsia"/>
          <w:sz w:val="24"/>
          <w:szCs w:val="24"/>
        </w:rPr>
        <w:t>履约超时管理平台</w:t>
      </w:r>
      <w:r w:rsidR="003D24F9">
        <w:rPr>
          <w:rFonts w:ascii="宋体" w:eastAsia="宋体" w:hAnsi="宋体" w:hint="eastAsia"/>
          <w:sz w:val="24"/>
          <w:szCs w:val="24"/>
        </w:rPr>
        <w:t>属于</w:t>
      </w:r>
      <w:r>
        <w:rPr>
          <w:rFonts w:ascii="宋体" w:eastAsia="宋体" w:hAnsi="宋体" w:hint="eastAsia"/>
          <w:sz w:val="24"/>
          <w:szCs w:val="24"/>
        </w:rPr>
        <w:t>履约</w:t>
      </w:r>
      <w:r w:rsidR="002277AC">
        <w:rPr>
          <w:rFonts w:ascii="宋体" w:eastAsia="宋体" w:hAnsi="宋体" w:hint="eastAsia"/>
          <w:sz w:val="24"/>
          <w:szCs w:val="24"/>
        </w:rPr>
        <w:t>业务</w:t>
      </w:r>
      <w:r w:rsidR="003D24F9">
        <w:rPr>
          <w:rFonts w:ascii="宋体" w:eastAsia="宋体" w:hAnsi="宋体" w:hint="eastAsia"/>
          <w:sz w:val="24"/>
          <w:szCs w:val="24"/>
        </w:rPr>
        <w:t>中的一个</w:t>
      </w:r>
      <w:r w:rsidR="002277AC">
        <w:rPr>
          <w:rFonts w:ascii="宋体" w:eastAsia="宋体" w:hAnsi="宋体" w:hint="eastAsia"/>
          <w:sz w:val="24"/>
          <w:szCs w:val="24"/>
        </w:rPr>
        <w:t>相对</w:t>
      </w:r>
      <w:r w:rsidR="003D24F9">
        <w:rPr>
          <w:rFonts w:ascii="宋体" w:eastAsia="宋体" w:hAnsi="宋体" w:hint="eastAsia"/>
          <w:sz w:val="24"/>
          <w:szCs w:val="24"/>
        </w:rPr>
        <w:t>独立的</w:t>
      </w:r>
      <w:r w:rsidR="002277AC">
        <w:rPr>
          <w:rFonts w:ascii="宋体" w:eastAsia="宋体" w:hAnsi="宋体" w:hint="eastAsia"/>
          <w:sz w:val="24"/>
          <w:szCs w:val="24"/>
        </w:rPr>
        <w:t>平台</w:t>
      </w:r>
      <w:r w:rsidR="003D24F9">
        <w:rPr>
          <w:rFonts w:ascii="宋体" w:eastAsia="宋体" w:hAnsi="宋体" w:hint="eastAsia"/>
          <w:sz w:val="24"/>
          <w:szCs w:val="24"/>
        </w:rPr>
        <w:t>，</w:t>
      </w:r>
      <w:r w:rsidR="00032E45">
        <w:rPr>
          <w:rFonts w:ascii="宋体" w:eastAsia="宋体" w:hAnsi="宋体" w:hint="eastAsia"/>
          <w:sz w:val="24"/>
          <w:szCs w:val="24"/>
        </w:rPr>
        <w:t>负责</w:t>
      </w:r>
      <w:r w:rsidR="00D73C64">
        <w:rPr>
          <w:rFonts w:ascii="宋体" w:eastAsia="宋体" w:hAnsi="宋体" w:hint="eastAsia"/>
          <w:sz w:val="24"/>
          <w:szCs w:val="24"/>
        </w:rPr>
        <w:t>制定</w:t>
      </w:r>
      <w:r w:rsidR="00032E45">
        <w:rPr>
          <w:rFonts w:ascii="宋体" w:eastAsia="宋体" w:hAnsi="宋体" w:hint="eastAsia"/>
          <w:sz w:val="24"/>
          <w:szCs w:val="24"/>
        </w:rPr>
        <w:t>超时规则以及</w:t>
      </w:r>
      <w:r w:rsidR="00D73C64">
        <w:rPr>
          <w:rFonts w:ascii="宋体" w:eastAsia="宋体" w:hAnsi="宋体" w:hint="eastAsia"/>
          <w:sz w:val="24"/>
          <w:szCs w:val="24"/>
        </w:rPr>
        <w:t>判定订单、运单是否命中超时规则。</w:t>
      </w:r>
    </w:p>
    <w:p w14:paraId="3D93447E" w14:textId="50B1C3E8" w:rsidR="007909CD" w:rsidRDefault="00F77EB7" w:rsidP="00B11998">
      <w:pPr>
        <w:spacing w:line="360" w:lineRule="auto"/>
        <w:ind w:firstLineChars="200" w:firstLine="480"/>
        <w:rPr>
          <w:rFonts w:ascii="宋体" w:eastAsia="宋体" w:hAnsi="宋体"/>
          <w:sz w:val="24"/>
          <w:szCs w:val="24"/>
        </w:rPr>
      </w:pPr>
      <w:r>
        <w:rPr>
          <w:rFonts w:ascii="宋体" w:eastAsia="宋体" w:hAnsi="宋体" w:hint="eastAsia"/>
          <w:sz w:val="24"/>
          <w:szCs w:val="24"/>
        </w:rPr>
        <w:t>系统边界如图</w:t>
      </w:r>
      <w:r w:rsidR="00660D72" w:rsidRPr="003F1175">
        <w:rPr>
          <w:rFonts w:ascii="Arial" w:eastAsia="宋体" w:hAnsi="Arial"/>
          <w:sz w:val="24"/>
          <w:szCs w:val="24"/>
        </w:rPr>
        <w:t>3</w:t>
      </w:r>
      <w:r w:rsidR="00660D72" w:rsidRPr="001244DA">
        <w:rPr>
          <w:rFonts w:ascii="Arial" w:eastAsia="宋体" w:hAnsi="Arial"/>
          <w:sz w:val="24"/>
          <w:szCs w:val="24"/>
        </w:rPr>
        <w:t>.</w:t>
      </w:r>
      <w:r w:rsidR="00660D72" w:rsidRPr="003F1175">
        <w:rPr>
          <w:rFonts w:ascii="Arial" w:eastAsia="宋体" w:hAnsi="Arial"/>
          <w:sz w:val="24"/>
          <w:szCs w:val="24"/>
        </w:rPr>
        <w:t>1</w:t>
      </w:r>
      <w:r>
        <w:rPr>
          <w:rFonts w:ascii="宋体" w:eastAsia="宋体" w:hAnsi="宋体" w:hint="eastAsia"/>
          <w:sz w:val="24"/>
          <w:szCs w:val="24"/>
        </w:rPr>
        <w:t>所示，描述了本系统和交易模块内部系统以及</w:t>
      </w:r>
      <w:proofErr w:type="gramStart"/>
      <w:r>
        <w:rPr>
          <w:rFonts w:ascii="宋体" w:eastAsia="宋体" w:hAnsi="宋体" w:hint="eastAsia"/>
          <w:sz w:val="24"/>
          <w:szCs w:val="24"/>
        </w:rPr>
        <w:t>非交易</w:t>
      </w:r>
      <w:proofErr w:type="gramEnd"/>
      <w:r>
        <w:rPr>
          <w:rFonts w:ascii="宋体" w:eastAsia="宋体" w:hAnsi="宋体" w:hint="eastAsia"/>
          <w:sz w:val="24"/>
          <w:szCs w:val="24"/>
        </w:rPr>
        <w:t>模块系统之间的交互以及依赖关系。</w:t>
      </w:r>
      <w:r w:rsidR="001D298D">
        <w:rPr>
          <w:rFonts w:ascii="宋体" w:eastAsia="宋体" w:hAnsi="宋体" w:hint="eastAsia"/>
          <w:sz w:val="24"/>
          <w:szCs w:val="24"/>
        </w:rPr>
        <w:t>订单与运单系统</w:t>
      </w:r>
      <w:r w:rsidR="00E030F4">
        <w:rPr>
          <w:rFonts w:ascii="宋体" w:eastAsia="宋体" w:hAnsi="宋体" w:hint="eastAsia"/>
          <w:sz w:val="24"/>
          <w:szCs w:val="24"/>
        </w:rPr>
        <w:t>为消息的发送方，</w:t>
      </w:r>
      <w:r w:rsidR="00B969F9">
        <w:rPr>
          <w:rFonts w:ascii="宋体" w:eastAsia="宋体" w:hAnsi="宋体" w:hint="eastAsia"/>
          <w:sz w:val="24"/>
          <w:szCs w:val="24"/>
        </w:rPr>
        <w:t>履约超时管理平台</w:t>
      </w:r>
      <w:r w:rsidR="00E030F4">
        <w:rPr>
          <w:rFonts w:ascii="宋体" w:eastAsia="宋体" w:hAnsi="宋体" w:hint="eastAsia"/>
          <w:sz w:val="24"/>
          <w:szCs w:val="24"/>
        </w:rPr>
        <w:t>依赖于订单系统和运单系统发送的消息，因此需要监听这两个系统的消息队列</w:t>
      </w:r>
      <w:r w:rsidR="006C76F4">
        <w:rPr>
          <w:rFonts w:ascii="宋体" w:eastAsia="宋体" w:hAnsi="宋体" w:hint="eastAsia"/>
          <w:sz w:val="24"/>
          <w:szCs w:val="24"/>
        </w:rPr>
        <w:t>。延时任务中心提供创建延时任务以及任务到期回调的操作</w:t>
      </w:r>
      <w:r w:rsidR="00581BA3">
        <w:rPr>
          <w:rFonts w:ascii="宋体" w:eastAsia="宋体" w:hAnsi="宋体" w:hint="eastAsia"/>
          <w:sz w:val="24"/>
          <w:szCs w:val="24"/>
        </w:rPr>
        <w:t>，由于规则存在延时判定的情况，</w:t>
      </w:r>
      <w:r w:rsidR="00B66415">
        <w:rPr>
          <w:rFonts w:ascii="宋体" w:eastAsia="宋体" w:hAnsi="宋体" w:hint="eastAsia"/>
          <w:sz w:val="24"/>
          <w:szCs w:val="24"/>
        </w:rPr>
        <w:t>因此依赖延时任务中心；审核流平台提供了审核能力，</w:t>
      </w:r>
      <w:r w:rsidR="00B969F9">
        <w:rPr>
          <w:rFonts w:ascii="宋体" w:eastAsia="宋体" w:hAnsi="宋体" w:hint="eastAsia"/>
          <w:sz w:val="24"/>
          <w:szCs w:val="24"/>
        </w:rPr>
        <w:t>履约超时管理平台</w:t>
      </w:r>
      <w:r w:rsidR="00E76BAE">
        <w:rPr>
          <w:rFonts w:ascii="宋体" w:eastAsia="宋体" w:hAnsi="宋体" w:hint="eastAsia"/>
          <w:sz w:val="24"/>
          <w:szCs w:val="24"/>
        </w:rPr>
        <w:t>有审核的需求，因此依赖审核流平台</w:t>
      </w:r>
      <w:r w:rsidR="001C33B7">
        <w:rPr>
          <w:rFonts w:ascii="宋体" w:eastAsia="宋体" w:hAnsi="宋体" w:hint="eastAsia"/>
          <w:sz w:val="24"/>
          <w:szCs w:val="24"/>
        </w:rPr>
        <w:t>。</w:t>
      </w:r>
      <w:r w:rsidR="003C437F">
        <w:rPr>
          <w:rFonts w:ascii="宋体" w:eastAsia="宋体" w:hAnsi="宋体" w:hint="eastAsia"/>
          <w:sz w:val="24"/>
          <w:szCs w:val="24"/>
        </w:rPr>
        <w:t>赔付系统提供</w:t>
      </w:r>
      <w:r w:rsidR="000E20FC">
        <w:rPr>
          <w:rFonts w:ascii="宋体" w:eastAsia="宋体" w:hAnsi="宋体" w:hint="eastAsia"/>
          <w:sz w:val="24"/>
          <w:szCs w:val="24"/>
        </w:rPr>
        <w:t>赔付支持，</w:t>
      </w:r>
      <w:proofErr w:type="gramStart"/>
      <w:r w:rsidR="000E20FC">
        <w:rPr>
          <w:rFonts w:ascii="宋体" w:eastAsia="宋体" w:hAnsi="宋体" w:hint="eastAsia"/>
          <w:sz w:val="24"/>
          <w:szCs w:val="24"/>
        </w:rPr>
        <w:t>触达中心提供触达能力</w:t>
      </w:r>
      <w:proofErr w:type="gramEnd"/>
      <w:r w:rsidR="000E20FC">
        <w:rPr>
          <w:rFonts w:ascii="宋体" w:eastAsia="宋体" w:hAnsi="宋体" w:hint="eastAsia"/>
          <w:sz w:val="24"/>
          <w:szCs w:val="24"/>
        </w:rPr>
        <w:t>，</w:t>
      </w:r>
      <w:r w:rsidR="00B969F9">
        <w:rPr>
          <w:rFonts w:ascii="宋体" w:eastAsia="宋体" w:hAnsi="宋体" w:hint="eastAsia"/>
          <w:sz w:val="24"/>
          <w:szCs w:val="24"/>
        </w:rPr>
        <w:t>履约超时管理平台</w:t>
      </w:r>
      <w:r w:rsidR="00AB4ECB">
        <w:rPr>
          <w:rFonts w:ascii="宋体" w:eastAsia="宋体" w:hAnsi="宋体" w:hint="eastAsia"/>
          <w:sz w:val="24"/>
          <w:szCs w:val="24"/>
        </w:rPr>
        <w:t>对于命中规则的订单/运单，会有相应应对策略，赔付</w:t>
      </w:r>
      <w:proofErr w:type="gramStart"/>
      <w:r w:rsidR="00AB4ECB">
        <w:rPr>
          <w:rFonts w:ascii="宋体" w:eastAsia="宋体" w:hAnsi="宋体" w:hint="eastAsia"/>
          <w:sz w:val="24"/>
          <w:szCs w:val="24"/>
        </w:rPr>
        <w:t>和触达就是</w:t>
      </w:r>
      <w:proofErr w:type="gramEnd"/>
      <w:r w:rsidR="00AB4ECB">
        <w:rPr>
          <w:rFonts w:ascii="宋体" w:eastAsia="宋体" w:hAnsi="宋体" w:hint="eastAsia"/>
          <w:sz w:val="24"/>
          <w:szCs w:val="24"/>
        </w:rPr>
        <w:t>其中的两种，因此依赖这两个</w:t>
      </w:r>
      <w:r w:rsidR="00765D5F">
        <w:rPr>
          <w:rFonts w:ascii="宋体" w:eastAsia="宋体" w:hAnsi="宋体" w:hint="eastAsia"/>
          <w:sz w:val="24"/>
          <w:szCs w:val="24"/>
        </w:rPr>
        <w:t>系统。</w:t>
      </w:r>
    </w:p>
    <w:p w14:paraId="506FBEC9" w14:textId="77777777" w:rsidR="00B63686" w:rsidRDefault="002277AC" w:rsidP="00B63686">
      <w:pPr>
        <w:keepNext/>
        <w:spacing w:line="360" w:lineRule="auto"/>
        <w:jc w:val="center"/>
      </w:pPr>
      <w:r>
        <w:rPr>
          <w:noProof/>
        </w:rPr>
        <w:drawing>
          <wp:inline distT="0" distB="0" distL="0" distR="0" wp14:anchorId="71AC35E5" wp14:editId="7B04DB29">
            <wp:extent cx="4958080" cy="358813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3523" cy="3599307"/>
                    </a:xfrm>
                    <a:prstGeom prst="rect">
                      <a:avLst/>
                    </a:prstGeom>
                    <a:noFill/>
                    <a:ln>
                      <a:noFill/>
                    </a:ln>
                  </pic:spPr>
                </pic:pic>
              </a:graphicData>
            </a:graphic>
          </wp:inline>
        </w:drawing>
      </w:r>
    </w:p>
    <w:p w14:paraId="3A866E09" w14:textId="282A77AC" w:rsidR="00EB774E" w:rsidRDefault="00B63686" w:rsidP="00B63686">
      <w:pPr>
        <w:pStyle w:val="af8"/>
        <w:rPr>
          <w:rFonts w:ascii="宋体" w:hAnsi="宋体"/>
          <w:szCs w:val="24"/>
        </w:rPr>
      </w:pPr>
      <w:bookmarkStart w:id="130" w:name="_Toc36736569"/>
      <w:bookmarkStart w:id="131" w:name="_Toc36940597"/>
      <w:r>
        <w:t>图</w:t>
      </w:r>
      <w:r>
        <w:t xml:space="preserve"> </w:t>
      </w:r>
      <w:fldSimple w:instr=" STYLEREF 1 \s ">
        <w:r w:rsidR="0018235C">
          <w:rPr>
            <w:rFonts w:hint="eastAsia"/>
            <w:noProof/>
          </w:rPr>
          <w:t>三</w:t>
        </w:r>
      </w:fldSimple>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w:t>
      </w:r>
      <w:r w:rsidR="0018235C">
        <w:fldChar w:fldCharType="end"/>
      </w:r>
      <w:r>
        <w:t xml:space="preserve">  </w:t>
      </w:r>
      <w:r>
        <w:rPr>
          <w:rFonts w:hint="eastAsia"/>
        </w:rPr>
        <w:t>系统边界</w:t>
      </w:r>
      <w:bookmarkEnd w:id="130"/>
      <w:bookmarkEnd w:id="131"/>
    </w:p>
    <w:p w14:paraId="2D39F92E" w14:textId="21819BBD" w:rsidR="00FE2CD8" w:rsidRDefault="00950A6A" w:rsidP="009F02EA">
      <w:pPr>
        <w:pStyle w:val="2"/>
        <w:numPr>
          <w:ilvl w:val="1"/>
          <w:numId w:val="52"/>
        </w:numPr>
      </w:pPr>
      <w:bookmarkStart w:id="132" w:name="_Toc36642692"/>
      <w:bookmarkStart w:id="133" w:name="_Toc36643264"/>
      <w:bookmarkStart w:id="134" w:name="_Toc36732787"/>
      <w:bookmarkStart w:id="135" w:name="_Toc36939006"/>
      <w:r>
        <w:rPr>
          <w:rFonts w:hint="eastAsia"/>
        </w:rPr>
        <w:lastRenderedPageBreak/>
        <w:t>业务描述</w:t>
      </w:r>
      <w:bookmarkEnd w:id="132"/>
      <w:bookmarkEnd w:id="133"/>
      <w:bookmarkEnd w:id="134"/>
      <w:bookmarkEnd w:id="135"/>
    </w:p>
    <w:p w14:paraId="1152E8D1" w14:textId="39733DB5" w:rsidR="004D20C7" w:rsidRPr="004D20C7" w:rsidRDefault="001C5447"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根据图</w:t>
      </w:r>
      <w:r w:rsidR="00563E78">
        <w:rPr>
          <w:rFonts w:ascii="Arial" w:eastAsia="宋体" w:hAnsi="Arial" w:hint="eastAsia"/>
          <w:sz w:val="24"/>
          <w:szCs w:val="24"/>
        </w:rPr>
        <w:t>1</w:t>
      </w:r>
      <w:r w:rsidRPr="001244DA">
        <w:rPr>
          <w:rFonts w:ascii="Arial" w:eastAsia="宋体" w:hAnsi="Arial"/>
          <w:sz w:val="24"/>
          <w:szCs w:val="24"/>
        </w:rPr>
        <w:t>.</w:t>
      </w:r>
      <w:r w:rsidRPr="003F1175">
        <w:rPr>
          <w:rFonts w:ascii="Arial" w:eastAsia="宋体" w:hAnsi="Arial"/>
          <w:sz w:val="24"/>
          <w:szCs w:val="24"/>
        </w:rPr>
        <w:t>1</w:t>
      </w:r>
      <w:r>
        <w:rPr>
          <w:rFonts w:ascii="宋体" w:eastAsia="宋体" w:hAnsi="宋体" w:hint="eastAsia"/>
          <w:sz w:val="24"/>
          <w:szCs w:val="24"/>
        </w:rPr>
        <w:t>描述的外卖业务履约过程，涉及</w:t>
      </w:r>
      <w:r w:rsidR="00B969F9">
        <w:rPr>
          <w:rFonts w:ascii="宋体" w:eastAsia="宋体" w:hAnsi="宋体" w:hint="eastAsia"/>
          <w:sz w:val="24"/>
          <w:szCs w:val="24"/>
        </w:rPr>
        <w:t>履约超时管理平台</w:t>
      </w:r>
      <w:r w:rsidR="00AF7146">
        <w:rPr>
          <w:rFonts w:ascii="宋体" w:eastAsia="宋体" w:hAnsi="宋体" w:hint="eastAsia"/>
          <w:sz w:val="24"/>
          <w:szCs w:val="24"/>
        </w:rPr>
        <w:t>的</w:t>
      </w:r>
      <w:r w:rsidR="004D20C7" w:rsidRPr="004D20C7">
        <w:rPr>
          <w:rFonts w:ascii="宋体" w:eastAsia="宋体" w:hAnsi="宋体" w:hint="eastAsia"/>
          <w:sz w:val="24"/>
          <w:szCs w:val="24"/>
        </w:rPr>
        <w:t>业务描述如下：</w:t>
      </w:r>
    </w:p>
    <w:p w14:paraId="34BA4370" w14:textId="149923FF" w:rsidR="004D20C7"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规则</w:t>
      </w:r>
      <w:r w:rsidR="00751E5D">
        <w:rPr>
          <w:rFonts w:ascii="宋体" w:eastAsia="宋体" w:hAnsi="宋体" w:hint="eastAsia"/>
          <w:sz w:val="24"/>
          <w:szCs w:val="24"/>
        </w:rPr>
        <w:t>操作</w:t>
      </w:r>
      <w:r w:rsidRPr="004D20C7">
        <w:rPr>
          <w:rFonts w:ascii="宋体" w:eastAsia="宋体" w:hAnsi="宋体" w:hint="eastAsia"/>
          <w:sz w:val="24"/>
          <w:szCs w:val="24"/>
        </w:rPr>
        <w:t>：用户可以在</w:t>
      </w:r>
      <w:r w:rsidR="00B969F9">
        <w:rPr>
          <w:rFonts w:ascii="宋体" w:eastAsia="宋体" w:hAnsi="宋体" w:hint="eastAsia"/>
          <w:sz w:val="24"/>
          <w:szCs w:val="24"/>
        </w:rPr>
        <w:t>履约超时管理平台</w:t>
      </w:r>
      <w:r w:rsidRPr="004D20C7">
        <w:rPr>
          <w:rFonts w:ascii="宋体" w:eastAsia="宋体" w:hAnsi="宋体" w:hint="eastAsia"/>
          <w:sz w:val="24"/>
          <w:szCs w:val="24"/>
        </w:rPr>
        <w:t>上规则的编辑，</w:t>
      </w:r>
      <w:r w:rsidR="004C1580">
        <w:rPr>
          <w:rFonts w:ascii="宋体" w:eastAsia="宋体" w:hAnsi="宋体" w:hint="eastAsia"/>
          <w:sz w:val="24"/>
          <w:szCs w:val="24"/>
        </w:rPr>
        <w:t>并将编辑完成的规则提交审核</w:t>
      </w:r>
      <w:r w:rsidRPr="004D20C7">
        <w:rPr>
          <w:rFonts w:ascii="宋体" w:eastAsia="宋体" w:hAnsi="宋体" w:hint="eastAsia"/>
          <w:sz w:val="24"/>
          <w:szCs w:val="24"/>
        </w:rPr>
        <w:t>。</w:t>
      </w:r>
      <w:r w:rsidR="00C30903">
        <w:rPr>
          <w:rFonts w:ascii="宋体" w:eastAsia="宋体" w:hAnsi="宋体" w:hint="eastAsia"/>
          <w:sz w:val="24"/>
          <w:szCs w:val="24"/>
        </w:rPr>
        <w:t>同时用户</w:t>
      </w:r>
      <w:r w:rsidR="00CF2F5A">
        <w:rPr>
          <w:rFonts w:ascii="宋体" w:eastAsia="宋体" w:hAnsi="宋体" w:hint="eastAsia"/>
          <w:sz w:val="24"/>
          <w:szCs w:val="24"/>
        </w:rPr>
        <w:t>可以查看规则命中日志。</w:t>
      </w:r>
    </w:p>
    <w:p w14:paraId="01417EF2" w14:textId="1A36CE6F" w:rsidR="004C1580" w:rsidRDefault="004C1580"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审核</w:t>
      </w:r>
      <w:r w:rsidR="00C249FC">
        <w:rPr>
          <w:rFonts w:ascii="宋体" w:eastAsia="宋体" w:hAnsi="宋体" w:hint="eastAsia"/>
          <w:sz w:val="24"/>
          <w:szCs w:val="24"/>
        </w:rPr>
        <w:t>管理</w:t>
      </w:r>
      <w:r>
        <w:rPr>
          <w:rFonts w:ascii="宋体" w:eastAsia="宋体" w:hAnsi="宋体" w:hint="eastAsia"/>
          <w:sz w:val="24"/>
          <w:szCs w:val="24"/>
        </w:rPr>
        <w:t>：新建规则</w:t>
      </w:r>
      <w:r w:rsidR="00C249FC">
        <w:rPr>
          <w:rFonts w:ascii="宋体" w:eastAsia="宋体" w:hAnsi="宋体" w:hint="eastAsia"/>
          <w:sz w:val="24"/>
          <w:szCs w:val="24"/>
        </w:rPr>
        <w:t>需要</w:t>
      </w:r>
      <w:r>
        <w:rPr>
          <w:rFonts w:ascii="宋体" w:eastAsia="宋体" w:hAnsi="宋体" w:hint="eastAsia"/>
          <w:sz w:val="24"/>
          <w:szCs w:val="24"/>
        </w:rPr>
        <w:t>经过层层审核，以确保</w:t>
      </w:r>
      <w:r w:rsidR="00456968">
        <w:rPr>
          <w:rFonts w:ascii="宋体" w:eastAsia="宋体" w:hAnsi="宋体" w:hint="eastAsia"/>
          <w:sz w:val="24"/>
          <w:szCs w:val="24"/>
        </w:rPr>
        <w:t>规则的正确性，</w:t>
      </w:r>
      <w:r w:rsidR="003A2BBE">
        <w:rPr>
          <w:rFonts w:ascii="宋体" w:eastAsia="宋体" w:hAnsi="宋体" w:hint="eastAsia"/>
          <w:sz w:val="24"/>
          <w:szCs w:val="24"/>
        </w:rPr>
        <w:t>避免</w:t>
      </w:r>
      <w:r w:rsidR="00456968">
        <w:rPr>
          <w:rFonts w:ascii="宋体" w:eastAsia="宋体" w:hAnsi="宋体" w:hint="eastAsia"/>
          <w:sz w:val="24"/>
          <w:szCs w:val="24"/>
        </w:rPr>
        <w:t>对公司造成资损。</w:t>
      </w:r>
      <w:r w:rsidR="00C249FC">
        <w:rPr>
          <w:rFonts w:ascii="宋体" w:eastAsia="宋体" w:hAnsi="宋体" w:hint="eastAsia"/>
          <w:sz w:val="24"/>
          <w:szCs w:val="24"/>
        </w:rPr>
        <w:t>同时用户可以查看</w:t>
      </w:r>
      <w:r w:rsidR="003A2BBE">
        <w:rPr>
          <w:rFonts w:ascii="宋体" w:eastAsia="宋体" w:hAnsi="宋体" w:hint="eastAsia"/>
          <w:sz w:val="24"/>
          <w:szCs w:val="24"/>
        </w:rPr>
        <w:t>审核进展</w:t>
      </w:r>
      <w:r w:rsidR="00124EE3">
        <w:rPr>
          <w:rFonts w:ascii="宋体" w:eastAsia="宋体" w:hAnsi="宋体" w:hint="eastAsia"/>
          <w:sz w:val="24"/>
          <w:szCs w:val="24"/>
        </w:rPr>
        <w:t>。</w:t>
      </w:r>
    </w:p>
    <w:p w14:paraId="2013AD0C" w14:textId="5B0D67D8" w:rsidR="003A2BBE" w:rsidRDefault="003A2BBE"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规则预处理：用户提交的规则数据需要进行预处理</w:t>
      </w:r>
      <w:r w:rsidR="002631AA">
        <w:rPr>
          <w:rFonts w:ascii="宋体" w:eastAsia="宋体" w:hAnsi="宋体" w:hint="eastAsia"/>
          <w:sz w:val="24"/>
          <w:szCs w:val="24"/>
        </w:rPr>
        <w:t>，以达到可执行标准</w:t>
      </w:r>
      <w:r w:rsidR="0011775C">
        <w:rPr>
          <w:rFonts w:ascii="宋体" w:eastAsia="宋体" w:hAnsi="宋体" w:hint="eastAsia"/>
          <w:sz w:val="24"/>
          <w:szCs w:val="24"/>
        </w:rPr>
        <w:t>。</w:t>
      </w:r>
    </w:p>
    <w:p w14:paraId="367782A4" w14:textId="18065DEC" w:rsidR="0011775C" w:rsidRDefault="0011775C"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规则应用：平台</w:t>
      </w:r>
      <w:r w:rsidR="00E54D5C">
        <w:rPr>
          <w:rFonts w:ascii="宋体" w:eastAsia="宋体" w:hAnsi="宋体" w:hint="eastAsia"/>
          <w:sz w:val="24"/>
          <w:szCs w:val="24"/>
        </w:rPr>
        <w:t>可以</w:t>
      </w:r>
      <w:r>
        <w:rPr>
          <w:rFonts w:ascii="宋体" w:eastAsia="宋体" w:hAnsi="宋体" w:hint="eastAsia"/>
          <w:sz w:val="24"/>
          <w:szCs w:val="24"/>
        </w:rPr>
        <w:t>检测订单</w:t>
      </w:r>
      <w:r w:rsidR="00527BC8">
        <w:rPr>
          <w:rFonts w:ascii="宋体" w:eastAsia="宋体" w:hAnsi="宋体" w:hint="eastAsia"/>
          <w:sz w:val="24"/>
          <w:szCs w:val="24"/>
        </w:rPr>
        <w:t>目前状态是</w:t>
      </w:r>
      <w:r w:rsidR="00E54D5C">
        <w:rPr>
          <w:rFonts w:ascii="宋体" w:eastAsia="宋体" w:hAnsi="宋体" w:hint="eastAsia"/>
          <w:sz w:val="24"/>
          <w:szCs w:val="24"/>
        </w:rPr>
        <w:t>否存在超时</w:t>
      </w:r>
      <w:r>
        <w:rPr>
          <w:rFonts w:ascii="宋体" w:eastAsia="宋体" w:hAnsi="宋体" w:hint="eastAsia"/>
          <w:sz w:val="24"/>
          <w:szCs w:val="24"/>
        </w:rPr>
        <w:t>，</w:t>
      </w:r>
      <w:r w:rsidR="00527BC8">
        <w:rPr>
          <w:rFonts w:ascii="宋体" w:eastAsia="宋体" w:hAnsi="宋体" w:hint="eastAsia"/>
          <w:sz w:val="24"/>
          <w:szCs w:val="24"/>
        </w:rPr>
        <w:t>对于</w:t>
      </w:r>
      <w:r>
        <w:rPr>
          <w:rFonts w:ascii="宋体" w:eastAsia="宋体" w:hAnsi="宋体" w:hint="eastAsia"/>
          <w:sz w:val="24"/>
          <w:szCs w:val="24"/>
        </w:rPr>
        <w:t>超时订单</w:t>
      </w:r>
      <w:r w:rsidR="00527BC8">
        <w:rPr>
          <w:rFonts w:ascii="宋体" w:eastAsia="宋体" w:hAnsi="宋体" w:hint="eastAsia"/>
          <w:sz w:val="24"/>
          <w:szCs w:val="24"/>
        </w:rPr>
        <w:t>，</w:t>
      </w:r>
      <w:r w:rsidR="00E54D5C">
        <w:rPr>
          <w:rFonts w:ascii="宋体" w:eastAsia="宋体" w:hAnsi="宋体" w:hint="eastAsia"/>
          <w:sz w:val="24"/>
          <w:szCs w:val="24"/>
        </w:rPr>
        <w:t>平台</w:t>
      </w:r>
      <w:r w:rsidR="00527BC8">
        <w:rPr>
          <w:rFonts w:ascii="宋体" w:eastAsia="宋体" w:hAnsi="宋体" w:hint="eastAsia"/>
          <w:sz w:val="24"/>
          <w:szCs w:val="24"/>
        </w:rPr>
        <w:t>可以</w:t>
      </w:r>
      <w:r>
        <w:rPr>
          <w:rFonts w:ascii="宋体" w:eastAsia="宋体" w:hAnsi="宋体" w:hint="eastAsia"/>
          <w:sz w:val="24"/>
          <w:szCs w:val="24"/>
        </w:rPr>
        <w:t>根据规则进行后续处理。</w:t>
      </w:r>
    </w:p>
    <w:p w14:paraId="30F7F842" w14:textId="41698AD9" w:rsidR="008579A5" w:rsidRDefault="008579A5" w:rsidP="008579A5">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1</w:t>
      </w:r>
      <w:proofErr w:type="gramStart"/>
      <w:r>
        <w:rPr>
          <w:rFonts w:ascii="宋体" w:eastAsia="宋体" w:hAnsi="宋体" w:hint="eastAsia"/>
          <w:sz w:val="24"/>
          <w:szCs w:val="24"/>
        </w:rPr>
        <w:t>为涉众</w:t>
      </w:r>
      <w:proofErr w:type="gramEnd"/>
      <w:r>
        <w:rPr>
          <w:rFonts w:ascii="宋体" w:eastAsia="宋体" w:hAnsi="宋体" w:hint="eastAsia"/>
          <w:sz w:val="24"/>
          <w:szCs w:val="24"/>
        </w:rPr>
        <w:t>分析，涉</w:t>
      </w:r>
      <w:proofErr w:type="gramStart"/>
      <w:r>
        <w:rPr>
          <w:rFonts w:ascii="宋体" w:eastAsia="宋体" w:hAnsi="宋体" w:hint="eastAsia"/>
          <w:sz w:val="24"/>
          <w:szCs w:val="24"/>
        </w:rPr>
        <w:t>众分为</w:t>
      </w:r>
      <w:proofErr w:type="gramEnd"/>
      <w:r>
        <w:rPr>
          <w:rFonts w:ascii="宋体" w:eastAsia="宋体" w:hAnsi="宋体" w:hint="eastAsia"/>
          <w:sz w:val="24"/>
          <w:szCs w:val="24"/>
        </w:rPr>
        <w:t>运营人员、开发人员、延时任务中心、审核平台。</w:t>
      </w:r>
    </w:p>
    <w:p w14:paraId="0E88A5C4" w14:textId="124341A7" w:rsidR="00B63686" w:rsidRDefault="00B63686" w:rsidP="00B63686">
      <w:pPr>
        <w:pStyle w:val="af8"/>
        <w:keepNext/>
      </w:pPr>
      <w:bookmarkStart w:id="136" w:name="_Toc36736491"/>
      <w:bookmarkStart w:id="137" w:name="_Toc36939126"/>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sidRPr="00465F61">
        <w:rPr>
          <w:rFonts w:hint="eastAsia"/>
        </w:rPr>
        <w:t>涉众分析</w:t>
      </w:r>
      <w:bookmarkEnd w:id="136"/>
      <w:bookmarkEnd w:id="137"/>
    </w:p>
    <w:tbl>
      <w:tblPr>
        <w:tblStyle w:val="af4"/>
        <w:tblW w:w="8364" w:type="dxa"/>
        <w:tblInd w:w="-5" w:type="dxa"/>
        <w:tblCellMar>
          <w:left w:w="28" w:type="dxa"/>
          <w:right w:w="28" w:type="dxa"/>
        </w:tblCellMar>
        <w:tblLook w:val="04A0" w:firstRow="1" w:lastRow="0" w:firstColumn="1" w:lastColumn="0" w:noHBand="0" w:noVBand="1"/>
      </w:tblPr>
      <w:tblGrid>
        <w:gridCol w:w="1188"/>
        <w:gridCol w:w="1647"/>
        <w:gridCol w:w="5529"/>
      </w:tblGrid>
      <w:tr w:rsidR="001244DA" w:rsidRPr="00812D49" w14:paraId="1517FC07" w14:textId="77777777" w:rsidTr="0072769A">
        <w:tc>
          <w:tcPr>
            <w:tcW w:w="1188" w:type="dxa"/>
          </w:tcPr>
          <w:p w14:paraId="17CF9627"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序号</w:t>
            </w:r>
          </w:p>
        </w:tc>
        <w:tc>
          <w:tcPr>
            <w:tcW w:w="1647" w:type="dxa"/>
          </w:tcPr>
          <w:p w14:paraId="11C014E3"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涉众</w:t>
            </w:r>
          </w:p>
        </w:tc>
        <w:tc>
          <w:tcPr>
            <w:tcW w:w="5529" w:type="dxa"/>
          </w:tcPr>
          <w:p w14:paraId="10EDFD38" w14:textId="0952F99C"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对系统的期望</w:t>
            </w:r>
          </w:p>
        </w:tc>
      </w:tr>
      <w:tr w:rsidR="001244DA" w:rsidRPr="00812D49" w14:paraId="0C4BA088" w14:textId="77777777" w:rsidTr="0072769A">
        <w:tc>
          <w:tcPr>
            <w:tcW w:w="1188" w:type="dxa"/>
          </w:tcPr>
          <w:p w14:paraId="542C523D" w14:textId="77777777"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1</w:t>
            </w:r>
          </w:p>
        </w:tc>
        <w:tc>
          <w:tcPr>
            <w:tcW w:w="1647" w:type="dxa"/>
          </w:tcPr>
          <w:p w14:paraId="435BC2C1"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运营人员</w:t>
            </w:r>
          </w:p>
        </w:tc>
        <w:tc>
          <w:tcPr>
            <w:tcW w:w="5529" w:type="dxa"/>
          </w:tcPr>
          <w:p w14:paraId="031208CF" w14:textId="2C1214A2" w:rsidR="001244DA" w:rsidRPr="00812D49" w:rsidRDefault="001244DA" w:rsidP="009F02EA">
            <w:pPr>
              <w:pStyle w:val="a6"/>
              <w:numPr>
                <w:ilvl w:val="0"/>
                <w:numId w:val="31"/>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方便进行</w:t>
            </w:r>
            <w:r w:rsidRPr="00812D49">
              <w:rPr>
                <w:rFonts w:ascii="宋体" w:eastAsia="宋体" w:hAnsi="宋体" w:hint="eastAsia"/>
                <w:szCs w:val="21"/>
              </w:rPr>
              <w:t>线上配置规则</w:t>
            </w:r>
          </w:p>
          <w:p w14:paraId="6649B524" w14:textId="77777777" w:rsidR="001244DA" w:rsidRDefault="001244DA" w:rsidP="009F02EA">
            <w:pPr>
              <w:pStyle w:val="a6"/>
              <w:numPr>
                <w:ilvl w:val="0"/>
                <w:numId w:val="31"/>
              </w:numPr>
              <w:ind w:firstLineChars="0"/>
              <w:rPr>
                <w:rFonts w:ascii="宋体" w:eastAsia="宋体" w:hAnsi="宋体"/>
                <w:szCs w:val="21"/>
              </w:rPr>
            </w:pPr>
            <w:proofErr w:type="gramStart"/>
            <w:r w:rsidRPr="00812D49">
              <w:rPr>
                <w:rFonts w:ascii="宋体" w:eastAsia="宋体" w:hAnsi="宋体" w:hint="eastAsia"/>
                <w:szCs w:val="21"/>
              </w:rPr>
              <w:t>能</w:t>
            </w:r>
            <w:r>
              <w:rPr>
                <w:rFonts w:ascii="宋体" w:eastAsia="宋体" w:hAnsi="宋体" w:hint="eastAsia"/>
                <w:szCs w:val="21"/>
              </w:rPr>
              <w:t>线上</w:t>
            </w:r>
            <w:proofErr w:type="gramEnd"/>
            <w:r>
              <w:rPr>
                <w:rFonts w:ascii="宋体" w:eastAsia="宋体" w:hAnsi="宋体" w:hint="eastAsia"/>
                <w:szCs w:val="21"/>
              </w:rPr>
              <w:t>管理审核流</w:t>
            </w:r>
          </w:p>
          <w:p w14:paraId="324B42BA" w14:textId="711FE7A5" w:rsidR="001244DA" w:rsidRPr="00812D49" w:rsidRDefault="001244DA" w:rsidP="009F02EA">
            <w:pPr>
              <w:pStyle w:val="a6"/>
              <w:numPr>
                <w:ilvl w:val="0"/>
                <w:numId w:val="31"/>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9D0570" w14:textId="77777777" w:rsidTr="0072769A">
        <w:tc>
          <w:tcPr>
            <w:tcW w:w="1188" w:type="dxa"/>
          </w:tcPr>
          <w:p w14:paraId="4C5A3568" w14:textId="5A951365"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2</w:t>
            </w:r>
          </w:p>
        </w:tc>
        <w:tc>
          <w:tcPr>
            <w:tcW w:w="1647" w:type="dxa"/>
          </w:tcPr>
          <w:p w14:paraId="3BBFB2DE" w14:textId="1904755E"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开发人员</w:t>
            </w:r>
          </w:p>
        </w:tc>
        <w:tc>
          <w:tcPr>
            <w:tcW w:w="5529" w:type="dxa"/>
          </w:tcPr>
          <w:p w14:paraId="443DD18E" w14:textId="59D82648" w:rsidR="001244DA" w:rsidRPr="00812D49" w:rsidRDefault="001244DA" w:rsidP="009F02EA">
            <w:pPr>
              <w:pStyle w:val="a6"/>
              <w:numPr>
                <w:ilvl w:val="0"/>
                <w:numId w:val="32"/>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A5576F" w14:textId="77777777" w:rsidTr="0072769A">
        <w:tc>
          <w:tcPr>
            <w:tcW w:w="1188" w:type="dxa"/>
          </w:tcPr>
          <w:p w14:paraId="768B2232" w14:textId="37CFA84E"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3</w:t>
            </w:r>
          </w:p>
        </w:tc>
        <w:tc>
          <w:tcPr>
            <w:tcW w:w="1647" w:type="dxa"/>
          </w:tcPr>
          <w:p w14:paraId="52ABE15B" w14:textId="3E0383A7" w:rsidR="001244DA" w:rsidRPr="00812D49" w:rsidRDefault="001244DA" w:rsidP="006E1421">
            <w:pPr>
              <w:pStyle w:val="a6"/>
              <w:ind w:firstLineChars="0" w:firstLine="0"/>
              <w:rPr>
                <w:rFonts w:ascii="宋体" w:eastAsia="宋体" w:hAnsi="宋体"/>
                <w:szCs w:val="21"/>
              </w:rPr>
            </w:pPr>
            <w:r>
              <w:rPr>
                <w:rFonts w:ascii="宋体" w:eastAsia="宋体" w:hAnsi="宋体" w:hint="eastAsia"/>
                <w:szCs w:val="21"/>
              </w:rPr>
              <w:t>延时任务中心</w:t>
            </w:r>
          </w:p>
        </w:tc>
        <w:tc>
          <w:tcPr>
            <w:tcW w:w="5529" w:type="dxa"/>
          </w:tcPr>
          <w:p w14:paraId="26F15061" w14:textId="6F4043FA" w:rsidR="001244DA" w:rsidRPr="00812D49" w:rsidRDefault="001244DA" w:rsidP="009F02EA">
            <w:pPr>
              <w:pStyle w:val="a6"/>
              <w:numPr>
                <w:ilvl w:val="0"/>
                <w:numId w:val="33"/>
              </w:numPr>
              <w:ind w:firstLineChars="0"/>
              <w:rPr>
                <w:rFonts w:ascii="宋体" w:eastAsia="宋体" w:hAnsi="宋体"/>
                <w:szCs w:val="21"/>
              </w:rPr>
            </w:pPr>
            <w:r>
              <w:rPr>
                <w:rFonts w:ascii="宋体" w:eastAsia="宋体" w:hAnsi="宋体" w:hint="eastAsia"/>
                <w:szCs w:val="21"/>
              </w:rPr>
              <w:t>能够调用开放接口，回调指定任务</w:t>
            </w:r>
            <w:r w:rsidRPr="00812D49">
              <w:rPr>
                <w:rFonts w:ascii="宋体" w:eastAsia="宋体" w:hAnsi="宋体"/>
                <w:szCs w:val="21"/>
              </w:rPr>
              <w:t xml:space="preserve"> </w:t>
            </w:r>
          </w:p>
        </w:tc>
      </w:tr>
      <w:tr w:rsidR="001244DA" w:rsidRPr="00812D49" w14:paraId="64044CA6" w14:textId="77777777" w:rsidTr="0072769A">
        <w:tc>
          <w:tcPr>
            <w:tcW w:w="1188" w:type="dxa"/>
          </w:tcPr>
          <w:p w14:paraId="67562E09" w14:textId="13FD5E2A" w:rsidR="001244DA" w:rsidRDefault="001244DA" w:rsidP="006E1421">
            <w:pPr>
              <w:pStyle w:val="a6"/>
              <w:ind w:firstLineChars="0" w:firstLine="0"/>
              <w:rPr>
                <w:rFonts w:ascii="宋体" w:eastAsia="宋体" w:hAnsi="宋体"/>
                <w:szCs w:val="21"/>
              </w:rPr>
            </w:pPr>
            <w:r w:rsidRPr="003F1175">
              <w:rPr>
                <w:rFonts w:ascii="Arial" w:eastAsia="宋体" w:hAnsi="Arial" w:hint="eastAsia"/>
                <w:szCs w:val="21"/>
              </w:rPr>
              <w:t>4</w:t>
            </w:r>
          </w:p>
        </w:tc>
        <w:tc>
          <w:tcPr>
            <w:tcW w:w="1647" w:type="dxa"/>
          </w:tcPr>
          <w:p w14:paraId="703102A8" w14:textId="4D012D74" w:rsidR="001244DA" w:rsidRDefault="001244DA" w:rsidP="006E1421">
            <w:pPr>
              <w:pStyle w:val="a6"/>
              <w:ind w:firstLineChars="0" w:firstLine="0"/>
              <w:rPr>
                <w:rFonts w:ascii="宋体" w:eastAsia="宋体" w:hAnsi="宋体"/>
                <w:szCs w:val="21"/>
              </w:rPr>
            </w:pPr>
            <w:r>
              <w:rPr>
                <w:rFonts w:ascii="宋体" w:eastAsia="宋体" w:hAnsi="宋体" w:hint="eastAsia"/>
                <w:szCs w:val="21"/>
              </w:rPr>
              <w:t>审核平台</w:t>
            </w:r>
          </w:p>
        </w:tc>
        <w:tc>
          <w:tcPr>
            <w:tcW w:w="5529" w:type="dxa"/>
          </w:tcPr>
          <w:p w14:paraId="233FDCBF" w14:textId="3FA2A8D4" w:rsidR="001244DA" w:rsidRPr="002F7664" w:rsidRDefault="001244DA" w:rsidP="009F02EA">
            <w:pPr>
              <w:pStyle w:val="a6"/>
              <w:numPr>
                <w:ilvl w:val="0"/>
                <w:numId w:val="34"/>
              </w:numPr>
              <w:ind w:firstLineChars="0"/>
              <w:rPr>
                <w:rFonts w:ascii="宋体" w:eastAsia="宋体" w:hAnsi="宋体"/>
                <w:szCs w:val="21"/>
              </w:rPr>
            </w:pPr>
            <w:r>
              <w:rPr>
                <w:rFonts w:ascii="宋体" w:eastAsia="宋体" w:hAnsi="宋体" w:hint="eastAsia"/>
                <w:szCs w:val="21"/>
              </w:rPr>
              <w:t>能够调用开放接口，转移审核权</w:t>
            </w:r>
            <w:r w:rsidRPr="002F7664">
              <w:rPr>
                <w:rFonts w:ascii="宋体" w:eastAsia="宋体" w:hAnsi="宋体" w:hint="eastAsia"/>
                <w:szCs w:val="21"/>
              </w:rPr>
              <w:t xml:space="preserve"> </w:t>
            </w:r>
          </w:p>
        </w:tc>
      </w:tr>
    </w:tbl>
    <w:p w14:paraId="0AC5B9DA" w14:textId="0C801E97" w:rsidR="00EC2EB2" w:rsidRDefault="00402368" w:rsidP="00EC2EB2">
      <w:pPr>
        <w:spacing w:line="360" w:lineRule="auto"/>
        <w:ind w:firstLineChars="200" w:firstLine="480"/>
        <w:rPr>
          <w:rFonts w:ascii="宋体" w:eastAsia="宋体" w:hAnsi="宋体"/>
          <w:sz w:val="24"/>
          <w:szCs w:val="24"/>
        </w:rPr>
      </w:pPr>
      <w:r w:rsidRPr="00E96700">
        <w:rPr>
          <w:rFonts w:ascii="宋体" w:eastAsia="宋体" w:hAnsi="宋体" w:hint="eastAsia"/>
          <w:sz w:val="24"/>
          <w:szCs w:val="24"/>
        </w:rPr>
        <w:t>基于</w:t>
      </w:r>
      <w:r w:rsidRPr="003F1175">
        <w:rPr>
          <w:rFonts w:ascii="Arial" w:eastAsia="宋体" w:hAnsi="Arial"/>
          <w:sz w:val="24"/>
          <w:szCs w:val="24"/>
        </w:rPr>
        <w:t>3</w:t>
      </w:r>
      <w:r w:rsidRPr="001244DA">
        <w:rPr>
          <w:rFonts w:ascii="Arial" w:eastAsia="宋体" w:hAnsi="Arial"/>
          <w:sz w:val="24"/>
          <w:szCs w:val="24"/>
        </w:rPr>
        <w:t>.</w:t>
      </w:r>
      <w:r w:rsidRPr="003F1175">
        <w:rPr>
          <w:rFonts w:ascii="Arial" w:eastAsia="宋体" w:hAnsi="Arial"/>
          <w:sz w:val="24"/>
          <w:szCs w:val="24"/>
        </w:rPr>
        <w:t>1</w:t>
      </w:r>
      <w:r w:rsidRPr="00E96700">
        <w:rPr>
          <w:rFonts w:ascii="宋体" w:eastAsia="宋体" w:hAnsi="宋体" w:hint="eastAsia"/>
          <w:sz w:val="24"/>
          <w:szCs w:val="24"/>
        </w:rPr>
        <w:t>节中系统的</w:t>
      </w:r>
      <w:r w:rsidR="006D516F">
        <w:rPr>
          <w:rFonts w:ascii="宋体" w:eastAsia="宋体" w:hAnsi="宋体" w:hint="eastAsia"/>
          <w:sz w:val="24"/>
          <w:szCs w:val="24"/>
        </w:rPr>
        <w:t>系统边界</w:t>
      </w:r>
      <w:r w:rsidR="00006ABF">
        <w:rPr>
          <w:rFonts w:ascii="宋体" w:eastAsia="宋体" w:hAnsi="宋体" w:hint="eastAsia"/>
          <w:sz w:val="24"/>
          <w:szCs w:val="24"/>
        </w:rPr>
        <w:t>和</w:t>
      </w:r>
      <w:r w:rsidR="00F80A44">
        <w:rPr>
          <w:rFonts w:ascii="宋体" w:eastAsia="宋体" w:hAnsi="宋体" w:hint="eastAsia"/>
          <w:sz w:val="24"/>
          <w:szCs w:val="24"/>
        </w:rPr>
        <w:t>结合</w:t>
      </w:r>
      <w:r w:rsidR="00B969F9">
        <w:rPr>
          <w:rFonts w:ascii="宋体" w:eastAsia="宋体" w:hAnsi="宋体" w:hint="eastAsia"/>
          <w:sz w:val="24"/>
          <w:szCs w:val="24"/>
        </w:rPr>
        <w:t>履约超时管理平台</w:t>
      </w:r>
      <w:r w:rsidR="00F80A44">
        <w:rPr>
          <w:rFonts w:ascii="宋体" w:eastAsia="宋体" w:hAnsi="宋体" w:hint="eastAsia"/>
          <w:sz w:val="24"/>
          <w:szCs w:val="24"/>
        </w:rPr>
        <w:t>的</w:t>
      </w:r>
      <w:r w:rsidR="004D20C7">
        <w:rPr>
          <w:rFonts w:ascii="宋体" w:eastAsia="宋体" w:hAnsi="宋体" w:hint="eastAsia"/>
          <w:sz w:val="24"/>
          <w:szCs w:val="24"/>
        </w:rPr>
        <w:t>业务</w:t>
      </w:r>
      <w:r w:rsidR="00F80A44">
        <w:rPr>
          <w:rFonts w:ascii="宋体" w:eastAsia="宋体" w:hAnsi="宋体" w:hint="eastAsia"/>
          <w:sz w:val="24"/>
          <w:szCs w:val="24"/>
        </w:rPr>
        <w:t>场景</w:t>
      </w:r>
      <w:r w:rsidR="003F5028">
        <w:rPr>
          <w:rFonts w:ascii="宋体" w:eastAsia="宋体" w:hAnsi="宋体" w:hint="eastAsia"/>
          <w:sz w:val="24"/>
          <w:szCs w:val="24"/>
        </w:rPr>
        <w:t>和</w:t>
      </w:r>
      <w:proofErr w:type="gramStart"/>
      <w:r w:rsidR="003F5028">
        <w:rPr>
          <w:rFonts w:ascii="宋体" w:eastAsia="宋体" w:hAnsi="宋体" w:hint="eastAsia"/>
          <w:sz w:val="24"/>
          <w:szCs w:val="24"/>
        </w:rPr>
        <w:t>涉众</w:t>
      </w:r>
      <w:proofErr w:type="gramEnd"/>
      <w:r w:rsidR="003F5028">
        <w:rPr>
          <w:rFonts w:ascii="宋体" w:eastAsia="宋体" w:hAnsi="宋体" w:hint="eastAsia"/>
          <w:sz w:val="24"/>
          <w:szCs w:val="24"/>
        </w:rPr>
        <w:t>分析</w:t>
      </w:r>
      <w:r w:rsidR="00F80A44">
        <w:rPr>
          <w:rFonts w:ascii="宋体" w:eastAsia="宋体" w:hAnsi="宋体" w:hint="eastAsia"/>
          <w:sz w:val="24"/>
          <w:szCs w:val="24"/>
        </w:rPr>
        <w:t>，系统需要满足以下的需求</w:t>
      </w:r>
      <w:r w:rsidR="00A64CC9">
        <w:rPr>
          <w:rFonts w:ascii="宋体" w:eastAsia="宋体" w:hAnsi="宋体" w:hint="eastAsia"/>
          <w:sz w:val="24"/>
          <w:szCs w:val="24"/>
        </w:rPr>
        <w:t>：</w:t>
      </w:r>
    </w:p>
    <w:p w14:paraId="5315BA86" w14:textId="7B4B2BE7" w:rsidR="00764202" w:rsidRPr="00471D3A" w:rsidRDefault="00F80A4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B82047" w:rsidRPr="00471D3A">
        <w:rPr>
          <w:rFonts w:ascii="Arial" w:eastAsia="宋体" w:hAnsi="Arial" w:hint="eastAsia"/>
          <w:sz w:val="24"/>
          <w:szCs w:val="24"/>
        </w:rPr>
        <w:t>规则管理</w:t>
      </w:r>
      <w:r w:rsidRPr="00471D3A">
        <w:rPr>
          <w:rFonts w:ascii="Arial" w:eastAsia="宋体" w:hAnsi="Arial" w:hint="eastAsia"/>
          <w:sz w:val="24"/>
          <w:szCs w:val="24"/>
        </w:rPr>
        <w:t>能力</w:t>
      </w:r>
      <w:r w:rsidR="00E45B34">
        <w:rPr>
          <w:rFonts w:ascii="Arial" w:eastAsia="宋体" w:hAnsi="Arial" w:hint="eastAsia"/>
          <w:sz w:val="24"/>
          <w:szCs w:val="24"/>
        </w:rPr>
        <w:t>：</w:t>
      </w:r>
      <w:r w:rsidR="00A64CC9" w:rsidRPr="00471D3A">
        <w:rPr>
          <w:rFonts w:ascii="Arial" w:eastAsia="宋体" w:hAnsi="Arial" w:hint="eastAsia"/>
          <w:sz w:val="24"/>
          <w:szCs w:val="24"/>
        </w:rPr>
        <w:t>运营人员在前端页面上能够对规则进行新增</w:t>
      </w:r>
      <w:r w:rsidR="0009159E" w:rsidRPr="00471D3A">
        <w:rPr>
          <w:rFonts w:ascii="Arial" w:eastAsia="宋体" w:hAnsi="Arial" w:hint="eastAsia"/>
          <w:sz w:val="24"/>
          <w:szCs w:val="24"/>
        </w:rPr>
        <w:t>、</w:t>
      </w:r>
      <w:r w:rsidR="00A64CC9" w:rsidRPr="00471D3A">
        <w:rPr>
          <w:rFonts w:ascii="Arial" w:eastAsia="宋体" w:hAnsi="Arial" w:hint="eastAsia"/>
          <w:sz w:val="24"/>
          <w:szCs w:val="24"/>
        </w:rPr>
        <w:t>修改</w:t>
      </w:r>
      <w:r w:rsidR="0009159E" w:rsidRPr="00471D3A">
        <w:rPr>
          <w:rFonts w:ascii="Arial" w:eastAsia="宋体" w:hAnsi="Arial" w:hint="eastAsia"/>
          <w:sz w:val="24"/>
          <w:szCs w:val="24"/>
        </w:rPr>
        <w:t>、</w:t>
      </w:r>
      <w:r w:rsidR="00A64CC9" w:rsidRPr="00471D3A">
        <w:rPr>
          <w:rFonts w:ascii="Arial" w:eastAsia="宋体" w:hAnsi="Arial" w:hint="eastAsia"/>
          <w:sz w:val="24"/>
          <w:szCs w:val="24"/>
        </w:rPr>
        <w:t>删除</w:t>
      </w:r>
      <w:r w:rsidR="0009159E" w:rsidRPr="00471D3A">
        <w:rPr>
          <w:rFonts w:ascii="Arial" w:eastAsia="宋体" w:hAnsi="Arial" w:hint="eastAsia"/>
          <w:sz w:val="24"/>
          <w:szCs w:val="24"/>
        </w:rPr>
        <w:t>、</w:t>
      </w:r>
      <w:r w:rsidR="00A64CC9" w:rsidRPr="00471D3A">
        <w:rPr>
          <w:rFonts w:ascii="Arial" w:eastAsia="宋体" w:hAnsi="Arial" w:hint="eastAsia"/>
          <w:sz w:val="24"/>
          <w:szCs w:val="24"/>
        </w:rPr>
        <w:t>查询等操作</w:t>
      </w:r>
      <w:r w:rsidR="00B82047" w:rsidRPr="00471D3A">
        <w:rPr>
          <w:rFonts w:ascii="Arial" w:eastAsia="宋体" w:hAnsi="Arial" w:hint="eastAsia"/>
          <w:sz w:val="24"/>
          <w:szCs w:val="24"/>
        </w:rPr>
        <w:t>，并且能够</w:t>
      </w:r>
      <w:r w:rsidR="008959B3" w:rsidRPr="00471D3A">
        <w:rPr>
          <w:rFonts w:ascii="Arial" w:eastAsia="宋体" w:hAnsi="Arial" w:hint="eastAsia"/>
          <w:sz w:val="24"/>
          <w:szCs w:val="24"/>
        </w:rPr>
        <w:t>查看</w:t>
      </w:r>
      <w:r w:rsidR="00B82047" w:rsidRPr="00471D3A">
        <w:rPr>
          <w:rFonts w:ascii="Arial" w:eastAsia="宋体" w:hAnsi="Arial" w:hint="eastAsia"/>
          <w:sz w:val="24"/>
          <w:szCs w:val="24"/>
        </w:rPr>
        <w:t>规则命中和规则未命中的情况。</w:t>
      </w:r>
    </w:p>
    <w:p w14:paraId="2402E63D" w14:textId="38D94788" w:rsidR="00764202" w:rsidRPr="00471D3A" w:rsidRDefault="00B82047"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提供规则预处理能力</w:t>
      </w:r>
      <w:r w:rsidR="00E45B34">
        <w:rPr>
          <w:rFonts w:ascii="Arial" w:eastAsia="宋体" w:hAnsi="Arial" w:hint="eastAsia"/>
          <w:sz w:val="24"/>
          <w:szCs w:val="24"/>
        </w:rPr>
        <w:t>：</w:t>
      </w:r>
      <w:r w:rsidRPr="00471D3A">
        <w:rPr>
          <w:rFonts w:ascii="Arial" w:eastAsia="宋体" w:hAnsi="Arial" w:hint="eastAsia"/>
          <w:sz w:val="24"/>
          <w:szCs w:val="24"/>
        </w:rPr>
        <w:t>将前端配置好的规则转换成系统能够执行的规则。</w:t>
      </w:r>
      <w:r w:rsidRPr="00471D3A">
        <w:rPr>
          <w:rFonts w:ascii="Arial" w:eastAsia="宋体" w:hAnsi="Arial"/>
          <w:sz w:val="24"/>
          <w:szCs w:val="24"/>
        </w:rPr>
        <w:t xml:space="preserve"> </w:t>
      </w:r>
    </w:p>
    <w:p w14:paraId="2EC78281" w14:textId="7C77CBC7" w:rsidR="00764202" w:rsidRPr="00471D3A" w:rsidRDefault="00F80A4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250F8C" w:rsidRPr="00471D3A">
        <w:rPr>
          <w:rFonts w:ascii="Arial" w:eastAsia="宋体" w:hAnsi="Arial" w:hint="eastAsia"/>
          <w:sz w:val="24"/>
          <w:szCs w:val="24"/>
        </w:rPr>
        <w:t>审核管理能力</w:t>
      </w:r>
      <w:r w:rsidR="00E45B34">
        <w:rPr>
          <w:rFonts w:ascii="Arial" w:eastAsia="宋体" w:hAnsi="Arial" w:hint="eastAsia"/>
          <w:sz w:val="24"/>
          <w:szCs w:val="24"/>
        </w:rPr>
        <w:t>：</w:t>
      </w:r>
      <w:r w:rsidR="00CF1925" w:rsidRPr="00471D3A">
        <w:rPr>
          <w:rFonts w:ascii="Arial" w:eastAsia="宋体" w:hAnsi="Arial" w:hint="eastAsia"/>
          <w:sz w:val="24"/>
          <w:szCs w:val="24"/>
        </w:rPr>
        <w:t>运营人员能够管理</w:t>
      </w:r>
      <w:r w:rsidR="00250F8C" w:rsidRPr="00471D3A">
        <w:rPr>
          <w:rFonts w:ascii="Arial" w:eastAsia="宋体" w:hAnsi="Arial" w:hint="eastAsia"/>
          <w:sz w:val="24"/>
          <w:szCs w:val="24"/>
        </w:rPr>
        <w:t>规则审核</w:t>
      </w:r>
      <w:r w:rsidR="00CF1925" w:rsidRPr="00471D3A">
        <w:rPr>
          <w:rFonts w:ascii="Arial" w:eastAsia="宋体" w:hAnsi="Arial" w:hint="eastAsia"/>
          <w:sz w:val="24"/>
          <w:szCs w:val="24"/>
        </w:rPr>
        <w:t>，包括查找</w:t>
      </w:r>
      <w:r w:rsidR="00022407" w:rsidRPr="00471D3A">
        <w:rPr>
          <w:rFonts w:ascii="Arial" w:eastAsia="宋体" w:hAnsi="Arial" w:hint="eastAsia"/>
          <w:sz w:val="24"/>
          <w:szCs w:val="24"/>
        </w:rPr>
        <w:t>、</w:t>
      </w:r>
      <w:r w:rsidR="00CF1925" w:rsidRPr="00471D3A">
        <w:rPr>
          <w:rFonts w:ascii="Arial" w:eastAsia="宋体" w:hAnsi="Arial" w:hint="eastAsia"/>
          <w:sz w:val="24"/>
          <w:szCs w:val="24"/>
        </w:rPr>
        <w:t>终止</w:t>
      </w:r>
      <w:r w:rsidR="00250F8C" w:rsidRPr="00471D3A">
        <w:rPr>
          <w:rFonts w:ascii="Arial" w:eastAsia="宋体" w:hAnsi="Arial" w:hint="eastAsia"/>
          <w:sz w:val="24"/>
          <w:szCs w:val="24"/>
        </w:rPr>
        <w:t>规则审核流</w:t>
      </w:r>
      <w:r w:rsidR="00CF1925" w:rsidRPr="00471D3A">
        <w:rPr>
          <w:rFonts w:ascii="Arial" w:eastAsia="宋体" w:hAnsi="Arial" w:hint="eastAsia"/>
          <w:sz w:val="24"/>
          <w:szCs w:val="24"/>
        </w:rPr>
        <w:t>，</w:t>
      </w:r>
      <w:r w:rsidR="00C42FD5" w:rsidRPr="00471D3A">
        <w:rPr>
          <w:rFonts w:ascii="Arial" w:eastAsia="宋体" w:hAnsi="Arial" w:hint="eastAsia"/>
          <w:sz w:val="24"/>
          <w:szCs w:val="24"/>
        </w:rPr>
        <w:t>系统需要提供</w:t>
      </w:r>
      <w:r w:rsidR="003E0E9C" w:rsidRPr="00471D3A">
        <w:rPr>
          <w:rFonts w:ascii="Arial" w:eastAsia="宋体" w:hAnsi="Arial" w:hint="eastAsia"/>
          <w:sz w:val="24"/>
          <w:szCs w:val="24"/>
        </w:rPr>
        <w:t>扭转审核流节点</w:t>
      </w:r>
      <w:r w:rsidR="00C42FD5" w:rsidRPr="00471D3A">
        <w:rPr>
          <w:rFonts w:ascii="Arial" w:eastAsia="宋体" w:hAnsi="Arial" w:hint="eastAsia"/>
          <w:sz w:val="24"/>
          <w:szCs w:val="24"/>
        </w:rPr>
        <w:t>的能力</w:t>
      </w:r>
      <w:r w:rsidR="00DD3BAE" w:rsidRPr="00471D3A">
        <w:rPr>
          <w:rFonts w:ascii="Arial" w:eastAsia="宋体" w:hAnsi="Arial" w:hint="eastAsia"/>
          <w:sz w:val="24"/>
          <w:szCs w:val="24"/>
        </w:rPr>
        <w:t>，同时需要</w:t>
      </w:r>
      <w:r w:rsidR="00B43B3A" w:rsidRPr="00471D3A">
        <w:rPr>
          <w:rFonts w:ascii="Arial" w:eastAsia="宋体" w:hAnsi="Arial" w:hint="eastAsia"/>
          <w:sz w:val="24"/>
          <w:szCs w:val="24"/>
        </w:rPr>
        <w:t>提供</w:t>
      </w:r>
      <w:r w:rsidR="00DD3BAE" w:rsidRPr="00471D3A">
        <w:rPr>
          <w:rFonts w:ascii="Arial" w:eastAsia="宋体" w:hAnsi="Arial" w:hint="eastAsia"/>
          <w:sz w:val="24"/>
          <w:szCs w:val="24"/>
        </w:rPr>
        <w:t>防止消息丢失的保障。</w:t>
      </w:r>
      <w:r w:rsidR="00C42FD5" w:rsidRPr="00471D3A">
        <w:rPr>
          <w:rFonts w:ascii="Arial" w:eastAsia="宋体" w:hAnsi="Arial"/>
          <w:sz w:val="24"/>
          <w:szCs w:val="24"/>
        </w:rPr>
        <w:t xml:space="preserve"> </w:t>
      </w:r>
      <w:bookmarkStart w:id="138" w:name="_Toc25947928"/>
    </w:p>
    <w:p w14:paraId="712968E7" w14:textId="2CEA8BC1" w:rsidR="00C26678" w:rsidRPr="00471D3A" w:rsidRDefault="00483B3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提供业务处理能力</w:t>
      </w:r>
      <w:r w:rsidR="00E45B34">
        <w:rPr>
          <w:rFonts w:ascii="Arial" w:eastAsia="宋体" w:hAnsi="Arial" w:hint="eastAsia"/>
          <w:sz w:val="24"/>
          <w:szCs w:val="24"/>
        </w:rPr>
        <w:t>：</w:t>
      </w:r>
      <w:r w:rsidRPr="00471D3A">
        <w:rPr>
          <w:rFonts w:ascii="Arial" w:eastAsia="宋体" w:hAnsi="Arial" w:hint="eastAsia"/>
          <w:sz w:val="24"/>
          <w:szCs w:val="24"/>
        </w:rPr>
        <w:t>系统需要监听订单、运单消息，消费这些消息的同时需要与规则库中的规则进行匹配，并且对匹配后的结果进行下一步的处理。</w:t>
      </w:r>
    </w:p>
    <w:p w14:paraId="39754664" w14:textId="0440706A" w:rsidR="00AE497E" w:rsidRPr="00AE497E" w:rsidRDefault="00950A6A" w:rsidP="009F02EA">
      <w:pPr>
        <w:pStyle w:val="2"/>
        <w:numPr>
          <w:ilvl w:val="1"/>
          <w:numId w:val="52"/>
        </w:numPr>
      </w:pPr>
      <w:bookmarkStart w:id="139" w:name="_Toc36642693"/>
      <w:bookmarkStart w:id="140" w:name="_Toc36643265"/>
      <w:bookmarkStart w:id="141" w:name="_Toc36732788"/>
      <w:bookmarkStart w:id="142" w:name="_Toc36939007"/>
      <w:r w:rsidRPr="002277AC">
        <w:rPr>
          <w:rFonts w:hint="eastAsia"/>
        </w:rPr>
        <w:lastRenderedPageBreak/>
        <w:t>需求分析</w:t>
      </w:r>
      <w:bookmarkEnd w:id="139"/>
      <w:bookmarkEnd w:id="140"/>
      <w:bookmarkEnd w:id="141"/>
      <w:bookmarkEnd w:id="142"/>
    </w:p>
    <w:p w14:paraId="6D7AF421" w14:textId="005A0512" w:rsidR="006C37C0" w:rsidRDefault="00712DB8" w:rsidP="009F02EA">
      <w:pPr>
        <w:pStyle w:val="3"/>
        <w:numPr>
          <w:ilvl w:val="2"/>
          <w:numId w:val="52"/>
        </w:numPr>
      </w:pPr>
      <w:bookmarkStart w:id="143" w:name="_Toc36642694"/>
      <w:bookmarkStart w:id="144" w:name="_Toc36643266"/>
      <w:bookmarkStart w:id="145" w:name="_Toc36732789"/>
      <w:bookmarkStart w:id="146" w:name="_Toc36939008"/>
      <w:r>
        <w:rPr>
          <w:rFonts w:hint="eastAsia"/>
        </w:rPr>
        <w:t>规则</w:t>
      </w:r>
      <w:r w:rsidR="002235C6">
        <w:rPr>
          <w:rFonts w:hint="eastAsia"/>
        </w:rPr>
        <w:t>管理</w:t>
      </w:r>
      <w:bookmarkEnd w:id="138"/>
      <w:bookmarkEnd w:id="143"/>
      <w:bookmarkEnd w:id="144"/>
      <w:bookmarkEnd w:id="145"/>
      <w:r w:rsidR="00D14EEE">
        <w:rPr>
          <w:rFonts w:hint="eastAsia"/>
        </w:rPr>
        <w:t>功能</w:t>
      </w:r>
      <w:bookmarkEnd w:id="146"/>
    </w:p>
    <w:p w14:paraId="2B5EEFBA" w14:textId="0E7E04DE" w:rsidR="006C37C0" w:rsidRPr="006C37C0" w:rsidRDefault="006C37C0"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规则管理用例图如图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2</w:t>
      </w:r>
      <w:r>
        <w:rPr>
          <w:rFonts w:ascii="宋体" w:eastAsia="宋体" w:hAnsi="宋体" w:hint="eastAsia"/>
          <w:sz w:val="24"/>
          <w:szCs w:val="24"/>
        </w:rPr>
        <w:t>所示，规则管理功能包含了规则管理</w:t>
      </w:r>
      <w:r w:rsidR="00573247">
        <w:rPr>
          <w:rFonts w:ascii="宋体" w:eastAsia="宋体" w:hAnsi="宋体" w:hint="eastAsia"/>
          <w:sz w:val="24"/>
          <w:szCs w:val="24"/>
        </w:rPr>
        <w:t>、规则过期告警、</w:t>
      </w:r>
      <w:r>
        <w:rPr>
          <w:rFonts w:ascii="宋体" w:eastAsia="宋体" w:hAnsi="宋体" w:hint="eastAsia"/>
          <w:sz w:val="24"/>
          <w:szCs w:val="24"/>
        </w:rPr>
        <w:t>日志查询</w:t>
      </w:r>
      <w:r w:rsidR="00573247">
        <w:rPr>
          <w:rFonts w:ascii="宋体" w:eastAsia="宋体" w:hAnsi="宋体" w:hint="eastAsia"/>
          <w:sz w:val="24"/>
          <w:szCs w:val="24"/>
        </w:rPr>
        <w:t>三</w:t>
      </w:r>
      <w:r>
        <w:rPr>
          <w:rFonts w:ascii="宋体" w:eastAsia="宋体" w:hAnsi="宋体" w:hint="eastAsia"/>
          <w:sz w:val="24"/>
          <w:szCs w:val="24"/>
        </w:rPr>
        <w:t>个子功能。</w:t>
      </w:r>
    </w:p>
    <w:p w14:paraId="6A30F335" w14:textId="77777777" w:rsidR="00B63686" w:rsidRDefault="00AE6D41" w:rsidP="00B63686">
      <w:pPr>
        <w:keepNext/>
        <w:jc w:val="center"/>
      </w:pPr>
      <w:r>
        <w:rPr>
          <w:noProof/>
        </w:rPr>
        <w:drawing>
          <wp:inline distT="0" distB="0" distL="0" distR="0" wp14:anchorId="6A8CBDEC" wp14:editId="0CA0F4C7">
            <wp:extent cx="5274310" cy="29622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62275"/>
                    </a:xfrm>
                    <a:prstGeom prst="rect">
                      <a:avLst/>
                    </a:prstGeom>
                    <a:noFill/>
                    <a:ln>
                      <a:noFill/>
                    </a:ln>
                  </pic:spPr>
                </pic:pic>
              </a:graphicData>
            </a:graphic>
          </wp:inline>
        </w:drawing>
      </w:r>
    </w:p>
    <w:p w14:paraId="72C8D1C9" w14:textId="3B18A020" w:rsidR="00824A14" w:rsidRDefault="00B63686" w:rsidP="00B63686">
      <w:pPr>
        <w:pStyle w:val="af8"/>
      </w:pPr>
      <w:bookmarkStart w:id="147" w:name="_Toc36736570"/>
      <w:bookmarkStart w:id="148" w:name="_Toc36940598"/>
      <w:r>
        <w:t>图</w:t>
      </w:r>
      <w:r>
        <w:t xml:space="preserve"> </w:t>
      </w:r>
      <w:fldSimple w:instr=" STYLEREF 1 \s ">
        <w:r w:rsidR="0018235C">
          <w:rPr>
            <w:rFonts w:hint="eastAsia"/>
            <w:noProof/>
          </w:rPr>
          <w:t>三</w:t>
        </w:r>
      </w:fldSimple>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w:t>
      </w:r>
      <w:r w:rsidR="0018235C">
        <w:fldChar w:fldCharType="end"/>
      </w:r>
      <w:r>
        <w:t xml:space="preserve">  </w:t>
      </w:r>
      <w:r w:rsidRPr="00455921">
        <w:rPr>
          <w:rFonts w:hint="eastAsia"/>
        </w:rPr>
        <w:t>规则管理用例图</w:t>
      </w:r>
      <w:bookmarkEnd w:id="147"/>
      <w:bookmarkEnd w:id="148"/>
    </w:p>
    <w:p w14:paraId="20EE0C01" w14:textId="5C147E40" w:rsidR="006C37C0" w:rsidRDefault="00004834" w:rsidP="004D5DB7">
      <w:pPr>
        <w:spacing w:line="360" w:lineRule="auto"/>
        <w:ind w:firstLineChars="200" w:firstLine="480"/>
        <w:rPr>
          <w:rFonts w:ascii="宋体" w:eastAsia="宋体" w:hAnsi="宋体"/>
          <w:sz w:val="24"/>
          <w:szCs w:val="24"/>
        </w:rPr>
      </w:pPr>
      <w:r>
        <w:rPr>
          <w:rFonts w:ascii="宋体" w:eastAsia="宋体" w:hAnsi="宋体" w:hint="eastAsia"/>
          <w:sz w:val="24"/>
          <w:szCs w:val="24"/>
        </w:rPr>
        <w:t>由于主要使用用户为运营人员，需要一个图形化界面用于进行规则</w:t>
      </w:r>
      <w:r w:rsidR="00573247">
        <w:rPr>
          <w:rFonts w:ascii="宋体" w:eastAsia="宋体" w:hAnsi="宋体" w:hint="eastAsia"/>
          <w:sz w:val="24"/>
          <w:szCs w:val="24"/>
        </w:rPr>
        <w:t>的增、</w:t>
      </w:r>
      <w:proofErr w:type="gramStart"/>
      <w:r w:rsidR="00573247">
        <w:rPr>
          <w:rFonts w:ascii="宋体" w:eastAsia="宋体" w:hAnsi="宋体" w:hint="eastAsia"/>
          <w:sz w:val="24"/>
          <w:szCs w:val="24"/>
        </w:rPr>
        <w:t>删</w:t>
      </w:r>
      <w:proofErr w:type="gramEnd"/>
      <w:r w:rsidR="00573247">
        <w:rPr>
          <w:rFonts w:ascii="宋体" w:eastAsia="宋体" w:hAnsi="宋体" w:hint="eastAsia"/>
          <w:sz w:val="24"/>
          <w:szCs w:val="24"/>
        </w:rPr>
        <w:t>、改、查</w:t>
      </w:r>
      <w:r w:rsidR="00A45DA7">
        <w:rPr>
          <w:rFonts w:ascii="宋体" w:eastAsia="宋体" w:hAnsi="宋体" w:hint="eastAsia"/>
          <w:sz w:val="24"/>
          <w:szCs w:val="24"/>
        </w:rPr>
        <w:t>，因此需要规则管理子功能。</w:t>
      </w:r>
      <w:r>
        <w:rPr>
          <w:rFonts w:ascii="宋体" w:eastAsia="宋体" w:hAnsi="宋体" w:hint="eastAsia"/>
          <w:sz w:val="24"/>
          <w:szCs w:val="24"/>
        </w:rPr>
        <w:t>在</w:t>
      </w:r>
      <w:r w:rsidR="00186B92">
        <w:rPr>
          <w:rFonts w:ascii="宋体" w:eastAsia="宋体" w:hAnsi="宋体" w:hint="eastAsia"/>
          <w:sz w:val="24"/>
          <w:szCs w:val="24"/>
        </w:rPr>
        <w:t>规则管理子</w:t>
      </w:r>
      <w:r w:rsidR="00114313">
        <w:rPr>
          <w:rFonts w:ascii="宋体" w:eastAsia="宋体" w:hAnsi="宋体" w:hint="eastAsia"/>
          <w:sz w:val="24"/>
          <w:szCs w:val="24"/>
        </w:rPr>
        <w:t>功能</w:t>
      </w:r>
      <w:r w:rsidR="00186B92">
        <w:rPr>
          <w:rFonts w:ascii="宋体" w:eastAsia="宋体" w:hAnsi="宋体" w:hint="eastAsia"/>
          <w:sz w:val="24"/>
          <w:szCs w:val="24"/>
        </w:rPr>
        <w:t>中，</w:t>
      </w:r>
      <w:r w:rsidR="006C37C0">
        <w:rPr>
          <w:rFonts w:ascii="宋体" w:eastAsia="宋体" w:hAnsi="宋体" w:hint="eastAsia"/>
          <w:sz w:val="24"/>
          <w:szCs w:val="24"/>
        </w:rPr>
        <w:t>用户</w:t>
      </w:r>
      <w:r w:rsidR="00660D72">
        <w:rPr>
          <w:rFonts w:ascii="宋体" w:eastAsia="宋体" w:hAnsi="宋体" w:hint="eastAsia"/>
          <w:sz w:val="24"/>
          <w:szCs w:val="24"/>
        </w:rPr>
        <w:t>可以对规则进行新增、删除、修改、查询的操作</w:t>
      </w:r>
      <w:r w:rsidR="009722B3">
        <w:rPr>
          <w:rFonts w:ascii="宋体" w:eastAsia="宋体" w:hAnsi="宋体" w:hint="eastAsia"/>
          <w:sz w:val="24"/>
          <w:szCs w:val="24"/>
        </w:rPr>
        <w:t>。</w:t>
      </w:r>
      <w:r w:rsidR="00B9246E">
        <w:rPr>
          <w:rFonts w:ascii="宋体" w:eastAsia="宋体" w:hAnsi="宋体" w:hint="eastAsia"/>
          <w:sz w:val="24"/>
          <w:szCs w:val="24"/>
        </w:rPr>
        <w:t>对于新建和修改操作，</w:t>
      </w:r>
      <w:r w:rsidR="004D5DB7">
        <w:rPr>
          <w:rFonts w:ascii="宋体" w:eastAsia="宋体" w:hAnsi="宋体" w:hint="eastAsia"/>
          <w:sz w:val="24"/>
          <w:szCs w:val="24"/>
        </w:rPr>
        <w:t>用户点击新建按钮之后，就会进入创建规则页面，页面上会填写默认选项，而用户点击已有</w:t>
      </w:r>
      <w:proofErr w:type="gramStart"/>
      <w:r w:rsidR="004D5DB7">
        <w:rPr>
          <w:rFonts w:ascii="宋体" w:eastAsia="宋体" w:hAnsi="宋体" w:hint="eastAsia"/>
          <w:sz w:val="24"/>
          <w:szCs w:val="24"/>
        </w:rPr>
        <w:t>规则旁</w:t>
      </w:r>
      <w:proofErr w:type="gramEnd"/>
      <w:r w:rsidR="004D5DB7">
        <w:rPr>
          <w:rFonts w:ascii="宋体" w:eastAsia="宋体" w:hAnsi="宋体" w:hint="eastAsia"/>
          <w:sz w:val="24"/>
          <w:szCs w:val="24"/>
        </w:rPr>
        <w:t>的修改按钮之后，也会进入创建规则页面,页面会填充原有选项</w:t>
      </w:r>
      <w:r w:rsidR="00345377">
        <w:rPr>
          <w:rFonts w:ascii="宋体" w:eastAsia="宋体" w:hAnsi="宋体" w:hint="eastAsia"/>
          <w:sz w:val="24"/>
          <w:szCs w:val="24"/>
        </w:rPr>
        <w:t>，之后用户可以根据需求</w:t>
      </w:r>
      <w:r w:rsidR="00920225">
        <w:rPr>
          <w:rFonts w:ascii="宋体" w:eastAsia="宋体" w:hAnsi="宋体" w:hint="eastAsia"/>
          <w:sz w:val="24"/>
          <w:szCs w:val="24"/>
        </w:rPr>
        <w:t>选择相应的选项，选择结束之后需要点击提交审核来完成操作</w:t>
      </w:r>
      <w:r w:rsidR="00B12BA4">
        <w:rPr>
          <w:rFonts w:ascii="宋体" w:eastAsia="宋体" w:hAnsi="宋体" w:hint="eastAsia"/>
          <w:sz w:val="24"/>
          <w:szCs w:val="24"/>
        </w:rPr>
        <w:t>。</w:t>
      </w:r>
      <w:r w:rsidR="00B9246E">
        <w:rPr>
          <w:rFonts w:ascii="宋体" w:eastAsia="宋体" w:hAnsi="宋体" w:hint="eastAsia"/>
          <w:sz w:val="24"/>
          <w:szCs w:val="24"/>
        </w:rPr>
        <w:t>对于删除操作，</w:t>
      </w:r>
      <w:r w:rsidR="001E7136">
        <w:rPr>
          <w:rFonts w:ascii="宋体" w:eastAsia="宋体" w:hAnsi="宋体" w:hint="eastAsia"/>
          <w:sz w:val="24"/>
          <w:szCs w:val="24"/>
        </w:rPr>
        <w:t>用户点击删除规则按钮之后，界面会弹出警告框，用户可以点击确认或取消，分别对应着删除和取消操作。</w:t>
      </w:r>
      <w:r w:rsidR="00B9246E">
        <w:rPr>
          <w:rFonts w:ascii="宋体" w:eastAsia="宋体" w:hAnsi="宋体" w:hint="eastAsia"/>
          <w:sz w:val="24"/>
          <w:szCs w:val="24"/>
        </w:rPr>
        <w:t>对于查询操作，用户需要根据可选条件进行筛选。</w:t>
      </w:r>
      <w:r w:rsidR="003849E1">
        <w:rPr>
          <w:rFonts w:ascii="宋体" w:eastAsia="宋体" w:hAnsi="宋体" w:hint="eastAsia"/>
          <w:sz w:val="24"/>
          <w:szCs w:val="24"/>
        </w:rPr>
        <w:t>操作规则的用例表述如表</w:t>
      </w:r>
      <w:r w:rsidR="003849E1" w:rsidRPr="003F1175">
        <w:rPr>
          <w:rFonts w:ascii="Arial" w:eastAsia="宋体" w:hAnsi="Arial" w:hint="eastAsia"/>
          <w:sz w:val="24"/>
          <w:szCs w:val="24"/>
        </w:rPr>
        <w:t>3</w:t>
      </w:r>
      <w:r w:rsidR="003849E1" w:rsidRPr="001244DA">
        <w:rPr>
          <w:rFonts w:ascii="Arial" w:eastAsia="宋体" w:hAnsi="Arial" w:hint="eastAsia"/>
          <w:sz w:val="24"/>
          <w:szCs w:val="24"/>
        </w:rPr>
        <w:t>.</w:t>
      </w:r>
      <w:r w:rsidR="00563E78">
        <w:rPr>
          <w:rFonts w:ascii="Arial" w:eastAsia="宋体" w:hAnsi="Arial" w:hint="eastAsia"/>
          <w:sz w:val="24"/>
          <w:szCs w:val="24"/>
        </w:rPr>
        <w:t>2</w:t>
      </w:r>
      <w:r w:rsidR="003849E1">
        <w:rPr>
          <w:rFonts w:ascii="宋体" w:eastAsia="宋体" w:hAnsi="宋体" w:hint="eastAsia"/>
          <w:sz w:val="24"/>
          <w:szCs w:val="24"/>
        </w:rPr>
        <w:t>所示</w:t>
      </w:r>
      <w:r w:rsidR="00CC5BB1">
        <w:rPr>
          <w:rFonts w:ascii="宋体" w:eastAsia="宋体" w:hAnsi="宋体" w:hint="eastAsia"/>
          <w:sz w:val="24"/>
          <w:szCs w:val="24"/>
        </w:rPr>
        <w:t>。</w:t>
      </w:r>
    </w:p>
    <w:p w14:paraId="193C573C" w14:textId="5035060A" w:rsidR="0028269A" w:rsidRDefault="0028269A" w:rsidP="004D5DB7">
      <w:pPr>
        <w:spacing w:line="360" w:lineRule="auto"/>
        <w:ind w:firstLineChars="200" w:firstLine="480"/>
        <w:rPr>
          <w:rFonts w:ascii="宋体" w:eastAsia="宋体" w:hAnsi="宋体"/>
          <w:sz w:val="24"/>
          <w:szCs w:val="24"/>
        </w:rPr>
      </w:pPr>
    </w:p>
    <w:p w14:paraId="1D358946" w14:textId="77777777" w:rsidR="0028269A" w:rsidRPr="0028269A" w:rsidRDefault="0028269A" w:rsidP="004D5DB7">
      <w:pPr>
        <w:spacing w:line="360" w:lineRule="auto"/>
        <w:ind w:firstLineChars="200" w:firstLine="480"/>
        <w:rPr>
          <w:rFonts w:ascii="宋体" w:eastAsia="宋体" w:hAnsi="宋体"/>
          <w:sz w:val="24"/>
          <w:szCs w:val="24"/>
        </w:rPr>
      </w:pPr>
    </w:p>
    <w:p w14:paraId="68E74076" w14:textId="79822586" w:rsidR="00B63686" w:rsidRDefault="00B63686" w:rsidP="00B63686">
      <w:pPr>
        <w:pStyle w:val="af8"/>
        <w:keepNext/>
      </w:pPr>
      <w:bookmarkStart w:id="149" w:name="_Toc36736492"/>
      <w:bookmarkStart w:id="150" w:name="_Toc36939127"/>
      <w:r>
        <w:lastRenderedPageBreak/>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sidRPr="00671271">
        <w:rPr>
          <w:rFonts w:hint="eastAsia"/>
        </w:rPr>
        <w:t>规则操作用例表</w:t>
      </w:r>
      <w:bookmarkEnd w:id="149"/>
      <w:bookmarkEnd w:id="150"/>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C03CFF" w:rsidRPr="00C03CFF" w14:paraId="30D40902" w14:textId="77777777" w:rsidTr="0072769A">
        <w:tc>
          <w:tcPr>
            <w:tcW w:w="1129" w:type="dxa"/>
          </w:tcPr>
          <w:p w14:paraId="3879E082" w14:textId="2C9A7838" w:rsidR="00C03CFF" w:rsidRPr="00C03CFF" w:rsidRDefault="00C03CFF"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196F2336" w14:textId="77777777" w:rsidR="00C03CFF" w:rsidRPr="00C03CFF" w:rsidRDefault="00C03CFF" w:rsidP="006E1421">
            <w:pPr>
              <w:widowControl/>
              <w:jc w:val="left"/>
              <w:rPr>
                <w:rFonts w:ascii="Arial" w:eastAsia="宋体" w:hAnsi="Arial" w:cs="Arial"/>
                <w:szCs w:val="21"/>
              </w:rPr>
            </w:pPr>
            <w:r w:rsidRPr="00A378BC">
              <w:rPr>
                <w:rFonts w:ascii="Arial" w:eastAsia="宋体" w:hAnsi="Arial" w:cs="Arial" w:hint="eastAsia"/>
                <w:szCs w:val="21"/>
              </w:rPr>
              <w:t>UC</w:t>
            </w:r>
            <w:r w:rsidRPr="003F1175">
              <w:rPr>
                <w:rFonts w:ascii="Arial" w:eastAsia="宋体" w:hAnsi="Arial" w:cs="Arial" w:hint="eastAsia"/>
                <w:szCs w:val="21"/>
              </w:rPr>
              <w:t>1</w:t>
            </w:r>
          </w:p>
        </w:tc>
        <w:tc>
          <w:tcPr>
            <w:tcW w:w="1984" w:type="dxa"/>
          </w:tcPr>
          <w:p w14:paraId="57A681CB" w14:textId="5A9D3EA8"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6A69CA4" w14:textId="0A9F6794" w:rsidR="00C03CFF" w:rsidRPr="00C03CFF" w:rsidRDefault="00E60EFE" w:rsidP="006E1421">
            <w:pPr>
              <w:widowControl/>
              <w:jc w:val="left"/>
              <w:rPr>
                <w:rFonts w:ascii="Arial" w:eastAsia="宋体" w:hAnsi="Arial" w:cs="Arial"/>
                <w:szCs w:val="21"/>
              </w:rPr>
            </w:pPr>
            <w:r>
              <w:rPr>
                <w:rFonts w:ascii="Arial" w:eastAsia="宋体" w:hAnsi="Arial" w:cs="Arial" w:hint="eastAsia"/>
                <w:szCs w:val="21"/>
              </w:rPr>
              <w:t>操作规则</w:t>
            </w:r>
          </w:p>
        </w:tc>
      </w:tr>
      <w:tr w:rsidR="00C03CFF" w:rsidRPr="00C03CFF" w14:paraId="2315B649" w14:textId="77777777" w:rsidTr="0072769A">
        <w:tc>
          <w:tcPr>
            <w:tcW w:w="1129" w:type="dxa"/>
          </w:tcPr>
          <w:p w14:paraId="516A6BDD" w14:textId="3EE1734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AB8EAD4" w14:textId="4E48C393" w:rsidR="00C03CFF" w:rsidRPr="00C03CFF" w:rsidRDefault="00793196" w:rsidP="006E1421">
            <w:pPr>
              <w:widowControl/>
              <w:jc w:val="left"/>
              <w:rPr>
                <w:rFonts w:ascii="Arial" w:eastAsia="宋体" w:hAnsi="Arial" w:cs="Arial"/>
                <w:szCs w:val="21"/>
              </w:rPr>
            </w:pPr>
            <w:r>
              <w:rPr>
                <w:rFonts w:ascii="Arial" w:eastAsia="宋体" w:hAnsi="Arial" w:cs="Arial" w:hint="eastAsia"/>
                <w:szCs w:val="21"/>
              </w:rPr>
              <w:t>用户在前端配置页面上对规则进行新增、删除、修改、查看等操作</w:t>
            </w:r>
          </w:p>
        </w:tc>
      </w:tr>
      <w:tr w:rsidR="00C03CFF" w:rsidRPr="00C03CFF" w14:paraId="614D7BC2" w14:textId="77777777" w:rsidTr="0072769A">
        <w:tc>
          <w:tcPr>
            <w:tcW w:w="1129" w:type="dxa"/>
          </w:tcPr>
          <w:p w14:paraId="12FEDE52" w14:textId="4F59B00F"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A3B46C" w14:textId="585BE402"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运营</w:t>
            </w:r>
            <w:r w:rsidR="00793196">
              <w:rPr>
                <w:rFonts w:ascii="Arial" w:eastAsia="宋体" w:hAnsi="Arial" w:cs="Arial" w:hint="eastAsia"/>
                <w:szCs w:val="21"/>
              </w:rPr>
              <w:t>、开发</w:t>
            </w:r>
          </w:p>
        </w:tc>
      </w:tr>
      <w:tr w:rsidR="00C03CFF" w:rsidRPr="00C03CFF" w14:paraId="0AFD9CCB" w14:textId="77777777" w:rsidTr="0072769A">
        <w:tc>
          <w:tcPr>
            <w:tcW w:w="1129" w:type="dxa"/>
          </w:tcPr>
          <w:p w14:paraId="7491AA39" w14:textId="7614F4F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33C4A5D" w14:textId="0EABEFDA" w:rsidR="00C03CFF" w:rsidRPr="00C03CFF" w:rsidRDefault="00793196" w:rsidP="006E1421">
            <w:pPr>
              <w:widowControl/>
              <w:jc w:val="left"/>
              <w:rPr>
                <w:rFonts w:ascii="Arial" w:eastAsia="宋体" w:hAnsi="Arial" w:cs="Arial"/>
                <w:szCs w:val="21"/>
              </w:rPr>
            </w:pPr>
            <w:bookmarkStart w:id="151" w:name="OLE_LINK13"/>
            <w:bookmarkStart w:id="152" w:name="OLE_LINK14"/>
            <w:r>
              <w:rPr>
                <w:rFonts w:ascii="Arial" w:eastAsia="宋体" w:hAnsi="Arial" w:cs="Arial" w:hint="eastAsia"/>
                <w:szCs w:val="21"/>
              </w:rPr>
              <w:t>用户已经通过权限认证</w:t>
            </w:r>
            <w:bookmarkEnd w:id="151"/>
            <w:bookmarkEnd w:id="152"/>
          </w:p>
        </w:tc>
      </w:tr>
      <w:tr w:rsidR="00C03CFF" w:rsidRPr="00C03CFF" w14:paraId="23108D94" w14:textId="77777777" w:rsidTr="0072769A">
        <w:tc>
          <w:tcPr>
            <w:tcW w:w="1129" w:type="dxa"/>
          </w:tcPr>
          <w:p w14:paraId="3E74C467" w14:textId="767CFD9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49155759" w14:textId="77777777" w:rsidR="006028D7" w:rsidRDefault="00793196" w:rsidP="009F02EA">
            <w:pPr>
              <w:pStyle w:val="a6"/>
              <w:widowControl/>
              <w:numPr>
                <w:ilvl w:val="0"/>
                <w:numId w:val="14"/>
              </w:numPr>
              <w:ind w:firstLineChars="0"/>
              <w:jc w:val="left"/>
              <w:rPr>
                <w:rFonts w:ascii="Arial" w:eastAsia="宋体" w:hAnsi="Arial" w:cs="Arial"/>
                <w:szCs w:val="21"/>
              </w:rPr>
            </w:pPr>
            <w:r w:rsidRPr="006028D7">
              <w:rPr>
                <w:rFonts w:ascii="Arial" w:eastAsia="宋体" w:hAnsi="Arial" w:cs="Arial" w:hint="eastAsia"/>
                <w:szCs w:val="21"/>
              </w:rPr>
              <w:t>新增、修改对数据库中的规则产生影响</w:t>
            </w:r>
          </w:p>
          <w:p w14:paraId="209F8726" w14:textId="64F42A51" w:rsidR="00C03CFF" w:rsidRPr="006028D7" w:rsidRDefault="006028D7" w:rsidP="009F02EA">
            <w:pPr>
              <w:pStyle w:val="a6"/>
              <w:widowControl/>
              <w:numPr>
                <w:ilvl w:val="0"/>
                <w:numId w:val="14"/>
              </w:numPr>
              <w:ind w:firstLineChars="0"/>
              <w:jc w:val="left"/>
              <w:rPr>
                <w:rFonts w:ascii="Arial" w:eastAsia="宋体" w:hAnsi="Arial" w:cs="Arial"/>
                <w:szCs w:val="21"/>
              </w:rPr>
            </w:pPr>
            <w:r>
              <w:rPr>
                <w:rFonts w:ascii="Arial" w:eastAsia="宋体" w:hAnsi="Arial" w:cs="Arial" w:hint="eastAsia"/>
                <w:szCs w:val="21"/>
              </w:rPr>
              <w:t>新增、修改会</w:t>
            </w:r>
            <w:r w:rsidR="007A1E5D" w:rsidRPr="006028D7">
              <w:rPr>
                <w:rFonts w:ascii="Arial" w:eastAsia="宋体" w:hAnsi="Arial" w:cs="Arial" w:hint="eastAsia"/>
                <w:szCs w:val="21"/>
              </w:rPr>
              <w:t>触发创建</w:t>
            </w:r>
            <w:r>
              <w:rPr>
                <w:rFonts w:ascii="Arial" w:eastAsia="宋体" w:hAnsi="Arial" w:cs="Arial" w:hint="eastAsia"/>
                <w:szCs w:val="21"/>
              </w:rPr>
              <w:t>规则过期</w:t>
            </w:r>
            <w:r w:rsidR="007A1E5D" w:rsidRPr="006028D7">
              <w:rPr>
                <w:rFonts w:ascii="Arial" w:eastAsia="宋体" w:hAnsi="Arial" w:cs="Arial" w:hint="eastAsia"/>
                <w:szCs w:val="21"/>
              </w:rPr>
              <w:t>告警任务、触发审核流</w:t>
            </w:r>
          </w:p>
        </w:tc>
      </w:tr>
      <w:tr w:rsidR="00C03CFF" w:rsidRPr="00C03CFF" w14:paraId="521E2C4A" w14:textId="77777777" w:rsidTr="0072769A">
        <w:tc>
          <w:tcPr>
            <w:tcW w:w="1129" w:type="dxa"/>
          </w:tcPr>
          <w:p w14:paraId="4D143943" w14:textId="6562301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BE598A8" w14:textId="026DFDE6" w:rsidR="00C03CFF" w:rsidRPr="00C03CFF" w:rsidRDefault="007A1E5D" w:rsidP="006E1421">
            <w:pPr>
              <w:widowControl/>
              <w:jc w:val="left"/>
              <w:rPr>
                <w:rFonts w:ascii="Arial" w:eastAsia="宋体" w:hAnsi="Arial" w:cs="Arial"/>
                <w:szCs w:val="21"/>
              </w:rPr>
            </w:pPr>
            <w:r>
              <w:rPr>
                <w:rFonts w:ascii="Arial" w:eastAsia="宋体" w:hAnsi="Arial" w:cs="Arial" w:hint="eastAsia"/>
                <w:szCs w:val="21"/>
              </w:rPr>
              <w:t>中</w:t>
            </w:r>
          </w:p>
        </w:tc>
      </w:tr>
      <w:tr w:rsidR="00C03CFF" w:rsidRPr="00C03CFF" w14:paraId="25C1FBAC" w14:textId="77777777" w:rsidTr="0072769A">
        <w:tc>
          <w:tcPr>
            <w:tcW w:w="1129" w:type="dxa"/>
          </w:tcPr>
          <w:p w14:paraId="6A95E2C1" w14:textId="48BE9F2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641FD06" w14:textId="77777777" w:rsidR="00EC41CB" w:rsidRDefault="006028D7"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点击新建规则</w:t>
            </w:r>
          </w:p>
          <w:p w14:paraId="40A776B4" w14:textId="77777777" w:rsidR="00EC41CB" w:rsidRDefault="00962439"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根据页面中的选项进行配置</w:t>
            </w:r>
          </w:p>
          <w:p w14:paraId="62425965" w14:textId="77777777" w:rsidR="00EC41CB" w:rsidRDefault="00962439"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点击提交审核</w:t>
            </w:r>
          </w:p>
          <w:p w14:paraId="7917B64B" w14:textId="1DB95741" w:rsidR="00EC41CB" w:rsidRPr="00EC41CB" w:rsidRDefault="00EC41CB" w:rsidP="009F02EA">
            <w:pPr>
              <w:pStyle w:val="a6"/>
              <w:widowControl/>
              <w:numPr>
                <w:ilvl w:val="1"/>
                <w:numId w:val="14"/>
              </w:numPr>
              <w:ind w:firstLineChars="0"/>
              <w:jc w:val="left"/>
              <w:rPr>
                <w:rFonts w:ascii="Arial" w:eastAsia="宋体" w:hAnsi="Arial" w:cs="Arial"/>
                <w:szCs w:val="21"/>
              </w:rPr>
            </w:pPr>
            <w:r w:rsidRPr="00EC41CB">
              <w:rPr>
                <w:rFonts w:ascii="Arial" w:eastAsia="宋体" w:hAnsi="Arial" w:cs="Arial" w:hint="eastAsia"/>
                <w:szCs w:val="21"/>
              </w:rPr>
              <w:t>点击修改规则</w:t>
            </w:r>
          </w:p>
          <w:p w14:paraId="3D78159B" w14:textId="77777777" w:rsidR="00EC41CB" w:rsidRDefault="00EC41CB" w:rsidP="009F02EA">
            <w:pPr>
              <w:pStyle w:val="a6"/>
              <w:widowControl/>
              <w:numPr>
                <w:ilvl w:val="1"/>
                <w:numId w:val="14"/>
              </w:numPr>
              <w:ind w:firstLineChars="0"/>
              <w:jc w:val="left"/>
              <w:rPr>
                <w:rFonts w:ascii="Arial" w:eastAsia="宋体" w:hAnsi="Arial" w:cs="Arial"/>
                <w:szCs w:val="21"/>
              </w:rPr>
            </w:pPr>
            <w:r>
              <w:rPr>
                <w:rFonts w:ascii="Arial" w:eastAsia="宋体" w:hAnsi="Arial" w:cs="Arial" w:hint="eastAsia"/>
                <w:szCs w:val="21"/>
              </w:rPr>
              <w:t>根据页面中的选项进行配置</w:t>
            </w:r>
          </w:p>
          <w:p w14:paraId="30B08D40" w14:textId="77777777" w:rsidR="00EC41CB" w:rsidRDefault="00EC41CB" w:rsidP="009F02EA">
            <w:pPr>
              <w:pStyle w:val="a6"/>
              <w:widowControl/>
              <w:numPr>
                <w:ilvl w:val="1"/>
                <w:numId w:val="14"/>
              </w:numPr>
              <w:ind w:firstLineChars="0"/>
              <w:jc w:val="left"/>
              <w:rPr>
                <w:rFonts w:ascii="Arial" w:eastAsia="宋体" w:hAnsi="Arial" w:cs="Arial"/>
                <w:szCs w:val="21"/>
              </w:rPr>
            </w:pPr>
            <w:r>
              <w:rPr>
                <w:rFonts w:ascii="Arial" w:eastAsia="宋体" w:hAnsi="Arial" w:cs="Arial" w:hint="eastAsia"/>
                <w:szCs w:val="21"/>
              </w:rPr>
              <w:t>点击提交审核</w:t>
            </w:r>
          </w:p>
          <w:p w14:paraId="0476B3E2" w14:textId="7E5A25B1"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3</w:t>
            </w:r>
            <w:r w:rsidRPr="001244DA">
              <w:rPr>
                <w:rFonts w:ascii="Arial" w:eastAsia="宋体" w:hAnsi="Arial" w:cs="Arial" w:hint="eastAsia"/>
                <w:szCs w:val="21"/>
              </w:rPr>
              <w:t>.</w:t>
            </w:r>
            <w:r w:rsidRPr="003F1175">
              <w:rPr>
                <w:rFonts w:ascii="Arial" w:eastAsia="宋体" w:hAnsi="Arial" w:cs="Arial" w:hint="eastAsia"/>
                <w:szCs w:val="21"/>
              </w:rPr>
              <w:t>1</w:t>
            </w:r>
            <w:r>
              <w:rPr>
                <w:rFonts w:ascii="Arial" w:eastAsia="宋体" w:hAnsi="Arial" w:cs="Arial"/>
                <w:szCs w:val="21"/>
              </w:rPr>
              <w:t xml:space="preserve"> </w:t>
            </w:r>
            <w:r>
              <w:rPr>
                <w:rFonts w:ascii="Arial" w:eastAsia="宋体" w:hAnsi="Arial" w:cs="Arial" w:hint="eastAsia"/>
                <w:szCs w:val="21"/>
              </w:rPr>
              <w:t>点击删除规则</w:t>
            </w:r>
            <w:r w:rsidR="001372D7">
              <w:rPr>
                <w:rFonts w:ascii="Arial" w:eastAsia="宋体" w:hAnsi="Arial" w:cs="Arial" w:hint="eastAsia"/>
                <w:szCs w:val="21"/>
              </w:rPr>
              <w:t>，点击告警框中的</w:t>
            </w:r>
            <w:r w:rsidR="00142B9A">
              <w:rPr>
                <w:rFonts w:ascii="Arial" w:eastAsia="宋体" w:hAnsi="Arial" w:cs="Arial" w:hint="eastAsia"/>
                <w:szCs w:val="21"/>
              </w:rPr>
              <w:t>确认</w:t>
            </w:r>
          </w:p>
          <w:p w14:paraId="1328F815" w14:textId="4CB5338E" w:rsidR="00CE74AA" w:rsidRPr="00EC41CB" w:rsidRDefault="00CE74AA" w:rsidP="006E1421">
            <w:pPr>
              <w:widowControl/>
              <w:jc w:val="left"/>
              <w:rPr>
                <w:rFonts w:ascii="Arial" w:eastAsia="宋体" w:hAnsi="Arial" w:cs="Arial"/>
                <w:szCs w:val="21"/>
              </w:rPr>
            </w:pPr>
            <w:r w:rsidRPr="003F1175">
              <w:rPr>
                <w:rFonts w:ascii="Arial" w:eastAsia="宋体" w:hAnsi="Arial" w:cs="Arial" w:hint="eastAsia"/>
                <w:szCs w:val="21"/>
              </w:rPr>
              <w:t>4</w:t>
            </w:r>
            <w:r w:rsidRPr="001244DA">
              <w:rPr>
                <w:rFonts w:ascii="Arial" w:eastAsia="宋体" w:hAnsi="Arial" w:cs="Arial" w:hint="eastAsia"/>
                <w:szCs w:val="21"/>
              </w:rPr>
              <w:t>.</w:t>
            </w:r>
            <w:r w:rsidRPr="003F1175">
              <w:rPr>
                <w:rFonts w:ascii="Arial" w:eastAsia="宋体" w:hAnsi="Arial" w:cs="Arial" w:hint="eastAsia"/>
                <w:szCs w:val="21"/>
              </w:rPr>
              <w:t>2</w:t>
            </w:r>
            <w:r>
              <w:rPr>
                <w:rFonts w:ascii="Arial" w:eastAsia="宋体" w:hAnsi="Arial" w:cs="Arial"/>
                <w:szCs w:val="21"/>
              </w:rPr>
              <w:t xml:space="preserve"> </w:t>
            </w:r>
            <w:r w:rsidR="00A412BD">
              <w:rPr>
                <w:rFonts w:ascii="Arial" w:eastAsia="宋体" w:hAnsi="Arial" w:cs="Arial" w:hint="eastAsia"/>
                <w:szCs w:val="21"/>
              </w:rPr>
              <w:t>选择查询条件，</w:t>
            </w:r>
            <w:r>
              <w:rPr>
                <w:rFonts w:ascii="Arial" w:eastAsia="宋体" w:hAnsi="Arial" w:cs="Arial" w:hint="eastAsia"/>
                <w:szCs w:val="21"/>
              </w:rPr>
              <w:t>点击查询，返回查询结果</w:t>
            </w:r>
          </w:p>
        </w:tc>
      </w:tr>
      <w:tr w:rsidR="00C03CFF" w:rsidRPr="00C03CFF" w14:paraId="659D35B7" w14:textId="77777777" w:rsidTr="0072769A">
        <w:tc>
          <w:tcPr>
            <w:tcW w:w="1129" w:type="dxa"/>
          </w:tcPr>
          <w:p w14:paraId="1DE0B83F" w14:textId="00F5653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8597038" w14:textId="77777777" w:rsidR="0010764B" w:rsidRDefault="00962439" w:rsidP="006E1421">
            <w:pPr>
              <w:widowControl/>
              <w:jc w:val="left"/>
              <w:rPr>
                <w:rFonts w:ascii="Arial" w:eastAsia="宋体" w:hAnsi="Arial" w:cs="Arial"/>
                <w:szCs w:val="21"/>
              </w:rPr>
            </w:pPr>
            <w:r w:rsidRPr="003F1175">
              <w:rPr>
                <w:rFonts w:ascii="Arial" w:eastAsia="宋体" w:hAnsi="Arial" w:cs="Arial" w:hint="eastAsia"/>
                <w:szCs w:val="21"/>
              </w:rPr>
              <w:t>4</w:t>
            </w:r>
            <w:r w:rsidRPr="00A378BC">
              <w:rPr>
                <w:rFonts w:ascii="Arial" w:eastAsia="宋体" w:hAnsi="Arial" w:cs="Arial" w:hint="eastAsia"/>
                <w:szCs w:val="21"/>
              </w:rPr>
              <w:t>a</w:t>
            </w:r>
            <w:r w:rsidRPr="001244DA">
              <w:rPr>
                <w:rFonts w:ascii="Arial" w:eastAsia="宋体" w:hAnsi="Arial" w:cs="Arial"/>
                <w:szCs w:val="21"/>
              </w:rPr>
              <w:t>.</w:t>
            </w:r>
            <w:r>
              <w:rPr>
                <w:rFonts w:ascii="Arial" w:eastAsia="宋体" w:hAnsi="Arial" w:cs="Arial"/>
                <w:szCs w:val="21"/>
              </w:rPr>
              <w:t xml:space="preserve"> </w:t>
            </w:r>
            <w:r>
              <w:rPr>
                <w:rFonts w:ascii="Arial" w:eastAsia="宋体" w:hAnsi="Arial" w:cs="Arial" w:hint="eastAsia"/>
                <w:szCs w:val="21"/>
              </w:rPr>
              <w:t>提交审核的规则已经存在</w:t>
            </w:r>
          </w:p>
          <w:p w14:paraId="0B97CE4F" w14:textId="77777777" w:rsidR="00C03CFF" w:rsidRDefault="00962439" w:rsidP="009F02EA">
            <w:pPr>
              <w:pStyle w:val="a6"/>
              <w:widowControl/>
              <w:numPr>
                <w:ilvl w:val="0"/>
                <w:numId w:val="15"/>
              </w:numPr>
              <w:ind w:firstLineChars="0"/>
              <w:jc w:val="left"/>
              <w:rPr>
                <w:rFonts w:ascii="Arial" w:eastAsia="宋体" w:hAnsi="Arial" w:cs="Arial"/>
                <w:szCs w:val="21"/>
              </w:rPr>
            </w:pPr>
            <w:r w:rsidRPr="0010764B">
              <w:rPr>
                <w:rFonts w:ascii="Arial" w:eastAsia="宋体" w:hAnsi="Arial" w:cs="Arial" w:hint="eastAsia"/>
                <w:szCs w:val="21"/>
              </w:rPr>
              <w:t>提醒规则已存在</w:t>
            </w:r>
          </w:p>
          <w:p w14:paraId="51091CA8" w14:textId="25600061" w:rsidR="0010764B" w:rsidRPr="0010764B" w:rsidRDefault="0010764B" w:rsidP="009F02EA">
            <w:pPr>
              <w:pStyle w:val="a6"/>
              <w:widowControl/>
              <w:numPr>
                <w:ilvl w:val="0"/>
                <w:numId w:val="15"/>
              </w:numPr>
              <w:ind w:firstLineChars="0"/>
              <w:jc w:val="left"/>
              <w:rPr>
                <w:rFonts w:ascii="Arial" w:eastAsia="宋体" w:hAnsi="Arial" w:cs="Arial"/>
                <w:szCs w:val="21"/>
              </w:rPr>
            </w:pPr>
            <w:r>
              <w:rPr>
                <w:rFonts w:ascii="Arial" w:eastAsia="宋体" w:hAnsi="Arial" w:cs="Arial" w:hint="eastAsia"/>
                <w:szCs w:val="21"/>
              </w:rPr>
              <w:t>保留原先已配置的参数</w:t>
            </w:r>
          </w:p>
        </w:tc>
      </w:tr>
    </w:tbl>
    <w:p w14:paraId="5F3458C2" w14:textId="0D48273B" w:rsidR="00292967" w:rsidRDefault="00292967" w:rsidP="00292967">
      <w:pPr>
        <w:spacing w:line="360" w:lineRule="auto"/>
        <w:ind w:firstLineChars="200" w:firstLine="480"/>
        <w:rPr>
          <w:rFonts w:ascii="宋体" w:eastAsia="宋体" w:hAnsi="宋体"/>
          <w:sz w:val="24"/>
          <w:szCs w:val="24"/>
        </w:rPr>
      </w:pPr>
      <w:r>
        <w:rPr>
          <w:rFonts w:ascii="宋体" w:eastAsia="宋体" w:hAnsi="宋体" w:hint="eastAsia"/>
          <w:sz w:val="24"/>
          <w:szCs w:val="24"/>
        </w:rPr>
        <w:t>用户在创建或修改规则的时候，需要设置规则过期时间，当规则</w:t>
      </w:r>
      <w:r w:rsidR="00AE497E">
        <w:rPr>
          <w:rFonts w:ascii="宋体" w:eastAsia="宋体" w:hAnsi="宋体" w:hint="eastAsia"/>
          <w:sz w:val="24"/>
          <w:szCs w:val="24"/>
        </w:rPr>
        <w:t>临近</w:t>
      </w:r>
      <w:r>
        <w:rPr>
          <w:rFonts w:ascii="宋体" w:eastAsia="宋体" w:hAnsi="宋体" w:hint="eastAsia"/>
          <w:sz w:val="24"/>
          <w:szCs w:val="24"/>
        </w:rPr>
        <w:t>过期时，用户需要做相应的措施，</w:t>
      </w:r>
      <w:r w:rsidR="00EF522C">
        <w:rPr>
          <w:rFonts w:ascii="宋体" w:eastAsia="宋体" w:hAnsi="宋体" w:hint="eastAsia"/>
          <w:sz w:val="24"/>
          <w:szCs w:val="24"/>
        </w:rPr>
        <w:t>因此需要</w:t>
      </w:r>
      <w:r w:rsidR="003A7F59" w:rsidRPr="003A7F59">
        <w:rPr>
          <w:rFonts w:ascii="宋体" w:eastAsia="宋体" w:hAnsi="宋体" w:hint="eastAsia"/>
          <w:sz w:val="24"/>
          <w:szCs w:val="24"/>
        </w:rPr>
        <w:t>规则过期告警子功能</w:t>
      </w:r>
      <w:r w:rsidR="003A7F59">
        <w:rPr>
          <w:rFonts w:ascii="宋体" w:eastAsia="宋体" w:hAnsi="宋体" w:hint="eastAsia"/>
          <w:sz w:val="24"/>
          <w:szCs w:val="24"/>
        </w:rPr>
        <w:t>，</w:t>
      </w:r>
      <w:r w:rsidR="00EF522C">
        <w:rPr>
          <w:rFonts w:ascii="宋体" w:eastAsia="宋体" w:hAnsi="宋体" w:hint="eastAsia"/>
          <w:sz w:val="24"/>
          <w:szCs w:val="24"/>
        </w:rPr>
        <w:t>来提醒用户规则就快过期，提前做好准备。</w:t>
      </w:r>
      <w:r w:rsidR="00865A07">
        <w:rPr>
          <w:rFonts w:ascii="宋体" w:eastAsia="宋体" w:hAnsi="宋体" w:hint="eastAsia"/>
          <w:sz w:val="24"/>
          <w:szCs w:val="24"/>
        </w:rPr>
        <w:t>定时任务的创建是在用户修改或新增过期时间之后</w:t>
      </w:r>
      <w:r w:rsidR="003F34B9">
        <w:rPr>
          <w:rFonts w:ascii="宋体" w:eastAsia="宋体" w:hAnsi="宋体" w:hint="eastAsia"/>
          <w:sz w:val="24"/>
          <w:szCs w:val="24"/>
        </w:rPr>
        <w:t>，即用户在修改、新建规则时，修改了过期时间</w:t>
      </w:r>
      <w:r w:rsidR="00865A07">
        <w:rPr>
          <w:rFonts w:ascii="宋体" w:eastAsia="宋体" w:hAnsi="宋体" w:hint="eastAsia"/>
          <w:sz w:val="24"/>
          <w:szCs w:val="24"/>
        </w:rPr>
        <w:t>。</w:t>
      </w:r>
      <w:r w:rsidR="00FB7C8F">
        <w:rPr>
          <w:rFonts w:ascii="宋体" w:eastAsia="宋体" w:hAnsi="宋体" w:hint="eastAsia"/>
          <w:sz w:val="24"/>
          <w:szCs w:val="24"/>
        </w:rPr>
        <w:t>考虑到开发成本较高，且公司有延时任务平台，因此可以借助延时任务平台完成定时发送告警邮件</w:t>
      </w:r>
      <w:r w:rsidR="009E1D50">
        <w:rPr>
          <w:rFonts w:ascii="宋体" w:eastAsia="宋体" w:hAnsi="宋体" w:hint="eastAsia"/>
          <w:sz w:val="24"/>
          <w:szCs w:val="24"/>
        </w:rPr>
        <w:t>的操作。</w:t>
      </w:r>
      <w:r w:rsidR="002D2AE8">
        <w:rPr>
          <w:rFonts w:ascii="宋体" w:eastAsia="宋体" w:hAnsi="宋体" w:hint="eastAsia"/>
          <w:sz w:val="24"/>
          <w:szCs w:val="24"/>
        </w:rPr>
        <w:t>规则过期告警的用例描述详见表</w:t>
      </w:r>
      <w:r w:rsidR="002D2AE8" w:rsidRPr="003F1175">
        <w:rPr>
          <w:rFonts w:ascii="Arial" w:eastAsia="宋体" w:hAnsi="Arial" w:hint="eastAsia"/>
          <w:sz w:val="24"/>
          <w:szCs w:val="24"/>
        </w:rPr>
        <w:t>3</w:t>
      </w:r>
      <w:r w:rsidR="002D2AE8" w:rsidRPr="001244DA">
        <w:rPr>
          <w:rFonts w:ascii="Arial" w:eastAsia="宋体" w:hAnsi="Arial" w:hint="eastAsia"/>
          <w:sz w:val="24"/>
          <w:szCs w:val="24"/>
        </w:rPr>
        <w:t>.</w:t>
      </w:r>
      <w:r w:rsidR="00563E78">
        <w:rPr>
          <w:rFonts w:ascii="Arial" w:eastAsia="宋体" w:hAnsi="Arial" w:hint="eastAsia"/>
          <w:sz w:val="24"/>
          <w:szCs w:val="24"/>
        </w:rPr>
        <w:t>3</w:t>
      </w:r>
      <w:r w:rsidR="002D2AE8">
        <w:rPr>
          <w:rFonts w:ascii="宋体" w:eastAsia="宋体" w:hAnsi="宋体" w:hint="eastAsia"/>
          <w:sz w:val="24"/>
          <w:szCs w:val="24"/>
        </w:rPr>
        <w:t>。</w:t>
      </w:r>
    </w:p>
    <w:p w14:paraId="2A4DEDC6" w14:textId="646AB475" w:rsidR="00B63686" w:rsidRDefault="00B63686" w:rsidP="00B63686">
      <w:pPr>
        <w:pStyle w:val="af8"/>
        <w:keepNext/>
      </w:pPr>
      <w:bookmarkStart w:id="153" w:name="_Toc36736493"/>
      <w:bookmarkStart w:id="154" w:name="_Toc36939128"/>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E2677B">
        <w:rPr>
          <w:rFonts w:hint="eastAsia"/>
        </w:rPr>
        <w:t>规则过期告警用例表</w:t>
      </w:r>
      <w:bookmarkEnd w:id="153"/>
      <w:bookmarkEnd w:id="154"/>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44FC12F1" w14:textId="77777777" w:rsidTr="0072769A">
        <w:tc>
          <w:tcPr>
            <w:tcW w:w="1129" w:type="dxa"/>
          </w:tcPr>
          <w:p w14:paraId="4C5786DA"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54DD2745"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UC</w:t>
            </w:r>
            <w:r w:rsidRPr="003F1175">
              <w:rPr>
                <w:rFonts w:ascii="Arial" w:eastAsia="宋体" w:hAnsi="Arial" w:cs="Arial" w:hint="eastAsia"/>
                <w:szCs w:val="21"/>
              </w:rPr>
              <w:t>2</w:t>
            </w:r>
          </w:p>
        </w:tc>
        <w:tc>
          <w:tcPr>
            <w:tcW w:w="1984" w:type="dxa"/>
          </w:tcPr>
          <w:p w14:paraId="43386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65B7531B" w14:textId="08E5B7FB" w:rsidR="009F0C4C" w:rsidRPr="00C03CFF" w:rsidRDefault="0083006C" w:rsidP="006E1421">
            <w:pPr>
              <w:widowControl/>
              <w:jc w:val="left"/>
              <w:rPr>
                <w:rFonts w:ascii="Arial" w:eastAsia="宋体" w:hAnsi="Arial" w:cs="Arial"/>
                <w:szCs w:val="21"/>
              </w:rPr>
            </w:pPr>
            <w:r>
              <w:rPr>
                <w:rFonts w:ascii="Arial" w:eastAsia="宋体" w:hAnsi="Arial" w:cs="Arial" w:hint="eastAsia"/>
                <w:szCs w:val="21"/>
              </w:rPr>
              <w:t>规则过期告警</w:t>
            </w:r>
          </w:p>
        </w:tc>
      </w:tr>
      <w:tr w:rsidR="009F0C4C" w:rsidRPr="00C03CFF" w14:paraId="62D77BDF" w14:textId="77777777" w:rsidTr="0072769A">
        <w:tc>
          <w:tcPr>
            <w:tcW w:w="1129" w:type="dxa"/>
          </w:tcPr>
          <w:p w14:paraId="156F831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205C806"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创建规则超时告警任务，定时发送告警邮件</w:t>
            </w:r>
          </w:p>
        </w:tc>
      </w:tr>
      <w:tr w:rsidR="009F0C4C" w:rsidRPr="00C03CFF" w14:paraId="6FC43194" w14:textId="77777777" w:rsidTr="0072769A">
        <w:tc>
          <w:tcPr>
            <w:tcW w:w="1129" w:type="dxa"/>
          </w:tcPr>
          <w:p w14:paraId="7FB81737"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45F86D3" w14:textId="7D2A77B5"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平台</w:t>
            </w:r>
          </w:p>
        </w:tc>
      </w:tr>
      <w:tr w:rsidR="009F0C4C" w:rsidRPr="00C03CFF" w14:paraId="4D1289D0" w14:textId="77777777" w:rsidTr="0072769A">
        <w:tc>
          <w:tcPr>
            <w:tcW w:w="1129" w:type="dxa"/>
          </w:tcPr>
          <w:p w14:paraId="54AEEE4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55F903C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p>
        </w:tc>
      </w:tr>
      <w:tr w:rsidR="009F0C4C" w:rsidRPr="00C03CFF" w14:paraId="11F7F027" w14:textId="77777777" w:rsidTr="0072769A">
        <w:tc>
          <w:tcPr>
            <w:tcW w:w="1129" w:type="dxa"/>
          </w:tcPr>
          <w:p w14:paraId="5B3DC3F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6B936E36" w14:textId="69B0614A"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延时任务中心</w:t>
            </w:r>
            <w:r w:rsidR="004D36F2">
              <w:rPr>
                <w:rFonts w:ascii="Arial" w:eastAsia="宋体" w:hAnsi="Arial" w:cs="Arial" w:hint="eastAsia"/>
                <w:szCs w:val="21"/>
              </w:rPr>
              <w:t>会存放告警定时任务，并在指定时间后发送</w:t>
            </w:r>
          </w:p>
        </w:tc>
      </w:tr>
      <w:tr w:rsidR="009F0C4C" w:rsidRPr="00C03CFF" w14:paraId="0B21EA73" w14:textId="77777777" w:rsidTr="0072769A">
        <w:tc>
          <w:tcPr>
            <w:tcW w:w="1129" w:type="dxa"/>
          </w:tcPr>
          <w:p w14:paraId="6FC4B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89083E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C03CFF" w14:paraId="0A7DDE10" w14:textId="77777777" w:rsidTr="0072769A">
        <w:tc>
          <w:tcPr>
            <w:tcW w:w="1129" w:type="dxa"/>
          </w:tcPr>
          <w:p w14:paraId="2F2BFEF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21D0EED0" w14:textId="77777777" w:rsidR="009F0C4C" w:rsidRDefault="009F0C4C"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r w:rsidRPr="007A1E5D">
              <w:rPr>
                <w:rFonts w:ascii="Arial" w:eastAsia="宋体" w:hAnsi="Arial" w:cs="Arial" w:hint="eastAsia"/>
                <w:szCs w:val="21"/>
              </w:rPr>
              <w:t>。</w:t>
            </w:r>
          </w:p>
          <w:p w14:paraId="3B366795" w14:textId="77777777" w:rsidR="004D36F2" w:rsidRDefault="004D36F2"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用户点击提交审核</w:t>
            </w:r>
          </w:p>
          <w:p w14:paraId="60C165D7" w14:textId="77777777" w:rsidR="004D36F2" w:rsidRDefault="00DF518A"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平台提取修改</w:t>
            </w:r>
            <w:r>
              <w:rPr>
                <w:rFonts w:ascii="Arial" w:eastAsia="宋体" w:hAnsi="Arial" w:cs="Arial" w:hint="eastAsia"/>
                <w:szCs w:val="21"/>
              </w:rPr>
              <w:t>/</w:t>
            </w:r>
            <w:r>
              <w:rPr>
                <w:rFonts w:ascii="Arial" w:eastAsia="宋体" w:hAnsi="Arial" w:cs="Arial" w:hint="eastAsia"/>
                <w:szCs w:val="21"/>
              </w:rPr>
              <w:t>创建的规则中的过期时间</w:t>
            </w:r>
          </w:p>
          <w:p w14:paraId="6EDF604A" w14:textId="05E2188C" w:rsidR="00DF518A" w:rsidRPr="004D36F2" w:rsidRDefault="00DF518A"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平台根据过期时间在延时任务中心创建定时任务</w:t>
            </w:r>
          </w:p>
        </w:tc>
      </w:tr>
      <w:tr w:rsidR="009F0C4C" w:rsidRPr="00C03CFF" w14:paraId="43840532" w14:textId="77777777" w:rsidTr="0072769A">
        <w:tc>
          <w:tcPr>
            <w:tcW w:w="1129" w:type="dxa"/>
          </w:tcPr>
          <w:p w14:paraId="19BCC3F0"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246FC46B" w14:textId="77777777" w:rsidR="00DD0489" w:rsidRDefault="00DD0489" w:rsidP="006E1421">
            <w:pPr>
              <w:widowControl/>
              <w:jc w:val="left"/>
              <w:rPr>
                <w:rFonts w:ascii="Arial" w:eastAsia="宋体" w:hAnsi="Arial" w:cs="Arial"/>
                <w:szCs w:val="21"/>
              </w:rPr>
            </w:pPr>
            <w:r w:rsidRPr="003F1175">
              <w:rPr>
                <w:rFonts w:ascii="Arial" w:eastAsia="宋体" w:hAnsi="Arial" w:cs="Arial" w:hint="eastAsia"/>
                <w:szCs w:val="21"/>
              </w:rPr>
              <w:t>4</w:t>
            </w:r>
            <w:r w:rsidRPr="00A378BC">
              <w:rPr>
                <w:rFonts w:ascii="Arial" w:eastAsia="宋体" w:hAnsi="Arial" w:cs="Arial" w:hint="eastAsia"/>
                <w:szCs w:val="21"/>
              </w:rPr>
              <w:t>a</w:t>
            </w:r>
            <w:r w:rsidRPr="001244DA">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平台创建延时任务失败</w:t>
            </w:r>
          </w:p>
          <w:p w14:paraId="487790D7" w14:textId="77777777" w:rsidR="006472C7" w:rsidRDefault="006472C7" w:rsidP="009F02EA">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配置重试机制，进行重试调用</w:t>
            </w:r>
          </w:p>
          <w:p w14:paraId="79B58389" w14:textId="32529727" w:rsidR="006472C7" w:rsidRPr="006472C7" w:rsidRDefault="006472C7" w:rsidP="009F02EA">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重试调用失败提醒前端创建失败</w:t>
            </w:r>
          </w:p>
        </w:tc>
      </w:tr>
    </w:tbl>
    <w:p w14:paraId="3D3D5C54" w14:textId="7362801D" w:rsidR="006C37C0" w:rsidRDefault="00467029"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在日常的运营中，运营人员想要知道某条规则、某些订单、某个时间段规则命中情况，因此需要一个规则命中日志查询功能</w:t>
      </w:r>
      <w:r w:rsidR="00AA7412">
        <w:rPr>
          <w:rFonts w:ascii="宋体" w:eastAsia="宋体" w:hAnsi="宋体" w:hint="eastAsia"/>
          <w:sz w:val="24"/>
          <w:szCs w:val="24"/>
        </w:rPr>
        <w:t>。</w:t>
      </w:r>
      <w:r w:rsidR="00861C23">
        <w:rPr>
          <w:rFonts w:ascii="宋体" w:eastAsia="宋体" w:hAnsi="宋体" w:hint="eastAsia"/>
          <w:sz w:val="24"/>
          <w:szCs w:val="24"/>
        </w:rPr>
        <w:t>除此之外，运营人员想想更为直观的了解规则命中</w:t>
      </w:r>
      <w:r w:rsidR="00160056">
        <w:rPr>
          <w:rFonts w:ascii="宋体" w:eastAsia="宋体" w:hAnsi="宋体" w:hint="eastAsia"/>
          <w:sz w:val="24"/>
          <w:szCs w:val="24"/>
        </w:rPr>
        <w:t>率</w:t>
      </w:r>
      <w:r w:rsidR="00861C23">
        <w:rPr>
          <w:rFonts w:ascii="宋体" w:eastAsia="宋体" w:hAnsi="宋体" w:hint="eastAsia"/>
          <w:sz w:val="24"/>
          <w:szCs w:val="24"/>
        </w:rPr>
        <w:t>排名、命中时间段等信息，因此</w:t>
      </w:r>
      <w:r w:rsidR="00DE1F53">
        <w:rPr>
          <w:rFonts w:ascii="宋体" w:eastAsia="宋体" w:hAnsi="宋体" w:hint="eastAsia"/>
          <w:sz w:val="24"/>
          <w:szCs w:val="24"/>
        </w:rPr>
        <w:t>需要将日志信息以大盘的方式在前端进行展示</w:t>
      </w:r>
      <w:r>
        <w:rPr>
          <w:rFonts w:ascii="宋体" w:eastAsia="宋体" w:hAnsi="宋体" w:hint="eastAsia"/>
          <w:sz w:val="24"/>
          <w:szCs w:val="24"/>
        </w:rPr>
        <w:t>。</w:t>
      </w:r>
      <w:r w:rsidR="00696164">
        <w:rPr>
          <w:rFonts w:ascii="宋体" w:eastAsia="宋体" w:hAnsi="宋体" w:hint="eastAsia"/>
          <w:sz w:val="24"/>
          <w:szCs w:val="24"/>
        </w:rPr>
        <w:t>开发人员需要查询某一笔订单对应的命中记录，来应对软件中可能存在的不足。</w:t>
      </w:r>
      <w:r w:rsidR="000C6D39">
        <w:rPr>
          <w:rFonts w:ascii="宋体" w:eastAsia="宋体" w:hAnsi="宋体" w:hint="eastAsia"/>
          <w:sz w:val="24"/>
          <w:szCs w:val="24"/>
        </w:rPr>
        <w:t>日志查询用例描述如表</w:t>
      </w:r>
      <w:r w:rsidR="000C6D39" w:rsidRPr="003F1175">
        <w:rPr>
          <w:rFonts w:ascii="Arial" w:eastAsia="宋体" w:hAnsi="Arial" w:hint="eastAsia"/>
          <w:sz w:val="24"/>
          <w:szCs w:val="24"/>
        </w:rPr>
        <w:t>3</w:t>
      </w:r>
      <w:r w:rsidR="000C6D39" w:rsidRPr="001244DA">
        <w:rPr>
          <w:rFonts w:ascii="Arial" w:eastAsia="宋体" w:hAnsi="Arial" w:hint="eastAsia"/>
          <w:sz w:val="24"/>
          <w:szCs w:val="24"/>
        </w:rPr>
        <w:t>.</w:t>
      </w:r>
      <w:r w:rsidR="00563E78">
        <w:rPr>
          <w:rFonts w:ascii="Arial" w:eastAsia="宋体" w:hAnsi="Arial" w:hint="eastAsia"/>
          <w:sz w:val="24"/>
          <w:szCs w:val="24"/>
        </w:rPr>
        <w:t>4</w:t>
      </w:r>
      <w:r w:rsidR="000C6D39">
        <w:rPr>
          <w:rFonts w:ascii="宋体" w:eastAsia="宋体" w:hAnsi="宋体" w:hint="eastAsia"/>
          <w:sz w:val="24"/>
          <w:szCs w:val="24"/>
        </w:rPr>
        <w:t>所示。</w:t>
      </w:r>
    </w:p>
    <w:p w14:paraId="740E301D" w14:textId="02116552" w:rsidR="00B63686" w:rsidRDefault="00B63686" w:rsidP="00B63686">
      <w:pPr>
        <w:pStyle w:val="af8"/>
        <w:keepNext/>
      </w:pPr>
      <w:bookmarkStart w:id="155" w:name="_Toc36736494"/>
      <w:bookmarkStart w:id="156" w:name="_Toc36939129"/>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A21252">
        <w:rPr>
          <w:rFonts w:hint="eastAsia"/>
        </w:rPr>
        <w:t>日志查询用例表</w:t>
      </w:r>
      <w:bookmarkEnd w:id="155"/>
      <w:bookmarkEnd w:id="156"/>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24D9F171" w14:textId="77777777" w:rsidTr="0072769A">
        <w:tc>
          <w:tcPr>
            <w:tcW w:w="1129" w:type="dxa"/>
          </w:tcPr>
          <w:p w14:paraId="12EA029B"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3672B041" w14:textId="2D0541C1"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3</w:t>
            </w:r>
          </w:p>
        </w:tc>
        <w:tc>
          <w:tcPr>
            <w:tcW w:w="1984" w:type="dxa"/>
          </w:tcPr>
          <w:p w14:paraId="68E06D13"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04C56C57" w14:textId="5CABDAC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查询日志</w:t>
            </w:r>
          </w:p>
        </w:tc>
      </w:tr>
      <w:tr w:rsidR="009F0C4C" w:rsidRPr="00C03CFF" w14:paraId="50EE8C54" w14:textId="77777777" w:rsidTr="0072769A">
        <w:tc>
          <w:tcPr>
            <w:tcW w:w="1129" w:type="dxa"/>
          </w:tcPr>
          <w:p w14:paraId="5810397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017A6E85" w14:textId="040A2FFF"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运营和开发人员通过平台查看规则命中日志</w:t>
            </w:r>
          </w:p>
        </w:tc>
      </w:tr>
      <w:tr w:rsidR="009F0C4C" w:rsidRPr="00C03CFF" w14:paraId="7AD9A7C0" w14:textId="77777777" w:rsidTr="0072769A">
        <w:tc>
          <w:tcPr>
            <w:tcW w:w="1129" w:type="dxa"/>
          </w:tcPr>
          <w:p w14:paraId="6A8A4C34"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9A5C74" w14:textId="2672ACFB"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运营人员、开发人员</w:t>
            </w:r>
          </w:p>
        </w:tc>
      </w:tr>
      <w:tr w:rsidR="009F0C4C" w:rsidRPr="00C03CFF" w14:paraId="75A88AC3" w14:textId="77777777" w:rsidTr="0072769A">
        <w:tc>
          <w:tcPr>
            <w:tcW w:w="1129" w:type="dxa"/>
          </w:tcPr>
          <w:p w14:paraId="0B057A3F"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6C2F8259" w14:textId="03C69E49" w:rsidR="009F0C4C" w:rsidRPr="00C03CFF" w:rsidRDefault="00DF518A" w:rsidP="006E1421">
            <w:pPr>
              <w:widowControl/>
              <w:jc w:val="left"/>
              <w:rPr>
                <w:rFonts w:ascii="Arial" w:eastAsia="宋体" w:hAnsi="Arial" w:cs="Arial"/>
                <w:szCs w:val="21"/>
              </w:rPr>
            </w:pPr>
            <w:r>
              <w:rPr>
                <w:rFonts w:ascii="Arial" w:eastAsia="宋体" w:hAnsi="Arial" w:cs="Arial" w:hint="eastAsia"/>
                <w:szCs w:val="21"/>
              </w:rPr>
              <w:t>用户已经通过权限认证</w:t>
            </w:r>
          </w:p>
        </w:tc>
      </w:tr>
      <w:tr w:rsidR="009F0C4C" w:rsidRPr="00C03CFF" w14:paraId="3EE9AA51" w14:textId="77777777" w:rsidTr="0072769A">
        <w:tc>
          <w:tcPr>
            <w:tcW w:w="1129" w:type="dxa"/>
          </w:tcPr>
          <w:p w14:paraId="5DE0538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01F213AE" w14:textId="635EA0C6"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r w:rsidR="009F0C4C" w:rsidRPr="00C03CFF" w14:paraId="77877F35" w14:textId="77777777" w:rsidTr="0072769A">
        <w:tc>
          <w:tcPr>
            <w:tcW w:w="1129" w:type="dxa"/>
          </w:tcPr>
          <w:p w14:paraId="2537B06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47855F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DF518A" w14:paraId="4CB5C8DA" w14:textId="77777777" w:rsidTr="0072769A">
        <w:tc>
          <w:tcPr>
            <w:tcW w:w="1129" w:type="dxa"/>
          </w:tcPr>
          <w:p w14:paraId="24280C3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C6DB48C" w14:textId="77777777" w:rsidR="00366AB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用户进入日志查询页面</w:t>
            </w:r>
          </w:p>
          <w:p w14:paraId="574E082A"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点击查询条件设置</w:t>
            </w:r>
          </w:p>
          <w:p w14:paraId="34F9532B"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根据需求设置查询条件</w:t>
            </w:r>
          </w:p>
          <w:p w14:paraId="52D9BA13"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点击查询</w:t>
            </w:r>
          </w:p>
          <w:p w14:paraId="3097DAE8" w14:textId="3B273DD9" w:rsidR="0010764B" w:rsidRPr="00AA7412"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系统返回查询结果</w:t>
            </w:r>
          </w:p>
        </w:tc>
      </w:tr>
      <w:tr w:rsidR="009F0C4C" w:rsidRPr="00C03CFF" w14:paraId="1DF5208A" w14:textId="77777777" w:rsidTr="0072769A">
        <w:tc>
          <w:tcPr>
            <w:tcW w:w="1129" w:type="dxa"/>
          </w:tcPr>
          <w:p w14:paraId="74E7337A"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4AEB8D1" w14:textId="754BF6E8" w:rsidR="009F0C4C" w:rsidRPr="00C03CFF" w:rsidRDefault="00B62FFF" w:rsidP="006E1421">
            <w:pPr>
              <w:widowControl/>
              <w:jc w:val="left"/>
              <w:rPr>
                <w:rFonts w:ascii="Arial" w:eastAsia="宋体" w:hAnsi="Arial" w:cs="Arial"/>
                <w:szCs w:val="21"/>
              </w:rPr>
            </w:pPr>
            <w:r>
              <w:rPr>
                <w:rFonts w:ascii="Arial" w:eastAsia="宋体" w:hAnsi="Arial" w:cs="Arial" w:hint="eastAsia"/>
                <w:szCs w:val="21"/>
              </w:rPr>
              <w:t>无</w:t>
            </w:r>
          </w:p>
        </w:tc>
      </w:tr>
    </w:tbl>
    <w:p w14:paraId="5048E6AD" w14:textId="0458A1D1" w:rsidR="004C7B9C" w:rsidRDefault="00EA1D13" w:rsidP="009F02EA">
      <w:pPr>
        <w:pStyle w:val="3"/>
        <w:numPr>
          <w:ilvl w:val="2"/>
          <w:numId w:val="52"/>
        </w:numPr>
      </w:pPr>
      <w:bookmarkStart w:id="157" w:name="_Toc36642695"/>
      <w:bookmarkStart w:id="158" w:name="_Toc36643267"/>
      <w:bookmarkStart w:id="159" w:name="_Toc36732790"/>
      <w:bookmarkStart w:id="160" w:name="_Toc36939009"/>
      <w:r>
        <w:rPr>
          <w:rFonts w:hint="eastAsia"/>
        </w:rPr>
        <w:t>规则预处理功能</w:t>
      </w:r>
      <w:bookmarkEnd w:id="157"/>
      <w:bookmarkEnd w:id="158"/>
      <w:bookmarkEnd w:id="159"/>
      <w:bookmarkEnd w:id="160"/>
    </w:p>
    <w:p w14:paraId="20765984" w14:textId="77777777" w:rsidR="00B63686" w:rsidRDefault="008D5D57" w:rsidP="00B63686">
      <w:pPr>
        <w:keepNext/>
        <w:spacing w:line="360" w:lineRule="auto"/>
        <w:jc w:val="center"/>
      </w:pPr>
      <w:r>
        <w:rPr>
          <w:noProof/>
        </w:rPr>
        <w:drawing>
          <wp:inline distT="0" distB="0" distL="0" distR="0" wp14:anchorId="32693E70" wp14:editId="5D793867">
            <wp:extent cx="3302000" cy="23071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0210" cy="2312908"/>
                    </a:xfrm>
                    <a:prstGeom prst="rect">
                      <a:avLst/>
                    </a:prstGeom>
                    <a:noFill/>
                    <a:ln>
                      <a:noFill/>
                    </a:ln>
                  </pic:spPr>
                </pic:pic>
              </a:graphicData>
            </a:graphic>
          </wp:inline>
        </w:drawing>
      </w:r>
    </w:p>
    <w:p w14:paraId="27EBD618" w14:textId="5322AD58" w:rsidR="00E623D1" w:rsidRDefault="00B63686" w:rsidP="00B63686">
      <w:pPr>
        <w:pStyle w:val="af8"/>
        <w:rPr>
          <w:rFonts w:ascii="宋体" w:hAnsi="宋体"/>
          <w:szCs w:val="24"/>
        </w:rPr>
      </w:pPr>
      <w:bookmarkStart w:id="161" w:name="_Toc36736571"/>
      <w:bookmarkStart w:id="162" w:name="_Toc36940599"/>
      <w:r>
        <w:t>图</w:t>
      </w:r>
      <w:r>
        <w:t xml:space="preserve"> </w:t>
      </w:r>
      <w:fldSimple w:instr=" STYLEREF 1 \s ">
        <w:r w:rsidR="0018235C">
          <w:rPr>
            <w:rFonts w:hint="eastAsia"/>
            <w:noProof/>
          </w:rPr>
          <w:t>三</w:t>
        </w:r>
      </w:fldSimple>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3</w:t>
      </w:r>
      <w:r w:rsidR="0018235C">
        <w:fldChar w:fldCharType="end"/>
      </w:r>
      <w:r>
        <w:t xml:space="preserve">  </w:t>
      </w:r>
      <w:r w:rsidRPr="00ED6B4F">
        <w:rPr>
          <w:rFonts w:hint="eastAsia"/>
        </w:rPr>
        <w:t>规则预处理用例图</w:t>
      </w:r>
      <w:bookmarkEnd w:id="161"/>
      <w:bookmarkEnd w:id="162"/>
    </w:p>
    <w:p w14:paraId="1EC14082" w14:textId="15BAE994" w:rsidR="00072C3F" w:rsidRPr="00072C3F" w:rsidRDefault="00072C3F" w:rsidP="00072C3F">
      <w:pPr>
        <w:spacing w:line="360" w:lineRule="auto"/>
        <w:ind w:firstLineChars="200" w:firstLine="480"/>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为规则预处理用例图，规则预处理功能分为构建检查规则、构建生效范围、构建触发行为。</w:t>
      </w:r>
    </w:p>
    <w:p w14:paraId="7A5FFB74" w14:textId="61BCFF7A" w:rsidR="00153B1E" w:rsidRPr="00F43B19" w:rsidRDefault="006B06DD" w:rsidP="00D34AE7">
      <w:pPr>
        <w:spacing w:line="360" w:lineRule="auto"/>
        <w:ind w:firstLineChars="200" w:firstLine="480"/>
        <w:rPr>
          <w:rFonts w:ascii="宋体" w:eastAsia="宋体" w:hAnsi="宋体"/>
          <w:sz w:val="24"/>
          <w:szCs w:val="24"/>
        </w:rPr>
      </w:pPr>
      <w:r w:rsidRPr="00511F45">
        <w:rPr>
          <w:rFonts w:ascii="宋体" w:eastAsia="宋体" w:hAnsi="宋体" w:hint="eastAsia"/>
          <w:sz w:val="24"/>
          <w:szCs w:val="24"/>
        </w:rPr>
        <w:t>规则预处理</w:t>
      </w:r>
      <w:r w:rsidR="00F44CF6" w:rsidRPr="00511F45">
        <w:rPr>
          <w:rFonts w:ascii="宋体" w:eastAsia="宋体" w:hAnsi="宋体" w:hint="eastAsia"/>
          <w:sz w:val="24"/>
          <w:szCs w:val="24"/>
        </w:rPr>
        <w:t>功能</w:t>
      </w:r>
      <w:r w:rsidR="00511F45">
        <w:rPr>
          <w:rFonts w:ascii="宋体" w:eastAsia="宋体" w:hAnsi="宋体" w:hint="eastAsia"/>
          <w:sz w:val="24"/>
          <w:szCs w:val="24"/>
        </w:rPr>
        <w:t>负责</w:t>
      </w:r>
      <w:r w:rsidR="00853BE7">
        <w:rPr>
          <w:rFonts w:ascii="宋体" w:eastAsia="宋体" w:hAnsi="宋体" w:hint="eastAsia"/>
          <w:sz w:val="24"/>
          <w:szCs w:val="24"/>
        </w:rPr>
        <w:t>处理</w:t>
      </w:r>
      <w:r w:rsidR="000C2B63">
        <w:rPr>
          <w:rFonts w:ascii="宋体" w:eastAsia="宋体" w:hAnsi="宋体" w:hint="eastAsia"/>
          <w:sz w:val="24"/>
          <w:szCs w:val="24"/>
        </w:rPr>
        <w:t>前端传送的规则数据</w:t>
      </w:r>
      <w:r w:rsidR="00AE32CA">
        <w:rPr>
          <w:rFonts w:ascii="宋体" w:eastAsia="宋体" w:hAnsi="宋体" w:hint="eastAsia"/>
          <w:sz w:val="24"/>
          <w:szCs w:val="24"/>
        </w:rPr>
        <w:t>。</w:t>
      </w:r>
      <w:r w:rsidR="000C2B63">
        <w:rPr>
          <w:rFonts w:ascii="宋体" w:eastAsia="宋体" w:hAnsi="宋体" w:hint="eastAsia"/>
          <w:sz w:val="24"/>
          <w:szCs w:val="24"/>
        </w:rPr>
        <w:t>前端传送的规则数据保存在</w:t>
      </w:r>
      <w:r w:rsidR="000C2B63" w:rsidRPr="00A378BC">
        <w:rPr>
          <w:rFonts w:ascii="Arial" w:eastAsia="宋体" w:hAnsi="Arial" w:hint="eastAsia"/>
          <w:sz w:val="24"/>
          <w:szCs w:val="24"/>
        </w:rPr>
        <w:t>VO</w:t>
      </w:r>
      <w:r w:rsidR="000C2B63">
        <w:rPr>
          <w:rFonts w:ascii="宋体" w:eastAsia="宋体" w:hAnsi="宋体" w:hint="eastAsia"/>
          <w:sz w:val="24"/>
          <w:szCs w:val="24"/>
        </w:rPr>
        <w:t>对象中，</w:t>
      </w:r>
      <w:r w:rsidR="005B08CA">
        <w:rPr>
          <w:rFonts w:ascii="宋体" w:eastAsia="宋体" w:hAnsi="宋体" w:hint="eastAsia"/>
          <w:sz w:val="24"/>
          <w:szCs w:val="24"/>
        </w:rPr>
        <w:t>后端接收到数据后，需要按照</w:t>
      </w:r>
      <w:r w:rsidR="005A133A">
        <w:rPr>
          <w:rFonts w:ascii="宋体" w:eastAsia="宋体" w:hAnsi="宋体" w:hint="eastAsia"/>
          <w:sz w:val="24"/>
          <w:szCs w:val="24"/>
        </w:rPr>
        <w:t>指定组织关系将规则数据组织起来</w:t>
      </w:r>
      <w:r w:rsidR="00526663">
        <w:rPr>
          <w:rFonts w:ascii="宋体" w:eastAsia="宋体" w:hAnsi="宋体" w:hint="eastAsia"/>
          <w:sz w:val="24"/>
          <w:szCs w:val="24"/>
        </w:rPr>
        <w:t>。</w:t>
      </w:r>
      <w:r w:rsidR="00652A8B">
        <w:rPr>
          <w:rFonts w:ascii="宋体" w:eastAsia="宋体" w:hAnsi="宋体" w:hint="eastAsia"/>
          <w:sz w:val="24"/>
          <w:szCs w:val="24"/>
        </w:rPr>
        <w:lastRenderedPageBreak/>
        <w:t>规则之间的</w:t>
      </w:r>
      <w:r w:rsidR="00AC69D7">
        <w:rPr>
          <w:rFonts w:ascii="宋体" w:eastAsia="宋体" w:hAnsi="宋体" w:hint="eastAsia"/>
          <w:sz w:val="24"/>
          <w:szCs w:val="24"/>
        </w:rPr>
        <w:t>组织关系是固定的</w:t>
      </w:r>
      <w:r w:rsidR="00531432">
        <w:rPr>
          <w:rFonts w:ascii="宋体" w:eastAsia="宋体" w:hAnsi="宋体" w:hint="eastAsia"/>
          <w:sz w:val="24"/>
          <w:szCs w:val="24"/>
        </w:rPr>
        <w:t>，</w:t>
      </w:r>
      <w:r w:rsidR="00AC69D7">
        <w:rPr>
          <w:rFonts w:ascii="宋体" w:eastAsia="宋体" w:hAnsi="宋体" w:hint="eastAsia"/>
          <w:sz w:val="24"/>
          <w:szCs w:val="24"/>
        </w:rPr>
        <w:t>具体</w:t>
      </w:r>
      <w:r w:rsidR="00026983">
        <w:rPr>
          <w:rFonts w:ascii="宋体" w:eastAsia="宋体" w:hAnsi="宋体" w:hint="eastAsia"/>
          <w:sz w:val="24"/>
          <w:szCs w:val="24"/>
        </w:rPr>
        <w:t>体现在前端配置页面上，运营人员无法改变这种关系</w:t>
      </w:r>
      <w:r w:rsidR="006F0185">
        <w:rPr>
          <w:rFonts w:ascii="宋体" w:eastAsia="宋体" w:hAnsi="宋体" w:hint="eastAsia"/>
          <w:sz w:val="24"/>
          <w:szCs w:val="24"/>
        </w:rPr>
        <w:t>，</w:t>
      </w:r>
      <w:r w:rsidR="00130C89">
        <w:rPr>
          <w:rFonts w:ascii="宋体" w:eastAsia="宋体" w:hAnsi="宋体" w:hint="eastAsia"/>
          <w:sz w:val="24"/>
          <w:szCs w:val="24"/>
        </w:rPr>
        <w:t>只能在固定的组织关系</w:t>
      </w:r>
      <w:r w:rsidR="00BF0AAB">
        <w:rPr>
          <w:rFonts w:ascii="宋体" w:eastAsia="宋体" w:hAnsi="宋体" w:hint="eastAsia"/>
          <w:sz w:val="24"/>
          <w:szCs w:val="24"/>
        </w:rPr>
        <w:t>中</w:t>
      </w:r>
      <w:r w:rsidR="00130C89">
        <w:rPr>
          <w:rFonts w:ascii="宋体" w:eastAsia="宋体" w:hAnsi="宋体" w:hint="eastAsia"/>
          <w:sz w:val="24"/>
          <w:szCs w:val="24"/>
        </w:rPr>
        <w:t>配置规则。</w:t>
      </w:r>
      <w:r w:rsidR="006F0185">
        <w:rPr>
          <w:rFonts w:ascii="宋体" w:eastAsia="宋体" w:hAnsi="宋体" w:hint="eastAsia"/>
          <w:sz w:val="24"/>
          <w:szCs w:val="24"/>
        </w:rPr>
        <w:t>若有新判断条件、新应对策略出现，</w:t>
      </w:r>
      <w:r w:rsidR="00446FE0">
        <w:rPr>
          <w:rFonts w:ascii="宋体" w:eastAsia="宋体" w:hAnsi="宋体" w:hint="eastAsia"/>
          <w:sz w:val="24"/>
          <w:szCs w:val="24"/>
        </w:rPr>
        <w:t>组织关系</w:t>
      </w:r>
      <w:r w:rsidR="006F0185">
        <w:rPr>
          <w:rFonts w:ascii="宋体" w:eastAsia="宋体" w:hAnsi="宋体" w:hint="eastAsia"/>
          <w:sz w:val="24"/>
          <w:szCs w:val="24"/>
        </w:rPr>
        <w:t>才有可能发生变化，</w:t>
      </w:r>
      <w:r w:rsidR="003F1264">
        <w:rPr>
          <w:rFonts w:ascii="宋体" w:eastAsia="宋体" w:hAnsi="宋体" w:hint="eastAsia"/>
          <w:sz w:val="24"/>
          <w:szCs w:val="24"/>
        </w:rPr>
        <w:t>但这种</w:t>
      </w:r>
      <w:r w:rsidR="006F0185">
        <w:rPr>
          <w:rFonts w:ascii="宋体" w:eastAsia="宋体" w:hAnsi="宋体" w:hint="eastAsia"/>
          <w:sz w:val="24"/>
          <w:szCs w:val="24"/>
        </w:rPr>
        <w:t>需求非常少。</w:t>
      </w:r>
    </w:p>
    <w:p w14:paraId="042B1729" w14:textId="3382CC3C" w:rsidR="00C336C1" w:rsidRDefault="002209A6" w:rsidP="00455BC1">
      <w:pPr>
        <w:spacing w:line="360" w:lineRule="auto"/>
        <w:ind w:firstLineChars="200" w:firstLine="480"/>
        <w:rPr>
          <w:rFonts w:ascii="宋体" w:eastAsia="宋体" w:hAnsi="宋体"/>
          <w:sz w:val="24"/>
          <w:szCs w:val="24"/>
        </w:rPr>
      </w:pPr>
      <w:r>
        <w:rPr>
          <w:rFonts w:ascii="宋体" w:eastAsia="宋体" w:hAnsi="宋体" w:hint="eastAsia"/>
          <w:sz w:val="24"/>
          <w:szCs w:val="24"/>
        </w:rPr>
        <w:t>构建检查</w:t>
      </w:r>
      <w:proofErr w:type="gramStart"/>
      <w:r>
        <w:rPr>
          <w:rFonts w:ascii="宋体" w:eastAsia="宋体" w:hAnsi="宋体" w:hint="eastAsia"/>
          <w:sz w:val="24"/>
          <w:szCs w:val="24"/>
        </w:rPr>
        <w:t>规则子</w:t>
      </w:r>
      <w:proofErr w:type="gramEnd"/>
      <w:r>
        <w:rPr>
          <w:rFonts w:ascii="宋体" w:eastAsia="宋体" w:hAnsi="宋体" w:hint="eastAsia"/>
          <w:sz w:val="24"/>
          <w:szCs w:val="24"/>
        </w:rPr>
        <w:t>功能负责将</w:t>
      </w:r>
      <w:r w:rsidR="00CA51DB">
        <w:rPr>
          <w:rFonts w:ascii="宋体" w:eastAsia="宋体" w:hAnsi="宋体" w:hint="eastAsia"/>
          <w:sz w:val="24"/>
          <w:szCs w:val="24"/>
        </w:rPr>
        <w:t>用户配置的</w:t>
      </w:r>
      <w:r>
        <w:rPr>
          <w:rFonts w:ascii="宋体" w:eastAsia="宋体" w:hAnsi="宋体" w:hint="eastAsia"/>
          <w:sz w:val="24"/>
          <w:szCs w:val="24"/>
        </w:rPr>
        <w:t>检查规则</w:t>
      </w:r>
      <w:r w:rsidR="00FD0734">
        <w:rPr>
          <w:rFonts w:ascii="宋体" w:eastAsia="宋体" w:hAnsi="宋体" w:hint="eastAsia"/>
          <w:sz w:val="24"/>
          <w:szCs w:val="24"/>
        </w:rPr>
        <w:t>按照</w:t>
      </w:r>
      <w:r w:rsidR="00727625">
        <w:rPr>
          <w:rFonts w:ascii="宋体" w:eastAsia="宋体" w:hAnsi="宋体" w:hint="eastAsia"/>
          <w:sz w:val="24"/>
          <w:szCs w:val="24"/>
        </w:rPr>
        <w:t>组织关系</w:t>
      </w:r>
      <w:r w:rsidR="00FD0734">
        <w:rPr>
          <w:rFonts w:ascii="宋体" w:eastAsia="宋体" w:hAnsi="宋体" w:hint="eastAsia"/>
          <w:sz w:val="24"/>
          <w:szCs w:val="24"/>
        </w:rPr>
        <w:t>进行树化，检查规则包括订单类型、目前所处阶段、是否到达预定时间、是否发生指定事件等。</w:t>
      </w:r>
      <w:r w:rsidR="00B82116">
        <w:rPr>
          <w:rFonts w:ascii="宋体" w:eastAsia="宋体" w:hAnsi="宋体" w:hint="eastAsia"/>
          <w:sz w:val="24"/>
          <w:szCs w:val="24"/>
        </w:rPr>
        <w:t>检查规则构建用例描述如表</w:t>
      </w:r>
      <w:r w:rsidR="00B82116" w:rsidRPr="003F1175">
        <w:rPr>
          <w:rFonts w:ascii="Arial" w:eastAsia="宋体" w:hAnsi="Arial" w:hint="eastAsia"/>
          <w:sz w:val="24"/>
          <w:szCs w:val="24"/>
        </w:rPr>
        <w:t>3</w:t>
      </w:r>
      <w:r w:rsidR="00B82116" w:rsidRPr="001244DA">
        <w:rPr>
          <w:rFonts w:ascii="Arial" w:eastAsia="宋体" w:hAnsi="Arial" w:hint="eastAsia"/>
          <w:sz w:val="24"/>
          <w:szCs w:val="24"/>
        </w:rPr>
        <w:t>.</w:t>
      </w:r>
      <w:r w:rsidR="00563E78">
        <w:rPr>
          <w:rFonts w:ascii="Arial" w:eastAsia="宋体" w:hAnsi="Arial" w:hint="eastAsia"/>
          <w:sz w:val="24"/>
          <w:szCs w:val="24"/>
        </w:rPr>
        <w:t>5</w:t>
      </w:r>
      <w:r w:rsidR="00B82116">
        <w:rPr>
          <w:rFonts w:ascii="宋体" w:eastAsia="宋体" w:hAnsi="宋体" w:hint="eastAsia"/>
          <w:sz w:val="24"/>
          <w:szCs w:val="24"/>
        </w:rPr>
        <w:t>所示。</w:t>
      </w:r>
    </w:p>
    <w:p w14:paraId="42C303F7" w14:textId="679D474F" w:rsidR="00B63686" w:rsidRDefault="00B63686" w:rsidP="00B63686">
      <w:pPr>
        <w:pStyle w:val="af8"/>
        <w:keepNext/>
      </w:pPr>
      <w:bookmarkStart w:id="163" w:name="_Toc36736495"/>
      <w:bookmarkStart w:id="164" w:name="_Toc36939130"/>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6A57C9">
        <w:rPr>
          <w:rFonts w:hint="eastAsia"/>
        </w:rPr>
        <w:t>检查规则构建用例图</w:t>
      </w:r>
      <w:bookmarkEnd w:id="163"/>
      <w:bookmarkEnd w:id="164"/>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1B3CEDA4" w14:textId="77777777" w:rsidTr="0072769A">
        <w:tc>
          <w:tcPr>
            <w:tcW w:w="1129" w:type="dxa"/>
          </w:tcPr>
          <w:p w14:paraId="786E97B4"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45BEC934" w14:textId="62C7DE32"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4</w:t>
            </w:r>
          </w:p>
        </w:tc>
        <w:tc>
          <w:tcPr>
            <w:tcW w:w="1984" w:type="dxa"/>
          </w:tcPr>
          <w:p w14:paraId="4339B0A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1739B0B6" w14:textId="237B694A"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构建检查规则</w:t>
            </w:r>
          </w:p>
        </w:tc>
      </w:tr>
      <w:tr w:rsidR="00366ABA" w:rsidRPr="00C03CFF" w14:paraId="4F3D7685" w14:textId="77777777" w:rsidTr="0072769A">
        <w:tc>
          <w:tcPr>
            <w:tcW w:w="1129" w:type="dxa"/>
          </w:tcPr>
          <w:p w14:paraId="0B7576E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345F8350" w14:textId="74C15CB3"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根据用户配置的检查规则构建能够真实执行的规则</w:t>
            </w:r>
          </w:p>
        </w:tc>
      </w:tr>
      <w:tr w:rsidR="00366ABA" w:rsidRPr="00C03CFF" w14:paraId="44E9E06E" w14:textId="77777777" w:rsidTr="0072769A">
        <w:tc>
          <w:tcPr>
            <w:tcW w:w="1129" w:type="dxa"/>
          </w:tcPr>
          <w:p w14:paraId="03F899B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732DF3AB" w14:textId="37299CE8"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37BA2F75" w14:textId="77777777" w:rsidTr="0072769A">
        <w:tc>
          <w:tcPr>
            <w:tcW w:w="1129" w:type="dxa"/>
          </w:tcPr>
          <w:p w14:paraId="5B53B8CC"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35E545F9" w14:textId="604C5B22"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51AE441F" w14:textId="77777777" w:rsidTr="0072769A">
        <w:tc>
          <w:tcPr>
            <w:tcW w:w="1129" w:type="dxa"/>
          </w:tcPr>
          <w:p w14:paraId="7CBB78B6"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3F12DCD2" w14:textId="14D10AE9"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生成检查规则执行树，并存入数据库中</w:t>
            </w:r>
            <w:r w:rsidR="00D063BA">
              <w:rPr>
                <w:rFonts w:ascii="Arial" w:eastAsia="宋体" w:hAnsi="Arial" w:cs="Arial" w:hint="eastAsia"/>
                <w:szCs w:val="21"/>
              </w:rPr>
              <w:t>，</w:t>
            </w:r>
          </w:p>
        </w:tc>
      </w:tr>
      <w:tr w:rsidR="00366ABA" w:rsidRPr="00C03CFF" w14:paraId="582A4A77" w14:textId="77777777" w:rsidTr="0072769A">
        <w:tc>
          <w:tcPr>
            <w:tcW w:w="1129" w:type="dxa"/>
          </w:tcPr>
          <w:p w14:paraId="25783F5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121C90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068C7F02" w14:textId="77777777" w:rsidTr="0072769A">
        <w:tc>
          <w:tcPr>
            <w:tcW w:w="1129" w:type="dxa"/>
          </w:tcPr>
          <w:p w14:paraId="69779C2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31A16687" w14:textId="77777777" w:rsidR="00366ABA" w:rsidRDefault="00794DB8"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57674682" w14:textId="50BFF802" w:rsidR="005B0843" w:rsidRDefault="005B0843"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后端根据检查规则</w:t>
            </w:r>
            <w:r w:rsidR="00DB6BB4">
              <w:rPr>
                <w:rFonts w:ascii="Arial" w:eastAsia="宋体" w:hAnsi="Arial" w:cs="Arial" w:hint="eastAsia"/>
                <w:szCs w:val="21"/>
              </w:rPr>
              <w:t>数据</w:t>
            </w:r>
            <w:r>
              <w:rPr>
                <w:rFonts w:ascii="Arial" w:eastAsia="宋体" w:hAnsi="Arial" w:cs="Arial" w:hint="eastAsia"/>
                <w:szCs w:val="21"/>
              </w:rPr>
              <w:t>构建</w:t>
            </w:r>
            <w:r w:rsidR="00703230">
              <w:rPr>
                <w:rFonts w:ascii="Arial" w:eastAsia="宋体" w:hAnsi="Arial" w:cs="Arial" w:hint="eastAsia"/>
                <w:szCs w:val="21"/>
              </w:rPr>
              <w:t>检查</w:t>
            </w:r>
            <w:r>
              <w:rPr>
                <w:rFonts w:ascii="Arial" w:eastAsia="宋体" w:hAnsi="Arial" w:cs="Arial" w:hint="eastAsia"/>
                <w:szCs w:val="21"/>
              </w:rPr>
              <w:t>执行树</w:t>
            </w:r>
          </w:p>
          <w:p w14:paraId="7254D39E" w14:textId="77777777" w:rsidR="00703230" w:rsidRDefault="00703230"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将构建好的树存入数据库</w:t>
            </w:r>
          </w:p>
          <w:p w14:paraId="20CD7EF7" w14:textId="6598AF5C" w:rsidR="00703230" w:rsidRPr="005B0843" w:rsidRDefault="005C722B"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触发</w:t>
            </w:r>
            <w:r w:rsidR="00703230">
              <w:rPr>
                <w:rFonts w:ascii="Arial" w:eastAsia="宋体" w:hAnsi="Arial" w:cs="Arial" w:hint="eastAsia"/>
                <w:szCs w:val="21"/>
              </w:rPr>
              <w:t>审核</w:t>
            </w:r>
          </w:p>
        </w:tc>
      </w:tr>
      <w:tr w:rsidR="00366ABA" w:rsidRPr="00C03CFF" w14:paraId="36939A81" w14:textId="77777777" w:rsidTr="0072769A">
        <w:tc>
          <w:tcPr>
            <w:tcW w:w="1129" w:type="dxa"/>
          </w:tcPr>
          <w:p w14:paraId="56F128D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7CB7E9D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4C9E946F" w14:textId="4DDFF7CA" w:rsidR="0028269A" w:rsidRDefault="00B02BA0" w:rsidP="000C2B63">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构建</w:t>
      </w:r>
      <w:r w:rsidR="0091356F">
        <w:rPr>
          <w:rFonts w:ascii="宋体" w:eastAsia="宋体" w:hAnsi="宋体" w:hint="eastAsia"/>
          <w:sz w:val="24"/>
          <w:szCs w:val="24"/>
        </w:rPr>
        <w:t>生效范围</w:t>
      </w:r>
      <w:r>
        <w:rPr>
          <w:rFonts w:ascii="宋体" w:eastAsia="宋体" w:hAnsi="宋体" w:hint="eastAsia"/>
          <w:sz w:val="24"/>
          <w:szCs w:val="24"/>
        </w:rPr>
        <w:t>子功能与构建检查子功能类似</w:t>
      </w:r>
      <w:r w:rsidR="0091356F">
        <w:rPr>
          <w:rFonts w:ascii="宋体" w:eastAsia="宋体" w:hAnsi="宋体" w:hint="eastAsia"/>
          <w:sz w:val="24"/>
          <w:szCs w:val="24"/>
        </w:rPr>
        <w:t>，都是对规则进行树化，不同的是该功能需要和检查规则以及触发行为一起使用，检查规则可以设定</w:t>
      </w:r>
      <w:r w:rsidR="00AE658B">
        <w:rPr>
          <w:rFonts w:ascii="宋体" w:eastAsia="宋体" w:hAnsi="宋体" w:hint="eastAsia"/>
          <w:sz w:val="24"/>
          <w:szCs w:val="24"/>
        </w:rPr>
        <w:t>生效范围，触发行为也可以设置生效范围，这样设计能够</w:t>
      </w:r>
      <w:r w:rsidR="00703230">
        <w:rPr>
          <w:rFonts w:ascii="宋体" w:eastAsia="宋体" w:hAnsi="宋体" w:hint="eastAsia"/>
          <w:sz w:val="24"/>
          <w:szCs w:val="24"/>
        </w:rPr>
        <w:t>更为细</w:t>
      </w:r>
      <w:r w:rsidR="00AE658B">
        <w:rPr>
          <w:rFonts w:ascii="宋体" w:eastAsia="宋体" w:hAnsi="宋体" w:hint="eastAsia"/>
          <w:sz w:val="24"/>
          <w:szCs w:val="24"/>
        </w:rPr>
        <w:t>粒度的把控规则。</w:t>
      </w:r>
      <w:r w:rsidR="00703230">
        <w:rPr>
          <w:rFonts w:ascii="宋体" w:eastAsia="宋体" w:hAnsi="宋体" w:hint="eastAsia"/>
          <w:sz w:val="24"/>
          <w:szCs w:val="24"/>
        </w:rPr>
        <w:t>生效范围构建用例描述如表</w:t>
      </w:r>
      <w:r w:rsidR="00703230" w:rsidRPr="003F1175">
        <w:rPr>
          <w:rFonts w:ascii="Arial" w:eastAsia="宋体" w:hAnsi="Arial" w:hint="eastAsia"/>
          <w:sz w:val="24"/>
          <w:szCs w:val="24"/>
        </w:rPr>
        <w:t>3</w:t>
      </w:r>
      <w:r w:rsidR="00703230" w:rsidRPr="001244DA">
        <w:rPr>
          <w:rFonts w:ascii="Arial" w:eastAsia="宋体" w:hAnsi="Arial" w:hint="eastAsia"/>
          <w:sz w:val="24"/>
          <w:szCs w:val="24"/>
        </w:rPr>
        <w:t>.</w:t>
      </w:r>
      <w:r w:rsidR="00563E78">
        <w:rPr>
          <w:rFonts w:ascii="Arial" w:eastAsia="宋体" w:hAnsi="Arial" w:hint="eastAsia"/>
          <w:sz w:val="24"/>
          <w:szCs w:val="24"/>
        </w:rPr>
        <w:t>6</w:t>
      </w:r>
      <w:r w:rsidR="00703230">
        <w:rPr>
          <w:rFonts w:ascii="宋体" w:eastAsia="宋体" w:hAnsi="宋体" w:hint="eastAsia"/>
          <w:sz w:val="24"/>
          <w:szCs w:val="24"/>
        </w:rPr>
        <w:t>所示</w:t>
      </w:r>
      <w:r w:rsidR="00D446C3">
        <w:rPr>
          <w:rFonts w:ascii="宋体" w:eastAsia="宋体" w:hAnsi="宋体" w:hint="eastAsia"/>
          <w:sz w:val="24"/>
          <w:szCs w:val="24"/>
        </w:rPr>
        <w:t>。</w:t>
      </w:r>
    </w:p>
    <w:p w14:paraId="2AC81CF1" w14:textId="59D522C1" w:rsidR="00B63686" w:rsidRDefault="00B63686" w:rsidP="00B63686">
      <w:pPr>
        <w:pStyle w:val="af8"/>
        <w:keepNext/>
      </w:pPr>
      <w:bookmarkStart w:id="165" w:name="_Toc36736496"/>
      <w:bookmarkStart w:id="166" w:name="_Toc36939131"/>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3E6A0F">
        <w:rPr>
          <w:rFonts w:hint="eastAsia"/>
        </w:rPr>
        <w:t>生效范围构建用例图</w:t>
      </w:r>
      <w:bookmarkEnd w:id="165"/>
      <w:bookmarkEnd w:id="166"/>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36ACB7CC" w14:textId="77777777" w:rsidTr="0072769A">
        <w:tc>
          <w:tcPr>
            <w:tcW w:w="1129" w:type="dxa"/>
          </w:tcPr>
          <w:p w14:paraId="51B09CED"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7F8101FE" w14:textId="3717B53E"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5</w:t>
            </w:r>
          </w:p>
        </w:tc>
        <w:tc>
          <w:tcPr>
            <w:tcW w:w="1984" w:type="dxa"/>
          </w:tcPr>
          <w:p w14:paraId="13365B9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2763B1E7" w14:textId="4B97C082"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构建生效范围</w:t>
            </w:r>
          </w:p>
        </w:tc>
      </w:tr>
      <w:tr w:rsidR="00366ABA" w:rsidRPr="00C03CFF" w14:paraId="6A98704F" w14:textId="77777777" w:rsidTr="0072769A">
        <w:tc>
          <w:tcPr>
            <w:tcW w:w="1129" w:type="dxa"/>
          </w:tcPr>
          <w:p w14:paraId="1B13CE86"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61E6B41C" w14:textId="261B1E9C"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根据用户配置的生效范围构建生效范围执行树</w:t>
            </w:r>
          </w:p>
        </w:tc>
      </w:tr>
      <w:tr w:rsidR="00366ABA" w:rsidRPr="00C03CFF" w14:paraId="0654048C" w14:textId="77777777" w:rsidTr="0072769A">
        <w:tc>
          <w:tcPr>
            <w:tcW w:w="1129" w:type="dxa"/>
          </w:tcPr>
          <w:p w14:paraId="7519743E"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6C8D5DCA" w14:textId="74F88375"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632D233F" w14:textId="77777777" w:rsidTr="0072769A">
        <w:tc>
          <w:tcPr>
            <w:tcW w:w="1129" w:type="dxa"/>
          </w:tcPr>
          <w:p w14:paraId="603F3391"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73AA312B" w14:textId="74F506F8"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7BA06CFE" w14:textId="77777777" w:rsidTr="0072769A">
        <w:tc>
          <w:tcPr>
            <w:tcW w:w="1129" w:type="dxa"/>
          </w:tcPr>
          <w:p w14:paraId="55AE25FD"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14F44FA7" w14:textId="08538F35" w:rsidR="00366ABA" w:rsidRPr="00C03CFF" w:rsidRDefault="00CA51DB" w:rsidP="006E1421">
            <w:pPr>
              <w:widowControl/>
              <w:jc w:val="left"/>
              <w:rPr>
                <w:rFonts w:ascii="Arial" w:eastAsia="宋体" w:hAnsi="Arial" w:cs="Arial"/>
                <w:szCs w:val="21"/>
              </w:rPr>
            </w:pPr>
            <w:r>
              <w:rPr>
                <w:rFonts w:ascii="Arial" w:eastAsia="宋体" w:hAnsi="Arial" w:cs="Arial" w:hint="eastAsia"/>
                <w:szCs w:val="21"/>
              </w:rPr>
              <w:t>生成生效范围执行树，并作为子树传送给其他执行树</w:t>
            </w:r>
          </w:p>
        </w:tc>
      </w:tr>
      <w:tr w:rsidR="00366ABA" w:rsidRPr="00C03CFF" w14:paraId="407AA4EB" w14:textId="77777777" w:rsidTr="0072769A">
        <w:tc>
          <w:tcPr>
            <w:tcW w:w="1129" w:type="dxa"/>
          </w:tcPr>
          <w:p w14:paraId="5482365F"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226CBC25"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4629D519" w14:textId="77777777" w:rsidTr="0072769A">
        <w:tc>
          <w:tcPr>
            <w:tcW w:w="1129" w:type="dxa"/>
          </w:tcPr>
          <w:p w14:paraId="3C159E2B"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04AAFB2C" w14:textId="27F3A058" w:rsidR="00366ABA" w:rsidRDefault="005B0843"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485B2670" w14:textId="0D898CD5" w:rsidR="00DB6BB4" w:rsidRDefault="00DB6BB4"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检查规则或触发行为获取生效范围执行树</w:t>
            </w:r>
          </w:p>
          <w:p w14:paraId="090CF743" w14:textId="3205F45F" w:rsidR="005B0843" w:rsidRDefault="005B0843"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后端根据</w:t>
            </w:r>
            <w:r w:rsidR="00DB6BB4">
              <w:rPr>
                <w:rFonts w:ascii="Arial" w:eastAsia="宋体" w:hAnsi="Arial" w:cs="Arial" w:hint="eastAsia"/>
                <w:szCs w:val="21"/>
              </w:rPr>
              <w:t>生效范围数据构建范围</w:t>
            </w:r>
            <w:r>
              <w:rPr>
                <w:rFonts w:ascii="Arial" w:eastAsia="宋体" w:hAnsi="Arial" w:cs="Arial" w:hint="eastAsia"/>
                <w:szCs w:val="21"/>
              </w:rPr>
              <w:t>执行树</w:t>
            </w:r>
          </w:p>
          <w:p w14:paraId="69283298" w14:textId="4356013A" w:rsidR="00703230" w:rsidRPr="005B0843" w:rsidRDefault="00DB6BB4"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返回生效范围执行树</w:t>
            </w:r>
          </w:p>
        </w:tc>
      </w:tr>
      <w:tr w:rsidR="00366ABA" w:rsidRPr="00C03CFF" w14:paraId="26F0E611" w14:textId="77777777" w:rsidTr="0072769A">
        <w:tc>
          <w:tcPr>
            <w:tcW w:w="1129" w:type="dxa"/>
          </w:tcPr>
          <w:p w14:paraId="4DE0FEC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4B9B7C0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72597ED4" w14:textId="4547CB02" w:rsidR="0084599A" w:rsidRPr="00DB6BB4" w:rsidRDefault="00DB6BB4" w:rsidP="00DB6BB4">
      <w:pPr>
        <w:spacing w:line="360" w:lineRule="auto"/>
        <w:ind w:firstLineChars="200" w:firstLine="480"/>
        <w:jc w:val="left"/>
        <w:rPr>
          <w:rFonts w:ascii="宋体" w:eastAsia="宋体" w:hAnsi="宋体"/>
          <w:sz w:val="24"/>
          <w:szCs w:val="24"/>
        </w:rPr>
      </w:pPr>
      <w:r w:rsidRPr="00DB6BB4">
        <w:rPr>
          <w:rFonts w:ascii="宋体" w:eastAsia="宋体" w:hAnsi="宋体" w:hint="eastAsia"/>
          <w:sz w:val="24"/>
          <w:szCs w:val="24"/>
        </w:rPr>
        <w:t>构建触发行为子模块负责</w:t>
      </w:r>
      <w:r w:rsidR="00CA51DB">
        <w:rPr>
          <w:rFonts w:ascii="宋体" w:eastAsia="宋体" w:hAnsi="宋体" w:hint="eastAsia"/>
          <w:sz w:val="24"/>
          <w:szCs w:val="24"/>
        </w:rPr>
        <w:t>将用户配置的触发行为以指定的方式进行树化，与其他两者不同的是，触发行为并没有先后顺序，触发行为甚至可以并行执</w:t>
      </w:r>
      <w:r w:rsidR="00CA51DB">
        <w:rPr>
          <w:rFonts w:ascii="宋体" w:eastAsia="宋体" w:hAnsi="宋体" w:hint="eastAsia"/>
          <w:sz w:val="24"/>
          <w:szCs w:val="24"/>
        </w:rPr>
        <w:lastRenderedPageBreak/>
        <w:t>行，但是每个行为都有具体的执行范围，</w:t>
      </w:r>
      <w:r w:rsidR="001266AA">
        <w:rPr>
          <w:rFonts w:ascii="宋体" w:eastAsia="宋体" w:hAnsi="宋体" w:hint="eastAsia"/>
          <w:sz w:val="24"/>
          <w:szCs w:val="24"/>
        </w:rPr>
        <w:t>因此一个行为和执行范围组合</w:t>
      </w:r>
      <w:proofErr w:type="gramStart"/>
      <w:r w:rsidR="001266AA">
        <w:rPr>
          <w:rFonts w:ascii="宋体" w:eastAsia="宋体" w:hAnsi="宋体" w:hint="eastAsia"/>
          <w:sz w:val="24"/>
          <w:szCs w:val="24"/>
        </w:rPr>
        <w:t>成</w:t>
      </w:r>
      <w:r w:rsidR="00F80857">
        <w:rPr>
          <w:rFonts w:ascii="宋体" w:eastAsia="宋体" w:hAnsi="宋体" w:hint="eastAsia"/>
          <w:sz w:val="24"/>
          <w:szCs w:val="24"/>
        </w:rPr>
        <w:t>执行</w:t>
      </w:r>
      <w:proofErr w:type="gramEnd"/>
      <w:r w:rsidR="00F80857">
        <w:rPr>
          <w:rFonts w:ascii="宋体" w:eastAsia="宋体" w:hAnsi="宋体" w:hint="eastAsia"/>
          <w:sz w:val="24"/>
          <w:szCs w:val="24"/>
        </w:rPr>
        <w:t>单元。</w:t>
      </w:r>
      <w:r w:rsidR="00D6641F">
        <w:rPr>
          <w:rFonts w:ascii="宋体" w:eastAsia="宋体" w:hAnsi="宋体" w:hint="eastAsia"/>
          <w:sz w:val="24"/>
          <w:szCs w:val="24"/>
        </w:rPr>
        <w:t>触发行为构建用例描述如表</w:t>
      </w:r>
      <w:r w:rsidR="00D6641F" w:rsidRPr="003F1175">
        <w:rPr>
          <w:rFonts w:ascii="Arial" w:eastAsia="宋体" w:hAnsi="Arial" w:hint="eastAsia"/>
          <w:sz w:val="24"/>
          <w:szCs w:val="24"/>
        </w:rPr>
        <w:t>3</w:t>
      </w:r>
      <w:r w:rsidR="00D6641F" w:rsidRPr="001244DA">
        <w:rPr>
          <w:rFonts w:ascii="Arial" w:eastAsia="宋体" w:hAnsi="Arial" w:hint="eastAsia"/>
          <w:sz w:val="24"/>
          <w:szCs w:val="24"/>
        </w:rPr>
        <w:t>.</w:t>
      </w:r>
      <w:r w:rsidR="00563E78">
        <w:rPr>
          <w:rFonts w:ascii="Arial" w:eastAsia="宋体" w:hAnsi="Arial" w:hint="eastAsia"/>
          <w:sz w:val="24"/>
          <w:szCs w:val="24"/>
        </w:rPr>
        <w:t>7</w:t>
      </w:r>
      <w:r w:rsidR="00D6641F">
        <w:rPr>
          <w:rFonts w:ascii="宋体" w:eastAsia="宋体" w:hAnsi="宋体" w:hint="eastAsia"/>
          <w:sz w:val="24"/>
          <w:szCs w:val="24"/>
        </w:rPr>
        <w:t>所示。</w:t>
      </w:r>
    </w:p>
    <w:p w14:paraId="41FEB876" w14:textId="398E93A5" w:rsidR="00B63686" w:rsidRDefault="00B63686" w:rsidP="00B63686">
      <w:pPr>
        <w:pStyle w:val="af8"/>
        <w:keepNext/>
      </w:pPr>
      <w:bookmarkStart w:id="167" w:name="_Toc36736497"/>
      <w:bookmarkStart w:id="168" w:name="_Toc36939132"/>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BB62DC">
        <w:rPr>
          <w:rFonts w:hint="eastAsia"/>
        </w:rPr>
        <w:t>触发行为构建用例图</w:t>
      </w:r>
      <w:bookmarkEnd w:id="167"/>
      <w:bookmarkEnd w:id="168"/>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0D817B24" w14:textId="77777777" w:rsidTr="00547A9B">
        <w:tc>
          <w:tcPr>
            <w:tcW w:w="1129" w:type="dxa"/>
          </w:tcPr>
          <w:p w14:paraId="12D39624"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5A33902F" w14:textId="06EA4769"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6</w:t>
            </w:r>
          </w:p>
        </w:tc>
        <w:tc>
          <w:tcPr>
            <w:tcW w:w="1984" w:type="dxa"/>
          </w:tcPr>
          <w:p w14:paraId="072F424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B0D6FA9" w14:textId="667171EA"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构建触发行为</w:t>
            </w:r>
          </w:p>
        </w:tc>
      </w:tr>
      <w:tr w:rsidR="00366ABA" w:rsidRPr="00C03CFF" w14:paraId="67124EFB" w14:textId="77777777" w:rsidTr="00547A9B">
        <w:tc>
          <w:tcPr>
            <w:tcW w:w="1129" w:type="dxa"/>
          </w:tcPr>
          <w:p w14:paraId="3B5DD843"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1A3E676C" w14:textId="57E3698F"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根据用户配置的触发行为构建触发行为执行树</w:t>
            </w:r>
          </w:p>
        </w:tc>
      </w:tr>
      <w:tr w:rsidR="00366ABA" w:rsidRPr="00C03CFF" w14:paraId="73524399" w14:textId="77777777" w:rsidTr="00547A9B">
        <w:tc>
          <w:tcPr>
            <w:tcW w:w="1129" w:type="dxa"/>
          </w:tcPr>
          <w:p w14:paraId="446CEE97"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2209F6EA" w14:textId="7AA39F63"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2FAF41A5" w14:textId="77777777" w:rsidTr="00547A9B">
        <w:tc>
          <w:tcPr>
            <w:tcW w:w="1129" w:type="dxa"/>
          </w:tcPr>
          <w:p w14:paraId="35F8478F"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0DDFFE9" w14:textId="290B2D72"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671CEA9F" w14:textId="77777777" w:rsidTr="00547A9B">
        <w:tc>
          <w:tcPr>
            <w:tcW w:w="1129" w:type="dxa"/>
          </w:tcPr>
          <w:p w14:paraId="7176330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5E907672" w14:textId="01034A16"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生成触发行为执行树，存入数据库</w:t>
            </w:r>
          </w:p>
        </w:tc>
      </w:tr>
      <w:tr w:rsidR="00366ABA" w:rsidRPr="00C03CFF" w14:paraId="1F85D55B" w14:textId="77777777" w:rsidTr="00547A9B">
        <w:tc>
          <w:tcPr>
            <w:tcW w:w="1129" w:type="dxa"/>
          </w:tcPr>
          <w:p w14:paraId="5B61D59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534BD70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79BC66D5" w14:textId="77777777" w:rsidTr="00547A9B">
        <w:tc>
          <w:tcPr>
            <w:tcW w:w="1129" w:type="dxa"/>
          </w:tcPr>
          <w:p w14:paraId="6C56D06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5D400EC2" w14:textId="77777777" w:rsidR="00366ABA" w:rsidRDefault="005B0843"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31B2908A" w14:textId="77777777" w:rsidR="005B0843"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后端获取配置的触发行为</w:t>
            </w:r>
          </w:p>
          <w:p w14:paraId="20B8448D" w14:textId="77777777" w:rsidR="00112465"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后端根据获取每个触发行为的生效范围执行树</w:t>
            </w:r>
          </w:p>
          <w:p w14:paraId="2C2A9C56" w14:textId="28B8925A" w:rsidR="00112465" w:rsidRPr="005B0843"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构建触发行为执行树</w:t>
            </w:r>
          </w:p>
        </w:tc>
      </w:tr>
      <w:tr w:rsidR="00366ABA" w:rsidRPr="00C03CFF" w14:paraId="1E514AEE" w14:textId="77777777" w:rsidTr="00547A9B">
        <w:tc>
          <w:tcPr>
            <w:tcW w:w="1129" w:type="dxa"/>
          </w:tcPr>
          <w:p w14:paraId="4BC1E02E"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7C226A4"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044713ED" w14:textId="1E4A28BD" w:rsidR="002235C6" w:rsidRDefault="004D4EE5" w:rsidP="009F02EA">
      <w:pPr>
        <w:pStyle w:val="3"/>
        <w:numPr>
          <w:ilvl w:val="2"/>
          <w:numId w:val="52"/>
        </w:numPr>
      </w:pPr>
      <w:bookmarkStart w:id="169" w:name="_Toc36642696"/>
      <w:bookmarkStart w:id="170" w:name="_Toc36643268"/>
      <w:bookmarkStart w:id="171" w:name="_Toc36732791"/>
      <w:bookmarkStart w:id="172" w:name="_Toc36939010"/>
      <w:r>
        <w:rPr>
          <w:rFonts w:hint="eastAsia"/>
        </w:rPr>
        <w:t>审核流程管理功能</w:t>
      </w:r>
      <w:bookmarkEnd w:id="169"/>
      <w:bookmarkEnd w:id="170"/>
      <w:bookmarkEnd w:id="171"/>
      <w:bookmarkEnd w:id="172"/>
    </w:p>
    <w:p w14:paraId="1E099D6C" w14:textId="5E29E2EC" w:rsidR="003B553E" w:rsidRPr="003B553E" w:rsidRDefault="003B553E" w:rsidP="003B553E">
      <w:pPr>
        <w:spacing w:line="360" w:lineRule="auto"/>
        <w:ind w:firstLineChars="200" w:firstLine="480"/>
      </w:pPr>
      <w:r w:rsidRPr="00A45DA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4</w:t>
      </w:r>
      <w:r w:rsidRPr="00A45DA7">
        <w:rPr>
          <w:rFonts w:ascii="宋体" w:eastAsia="宋体" w:hAnsi="宋体" w:hint="eastAsia"/>
          <w:sz w:val="24"/>
          <w:szCs w:val="24"/>
        </w:rPr>
        <w:t>为审核流程管理功能的用例图。审核流程管理功能包括审核流操作、审核权扭转、消息保障三个子功能</w:t>
      </w:r>
      <w:r>
        <w:rPr>
          <w:rFonts w:ascii="宋体" w:eastAsia="宋体" w:hAnsi="宋体" w:hint="eastAsia"/>
          <w:sz w:val="24"/>
          <w:szCs w:val="24"/>
        </w:rPr>
        <w:t>。</w:t>
      </w:r>
    </w:p>
    <w:p w14:paraId="79F13342" w14:textId="28CD10F8" w:rsidR="00B63686" w:rsidRDefault="00AE6D41" w:rsidP="00B63686">
      <w:pPr>
        <w:keepNext/>
        <w:spacing w:line="360" w:lineRule="auto"/>
        <w:ind w:firstLineChars="200" w:firstLine="420"/>
        <w:jc w:val="center"/>
      </w:pPr>
      <w:r>
        <w:rPr>
          <w:noProof/>
        </w:rPr>
        <w:drawing>
          <wp:inline distT="0" distB="0" distL="0" distR="0" wp14:anchorId="22B01EE5" wp14:editId="5BE3A744">
            <wp:extent cx="3815080" cy="2875549"/>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8134" cy="2885388"/>
                    </a:xfrm>
                    <a:prstGeom prst="rect">
                      <a:avLst/>
                    </a:prstGeom>
                    <a:noFill/>
                    <a:ln>
                      <a:noFill/>
                    </a:ln>
                  </pic:spPr>
                </pic:pic>
              </a:graphicData>
            </a:graphic>
          </wp:inline>
        </w:drawing>
      </w:r>
    </w:p>
    <w:p w14:paraId="6ED35424" w14:textId="50DDE026" w:rsidR="00AF3823" w:rsidRPr="00AE6D41" w:rsidRDefault="00B63686" w:rsidP="00B63686">
      <w:pPr>
        <w:pStyle w:val="af8"/>
        <w:rPr>
          <w:rFonts w:ascii="宋体" w:hAnsi="宋体"/>
          <w:szCs w:val="24"/>
        </w:rPr>
      </w:pPr>
      <w:bookmarkStart w:id="173" w:name="_Toc36736572"/>
      <w:bookmarkStart w:id="174" w:name="_Toc36940600"/>
      <w:r>
        <w:t>图</w:t>
      </w:r>
      <w:r>
        <w:t xml:space="preserve"> </w:t>
      </w:r>
      <w:fldSimple w:instr=" STYLEREF 1 \s ">
        <w:r w:rsidR="0018235C">
          <w:rPr>
            <w:rFonts w:hint="eastAsia"/>
            <w:noProof/>
          </w:rPr>
          <w:t>三</w:t>
        </w:r>
      </w:fldSimple>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4</w:t>
      </w:r>
      <w:r w:rsidR="0018235C">
        <w:fldChar w:fldCharType="end"/>
      </w:r>
      <w:r>
        <w:t xml:space="preserve">  </w:t>
      </w:r>
      <w:r w:rsidRPr="00844E60">
        <w:rPr>
          <w:rFonts w:hint="eastAsia"/>
        </w:rPr>
        <w:t>审核流程用例图</w:t>
      </w:r>
      <w:bookmarkEnd w:id="173"/>
      <w:bookmarkEnd w:id="174"/>
    </w:p>
    <w:p w14:paraId="60BEDF8C" w14:textId="5326130E" w:rsidR="00D95220" w:rsidRDefault="00A45DA7" w:rsidP="004A4820">
      <w:pPr>
        <w:spacing w:line="360" w:lineRule="auto"/>
        <w:ind w:firstLineChars="200" w:firstLine="480"/>
        <w:rPr>
          <w:rFonts w:ascii="宋体" w:eastAsia="宋体" w:hAnsi="宋体"/>
          <w:sz w:val="24"/>
          <w:szCs w:val="24"/>
        </w:rPr>
      </w:pPr>
      <w:r>
        <w:rPr>
          <w:rFonts w:ascii="宋体" w:eastAsia="宋体" w:hAnsi="宋体" w:hint="eastAsia"/>
          <w:sz w:val="24"/>
          <w:szCs w:val="24"/>
        </w:rPr>
        <w:t>运营人员点击提交审核之后，需要了解规则审核的进度，同时</w:t>
      </w:r>
      <w:r w:rsidR="00BD1656">
        <w:rPr>
          <w:rFonts w:ascii="宋体" w:eastAsia="宋体" w:hAnsi="宋体" w:hint="eastAsia"/>
          <w:sz w:val="24"/>
          <w:szCs w:val="24"/>
        </w:rPr>
        <w:t>需要</w:t>
      </w:r>
      <w:r>
        <w:rPr>
          <w:rFonts w:ascii="宋体" w:eastAsia="宋体" w:hAnsi="宋体" w:hint="eastAsia"/>
          <w:sz w:val="24"/>
          <w:szCs w:val="24"/>
        </w:rPr>
        <w:t>终止审核</w:t>
      </w:r>
      <w:r w:rsidR="00565662">
        <w:rPr>
          <w:rFonts w:ascii="宋体" w:eastAsia="宋体" w:hAnsi="宋体" w:hint="eastAsia"/>
          <w:sz w:val="24"/>
          <w:szCs w:val="24"/>
        </w:rPr>
        <w:t>配置错误的</w:t>
      </w:r>
      <w:r>
        <w:rPr>
          <w:rFonts w:ascii="宋体" w:eastAsia="宋体" w:hAnsi="宋体" w:hint="eastAsia"/>
          <w:sz w:val="24"/>
          <w:szCs w:val="24"/>
        </w:rPr>
        <w:t>规则，因此需要</w:t>
      </w:r>
      <w:r w:rsidR="00493113">
        <w:rPr>
          <w:rFonts w:ascii="宋体" w:eastAsia="宋体" w:hAnsi="宋体" w:hint="eastAsia"/>
          <w:sz w:val="24"/>
          <w:szCs w:val="24"/>
        </w:rPr>
        <w:t>一个审核</w:t>
      </w:r>
      <w:proofErr w:type="gramStart"/>
      <w:r w:rsidR="00493113">
        <w:rPr>
          <w:rFonts w:ascii="宋体" w:eastAsia="宋体" w:hAnsi="宋体" w:hint="eastAsia"/>
          <w:sz w:val="24"/>
          <w:szCs w:val="24"/>
        </w:rPr>
        <w:t>流操作子</w:t>
      </w:r>
      <w:proofErr w:type="gramEnd"/>
      <w:r w:rsidR="00493113">
        <w:rPr>
          <w:rFonts w:ascii="宋体" w:eastAsia="宋体" w:hAnsi="宋体" w:hint="eastAsia"/>
          <w:sz w:val="24"/>
          <w:szCs w:val="24"/>
        </w:rPr>
        <w:t>功能，用来查询和终止审核流。</w:t>
      </w:r>
      <w:r w:rsidR="001319E8">
        <w:rPr>
          <w:rFonts w:ascii="宋体" w:eastAsia="宋体" w:hAnsi="宋体" w:hint="eastAsia"/>
          <w:sz w:val="24"/>
          <w:szCs w:val="24"/>
        </w:rPr>
        <w:t>在审核</w:t>
      </w:r>
      <w:proofErr w:type="gramStart"/>
      <w:r w:rsidR="001319E8">
        <w:rPr>
          <w:rFonts w:ascii="宋体" w:eastAsia="宋体" w:hAnsi="宋体" w:hint="eastAsia"/>
          <w:sz w:val="24"/>
          <w:szCs w:val="24"/>
        </w:rPr>
        <w:t>流操作子</w:t>
      </w:r>
      <w:proofErr w:type="gramEnd"/>
      <w:r w:rsidR="001319E8">
        <w:rPr>
          <w:rFonts w:ascii="宋体" w:eastAsia="宋体" w:hAnsi="宋体" w:hint="eastAsia"/>
          <w:sz w:val="24"/>
          <w:szCs w:val="24"/>
        </w:rPr>
        <w:t>功能中</w:t>
      </w:r>
      <w:r w:rsidR="006958F1">
        <w:rPr>
          <w:rFonts w:ascii="宋体" w:eastAsia="宋体" w:hAnsi="宋体" w:hint="eastAsia"/>
          <w:sz w:val="24"/>
          <w:szCs w:val="24"/>
        </w:rPr>
        <w:t>，用户可以根据具体条件进行查询，条件包括：审核通过、</w:t>
      </w:r>
      <w:r w:rsidR="006958F1">
        <w:rPr>
          <w:rFonts w:ascii="宋体" w:eastAsia="宋体" w:hAnsi="宋体" w:hint="eastAsia"/>
          <w:sz w:val="24"/>
          <w:szCs w:val="24"/>
        </w:rPr>
        <w:lastRenderedPageBreak/>
        <w:t>审核未通过、审核进行中、开始日期等</w:t>
      </w:r>
      <w:r w:rsidR="00683704">
        <w:rPr>
          <w:rFonts w:ascii="宋体" w:eastAsia="宋体" w:hAnsi="宋体" w:hint="eastAsia"/>
          <w:sz w:val="24"/>
          <w:szCs w:val="24"/>
        </w:rPr>
        <w:t>。用户在配置规则的时候，可能存在配错的情况，如果放任其审核，会浪费人力资源，因此用户可以点击终止审核流程，来提前终止审核。</w:t>
      </w:r>
      <w:r w:rsidR="00017BA1">
        <w:rPr>
          <w:rFonts w:ascii="宋体" w:eastAsia="宋体" w:hAnsi="宋体" w:hint="eastAsia"/>
          <w:sz w:val="24"/>
          <w:szCs w:val="24"/>
        </w:rPr>
        <w:t>审核</w:t>
      </w:r>
      <w:proofErr w:type="gramStart"/>
      <w:r w:rsidR="00017BA1">
        <w:rPr>
          <w:rFonts w:ascii="宋体" w:eastAsia="宋体" w:hAnsi="宋体" w:hint="eastAsia"/>
          <w:sz w:val="24"/>
          <w:szCs w:val="24"/>
        </w:rPr>
        <w:t>流操作</w:t>
      </w:r>
      <w:proofErr w:type="gramEnd"/>
      <w:r w:rsidR="00017BA1">
        <w:rPr>
          <w:rFonts w:ascii="宋体" w:eastAsia="宋体" w:hAnsi="宋体" w:hint="eastAsia"/>
          <w:sz w:val="24"/>
          <w:szCs w:val="24"/>
        </w:rPr>
        <w:t>用例</w:t>
      </w:r>
      <w:r w:rsidR="00456CBD">
        <w:rPr>
          <w:rFonts w:ascii="宋体" w:eastAsia="宋体" w:hAnsi="宋体" w:hint="eastAsia"/>
          <w:sz w:val="24"/>
          <w:szCs w:val="24"/>
        </w:rPr>
        <w:t>描述</w:t>
      </w:r>
      <w:r w:rsidR="00017BA1">
        <w:rPr>
          <w:rFonts w:ascii="宋体" w:eastAsia="宋体" w:hAnsi="宋体" w:hint="eastAsia"/>
          <w:sz w:val="24"/>
          <w:szCs w:val="24"/>
        </w:rPr>
        <w:t>如表</w:t>
      </w:r>
      <w:r w:rsidR="00017BA1" w:rsidRPr="003F1175">
        <w:rPr>
          <w:rFonts w:ascii="Arial" w:eastAsia="宋体" w:hAnsi="Arial" w:hint="eastAsia"/>
          <w:sz w:val="24"/>
          <w:szCs w:val="24"/>
        </w:rPr>
        <w:t>3</w:t>
      </w:r>
      <w:r w:rsidR="00017BA1" w:rsidRPr="001244DA">
        <w:rPr>
          <w:rFonts w:ascii="Arial" w:eastAsia="宋体" w:hAnsi="Arial" w:hint="eastAsia"/>
          <w:sz w:val="24"/>
          <w:szCs w:val="24"/>
        </w:rPr>
        <w:t>.</w:t>
      </w:r>
      <w:r w:rsidR="00563E78">
        <w:rPr>
          <w:rFonts w:ascii="Arial" w:eastAsia="宋体" w:hAnsi="Arial" w:hint="eastAsia"/>
          <w:sz w:val="24"/>
          <w:szCs w:val="24"/>
        </w:rPr>
        <w:t>8</w:t>
      </w:r>
      <w:r w:rsidR="00017BA1">
        <w:rPr>
          <w:rFonts w:ascii="宋体" w:eastAsia="宋体" w:hAnsi="宋体" w:hint="eastAsia"/>
          <w:sz w:val="24"/>
          <w:szCs w:val="24"/>
        </w:rPr>
        <w:t>所示。</w:t>
      </w:r>
    </w:p>
    <w:p w14:paraId="1F8E9072" w14:textId="707CAEBD" w:rsidR="00FD189F" w:rsidRDefault="00FD189F" w:rsidP="00FD189F">
      <w:pPr>
        <w:pStyle w:val="af8"/>
        <w:keepNext/>
      </w:pPr>
      <w:bookmarkStart w:id="175" w:name="_Toc36736498"/>
      <w:bookmarkStart w:id="176" w:name="_Toc36939133"/>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DE5548">
        <w:rPr>
          <w:rFonts w:hint="eastAsia"/>
        </w:rPr>
        <w:t>审核</w:t>
      </w:r>
      <w:proofErr w:type="gramStart"/>
      <w:r w:rsidRPr="00DE5548">
        <w:rPr>
          <w:rFonts w:hint="eastAsia"/>
        </w:rPr>
        <w:t>流操作</w:t>
      </w:r>
      <w:proofErr w:type="gramEnd"/>
      <w:r w:rsidRPr="00DE5548">
        <w:rPr>
          <w:rFonts w:hint="eastAsia"/>
        </w:rPr>
        <w:t>用例表</w:t>
      </w:r>
      <w:bookmarkEnd w:id="175"/>
      <w:bookmarkEnd w:id="176"/>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A45DA7" w:rsidRPr="00B66781" w14:paraId="4E99F9D3" w14:textId="77777777" w:rsidTr="00547A9B">
        <w:tc>
          <w:tcPr>
            <w:tcW w:w="1271" w:type="dxa"/>
          </w:tcPr>
          <w:p w14:paraId="3BEEC6E0" w14:textId="77777777" w:rsidR="00A45DA7" w:rsidRPr="007E645B" w:rsidRDefault="00A45DA7"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5250505F" w14:textId="77777777" w:rsidR="00A45DA7" w:rsidRPr="007E645B" w:rsidRDefault="00A45DA7"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7</w:t>
            </w:r>
          </w:p>
        </w:tc>
        <w:tc>
          <w:tcPr>
            <w:tcW w:w="1984" w:type="dxa"/>
          </w:tcPr>
          <w:p w14:paraId="6E2833E9"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175C64F6" w14:textId="300ADE20"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审核</w:t>
            </w:r>
            <w:proofErr w:type="gramStart"/>
            <w:r w:rsidRPr="007E645B">
              <w:rPr>
                <w:rFonts w:ascii="宋体" w:eastAsia="宋体" w:hAnsi="宋体" w:hint="eastAsia"/>
                <w:szCs w:val="21"/>
              </w:rPr>
              <w:t>流</w:t>
            </w:r>
            <w:r w:rsidR="004270D5" w:rsidRPr="007E645B">
              <w:rPr>
                <w:rFonts w:ascii="宋体" w:eastAsia="宋体" w:hAnsi="宋体" w:hint="eastAsia"/>
                <w:szCs w:val="21"/>
              </w:rPr>
              <w:t>操作</w:t>
            </w:r>
            <w:proofErr w:type="gramEnd"/>
          </w:p>
        </w:tc>
      </w:tr>
      <w:tr w:rsidR="00A45DA7" w:rsidRPr="00B66781" w14:paraId="73772C97" w14:textId="77777777" w:rsidTr="00547A9B">
        <w:tc>
          <w:tcPr>
            <w:tcW w:w="1271" w:type="dxa"/>
          </w:tcPr>
          <w:p w14:paraId="0411DFE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3CC883DB"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对审核流进行操作，包括查看、终止审核流</w:t>
            </w:r>
          </w:p>
        </w:tc>
      </w:tr>
      <w:tr w:rsidR="00A45DA7" w:rsidRPr="00B66781" w14:paraId="05B6EC76" w14:textId="77777777" w:rsidTr="00547A9B">
        <w:tc>
          <w:tcPr>
            <w:tcW w:w="1271" w:type="dxa"/>
          </w:tcPr>
          <w:p w14:paraId="3DF69A5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388C9EDA"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w:t>
            </w:r>
          </w:p>
        </w:tc>
      </w:tr>
      <w:tr w:rsidR="00A45DA7" w:rsidRPr="00B66781" w14:paraId="3D73CEA1" w14:textId="77777777" w:rsidTr="00547A9B">
        <w:tc>
          <w:tcPr>
            <w:tcW w:w="1271" w:type="dxa"/>
          </w:tcPr>
          <w:p w14:paraId="559A277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15E997DE"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运营配置好规则，并提交审核</w:t>
            </w:r>
          </w:p>
        </w:tc>
      </w:tr>
      <w:tr w:rsidR="00A45DA7" w:rsidRPr="00B66781" w14:paraId="43DE8F0F" w14:textId="77777777" w:rsidTr="00547A9B">
        <w:tc>
          <w:tcPr>
            <w:tcW w:w="1271" w:type="dxa"/>
          </w:tcPr>
          <w:p w14:paraId="1ECACC0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65031F8F" w14:textId="7C6A5174" w:rsidR="00A45DA7" w:rsidRPr="007E645B" w:rsidRDefault="00C933AD" w:rsidP="006E1421">
            <w:pPr>
              <w:widowControl/>
              <w:jc w:val="left"/>
              <w:rPr>
                <w:rFonts w:ascii="宋体" w:eastAsia="宋体" w:hAnsi="宋体"/>
                <w:szCs w:val="21"/>
              </w:rPr>
            </w:pPr>
            <w:r>
              <w:rPr>
                <w:rFonts w:ascii="宋体" w:eastAsia="宋体" w:hAnsi="宋体" w:hint="eastAsia"/>
                <w:szCs w:val="21"/>
              </w:rPr>
              <w:t>不需要的审核流程会被终止</w:t>
            </w:r>
          </w:p>
        </w:tc>
      </w:tr>
      <w:tr w:rsidR="00A45DA7" w:rsidRPr="00B66781" w14:paraId="1E6F9D1B" w14:textId="77777777" w:rsidTr="00547A9B">
        <w:tc>
          <w:tcPr>
            <w:tcW w:w="1271" w:type="dxa"/>
          </w:tcPr>
          <w:p w14:paraId="4C2311A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786A3B3D"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中</w:t>
            </w:r>
          </w:p>
        </w:tc>
      </w:tr>
      <w:tr w:rsidR="00A45DA7" w:rsidRPr="00B66781" w14:paraId="40B4D350" w14:textId="77777777" w:rsidTr="00547A9B">
        <w:tc>
          <w:tcPr>
            <w:tcW w:w="1271" w:type="dxa"/>
          </w:tcPr>
          <w:p w14:paraId="3AEAD7B8"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1AD4F547"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用户进入审核流界面</w:t>
            </w:r>
          </w:p>
          <w:p w14:paraId="1446FDF3"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根据需求选择查询条件</w:t>
            </w:r>
          </w:p>
          <w:p w14:paraId="35FD9A15"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点击查询，系统返回查询结果</w:t>
            </w:r>
          </w:p>
          <w:p w14:paraId="14E15740"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1</w:t>
            </w:r>
            <w:r>
              <w:rPr>
                <w:rFonts w:ascii="宋体" w:eastAsia="宋体" w:hAnsi="宋体" w:hint="eastAsia"/>
                <w:szCs w:val="21"/>
              </w:rPr>
              <w:t>用户根据需求点击终止审核流</w:t>
            </w:r>
          </w:p>
          <w:p w14:paraId="12EF43AC"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前端页面弹出警告框</w:t>
            </w:r>
          </w:p>
          <w:p w14:paraId="0BA47F50" w14:textId="19D7E786" w:rsidR="00C933AD" w:rsidRP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选择确定或取消</w:t>
            </w:r>
          </w:p>
        </w:tc>
      </w:tr>
      <w:tr w:rsidR="00A45DA7" w:rsidRPr="00B66781" w14:paraId="27D23CD7" w14:textId="77777777" w:rsidTr="00547A9B">
        <w:tc>
          <w:tcPr>
            <w:tcW w:w="1271" w:type="dxa"/>
          </w:tcPr>
          <w:p w14:paraId="741B8731"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B8E909" w14:textId="77777777" w:rsidR="00A45DA7" w:rsidRDefault="00A0693C"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sidRPr="00A378BC">
              <w:rPr>
                <w:rFonts w:ascii="Arial" w:eastAsia="宋体" w:hAnsi="Arial" w:hint="eastAsia"/>
                <w:szCs w:val="21"/>
              </w:rPr>
              <w:t>a</w:t>
            </w:r>
            <w:r>
              <w:rPr>
                <w:rFonts w:ascii="宋体" w:eastAsia="宋体" w:hAnsi="宋体" w:hint="eastAsia"/>
                <w:szCs w:val="21"/>
              </w:rPr>
              <w:t>在终止审核流的过程中，审核</w:t>
            </w:r>
            <w:proofErr w:type="gramStart"/>
            <w:r>
              <w:rPr>
                <w:rFonts w:ascii="宋体" w:eastAsia="宋体" w:hAnsi="宋体" w:hint="eastAsia"/>
                <w:szCs w:val="21"/>
              </w:rPr>
              <w:t>流可能</w:t>
            </w:r>
            <w:proofErr w:type="gramEnd"/>
            <w:r>
              <w:rPr>
                <w:rFonts w:ascii="宋体" w:eastAsia="宋体" w:hAnsi="宋体" w:hint="eastAsia"/>
                <w:szCs w:val="21"/>
              </w:rPr>
              <w:t>正好审批通过</w:t>
            </w:r>
          </w:p>
          <w:p w14:paraId="5F1E488D" w14:textId="4C215251" w:rsidR="00A0693C" w:rsidRPr="007E645B" w:rsidRDefault="00A0693C" w:rsidP="006E1421">
            <w:pPr>
              <w:widowControl/>
              <w:ind w:firstLineChars="200" w:firstLine="420"/>
              <w:jc w:val="left"/>
              <w:rPr>
                <w:rFonts w:ascii="宋体" w:eastAsia="宋体" w:hAnsi="宋体"/>
                <w:szCs w:val="21"/>
              </w:rPr>
            </w:pPr>
            <w:r w:rsidRPr="003F1175">
              <w:rPr>
                <w:rFonts w:ascii="Arial" w:eastAsia="宋体" w:hAnsi="Arial" w:hint="eastAsia"/>
                <w:szCs w:val="21"/>
              </w:rPr>
              <w:t>1</w:t>
            </w:r>
            <w:r w:rsidRPr="001244DA">
              <w:rPr>
                <w:rFonts w:ascii="Arial" w:eastAsia="宋体" w:hAnsi="Arial" w:hint="eastAsia"/>
                <w:szCs w:val="21"/>
              </w:rPr>
              <w:t>.</w:t>
            </w:r>
            <w:r>
              <w:rPr>
                <w:rFonts w:ascii="宋体" w:eastAsia="宋体" w:hAnsi="宋体" w:hint="eastAsia"/>
                <w:szCs w:val="21"/>
              </w:rPr>
              <w:t>提醒用户审核</w:t>
            </w:r>
            <w:proofErr w:type="gramStart"/>
            <w:r>
              <w:rPr>
                <w:rFonts w:ascii="宋体" w:eastAsia="宋体" w:hAnsi="宋体" w:hint="eastAsia"/>
                <w:szCs w:val="21"/>
              </w:rPr>
              <w:t>流已经</w:t>
            </w:r>
            <w:proofErr w:type="gramEnd"/>
            <w:r>
              <w:rPr>
                <w:rFonts w:ascii="宋体" w:eastAsia="宋体" w:hAnsi="宋体" w:hint="eastAsia"/>
                <w:szCs w:val="21"/>
              </w:rPr>
              <w:t>审核通过</w:t>
            </w:r>
          </w:p>
        </w:tc>
      </w:tr>
    </w:tbl>
    <w:p w14:paraId="22593B06" w14:textId="77777777" w:rsidR="00563E78" w:rsidRDefault="00563E78" w:rsidP="00563E78">
      <w:pPr>
        <w:keepNext/>
        <w:spacing w:line="360" w:lineRule="auto"/>
        <w:jc w:val="center"/>
      </w:pPr>
      <w:r>
        <w:rPr>
          <w:noProof/>
        </w:rPr>
        <w:drawing>
          <wp:inline distT="0" distB="0" distL="0" distR="0" wp14:anchorId="519BC481" wp14:editId="7F25A70F">
            <wp:extent cx="3580820" cy="41957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7553" cy="4227087"/>
                    </a:xfrm>
                    <a:prstGeom prst="rect">
                      <a:avLst/>
                    </a:prstGeom>
                    <a:noFill/>
                    <a:ln>
                      <a:noFill/>
                    </a:ln>
                  </pic:spPr>
                </pic:pic>
              </a:graphicData>
            </a:graphic>
          </wp:inline>
        </w:drawing>
      </w:r>
    </w:p>
    <w:p w14:paraId="543A09EE" w14:textId="4FF6EF38" w:rsidR="00563E78" w:rsidRDefault="00563E78" w:rsidP="00563E78">
      <w:pPr>
        <w:pStyle w:val="af8"/>
        <w:rPr>
          <w:rFonts w:ascii="宋体" w:hAnsi="宋体"/>
          <w:szCs w:val="24"/>
        </w:rPr>
      </w:pPr>
      <w:bookmarkStart w:id="177" w:name="_Toc36736573"/>
      <w:bookmarkStart w:id="178" w:name="_Toc36940601"/>
      <w:r>
        <w:t>图</w:t>
      </w:r>
      <w:r>
        <w:t xml:space="preserve"> </w:t>
      </w:r>
      <w:fldSimple w:instr=" STYLEREF 1 \s ">
        <w:r w:rsidR="0018235C">
          <w:rPr>
            <w:rFonts w:hint="eastAsia"/>
            <w:noProof/>
          </w:rPr>
          <w:t>三</w:t>
        </w:r>
      </w:fldSimple>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5</w:t>
      </w:r>
      <w:r w:rsidR="0018235C">
        <w:fldChar w:fldCharType="end"/>
      </w:r>
      <w:r>
        <w:t xml:space="preserve">  </w:t>
      </w:r>
      <w:bookmarkEnd w:id="177"/>
      <w:r w:rsidR="006578EE">
        <w:rPr>
          <w:rFonts w:ascii="宋体" w:hAnsi="宋体" w:hint="eastAsia"/>
          <w:szCs w:val="24"/>
        </w:rPr>
        <w:t>审核权转移流程图</w:t>
      </w:r>
      <w:bookmarkEnd w:id="178"/>
    </w:p>
    <w:p w14:paraId="031EA443" w14:textId="20BBCA45" w:rsidR="00E464AD" w:rsidRDefault="009A043C" w:rsidP="007F4CCA">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审核权流</w:t>
      </w:r>
      <w:r w:rsidR="004A4820">
        <w:rPr>
          <w:rFonts w:ascii="宋体" w:eastAsia="宋体" w:hAnsi="宋体" w:hint="eastAsia"/>
          <w:sz w:val="24"/>
          <w:szCs w:val="24"/>
        </w:rPr>
        <w:t>转子功能负责</w:t>
      </w:r>
      <w:r w:rsidR="008E6F4E">
        <w:rPr>
          <w:rFonts w:ascii="宋体" w:eastAsia="宋体" w:hAnsi="宋体" w:hint="eastAsia"/>
          <w:sz w:val="24"/>
          <w:szCs w:val="24"/>
        </w:rPr>
        <w:t>对审核流程当中的</w:t>
      </w:r>
      <w:r>
        <w:rPr>
          <w:rFonts w:ascii="宋体" w:eastAsia="宋体" w:hAnsi="宋体" w:hint="eastAsia"/>
          <w:sz w:val="24"/>
          <w:szCs w:val="24"/>
        </w:rPr>
        <w:t>审核权</w:t>
      </w:r>
      <w:r w:rsidR="008E6F4E">
        <w:rPr>
          <w:rFonts w:ascii="宋体" w:eastAsia="宋体" w:hAnsi="宋体" w:hint="eastAsia"/>
          <w:sz w:val="24"/>
          <w:szCs w:val="24"/>
        </w:rPr>
        <w:t>进行流转，该功能的实现需要依赖于审核</w:t>
      </w:r>
      <w:r w:rsidR="001C30B8">
        <w:rPr>
          <w:rFonts w:ascii="宋体" w:eastAsia="宋体" w:hAnsi="宋体" w:hint="eastAsia"/>
          <w:sz w:val="24"/>
          <w:szCs w:val="24"/>
        </w:rPr>
        <w:t>流平台，</w:t>
      </w:r>
      <w:r w:rsidR="00B41F9C">
        <w:rPr>
          <w:rFonts w:ascii="宋体" w:eastAsia="宋体" w:hAnsi="宋体" w:hint="eastAsia"/>
          <w:sz w:val="24"/>
          <w:szCs w:val="24"/>
        </w:rPr>
        <w:t>审核流平台是公司已有的一个基础平台，提供流程审核的基础能力</w:t>
      </w:r>
      <w:r w:rsidR="003C32E0">
        <w:rPr>
          <w:rFonts w:ascii="宋体" w:eastAsia="宋体" w:hAnsi="宋体" w:hint="eastAsia"/>
          <w:sz w:val="24"/>
          <w:szCs w:val="24"/>
        </w:rPr>
        <w:t>。目前审核流平台只提供审核节点的创建，但是审核节点的具体审核人员需要系统接入方自行设定，</w:t>
      </w:r>
      <w:r w:rsidR="007C3FF5">
        <w:rPr>
          <w:rFonts w:ascii="宋体" w:eastAsia="宋体" w:hAnsi="宋体" w:hint="eastAsia"/>
          <w:sz w:val="24"/>
          <w:szCs w:val="24"/>
        </w:rPr>
        <w:t>因此，系统接入审核流平台之后，</w:t>
      </w:r>
      <w:r w:rsidR="00033694">
        <w:rPr>
          <w:rFonts w:ascii="宋体" w:eastAsia="宋体" w:hAnsi="宋体" w:hint="eastAsia"/>
          <w:sz w:val="24"/>
          <w:szCs w:val="24"/>
        </w:rPr>
        <w:t>需要设置每个节点的审核人，同时监听审核流平台的消息</w:t>
      </w:r>
      <w:r w:rsidR="006548B3">
        <w:rPr>
          <w:rFonts w:ascii="宋体" w:eastAsia="宋体" w:hAnsi="宋体" w:hint="eastAsia"/>
          <w:sz w:val="24"/>
          <w:szCs w:val="24"/>
        </w:rPr>
        <w:t>。图</w:t>
      </w:r>
      <w:r w:rsidR="006548B3" w:rsidRPr="003F1175">
        <w:rPr>
          <w:rFonts w:ascii="Arial" w:eastAsia="宋体" w:hAnsi="Arial" w:hint="eastAsia"/>
          <w:sz w:val="24"/>
          <w:szCs w:val="24"/>
        </w:rPr>
        <w:t>3</w:t>
      </w:r>
      <w:r w:rsidR="006548B3" w:rsidRPr="001244DA">
        <w:rPr>
          <w:rFonts w:ascii="Arial" w:eastAsia="宋体" w:hAnsi="Arial" w:hint="eastAsia"/>
          <w:sz w:val="24"/>
          <w:szCs w:val="24"/>
        </w:rPr>
        <w:t>.</w:t>
      </w:r>
      <w:r w:rsidR="00563E78">
        <w:rPr>
          <w:rFonts w:ascii="Arial" w:eastAsia="宋体" w:hAnsi="Arial" w:hint="eastAsia"/>
          <w:sz w:val="24"/>
          <w:szCs w:val="24"/>
        </w:rPr>
        <w:t>5</w:t>
      </w:r>
      <w:r w:rsidR="006548B3">
        <w:rPr>
          <w:rFonts w:ascii="宋体" w:eastAsia="宋体" w:hAnsi="宋体" w:hint="eastAsia"/>
          <w:sz w:val="24"/>
          <w:szCs w:val="24"/>
        </w:rPr>
        <w:t>审核</w:t>
      </w:r>
      <w:r w:rsidR="006578EE">
        <w:rPr>
          <w:rFonts w:ascii="宋体" w:eastAsia="宋体" w:hAnsi="宋体" w:hint="eastAsia"/>
          <w:sz w:val="24"/>
          <w:szCs w:val="24"/>
        </w:rPr>
        <w:t>权转移流程图</w:t>
      </w:r>
      <w:r w:rsidR="006548B3">
        <w:rPr>
          <w:rFonts w:ascii="宋体" w:eastAsia="宋体" w:hAnsi="宋体" w:hint="eastAsia"/>
          <w:sz w:val="24"/>
          <w:szCs w:val="24"/>
        </w:rPr>
        <w:t>，从图中可知，</w:t>
      </w:r>
      <w:r w:rsidR="00033694">
        <w:rPr>
          <w:rFonts w:ascii="宋体" w:eastAsia="宋体" w:hAnsi="宋体" w:hint="eastAsia"/>
          <w:sz w:val="24"/>
          <w:szCs w:val="24"/>
        </w:rPr>
        <w:t>如果消息为审核通过，</w:t>
      </w:r>
      <w:r w:rsidR="00984E13">
        <w:rPr>
          <w:rFonts w:ascii="宋体" w:eastAsia="宋体" w:hAnsi="宋体" w:hint="eastAsia"/>
          <w:sz w:val="24"/>
          <w:szCs w:val="24"/>
        </w:rPr>
        <w:t>需要判断</w:t>
      </w:r>
      <w:r w:rsidR="00950AFF">
        <w:rPr>
          <w:rFonts w:ascii="宋体" w:eastAsia="宋体" w:hAnsi="宋体" w:hint="eastAsia"/>
          <w:sz w:val="24"/>
          <w:szCs w:val="24"/>
        </w:rPr>
        <w:t>当前</w:t>
      </w:r>
      <w:r w:rsidR="00984E13">
        <w:rPr>
          <w:rFonts w:ascii="宋体" w:eastAsia="宋体" w:hAnsi="宋体" w:hint="eastAsia"/>
          <w:sz w:val="24"/>
          <w:szCs w:val="24"/>
        </w:rPr>
        <w:t>节点是否为最后一个节点，</w:t>
      </w:r>
      <w:r w:rsidR="00950AFF">
        <w:rPr>
          <w:rFonts w:ascii="宋体" w:eastAsia="宋体" w:hAnsi="宋体" w:hint="eastAsia"/>
          <w:sz w:val="24"/>
          <w:szCs w:val="24"/>
        </w:rPr>
        <w:t>如果是最后一个节点，记录审核通过，否则将审核权移交给下一个审核节点；如果消息为审核不通过</w:t>
      </w:r>
      <w:r w:rsidR="00033694">
        <w:rPr>
          <w:rFonts w:ascii="宋体" w:eastAsia="宋体" w:hAnsi="宋体" w:hint="eastAsia"/>
          <w:sz w:val="24"/>
          <w:szCs w:val="24"/>
        </w:rPr>
        <w:t>，记录审核失败</w:t>
      </w:r>
      <w:r w:rsidR="00E62206">
        <w:rPr>
          <w:rFonts w:ascii="宋体" w:eastAsia="宋体" w:hAnsi="宋体" w:hint="eastAsia"/>
          <w:sz w:val="24"/>
          <w:szCs w:val="24"/>
        </w:rPr>
        <w:t>。</w:t>
      </w:r>
      <w:r w:rsidR="00456CBD">
        <w:rPr>
          <w:rFonts w:ascii="宋体" w:eastAsia="宋体" w:hAnsi="宋体" w:hint="eastAsia"/>
          <w:sz w:val="24"/>
          <w:szCs w:val="24"/>
        </w:rPr>
        <w:t>审核权流转用例描述如表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563E78">
        <w:rPr>
          <w:rFonts w:ascii="Arial" w:eastAsia="宋体" w:hAnsi="Arial" w:hint="eastAsia"/>
          <w:sz w:val="24"/>
          <w:szCs w:val="24"/>
        </w:rPr>
        <w:t>9</w:t>
      </w:r>
      <w:r w:rsidR="00456CBD">
        <w:rPr>
          <w:rFonts w:ascii="宋体" w:eastAsia="宋体" w:hAnsi="宋体" w:hint="eastAsia"/>
          <w:sz w:val="24"/>
          <w:szCs w:val="24"/>
        </w:rPr>
        <w:t>所示。</w:t>
      </w:r>
    </w:p>
    <w:p w14:paraId="77ACEB97" w14:textId="296E01D2" w:rsidR="00FD189F" w:rsidRDefault="00FD189F" w:rsidP="00FD189F">
      <w:pPr>
        <w:pStyle w:val="af8"/>
        <w:keepNext/>
      </w:pPr>
      <w:bookmarkStart w:id="179" w:name="_Toc36736499"/>
      <w:bookmarkStart w:id="180" w:name="_Toc36939134"/>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Pr="007E1262">
        <w:rPr>
          <w:rFonts w:hint="eastAsia"/>
        </w:rPr>
        <w:t>审核权流转用例表</w:t>
      </w:r>
      <w:bookmarkEnd w:id="179"/>
      <w:bookmarkEnd w:id="180"/>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80402C" w:rsidRPr="00B66781" w14:paraId="4D569CAE" w14:textId="77777777" w:rsidTr="00547A9B">
        <w:tc>
          <w:tcPr>
            <w:tcW w:w="1271" w:type="dxa"/>
          </w:tcPr>
          <w:p w14:paraId="2CCA9D6A" w14:textId="77777777" w:rsidR="0080402C" w:rsidRPr="007E645B" w:rsidRDefault="0080402C"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7405B8E8" w14:textId="77777777" w:rsidR="0080402C" w:rsidRPr="007E645B" w:rsidRDefault="0080402C"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8</w:t>
            </w:r>
          </w:p>
        </w:tc>
        <w:tc>
          <w:tcPr>
            <w:tcW w:w="1984" w:type="dxa"/>
          </w:tcPr>
          <w:p w14:paraId="1A938E79"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9CD8AE8" w14:textId="1D47339E" w:rsidR="0080402C" w:rsidRPr="007E645B" w:rsidRDefault="0080402C" w:rsidP="006E1421">
            <w:pPr>
              <w:widowControl/>
              <w:jc w:val="left"/>
              <w:rPr>
                <w:rFonts w:ascii="宋体" w:eastAsia="宋体" w:hAnsi="宋体"/>
                <w:szCs w:val="21"/>
              </w:rPr>
            </w:pPr>
            <w:r>
              <w:rPr>
                <w:rFonts w:ascii="宋体" w:eastAsia="宋体" w:hAnsi="宋体" w:hint="eastAsia"/>
                <w:szCs w:val="21"/>
              </w:rPr>
              <w:t>审核权流转</w:t>
            </w:r>
          </w:p>
        </w:tc>
      </w:tr>
      <w:tr w:rsidR="0080402C" w:rsidRPr="00B66781" w14:paraId="5484044C" w14:textId="77777777" w:rsidTr="00547A9B">
        <w:tc>
          <w:tcPr>
            <w:tcW w:w="1271" w:type="dxa"/>
          </w:tcPr>
          <w:p w14:paraId="0EC5941C"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CCFA1EE" w14:textId="1FA6465F" w:rsidR="0080402C" w:rsidRPr="007E645B" w:rsidRDefault="0080402C" w:rsidP="006E1421">
            <w:pPr>
              <w:widowControl/>
              <w:jc w:val="left"/>
              <w:rPr>
                <w:rFonts w:ascii="宋体" w:eastAsia="宋体" w:hAnsi="宋体"/>
                <w:szCs w:val="21"/>
              </w:rPr>
            </w:pPr>
            <w:r>
              <w:rPr>
                <w:rFonts w:ascii="宋体" w:eastAsia="宋体" w:hAnsi="宋体" w:hint="eastAsia"/>
                <w:szCs w:val="21"/>
              </w:rPr>
              <w:t>将审核权进行流转</w:t>
            </w:r>
          </w:p>
        </w:tc>
      </w:tr>
      <w:tr w:rsidR="0080402C" w:rsidRPr="00B66781" w14:paraId="5028F237" w14:textId="77777777" w:rsidTr="00547A9B">
        <w:tc>
          <w:tcPr>
            <w:tcW w:w="1271" w:type="dxa"/>
          </w:tcPr>
          <w:p w14:paraId="67A5B378"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5AE2F6F5" w14:textId="106275A8" w:rsidR="0080402C" w:rsidRPr="007E645B" w:rsidRDefault="0080402C" w:rsidP="006E1421">
            <w:pPr>
              <w:widowControl/>
              <w:jc w:val="left"/>
              <w:rPr>
                <w:rFonts w:ascii="宋体" w:eastAsia="宋体" w:hAnsi="宋体"/>
                <w:szCs w:val="21"/>
              </w:rPr>
            </w:pPr>
            <w:r>
              <w:rPr>
                <w:rFonts w:ascii="宋体" w:eastAsia="宋体" w:hAnsi="宋体" w:hint="eastAsia"/>
                <w:szCs w:val="21"/>
              </w:rPr>
              <w:t>系统</w:t>
            </w:r>
          </w:p>
        </w:tc>
      </w:tr>
      <w:tr w:rsidR="0080402C" w:rsidRPr="00B66781" w14:paraId="7204BEF1" w14:textId="77777777" w:rsidTr="00547A9B">
        <w:tc>
          <w:tcPr>
            <w:tcW w:w="1271" w:type="dxa"/>
          </w:tcPr>
          <w:p w14:paraId="4DE10052"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4BD6298C" w14:textId="1557F673" w:rsidR="0080402C" w:rsidRPr="007E645B" w:rsidRDefault="00F0052C" w:rsidP="006E1421">
            <w:pPr>
              <w:widowControl/>
              <w:jc w:val="left"/>
              <w:rPr>
                <w:rFonts w:ascii="宋体" w:eastAsia="宋体" w:hAnsi="宋体"/>
                <w:szCs w:val="21"/>
              </w:rPr>
            </w:pPr>
            <w:r>
              <w:rPr>
                <w:rFonts w:ascii="宋体" w:eastAsia="宋体" w:hAnsi="宋体" w:hint="eastAsia"/>
                <w:szCs w:val="21"/>
              </w:rPr>
              <w:t>系统在审核流平台创建了审核流</w:t>
            </w:r>
          </w:p>
        </w:tc>
      </w:tr>
      <w:tr w:rsidR="0080402C" w:rsidRPr="00B66781" w14:paraId="1ABFA24B" w14:textId="77777777" w:rsidTr="00547A9B">
        <w:tc>
          <w:tcPr>
            <w:tcW w:w="1271" w:type="dxa"/>
          </w:tcPr>
          <w:p w14:paraId="3B1E10A6"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098C1AC" w14:textId="77777777" w:rsidR="008040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规则审核通过，被纳入规则库中</w:t>
            </w:r>
          </w:p>
          <w:p w14:paraId="5065815E" w14:textId="77777777" w:rsidR="00F005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规则审核失败</w:t>
            </w:r>
          </w:p>
          <w:p w14:paraId="0B7175C4" w14:textId="69DB9C51" w:rsidR="00F0052C" w:rsidRPr="00F005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当前节点审核通过，审核权流转到下一个节点</w:t>
            </w:r>
          </w:p>
        </w:tc>
      </w:tr>
      <w:tr w:rsidR="0080402C" w:rsidRPr="00B66781" w14:paraId="6AD62589" w14:textId="77777777" w:rsidTr="00547A9B">
        <w:tc>
          <w:tcPr>
            <w:tcW w:w="1271" w:type="dxa"/>
          </w:tcPr>
          <w:p w14:paraId="44C1D2AA"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5ABB9F2B"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中</w:t>
            </w:r>
          </w:p>
        </w:tc>
      </w:tr>
      <w:tr w:rsidR="0080402C" w:rsidRPr="00B66781" w14:paraId="63FB1FD6" w14:textId="77777777" w:rsidTr="00547A9B">
        <w:tc>
          <w:tcPr>
            <w:tcW w:w="1271" w:type="dxa"/>
          </w:tcPr>
          <w:p w14:paraId="346AEEB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2A6882E8" w14:textId="77777777" w:rsidR="0080402C"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用户点击提交审核</w:t>
            </w:r>
          </w:p>
          <w:p w14:paraId="60C18A4F" w14:textId="77777777" w:rsidR="007207CD"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系统在审核流平台中创建审核流</w:t>
            </w:r>
          </w:p>
          <w:p w14:paraId="5C318546" w14:textId="77777777" w:rsidR="007207CD"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审核人员在审核平台上进行审核</w:t>
            </w:r>
          </w:p>
          <w:p w14:paraId="68B78877" w14:textId="1C59174E" w:rsidR="007207CD" w:rsidRPr="007E645B"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系统接受到审核信息，根据审核信息做相应的处理</w:t>
            </w:r>
          </w:p>
        </w:tc>
      </w:tr>
      <w:tr w:rsidR="0080402C" w:rsidRPr="00B66781" w14:paraId="51D166AD" w14:textId="77777777" w:rsidTr="00547A9B">
        <w:tc>
          <w:tcPr>
            <w:tcW w:w="1271" w:type="dxa"/>
          </w:tcPr>
          <w:p w14:paraId="3401301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2C9E5937"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无</w:t>
            </w:r>
          </w:p>
        </w:tc>
      </w:tr>
    </w:tbl>
    <w:p w14:paraId="3A0C45A3" w14:textId="5F341F68" w:rsidR="00DA5DA2" w:rsidRDefault="0053710C" w:rsidP="002F6D65">
      <w:pPr>
        <w:spacing w:line="360" w:lineRule="auto"/>
        <w:ind w:firstLineChars="200" w:firstLine="480"/>
        <w:rPr>
          <w:rFonts w:ascii="宋体" w:eastAsia="宋体" w:hAnsi="宋体"/>
          <w:sz w:val="24"/>
          <w:szCs w:val="24"/>
        </w:rPr>
      </w:pPr>
      <w:r>
        <w:rPr>
          <w:rFonts w:ascii="宋体" w:eastAsia="宋体" w:hAnsi="宋体" w:hint="eastAsia"/>
          <w:sz w:val="24"/>
          <w:szCs w:val="24"/>
        </w:rPr>
        <w:t>消息保障子功能负责解决消息丢失情况</w:t>
      </w:r>
      <w:r w:rsidR="00B96B0C">
        <w:rPr>
          <w:rFonts w:ascii="宋体" w:eastAsia="宋体" w:hAnsi="宋体" w:hint="eastAsia"/>
          <w:sz w:val="24"/>
          <w:szCs w:val="24"/>
        </w:rPr>
        <w:t>。</w:t>
      </w:r>
      <w:r w:rsidR="00B77ED9">
        <w:rPr>
          <w:rFonts w:ascii="宋体" w:eastAsia="宋体" w:hAnsi="宋体" w:hint="eastAsia"/>
          <w:sz w:val="24"/>
          <w:szCs w:val="24"/>
        </w:rPr>
        <w:t>消息丢失并非一定要处理，</w:t>
      </w:r>
      <w:r w:rsidR="0017391B">
        <w:rPr>
          <w:rFonts w:ascii="宋体" w:eastAsia="宋体" w:hAnsi="宋体" w:hint="eastAsia"/>
          <w:sz w:val="24"/>
          <w:szCs w:val="24"/>
        </w:rPr>
        <w:t>如果丢失消息对业务运行几乎没有影响，可以考虑不处理</w:t>
      </w:r>
      <w:r w:rsidR="00FA69D5">
        <w:rPr>
          <w:rFonts w:ascii="宋体" w:eastAsia="宋体" w:hAnsi="宋体" w:hint="eastAsia"/>
          <w:sz w:val="24"/>
          <w:szCs w:val="24"/>
        </w:rPr>
        <w:t>，但在本功能中，消息丢失如果不处理，将会导致审核流停摆</w:t>
      </w:r>
      <w:r w:rsidR="00726DAF">
        <w:rPr>
          <w:rFonts w:ascii="宋体" w:eastAsia="宋体" w:hAnsi="宋体" w:hint="eastAsia"/>
          <w:sz w:val="24"/>
          <w:szCs w:val="24"/>
        </w:rPr>
        <w:t>，进一步影响规则投入使用</w:t>
      </w:r>
      <w:r w:rsidR="008C2424">
        <w:rPr>
          <w:rFonts w:ascii="宋体" w:eastAsia="宋体" w:hAnsi="宋体" w:hint="eastAsia"/>
          <w:sz w:val="24"/>
          <w:szCs w:val="24"/>
        </w:rPr>
        <w:t>的</w:t>
      </w:r>
      <w:r w:rsidR="00726DAF">
        <w:rPr>
          <w:rFonts w:ascii="宋体" w:eastAsia="宋体" w:hAnsi="宋体" w:hint="eastAsia"/>
          <w:sz w:val="24"/>
          <w:szCs w:val="24"/>
        </w:rPr>
        <w:t>时间，因此本功能中需要对消息丢失进行处理</w:t>
      </w:r>
      <w:r w:rsidR="00B77ED9">
        <w:rPr>
          <w:rFonts w:ascii="宋体" w:eastAsia="宋体" w:hAnsi="宋体" w:hint="eastAsia"/>
          <w:sz w:val="24"/>
          <w:szCs w:val="24"/>
        </w:rPr>
        <w:t>。</w:t>
      </w:r>
      <w:r w:rsidR="00DA5DA2">
        <w:rPr>
          <w:rFonts w:ascii="宋体" w:eastAsia="宋体" w:hAnsi="宋体" w:hint="eastAsia"/>
          <w:sz w:val="24"/>
          <w:szCs w:val="24"/>
        </w:rPr>
        <w:t>消息丢失有如下几种</w:t>
      </w:r>
      <w:r w:rsidR="00377EC8">
        <w:rPr>
          <w:rFonts w:ascii="宋体" w:eastAsia="宋体" w:hAnsi="宋体" w:hint="eastAsia"/>
          <w:sz w:val="24"/>
          <w:szCs w:val="24"/>
        </w:rPr>
        <w:t>可能原因</w:t>
      </w:r>
      <w:r w:rsidR="00DA5DA2">
        <w:rPr>
          <w:rFonts w:ascii="宋体" w:eastAsia="宋体" w:hAnsi="宋体" w:hint="eastAsia"/>
          <w:sz w:val="24"/>
          <w:szCs w:val="24"/>
        </w:rPr>
        <w:t>：生产者丢失数据、</w:t>
      </w:r>
      <w:r w:rsidR="00341947" w:rsidRPr="00A378BC">
        <w:rPr>
          <w:rFonts w:ascii="Arial" w:eastAsia="宋体" w:hAnsi="Arial"/>
          <w:sz w:val="24"/>
          <w:szCs w:val="24"/>
        </w:rPr>
        <w:t>MQ</w:t>
      </w:r>
      <w:r w:rsidR="008248D5">
        <w:rPr>
          <w:rFonts w:ascii="Arial" w:eastAsia="宋体" w:hAnsi="Arial" w:hint="eastAsia"/>
          <w:sz w:val="24"/>
          <w:szCs w:val="24"/>
        </w:rPr>
        <w:t xml:space="preserve"> </w:t>
      </w:r>
      <w:r w:rsidR="008248D5" w:rsidRPr="00A378BC">
        <w:rPr>
          <w:rFonts w:ascii="Arial" w:eastAsia="宋体" w:hAnsi="Arial" w:hint="eastAsia"/>
          <w:sz w:val="24"/>
          <w:szCs w:val="24"/>
        </w:rPr>
        <w:t>Server</w:t>
      </w:r>
      <w:r w:rsidR="00DA5DA2">
        <w:rPr>
          <w:rFonts w:ascii="宋体" w:eastAsia="宋体" w:hAnsi="宋体" w:hint="eastAsia"/>
          <w:sz w:val="24"/>
          <w:szCs w:val="24"/>
        </w:rPr>
        <w:t>丢失数据、消费者</w:t>
      </w:r>
      <w:r w:rsidR="00085E24">
        <w:rPr>
          <w:rFonts w:ascii="宋体" w:eastAsia="宋体" w:hAnsi="宋体" w:hint="eastAsia"/>
          <w:sz w:val="24"/>
          <w:szCs w:val="24"/>
        </w:rPr>
        <w:t>丢失</w:t>
      </w:r>
      <w:r w:rsidR="00DA5DA2">
        <w:rPr>
          <w:rFonts w:ascii="宋体" w:eastAsia="宋体" w:hAnsi="宋体" w:hint="eastAsia"/>
          <w:sz w:val="24"/>
          <w:szCs w:val="24"/>
        </w:rPr>
        <w:t>数据。</w:t>
      </w:r>
      <w:r w:rsidR="0067103E">
        <w:rPr>
          <w:rFonts w:ascii="宋体" w:eastAsia="宋体" w:hAnsi="宋体" w:hint="eastAsia"/>
          <w:sz w:val="24"/>
          <w:szCs w:val="24"/>
        </w:rPr>
        <w:t>如果是生产者丢失数据，那么可以通过在生产者端开启</w:t>
      </w:r>
      <w:r w:rsidR="0067103E" w:rsidRPr="00A378BC">
        <w:rPr>
          <w:rFonts w:ascii="Arial" w:eastAsia="宋体" w:hAnsi="Arial" w:hint="eastAsia"/>
          <w:sz w:val="24"/>
          <w:szCs w:val="24"/>
        </w:rPr>
        <w:t>confirm</w:t>
      </w:r>
      <w:r w:rsidR="0067103E">
        <w:rPr>
          <w:rFonts w:ascii="宋体" w:eastAsia="宋体" w:hAnsi="宋体" w:hint="eastAsia"/>
          <w:sz w:val="24"/>
          <w:szCs w:val="24"/>
        </w:rPr>
        <w:t>模式</w:t>
      </w:r>
      <w:r w:rsidR="006E36E8">
        <w:rPr>
          <w:rFonts w:ascii="宋体" w:eastAsia="宋体" w:hAnsi="宋体" w:hint="eastAsia"/>
          <w:sz w:val="24"/>
          <w:szCs w:val="24"/>
        </w:rPr>
        <w:t>解决问题</w:t>
      </w:r>
      <w:r w:rsidR="007544F0">
        <w:rPr>
          <w:rFonts w:ascii="宋体" w:eastAsia="宋体" w:hAnsi="宋体" w:hint="eastAsia"/>
          <w:sz w:val="24"/>
          <w:szCs w:val="24"/>
        </w:rPr>
        <w:t>；</w:t>
      </w:r>
      <w:r w:rsidR="005E46C9">
        <w:rPr>
          <w:rFonts w:ascii="宋体" w:eastAsia="宋体" w:hAnsi="宋体" w:hint="eastAsia"/>
          <w:sz w:val="24"/>
          <w:szCs w:val="24"/>
        </w:rPr>
        <w:t>如果是</w:t>
      </w:r>
      <w:r w:rsidR="00341947" w:rsidRPr="00A378BC">
        <w:rPr>
          <w:rFonts w:ascii="Arial" w:eastAsia="宋体" w:hAnsi="Arial"/>
          <w:sz w:val="24"/>
          <w:szCs w:val="24"/>
        </w:rPr>
        <w:t>MQ</w:t>
      </w:r>
      <w:r w:rsidR="005E46C9">
        <w:rPr>
          <w:rFonts w:ascii="宋体" w:eastAsia="宋体" w:hAnsi="宋体" w:hint="eastAsia"/>
          <w:sz w:val="24"/>
          <w:szCs w:val="24"/>
        </w:rPr>
        <w:t>失数据，例如</w:t>
      </w:r>
      <w:r w:rsidR="00341947" w:rsidRPr="00A378BC">
        <w:rPr>
          <w:rFonts w:ascii="Arial" w:eastAsia="宋体" w:hAnsi="Arial"/>
          <w:sz w:val="24"/>
          <w:szCs w:val="24"/>
        </w:rPr>
        <w:t>MQ</w:t>
      </w:r>
      <w:r w:rsidR="00341947">
        <w:rPr>
          <w:rFonts w:ascii="宋体" w:eastAsia="宋体" w:hAnsi="宋体"/>
          <w:sz w:val="24"/>
          <w:szCs w:val="24"/>
        </w:rPr>
        <w:t xml:space="preserve"> </w:t>
      </w:r>
      <w:r w:rsidR="00341947" w:rsidRPr="00A378BC">
        <w:rPr>
          <w:rFonts w:ascii="Arial" w:eastAsia="宋体" w:hAnsi="Arial"/>
          <w:sz w:val="24"/>
          <w:szCs w:val="24"/>
        </w:rPr>
        <w:t>Server</w:t>
      </w:r>
      <w:r w:rsidR="005E46C9">
        <w:rPr>
          <w:rFonts w:ascii="宋体" w:eastAsia="宋体" w:hAnsi="宋体" w:hint="eastAsia"/>
          <w:sz w:val="24"/>
          <w:szCs w:val="24"/>
        </w:rPr>
        <w:t>突然</w:t>
      </w:r>
      <w:proofErr w:type="gramStart"/>
      <w:r w:rsidR="005E46C9">
        <w:rPr>
          <w:rFonts w:ascii="宋体" w:eastAsia="宋体" w:hAnsi="宋体" w:hint="eastAsia"/>
          <w:sz w:val="24"/>
          <w:szCs w:val="24"/>
        </w:rPr>
        <w:t>宕</w:t>
      </w:r>
      <w:proofErr w:type="gramEnd"/>
      <w:r w:rsidR="005E46C9">
        <w:rPr>
          <w:rFonts w:ascii="宋体" w:eastAsia="宋体" w:hAnsi="宋体" w:hint="eastAsia"/>
          <w:sz w:val="24"/>
          <w:szCs w:val="24"/>
        </w:rPr>
        <w:t>机，可以通过</w:t>
      </w:r>
      <w:r w:rsidR="00341947" w:rsidRPr="00A378BC">
        <w:rPr>
          <w:rFonts w:ascii="Arial" w:eastAsia="宋体" w:hAnsi="Arial"/>
          <w:sz w:val="24"/>
          <w:szCs w:val="24"/>
        </w:rPr>
        <w:t>MQ</w:t>
      </w:r>
      <w:r w:rsidR="005E46C9">
        <w:rPr>
          <w:rFonts w:ascii="宋体" w:eastAsia="宋体" w:hAnsi="宋体" w:hint="eastAsia"/>
          <w:sz w:val="24"/>
          <w:szCs w:val="24"/>
        </w:rPr>
        <w:t>持久化方式解决问题</w:t>
      </w:r>
      <w:r w:rsidR="007544F0">
        <w:rPr>
          <w:rFonts w:ascii="宋体" w:eastAsia="宋体" w:hAnsi="宋体" w:hint="eastAsia"/>
          <w:sz w:val="24"/>
          <w:szCs w:val="24"/>
        </w:rPr>
        <w:t>；</w:t>
      </w:r>
      <w:r w:rsidR="0093311E">
        <w:rPr>
          <w:rFonts w:ascii="宋体" w:eastAsia="宋体" w:hAnsi="宋体" w:hint="eastAsia"/>
          <w:sz w:val="24"/>
          <w:szCs w:val="24"/>
        </w:rPr>
        <w:t>如果是消费方丢失数据，那么可以启用</w:t>
      </w:r>
      <w:r w:rsidR="0093311E" w:rsidRPr="00A378BC">
        <w:rPr>
          <w:rFonts w:ascii="Arial" w:eastAsia="宋体" w:hAnsi="Arial" w:hint="eastAsia"/>
          <w:sz w:val="24"/>
          <w:szCs w:val="24"/>
        </w:rPr>
        <w:t>ACK</w:t>
      </w:r>
      <w:r w:rsidR="0093311E">
        <w:rPr>
          <w:rFonts w:ascii="宋体" w:eastAsia="宋体" w:hAnsi="宋体" w:hint="eastAsia"/>
          <w:sz w:val="24"/>
          <w:szCs w:val="24"/>
        </w:rPr>
        <w:t>机制</w:t>
      </w:r>
      <w:r w:rsidR="007544F0">
        <w:rPr>
          <w:rFonts w:ascii="宋体" w:eastAsia="宋体" w:hAnsi="宋体" w:hint="eastAsia"/>
          <w:sz w:val="24"/>
          <w:szCs w:val="24"/>
        </w:rPr>
        <w:t>解决问题</w:t>
      </w:r>
      <w:r w:rsidR="0093311E">
        <w:rPr>
          <w:rFonts w:ascii="宋体" w:eastAsia="宋体" w:hAnsi="宋体" w:hint="eastAsia"/>
          <w:sz w:val="24"/>
          <w:szCs w:val="24"/>
        </w:rPr>
        <w:t>，只有消息处理完之后给</w:t>
      </w:r>
      <w:r w:rsidR="00341947" w:rsidRPr="00A378BC">
        <w:rPr>
          <w:rFonts w:ascii="Arial" w:eastAsia="宋体" w:hAnsi="Arial"/>
          <w:sz w:val="24"/>
          <w:szCs w:val="24"/>
        </w:rPr>
        <w:t>MQ</w:t>
      </w:r>
      <w:r w:rsidR="0093311E">
        <w:rPr>
          <w:rFonts w:ascii="宋体" w:eastAsia="宋体" w:hAnsi="宋体" w:hint="eastAsia"/>
          <w:sz w:val="24"/>
          <w:szCs w:val="24"/>
        </w:rPr>
        <w:t>发送</w:t>
      </w:r>
      <w:r w:rsidR="0093311E" w:rsidRPr="00A378BC">
        <w:rPr>
          <w:rFonts w:ascii="Arial" w:eastAsia="宋体" w:hAnsi="Arial" w:hint="eastAsia"/>
          <w:sz w:val="24"/>
          <w:szCs w:val="24"/>
        </w:rPr>
        <w:t>ACK</w:t>
      </w:r>
      <w:r w:rsidR="0093311E">
        <w:rPr>
          <w:rFonts w:ascii="宋体" w:eastAsia="宋体" w:hAnsi="宋体" w:hint="eastAsia"/>
          <w:sz w:val="24"/>
          <w:szCs w:val="24"/>
        </w:rPr>
        <w:t>消息进行确认。</w:t>
      </w:r>
      <w:r w:rsidR="002567F5">
        <w:rPr>
          <w:rFonts w:ascii="宋体" w:eastAsia="宋体" w:hAnsi="宋体" w:hint="eastAsia"/>
          <w:sz w:val="24"/>
          <w:szCs w:val="24"/>
        </w:rPr>
        <w:t>但在公司使用</w:t>
      </w:r>
      <w:r w:rsidR="00A17C62">
        <w:rPr>
          <w:rFonts w:ascii="宋体" w:eastAsia="宋体" w:hAnsi="宋体" w:hint="eastAsia"/>
          <w:sz w:val="24"/>
          <w:szCs w:val="24"/>
        </w:rPr>
        <w:t>场景</w:t>
      </w:r>
      <w:r w:rsidR="00B77ED9">
        <w:rPr>
          <w:rFonts w:ascii="宋体" w:eastAsia="宋体" w:hAnsi="宋体" w:hint="eastAsia"/>
          <w:sz w:val="24"/>
          <w:szCs w:val="24"/>
        </w:rPr>
        <w:t>中</w:t>
      </w:r>
      <w:r w:rsidR="002567F5">
        <w:rPr>
          <w:rFonts w:ascii="宋体" w:eastAsia="宋体" w:hAnsi="宋体" w:hint="eastAsia"/>
          <w:sz w:val="24"/>
          <w:szCs w:val="24"/>
        </w:rPr>
        <w:t>，作为消费者，系统并不能保证生产者和</w:t>
      </w:r>
      <w:r w:rsidR="00341947" w:rsidRPr="00A378BC">
        <w:rPr>
          <w:rFonts w:ascii="Arial" w:eastAsia="宋体" w:hAnsi="Arial"/>
          <w:sz w:val="24"/>
          <w:szCs w:val="24"/>
        </w:rPr>
        <w:t>MQ</w:t>
      </w:r>
      <w:r w:rsidR="00B77ED9">
        <w:rPr>
          <w:rFonts w:ascii="Arial" w:eastAsia="宋体" w:hAnsi="Arial"/>
          <w:sz w:val="24"/>
          <w:szCs w:val="24"/>
        </w:rPr>
        <w:t xml:space="preserve"> </w:t>
      </w:r>
      <w:r w:rsidR="00B77ED9" w:rsidRPr="00A378BC">
        <w:rPr>
          <w:rFonts w:ascii="Arial" w:eastAsia="宋体" w:hAnsi="Arial" w:hint="eastAsia"/>
          <w:sz w:val="24"/>
          <w:szCs w:val="24"/>
        </w:rPr>
        <w:t>Server</w:t>
      </w:r>
      <w:r w:rsidR="00C62B3B">
        <w:rPr>
          <w:rFonts w:ascii="宋体" w:eastAsia="宋体" w:hAnsi="宋体" w:hint="eastAsia"/>
          <w:sz w:val="24"/>
          <w:szCs w:val="24"/>
        </w:rPr>
        <w:t>不丢失数据，即使生产者和</w:t>
      </w:r>
      <w:r w:rsidR="00341947" w:rsidRPr="00A378BC">
        <w:rPr>
          <w:rFonts w:ascii="Arial" w:eastAsia="宋体" w:hAnsi="Arial"/>
          <w:sz w:val="24"/>
          <w:szCs w:val="24"/>
        </w:rPr>
        <w:t>MQ</w:t>
      </w:r>
      <w:r w:rsidR="00C62B3B">
        <w:rPr>
          <w:rFonts w:ascii="宋体" w:eastAsia="宋体" w:hAnsi="宋体" w:hint="eastAsia"/>
          <w:sz w:val="24"/>
          <w:szCs w:val="24"/>
        </w:rPr>
        <w:t>做了消息丢失兜底，但是在消费者视角，依旧需要将其视为不可靠。</w:t>
      </w:r>
      <w:r w:rsidR="00663919">
        <w:rPr>
          <w:rFonts w:ascii="宋体" w:eastAsia="宋体" w:hAnsi="宋体" w:hint="eastAsia"/>
          <w:sz w:val="24"/>
          <w:szCs w:val="24"/>
        </w:rPr>
        <w:t>因此，在消费者这端，除了要保证消费者不丢失数据外，还要</w:t>
      </w:r>
      <w:r w:rsidR="00663919">
        <w:rPr>
          <w:rFonts w:ascii="宋体" w:eastAsia="宋体" w:hAnsi="宋体" w:hint="eastAsia"/>
          <w:sz w:val="24"/>
          <w:szCs w:val="24"/>
        </w:rPr>
        <w:lastRenderedPageBreak/>
        <w:t>为</w:t>
      </w:r>
      <w:r w:rsidR="00341947" w:rsidRPr="00A378BC">
        <w:rPr>
          <w:rFonts w:ascii="Arial" w:eastAsia="宋体" w:hAnsi="Arial"/>
          <w:sz w:val="24"/>
          <w:szCs w:val="24"/>
        </w:rPr>
        <w:t>MQ</w:t>
      </w:r>
      <w:r w:rsidR="00F370A4">
        <w:rPr>
          <w:rFonts w:ascii="宋体" w:eastAsia="宋体" w:hAnsi="宋体" w:hint="eastAsia"/>
          <w:sz w:val="24"/>
          <w:szCs w:val="24"/>
        </w:rPr>
        <w:t>丢失数据情况做兜底</w:t>
      </w:r>
      <w:r w:rsidR="00AD05E6">
        <w:rPr>
          <w:rFonts w:ascii="宋体" w:eastAsia="宋体" w:hAnsi="宋体" w:hint="eastAsia"/>
          <w:sz w:val="24"/>
          <w:szCs w:val="24"/>
        </w:rPr>
        <w:t>。</w:t>
      </w:r>
      <w:r w:rsidR="0065202C">
        <w:rPr>
          <w:rFonts w:ascii="宋体" w:eastAsia="宋体" w:hAnsi="宋体" w:hint="eastAsia"/>
          <w:sz w:val="24"/>
          <w:szCs w:val="24"/>
        </w:rPr>
        <w:t>由于审核流平台将审核结果记录在本地数据库中，而</w:t>
      </w:r>
      <w:r w:rsidR="00B969F9">
        <w:rPr>
          <w:rFonts w:ascii="宋体" w:eastAsia="宋体" w:hAnsi="宋体" w:hint="eastAsia"/>
          <w:sz w:val="24"/>
          <w:szCs w:val="24"/>
        </w:rPr>
        <w:t>履约超时管理平台</w:t>
      </w:r>
      <w:r w:rsidR="005F3EE7">
        <w:rPr>
          <w:rFonts w:ascii="宋体" w:eastAsia="宋体" w:hAnsi="宋体" w:hint="eastAsia"/>
          <w:sz w:val="24"/>
          <w:szCs w:val="24"/>
        </w:rPr>
        <w:t>也会</w:t>
      </w:r>
      <w:r w:rsidR="0065202C">
        <w:rPr>
          <w:rFonts w:ascii="宋体" w:eastAsia="宋体" w:hAnsi="宋体" w:hint="eastAsia"/>
          <w:sz w:val="24"/>
          <w:szCs w:val="24"/>
        </w:rPr>
        <w:t>记录审核状态，因此</w:t>
      </w:r>
      <w:r w:rsidR="003C6021">
        <w:rPr>
          <w:rFonts w:ascii="宋体" w:eastAsia="宋体" w:hAnsi="宋体" w:hint="eastAsia"/>
          <w:sz w:val="24"/>
          <w:szCs w:val="24"/>
        </w:rPr>
        <w:t>在通过</w:t>
      </w:r>
      <w:r w:rsidR="003C6021" w:rsidRPr="00A378BC">
        <w:rPr>
          <w:rFonts w:ascii="Arial" w:eastAsia="宋体" w:hAnsi="Arial" w:cs="Arial"/>
          <w:sz w:val="24"/>
          <w:szCs w:val="24"/>
        </w:rPr>
        <w:t>E</w:t>
      </w:r>
      <w:r w:rsidR="003C6021" w:rsidRPr="00FA4E9B">
        <w:rPr>
          <w:rFonts w:ascii="Arial" w:eastAsia="宋体" w:hAnsi="Arial" w:cs="Arial"/>
          <w:sz w:val="24"/>
          <w:szCs w:val="24"/>
        </w:rPr>
        <w:t>-</w:t>
      </w:r>
      <w:r w:rsidR="003C6021" w:rsidRPr="00A378BC">
        <w:rPr>
          <w:rFonts w:ascii="Arial" w:eastAsia="宋体" w:hAnsi="Arial" w:cs="Arial"/>
          <w:sz w:val="24"/>
          <w:szCs w:val="24"/>
        </w:rPr>
        <w:t>Scheduler</w:t>
      </w:r>
      <w:r w:rsidR="003C6021">
        <w:rPr>
          <w:rFonts w:ascii="宋体" w:eastAsia="宋体" w:hAnsi="宋体" w:hint="eastAsia"/>
          <w:sz w:val="24"/>
          <w:szCs w:val="24"/>
        </w:rPr>
        <w:t>上配置定时任务</w:t>
      </w:r>
      <w:r w:rsidR="00C80C3E">
        <w:rPr>
          <w:rFonts w:ascii="宋体" w:eastAsia="宋体" w:hAnsi="宋体" w:hint="eastAsia"/>
          <w:sz w:val="24"/>
          <w:szCs w:val="24"/>
        </w:rPr>
        <w:t>，定时将履约超时管理平台的数据与审核平台同步，并将审核权移交到下一个审核节点，就能解决问题</w:t>
      </w:r>
      <w:r w:rsidR="00BF632A">
        <w:rPr>
          <w:rFonts w:ascii="宋体" w:eastAsia="宋体" w:hAnsi="宋体" w:hint="eastAsia"/>
          <w:sz w:val="24"/>
          <w:szCs w:val="24"/>
        </w:rPr>
        <w:t>。</w:t>
      </w:r>
      <w:r w:rsidR="00DA4AB3">
        <w:rPr>
          <w:rFonts w:ascii="宋体" w:eastAsia="宋体" w:hAnsi="宋体" w:hint="eastAsia"/>
          <w:sz w:val="24"/>
          <w:szCs w:val="24"/>
        </w:rPr>
        <w:t>数据同步以及审核权转移功能需要在履约超时管理平台实现。</w:t>
      </w:r>
      <w:r w:rsidR="008B7014">
        <w:rPr>
          <w:rFonts w:ascii="宋体" w:eastAsia="宋体" w:hAnsi="宋体" w:hint="eastAsia"/>
          <w:sz w:val="24"/>
          <w:szCs w:val="24"/>
        </w:rPr>
        <w:t>审核消息保障用例</w:t>
      </w:r>
      <w:r w:rsidR="00456CBD">
        <w:rPr>
          <w:rFonts w:ascii="宋体" w:eastAsia="宋体" w:hAnsi="宋体" w:hint="eastAsia"/>
          <w:sz w:val="24"/>
          <w:szCs w:val="24"/>
        </w:rPr>
        <w:t>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F23117">
        <w:rPr>
          <w:rFonts w:ascii="Arial" w:eastAsia="宋体" w:hAnsi="Arial" w:hint="eastAsia"/>
          <w:sz w:val="24"/>
          <w:szCs w:val="24"/>
        </w:rPr>
        <w:t>10</w:t>
      </w:r>
      <w:r w:rsidR="00456CBD">
        <w:rPr>
          <w:rFonts w:ascii="宋体" w:eastAsia="宋体" w:hAnsi="宋体" w:hint="eastAsia"/>
          <w:sz w:val="24"/>
          <w:szCs w:val="24"/>
        </w:rPr>
        <w:t>所示。</w:t>
      </w:r>
    </w:p>
    <w:p w14:paraId="061D41E5" w14:textId="55F8628C" w:rsidR="00F23117" w:rsidRDefault="00F23117" w:rsidP="00F23117">
      <w:pPr>
        <w:pStyle w:val="af8"/>
        <w:keepNext/>
      </w:pPr>
      <w:bookmarkStart w:id="181" w:name="_Toc36939135"/>
      <w:r>
        <w:t>表</w:t>
      </w:r>
      <w:r>
        <w:t xml:space="preserve"> </w:t>
      </w:r>
      <w:fldSimple w:instr=" STYLEREF 1 \s ">
        <w:r>
          <w:rPr>
            <w:noProof/>
          </w:rPr>
          <w:t>3</w:t>
        </w:r>
      </w:fldSimple>
      <w:r>
        <w:t>.</w:t>
      </w:r>
      <w:r>
        <w:fldChar w:fldCharType="begin"/>
      </w:r>
      <w:r>
        <w:instrText xml:space="preserve"> SEQ </w:instrText>
      </w:r>
      <w:r>
        <w:instrText>表</w:instrText>
      </w:r>
      <w:r>
        <w:instrText xml:space="preserve"> \* ARABIC \s 1 </w:instrText>
      </w:r>
      <w:r>
        <w:fldChar w:fldCharType="separate"/>
      </w:r>
      <w:r>
        <w:rPr>
          <w:noProof/>
        </w:rPr>
        <w:t>10</w:t>
      </w:r>
      <w:r>
        <w:fldChar w:fldCharType="end"/>
      </w:r>
      <w:r>
        <w:t xml:space="preserve">  </w:t>
      </w:r>
      <w:r w:rsidRPr="00105E23">
        <w:rPr>
          <w:rFonts w:hint="eastAsia"/>
        </w:rPr>
        <w:t>审核消息保障用例表</w:t>
      </w:r>
      <w:bookmarkEnd w:id="181"/>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F26F35" w:rsidRPr="00B66781" w14:paraId="16ABD1AE" w14:textId="77777777" w:rsidTr="00547A9B">
        <w:tc>
          <w:tcPr>
            <w:tcW w:w="1271" w:type="dxa"/>
          </w:tcPr>
          <w:p w14:paraId="270DDE1C" w14:textId="77777777" w:rsidR="00F26F35" w:rsidRPr="007E645B" w:rsidRDefault="00F26F35"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5A0E8FFE" w14:textId="63D4C3B0" w:rsidR="00F26F35" w:rsidRPr="007E645B" w:rsidRDefault="00F26F35" w:rsidP="006E1421">
            <w:pPr>
              <w:widowControl/>
              <w:jc w:val="left"/>
              <w:rPr>
                <w:rFonts w:ascii="宋体" w:eastAsia="宋体" w:hAnsi="宋体"/>
                <w:szCs w:val="21"/>
              </w:rPr>
            </w:pPr>
            <w:r w:rsidRPr="00A378BC">
              <w:rPr>
                <w:rFonts w:ascii="Arial" w:eastAsia="宋体" w:hAnsi="Arial" w:hint="eastAsia"/>
                <w:szCs w:val="21"/>
              </w:rPr>
              <w:t>UC</w:t>
            </w:r>
            <w:r w:rsidR="00A92490" w:rsidRPr="003F1175">
              <w:rPr>
                <w:rFonts w:ascii="Arial" w:eastAsia="宋体" w:hAnsi="Arial" w:hint="eastAsia"/>
                <w:szCs w:val="21"/>
              </w:rPr>
              <w:t>9</w:t>
            </w:r>
          </w:p>
        </w:tc>
        <w:tc>
          <w:tcPr>
            <w:tcW w:w="1984" w:type="dxa"/>
          </w:tcPr>
          <w:p w14:paraId="7BB6E979"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3327BDDF" w14:textId="39AF24F3"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审核</w:t>
            </w:r>
            <w:r w:rsidR="00610901">
              <w:rPr>
                <w:rFonts w:ascii="宋体" w:eastAsia="宋体" w:hAnsi="宋体" w:hint="eastAsia"/>
                <w:szCs w:val="21"/>
              </w:rPr>
              <w:t>消息保障</w:t>
            </w:r>
          </w:p>
        </w:tc>
      </w:tr>
      <w:tr w:rsidR="00F26F35" w:rsidRPr="00B66781" w14:paraId="03F3649F" w14:textId="77777777" w:rsidTr="00547A9B">
        <w:tc>
          <w:tcPr>
            <w:tcW w:w="1271" w:type="dxa"/>
          </w:tcPr>
          <w:p w14:paraId="5897C67E"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51A6B826" w14:textId="401404AF"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保证消息丢失之后审核流程能够扭转下去</w:t>
            </w:r>
          </w:p>
        </w:tc>
      </w:tr>
      <w:tr w:rsidR="00F26F35" w:rsidRPr="00B66781" w14:paraId="17A62876" w14:textId="77777777" w:rsidTr="00547A9B">
        <w:tc>
          <w:tcPr>
            <w:tcW w:w="1271" w:type="dxa"/>
          </w:tcPr>
          <w:p w14:paraId="2B67E0EF"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4B2CFB01" w14:textId="6313A513" w:rsidR="00F26F35" w:rsidRPr="007E645B" w:rsidRDefault="00B969F9" w:rsidP="006E1421">
            <w:pPr>
              <w:widowControl/>
              <w:jc w:val="left"/>
              <w:rPr>
                <w:rFonts w:ascii="宋体" w:eastAsia="宋体" w:hAnsi="宋体"/>
                <w:szCs w:val="21"/>
              </w:rPr>
            </w:pPr>
            <w:r w:rsidRPr="00B969F9">
              <w:rPr>
                <w:rFonts w:ascii="宋体" w:eastAsia="宋体" w:hAnsi="宋体" w:hint="eastAsia"/>
                <w:szCs w:val="21"/>
              </w:rPr>
              <w:t>履约超时管理平台</w:t>
            </w:r>
            <w:r w:rsidR="003F3EF4" w:rsidRPr="007E645B">
              <w:rPr>
                <w:rFonts w:ascii="宋体" w:eastAsia="宋体" w:hAnsi="宋体" w:hint="eastAsia"/>
                <w:szCs w:val="21"/>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3F3EF4" w:rsidRPr="007E645B">
              <w:rPr>
                <w:rFonts w:ascii="宋体" w:eastAsia="宋体" w:hAnsi="宋体" w:hint="eastAsia"/>
                <w:szCs w:val="21"/>
              </w:rPr>
              <w:t>系统</w:t>
            </w:r>
          </w:p>
        </w:tc>
      </w:tr>
      <w:tr w:rsidR="00F26F35" w:rsidRPr="00B66781" w14:paraId="5054955E" w14:textId="77777777" w:rsidTr="00547A9B">
        <w:tc>
          <w:tcPr>
            <w:tcW w:w="1271" w:type="dxa"/>
          </w:tcPr>
          <w:p w14:paraId="5C6AFB3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0F33C68C" w14:textId="5673F458" w:rsidR="00F26F35" w:rsidRPr="007E645B" w:rsidRDefault="00610901" w:rsidP="006E1421">
            <w:pPr>
              <w:widowControl/>
              <w:jc w:val="left"/>
              <w:rPr>
                <w:rFonts w:ascii="宋体" w:eastAsia="宋体" w:hAnsi="宋体"/>
                <w:szCs w:val="21"/>
              </w:rPr>
            </w:pPr>
            <w:r>
              <w:rPr>
                <w:rFonts w:ascii="宋体" w:eastAsia="宋体" w:hAnsi="宋体" w:hint="eastAsia"/>
                <w:szCs w:val="21"/>
              </w:rPr>
              <w:t>审核消息丢失</w:t>
            </w:r>
          </w:p>
        </w:tc>
      </w:tr>
      <w:tr w:rsidR="00F26F35" w:rsidRPr="00B66781" w14:paraId="3220566C" w14:textId="77777777" w:rsidTr="00547A9B">
        <w:tc>
          <w:tcPr>
            <w:tcW w:w="1271" w:type="dxa"/>
          </w:tcPr>
          <w:p w14:paraId="57F30CF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31A52E5B" w14:textId="1A35770C" w:rsidR="00F26F35" w:rsidRDefault="00610901" w:rsidP="009F02EA">
            <w:pPr>
              <w:pStyle w:val="a6"/>
              <w:widowControl/>
              <w:numPr>
                <w:ilvl w:val="0"/>
                <w:numId w:val="20"/>
              </w:numPr>
              <w:ind w:firstLineChars="0"/>
              <w:jc w:val="left"/>
              <w:rPr>
                <w:rFonts w:ascii="宋体" w:eastAsia="宋体" w:hAnsi="宋体"/>
                <w:szCs w:val="21"/>
              </w:rPr>
            </w:pPr>
            <w:r w:rsidRPr="00610901">
              <w:rPr>
                <w:rFonts w:ascii="宋体" w:eastAsia="宋体" w:hAnsi="宋体" w:hint="eastAsia"/>
                <w:szCs w:val="21"/>
              </w:rPr>
              <w:t>本地审核状态与审核平台中审核状态一致</w:t>
            </w:r>
          </w:p>
          <w:p w14:paraId="22445291" w14:textId="310FA5FE" w:rsidR="00610901" w:rsidRPr="00610901" w:rsidRDefault="00610901" w:rsidP="009F02EA">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终止的审核流程能够继续进行</w:t>
            </w:r>
          </w:p>
        </w:tc>
      </w:tr>
      <w:tr w:rsidR="00F26F35" w:rsidRPr="00B66781" w14:paraId="4D405E47" w14:textId="77777777" w:rsidTr="00547A9B">
        <w:tc>
          <w:tcPr>
            <w:tcW w:w="1271" w:type="dxa"/>
          </w:tcPr>
          <w:p w14:paraId="1DA04D98"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29CD8A5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中</w:t>
            </w:r>
          </w:p>
        </w:tc>
      </w:tr>
      <w:tr w:rsidR="00F26F35" w:rsidRPr="00B66781" w14:paraId="15FC97CA" w14:textId="77777777" w:rsidTr="00547A9B">
        <w:tc>
          <w:tcPr>
            <w:tcW w:w="1271" w:type="dxa"/>
          </w:tcPr>
          <w:p w14:paraId="396DB89D"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6684390F" w14:textId="3E1896E5" w:rsidR="00610901" w:rsidRDefault="00610901" w:rsidP="009F02EA">
            <w:pPr>
              <w:pStyle w:val="a6"/>
              <w:widowControl/>
              <w:numPr>
                <w:ilvl w:val="0"/>
                <w:numId w:val="21"/>
              </w:numPr>
              <w:ind w:firstLineChars="0"/>
              <w:jc w:val="left"/>
              <w:rPr>
                <w:rFonts w:ascii="宋体" w:eastAsia="宋体" w:hAnsi="宋体"/>
                <w:szCs w:val="21"/>
              </w:rPr>
            </w:pPr>
            <w:r>
              <w:rPr>
                <w:rFonts w:ascii="宋体" w:eastAsia="宋体" w:hAnsi="宋体" w:hint="eastAsia"/>
                <w:szCs w:val="21"/>
              </w:rPr>
              <w:t>审核平台发送消息给</w:t>
            </w:r>
            <w:r w:rsidR="009E3D2E" w:rsidRPr="00A378BC">
              <w:rPr>
                <w:rFonts w:ascii="Arial" w:eastAsia="宋体" w:hAnsi="Arial"/>
                <w:szCs w:val="21"/>
              </w:rPr>
              <w:t>MQ</w:t>
            </w:r>
          </w:p>
          <w:p w14:paraId="0B99A2A7" w14:textId="2B3A9C0D" w:rsidR="004A50F9" w:rsidRDefault="00FA4E9B" w:rsidP="009F02EA">
            <w:pPr>
              <w:pStyle w:val="a6"/>
              <w:widowControl/>
              <w:numPr>
                <w:ilvl w:val="0"/>
                <w:numId w:val="21"/>
              </w:numPr>
              <w:ind w:firstLineChars="0"/>
              <w:jc w:val="left"/>
              <w:rPr>
                <w:rFonts w:ascii="宋体" w:eastAsia="宋体" w:hAnsi="宋体"/>
                <w:szCs w:val="21"/>
              </w:rPr>
            </w:pPr>
            <w:r w:rsidRPr="00A378BC">
              <w:rPr>
                <w:rFonts w:ascii="Arial" w:eastAsia="宋体" w:hAnsi="Arial" w:cs="Arial"/>
                <w:sz w:val="24"/>
                <w:szCs w:val="24"/>
              </w:rPr>
              <w:t>E</w:t>
            </w:r>
            <w:r w:rsidRPr="00FA4E9B">
              <w:rPr>
                <w:rFonts w:ascii="Arial" w:eastAsia="宋体" w:hAnsi="Arial" w:cs="Arial"/>
                <w:sz w:val="24"/>
                <w:szCs w:val="24"/>
              </w:rPr>
              <w:t>-</w:t>
            </w:r>
            <w:r w:rsidRPr="00A378BC">
              <w:rPr>
                <w:rFonts w:ascii="Arial" w:eastAsia="宋体" w:hAnsi="Arial" w:cs="Arial"/>
                <w:sz w:val="24"/>
                <w:szCs w:val="24"/>
              </w:rPr>
              <w:t>Scheduler</w:t>
            </w:r>
            <w:r w:rsidR="004A50F9">
              <w:rPr>
                <w:rFonts w:ascii="宋体" w:eastAsia="宋体" w:hAnsi="宋体" w:hint="eastAsia"/>
                <w:szCs w:val="21"/>
              </w:rPr>
              <w:t>上执行定时任务，定时调用</w:t>
            </w:r>
            <w:r w:rsidR="00B969F9" w:rsidRPr="00B969F9">
              <w:rPr>
                <w:rFonts w:ascii="宋体" w:eastAsia="宋体" w:hAnsi="宋体" w:hint="eastAsia"/>
                <w:szCs w:val="21"/>
              </w:rPr>
              <w:t>超时管理平台</w:t>
            </w:r>
            <w:r w:rsidR="004A50F9">
              <w:rPr>
                <w:rFonts w:ascii="宋体" w:eastAsia="宋体" w:hAnsi="宋体" w:hint="eastAsia"/>
                <w:szCs w:val="21"/>
              </w:rPr>
              <w:t>提供的接口</w:t>
            </w:r>
          </w:p>
          <w:p w14:paraId="54D8A346" w14:textId="202ACCDB" w:rsidR="003151EE" w:rsidRPr="003151EE" w:rsidRDefault="00B969F9" w:rsidP="009F02EA">
            <w:pPr>
              <w:pStyle w:val="a6"/>
              <w:widowControl/>
              <w:numPr>
                <w:ilvl w:val="0"/>
                <w:numId w:val="21"/>
              </w:numPr>
              <w:ind w:firstLineChars="0"/>
              <w:jc w:val="left"/>
              <w:rPr>
                <w:rFonts w:ascii="宋体" w:eastAsia="宋体" w:hAnsi="宋体"/>
                <w:szCs w:val="21"/>
              </w:rPr>
            </w:pPr>
            <w:r w:rsidRPr="00B969F9">
              <w:rPr>
                <w:rFonts w:ascii="宋体" w:eastAsia="宋体" w:hAnsi="宋体" w:hint="eastAsia"/>
                <w:szCs w:val="21"/>
              </w:rPr>
              <w:t>履约超时管理平台</w:t>
            </w:r>
            <w:r w:rsidR="004A50F9">
              <w:rPr>
                <w:rFonts w:ascii="宋体" w:eastAsia="宋体" w:hAnsi="宋体" w:hint="eastAsia"/>
                <w:szCs w:val="21"/>
              </w:rPr>
              <w:t>提供纠正接口，将本地审核信息与</w:t>
            </w:r>
            <w:r w:rsidR="003151EE">
              <w:rPr>
                <w:rFonts w:ascii="宋体" w:eastAsia="宋体" w:hAnsi="宋体" w:hint="eastAsia"/>
                <w:szCs w:val="21"/>
              </w:rPr>
              <w:t>审核平台信息进行同步，同时审核权流转到下一个节点。</w:t>
            </w:r>
          </w:p>
        </w:tc>
      </w:tr>
      <w:tr w:rsidR="00F26F35" w:rsidRPr="00B66781" w14:paraId="34FCB4B3" w14:textId="77777777" w:rsidTr="00547A9B">
        <w:tc>
          <w:tcPr>
            <w:tcW w:w="1271" w:type="dxa"/>
          </w:tcPr>
          <w:p w14:paraId="1657CE5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92BA2A"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无</w:t>
            </w:r>
          </w:p>
        </w:tc>
      </w:tr>
    </w:tbl>
    <w:p w14:paraId="51D3A5B6" w14:textId="70AB3A0D" w:rsidR="00FA0467" w:rsidRDefault="009E3D2E" w:rsidP="009F02EA">
      <w:pPr>
        <w:pStyle w:val="3"/>
        <w:numPr>
          <w:ilvl w:val="2"/>
          <w:numId w:val="52"/>
        </w:numPr>
      </w:pPr>
      <w:bookmarkStart w:id="182" w:name="_Toc36642697"/>
      <w:bookmarkStart w:id="183" w:name="_Toc36643269"/>
      <w:bookmarkStart w:id="184" w:name="_Toc36732792"/>
      <w:bookmarkStart w:id="185" w:name="_Toc36939011"/>
      <w:r>
        <w:rPr>
          <w:rFonts w:hint="eastAsia"/>
        </w:rPr>
        <w:t>规则应用</w:t>
      </w:r>
      <w:r w:rsidR="00C020F6">
        <w:rPr>
          <w:rFonts w:hint="eastAsia"/>
        </w:rPr>
        <w:t>功能</w:t>
      </w:r>
      <w:bookmarkEnd w:id="182"/>
      <w:bookmarkEnd w:id="183"/>
      <w:bookmarkEnd w:id="184"/>
      <w:bookmarkEnd w:id="185"/>
    </w:p>
    <w:p w14:paraId="64BBF2E3" w14:textId="77777777" w:rsidR="00FD189F" w:rsidRDefault="00FB4590" w:rsidP="00FD189F">
      <w:pPr>
        <w:keepNext/>
        <w:spacing w:line="360" w:lineRule="auto"/>
        <w:jc w:val="center"/>
      </w:pPr>
      <w:r>
        <w:rPr>
          <w:noProof/>
        </w:rPr>
        <w:drawing>
          <wp:inline distT="0" distB="0" distL="0" distR="0" wp14:anchorId="250F3988" wp14:editId="4B4E560C">
            <wp:extent cx="5274310" cy="33921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392170"/>
                    </a:xfrm>
                    <a:prstGeom prst="rect">
                      <a:avLst/>
                    </a:prstGeom>
                    <a:noFill/>
                    <a:ln>
                      <a:noFill/>
                    </a:ln>
                  </pic:spPr>
                </pic:pic>
              </a:graphicData>
            </a:graphic>
          </wp:inline>
        </w:drawing>
      </w:r>
    </w:p>
    <w:p w14:paraId="28258695" w14:textId="51740BA2" w:rsidR="00F6611D" w:rsidRDefault="00FD189F" w:rsidP="00FD189F">
      <w:pPr>
        <w:pStyle w:val="af8"/>
        <w:rPr>
          <w:rFonts w:ascii="宋体" w:hAnsi="宋体"/>
          <w:szCs w:val="24"/>
        </w:rPr>
      </w:pPr>
      <w:bookmarkStart w:id="186" w:name="_Toc36736574"/>
      <w:bookmarkStart w:id="187" w:name="_Toc36940602"/>
      <w:r>
        <w:t>图</w:t>
      </w:r>
      <w:r>
        <w:t xml:space="preserve"> </w:t>
      </w:r>
      <w:fldSimple w:instr=" STYLEREF 1 \s ">
        <w:r w:rsidR="0018235C">
          <w:rPr>
            <w:rFonts w:hint="eastAsia"/>
            <w:noProof/>
          </w:rPr>
          <w:t>三</w:t>
        </w:r>
      </w:fldSimple>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6</w:t>
      </w:r>
      <w:r w:rsidR="0018235C">
        <w:fldChar w:fldCharType="end"/>
      </w:r>
      <w:r>
        <w:t xml:space="preserve">  </w:t>
      </w:r>
      <w:r w:rsidRPr="00C81FF1">
        <w:rPr>
          <w:rFonts w:hint="eastAsia"/>
        </w:rPr>
        <w:t>业务处理用例图</w:t>
      </w:r>
      <w:bookmarkEnd w:id="186"/>
      <w:bookmarkEnd w:id="187"/>
    </w:p>
    <w:p w14:paraId="404CB955" w14:textId="0CF7CAE3" w:rsidR="00D40E2A" w:rsidRDefault="00D40E2A" w:rsidP="00D40E2A">
      <w:pPr>
        <w:spacing w:line="360" w:lineRule="auto"/>
        <w:ind w:firstLineChars="200" w:firstLine="480"/>
        <w:rPr>
          <w:rFonts w:ascii="宋体" w:eastAsia="宋体" w:hAnsi="宋体"/>
          <w:sz w:val="24"/>
          <w:szCs w:val="24"/>
        </w:rPr>
      </w:pPr>
      <w:r w:rsidRPr="00456CBD">
        <w:rPr>
          <w:rFonts w:ascii="宋体" w:eastAsia="宋体" w:hAnsi="宋体" w:hint="eastAsia"/>
          <w:sz w:val="24"/>
          <w:szCs w:val="24"/>
        </w:rPr>
        <w:lastRenderedPageBreak/>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6</w:t>
      </w:r>
      <w:r w:rsidRPr="00456CBD">
        <w:rPr>
          <w:rFonts w:ascii="宋体" w:eastAsia="宋体" w:hAnsi="宋体" w:hint="eastAsia"/>
          <w:sz w:val="24"/>
          <w:szCs w:val="24"/>
        </w:rPr>
        <w:t>为</w:t>
      </w:r>
      <w:r w:rsidR="00F81441">
        <w:rPr>
          <w:rFonts w:ascii="宋体" w:eastAsia="宋体" w:hAnsi="宋体" w:hint="eastAsia"/>
          <w:sz w:val="24"/>
          <w:szCs w:val="24"/>
        </w:rPr>
        <w:t>规则应用</w:t>
      </w:r>
      <w:r w:rsidRPr="00456CBD">
        <w:rPr>
          <w:rFonts w:ascii="宋体" w:eastAsia="宋体" w:hAnsi="宋体" w:hint="eastAsia"/>
          <w:sz w:val="24"/>
          <w:szCs w:val="24"/>
        </w:rPr>
        <w:t>功能的用例图，业务处理功能分为规则判定和缓存同步两个子功能。</w:t>
      </w:r>
    </w:p>
    <w:p w14:paraId="3A882970" w14:textId="77777777" w:rsidR="00FD189F" w:rsidRDefault="00D40E2A" w:rsidP="00C132D4">
      <w:pPr>
        <w:keepNext/>
        <w:spacing w:line="360" w:lineRule="auto"/>
        <w:jc w:val="center"/>
      </w:pPr>
      <w:r>
        <w:rPr>
          <w:noProof/>
        </w:rPr>
        <w:drawing>
          <wp:inline distT="0" distB="0" distL="0" distR="0" wp14:anchorId="723C8DCB" wp14:editId="767CBE89">
            <wp:extent cx="4626334" cy="54512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0352" cy="5491314"/>
                    </a:xfrm>
                    <a:prstGeom prst="rect">
                      <a:avLst/>
                    </a:prstGeom>
                    <a:noFill/>
                    <a:ln>
                      <a:noFill/>
                    </a:ln>
                  </pic:spPr>
                </pic:pic>
              </a:graphicData>
            </a:graphic>
          </wp:inline>
        </w:drawing>
      </w:r>
    </w:p>
    <w:p w14:paraId="5F752BE1" w14:textId="4BB6DDFF" w:rsidR="00D40E2A" w:rsidRDefault="00FD189F" w:rsidP="00FD189F">
      <w:pPr>
        <w:pStyle w:val="af8"/>
        <w:rPr>
          <w:rFonts w:ascii="宋体" w:hAnsi="宋体"/>
          <w:szCs w:val="24"/>
        </w:rPr>
      </w:pPr>
      <w:bookmarkStart w:id="188" w:name="_Toc36736575"/>
      <w:bookmarkStart w:id="189" w:name="_Toc36940603"/>
      <w:r>
        <w:t>图</w:t>
      </w:r>
      <w:r>
        <w:t xml:space="preserve"> </w:t>
      </w:r>
      <w:fldSimple w:instr=" STYLEREF 1 \s ">
        <w:r w:rsidR="0018235C">
          <w:rPr>
            <w:rFonts w:hint="eastAsia"/>
            <w:noProof/>
          </w:rPr>
          <w:t>三</w:t>
        </w:r>
      </w:fldSimple>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7</w:t>
      </w:r>
      <w:r w:rsidR="0018235C">
        <w:fldChar w:fldCharType="end"/>
      </w:r>
      <w:r>
        <w:t xml:space="preserve">  </w:t>
      </w:r>
      <w:r w:rsidRPr="00496CDC">
        <w:rPr>
          <w:rFonts w:hint="eastAsia"/>
        </w:rPr>
        <w:t>规则判定流程图</w:t>
      </w:r>
      <w:bookmarkEnd w:id="188"/>
      <w:bookmarkEnd w:id="189"/>
    </w:p>
    <w:p w14:paraId="5990B5F1" w14:textId="318BB291" w:rsidR="00E50CE9" w:rsidRDefault="00755708" w:rsidP="0075570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Pr>
          <w:rFonts w:ascii="Arial" w:eastAsia="宋体" w:hAnsi="Arial" w:hint="eastAsia"/>
          <w:sz w:val="24"/>
          <w:szCs w:val="24"/>
        </w:rPr>
        <w:t>7</w:t>
      </w:r>
      <w:r>
        <w:rPr>
          <w:rFonts w:ascii="宋体" w:eastAsia="宋体" w:hAnsi="宋体" w:hint="eastAsia"/>
          <w:sz w:val="24"/>
          <w:szCs w:val="24"/>
        </w:rPr>
        <w:t>为规则判定流程图。</w:t>
      </w:r>
      <w:r w:rsidR="00E50CE9">
        <w:rPr>
          <w:rFonts w:ascii="宋体" w:eastAsia="宋体" w:hAnsi="宋体" w:hint="eastAsia"/>
          <w:sz w:val="24"/>
          <w:szCs w:val="24"/>
        </w:rPr>
        <w:t>规则判定有两个入口，消息监听入口和</w:t>
      </w:r>
      <w:r w:rsidR="000E2E3D">
        <w:rPr>
          <w:rFonts w:ascii="宋体" w:eastAsia="宋体" w:hAnsi="宋体" w:hint="eastAsia"/>
          <w:sz w:val="24"/>
          <w:szCs w:val="24"/>
        </w:rPr>
        <w:t>延时</w:t>
      </w:r>
      <w:r w:rsidR="00E50CE9">
        <w:rPr>
          <w:rFonts w:ascii="宋体" w:eastAsia="宋体" w:hAnsi="宋体" w:hint="eastAsia"/>
          <w:sz w:val="24"/>
          <w:szCs w:val="24"/>
        </w:rPr>
        <w:t>任务回调入口。</w:t>
      </w:r>
      <w:r w:rsidR="00373B9E">
        <w:rPr>
          <w:rFonts w:ascii="宋体" w:eastAsia="宋体" w:hAnsi="宋体" w:hint="eastAsia"/>
          <w:sz w:val="24"/>
          <w:szCs w:val="24"/>
        </w:rPr>
        <w:t>每一笔订单都需要经过消息监听入口，消息监听入口流程如下：</w:t>
      </w:r>
      <w:r w:rsidR="00C32470">
        <w:rPr>
          <w:rFonts w:ascii="宋体" w:eastAsia="宋体" w:hAnsi="宋体" w:hint="eastAsia"/>
          <w:sz w:val="24"/>
          <w:szCs w:val="24"/>
        </w:rPr>
        <w:t>平台监听订单、运单消息队列，监听到消息之后对消息进行解析，并从消息中获取当前订单所处</w:t>
      </w:r>
      <w:r w:rsidR="001936E5">
        <w:rPr>
          <w:rFonts w:ascii="宋体" w:eastAsia="宋体" w:hAnsi="宋体" w:hint="eastAsia"/>
          <w:sz w:val="24"/>
          <w:szCs w:val="24"/>
        </w:rPr>
        <w:t>阶段，根据阶段获取对应规则，进而进行匹配。</w:t>
      </w:r>
      <w:r w:rsidR="000E2E3D">
        <w:rPr>
          <w:rFonts w:ascii="宋体" w:eastAsia="宋体" w:hAnsi="宋体" w:hint="eastAsia"/>
          <w:sz w:val="24"/>
          <w:szCs w:val="24"/>
        </w:rPr>
        <w:t>在匹配过程中会出现规则需要延时匹配的情况，这类规则需要走延时任务回调入口</w:t>
      </w:r>
      <w:r w:rsidR="00CF6CA5">
        <w:rPr>
          <w:rFonts w:ascii="宋体" w:eastAsia="宋体" w:hAnsi="宋体" w:hint="eastAsia"/>
          <w:sz w:val="24"/>
          <w:szCs w:val="24"/>
        </w:rPr>
        <w:t>，而不需要延时判定的规则能够立即得出匹配结果，如果订单当前阶段命中超时规则，平台会记录命中日志</w:t>
      </w:r>
      <w:r w:rsidR="002C08DC">
        <w:rPr>
          <w:rFonts w:ascii="宋体" w:eastAsia="宋体" w:hAnsi="宋体" w:hint="eastAsia"/>
          <w:sz w:val="24"/>
          <w:szCs w:val="24"/>
        </w:rPr>
        <w:t>，并根据规则中配置的</w:t>
      </w:r>
      <w:r w:rsidR="002C08DC" w:rsidRPr="00A378BC">
        <w:rPr>
          <w:rFonts w:ascii="Arial" w:eastAsia="宋体" w:hAnsi="Arial" w:hint="eastAsia"/>
          <w:sz w:val="24"/>
          <w:szCs w:val="24"/>
        </w:rPr>
        <w:t>Action</w:t>
      </w:r>
      <w:r w:rsidR="002C08DC">
        <w:rPr>
          <w:rFonts w:ascii="宋体" w:eastAsia="宋体" w:hAnsi="宋体" w:hint="eastAsia"/>
          <w:sz w:val="24"/>
          <w:szCs w:val="24"/>
        </w:rPr>
        <w:t>执行后续操作。</w:t>
      </w:r>
      <w:r w:rsidR="007B77DC">
        <w:rPr>
          <w:rFonts w:ascii="宋体" w:eastAsia="宋体" w:hAnsi="宋体" w:hint="eastAsia"/>
          <w:sz w:val="24"/>
          <w:szCs w:val="24"/>
        </w:rPr>
        <w:t>延时任务回调入口如下：</w:t>
      </w:r>
      <w:r w:rsidR="005112AB">
        <w:rPr>
          <w:rFonts w:ascii="宋体" w:eastAsia="宋体" w:hAnsi="宋体" w:hint="eastAsia"/>
          <w:sz w:val="24"/>
          <w:szCs w:val="24"/>
        </w:rPr>
        <w:t>当延时任务在延时任务中心到期时，延时任务中心</w:t>
      </w:r>
      <w:r w:rsidR="00155606">
        <w:rPr>
          <w:rFonts w:ascii="宋体" w:eastAsia="宋体" w:hAnsi="宋体" w:hint="eastAsia"/>
          <w:sz w:val="24"/>
          <w:szCs w:val="24"/>
        </w:rPr>
        <w:t>会回调创建延时任务时指定的</w:t>
      </w:r>
      <w:r w:rsidR="00155606">
        <w:rPr>
          <w:rFonts w:ascii="宋体" w:eastAsia="宋体" w:hAnsi="宋体" w:hint="eastAsia"/>
          <w:sz w:val="24"/>
          <w:szCs w:val="24"/>
        </w:rPr>
        <w:lastRenderedPageBreak/>
        <w:t>接口，在回调接口中，平台会继续进行匹配，具体逻辑与</w:t>
      </w:r>
      <w:r w:rsidR="00CD4E9A">
        <w:rPr>
          <w:rFonts w:ascii="宋体" w:eastAsia="宋体" w:hAnsi="宋体" w:hint="eastAsia"/>
          <w:sz w:val="24"/>
          <w:szCs w:val="24"/>
        </w:rPr>
        <w:t>消息监听入口逻辑相同。</w:t>
      </w:r>
    </w:p>
    <w:p w14:paraId="2352D172" w14:textId="207660B7" w:rsidR="0028269A" w:rsidRDefault="0028269A" w:rsidP="00BD34C2">
      <w:pPr>
        <w:spacing w:line="360" w:lineRule="auto"/>
        <w:ind w:firstLineChars="200" w:firstLine="480"/>
        <w:rPr>
          <w:rFonts w:ascii="宋体" w:eastAsia="宋体" w:hAnsi="宋体"/>
          <w:sz w:val="24"/>
          <w:szCs w:val="24"/>
        </w:rPr>
      </w:pPr>
      <w:r>
        <w:rPr>
          <w:rFonts w:ascii="宋体" w:eastAsia="宋体" w:hAnsi="宋体" w:hint="eastAsia"/>
          <w:sz w:val="24"/>
          <w:szCs w:val="24"/>
        </w:rPr>
        <w:t>规则判定的用例描述如表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Pr>
          <w:rFonts w:ascii="Arial" w:eastAsia="宋体" w:hAnsi="Arial"/>
          <w:sz w:val="24"/>
          <w:szCs w:val="24"/>
        </w:rPr>
        <w:t>1</w:t>
      </w:r>
      <w:r>
        <w:rPr>
          <w:rFonts w:ascii="宋体" w:eastAsia="宋体" w:hAnsi="宋体" w:hint="eastAsia"/>
          <w:sz w:val="24"/>
          <w:szCs w:val="24"/>
        </w:rPr>
        <w:t>所示。</w:t>
      </w:r>
    </w:p>
    <w:p w14:paraId="4AAF9B0B" w14:textId="7D427F58" w:rsidR="00FD189F" w:rsidRDefault="00FD189F" w:rsidP="00FD189F">
      <w:pPr>
        <w:pStyle w:val="af8"/>
        <w:keepNext/>
      </w:pPr>
      <w:bookmarkStart w:id="190" w:name="_Toc36736500"/>
      <w:bookmarkStart w:id="191" w:name="_Toc36939136"/>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11</w:t>
      </w:r>
      <w:r w:rsidR="00F23117">
        <w:fldChar w:fldCharType="end"/>
      </w:r>
      <w:r>
        <w:t xml:space="preserve">  </w:t>
      </w:r>
      <w:r w:rsidRPr="00ED7BF4">
        <w:rPr>
          <w:rFonts w:hint="eastAsia"/>
        </w:rPr>
        <w:t>规则判定用例表</w:t>
      </w:r>
      <w:bookmarkEnd w:id="190"/>
      <w:bookmarkEnd w:id="191"/>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D40E2A" w:rsidRPr="00B66781" w14:paraId="6184CBAD" w14:textId="77777777" w:rsidTr="00547A9B">
        <w:tc>
          <w:tcPr>
            <w:tcW w:w="1271" w:type="dxa"/>
          </w:tcPr>
          <w:p w14:paraId="16CF7B89" w14:textId="77777777" w:rsidR="00D40E2A" w:rsidRPr="007E645B" w:rsidRDefault="00D40E2A"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30C2E620" w14:textId="77777777" w:rsidR="00D40E2A" w:rsidRPr="007E645B" w:rsidRDefault="00D40E2A"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10</w:t>
            </w:r>
          </w:p>
        </w:tc>
        <w:tc>
          <w:tcPr>
            <w:tcW w:w="1984" w:type="dxa"/>
          </w:tcPr>
          <w:p w14:paraId="40032BAC"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54AF3B5A" w14:textId="55881EB2" w:rsidR="00D40E2A" w:rsidRPr="007E645B" w:rsidRDefault="00D40E2A" w:rsidP="006E1421">
            <w:pPr>
              <w:widowControl/>
              <w:jc w:val="left"/>
              <w:rPr>
                <w:rFonts w:ascii="宋体" w:eastAsia="宋体" w:hAnsi="宋体"/>
                <w:szCs w:val="21"/>
              </w:rPr>
            </w:pPr>
            <w:r>
              <w:rPr>
                <w:rFonts w:ascii="宋体" w:eastAsia="宋体" w:hAnsi="宋体" w:hint="eastAsia"/>
                <w:szCs w:val="21"/>
              </w:rPr>
              <w:t>规则判定</w:t>
            </w:r>
          </w:p>
        </w:tc>
      </w:tr>
      <w:tr w:rsidR="00D40E2A" w:rsidRPr="00B66781" w14:paraId="4274CFE7" w14:textId="77777777" w:rsidTr="00547A9B">
        <w:tc>
          <w:tcPr>
            <w:tcW w:w="1271" w:type="dxa"/>
          </w:tcPr>
          <w:p w14:paraId="3E869FD6"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DAEB579" w14:textId="4B96D189" w:rsidR="00D40E2A" w:rsidRPr="007E645B" w:rsidRDefault="0099131A" w:rsidP="006E1421">
            <w:pPr>
              <w:widowControl/>
              <w:jc w:val="left"/>
              <w:rPr>
                <w:rFonts w:ascii="宋体" w:eastAsia="宋体" w:hAnsi="宋体"/>
                <w:szCs w:val="21"/>
              </w:rPr>
            </w:pPr>
            <w:r>
              <w:rPr>
                <w:rFonts w:ascii="宋体" w:eastAsia="宋体" w:hAnsi="宋体" w:hint="eastAsia"/>
                <w:szCs w:val="21"/>
              </w:rPr>
              <w:t>判定运单/订单是否命中</w:t>
            </w:r>
            <w:r w:rsidR="00B969F9">
              <w:rPr>
                <w:rFonts w:ascii="宋体" w:eastAsia="宋体" w:hAnsi="宋体" w:hint="eastAsia"/>
                <w:szCs w:val="21"/>
              </w:rPr>
              <w:t>超时规则</w:t>
            </w:r>
          </w:p>
        </w:tc>
      </w:tr>
      <w:tr w:rsidR="00D40E2A" w:rsidRPr="00B66781" w14:paraId="4B1C2F4A" w14:textId="77777777" w:rsidTr="00547A9B">
        <w:tc>
          <w:tcPr>
            <w:tcW w:w="1271" w:type="dxa"/>
          </w:tcPr>
          <w:p w14:paraId="1658AEC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336DF2A" w14:textId="6E12E00C" w:rsidR="00D40E2A" w:rsidRPr="007E645B" w:rsidRDefault="00323DB3" w:rsidP="006E1421">
            <w:pPr>
              <w:widowControl/>
              <w:jc w:val="left"/>
              <w:rPr>
                <w:rFonts w:ascii="宋体" w:eastAsia="宋体" w:hAnsi="宋体"/>
                <w:szCs w:val="21"/>
              </w:rPr>
            </w:pPr>
            <w:r>
              <w:rPr>
                <w:rFonts w:ascii="宋体" w:eastAsia="宋体" w:hAnsi="宋体" w:hint="eastAsia"/>
                <w:szCs w:val="21"/>
              </w:rPr>
              <w:t>应用</w:t>
            </w:r>
          </w:p>
        </w:tc>
      </w:tr>
      <w:tr w:rsidR="00D40E2A" w:rsidRPr="00B66781" w14:paraId="42469F8E" w14:textId="77777777" w:rsidTr="00547A9B">
        <w:tc>
          <w:tcPr>
            <w:tcW w:w="1271" w:type="dxa"/>
          </w:tcPr>
          <w:p w14:paraId="134F0C57"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5A993301" w14:textId="6666D025" w:rsidR="00D40E2A" w:rsidRPr="007E645B" w:rsidRDefault="008B42BB" w:rsidP="006E1421">
            <w:pPr>
              <w:widowControl/>
              <w:jc w:val="left"/>
              <w:rPr>
                <w:rFonts w:ascii="宋体" w:eastAsia="宋体" w:hAnsi="宋体"/>
                <w:szCs w:val="21"/>
              </w:rPr>
            </w:pPr>
            <w:r>
              <w:rPr>
                <w:rFonts w:ascii="宋体" w:eastAsia="宋体" w:hAnsi="宋体" w:hint="eastAsia"/>
                <w:szCs w:val="21"/>
              </w:rPr>
              <w:t>订单/运单系统发送订单消息</w:t>
            </w:r>
          </w:p>
        </w:tc>
      </w:tr>
      <w:tr w:rsidR="00D40E2A" w:rsidRPr="00B66781" w14:paraId="4AEC5184" w14:textId="77777777" w:rsidTr="00547A9B">
        <w:tc>
          <w:tcPr>
            <w:tcW w:w="1271" w:type="dxa"/>
          </w:tcPr>
          <w:p w14:paraId="2A63DD88"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1E47DA6D" w14:textId="77777777" w:rsidR="00D40E2A" w:rsidRDefault="000250E6" w:rsidP="009F02EA">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得到判定结果，并做相应的处理</w:t>
            </w:r>
          </w:p>
          <w:p w14:paraId="5436872B" w14:textId="3A8FA543" w:rsidR="000250E6" w:rsidRPr="0080508D" w:rsidRDefault="000250E6" w:rsidP="009F02EA">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未得到判定结果，延时任务中心创建延时执行任务</w:t>
            </w:r>
          </w:p>
        </w:tc>
      </w:tr>
      <w:tr w:rsidR="00D40E2A" w:rsidRPr="00B66781" w14:paraId="61EC6E85" w14:textId="77777777" w:rsidTr="00547A9B">
        <w:tc>
          <w:tcPr>
            <w:tcW w:w="1271" w:type="dxa"/>
          </w:tcPr>
          <w:p w14:paraId="67000713"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71C40B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中</w:t>
            </w:r>
          </w:p>
        </w:tc>
      </w:tr>
      <w:tr w:rsidR="00D40E2A" w:rsidRPr="00B66781" w14:paraId="2DC1E4EB" w14:textId="77777777" w:rsidTr="00547A9B">
        <w:tc>
          <w:tcPr>
            <w:tcW w:w="1271" w:type="dxa"/>
          </w:tcPr>
          <w:p w14:paraId="4658D8A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7B5A463C" w14:textId="77777777" w:rsidR="00D40E2A"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系统监听到订单/运单系统发送的消息</w:t>
            </w:r>
          </w:p>
          <w:p w14:paraId="19F8C49D" w14:textId="77777777" w:rsid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根据消息中的状态获取对应的规则</w:t>
            </w:r>
          </w:p>
          <w:p w14:paraId="5BED4687" w14:textId="77777777" w:rsid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依次执行对应的规则</w:t>
            </w:r>
          </w:p>
          <w:p w14:paraId="06B375FB" w14:textId="2846291B" w:rsidR="004B7762" w:rsidRP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根据执行结果做相应的处理</w:t>
            </w:r>
          </w:p>
        </w:tc>
      </w:tr>
      <w:tr w:rsidR="00D40E2A" w:rsidRPr="00B66781" w14:paraId="30A9E004" w14:textId="77777777" w:rsidTr="00547A9B">
        <w:tc>
          <w:tcPr>
            <w:tcW w:w="1271" w:type="dxa"/>
          </w:tcPr>
          <w:p w14:paraId="0277D0D5"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B243CA5" w14:textId="77777777" w:rsidR="00D40E2A" w:rsidRDefault="00CB01E6"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规则不是立即判定，而是延时判定</w:t>
            </w:r>
          </w:p>
          <w:p w14:paraId="7A0EB724" w14:textId="500D04E7" w:rsidR="00CB01E6" w:rsidRDefault="00CB01E6" w:rsidP="009F02EA">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在延时任务中心创建定时任务，延时执行规则</w:t>
            </w:r>
          </w:p>
          <w:p w14:paraId="1E82023D" w14:textId="70CA10C0" w:rsidR="0045723D" w:rsidRDefault="0045723D"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延时任务回调</w:t>
            </w:r>
          </w:p>
          <w:p w14:paraId="12F194C2" w14:textId="0AEC1D0C" w:rsidR="0045723D" w:rsidRPr="0045723D" w:rsidRDefault="0045723D" w:rsidP="009F02EA">
            <w:pPr>
              <w:pStyle w:val="a6"/>
              <w:widowControl/>
              <w:numPr>
                <w:ilvl w:val="0"/>
                <w:numId w:val="27"/>
              </w:numPr>
              <w:ind w:firstLineChars="0"/>
              <w:jc w:val="left"/>
              <w:rPr>
                <w:rFonts w:ascii="宋体" w:eastAsia="宋体" w:hAnsi="宋体"/>
                <w:szCs w:val="21"/>
              </w:rPr>
            </w:pPr>
            <w:r>
              <w:rPr>
                <w:rFonts w:ascii="宋体" w:eastAsia="宋体" w:hAnsi="宋体" w:hint="eastAsia"/>
                <w:szCs w:val="21"/>
              </w:rPr>
              <w:t>在已执行的基础上继续执行</w:t>
            </w:r>
          </w:p>
          <w:p w14:paraId="34EAA20B"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A378BC">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规则执行成功</w:t>
            </w:r>
          </w:p>
          <w:p w14:paraId="5323E3F1" w14:textId="77777777" w:rsidR="00CB01E6" w:rsidRDefault="00CB01E6" w:rsidP="009F02EA">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执行对应的</w:t>
            </w:r>
            <w:r w:rsidRPr="00A378BC">
              <w:rPr>
                <w:rFonts w:ascii="Arial" w:eastAsia="宋体" w:hAnsi="Arial" w:hint="eastAsia"/>
                <w:szCs w:val="21"/>
              </w:rPr>
              <w:t>action</w:t>
            </w:r>
          </w:p>
          <w:p w14:paraId="1521D02B" w14:textId="77777777" w:rsidR="00CB01E6" w:rsidRDefault="00CB01E6" w:rsidP="009F02EA">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记录规则执行成功</w:t>
            </w:r>
          </w:p>
          <w:p w14:paraId="5A32E302"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A378BC">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规则执行失败</w:t>
            </w:r>
          </w:p>
          <w:p w14:paraId="49933D77" w14:textId="42910DB8" w:rsidR="00CB01E6" w:rsidRPr="00CB01E6" w:rsidRDefault="00CB01E6" w:rsidP="009F02EA">
            <w:pPr>
              <w:pStyle w:val="a6"/>
              <w:widowControl/>
              <w:numPr>
                <w:ilvl w:val="0"/>
                <w:numId w:val="26"/>
              </w:numPr>
              <w:ind w:firstLineChars="0"/>
              <w:jc w:val="left"/>
              <w:rPr>
                <w:rFonts w:ascii="宋体" w:eastAsia="宋体" w:hAnsi="宋体"/>
                <w:szCs w:val="21"/>
              </w:rPr>
            </w:pPr>
            <w:r>
              <w:rPr>
                <w:rFonts w:ascii="宋体" w:eastAsia="宋体" w:hAnsi="宋体" w:hint="eastAsia"/>
                <w:szCs w:val="21"/>
              </w:rPr>
              <w:t>记录规则执行失败</w:t>
            </w:r>
          </w:p>
        </w:tc>
      </w:tr>
    </w:tbl>
    <w:p w14:paraId="309DFB5B" w14:textId="3E9F2A6A" w:rsidR="0045267A" w:rsidRDefault="003F42BE" w:rsidP="0080508D">
      <w:pPr>
        <w:spacing w:line="360" w:lineRule="auto"/>
        <w:ind w:firstLineChars="200" w:firstLine="480"/>
        <w:rPr>
          <w:rFonts w:ascii="宋体" w:eastAsia="宋体" w:hAnsi="宋体"/>
          <w:sz w:val="24"/>
          <w:szCs w:val="24"/>
        </w:rPr>
      </w:pPr>
      <w:r>
        <w:rPr>
          <w:rFonts w:ascii="宋体" w:eastAsia="宋体" w:hAnsi="宋体" w:hint="eastAsia"/>
          <w:sz w:val="24"/>
          <w:szCs w:val="24"/>
        </w:rPr>
        <w:t>缓存同步子功能负责同步部署</w:t>
      </w:r>
      <w:r w:rsidR="004B21FA">
        <w:rPr>
          <w:rFonts w:ascii="宋体" w:eastAsia="宋体" w:hAnsi="宋体" w:hint="eastAsia"/>
          <w:sz w:val="24"/>
          <w:szCs w:val="24"/>
        </w:rPr>
        <w:t>在不同机房的缓存</w:t>
      </w:r>
      <w:r w:rsidR="00CA5FB1">
        <w:rPr>
          <w:rFonts w:ascii="宋体" w:eastAsia="宋体" w:hAnsi="宋体" w:hint="eastAsia"/>
          <w:sz w:val="24"/>
          <w:szCs w:val="24"/>
        </w:rPr>
        <w:t>。由于饿</w:t>
      </w:r>
      <w:proofErr w:type="gramStart"/>
      <w:r w:rsidR="00CA5FB1">
        <w:rPr>
          <w:rFonts w:ascii="宋体" w:eastAsia="宋体" w:hAnsi="宋体" w:hint="eastAsia"/>
          <w:sz w:val="24"/>
          <w:szCs w:val="24"/>
        </w:rPr>
        <w:t>了么的业务</w:t>
      </w:r>
      <w:proofErr w:type="gramEnd"/>
      <w:r w:rsidR="00CA5FB1">
        <w:rPr>
          <w:rFonts w:ascii="宋体" w:eastAsia="宋体" w:hAnsi="宋体" w:hint="eastAsia"/>
          <w:sz w:val="24"/>
          <w:szCs w:val="24"/>
        </w:rPr>
        <w:t>已经发展到一个数据中心支撑不住的</w:t>
      </w:r>
      <w:r w:rsidR="00C33368">
        <w:rPr>
          <w:rFonts w:ascii="宋体" w:eastAsia="宋体" w:hAnsi="宋体" w:hint="eastAsia"/>
          <w:sz w:val="24"/>
          <w:szCs w:val="24"/>
        </w:rPr>
        <w:t>阶段</w:t>
      </w:r>
      <w:r w:rsidR="00CA5FB1">
        <w:rPr>
          <w:rFonts w:ascii="宋体" w:eastAsia="宋体" w:hAnsi="宋体" w:hint="eastAsia"/>
          <w:sz w:val="24"/>
          <w:szCs w:val="24"/>
        </w:rPr>
        <w:t>，因此饿了</w:t>
      </w:r>
      <w:proofErr w:type="gramStart"/>
      <w:r w:rsidR="00CA5FB1">
        <w:rPr>
          <w:rFonts w:ascii="宋体" w:eastAsia="宋体" w:hAnsi="宋体" w:hint="eastAsia"/>
          <w:sz w:val="24"/>
          <w:szCs w:val="24"/>
        </w:rPr>
        <w:t>么使用</w:t>
      </w:r>
      <w:proofErr w:type="gramEnd"/>
      <w:r w:rsidR="00CA5FB1">
        <w:rPr>
          <w:rFonts w:ascii="宋体" w:eastAsia="宋体" w:hAnsi="宋体" w:hint="eastAsia"/>
          <w:sz w:val="24"/>
          <w:szCs w:val="24"/>
        </w:rPr>
        <w:t>异地多机房策略来应对业务的增长</w:t>
      </w:r>
      <w:r w:rsidR="00B2740E">
        <w:rPr>
          <w:rFonts w:ascii="宋体" w:eastAsia="宋体" w:hAnsi="宋体" w:hint="eastAsia"/>
          <w:sz w:val="24"/>
          <w:szCs w:val="24"/>
        </w:rPr>
        <w:t>。异地机房必然存在数据同步的问题</w:t>
      </w:r>
      <w:r w:rsidR="00C33368">
        <w:rPr>
          <w:rFonts w:ascii="宋体" w:eastAsia="宋体" w:hAnsi="宋体" w:hint="eastAsia"/>
          <w:sz w:val="24"/>
          <w:szCs w:val="24"/>
        </w:rPr>
        <w:t>，</w:t>
      </w:r>
      <w:r w:rsidR="00B2740E">
        <w:rPr>
          <w:rFonts w:ascii="宋体" w:eastAsia="宋体" w:hAnsi="宋体" w:hint="eastAsia"/>
          <w:sz w:val="24"/>
          <w:szCs w:val="24"/>
        </w:rPr>
        <w:t>而</w:t>
      </w:r>
      <w:proofErr w:type="spellStart"/>
      <w:r w:rsidR="00C23B98" w:rsidRPr="00A378BC">
        <w:rPr>
          <w:rFonts w:ascii="Arial" w:eastAsia="宋体" w:hAnsi="Arial" w:hint="eastAsia"/>
          <w:sz w:val="24"/>
          <w:szCs w:val="24"/>
        </w:rPr>
        <w:t>drc</w:t>
      </w:r>
      <w:proofErr w:type="spellEnd"/>
      <w:r w:rsidR="00C23B98">
        <w:rPr>
          <w:rFonts w:ascii="宋体" w:eastAsia="宋体" w:hAnsi="宋体" w:hint="eastAsia"/>
          <w:sz w:val="24"/>
          <w:szCs w:val="24"/>
        </w:rPr>
        <w:t>消息</w:t>
      </w:r>
      <w:r w:rsidR="00B2740E">
        <w:rPr>
          <w:rFonts w:ascii="宋体" w:eastAsia="宋体" w:hAnsi="宋体" w:hint="eastAsia"/>
          <w:sz w:val="24"/>
          <w:szCs w:val="24"/>
        </w:rPr>
        <w:t>就</w:t>
      </w:r>
      <w:r w:rsidR="00C23B98">
        <w:rPr>
          <w:rFonts w:ascii="宋体" w:eastAsia="宋体" w:hAnsi="宋体" w:hint="eastAsia"/>
          <w:sz w:val="24"/>
          <w:szCs w:val="24"/>
        </w:rPr>
        <w:t>是</w:t>
      </w:r>
      <w:r w:rsidR="00B2740E">
        <w:rPr>
          <w:rFonts w:ascii="宋体" w:eastAsia="宋体" w:hAnsi="宋体" w:hint="eastAsia"/>
          <w:sz w:val="24"/>
          <w:szCs w:val="24"/>
        </w:rPr>
        <w:t>用来进行</w:t>
      </w:r>
      <w:r w:rsidR="00C23B98">
        <w:rPr>
          <w:rFonts w:ascii="宋体" w:eastAsia="宋体" w:hAnsi="宋体" w:hint="eastAsia"/>
          <w:sz w:val="24"/>
          <w:szCs w:val="24"/>
        </w:rPr>
        <w:t>异地</w:t>
      </w:r>
      <w:r w:rsidR="00B2740E">
        <w:rPr>
          <w:rFonts w:ascii="宋体" w:eastAsia="宋体" w:hAnsi="宋体" w:hint="eastAsia"/>
          <w:sz w:val="24"/>
          <w:szCs w:val="24"/>
        </w:rPr>
        <w:t>机房</w:t>
      </w:r>
      <w:r w:rsidR="00C23B98">
        <w:rPr>
          <w:rFonts w:ascii="宋体" w:eastAsia="宋体" w:hAnsi="宋体" w:hint="eastAsia"/>
          <w:sz w:val="24"/>
          <w:szCs w:val="24"/>
        </w:rPr>
        <w:t>数据同步</w:t>
      </w:r>
      <w:r w:rsidR="0099455B">
        <w:rPr>
          <w:rFonts w:ascii="宋体" w:eastAsia="宋体" w:hAnsi="宋体" w:hint="eastAsia"/>
          <w:sz w:val="24"/>
          <w:szCs w:val="24"/>
        </w:rPr>
        <w:t>的</w:t>
      </w:r>
      <w:r w:rsidR="00C23B98">
        <w:rPr>
          <w:rFonts w:ascii="宋体" w:eastAsia="宋体" w:hAnsi="宋体" w:hint="eastAsia"/>
          <w:sz w:val="24"/>
          <w:szCs w:val="24"/>
        </w:rPr>
        <w:t>消息</w:t>
      </w:r>
      <w:r w:rsidR="00E853EA">
        <w:rPr>
          <w:rFonts w:ascii="宋体" w:eastAsia="宋体" w:hAnsi="宋体" w:hint="eastAsia"/>
          <w:sz w:val="24"/>
          <w:szCs w:val="24"/>
        </w:rPr>
        <w:t>。以</w:t>
      </w:r>
      <w:r w:rsidR="008D33C2" w:rsidRPr="00A378BC">
        <w:rPr>
          <w:rFonts w:ascii="Arial" w:eastAsia="宋体" w:hAnsi="Arial" w:hint="eastAsia"/>
          <w:sz w:val="24"/>
          <w:szCs w:val="24"/>
        </w:rPr>
        <w:t>A</w:t>
      </w:r>
      <w:r w:rsidR="008D33C2">
        <w:rPr>
          <w:rFonts w:ascii="宋体" w:eastAsia="宋体" w:hAnsi="宋体" w:hint="eastAsia"/>
          <w:sz w:val="24"/>
          <w:szCs w:val="24"/>
        </w:rPr>
        <w:t>机房和</w:t>
      </w:r>
      <w:r w:rsidR="008D33C2" w:rsidRPr="00A378BC">
        <w:rPr>
          <w:rFonts w:ascii="Arial" w:eastAsia="宋体" w:hAnsi="Arial" w:hint="eastAsia"/>
          <w:sz w:val="24"/>
          <w:szCs w:val="24"/>
        </w:rPr>
        <w:t>B</w:t>
      </w:r>
      <w:r w:rsidR="008D33C2">
        <w:rPr>
          <w:rFonts w:ascii="宋体" w:eastAsia="宋体" w:hAnsi="宋体" w:hint="eastAsia"/>
          <w:sz w:val="24"/>
          <w:szCs w:val="24"/>
        </w:rPr>
        <w:t>机房为例</w:t>
      </w:r>
      <w:r w:rsidR="00E853EA">
        <w:rPr>
          <w:rFonts w:ascii="宋体" w:eastAsia="宋体" w:hAnsi="宋体" w:hint="eastAsia"/>
          <w:sz w:val="24"/>
          <w:szCs w:val="24"/>
        </w:rPr>
        <w:t>，</w:t>
      </w:r>
      <w:r w:rsidR="003152A3" w:rsidRPr="00A378BC">
        <w:rPr>
          <w:rFonts w:ascii="Arial" w:eastAsia="宋体" w:hAnsi="Arial" w:hint="eastAsia"/>
          <w:sz w:val="24"/>
          <w:szCs w:val="24"/>
        </w:rPr>
        <w:t>A</w:t>
      </w:r>
      <w:r w:rsidR="003152A3">
        <w:rPr>
          <w:rFonts w:ascii="宋体" w:eastAsia="宋体" w:hAnsi="宋体" w:hint="eastAsia"/>
          <w:sz w:val="24"/>
          <w:szCs w:val="24"/>
        </w:rPr>
        <w:t>机房有一个</w:t>
      </w:r>
      <w:proofErr w:type="spellStart"/>
      <w:r w:rsidR="003152A3" w:rsidRPr="00A378BC">
        <w:rPr>
          <w:rFonts w:ascii="Arial" w:eastAsia="宋体" w:hAnsi="Arial" w:hint="eastAsia"/>
          <w:sz w:val="24"/>
          <w:szCs w:val="24"/>
        </w:rPr>
        <w:t>drc</w:t>
      </w:r>
      <w:proofErr w:type="spellEnd"/>
      <w:r w:rsidR="003152A3">
        <w:rPr>
          <w:rFonts w:ascii="宋体" w:eastAsia="宋体" w:hAnsi="宋体" w:hint="eastAsia"/>
          <w:sz w:val="24"/>
          <w:szCs w:val="24"/>
        </w:rPr>
        <w:t>消息队列，当</w:t>
      </w:r>
      <w:r w:rsidR="003152A3" w:rsidRPr="00A378BC">
        <w:rPr>
          <w:rFonts w:ascii="Arial" w:eastAsia="宋体" w:hAnsi="Arial" w:hint="eastAsia"/>
          <w:sz w:val="24"/>
          <w:szCs w:val="24"/>
        </w:rPr>
        <w:t>A</w:t>
      </w:r>
      <w:r w:rsidR="003152A3">
        <w:rPr>
          <w:rFonts w:ascii="宋体" w:eastAsia="宋体" w:hAnsi="宋体" w:hint="eastAsia"/>
          <w:sz w:val="24"/>
          <w:szCs w:val="24"/>
        </w:rPr>
        <w:t>机房产生数据的时候，机房就会向</w:t>
      </w:r>
      <w:proofErr w:type="spellStart"/>
      <w:r w:rsidR="003152A3" w:rsidRPr="00A378BC">
        <w:rPr>
          <w:rFonts w:ascii="Arial" w:eastAsia="宋体" w:hAnsi="Arial" w:hint="eastAsia"/>
          <w:sz w:val="24"/>
          <w:szCs w:val="24"/>
        </w:rPr>
        <w:t>drc</w:t>
      </w:r>
      <w:proofErr w:type="spellEnd"/>
      <w:r w:rsidR="003152A3">
        <w:rPr>
          <w:rFonts w:ascii="宋体" w:eastAsia="宋体" w:hAnsi="宋体" w:hint="eastAsia"/>
          <w:sz w:val="24"/>
          <w:szCs w:val="24"/>
        </w:rPr>
        <w:t>消息队列中发送消息，</w:t>
      </w:r>
      <w:r w:rsidR="009878B4">
        <w:rPr>
          <w:rFonts w:ascii="宋体" w:eastAsia="宋体" w:hAnsi="宋体" w:hint="eastAsia"/>
          <w:sz w:val="24"/>
          <w:szCs w:val="24"/>
        </w:rPr>
        <w:t>同时</w:t>
      </w:r>
      <w:r w:rsidR="009878B4" w:rsidRPr="00A378BC">
        <w:rPr>
          <w:rFonts w:ascii="Arial" w:eastAsia="宋体" w:hAnsi="Arial" w:hint="eastAsia"/>
          <w:sz w:val="24"/>
          <w:szCs w:val="24"/>
        </w:rPr>
        <w:t>A</w:t>
      </w:r>
      <w:r w:rsidR="009878B4">
        <w:rPr>
          <w:rFonts w:ascii="宋体" w:eastAsia="宋体" w:hAnsi="宋体" w:hint="eastAsia"/>
          <w:sz w:val="24"/>
          <w:szCs w:val="24"/>
        </w:rPr>
        <w:t>机房还</w:t>
      </w:r>
      <w:proofErr w:type="gramStart"/>
      <w:r w:rsidR="009878B4">
        <w:rPr>
          <w:rFonts w:ascii="宋体" w:eastAsia="宋体" w:hAnsi="宋体" w:hint="eastAsia"/>
          <w:sz w:val="24"/>
          <w:szCs w:val="24"/>
        </w:rPr>
        <w:t>监听着</w:t>
      </w:r>
      <w:proofErr w:type="gramEnd"/>
      <w:r w:rsidR="009878B4" w:rsidRPr="00A378BC">
        <w:rPr>
          <w:rFonts w:ascii="Arial" w:eastAsia="宋体" w:hAnsi="Arial" w:hint="eastAsia"/>
          <w:sz w:val="24"/>
          <w:szCs w:val="24"/>
        </w:rPr>
        <w:t>B</w:t>
      </w:r>
      <w:r w:rsidR="009878B4">
        <w:rPr>
          <w:rFonts w:ascii="宋体" w:eastAsia="宋体" w:hAnsi="宋体" w:hint="eastAsia"/>
          <w:sz w:val="24"/>
          <w:szCs w:val="24"/>
        </w:rPr>
        <w:t>机房的</w:t>
      </w:r>
      <w:proofErr w:type="spellStart"/>
      <w:r w:rsidR="009878B4" w:rsidRPr="00A378BC">
        <w:rPr>
          <w:rFonts w:ascii="Arial" w:eastAsia="宋体" w:hAnsi="Arial" w:hint="eastAsia"/>
          <w:sz w:val="24"/>
          <w:szCs w:val="24"/>
        </w:rPr>
        <w:t>drc</w:t>
      </w:r>
      <w:proofErr w:type="spellEnd"/>
      <w:r w:rsidR="009878B4">
        <w:rPr>
          <w:rFonts w:ascii="宋体" w:eastAsia="宋体" w:hAnsi="宋体" w:hint="eastAsia"/>
          <w:sz w:val="24"/>
          <w:szCs w:val="24"/>
        </w:rPr>
        <w:t>消息队列，用于同步消息，</w:t>
      </w:r>
      <w:r w:rsidR="009878B4" w:rsidRPr="00A378BC">
        <w:rPr>
          <w:rFonts w:ascii="Arial" w:eastAsia="宋体" w:hAnsi="Arial" w:hint="eastAsia"/>
          <w:sz w:val="24"/>
          <w:szCs w:val="24"/>
        </w:rPr>
        <w:t>B</w:t>
      </w:r>
      <w:r w:rsidR="009878B4">
        <w:rPr>
          <w:rFonts w:ascii="宋体" w:eastAsia="宋体" w:hAnsi="宋体" w:hint="eastAsia"/>
          <w:sz w:val="24"/>
          <w:szCs w:val="24"/>
        </w:rPr>
        <w:t>机房同理。</w:t>
      </w:r>
      <w:r w:rsidR="008D33C2">
        <w:rPr>
          <w:rFonts w:ascii="宋体" w:eastAsia="宋体" w:hAnsi="宋体" w:hint="eastAsia"/>
          <w:sz w:val="24"/>
          <w:szCs w:val="24"/>
        </w:rPr>
        <w:t>由于</w:t>
      </w:r>
      <w:r w:rsidR="003152A3">
        <w:rPr>
          <w:rFonts w:ascii="宋体" w:eastAsia="宋体" w:hAnsi="宋体" w:hint="eastAsia"/>
          <w:sz w:val="24"/>
          <w:szCs w:val="24"/>
        </w:rPr>
        <w:t>地域和手机号码等因素的影响，用户在</w:t>
      </w:r>
      <w:r w:rsidR="003152A3" w:rsidRPr="00A378BC">
        <w:rPr>
          <w:rFonts w:ascii="Arial" w:eastAsia="宋体" w:hAnsi="Arial" w:hint="eastAsia"/>
          <w:sz w:val="24"/>
          <w:szCs w:val="24"/>
        </w:rPr>
        <w:t>A</w:t>
      </w:r>
      <w:r w:rsidR="003152A3">
        <w:rPr>
          <w:rFonts w:ascii="宋体" w:eastAsia="宋体" w:hAnsi="宋体" w:hint="eastAsia"/>
          <w:sz w:val="24"/>
          <w:szCs w:val="24"/>
        </w:rPr>
        <w:t>机房产生了数据</w:t>
      </w:r>
      <w:r w:rsidR="00E853EA">
        <w:rPr>
          <w:rFonts w:ascii="宋体" w:eastAsia="宋体" w:hAnsi="宋体" w:hint="eastAsia"/>
          <w:sz w:val="24"/>
          <w:szCs w:val="24"/>
        </w:rPr>
        <w:t>，</w:t>
      </w:r>
      <w:r w:rsidR="003152A3" w:rsidRPr="00A378BC">
        <w:rPr>
          <w:rFonts w:ascii="Arial" w:eastAsia="宋体" w:hAnsi="Arial" w:hint="eastAsia"/>
          <w:sz w:val="24"/>
          <w:szCs w:val="24"/>
        </w:rPr>
        <w:t>A</w:t>
      </w:r>
      <w:r w:rsidR="00E853EA">
        <w:rPr>
          <w:rFonts w:ascii="宋体" w:eastAsia="宋体" w:hAnsi="宋体" w:hint="eastAsia"/>
          <w:sz w:val="24"/>
          <w:szCs w:val="24"/>
        </w:rPr>
        <w:t>机房就会给</w:t>
      </w:r>
      <w:r w:rsidR="003152A3" w:rsidRPr="00A378BC">
        <w:rPr>
          <w:rFonts w:ascii="Arial" w:eastAsia="宋体" w:hAnsi="Arial" w:hint="eastAsia"/>
          <w:sz w:val="24"/>
          <w:szCs w:val="24"/>
        </w:rPr>
        <w:t>B</w:t>
      </w:r>
      <w:r w:rsidR="00E853EA">
        <w:rPr>
          <w:rFonts w:ascii="宋体" w:eastAsia="宋体" w:hAnsi="宋体" w:hint="eastAsia"/>
          <w:sz w:val="24"/>
          <w:szCs w:val="24"/>
        </w:rPr>
        <w:t>机房的消息队列发送一条</w:t>
      </w:r>
      <w:r w:rsidR="00485C5F">
        <w:rPr>
          <w:rFonts w:ascii="宋体" w:eastAsia="宋体" w:hAnsi="宋体" w:hint="eastAsia"/>
          <w:sz w:val="24"/>
          <w:szCs w:val="24"/>
        </w:rPr>
        <w:t>数据库</w:t>
      </w:r>
      <w:r w:rsidR="00E853EA">
        <w:rPr>
          <w:rFonts w:ascii="宋体" w:eastAsia="宋体" w:hAnsi="宋体" w:hint="eastAsia"/>
          <w:sz w:val="24"/>
          <w:szCs w:val="24"/>
        </w:rPr>
        <w:t>数据同步消息，</w:t>
      </w:r>
      <w:r w:rsidR="003152A3" w:rsidRPr="00A378BC">
        <w:rPr>
          <w:rFonts w:ascii="Arial" w:eastAsia="宋体" w:hAnsi="Arial" w:hint="eastAsia"/>
          <w:sz w:val="24"/>
          <w:szCs w:val="24"/>
        </w:rPr>
        <w:t>B</w:t>
      </w:r>
      <w:r w:rsidR="00E853EA">
        <w:rPr>
          <w:rFonts w:ascii="宋体" w:eastAsia="宋体" w:hAnsi="宋体" w:hint="eastAsia"/>
          <w:sz w:val="24"/>
          <w:szCs w:val="24"/>
        </w:rPr>
        <w:t>机房接收到消息后，将</w:t>
      </w:r>
      <w:r w:rsidR="003152A3" w:rsidRPr="00A378BC">
        <w:rPr>
          <w:rFonts w:ascii="Arial" w:eastAsia="宋体" w:hAnsi="Arial" w:hint="eastAsia"/>
          <w:sz w:val="24"/>
          <w:szCs w:val="24"/>
        </w:rPr>
        <w:t>B</w:t>
      </w:r>
      <w:r w:rsidR="00E853EA">
        <w:rPr>
          <w:rFonts w:ascii="宋体" w:eastAsia="宋体" w:hAnsi="宋体" w:hint="eastAsia"/>
          <w:sz w:val="24"/>
          <w:szCs w:val="24"/>
        </w:rPr>
        <w:t>机房的</w:t>
      </w:r>
      <w:r w:rsidR="00485C5F">
        <w:rPr>
          <w:rFonts w:ascii="宋体" w:eastAsia="宋体" w:hAnsi="宋体" w:hint="eastAsia"/>
          <w:sz w:val="24"/>
          <w:szCs w:val="24"/>
        </w:rPr>
        <w:t>数据库</w:t>
      </w:r>
      <w:r w:rsidR="00E853EA">
        <w:rPr>
          <w:rFonts w:ascii="宋体" w:eastAsia="宋体" w:hAnsi="宋体" w:hint="eastAsia"/>
          <w:sz w:val="24"/>
          <w:szCs w:val="24"/>
        </w:rPr>
        <w:t>数据</w:t>
      </w:r>
      <w:r w:rsidR="00485C5F">
        <w:rPr>
          <w:rFonts w:ascii="宋体" w:eastAsia="宋体" w:hAnsi="宋体" w:hint="eastAsia"/>
          <w:sz w:val="24"/>
          <w:szCs w:val="24"/>
        </w:rPr>
        <w:t>同步为</w:t>
      </w:r>
      <w:r w:rsidR="00485C5F" w:rsidRPr="00A378BC">
        <w:rPr>
          <w:rFonts w:ascii="Arial" w:eastAsia="宋体" w:hAnsi="Arial" w:hint="eastAsia"/>
          <w:sz w:val="24"/>
          <w:szCs w:val="24"/>
        </w:rPr>
        <w:t>A</w:t>
      </w:r>
      <w:r w:rsidR="00485C5F">
        <w:rPr>
          <w:rFonts w:ascii="宋体" w:eastAsia="宋体" w:hAnsi="宋体" w:hint="eastAsia"/>
          <w:sz w:val="24"/>
          <w:szCs w:val="24"/>
        </w:rPr>
        <w:t>机房数据库数据</w:t>
      </w:r>
      <w:r w:rsidR="00E853EA">
        <w:rPr>
          <w:rFonts w:ascii="宋体" w:eastAsia="宋体" w:hAnsi="宋体" w:hint="eastAsia"/>
          <w:sz w:val="24"/>
          <w:szCs w:val="24"/>
        </w:rPr>
        <w:t>，</w:t>
      </w:r>
      <w:r w:rsidR="00485C5F">
        <w:rPr>
          <w:rFonts w:ascii="宋体" w:eastAsia="宋体" w:hAnsi="宋体" w:hint="eastAsia"/>
          <w:sz w:val="24"/>
          <w:szCs w:val="24"/>
        </w:rPr>
        <w:t>从而</w:t>
      </w:r>
      <w:r w:rsidR="00E853EA">
        <w:rPr>
          <w:rFonts w:ascii="宋体" w:eastAsia="宋体" w:hAnsi="宋体" w:hint="eastAsia"/>
          <w:sz w:val="24"/>
          <w:szCs w:val="24"/>
        </w:rPr>
        <w:t>保证</w:t>
      </w:r>
      <w:r w:rsidR="00AB23C0">
        <w:rPr>
          <w:rFonts w:ascii="宋体" w:eastAsia="宋体" w:hAnsi="宋体" w:hint="eastAsia"/>
          <w:sz w:val="24"/>
          <w:szCs w:val="24"/>
        </w:rPr>
        <w:t>数据库数据的</w:t>
      </w:r>
      <w:r w:rsidR="00E853EA">
        <w:rPr>
          <w:rFonts w:ascii="宋体" w:eastAsia="宋体" w:hAnsi="宋体" w:hint="eastAsia"/>
          <w:sz w:val="24"/>
          <w:szCs w:val="24"/>
        </w:rPr>
        <w:t>最终一致性，</w:t>
      </w:r>
      <w:r w:rsidR="003152A3" w:rsidRPr="00A378BC">
        <w:rPr>
          <w:rFonts w:ascii="Arial" w:eastAsia="宋体" w:hAnsi="Arial" w:hint="eastAsia"/>
          <w:sz w:val="24"/>
          <w:szCs w:val="24"/>
        </w:rPr>
        <w:t>B</w:t>
      </w:r>
      <w:r w:rsidR="00E853EA">
        <w:rPr>
          <w:rFonts w:ascii="宋体" w:eastAsia="宋体" w:hAnsi="宋体" w:hint="eastAsia"/>
          <w:sz w:val="24"/>
          <w:szCs w:val="24"/>
        </w:rPr>
        <w:t>机房同理。</w:t>
      </w:r>
      <w:r w:rsidR="00AD3531">
        <w:rPr>
          <w:rFonts w:ascii="宋体" w:eastAsia="宋体" w:hAnsi="宋体" w:hint="eastAsia"/>
          <w:sz w:val="24"/>
          <w:szCs w:val="24"/>
        </w:rPr>
        <w:t>机房之间数据库数据的同步已经由</w:t>
      </w:r>
      <w:r w:rsidR="008C3097">
        <w:rPr>
          <w:rFonts w:ascii="宋体" w:eastAsia="宋体" w:hAnsi="宋体" w:hint="eastAsia"/>
          <w:sz w:val="24"/>
          <w:szCs w:val="24"/>
        </w:rPr>
        <w:t>公司的基础平台实现，因此不需要过多的去关心，但是缓存的同步并没有实现，</w:t>
      </w:r>
      <w:r w:rsidR="00700EFA">
        <w:rPr>
          <w:rFonts w:ascii="宋体" w:eastAsia="宋体" w:hAnsi="宋体" w:hint="eastAsia"/>
          <w:sz w:val="24"/>
          <w:szCs w:val="24"/>
        </w:rPr>
        <w:t>为了加快平台的访问速度，同时减轻数据库的压力</w:t>
      </w:r>
      <w:r w:rsidR="00671DB8">
        <w:rPr>
          <w:rFonts w:ascii="宋体" w:eastAsia="宋体" w:hAnsi="宋体" w:hint="eastAsia"/>
          <w:sz w:val="24"/>
          <w:szCs w:val="24"/>
        </w:rPr>
        <w:t>，平台使用</w:t>
      </w:r>
      <w:proofErr w:type="spellStart"/>
      <w:r w:rsidR="00671DB8" w:rsidRPr="00A378BC">
        <w:rPr>
          <w:rFonts w:ascii="Arial" w:eastAsia="宋体" w:hAnsi="Arial" w:hint="eastAsia"/>
          <w:sz w:val="24"/>
          <w:szCs w:val="24"/>
        </w:rPr>
        <w:t>redis</w:t>
      </w:r>
      <w:proofErr w:type="spellEnd"/>
      <w:r w:rsidR="00671DB8">
        <w:rPr>
          <w:rFonts w:ascii="宋体" w:eastAsia="宋体" w:hAnsi="宋体" w:hint="eastAsia"/>
          <w:sz w:val="24"/>
          <w:szCs w:val="24"/>
        </w:rPr>
        <w:t>做数据缓存，由于服务需要异地机房进行部署，</w:t>
      </w:r>
      <w:r w:rsidR="000B31A3">
        <w:rPr>
          <w:rFonts w:ascii="宋体" w:eastAsia="宋体" w:hAnsi="宋体" w:hint="eastAsia"/>
          <w:sz w:val="24"/>
          <w:szCs w:val="24"/>
        </w:rPr>
        <w:t>因此需要实现异地机房服务之间缓存同步功能。</w:t>
      </w:r>
      <w:r w:rsidR="00B102FA">
        <w:rPr>
          <w:rFonts w:ascii="宋体" w:eastAsia="宋体" w:hAnsi="宋体" w:hint="eastAsia"/>
          <w:sz w:val="24"/>
          <w:szCs w:val="24"/>
        </w:rPr>
        <w:t>缓存同步用例描述如表</w:t>
      </w:r>
      <w:r w:rsidR="00B102FA" w:rsidRPr="003F1175">
        <w:rPr>
          <w:rFonts w:ascii="Arial" w:eastAsia="宋体" w:hAnsi="Arial" w:hint="eastAsia"/>
          <w:sz w:val="24"/>
          <w:szCs w:val="24"/>
        </w:rPr>
        <w:t>3</w:t>
      </w:r>
      <w:r w:rsidR="00B102FA" w:rsidRPr="001244DA">
        <w:rPr>
          <w:rFonts w:ascii="Arial" w:eastAsia="宋体" w:hAnsi="Arial" w:hint="eastAsia"/>
          <w:sz w:val="24"/>
          <w:szCs w:val="24"/>
        </w:rPr>
        <w:t>.</w:t>
      </w:r>
      <w:r w:rsidR="00B102FA" w:rsidRPr="003F1175">
        <w:rPr>
          <w:rFonts w:ascii="Arial" w:eastAsia="宋体" w:hAnsi="Arial" w:hint="eastAsia"/>
          <w:sz w:val="24"/>
          <w:szCs w:val="24"/>
        </w:rPr>
        <w:t>1</w:t>
      </w:r>
      <w:r w:rsidR="00F23117">
        <w:rPr>
          <w:rFonts w:ascii="Arial" w:eastAsia="宋体" w:hAnsi="Arial"/>
          <w:sz w:val="24"/>
          <w:szCs w:val="24"/>
        </w:rPr>
        <w:t>2</w:t>
      </w:r>
      <w:r w:rsidR="00B102FA">
        <w:rPr>
          <w:rFonts w:ascii="宋体" w:eastAsia="宋体" w:hAnsi="宋体" w:hint="eastAsia"/>
          <w:sz w:val="24"/>
          <w:szCs w:val="24"/>
        </w:rPr>
        <w:t>所示</w:t>
      </w:r>
      <w:r w:rsidR="00F22431">
        <w:rPr>
          <w:rFonts w:ascii="宋体" w:eastAsia="宋体" w:hAnsi="宋体" w:hint="eastAsia"/>
          <w:sz w:val="24"/>
          <w:szCs w:val="24"/>
        </w:rPr>
        <w:t>。</w:t>
      </w:r>
    </w:p>
    <w:p w14:paraId="41069A3F" w14:textId="603D2AF1" w:rsidR="00FD189F" w:rsidRDefault="00FD189F" w:rsidP="00FD189F">
      <w:pPr>
        <w:pStyle w:val="af8"/>
        <w:keepNext/>
      </w:pPr>
      <w:bookmarkStart w:id="192" w:name="_Toc36736501"/>
      <w:bookmarkStart w:id="193" w:name="_Toc36939137"/>
      <w:r>
        <w:lastRenderedPageBreak/>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12</w:t>
      </w:r>
      <w:r w:rsidR="00F23117">
        <w:fldChar w:fldCharType="end"/>
      </w:r>
      <w:r>
        <w:t xml:space="preserve">  </w:t>
      </w:r>
      <w:r w:rsidRPr="008069DD">
        <w:rPr>
          <w:rFonts w:hint="eastAsia"/>
        </w:rPr>
        <w:t>缓存同步用例表</w:t>
      </w:r>
      <w:bookmarkEnd w:id="192"/>
      <w:bookmarkEnd w:id="193"/>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C917D9" w:rsidRPr="00B66781" w14:paraId="4225C04B" w14:textId="77777777" w:rsidTr="00547A9B">
        <w:tc>
          <w:tcPr>
            <w:tcW w:w="1271" w:type="dxa"/>
          </w:tcPr>
          <w:p w14:paraId="60F05DBC" w14:textId="77777777" w:rsidR="00C917D9" w:rsidRPr="007E645B" w:rsidRDefault="00C917D9"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0048D01D" w14:textId="7875AB55" w:rsidR="00C917D9" w:rsidRPr="007E645B" w:rsidRDefault="00C917D9" w:rsidP="006E1421">
            <w:pPr>
              <w:widowControl/>
              <w:jc w:val="left"/>
              <w:rPr>
                <w:rFonts w:ascii="宋体" w:eastAsia="宋体" w:hAnsi="宋体"/>
                <w:szCs w:val="21"/>
              </w:rPr>
            </w:pPr>
            <w:r w:rsidRPr="00A378BC">
              <w:rPr>
                <w:rFonts w:ascii="Arial" w:eastAsia="宋体" w:hAnsi="Arial" w:hint="eastAsia"/>
                <w:szCs w:val="21"/>
              </w:rPr>
              <w:t>UC</w:t>
            </w:r>
            <w:r w:rsidR="005F2DAD" w:rsidRPr="003F1175">
              <w:rPr>
                <w:rFonts w:ascii="Arial" w:eastAsia="宋体" w:hAnsi="Arial" w:hint="eastAsia"/>
                <w:szCs w:val="21"/>
              </w:rPr>
              <w:t>11</w:t>
            </w:r>
          </w:p>
        </w:tc>
        <w:tc>
          <w:tcPr>
            <w:tcW w:w="1984" w:type="dxa"/>
          </w:tcPr>
          <w:p w14:paraId="0464A1B6"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39C66F0" w14:textId="2107EEAC" w:rsidR="00C917D9" w:rsidRPr="007E645B" w:rsidRDefault="0080508D" w:rsidP="006E1421">
            <w:pPr>
              <w:widowControl/>
              <w:jc w:val="left"/>
              <w:rPr>
                <w:rFonts w:ascii="宋体" w:eastAsia="宋体" w:hAnsi="宋体"/>
                <w:szCs w:val="21"/>
              </w:rPr>
            </w:pPr>
            <w:r>
              <w:rPr>
                <w:rFonts w:ascii="宋体" w:eastAsia="宋体" w:hAnsi="宋体" w:hint="eastAsia"/>
                <w:szCs w:val="21"/>
              </w:rPr>
              <w:t>缓存同步</w:t>
            </w:r>
          </w:p>
        </w:tc>
      </w:tr>
      <w:tr w:rsidR="00C917D9" w:rsidRPr="00B66781" w14:paraId="563355E1" w14:textId="77777777" w:rsidTr="00547A9B">
        <w:tc>
          <w:tcPr>
            <w:tcW w:w="1271" w:type="dxa"/>
          </w:tcPr>
          <w:p w14:paraId="3D4ECC4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12FEDB64" w14:textId="490DFF6F" w:rsidR="00C917D9" w:rsidRPr="007E645B" w:rsidRDefault="00B102FA" w:rsidP="006E1421">
            <w:pPr>
              <w:widowControl/>
              <w:jc w:val="left"/>
              <w:rPr>
                <w:rFonts w:ascii="宋体" w:eastAsia="宋体" w:hAnsi="宋体"/>
                <w:szCs w:val="21"/>
              </w:rPr>
            </w:pPr>
            <w:r>
              <w:rPr>
                <w:rFonts w:ascii="宋体" w:eastAsia="宋体" w:hAnsi="宋体" w:hint="eastAsia"/>
                <w:szCs w:val="21"/>
              </w:rPr>
              <w:t>同步两地机房的缓存</w:t>
            </w:r>
          </w:p>
        </w:tc>
      </w:tr>
      <w:tr w:rsidR="00C917D9" w:rsidRPr="00B66781" w14:paraId="71D8E413" w14:textId="77777777" w:rsidTr="00547A9B">
        <w:tc>
          <w:tcPr>
            <w:tcW w:w="1271" w:type="dxa"/>
          </w:tcPr>
          <w:p w14:paraId="0A728EA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7D858F0" w14:textId="2B1F255E" w:rsidR="00C917D9" w:rsidRPr="007E645B" w:rsidRDefault="00B102FA" w:rsidP="006E1421">
            <w:pPr>
              <w:widowControl/>
              <w:jc w:val="left"/>
              <w:rPr>
                <w:rFonts w:ascii="宋体" w:eastAsia="宋体" w:hAnsi="宋体"/>
                <w:szCs w:val="21"/>
              </w:rPr>
            </w:pPr>
            <w:r>
              <w:rPr>
                <w:rFonts w:ascii="宋体" w:eastAsia="宋体" w:hAnsi="宋体" w:hint="eastAsia"/>
                <w:szCs w:val="21"/>
              </w:rPr>
              <w:t>系统</w:t>
            </w:r>
          </w:p>
        </w:tc>
      </w:tr>
      <w:tr w:rsidR="00C917D9" w:rsidRPr="00B66781" w14:paraId="17DB99CF" w14:textId="77777777" w:rsidTr="00547A9B">
        <w:tc>
          <w:tcPr>
            <w:tcW w:w="1271" w:type="dxa"/>
          </w:tcPr>
          <w:p w14:paraId="28B29488"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65F8E0F9" w14:textId="6FB4C762" w:rsidR="00C917D9" w:rsidRPr="007E645B" w:rsidRDefault="008C352F" w:rsidP="006E1421">
            <w:pPr>
              <w:widowControl/>
              <w:jc w:val="left"/>
              <w:rPr>
                <w:rFonts w:ascii="宋体" w:eastAsia="宋体" w:hAnsi="宋体"/>
                <w:szCs w:val="21"/>
              </w:rPr>
            </w:pPr>
            <w:r>
              <w:rPr>
                <w:rFonts w:ascii="宋体" w:eastAsia="宋体" w:hAnsi="宋体" w:hint="eastAsia"/>
                <w:szCs w:val="21"/>
              </w:rPr>
              <w:t>两个机房中的任意一个机房数据有</w:t>
            </w:r>
            <w:r w:rsidR="00D5389C">
              <w:rPr>
                <w:rFonts w:ascii="宋体" w:eastAsia="宋体" w:hAnsi="宋体" w:hint="eastAsia"/>
                <w:szCs w:val="21"/>
              </w:rPr>
              <w:t>变动，并向对方机房消息队列发送了</w:t>
            </w:r>
            <w:proofErr w:type="spellStart"/>
            <w:r w:rsidR="00D5389C" w:rsidRPr="00A378BC">
              <w:rPr>
                <w:rFonts w:ascii="Arial" w:eastAsia="宋体" w:hAnsi="Arial" w:hint="eastAsia"/>
                <w:szCs w:val="21"/>
              </w:rPr>
              <w:t>d</w:t>
            </w:r>
            <w:r w:rsidR="00D5389C" w:rsidRPr="00A378BC">
              <w:rPr>
                <w:rFonts w:ascii="Arial" w:eastAsia="宋体" w:hAnsi="Arial"/>
                <w:szCs w:val="21"/>
              </w:rPr>
              <w:t>rc</w:t>
            </w:r>
            <w:proofErr w:type="spellEnd"/>
            <w:r w:rsidR="00D5389C">
              <w:rPr>
                <w:rFonts w:ascii="宋体" w:eastAsia="宋体" w:hAnsi="宋体" w:hint="eastAsia"/>
                <w:szCs w:val="21"/>
              </w:rPr>
              <w:t>消息</w:t>
            </w:r>
          </w:p>
        </w:tc>
      </w:tr>
      <w:tr w:rsidR="00C917D9" w:rsidRPr="00B66781" w14:paraId="08DB2910" w14:textId="77777777" w:rsidTr="00547A9B">
        <w:tc>
          <w:tcPr>
            <w:tcW w:w="1271" w:type="dxa"/>
          </w:tcPr>
          <w:p w14:paraId="5EA85C8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BF1DDE9" w14:textId="7E04DC85" w:rsidR="00C917D9" w:rsidRPr="007E645B" w:rsidRDefault="00F22431" w:rsidP="006E1421">
            <w:pPr>
              <w:widowControl/>
              <w:jc w:val="left"/>
              <w:rPr>
                <w:rFonts w:ascii="宋体" w:eastAsia="宋体" w:hAnsi="宋体"/>
                <w:szCs w:val="21"/>
              </w:rPr>
            </w:pPr>
            <w:r>
              <w:rPr>
                <w:rFonts w:ascii="宋体" w:eastAsia="宋体" w:hAnsi="宋体" w:hint="eastAsia"/>
                <w:szCs w:val="21"/>
              </w:rPr>
              <w:t>两地机房缓存</w:t>
            </w:r>
            <w:r w:rsidR="006F4127">
              <w:rPr>
                <w:rFonts w:ascii="宋体" w:eastAsia="宋体" w:hAnsi="宋体" w:hint="eastAsia"/>
                <w:szCs w:val="21"/>
              </w:rPr>
              <w:t>达成一致</w:t>
            </w:r>
          </w:p>
        </w:tc>
      </w:tr>
      <w:tr w:rsidR="00C917D9" w:rsidRPr="00B66781" w14:paraId="3E2B1388" w14:textId="77777777" w:rsidTr="00547A9B">
        <w:tc>
          <w:tcPr>
            <w:tcW w:w="1271" w:type="dxa"/>
          </w:tcPr>
          <w:p w14:paraId="5AC2F033"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385C6D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中</w:t>
            </w:r>
          </w:p>
        </w:tc>
      </w:tr>
      <w:tr w:rsidR="00C917D9" w:rsidRPr="00B66781" w14:paraId="02BC5EFA" w14:textId="77777777" w:rsidTr="00547A9B">
        <w:tc>
          <w:tcPr>
            <w:tcW w:w="1271" w:type="dxa"/>
          </w:tcPr>
          <w:p w14:paraId="15991CE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33583003" w14:textId="77777777" w:rsid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机房监听到</w:t>
            </w:r>
            <w:proofErr w:type="spellStart"/>
            <w:r w:rsidRPr="00A378BC">
              <w:rPr>
                <w:rFonts w:ascii="Arial" w:eastAsia="宋体" w:hAnsi="Arial" w:hint="eastAsia"/>
                <w:szCs w:val="21"/>
              </w:rPr>
              <w:t>drc</w:t>
            </w:r>
            <w:proofErr w:type="spellEnd"/>
            <w:r>
              <w:rPr>
                <w:rFonts w:ascii="宋体" w:eastAsia="宋体" w:hAnsi="宋体" w:hint="eastAsia"/>
                <w:szCs w:val="21"/>
              </w:rPr>
              <w:t>消息</w:t>
            </w:r>
          </w:p>
          <w:p w14:paraId="37FB5F39" w14:textId="77777777" w:rsid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提取</w:t>
            </w:r>
            <w:proofErr w:type="spellStart"/>
            <w:r w:rsidRPr="00A378BC">
              <w:rPr>
                <w:rFonts w:ascii="Arial" w:eastAsia="宋体" w:hAnsi="Arial" w:hint="eastAsia"/>
                <w:szCs w:val="21"/>
              </w:rPr>
              <w:t>drc</w:t>
            </w:r>
            <w:proofErr w:type="spellEnd"/>
            <w:r>
              <w:rPr>
                <w:rFonts w:ascii="宋体" w:eastAsia="宋体" w:hAnsi="宋体" w:hint="eastAsia"/>
                <w:szCs w:val="21"/>
              </w:rPr>
              <w:t>消息中更新的数据</w:t>
            </w:r>
          </w:p>
          <w:p w14:paraId="57E4E1EE" w14:textId="5E5677C4" w:rsidR="00E329DB" w:rsidRP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比较缓存中是否有对应的数据</w:t>
            </w:r>
          </w:p>
        </w:tc>
      </w:tr>
      <w:tr w:rsidR="00C917D9" w:rsidRPr="00B66781" w14:paraId="7F61D166" w14:textId="77777777" w:rsidTr="00547A9B">
        <w:tc>
          <w:tcPr>
            <w:tcW w:w="1271" w:type="dxa"/>
          </w:tcPr>
          <w:p w14:paraId="0F94456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3835A687" w14:textId="77777777" w:rsidR="00C917D9" w:rsidRDefault="00E329DB"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a</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缓存中存在对应的数据</w:t>
            </w:r>
          </w:p>
          <w:p w14:paraId="55433313" w14:textId="77777777" w:rsidR="00E329DB" w:rsidRDefault="00C74A5A" w:rsidP="009F02EA">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将缓存中的数据失效</w:t>
            </w:r>
          </w:p>
          <w:p w14:paraId="21E3A879" w14:textId="77777777" w:rsidR="00C74A5A" w:rsidRDefault="00C74A5A"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b</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缓存中没有对应的数据</w:t>
            </w:r>
          </w:p>
          <w:p w14:paraId="46387809" w14:textId="71516096" w:rsidR="00C74A5A" w:rsidRPr="00C74A5A" w:rsidRDefault="00C74A5A" w:rsidP="009F02EA">
            <w:pPr>
              <w:pStyle w:val="a6"/>
              <w:widowControl/>
              <w:numPr>
                <w:ilvl w:val="0"/>
                <w:numId w:val="30"/>
              </w:numPr>
              <w:ind w:firstLineChars="0"/>
              <w:jc w:val="left"/>
              <w:rPr>
                <w:rFonts w:ascii="宋体" w:eastAsia="宋体" w:hAnsi="宋体"/>
                <w:szCs w:val="21"/>
              </w:rPr>
            </w:pPr>
            <w:r>
              <w:rPr>
                <w:rFonts w:ascii="宋体" w:eastAsia="宋体" w:hAnsi="宋体" w:hint="eastAsia"/>
                <w:szCs w:val="21"/>
              </w:rPr>
              <w:t>不做处理</w:t>
            </w:r>
          </w:p>
        </w:tc>
      </w:tr>
    </w:tbl>
    <w:p w14:paraId="7F8B4D37" w14:textId="5E94DA15" w:rsidR="00953548" w:rsidRDefault="00953548" w:rsidP="009F02EA">
      <w:pPr>
        <w:pStyle w:val="3"/>
        <w:numPr>
          <w:ilvl w:val="2"/>
          <w:numId w:val="52"/>
        </w:numPr>
      </w:pPr>
      <w:bookmarkStart w:id="194" w:name="_Toc36939012"/>
      <w:r>
        <w:rPr>
          <w:rFonts w:hint="eastAsia"/>
        </w:rPr>
        <w:t>非功能需求</w:t>
      </w:r>
      <w:bookmarkEnd w:id="194"/>
    </w:p>
    <w:p w14:paraId="42720897" w14:textId="53980F21" w:rsidR="00B66781" w:rsidRDefault="00953548" w:rsidP="00953548">
      <w:pPr>
        <w:spacing w:line="360" w:lineRule="auto"/>
        <w:ind w:firstLineChars="200" w:firstLine="480"/>
        <w:rPr>
          <w:rFonts w:ascii="宋体" w:eastAsia="宋体" w:hAnsi="宋体"/>
          <w:sz w:val="24"/>
          <w:szCs w:val="28"/>
        </w:rPr>
      </w:pPr>
      <w:r w:rsidRPr="00953548">
        <w:rPr>
          <w:rFonts w:ascii="宋体" w:eastAsia="宋体" w:hAnsi="宋体" w:hint="eastAsia"/>
          <w:sz w:val="24"/>
          <w:szCs w:val="28"/>
        </w:rPr>
        <w:t>（1）安全性</w:t>
      </w:r>
    </w:p>
    <w:p w14:paraId="0B8949C5" w14:textId="3A61FC0A" w:rsidR="00953548" w:rsidRDefault="0095354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系统运行时需要与多个外部组件进行交互</w:t>
      </w:r>
      <w:r w:rsidR="00DF6A38">
        <w:rPr>
          <w:rFonts w:ascii="宋体" w:eastAsia="宋体" w:hAnsi="宋体" w:hint="eastAsia"/>
          <w:sz w:val="24"/>
          <w:szCs w:val="28"/>
        </w:rPr>
        <w:t>，交互数据的安全性需要得到保障，因此需要对交互数据进行严格的校验和筛选。</w:t>
      </w:r>
    </w:p>
    <w:p w14:paraId="003637C3" w14:textId="6ADE8FD5" w:rsidR="00DF6A38" w:rsidRDefault="00953548"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（2）稳定性</w:t>
      </w:r>
    </w:p>
    <w:p w14:paraId="7740C39B" w14:textId="0DC3C81A" w:rsidR="008E5EB1" w:rsidRDefault="008E5EB1"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系统需要能够稳定运行，</w:t>
      </w:r>
      <w:r w:rsidR="00834B79">
        <w:rPr>
          <w:rFonts w:ascii="宋体" w:eastAsia="宋体" w:hAnsi="宋体" w:hint="eastAsia"/>
          <w:sz w:val="24"/>
          <w:szCs w:val="28"/>
        </w:rPr>
        <w:t>即使发生服务器故障，也要能够正常运行。系统需要采用分布式部署，同时需要采用异地机房部署。</w:t>
      </w:r>
    </w:p>
    <w:p w14:paraId="66C20A3E" w14:textId="3A333BE2" w:rsidR="00DF6A38" w:rsidRDefault="00DF6A3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（3）可拓展行</w:t>
      </w:r>
    </w:p>
    <w:p w14:paraId="5A8D1F4C" w14:textId="419B8AA3" w:rsidR="00DF6A38" w:rsidRPr="00953548" w:rsidRDefault="00B72659"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系统需要能够应对潜在需求变更，在不影响当前业务情况下，增加新的</w:t>
      </w:r>
      <w:r w:rsidRPr="00A378BC">
        <w:rPr>
          <w:rFonts w:ascii="Arial" w:eastAsia="宋体" w:hAnsi="Arial" w:hint="eastAsia"/>
          <w:sz w:val="24"/>
          <w:szCs w:val="28"/>
        </w:rPr>
        <w:t>Action</w:t>
      </w:r>
      <w:r>
        <w:rPr>
          <w:rFonts w:ascii="宋体" w:eastAsia="宋体" w:hAnsi="宋体" w:hint="eastAsia"/>
          <w:sz w:val="24"/>
          <w:szCs w:val="28"/>
        </w:rPr>
        <w:t>和新的判断条件。</w:t>
      </w:r>
      <w:bookmarkStart w:id="195" w:name="_GoBack"/>
      <w:bookmarkEnd w:id="195"/>
    </w:p>
    <w:p w14:paraId="7D9852D7" w14:textId="40B0CFC1" w:rsidR="004134F2" w:rsidRPr="004134F2" w:rsidRDefault="00E1771E" w:rsidP="009F02EA">
      <w:pPr>
        <w:pStyle w:val="2"/>
        <w:numPr>
          <w:ilvl w:val="1"/>
          <w:numId w:val="52"/>
        </w:numPr>
      </w:pPr>
      <w:bookmarkStart w:id="196" w:name="_Toc36642698"/>
      <w:bookmarkStart w:id="197" w:name="_Toc36643270"/>
      <w:bookmarkStart w:id="198" w:name="_Toc36732793"/>
      <w:bookmarkStart w:id="199" w:name="_Toc36939013"/>
      <w:bookmarkStart w:id="200" w:name="_Toc25947932"/>
      <w:r>
        <w:rPr>
          <w:rFonts w:hint="eastAsia"/>
        </w:rPr>
        <w:t>系统总体设计</w:t>
      </w:r>
      <w:bookmarkEnd w:id="196"/>
      <w:bookmarkEnd w:id="197"/>
      <w:bookmarkEnd w:id="198"/>
      <w:bookmarkEnd w:id="199"/>
    </w:p>
    <w:p w14:paraId="0D57067F" w14:textId="542DA4E9" w:rsidR="00C13A11" w:rsidRPr="00C13A11" w:rsidRDefault="00C13A11" w:rsidP="009F02EA">
      <w:pPr>
        <w:pStyle w:val="3"/>
        <w:numPr>
          <w:ilvl w:val="2"/>
          <w:numId w:val="52"/>
        </w:numPr>
      </w:pPr>
      <w:bookmarkStart w:id="201" w:name="_Toc36642699"/>
      <w:bookmarkStart w:id="202" w:name="_Toc36643271"/>
      <w:bookmarkStart w:id="203" w:name="_Toc36732794"/>
      <w:bookmarkStart w:id="204" w:name="_Toc36939014"/>
      <w:r>
        <w:rPr>
          <w:rFonts w:hint="eastAsia"/>
        </w:rPr>
        <w:t>规则设计</w:t>
      </w:r>
      <w:bookmarkEnd w:id="201"/>
      <w:bookmarkEnd w:id="202"/>
      <w:bookmarkEnd w:id="203"/>
      <w:bookmarkEnd w:id="204"/>
    </w:p>
    <w:p w14:paraId="6FE7007A" w14:textId="77777777" w:rsidR="00C13A11" w:rsidRPr="006A611C"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运营人员在进行规则配置的时候并非是随意的配置，而是需要在指定的规则集合下进行配置。</w:t>
      </w:r>
    </w:p>
    <w:p w14:paraId="0C0A46F4" w14:textId="604108DD" w:rsidR="00C13A11"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规则主要分为三大部分，超时判定规则、规则生效范围和规则触发动作。</w:t>
      </w:r>
    </w:p>
    <w:p w14:paraId="39FDF9E6" w14:textId="672DCD01" w:rsidR="00DD7CB7" w:rsidRPr="00DD7CB7" w:rsidRDefault="00DD7CB7" w:rsidP="00DD7CB7">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3</w:t>
      </w:r>
      <w:r>
        <w:rPr>
          <w:rFonts w:ascii="宋体" w:eastAsia="宋体" w:hAnsi="宋体" w:hint="eastAsia"/>
          <w:sz w:val="24"/>
          <w:szCs w:val="24"/>
        </w:rPr>
        <w:t>为触发规则，在上述规则中，每一个规则对应着一个最小执行单元，超时判定规则由这些最小执行单元组成，每条判定规则都需要判断订单的类型，订单当前所处的业务阶段，在开始阶段之后或之后的指定时间内，是否发生指定事件。规则的形式相对固定，因此可以通过树的结构将上述最小执行单元进行组织。而执行单元内部是可以变动的，其变动范围如上表中所示，用户可以在前端页面上进行配置，以达到动态修改规则的目的。</w:t>
      </w:r>
    </w:p>
    <w:p w14:paraId="39A8AB60" w14:textId="78902DB1" w:rsidR="00FD189F" w:rsidRDefault="00FD189F" w:rsidP="00FD189F">
      <w:pPr>
        <w:pStyle w:val="af8"/>
        <w:keepNext/>
      </w:pPr>
      <w:bookmarkStart w:id="205" w:name="_Toc36736502"/>
      <w:bookmarkStart w:id="206" w:name="_Toc36939138"/>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13</w:t>
      </w:r>
      <w:r w:rsidR="00F23117">
        <w:fldChar w:fldCharType="end"/>
      </w:r>
      <w:r>
        <w:t xml:space="preserve">  </w:t>
      </w:r>
      <w:r w:rsidRPr="00457C97">
        <w:rPr>
          <w:rFonts w:hint="eastAsia"/>
        </w:rPr>
        <w:t>超时检查</w:t>
      </w:r>
      <w:bookmarkEnd w:id="205"/>
      <w:bookmarkEnd w:id="206"/>
    </w:p>
    <w:tbl>
      <w:tblPr>
        <w:tblStyle w:val="af4"/>
        <w:tblW w:w="8364" w:type="dxa"/>
        <w:tblInd w:w="-5" w:type="dxa"/>
        <w:tblCellMar>
          <w:left w:w="28" w:type="dxa"/>
          <w:right w:w="28" w:type="dxa"/>
        </w:tblCellMar>
        <w:tblLook w:val="04A0" w:firstRow="1" w:lastRow="0" w:firstColumn="1" w:lastColumn="0" w:noHBand="0" w:noVBand="1"/>
      </w:tblPr>
      <w:tblGrid>
        <w:gridCol w:w="3119"/>
        <w:gridCol w:w="5245"/>
      </w:tblGrid>
      <w:tr w:rsidR="00C13A11" w:rsidRPr="00063B9A" w14:paraId="7FCEEEDF" w14:textId="77777777" w:rsidTr="00547A9B">
        <w:tc>
          <w:tcPr>
            <w:tcW w:w="3119" w:type="dxa"/>
          </w:tcPr>
          <w:p w14:paraId="40C595BE"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规则名</w:t>
            </w:r>
            <w:proofErr w:type="gramEnd"/>
          </w:p>
        </w:tc>
        <w:tc>
          <w:tcPr>
            <w:tcW w:w="5245" w:type="dxa"/>
          </w:tcPr>
          <w:p w14:paraId="770E6F4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9249F7B" w14:textId="77777777" w:rsidTr="00547A9B">
        <w:tc>
          <w:tcPr>
            <w:tcW w:w="3119" w:type="dxa"/>
            <w:vMerge w:val="restart"/>
            <w:vAlign w:val="center"/>
          </w:tcPr>
          <w:p w14:paraId="40AECE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订单类型在指定范围</w:t>
            </w:r>
          </w:p>
        </w:tc>
        <w:tc>
          <w:tcPr>
            <w:tcW w:w="5245" w:type="dxa"/>
          </w:tcPr>
          <w:p w14:paraId="0D2E6D5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及时单</w:t>
            </w:r>
          </w:p>
        </w:tc>
      </w:tr>
      <w:tr w:rsidR="00C13A11" w:rsidRPr="00063B9A" w14:paraId="78FFD3DE" w14:textId="77777777" w:rsidTr="00547A9B">
        <w:tc>
          <w:tcPr>
            <w:tcW w:w="3119" w:type="dxa"/>
            <w:vMerge/>
          </w:tcPr>
          <w:p w14:paraId="1D071078" w14:textId="77777777" w:rsidR="00C13A11" w:rsidRPr="00063B9A" w:rsidRDefault="00C13A11" w:rsidP="006E1421">
            <w:pPr>
              <w:ind w:firstLineChars="200" w:firstLine="420"/>
              <w:rPr>
                <w:rFonts w:ascii="宋体" w:eastAsia="宋体" w:hAnsi="宋体"/>
                <w:szCs w:val="21"/>
              </w:rPr>
            </w:pPr>
          </w:p>
        </w:tc>
        <w:tc>
          <w:tcPr>
            <w:tcW w:w="5245" w:type="dxa"/>
          </w:tcPr>
          <w:p w14:paraId="330F9CD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预定单</w:t>
            </w:r>
          </w:p>
        </w:tc>
      </w:tr>
      <w:tr w:rsidR="00C13A11" w:rsidRPr="00063B9A" w14:paraId="6ECF07A0" w14:textId="77777777" w:rsidTr="00547A9B">
        <w:tc>
          <w:tcPr>
            <w:tcW w:w="3119" w:type="dxa"/>
            <w:vMerge/>
          </w:tcPr>
          <w:p w14:paraId="096FD29B" w14:textId="77777777" w:rsidR="00C13A11" w:rsidRPr="00063B9A" w:rsidRDefault="00C13A11" w:rsidP="006E1421">
            <w:pPr>
              <w:ind w:firstLineChars="200" w:firstLine="420"/>
              <w:rPr>
                <w:rFonts w:ascii="宋体" w:eastAsia="宋体" w:hAnsi="宋体"/>
                <w:szCs w:val="21"/>
              </w:rPr>
            </w:pPr>
          </w:p>
        </w:tc>
        <w:tc>
          <w:tcPr>
            <w:tcW w:w="5245" w:type="dxa"/>
          </w:tcPr>
          <w:p w14:paraId="21EF279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全部</w:t>
            </w:r>
          </w:p>
        </w:tc>
      </w:tr>
      <w:tr w:rsidR="00C13A11" w:rsidRPr="00063B9A" w14:paraId="31FFE0F7" w14:textId="77777777" w:rsidTr="00547A9B">
        <w:tc>
          <w:tcPr>
            <w:tcW w:w="3119" w:type="dxa"/>
            <w:vMerge w:val="restart"/>
          </w:tcPr>
          <w:p w14:paraId="1764664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主场景在指定范围</w:t>
            </w:r>
          </w:p>
        </w:tc>
        <w:tc>
          <w:tcPr>
            <w:tcW w:w="5245" w:type="dxa"/>
          </w:tcPr>
          <w:p w14:paraId="01B5AEC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提交订单</w:t>
            </w:r>
          </w:p>
        </w:tc>
      </w:tr>
      <w:tr w:rsidR="00C13A11" w:rsidRPr="00063B9A" w14:paraId="3F20302C" w14:textId="77777777" w:rsidTr="00547A9B">
        <w:tc>
          <w:tcPr>
            <w:tcW w:w="3119" w:type="dxa"/>
            <w:vMerge/>
          </w:tcPr>
          <w:p w14:paraId="40662C30" w14:textId="77777777" w:rsidR="00C13A11" w:rsidRPr="00063B9A" w:rsidRDefault="00C13A11" w:rsidP="006E1421">
            <w:pPr>
              <w:ind w:firstLineChars="200" w:firstLine="420"/>
              <w:rPr>
                <w:rFonts w:ascii="宋体" w:eastAsia="宋体" w:hAnsi="宋体"/>
                <w:szCs w:val="21"/>
              </w:rPr>
            </w:pPr>
          </w:p>
        </w:tc>
        <w:tc>
          <w:tcPr>
            <w:tcW w:w="5245" w:type="dxa"/>
          </w:tcPr>
          <w:p w14:paraId="2ABA10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实际用户</w:t>
            </w:r>
            <w:r w:rsidRPr="00A378BC">
              <w:rPr>
                <w:rFonts w:ascii="Arial" w:eastAsia="宋体" w:hAnsi="Arial" w:hint="eastAsia"/>
                <w:szCs w:val="21"/>
              </w:rPr>
              <w:t>T</w:t>
            </w:r>
          </w:p>
        </w:tc>
      </w:tr>
      <w:tr w:rsidR="00C13A11" w:rsidRPr="00063B9A" w14:paraId="52ABD128" w14:textId="77777777" w:rsidTr="00547A9B">
        <w:tc>
          <w:tcPr>
            <w:tcW w:w="3119" w:type="dxa"/>
            <w:vMerge/>
          </w:tcPr>
          <w:p w14:paraId="50E4CCD8" w14:textId="77777777" w:rsidR="00C13A11" w:rsidRPr="00063B9A" w:rsidRDefault="00C13A11" w:rsidP="006E1421">
            <w:pPr>
              <w:ind w:firstLineChars="200" w:firstLine="420"/>
              <w:rPr>
                <w:rFonts w:ascii="宋体" w:eastAsia="宋体" w:hAnsi="宋体"/>
                <w:szCs w:val="21"/>
              </w:rPr>
            </w:pPr>
          </w:p>
        </w:tc>
        <w:tc>
          <w:tcPr>
            <w:tcW w:w="5245" w:type="dxa"/>
          </w:tcPr>
          <w:p w14:paraId="7493518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预计时长</w:t>
            </w:r>
          </w:p>
        </w:tc>
      </w:tr>
      <w:tr w:rsidR="00C13A11" w:rsidRPr="00063B9A" w14:paraId="25EF356F" w14:textId="77777777" w:rsidTr="00547A9B">
        <w:tc>
          <w:tcPr>
            <w:tcW w:w="3119" w:type="dxa"/>
            <w:vMerge/>
          </w:tcPr>
          <w:p w14:paraId="2483C406" w14:textId="77777777" w:rsidR="00C13A11" w:rsidRPr="00063B9A" w:rsidRDefault="00C13A11" w:rsidP="006E1421">
            <w:pPr>
              <w:ind w:firstLineChars="200" w:firstLine="420"/>
              <w:rPr>
                <w:rFonts w:ascii="宋体" w:eastAsia="宋体" w:hAnsi="宋体"/>
                <w:szCs w:val="21"/>
              </w:rPr>
            </w:pPr>
          </w:p>
        </w:tc>
        <w:tc>
          <w:tcPr>
            <w:tcW w:w="5245" w:type="dxa"/>
          </w:tcPr>
          <w:p w14:paraId="6E03E1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用户付款</w:t>
            </w:r>
          </w:p>
        </w:tc>
      </w:tr>
      <w:tr w:rsidR="00C13A11" w:rsidRPr="00063B9A" w14:paraId="0CF32788" w14:textId="77777777" w:rsidTr="00547A9B">
        <w:tc>
          <w:tcPr>
            <w:tcW w:w="3119" w:type="dxa"/>
            <w:vMerge/>
          </w:tcPr>
          <w:p w14:paraId="64E1AAE1" w14:textId="77777777" w:rsidR="00C13A11" w:rsidRPr="00063B9A" w:rsidRDefault="00C13A11" w:rsidP="006E1421">
            <w:pPr>
              <w:ind w:firstLineChars="200" w:firstLine="420"/>
              <w:rPr>
                <w:rFonts w:ascii="宋体" w:eastAsia="宋体" w:hAnsi="宋体"/>
                <w:szCs w:val="21"/>
              </w:rPr>
            </w:pPr>
          </w:p>
        </w:tc>
        <w:tc>
          <w:tcPr>
            <w:tcW w:w="5245" w:type="dxa"/>
          </w:tcPr>
          <w:p w14:paraId="406565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445727B7" w14:textId="77777777" w:rsidTr="00547A9B">
        <w:tc>
          <w:tcPr>
            <w:tcW w:w="3119" w:type="dxa"/>
            <w:vMerge/>
          </w:tcPr>
          <w:p w14:paraId="67404BF2" w14:textId="77777777" w:rsidR="00C13A11" w:rsidRPr="00063B9A" w:rsidRDefault="00C13A11" w:rsidP="006E1421">
            <w:pPr>
              <w:ind w:firstLineChars="200" w:firstLine="420"/>
              <w:rPr>
                <w:rFonts w:ascii="宋体" w:eastAsia="宋体" w:hAnsi="宋体"/>
                <w:szCs w:val="21"/>
              </w:rPr>
            </w:pPr>
          </w:p>
        </w:tc>
        <w:tc>
          <w:tcPr>
            <w:tcW w:w="5245" w:type="dxa"/>
          </w:tcPr>
          <w:p w14:paraId="28AE5DF4"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商家呼单</w:t>
            </w:r>
            <w:proofErr w:type="gramEnd"/>
          </w:p>
        </w:tc>
      </w:tr>
      <w:tr w:rsidR="00C13A11" w:rsidRPr="00063B9A" w14:paraId="78AD252A" w14:textId="77777777" w:rsidTr="00547A9B">
        <w:tc>
          <w:tcPr>
            <w:tcW w:w="3119" w:type="dxa"/>
            <w:vMerge/>
          </w:tcPr>
          <w:p w14:paraId="5E9B7BA8" w14:textId="77777777" w:rsidR="00C13A11" w:rsidRPr="00063B9A" w:rsidRDefault="00C13A11" w:rsidP="006E1421">
            <w:pPr>
              <w:ind w:firstLineChars="200" w:firstLine="420"/>
              <w:rPr>
                <w:rFonts w:ascii="宋体" w:eastAsia="宋体" w:hAnsi="宋体"/>
                <w:szCs w:val="21"/>
              </w:rPr>
            </w:pPr>
          </w:p>
        </w:tc>
        <w:tc>
          <w:tcPr>
            <w:tcW w:w="5245" w:type="dxa"/>
          </w:tcPr>
          <w:p w14:paraId="0DE3D69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795DE6BF" w14:textId="77777777" w:rsidTr="00547A9B">
        <w:tc>
          <w:tcPr>
            <w:tcW w:w="3119" w:type="dxa"/>
            <w:vMerge/>
          </w:tcPr>
          <w:p w14:paraId="2577BE2F" w14:textId="77777777" w:rsidR="00C13A11" w:rsidRPr="00063B9A" w:rsidRDefault="00C13A11" w:rsidP="006E1421">
            <w:pPr>
              <w:ind w:firstLineChars="200" w:firstLine="420"/>
              <w:rPr>
                <w:rFonts w:ascii="宋体" w:eastAsia="宋体" w:hAnsi="宋体"/>
                <w:szCs w:val="21"/>
              </w:rPr>
            </w:pPr>
          </w:p>
        </w:tc>
        <w:tc>
          <w:tcPr>
            <w:tcW w:w="5245" w:type="dxa"/>
          </w:tcPr>
          <w:p w14:paraId="7DC7E9B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74D17B7B" w14:textId="77777777" w:rsidTr="00547A9B">
        <w:tc>
          <w:tcPr>
            <w:tcW w:w="3119" w:type="dxa"/>
            <w:vMerge/>
          </w:tcPr>
          <w:p w14:paraId="226A2280" w14:textId="77777777" w:rsidR="00C13A11" w:rsidRPr="00063B9A" w:rsidRDefault="00C13A11" w:rsidP="006E1421">
            <w:pPr>
              <w:ind w:firstLineChars="200" w:firstLine="420"/>
              <w:rPr>
                <w:rFonts w:ascii="宋体" w:eastAsia="宋体" w:hAnsi="宋体"/>
                <w:szCs w:val="21"/>
              </w:rPr>
            </w:pPr>
          </w:p>
        </w:tc>
        <w:tc>
          <w:tcPr>
            <w:tcW w:w="5245" w:type="dxa"/>
          </w:tcPr>
          <w:p w14:paraId="5CBA5EB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324A16E3" w14:textId="77777777" w:rsidTr="00547A9B">
        <w:tc>
          <w:tcPr>
            <w:tcW w:w="3119" w:type="dxa"/>
            <w:vMerge w:val="restart"/>
            <w:vAlign w:val="center"/>
          </w:tcPr>
          <w:p w14:paraId="237B236F" w14:textId="0FF6CC59" w:rsidR="00C13A11" w:rsidRPr="00063B9A" w:rsidRDefault="00C13A11" w:rsidP="006E1421">
            <w:pPr>
              <w:rPr>
                <w:rFonts w:ascii="宋体" w:eastAsia="宋体" w:hAnsi="宋体"/>
                <w:szCs w:val="21"/>
              </w:rPr>
            </w:pPr>
            <w:r w:rsidRPr="00063B9A">
              <w:rPr>
                <w:rFonts w:ascii="宋体" w:eastAsia="宋体" w:hAnsi="宋体" w:hint="eastAsia"/>
                <w:szCs w:val="21"/>
              </w:rPr>
              <w:t>业务阶段在指定范围</w:t>
            </w:r>
          </w:p>
        </w:tc>
        <w:tc>
          <w:tcPr>
            <w:tcW w:w="5245" w:type="dxa"/>
          </w:tcPr>
          <w:p w14:paraId="460B1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提交订单</w:t>
            </w:r>
          </w:p>
        </w:tc>
      </w:tr>
      <w:tr w:rsidR="00C13A11" w:rsidRPr="00063B9A" w14:paraId="07C3829B" w14:textId="77777777" w:rsidTr="00547A9B">
        <w:tc>
          <w:tcPr>
            <w:tcW w:w="3119" w:type="dxa"/>
            <w:vMerge/>
          </w:tcPr>
          <w:p w14:paraId="5F5CC1ED" w14:textId="77777777" w:rsidR="00C13A11" w:rsidRPr="00063B9A" w:rsidRDefault="00C13A11" w:rsidP="006E1421">
            <w:pPr>
              <w:ind w:firstLineChars="200" w:firstLine="420"/>
              <w:rPr>
                <w:rFonts w:ascii="宋体" w:eastAsia="宋体" w:hAnsi="宋体"/>
                <w:szCs w:val="21"/>
              </w:rPr>
            </w:pPr>
          </w:p>
        </w:tc>
        <w:tc>
          <w:tcPr>
            <w:tcW w:w="5245" w:type="dxa"/>
          </w:tcPr>
          <w:p w14:paraId="04889B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实际用户</w:t>
            </w:r>
            <w:r w:rsidRPr="00A378BC">
              <w:rPr>
                <w:rFonts w:ascii="Arial" w:eastAsia="宋体" w:hAnsi="Arial" w:hint="eastAsia"/>
                <w:szCs w:val="21"/>
              </w:rPr>
              <w:t>T</w:t>
            </w:r>
          </w:p>
        </w:tc>
      </w:tr>
      <w:tr w:rsidR="00C13A11" w:rsidRPr="00063B9A" w14:paraId="56853239" w14:textId="77777777" w:rsidTr="00547A9B">
        <w:tc>
          <w:tcPr>
            <w:tcW w:w="3119" w:type="dxa"/>
            <w:vMerge/>
          </w:tcPr>
          <w:p w14:paraId="727631BF" w14:textId="77777777" w:rsidR="00C13A11" w:rsidRPr="00063B9A" w:rsidRDefault="00C13A11" w:rsidP="006E1421">
            <w:pPr>
              <w:ind w:firstLineChars="200" w:firstLine="420"/>
              <w:rPr>
                <w:rFonts w:ascii="宋体" w:eastAsia="宋体" w:hAnsi="宋体"/>
                <w:szCs w:val="21"/>
              </w:rPr>
            </w:pPr>
          </w:p>
        </w:tc>
        <w:tc>
          <w:tcPr>
            <w:tcW w:w="5245" w:type="dxa"/>
          </w:tcPr>
          <w:p w14:paraId="3B5F6A7E" w14:textId="4DB10820" w:rsidR="00C13A11" w:rsidRPr="00063B9A" w:rsidRDefault="00C13A11" w:rsidP="006E1421">
            <w:pPr>
              <w:rPr>
                <w:rFonts w:ascii="宋体" w:eastAsia="宋体" w:hAnsi="宋体"/>
                <w:szCs w:val="21"/>
              </w:rPr>
            </w:pPr>
            <w:r w:rsidRPr="00063B9A">
              <w:rPr>
                <w:rFonts w:ascii="宋体" w:eastAsia="宋体" w:hAnsi="宋体" w:hint="eastAsia"/>
                <w:szCs w:val="21"/>
              </w:rPr>
              <w:t>预计时长</w:t>
            </w:r>
          </w:p>
        </w:tc>
      </w:tr>
      <w:tr w:rsidR="00C13A11" w:rsidRPr="00063B9A" w14:paraId="4E0178D8" w14:textId="77777777" w:rsidTr="00547A9B">
        <w:tc>
          <w:tcPr>
            <w:tcW w:w="3119" w:type="dxa"/>
            <w:vMerge/>
          </w:tcPr>
          <w:p w14:paraId="4EE4955D" w14:textId="77777777" w:rsidR="00C13A11" w:rsidRPr="00063B9A" w:rsidRDefault="00C13A11" w:rsidP="006E1421">
            <w:pPr>
              <w:ind w:firstLineChars="200" w:firstLine="420"/>
              <w:rPr>
                <w:rFonts w:ascii="宋体" w:eastAsia="宋体" w:hAnsi="宋体"/>
                <w:szCs w:val="21"/>
              </w:rPr>
            </w:pPr>
          </w:p>
        </w:tc>
        <w:tc>
          <w:tcPr>
            <w:tcW w:w="5245" w:type="dxa"/>
          </w:tcPr>
          <w:p w14:paraId="3242F6C4" w14:textId="3C28E62B" w:rsidR="00C13A11" w:rsidRPr="00063B9A" w:rsidRDefault="00C13A11" w:rsidP="006E1421">
            <w:pPr>
              <w:rPr>
                <w:rFonts w:ascii="宋体" w:eastAsia="宋体" w:hAnsi="宋体"/>
                <w:szCs w:val="21"/>
              </w:rPr>
            </w:pPr>
            <w:r w:rsidRPr="00063B9A">
              <w:rPr>
                <w:rFonts w:ascii="宋体" w:eastAsia="宋体" w:hAnsi="宋体" w:hint="eastAsia"/>
                <w:szCs w:val="21"/>
              </w:rPr>
              <w:t>用户付款</w:t>
            </w:r>
          </w:p>
        </w:tc>
      </w:tr>
      <w:tr w:rsidR="00C13A11" w:rsidRPr="00063B9A" w14:paraId="6B248519" w14:textId="77777777" w:rsidTr="00547A9B">
        <w:tc>
          <w:tcPr>
            <w:tcW w:w="3119" w:type="dxa"/>
            <w:vMerge/>
          </w:tcPr>
          <w:p w14:paraId="2985E6CA" w14:textId="77777777" w:rsidR="00C13A11" w:rsidRPr="00063B9A" w:rsidRDefault="00C13A11" w:rsidP="006E1421">
            <w:pPr>
              <w:ind w:firstLineChars="200" w:firstLine="420"/>
              <w:rPr>
                <w:rFonts w:ascii="宋体" w:eastAsia="宋体" w:hAnsi="宋体"/>
                <w:szCs w:val="21"/>
              </w:rPr>
            </w:pPr>
          </w:p>
        </w:tc>
        <w:tc>
          <w:tcPr>
            <w:tcW w:w="5245" w:type="dxa"/>
          </w:tcPr>
          <w:p w14:paraId="10F3919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0FC03A27" w14:textId="77777777" w:rsidTr="00547A9B">
        <w:tc>
          <w:tcPr>
            <w:tcW w:w="3119" w:type="dxa"/>
            <w:vMerge/>
          </w:tcPr>
          <w:p w14:paraId="731301F8" w14:textId="77777777" w:rsidR="00C13A11" w:rsidRPr="00063B9A" w:rsidRDefault="00C13A11" w:rsidP="006E1421">
            <w:pPr>
              <w:ind w:firstLineChars="200" w:firstLine="420"/>
              <w:rPr>
                <w:rFonts w:ascii="宋体" w:eastAsia="宋体" w:hAnsi="宋体"/>
                <w:szCs w:val="21"/>
              </w:rPr>
            </w:pPr>
          </w:p>
        </w:tc>
        <w:tc>
          <w:tcPr>
            <w:tcW w:w="5245" w:type="dxa"/>
          </w:tcPr>
          <w:p w14:paraId="3B3F8AE5"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商家呼单</w:t>
            </w:r>
            <w:proofErr w:type="gramEnd"/>
          </w:p>
        </w:tc>
      </w:tr>
      <w:tr w:rsidR="00C13A11" w:rsidRPr="00063B9A" w14:paraId="7F9609A8" w14:textId="77777777" w:rsidTr="00547A9B">
        <w:tc>
          <w:tcPr>
            <w:tcW w:w="3119" w:type="dxa"/>
            <w:vMerge/>
          </w:tcPr>
          <w:p w14:paraId="5C839E2B" w14:textId="77777777" w:rsidR="00C13A11" w:rsidRPr="00063B9A" w:rsidRDefault="00C13A11" w:rsidP="006E1421">
            <w:pPr>
              <w:ind w:firstLineChars="200" w:firstLine="420"/>
              <w:rPr>
                <w:rFonts w:ascii="宋体" w:eastAsia="宋体" w:hAnsi="宋体"/>
                <w:szCs w:val="21"/>
              </w:rPr>
            </w:pPr>
          </w:p>
        </w:tc>
        <w:tc>
          <w:tcPr>
            <w:tcW w:w="5245" w:type="dxa"/>
          </w:tcPr>
          <w:p w14:paraId="4057B3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30EEC6FA" w14:textId="77777777" w:rsidTr="00547A9B">
        <w:tc>
          <w:tcPr>
            <w:tcW w:w="3119" w:type="dxa"/>
            <w:vMerge/>
          </w:tcPr>
          <w:p w14:paraId="39FD693E" w14:textId="77777777" w:rsidR="00C13A11" w:rsidRPr="00063B9A" w:rsidRDefault="00C13A11" w:rsidP="006E1421">
            <w:pPr>
              <w:ind w:firstLineChars="200" w:firstLine="420"/>
              <w:rPr>
                <w:rFonts w:ascii="宋体" w:eastAsia="宋体" w:hAnsi="宋体"/>
                <w:szCs w:val="21"/>
              </w:rPr>
            </w:pPr>
          </w:p>
        </w:tc>
        <w:tc>
          <w:tcPr>
            <w:tcW w:w="5245" w:type="dxa"/>
          </w:tcPr>
          <w:p w14:paraId="49BB491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245C4126" w14:textId="77777777" w:rsidTr="00547A9B">
        <w:tc>
          <w:tcPr>
            <w:tcW w:w="3119" w:type="dxa"/>
            <w:vMerge/>
          </w:tcPr>
          <w:p w14:paraId="53542854" w14:textId="77777777" w:rsidR="00C13A11" w:rsidRPr="00063B9A" w:rsidRDefault="00C13A11" w:rsidP="006E1421">
            <w:pPr>
              <w:ind w:firstLineChars="200" w:firstLine="420"/>
              <w:rPr>
                <w:rFonts w:ascii="宋体" w:eastAsia="宋体" w:hAnsi="宋体"/>
                <w:szCs w:val="21"/>
              </w:rPr>
            </w:pPr>
          </w:p>
        </w:tc>
        <w:tc>
          <w:tcPr>
            <w:tcW w:w="5245" w:type="dxa"/>
          </w:tcPr>
          <w:p w14:paraId="5E9C119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19323159" w14:textId="77777777" w:rsidTr="00547A9B">
        <w:tc>
          <w:tcPr>
            <w:tcW w:w="3119" w:type="dxa"/>
            <w:vMerge w:val="restart"/>
            <w:vAlign w:val="center"/>
          </w:tcPr>
          <w:p w14:paraId="023C207B" w14:textId="0A0A2FB4" w:rsidR="00C13A11" w:rsidRPr="00063B9A" w:rsidRDefault="00C13A11" w:rsidP="006E1421">
            <w:pPr>
              <w:rPr>
                <w:rFonts w:ascii="宋体" w:eastAsia="宋体" w:hAnsi="宋体"/>
                <w:szCs w:val="21"/>
              </w:rPr>
            </w:pPr>
            <w:r w:rsidRPr="00063B9A">
              <w:rPr>
                <w:rFonts w:ascii="宋体" w:eastAsia="宋体" w:hAnsi="宋体" w:hint="eastAsia"/>
                <w:szCs w:val="21"/>
              </w:rPr>
              <w:t>未发生事件</w:t>
            </w:r>
          </w:p>
        </w:tc>
        <w:tc>
          <w:tcPr>
            <w:tcW w:w="5245" w:type="dxa"/>
          </w:tcPr>
          <w:p w14:paraId="57B6C1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0CF34165" w14:textId="77777777" w:rsidTr="00547A9B">
        <w:tc>
          <w:tcPr>
            <w:tcW w:w="3119" w:type="dxa"/>
            <w:vMerge/>
          </w:tcPr>
          <w:p w14:paraId="359BDFBA" w14:textId="77777777" w:rsidR="00C13A11" w:rsidRPr="00063B9A" w:rsidRDefault="00C13A11" w:rsidP="006E1421">
            <w:pPr>
              <w:ind w:firstLineChars="200" w:firstLine="420"/>
              <w:rPr>
                <w:rFonts w:ascii="宋体" w:eastAsia="宋体" w:hAnsi="宋体"/>
                <w:szCs w:val="21"/>
              </w:rPr>
            </w:pPr>
          </w:p>
        </w:tc>
        <w:tc>
          <w:tcPr>
            <w:tcW w:w="5245" w:type="dxa"/>
          </w:tcPr>
          <w:p w14:paraId="37E2A57B"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商家呼单</w:t>
            </w:r>
            <w:proofErr w:type="gramEnd"/>
          </w:p>
        </w:tc>
      </w:tr>
      <w:tr w:rsidR="00C13A11" w:rsidRPr="00063B9A" w14:paraId="279CF0A9" w14:textId="77777777" w:rsidTr="00547A9B">
        <w:tc>
          <w:tcPr>
            <w:tcW w:w="3119" w:type="dxa"/>
            <w:vMerge/>
          </w:tcPr>
          <w:p w14:paraId="6B206DC5" w14:textId="77777777" w:rsidR="00C13A11" w:rsidRPr="00063B9A" w:rsidRDefault="00C13A11" w:rsidP="006E1421">
            <w:pPr>
              <w:ind w:firstLineChars="200" w:firstLine="420"/>
              <w:rPr>
                <w:rFonts w:ascii="宋体" w:eastAsia="宋体" w:hAnsi="宋体"/>
                <w:szCs w:val="21"/>
              </w:rPr>
            </w:pPr>
          </w:p>
        </w:tc>
        <w:tc>
          <w:tcPr>
            <w:tcW w:w="5245" w:type="dxa"/>
          </w:tcPr>
          <w:p w14:paraId="5620139A" w14:textId="53F14F46"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3B09F6F5" w14:textId="77777777" w:rsidTr="00547A9B">
        <w:tc>
          <w:tcPr>
            <w:tcW w:w="3119" w:type="dxa"/>
            <w:vMerge/>
          </w:tcPr>
          <w:p w14:paraId="4AC94495" w14:textId="77777777" w:rsidR="00C13A11" w:rsidRPr="00063B9A" w:rsidRDefault="00C13A11" w:rsidP="006E1421">
            <w:pPr>
              <w:ind w:firstLineChars="200" w:firstLine="420"/>
              <w:rPr>
                <w:rFonts w:ascii="宋体" w:eastAsia="宋体" w:hAnsi="宋体"/>
                <w:szCs w:val="21"/>
              </w:rPr>
            </w:pPr>
          </w:p>
        </w:tc>
        <w:tc>
          <w:tcPr>
            <w:tcW w:w="5245" w:type="dxa"/>
          </w:tcPr>
          <w:p w14:paraId="2658E30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099B5956" w14:textId="77777777" w:rsidTr="00547A9B">
        <w:tc>
          <w:tcPr>
            <w:tcW w:w="3119" w:type="dxa"/>
            <w:vMerge/>
          </w:tcPr>
          <w:p w14:paraId="0853DB11" w14:textId="77777777" w:rsidR="00C13A11" w:rsidRPr="00063B9A" w:rsidRDefault="00C13A11" w:rsidP="006E1421">
            <w:pPr>
              <w:ind w:firstLineChars="200" w:firstLine="420"/>
              <w:rPr>
                <w:rFonts w:ascii="宋体" w:eastAsia="宋体" w:hAnsi="宋体"/>
                <w:szCs w:val="21"/>
              </w:rPr>
            </w:pPr>
          </w:p>
        </w:tc>
        <w:tc>
          <w:tcPr>
            <w:tcW w:w="5245" w:type="dxa"/>
          </w:tcPr>
          <w:p w14:paraId="1407C84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3BD1B3AC" w14:textId="77777777" w:rsidTr="00547A9B">
        <w:tc>
          <w:tcPr>
            <w:tcW w:w="3119" w:type="dxa"/>
            <w:vMerge w:val="restart"/>
            <w:vAlign w:val="center"/>
          </w:tcPr>
          <w:p w14:paraId="27BEF04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时间比较符号</w:t>
            </w:r>
          </w:p>
        </w:tc>
        <w:tc>
          <w:tcPr>
            <w:tcW w:w="5245" w:type="dxa"/>
          </w:tcPr>
          <w:p w14:paraId="63151BA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r w:rsidR="00C13A11" w:rsidRPr="00063B9A" w14:paraId="0DA53FA5" w14:textId="77777777" w:rsidTr="00547A9B">
        <w:tc>
          <w:tcPr>
            <w:tcW w:w="3119" w:type="dxa"/>
            <w:vMerge/>
          </w:tcPr>
          <w:p w14:paraId="76E6B28F" w14:textId="77777777" w:rsidR="00C13A11" w:rsidRPr="00063B9A" w:rsidRDefault="00C13A11" w:rsidP="006E1421">
            <w:pPr>
              <w:ind w:firstLineChars="200" w:firstLine="420"/>
              <w:rPr>
                <w:rFonts w:ascii="宋体" w:eastAsia="宋体" w:hAnsi="宋体"/>
                <w:szCs w:val="21"/>
              </w:rPr>
            </w:pPr>
          </w:p>
        </w:tc>
        <w:tc>
          <w:tcPr>
            <w:tcW w:w="5245" w:type="dxa"/>
          </w:tcPr>
          <w:p w14:paraId="0B5D19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r w:rsidR="00C13A11" w:rsidRPr="00063B9A" w14:paraId="0D1B04D0" w14:textId="77777777" w:rsidTr="00547A9B">
        <w:tc>
          <w:tcPr>
            <w:tcW w:w="3119" w:type="dxa"/>
            <w:vMerge/>
          </w:tcPr>
          <w:p w14:paraId="178756A4" w14:textId="77777777" w:rsidR="00C13A11" w:rsidRPr="00063B9A" w:rsidRDefault="00C13A11" w:rsidP="006E1421">
            <w:pPr>
              <w:ind w:firstLineChars="200" w:firstLine="420"/>
              <w:rPr>
                <w:rFonts w:ascii="宋体" w:eastAsia="宋体" w:hAnsi="宋体"/>
                <w:szCs w:val="21"/>
              </w:rPr>
            </w:pPr>
          </w:p>
        </w:tc>
        <w:tc>
          <w:tcPr>
            <w:tcW w:w="5245" w:type="dxa"/>
          </w:tcPr>
          <w:p w14:paraId="3E137FC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&gt;</w:t>
            </w:r>
          </w:p>
        </w:tc>
      </w:tr>
      <w:tr w:rsidR="00C13A11" w:rsidRPr="00063B9A" w14:paraId="5191AD4C" w14:textId="77777777" w:rsidTr="00547A9B">
        <w:tc>
          <w:tcPr>
            <w:tcW w:w="3119" w:type="dxa"/>
            <w:vMerge/>
          </w:tcPr>
          <w:p w14:paraId="60946685" w14:textId="77777777" w:rsidR="00C13A11" w:rsidRPr="00063B9A" w:rsidRDefault="00C13A11" w:rsidP="006E1421">
            <w:pPr>
              <w:ind w:firstLineChars="200" w:firstLine="420"/>
              <w:rPr>
                <w:rFonts w:ascii="宋体" w:eastAsia="宋体" w:hAnsi="宋体"/>
                <w:szCs w:val="21"/>
              </w:rPr>
            </w:pPr>
          </w:p>
        </w:tc>
        <w:tc>
          <w:tcPr>
            <w:tcW w:w="5245" w:type="dxa"/>
          </w:tcPr>
          <w:p w14:paraId="382DD6A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&lt;</w:t>
            </w:r>
          </w:p>
        </w:tc>
      </w:tr>
      <w:tr w:rsidR="00C13A11" w:rsidRPr="00063B9A" w14:paraId="365020F0" w14:textId="77777777" w:rsidTr="00547A9B">
        <w:tc>
          <w:tcPr>
            <w:tcW w:w="3119" w:type="dxa"/>
            <w:vMerge/>
          </w:tcPr>
          <w:p w14:paraId="5CB21F83" w14:textId="77777777" w:rsidR="00C13A11" w:rsidRPr="00063B9A" w:rsidRDefault="00C13A11" w:rsidP="006E1421">
            <w:pPr>
              <w:ind w:firstLineChars="200" w:firstLine="420"/>
              <w:rPr>
                <w:rFonts w:ascii="宋体" w:eastAsia="宋体" w:hAnsi="宋体"/>
                <w:szCs w:val="21"/>
              </w:rPr>
            </w:pPr>
          </w:p>
        </w:tc>
        <w:tc>
          <w:tcPr>
            <w:tcW w:w="5245" w:type="dxa"/>
          </w:tcPr>
          <w:p w14:paraId="386FDBC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bl>
    <w:p w14:paraId="3F122E8D" w14:textId="772AFE95" w:rsidR="007E645B" w:rsidRDefault="00097B8F" w:rsidP="00097B8F">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4</w:t>
      </w:r>
      <w:r>
        <w:rPr>
          <w:rFonts w:ascii="宋体" w:eastAsia="宋体" w:hAnsi="宋体" w:hint="eastAsia"/>
          <w:sz w:val="24"/>
          <w:szCs w:val="24"/>
        </w:rPr>
        <w:t>为规则生效范围，</w:t>
      </w:r>
      <w:r w:rsidR="002D4E35">
        <w:rPr>
          <w:rFonts w:ascii="宋体" w:eastAsia="宋体" w:hAnsi="宋体" w:hint="eastAsia"/>
          <w:sz w:val="24"/>
          <w:szCs w:val="24"/>
        </w:rPr>
        <w:t>如表所示，生效范围</w:t>
      </w:r>
      <w:r w:rsidR="00277669">
        <w:rPr>
          <w:rFonts w:ascii="宋体" w:eastAsia="宋体" w:hAnsi="宋体" w:hint="eastAsia"/>
          <w:sz w:val="24"/>
          <w:szCs w:val="24"/>
        </w:rPr>
        <w:t>的可配置项有城市区域、订单来源、物流类型、业务类型、天气类型。</w:t>
      </w:r>
      <w:r w:rsidR="00C207A1">
        <w:rPr>
          <w:rFonts w:ascii="宋体" w:eastAsia="宋体" w:hAnsi="宋体" w:hint="eastAsia"/>
          <w:sz w:val="24"/>
          <w:szCs w:val="24"/>
        </w:rPr>
        <w:t>与超时检查类似，生效范围也是通过树的方式进行组织。生效范围不和超时检查一起设计是因为，生效范围可以与超时检查一起使用，也可以和</w:t>
      </w:r>
      <w:r w:rsidR="00C207A1" w:rsidRPr="00A378BC">
        <w:rPr>
          <w:rFonts w:ascii="Arial" w:eastAsia="宋体" w:hAnsi="Arial" w:hint="eastAsia"/>
          <w:sz w:val="24"/>
          <w:szCs w:val="24"/>
        </w:rPr>
        <w:t>Action</w:t>
      </w:r>
      <w:r w:rsidR="00C207A1">
        <w:rPr>
          <w:rFonts w:ascii="宋体" w:eastAsia="宋体" w:hAnsi="宋体" w:hint="eastAsia"/>
          <w:sz w:val="24"/>
          <w:szCs w:val="24"/>
        </w:rPr>
        <w:t>一起使用，因此需要独立出来设计。</w:t>
      </w:r>
    </w:p>
    <w:p w14:paraId="34F0E138" w14:textId="741B0558" w:rsidR="00FD189F" w:rsidRDefault="00FD189F" w:rsidP="00FD189F">
      <w:pPr>
        <w:pStyle w:val="af8"/>
        <w:keepNext/>
      </w:pPr>
      <w:bookmarkStart w:id="207" w:name="_Toc36736503"/>
      <w:bookmarkStart w:id="208" w:name="_Toc36939139"/>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14</w:t>
      </w:r>
      <w:r w:rsidR="00F23117">
        <w:fldChar w:fldCharType="end"/>
      </w:r>
      <w:r>
        <w:t xml:space="preserve">  </w:t>
      </w:r>
      <w:r w:rsidRPr="00855A4F">
        <w:rPr>
          <w:rFonts w:hint="eastAsia"/>
        </w:rPr>
        <w:t>生效范围表</w:t>
      </w:r>
      <w:bookmarkEnd w:id="207"/>
      <w:bookmarkEnd w:id="208"/>
    </w:p>
    <w:tbl>
      <w:tblPr>
        <w:tblStyle w:val="af4"/>
        <w:tblW w:w="0" w:type="auto"/>
        <w:tblInd w:w="-5" w:type="dxa"/>
        <w:tblCellMar>
          <w:left w:w="28" w:type="dxa"/>
          <w:right w:w="28" w:type="dxa"/>
        </w:tblCellMar>
        <w:tblLook w:val="04A0" w:firstRow="1" w:lastRow="0" w:firstColumn="1" w:lastColumn="0" w:noHBand="0" w:noVBand="1"/>
      </w:tblPr>
      <w:tblGrid>
        <w:gridCol w:w="3119"/>
        <w:gridCol w:w="5103"/>
      </w:tblGrid>
      <w:tr w:rsidR="00C13A11" w:rsidRPr="00063B9A" w14:paraId="3BDF8849" w14:textId="77777777" w:rsidTr="00547A9B">
        <w:tc>
          <w:tcPr>
            <w:tcW w:w="3119" w:type="dxa"/>
          </w:tcPr>
          <w:p w14:paraId="66027C2A" w14:textId="0E638B5D" w:rsidR="00C13A11" w:rsidRPr="00063B9A" w:rsidRDefault="002D4E35" w:rsidP="006E1421">
            <w:pPr>
              <w:rPr>
                <w:rFonts w:ascii="宋体" w:eastAsia="宋体" w:hAnsi="宋体"/>
                <w:szCs w:val="21"/>
              </w:rPr>
            </w:pPr>
            <w:r w:rsidRPr="00063B9A">
              <w:rPr>
                <w:rFonts w:ascii="宋体" w:eastAsia="宋体" w:hAnsi="宋体" w:hint="eastAsia"/>
                <w:szCs w:val="21"/>
              </w:rPr>
              <w:t>生效范围</w:t>
            </w:r>
          </w:p>
        </w:tc>
        <w:tc>
          <w:tcPr>
            <w:tcW w:w="5103" w:type="dxa"/>
          </w:tcPr>
          <w:p w14:paraId="08623D8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E2B1A5C" w14:textId="77777777" w:rsidTr="00547A9B">
        <w:tc>
          <w:tcPr>
            <w:tcW w:w="3119" w:type="dxa"/>
            <w:vMerge w:val="restart"/>
            <w:vAlign w:val="center"/>
          </w:tcPr>
          <w:p w14:paraId="097C385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城市区域</w:t>
            </w:r>
          </w:p>
        </w:tc>
        <w:tc>
          <w:tcPr>
            <w:tcW w:w="5103" w:type="dxa"/>
          </w:tcPr>
          <w:p w14:paraId="7D8ABAB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代理商城市（全国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7F157694" w14:textId="77777777" w:rsidTr="00547A9B">
        <w:tc>
          <w:tcPr>
            <w:tcW w:w="3119" w:type="dxa"/>
            <w:vMerge/>
          </w:tcPr>
          <w:p w14:paraId="669F27B1" w14:textId="77777777" w:rsidR="00C13A11" w:rsidRPr="00063B9A" w:rsidRDefault="00C13A11" w:rsidP="006E1421">
            <w:pPr>
              <w:ind w:firstLineChars="200" w:firstLine="420"/>
              <w:rPr>
                <w:rFonts w:ascii="宋体" w:eastAsia="宋体" w:hAnsi="宋体"/>
                <w:szCs w:val="21"/>
              </w:rPr>
            </w:pPr>
          </w:p>
        </w:tc>
        <w:tc>
          <w:tcPr>
            <w:tcW w:w="5103" w:type="dxa"/>
          </w:tcPr>
          <w:p w14:paraId="02C29D3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直营城市（（全国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3E837B42" w14:textId="77777777" w:rsidTr="00547A9B">
        <w:tc>
          <w:tcPr>
            <w:tcW w:w="3119" w:type="dxa"/>
            <w:vMerge w:val="restart"/>
            <w:vAlign w:val="center"/>
          </w:tcPr>
          <w:p w14:paraId="75730FC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订单来源</w:t>
            </w:r>
          </w:p>
        </w:tc>
        <w:tc>
          <w:tcPr>
            <w:tcW w:w="5103" w:type="dxa"/>
          </w:tcPr>
          <w:p w14:paraId="5A31AB3F" w14:textId="77777777" w:rsidR="00C13A11" w:rsidRPr="00063B9A" w:rsidRDefault="00C13A11" w:rsidP="006E1421">
            <w:pPr>
              <w:rPr>
                <w:rFonts w:ascii="宋体" w:eastAsia="宋体" w:hAnsi="宋体"/>
                <w:szCs w:val="21"/>
              </w:rPr>
            </w:pPr>
            <w:r w:rsidRPr="00A378BC">
              <w:rPr>
                <w:rFonts w:ascii="Arial" w:eastAsia="宋体" w:hAnsi="Arial" w:hint="eastAsia"/>
                <w:szCs w:val="21"/>
              </w:rPr>
              <w:t>PC</w:t>
            </w:r>
            <w:r w:rsidRPr="00063B9A">
              <w:rPr>
                <w:rFonts w:ascii="宋体" w:eastAsia="宋体" w:hAnsi="宋体" w:hint="eastAsia"/>
                <w:szCs w:val="21"/>
              </w:rPr>
              <w:t>端</w:t>
            </w:r>
            <w:r w:rsidRPr="00A378BC">
              <w:rPr>
                <w:rFonts w:ascii="Arial" w:eastAsia="宋体" w:hAnsi="Arial" w:hint="eastAsia"/>
                <w:szCs w:val="21"/>
              </w:rPr>
              <w:t>web</w:t>
            </w:r>
          </w:p>
        </w:tc>
      </w:tr>
      <w:tr w:rsidR="00C13A11" w:rsidRPr="00063B9A" w14:paraId="1966EBAF" w14:textId="77777777" w:rsidTr="00547A9B">
        <w:tc>
          <w:tcPr>
            <w:tcW w:w="3119" w:type="dxa"/>
            <w:vMerge/>
          </w:tcPr>
          <w:p w14:paraId="551C77FB" w14:textId="77777777" w:rsidR="00C13A11" w:rsidRPr="00063B9A" w:rsidRDefault="00C13A11" w:rsidP="006E1421">
            <w:pPr>
              <w:ind w:firstLineChars="200" w:firstLine="420"/>
              <w:rPr>
                <w:rFonts w:ascii="宋体" w:eastAsia="宋体" w:hAnsi="宋体"/>
                <w:szCs w:val="21"/>
              </w:rPr>
            </w:pPr>
          </w:p>
        </w:tc>
        <w:tc>
          <w:tcPr>
            <w:tcW w:w="5103" w:type="dxa"/>
          </w:tcPr>
          <w:p w14:paraId="4033AC5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手机端</w:t>
            </w:r>
            <w:r w:rsidRPr="00A378BC">
              <w:rPr>
                <w:rFonts w:ascii="Arial" w:eastAsia="宋体" w:hAnsi="Arial" w:hint="eastAsia"/>
                <w:szCs w:val="21"/>
              </w:rPr>
              <w:t>w</w:t>
            </w:r>
            <w:r w:rsidRPr="00A378BC">
              <w:rPr>
                <w:rFonts w:ascii="Arial" w:eastAsia="宋体" w:hAnsi="Arial"/>
                <w:szCs w:val="21"/>
              </w:rPr>
              <w:t>eb</w:t>
            </w:r>
          </w:p>
        </w:tc>
      </w:tr>
      <w:tr w:rsidR="00C13A11" w:rsidRPr="00063B9A" w14:paraId="33291F8E" w14:textId="77777777" w:rsidTr="00547A9B">
        <w:tc>
          <w:tcPr>
            <w:tcW w:w="3119" w:type="dxa"/>
            <w:vMerge/>
          </w:tcPr>
          <w:p w14:paraId="1C6C51E6" w14:textId="77777777" w:rsidR="00C13A11" w:rsidRPr="00063B9A" w:rsidRDefault="00C13A11" w:rsidP="006E1421">
            <w:pPr>
              <w:ind w:firstLineChars="200" w:firstLine="420"/>
              <w:rPr>
                <w:rFonts w:ascii="宋体" w:eastAsia="宋体" w:hAnsi="宋体"/>
                <w:szCs w:val="21"/>
              </w:rPr>
            </w:pPr>
          </w:p>
        </w:tc>
        <w:tc>
          <w:tcPr>
            <w:tcW w:w="5103" w:type="dxa"/>
          </w:tcPr>
          <w:p w14:paraId="028E9650" w14:textId="1430B0ED" w:rsidR="00C13A11" w:rsidRPr="00063B9A" w:rsidRDefault="007E645B" w:rsidP="006E1421">
            <w:pPr>
              <w:rPr>
                <w:rFonts w:ascii="宋体" w:eastAsia="宋体" w:hAnsi="宋体"/>
                <w:szCs w:val="21"/>
              </w:rPr>
            </w:pPr>
            <w:proofErr w:type="spellStart"/>
            <w:r w:rsidRPr="00A378BC">
              <w:rPr>
                <w:rFonts w:ascii="Arial" w:eastAsia="宋体" w:hAnsi="Arial" w:hint="eastAsia"/>
                <w:szCs w:val="21"/>
              </w:rPr>
              <w:t>i</w:t>
            </w:r>
            <w:r w:rsidR="00C13A11" w:rsidRPr="00A378BC">
              <w:rPr>
                <w:rFonts w:ascii="Arial" w:eastAsia="宋体" w:hAnsi="Arial"/>
                <w:szCs w:val="21"/>
              </w:rPr>
              <w:t>phone</w:t>
            </w:r>
            <w:proofErr w:type="spellEnd"/>
            <w:r w:rsidR="00C13A11" w:rsidRPr="00063B9A">
              <w:rPr>
                <w:rFonts w:ascii="宋体" w:eastAsia="宋体" w:hAnsi="宋体"/>
                <w:szCs w:val="21"/>
              </w:rPr>
              <w:t xml:space="preserve"> </w:t>
            </w:r>
            <w:r w:rsidR="00C13A11" w:rsidRPr="00A378BC">
              <w:rPr>
                <w:rFonts w:ascii="Arial" w:eastAsia="宋体" w:hAnsi="Arial"/>
                <w:szCs w:val="21"/>
              </w:rPr>
              <w:t>App</w:t>
            </w:r>
          </w:p>
        </w:tc>
      </w:tr>
      <w:tr w:rsidR="00C13A11" w:rsidRPr="00063B9A" w14:paraId="45E8C40A" w14:textId="77777777" w:rsidTr="00547A9B">
        <w:tc>
          <w:tcPr>
            <w:tcW w:w="3119" w:type="dxa"/>
            <w:vMerge/>
          </w:tcPr>
          <w:p w14:paraId="4BAC4FAC" w14:textId="77777777" w:rsidR="00C13A11" w:rsidRPr="00063B9A" w:rsidRDefault="00C13A11" w:rsidP="006E1421">
            <w:pPr>
              <w:ind w:firstLineChars="200" w:firstLine="420"/>
              <w:rPr>
                <w:rFonts w:ascii="宋体" w:eastAsia="宋体" w:hAnsi="宋体"/>
                <w:szCs w:val="21"/>
              </w:rPr>
            </w:pPr>
          </w:p>
        </w:tc>
        <w:tc>
          <w:tcPr>
            <w:tcW w:w="5103" w:type="dxa"/>
          </w:tcPr>
          <w:p w14:paraId="2C795619" w14:textId="77777777" w:rsidR="00C13A11" w:rsidRPr="00063B9A" w:rsidRDefault="00C13A11" w:rsidP="006E1421">
            <w:pPr>
              <w:rPr>
                <w:rFonts w:ascii="宋体" w:eastAsia="宋体" w:hAnsi="宋体"/>
                <w:szCs w:val="21"/>
              </w:rPr>
            </w:pPr>
            <w:r w:rsidRPr="00A378BC">
              <w:rPr>
                <w:rFonts w:ascii="Arial" w:eastAsia="宋体" w:hAnsi="Arial" w:hint="eastAsia"/>
                <w:szCs w:val="21"/>
              </w:rPr>
              <w:t>A</w:t>
            </w:r>
            <w:r w:rsidRPr="00A378BC">
              <w:rPr>
                <w:rFonts w:ascii="Arial" w:eastAsia="宋体" w:hAnsi="Arial"/>
                <w:szCs w:val="21"/>
              </w:rPr>
              <w:t>ndroid</w:t>
            </w:r>
            <w:r w:rsidRPr="00063B9A">
              <w:rPr>
                <w:rFonts w:ascii="宋体" w:eastAsia="宋体" w:hAnsi="宋体"/>
                <w:szCs w:val="21"/>
              </w:rPr>
              <w:t xml:space="preserve"> </w:t>
            </w:r>
            <w:r w:rsidRPr="00A378BC">
              <w:rPr>
                <w:rFonts w:ascii="Arial" w:eastAsia="宋体" w:hAnsi="Arial"/>
                <w:szCs w:val="21"/>
              </w:rPr>
              <w:t>App</w:t>
            </w:r>
          </w:p>
        </w:tc>
      </w:tr>
      <w:tr w:rsidR="00C13A11" w:rsidRPr="00063B9A" w14:paraId="1106DB1E" w14:textId="77777777" w:rsidTr="00547A9B">
        <w:tc>
          <w:tcPr>
            <w:tcW w:w="3119" w:type="dxa"/>
            <w:vMerge/>
          </w:tcPr>
          <w:p w14:paraId="0DB58E00" w14:textId="77777777" w:rsidR="00C13A11" w:rsidRPr="00063B9A" w:rsidRDefault="00C13A11" w:rsidP="006E1421">
            <w:pPr>
              <w:ind w:firstLineChars="200" w:firstLine="420"/>
              <w:rPr>
                <w:rFonts w:ascii="宋体" w:eastAsia="宋体" w:hAnsi="宋体"/>
                <w:szCs w:val="21"/>
              </w:rPr>
            </w:pPr>
          </w:p>
        </w:tc>
        <w:tc>
          <w:tcPr>
            <w:tcW w:w="5103" w:type="dxa"/>
          </w:tcPr>
          <w:p w14:paraId="09154BBA" w14:textId="77777777" w:rsidR="00C13A11" w:rsidRPr="00063B9A" w:rsidRDefault="00C13A11" w:rsidP="006E1421">
            <w:pPr>
              <w:rPr>
                <w:rFonts w:ascii="宋体" w:eastAsia="宋体" w:hAnsi="宋体"/>
                <w:szCs w:val="21"/>
              </w:rPr>
            </w:pPr>
            <w:proofErr w:type="spellStart"/>
            <w:r w:rsidRPr="00A378BC">
              <w:rPr>
                <w:rFonts w:ascii="Arial" w:eastAsia="宋体" w:hAnsi="Arial" w:hint="eastAsia"/>
                <w:szCs w:val="21"/>
              </w:rPr>
              <w:t>o</w:t>
            </w:r>
            <w:r w:rsidRPr="00A378BC">
              <w:rPr>
                <w:rFonts w:ascii="Arial" w:eastAsia="宋体" w:hAnsi="Arial"/>
                <w:szCs w:val="21"/>
              </w:rPr>
              <w:t>penapi</w:t>
            </w:r>
            <w:r w:rsidRPr="003F1175">
              <w:rPr>
                <w:rFonts w:ascii="Arial" w:eastAsia="宋体" w:hAnsi="Arial"/>
                <w:szCs w:val="21"/>
              </w:rPr>
              <w:t>_</w:t>
            </w:r>
            <w:r w:rsidRPr="00A378BC">
              <w:rPr>
                <w:rFonts w:ascii="Arial" w:eastAsia="宋体" w:hAnsi="Arial"/>
                <w:szCs w:val="21"/>
              </w:rPr>
              <w:t>platform</w:t>
            </w:r>
            <w:proofErr w:type="spellEnd"/>
          </w:p>
        </w:tc>
      </w:tr>
      <w:tr w:rsidR="00C13A11" w:rsidRPr="00063B9A" w14:paraId="3E5E9E5F" w14:textId="77777777" w:rsidTr="00547A9B">
        <w:tc>
          <w:tcPr>
            <w:tcW w:w="3119" w:type="dxa"/>
            <w:vMerge/>
          </w:tcPr>
          <w:p w14:paraId="4F10B862" w14:textId="77777777" w:rsidR="00C13A11" w:rsidRPr="00063B9A" w:rsidRDefault="00C13A11" w:rsidP="006E1421">
            <w:pPr>
              <w:ind w:firstLineChars="200" w:firstLine="420"/>
              <w:rPr>
                <w:rFonts w:ascii="宋体" w:eastAsia="宋体" w:hAnsi="宋体"/>
                <w:szCs w:val="21"/>
              </w:rPr>
            </w:pPr>
          </w:p>
        </w:tc>
        <w:tc>
          <w:tcPr>
            <w:tcW w:w="5103" w:type="dxa"/>
          </w:tcPr>
          <w:p w14:paraId="4F7E6111"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微信小</w:t>
            </w:r>
            <w:proofErr w:type="gramEnd"/>
            <w:r w:rsidRPr="00063B9A">
              <w:rPr>
                <w:rFonts w:ascii="宋体" w:eastAsia="宋体" w:hAnsi="宋体" w:hint="eastAsia"/>
                <w:szCs w:val="21"/>
              </w:rPr>
              <w:t>程序</w:t>
            </w:r>
          </w:p>
        </w:tc>
      </w:tr>
      <w:tr w:rsidR="00C13A11" w:rsidRPr="00063B9A" w14:paraId="3D321E1B" w14:textId="77777777" w:rsidTr="00547A9B">
        <w:tc>
          <w:tcPr>
            <w:tcW w:w="3119" w:type="dxa"/>
            <w:vMerge/>
          </w:tcPr>
          <w:p w14:paraId="4EEE6A25" w14:textId="77777777" w:rsidR="00C13A11" w:rsidRPr="00063B9A" w:rsidRDefault="00C13A11" w:rsidP="006E1421">
            <w:pPr>
              <w:ind w:firstLineChars="200" w:firstLine="420"/>
              <w:rPr>
                <w:rFonts w:ascii="宋体" w:eastAsia="宋体" w:hAnsi="宋体"/>
                <w:szCs w:val="21"/>
              </w:rPr>
            </w:pPr>
          </w:p>
        </w:tc>
        <w:tc>
          <w:tcPr>
            <w:tcW w:w="5103" w:type="dxa"/>
          </w:tcPr>
          <w:p w14:paraId="2B6AD9CB"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微信</w:t>
            </w:r>
            <w:proofErr w:type="gramEnd"/>
            <w:r w:rsidRPr="00A378BC">
              <w:rPr>
                <w:rFonts w:ascii="Arial" w:eastAsia="宋体" w:hAnsi="Arial" w:hint="eastAsia"/>
                <w:szCs w:val="21"/>
              </w:rPr>
              <w:t>KA</w:t>
            </w:r>
          </w:p>
        </w:tc>
      </w:tr>
      <w:tr w:rsidR="00C13A11" w:rsidRPr="00063B9A" w14:paraId="3991AA10" w14:textId="77777777" w:rsidTr="00547A9B">
        <w:tc>
          <w:tcPr>
            <w:tcW w:w="3119" w:type="dxa"/>
            <w:vMerge w:val="restart"/>
            <w:vAlign w:val="center"/>
          </w:tcPr>
          <w:p w14:paraId="46B9D81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物流类型</w:t>
            </w:r>
          </w:p>
        </w:tc>
        <w:tc>
          <w:tcPr>
            <w:tcW w:w="5103" w:type="dxa"/>
          </w:tcPr>
          <w:p w14:paraId="62A39B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蜂鸟专送</w:t>
            </w:r>
          </w:p>
        </w:tc>
      </w:tr>
      <w:tr w:rsidR="00C13A11" w:rsidRPr="00063B9A" w14:paraId="4C0EC827" w14:textId="77777777" w:rsidTr="00547A9B">
        <w:tc>
          <w:tcPr>
            <w:tcW w:w="3119" w:type="dxa"/>
            <w:vMerge/>
          </w:tcPr>
          <w:p w14:paraId="2435E781" w14:textId="77777777" w:rsidR="00C13A11" w:rsidRPr="00063B9A" w:rsidRDefault="00C13A11" w:rsidP="006E1421">
            <w:pPr>
              <w:ind w:firstLineChars="200" w:firstLine="420"/>
              <w:rPr>
                <w:rFonts w:ascii="宋体" w:eastAsia="宋体" w:hAnsi="宋体"/>
                <w:szCs w:val="21"/>
              </w:rPr>
            </w:pPr>
          </w:p>
        </w:tc>
        <w:tc>
          <w:tcPr>
            <w:tcW w:w="5103" w:type="dxa"/>
          </w:tcPr>
          <w:p w14:paraId="42FF027A"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众包</w:t>
            </w:r>
            <w:proofErr w:type="gramEnd"/>
          </w:p>
        </w:tc>
      </w:tr>
      <w:tr w:rsidR="00C13A11" w:rsidRPr="00063B9A" w14:paraId="5FAAEA69" w14:textId="77777777" w:rsidTr="00547A9B">
        <w:tc>
          <w:tcPr>
            <w:tcW w:w="3119" w:type="dxa"/>
            <w:vMerge/>
          </w:tcPr>
          <w:p w14:paraId="6E216518" w14:textId="77777777" w:rsidR="00C13A11" w:rsidRPr="00063B9A" w:rsidRDefault="00C13A11" w:rsidP="006E1421">
            <w:pPr>
              <w:ind w:firstLineChars="200" w:firstLine="420"/>
              <w:rPr>
                <w:rFonts w:ascii="宋体" w:eastAsia="宋体" w:hAnsi="宋体"/>
                <w:szCs w:val="21"/>
              </w:rPr>
            </w:pPr>
          </w:p>
        </w:tc>
        <w:tc>
          <w:tcPr>
            <w:tcW w:w="5103" w:type="dxa"/>
          </w:tcPr>
          <w:p w14:paraId="12303D4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择时达专送</w:t>
            </w:r>
          </w:p>
        </w:tc>
      </w:tr>
      <w:tr w:rsidR="00C13A11" w:rsidRPr="00063B9A" w14:paraId="61690F6A" w14:textId="77777777" w:rsidTr="00547A9B">
        <w:tc>
          <w:tcPr>
            <w:tcW w:w="3119" w:type="dxa"/>
            <w:vMerge/>
          </w:tcPr>
          <w:p w14:paraId="3AEFAB64" w14:textId="77777777" w:rsidR="00C13A11" w:rsidRPr="00063B9A" w:rsidRDefault="00C13A11" w:rsidP="006E1421">
            <w:pPr>
              <w:ind w:firstLineChars="200" w:firstLine="420"/>
              <w:rPr>
                <w:rFonts w:ascii="宋体" w:eastAsia="宋体" w:hAnsi="宋体"/>
                <w:szCs w:val="21"/>
              </w:rPr>
            </w:pPr>
          </w:p>
        </w:tc>
        <w:tc>
          <w:tcPr>
            <w:tcW w:w="5103" w:type="dxa"/>
          </w:tcPr>
          <w:p w14:paraId="178EEEB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新零售专送</w:t>
            </w:r>
          </w:p>
        </w:tc>
      </w:tr>
      <w:tr w:rsidR="00C13A11" w:rsidRPr="00063B9A" w14:paraId="69866A11" w14:textId="77777777" w:rsidTr="00547A9B">
        <w:tc>
          <w:tcPr>
            <w:tcW w:w="3119" w:type="dxa"/>
            <w:vMerge/>
          </w:tcPr>
          <w:p w14:paraId="1681380B" w14:textId="77777777" w:rsidR="00C13A11" w:rsidRPr="00063B9A" w:rsidRDefault="00C13A11" w:rsidP="006E1421">
            <w:pPr>
              <w:ind w:firstLineChars="200" w:firstLine="420"/>
              <w:rPr>
                <w:rFonts w:ascii="宋体" w:eastAsia="宋体" w:hAnsi="宋体"/>
                <w:szCs w:val="21"/>
              </w:rPr>
            </w:pPr>
          </w:p>
        </w:tc>
        <w:tc>
          <w:tcPr>
            <w:tcW w:w="5103" w:type="dxa"/>
          </w:tcPr>
          <w:p w14:paraId="764FAC0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蜂鸟快送</w:t>
            </w:r>
          </w:p>
        </w:tc>
      </w:tr>
      <w:tr w:rsidR="00C13A11" w:rsidRPr="00063B9A" w14:paraId="15D4E171" w14:textId="77777777" w:rsidTr="00547A9B">
        <w:tc>
          <w:tcPr>
            <w:tcW w:w="3119" w:type="dxa"/>
            <w:vMerge/>
          </w:tcPr>
          <w:p w14:paraId="64A007EF" w14:textId="77777777" w:rsidR="00C13A11" w:rsidRPr="00063B9A" w:rsidRDefault="00C13A11" w:rsidP="006E1421">
            <w:pPr>
              <w:ind w:firstLineChars="200" w:firstLine="420"/>
              <w:rPr>
                <w:rFonts w:ascii="宋体" w:eastAsia="宋体" w:hAnsi="宋体"/>
                <w:szCs w:val="21"/>
              </w:rPr>
            </w:pPr>
          </w:p>
        </w:tc>
        <w:tc>
          <w:tcPr>
            <w:tcW w:w="5103" w:type="dxa"/>
          </w:tcPr>
          <w:p w14:paraId="6A5D3C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24AC06DA" w14:textId="77777777" w:rsidTr="00547A9B">
        <w:tc>
          <w:tcPr>
            <w:tcW w:w="3119" w:type="dxa"/>
            <w:vMerge/>
          </w:tcPr>
          <w:p w14:paraId="22D95A0F" w14:textId="77777777" w:rsidR="00C13A11" w:rsidRPr="00063B9A" w:rsidRDefault="00C13A11" w:rsidP="006E1421">
            <w:pPr>
              <w:ind w:firstLineChars="200" w:firstLine="420"/>
              <w:rPr>
                <w:rFonts w:ascii="宋体" w:eastAsia="宋体" w:hAnsi="宋体"/>
                <w:szCs w:val="21"/>
              </w:rPr>
            </w:pPr>
          </w:p>
        </w:tc>
        <w:tc>
          <w:tcPr>
            <w:tcW w:w="5103" w:type="dxa"/>
          </w:tcPr>
          <w:p w14:paraId="0760B929" w14:textId="77777777" w:rsidR="00C13A11" w:rsidRPr="00063B9A" w:rsidRDefault="00C13A11" w:rsidP="006E1421">
            <w:pPr>
              <w:rPr>
                <w:rFonts w:ascii="宋体" w:eastAsia="宋体" w:hAnsi="宋体"/>
                <w:szCs w:val="21"/>
              </w:rPr>
            </w:pPr>
            <w:r w:rsidRPr="00A378BC">
              <w:rPr>
                <w:rFonts w:ascii="Arial" w:eastAsia="宋体" w:hAnsi="Arial"/>
                <w:szCs w:val="21"/>
              </w:rPr>
              <w:t>E</w:t>
            </w:r>
            <w:r w:rsidRPr="00063B9A">
              <w:rPr>
                <w:rFonts w:ascii="宋体" w:eastAsia="宋体" w:hAnsi="宋体" w:hint="eastAsia"/>
                <w:szCs w:val="21"/>
              </w:rPr>
              <w:t>配送</w:t>
            </w:r>
          </w:p>
        </w:tc>
      </w:tr>
      <w:tr w:rsidR="00C13A11" w:rsidRPr="00063B9A" w14:paraId="525974F7" w14:textId="77777777" w:rsidTr="00547A9B">
        <w:tc>
          <w:tcPr>
            <w:tcW w:w="3119" w:type="dxa"/>
            <w:vMerge/>
          </w:tcPr>
          <w:p w14:paraId="768FB26F" w14:textId="77777777" w:rsidR="00C13A11" w:rsidRPr="00063B9A" w:rsidRDefault="00C13A11" w:rsidP="006E1421">
            <w:pPr>
              <w:ind w:firstLineChars="200" w:firstLine="420"/>
              <w:rPr>
                <w:rFonts w:ascii="宋体" w:eastAsia="宋体" w:hAnsi="宋体"/>
                <w:szCs w:val="21"/>
              </w:rPr>
            </w:pPr>
          </w:p>
        </w:tc>
        <w:tc>
          <w:tcPr>
            <w:tcW w:w="5103" w:type="dxa"/>
          </w:tcPr>
          <w:p w14:paraId="01BD32F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蜂鸟混合送</w:t>
            </w:r>
          </w:p>
        </w:tc>
      </w:tr>
      <w:tr w:rsidR="00C13A11" w:rsidRPr="00063B9A" w14:paraId="67D651C9" w14:textId="77777777" w:rsidTr="00547A9B">
        <w:tc>
          <w:tcPr>
            <w:tcW w:w="3119" w:type="dxa"/>
            <w:vMerge/>
          </w:tcPr>
          <w:p w14:paraId="4CE900E6" w14:textId="77777777" w:rsidR="00C13A11" w:rsidRPr="00063B9A" w:rsidRDefault="00C13A11" w:rsidP="006E1421">
            <w:pPr>
              <w:ind w:firstLineChars="200" w:firstLine="420"/>
              <w:rPr>
                <w:rFonts w:ascii="宋体" w:eastAsia="宋体" w:hAnsi="宋体"/>
                <w:szCs w:val="21"/>
              </w:rPr>
            </w:pPr>
          </w:p>
        </w:tc>
        <w:tc>
          <w:tcPr>
            <w:tcW w:w="5103" w:type="dxa"/>
          </w:tcPr>
          <w:p w14:paraId="21D447E1"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蜂鸟质选</w:t>
            </w:r>
            <w:proofErr w:type="gramEnd"/>
          </w:p>
        </w:tc>
      </w:tr>
      <w:tr w:rsidR="00C13A11" w:rsidRPr="00063B9A" w14:paraId="38BF8D4B" w14:textId="77777777" w:rsidTr="00547A9B">
        <w:tc>
          <w:tcPr>
            <w:tcW w:w="3119" w:type="dxa"/>
            <w:vMerge/>
          </w:tcPr>
          <w:p w14:paraId="240C7E10" w14:textId="77777777" w:rsidR="00C13A11" w:rsidRPr="00063B9A" w:rsidRDefault="00C13A11" w:rsidP="006E1421">
            <w:pPr>
              <w:ind w:firstLineChars="200" w:firstLine="420"/>
              <w:rPr>
                <w:rFonts w:ascii="宋体" w:eastAsia="宋体" w:hAnsi="宋体"/>
                <w:szCs w:val="21"/>
              </w:rPr>
            </w:pPr>
          </w:p>
        </w:tc>
        <w:tc>
          <w:tcPr>
            <w:tcW w:w="5103" w:type="dxa"/>
          </w:tcPr>
          <w:p w14:paraId="0E4CF0D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全城送</w:t>
            </w:r>
          </w:p>
        </w:tc>
      </w:tr>
      <w:tr w:rsidR="00C13A11" w:rsidRPr="00063B9A" w14:paraId="48323C75" w14:textId="77777777" w:rsidTr="00547A9B">
        <w:tc>
          <w:tcPr>
            <w:tcW w:w="3119" w:type="dxa"/>
            <w:vMerge/>
          </w:tcPr>
          <w:p w14:paraId="279C4A64" w14:textId="77777777" w:rsidR="00C13A11" w:rsidRPr="00063B9A" w:rsidRDefault="00C13A11" w:rsidP="006E1421">
            <w:pPr>
              <w:ind w:firstLineChars="200" w:firstLine="420"/>
              <w:rPr>
                <w:rFonts w:ascii="宋体" w:eastAsia="宋体" w:hAnsi="宋体"/>
                <w:szCs w:val="21"/>
              </w:rPr>
            </w:pPr>
          </w:p>
        </w:tc>
        <w:tc>
          <w:tcPr>
            <w:tcW w:w="5103" w:type="dxa"/>
          </w:tcPr>
          <w:p w14:paraId="31DEB77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蜂鸟独家</w:t>
            </w:r>
          </w:p>
        </w:tc>
      </w:tr>
      <w:tr w:rsidR="00C13A11" w:rsidRPr="00063B9A" w14:paraId="5A7A647B" w14:textId="77777777" w:rsidTr="00547A9B">
        <w:tc>
          <w:tcPr>
            <w:tcW w:w="3119" w:type="dxa"/>
            <w:vMerge w:val="restart"/>
            <w:vAlign w:val="center"/>
          </w:tcPr>
          <w:p w14:paraId="4A462C9F" w14:textId="35EBD58F" w:rsidR="00C13A11" w:rsidRPr="00063B9A" w:rsidRDefault="00C13A11" w:rsidP="006E1421">
            <w:pPr>
              <w:rPr>
                <w:rFonts w:ascii="宋体" w:eastAsia="宋体" w:hAnsi="宋体"/>
                <w:szCs w:val="21"/>
              </w:rPr>
            </w:pPr>
            <w:r w:rsidRPr="00063B9A">
              <w:rPr>
                <w:rFonts w:ascii="宋体" w:eastAsia="宋体" w:hAnsi="宋体" w:hint="eastAsia"/>
                <w:szCs w:val="21"/>
              </w:rPr>
              <w:t>业务类型</w:t>
            </w:r>
          </w:p>
        </w:tc>
        <w:tc>
          <w:tcPr>
            <w:tcW w:w="5103" w:type="dxa"/>
          </w:tcPr>
          <w:p w14:paraId="012A9A9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餐饮</w:t>
            </w:r>
          </w:p>
        </w:tc>
      </w:tr>
      <w:tr w:rsidR="00C13A11" w:rsidRPr="00063B9A" w14:paraId="02B545D8" w14:textId="77777777" w:rsidTr="00547A9B">
        <w:tc>
          <w:tcPr>
            <w:tcW w:w="3119" w:type="dxa"/>
            <w:vMerge/>
          </w:tcPr>
          <w:p w14:paraId="246DAEA9" w14:textId="77777777" w:rsidR="00C13A11" w:rsidRPr="00063B9A" w:rsidRDefault="00C13A11" w:rsidP="006E1421">
            <w:pPr>
              <w:ind w:firstLineChars="200" w:firstLine="420"/>
              <w:rPr>
                <w:rFonts w:ascii="宋体" w:eastAsia="宋体" w:hAnsi="宋体"/>
                <w:szCs w:val="21"/>
              </w:rPr>
            </w:pPr>
          </w:p>
        </w:tc>
        <w:tc>
          <w:tcPr>
            <w:tcW w:w="5103" w:type="dxa"/>
          </w:tcPr>
          <w:p w14:paraId="1ED23E8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65A852F3" w14:textId="77777777" w:rsidTr="00547A9B">
        <w:tc>
          <w:tcPr>
            <w:tcW w:w="3119" w:type="dxa"/>
            <w:vMerge/>
          </w:tcPr>
          <w:p w14:paraId="7F45148E" w14:textId="77777777" w:rsidR="00C13A11" w:rsidRPr="00063B9A" w:rsidRDefault="00C13A11" w:rsidP="006E1421">
            <w:pPr>
              <w:ind w:firstLineChars="200" w:firstLine="420"/>
              <w:rPr>
                <w:rFonts w:ascii="宋体" w:eastAsia="宋体" w:hAnsi="宋体"/>
                <w:szCs w:val="21"/>
              </w:rPr>
            </w:pPr>
          </w:p>
        </w:tc>
        <w:tc>
          <w:tcPr>
            <w:tcW w:w="5103" w:type="dxa"/>
          </w:tcPr>
          <w:p w14:paraId="1832886C" w14:textId="6EB0C838" w:rsidR="002D4E35" w:rsidRPr="00063B9A" w:rsidRDefault="00C13A11" w:rsidP="006E1421">
            <w:pPr>
              <w:rPr>
                <w:rFonts w:ascii="宋体" w:eastAsia="宋体" w:hAnsi="宋体"/>
                <w:szCs w:val="21"/>
              </w:rPr>
            </w:pPr>
            <w:proofErr w:type="gramStart"/>
            <w:r w:rsidRPr="00063B9A">
              <w:rPr>
                <w:rFonts w:ascii="宋体" w:eastAsia="宋体" w:hAnsi="宋体" w:hint="eastAsia"/>
                <w:szCs w:val="21"/>
              </w:rPr>
              <w:t>全选</w:t>
            </w:r>
            <w:proofErr w:type="gramEnd"/>
          </w:p>
        </w:tc>
      </w:tr>
      <w:tr w:rsidR="008274A4" w:rsidRPr="00063B9A" w14:paraId="2513F824" w14:textId="77777777" w:rsidTr="00547A9B">
        <w:trPr>
          <w:trHeight w:val="82"/>
        </w:trPr>
        <w:tc>
          <w:tcPr>
            <w:tcW w:w="3119" w:type="dxa"/>
            <w:vMerge w:val="restart"/>
            <w:vAlign w:val="center"/>
          </w:tcPr>
          <w:p w14:paraId="611AAA44" w14:textId="733C722C" w:rsidR="008274A4" w:rsidRPr="00063B9A" w:rsidRDefault="008274A4" w:rsidP="006E1421">
            <w:pPr>
              <w:rPr>
                <w:rFonts w:ascii="宋体" w:eastAsia="宋体" w:hAnsi="宋体"/>
                <w:szCs w:val="21"/>
              </w:rPr>
            </w:pPr>
            <w:r w:rsidRPr="00063B9A">
              <w:rPr>
                <w:rFonts w:ascii="宋体" w:eastAsia="宋体" w:hAnsi="宋体" w:hint="eastAsia"/>
                <w:szCs w:val="21"/>
              </w:rPr>
              <w:t>天气类型</w:t>
            </w:r>
          </w:p>
        </w:tc>
        <w:tc>
          <w:tcPr>
            <w:tcW w:w="5103" w:type="dxa"/>
          </w:tcPr>
          <w:p w14:paraId="5702E4E5" w14:textId="51EAEFF2" w:rsidR="008274A4" w:rsidRPr="00063B9A" w:rsidRDefault="008274A4" w:rsidP="006E1421">
            <w:pPr>
              <w:rPr>
                <w:rFonts w:ascii="宋体" w:eastAsia="宋体" w:hAnsi="宋体"/>
                <w:szCs w:val="21"/>
              </w:rPr>
            </w:pPr>
            <w:r w:rsidRPr="00063B9A">
              <w:rPr>
                <w:rFonts w:ascii="宋体" w:eastAsia="宋体" w:hAnsi="宋体" w:hint="eastAsia"/>
                <w:szCs w:val="21"/>
              </w:rPr>
              <w:t>晴天</w:t>
            </w:r>
          </w:p>
        </w:tc>
      </w:tr>
      <w:tr w:rsidR="008274A4" w:rsidRPr="00063B9A" w14:paraId="03CBCD15" w14:textId="77777777" w:rsidTr="00547A9B">
        <w:trPr>
          <w:trHeight w:val="82"/>
        </w:trPr>
        <w:tc>
          <w:tcPr>
            <w:tcW w:w="3119" w:type="dxa"/>
            <w:vMerge/>
          </w:tcPr>
          <w:p w14:paraId="696392F4" w14:textId="77777777" w:rsidR="008274A4" w:rsidRPr="00063B9A" w:rsidRDefault="008274A4" w:rsidP="006E1421">
            <w:pPr>
              <w:rPr>
                <w:rFonts w:ascii="宋体" w:eastAsia="宋体" w:hAnsi="宋体"/>
                <w:szCs w:val="21"/>
              </w:rPr>
            </w:pPr>
          </w:p>
        </w:tc>
        <w:tc>
          <w:tcPr>
            <w:tcW w:w="5103" w:type="dxa"/>
          </w:tcPr>
          <w:p w14:paraId="2C0981F8" w14:textId="1A627304" w:rsidR="008274A4" w:rsidRPr="00063B9A" w:rsidRDefault="008274A4" w:rsidP="006E1421">
            <w:pPr>
              <w:rPr>
                <w:rFonts w:ascii="宋体" w:eastAsia="宋体" w:hAnsi="宋体"/>
                <w:szCs w:val="21"/>
              </w:rPr>
            </w:pPr>
            <w:r w:rsidRPr="00063B9A">
              <w:rPr>
                <w:rFonts w:ascii="宋体" w:eastAsia="宋体" w:hAnsi="宋体" w:hint="eastAsia"/>
                <w:szCs w:val="21"/>
              </w:rPr>
              <w:t>雨天</w:t>
            </w:r>
          </w:p>
        </w:tc>
      </w:tr>
      <w:tr w:rsidR="008274A4" w:rsidRPr="00063B9A" w14:paraId="5FE15289" w14:textId="77777777" w:rsidTr="00547A9B">
        <w:trPr>
          <w:trHeight w:val="123"/>
        </w:trPr>
        <w:tc>
          <w:tcPr>
            <w:tcW w:w="3119" w:type="dxa"/>
            <w:vMerge/>
          </w:tcPr>
          <w:p w14:paraId="3C8744C5" w14:textId="77777777" w:rsidR="008274A4" w:rsidRPr="00063B9A" w:rsidRDefault="008274A4" w:rsidP="006E1421">
            <w:pPr>
              <w:rPr>
                <w:rFonts w:ascii="宋体" w:eastAsia="宋体" w:hAnsi="宋体"/>
                <w:szCs w:val="21"/>
              </w:rPr>
            </w:pPr>
          </w:p>
        </w:tc>
        <w:tc>
          <w:tcPr>
            <w:tcW w:w="5103" w:type="dxa"/>
          </w:tcPr>
          <w:p w14:paraId="2C65FE81" w14:textId="5F9FDAA8" w:rsidR="008274A4" w:rsidRPr="00063B9A" w:rsidRDefault="008274A4" w:rsidP="006E1421">
            <w:pPr>
              <w:rPr>
                <w:rFonts w:ascii="宋体" w:eastAsia="宋体" w:hAnsi="宋体"/>
                <w:szCs w:val="21"/>
              </w:rPr>
            </w:pPr>
            <w:r w:rsidRPr="00063B9A">
              <w:rPr>
                <w:rFonts w:ascii="宋体" w:eastAsia="宋体" w:hAnsi="宋体" w:hint="eastAsia"/>
                <w:szCs w:val="21"/>
              </w:rPr>
              <w:t>雾天</w:t>
            </w:r>
          </w:p>
        </w:tc>
      </w:tr>
      <w:tr w:rsidR="008274A4" w:rsidRPr="00063B9A" w14:paraId="66294922" w14:textId="77777777" w:rsidTr="00547A9B">
        <w:trPr>
          <w:trHeight w:val="123"/>
        </w:trPr>
        <w:tc>
          <w:tcPr>
            <w:tcW w:w="3119" w:type="dxa"/>
            <w:vMerge/>
          </w:tcPr>
          <w:p w14:paraId="41131CC7" w14:textId="77777777" w:rsidR="008274A4" w:rsidRPr="00063B9A" w:rsidRDefault="008274A4" w:rsidP="006E1421">
            <w:pPr>
              <w:rPr>
                <w:rFonts w:ascii="宋体" w:eastAsia="宋体" w:hAnsi="宋体"/>
                <w:szCs w:val="21"/>
              </w:rPr>
            </w:pPr>
          </w:p>
        </w:tc>
        <w:tc>
          <w:tcPr>
            <w:tcW w:w="5103" w:type="dxa"/>
          </w:tcPr>
          <w:p w14:paraId="1543D404" w14:textId="798F7535" w:rsidR="008274A4" w:rsidRPr="00063B9A" w:rsidRDefault="008274A4" w:rsidP="006E1421">
            <w:pPr>
              <w:rPr>
                <w:rFonts w:ascii="宋体" w:eastAsia="宋体" w:hAnsi="宋体"/>
                <w:szCs w:val="21"/>
              </w:rPr>
            </w:pPr>
            <w:r w:rsidRPr="00063B9A">
              <w:rPr>
                <w:rFonts w:ascii="宋体" w:eastAsia="宋体" w:hAnsi="宋体" w:hint="eastAsia"/>
                <w:szCs w:val="21"/>
              </w:rPr>
              <w:t>雪天</w:t>
            </w:r>
          </w:p>
        </w:tc>
      </w:tr>
      <w:tr w:rsidR="00277669" w:rsidRPr="00063B9A" w14:paraId="0E6BBD76" w14:textId="77777777" w:rsidTr="00547A9B">
        <w:trPr>
          <w:trHeight w:val="123"/>
        </w:trPr>
        <w:tc>
          <w:tcPr>
            <w:tcW w:w="3119" w:type="dxa"/>
          </w:tcPr>
          <w:p w14:paraId="38D2AF16" w14:textId="77777777" w:rsidR="00277669" w:rsidRPr="00063B9A" w:rsidRDefault="00277669" w:rsidP="006E1421">
            <w:pPr>
              <w:rPr>
                <w:rFonts w:ascii="宋体" w:eastAsia="宋体" w:hAnsi="宋体"/>
                <w:szCs w:val="21"/>
              </w:rPr>
            </w:pPr>
          </w:p>
        </w:tc>
        <w:tc>
          <w:tcPr>
            <w:tcW w:w="5103" w:type="dxa"/>
          </w:tcPr>
          <w:p w14:paraId="0593B3F7" w14:textId="036271FC" w:rsidR="00277669" w:rsidRPr="00063B9A" w:rsidRDefault="00277669" w:rsidP="006E1421">
            <w:pPr>
              <w:rPr>
                <w:rFonts w:ascii="宋体" w:eastAsia="宋体" w:hAnsi="宋体"/>
                <w:szCs w:val="21"/>
              </w:rPr>
            </w:pPr>
            <w:r w:rsidRPr="00063B9A">
              <w:rPr>
                <w:rFonts w:ascii="宋体" w:eastAsia="宋体" w:hAnsi="宋体" w:hint="eastAsia"/>
                <w:szCs w:val="21"/>
              </w:rPr>
              <w:t>大风</w:t>
            </w:r>
          </w:p>
        </w:tc>
      </w:tr>
      <w:tr w:rsidR="00277669" w:rsidRPr="00063B9A" w14:paraId="67ACD718" w14:textId="77777777" w:rsidTr="00547A9B">
        <w:trPr>
          <w:trHeight w:val="123"/>
        </w:trPr>
        <w:tc>
          <w:tcPr>
            <w:tcW w:w="3119" w:type="dxa"/>
          </w:tcPr>
          <w:p w14:paraId="118F02FF" w14:textId="77777777" w:rsidR="00277669" w:rsidRPr="00063B9A" w:rsidRDefault="00277669" w:rsidP="006E1421">
            <w:pPr>
              <w:rPr>
                <w:rFonts w:ascii="宋体" w:eastAsia="宋体" w:hAnsi="宋体"/>
                <w:szCs w:val="21"/>
              </w:rPr>
            </w:pPr>
          </w:p>
        </w:tc>
        <w:tc>
          <w:tcPr>
            <w:tcW w:w="5103" w:type="dxa"/>
          </w:tcPr>
          <w:p w14:paraId="3672A83C" w14:textId="586E49C8" w:rsidR="00277669" w:rsidRPr="00063B9A" w:rsidRDefault="00277669" w:rsidP="006E1421">
            <w:pPr>
              <w:rPr>
                <w:rFonts w:ascii="宋体" w:eastAsia="宋体" w:hAnsi="宋体"/>
                <w:szCs w:val="21"/>
              </w:rPr>
            </w:pPr>
            <w:r w:rsidRPr="00063B9A">
              <w:rPr>
                <w:rFonts w:ascii="宋体" w:eastAsia="宋体" w:hAnsi="宋体" w:hint="eastAsia"/>
                <w:szCs w:val="21"/>
              </w:rPr>
              <w:t>高温</w:t>
            </w:r>
          </w:p>
        </w:tc>
      </w:tr>
    </w:tbl>
    <w:p w14:paraId="05832B91" w14:textId="309758A5" w:rsidR="00C13A11" w:rsidRDefault="00DD7CB7" w:rsidP="00EE63EC">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5</w:t>
      </w:r>
      <w:r>
        <w:rPr>
          <w:rFonts w:ascii="宋体" w:eastAsia="宋体" w:hAnsi="宋体" w:hint="eastAsia"/>
          <w:sz w:val="24"/>
          <w:szCs w:val="24"/>
        </w:rPr>
        <w:t>为触发行为表，如表所示，目前支持的</w:t>
      </w:r>
      <w:r w:rsidRPr="00A378BC">
        <w:rPr>
          <w:rFonts w:ascii="Arial" w:eastAsia="宋体" w:hAnsi="Arial" w:hint="eastAsia"/>
          <w:sz w:val="24"/>
          <w:szCs w:val="24"/>
        </w:rPr>
        <w:t>Action</w:t>
      </w:r>
      <w:r>
        <w:rPr>
          <w:rFonts w:ascii="宋体" w:eastAsia="宋体" w:hAnsi="宋体" w:hint="eastAsia"/>
          <w:sz w:val="24"/>
          <w:szCs w:val="24"/>
        </w:rPr>
        <w:t>为用户触达、用户取消订单、平台赔付、商家索赔操作，对于每一个</w:t>
      </w:r>
      <w:r w:rsidR="00B95542">
        <w:rPr>
          <w:rFonts w:ascii="宋体" w:eastAsia="宋体" w:hAnsi="宋体" w:hint="eastAsia"/>
          <w:sz w:val="24"/>
          <w:szCs w:val="24"/>
        </w:rPr>
        <w:t>可选操作，内部都会有很多细分的选项，这样的设计能够更为细粒度的</w:t>
      </w:r>
      <w:r w:rsidR="00161A97">
        <w:rPr>
          <w:rFonts w:ascii="宋体" w:eastAsia="宋体" w:hAnsi="宋体" w:hint="eastAsia"/>
          <w:sz w:val="24"/>
          <w:szCs w:val="24"/>
        </w:rPr>
        <w:t>制定</w:t>
      </w:r>
      <w:r w:rsidR="00255605">
        <w:rPr>
          <w:rFonts w:ascii="宋体" w:eastAsia="宋体" w:hAnsi="宋体" w:hint="eastAsia"/>
          <w:sz w:val="24"/>
          <w:szCs w:val="24"/>
        </w:rPr>
        <w:t>规则</w:t>
      </w:r>
      <w:r w:rsidR="00161A97">
        <w:rPr>
          <w:rFonts w:ascii="宋体" w:eastAsia="宋体" w:hAnsi="宋体" w:hint="eastAsia"/>
          <w:sz w:val="24"/>
          <w:szCs w:val="24"/>
        </w:rPr>
        <w:t>。</w:t>
      </w:r>
      <w:r w:rsidR="00855168">
        <w:rPr>
          <w:rFonts w:ascii="宋体" w:eastAsia="宋体" w:hAnsi="宋体" w:hint="eastAsia"/>
          <w:sz w:val="24"/>
          <w:szCs w:val="24"/>
        </w:rPr>
        <w:t>触发行为一般还需要配合生效范围使用，对于每一个</w:t>
      </w:r>
      <w:r w:rsidR="00005084" w:rsidRPr="00A378BC">
        <w:rPr>
          <w:rFonts w:ascii="Arial" w:eastAsia="宋体" w:hAnsi="Arial" w:hint="eastAsia"/>
          <w:sz w:val="24"/>
          <w:szCs w:val="24"/>
        </w:rPr>
        <w:t>Action</w:t>
      </w:r>
      <w:r w:rsidR="00855168">
        <w:rPr>
          <w:rFonts w:ascii="宋体" w:eastAsia="宋体" w:hAnsi="宋体" w:hint="eastAsia"/>
          <w:sz w:val="24"/>
          <w:szCs w:val="24"/>
        </w:rPr>
        <w:t>，用户都可以配置其生效范围，而不是沿用规则检</w:t>
      </w:r>
      <w:r w:rsidR="00855168">
        <w:rPr>
          <w:rFonts w:ascii="宋体" w:eastAsia="宋体" w:hAnsi="宋体" w:hint="eastAsia"/>
          <w:sz w:val="24"/>
          <w:szCs w:val="24"/>
        </w:rPr>
        <w:lastRenderedPageBreak/>
        <w:t>查时使用的生效范围</w:t>
      </w:r>
      <w:r w:rsidR="004118EB">
        <w:rPr>
          <w:rFonts w:ascii="宋体" w:eastAsia="宋体" w:hAnsi="宋体" w:hint="eastAsia"/>
          <w:sz w:val="24"/>
          <w:szCs w:val="24"/>
        </w:rPr>
        <w:t>，这样设计的目的是为了增加灵活性，细化规则的粒度。</w:t>
      </w:r>
      <w:r w:rsidR="00005084">
        <w:rPr>
          <w:rFonts w:ascii="宋体" w:eastAsia="宋体" w:hAnsi="宋体" w:hint="eastAsia"/>
          <w:sz w:val="24"/>
          <w:szCs w:val="24"/>
        </w:rPr>
        <w:t>当用户没有配置</w:t>
      </w:r>
      <w:r w:rsidR="00005084" w:rsidRPr="00A378BC">
        <w:rPr>
          <w:rFonts w:ascii="Arial" w:eastAsia="宋体" w:hAnsi="Arial" w:hint="eastAsia"/>
          <w:sz w:val="24"/>
          <w:szCs w:val="24"/>
        </w:rPr>
        <w:t>Action</w:t>
      </w:r>
      <w:r w:rsidR="00005084">
        <w:rPr>
          <w:rFonts w:ascii="宋体" w:eastAsia="宋体" w:hAnsi="宋体" w:hint="eastAsia"/>
          <w:sz w:val="24"/>
          <w:szCs w:val="24"/>
        </w:rPr>
        <w:t>生效范围时，就沿用规则检查的生效范围。</w:t>
      </w:r>
    </w:p>
    <w:p w14:paraId="7F86C652" w14:textId="447BA8F2" w:rsidR="00FD189F" w:rsidRDefault="00FD189F" w:rsidP="00FD189F">
      <w:pPr>
        <w:pStyle w:val="af8"/>
        <w:keepNext/>
      </w:pPr>
      <w:bookmarkStart w:id="209" w:name="_Toc36736504"/>
      <w:bookmarkStart w:id="210" w:name="_Toc36939140"/>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15</w:t>
      </w:r>
      <w:r w:rsidR="00F23117">
        <w:fldChar w:fldCharType="end"/>
      </w:r>
      <w:r>
        <w:t xml:space="preserve">  </w:t>
      </w:r>
      <w:r w:rsidRPr="00E569C1">
        <w:rPr>
          <w:rFonts w:hint="eastAsia"/>
        </w:rPr>
        <w:t>触发行为表</w:t>
      </w:r>
      <w:bookmarkEnd w:id="209"/>
      <w:bookmarkEnd w:id="210"/>
    </w:p>
    <w:tbl>
      <w:tblPr>
        <w:tblStyle w:val="af4"/>
        <w:tblW w:w="0" w:type="auto"/>
        <w:tblInd w:w="-5" w:type="dxa"/>
        <w:tblCellMar>
          <w:left w:w="28" w:type="dxa"/>
          <w:right w:w="28" w:type="dxa"/>
        </w:tblCellMar>
        <w:tblLook w:val="04A0" w:firstRow="1" w:lastRow="0" w:firstColumn="1" w:lastColumn="0" w:noHBand="0" w:noVBand="1"/>
      </w:tblPr>
      <w:tblGrid>
        <w:gridCol w:w="3119"/>
        <w:gridCol w:w="2449"/>
        <w:gridCol w:w="2654"/>
      </w:tblGrid>
      <w:tr w:rsidR="00C13A11" w:rsidRPr="00063B9A" w14:paraId="116EC503" w14:textId="77777777" w:rsidTr="00547A9B">
        <w:tc>
          <w:tcPr>
            <w:tcW w:w="3119" w:type="dxa"/>
            <w:vAlign w:val="center"/>
          </w:tcPr>
          <w:p w14:paraId="6FA511DF" w14:textId="64A4AD10" w:rsidR="00C13A11" w:rsidRPr="00063B9A" w:rsidRDefault="000F5F73" w:rsidP="006E1421">
            <w:pPr>
              <w:rPr>
                <w:rFonts w:ascii="宋体" w:eastAsia="宋体" w:hAnsi="宋体"/>
                <w:szCs w:val="21"/>
              </w:rPr>
            </w:pPr>
            <w:r w:rsidRPr="00A378BC">
              <w:rPr>
                <w:rFonts w:ascii="Arial" w:eastAsia="宋体" w:hAnsi="Arial" w:hint="eastAsia"/>
                <w:szCs w:val="21"/>
              </w:rPr>
              <w:t>A</w:t>
            </w:r>
            <w:r w:rsidRPr="00A378BC">
              <w:rPr>
                <w:rFonts w:ascii="Arial" w:eastAsia="宋体" w:hAnsi="Arial"/>
                <w:szCs w:val="21"/>
              </w:rPr>
              <w:t>ction</w:t>
            </w:r>
          </w:p>
        </w:tc>
        <w:tc>
          <w:tcPr>
            <w:tcW w:w="5103" w:type="dxa"/>
            <w:gridSpan w:val="2"/>
            <w:vAlign w:val="center"/>
          </w:tcPr>
          <w:p w14:paraId="2AAB873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1BB4F02A" w14:textId="77777777" w:rsidTr="00547A9B">
        <w:tc>
          <w:tcPr>
            <w:tcW w:w="3119" w:type="dxa"/>
            <w:vMerge w:val="restart"/>
            <w:vAlign w:val="center"/>
          </w:tcPr>
          <w:p w14:paraId="6188C5E0"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用户触达</w:t>
            </w:r>
            <w:proofErr w:type="gramEnd"/>
          </w:p>
        </w:tc>
        <w:tc>
          <w:tcPr>
            <w:tcW w:w="2449" w:type="dxa"/>
            <w:vMerge w:val="restart"/>
            <w:vAlign w:val="center"/>
          </w:tcPr>
          <w:p w14:paraId="571C0EA5"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触达类型</w:t>
            </w:r>
            <w:proofErr w:type="gramEnd"/>
          </w:p>
        </w:tc>
        <w:tc>
          <w:tcPr>
            <w:tcW w:w="2654" w:type="dxa"/>
          </w:tcPr>
          <w:p w14:paraId="6A6ABBD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w:t>
            </w:r>
          </w:p>
        </w:tc>
      </w:tr>
      <w:tr w:rsidR="00C13A11" w:rsidRPr="00063B9A" w14:paraId="0CFEFF9E" w14:textId="77777777" w:rsidTr="00547A9B">
        <w:tc>
          <w:tcPr>
            <w:tcW w:w="3119" w:type="dxa"/>
            <w:vMerge/>
          </w:tcPr>
          <w:p w14:paraId="076E328F" w14:textId="77777777" w:rsidR="00C13A11" w:rsidRPr="00063B9A" w:rsidRDefault="00C13A11" w:rsidP="006E1421">
            <w:pPr>
              <w:ind w:firstLineChars="200" w:firstLine="420"/>
              <w:rPr>
                <w:rFonts w:ascii="宋体" w:eastAsia="宋体" w:hAnsi="宋体"/>
                <w:szCs w:val="21"/>
              </w:rPr>
            </w:pPr>
          </w:p>
        </w:tc>
        <w:tc>
          <w:tcPr>
            <w:tcW w:w="2449" w:type="dxa"/>
            <w:vMerge/>
          </w:tcPr>
          <w:p w14:paraId="29964D60" w14:textId="77777777" w:rsidR="00C13A11" w:rsidRPr="00063B9A" w:rsidRDefault="00C13A11" w:rsidP="006E1421">
            <w:pPr>
              <w:ind w:firstLineChars="200" w:firstLine="420"/>
              <w:rPr>
                <w:rFonts w:ascii="宋体" w:eastAsia="宋体" w:hAnsi="宋体"/>
                <w:szCs w:val="21"/>
              </w:rPr>
            </w:pPr>
          </w:p>
        </w:tc>
        <w:tc>
          <w:tcPr>
            <w:tcW w:w="2654" w:type="dxa"/>
          </w:tcPr>
          <w:p w14:paraId="062322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消息推送</w:t>
            </w:r>
          </w:p>
        </w:tc>
      </w:tr>
      <w:tr w:rsidR="00C13A11" w:rsidRPr="00063B9A" w14:paraId="648579E7" w14:textId="77777777" w:rsidTr="00547A9B">
        <w:tc>
          <w:tcPr>
            <w:tcW w:w="3119" w:type="dxa"/>
            <w:vMerge/>
          </w:tcPr>
          <w:p w14:paraId="2DA10201"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14D69D4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接受者</w:t>
            </w:r>
          </w:p>
        </w:tc>
        <w:tc>
          <w:tcPr>
            <w:tcW w:w="2654" w:type="dxa"/>
          </w:tcPr>
          <w:p w14:paraId="085CA0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w:t>
            </w:r>
          </w:p>
        </w:tc>
      </w:tr>
      <w:tr w:rsidR="00C13A11" w:rsidRPr="00063B9A" w14:paraId="43D29B93" w14:textId="77777777" w:rsidTr="00547A9B">
        <w:tc>
          <w:tcPr>
            <w:tcW w:w="3119" w:type="dxa"/>
            <w:vMerge/>
          </w:tcPr>
          <w:p w14:paraId="6FA29058" w14:textId="77777777" w:rsidR="00C13A11" w:rsidRPr="00063B9A" w:rsidRDefault="00C13A11" w:rsidP="006E1421">
            <w:pPr>
              <w:ind w:firstLineChars="200" w:firstLine="420"/>
              <w:rPr>
                <w:rFonts w:ascii="宋体" w:eastAsia="宋体" w:hAnsi="宋体"/>
                <w:szCs w:val="21"/>
              </w:rPr>
            </w:pPr>
          </w:p>
        </w:tc>
        <w:tc>
          <w:tcPr>
            <w:tcW w:w="2449" w:type="dxa"/>
            <w:vMerge/>
          </w:tcPr>
          <w:p w14:paraId="4A8882B8" w14:textId="77777777" w:rsidR="00C13A11" w:rsidRPr="00063B9A" w:rsidRDefault="00C13A11" w:rsidP="006E1421">
            <w:pPr>
              <w:ind w:firstLineChars="200" w:firstLine="420"/>
              <w:rPr>
                <w:rFonts w:ascii="宋体" w:eastAsia="宋体" w:hAnsi="宋体"/>
                <w:szCs w:val="21"/>
              </w:rPr>
            </w:pPr>
          </w:p>
        </w:tc>
        <w:tc>
          <w:tcPr>
            <w:tcW w:w="2654" w:type="dxa"/>
          </w:tcPr>
          <w:p w14:paraId="720BA5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客户</w:t>
            </w:r>
          </w:p>
        </w:tc>
      </w:tr>
      <w:tr w:rsidR="00C13A11" w:rsidRPr="00063B9A" w14:paraId="09F8A7EF" w14:textId="77777777" w:rsidTr="00547A9B">
        <w:tc>
          <w:tcPr>
            <w:tcW w:w="3119" w:type="dxa"/>
            <w:vMerge/>
          </w:tcPr>
          <w:p w14:paraId="01A72D40"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057F915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短信模板</w:t>
            </w:r>
          </w:p>
        </w:tc>
      </w:tr>
      <w:tr w:rsidR="00C13A11" w:rsidRPr="00063B9A" w14:paraId="7D0EF7C0" w14:textId="77777777" w:rsidTr="00547A9B">
        <w:tc>
          <w:tcPr>
            <w:tcW w:w="3119" w:type="dxa"/>
            <w:vMerge/>
          </w:tcPr>
          <w:p w14:paraId="234F2033"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2D930A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备注说明</w:t>
            </w:r>
          </w:p>
        </w:tc>
      </w:tr>
      <w:tr w:rsidR="00C13A11" w:rsidRPr="00063B9A" w14:paraId="67F65EF8" w14:textId="77777777" w:rsidTr="00547A9B">
        <w:tc>
          <w:tcPr>
            <w:tcW w:w="3119" w:type="dxa"/>
            <w:vMerge/>
          </w:tcPr>
          <w:p w14:paraId="424388D2"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33E4B4B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6777B04A" w14:textId="77777777" w:rsidTr="00547A9B">
        <w:tc>
          <w:tcPr>
            <w:tcW w:w="3119" w:type="dxa"/>
            <w:vMerge w:val="restart"/>
            <w:vAlign w:val="center"/>
          </w:tcPr>
          <w:p w14:paraId="71A645A7" w14:textId="7102F9E3" w:rsidR="00C13A11" w:rsidRPr="00063B9A" w:rsidRDefault="00C13A11" w:rsidP="006E1421">
            <w:pPr>
              <w:rPr>
                <w:rFonts w:ascii="宋体" w:eastAsia="宋体" w:hAnsi="宋体"/>
                <w:szCs w:val="21"/>
              </w:rPr>
            </w:pPr>
            <w:r w:rsidRPr="00063B9A">
              <w:rPr>
                <w:rFonts w:ascii="宋体" w:eastAsia="宋体" w:hAnsi="宋体" w:hint="eastAsia"/>
                <w:szCs w:val="21"/>
              </w:rPr>
              <w:t>用户取消</w:t>
            </w:r>
            <w:r w:rsidR="00DD7CB7" w:rsidRPr="00063B9A">
              <w:rPr>
                <w:rFonts w:ascii="宋体" w:eastAsia="宋体" w:hAnsi="宋体" w:hint="eastAsia"/>
                <w:szCs w:val="21"/>
              </w:rPr>
              <w:t>订单</w:t>
            </w:r>
          </w:p>
        </w:tc>
        <w:tc>
          <w:tcPr>
            <w:tcW w:w="2449" w:type="dxa"/>
            <w:vMerge w:val="restart"/>
            <w:vAlign w:val="center"/>
          </w:tcPr>
          <w:p w14:paraId="12CB17A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1456F81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EAA4CA3" w14:textId="77777777" w:rsidTr="00547A9B">
        <w:tc>
          <w:tcPr>
            <w:tcW w:w="3119" w:type="dxa"/>
            <w:vMerge/>
          </w:tcPr>
          <w:p w14:paraId="75B2FA58" w14:textId="77777777" w:rsidR="00C13A11" w:rsidRPr="00063B9A" w:rsidRDefault="00C13A11" w:rsidP="006E1421">
            <w:pPr>
              <w:ind w:firstLineChars="200" w:firstLine="420"/>
              <w:rPr>
                <w:rFonts w:ascii="宋体" w:eastAsia="宋体" w:hAnsi="宋体"/>
                <w:szCs w:val="21"/>
              </w:rPr>
            </w:pPr>
          </w:p>
        </w:tc>
        <w:tc>
          <w:tcPr>
            <w:tcW w:w="2449" w:type="dxa"/>
            <w:vMerge/>
          </w:tcPr>
          <w:p w14:paraId="6E3AFEA6" w14:textId="77777777" w:rsidR="00C13A11" w:rsidRPr="00063B9A" w:rsidRDefault="00C13A11" w:rsidP="006E1421">
            <w:pPr>
              <w:ind w:firstLineChars="200" w:firstLine="420"/>
              <w:rPr>
                <w:rFonts w:ascii="宋体" w:eastAsia="宋体" w:hAnsi="宋体"/>
                <w:szCs w:val="21"/>
              </w:rPr>
            </w:pPr>
          </w:p>
        </w:tc>
        <w:tc>
          <w:tcPr>
            <w:tcW w:w="2654" w:type="dxa"/>
          </w:tcPr>
          <w:p w14:paraId="684809B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1E034F57" w14:textId="77777777" w:rsidTr="00547A9B">
        <w:tc>
          <w:tcPr>
            <w:tcW w:w="3119" w:type="dxa"/>
            <w:vMerge/>
          </w:tcPr>
          <w:p w14:paraId="564ACCCD"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E9FA82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44D1B460" w14:textId="77777777" w:rsidTr="00547A9B">
        <w:tc>
          <w:tcPr>
            <w:tcW w:w="3119" w:type="dxa"/>
            <w:vMerge w:val="restart"/>
            <w:vAlign w:val="center"/>
          </w:tcPr>
          <w:p w14:paraId="00078EA8" w14:textId="5722C769" w:rsidR="00C13A11" w:rsidRPr="00063B9A" w:rsidRDefault="00DD7CB7" w:rsidP="006E1421">
            <w:pPr>
              <w:rPr>
                <w:rFonts w:ascii="宋体" w:eastAsia="宋体" w:hAnsi="宋体"/>
                <w:szCs w:val="21"/>
              </w:rPr>
            </w:pPr>
            <w:r w:rsidRPr="00063B9A">
              <w:rPr>
                <w:rFonts w:ascii="宋体" w:eastAsia="宋体" w:hAnsi="宋体" w:hint="eastAsia"/>
                <w:szCs w:val="21"/>
              </w:rPr>
              <w:t>平台</w:t>
            </w:r>
            <w:r w:rsidR="00C13A11" w:rsidRPr="00063B9A">
              <w:rPr>
                <w:rFonts w:ascii="宋体" w:eastAsia="宋体" w:hAnsi="宋体" w:hint="eastAsia"/>
                <w:szCs w:val="21"/>
              </w:rPr>
              <w:t>赔付</w:t>
            </w:r>
          </w:p>
        </w:tc>
        <w:tc>
          <w:tcPr>
            <w:tcW w:w="2449" w:type="dxa"/>
            <w:vMerge w:val="restart"/>
            <w:vAlign w:val="center"/>
          </w:tcPr>
          <w:p w14:paraId="3CF872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赔付类型</w:t>
            </w:r>
          </w:p>
        </w:tc>
        <w:tc>
          <w:tcPr>
            <w:tcW w:w="2654" w:type="dxa"/>
          </w:tcPr>
          <w:p w14:paraId="224ED1C2" w14:textId="1CB7662D" w:rsidR="00C13A11" w:rsidRPr="00063B9A" w:rsidRDefault="00C13A11" w:rsidP="006E1421">
            <w:pPr>
              <w:rPr>
                <w:rFonts w:ascii="宋体" w:eastAsia="宋体" w:hAnsi="宋体"/>
                <w:szCs w:val="21"/>
              </w:rPr>
            </w:pPr>
            <w:r w:rsidRPr="00063B9A">
              <w:rPr>
                <w:rFonts w:ascii="宋体" w:eastAsia="宋体" w:hAnsi="宋体" w:hint="eastAsia"/>
                <w:szCs w:val="21"/>
              </w:rPr>
              <w:t>红包</w:t>
            </w:r>
          </w:p>
        </w:tc>
      </w:tr>
      <w:tr w:rsidR="00C13A11" w:rsidRPr="00063B9A" w14:paraId="64F78FE9" w14:textId="77777777" w:rsidTr="00547A9B">
        <w:tc>
          <w:tcPr>
            <w:tcW w:w="3119" w:type="dxa"/>
            <w:vMerge/>
          </w:tcPr>
          <w:p w14:paraId="3C01A9DB" w14:textId="77777777" w:rsidR="00C13A11" w:rsidRPr="00063B9A" w:rsidRDefault="00C13A11" w:rsidP="006E1421">
            <w:pPr>
              <w:ind w:firstLineChars="200" w:firstLine="420"/>
              <w:rPr>
                <w:rFonts w:ascii="宋体" w:eastAsia="宋体" w:hAnsi="宋体"/>
                <w:szCs w:val="21"/>
              </w:rPr>
            </w:pPr>
          </w:p>
        </w:tc>
        <w:tc>
          <w:tcPr>
            <w:tcW w:w="2449" w:type="dxa"/>
            <w:vMerge/>
          </w:tcPr>
          <w:p w14:paraId="26DE0E60" w14:textId="77777777" w:rsidR="00C13A11" w:rsidRPr="00063B9A" w:rsidRDefault="00C13A11" w:rsidP="006E1421">
            <w:pPr>
              <w:ind w:firstLineChars="200" w:firstLine="420"/>
              <w:rPr>
                <w:rFonts w:ascii="宋体" w:eastAsia="宋体" w:hAnsi="宋体"/>
                <w:szCs w:val="21"/>
              </w:rPr>
            </w:pPr>
          </w:p>
        </w:tc>
        <w:tc>
          <w:tcPr>
            <w:tcW w:w="2654" w:type="dxa"/>
          </w:tcPr>
          <w:p w14:paraId="2FDA4E3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优惠券</w:t>
            </w:r>
          </w:p>
        </w:tc>
      </w:tr>
      <w:tr w:rsidR="00C13A11" w:rsidRPr="00063B9A" w14:paraId="36A33E09" w14:textId="77777777" w:rsidTr="00547A9B">
        <w:tc>
          <w:tcPr>
            <w:tcW w:w="3119" w:type="dxa"/>
            <w:vMerge/>
          </w:tcPr>
          <w:p w14:paraId="0858C81F" w14:textId="77777777" w:rsidR="00C13A11" w:rsidRPr="00063B9A" w:rsidRDefault="00C13A11" w:rsidP="006E1421">
            <w:pPr>
              <w:ind w:firstLineChars="200" w:firstLine="420"/>
              <w:rPr>
                <w:rFonts w:ascii="宋体" w:eastAsia="宋体" w:hAnsi="宋体"/>
                <w:szCs w:val="21"/>
              </w:rPr>
            </w:pPr>
          </w:p>
        </w:tc>
        <w:tc>
          <w:tcPr>
            <w:tcW w:w="2449" w:type="dxa"/>
            <w:vMerge/>
          </w:tcPr>
          <w:p w14:paraId="51020502" w14:textId="77777777" w:rsidR="00C13A11" w:rsidRPr="00063B9A" w:rsidRDefault="00C13A11" w:rsidP="006E1421">
            <w:pPr>
              <w:ind w:firstLineChars="200" w:firstLine="420"/>
              <w:rPr>
                <w:rFonts w:ascii="宋体" w:eastAsia="宋体" w:hAnsi="宋体"/>
                <w:szCs w:val="21"/>
              </w:rPr>
            </w:pPr>
          </w:p>
        </w:tc>
        <w:tc>
          <w:tcPr>
            <w:tcW w:w="2654" w:type="dxa"/>
          </w:tcPr>
          <w:p w14:paraId="5586FCF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积分</w:t>
            </w:r>
          </w:p>
        </w:tc>
      </w:tr>
      <w:tr w:rsidR="00C13A11" w:rsidRPr="00063B9A" w14:paraId="1B6E7382" w14:textId="77777777" w:rsidTr="00547A9B">
        <w:tc>
          <w:tcPr>
            <w:tcW w:w="3119" w:type="dxa"/>
            <w:vMerge/>
          </w:tcPr>
          <w:p w14:paraId="2F8FC2DA"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3932E8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触发时间点</w:t>
            </w:r>
          </w:p>
        </w:tc>
        <w:tc>
          <w:tcPr>
            <w:tcW w:w="2654" w:type="dxa"/>
          </w:tcPr>
          <w:p w14:paraId="70FC5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订单取消或完成时</w:t>
            </w:r>
          </w:p>
        </w:tc>
      </w:tr>
      <w:tr w:rsidR="00C13A11" w:rsidRPr="00063B9A" w14:paraId="496E30DA" w14:textId="77777777" w:rsidTr="00547A9B">
        <w:tc>
          <w:tcPr>
            <w:tcW w:w="3119" w:type="dxa"/>
            <w:vMerge/>
          </w:tcPr>
          <w:p w14:paraId="775210AC" w14:textId="77777777" w:rsidR="00C13A11" w:rsidRPr="00063B9A" w:rsidRDefault="00C13A11" w:rsidP="006E1421">
            <w:pPr>
              <w:ind w:firstLineChars="200" w:firstLine="420"/>
              <w:rPr>
                <w:rFonts w:ascii="宋体" w:eastAsia="宋体" w:hAnsi="宋体"/>
                <w:szCs w:val="21"/>
              </w:rPr>
            </w:pPr>
          </w:p>
        </w:tc>
        <w:tc>
          <w:tcPr>
            <w:tcW w:w="2449" w:type="dxa"/>
            <w:vMerge/>
          </w:tcPr>
          <w:p w14:paraId="22569D82" w14:textId="77777777" w:rsidR="00C13A11" w:rsidRPr="00063B9A" w:rsidRDefault="00C13A11" w:rsidP="006E1421">
            <w:pPr>
              <w:ind w:firstLineChars="200" w:firstLine="420"/>
              <w:rPr>
                <w:rFonts w:ascii="宋体" w:eastAsia="宋体" w:hAnsi="宋体"/>
                <w:szCs w:val="21"/>
              </w:rPr>
            </w:pPr>
          </w:p>
        </w:tc>
        <w:tc>
          <w:tcPr>
            <w:tcW w:w="2654" w:type="dxa"/>
          </w:tcPr>
          <w:p w14:paraId="6FE543F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场景触发时</w:t>
            </w:r>
          </w:p>
        </w:tc>
      </w:tr>
      <w:tr w:rsidR="00C13A11" w:rsidRPr="00063B9A" w14:paraId="7FF700F2" w14:textId="77777777" w:rsidTr="00547A9B">
        <w:tc>
          <w:tcPr>
            <w:tcW w:w="3119" w:type="dxa"/>
            <w:vMerge/>
          </w:tcPr>
          <w:p w14:paraId="2355036C"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F71131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赔付规则名称</w:t>
            </w:r>
          </w:p>
        </w:tc>
      </w:tr>
      <w:tr w:rsidR="00C13A11" w:rsidRPr="00063B9A" w14:paraId="18C59860" w14:textId="77777777" w:rsidTr="00547A9B">
        <w:tc>
          <w:tcPr>
            <w:tcW w:w="3119" w:type="dxa"/>
            <w:vMerge/>
          </w:tcPr>
          <w:p w14:paraId="41EC33B5"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1D8880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渠道号</w:t>
            </w:r>
          </w:p>
        </w:tc>
      </w:tr>
      <w:tr w:rsidR="00C13A11" w:rsidRPr="00063B9A" w14:paraId="6205D044" w14:textId="77777777" w:rsidTr="00547A9B">
        <w:tc>
          <w:tcPr>
            <w:tcW w:w="3119" w:type="dxa"/>
            <w:vMerge/>
          </w:tcPr>
          <w:p w14:paraId="6F7363C7"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38C7BF6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2BAF7B36" w14:textId="77777777" w:rsidTr="00547A9B">
        <w:tc>
          <w:tcPr>
            <w:tcW w:w="3119" w:type="dxa"/>
            <w:vMerge w:val="restart"/>
            <w:vAlign w:val="center"/>
          </w:tcPr>
          <w:p w14:paraId="1413AD5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商户索赔</w:t>
            </w:r>
          </w:p>
        </w:tc>
        <w:tc>
          <w:tcPr>
            <w:tcW w:w="2449" w:type="dxa"/>
            <w:vMerge w:val="restart"/>
            <w:vAlign w:val="center"/>
          </w:tcPr>
          <w:p w14:paraId="51EE17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3610559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D1B4B82" w14:textId="77777777" w:rsidTr="00547A9B">
        <w:tc>
          <w:tcPr>
            <w:tcW w:w="3119" w:type="dxa"/>
            <w:vMerge/>
          </w:tcPr>
          <w:p w14:paraId="061690CD" w14:textId="77777777" w:rsidR="00C13A11" w:rsidRPr="00063B9A" w:rsidRDefault="00C13A11" w:rsidP="006E1421">
            <w:pPr>
              <w:ind w:firstLineChars="200" w:firstLine="420"/>
              <w:rPr>
                <w:rFonts w:ascii="宋体" w:eastAsia="宋体" w:hAnsi="宋体"/>
                <w:szCs w:val="21"/>
              </w:rPr>
            </w:pPr>
          </w:p>
        </w:tc>
        <w:tc>
          <w:tcPr>
            <w:tcW w:w="2449" w:type="dxa"/>
            <w:vMerge/>
          </w:tcPr>
          <w:p w14:paraId="2ABDB535" w14:textId="77777777" w:rsidR="00C13A11" w:rsidRPr="00063B9A" w:rsidRDefault="00C13A11" w:rsidP="006E1421">
            <w:pPr>
              <w:ind w:firstLineChars="200" w:firstLine="420"/>
              <w:rPr>
                <w:rFonts w:ascii="宋体" w:eastAsia="宋体" w:hAnsi="宋体"/>
                <w:szCs w:val="21"/>
              </w:rPr>
            </w:pPr>
          </w:p>
        </w:tc>
        <w:tc>
          <w:tcPr>
            <w:tcW w:w="2654" w:type="dxa"/>
          </w:tcPr>
          <w:p w14:paraId="4ADD7697"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433FE364" w14:textId="77777777" w:rsidTr="00547A9B">
        <w:tc>
          <w:tcPr>
            <w:tcW w:w="3119" w:type="dxa"/>
            <w:vMerge/>
          </w:tcPr>
          <w:p w14:paraId="0B2C8D1A"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472DCD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bl>
    <w:p w14:paraId="05034514" w14:textId="155D1BC0" w:rsidR="00C13A11" w:rsidRDefault="00C17741" w:rsidP="00C13A11">
      <w:pPr>
        <w:spacing w:line="360" w:lineRule="auto"/>
        <w:ind w:firstLineChars="200" w:firstLine="480"/>
        <w:rPr>
          <w:rFonts w:ascii="宋体" w:eastAsia="宋体" w:hAnsi="宋体"/>
          <w:sz w:val="24"/>
          <w:szCs w:val="24"/>
        </w:rPr>
      </w:pPr>
      <w:r>
        <w:rPr>
          <w:rFonts w:ascii="宋体" w:eastAsia="宋体" w:hAnsi="宋体" w:hint="eastAsia"/>
          <w:sz w:val="24"/>
          <w:szCs w:val="24"/>
        </w:rPr>
        <w:t>为了能够让执行单元具有判断的能力，需要设计一些通用函数，例如逻辑运算、算数预算，同时还需要设计一些与业务相关的函数，例如判断规则匹配是否需要延时、判断当前订单、运单状态等。</w:t>
      </w:r>
      <w:r w:rsidR="00CF168E">
        <w:rPr>
          <w:rFonts w:ascii="宋体" w:eastAsia="宋体" w:hAnsi="宋体" w:hint="eastAsia"/>
          <w:sz w:val="24"/>
          <w:szCs w:val="24"/>
        </w:rPr>
        <w:t>规则设计如表</w:t>
      </w:r>
      <w:r w:rsidR="00CF168E" w:rsidRPr="003F1175">
        <w:rPr>
          <w:rFonts w:ascii="Arial" w:eastAsia="宋体" w:hAnsi="Arial" w:hint="eastAsia"/>
          <w:sz w:val="24"/>
          <w:szCs w:val="24"/>
        </w:rPr>
        <w:t>3</w:t>
      </w:r>
      <w:r w:rsidR="00CF168E" w:rsidRPr="001244DA">
        <w:rPr>
          <w:rFonts w:ascii="Arial" w:eastAsia="宋体" w:hAnsi="Arial" w:hint="eastAsia"/>
          <w:sz w:val="24"/>
          <w:szCs w:val="24"/>
        </w:rPr>
        <w:t>.</w:t>
      </w:r>
      <w:r w:rsidR="00CF168E" w:rsidRPr="003F1175">
        <w:rPr>
          <w:rFonts w:ascii="Arial" w:eastAsia="宋体" w:hAnsi="Arial" w:hint="eastAsia"/>
          <w:sz w:val="24"/>
          <w:szCs w:val="24"/>
        </w:rPr>
        <w:t>1</w:t>
      </w:r>
      <w:r w:rsidR="00F23117">
        <w:rPr>
          <w:rFonts w:ascii="Arial" w:eastAsia="宋体" w:hAnsi="Arial"/>
          <w:sz w:val="24"/>
          <w:szCs w:val="24"/>
        </w:rPr>
        <w:t>6</w:t>
      </w:r>
      <w:r w:rsidR="00CF168E">
        <w:rPr>
          <w:rFonts w:ascii="宋体" w:eastAsia="宋体" w:hAnsi="宋体" w:hint="eastAsia"/>
          <w:sz w:val="24"/>
          <w:szCs w:val="24"/>
        </w:rPr>
        <w:t>所示。</w:t>
      </w:r>
    </w:p>
    <w:p w14:paraId="3D39D547" w14:textId="4792252D" w:rsidR="00FD189F" w:rsidRDefault="00FD189F" w:rsidP="00FD189F">
      <w:pPr>
        <w:pStyle w:val="af8"/>
        <w:keepNext/>
      </w:pPr>
      <w:bookmarkStart w:id="211" w:name="_Toc36736505"/>
      <w:bookmarkStart w:id="212" w:name="_Toc36939141"/>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16</w:t>
      </w:r>
      <w:r w:rsidR="00F23117">
        <w:fldChar w:fldCharType="end"/>
      </w:r>
      <w:r>
        <w:t xml:space="preserve">  </w:t>
      </w:r>
      <w:r w:rsidRPr="002569E9">
        <w:rPr>
          <w:rFonts w:hint="eastAsia"/>
        </w:rPr>
        <w:t>函数设计表</w:t>
      </w:r>
      <w:bookmarkEnd w:id="211"/>
      <w:bookmarkEnd w:id="212"/>
    </w:p>
    <w:tbl>
      <w:tblPr>
        <w:tblStyle w:val="af4"/>
        <w:tblW w:w="8222" w:type="dxa"/>
        <w:tblInd w:w="-5" w:type="dxa"/>
        <w:tblLayout w:type="fixed"/>
        <w:tblCellMar>
          <w:left w:w="28" w:type="dxa"/>
          <w:right w:w="28" w:type="dxa"/>
        </w:tblCellMar>
        <w:tblLook w:val="04A0" w:firstRow="1" w:lastRow="0" w:firstColumn="1" w:lastColumn="0" w:noHBand="0" w:noVBand="1"/>
      </w:tblPr>
      <w:tblGrid>
        <w:gridCol w:w="2410"/>
        <w:gridCol w:w="2552"/>
        <w:gridCol w:w="3260"/>
      </w:tblGrid>
      <w:tr w:rsidR="00C13A11" w:rsidRPr="00063B9A" w14:paraId="412BBFEB" w14:textId="77777777" w:rsidTr="00547A9B">
        <w:tc>
          <w:tcPr>
            <w:tcW w:w="2410" w:type="dxa"/>
            <w:vAlign w:val="center"/>
          </w:tcPr>
          <w:p w14:paraId="19C5367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函数名</w:t>
            </w:r>
          </w:p>
        </w:tc>
        <w:tc>
          <w:tcPr>
            <w:tcW w:w="2552" w:type="dxa"/>
          </w:tcPr>
          <w:p w14:paraId="3DC67F8B" w14:textId="77777777" w:rsidR="00C13A11" w:rsidRPr="00063B9A" w:rsidRDefault="00C13A11" w:rsidP="006E1421">
            <w:pPr>
              <w:ind w:rightChars="411" w:right="863"/>
              <w:rPr>
                <w:rFonts w:ascii="宋体" w:eastAsia="宋体" w:hAnsi="宋体"/>
                <w:szCs w:val="21"/>
              </w:rPr>
            </w:pPr>
            <w:r w:rsidRPr="00063B9A">
              <w:rPr>
                <w:rFonts w:ascii="宋体" w:eastAsia="宋体" w:hAnsi="宋体" w:hint="eastAsia"/>
                <w:szCs w:val="21"/>
              </w:rPr>
              <w:t>函数介绍</w:t>
            </w:r>
          </w:p>
        </w:tc>
        <w:tc>
          <w:tcPr>
            <w:tcW w:w="3260" w:type="dxa"/>
          </w:tcPr>
          <w:p w14:paraId="0317BFF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参数介绍</w:t>
            </w:r>
          </w:p>
        </w:tc>
      </w:tr>
      <w:tr w:rsidR="00C13A11" w:rsidRPr="00063B9A" w14:paraId="785C43C2" w14:textId="77777777" w:rsidTr="00547A9B">
        <w:tc>
          <w:tcPr>
            <w:tcW w:w="2410" w:type="dxa"/>
            <w:vAlign w:val="center"/>
          </w:tcPr>
          <w:p w14:paraId="466E70C4" w14:textId="77777777" w:rsidR="00C13A11" w:rsidRPr="00063B9A" w:rsidRDefault="00C13A11" w:rsidP="006E1421">
            <w:pPr>
              <w:rPr>
                <w:rFonts w:ascii="宋体" w:eastAsia="宋体" w:hAnsi="宋体"/>
                <w:szCs w:val="21"/>
              </w:rPr>
            </w:pPr>
            <w:r w:rsidRPr="00A378BC">
              <w:rPr>
                <w:rFonts w:ascii="Arial" w:eastAsia="宋体" w:hAnsi="Arial" w:hint="eastAsia"/>
                <w:szCs w:val="21"/>
              </w:rPr>
              <w:t>AND</w:t>
            </w:r>
          </w:p>
        </w:tc>
        <w:tc>
          <w:tcPr>
            <w:tcW w:w="2552" w:type="dxa"/>
          </w:tcPr>
          <w:p w14:paraId="15E8EA3E" w14:textId="75864176" w:rsidR="00C13A11" w:rsidRPr="00063B9A" w:rsidRDefault="00C13A11" w:rsidP="006E1421">
            <w:pPr>
              <w:rPr>
                <w:rFonts w:ascii="宋体" w:eastAsia="宋体" w:hAnsi="宋体"/>
                <w:szCs w:val="21"/>
              </w:rPr>
            </w:pPr>
            <w:r w:rsidRPr="00063B9A">
              <w:rPr>
                <w:rFonts w:ascii="宋体" w:eastAsia="宋体" w:hAnsi="宋体" w:hint="eastAsia"/>
                <w:szCs w:val="21"/>
              </w:rPr>
              <w:t>逻辑与</w:t>
            </w:r>
          </w:p>
        </w:tc>
        <w:tc>
          <w:tcPr>
            <w:tcW w:w="3260" w:type="dxa"/>
          </w:tcPr>
          <w:p w14:paraId="236F1A9A" w14:textId="66D2774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14EDBCCB" w14:textId="77777777" w:rsidTr="00547A9B">
        <w:tc>
          <w:tcPr>
            <w:tcW w:w="2410" w:type="dxa"/>
            <w:vAlign w:val="center"/>
          </w:tcPr>
          <w:p w14:paraId="06A06410" w14:textId="77777777" w:rsidR="00C13A11" w:rsidRPr="00063B9A" w:rsidRDefault="00C13A11" w:rsidP="006E1421">
            <w:pPr>
              <w:rPr>
                <w:rFonts w:ascii="宋体" w:eastAsia="宋体" w:hAnsi="宋体"/>
                <w:szCs w:val="21"/>
              </w:rPr>
            </w:pPr>
            <w:r w:rsidRPr="00A378BC">
              <w:rPr>
                <w:rFonts w:ascii="Arial" w:eastAsia="宋体" w:hAnsi="Arial" w:hint="eastAsia"/>
                <w:szCs w:val="21"/>
              </w:rPr>
              <w:t>OR</w:t>
            </w:r>
          </w:p>
        </w:tc>
        <w:tc>
          <w:tcPr>
            <w:tcW w:w="2552" w:type="dxa"/>
          </w:tcPr>
          <w:p w14:paraId="522B739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逻辑或</w:t>
            </w:r>
          </w:p>
        </w:tc>
        <w:tc>
          <w:tcPr>
            <w:tcW w:w="3260" w:type="dxa"/>
          </w:tcPr>
          <w:p w14:paraId="67FDF6B0" w14:textId="299EE663"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44D53724" w14:textId="77777777" w:rsidTr="00547A9B">
        <w:tc>
          <w:tcPr>
            <w:tcW w:w="2410" w:type="dxa"/>
          </w:tcPr>
          <w:p w14:paraId="4F45EBDA" w14:textId="77777777" w:rsidR="00C13A11" w:rsidRPr="00063B9A" w:rsidRDefault="00C13A11" w:rsidP="006E1421">
            <w:pPr>
              <w:rPr>
                <w:rFonts w:ascii="宋体" w:eastAsia="宋体" w:hAnsi="宋体"/>
                <w:szCs w:val="21"/>
              </w:rPr>
            </w:pPr>
            <w:r w:rsidRPr="00A378BC">
              <w:rPr>
                <w:rFonts w:ascii="Arial" w:eastAsia="宋体" w:hAnsi="Arial" w:hint="eastAsia"/>
                <w:szCs w:val="21"/>
              </w:rPr>
              <w:t>LT</w:t>
            </w:r>
          </w:p>
        </w:tc>
        <w:tc>
          <w:tcPr>
            <w:tcW w:w="2552" w:type="dxa"/>
            <w:vAlign w:val="center"/>
          </w:tcPr>
          <w:p w14:paraId="4875DE6A" w14:textId="24CF7A3B" w:rsidR="00C13A11" w:rsidRPr="00063B9A" w:rsidRDefault="004814F5" w:rsidP="006E1421">
            <w:pPr>
              <w:rPr>
                <w:rFonts w:ascii="宋体" w:eastAsia="宋体" w:hAnsi="宋体"/>
                <w:szCs w:val="21"/>
              </w:rPr>
            </w:pPr>
            <w:r w:rsidRPr="00063B9A">
              <w:rPr>
                <w:rFonts w:ascii="宋体" w:eastAsia="宋体" w:hAnsi="宋体" w:hint="eastAsia"/>
                <w:szCs w:val="21"/>
              </w:rPr>
              <w:t>小于，</w:t>
            </w:r>
            <w:proofErr w:type="gramStart"/>
            <w:r w:rsidRPr="00063B9A">
              <w:rPr>
                <w:rFonts w:ascii="宋体" w:eastAsia="宋体" w:hAnsi="宋体" w:hint="eastAsia"/>
                <w:szCs w:val="21"/>
              </w:rPr>
              <w:t>左边值&lt;右边值</w:t>
            </w:r>
            <w:proofErr w:type="gramEnd"/>
          </w:p>
        </w:tc>
        <w:tc>
          <w:tcPr>
            <w:tcW w:w="3260" w:type="dxa"/>
          </w:tcPr>
          <w:p w14:paraId="6CE268A3" w14:textId="3649DCD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szCs w:val="21"/>
              </w:rPr>
              <w:t xml:space="preserve"> </w:t>
            </w:r>
            <w:r w:rsidR="00DC32D0" w:rsidRPr="00063B9A">
              <w:rPr>
                <w:rFonts w:ascii="宋体" w:eastAsia="宋体" w:hAnsi="宋体" w:hint="eastAsia"/>
                <w:szCs w:val="21"/>
              </w:rPr>
              <w:t>参数类型为数值类型</w:t>
            </w:r>
          </w:p>
        </w:tc>
      </w:tr>
      <w:tr w:rsidR="00C13A11" w:rsidRPr="00063B9A" w14:paraId="24CEF1F3" w14:textId="77777777" w:rsidTr="00547A9B">
        <w:tc>
          <w:tcPr>
            <w:tcW w:w="2410" w:type="dxa"/>
          </w:tcPr>
          <w:p w14:paraId="42B138B8" w14:textId="77777777" w:rsidR="00C13A11" w:rsidRPr="00063B9A" w:rsidRDefault="00C13A11" w:rsidP="006E1421">
            <w:pPr>
              <w:rPr>
                <w:rFonts w:ascii="宋体" w:eastAsia="宋体" w:hAnsi="宋体"/>
                <w:szCs w:val="21"/>
              </w:rPr>
            </w:pPr>
            <w:r w:rsidRPr="00A378BC">
              <w:rPr>
                <w:rFonts w:ascii="Arial" w:eastAsia="宋体" w:hAnsi="Arial" w:hint="eastAsia"/>
                <w:szCs w:val="21"/>
              </w:rPr>
              <w:t>LE</w:t>
            </w:r>
          </w:p>
        </w:tc>
        <w:tc>
          <w:tcPr>
            <w:tcW w:w="2552" w:type="dxa"/>
            <w:vAlign w:val="center"/>
          </w:tcPr>
          <w:p w14:paraId="23D9C01D" w14:textId="4133F968" w:rsidR="00C13A11" w:rsidRPr="00063B9A" w:rsidRDefault="00C13A11" w:rsidP="006E1421">
            <w:pPr>
              <w:rPr>
                <w:rFonts w:ascii="宋体" w:eastAsia="宋体" w:hAnsi="宋体"/>
                <w:szCs w:val="21"/>
              </w:rPr>
            </w:pPr>
            <w:r w:rsidRPr="00063B9A">
              <w:rPr>
                <w:rFonts w:ascii="宋体" w:eastAsia="宋体" w:hAnsi="宋体" w:hint="eastAsia"/>
                <w:szCs w:val="21"/>
              </w:rPr>
              <w:t>小于等于</w:t>
            </w:r>
            <w:r w:rsidR="004814F5" w:rsidRPr="00063B9A">
              <w:rPr>
                <w:rFonts w:ascii="宋体" w:eastAsia="宋体" w:hAnsi="宋体" w:hint="eastAsia"/>
                <w:szCs w:val="21"/>
              </w:rPr>
              <w:t>，</w:t>
            </w:r>
            <w:proofErr w:type="gramStart"/>
            <w:r w:rsidR="004814F5" w:rsidRPr="00063B9A">
              <w:rPr>
                <w:rFonts w:ascii="宋体" w:eastAsia="宋体" w:hAnsi="宋体" w:hint="eastAsia"/>
                <w:szCs w:val="21"/>
              </w:rPr>
              <w:t>左边值&lt;</w:t>
            </w:r>
            <w:r w:rsidR="004814F5" w:rsidRPr="00063B9A">
              <w:rPr>
                <w:rFonts w:ascii="宋体" w:eastAsia="宋体" w:hAnsi="宋体"/>
                <w:szCs w:val="21"/>
              </w:rPr>
              <w:t>=</w:t>
            </w:r>
            <w:r w:rsidR="004814F5" w:rsidRPr="00063B9A">
              <w:rPr>
                <w:rFonts w:ascii="宋体" w:eastAsia="宋体" w:hAnsi="宋体" w:hint="eastAsia"/>
                <w:szCs w:val="21"/>
              </w:rPr>
              <w:t>右边值</w:t>
            </w:r>
            <w:proofErr w:type="gramEnd"/>
          </w:p>
        </w:tc>
        <w:tc>
          <w:tcPr>
            <w:tcW w:w="3260" w:type="dxa"/>
          </w:tcPr>
          <w:p w14:paraId="73ABE722" w14:textId="29EB8EB2"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CB7968"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4814F5" w:rsidRPr="00063B9A">
              <w:rPr>
                <w:rFonts w:ascii="宋体" w:eastAsia="宋体" w:hAnsi="宋体"/>
                <w:szCs w:val="21"/>
              </w:rPr>
              <w:t xml:space="preserve"> </w:t>
            </w:r>
          </w:p>
        </w:tc>
      </w:tr>
      <w:tr w:rsidR="00C13A11" w:rsidRPr="00063B9A" w14:paraId="6ADEA3E9" w14:textId="77777777" w:rsidTr="00547A9B">
        <w:tc>
          <w:tcPr>
            <w:tcW w:w="2410" w:type="dxa"/>
          </w:tcPr>
          <w:p w14:paraId="3224AEA7" w14:textId="77777777" w:rsidR="00C13A11" w:rsidRPr="00063B9A" w:rsidRDefault="00C13A11" w:rsidP="006E1421">
            <w:pPr>
              <w:rPr>
                <w:rFonts w:ascii="宋体" w:eastAsia="宋体" w:hAnsi="宋体"/>
                <w:szCs w:val="21"/>
              </w:rPr>
            </w:pPr>
            <w:r w:rsidRPr="00A378BC">
              <w:rPr>
                <w:rFonts w:ascii="Arial" w:eastAsia="宋体" w:hAnsi="Arial" w:hint="eastAsia"/>
                <w:szCs w:val="21"/>
              </w:rPr>
              <w:t>GT</w:t>
            </w:r>
          </w:p>
        </w:tc>
        <w:tc>
          <w:tcPr>
            <w:tcW w:w="2552" w:type="dxa"/>
            <w:vAlign w:val="center"/>
          </w:tcPr>
          <w:p w14:paraId="444CF90F" w14:textId="31814949" w:rsidR="00C13A11" w:rsidRPr="00063B9A" w:rsidRDefault="00C13A11" w:rsidP="006E1421">
            <w:pPr>
              <w:rPr>
                <w:rFonts w:ascii="宋体" w:eastAsia="宋体" w:hAnsi="宋体"/>
                <w:szCs w:val="21"/>
              </w:rPr>
            </w:pPr>
            <w:r w:rsidRPr="00063B9A">
              <w:rPr>
                <w:rFonts w:ascii="宋体" w:eastAsia="宋体" w:hAnsi="宋体" w:hint="eastAsia"/>
                <w:szCs w:val="21"/>
              </w:rPr>
              <w:t>大于</w:t>
            </w:r>
            <w:r w:rsidR="004814F5" w:rsidRPr="00063B9A">
              <w:rPr>
                <w:rFonts w:ascii="宋体" w:eastAsia="宋体" w:hAnsi="宋体" w:hint="eastAsia"/>
                <w:szCs w:val="21"/>
              </w:rPr>
              <w:t xml:space="preserve">, </w:t>
            </w:r>
            <w:proofErr w:type="gramStart"/>
            <w:r w:rsidR="004814F5" w:rsidRPr="00063B9A">
              <w:rPr>
                <w:rFonts w:ascii="宋体" w:eastAsia="宋体" w:hAnsi="宋体" w:hint="eastAsia"/>
                <w:szCs w:val="21"/>
              </w:rPr>
              <w:t>左边值&gt;右边值</w:t>
            </w:r>
            <w:proofErr w:type="gramEnd"/>
          </w:p>
        </w:tc>
        <w:tc>
          <w:tcPr>
            <w:tcW w:w="3260" w:type="dxa"/>
          </w:tcPr>
          <w:p w14:paraId="57FB9DB9" w14:textId="71B52308"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3E9C2813" w14:textId="77777777" w:rsidTr="00547A9B">
        <w:tc>
          <w:tcPr>
            <w:tcW w:w="2410" w:type="dxa"/>
          </w:tcPr>
          <w:p w14:paraId="7A431C73" w14:textId="77777777" w:rsidR="00C13A11" w:rsidRPr="00063B9A" w:rsidRDefault="00C13A11" w:rsidP="006E1421">
            <w:pPr>
              <w:rPr>
                <w:rFonts w:ascii="宋体" w:eastAsia="宋体" w:hAnsi="宋体"/>
                <w:szCs w:val="21"/>
              </w:rPr>
            </w:pPr>
            <w:r w:rsidRPr="00A378BC">
              <w:rPr>
                <w:rFonts w:ascii="Arial" w:eastAsia="宋体" w:hAnsi="Arial" w:hint="eastAsia"/>
                <w:szCs w:val="21"/>
              </w:rPr>
              <w:t>GE</w:t>
            </w:r>
          </w:p>
        </w:tc>
        <w:tc>
          <w:tcPr>
            <w:tcW w:w="2552" w:type="dxa"/>
            <w:vAlign w:val="center"/>
          </w:tcPr>
          <w:p w14:paraId="7BA75CE3" w14:textId="6EDF2FD6" w:rsidR="00C13A11" w:rsidRPr="00063B9A" w:rsidRDefault="00C13A11" w:rsidP="006E1421">
            <w:pPr>
              <w:rPr>
                <w:rFonts w:ascii="宋体" w:eastAsia="宋体" w:hAnsi="宋体"/>
                <w:szCs w:val="21"/>
              </w:rPr>
            </w:pPr>
            <w:r w:rsidRPr="00063B9A">
              <w:rPr>
                <w:rFonts w:ascii="宋体" w:eastAsia="宋体" w:hAnsi="宋体" w:hint="eastAsia"/>
                <w:szCs w:val="21"/>
              </w:rPr>
              <w:t>大于等于</w:t>
            </w:r>
            <w:r w:rsidR="004814F5" w:rsidRPr="00063B9A">
              <w:rPr>
                <w:rFonts w:ascii="宋体" w:eastAsia="宋体" w:hAnsi="宋体" w:hint="eastAsia"/>
                <w:szCs w:val="21"/>
              </w:rPr>
              <w:t xml:space="preserve">, </w:t>
            </w:r>
            <w:proofErr w:type="gramStart"/>
            <w:r w:rsidR="004814F5" w:rsidRPr="00063B9A">
              <w:rPr>
                <w:rFonts w:ascii="宋体" w:eastAsia="宋体" w:hAnsi="宋体" w:hint="eastAsia"/>
                <w:szCs w:val="21"/>
              </w:rPr>
              <w:t>左边值&gt;</w:t>
            </w:r>
            <w:r w:rsidR="004814F5" w:rsidRPr="00063B9A">
              <w:rPr>
                <w:rFonts w:ascii="宋体" w:eastAsia="宋体" w:hAnsi="宋体"/>
                <w:szCs w:val="21"/>
              </w:rPr>
              <w:t>=</w:t>
            </w:r>
            <w:r w:rsidR="004814F5" w:rsidRPr="00063B9A">
              <w:rPr>
                <w:rFonts w:ascii="宋体" w:eastAsia="宋体" w:hAnsi="宋体" w:hint="eastAsia"/>
                <w:szCs w:val="21"/>
              </w:rPr>
              <w:t>右边值</w:t>
            </w:r>
            <w:proofErr w:type="gramEnd"/>
          </w:p>
        </w:tc>
        <w:tc>
          <w:tcPr>
            <w:tcW w:w="3260" w:type="dxa"/>
          </w:tcPr>
          <w:p w14:paraId="5EA36D12" w14:textId="4D0DEE3B"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7417232C" w14:textId="77777777" w:rsidTr="00547A9B">
        <w:tc>
          <w:tcPr>
            <w:tcW w:w="2410" w:type="dxa"/>
          </w:tcPr>
          <w:p w14:paraId="07BA4742" w14:textId="4A2D42FF" w:rsidR="00C13A11" w:rsidRPr="00063B9A" w:rsidRDefault="00C13A11" w:rsidP="006E1421">
            <w:pPr>
              <w:rPr>
                <w:rFonts w:ascii="宋体" w:eastAsia="宋体" w:hAnsi="宋体"/>
                <w:szCs w:val="21"/>
              </w:rPr>
            </w:pPr>
            <w:r w:rsidRPr="00A378BC">
              <w:rPr>
                <w:rFonts w:ascii="Arial" w:eastAsia="宋体" w:hAnsi="Arial" w:hint="eastAsia"/>
                <w:szCs w:val="21"/>
              </w:rPr>
              <w:t>ADD</w:t>
            </w:r>
          </w:p>
        </w:tc>
        <w:tc>
          <w:tcPr>
            <w:tcW w:w="2552" w:type="dxa"/>
            <w:vAlign w:val="center"/>
          </w:tcPr>
          <w:p w14:paraId="104C671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加</w:t>
            </w:r>
          </w:p>
        </w:tc>
        <w:tc>
          <w:tcPr>
            <w:tcW w:w="3260" w:type="dxa"/>
          </w:tcPr>
          <w:p w14:paraId="5E1C05CB" w14:textId="0D5EBD15"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p>
        </w:tc>
      </w:tr>
      <w:tr w:rsidR="00C13A11" w:rsidRPr="00063B9A" w14:paraId="151E42EF" w14:textId="77777777" w:rsidTr="00547A9B">
        <w:tc>
          <w:tcPr>
            <w:tcW w:w="2410" w:type="dxa"/>
          </w:tcPr>
          <w:p w14:paraId="36AD3470" w14:textId="77777777" w:rsidR="00C13A11" w:rsidRPr="00063B9A" w:rsidRDefault="00C13A11" w:rsidP="006E1421">
            <w:pPr>
              <w:rPr>
                <w:rFonts w:ascii="宋体" w:eastAsia="宋体" w:hAnsi="宋体"/>
                <w:szCs w:val="21"/>
              </w:rPr>
            </w:pPr>
            <w:r w:rsidRPr="00A378BC">
              <w:rPr>
                <w:rFonts w:ascii="Arial" w:eastAsia="宋体" w:hAnsi="Arial" w:hint="eastAsia"/>
                <w:szCs w:val="21"/>
              </w:rPr>
              <w:t>SUBTRACT</w:t>
            </w:r>
          </w:p>
        </w:tc>
        <w:tc>
          <w:tcPr>
            <w:tcW w:w="2552" w:type="dxa"/>
            <w:vAlign w:val="center"/>
          </w:tcPr>
          <w:p w14:paraId="2DC184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减</w:t>
            </w:r>
          </w:p>
        </w:tc>
        <w:tc>
          <w:tcPr>
            <w:tcW w:w="3260" w:type="dxa"/>
          </w:tcPr>
          <w:p w14:paraId="74023E55" w14:textId="17DAACC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 xml:space="preserve"> 参数类型为数值类型</w:t>
            </w:r>
          </w:p>
        </w:tc>
      </w:tr>
      <w:tr w:rsidR="00C13A11" w:rsidRPr="00063B9A" w14:paraId="6631274E" w14:textId="77777777" w:rsidTr="00547A9B">
        <w:tc>
          <w:tcPr>
            <w:tcW w:w="2410" w:type="dxa"/>
          </w:tcPr>
          <w:p w14:paraId="44FA8EA2" w14:textId="77777777" w:rsidR="00C13A11" w:rsidRPr="00063B9A" w:rsidRDefault="00C13A11" w:rsidP="006E1421">
            <w:pPr>
              <w:rPr>
                <w:rFonts w:ascii="宋体" w:eastAsia="宋体" w:hAnsi="宋体"/>
                <w:szCs w:val="21"/>
              </w:rPr>
            </w:pPr>
            <w:r w:rsidRPr="00A378BC">
              <w:rPr>
                <w:rFonts w:ascii="Arial" w:eastAsia="宋体" w:hAnsi="Arial" w:hint="eastAsia"/>
                <w:szCs w:val="21"/>
              </w:rPr>
              <w:lastRenderedPageBreak/>
              <w:t>MULTIPLICATION</w:t>
            </w:r>
          </w:p>
        </w:tc>
        <w:tc>
          <w:tcPr>
            <w:tcW w:w="2552" w:type="dxa"/>
            <w:vAlign w:val="center"/>
          </w:tcPr>
          <w:p w14:paraId="5B3EC57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乘</w:t>
            </w:r>
          </w:p>
        </w:tc>
        <w:tc>
          <w:tcPr>
            <w:tcW w:w="3260" w:type="dxa"/>
          </w:tcPr>
          <w:p w14:paraId="1229BC80" w14:textId="2F0604F1"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，参数类型为数值类型</w:t>
            </w:r>
          </w:p>
        </w:tc>
      </w:tr>
      <w:tr w:rsidR="009812FE" w:rsidRPr="00063B9A" w14:paraId="78A0AF8B" w14:textId="77777777" w:rsidTr="00547A9B">
        <w:tc>
          <w:tcPr>
            <w:tcW w:w="2410" w:type="dxa"/>
            <w:vAlign w:val="center"/>
          </w:tcPr>
          <w:p w14:paraId="2CDE5C47" w14:textId="77777777" w:rsidR="009812FE" w:rsidRPr="00063B9A" w:rsidRDefault="009812FE" w:rsidP="006E1421">
            <w:pPr>
              <w:rPr>
                <w:rFonts w:ascii="宋体" w:eastAsia="宋体" w:hAnsi="宋体"/>
                <w:szCs w:val="21"/>
              </w:rPr>
            </w:pPr>
            <w:r w:rsidRPr="00A378BC">
              <w:rPr>
                <w:rFonts w:ascii="Arial" w:eastAsia="宋体" w:hAnsi="Arial" w:hint="eastAsia"/>
                <w:szCs w:val="21"/>
              </w:rPr>
              <w:t>ENV</w:t>
            </w:r>
          </w:p>
        </w:tc>
        <w:tc>
          <w:tcPr>
            <w:tcW w:w="2552" w:type="dxa"/>
            <w:vAlign w:val="center"/>
          </w:tcPr>
          <w:p w14:paraId="6986DCF8"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从上下文中获取指定对象，并从对象中获取</w:t>
            </w:r>
            <w:proofErr w:type="gramStart"/>
            <w:r w:rsidRPr="00063B9A">
              <w:rPr>
                <w:rFonts w:ascii="宋体" w:eastAsia="宋体" w:hAnsi="宋体" w:hint="eastAsia"/>
                <w:szCs w:val="21"/>
              </w:rPr>
              <w:t>指定值</w:t>
            </w:r>
            <w:proofErr w:type="gramEnd"/>
          </w:p>
        </w:tc>
        <w:tc>
          <w:tcPr>
            <w:tcW w:w="3260" w:type="dxa"/>
            <w:vAlign w:val="center"/>
          </w:tcPr>
          <w:p w14:paraId="75D7F360" w14:textId="7BB23AAD" w:rsidR="009812FE" w:rsidRPr="00063B9A" w:rsidRDefault="009812FE"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参数类型为字符串类型</w:t>
            </w:r>
          </w:p>
        </w:tc>
      </w:tr>
      <w:tr w:rsidR="009812FE" w:rsidRPr="00063B9A" w14:paraId="3E9108DB" w14:textId="77777777" w:rsidTr="00547A9B">
        <w:tc>
          <w:tcPr>
            <w:tcW w:w="2410" w:type="dxa"/>
            <w:vAlign w:val="center"/>
          </w:tcPr>
          <w:p w14:paraId="477B697F" w14:textId="77777777" w:rsidR="009812FE" w:rsidRPr="00063B9A" w:rsidRDefault="009812FE" w:rsidP="006E1421">
            <w:pPr>
              <w:rPr>
                <w:rFonts w:ascii="宋体" w:eastAsia="宋体" w:hAnsi="宋体"/>
                <w:szCs w:val="21"/>
              </w:rPr>
            </w:pPr>
            <w:r w:rsidRPr="00A378BC">
              <w:rPr>
                <w:rFonts w:ascii="Arial" w:eastAsia="宋体" w:hAnsi="Arial" w:hint="eastAsia"/>
                <w:szCs w:val="21"/>
              </w:rPr>
              <w:t>IN</w:t>
            </w:r>
          </w:p>
        </w:tc>
        <w:tc>
          <w:tcPr>
            <w:tcW w:w="2552" w:type="dxa"/>
            <w:vAlign w:val="center"/>
          </w:tcPr>
          <w:p w14:paraId="648B0CAB"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关键值在指定集合中</w:t>
            </w:r>
          </w:p>
        </w:tc>
        <w:tc>
          <w:tcPr>
            <w:tcW w:w="3260" w:type="dxa"/>
            <w:vAlign w:val="center"/>
          </w:tcPr>
          <w:p w14:paraId="4571ECAA" w14:textId="0FD838AA" w:rsidR="009812FE" w:rsidRPr="00063B9A" w:rsidRDefault="009812FE" w:rsidP="006E1421">
            <w:pPr>
              <w:rPr>
                <w:rFonts w:ascii="宋体" w:eastAsia="宋体" w:hAnsi="宋体"/>
                <w:szCs w:val="21"/>
              </w:rPr>
            </w:pPr>
            <w:r w:rsidRPr="00A378BC">
              <w:rPr>
                <w:rFonts w:ascii="Arial" w:eastAsia="宋体" w:hAnsi="Arial" w:hint="eastAsia"/>
                <w:szCs w:val="21"/>
              </w:rPr>
              <w:t>N</w:t>
            </w:r>
            <w:r w:rsidRPr="00063B9A">
              <w:rPr>
                <w:rFonts w:ascii="宋体" w:eastAsia="宋体" w:hAnsi="宋体" w:hint="eastAsia"/>
                <w:szCs w:val="21"/>
              </w:rPr>
              <w:t>（</w:t>
            </w:r>
            <w:r w:rsidRPr="00A378BC">
              <w:rPr>
                <w:rFonts w:ascii="Arial" w:eastAsia="宋体" w:hAnsi="Arial" w:hint="eastAsia"/>
                <w:szCs w:val="21"/>
              </w:rPr>
              <w:t>N</w:t>
            </w:r>
            <w:r w:rsidRPr="00063B9A">
              <w:rPr>
                <w:rFonts w:ascii="宋体" w:eastAsia="宋体" w:hAnsi="宋体"/>
                <w:szCs w:val="21"/>
              </w:rPr>
              <w:t>&gt;</w:t>
            </w:r>
            <w:r w:rsidRPr="003F1175">
              <w:rPr>
                <w:rFonts w:ascii="Arial" w:eastAsia="宋体" w:hAnsi="Arial"/>
                <w:szCs w:val="21"/>
              </w:rPr>
              <w:t>1</w:t>
            </w:r>
            <w:r w:rsidRPr="00063B9A">
              <w:rPr>
                <w:rFonts w:ascii="宋体" w:eastAsia="宋体" w:hAnsi="宋体" w:hint="eastAsia"/>
                <w:szCs w:val="21"/>
              </w:rPr>
              <w:t>）</w:t>
            </w:r>
            <w:proofErr w:type="gramStart"/>
            <w:r w:rsidRPr="00063B9A">
              <w:rPr>
                <w:rFonts w:ascii="宋体" w:eastAsia="宋体" w:hAnsi="宋体" w:hint="eastAsia"/>
                <w:szCs w:val="21"/>
              </w:rPr>
              <w:t>个</w:t>
            </w:r>
            <w:proofErr w:type="gramEnd"/>
            <w:r w:rsidRPr="00063B9A">
              <w:rPr>
                <w:rFonts w:ascii="宋体" w:eastAsia="宋体" w:hAnsi="宋体" w:hint="eastAsia"/>
                <w:szCs w:val="21"/>
              </w:rPr>
              <w:t>参数，第一个参数为关键值，后续</w:t>
            </w:r>
            <w:r w:rsidRPr="00A378BC">
              <w:rPr>
                <w:rFonts w:ascii="Arial" w:eastAsia="宋体" w:hAnsi="Arial" w:hint="eastAsia"/>
                <w:szCs w:val="21"/>
              </w:rPr>
              <w:t>N</w:t>
            </w:r>
            <w:r w:rsidRPr="00063B9A">
              <w:rPr>
                <w:rFonts w:ascii="宋体" w:eastAsia="宋体" w:hAnsi="宋体"/>
                <w:szCs w:val="21"/>
              </w:rPr>
              <w:t>-</w:t>
            </w:r>
            <w:r w:rsidRPr="003F1175">
              <w:rPr>
                <w:rFonts w:ascii="Arial" w:eastAsia="宋体" w:hAnsi="Arial"/>
                <w:szCs w:val="21"/>
              </w:rPr>
              <w:t>1</w:t>
            </w:r>
            <w:r w:rsidRPr="00063B9A">
              <w:rPr>
                <w:rFonts w:ascii="宋体" w:eastAsia="宋体" w:hAnsi="宋体" w:hint="eastAsia"/>
                <w:szCs w:val="21"/>
              </w:rPr>
              <w:t>个参数为集合中的值</w:t>
            </w:r>
            <w:r w:rsidR="00DC32D0" w:rsidRPr="00063B9A">
              <w:rPr>
                <w:rFonts w:ascii="宋体" w:eastAsia="宋体" w:hAnsi="宋体" w:hint="eastAsia"/>
                <w:szCs w:val="21"/>
              </w:rPr>
              <w:t>，</w:t>
            </w:r>
            <w:r w:rsidR="00DC32D0" w:rsidRPr="00A378BC">
              <w:rPr>
                <w:rFonts w:ascii="Arial" w:eastAsia="宋体" w:hAnsi="Arial" w:hint="eastAsia"/>
                <w:szCs w:val="21"/>
              </w:rPr>
              <w:t>N</w:t>
            </w:r>
            <w:proofErr w:type="gramStart"/>
            <w:r w:rsidR="00DC32D0" w:rsidRPr="00063B9A">
              <w:rPr>
                <w:rFonts w:ascii="宋体" w:eastAsia="宋体" w:hAnsi="宋体" w:hint="eastAsia"/>
                <w:szCs w:val="21"/>
              </w:rPr>
              <w:t>个</w:t>
            </w:r>
            <w:proofErr w:type="gramEnd"/>
            <w:r w:rsidR="00DC32D0" w:rsidRPr="00063B9A">
              <w:rPr>
                <w:rFonts w:ascii="宋体" w:eastAsia="宋体" w:hAnsi="宋体" w:hint="eastAsia"/>
                <w:szCs w:val="21"/>
              </w:rPr>
              <w:t>参数的类型需要一致</w:t>
            </w:r>
            <w:r w:rsidR="00B92F93" w:rsidRPr="00063B9A">
              <w:rPr>
                <w:rFonts w:ascii="宋体" w:eastAsia="宋体" w:hAnsi="宋体" w:hint="eastAsia"/>
                <w:szCs w:val="21"/>
              </w:rPr>
              <w:t>，可以为数值类型，也可以为字符串类型</w:t>
            </w:r>
          </w:p>
        </w:tc>
      </w:tr>
      <w:tr w:rsidR="00C13A11" w:rsidRPr="00063B9A" w14:paraId="364F8DF6" w14:textId="77777777" w:rsidTr="00547A9B">
        <w:tc>
          <w:tcPr>
            <w:tcW w:w="2410" w:type="dxa"/>
          </w:tcPr>
          <w:p w14:paraId="06BDCD02" w14:textId="77777777" w:rsidR="00C13A11" w:rsidRPr="00063B9A" w:rsidRDefault="00C13A11" w:rsidP="006E1421">
            <w:pPr>
              <w:rPr>
                <w:rFonts w:ascii="宋体" w:eastAsia="宋体" w:hAnsi="宋体"/>
                <w:szCs w:val="21"/>
              </w:rPr>
            </w:pPr>
            <w:r w:rsidRPr="00A378BC">
              <w:rPr>
                <w:rFonts w:ascii="Arial" w:eastAsia="宋体" w:hAnsi="Arial" w:hint="eastAsia"/>
                <w:szCs w:val="21"/>
              </w:rPr>
              <w:t>TRIGGER</w:t>
            </w:r>
            <w:r w:rsidRPr="003F1175">
              <w:rPr>
                <w:rFonts w:ascii="Arial" w:eastAsia="宋体" w:hAnsi="Arial" w:hint="eastAsia"/>
                <w:szCs w:val="21"/>
              </w:rPr>
              <w:t>_</w:t>
            </w:r>
            <w:r w:rsidRPr="00A378BC">
              <w:rPr>
                <w:rFonts w:ascii="Arial" w:eastAsia="宋体" w:hAnsi="Arial" w:hint="eastAsia"/>
                <w:szCs w:val="21"/>
              </w:rPr>
              <w:t>AT</w:t>
            </w:r>
          </w:p>
        </w:tc>
        <w:tc>
          <w:tcPr>
            <w:tcW w:w="2552" w:type="dxa"/>
            <w:vAlign w:val="center"/>
          </w:tcPr>
          <w:p w14:paraId="3A6E67E5" w14:textId="2FB3D2EE" w:rsidR="00C13A11" w:rsidRPr="00063B9A" w:rsidRDefault="0096203F" w:rsidP="006E1421">
            <w:pPr>
              <w:rPr>
                <w:rFonts w:ascii="宋体" w:eastAsia="宋体" w:hAnsi="宋体"/>
                <w:szCs w:val="21"/>
              </w:rPr>
            </w:pPr>
            <w:r w:rsidRPr="00063B9A">
              <w:rPr>
                <w:rFonts w:ascii="宋体" w:eastAsia="宋体" w:hAnsi="宋体" w:hint="eastAsia"/>
                <w:szCs w:val="21"/>
              </w:rPr>
              <w:t>判断</w:t>
            </w:r>
            <w:r w:rsidR="00C17741" w:rsidRPr="00063B9A">
              <w:rPr>
                <w:rFonts w:ascii="宋体" w:eastAsia="宋体" w:hAnsi="宋体" w:hint="eastAsia"/>
                <w:szCs w:val="21"/>
              </w:rPr>
              <w:t>第二个参数是否为</w:t>
            </w:r>
            <w:r w:rsidR="00C17741" w:rsidRPr="00A378BC">
              <w:rPr>
                <w:rFonts w:ascii="Arial" w:eastAsia="宋体" w:hAnsi="Arial" w:hint="eastAsia"/>
                <w:szCs w:val="21"/>
              </w:rPr>
              <w:t>true</w:t>
            </w:r>
            <w:r w:rsidR="00C17741" w:rsidRPr="00063B9A">
              <w:rPr>
                <w:rFonts w:ascii="宋体" w:eastAsia="宋体" w:hAnsi="宋体" w:hint="eastAsia"/>
                <w:szCs w:val="21"/>
              </w:rPr>
              <w:t>，并且判断参数是否需要延时</w:t>
            </w:r>
          </w:p>
        </w:tc>
        <w:tc>
          <w:tcPr>
            <w:tcW w:w="3260" w:type="dxa"/>
          </w:tcPr>
          <w:p w14:paraId="38948F70" w14:textId="785BC63A"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EE3A80" w:rsidRPr="00063B9A">
              <w:rPr>
                <w:rFonts w:ascii="宋体" w:eastAsia="宋体" w:hAnsi="宋体" w:hint="eastAsia"/>
                <w:szCs w:val="21"/>
              </w:rPr>
              <w:t>，</w:t>
            </w:r>
            <w:r w:rsidR="00B92F93" w:rsidRPr="00063B9A">
              <w:rPr>
                <w:rFonts w:ascii="宋体" w:eastAsia="宋体" w:hAnsi="宋体" w:hint="eastAsia"/>
                <w:szCs w:val="21"/>
              </w:rPr>
              <w:t>第一个参数为数值类型，表示预计触发时间，第二个为布尔值，表示是否存在未发生的事情</w:t>
            </w:r>
            <w:r w:rsidR="00B92F93" w:rsidRPr="00063B9A">
              <w:rPr>
                <w:rFonts w:ascii="宋体" w:eastAsia="宋体" w:hAnsi="宋体"/>
                <w:szCs w:val="21"/>
              </w:rPr>
              <w:t xml:space="preserve"> </w:t>
            </w:r>
          </w:p>
        </w:tc>
      </w:tr>
      <w:tr w:rsidR="00C13A11" w:rsidRPr="00063B9A" w14:paraId="7B61BAB7" w14:textId="77777777" w:rsidTr="00547A9B">
        <w:tc>
          <w:tcPr>
            <w:tcW w:w="2410" w:type="dxa"/>
          </w:tcPr>
          <w:p w14:paraId="2505DAC7" w14:textId="77777777" w:rsidR="00C13A11" w:rsidRPr="00063B9A" w:rsidRDefault="00C13A11" w:rsidP="006E1421">
            <w:pPr>
              <w:rPr>
                <w:rFonts w:ascii="宋体" w:eastAsia="宋体" w:hAnsi="宋体"/>
                <w:szCs w:val="21"/>
              </w:rPr>
            </w:pPr>
            <w:r w:rsidRPr="00A378BC">
              <w:rPr>
                <w:rFonts w:ascii="Arial" w:eastAsia="宋体" w:hAnsi="Arial" w:hint="eastAsia"/>
                <w:szCs w:val="21"/>
              </w:rPr>
              <w:t>ORDER</w:t>
            </w:r>
            <w:r w:rsidRPr="003F1175">
              <w:rPr>
                <w:rFonts w:ascii="Arial" w:eastAsia="宋体" w:hAnsi="Arial" w:hint="eastAsia"/>
                <w:szCs w:val="21"/>
              </w:rPr>
              <w:t>_</w:t>
            </w:r>
            <w:r w:rsidRPr="00A378BC">
              <w:rPr>
                <w:rFonts w:ascii="Arial" w:eastAsia="宋体" w:hAnsi="Arial" w:hint="eastAsia"/>
                <w:szCs w:val="21"/>
              </w:rPr>
              <w:t>AND</w:t>
            </w:r>
            <w:r w:rsidRPr="003F1175">
              <w:rPr>
                <w:rFonts w:ascii="Arial" w:eastAsia="宋体" w:hAnsi="Arial" w:hint="eastAsia"/>
                <w:szCs w:val="21"/>
              </w:rPr>
              <w:t>_</w:t>
            </w:r>
            <w:r w:rsidRPr="00A378BC">
              <w:rPr>
                <w:rFonts w:ascii="Arial" w:eastAsia="宋体" w:hAnsi="Arial" w:hint="eastAsia"/>
                <w:szCs w:val="21"/>
              </w:rPr>
              <w:t>DELIVERY</w:t>
            </w:r>
            <w:r w:rsidRPr="003F1175">
              <w:rPr>
                <w:rFonts w:ascii="Arial" w:eastAsia="宋体" w:hAnsi="Arial" w:hint="eastAsia"/>
                <w:szCs w:val="21"/>
              </w:rPr>
              <w:t>_</w:t>
            </w:r>
            <w:r w:rsidRPr="00A378BC">
              <w:rPr>
                <w:rFonts w:ascii="Arial" w:eastAsia="宋体" w:hAnsi="Arial" w:hint="eastAsia"/>
                <w:szCs w:val="21"/>
              </w:rPr>
              <w:t>STATUS</w:t>
            </w:r>
          </w:p>
        </w:tc>
        <w:tc>
          <w:tcPr>
            <w:tcW w:w="2552" w:type="dxa"/>
            <w:vAlign w:val="center"/>
          </w:tcPr>
          <w:p w14:paraId="6CA6D7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订单和运单状态</w:t>
            </w:r>
          </w:p>
        </w:tc>
        <w:tc>
          <w:tcPr>
            <w:tcW w:w="3260" w:type="dxa"/>
            <w:vAlign w:val="center"/>
          </w:tcPr>
          <w:p w14:paraId="57B5FAC2" w14:textId="44AB979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p>
        </w:tc>
      </w:tr>
      <w:tr w:rsidR="00C13A11" w:rsidRPr="00063B9A" w14:paraId="57BA97C4" w14:textId="77777777" w:rsidTr="00547A9B">
        <w:tc>
          <w:tcPr>
            <w:tcW w:w="2410" w:type="dxa"/>
          </w:tcPr>
          <w:p w14:paraId="6F45014D" w14:textId="77777777" w:rsidR="00C13A11" w:rsidRPr="00063B9A" w:rsidRDefault="00C13A11" w:rsidP="006E1421">
            <w:pPr>
              <w:rPr>
                <w:rFonts w:ascii="宋体" w:eastAsia="宋体" w:hAnsi="宋体"/>
                <w:szCs w:val="21"/>
              </w:rPr>
            </w:pPr>
            <w:r w:rsidRPr="00A378BC">
              <w:rPr>
                <w:rFonts w:ascii="Arial" w:eastAsia="宋体" w:hAnsi="Arial" w:hint="eastAsia"/>
                <w:szCs w:val="21"/>
              </w:rPr>
              <w:t>DELIVERY</w:t>
            </w:r>
            <w:r w:rsidRPr="003F1175">
              <w:rPr>
                <w:rFonts w:ascii="Arial" w:eastAsia="宋体" w:hAnsi="Arial"/>
                <w:szCs w:val="21"/>
              </w:rPr>
              <w:t>_</w:t>
            </w:r>
            <w:r w:rsidRPr="00A378BC">
              <w:rPr>
                <w:rFonts w:ascii="Arial" w:eastAsia="宋体" w:hAnsi="Arial"/>
                <w:szCs w:val="21"/>
              </w:rPr>
              <w:t>STATUS</w:t>
            </w:r>
            <w:r w:rsidRPr="003F1175">
              <w:rPr>
                <w:rFonts w:ascii="Arial" w:eastAsia="宋体" w:hAnsi="Arial"/>
                <w:szCs w:val="21"/>
              </w:rPr>
              <w:t>_</w:t>
            </w:r>
            <w:r w:rsidRPr="00A378BC">
              <w:rPr>
                <w:rFonts w:ascii="Arial" w:eastAsia="宋体" w:hAnsi="Arial"/>
                <w:szCs w:val="21"/>
              </w:rPr>
              <w:t>DOUBLE</w:t>
            </w:r>
            <w:r w:rsidRPr="003F1175">
              <w:rPr>
                <w:rFonts w:ascii="Arial" w:eastAsia="宋体" w:hAnsi="Arial"/>
                <w:szCs w:val="21"/>
              </w:rPr>
              <w:t>_</w:t>
            </w:r>
            <w:r w:rsidRPr="00A378BC">
              <w:rPr>
                <w:rFonts w:ascii="Arial" w:eastAsia="宋体" w:hAnsi="Arial"/>
                <w:szCs w:val="21"/>
              </w:rPr>
              <w:t>CHECK</w:t>
            </w:r>
          </w:p>
        </w:tc>
        <w:tc>
          <w:tcPr>
            <w:tcW w:w="2552" w:type="dxa"/>
            <w:vAlign w:val="center"/>
          </w:tcPr>
          <w:p w14:paraId="454FECD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运单装填双重检测</w:t>
            </w:r>
          </w:p>
        </w:tc>
        <w:tc>
          <w:tcPr>
            <w:tcW w:w="3260" w:type="dxa"/>
            <w:vAlign w:val="center"/>
          </w:tcPr>
          <w:p w14:paraId="263EF144" w14:textId="05E3A57F" w:rsidR="00C13A11" w:rsidRPr="00063B9A" w:rsidRDefault="00C13A11" w:rsidP="006E1421">
            <w:pPr>
              <w:rPr>
                <w:rFonts w:ascii="宋体" w:eastAsia="宋体" w:hAnsi="宋体"/>
                <w:szCs w:val="21"/>
              </w:rPr>
            </w:pPr>
            <w:r w:rsidRPr="00A378BC">
              <w:rPr>
                <w:rFonts w:ascii="Arial" w:eastAsia="宋体" w:hAnsi="Arial" w:hint="eastAsia"/>
                <w:szCs w:val="21"/>
              </w:rPr>
              <w:t>List</w:t>
            </w:r>
            <w:r w:rsidRPr="00063B9A">
              <w:rPr>
                <w:rFonts w:ascii="宋体" w:eastAsia="宋体" w:hAnsi="宋体" w:hint="eastAsia"/>
                <w:szCs w:val="21"/>
              </w:rPr>
              <w:t>集合</w:t>
            </w:r>
          </w:p>
        </w:tc>
      </w:tr>
    </w:tbl>
    <w:p w14:paraId="0BBF65B0" w14:textId="3E14D99F" w:rsidR="00C13A11" w:rsidRPr="00E41EF9" w:rsidRDefault="00C13A11" w:rsidP="007F21AF">
      <w:pPr>
        <w:spacing w:line="360" w:lineRule="auto"/>
        <w:ind w:firstLineChars="200" w:firstLine="480"/>
        <w:jc w:val="left"/>
        <w:rPr>
          <w:rFonts w:ascii="宋体" w:eastAsia="宋体" w:hAnsi="宋体"/>
          <w:sz w:val="24"/>
          <w:szCs w:val="24"/>
        </w:rPr>
      </w:pPr>
      <w:r w:rsidRPr="00E41EF9">
        <w:rPr>
          <w:rFonts w:ascii="宋体" w:eastAsia="宋体" w:hAnsi="宋体" w:hint="eastAsia"/>
          <w:sz w:val="24"/>
          <w:szCs w:val="24"/>
        </w:rPr>
        <w:t>订单消息</w:t>
      </w:r>
      <w:r w:rsidR="00E41EF9">
        <w:rPr>
          <w:rFonts w:ascii="宋体" w:eastAsia="宋体" w:hAnsi="宋体" w:hint="eastAsia"/>
          <w:sz w:val="24"/>
          <w:szCs w:val="24"/>
        </w:rPr>
        <w:t>如表</w:t>
      </w:r>
      <w:r w:rsidR="00E41EF9" w:rsidRPr="003F1175">
        <w:rPr>
          <w:rFonts w:ascii="Arial" w:eastAsia="宋体" w:hAnsi="Arial" w:hint="eastAsia"/>
          <w:sz w:val="24"/>
          <w:szCs w:val="24"/>
        </w:rPr>
        <w:t>3</w:t>
      </w:r>
      <w:r w:rsidR="00E41EF9" w:rsidRPr="001244DA">
        <w:rPr>
          <w:rFonts w:ascii="Arial" w:eastAsia="宋体" w:hAnsi="Arial" w:hint="eastAsia"/>
          <w:sz w:val="24"/>
          <w:szCs w:val="24"/>
        </w:rPr>
        <w:t>.</w:t>
      </w:r>
      <w:r w:rsidR="00E41EF9" w:rsidRPr="003F1175">
        <w:rPr>
          <w:rFonts w:ascii="Arial" w:eastAsia="宋体" w:hAnsi="Arial" w:hint="eastAsia"/>
          <w:sz w:val="24"/>
          <w:szCs w:val="24"/>
        </w:rPr>
        <w:t>1</w:t>
      </w:r>
      <w:r w:rsidR="00F23117">
        <w:rPr>
          <w:rFonts w:ascii="Arial" w:eastAsia="宋体" w:hAnsi="Arial"/>
          <w:sz w:val="24"/>
          <w:szCs w:val="24"/>
        </w:rPr>
        <w:t>7</w:t>
      </w:r>
      <w:r w:rsidR="00E41EF9">
        <w:rPr>
          <w:rFonts w:ascii="宋体" w:eastAsia="宋体" w:hAnsi="宋体" w:hint="eastAsia"/>
          <w:sz w:val="24"/>
          <w:szCs w:val="24"/>
        </w:rPr>
        <w:t>所示，</w:t>
      </w:r>
      <w:r w:rsidR="000925AF">
        <w:rPr>
          <w:rFonts w:ascii="宋体" w:eastAsia="宋体" w:hAnsi="宋体" w:hint="eastAsia"/>
          <w:sz w:val="24"/>
          <w:szCs w:val="24"/>
        </w:rPr>
        <w:t>系统根据订单中携带的信息进行规则的匹配，表中较为重要的信息</w:t>
      </w:r>
      <w:r w:rsidR="00A708F4">
        <w:rPr>
          <w:rFonts w:ascii="宋体" w:eastAsia="宋体" w:hAnsi="宋体" w:hint="eastAsia"/>
          <w:sz w:val="24"/>
          <w:szCs w:val="24"/>
        </w:rPr>
        <w:t>为</w:t>
      </w:r>
      <w:r w:rsidR="000925AF">
        <w:rPr>
          <w:rFonts w:ascii="宋体" w:eastAsia="宋体" w:hAnsi="宋体" w:hint="eastAsia"/>
          <w:sz w:val="24"/>
          <w:szCs w:val="24"/>
        </w:rPr>
        <w:t>订单来源、是否为预订单、订单</w:t>
      </w:r>
      <w:r w:rsidR="000925AF" w:rsidRPr="00A378BC">
        <w:rPr>
          <w:rFonts w:ascii="Arial" w:eastAsia="宋体" w:hAnsi="Arial" w:hint="eastAsia"/>
          <w:sz w:val="24"/>
          <w:szCs w:val="24"/>
        </w:rPr>
        <w:t>id</w:t>
      </w:r>
      <w:r w:rsidR="000925AF">
        <w:rPr>
          <w:rFonts w:ascii="宋体" w:eastAsia="宋体" w:hAnsi="宋体" w:hint="eastAsia"/>
          <w:sz w:val="24"/>
          <w:szCs w:val="24"/>
        </w:rPr>
        <w:t>、发送时间。订单来源、是否为预订单均为规则中潜在判断条件；订单</w:t>
      </w:r>
      <w:r w:rsidR="000925AF" w:rsidRPr="00A378BC">
        <w:rPr>
          <w:rFonts w:ascii="Arial" w:eastAsia="宋体" w:hAnsi="Arial" w:hint="eastAsia"/>
          <w:sz w:val="24"/>
          <w:szCs w:val="24"/>
        </w:rPr>
        <w:t>id</w:t>
      </w:r>
      <w:r w:rsidR="000925AF">
        <w:rPr>
          <w:rFonts w:ascii="宋体" w:eastAsia="宋体" w:hAnsi="宋体" w:hint="eastAsia"/>
          <w:sz w:val="24"/>
          <w:szCs w:val="24"/>
        </w:rPr>
        <w:t>可以作为查询参数，进而可以获取到整个订单信息。</w:t>
      </w:r>
    </w:p>
    <w:p w14:paraId="0CF57615" w14:textId="4E5C46DB" w:rsidR="00FD189F" w:rsidRDefault="00FD189F" w:rsidP="00FD189F">
      <w:pPr>
        <w:pStyle w:val="af8"/>
        <w:keepNext/>
      </w:pPr>
      <w:bookmarkStart w:id="213" w:name="_Toc36736506"/>
      <w:bookmarkStart w:id="214" w:name="_Toc36939142"/>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17</w:t>
      </w:r>
      <w:r w:rsidR="00F23117">
        <w:fldChar w:fldCharType="end"/>
      </w:r>
      <w:r>
        <w:t xml:space="preserve">  </w:t>
      </w:r>
      <w:r w:rsidRPr="008E6D76">
        <w:rPr>
          <w:rFonts w:hint="eastAsia"/>
        </w:rPr>
        <w:t>订单消息体表</w:t>
      </w:r>
      <w:bookmarkEnd w:id="213"/>
      <w:bookmarkEnd w:id="214"/>
    </w:p>
    <w:tbl>
      <w:tblPr>
        <w:tblStyle w:val="af4"/>
        <w:tblW w:w="0" w:type="auto"/>
        <w:tblCellMar>
          <w:left w:w="28" w:type="dxa"/>
          <w:right w:w="28" w:type="dxa"/>
        </w:tblCellMar>
        <w:tblLook w:val="04A0" w:firstRow="1" w:lastRow="0" w:firstColumn="1" w:lastColumn="0" w:noHBand="0" w:noVBand="1"/>
      </w:tblPr>
      <w:tblGrid>
        <w:gridCol w:w="3114"/>
        <w:gridCol w:w="2468"/>
        <w:gridCol w:w="2714"/>
      </w:tblGrid>
      <w:tr w:rsidR="00C13A11" w:rsidRPr="003F0FDE" w14:paraId="0AB18795" w14:textId="77777777" w:rsidTr="00547A9B">
        <w:tc>
          <w:tcPr>
            <w:tcW w:w="3114" w:type="dxa"/>
          </w:tcPr>
          <w:p w14:paraId="25657A4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字段名</w:t>
            </w:r>
          </w:p>
        </w:tc>
        <w:tc>
          <w:tcPr>
            <w:tcW w:w="2468" w:type="dxa"/>
          </w:tcPr>
          <w:p w14:paraId="41111D6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类型</w:t>
            </w:r>
          </w:p>
        </w:tc>
        <w:tc>
          <w:tcPr>
            <w:tcW w:w="2714" w:type="dxa"/>
          </w:tcPr>
          <w:p w14:paraId="48A2054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描述</w:t>
            </w:r>
          </w:p>
        </w:tc>
      </w:tr>
      <w:tr w:rsidR="00C13A11" w:rsidRPr="003F0FDE" w14:paraId="34780F65" w14:textId="77777777" w:rsidTr="00547A9B">
        <w:tc>
          <w:tcPr>
            <w:tcW w:w="3114" w:type="dxa"/>
          </w:tcPr>
          <w:p w14:paraId="57AB0C3C" w14:textId="77777777" w:rsidR="00C13A11" w:rsidRPr="003F0FDE" w:rsidRDefault="00C13A11" w:rsidP="006E1421">
            <w:pPr>
              <w:jc w:val="left"/>
              <w:rPr>
                <w:rFonts w:ascii="宋体" w:eastAsia="宋体" w:hAnsi="宋体"/>
                <w:szCs w:val="21"/>
              </w:rPr>
            </w:pPr>
            <w:r w:rsidRPr="00A378BC">
              <w:rPr>
                <w:rFonts w:ascii="Arial" w:eastAsia="宋体" w:hAnsi="Arial"/>
                <w:szCs w:val="21"/>
              </w:rPr>
              <w:t>T</w:t>
            </w:r>
            <w:r w:rsidRPr="00A378BC">
              <w:rPr>
                <w:rFonts w:ascii="Arial" w:eastAsia="宋体" w:hAnsi="Arial" w:hint="eastAsia"/>
                <w:szCs w:val="21"/>
              </w:rPr>
              <w:t>ype</w:t>
            </w:r>
          </w:p>
        </w:tc>
        <w:tc>
          <w:tcPr>
            <w:tcW w:w="2468" w:type="dxa"/>
          </w:tcPr>
          <w:p w14:paraId="580140F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String</w:t>
            </w:r>
          </w:p>
        </w:tc>
        <w:tc>
          <w:tcPr>
            <w:tcW w:w="2714" w:type="dxa"/>
          </w:tcPr>
          <w:p w14:paraId="43266EDE"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消息代表的含义</w:t>
            </w:r>
          </w:p>
        </w:tc>
      </w:tr>
      <w:tr w:rsidR="00C13A11" w:rsidRPr="003F0FDE" w14:paraId="0A04FE88" w14:textId="77777777" w:rsidTr="00547A9B">
        <w:tc>
          <w:tcPr>
            <w:tcW w:w="3114" w:type="dxa"/>
          </w:tcPr>
          <w:p w14:paraId="7CF359DF" w14:textId="77777777" w:rsidR="00C13A11" w:rsidRPr="003F0FDE" w:rsidRDefault="00C13A11" w:rsidP="006E1421">
            <w:pPr>
              <w:jc w:val="left"/>
              <w:rPr>
                <w:rFonts w:ascii="宋体" w:eastAsia="宋体" w:hAnsi="宋体"/>
                <w:szCs w:val="21"/>
              </w:rPr>
            </w:pPr>
            <w:r w:rsidRPr="00A378BC">
              <w:rPr>
                <w:rFonts w:ascii="Arial" w:eastAsia="宋体" w:hAnsi="Arial"/>
                <w:szCs w:val="21"/>
              </w:rPr>
              <w:t>D</w:t>
            </w:r>
            <w:r w:rsidRPr="00A378BC">
              <w:rPr>
                <w:rFonts w:ascii="Arial" w:eastAsia="宋体" w:hAnsi="Arial" w:hint="eastAsia"/>
                <w:szCs w:val="21"/>
              </w:rPr>
              <w:t>escription</w:t>
            </w:r>
          </w:p>
        </w:tc>
        <w:tc>
          <w:tcPr>
            <w:tcW w:w="2468" w:type="dxa"/>
          </w:tcPr>
          <w:p w14:paraId="1ECBCB75"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String</w:t>
            </w:r>
          </w:p>
        </w:tc>
        <w:tc>
          <w:tcPr>
            <w:tcW w:w="2714" w:type="dxa"/>
          </w:tcPr>
          <w:p w14:paraId="0B48FC55"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具体说明</w:t>
            </w:r>
          </w:p>
        </w:tc>
      </w:tr>
      <w:tr w:rsidR="00C13A11" w:rsidRPr="003F0FDE" w14:paraId="510D1782" w14:textId="77777777" w:rsidTr="00547A9B">
        <w:tc>
          <w:tcPr>
            <w:tcW w:w="3114" w:type="dxa"/>
          </w:tcPr>
          <w:p w14:paraId="7CA55CFA"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roofErr w:type="spellEnd"/>
          </w:p>
        </w:tc>
        <w:tc>
          <w:tcPr>
            <w:tcW w:w="2468" w:type="dxa"/>
          </w:tcPr>
          <w:p w14:paraId="6EECDE26" w14:textId="77777777" w:rsidR="00C13A11" w:rsidRPr="003F0FDE" w:rsidRDefault="00C13A11" w:rsidP="006E1421">
            <w:pPr>
              <w:jc w:val="left"/>
              <w:rPr>
                <w:rFonts w:ascii="宋体" w:eastAsia="宋体" w:hAnsi="宋体"/>
                <w:szCs w:val="21"/>
              </w:rPr>
            </w:pPr>
            <w:r w:rsidRPr="00A378BC">
              <w:rPr>
                <w:rFonts w:ascii="Arial" w:eastAsia="宋体" w:hAnsi="Arial"/>
                <w:szCs w:val="21"/>
              </w:rPr>
              <w:t>Long</w:t>
            </w:r>
          </w:p>
        </w:tc>
        <w:tc>
          <w:tcPr>
            <w:tcW w:w="2714" w:type="dxa"/>
          </w:tcPr>
          <w:p w14:paraId="1013576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w:t>
            </w:r>
            <w:r w:rsidRPr="00A378BC">
              <w:rPr>
                <w:rFonts w:ascii="Arial" w:eastAsia="宋体" w:hAnsi="Arial" w:hint="eastAsia"/>
                <w:szCs w:val="21"/>
              </w:rPr>
              <w:t>id</w:t>
            </w:r>
          </w:p>
        </w:tc>
      </w:tr>
      <w:tr w:rsidR="00C13A11" w:rsidRPr="003F0FDE" w14:paraId="0AB386D9" w14:textId="77777777" w:rsidTr="00547A9B">
        <w:tc>
          <w:tcPr>
            <w:tcW w:w="3114" w:type="dxa"/>
          </w:tcPr>
          <w:p w14:paraId="7E4BB130"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szCs w:val="21"/>
              </w:rPr>
              <w:t>Paload</w:t>
            </w:r>
            <w:r w:rsidRPr="001244DA">
              <w:rPr>
                <w:rFonts w:ascii="Arial" w:eastAsia="宋体" w:hAnsi="Arial"/>
                <w:szCs w:val="21"/>
              </w:rPr>
              <w:t>.</w:t>
            </w:r>
            <w:r w:rsidRPr="00A378BC">
              <w:rPr>
                <w:rFonts w:ascii="Arial" w:eastAsia="宋体" w:hAnsi="Arial"/>
                <w:szCs w:val="21"/>
              </w:rPr>
              <w:t>role</w:t>
            </w:r>
            <w:proofErr w:type="spellEnd"/>
          </w:p>
        </w:tc>
        <w:tc>
          <w:tcPr>
            <w:tcW w:w="2468" w:type="dxa"/>
          </w:tcPr>
          <w:p w14:paraId="38D96BE9" w14:textId="77777777" w:rsidR="00C13A11" w:rsidRPr="003F0FDE" w:rsidRDefault="00C13A11" w:rsidP="006E1421">
            <w:pPr>
              <w:jc w:val="left"/>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nteger</w:t>
            </w:r>
          </w:p>
        </w:tc>
        <w:tc>
          <w:tcPr>
            <w:tcW w:w="2714" w:type="dxa"/>
          </w:tcPr>
          <w:p w14:paraId="080D8BA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消息发起角色</w:t>
            </w:r>
          </w:p>
        </w:tc>
      </w:tr>
      <w:tr w:rsidR="00C13A11" w:rsidRPr="003F0FDE" w14:paraId="014C428F" w14:textId="77777777" w:rsidTr="00547A9B">
        <w:tc>
          <w:tcPr>
            <w:tcW w:w="3114" w:type="dxa"/>
          </w:tcPr>
          <w:p w14:paraId="2448EC01"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restaurant</w:t>
            </w:r>
            <w:r w:rsidRPr="003F1175">
              <w:rPr>
                <w:rFonts w:ascii="Arial" w:eastAsia="宋体" w:hAnsi="Arial"/>
                <w:szCs w:val="21"/>
              </w:rPr>
              <w:t>_</w:t>
            </w:r>
            <w:r w:rsidRPr="00A378BC">
              <w:rPr>
                <w:rFonts w:ascii="Arial" w:eastAsia="宋体" w:hAnsi="Arial"/>
                <w:szCs w:val="21"/>
              </w:rPr>
              <w:t>id</w:t>
            </w:r>
            <w:proofErr w:type="spellEnd"/>
          </w:p>
        </w:tc>
        <w:tc>
          <w:tcPr>
            <w:tcW w:w="2468" w:type="dxa"/>
          </w:tcPr>
          <w:p w14:paraId="1C92AC8B"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41F2239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餐馆</w:t>
            </w:r>
            <w:r w:rsidRPr="00A378BC">
              <w:rPr>
                <w:rFonts w:ascii="Arial" w:eastAsia="宋体" w:hAnsi="Arial" w:hint="eastAsia"/>
                <w:szCs w:val="21"/>
              </w:rPr>
              <w:t>id</w:t>
            </w:r>
          </w:p>
        </w:tc>
      </w:tr>
      <w:tr w:rsidR="00C13A11" w:rsidRPr="003F0FDE" w14:paraId="6BDC9541" w14:textId="77777777" w:rsidTr="00547A9B">
        <w:tc>
          <w:tcPr>
            <w:tcW w:w="3114" w:type="dxa"/>
          </w:tcPr>
          <w:p w14:paraId="65A20E3C"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hint="eastAsia"/>
                <w:szCs w:val="21"/>
              </w:rPr>
              <w:t>Paload</w:t>
            </w:r>
            <w:r w:rsidRPr="001244DA">
              <w:rPr>
                <w:rFonts w:ascii="Arial" w:eastAsia="宋体" w:hAnsi="Arial" w:hint="eastAsia"/>
                <w:szCs w:val="21"/>
              </w:rPr>
              <w:t>.</w:t>
            </w:r>
            <w:r w:rsidRPr="00A378BC">
              <w:rPr>
                <w:rFonts w:ascii="Arial" w:eastAsia="宋体" w:hAnsi="Arial"/>
                <w:szCs w:val="21"/>
              </w:rPr>
              <w:t>user</w:t>
            </w:r>
            <w:r w:rsidRPr="003F1175">
              <w:rPr>
                <w:rFonts w:ascii="Arial" w:eastAsia="宋体" w:hAnsi="Arial"/>
                <w:szCs w:val="21"/>
              </w:rPr>
              <w:t>_</w:t>
            </w:r>
            <w:r w:rsidRPr="00A378BC">
              <w:rPr>
                <w:rFonts w:ascii="Arial" w:eastAsia="宋体" w:hAnsi="Arial"/>
                <w:szCs w:val="21"/>
              </w:rPr>
              <w:t>id</w:t>
            </w:r>
            <w:proofErr w:type="spellEnd"/>
          </w:p>
        </w:tc>
        <w:tc>
          <w:tcPr>
            <w:tcW w:w="2468" w:type="dxa"/>
          </w:tcPr>
          <w:p w14:paraId="15090D0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1745CD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下单用户</w:t>
            </w:r>
            <w:r w:rsidRPr="00A378BC">
              <w:rPr>
                <w:rFonts w:ascii="Arial" w:eastAsia="宋体" w:hAnsi="Arial" w:hint="eastAsia"/>
                <w:szCs w:val="21"/>
              </w:rPr>
              <w:t>id</w:t>
            </w:r>
          </w:p>
        </w:tc>
      </w:tr>
      <w:tr w:rsidR="00C13A11" w:rsidRPr="003F0FDE" w14:paraId="0C8A2A92" w14:textId="77777777" w:rsidTr="00547A9B">
        <w:tc>
          <w:tcPr>
            <w:tcW w:w="3114" w:type="dxa"/>
          </w:tcPr>
          <w:p w14:paraId="0856C605"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come</w:t>
            </w:r>
            <w:r w:rsidRPr="003F1175">
              <w:rPr>
                <w:rFonts w:ascii="Arial" w:eastAsia="宋体" w:hAnsi="Arial"/>
                <w:szCs w:val="21"/>
              </w:rPr>
              <w:t>_</w:t>
            </w:r>
            <w:r w:rsidRPr="00A378BC">
              <w:rPr>
                <w:rFonts w:ascii="Arial" w:eastAsia="宋体" w:hAnsi="Arial"/>
                <w:szCs w:val="21"/>
              </w:rPr>
              <w:t>from</w:t>
            </w:r>
            <w:proofErr w:type="spellEnd"/>
          </w:p>
        </w:tc>
        <w:tc>
          <w:tcPr>
            <w:tcW w:w="2468" w:type="dxa"/>
          </w:tcPr>
          <w:p w14:paraId="03F7546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426DE2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订单来源</w:t>
            </w:r>
          </w:p>
        </w:tc>
      </w:tr>
      <w:tr w:rsidR="00C13A11" w:rsidRPr="003F0FDE" w14:paraId="2C0E5E01" w14:textId="77777777" w:rsidTr="00547A9B">
        <w:tc>
          <w:tcPr>
            <w:tcW w:w="3114" w:type="dxa"/>
          </w:tcPr>
          <w:p w14:paraId="2B8FD731"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is</w:t>
            </w:r>
            <w:r w:rsidRPr="003F1175">
              <w:rPr>
                <w:rFonts w:ascii="Arial" w:eastAsia="宋体" w:hAnsi="Arial"/>
                <w:szCs w:val="21"/>
              </w:rPr>
              <w:t>_</w:t>
            </w:r>
            <w:r w:rsidRPr="00A378BC">
              <w:rPr>
                <w:rFonts w:ascii="Arial" w:eastAsia="宋体" w:hAnsi="Arial"/>
                <w:szCs w:val="21"/>
              </w:rPr>
              <w:t>book</w:t>
            </w:r>
            <w:proofErr w:type="spellEnd"/>
          </w:p>
        </w:tc>
        <w:tc>
          <w:tcPr>
            <w:tcW w:w="2468" w:type="dxa"/>
          </w:tcPr>
          <w:p w14:paraId="483F3676"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3C19278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预订单</w:t>
            </w:r>
          </w:p>
        </w:tc>
      </w:tr>
      <w:tr w:rsidR="00C13A11" w:rsidRPr="003F0FDE" w14:paraId="597C968A" w14:textId="77777777" w:rsidTr="00547A9B">
        <w:tc>
          <w:tcPr>
            <w:tcW w:w="3114" w:type="dxa"/>
          </w:tcPr>
          <w:p w14:paraId="3E391EC9"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szCs w:val="21"/>
              </w:rPr>
              <w:t>Paload</w:t>
            </w:r>
            <w:r w:rsidRPr="001244DA">
              <w:rPr>
                <w:rFonts w:ascii="Arial" w:eastAsia="宋体" w:hAnsi="Arial"/>
                <w:szCs w:val="21"/>
              </w:rPr>
              <w:t>.</w:t>
            </w:r>
            <w:r w:rsidRPr="00A378BC">
              <w:rPr>
                <w:rFonts w:ascii="Arial" w:eastAsia="宋体" w:hAnsi="Arial"/>
                <w:szCs w:val="21"/>
              </w:rPr>
              <w:t>se</w:t>
            </w:r>
            <w:r w:rsidRPr="00A378BC">
              <w:rPr>
                <w:rFonts w:ascii="Arial" w:eastAsia="宋体" w:hAnsi="Arial" w:hint="eastAsia"/>
                <w:szCs w:val="21"/>
              </w:rPr>
              <w:t>nt</w:t>
            </w:r>
            <w:r w:rsidRPr="003F1175">
              <w:rPr>
                <w:rFonts w:ascii="Arial" w:eastAsia="宋体" w:hAnsi="Arial"/>
                <w:szCs w:val="21"/>
              </w:rPr>
              <w:t>_</w:t>
            </w:r>
            <w:r w:rsidRPr="00A378BC">
              <w:rPr>
                <w:rFonts w:ascii="Arial" w:eastAsia="宋体" w:hAnsi="Arial"/>
                <w:szCs w:val="21"/>
              </w:rPr>
              <w:t>at</w:t>
            </w:r>
            <w:r w:rsidRPr="003F1175">
              <w:rPr>
                <w:rFonts w:ascii="Arial" w:eastAsia="宋体" w:hAnsi="Arial"/>
                <w:szCs w:val="21"/>
              </w:rPr>
              <w:t>_</w:t>
            </w:r>
            <w:r w:rsidRPr="00A378BC">
              <w:rPr>
                <w:rFonts w:ascii="Arial" w:eastAsia="宋体" w:hAnsi="Arial"/>
                <w:szCs w:val="21"/>
              </w:rPr>
              <w:t>millsec</w:t>
            </w:r>
            <w:proofErr w:type="spellEnd"/>
          </w:p>
        </w:tc>
        <w:tc>
          <w:tcPr>
            <w:tcW w:w="2468" w:type="dxa"/>
          </w:tcPr>
          <w:p w14:paraId="305ED75E"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2714" w:type="dxa"/>
          </w:tcPr>
          <w:p w14:paraId="4178FC8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发送时间戳</w:t>
            </w:r>
          </w:p>
        </w:tc>
      </w:tr>
      <w:tr w:rsidR="00C13A11" w:rsidRPr="003F0FDE" w14:paraId="7E5A7C48" w14:textId="77777777" w:rsidTr="00547A9B">
        <w:tc>
          <w:tcPr>
            <w:tcW w:w="3114" w:type="dxa"/>
          </w:tcPr>
          <w:p w14:paraId="1BA8219F"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hint="eastAsia"/>
                <w:szCs w:val="21"/>
              </w:rPr>
              <w:t>Paload</w:t>
            </w:r>
            <w:r w:rsidRPr="001244DA">
              <w:rPr>
                <w:rFonts w:ascii="Arial" w:eastAsia="宋体" w:hAnsi="Arial"/>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mode</w:t>
            </w:r>
            <w:proofErr w:type="spellEnd"/>
          </w:p>
        </w:tc>
        <w:tc>
          <w:tcPr>
            <w:tcW w:w="2468" w:type="dxa"/>
          </w:tcPr>
          <w:p w14:paraId="1C1EA36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5E6FB408" w14:textId="77777777" w:rsidR="00C13A11" w:rsidRPr="003F0FDE" w:rsidRDefault="00C13A11" w:rsidP="006E1421">
            <w:pPr>
              <w:tabs>
                <w:tab w:val="left" w:pos="640"/>
              </w:tabs>
              <w:jc w:val="left"/>
              <w:rPr>
                <w:rFonts w:ascii="宋体" w:eastAsia="宋体" w:hAnsi="宋体"/>
                <w:szCs w:val="21"/>
              </w:rPr>
            </w:pPr>
            <w:r w:rsidRPr="003F0FDE">
              <w:rPr>
                <w:rFonts w:ascii="宋体" w:eastAsia="宋体" w:hAnsi="宋体" w:hint="eastAsia"/>
                <w:szCs w:val="21"/>
              </w:rPr>
              <w:t>订单模型</w:t>
            </w:r>
          </w:p>
        </w:tc>
      </w:tr>
    </w:tbl>
    <w:p w14:paraId="7FF0C8FF" w14:textId="46C7B8D1" w:rsidR="00C13A11" w:rsidRPr="00A708F4" w:rsidRDefault="00C13A11" w:rsidP="00A708F4">
      <w:pPr>
        <w:spacing w:line="360" w:lineRule="auto"/>
        <w:ind w:firstLineChars="200" w:firstLine="480"/>
        <w:jc w:val="left"/>
        <w:rPr>
          <w:rFonts w:ascii="宋体" w:eastAsia="宋体" w:hAnsi="宋体"/>
          <w:sz w:val="24"/>
          <w:szCs w:val="24"/>
        </w:rPr>
      </w:pPr>
      <w:r w:rsidRPr="00A708F4">
        <w:rPr>
          <w:rFonts w:ascii="宋体" w:eastAsia="宋体" w:hAnsi="宋体" w:hint="eastAsia"/>
          <w:sz w:val="24"/>
          <w:szCs w:val="24"/>
        </w:rPr>
        <w:t>运单消息</w:t>
      </w:r>
      <w:r w:rsidR="00A708F4" w:rsidRPr="00A708F4">
        <w:rPr>
          <w:rFonts w:ascii="宋体" w:eastAsia="宋体" w:hAnsi="宋体" w:hint="eastAsia"/>
          <w:sz w:val="24"/>
          <w:szCs w:val="24"/>
        </w:rPr>
        <w:t>如表</w:t>
      </w:r>
      <w:r w:rsidR="00A708F4" w:rsidRPr="003F1175">
        <w:rPr>
          <w:rFonts w:ascii="Arial" w:eastAsia="宋体" w:hAnsi="Arial" w:hint="eastAsia"/>
          <w:sz w:val="24"/>
          <w:szCs w:val="24"/>
        </w:rPr>
        <w:t>3</w:t>
      </w:r>
      <w:r w:rsidR="00A708F4" w:rsidRPr="001244DA">
        <w:rPr>
          <w:rFonts w:ascii="Arial" w:eastAsia="宋体" w:hAnsi="Arial" w:hint="eastAsia"/>
          <w:sz w:val="24"/>
          <w:szCs w:val="24"/>
        </w:rPr>
        <w:t>.</w:t>
      </w:r>
      <w:r w:rsidR="00A708F4" w:rsidRPr="003F1175">
        <w:rPr>
          <w:rFonts w:ascii="Arial" w:eastAsia="宋体" w:hAnsi="Arial" w:hint="eastAsia"/>
          <w:sz w:val="24"/>
          <w:szCs w:val="24"/>
        </w:rPr>
        <w:t>1</w:t>
      </w:r>
      <w:r w:rsidR="00F23117">
        <w:rPr>
          <w:rFonts w:ascii="Arial" w:eastAsia="宋体" w:hAnsi="Arial"/>
          <w:sz w:val="24"/>
          <w:szCs w:val="24"/>
        </w:rPr>
        <w:t>8</w:t>
      </w:r>
      <w:r w:rsidR="00A708F4" w:rsidRPr="00A708F4">
        <w:rPr>
          <w:rFonts w:ascii="宋体" w:eastAsia="宋体" w:hAnsi="宋体" w:hint="eastAsia"/>
          <w:sz w:val="24"/>
          <w:szCs w:val="24"/>
        </w:rPr>
        <w:t>所示</w:t>
      </w:r>
      <w:r w:rsidR="00A708F4">
        <w:rPr>
          <w:rFonts w:ascii="宋体" w:eastAsia="宋体" w:hAnsi="宋体" w:hint="eastAsia"/>
          <w:sz w:val="24"/>
          <w:szCs w:val="24"/>
        </w:rPr>
        <w:t>，系统根据运单中携带的信息进行规则的匹配，表中较为重要的信息为运单</w:t>
      </w:r>
      <w:r w:rsidR="00A708F4" w:rsidRPr="00A378BC">
        <w:rPr>
          <w:rFonts w:ascii="Arial" w:eastAsia="宋体" w:hAnsi="Arial" w:hint="eastAsia"/>
          <w:sz w:val="24"/>
          <w:szCs w:val="24"/>
        </w:rPr>
        <w:t>id</w:t>
      </w:r>
      <w:r w:rsidR="00A708F4">
        <w:rPr>
          <w:rFonts w:ascii="宋体" w:eastAsia="宋体" w:hAnsi="宋体" w:hint="eastAsia"/>
          <w:sz w:val="24"/>
          <w:szCs w:val="24"/>
        </w:rPr>
        <w:t>、</w:t>
      </w:r>
      <w:proofErr w:type="gramStart"/>
      <w:r w:rsidR="00A708F4">
        <w:rPr>
          <w:rFonts w:ascii="宋体" w:eastAsia="宋体" w:hAnsi="宋体" w:hint="eastAsia"/>
          <w:sz w:val="24"/>
          <w:szCs w:val="24"/>
        </w:rPr>
        <w:t>运单主</w:t>
      </w:r>
      <w:proofErr w:type="gramEnd"/>
      <w:r w:rsidR="00A708F4">
        <w:rPr>
          <w:rFonts w:ascii="宋体" w:eastAsia="宋体" w:hAnsi="宋体" w:hint="eastAsia"/>
          <w:sz w:val="24"/>
          <w:szCs w:val="24"/>
        </w:rPr>
        <w:t>状态、运单子状态。运单</w:t>
      </w:r>
      <w:r w:rsidR="00A708F4" w:rsidRPr="00A378BC">
        <w:rPr>
          <w:rFonts w:ascii="Arial" w:eastAsia="宋体" w:hAnsi="Arial" w:hint="eastAsia"/>
          <w:sz w:val="24"/>
          <w:szCs w:val="24"/>
        </w:rPr>
        <w:t>id</w:t>
      </w:r>
      <w:r w:rsidR="00A708F4">
        <w:rPr>
          <w:rFonts w:ascii="宋体" w:eastAsia="宋体" w:hAnsi="宋体" w:hint="eastAsia"/>
          <w:sz w:val="24"/>
          <w:szCs w:val="24"/>
        </w:rPr>
        <w:t>可以作为参数来获取</w:t>
      </w:r>
      <w:r w:rsidR="00F61DE6">
        <w:rPr>
          <w:rFonts w:ascii="宋体" w:eastAsia="宋体" w:hAnsi="宋体" w:hint="eastAsia"/>
          <w:sz w:val="24"/>
          <w:szCs w:val="24"/>
        </w:rPr>
        <w:t>订单信息；</w:t>
      </w:r>
      <w:proofErr w:type="gramStart"/>
      <w:r w:rsidR="00F61DE6">
        <w:rPr>
          <w:rFonts w:ascii="宋体" w:eastAsia="宋体" w:hAnsi="宋体" w:hint="eastAsia"/>
          <w:sz w:val="24"/>
          <w:szCs w:val="24"/>
        </w:rPr>
        <w:t>运单主状态</w:t>
      </w:r>
      <w:proofErr w:type="gramEnd"/>
      <w:r w:rsidR="00F61DE6">
        <w:rPr>
          <w:rFonts w:ascii="宋体" w:eastAsia="宋体" w:hAnsi="宋体" w:hint="eastAsia"/>
          <w:sz w:val="24"/>
          <w:szCs w:val="24"/>
        </w:rPr>
        <w:t>和运单</w:t>
      </w:r>
      <w:proofErr w:type="gramStart"/>
      <w:r w:rsidR="00F61DE6">
        <w:rPr>
          <w:rFonts w:ascii="宋体" w:eastAsia="宋体" w:hAnsi="宋体" w:hint="eastAsia"/>
          <w:sz w:val="24"/>
          <w:szCs w:val="24"/>
        </w:rPr>
        <w:t>子状态</w:t>
      </w:r>
      <w:proofErr w:type="gramEnd"/>
      <w:r w:rsidR="00F61DE6">
        <w:rPr>
          <w:rFonts w:ascii="宋体" w:eastAsia="宋体" w:hAnsi="宋体" w:hint="eastAsia"/>
          <w:sz w:val="24"/>
          <w:szCs w:val="24"/>
        </w:rPr>
        <w:t>可以用于判断当前运单</w:t>
      </w:r>
      <w:r w:rsidR="003A123A">
        <w:rPr>
          <w:rFonts w:ascii="宋体" w:eastAsia="宋体" w:hAnsi="宋体" w:hint="eastAsia"/>
          <w:sz w:val="24"/>
          <w:szCs w:val="24"/>
        </w:rPr>
        <w:t>所处</w:t>
      </w:r>
      <w:r w:rsidR="00F61DE6">
        <w:rPr>
          <w:rFonts w:ascii="宋体" w:eastAsia="宋体" w:hAnsi="宋体" w:hint="eastAsia"/>
          <w:sz w:val="24"/>
          <w:szCs w:val="24"/>
        </w:rPr>
        <w:t>阶段。</w:t>
      </w:r>
    </w:p>
    <w:p w14:paraId="5AAAB5A6" w14:textId="51A2A2DB" w:rsidR="00FD189F" w:rsidRDefault="00FD189F" w:rsidP="00FD189F">
      <w:pPr>
        <w:pStyle w:val="af8"/>
        <w:keepNext/>
      </w:pPr>
      <w:bookmarkStart w:id="215" w:name="_Toc36736507"/>
      <w:bookmarkStart w:id="216" w:name="_Toc36939143"/>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18</w:t>
      </w:r>
      <w:r w:rsidR="00F23117">
        <w:fldChar w:fldCharType="end"/>
      </w:r>
      <w:r>
        <w:t xml:space="preserve">  </w:t>
      </w:r>
      <w:r w:rsidRPr="004310C0">
        <w:rPr>
          <w:rFonts w:hint="eastAsia"/>
        </w:rPr>
        <w:t>运单消息体表</w:t>
      </w:r>
      <w:bookmarkEnd w:id="215"/>
      <w:bookmarkEnd w:id="216"/>
    </w:p>
    <w:tbl>
      <w:tblPr>
        <w:tblStyle w:val="af4"/>
        <w:tblW w:w="0" w:type="auto"/>
        <w:tblCellMar>
          <w:left w:w="28" w:type="dxa"/>
          <w:right w:w="28" w:type="dxa"/>
        </w:tblCellMar>
        <w:tblLook w:val="04A0" w:firstRow="1" w:lastRow="0" w:firstColumn="1" w:lastColumn="0" w:noHBand="0" w:noVBand="1"/>
      </w:tblPr>
      <w:tblGrid>
        <w:gridCol w:w="2841"/>
        <w:gridCol w:w="3318"/>
        <w:gridCol w:w="2137"/>
      </w:tblGrid>
      <w:tr w:rsidR="00C13A11" w:rsidRPr="00063B9A" w14:paraId="48018BCE" w14:textId="77777777" w:rsidTr="00547A9B">
        <w:tc>
          <w:tcPr>
            <w:tcW w:w="2841" w:type="dxa"/>
          </w:tcPr>
          <w:p w14:paraId="07ABA26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字段名</w:t>
            </w:r>
          </w:p>
        </w:tc>
        <w:tc>
          <w:tcPr>
            <w:tcW w:w="3318" w:type="dxa"/>
          </w:tcPr>
          <w:p w14:paraId="5E82232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类型</w:t>
            </w:r>
          </w:p>
        </w:tc>
        <w:tc>
          <w:tcPr>
            <w:tcW w:w="2137" w:type="dxa"/>
          </w:tcPr>
          <w:p w14:paraId="418C8CC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描述</w:t>
            </w:r>
          </w:p>
        </w:tc>
      </w:tr>
      <w:tr w:rsidR="00C13A11" w:rsidRPr="00063B9A" w14:paraId="11691948" w14:textId="77777777" w:rsidTr="00547A9B">
        <w:tc>
          <w:tcPr>
            <w:tcW w:w="2841" w:type="dxa"/>
          </w:tcPr>
          <w:p w14:paraId="7E5D2BAF" w14:textId="77777777" w:rsidR="00C13A11" w:rsidRPr="00063B9A" w:rsidRDefault="00C13A11" w:rsidP="006E1421">
            <w:pPr>
              <w:jc w:val="left"/>
              <w:rPr>
                <w:rFonts w:ascii="宋体" w:eastAsia="宋体" w:hAnsi="宋体"/>
                <w:szCs w:val="21"/>
              </w:rPr>
            </w:pPr>
            <w:r w:rsidRPr="00A378BC">
              <w:rPr>
                <w:rFonts w:ascii="Arial" w:eastAsia="宋体" w:hAnsi="Arial"/>
                <w:szCs w:val="21"/>
              </w:rPr>
              <w:t>Type</w:t>
            </w:r>
          </w:p>
        </w:tc>
        <w:tc>
          <w:tcPr>
            <w:tcW w:w="3318" w:type="dxa"/>
          </w:tcPr>
          <w:p w14:paraId="5761CE36"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String</w:t>
            </w:r>
          </w:p>
        </w:tc>
        <w:tc>
          <w:tcPr>
            <w:tcW w:w="2137" w:type="dxa"/>
          </w:tcPr>
          <w:p w14:paraId="5E30CE5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消息代表的含义</w:t>
            </w:r>
          </w:p>
        </w:tc>
      </w:tr>
      <w:tr w:rsidR="00C13A11" w:rsidRPr="00063B9A" w14:paraId="2E4493B7" w14:textId="77777777" w:rsidTr="00547A9B">
        <w:tc>
          <w:tcPr>
            <w:tcW w:w="2841" w:type="dxa"/>
          </w:tcPr>
          <w:p w14:paraId="07FB96AF"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Description</w:t>
            </w:r>
          </w:p>
        </w:tc>
        <w:tc>
          <w:tcPr>
            <w:tcW w:w="3318" w:type="dxa"/>
          </w:tcPr>
          <w:p w14:paraId="59D05B8A"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String</w:t>
            </w:r>
          </w:p>
        </w:tc>
        <w:tc>
          <w:tcPr>
            <w:tcW w:w="2137" w:type="dxa"/>
          </w:tcPr>
          <w:p w14:paraId="29549E2B"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具体说明</w:t>
            </w:r>
          </w:p>
        </w:tc>
      </w:tr>
      <w:tr w:rsidR="00C13A11" w:rsidRPr="00063B9A" w14:paraId="3C21AC8B" w14:textId="77777777" w:rsidTr="00547A9B">
        <w:tc>
          <w:tcPr>
            <w:tcW w:w="2841" w:type="dxa"/>
          </w:tcPr>
          <w:p w14:paraId="17E3A0E2"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t>Payload</w:t>
            </w:r>
            <w:r w:rsidRPr="001244DA">
              <w:rPr>
                <w:rFonts w:ascii="Arial" w:eastAsia="宋体" w:hAnsi="Arial"/>
                <w:szCs w:val="21"/>
              </w:rPr>
              <w:t>.</w:t>
            </w:r>
            <w:r w:rsidRPr="00A378BC">
              <w:rPr>
                <w:rFonts w:ascii="Arial" w:eastAsia="宋体" w:hAnsi="Arial"/>
                <w:szCs w:val="21"/>
              </w:rPr>
              <w:t>carrier</w:t>
            </w:r>
            <w:r w:rsidRPr="003F1175">
              <w:rPr>
                <w:rFonts w:ascii="Arial" w:eastAsia="宋体" w:hAnsi="Arial"/>
                <w:szCs w:val="21"/>
              </w:rPr>
              <w:t>_</w:t>
            </w:r>
            <w:r w:rsidRPr="00A378BC">
              <w:rPr>
                <w:rFonts w:ascii="Arial" w:eastAsia="宋体" w:hAnsi="Arial"/>
                <w:szCs w:val="21"/>
              </w:rPr>
              <w:t>driver</w:t>
            </w:r>
            <w:r w:rsidRPr="003F1175">
              <w:rPr>
                <w:rFonts w:ascii="Arial" w:eastAsia="宋体" w:hAnsi="Arial"/>
                <w:szCs w:val="21"/>
              </w:rPr>
              <w:t>_</w:t>
            </w:r>
            <w:r w:rsidRPr="00A378BC">
              <w:rPr>
                <w:rFonts w:ascii="Arial" w:eastAsia="宋体" w:hAnsi="Arial"/>
                <w:szCs w:val="21"/>
              </w:rPr>
              <w:t>id</w:t>
            </w:r>
            <w:proofErr w:type="spellEnd"/>
          </w:p>
        </w:tc>
        <w:tc>
          <w:tcPr>
            <w:tcW w:w="3318" w:type="dxa"/>
          </w:tcPr>
          <w:p w14:paraId="129FC9EF"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1712826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w:t>
            </w:r>
            <w:r w:rsidRPr="00A378BC">
              <w:rPr>
                <w:rFonts w:ascii="Arial" w:eastAsia="宋体" w:hAnsi="Arial" w:hint="eastAsia"/>
                <w:szCs w:val="21"/>
              </w:rPr>
              <w:t>id</w:t>
            </w:r>
          </w:p>
        </w:tc>
      </w:tr>
      <w:tr w:rsidR="00C13A11" w:rsidRPr="00063B9A" w14:paraId="30EF91E6" w14:textId="77777777" w:rsidTr="00547A9B">
        <w:tc>
          <w:tcPr>
            <w:tcW w:w="2841" w:type="dxa"/>
          </w:tcPr>
          <w:p w14:paraId="72E52563"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lastRenderedPageBreak/>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carrier</w:t>
            </w:r>
            <w:r w:rsidRPr="003F1175">
              <w:rPr>
                <w:rFonts w:ascii="Arial" w:eastAsia="宋体" w:hAnsi="Arial"/>
                <w:szCs w:val="21"/>
              </w:rPr>
              <w:t>_</w:t>
            </w:r>
            <w:r w:rsidRPr="00A378BC">
              <w:rPr>
                <w:rFonts w:ascii="Arial" w:eastAsia="宋体" w:hAnsi="Arial"/>
                <w:szCs w:val="21"/>
              </w:rPr>
              <w:t>id</w:t>
            </w:r>
            <w:proofErr w:type="spellEnd"/>
          </w:p>
        </w:tc>
        <w:tc>
          <w:tcPr>
            <w:tcW w:w="3318" w:type="dxa"/>
          </w:tcPr>
          <w:p w14:paraId="5BD83F73"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String</w:t>
            </w:r>
          </w:p>
        </w:tc>
        <w:tc>
          <w:tcPr>
            <w:tcW w:w="2137" w:type="dxa"/>
          </w:tcPr>
          <w:p w14:paraId="1206FB9E" w14:textId="77777777" w:rsidR="00C13A11" w:rsidRPr="00063B9A" w:rsidRDefault="00C13A11" w:rsidP="006E1421">
            <w:pPr>
              <w:jc w:val="left"/>
              <w:rPr>
                <w:rFonts w:ascii="宋体" w:eastAsia="宋体" w:hAnsi="宋体"/>
                <w:szCs w:val="21"/>
              </w:rPr>
            </w:pPr>
            <w:proofErr w:type="gramStart"/>
            <w:r w:rsidRPr="00063B9A">
              <w:rPr>
                <w:rFonts w:ascii="宋体" w:eastAsia="宋体" w:hAnsi="宋体" w:hint="eastAsia"/>
                <w:szCs w:val="21"/>
              </w:rPr>
              <w:t>配送商</w:t>
            </w:r>
            <w:proofErr w:type="gramEnd"/>
            <w:r w:rsidRPr="00A378BC">
              <w:rPr>
                <w:rFonts w:ascii="Arial" w:eastAsia="宋体" w:hAnsi="Arial" w:hint="eastAsia"/>
                <w:szCs w:val="21"/>
              </w:rPr>
              <w:t>id</w:t>
            </w:r>
          </w:p>
        </w:tc>
      </w:tr>
      <w:tr w:rsidR="00C13A11" w:rsidRPr="00063B9A" w14:paraId="15C29B9D" w14:textId="77777777" w:rsidTr="00547A9B">
        <w:tc>
          <w:tcPr>
            <w:tcW w:w="2841" w:type="dxa"/>
          </w:tcPr>
          <w:p w14:paraId="71BCF28D"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hint="eastAsia"/>
                <w:szCs w:val="21"/>
              </w:rPr>
              <w:t>.</w:t>
            </w:r>
            <w:r w:rsidRPr="00A378BC">
              <w:rPr>
                <w:rFonts w:ascii="Arial" w:eastAsia="宋体" w:hAnsi="Arial"/>
                <w:szCs w:val="21"/>
              </w:rPr>
              <w:t>deliverer</w:t>
            </w:r>
            <w:r w:rsidRPr="003F1175">
              <w:rPr>
                <w:rFonts w:ascii="Arial" w:eastAsia="宋体" w:hAnsi="Arial"/>
                <w:szCs w:val="21"/>
              </w:rPr>
              <w:t>_</w:t>
            </w:r>
            <w:r w:rsidRPr="00A378BC">
              <w:rPr>
                <w:rFonts w:ascii="Arial" w:eastAsia="宋体" w:hAnsi="Arial"/>
                <w:szCs w:val="21"/>
              </w:rPr>
              <w:t>name</w:t>
            </w:r>
            <w:proofErr w:type="spellEnd"/>
          </w:p>
        </w:tc>
        <w:tc>
          <w:tcPr>
            <w:tcW w:w="3318" w:type="dxa"/>
          </w:tcPr>
          <w:p w14:paraId="78B20ECB"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String</w:t>
            </w:r>
          </w:p>
        </w:tc>
        <w:tc>
          <w:tcPr>
            <w:tcW w:w="2137" w:type="dxa"/>
          </w:tcPr>
          <w:p w14:paraId="61EE8073"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骑手名称</w:t>
            </w:r>
          </w:p>
        </w:tc>
      </w:tr>
      <w:tr w:rsidR="00C13A11" w:rsidRPr="00063B9A" w14:paraId="13665436" w14:textId="77777777" w:rsidTr="00547A9B">
        <w:tc>
          <w:tcPr>
            <w:tcW w:w="2841" w:type="dxa"/>
          </w:tcPr>
          <w:p w14:paraId="65D895B9"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hint="eastAsia"/>
                <w:szCs w:val="21"/>
              </w:rPr>
              <w:t>.</w:t>
            </w:r>
            <w:r w:rsidRPr="00A378BC">
              <w:rPr>
                <w:rFonts w:ascii="Arial" w:eastAsia="宋体" w:hAnsi="Arial"/>
                <w:szCs w:val="21"/>
              </w:rPr>
              <w:t>deliverer</w:t>
            </w:r>
            <w:r w:rsidRPr="003F1175">
              <w:rPr>
                <w:rFonts w:ascii="Arial" w:eastAsia="宋体" w:hAnsi="Arial"/>
                <w:szCs w:val="21"/>
              </w:rPr>
              <w:t>_</w:t>
            </w:r>
            <w:r w:rsidRPr="00A378BC">
              <w:rPr>
                <w:rFonts w:ascii="Arial" w:eastAsia="宋体" w:hAnsi="Arial"/>
                <w:szCs w:val="21"/>
              </w:rPr>
              <w:t>phone</w:t>
            </w:r>
            <w:proofErr w:type="spellEnd"/>
          </w:p>
        </w:tc>
        <w:tc>
          <w:tcPr>
            <w:tcW w:w="3318" w:type="dxa"/>
          </w:tcPr>
          <w:p w14:paraId="40F4C32F"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08F0A7E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骑手电话</w:t>
            </w:r>
          </w:p>
        </w:tc>
      </w:tr>
      <w:tr w:rsidR="00C13A11" w:rsidRPr="00063B9A" w14:paraId="0E9DFC9F" w14:textId="77777777" w:rsidTr="00547A9B">
        <w:tc>
          <w:tcPr>
            <w:tcW w:w="2841" w:type="dxa"/>
          </w:tcPr>
          <w:p w14:paraId="57B968CB"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roofErr w:type="spellEnd"/>
          </w:p>
        </w:tc>
        <w:tc>
          <w:tcPr>
            <w:tcW w:w="3318" w:type="dxa"/>
          </w:tcPr>
          <w:p w14:paraId="7EF61107" w14:textId="77777777" w:rsidR="00C13A11" w:rsidRPr="00063B9A" w:rsidRDefault="00C13A11" w:rsidP="006E1421">
            <w:pPr>
              <w:jc w:val="left"/>
              <w:rPr>
                <w:rFonts w:ascii="宋体" w:eastAsia="宋体" w:hAnsi="宋体"/>
                <w:szCs w:val="21"/>
              </w:rPr>
            </w:pPr>
            <w:r w:rsidRPr="00A378BC">
              <w:rPr>
                <w:rFonts w:ascii="Arial" w:eastAsia="宋体" w:hAnsi="Arial"/>
                <w:szCs w:val="21"/>
              </w:rPr>
              <w:t>Long</w:t>
            </w:r>
          </w:p>
        </w:tc>
        <w:tc>
          <w:tcPr>
            <w:tcW w:w="2137" w:type="dxa"/>
          </w:tcPr>
          <w:p w14:paraId="40F83F3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订单</w:t>
            </w:r>
            <w:r w:rsidRPr="00A378BC">
              <w:rPr>
                <w:rFonts w:ascii="Arial" w:eastAsia="宋体" w:hAnsi="Arial" w:hint="eastAsia"/>
                <w:szCs w:val="21"/>
              </w:rPr>
              <w:t>id</w:t>
            </w:r>
          </w:p>
        </w:tc>
      </w:tr>
      <w:tr w:rsidR="00C13A11" w:rsidRPr="00063B9A" w14:paraId="318CC300" w14:textId="77777777" w:rsidTr="00547A9B">
        <w:tc>
          <w:tcPr>
            <w:tcW w:w="2841" w:type="dxa"/>
          </w:tcPr>
          <w:p w14:paraId="5DF118DB"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send</w:t>
            </w:r>
            <w:r w:rsidRPr="003F1175">
              <w:rPr>
                <w:rFonts w:ascii="Arial" w:eastAsia="宋体" w:hAnsi="Arial"/>
                <w:szCs w:val="21"/>
              </w:rPr>
              <w:t>_</w:t>
            </w:r>
            <w:r w:rsidRPr="00A378BC">
              <w:rPr>
                <w:rFonts w:ascii="Arial" w:eastAsia="宋体" w:hAnsi="Arial"/>
                <w:szCs w:val="21"/>
              </w:rPr>
              <w:t>at</w:t>
            </w:r>
            <w:proofErr w:type="spellEnd"/>
          </w:p>
        </w:tc>
        <w:tc>
          <w:tcPr>
            <w:tcW w:w="3318" w:type="dxa"/>
          </w:tcPr>
          <w:p w14:paraId="05537323" w14:textId="77777777" w:rsidR="00C13A11" w:rsidRPr="00063B9A" w:rsidRDefault="00C13A11" w:rsidP="006E1421">
            <w:pPr>
              <w:jc w:val="left"/>
              <w:rPr>
                <w:rFonts w:ascii="宋体" w:eastAsia="宋体" w:hAnsi="宋体"/>
                <w:szCs w:val="21"/>
              </w:rPr>
            </w:pPr>
            <w:r w:rsidRPr="00A378BC">
              <w:rPr>
                <w:rFonts w:ascii="Arial" w:eastAsia="宋体" w:hAnsi="Arial"/>
                <w:szCs w:val="21"/>
              </w:rPr>
              <w:t>Long</w:t>
            </w:r>
          </w:p>
        </w:tc>
        <w:tc>
          <w:tcPr>
            <w:tcW w:w="2137" w:type="dxa"/>
          </w:tcPr>
          <w:p w14:paraId="6D74B691"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发送时间</w:t>
            </w:r>
          </w:p>
        </w:tc>
      </w:tr>
      <w:tr w:rsidR="00C13A11" w:rsidRPr="00063B9A" w14:paraId="580A9C3B" w14:textId="77777777" w:rsidTr="00547A9B">
        <w:tc>
          <w:tcPr>
            <w:tcW w:w="2841" w:type="dxa"/>
          </w:tcPr>
          <w:p w14:paraId="0021A741"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w:t>
            </w:r>
            <w:r w:rsidRPr="00A378BC">
              <w:rPr>
                <w:rFonts w:ascii="Arial" w:eastAsia="宋体" w:hAnsi="Arial"/>
                <w:szCs w:val="21"/>
              </w:rPr>
              <w:t>load</w:t>
            </w:r>
            <w:r w:rsidRPr="001244DA">
              <w:rPr>
                <w:rFonts w:ascii="Arial" w:eastAsia="宋体" w:hAnsi="Arial"/>
                <w:szCs w:val="21"/>
              </w:rPr>
              <w:t>.</w:t>
            </w:r>
            <w:r w:rsidRPr="00A378BC">
              <w:rPr>
                <w:rFonts w:ascii="Arial" w:eastAsia="宋体" w:hAnsi="Arial"/>
                <w:szCs w:val="21"/>
              </w:rPr>
              <w:t>state</w:t>
            </w:r>
            <w:proofErr w:type="spellEnd"/>
          </w:p>
        </w:tc>
        <w:tc>
          <w:tcPr>
            <w:tcW w:w="3318" w:type="dxa"/>
          </w:tcPr>
          <w:p w14:paraId="261A0A55" w14:textId="77777777" w:rsidR="00C13A11" w:rsidRPr="00063B9A" w:rsidRDefault="00C13A11" w:rsidP="006E1421">
            <w:pPr>
              <w:jc w:val="left"/>
              <w:rPr>
                <w:rFonts w:ascii="宋体" w:eastAsia="宋体" w:hAnsi="宋体"/>
                <w:szCs w:val="21"/>
              </w:rPr>
            </w:pPr>
            <w:r w:rsidRPr="00A378BC">
              <w:rPr>
                <w:rFonts w:ascii="Arial" w:eastAsia="宋体" w:hAnsi="Arial"/>
                <w:szCs w:val="21"/>
              </w:rPr>
              <w:t>String</w:t>
            </w:r>
          </w:p>
        </w:tc>
        <w:tc>
          <w:tcPr>
            <w:tcW w:w="2137" w:type="dxa"/>
          </w:tcPr>
          <w:p w14:paraId="500B2EAE" w14:textId="77777777" w:rsidR="00C13A11" w:rsidRPr="00063B9A" w:rsidRDefault="00C13A11" w:rsidP="006E1421">
            <w:pPr>
              <w:jc w:val="left"/>
              <w:rPr>
                <w:rFonts w:ascii="宋体" w:eastAsia="宋体" w:hAnsi="宋体"/>
                <w:szCs w:val="21"/>
              </w:rPr>
            </w:pPr>
            <w:proofErr w:type="gramStart"/>
            <w:r w:rsidRPr="00063B9A">
              <w:rPr>
                <w:rFonts w:ascii="宋体" w:eastAsia="宋体" w:hAnsi="宋体" w:hint="eastAsia"/>
                <w:szCs w:val="21"/>
              </w:rPr>
              <w:t>运单主状态</w:t>
            </w:r>
            <w:proofErr w:type="gramEnd"/>
          </w:p>
        </w:tc>
      </w:tr>
      <w:tr w:rsidR="00C13A11" w:rsidRPr="00063B9A" w14:paraId="0D9118BC" w14:textId="77777777" w:rsidTr="00547A9B">
        <w:tc>
          <w:tcPr>
            <w:tcW w:w="2841" w:type="dxa"/>
          </w:tcPr>
          <w:p w14:paraId="2A18672A"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subState</w:t>
            </w:r>
            <w:proofErr w:type="spellEnd"/>
          </w:p>
        </w:tc>
        <w:tc>
          <w:tcPr>
            <w:tcW w:w="3318" w:type="dxa"/>
          </w:tcPr>
          <w:p w14:paraId="053A8709"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315B106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w:t>
            </w:r>
            <w:proofErr w:type="gramStart"/>
            <w:r w:rsidRPr="00063B9A">
              <w:rPr>
                <w:rFonts w:ascii="宋体" w:eastAsia="宋体" w:hAnsi="宋体" w:hint="eastAsia"/>
                <w:szCs w:val="21"/>
              </w:rPr>
              <w:t>子状态</w:t>
            </w:r>
            <w:proofErr w:type="gramEnd"/>
          </w:p>
        </w:tc>
      </w:tr>
      <w:tr w:rsidR="00C13A11" w:rsidRPr="00063B9A" w14:paraId="5FCD97FF" w14:textId="77777777" w:rsidTr="00547A9B">
        <w:tc>
          <w:tcPr>
            <w:tcW w:w="2841" w:type="dxa"/>
          </w:tcPr>
          <w:p w14:paraId="126EAB8F"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tracking</w:t>
            </w:r>
            <w:r w:rsidRPr="003F1175">
              <w:rPr>
                <w:rFonts w:ascii="Arial" w:eastAsia="宋体" w:hAnsi="Arial"/>
                <w:szCs w:val="21"/>
              </w:rPr>
              <w:t>_</w:t>
            </w:r>
            <w:r w:rsidRPr="00A378BC">
              <w:rPr>
                <w:rFonts w:ascii="Arial" w:eastAsia="宋体" w:hAnsi="Arial"/>
                <w:szCs w:val="21"/>
              </w:rPr>
              <w:t>id</w:t>
            </w:r>
            <w:proofErr w:type="spellEnd"/>
          </w:p>
        </w:tc>
        <w:tc>
          <w:tcPr>
            <w:tcW w:w="3318" w:type="dxa"/>
          </w:tcPr>
          <w:p w14:paraId="3AB83676" w14:textId="77777777" w:rsidR="00C13A11" w:rsidRPr="00063B9A" w:rsidRDefault="00C13A11" w:rsidP="006E1421">
            <w:pPr>
              <w:jc w:val="left"/>
              <w:rPr>
                <w:rFonts w:ascii="宋体" w:eastAsia="宋体" w:hAnsi="宋体"/>
                <w:szCs w:val="21"/>
              </w:rPr>
            </w:pPr>
            <w:r w:rsidRPr="00A378BC">
              <w:rPr>
                <w:rFonts w:ascii="Arial" w:eastAsia="宋体" w:hAnsi="Arial"/>
                <w:szCs w:val="21"/>
              </w:rPr>
              <w:t>Long</w:t>
            </w:r>
          </w:p>
        </w:tc>
        <w:tc>
          <w:tcPr>
            <w:tcW w:w="2137" w:type="dxa"/>
          </w:tcPr>
          <w:p w14:paraId="480E187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w:t>
            </w:r>
            <w:r w:rsidRPr="00A378BC">
              <w:rPr>
                <w:rFonts w:ascii="Arial" w:eastAsia="宋体" w:hAnsi="Arial" w:hint="eastAsia"/>
                <w:szCs w:val="21"/>
              </w:rPr>
              <w:t>id</w:t>
            </w:r>
          </w:p>
        </w:tc>
      </w:tr>
      <w:tr w:rsidR="00C13A11" w:rsidRPr="00063B9A" w14:paraId="7F08CE16" w14:textId="77777777" w:rsidTr="00547A9B">
        <w:tc>
          <w:tcPr>
            <w:tcW w:w="2841" w:type="dxa"/>
          </w:tcPr>
          <w:p w14:paraId="6D4CFAC2"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update</w:t>
            </w:r>
            <w:r w:rsidRPr="003F1175">
              <w:rPr>
                <w:rFonts w:ascii="Arial" w:eastAsia="宋体" w:hAnsi="Arial"/>
                <w:szCs w:val="21"/>
              </w:rPr>
              <w:t>_</w:t>
            </w:r>
            <w:r w:rsidRPr="00A378BC">
              <w:rPr>
                <w:rFonts w:ascii="Arial" w:eastAsia="宋体" w:hAnsi="Arial"/>
                <w:szCs w:val="21"/>
              </w:rPr>
              <w:t>time</w:t>
            </w:r>
            <w:proofErr w:type="spellEnd"/>
          </w:p>
        </w:tc>
        <w:tc>
          <w:tcPr>
            <w:tcW w:w="3318" w:type="dxa"/>
          </w:tcPr>
          <w:p w14:paraId="3D3CDE9C" w14:textId="77777777" w:rsidR="00C13A11" w:rsidRPr="00063B9A" w:rsidRDefault="00C13A11" w:rsidP="006E1421">
            <w:pPr>
              <w:jc w:val="left"/>
              <w:rPr>
                <w:rFonts w:ascii="宋体" w:eastAsia="宋体" w:hAnsi="宋体"/>
                <w:szCs w:val="21"/>
              </w:rPr>
            </w:pPr>
            <w:r w:rsidRPr="00A378BC">
              <w:rPr>
                <w:rFonts w:ascii="Arial" w:eastAsia="宋体" w:hAnsi="Arial"/>
                <w:szCs w:val="21"/>
              </w:rPr>
              <w:t>Long</w:t>
            </w:r>
          </w:p>
        </w:tc>
        <w:tc>
          <w:tcPr>
            <w:tcW w:w="2137" w:type="dxa"/>
          </w:tcPr>
          <w:p w14:paraId="6334E382"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更新时间</w:t>
            </w:r>
          </w:p>
        </w:tc>
      </w:tr>
    </w:tbl>
    <w:p w14:paraId="0FD7165C" w14:textId="77777777" w:rsidR="00C13A11" w:rsidRDefault="00C13A11" w:rsidP="00C13A11"/>
    <w:p w14:paraId="49817E58" w14:textId="2F51698D" w:rsidR="00C13A11" w:rsidRPr="00F207A8" w:rsidRDefault="00F61DE6" w:rsidP="00F61DE6">
      <w:pPr>
        <w:spacing w:line="360" w:lineRule="auto"/>
        <w:ind w:firstLineChars="200" w:firstLine="480"/>
        <w:rPr>
          <w:sz w:val="24"/>
          <w:szCs w:val="24"/>
        </w:rPr>
      </w:pPr>
      <w:r w:rsidRPr="00F207A8">
        <w:rPr>
          <w:rFonts w:ascii="宋体" w:eastAsia="宋体" w:hAnsi="宋体" w:hint="eastAsia"/>
          <w:sz w:val="24"/>
          <w:szCs w:val="24"/>
        </w:rPr>
        <w:t>超时消息表如表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9</w:t>
      </w:r>
      <w:r w:rsidRPr="00F207A8">
        <w:rPr>
          <w:rFonts w:ascii="宋体" w:eastAsia="宋体" w:hAnsi="宋体" w:hint="eastAsia"/>
          <w:sz w:val="24"/>
          <w:szCs w:val="24"/>
        </w:rPr>
        <w:t>所示，当订单或运单发生超时之后，系统就会发送一条超时消息到消息队列，以便监听到该消息队列的其他应用能够感知到超时</w:t>
      </w:r>
      <w:r w:rsidRPr="00F207A8">
        <w:rPr>
          <w:rFonts w:hint="eastAsia"/>
          <w:sz w:val="24"/>
          <w:szCs w:val="24"/>
        </w:rPr>
        <w:t>。</w:t>
      </w:r>
    </w:p>
    <w:p w14:paraId="54D6D627" w14:textId="320EEECC" w:rsidR="00FD189F" w:rsidRDefault="00FD189F" w:rsidP="00FD189F">
      <w:pPr>
        <w:pStyle w:val="af8"/>
        <w:keepNext/>
      </w:pPr>
      <w:bookmarkStart w:id="217" w:name="_Toc36736508"/>
      <w:bookmarkStart w:id="218" w:name="_Toc36939144"/>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19</w:t>
      </w:r>
      <w:r w:rsidR="00F23117">
        <w:fldChar w:fldCharType="end"/>
      </w:r>
      <w:r>
        <w:t xml:space="preserve">  </w:t>
      </w:r>
      <w:r w:rsidRPr="002756FF">
        <w:rPr>
          <w:rFonts w:hint="eastAsia"/>
        </w:rPr>
        <w:t>超时消息体表</w:t>
      </w:r>
      <w:bookmarkEnd w:id="217"/>
      <w:bookmarkEnd w:id="218"/>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712FA9A1" w14:textId="77777777" w:rsidTr="00547A9B">
        <w:tc>
          <w:tcPr>
            <w:tcW w:w="2765" w:type="dxa"/>
          </w:tcPr>
          <w:p w14:paraId="247AE06F"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1900BB6C"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4C22E172"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7D770EBD" w14:textId="77777777" w:rsidTr="00547A9B">
        <w:tc>
          <w:tcPr>
            <w:tcW w:w="2765" w:type="dxa"/>
          </w:tcPr>
          <w:p w14:paraId="4C8B6FD0" w14:textId="77777777" w:rsidR="00C13A11" w:rsidRPr="00063B9A" w:rsidRDefault="00C13A11" w:rsidP="006E1421">
            <w:pPr>
              <w:rPr>
                <w:rFonts w:ascii="宋体" w:eastAsia="宋体" w:hAnsi="宋体"/>
              </w:rPr>
            </w:pPr>
            <w:r w:rsidRPr="00A378BC">
              <w:rPr>
                <w:rFonts w:ascii="Arial" w:eastAsia="宋体" w:hAnsi="Arial" w:hint="eastAsia"/>
              </w:rPr>
              <w:t>Type</w:t>
            </w:r>
          </w:p>
        </w:tc>
        <w:tc>
          <w:tcPr>
            <w:tcW w:w="2765" w:type="dxa"/>
          </w:tcPr>
          <w:p w14:paraId="1C4D4ED0" w14:textId="77777777" w:rsidR="00C13A11" w:rsidRPr="00063B9A" w:rsidRDefault="00C13A11" w:rsidP="006E1421">
            <w:pPr>
              <w:rPr>
                <w:rFonts w:ascii="宋体" w:eastAsia="宋体" w:hAnsi="宋体"/>
              </w:rPr>
            </w:pPr>
            <w:r w:rsidRPr="00A378BC">
              <w:rPr>
                <w:rFonts w:ascii="Arial" w:eastAsia="宋体" w:hAnsi="Arial" w:hint="eastAsia"/>
              </w:rPr>
              <w:t>Integer</w:t>
            </w:r>
          </w:p>
        </w:tc>
        <w:tc>
          <w:tcPr>
            <w:tcW w:w="2766" w:type="dxa"/>
          </w:tcPr>
          <w:p w14:paraId="5CD549A4" w14:textId="77777777" w:rsidR="00C13A11" w:rsidRPr="00063B9A" w:rsidRDefault="00C13A11" w:rsidP="006E1421">
            <w:pPr>
              <w:rPr>
                <w:rFonts w:ascii="宋体" w:eastAsia="宋体" w:hAnsi="宋体"/>
              </w:rPr>
            </w:pPr>
            <w:r w:rsidRPr="00063B9A">
              <w:rPr>
                <w:rFonts w:ascii="宋体" w:eastAsia="宋体" w:hAnsi="宋体" w:hint="eastAsia"/>
                <w:sz w:val="24"/>
                <w:szCs w:val="24"/>
              </w:rPr>
              <w:t>消息代表的含义</w:t>
            </w:r>
          </w:p>
        </w:tc>
      </w:tr>
      <w:tr w:rsidR="00C13A11" w:rsidRPr="00063B9A" w14:paraId="3E5746AF" w14:textId="77777777" w:rsidTr="00547A9B">
        <w:tc>
          <w:tcPr>
            <w:tcW w:w="2765" w:type="dxa"/>
          </w:tcPr>
          <w:p w14:paraId="5B7D53A8" w14:textId="77777777" w:rsidR="00C13A11" w:rsidRPr="00063B9A" w:rsidRDefault="00C13A11" w:rsidP="006E1421">
            <w:pPr>
              <w:rPr>
                <w:rFonts w:ascii="宋体" w:eastAsia="宋体" w:hAnsi="宋体"/>
              </w:rPr>
            </w:pPr>
            <w:proofErr w:type="spellStart"/>
            <w:r w:rsidRPr="00A378BC">
              <w:rPr>
                <w:rFonts w:ascii="Arial" w:eastAsia="宋体" w:hAnsi="Arial"/>
              </w:rPr>
              <w:t>E</w:t>
            </w:r>
            <w:r w:rsidRPr="00A378BC">
              <w:rPr>
                <w:rFonts w:ascii="Arial" w:eastAsia="宋体" w:hAnsi="Arial" w:hint="eastAsia"/>
              </w:rPr>
              <w:t>vent</w:t>
            </w:r>
            <w:r w:rsidRPr="003F1175">
              <w:rPr>
                <w:rFonts w:ascii="Arial" w:eastAsia="宋体" w:hAnsi="Arial" w:hint="eastAsia"/>
              </w:rPr>
              <w:t>_</w:t>
            </w:r>
            <w:r w:rsidRPr="00A378BC">
              <w:rPr>
                <w:rFonts w:ascii="Arial" w:eastAsia="宋体" w:hAnsi="Arial"/>
              </w:rPr>
              <w:t>name</w:t>
            </w:r>
            <w:proofErr w:type="spellEnd"/>
          </w:p>
        </w:tc>
        <w:tc>
          <w:tcPr>
            <w:tcW w:w="2765" w:type="dxa"/>
          </w:tcPr>
          <w:p w14:paraId="71FF3C8E" w14:textId="77777777" w:rsidR="00C13A11" w:rsidRPr="00063B9A" w:rsidRDefault="00C13A11" w:rsidP="006E1421">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67C2FC55" w14:textId="77777777" w:rsidR="00C13A11" w:rsidRPr="00063B9A" w:rsidRDefault="00C13A11" w:rsidP="006E1421">
            <w:pPr>
              <w:rPr>
                <w:rFonts w:ascii="宋体" w:eastAsia="宋体" w:hAnsi="宋体"/>
              </w:rPr>
            </w:pPr>
            <w:r w:rsidRPr="00063B9A">
              <w:rPr>
                <w:rFonts w:ascii="宋体" w:eastAsia="宋体" w:hAnsi="宋体" w:hint="eastAsia"/>
              </w:rPr>
              <w:t>事件名称</w:t>
            </w:r>
          </w:p>
        </w:tc>
      </w:tr>
      <w:tr w:rsidR="00C13A11" w:rsidRPr="00063B9A" w14:paraId="75038008" w14:textId="77777777" w:rsidTr="00547A9B">
        <w:tc>
          <w:tcPr>
            <w:tcW w:w="2765" w:type="dxa"/>
          </w:tcPr>
          <w:p w14:paraId="353F8071" w14:textId="77777777" w:rsidR="00C13A11" w:rsidRPr="00063B9A" w:rsidRDefault="00C13A11" w:rsidP="006E1421">
            <w:pPr>
              <w:rPr>
                <w:rFonts w:ascii="宋体" w:eastAsia="宋体" w:hAnsi="宋体"/>
              </w:rPr>
            </w:pPr>
            <w:proofErr w:type="spellStart"/>
            <w:r w:rsidRPr="00A378BC">
              <w:rPr>
                <w:rFonts w:ascii="Arial" w:eastAsia="宋体" w:hAnsi="Arial"/>
              </w:rPr>
              <w:t>P</w:t>
            </w:r>
            <w:r w:rsidRPr="00A378BC">
              <w:rPr>
                <w:rFonts w:ascii="Arial" w:eastAsia="宋体" w:hAnsi="Arial" w:hint="eastAsia"/>
              </w:rPr>
              <w:t>ayload</w:t>
            </w:r>
            <w:r w:rsidRPr="001244DA">
              <w:rPr>
                <w:rFonts w:ascii="Arial" w:eastAsia="宋体" w:hAnsi="Arial" w:hint="eastAsia"/>
              </w:rPr>
              <w:t>.</w:t>
            </w:r>
            <w:r w:rsidRPr="00A378BC">
              <w:rPr>
                <w:rFonts w:ascii="Arial" w:eastAsia="宋体" w:hAnsi="Arial"/>
              </w:rPr>
              <w:t>order</w:t>
            </w:r>
            <w:r w:rsidRPr="003F1175">
              <w:rPr>
                <w:rFonts w:ascii="Arial" w:eastAsia="宋体" w:hAnsi="Arial"/>
              </w:rPr>
              <w:t>_</w:t>
            </w:r>
            <w:r w:rsidRPr="00A378BC">
              <w:rPr>
                <w:rFonts w:ascii="Arial" w:eastAsia="宋体" w:hAnsi="Arial"/>
              </w:rPr>
              <w:t>id</w:t>
            </w:r>
            <w:proofErr w:type="spellEnd"/>
          </w:p>
        </w:tc>
        <w:tc>
          <w:tcPr>
            <w:tcW w:w="2765" w:type="dxa"/>
          </w:tcPr>
          <w:p w14:paraId="602F32DC" w14:textId="77777777" w:rsidR="00C13A11" w:rsidRPr="00063B9A" w:rsidRDefault="00C13A11" w:rsidP="006E1421">
            <w:pPr>
              <w:rPr>
                <w:rFonts w:ascii="宋体" w:eastAsia="宋体" w:hAnsi="宋体"/>
              </w:rPr>
            </w:pPr>
            <w:r w:rsidRPr="00A378BC">
              <w:rPr>
                <w:rFonts w:ascii="Arial" w:eastAsia="宋体" w:hAnsi="Arial" w:hint="eastAsia"/>
              </w:rPr>
              <w:t>L</w:t>
            </w:r>
            <w:r w:rsidRPr="00A378BC">
              <w:rPr>
                <w:rFonts w:ascii="Arial" w:eastAsia="宋体" w:hAnsi="Arial"/>
              </w:rPr>
              <w:t>ong</w:t>
            </w:r>
          </w:p>
        </w:tc>
        <w:tc>
          <w:tcPr>
            <w:tcW w:w="2766" w:type="dxa"/>
          </w:tcPr>
          <w:p w14:paraId="0DBF0A86" w14:textId="77777777" w:rsidR="00C13A11" w:rsidRPr="00063B9A" w:rsidRDefault="00C13A11" w:rsidP="006E1421">
            <w:pPr>
              <w:rPr>
                <w:rFonts w:ascii="宋体" w:eastAsia="宋体" w:hAnsi="宋体"/>
              </w:rPr>
            </w:pPr>
            <w:r w:rsidRPr="00063B9A">
              <w:rPr>
                <w:rFonts w:ascii="宋体" w:eastAsia="宋体" w:hAnsi="宋体" w:hint="eastAsia"/>
              </w:rPr>
              <w:t>订单</w:t>
            </w:r>
            <w:r w:rsidRPr="00A378BC">
              <w:rPr>
                <w:rFonts w:ascii="Arial" w:eastAsia="宋体" w:hAnsi="Arial" w:hint="eastAsia"/>
              </w:rPr>
              <w:t>id</w:t>
            </w:r>
          </w:p>
        </w:tc>
      </w:tr>
      <w:tr w:rsidR="00C13A11" w:rsidRPr="00063B9A" w14:paraId="0CD68D09" w14:textId="77777777" w:rsidTr="00547A9B">
        <w:tc>
          <w:tcPr>
            <w:tcW w:w="2765" w:type="dxa"/>
          </w:tcPr>
          <w:p w14:paraId="2253AC71" w14:textId="77777777" w:rsidR="00C13A11" w:rsidRPr="00063B9A" w:rsidRDefault="00C13A11" w:rsidP="006E1421">
            <w:pPr>
              <w:rPr>
                <w:rFonts w:ascii="宋体" w:eastAsia="宋体" w:hAnsi="宋体"/>
              </w:rPr>
            </w:pPr>
            <w:proofErr w:type="spellStart"/>
            <w:r w:rsidRPr="00A378BC">
              <w:rPr>
                <w:rFonts w:ascii="Arial" w:eastAsia="宋体" w:hAnsi="Arial"/>
              </w:rPr>
              <w:t>P</w:t>
            </w:r>
            <w:r w:rsidRPr="00A378BC">
              <w:rPr>
                <w:rFonts w:ascii="Arial" w:eastAsia="宋体" w:hAnsi="Arial" w:hint="eastAsia"/>
              </w:rPr>
              <w:t>ayload</w:t>
            </w:r>
            <w:r w:rsidRPr="001244DA">
              <w:rPr>
                <w:rFonts w:ascii="Arial" w:eastAsia="宋体" w:hAnsi="Arial"/>
              </w:rPr>
              <w:t>.</w:t>
            </w:r>
            <w:r w:rsidRPr="00A378BC">
              <w:rPr>
                <w:rFonts w:ascii="Arial" w:eastAsia="宋体" w:hAnsi="Arial"/>
              </w:rPr>
              <w:t>timeout</w:t>
            </w:r>
            <w:proofErr w:type="spellEnd"/>
          </w:p>
        </w:tc>
        <w:tc>
          <w:tcPr>
            <w:tcW w:w="2765" w:type="dxa"/>
          </w:tcPr>
          <w:p w14:paraId="7F0B3680" w14:textId="77777777" w:rsidR="00C13A11" w:rsidRPr="00063B9A" w:rsidRDefault="00C13A11" w:rsidP="006E1421">
            <w:pPr>
              <w:rPr>
                <w:rFonts w:ascii="宋体" w:eastAsia="宋体" w:hAnsi="宋体"/>
              </w:rPr>
            </w:pPr>
            <w:r w:rsidRPr="00A378BC">
              <w:rPr>
                <w:rFonts w:ascii="Arial" w:eastAsia="宋体" w:hAnsi="Arial"/>
              </w:rPr>
              <w:t>Long</w:t>
            </w:r>
          </w:p>
        </w:tc>
        <w:tc>
          <w:tcPr>
            <w:tcW w:w="2766" w:type="dxa"/>
          </w:tcPr>
          <w:p w14:paraId="6C36C954" w14:textId="77777777" w:rsidR="00C13A11" w:rsidRPr="00063B9A" w:rsidRDefault="00C13A11" w:rsidP="006E1421">
            <w:pPr>
              <w:rPr>
                <w:rFonts w:ascii="宋体" w:eastAsia="宋体" w:hAnsi="宋体"/>
              </w:rPr>
            </w:pPr>
            <w:r w:rsidRPr="00063B9A">
              <w:rPr>
                <w:rFonts w:ascii="宋体" w:eastAsia="宋体" w:hAnsi="宋体" w:hint="eastAsia"/>
              </w:rPr>
              <w:t>超时时间</w:t>
            </w:r>
          </w:p>
        </w:tc>
      </w:tr>
      <w:tr w:rsidR="00C13A11" w:rsidRPr="00063B9A" w14:paraId="7757E3CB" w14:textId="77777777" w:rsidTr="00547A9B">
        <w:tc>
          <w:tcPr>
            <w:tcW w:w="2765" w:type="dxa"/>
          </w:tcPr>
          <w:p w14:paraId="1DED4CF1" w14:textId="77777777" w:rsidR="00C13A11" w:rsidRPr="00063B9A" w:rsidRDefault="00C13A11" w:rsidP="006E1421">
            <w:pPr>
              <w:rPr>
                <w:rFonts w:ascii="宋体" w:eastAsia="宋体" w:hAnsi="宋体"/>
              </w:rPr>
            </w:pPr>
            <w:proofErr w:type="spellStart"/>
            <w:r w:rsidRPr="00A378BC">
              <w:rPr>
                <w:rFonts w:ascii="Arial" w:eastAsia="宋体" w:hAnsi="Arial"/>
              </w:rPr>
              <w:t>P</w:t>
            </w:r>
            <w:r w:rsidRPr="00A378BC">
              <w:rPr>
                <w:rFonts w:ascii="Arial" w:eastAsia="宋体" w:hAnsi="Arial" w:hint="eastAsia"/>
              </w:rPr>
              <w:t>ayload</w:t>
            </w:r>
            <w:r w:rsidRPr="001244DA">
              <w:rPr>
                <w:rFonts w:ascii="Arial" w:eastAsia="宋体" w:hAnsi="Arial" w:hint="eastAsia"/>
              </w:rPr>
              <w:t>.</w:t>
            </w:r>
            <w:r w:rsidRPr="00A378BC">
              <w:rPr>
                <w:rFonts w:ascii="Arial" w:eastAsia="宋体" w:hAnsi="Arial"/>
              </w:rPr>
              <w:t>start</w:t>
            </w:r>
            <w:r w:rsidRPr="003F1175">
              <w:rPr>
                <w:rFonts w:ascii="Arial" w:eastAsia="宋体" w:hAnsi="Arial"/>
              </w:rPr>
              <w:t>_</w:t>
            </w:r>
            <w:r w:rsidRPr="00A378BC">
              <w:rPr>
                <w:rFonts w:ascii="Arial" w:eastAsia="宋体" w:hAnsi="Arial"/>
              </w:rPr>
              <w:t>time</w:t>
            </w:r>
            <w:proofErr w:type="spellEnd"/>
          </w:p>
        </w:tc>
        <w:tc>
          <w:tcPr>
            <w:tcW w:w="2765" w:type="dxa"/>
          </w:tcPr>
          <w:p w14:paraId="33AD75A5" w14:textId="77777777" w:rsidR="00C13A11" w:rsidRPr="00063B9A" w:rsidRDefault="00C13A11" w:rsidP="006E1421">
            <w:pPr>
              <w:rPr>
                <w:rFonts w:ascii="宋体" w:eastAsia="宋体" w:hAnsi="宋体"/>
              </w:rPr>
            </w:pPr>
            <w:r w:rsidRPr="00A378BC">
              <w:rPr>
                <w:rFonts w:ascii="Arial" w:eastAsia="宋体" w:hAnsi="Arial"/>
              </w:rPr>
              <w:t>Long</w:t>
            </w:r>
          </w:p>
        </w:tc>
        <w:tc>
          <w:tcPr>
            <w:tcW w:w="2766" w:type="dxa"/>
          </w:tcPr>
          <w:p w14:paraId="20870858" w14:textId="77777777" w:rsidR="00C13A11" w:rsidRPr="00063B9A" w:rsidRDefault="00C13A11" w:rsidP="006E1421">
            <w:pPr>
              <w:rPr>
                <w:rFonts w:ascii="宋体" w:eastAsia="宋体" w:hAnsi="宋体"/>
              </w:rPr>
            </w:pPr>
            <w:r w:rsidRPr="00063B9A">
              <w:rPr>
                <w:rFonts w:ascii="宋体" w:eastAsia="宋体" w:hAnsi="宋体" w:hint="eastAsia"/>
              </w:rPr>
              <w:t>开始时间</w:t>
            </w:r>
          </w:p>
        </w:tc>
      </w:tr>
    </w:tbl>
    <w:p w14:paraId="5E68E1EC" w14:textId="1342DAF0" w:rsidR="00C13A11" w:rsidRPr="00F207A8" w:rsidRDefault="00C13A11" w:rsidP="00F207A8">
      <w:pPr>
        <w:spacing w:line="360" w:lineRule="auto"/>
        <w:ind w:firstLineChars="200" w:firstLine="480"/>
        <w:rPr>
          <w:rFonts w:ascii="宋体" w:eastAsia="宋体" w:hAnsi="宋体"/>
          <w:sz w:val="24"/>
          <w:szCs w:val="24"/>
        </w:rPr>
      </w:pPr>
      <w:r w:rsidRPr="00F207A8">
        <w:rPr>
          <w:rFonts w:ascii="宋体" w:eastAsia="宋体" w:hAnsi="宋体" w:hint="eastAsia"/>
          <w:sz w:val="24"/>
          <w:szCs w:val="24"/>
        </w:rPr>
        <w:t>审批</w:t>
      </w:r>
      <w:proofErr w:type="gramStart"/>
      <w:r w:rsidRPr="00F207A8">
        <w:rPr>
          <w:rFonts w:ascii="宋体" w:eastAsia="宋体" w:hAnsi="宋体" w:hint="eastAsia"/>
          <w:sz w:val="24"/>
          <w:szCs w:val="24"/>
        </w:rPr>
        <w:t>流消息</w:t>
      </w:r>
      <w:proofErr w:type="gramEnd"/>
      <w:r w:rsidR="006A7914">
        <w:rPr>
          <w:rFonts w:ascii="宋体" w:eastAsia="宋体" w:hAnsi="宋体" w:hint="eastAsia"/>
          <w:sz w:val="24"/>
          <w:szCs w:val="24"/>
        </w:rPr>
        <w:t>如表</w:t>
      </w:r>
      <w:r w:rsidR="006A7914" w:rsidRPr="003F1175">
        <w:rPr>
          <w:rFonts w:ascii="Arial" w:eastAsia="宋体" w:hAnsi="Arial" w:hint="eastAsia"/>
          <w:sz w:val="24"/>
          <w:szCs w:val="24"/>
        </w:rPr>
        <w:t>3</w:t>
      </w:r>
      <w:r w:rsidR="006A7914" w:rsidRPr="001244DA">
        <w:rPr>
          <w:rFonts w:ascii="Arial" w:eastAsia="宋体" w:hAnsi="Arial" w:hint="eastAsia"/>
          <w:sz w:val="24"/>
          <w:szCs w:val="24"/>
        </w:rPr>
        <w:t>.</w:t>
      </w:r>
      <w:r w:rsidR="00F23117">
        <w:rPr>
          <w:rFonts w:ascii="Arial" w:eastAsia="宋体" w:hAnsi="Arial"/>
          <w:sz w:val="24"/>
          <w:szCs w:val="24"/>
        </w:rPr>
        <w:t>20</w:t>
      </w:r>
      <w:r w:rsidR="006A7914">
        <w:rPr>
          <w:rFonts w:ascii="宋体" w:eastAsia="宋体" w:hAnsi="宋体" w:hint="eastAsia"/>
          <w:sz w:val="24"/>
          <w:szCs w:val="24"/>
        </w:rPr>
        <w:t>所示，系统与审核流平台之间通过消息队列进行交互，系统依赖于审核流平台的消息，根据审核</w:t>
      </w:r>
      <w:proofErr w:type="gramStart"/>
      <w:r w:rsidR="006A7914">
        <w:rPr>
          <w:rFonts w:ascii="宋体" w:eastAsia="宋体" w:hAnsi="宋体" w:hint="eastAsia"/>
          <w:sz w:val="24"/>
          <w:szCs w:val="24"/>
        </w:rPr>
        <w:t>流消息</w:t>
      </w:r>
      <w:proofErr w:type="gramEnd"/>
      <w:r w:rsidR="006A7914">
        <w:rPr>
          <w:rFonts w:ascii="宋体" w:eastAsia="宋体" w:hAnsi="宋体" w:hint="eastAsia"/>
          <w:sz w:val="24"/>
          <w:szCs w:val="24"/>
        </w:rPr>
        <w:t>对审核权进行转移。表中较为重要的参数为上一个状态、当前状态，通过这两个状态就能够决定审核权应该如何转移。</w:t>
      </w:r>
    </w:p>
    <w:p w14:paraId="0E369B2C" w14:textId="2866E9A9" w:rsidR="00FD189F" w:rsidRDefault="00FD189F" w:rsidP="00FD189F">
      <w:pPr>
        <w:pStyle w:val="af8"/>
        <w:keepNext/>
      </w:pPr>
      <w:bookmarkStart w:id="219" w:name="_Toc36736509"/>
      <w:bookmarkStart w:id="220" w:name="_Toc36939145"/>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20</w:t>
      </w:r>
      <w:r w:rsidR="00F23117">
        <w:fldChar w:fldCharType="end"/>
      </w:r>
      <w:r>
        <w:t xml:space="preserve">  </w:t>
      </w:r>
      <w:r w:rsidRPr="002C4F30">
        <w:rPr>
          <w:rFonts w:hint="eastAsia"/>
        </w:rPr>
        <w:t>审核</w:t>
      </w:r>
      <w:proofErr w:type="gramStart"/>
      <w:r w:rsidRPr="002C4F30">
        <w:rPr>
          <w:rFonts w:hint="eastAsia"/>
        </w:rPr>
        <w:t>流消息</w:t>
      </w:r>
      <w:proofErr w:type="gramEnd"/>
      <w:r w:rsidRPr="002C4F30">
        <w:rPr>
          <w:rFonts w:hint="eastAsia"/>
        </w:rPr>
        <w:t>体表</w:t>
      </w:r>
      <w:bookmarkEnd w:id="219"/>
      <w:bookmarkEnd w:id="220"/>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3EBD0512" w14:textId="77777777" w:rsidTr="00547A9B">
        <w:tc>
          <w:tcPr>
            <w:tcW w:w="2765" w:type="dxa"/>
          </w:tcPr>
          <w:p w14:paraId="11943097"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7D18BEA2"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39564C61"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4207C76B" w14:textId="77777777" w:rsidTr="00547A9B">
        <w:tc>
          <w:tcPr>
            <w:tcW w:w="2765" w:type="dxa"/>
          </w:tcPr>
          <w:p w14:paraId="74786997" w14:textId="77777777" w:rsidR="00C13A11" w:rsidRPr="00063B9A" w:rsidRDefault="00C13A11" w:rsidP="006E1421">
            <w:pPr>
              <w:rPr>
                <w:rFonts w:ascii="宋体" w:eastAsia="宋体" w:hAnsi="宋体"/>
              </w:rPr>
            </w:pPr>
            <w:proofErr w:type="spellStart"/>
            <w:r w:rsidRPr="00A378BC">
              <w:rPr>
                <w:rFonts w:ascii="Arial" w:eastAsia="宋体" w:hAnsi="Arial"/>
              </w:rPr>
              <w:t>A</w:t>
            </w:r>
            <w:r w:rsidRPr="00A378BC">
              <w:rPr>
                <w:rFonts w:ascii="Arial" w:eastAsia="宋体" w:hAnsi="Arial" w:hint="eastAsia"/>
              </w:rPr>
              <w:t>pply</w:t>
            </w:r>
            <w:r w:rsidRPr="003F1175">
              <w:rPr>
                <w:rFonts w:ascii="Arial" w:eastAsia="宋体" w:hAnsi="Arial"/>
              </w:rPr>
              <w:t>_</w:t>
            </w:r>
            <w:r w:rsidRPr="00A378BC">
              <w:rPr>
                <w:rFonts w:ascii="Arial" w:eastAsia="宋体" w:hAnsi="Arial"/>
              </w:rPr>
              <w:t>instance</w:t>
            </w:r>
            <w:r w:rsidRPr="003F1175">
              <w:rPr>
                <w:rFonts w:ascii="Arial" w:eastAsia="宋体" w:hAnsi="Arial"/>
              </w:rPr>
              <w:t>_</w:t>
            </w:r>
            <w:r w:rsidRPr="00A378BC">
              <w:rPr>
                <w:rFonts w:ascii="Arial" w:eastAsia="宋体" w:hAnsi="Arial"/>
              </w:rPr>
              <w:t>id</w:t>
            </w:r>
            <w:proofErr w:type="spellEnd"/>
          </w:p>
        </w:tc>
        <w:tc>
          <w:tcPr>
            <w:tcW w:w="2765" w:type="dxa"/>
          </w:tcPr>
          <w:p w14:paraId="4A77AED4" w14:textId="77777777" w:rsidR="00C13A11" w:rsidRPr="00063B9A" w:rsidRDefault="00C13A11"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2766" w:type="dxa"/>
          </w:tcPr>
          <w:p w14:paraId="6C7AE749" w14:textId="77777777" w:rsidR="00C13A11" w:rsidRPr="00063B9A" w:rsidRDefault="00C13A11" w:rsidP="006E1421">
            <w:pPr>
              <w:rPr>
                <w:rFonts w:ascii="宋体" w:eastAsia="宋体" w:hAnsi="宋体"/>
              </w:rPr>
            </w:pPr>
            <w:r w:rsidRPr="00063B9A">
              <w:rPr>
                <w:rFonts w:ascii="宋体" w:eastAsia="宋体" w:hAnsi="宋体" w:hint="eastAsia"/>
              </w:rPr>
              <w:t>审批实例</w:t>
            </w:r>
            <w:r w:rsidRPr="00A378BC">
              <w:rPr>
                <w:rFonts w:ascii="Arial" w:eastAsia="宋体" w:hAnsi="Arial" w:hint="eastAsia"/>
              </w:rPr>
              <w:t>id</w:t>
            </w:r>
          </w:p>
        </w:tc>
      </w:tr>
      <w:tr w:rsidR="00C13A11" w:rsidRPr="00063B9A" w14:paraId="598222BC" w14:textId="77777777" w:rsidTr="00547A9B">
        <w:tc>
          <w:tcPr>
            <w:tcW w:w="2765" w:type="dxa"/>
          </w:tcPr>
          <w:p w14:paraId="3F7A1CED" w14:textId="77777777" w:rsidR="00C13A11" w:rsidRPr="00063B9A" w:rsidRDefault="00C13A11" w:rsidP="006E1421">
            <w:pPr>
              <w:rPr>
                <w:rFonts w:ascii="宋体" w:eastAsia="宋体" w:hAnsi="宋体"/>
              </w:rPr>
            </w:pPr>
            <w:proofErr w:type="spellStart"/>
            <w:r w:rsidRPr="00A378BC">
              <w:rPr>
                <w:rFonts w:ascii="Arial" w:eastAsia="宋体" w:hAnsi="Arial"/>
              </w:rPr>
              <w:t>P</w:t>
            </w:r>
            <w:r w:rsidRPr="00A378BC">
              <w:rPr>
                <w:rFonts w:ascii="Arial" w:eastAsia="宋体" w:hAnsi="Arial" w:hint="eastAsia"/>
              </w:rPr>
              <w:t>revious</w:t>
            </w:r>
            <w:r w:rsidRPr="003F1175">
              <w:rPr>
                <w:rFonts w:ascii="Arial" w:eastAsia="宋体" w:hAnsi="Arial" w:hint="eastAsia"/>
              </w:rPr>
              <w:t>_</w:t>
            </w:r>
            <w:r w:rsidRPr="00A378BC">
              <w:rPr>
                <w:rFonts w:ascii="Arial" w:eastAsia="宋体" w:hAnsi="Arial"/>
              </w:rPr>
              <w:t>state</w:t>
            </w:r>
            <w:proofErr w:type="spellEnd"/>
          </w:p>
        </w:tc>
        <w:tc>
          <w:tcPr>
            <w:tcW w:w="2765" w:type="dxa"/>
          </w:tcPr>
          <w:p w14:paraId="4AB48DC2" w14:textId="77777777" w:rsidR="00C13A11" w:rsidRPr="00063B9A" w:rsidRDefault="00C13A11" w:rsidP="006E1421">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0BAF2744" w14:textId="77777777" w:rsidR="00C13A11" w:rsidRPr="00063B9A" w:rsidRDefault="00C13A11" w:rsidP="006E1421">
            <w:pPr>
              <w:rPr>
                <w:rFonts w:ascii="宋体" w:eastAsia="宋体" w:hAnsi="宋体"/>
              </w:rPr>
            </w:pPr>
            <w:r w:rsidRPr="00063B9A">
              <w:rPr>
                <w:rFonts w:ascii="宋体" w:eastAsia="宋体" w:hAnsi="宋体" w:hint="eastAsia"/>
              </w:rPr>
              <w:t>上一个状态</w:t>
            </w:r>
          </w:p>
        </w:tc>
      </w:tr>
      <w:tr w:rsidR="00C13A11" w:rsidRPr="00063B9A" w14:paraId="165F884E" w14:textId="77777777" w:rsidTr="00547A9B">
        <w:tc>
          <w:tcPr>
            <w:tcW w:w="2765" w:type="dxa"/>
          </w:tcPr>
          <w:p w14:paraId="707B67A0" w14:textId="77777777" w:rsidR="00C13A11" w:rsidRPr="00063B9A" w:rsidRDefault="00C13A11" w:rsidP="006E1421">
            <w:pPr>
              <w:rPr>
                <w:rFonts w:ascii="宋体" w:eastAsia="宋体" w:hAnsi="宋体"/>
              </w:rPr>
            </w:pPr>
            <w:proofErr w:type="spellStart"/>
            <w:r w:rsidRPr="00A378BC">
              <w:rPr>
                <w:rFonts w:ascii="Arial" w:eastAsia="宋体" w:hAnsi="Arial"/>
              </w:rPr>
              <w:t>C</w:t>
            </w:r>
            <w:r w:rsidRPr="00A378BC">
              <w:rPr>
                <w:rFonts w:ascii="Arial" w:eastAsia="宋体" w:hAnsi="Arial" w:hint="eastAsia"/>
              </w:rPr>
              <w:t>urrent</w:t>
            </w:r>
            <w:r w:rsidRPr="003F1175">
              <w:rPr>
                <w:rFonts w:ascii="Arial" w:eastAsia="宋体" w:hAnsi="Arial" w:hint="eastAsia"/>
              </w:rPr>
              <w:t>_</w:t>
            </w:r>
            <w:r w:rsidRPr="00A378BC">
              <w:rPr>
                <w:rFonts w:ascii="Arial" w:eastAsia="宋体" w:hAnsi="Arial"/>
              </w:rPr>
              <w:t>state</w:t>
            </w:r>
            <w:proofErr w:type="spellEnd"/>
          </w:p>
        </w:tc>
        <w:tc>
          <w:tcPr>
            <w:tcW w:w="2765" w:type="dxa"/>
          </w:tcPr>
          <w:p w14:paraId="49436374" w14:textId="77777777" w:rsidR="00C13A11" w:rsidRPr="00063B9A" w:rsidRDefault="00C13A11" w:rsidP="006E1421">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394B3C92" w14:textId="77777777" w:rsidR="00C13A11" w:rsidRPr="00063B9A" w:rsidRDefault="00C13A11" w:rsidP="006E1421">
            <w:pPr>
              <w:rPr>
                <w:rFonts w:ascii="宋体" w:eastAsia="宋体" w:hAnsi="宋体"/>
              </w:rPr>
            </w:pPr>
            <w:r w:rsidRPr="00063B9A">
              <w:rPr>
                <w:rFonts w:ascii="宋体" w:eastAsia="宋体" w:hAnsi="宋体" w:hint="eastAsia"/>
              </w:rPr>
              <w:t>当前状态</w:t>
            </w:r>
          </w:p>
        </w:tc>
      </w:tr>
      <w:tr w:rsidR="00C13A11" w:rsidRPr="00063B9A" w14:paraId="3625EF67" w14:textId="77777777" w:rsidTr="00547A9B">
        <w:tc>
          <w:tcPr>
            <w:tcW w:w="2765" w:type="dxa"/>
          </w:tcPr>
          <w:p w14:paraId="69FCD4F3" w14:textId="77777777" w:rsidR="00C13A11" w:rsidRPr="00063B9A" w:rsidRDefault="00C13A11" w:rsidP="006E1421">
            <w:pPr>
              <w:rPr>
                <w:rFonts w:ascii="宋体" w:eastAsia="宋体" w:hAnsi="宋体"/>
              </w:rPr>
            </w:pPr>
            <w:proofErr w:type="spellStart"/>
            <w:r w:rsidRPr="00A378BC">
              <w:rPr>
                <w:rFonts w:ascii="Arial" w:eastAsia="宋体" w:hAnsi="Arial"/>
              </w:rPr>
              <w:t>Aaudit</w:t>
            </w:r>
            <w:r w:rsidRPr="003F1175">
              <w:rPr>
                <w:rFonts w:ascii="Arial" w:eastAsia="宋体" w:hAnsi="Arial"/>
              </w:rPr>
              <w:t>_</w:t>
            </w:r>
            <w:r w:rsidRPr="00A378BC">
              <w:rPr>
                <w:rFonts w:ascii="Arial" w:eastAsia="宋体" w:hAnsi="Arial"/>
              </w:rPr>
              <w:t>log</w:t>
            </w:r>
            <w:r w:rsidRPr="003F1175">
              <w:rPr>
                <w:rFonts w:ascii="Arial" w:eastAsia="宋体" w:hAnsi="Arial"/>
              </w:rPr>
              <w:t>_</w:t>
            </w:r>
            <w:r w:rsidRPr="00A378BC">
              <w:rPr>
                <w:rFonts w:ascii="Arial" w:eastAsia="宋体" w:hAnsi="Arial"/>
              </w:rPr>
              <w:t>id</w:t>
            </w:r>
            <w:proofErr w:type="spellEnd"/>
          </w:p>
        </w:tc>
        <w:tc>
          <w:tcPr>
            <w:tcW w:w="2765" w:type="dxa"/>
          </w:tcPr>
          <w:p w14:paraId="23826C75" w14:textId="77777777" w:rsidR="00C13A11" w:rsidRPr="00063B9A" w:rsidRDefault="00C13A11" w:rsidP="006E1421">
            <w:pPr>
              <w:rPr>
                <w:rFonts w:ascii="宋体" w:eastAsia="宋体" w:hAnsi="宋体"/>
              </w:rPr>
            </w:pPr>
            <w:r w:rsidRPr="00A378BC">
              <w:rPr>
                <w:rFonts w:ascii="Arial" w:eastAsia="宋体" w:hAnsi="Arial" w:hint="eastAsia"/>
              </w:rPr>
              <w:t>Long</w:t>
            </w:r>
          </w:p>
        </w:tc>
        <w:tc>
          <w:tcPr>
            <w:tcW w:w="2766" w:type="dxa"/>
          </w:tcPr>
          <w:p w14:paraId="5D8799D9" w14:textId="77777777" w:rsidR="00C13A11" w:rsidRPr="00063B9A" w:rsidRDefault="00C13A11" w:rsidP="006E1421">
            <w:pPr>
              <w:rPr>
                <w:rFonts w:ascii="宋体" w:eastAsia="宋体" w:hAnsi="宋体"/>
              </w:rPr>
            </w:pPr>
            <w:r w:rsidRPr="00063B9A">
              <w:rPr>
                <w:rFonts w:ascii="宋体" w:eastAsia="宋体" w:hAnsi="宋体" w:hint="eastAsia"/>
              </w:rPr>
              <w:t>审核操作</w:t>
            </w:r>
            <w:r w:rsidRPr="00A378BC">
              <w:rPr>
                <w:rFonts w:ascii="Arial" w:eastAsia="宋体" w:hAnsi="Arial" w:hint="eastAsia"/>
              </w:rPr>
              <w:t>ID</w:t>
            </w:r>
          </w:p>
        </w:tc>
      </w:tr>
      <w:tr w:rsidR="00C13A11" w:rsidRPr="00063B9A" w14:paraId="0C0A7E2A" w14:textId="77777777" w:rsidTr="00547A9B">
        <w:tc>
          <w:tcPr>
            <w:tcW w:w="2765" w:type="dxa"/>
          </w:tcPr>
          <w:p w14:paraId="685E0687" w14:textId="77777777" w:rsidR="00C13A11" w:rsidRPr="00063B9A" w:rsidRDefault="00C13A11" w:rsidP="006E1421">
            <w:pPr>
              <w:rPr>
                <w:rFonts w:ascii="宋体" w:eastAsia="宋体" w:hAnsi="宋体"/>
              </w:rPr>
            </w:pPr>
            <w:proofErr w:type="spellStart"/>
            <w:r w:rsidRPr="00A378BC">
              <w:rPr>
                <w:rFonts w:ascii="Arial" w:eastAsia="宋体" w:hAnsi="Arial"/>
              </w:rPr>
              <w:t>Event</w:t>
            </w:r>
            <w:r w:rsidRPr="003F1175">
              <w:rPr>
                <w:rFonts w:ascii="Arial" w:eastAsia="宋体" w:hAnsi="Arial"/>
              </w:rPr>
              <w:t>_</w:t>
            </w:r>
            <w:r w:rsidRPr="00A378BC">
              <w:rPr>
                <w:rFonts w:ascii="Arial" w:eastAsia="宋体" w:hAnsi="Arial"/>
              </w:rPr>
              <w:t>type</w:t>
            </w:r>
            <w:proofErr w:type="spellEnd"/>
          </w:p>
        </w:tc>
        <w:tc>
          <w:tcPr>
            <w:tcW w:w="2765" w:type="dxa"/>
          </w:tcPr>
          <w:p w14:paraId="7A2D4726" w14:textId="77777777" w:rsidR="00C13A11" w:rsidRPr="00063B9A" w:rsidRDefault="00C13A11" w:rsidP="006E1421">
            <w:pPr>
              <w:rPr>
                <w:rFonts w:ascii="宋体" w:eastAsia="宋体" w:hAnsi="宋体"/>
              </w:rPr>
            </w:pPr>
            <w:proofErr w:type="spellStart"/>
            <w:r w:rsidRPr="00A378BC">
              <w:rPr>
                <w:rFonts w:ascii="Arial" w:eastAsia="宋体" w:hAnsi="Arial" w:hint="eastAsia"/>
              </w:rPr>
              <w:t>E</w:t>
            </w:r>
            <w:r w:rsidRPr="00A378BC">
              <w:rPr>
                <w:rFonts w:ascii="Arial" w:eastAsia="宋体" w:hAnsi="Arial"/>
              </w:rPr>
              <w:t>ventType</w:t>
            </w:r>
            <w:proofErr w:type="spellEnd"/>
          </w:p>
        </w:tc>
        <w:tc>
          <w:tcPr>
            <w:tcW w:w="2766" w:type="dxa"/>
          </w:tcPr>
          <w:p w14:paraId="360F8267" w14:textId="77777777" w:rsidR="00C13A11" w:rsidRPr="00063B9A" w:rsidRDefault="00C13A11" w:rsidP="006E1421">
            <w:pPr>
              <w:rPr>
                <w:rFonts w:ascii="宋体" w:eastAsia="宋体" w:hAnsi="宋体"/>
              </w:rPr>
            </w:pPr>
            <w:r w:rsidRPr="00063B9A">
              <w:rPr>
                <w:rFonts w:ascii="宋体" w:eastAsia="宋体" w:hAnsi="宋体" w:hint="eastAsia"/>
              </w:rPr>
              <w:t>事件类型</w:t>
            </w:r>
          </w:p>
        </w:tc>
      </w:tr>
      <w:tr w:rsidR="00C13A11" w:rsidRPr="00063B9A" w14:paraId="263FD07E" w14:textId="77777777" w:rsidTr="00547A9B">
        <w:tc>
          <w:tcPr>
            <w:tcW w:w="2765" w:type="dxa"/>
          </w:tcPr>
          <w:p w14:paraId="0996D572" w14:textId="77777777" w:rsidR="00C13A11" w:rsidRPr="00063B9A" w:rsidRDefault="00C13A11" w:rsidP="006E1421">
            <w:pPr>
              <w:rPr>
                <w:rFonts w:ascii="宋体" w:eastAsia="宋体" w:hAnsi="宋体"/>
              </w:rPr>
            </w:pPr>
            <w:r w:rsidRPr="00A378BC">
              <w:rPr>
                <w:rFonts w:ascii="Arial" w:eastAsia="宋体" w:hAnsi="Arial"/>
              </w:rPr>
              <w:t>P</w:t>
            </w:r>
            <w:r w:rsidRPr="00A378BC">
              <w:rPr>
                <w:rFonts w:ascii="Arial" w:eastAsia="宋体" w:hAnsi="Arial" w:hint="eastAsia"/>
              </w:rPr>
              <w:t>arameters</w:t>
            </w:r>
          </w:p>
        </w:tc>
        <w:tc>
          <w:tcPr>
            <w:tcW w:w="2765" w:type="dxa"/>
          </w:tcPr>
          <w:p w14:paraId="7A873520" w14:textId="77777777" w:rsidR="00C13A11" w:rsidRPr="00063B9A" w:rsidRDefault="00C13A11" w:rsidP="006E1421">
            <w:pPr>
              <w:rPr>
                <w:rFonts w:ascii="宋体" w:eastAsia="宋体" w:hAnsi="宋体"/>
              </w:rPr>
            </w:pPr>
            <w:r w:rsidRPr="00A378BC">
              <w:rPr>
                <w:rFonts w:ascii="Arial" w:eastAsia="宋体" w:hAnsi="Arial" w:hint="eastAsia"/>
              </w:rPr>
              <w:t>String</w:t>
            </w:r>
          </w:p>
        </w:tc>
        <w:tc>
          <w:tcPr>
            <w:tcW w:w="2766" w:type="dxa"/>
          </w:tcPr>
          <w:p w14:paraId="300E0E1A" w14:textId="77777777" w:rsidR="00C13A11" w:rsidRPr="00063B9A" w:rsidRDefault="00C13A11" w:rsidP="006E1421">
            <w:pPr>
              <w:rPr>
                <w:rFonts w:ascii="宋体" w:eastAsia="宋体" w:hAnsi="宋体"/>
              </w:rPr>
            </w:pPr>
            <w:r w:rsidRPr="00063B9A">
              <w:rPr>
                <w:rFonts w:ascii="宋体" w:eastAsia="宋体" w:hAnsi="宋体" w:hint="eastAsia"/>
              </w:rPr>
              <w:t>参数</w:t>
            </w:r>
          </w:p>
        </w:tc>
      </w:tr>
      <w:tr w:rsidR="00C13A11" w:rsidRPr="00063B9A" w14:paraId="06AED6A1" w14:textId="77777777" w:rsidTr="00547A9B">
        <w:tc>
          <w:tcPr>
            <w:tcW w:w="2765" w:type="dxa"/>
          </w:tcPr>
          <w:p w14:paraId="792E2B77" w14:textId="77777777" w:rsidR="00C13A11" w:rsidRPr="00063B9A" w:rsidRDefault="00C13A11" w:rsidP="006E1421">
            <w:pPr>
              <w:rPr>
                <w:rFonts w:ascii="宋体" w:eastAsia="宋体" w:hAnsi="宋体"/>
              </w:rPr>
            </w:pPr>
            <w:r w:rsidRPr="00A378BC">
              <w:rPr>
                <w:rFonts w:ascii="Arial" w:eastAsia="宋体" w:hAnsi="Arial"/>
              </w:rPr>
              <w:t>O</w:t>
            </w:r>
            <w:r w:rsidRPr="00A378BC">
              <w:rPr>
                <w:rFonts w:ascii="Arial" w:eastAsia="宋体" w:hAnsi="Arial" w:hint="eastAsia"/>
              </w:rPr>
              <w:t>perator</w:t>
            </w:r>
          </w:p>
        </w:tc>
        <w:tc>
          <w:tcPr>
            <w:tcW w:w="2765" w:type="dxa"/>
          </w:tcPr>
          <w:p w14:paraId="7B466F2F" w14:textId="77777777" w:rsidR="00C13A11" w:rsidRPr="00063B9A" w:rsidRDefault="00C13A11" w:rsidP="006E1421">
            <w:pPr>
              <w:rPr>
                <w:rFonts w:ascii="宋体" w:eastAsia="宋体" w:hAnsi="宋体"/>
              </w:rPr>
            </w:pPr>
            <w:r w:rsidRPr="00A378BC">
              <w:rPr>
                <w:rFonts w:ascii="Arial" w:eastAsia="宋体" w:hAnsi="Arial" w:hint="eastAsia"/>
              </w:rPr>
              <w:t>Operator</w:t>
            </w:r>
          </w:p>
        </w:tc>
        <w:tc>
          <w:tcPr>
            <w:tcW w:w="2766" w:type="dxa"/>
          </w:tcPr>
          <w:p w14:paraId="5824611F" w14:textId="77777777" w:rsidR="00C13A11" w:rsidRPr="00063B9A" w:rsidRDefault="00C13A11" w:rsidP="006E1421">
            <w:pPr>
              <w:rPr>
                <w:rFonts w:ascii="宋体" w:eastAsia="宋体" w:hAnsi="宋体"/>
              </w:rPr>
            </w:pPr>
            <w:r w:rsidRPr="00063B9A">
              <w:rPr>
                <w:rFonts w:ascii="宋体" w:eastAsia="宋体" w:hAnsi="宋体" w:hint="eastAsia"/>
              </w:rPr>
              <w:t>操作人</w:t>
            </w:r>
          </w:p>
        </w:tc>
      </w:tr>
    </w:tbl>
    <w:p w14:paraId="58566786" w14:textId="6FAD6421" w:rsidR="00BE6343" w:rsidRDefault="00985AA5" w:rsidP="009F02EA">
      <w:pPr>
        <w:pStyle w:val="3"/>
        <w:numPr>
          <w:ilvl w:val="2"/>
          <w:numId w:val="52"/>
        </w:numPr>
      </w:pPr>
      <w:bookmarkStart w:id="221" w:name="_Toc36642700"/>
      <w:bookmarkStart w:id="222" w:name="_Toc36643272"/>
      <w:bookmarkStart w:id="223" w:name="_Toc36732795"/>
      <w:bookmarkStart w:id="224" w:name="_Toc36939015"/>
      <w:r>
        <w:rPr>
          <w:rFonts w:hint="eastAsia"/>
        </w:rPr>
        <w:lastRenderedPageBreak/>
        <w:t>架构设计</w:t>
      </w:r>
      <w:bookmarkEnd w:id="221"/>
      <w:bookmarkEnd w:id="222"/>
      <w:bookmarkEnd w:id="223"/>
      <w:bookmarkEnd w:id="224"/>
    </w:p>
    <w:p w14:paraId="61C0896D" w14:textId="221D1AB2" w:rsidR="006D1D4B" w:rsidRDefault="0093749F" w:rsidP="006D1D4B">
      <w:pPr>
        <w:keepNext/>
        <w:jc w:val="center"/>
      </w:pPr>
      <w:r>
        <w:rPr>
          <w:noProof/>
        </w:rPr>
        <w:drawing>
          <wp:inline distT="0" distB="0" distL="0" distR="0" wp14:anchorId="18C110EC" wp14:editId="73783664">
            <wp:extent cx="5274310" cy="360743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607435"/>
                    </a:xfrm>
                    <a:prstGeom prst="rect">
                      <a:avLst/>
                    </a:prstGeom>
                    <a:noFill/>
                    <a:ln>
                      <a:noFill/>
                    </a:ln>
                  </pic:spPr>
                </pic:pic>
              </a:graphicData>
            </a:graphic>
          </wp:inline>
        </w:drawing>
      </w:r>
    </w:p>
    <w:p w14:paraId="326512A2" w14:textId="226A0149" w:rsidR="006D1D4B" w:rsidRDefault="006D1D4B" w:rsidP="006D1D4B">
      <w:pPr>
        <w:pStyle w:val="af8"/>
      </w:pPr>
      <w:bookmarkStart w:id="225" w:name="_Toc36736576"/>
      <w:bookmarkStart w:id="226" w:name="_Toc36940604"/>
      <w:r>
        <w:t>图</w:t>
      </w:r>
      <w:r>
        <w:t xml:space="preserve"> </w:t>
      </w:r>
      <w:fldSimple w:instr=" STYLEREF 1 \s ">
        <w:r w:rsidR="0018235C">
          <w:rPr>
            <w:rFonts w:hint="eastAsia"/>
            <w:noProof/>
          </w:rPr>
          <w:t>三</w:t>
        </w:r>
      </w:fldSimple>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8</w:t>
      </w:r>
      <w:r w:rsidR="0018235C">
        <w:fldChar w:fldCharType="end"/>
      </w:r>
      <w:r>
        <w:t xml:space="preserve">  </w:t>
      </w:r>
      <w:r>
        <w:rPr>
          <w:rFonts w:hint="eastAsia"/>
        </w:rPr>
        <w:t>系统架构图</w:t>
      </w:r>
      <w:bookmarkEnd w:id="225"/>
      <w:bookmarkEnd w:id="226"/>
    </w:p>
    <w:p w14:paraId="64EA80AC" w14:textId="22109EA8" w:rsidR="00FD189F" w:rsidRPr="00A30DE7" w:rsidRDefault="00FD189F" w:rsidP="00FD189F">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8</w:t>
      </w:r>
      <w:r w:rsidRPr="00A30DE7">
        <w:rPr>
          <w:rFonts w:ascii="宋体" w:eastAsia="宋体" w:hAnsi="宋体" w:hint="eastAsia"/>
          <w:sz w:val="24"/>
          <w:szCs w:val="24"/>
        </w:rPr>
        <w:t>为系统架构图，如图所示，系统架构分为了展示层、</w:t>
      </w:r>
      <w:r w:rsidRPr="00A378BC">
        <w:rPr>
          <w:rFonts w:ascii="Arial" w:eastAsia="宋体" w:hAnsi="Arial" w:hint="eastAsia"/>
          <w:sz w:val="24"/>
          <w:szCs w:val="24"/>
        </w:rPr>
        <w:t>Controller</w:t>
      </w:r>
      <w:r w:rsidRPr="00A30DE7">
        <w:rPr>
          <w:rFonts w:ascii="宋体" w:eastAsia="宋体" w:hAnsi="宋体" w:hint="eastAsia"/>
          <w:sz w:val="24"/>
          <w:szCs w:val="24"/>
        </w:rPr>
        <w:t>层、</w:t>
      </w:r>
      <w:r w:rsidRPr="00A378BC">
        <w:rPr>
          <w:rFonts w:ascii="Arial" w:eastAsia="宋体" w:hAnsi="Arial"/>
          <w:sz w:val="24"/>
          <w:szCs w:val="24"/>
        </w:rPr>
        <w:t>Servic</w:t>
      </w:r>
      <w:r w:rsidRPr="00A378BC">
        <w:rPr>
          <w:rFonts w:ascii="Arial" w:eastAsia="宋体" w:hAnsi="Arial" w:hint="eastAsia"/>
          <w:sz w:val="24"/>
          <w:szCs w:val="24"/>
        </w:rPr>
        <w:t>e</w:t>
      </w:r>
      <w:r w:rsidRPr="00A30DE7">
        <w:rPr>
          <w:rFonts w:ascii="宋体" w:eastAsia="宋体" w:hAnsi="宋体" w:hint="eastAsia"/>
          <w:sz w:val="24"/>
          <w:szCs w:val="24"/>
        </w:rPr>
        <w:t>层、</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Access</w:t>
      </w:r>
      <w:r w:rsidRPr="00A30DE7">
        <w:rPr>
          <w:rFonts w:ascii="宋体" w:eastAsia="宋体" w:hAnsi="宋体" w:hint="eastAsia"/>
          <w:sz w:val="24"/>
          <w:szCs w:val="24"/>
        </w:rPr>
        <w:t>层和</w:t>
      </w:r>
      <w:r w:rsidRPr="00A378BC">
        <w:rPr>
          <w:rFonts w:ascii="Arial" w:eastAsia="宋体" w:hAnsi="Arial" w:hint="eastAsia"/>
          <w:sz w:val="24"/>
          <w:szCs w:val="24"/>
        </w:rPr>
        <w:t>Persistent</w:t>
      </w:r>
      <w:r w:rsidRPr="00A30DE7">
        <w:rPr>
          <w:rFonts w:ascii="宋体" w:eastAsia="宋体" w:hAnsi="宋体" w:hint="eastAsia"/>
          <w:sz w:val="24"/>
          <w:szCs w:val="24"/>
        </w:rPr>
        <w:t>层。与传统的</w:t>
      </w:r>
      <w:r w:rsidRPr="00A378BC">
        <w:rPr>
          <w:rFonts w:ascii="Arial" w:eastAsia="宋体" w:hAnsi="Arial" w:hint="eastAsia"/>
          <w:sz w:val="24"/>
          <w:szCs w:val="24"/>
        </w:rPr>
        <w:t>MVC</w:t>
      </w:r>
      <w:r w:rsidRPr="00A30DE7">
        <w:rPr>
          <w:rFonts w:ascii="宋体" w:eastAsia="宋体" w:hAnsi="宋体" w:hint="eastAsia"/>
          <w:sz w:val="24"/>
          <w:szCs w:val="24"/>
        </w:rPr>
        <w:t>架构相比，系统架构细化了系统结构，在应对复杂业务的时候，能够根据层次进行细分，同时能够提高已有能力的复用率。展示层为用户能够访问的页面，该层包含分页控件、菜单控件、布局控件等一些前端控件；</w:t>
      </w:r>
      <w:r w:rsidRPr="00A378BC">
        <w:rPr>
          <w:rFonts w:ascii="Arial" w:eastAsia="宋体" w:hAnsi="Arial" w:hint="eastAsia"/>
          <w:sz w:val="24"/>
          <w:szCs w:val="24"/>
        </w:rPr>
        <w:t>Controller</w:t>
      </w:r>
      <w:r w:rsidRPr="00A30DE7">
        <w:rPr>
          <w:rFonts w:ascii="宋体" w:eastAsia="宋体" w:hAnsi="宋体" w:hint="eastAsia"/>
          <w:sz w:val="24"/>
          <w:szCs w:val="24"/>
        </w:rPr>
        <w:t>层为后端控制层，主要负责对外提供</w:t>
      </w:r>
      <w:r w:rsidRPr="00A378BC">
        <w:rPr>
          <w:rFonts w:ascii="Arial" w:eastAsia="宋体" w:hAnsi="Arial" w:hint="eastAsia"/>
          <w:sz w:val="24"/>
          <w:szCs w:val="24"/>
        </w:rPr>
        <w:t>API</w:t>
      </w:r>
      <w:r w:rsidRPr="00A30DE7">
        <w:rPr>
          <w:rFonts w:ascii="宋体" w:eastAsia="宋体" w:hAnsi="宋体" w:hint="eastAsia"/>
          <w:sz w:val="24"/>
          <w:szCs w:val="24"/>
        </w:rPr>
        <w:t>接口，同时能够控制用户的访问权限；</w:t>
      </w:r>
      <w:r w:rsidRPr="00A378BC">
        <w:rPr>
          <w:rFonts w:ascii="Arial" w:eastAsia="宋体" w:hAnsi="Arial" w:hint="eastAsia"/>
          <w:sz w:val="24"/>
          <w:szCs w:val="24"/>
        </w:rPr>
        <w:t>Service</w:t>
      </w:r>
      <w:r w:rsidRPr="00A30DE7">
        <w:rPr>
          <w:rFonts w:ascii="宋体" w:eastAsia="宋体" w:hAnsi="宋体" w:hint="eastAsia"/>
          <w:sz w:val="24"/>
          <w:szCs w:val="24"/>
        </w:rPr>
        <w:t>层为业务层，负责处理业务相关的逻辑。</w:t>
      </w:r>
    </w:p>
    <w:p w14:paraId="13572CFD" w14:textId="5B3ADC01" w:rsidR="00FD189F" w:rsidRPr="00A30DE7" w:rsidRDefault="00FD189F" w:rsidP="00FD189F">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Access</w:t>
      </w:r>
      <w:r w:rsidRPr="00A30DE7">
        <w:rPr>
          <w:rFonts w:ascii="宋体" w:eastAsia="宋体" w:hAnsi="宋体" w:hint="eastAsia"/>
          <w:sz w:val="24"/>
          <w:szCs w:val="24"/>
        </w:rPr>
        <w:t>为数据接入层，数据接入分为</w:t>
      </w:r>
      <w:r w:rsidRPr="00A378BC">
        <w:rPr>
          <w:rFonts w:ascii="Arial" w:eastAsia="宋体" w:hAnsi="Arial" w:hint="eastAsia"/>
          <w:sz w:val="24"/>
          <w:szCs w:val="24"/>
        </w:rPr>
        <w:t>MyS</w:t>
      </w:r>
      <w:r w:rsidR="007F0270" w:rsidRPr="00A378BC">
        <w:rPr>
          <w:rFonts w:ascii="Arial" w:eastAsia="宋体" w:hAnsi="Arial"/>
          <w:sz w:val="24"/>
          <w:szCs w:val="24"/>
        </w:rPr>
        <w:t>QL</w:t>
      </w:r>
      <w:r w:rsidRPr="00A30DE7">
        <w:rPr>
          <w:rFonts w:ascii="宋体" w:eastAsia="宋体" w:hAnsi="宋体" w:hint="eastAsia"/>
          <w:sz w:val="24"/>
          <w:szCs w:val="24"/>
        </w:rPr>
        <w:t>数据接入和</w:t>
      </w:r>
      <w:proofErr w:type="spellStart"/>
      <w:r w:rsidRPr="00A378BC">
        <w:rPr>
          <w:rFonts w:ascii="Arial" w:eastAsia="宋体" w:hAnsi="Arial" w:hint="eastAsia"/>
          <w:sz w:val="24"/>
          <w:szCs w:val="24"/>
        </w:rPr>
        <w:t>redis</w:t>
      </w:r>
      <w:proofErr w:type="spellEnd"/>
      <w:r w:rsidRPr="00A30DE7">
        <w:rPr>
          <w:rFonts w:ascii="宋体" w:eastAsia="宋体" w:hAnsi="宋体" w:hint="eastAsia"/>
          <w:sz w:val="24"/>
          <w:szCs w:val="24"/>
        </w:rPr>
        <w:t>数据接入。</w:t>
      </w:r>
      <w:r w:rsidRPr="00A378BC">
        <w:rPr>
          <w:rFonts w:ascii="Arial" w:eastAsia="宋体" w:hAnsi="Arial" w:hint="eastAsia"/>
          <w:sz w:val="24"/>
          <w:szCs w:val="24"/>
        </w:rPr>
        <w:t>JPA</w:t>
      </w:r>
      <w:r w:rsidRPr="00A30DE7">
        <w:rPr>
          <w:rFonts w:ascii="宋体" w:eastAsia="宋体" w:hAnsi="宋体" w:hint="eastAsia"/>
          <w:sz w:val="24"/>
          <w:szCs w:val="24"/>
        </w:rPr>
        <w:t>是</w:t>
      </w:r>
      <w:r w:rsidRPr="00A378BC">
        <w:rPr>
          <w:rFonts w:ascii="Arial" w:eastAsia="宋体" w:hAnsi="Arial" w:hint="eastAsia"/>
          <w:sz w:val="24"/>
          <w:szCs w:val="24"/>
        </w:rPr>
        <w:t>Java</w:t>
      </w:r>
      <w:r w:rsidRPr="00A30DE7">
        <w:rPr>
          <w:rFonts w:ascii="宋体" w:eastAsia="宋体" w:hAnsi="宋体"/>
          <w:sz w:val="24"/>
          <w:szCs w:val="24"/>
        </w:rPr>
        <w:t xml:space="preserve"> </w:t>
      </w:r>
      <w:r w:rsidRPr="00A378BC">
        <w:rPr>
          <w:rFonts w:ascii="Arial" w:eastAsia="宋体" w:hAnsi="Arial" w:hint="eastAsia"/>
          <w:sz w:val="24"/>
          <w:szCs w:val="24"/>
        </w:rPr>
        <w:t>Persistent</w:t>
      </w:r>
      <w:r w:rsidRPr="00A30DE7">
        <w:rPr>
          <w:rFonts w:ascii="宋体" w:eastAsia="宋体" w:hAnsi="宋体"/>
          <w:sz w:val="24"/>
          <w:szCs w:val="24"/>
        </w:rPr>
        <w:t xml:space="preserve"> </w:t>
      </w:r>
      <w:r w:rsidRPr="00A378BC">
        <w:rPr>
          <w:rFonts w:ascii="Arial" w:eastAsia="宋体" w:hAnsi="Arial" w:hint="eastAsia"/>
          <w:sz w:val="24"/>
          <w:szCs w:val="24"/>
        </w:rPr>
        <w:t>API</w:t>
      </w:r>
      <w:r w:rsidRPr="00A30DE7">
        <w:rPr>
          <w:rFonts w:ascii="宋体" w:eastAsia="宋体" w:hAnsi="宋体" w:hint="eastAsia"/>
          <w:sz w:val="24"/>
          <w:szCs w:val="24"/>
        </w:rPr>
        <w:t>的简称，是</w:t>
      </w:r>
      <w:r w:rsidRPr="00A378BC">
        <w:rPr>
          <w:rFonts w:ascii="Arial" w:eastAsia="宋体" w:hAnsi="Arial" w:hint="eastAsia"/>
          <w:sz w:val="24"/>
          <w:szCs w:val="24"/>
        </w:rPr>
        <w:t>JAVA</w:t>
      </w:r>
      <w:r w:rsidRPr="00A30DE7">
        <w:rPr>
          <w:rFonts w:ascii="宋体" w:eastAsia="宋体" w:hAnsi="宋体"/>
          <w:sz w:val="24"/>
          <w:szCs w:val="24"/>
        </w:rPr>
        <w:t xml:space="preserve"> </w:t>
      </w:r>
      <w:r w:rsidRPr="00A378BC">
        <w:rPr>
          <w:rFonts w:ascii="Arial" w:eastAsia="宋体" w:hAnsi="Arial" w:hint="eastAsia"/>
          <w:sz w:val="24"/>
          <w:szCs w:val="24"/>
        </w:rPr>
        <w:t>EE</w:t>
      </w:r>
      <w:r w:rsidRPr="00A30DE7">
        <w:rPr>
          <w:rFonts w:ascii="宋体" w:eastAsia="宋体" w:hAnsi="宋体"/>
          <w:sz w:val="24"/>
          <w:szCs w:val="24"/>
        </w:rPr>
        <w:t xml:space="preserve"> </w:t>
      </w:r>
      <w:r w:rsidRPr="003F1175">
        <w:rPr>
          <w:rFonts w:ascii="Arial" w:eastAsia="宋体" w:hAnsi="Arial"/>
          <w:sz w:val="24"/>
          <w:szCs w:val="24"/>
        </w:rPr>
        <w:t>5</w:t>
      </w:r>
      <w:r w:rsidRPr="001244DA">
        <w:rPr>
          <w:rFonts w:ascii="Arial" w:eastAsia="宋体" w:hAnsi="Arial"/>
          <w:sz w:val="24"/>
          <w:szCs w:val="24"/>
        </w:rPr>
        <w:t>.</w:t>
      </w:r>
      <w:r w:rsidRPr="003F1175">
        <w:rPr>
          <w:rFonts w:ascii="Arial" w:eastAsia="宋体" w:hAnsi="Arial"/>
          <w:sz w:val="24"/>
          <w:szCs w:val="24"/>
        </w:rPr>
        <w:t>0</w:t>
      </w:r>
      <w:r w:rsidRPr="00A30DE7">
        <w:rPr>
          <w:rFonts w:ascii="宋体" w:eastAsia="宋体" w:hAnsi="宋体" w:hint="eastAsia"/>
          <w:sz w:val="24"/>
          <w:szCs w:val="24"/>
        </w:rPr>
        <w:t>推出的</w:t>
      </w:r>
      <w:r w:rsidRPr="00A378BC">
        <w:rPr>
          <w:rFonts w:ascii="Arial" w:eastAsia="宋体" w:hAnsi="Arial" w:hint="eastAsia"/>
          <w:sz w:val="24"/>
          <w:szCs w:val="24"/>
        </w:rPr>
        <w:t>ORM</w:t>
      </w:r>
      <w:r w:rsidRPr="00A30DE7">
        <w:rPr>
          <w:rFonts w:ascii="宋体" w:eastAsia="宋体" w:hAnsi="宋体" w:hint="eastAsia"/>
          <w:sz w:val="24"/>
          <w:szCs w:val="24"/>
        </w:rPr>
        <w:t>规范，目的是让应用能够以统一的方式访问持久层，</w:t>
      </w:r>
      <w:r w:rsidRPr="00A378BC">
        <w:rPr>
          <w:rFonts w:ascii="Arial" w:eastAsia="宋体" w:hAnsi="Arial" w:hint="eastAsia"/>
          <w:sz w:val="24"/>
          <w:szCs w:val="24"/>
        </w:rPr>
        <w:t>Spring</w:t>
      </w:r>
      <w:r w:rsidRPr="00A30DE7">
        <w:rPr>
          <w:rFonts w:ascii="宋体" w:eastAsia="宋体" w:hAnsi="宋体"/>
          <w:sz w:val="24"/>
          <w:szCs w:val="24"/>
        </w:rPr>
        <w:t xml:space="preserve"> </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JPA</w:t>
      </w:r>
      <w:r w:rsidRPr="00A30DE7">
        <w:rPr>
          <w:rFonts w:ascii="宋体" w:eastAsia="宋体" w:hAnsi="宋体" w:hint="eastAsia"/>
          <w:sz w:val="24"/>
          <w:szCs w:val="24"/>
        </w:rPr>
        <w:t>是</w:t>
      </w:r>
      <w:r w:rsidRPr="00A378BC">
        <w:rPr>
          <w:rFonts w:ascii="Arial" w:eastAsia="宋体" w:hAnsi="Arial" w:hint="eastAsia"/>
          <w:sz w:val="24"/>
          <w:szCs w:val="24"/>
        </w:rPr>
        <w:t>JPA</w:t>
      </w:r>
      <w:r w:rsidRPr="00A30DE7">
        <w:rPr>
          <w:rFonts w:ascii="宋体" w:eastAsia="宋体" w:hAnsi="宋体" w:hint="eastAsia"/>
          <w:sz w:val="24"/>
          <w:szCs w:val="24"/>
        </w:rPr>
        <w:t>规范的一种实现，在以</w:t>
      </w:r>
      <w:r w:rsidRPr="00A378BC">
        <w:rPr>
          <w:rFonts w:ascii="Arial" w:eastAsia="宋体" w:hAnsi="Arial" w:hint="eastAsia"/>
          <w:sz w:val="24"/>
          <w:szCs w:val="24"/>
        </w:rPr>
        <w:t>Spring</w:t>
      </w:r>
      <w:r w:rsidRPr="00A30DE7">
        <w:rPr>
          <w:rFonts w:ascii="宋体" w:eastAsia="宋体" w:hAnsi="宋体" w:hint="eastAsia"/>
          <w:sz w:val="24"/>
          <w:szCs w:val="24"/>
        </w:rPr>
        <w:t>为容器开发的项目中，使用</w:t>
      </w:r>
      <w:r w:rsidRPr="00A378BC">
        <w:rPr>
          <w:rFonts w:ascii="Arial" w:eastAsia="宋体" w:hAnsi="Arial" w:hint="eastAsia"/>
          <w:sz w:val="24"/>
          <w:szCs w:val="24"/>
        </w:rPr>
        <w:t>S</w:t>
      </w:r>
      <w:r w:rsidRPr="00A378BC">
        <w:rPr>
          <w:rFonts w:ascii="Arial" w:eastAsia="宋体" w:hAnsi="Arial"/>
          <w:sz w:val="24"/>
          <w:szCs w:val="24"/>
        </w:rPr>
        <w:t>p</w:t>
      </w:r>
      <w:r w:rsidRPr="00A378BC">
        <w:rPr>
          <w:rFonts w:ascii="Arial" w:eastAsia="宋体" w:hAnsi="Arial" w:hint="eastAsia"/>
          <w:sz w:val="24"/>
          <w:szCs w:val="24"/>
        </w:rPr>
        <w:t>ring</w:t>
      </w:r>
      <w:r w:rsidRPr="00A30DE7">
        <w:rPr>
          <w:rFonts w:ascii="宋体" w:eastAsia="宋体" w:hAnsi="宋体"/>
          <w:sz w:val="24"/>
          <w:szCs w:val="24"/>
        </w:rPr>
        <w:t xml:space="preserve"> </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JPA</w:t>
      </w:r>
      <w:r w:rsidRPr="00A30DE7">
        <w:rPr>
          <w:rFonts w:ascii="宋体" w:eastAsia="宋体" w:hAnsi="宋体" w:hint="eastAsia"/>
          <w:sz w:val="24"/>
          <w:szCs w:val="24"/>
        </w:rPr>
        <w:t>开发项目会更轻松；</w:t>
      </w:r>
      <w:r w:rsidRPr="00A378BC">
        <w:rPr>
          <w:rFonts w:ascii="Arial" w:eastAsia="宋体" w:hAnsi="Arial" w:hint="eastAsia"/>
          <w:sz w:val="24"/>
          <w:szCs w:val="24"/>
        </w:rPr>
        <w:t>Jedis</w:t>
      </w:r>
      <w:r w:rsidRPr="00A30DE7">
        <w:rPr>
          <w:rFonts w:ascii="宋体" w:eastAsia="宋体" w:hAnsi="宋体" w:hint="eastAsia"/>
          <w:sz w:val="24"/>
          <w:szCs w:val="24"/>
        </w:rPr>
        <w:t>是一款开源的、轻量级</w:t>
      </w:r>
      <w:r w:rsidR="003E5AE9" w:rsidRPr="00A378BC">
        <w:rPr>
          <w:rFonts w:ascii="Arial" w:eastAsia="宋体" w:hAnsi="Arial" w:hint="eastAsia"/>
          <w:sz w:val="24"/>
          <w:szCs w:val="24"/>
        </w:rPr>
        <w:t>Java</w:t>
      </w:r>
      <w:r w:rsidRPr="00A30DE7">
        <w:rPr>
          <w:rFonts w:ascii="宋体" w:eastAsia="宋体" w:hAnsi="宋体" w:hint="eastAsia"/>
          <w:sz w:val="24"/>
          <w:szCs w:val="24"/>
        </w:rPr>
        <w:t>客户端，实现了对</w:t>
      </w:r>
      <w:proofErr w:type="spellStart"/>
      <w:r w:rsidRPr="00A378BC">
        <w:rPr>
          <w:rFonts w:ascii="Arial" w:eastAsia="宋体" w:hAnsi="Arial" w:hint="eastAsia"/>
          <w:sz w:val="24"/>
          <w:szCs w:val="24"/>
        </w:rPr>
        <w:t>redis</w:t>
      </w:r>
      <w:proofErr w:type="spellEnd"/>
      <w:r w:rsidRPr="00A30DE7">
        <w:rPr>
          <w:rFonts w:ascii="宋体" w:eastAsia="宋体" w:hAnsi="宋体" w:hint="eastAsia"/>
          <w:sz w:val="24"/>
          <w:szCs w:val="24"/>
        </w:rPr>
        <w:t>各类数据结构的基本操作，同时实现了分布式</w:t>
      </w:r>
      <w:proofErr w:type="gramStart"/>
      <w:r w:rsidRPr="00A30DE7">
        <w:rPr>
          <w:rFonts w:ascii="宋体" w:eastAsia="宋体" w:hAnsi="宋体" w:hint="eastAsia"/>
          <w:sz w:val="24"/>
          <w:szCs w:val="24"/>
        </w:rPr>
        <w:t>锁以及</w:t>
      </w:r>
      <w:proofErr w:type="gramEnd"/>
      <w:r w:rsidRPr="00A30DE7">
        <w:rPr>
          <w:rFonts w:ascii="宋体" w:eastAsia="宋体" w:hAnsi="宋体" w:hint="eastAsia"/>
          <w:sz w:val="24"/>
          <w:szCs w:val="24"/>
        </w:rPr>
        <w:t>分布式原子性操作。</w:t>
      </w:r>
    </w:p>
    <w:p w14:paraId="1265ABF9" w14:textId="2FE70DE5" w:rsidR="00FD189F" w:rsidRPr="00A30DE7" w:rsidRDefault="00FD189F" w:rsidP="00FD189F">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Persistent</w:t>
      </w:r>
      <w:r w:rsidRPr="00A30DE7">
        <w:rPr>
          <w:rFonts w:ascii="宋体" w:eastAsia="宋体" w:hAnsi="宋体" w:hint="eastAsia"/>
          <w:sz w:val="24"/>
          <w:szCs w:val="24"/>
        </w:rPr>
        <w:t>为持久层，内部包含了</w:t>
      </w:r>
      <w:r w:rsidR="006707DC">
        <w:rPr>
          <w:rFonts w:ascii="宋体" w:eastAsia="宋体" w:hAnsi="宋体" w:hint="eastAsia"/>
          <w:sz w:val="24"/>
          <w:szCs w:val="24"/>
        </w:rPr>
        <w:t>数据库</w:t>
      </w:r>
      <w:r w:rsidRPr="00A378BC">
        <w:rPr>
          <w:rFonts w:ascii="Arial" w:eastAsia="宋体" w:hAnsi="Arial" w:hint="eastAsia"/>
          <w:sz w:val="24"/>
          <w:szCs w:val="24"/>
        </w:rPr>
        <w:t>MyS</w:t>
      </w:r>
      <w:r w:rsidR="00D762A0" w:rsidRPr="00A378BC">
        <w:rPr>
          <w:rFonts w:ascii="Arial" w:eastAsia="宋体" w:hAnsi="Arial"/>
          <w:sz w:val="24"/>
          <w:szCs w:val="24"/>
        </w:rPr>
        <w:t>QL</w:t>
      </w:r>
      <w:r w:rsidR="006707DC">
        <w:rPr>
          <w:rFonts w:ascii="Arial" w:eastAsia="宋体" w:hAnsi="Arial" w:hint="eastAsia"/>
          <w:sz w:val="24"/>
          <w:szCs w:val="24"/>
        </w:rPr>
        <w:t>、配置中心</w:t>
      </w:r>
      <w:proofErr w:type="spellStart"/>
      <w:r w:rsidR="006707DC" w:rsidRPr="00A378BC">
        <w:rPr>
          <w:rFonts w:ascii="Arial" w:eastAsia="宋体" w:hAnsi="Arial" w:hint="eastAsia"/>
          <w:sz w:val="24"/>
          <w:szCs w:val="24"/>
        </w:rPr>
        <w:t>Huskar</w:t>
      </w:r>
      <w:proofErr w:type="spellEnd"/>
      <w:r w:rsidR="006707DC">
        <w:rPr>
          <w:rFonts w:ascii="Arial" w:eastAsia="宋体" w:hAnsi="Arial" w:hint="eastAsia"/>
          <w:sz w:val="24"/>
          <w:szCs w:val="24"/>
        </w:rPr>
        <w:t>、</w:t>
      </w:r>
      <w:r w:rsidR="006707DC">
        <w:rPr>
          <w:rFonts w:ascii="宋体" w:eastAsia="宋体" w:hAnsi="宋体" w:hint="eastAsia"/>
          <w:sz w:val="24"/>
          <w:szCs w:val="24"/>
        </w:rPr>
        <w:t>缓存</w:t>
      </w:r>
      <w:r w:rsidRPr="00A378BC">
        <w:rPr>
          <w:rFonts w:ascii="Arial" w:eastAsia="宋体" w:hAnsi="Arial" w:hint="eastAsia"/>
          <w:sz w:val="24"/>
          <w:szCs w:val="24"/>
        </w:rPr>
        <w:lastRenderedPageBreak/>
        <w:t>Redis</w:t>
      </w:r>
      <w:r w:rsidRPr="00A30DE7">
        <w:rPr>
          <w:rFonts w:ascii="宋体" w:eastAsia="宋体" w:hAnsi="宋体" w:hint="eastAsia"/>
          <w:sz w:val="24"/>
          <w:szCs w:val="24"/>
        </w:rPr>
        <w:t>。</w:t>
      </w:r>
      <w:r w:rsidRPr="00A378BC">
        <w:rPr>
          <w:rFonts w:ascii="Arial" w:eastAsia="宋体" w:hAnsi="Arial" w:hint="eastAsia"/>
          <w:sz w:val="24"/>
          <w:szCs w:val="24"/>
        </w:rPr>
        <w:t>My</w:t>
      </w:r>
      <w:r w:rsidR="00AC4D1A" w:rsidRPr="00A378BC">
        <w:rPr>
          <w:rFonts w:ascii="Arial" w:eastAsia="宋体" w:hAnsi="Arial"/>
          <w:sz w:val="24"/>
          <w:szCs w:val="24"/>
        </w:rPr>
        <w:t>SQL</w:t>
      </w:r>
      <w:r w:rsidR="006707DC">
        <w:rPr>
          <w:rFonts w:ascii="宋体" w:eastAsia="宋体" w:hAnsi="宋体" w:hint="eastAsia"/>
          <w:sz w:val="24"/>
          <w:szCs w:val="24"/>
        </w:rPr>
        <w:t>是当前互联网中主流的关系型数据库</w:t>
      </w:r>
      <w:r w:rsidR="009670A4">
        <w:rPr>
          <w:rFonts w:ascii="宋体" w:eastAsia="宋体" w:hAnsi="宋体" w:hint="eastAsia"/>
          <w:sz w:val="24"/>
          <w:szCs w:val="24"/>
        </w:rPr>
        <w:t>；</w:t>
      </w:r>
      <w:r w:rsidRPr="00A378BC">
        <w:rPr>
          <w:rFonts w:ascii="Arial" w:eastAsia="宋体" w:hAnsi="Arial" w:hint="eastAsia"/>
          <w:sz w:val="24"/>
          <w:szCs w:val="24"/>
        </w:rPr>
        <w:t>Redis</w:t>
      </w:r>
      <w:r w:rsidRPr="00A30DE7">
        <w:rPr>
          <w:rFonts w:ascii="宋体" w:eastAsia="宋体" w:hAnsi="宋体" w:hint="eastAsia"/>
          <w:sz w:val="24"/>
          <w:szCs w:val="24"/>
        </w:rPr>
        <w:t>为非关系型数据库，负责对数据进行缓存，以加快数据访问速度，同时减轻</w:t>
      </w:r>
      <w:r w:rsidRPr="00A378BC">
        <w:rPr>
          <w:rFonts w:ascii="Arial" w:eastAsia="宋体" w:hAnsi="Arial" w:hint="eastAsia"/>
          <w:sz w:val="24"/>
          <w:szCs w:val="24"/>
        </w:rPr>
        <w:t>My</w:t>
      </w:r>
      <w:r w:rsidR="00AC4D1A" w:rsidRPr="00A378BC">
        <w:rPr>
          <w:rFonts w:ascii="Arial" w:eastAsia="宋体" w:hAnsi="Arial"/>
          <w:sz w:val="24"/>
          <w:szCs w:val="24"/>
        </w:rPr>
        <w:t>SQL</w:t>
      </w:r>
      <w:r w:rsidRPr="00A30DE7">
        <w:rPr>
          <w:rFonts w:ascii="宋体" w:eastAsia="宋体" w:hAnsi="宋体" w:hint="eastAsia"/>
          <w:sz w:val="24"/>
          <w:szCs w:val="24"/>
        </w:rPr>
        <w:t>的访问压力。</w:t>
      </w:r>
      <w:proofErr w:type="spellStart"/>
      <w:r w:rsidR="00B304EC" w:rsidRPr="00A378BC">
        <w:rPr>
          <w:rFonts w:ascii="Arial" w:eastAsia="宋体" w:hAnsi="Arial" w:cs="Arial"/>
          <w:sz w:val="24"/>
          <w:szCs w:val="24"/>
        </w:rPr>
        <w:t>Huskar</w:t>
      </w:r>
      <w:proofErr w:type="spellEnd"/>
      <w:r w:rsidR="00B304EC">
        <w:rPr>
          <w:rFonts w:ascii="Arial" w:eastAsia="宋体" w:hAnsi="Arial" w:cs="Arial" w:hint="eastAsia"/>
          <w:sz w:val="24"/>
          <w:szCs w:val="24"/>
        </w:rPr>
        <w:t>为配置中心，</w:t>
      </w:r>
      <w:r w:rsidR="00304D9F">
        <w:rPr>
          <w:rFonts w:ascii="Arial" w:eastAsia="宋体" w:hAnsi="Arial" w:cs="Arial" w:hint="eastAsia"/>
          <w:sz w:val="24"/>
          <w:szCs w:val="24"/>
        </w:rPr>
        <w:t>负责存储需要经常变动的配置信息，例如服务灰度开关、服务降级开关等。</w:t>
      </w:r>
    </w:p>
    <w:p w14:paraId="61831C90" w14:textId="0D96A311" w:rsidR="00FD189F" w:rsidRPr="00A30DE7" w:rsidRDefault="00A419FB" w:rsidP="00FD189F">
      <w:pPr>
        <w:spacing w:line="360" w:lineRule="auto"/>
        <w:ind w:firstLineChars="200" w:firstLine="480"/>
        <w:rPr>
          <w:rFonts w:ascii="宋体" w:eastAsia="宋体" w:hAnsi="宋体"/>
        </w:rPr>
      </w:pPr>
      <w:r w:rsidRPr="00A378BC">
        <w:rPr>
          <w:rFonts w:ascii="Arial" w:eastAsia="宋体" w:hAnsi="Arial" w:cs="Arial"/>
          <w:sz w:val="24"/>
          <w:szCs w:val="24"/>
        </w:rPr>
        <w:t>Infrastructure</w:t>
      </w:r>
      <w:r>
        <w:rPr>
          <w:rFonts w:ascii="宋体" w:eastAsia="宋体" w:hAnsi="宋体" w:hint="eastAsia"/>
          <w:sz w:val="24"/>
          <w:szCs w:val="24"/>
        </w:rPr>
        <w:t>为基础设施层，</w:t>
      </w:r>
      <w:r w:rsidR="009A4C5D">
        <w:rPr>
          <w:rFonts w:ascii="宋体" w:eastAsia="宋体" w:hAnsi="宋体" w:hint="eastAsia"/>
          <w:sz w:val="24"/>
          <w:szCs w:val="24"/>
        </w:rPr>
        <w:t>负责支撑系统运行。</w:t>
      </w:r>
      <w:r w:rsidR="00FD189F" w:rsidRPr="00A30DE7">
        <w:rPr>
          <w:rFonts w:ascii="宋体" w:eastAsia="宋体" w:hAnsi="宋体" w:hint="eastAsia"/>
          <w:sz w:val="24"/>
          <w:szCs w:val="24"/>
        </w:rPr>
        <w:t>系统发布到线上之后，</w:t>
      </w:r>
      <w:r w:rsidR="009A4C5D">
        <w:rPr>
          <w:rFonts w:ascii="宋体" w:eastAsia="宋体" w:hAnsi="宋体" w:hint="eastAsia"/>
          <w:sz w:val="24"/>
          <w:szCs w:val="24"/>
        </w:rPr>
        <w:t>服务注册中心会对系统进行注册，并将其暴露，以便其他服务发现并调用</w:t>
      </w:r>
      <w:r w:rsidR="00FD189F" w:rsidRPr="00A30DE7">
        <w:rPr>
          <w:rFonts w:ascii="宋体" w:eastAsia="宋体" w:hAnsi="宋体" w:hint="eastAsia"/>
          <w:sz w:val="24"/>
          <w:szCs w:val="24"/>
        </w:rPr>
        <w:t>；审核平台和任务调度中心为系统依赖的基础服务；</w:t>
      </w:r>
      <w:r w:rsidR="00FD189F" w:rsidRPr="00A378BC">
        <w:rPr>
          <w:rFonts w:ascii="Arial" w:eastAsia="宋体" w:hAnsi="Arial" w:hint="eastAsia"/>
          <w:sz w:val="24"/>
          <w:szCs w:val="24"/>
        </w:rPr>
        <w:t>RabbitM</w:t>
      </w:r>
      <w:r w:rsidR="000773EE" w:rsidRPr="00A378BC">
        <w:rPr>
          <w:rFonts w:ascii="Arial" w:eastAsia="宋体" w:hAnsi="Arial" w:hint="eastAsia"/>
          <w:sz w:val="24"/>
          <w:szCs w:val="24"/>
        </w:rPr>
        <w:t>Q</w:t>
      </w:r>
      <w:r w:rsidR="00FD189F" w:rsidRPr="00A30DE7">
        <w:rPr>
          <w:rFonts w:ascii="宋体" w:eastAsia="宋体" w:hAnsi="宋体" w:hint="eastAsia"/>
          <w:sz w:val="24"/>
          <w:szCs w:val="24"/>
        </w:rPr>
        <w:t>为消息中间件，系统通过</w:t>
      </w:r>
      <w:r w:rsidR="00FD189F" w:rsidRPr="00A378BC">
        <w:rPr>
          <w:rFonts w:ascii="Arial" w:eastAsia="宋体" w:hAnsi="Arial" w:hint="eastAsia"/>
          <w:sz w:val="24"/>
          <w:szCs w:val="24"/>
        </w:rPr>
        <w:t>RabbitM</w:t>
      </w:r>
      <w:r w:rsidR="000773EE" w:rsidRPr="00A378BC">
        <w:rPr>
          <w:rFonts w:ascii="Arial" w:eastAsia="宋体" w:hAnsi="Arial"/>
          <w:sz w:val="24"/>
          <w:szCs w:val="24"/>
        </w:rPr>
        <w:t>Q</w:t>
      </w:r>
      <w:r w:rsidR="00FD189F" w:rsidRPr="00A30DE7">
        <w:rPr>
          <w:rFonts w:ascii="宋体" w:eastAsia="宋体" w:hAnsi="宋体" w:hint="eastAsia"/>
          <w:sz w:val="24"/>
          <w:szCs w:val="24"/>
        </w:rPr>
        <w:t>与其他</w:t>
      </w:r>
      <w:r w:rsidR="000773EE">
        <w:rPr>
          <w:rFonts w:ascii="宋体" w:eastAsia="宋体" w:hAnsi="宋体" w:hint="eastAsia"/>
          <w:sz w:val="24"/>
          <w:szCs w:val="24"/>
        </w:rPr>
        <w:t>服务</w:t>
      </w:r>
      <w:r w:rsidR="00FD189F" w:rsidRPr="00A30DE7">
        <w:rPr>
          <w:rFonts w:ascii="宋体" w:eastAsia="宋体" w:hAnsi="宋体" w:hint="eastAsia"/>
          <w:sz w:val="24"/>
          <w:szCs w:val="24"/>
        </w:rPr>
        <w:t>进行交互。</w:t>
      </w:r>
    </w:p>
    <w:p w14:paraId="7630ACE5" w14:textId="7A1A18E8" w:rsidR="00842122" w:rsidRDefault="001D1DD1" w:rsidP="009F02EA">
      <w:pPr>
        <w:pStyle w:val="3"/>
        <w:numPr>
          <w:ilvl w:val="2"/>
          <w:numId w:val="52"/>
        </w:numPr>
      </w:pPr>
      <w:bookmarkStart w:id="227" w:name="_Toc36642701"/>
      <w:bookmarkStart w:id="228" w:name="_Toc36643273"/>
      <w:bookmarkStart w:id="229" w:name="_Toc36732796"/>
      <w:bookmarkStart w:id="230" w:name="_Toc36939016"/>
      <w:r>
        <w:rPr>
          <w:rFonts w:hint="eastAsia"/>
        </w:rPr>
        <w:t>功能组成设计</w:t>
      </w:r>
      <w:bookmarkEnd w:id="227"/>
      <w:bookmarkEnd w:id="228"/>
      <w:bookmarkEnd w:id="229"/>
      <w:bookmarkEnd w:id="230"/>
    </w:p>
    <w:p w14:paraId="74943EAC" w14:textId="2E701B85" w:rsidR="004134F2" w:rsidRPr="00A30DE7" w:rsidRDefault="004134F2" w:rsidP="005032E8">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根据</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3</w:t>
      </w:r>
      <w:r w:rsidRPr="00A30DE7">
        <w:rPr>
          <w:rFonts w:ascii="宋体" w:eastAsia="宋体" w:hAnsi="宋体" w:hint="eastAsia"/>
          <w:sz w:val="24"/>
          <w:szCs w:val="24"/>
        </w:rPr>
        <w:t>章节需求分析，对</w:t>
      </w:r>
      <w:r w:rsidR="00B969F9">
        <w:rPr>
          <w:rFonts w:ascii="宋体" w:eastAsia="宋体" w:hAnsi="宋体" w:hint="eastAsia"/>
          <w:sz w:val="24"/>
          <w:szCs w:val="24"/>
        </w:rPr>
        <w:t>履约超时管理平台</w:t>
      </w:r>
      <w:r w:rsidRPr="00A30DE7">
        <w:rPr>
          <w:rFonts w:ascii="宋体" w:eastAsia="宋体" w:hAnsi="宋体" w:hint="eastAsia"/>
          <w:sz w:val="24"/>
          <w:szCs w:val="24"/>
        </w:rPr>
        <w:t>进行数据模块划分，每个功能模块承担相应的职责，拥有不同的功能</w:t>
      </w:r>
      <w:r w:rsidR="005032E8" w:rsidRPr="00A30DE7">
        <w:rPr>
          <w:rFonts w:ascii="宋体" w:eastAsia="宋体" w:hAnsi="宋体" w:hint="eastAsia"/>
          <w:sz w:val="24"/>
          <w:szCs w:val="24"/>
        </w:rPr>
        <w:t>。系统分为四个功能模块：规则管理模块、审核流模块、规则预处理模块、业务处理模块</w:t>
      </w:r>
      <w:r w:rsidR="007D3793" w:rsidRPr="00A30DE7">
        <w:rPr>
          <w:rFonts w:ascii="宋体" w:eastAsia="宋体" w:hAnsi="宋体" w:hint="eastAsia"/>
          <w:sz w:val="24"/>
          <w:szCs w:val="24"/>
        </w:rPr>
        <w:t>。图</w:t>
      </w:r>
      <w:r w:rsidR="007D3793" w:rsidRPr="003F1175">
        <w:rPr>
          <w:rFonts w:ascii="Arial" w:eastAsia="宋体" w:hAnsi="Arial" w:hint="eastAsia"/>
          <w:sz w:val="24"/>
          <w:szCs w:val="24"/>
        </w:rPr>
        <w:t>3</w:t>
      </w:r>
      <w:r w:rsidR="007D3793" w:rsidRPr="001244DA">
        <w:rPr>
          <w:rFonts w:ascii="Arial" w:eastAsia="宋体" w:hAnsi="Arial" w:hint="eastAsia"/>
          <w:sz w:val="24"/>
          <w:szCs w:val="24"/>
        </w:rPr>
        <w:t>.</w:t>
      </w:r>
      <w:r w:rsidR="006D1D4B">
        <w:rPr>
          <w:rFonts w:ascii="Arial" w:eastAsia="宋体" w:hAnsi="Arial" w:hint="eastAsia"/>
          <w:sz w:val="24"/>
          <w:szCs w:val="24"/>
        </w:rPr>
        <w:t>9</w:t>
      </w:r>
      <w:r w:rsidR="007D3793" w:rsidRPr="00A30DE7">
        <w:rPr>
          <w:rFonts w:ascii="宋体" w:eastAsia="宋体" w:hAnsi="宋体" w:hint="eastAsia"/>
          <w:sz w:val="24"/>
          <w:szCs w:val="24"/>
        </w:rPr>
        <w:t>为系统功能模块图。</w:t>
      </w:r>
    </w:p>
    <w:p w14:paraId="090E6C5A" w14:textId="77777777" w:rsidR="00FD189F" w:rsidRDefault="002E24CA" w:rsidP="00FD189F">
      <w:pPr>
        <w:keepNext/>
        <w:jc w:val="center"/>
      </w:pPr>
      <w:r w:rsidRPr="002E24CA">
        <w:rPr>
          <w:noProof/>
        </w:rPr>
        <w:drawing>
          <wp:inline distT="0" distB="0" distL="0" distR="0" wp14:anchorId="16263749" wp14:editId="18F085FE">
            <wp:extent cx="5274310" cy="2419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7E315496" w14:textId="7B09E3C1" w:rsidR="00842122" w:rsidRDefault="00FD189F" w:rsidP="00FD189F">
      <w:pPr>
        <w:pStyle w:val="af8"/>
      </w:pPr>
      <w:bookmarkStart w:id="231" w:name="_Toc36736577"/>
      <w:bookmarkStart w:id="232" w:name="_Toc36940605"/>
      <w:r>
        <w:t>图</w:t>
      </w:r>
      <w:r>
        <w:t xml:space="preserve"> </w:t>
      </w:r>
      <w:fldSimple w:instr=" STYLEREF 1 \s ">
        <w:r w:rsidR="0018235C">
          <w:rPr>
            <w:rFonts w:hint="eastAsia"/>
            <w:noProof/>
          </w:rPr>
          <w:t>三</w:t>
        </w:r>
      </w:fldSimple>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9</w:t>
      </w:r>
      <w:r w:rsidR="0018235C">
        <w:fldChar w:fldCharType="end"/>
      </w:r>
      <w:r>
        <w:t xml:space="preserve">  </w:t>
      </w:r>
      <w:r w:rsidRPr="009C2FBA">
        <w:rPr>
          <w:rFonts w:hint="eastAsia"/>
        </w:rPr>
        <w:t>系统功能模块图</w:t>
      </w:r>
      <w:bookmarkEnd w:id="231"/>
      <w:bookmarkEnd w:id="232"/>
    </w:p>
    <w:p w14:paraId="6AD0F793" w14:textId="563A79C9" w:rsidR="00C57D6E" w:rsidRDefault="00364676" w:rsidP="009F02EA">
      <w:pPr>
        <w:pStyle w:val="3"/>
        <w:numPr>
          <w:ilvl w:val="2"/>
          <w:numId w:val="52"/>
        </w:numPr>
      </w:pPr>
      <w:bookmarkStart w:id="233" w:name="_Toc36642702"/>
      <w:bookmarkStart w:id="234" w:name="_Toc36643274"/>
      <w:bookmarkStart w:id="235" w:name="_Toc36732797"/>
      <w:bookmarkStart w:id="236" w:name="_Toc36939017"/>
      <w:r>
        <w:rPr>
          <w:rFonts w:hint="eastAsia"/>
        </w:rPr>
        <w:lastRenderedPageBreak/>
        <w:t>部署</w:t>
      </w:r>
      <w:r w:rsidR="00842122">
        <w:rPr>
          <w:rFonts w:hint="eastAsia"/>
        </w:rPr>
        <w:t>设计</w:t>
      </w:r>
      <w:bookmarkEnd w:id="233"/>
      <w:bookmarkEnd w:id="234"/>
      <w:bookmarkEnd w:id="235"/>
      <w:bookmarkEnd w:id="236"/>
    </w:p>
    <w:p w14:paraId="2138FC94" w14:textId="1A9C4DDB" w:rsidR="00FD189F" w:rsidRDefault="00A302C2" w:rsidP="00FD189F">
      <w:pPr>
        <w:keepNext/>
        <w:jc w:val="center"/>
      </w:pPr>
      <w:r>
        <w:rPr>
          <w:noProof/>
        </w:rPr>
        <w:drawing>
          <wp:inline distT="0" distB="0" distL="0" distR="0" wp14:anchorId="35A905BA" wp14:editId="427302E2">
            <wp:extent cx="5274310" cy="42176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217670"/>
                    </a:xfrm>
                    <a:prstGeom prst="rect">
                      <a:avLst/>
                    </a:prstGeom>
                    <a:noFill/>
                    <a:ln>
                      <a:noFill/>
                    </a:ln>
                  </pic:spPr>
                </pic:pic>
              </a:graphicData>
            </a:graphic>
          </wp:inline>
        </w:drawing>
      </w:r>
    </w:p>
    <w:p w14:paraId="6C31689C" w14:textId="11B0235A" w:rsidR="00BE4C33" w:rsidRDefault="00FD189F" w:rsidP="00FD189F">
      <w:pPr>
        <w:pStyle w:val="af8"/>
      </w:pPr>
      <w:bookmarkStart w:id="237" w:name="_Toc36736578"/>
      <w:bookmarkStart w:id="238" w:name="_Toc36940606"/>
      <w:r>
        <w:t>图</w:t>
      </w:r>
      <w:r>
        <w:t xml:space="preserve"> </w:t>
      </w:r>
      <w:fldSimple w:instr=" STYLEREF 1 \s ">
        <w:r w:rsidR="0018235C">
          <w:rPr>
            <w:rFonts w:hint="eastAsia"/>
            <w:noProof/>
          </w:rPr>
          <w:t>三</w:t>
        </w:r>
      </w:fldSimple>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10</w:t>
      </w:r>
      <w:r w:rsidR="0018235C">
        <w:fldChar w:fldCharType="end"/>
      </w:r>
      <w:r>
        <w:t xml:space="preserve">  </w:t>
      </w:r>
      <w:r w:rsidRPr="008943DF">
        <w:rPr>
          <w:rFonts w:hint="eastAsia"/>
        </w:rPr>
        <w:t>部署设计</w:t>
      </w:r>
      <w:bookmarkEnd w:id="237"/>
      <w:bookmarkEnd w:id="238"/>
    </w:p>
    <w:p w14:paraId="1CB5E81A" w14:textId="71D3560D" w:rsidR="000373D6" w:rsidRDefault="009C0A45" w:rsidP="00FB149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10</w:t>
      </w:r>
      <w:r>
        <w:rPr>
          <w:rFonts w:ascii="宋体" w:eastAsia="宋体" w:hAnsi="宋体" w:hint="eastAsia"/>
          <w:sz w:val="24"/>
          <w:szCs w:val="24"/>
        </w:rPr>
        <w:t>为系统部署图，</w:t>
      </w:r>
      <w:r w:rsidR="00F13594">
        <w:rPr>
          <w:rFonts w:ascii="宋体" w:eastAsia="宋体" w:hAnsi="宋体" w:hint="eastAsia"/>
          <w:sz w:val="24"/>
          <w:szCs w:val="24"/>
        </w:rPr>
        <w:t>如图所示</w:t>
      </w:r>
      <w:r w:rsidR="00E20F07">
        <w:rPr>
          <w:rFonts w:ascii="宋体" w:eastAsia="宋体" w:hAnsi="宋体" w:hint="eastAsia"/>
          <w:sz w:val="24"/>
          <w:szCs w:val="24"/>
        </w:rPr>
        <w:t>，</w:t>
      </w:r>
      <w:r w:rsidR="00FB1498">
        <w:rPr>
          <w:rFonts w:ascii="宋体" w:eastAsia="宋体" w:hAnsi="宋体" w:hint="eastAsia"/>
          <w:sz w:val="24"/>
          <w:szCs w:val="24"/>
        </w:rPr>
        <w:t>应用部署在</w:t>
      </w:r>
      <w:proofErr w:type="spellStart"/>
      <w:r w:rsidR="00FB1498" w:rsidRPr="00A378BC">
        <w:rPr>
          <w:rFonts w:ascii="Arial" w:eastAsia="宋体" w:hAnsi="Arial" w:hint="eastAsia"/>
          <w:sz w:val="24"/>
          <w:szCs w:val="24"/>
        </w:rPr>
        <w:t>kubernetes</w:t>
      </w:r>
      <w:proofErr w:type="spellEnd"/>
      <w:r w:rsidR="00FB1498">
        <w:rPr>
          <w:rFonts w:ascii="宋体" w:eastAsia="宋体" w:hAnsi="宋体" w:hint="eastAsia"/>
          <w:sz w:val="24"/>
          <w:szCs w:val="24"/>
        </w:rPr>
        <w:t>集群中</w:t>
      </w:r>
      <w:r w:rsidR="00FB1498" w:rsidRPr="00A378BC">
        <w:rPr>
          <w:rFonts w:ascii="Arial" w:eastAsia="宋体" w:hAnsi="Arial" w:hint="eastAsia"/>
          <w:sz w:val="24"/>
          <w:szCs w:val="24"/>
        </w:rPr>
        <w:t>worker</w:t>
      </w:r>
      <w:r w:rsidR="00FB1498">
        <w:rPr>
          <w:rFonts w:ascii="宋体" w:eastAsia="宋体" w:hAnsi="宋体" w:hint="eastAsia"/>
          <w:sz w:val="24"/>
          <w:szCs w:val="24"/>
        </w:rPr>
        <w:t>节点上，</w:t>
      </w:r>
      <w:r w:rsidR="00FB1498" w:rsidRPr="00A378BC">
        <w:rPr>
          <w:rFonts w:ascii="Arial" w:eastAsia="宋体" w:hAnsi="Arial"/>
          <w:sz w:val="24"/>
          <w:szCs w:val="24"/>
        </w:rPr>
        <w:t>P</w:t>
      </w:r>
      <w:r w:rsidR="00FB1498" w:rsidRPr="00A378BC">
        <w:rPr>
          <w:rFonts w:ascii="Arial" w:eastAsia="宋体" w:hAnsi="Arial" w:hint="eastAsia"/>
          <w:sz w:val="24"/>
          <w:szCs w:val="24"/>
        </w:rPr>
        <w:t>od</w:t>
      </w:r>
      <w:r w:rsidR="00FB1498">
        <w:rPr>
          <w:rFonts w:ascii="宋体" w:eastAsia="宋体" w:hAnsi="宋体" w:hint="eastAsia"/>
          <w:sz w:val="24"/>
          <w:szCs w:val="24"/>
        </w:rPr>
        <w:t>是</w:t>
      </w:r>
      <w:proofErr w:type="spellStart"/>
      <w:r w:rsidR="00FB1498" w:rsidRPr="00A378BC">
        <w:rPr>
          <w:rFonts w:ascii="Arial" w:eastAsia="宋体" w:hAnsi="Arial" w:hint="eastAsia"/>
          <w:sz w:val="24"/>
          <w:szCs w:val="24"/>
        </w:rPr>
        <w:t>kubernetes</w:t>
      </w:r>
      <w:proofErr w:type="spellEnd"/>
      <w:r w:rsidR="00FB1498">
        <w:rPr>
          <w:rFonts w:ascii="宋体" w:eastAsia="宋体" w:hAnsi="宋体" w:hint="eastAsia"/>
          <w:sz w:val="24"/>
          <w:szCs w:val="24"/>
        </w:rPr>
        <w:t>中最小部署单元，</w:t>
      </w:r>
      <w:r w:rsidR="00FB1498" w:rsidRPr="00A378BC">
        <w:rPr>
          <w:rFonts w:ascii="Arial" w:eastAsia="宋体" w:hAnsi="Arial" w:hint="eastAsia"/>
          <w:sz w:val="24"/>
          <w:szCs w:val="24"/>
        </w:rPr>
        <w:t>P</w:t>
      </w:r>
      <w:r w:rsidR="00FB1498" w:rsidRPr="00A378BC">
        <w:rPr>
          <w:rFonts w:ascii="Arial" w:eastAsia="宋体" w:hAnsi="Arial"/>
          <w:sz w:val="24"/>
          <w:szCs w:val="24"/>
        </w:rPr>
        <w:t>od</w:t>
      </w:r>
      <w:r w:rsidR="00FB1498">
        <w:rPr>
          <w:rFonts w:ascii="宋体" w:eastAsia="宋体" w:hAnsi="宋体" w:hint="eastAsia"/>
          <w:sz w:val="24"/>
          <w:szCs w:val="24"/>
        </w:rPr>
        <w:t>可以包含一个或者多个容器，部署在</w:t>
      </w:r>
      <w:r w:rsidR="00FB1498" w:rsidRPr="00A378BC">
        <w:rPr>
          <w:rFonts w:ascii="Arial" w:eastAsia="宋体" w:hAnsi="Arial" w:hint="eastAsia"/>
          <w:sz w:val="24"/>
          <w:szCs w:val="24"/>
        </w:rPr>
        <w:t>worker</w:t>
      </w:r>
      <w:r w:rsidR="00FB1498">
        <w:rPr>
          <w:rFonts w:ascii="宋体" w:eastAsia="宋体" w:hAnsi="宋体" w:hint="eastAsia"/>
          <w:sz w:val="24"/>
          <w:szCs w:val="24"/>
        </w:rPr>
        <w:t>节点上的应用会以</w:t>
      </w:r>
      <w:r w:rsidR="00FB1498" w:rsidRPr="00A378BC">
        <w:rPr>
          <w:rFonts w:ascii="Arial" w:eastAsia="宋体" w:hAnsi="Arial" w:hint="eastAsia"/>
          <w:sz w:val="24"/>
          <w:szCs w:val="24"/>
        </w:rPr>
        <w:t>Pod</w:t>
      </w:r>
      <w:r w:rsidR="00FB1498">
        <w:rPr>
          <w:rFonts w:ascii="宋体" w:eastAsia="宋体" w:hAnsi="宋体" w:hint="eastAsia"/>
          <w:sz w:val="24"/>
          <w:szCs w:val="24"/>
        </w:rPr>
        <w:t>形式存在和管理。为了避免单点故障，应用需要以集群的方式进行部署。应用</w:t>
      </w:r>
      <w:r w:rsidR="00E20F07">
        <w:rPr>
          <w:rFonts w:ascii="宋体" w:eastAsia="宋体" w:hAnsi="宋体" w:hint="eastAsia"/>
          <w:sz w:val="24"/>
          <w:szCs w:val="24"/>
        </w:rPr>
        <w:t>需要分别生产环境、预发环境、测试环境中进行部署</w:t>
      </w:r>
      <w:r w:rsidR="00F13594">
        <w:rPr>
          <w:rFonts w:ascii="宋体" w:eastAsia="宋体" w:hAnsi="宋体" w:hint="eastAsia"/>
          <w:sz w:val="24"/>
          <w:szCs w:val="24"/>
        </w:rPr>
        <w:t>，</w:t>
      </w:r>
      <w:r w:rsidR="00E20F07">
        <w:rPr>
          <w:rFonts w:ascii="宋体" w:eastAsia="宋体" w:hAnsi="宋体" w:hint="eastAsia"/>
          <w:sz w:val="24"/>
          <w:szCs w:val="24"/>
        </w:rPr>
        <w:t>生产环境为真实投入使用环境，预发环境</w:t>
      </w:r>
      <w:proofErr w:type="gramStart"/>
      <w:r w:rsidR="00E20F07">
        <w:rPr>
          <w:rFonts w:ascii="宋体" w:eastAsia="宋体" w:hAnsi="宋体" w:hint="eastAsia"/>
          <w:sz w:val="24"/>
          <w:szCs w:val="24"/>
        </w:rPr>
        <w:t>为发布</w:t>
      </w:r>
      <w:proofErr w:type="gramEnd"/>
      <w:r w:rsidR="00E20F07">
        <w:rPr>
          <w:rFonts w:ascii="宋体" w:eastAsia="宋体" w:hAnsi="宋体" w:hint="eastAsia"/>
          <w:sz w:val="24"/>
          <w:szCs w:val="24"/>
        </w:rPr>
        <w:t>前需要认证的环境，与生产环境相比，</w:t>
      </w:r>
      <w:r w:rsidR="00FB1498">
        <w:rPr>
          <w:rFonts w:ascii="宋体" w:eastAsia="宋体" w:hAnsi="宋体" w:hint="eastAsia"/>
          <w:sz w:val="24"/>
          <w:szCs w:val="24"/>
        </w:rPr>
        <w:t>应用</w:t>
      </w:r>
      <w:r w:rsidR="00E20F07">
        <w:rPr>
          <w:rFonts w:ascii="宋体" w:eastAsia="宋体" w:hAnsi="宋体" w:hint="eastAsia"/>
          <w:sz w:val="24"/>
          <w:szCs w:val="24"/>
        </w:rPr>
        <w:t>不真实投入使用，但是与生产环境共用一套数据库，测试环境与生产和预发环境完全隔离，测试环境的部署相对于前面两个环境较为简易。</w:t>
      </w:r>
      <w:r w:rsidR="00FB1498">
        <w:rPr>
          <w:rFonts w:ascii="宋体" w:eastAsia="宋体" w:hAnsi="宋体" w:hint="eastAsia"/>
          <w:sz w:val="24"/>
          <w:szCs w:val="24"/>
        </w:rPr>
        <w:t>应用</w:t>
      </w:r>
      <w:r>
        <w:rPr>
          <w:rFonts w:ascii="宋体" w:eastAsia="宋体" w:hAnsi="宋体" w:hint="eastAsia"/>
          <w:sz w:val="24"/>
          <w:szCs w:val="24"/>
        </w:rPr>
        <w:t>采用</w:t>
      </w:r>
      <w:proofErr w:type="spellStart"/>
      <w:r w:rsidR="000373D6" w:rsidRPr="00A378BC">
        <w:rPr>
          <w:rFonts w:ascii="Arial" w:eastAsia="宋体" w:hAnsi="Arial" w:hint="eastAsia"/>
          <w:sz w:val="24"/>
          <w:szCs w:val="24"/>
        </w:rPr>
        <w:t>D</w:t>
      </w:r>
      <w:r w:rsidRPr="00A378BC">
        <w:rPr>
          <w:rFonts w:ascii="Arial" w:eastAsia="宋体" w:hAnsi="Arial"/>
          <w:sz w:val="24"/>
          <w:szCs w:val="24"/>
        </w:rPr>
        <w:t>ocker</w:t>
      </w:r>
      <w:r>
        <w:rPr>
          <w:rFonts w:ascii="宋体" w:eastAsia="宋体" w:hAnsi="宋体" w:hint="eastAsia"/>
          <w:sz w:val="24"/>
          <w:szCs w:val="24"/>
        </w:rPr>
        <w:t>+</w:t>
      </w:r>
      <w:r w:rsidRPr="00A378BC">
        <w:rPr>
          <w:rFonts w:ascii="Arial" w:eastAsia="宋体" w:hAnsi="Arial"/>
          <w:sz w:val="24"/>
          <w:szCs w:val="24"/>
        </w:rPr>
        <w:t>Kubernetes</w:t>
      </w:r>
      <w:proofErr w:type="spellEnd"/>
      <w:r>
        <w:rPr>
          <w:rFonts w:ascii="宋体" w:eastAsia="宋体" w:hAnsi="宋体" w:hint="eastAsia"/>
          <w:sz w:val="24"/>
          <w:szCs w:val="24"/>
        </w:rPr>
        <w:t>组合进行持续集成和持续交付</w:t>
      </w:r>
      <w:r w:rsidR="0026751D">
        <w:rPr>
          <w:rFonts w:ascii="宋体" w:eastAsia="宋体" w:hAnsi="宋体" w:hint="eastAsia"/>
          <w:sz w:val="24"/>
          <w:szCs w:val="24"/>
        </w:rPr>
        <w:t>。</w:t>
      </w:r>
      <w:r w:rsidR="000373D6">
        <w:rPr>
          <w:rFonts w:ascii="宋体" w:eastAsia="宋体" w:hAnsi="宋体" w:hint="eastAsia"/>
          <w:sz w:val="24"/>
          <w:szCs w:val="24"/>
        </w:rPr>
        <w:t>使用</w:t>
      </w:r>
      <w:r w:rsidR="000373D6" w:rsidRPr="00A378BC">
        <w:rPr>
          <w:rFonts w:ascii="Arial" w:eastAsia="宋体" w:hAnsi="Arial" w:hint="eastAsia"/>
          <w:sz w:val="24"/>
          <w:szCs w:val="24"/>
        </w:rPr>
        <w:t>docker</w:t>
      </w:r>
      <w:r w:rsidR="000373D6">
        <w:rPr>
          <w:rFonts w:ascii="宋体" w:eastAsia="宋体" w:hAnsi="宋体" w:hint="eastAsia"/>
          <w:sz w:val="24"/>
          <w:szCs w:val="24"/>
        </w:rPr>
        <w:t>由如下原因：</w:t>
      </w:r>
      <w:r w:rsidR="000373D6" w:rsidRPr="00A378BC">
        <w:rPr>
          <w:rFonts w:ascii="Arial" w:eastAsia="宋体" w:hAnsi="Arial" w:hint="eastAsia"/>
          <w:sz w:val="24"/>
          <w:szCs w:val="24"/>
        </w:rPr>
        <w:t>docker</w:t>
      </w:r>
      <w:r w:rsidR="000373D6">
        <w:rPr>
          <w:rFonts w:ascii="宋体" w:eastAsia="宋体" w:hAnsi="宋体" w:hint="eastAsia"/>
          <w:sz w:val="24"/>
          <w:szCs w:val="24"/>
        </w:rPr>
        <w:t>技术可以将服务容器化，能够屏蔽由于底层</w:t>
      </w:r>
      <w:proofErr w:type="gramStart"/>
      <w:r w:rsidR="000373D6">
        <w:rPr>
          <w:rFonts w:ascii="宋体" w:eastAsia="宋体" w:hAnsi="宋体" w:hint="eastAsia"/>
          <w:sz w:val="24"/>
          <w:szCs w:val="24"/>
        </w:rPr>
        <w:t>物理机</w:t>
      </w:r>
      <w:r w:rsidR="00FF6ECD">
        <w:rPr>
          <w:rFonts w:ascii="宋体" w:eastAsia="宋体" w:hAnsi="宋体" w:hint="eastAsia"/>
          <w:sz w:val="24"/>
          <w:szCs w:val="24"/>
        </w:rPr>
        <w:t>差异</w:t>
      </w:r>
      <w:proofErr w:type="gramEnd"/>
      <w:r w:rsidR="00FF6ECD">
        <w:rPr>
          <w:rFonts w:ascii="宋体" w:eastAsia="宋体" w:hAnsi="宋体" w:hint="eastAsia"/>
          <w:sz w:val="24"/>
          <w:szCs w:val="24"/>
        </w:rPr>
        <w:t>和操作系统</w:t>
      </w:r>
      <w:r w:rsidR="000373D6">
        <w:rPr>
          <w:rFonts w:ascii="宋体" w:eastAsia="宋体" w:hAnsi="宋体" w:hint="eastAsia"/>
          <w:sz w:val="24"/>
          <w:szCs w:val="24"/>
        </w:rPr>
        <w:t>差异而带来的环境差异；</w:t>
      </w:r>
      <w:r w:rsidR="00FF6ECD">
        <w:rPr>
          <w:rFonts w:ascii="宋体" w:eastAsia="宋体" w:hAnsi="宋体" w:hint="eastAsia"/>
          <w:sz w:val="24"/>
          <w:szCs w:val="24"/>
        </w:rPr>
        <w:t>应用可以共享一个操作系统的内核，因此不需要为每一个应用准备一个操作系统，更加高效、解决系统资源</w:t>
      </w:r>
      <w:r w:rsidR="0017139A">
        <w:rPr>
          <w:rFonts w:ascii="宋体" w:eastAsia="宋体" w:hAnsi="宋体" w:hint="eastAsia"/>
          <w:sz w:val="24"/>
          <w:szCs w:val="24"/>
        </w:rPr>
        <w:t>。</w:t>
      </w:r>
      <w:r w:rsidR="00D003B1">
        <w:rPr>
          <w:rFonts w:ascii="宋体" w:eastAsia="宋体" w:hAnsi="宋体" w:hint="eastAsia"/>
          <w:sz w:val="24"/>
          <w:szCs w:val="24"/>
        </w:rPr>
        <w:t>使用了</w:t>
      </w:r>
      <w:r w:rsidR="00D003B1" w:rsidRPr="00A378BC">
        <w:rPr>
          <w:rFonts w:ascii="Arial" w:eastAsia="宋体" w:hAnsi="Arial" w:hint="eastAsia"/>
          <w:sz w:val="24"/>
          <w:szCs w:val="24"/>
        </w:rPr>
        <w:t>docker</w:t>
      </w:r>
      <w:r w:rsidR="00D003B1">
        <w:rPr>
          <w:rFonts w:ascii="宋体" w:eastAsia="宋体" w:hAnsi="宋体" w:hint="eastAsia"/>
          <w:sz w:val="24"/>
          <w:szCs w:val="24"/>
        </w:rPr>
        <w:t>之后，需要对</w:t>
      </w:r>
      <w:r w:rsidR="00D003B1" w:rsidRPr="00A378BC">
        <w:rPr>
          <w:rFonts w:ascii="Arial" w:eastAsia="宋体" w:hAnsi="Arial" w:hint="eastAsia"/>
          <w:sz w:val="24"/>
          <w:szCs w:val="24"/>
        </w:rPr>
        <w:t>docker</w:t>
      </w:r>
      <w:r w:rsidR="00D003B1">
        <w:rPr>
          <w:rFonts w:ascii="宋体" w:eastAsia="宋体" w:hAnsi="宋体" w:hint="eastAsia"/>
          <w:sz w:val="24"/>
          <w:szCs w:val="24"/>
        </w:rPr>
        <w:t>中的容器进行管理，因此需要使用</w:t>
      </w:r>
      <w:proofErr w:type="spellStart"/>
      <w:r w:rsidR="00D003B1" w:rsidRPr="00A378BC">
        <w:rPr>
          <w:rFonts w:ascii="Arial" w:eastAsia="宋体" w:hAnsi="Arial" w:hint="eastAsia"/>
          <w:sz w:val="24"/>
          <w:szCs w:val="24"/>
        </w:rPr>
        <w:t>kubernetes</w:t>
      </w:r>
      <w:proofErr w:type="spellEnd"/>
      <w:r w:rsidR="00D003B1">
        <w:rPr>
          <w:rFonts w:ascii="宋体" w:eastAsia="宋体" w:hAnsi="宋体" w:hint="eastAsia"/>
          <w:sz w:val="24"/>
          <w:szCs w:val="24"/>
        </w:rPr>
        <w:t>，</w:t>
      </w:r>
      <w:proofErr w:type="spellStart"/>
      <w:r w:rsidR="0087297E" w:rsidRPr="00A378BC">
        <w:rPr>
          <w:rFonts w:ascii="Arial" w:eastAsia="宋体" w:hAnsi="Arial" w:hint="eastAsia"/>
          <w:sz w:val="24"/>
          <w:szCs w:val="24"/>
        </w:rPr>
        <w:t>kubernetes</w:t>
      </w:r>
      <w:proofErr w:type="spellEnd"/>
      <w:r w:rsidR="0087297E">
        <w:rPr>
          <w:rFonts w:ascii="宋体" w:eastAsia="宋体" w:hAnsi="宋体" w:hint="eastAsia"/>
          <w:sz w:val="24"/>
          <w:szCs w:val="24"/>
        </w:rPr>
        <w:t>可以</w:t>
      </w:r>
      <w:r w:rsidR="0087297E">
        <w:rPr>
          <w:rFonts w:ascii="宋体" w:eastAsia="宋体" w:hAnsi="宋体" w:hint="eastAsia"/>
          <w:sz w:val="24"/>
          <w:szCs w:val="24"/>
        </w:rPr>
        <w:lastRenderedPageBreak/>
        <w:t>对容器化的应用进行自动部署、扩容、管理、灰度升级等。</w:t>
      </w:r>
    </w:p>
    <w:p w14:paraId="79D6CC4B" w14:textId="216096DD" w:rsidR="00B5567C" w:rsidRPr="00A30DE7" w:rsidRDefault="0071278D" w:rsidP="00013980">
      <w:pPr>
        <w:spacing w:line="360" w:lineRule="auto"/>
        <w:ind w:firstLineChars="200" w:firstLine="480"/>
        <w:rPr>
          <w:ins w:id="239" w:author="bob king" w:date="2019-12-28T15:16:00Z"/>
          <w:rFonts w:ascii="宋体" w:eastAsia="宋体" w:hAnsi="宋体"/>
          <w:sz w:val="24"/>
          <w:szCs w:val="24"/>
        </w:rPr>
      </w:pPr>
      <w:r>
        <w:rPr>
          <w:rFonts w:ascii="宋体" w:eastAsia="宋体" w:hAnsi="宋体" w:hint="eastAsia"/>
          <w:sz w:val="24"/>
          <w:szCs w:val="24"/>
        </w:rPr>
        <w:t>同时，</w:t>
      </w:r>
      <w:r w:rsidR="00593993">
        <w:rPr>
          <w:rFonts w:ascii="宋体" w:eastAsia="宋体" w:hAnsi="宋体" w:hint="eastAsia"/>
          <w:sz w:val="24"/>
          <w:szCs w:val="24"/>
        </w:rPr>
        <w:t>应用</w:t>
      </w:r>
      <w:r>
        <w:rPr>
          <w:rFonts w:ascii="宋体" w:eastAsia="宋体" w:hAnsi="宋体" w:hint="eastAsia"/>
          <w:sz w:val="24"/>
          <w:szCs w:val="24"/>
        </w:rPr>
        <w:t>采用多机房异地方式进行部署</w:t>
      </w:r>
      <w:r w:rsidR="008B26C8">
        <w:rPr>
          <w:rFonts w:ascii="宋体" w:eastAsia="宋体" w:hAnsi="宋体" w:hint="eastAsia"/>
          <w:sz w:val="24"/>
          <w:szCs w:val="24"/>
        </w:rPr>
        <w:t>，</w:t>
      </w:r>
      <w:r w:rsidR="00D26883" w:rsidRPr="00A30DE7">
        <w:rPr>
          <w:rFonts w:ascii="宋体" w:eastAsia="宋体" w:hAnsi="宋体" w:hint="eastAsia"/>
          <w:sz w:val="24"/>
          <w:szCs w:val="24"/>
        </w:rPr>
        <w:t>异地多机房又称为异地多活。随着业务的发展，单个数据中心已经无法支撑饿</w:t>
      </w:r>
      <w:proofErr w:type="gramStart"/>
      <w:r w:rsidR="00D26883" w:rsidRPr="00A30DE7">
        <w:rPr>
          <w:rFonts w:ascii="宋体" w:eastAsia="宋体" w:hAnsi="宋体" w:hint="eastAsia"/>
          <w:sz w:val="24"/>
          <w:szCs w:val="24"/>
        </w:rPr>
        <w:t>了么的体量</w:t>
      </w:r>
      <w:proofErr w:type="gramEnd"/>
      <w:r w:rsidR="00D26883" w:rsidRPr="00A30DE7">
        <w:rPr>
          <w:rFonts w:ascii="宋体" w:eastAsia="宋体" w:hAnsi="宋体" w:hint="eastAsia"/>
          <w:sz w:val="24"/>
          <w:szCs w:val="24"/>
        </w:rPr>
        <w:t>，机房的主机数已经无法再增加，另一方面，</w:t>
      </w:r>
      <w:proofErr w:type="gramStart"/>
      <w:r w:rsidR="00D26883" w:rsidRPr="00A30DE7">
        <w:rPr>
          <w:rFonts w:ascii="宋体" w:eastAsia="宋体" w:hAnsi="宋体" w:hint="eastAsia"/>
          <w:sz w:val="24"/>
          <w:szCs w:val="24"/>
        </w:rPr>
        <w:t>整机房级别</w:t>
      </w:r>
      <w:proofErr w:type="gramEnd"/>
      <w:r w:rsidR="00D26883" w:rsidRPr="00A30DE7">
        <w:rPr>
          <w:rFonts w:ascii="宋体" w:eastAsia="宋体" w:hAnsi="宋体" w:hint="eastAsia"/>
          <w:sz w:val="24"/>
          <w:szCs w:val="24"/>
        </w:rPr>
        <w:t>的事故时有发生，每次都会带来严重的后果，为了解决上述两个问题，饿了</w:t>
      </w:r>
      <w:proofErr w:type="gramStart"/>
      <w:r w:rsidR="00D26883" w:rsidRPr="00A30DE7">
        <w:rPr>
          <w:rFonts w:ascii="宋体" w:eastAsia="宋体" w:hAnsi="宋体" w:hint="eastAsia"/>
          <w:sz w:val="24"/>
          <w:szCs w:val="24"/>
        </w:rPr>
        <w:t>么所有</w:t>
      </w:r>
      <w:proofErr w:type="gramEnd"/>
      <w:r w:rsidR="00DE289D">
        <w:rPr>
          <w:rFonts w:ascii="宋体" w:eastAsia="宋体" w:hAnsi="宋体" w:hint="eastAsia"/>
          <w:sz w:val="24"/>
          <w:szCs w:val="24"/>
        </w:rPr>
        <w:t>应用</w:t>
      </w:r>
      <w:r w:rsidR="00FB3274" w:rsidRPr="00A30DE7">
        <w:rPr>
          <w:rFonts w:ascii="宋体" w:eastAsia="宋体" w:hAnsi="宋体" w:hint="eastAsia"/>
          <w:sz w:val="24"/>
          <w:szCs w:val="24"/>
        </w:rPr>
        <w:t>均</w:t>
      </w:r>
      <w:r w:rsidR="00D26883" w:rsidRPr="00A30DE7">
        <w:rPr>
          <w:rFonts w:ascii="宋体" w:eastAsia="宋体" w:hAnsi="宋体" w:hint="eastAsia"/>
          <w:sz w:val="24"/>
          <w:szCs w:val="24"/>
        </w:rPr>
        <w:t>采用多机房的方式进行部署</w:t>
      </w:r>
      <w:r w:rsidR="00FB3274" w:rsidRPr="00A30DE7">
        <w:rPr>
          <w:rFonts w:ascii="宋体" w:eastAsia="宋体" w:hAnsi="宋体" w:hint="eastAsia"/>
          <w:sz w:val="24"/>
          <w:szCs w:val="24"/>
        </w:rPr>
        <w:t>。多机房部署</w:t>
      </w:r>
      <w:r w:rsidR="00DA62EA" w:rsidRPr="00A30DE7">
        <w:rPr>
          <w:rFonts w:ascii="宋体" w:eastAsia="宋体" w:hAnsi="宋体" w:hint="eastAsia"/>
          <w:sz w:val="24"/>
          <w:szCs w:val="24"/>
        </w:rPr>
        <w:t>能够获得高扩展性和高可用，但</w:t>
      </w:r>
      <w:r w:rsidR="00FB3274" w:rsidRPr="00A30DE7">
        <w:rPr>
          <w:rFonts w:ascii="宋体" w:eastAsia="宋体" w:hAnsi="宋体" w:hint="eastAsia"/>
          <w:sz w:val="24"/>
          <w:szCs w:val="24"/>
        </w:rPr>
        <w:t>在解决问题的同时也带来新的问题，最为突出的有如下两点：业务跨机房处理带来的网络高延时问题和数据同步问题。</w:t>
      </w:r>
      <w:r w:rsidR="003907AA" w:rsidRPr="00A30DE7">
        <w:rPr>
          <w:rFonts w:ascii="宋体" w:eastAsia="宋体" w:hAnsi="宋体" w:hint="eastAsia"/>
          <w:sz w:val="24"/>
          <w:szCs w:val="24"/>
        </w:rPr>
        <w:t>网络延时问题出现在一个请求依赖两个机房的服务，或者一个机房的服务依赖另一个机房的服务</w:t>
      </w:r>
      <w:r w:rsidR="00A66D8C" w:rsidRPr="00A30DE7">
        <w:rPr>
          <w:rFonts w:ascii="宋体" w:eastAsia="宋体" w:hAnsi="宋体" w:hint="eastAsia"/>
          <w:sz w:val="24"/>
          <w:szCs w:val="24"/>
        </w:rPr>
        <w:t>，解决方法是让业务内聚，</w:t>
      </w:r>
      <w:r w:rsidR="0091117A" w:rsidRPr="00A30DE7">
        <w:rPr>
          <w:rFonts w:ascii="宋体" w:eastAsia="宋体" w:hAnsi="宋体" w:hint="eastAsia"/>
          <w:sz w:val="24"/>
          <w:szCs w:val="24"/>
        </w:rPr>
        <w:t>即一个</w:t>
      </w:r>
      <w:r w:rsidR="004A04DA" w:rsidRPr="00A30DE7">
        <w:rPr>
          <w:rFonts w:ascii="宋体" w:eastAsia="宋体" w:hAnsi="宋体" w:hint="eastAsia"/>
          <w:sz w:val="24"/>
          <w:szCs w:val="24"/>
        </w:rPr>
        <w:t>订单的</w:t>
      </w:r>
      <w:proofErr w:type="gramStart"/>
      <w:r w:rsidR="004A04DA" w:rsidRPr="00A30DE7">
        <w:rPr>
          <w:rFonts w:ascii="宋体" w:eastAsia="宋体" w:hAnsi="宋体" w:hint="eastAsia"/>
          <w:sz w:val="24"/>
          <w:szCs w:val="24"/>
        </w:rPr>
        <w:t>旅单过程</w:t>
      </w:r>
      <w:proofErr w:type="gramEnd"/>
      <w:r w:rsidR="0091117A" w:rsidRPr="00A30DE7">
        <w:rPr>
          <w:rFonts w:ascii="宋体" w:eastAsia="宋体" w:hAnsi="宋体" w:hint="eastAsia"/>
          <w:sz w:val="24"/>
          <w:szCs w:val="24"/>
        </w:rPr>
        <w:t>在</w:t>
      </w:r>
      <w:r w:rsidR="004A04DA" w:rsidRPr="00A30DE7">
        <w:rPr>
          <w:rFonts w:ascii="宋体" w:eastAsia="宋体" w:hAnsi="宋体" w:hint="eastAsia"/>
          <w:sz w:val="24"/>
          <w:szCs w:val="24"/>
        </w:rPr>
        <w:t>同</w:t>
      </w:r>
      <w:r w:rsidR="0091117A" w:rsidRPr="00A30DE7">
        <w:rPr>
          <w:rFonts w:ascii="宋体" w:eastAsia="宋体" w:hAnsi="宋体" w:hint="eastAsia"/>
          <w:sz w:val="24"/>
          <w:szCs w:val="24"/>
        </w:rPr>
        <w:t>一个机房内完成</w:t>
      </w:r>
      <w:r w:rsidR="004A04DA" w:rsidRPr="00A30DE7">
        <w:rPr>
          <w:rFonts w:ascii="宋体" w:eastAsia="宋体" w:hAnsi="宋体" w:hint="eastAsia"/>
          <w:sz w:val="24"/>
          <w:szCs w:val="24"/>
        </w:rPr>
        <w:t>，不允许跨机房调用，包含了所有的服务</w:t>
      </w:r>
      <w:r w:rsidR="00E82822" w:rsidRPr="00A30DE7">
        <w:rPr>
          <w:rFonts w:ascii="宋体" w:eastAsia="宋体" w:hAnsi="宋体" w:hint="eastAsia"/>
          <w:sz w:val="24"/>
          <w:szCs w:val="24"/>
        </w:rPr>
        <w:t>。</w:t>
      </w:r>
      <w:r w:rsidR="00850B8C" w:rsidRPr="00A30DE7">
        <w:rPr>
          <w:rFonts w:ascii="宋体" w:eastAsia="宋体" w:hAnsi="宋体" w:hint="eastAsia"/>
          <w:sz w:val="24"/>
          <w:szCs w:val="24"/>
        </w:rPr>
        <w:t>异地机房的出现，导致了数据同步的问题，</w:t>
      </w:r>
      <w:r w:rsidR="001E1817" w:rsidRPr="00A30DE7">
        <w:rPr>
          <w:rFonts w:ascii="宋体" w:eastAsia="宋体" w:hAnsi="宋体" w:hint="eastAsia"/>
          <w:sz w:val="24"/>
          <w:szCs w:val="24"/>
        </w:rPr>
        <w:t>为了保证高可用，每个机房需要全量保存用户数据，因此机房之间需要数据的同步，数据的同步通过消息队列的方式，每个机房监听对应机房的消息队列，</w:t>
      </w:r>
      <w:r w:rsidR="00452534" w:rsidRPr="00A30DE7">
        <w:rPr>
          <w:rFonts w:ascii="宋体" w:eastAsia="宋体" w:hAnsi="宋体" w:hint="eastAsia"/>
          <w:sz w:val="24"/>
          <w:szCs w:val="24"/>
        </w:rPr>
        <w:t>当</w:t>
      </w:r>
      <w:r w:rsidR="003F3C02" w:rsidRPr="00A30DE7">
        <w:rPr>
          <w:rFonts w:ascii="宋体" w:eastAsia="宋体" w:hAnsi="宋体" w:hint="eastAsia"/>
          <w:sz w:val="24"/>
          <w:szCs w:val="24"/>
        </w:rPr>
        <w:t>数据的更新就会</w:t>
      </w:r>
      <w:proofErr w:type="gramStart"/>
      <w:r w:rsidR="003F3C02" w:rsidRPr="00A30DE7">
        <w:rPr>
          <w:rFonts w:ascii="宋体" w:eastAsia="宋体" w:hAnsi="宋体" w:hint="eastAsia"/>
          <w:sz w:val="24"/>
          <w:szCs w:val="24"/>
        </w:rPr>
        <w:t>向消息</w:t>
      </w:r>
      <w:proofErr w:type="gramEnd"/>
      <w:r w:rsidR="003F3C02" w:rsidRPr="00A30DE7">
        <w:rPr>
          <w:rFonts w:ascii="宋体" w:eastAsia="宋体" w:hAnsi="宋体" w:hint="eastAsia"/>
          <w:sz w:val="24"/>
          <w:szCs w:val="24"/>
        </w:rPr>
        <w:t>队列中发送消息。</w:t>
      </w:r>
    </w:p>
    <w:p w14:paraId="4DC2C818" w14:textId="02BA0422" w:rsidR="004C6632" w:rsidRDefault="004C6632" w:rsidP="009F02EA">
      <w:pPr>
        <w:pStyle w:val="2"/>
        <w:numPr>
          <w:ilvl w:val="1"/>
          <w:numId w:val="52"/>
        </w:numPr>
      </w:pPr>
      <w:bookmarkStart w:id="240" w:name="_Toc36642703"/>
      <w:bookmarkStart w:id="241" w:name="_Toc36643275"/>
      <w:bookmarkStart w:id="242" w:name="_Toc36732798"/>
      <w:bookmarkStart w:id="243" w:name="_Toc36939018"/>
      <w:r>
        <w:rPr>
          <w:rFonts w:hint="eastAsia"/>
        </w:rPr>
        <w:t>数据库设计</w:t>
      </w:r>
      <w:bookmarkEnd w:id="200"/>
      <w:bookmarkEnd w:id="240"/>
      <w:bookmarkEnd w:id="241"/>
      <w:bookmarkEnd w:id="242"/>
      <w:bookmarkEnd w:id="243"/>
    </w:p>
    <w:p w14:paraId="3EC194EB" w14:textId="242200FA" w:rsidR="00E52242" w:rsidRPr="00A30DE7" w:rsidRDefault="00141995" w:rsidP="00E52242">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本节对数据库系统数据库进行设计</w:t>
      </w:r>
      <w:r w:rsidR="0049670A" w:rsidRPr="00A30DE7">
        <w:rPr>
          <w:rFonts w:ascii="宋体" w:eastAsia="宋体" w:hAnsi="宋体" w:hint="eastAsia"/>
          <w:sz w:val="24"/>
          <w:szCs w:val="24"/>
        </w:rPr>
        <w:t>。图</w:t>
      </w:r>
      <w:r w:rsidR="0049670A" w:rsidRPr="003F1175">
        <w:rPr>
          <w:rFonts w:ascii="Arial" w:eastAsia="宋体" w:hAnsi="Arial" w:hint="eastAsia"/>
          <w:sz w:val="24"/>
          <w:szCs w:val="24"/>
        </w:rPr>
        <w:t>3</w:t>
      </w:r>
      <w:r w:rsidR="0049670A" w:rsidRPr="001244DA">
        <w:rPr>
          <w:rFonts w:ascii="Arial" w:eastAsia="宋体" w:hAnsi="Arial" w:hint="eastAsia"/>
          <w:sz w:val="24"/>
          <w:szCs w:val="24"/>
        </w:rPr>
        <w:t>.</w:t>
      </w:r>
      <w:r w:rsidR="0049670A" w:rsidRPr="003F1175">
        <w:rPr>
          <w:rFonts w:ascii="Arial" w:eastAsia="宋体" w:hAnsi="Arial" w:hint="eastAsia"/>
          <w:sz w:val="24"/>
          <w:szCs w:val="24"/>
        </w:rPr>
        <w:t>1</w:t>
      </w:r>
      <w:r w:rsidR="006D1D4B">
        <w:rPr>
          <w:rFonts w:ascii="Arial" w:eastAsia="宋体" w:hAnsi="Arial" w:hint="eastAsia"/>
          <w:sz w:val="24"/>
          <w:szCs w:val="24"/>
        </w:rPr>
        <w:t>1</w:t>
      </w:r>
      <w:r w:rsidR="0049670A" w:rsidRPr="00A30DE7">
        <w:rPr>
          <w:rFonts w:ascii="宋体" w:eastAsia="宋体" w:hAnsi="宋体" w:hint="eastAsia"/>
          <w:sz w:val="24"/>
          <w:szCs w:val="24"/>
        </w:rPr>
        <w:t>为实体关系图，如图所示，</w:t>
      </w:r>
      <w:r w:rsidR="00332E76" w:rsidRPr="00A30DE7">
        <w:rPr>
          <w:rFonts w:ascii="宋体" w:eastAsia="宋体" w:hAnsi="宋体" w:hint="eastAsia"/>
          <w:sz w:val="24"/>
          <w:szCs w:val="24"/>
        </w:rPr>
        <w:t>数据库的设计围绕着规则和对规则的操作类型展开。</w:t>
      </w:r>
      <w:r w:rsidR="006859BB" w:rsidRPr="00A378BC">
        <w:rPr>
          <w:rFonts w:ascii="Arial" w:eastAsia="宋体" w:hAnsi="Arial" w:hint="eastAsia"/>
          <w:sz w:val="24"/>
          <w:szCs w:val="24"/>
        </w:rPr>
        <w:t>rule</w:t>
      </w:r>
      <w:proofErr w:type="gramStart"/>
      <w:r w:rsidR="006859BB" w:rsidRPr="00A30DE7">
        <w:rPr>
          <w:rFonts w:ascii="宋体" w:eastAsia="宋体" w:hAnsi="宋体" w:hint="eastAsia"/>
          <w:sz w:val="24"/>
          <w:szCs w:val="24"/>
        </w:rPr>
        <w:t>表</w:t>
      </w:r>
      <w:r w:rsidR="00523244" w:rsidRPr="00A30DE7">
        <w:rPr>
          <w:rFonts w:ascii="宋体" w:eastAsia="宋体" w:hAnsi="宋体" w:hint="eastAsia"/>
          <w:sz w:val="24"/>
          <w:szCs w:val="24"/>
        </w:rPr>
        <w:t>负责</w:t>
      </w:r>
      <w:proofErr w:type="gramEnd"/>
      <w:r w:rsidR="00523244" w:rsidRPr="00A30DE7">
        <w:rPr>
          <w:rFonts w:ascii="宋体" w:eastAsia="宋体" w:hAnsi="宋体" w:hint="eastAsia"/>
          <w:sz w:val="24"/>
          <w:szCs w:val="24"/>
        </w:rPr>
        <w:t>存储用户配置的规则。</w:t>
      </w:r>
      <w:proofErr w:type="spellStart"/>
      <w:r w:rsidR="006859BB" w:rsidRPr="00A378BC">
        <w:rPr>
          <w:rFonts w:ascii="Arial" w:eastAsia="宋体" w:hAnsi="Arial" w:hint="eastAsia"/>
          <w:sz w:val="24"/>
          <w:szCs w:val="24"/>
        </w:rPr>
        <w:t>rule</w:t>
      </w:r>
      <w:r w:rsidR="006859BB" w:rsidRPr="003F1175">
        <w:rPr>
          <w:rFonts w:ascii="Arial" w:eastAsia="宋体" w:hAnsi="Arial"/>
          <w:sz w:val="24"/>
          <w:szCs w:val="24"/>
        </w:rPr>
        <w:t>_</w:t>
      </w:r>
      <w:r w:rsidR="006859BB" w:rsidRPr="00A378BC">
        <w:rPr>
          <w:rFonts w:ascii="Arial" w:eastAsia="宋体" w:hAnsi="Arial"/>
          <w:sz w:val="24"/>
          <w:szCs w:val="24"/>
        </w:rPr>
        <w:t>draft</w:t>
      </w:r>
      <w:proofErr w:type="spellEnd"/>
      <w:proofErr w:type="gramStart"/>
      <w:r w:rsidR="00523244" w:rsidRPr="00A30DE7">
        <w:rPr>
          <w:rFonts w:ascii="宋体" w:eastAsia="宋体" w:hAnsi="宋体" w:hint="eastAsia"/>
          <w:sz w:val="24"/>
          <w:szCs w:val="24"/>
        </w:rPr>
        <w:t>表</w:t>
      </w:r>
      <w:r w:rsidR="006859BB" w:rsidRPr="00A30DE7">
        <w:rPr>
          <w:rFonts w:ascii="宋体" w:eastAsia="宋体" w:hAnsi="宋体" w:hint="eastAsia"/>
          <w:sz w:val="24"/>
          <w:szCs w:val="24"/>
        </w:rPr>
        <w:t>负责</w:t>
      </w:r>
      <w:proofErr w:type="gramEnd"/>
      <w:r w:rsidR="006859BB" w:rsidRPr="00A30DE7">
        <w:rPr>
          <w:rFonts w:ascii="宋体" w:eastAsia="宋体" w:hAnsi="宋体" w:hint="eastAsia"/>
          <w:sz w:val="24"/>
          <w:szCs w:val="24"/>
        </w:rPr>
        <w:t>存储审批通过之前的规则，审批通过之后的规则存放在</w:t>
      </w:r>
      <w:r w:rsidR="006859BB" w:rsidRPr="00A378BC">
        <w:rPr>
          <w:rFonts w:ascii="Arial" w:eastAsia="宋体" w:hAnsi="Arial" w:hint="eastAsia"/>
          <w:sz w:val="24"/>
          <w:szCs w:val="24"/>
        </w:rPr>
        <w:t>r</w:t>
      </w:r>
      <w:r w:rsidR="006859BB" w:rsidRPr="00A378BC">
        <w:rPr>
          <w:rFonts w:ascii="Arial" w:eastAsia="宋体" w:hAnsi="Arial"/>
          <w:sz w:val="24"/>
          <w:szCs w:val="24"/>
        </w:rPr>
        <w:t>ule</w:t>
      </w:r>
      <w:r w:rsidR="006859BB" w:rsidRPr="00A30DE7">
        <w:rPr>
          <w:rFonts w:ascii="宋体" w:eastAsia="宋体" w:hAnsi="宋体" w:hint="eastAsia"/>
          <w:sz w:val="24"/>
          <w:szCs w:val="24"/>
        </w:rPr>
        <w:t>表中，由于规则的审批可能会不通过，因此</w:t>
      </w:r>
      <w:proofErr w:type="spellStart"/>
      <w:r w:rsidR="006859BB" w:rsidRPr="00A378BC">
        <w:rPr>
          <w:rFonts w:ascii="Arial" w:eastAsia="宋体" w:hAnsi="Arial" w:hint="eastAsia"/>
          <w:sz w:val="24"/>
          <w:szCs w:val="24"/>
        </w:rPr>
        <w:t>rule</w:t>
      </w:r>
      <w:r w:rsidR="006859BB" w:rsidRPr="003F1175">
        <w:rPr>
          <w:rFonts w:ascii="Arial" w:eastAsia="宋体" w:hAnsi="Arial"/>
          <w:sz w:val="24"/>
          <w:szCs w:val="24"/>
        </w:rPr>
        <w:t>_</w:t>
      </w:r>
      <w:r w:rsidR="006859BB" w:rsidRPr="00A378BC">
        <w:rPr>
          <w:rFonts w:ascii="Arial" w:eastAsia="宋体" w:hAnsi="Arial"/>
          <w:sz w:val="24"/>
          <w:szCs w:val="24"/>
        </w:rPr>
        <w:t>draft</w:t>
      </w:r>
      <w:proofErr w:type="spellEnd"/>
      <w:r w:rsidR="006859BB" w:rsidRPr="00A30DE7">
        <w:rPr>
          <w:rFonts w:ascii="宋体" w:eastAsia="宋体" w:hAnsi="宋体" w:hint="eastAsia"/>
          <w:sz w:val="24"/>
          <w:szCs w:val="24"/>
        </w:rPr>
        <w:t>和</w:t>
      </w:r>
      <w:r w:rsidR="006859BB" w:rsidRPr="00A378BC">
        <w:rPr>
          <w:rFonts w:ascii="Arial" w:eastAsia="宋体" w:hAnsi="Arial" w:hint="eastAsia"/>
          <w:sz w:val="24"/>
          <w:szCs w:val="24"/>
        </w:rPr>
        <w:t>r</w:t>
      </w:r>
      <w:r w:rsidR="006859BB" w:rsidRPr="00A378BC">
        <w:rPr>
          <w:rFonts w:ascii="Arial" w:eastAsia="宋体" w:hAnsi="Arial"/>
          <w:sz w:val="24"/>
          <w:szCs w:val="24"/>
        </w:rPr>
        <w:t>ule</w:t>
      </w:r>
      <w:r w:rsidR="006859BB" w:rsidRPr="00A30DE7">
        <w:rPr>
          <w:rFonts w:ascii="宋体" w:eastAsia="宋体" w:hAnsi="宋体" w:hint="eastAsia"/>
          <w:sz w:val="24"/>
          <w:szCs w:val="24"/>
        </w:rPr>
        <w:t>的对应关系为</w:t>
      </w:r>
      <w:r w:rsidR="006859BB" w:rsidRPr="003F1175">
        <w:rPr>
          <w:rFonts w:ascii="Arial" w:eastAsia="宋体" w:hAnsi="Arial" w:hint="eastAsia"/>
          <w:sz w:val="24"/>
          <w:szCs w:val="24"/>
        </w:rPr>
        <w:t>1</w:t>
      </w:r>
      <w:r w:rsidR="006859BB" w:rsidRPr="00A30DE7">
        <w:rPr>
          <w:rFonts w:ascii="宋体" w:eastAsia="宋体" w:hAnsi="宋体" w:hint="eastAsia"/>
          <w:sz w:val="24"/>
          <w:szCs w:val="24"/>
        </w:rPr>
        <w:t>对</w:t>
      </w:r>
      <w:r w:rsidR="006859BB" w:rsidRPr="003F1175">
        <w:rPr>
          <w:rFonts w:ascii="Arial" w:eastAsia="宋体" w:hAnsi="Arial"/>
          <w:sz w:val="24"/>
          <w:szCs w:val="24"/>
        </w:rPr>
        <w:t>0</w:t>
      </w:r>
      <w:r w:rsidR="006859BB" w:rsidRPr="00A30DE7">
        <w:rPr>
          <w:rFonts w:ascii="宋体" w:eastAsia="宋体" w:hAnsi="宋体" w:hint="eastAsia"/>
          <w:sz w:val="24"/>
          <w:szCs w:val="24"/>
        </w:rPr>
        <w:t>或</w:t>
      </w:r>
      <w:r w:rsidR="006859BB" w:rsidRPr="003F1175">
        <w:rPr>
          <w:rFonts w:ascii="Arial" w:eastAsia="宋体" w:hAnsi="Arial" w:hint="eastAsia"/>
          <w:sz w:val="24"/>
          <w:szCs w:val="24"/>
        </w:rPr>
        <w:t>1</w:t>
      </w:r>
      <w:r w:rsidR="006859BB" w:rsidRPr="00A30DE7">
        <w:rPr>
          <w:rFonts w:ascii="宋体" w:eastAsia="宋体" w:hAnsi="宋体" w:hint="eastAsia"/>
          <w:sz w:val="24"/>
          <w:szCs w:val="24"/>
        </w:rPr>
        <w:t>。</w:t>
      </w:r>
      <w:proofErr w:type="spellStart"/>
      <w:r w:rsidR="00882592" w:rsidRPr="00A378BC">
        <w:rPr>
          <w:rFonts w:ascii="Arial" w:eastAsia="宋体" w:hAnsi="Arial" w:hint="eastAsia"/>
          <w:sz w:val="24"/>
          <w:szCs w:val="24"/>
        </w:rPr>
        <w:t>rule</w:t>
      </w:r>
      <w:r w:rsidR="00882592" w:rsidRPr="003F1175">
        <w:rPr>
          <w:rFonts w:ascii="Arial" w:eastAsia="宋体" w:hAnsi="Arial" w:hint="eastAsia"/>
          <w:sz w:val="24"/>
          <w:szCs w:val="24"/>
        </w:rPr>
        <w:t>_</w:t>
      </w:r>
      <w:r w:rsidR="00882592" w:rsidRPr="00A378BC">
        <w:rPr>
          <w:rFonts w:ascii="Arial" w:eastAsia="宋体" w:hAnsi="Arial"/>
          <w:sz w:val="24"/>
          <w:szCs w:val="24"/>
        </w:rPr>
        <w:t>hit</w:t>
      </w:r>
      <w:proofErr w:type="spellEnd"/>
      <w:proofErr w:type="gramStart"/>
      <w:r w:rsidR="00882592" w:rsidRPr="00A30DE7">
        <w:rPr>
          <w:rFonts w:ascii="宋体" w:eastAsia="宋体" w:hAnsi="宋体" w:hint="eastAsia"/>
          <w:sz w:val="24"/>
          <w:szCs w:val="24"/>
        </w:rPr>
        <w:t>表</w:t>
      </w:r>
      <w:r w:rsidR="00E52242" w:rsidRPr="00A30DE7">
        <w:rPr>
          <w:rFonts w:ascii="宋体" w:eastAsia="宋体" w:hAnsi="宋体" w:hint="eastAsia"/>
          <w:sz w:val="24"/>
          <w:szCs w:val="24"/>
        </w:rPr>
        <w:t>负责</w:t>
      </w:r>
      <w:proofErr w:type="gramEnd"/>
      <w:r w:rsidR="00E52242" w:rsidRPr="00A30DE7">
        <w:rPr>
          <w:rFonts w:ascii="宋体" w:eastAsia="宋体" w:hAnsi="宋体" w:hint="eastAsia"/>
          <w:sz w:val="24"/>
          <w:szCs w:val="24"/>
        </w:rPr>
        <w:t>存储</w:t>
      </w:r>
      <w:r w:rsidR="00882592" w:rsidRPr="00A30DE7">
        <w:rPr>
          <w:rFonts w:ascii="宋体" w:eastAsia="宋体" w:hAnsi="宋体" w:hint="eastAsia"/>
          <w:sz w:val="24"/>
          <w:szCs w:val="24"/>
        </w:rPr>
        <w:t>命中规则的信息</w:t>
      </w:r>
      <w:r w:rsidR="00642A84" w:rsidRPr="00A30DE7">
        <w:rPr>
          <w:rFonts w:ascii="宋体" w:eastAsia="宋体" w:hAnsi="宋体" w:hint="eastAsia"/>
          <w:sz w:val="24"/>
          <w:szCs w:val="24"/>
        </w:rPr>
        <w:t>，</w:t>
      </w:r>
      <w:r w:rsidR="00642A84" w:rsidRPr="00A378BC">
        <w:rPr>
          <w:rFonts w:ascii="Arial" w:eastAsia="宋体" w:hAnsi="Arial" w:hint="eastAsia"/>
          <w:sz w:val="24"/>
          <w:szCs w:val="24"/>
        </w:rPr>
        <w:t>rule</w:t>
      </w:r>
      <w:r w:rsidR="00642A84" w:rsidRPr="00A30DE7">
        <w:rPr>
          <w:rFonts w:ascii="宋体" w:eastAsia="宋体" w:hAnsi="宋体" w:hint="eastAsia"/>
          <w:sz w:val="24"/>
          <w:szCs w:val="24"/>
        </w:rPr>
        <w:t>和</w:t>
      </w:r>
      <w:proofErr w:type="spellStart"/>
      <w:r w:rsidR="00642A84" w:rsidRPr="00A378BC">
        <w:rPr>
          <w:rFonts w:ascii="Arial" w:eastAsia="宋体" w:hAnsi="Arial" w:hint="eastAsia"/>
          <w:sz w:val="24"/>
          <w:szCs w:val="24"/>
        </w:rPr>
        <w:t>rule</w:t>
      </w:r>
      <w:r w:rsidR="00642A84" w:rsidRPr="003F1175">
        <w:rPr>
          <w:rFonts w:ascii="Arial" w:eastAsia="宋体" w:hAnsi="Arial"/>
          <w:sz w:val="24"/>
          <w:szCs w:val="24"/>
        </w:rPr>
        <w:t>_</w:t>
      </w:r>
      <w:r w:rsidR="00642A84" w:rsidRPr="00A378BC">
        <w:rPr>
          <w:rFonts w:ascii="Arial" w:eastAsia="宋体" w:hAnsi="Arial"/>
          <w:sz w:val="24"/>
          <w:szCs w:val="24"/>
        </w:rPr>
        <w:t>hit</w:t>
      </w:r>
      <w:proofErr w:type="spellEnd"/>
      <w:r w:rsidR="00642A84" w:rsidRPr="00A30DE7">
        <w:rPr>
          <w:rFonts w:ascii="宋体" w:eastAsia="宋体" w:hAnsi="宋体" w:hint="eastAsia"/>
          <w:sz w:val="24"/>
          <w:szCs w:val="24"/>
        </w:rPr>
        <w:t>的对应关系为</w:t>
      </w:r>
      <w:r w:rsidR="00642A84" w:rsidRPr="003F1175">
        <w:rPr>
          <w:rFonts w:ascii="Arial" w:eastAsia="宋体" w:hAnsi="Arial" w:hint="eastAsia"/>
          <w:sz w:val="24"/>
          <w:szCs w:val="24"/>
        </w:rPr>
        <w:t>1</w:t>
      </w:r>
      <w:r w:rsidR="00642A84" w:rsidRPr="00A30DE7">
        <w:rPr>
          <w:rFonts w:ascii="宋体" w:eastAsia="宋体" w:hAnsi="宋体" w:hint="eastAsia"/>
          <w:sz w:val="24"/>
          <w:szCs w:val="24"/>
        </w:rPr>
        <w:t>对</w:t>
      </w:r>
      <w:r w:rsidR="00642A84" w:rsidRPr="00A378BC">
        <w:rPr>
          <w:rFonts w:ascii="Arial" w:eastAsia="宋体" w:hAnsi="Arial" w:hint="eastAsia"/>
          <w:sz w:val="24"/>
          <w:szCs w:val="24"/>
        </w:rPr>
        <w:t>N</w:t>
      </w:r>
      <w:r w:rsidR="00642A84" w:rsidRPr="00A30DE7">
        <w:rPr>
          <w:rFonts w:ascii="宋体" w:eastAsia="宋体" w:hAnsi="宋体" w:hint="eastAsia"/>
          <w:sz w:val="24"/>
          <w:szCs w:val="24"/>
        </w:rPr>
        <w:t>。</w:t>
      </w:r>
      <w:proofErr w:type="spellStart"/>
      <w:r w:rsidR="002E0F52" w:rsidRPr="00A378BC">
        <w:rPr>
          <w:rFonts w:ascii="Arial" w:eastAsia="宋体" w:hAnsi="Arial" w:hint="eastAsia"/>
          <w:sz w:val="24"/>
          <w:szCs w:val="24"/>
        </w:rPr>
        <w:t>rule</w:t>
      </w:r>
      <w:r w:rsidR="002E0F52" w:rsidRPr="003F1175">
        <w:rPr>
          <w:rFonts w:ascii="Arial" w:eastAsia="宋体" w:hAnsi="Arial"/>
          <w:sz w:val="24"/>
          <w:szCs w:val="24"/>
        </w:rPr>
        <w:t>_</w:t>
      </w:r>
      <w:r w:rsidR="002E0F52" w:rsidRPr="00A378BC">
        <w:rPr>
          <w:rFonts w:ascii="Arial" w:eastAsia="宋体" w:hAnsi="Arial"/>
          <w:sz w:val="24"/>
          <w:szCs w:val="24"/>
        </w:rPr>
        <w:t>not</w:t>
      </w:r>
      <w:r w:rsidR="002E0F52" w:rsidRPr="003F1175">
        <w:rPr>
          <w:rFonts w:ascii="Arial" w:eastAsia="宋体" w:hAnsi="Arial"/>
          <w:sz w:val="24"/>
          <w:szCs w:val="24"/>
        </w:rPr>
        <w:t>_</w:t>
      </w:r>
      <w:r w:rsidR="002E0F52" w:rsidRPr="00A378BC">
        <w:rPr>
          <w:rFonts w:ascii="Arial" w:eastAsia="宋体" w:hAnsi="Arial"/>
          <w:sz w:val="24"/>
          <w:szCs w:val="24"/>
        </w:rPr>
        <w:t>hit</w:t>
      </w:r>
      <w:proofErr w:type="spellEnd"/>
      <w:proofErr w:type="gramStart"/>
      <w:r w:rsidR="002E0F52" w:rsidRPr="00A30DE7">
        <w:rPr>
          <w:rFonts w:ascii="宋体" w:eastAsia="宋体" w:hAnsi="宋体" w:hint="eastAsia"/>
          <w:sz w:val="24"/>
          <w:szCs w:val="24"/>
        </w:rPr>
        <w:t>表</w:t>
      </w:r>
      <w:r w:rsidR="00E52242" w:rsidRPr="00A30DE7">
        <w:rPr>
          <w:rFonts w:ascii="宋体" w:eastAsia="宋体" w:hAnsi="宋体" w:hint="eastAsia"/>
          <w:sz w:val="24"/>
          <w:szCs w:val="24"/>
        </w:rPr>
        <w:t>负责</w:t>
      </w:r>
      <w:proofErr w:type="gramEnd"/>
      <w:r w:rsidR="00E52242" w:rsidRPr="00A30DE7">
        <w:rPr>
          <w:rFonts w:ascii="宋体" w:eastAsia="宋体" w:hAnsi="宋体" w:hint="eastAsia"/>
          <w:sz w:val="24"/>
          <w:szCs w:val="24"/>
        </w:rPr>
        <w:t>存储</w:t>
      </w:r>
      <w:r w:rsidR="002E0F52" w:rsidRPr="00A30DE7">
        <w:rPr>
          <w:rFonts w:ascii="宋体" w:eastAsia="宋体" w:hAnsi="宋体" w:hint="eastAsia"/>
          <w:sz w:val="24"/>
          <w:szCs w:val="24"/>
        </w:rPr>
        <w:t>未命中规则的信息，</w:t>
      </w:r>
      <w:r w:rsidR="002E0F52" w:rsidRPr="00A378BC">
        <w:rPr>
          <w:rFonts w:ascii="Arial" w:eastAsia="宋体" w:hAnsi="Arial" w:hint="eastAsia"/>
          <w:sz w:val="24"/>
          <w:szCs w:val="24"/>
        </w:rPr>
        <w:t>rue</w:t>
      </w:r>
      <w:r w:rsidR="002E0F52" w:rsidRPr="00A30DE7">
        <w:rPr>
          <w:rFonts w:ascii="宋体" w:eastAsia="宋体" w:hAnsi="宋体" w:hint="eastAsia"/>
          <w:sz w:val="24"/>
          <w:szCs w:val="24"/>
        </w:rPr>
        <w:t>和</w:t>
      </w:r>
      <w:proofErr w:type="spellStart"/>
      <w:r w:rsidR="002E0F52" w:rsidRPr="00A378BC">
        <w:rPr>
          <w:rFonts w:ascii="Arial" w:eastAsia="宋体" w:hAnsi="Arial" w:hint="eastAsia"/>
          <w:sz w:val="24"/>
          <w:szCs w:val="24"/>
        </w:rPr>
        <w:t>rule</w:t>
      </w:r>
      <w:r w:rsidR="002E0F52" w:rsidRPr="003F1175">
        <w:rPr>
          <w:rFonts w:ascii="Arial" w:eastAsia="宋体" w:hAnsi="Arial" w:hint="eastAsia"/>
          <w:sz w:val="24"/>
          <w:szCs w:val="24"/>
        </w:rPr>
        <w:t>_</w:t>
      </w:r>
      <w:r w:rsidR="002E0F52" w:rsidRPr="00A378BC">
        <w:rPr>
          <w:rFonts w:ascii="Arial" w:eastAsia="宋体" w:hAnsi="Arial"/>
          <w:sz w:val="24"/>
          <w:szCs w:val="24"/>
        </w:rPr>
        <w:t>hot</w:t>
      </w:r>
      <w:r w:rsidR="002E0F52" w:rsidRPr="003F1175">
        <w:rPr>
          <w:rFonts w:ascii="Arial" w:eastAsia="宋体" w:hAnsi="Arial"/>
          <w:sz w:val="24"/>
          <w:szCs w:val="24"/>
        </w:rPr>
        <w:t>_</w:t>
      </w:r>
      <w:r w:rsidR="002E0F52" w:rsidRPr="00A378BC">
        <w:rPr>
          <w:rFonts w:ascii="Arial" w:eastAsia="宋体" w:hAnsi="Arial"/>
          <w:sz w:val="24"/>
          <w:szCs w:val="24"/>
        </w:rPr>
        <w:t>hit</w:t>
      </w:r>
      <w:proofErr w:type="spellEnd"/>
      <w:r w:rsidR="002E0F52" w:rsidRPr="00A30DE7">
        <w:rPr>
          <w:rFonts w:ascii="宋体" w:eastAsia="宋体" w:hAnsi="宋体" w:hint="eastAsia"/>
          <w:sz w:val="24"/>
          <w:szCs w:val="24"/>
        </w:rPr>
        <w:t>的对应关系为</w:t>
      </w:r>
      <w:r w:rsidR="002E0F52" w:rsidRPr="003F1175">
        <w:rPr>
          <w:rFonts w:ascii="Arial" w:eastAsia="宋体" w:hAnsi="Arial" w:hint="eastAsia"/>
          <w:sz w:val="24"/>
          <w:szCs w:val="24"/>
        </w:rPr>
        <w:t>1</w:t>
      </w:r>
      <w:r w:rsidR="002E0F52" w:rsidRPr="00A30DE7">
        <w:rPr>
          <w:rFonts w:ascii="宋体" w:eastAsia="宋体" w:hAnsi="宋体" w:hint="eastAsia"/>
          <w:sz w:val="24"/>
          <w:szCs w:val="24"/>
        </w:rPr>
        <w:t>对</w:t>
      </w:r>
      <w:r w:rsidR="002E0F52" w:rsidRPr="00A378BC">
        <w:rPr>
          <w:rFonts w:ascii="Arial" w:eastAsia="宋体" w:hAnsi="Arial" w:hint="eastAsia"/>
          <w:sz w:val="24"/>
          <w:szCs w:val="24"/>
        </w:rPr>
        <w:t>N</w:t>
      </w:r>
      <w:r w:rsidR="002E0F52" w:rsidRPr="00A30DE7">
        <w:rPr>
          <w:rFonts w:ascii="宋体" w:eastAsia="宋体" w:hAnsi="宋体" w:hint="eastAsia"/>
          <w:sz w:val="24"/>
          <w:szCs w:val="24"/>
        </w:rPr>
        <w:t>。</w:t>
      </w:r>
      <w:proofErr w:type="spellStart"/>
      <w:r w:rsidR="00E52242" w:rsidRPr="00A378BC">
        <w:rPr>
          <w:rFonts w:ascii="Arial" w:eastAsia="宋体" w:hAnsi="Arial" w:hint="eastAsia"/>
          <w:sz w:val="24"/>
          <w:szCs w:val="24"/>
        </w:rPr>
        <w:t>action</w:t>
      </w:r>
      <w:r w:rsidR="00E52242" w:rsidRPr="003F1175">
        <w:rPr>
          <w:rFonts w:ascii="Arial" w:eastAsia="宋体" w:hAnsi="Arial" w:hint="eastAsia"/>
          <w:sz w:val="24"/>
          <w:szCs w:val="24"/>
        </w:rPr>
        <w:t>_</w:t>
      </w:r>
      <w:r w:rsidR="00E52242" w:rsidRPr="00A378BC">
        <w:rPr>
          <w:rFonts w:ascii="Arial" w:eastAsia="宋体" w:hAnsi="Arial" w:hint="eastAsia"/>
          <w:sz w:val="24"/>
          <w:szCs w:val="24"/>
        </w:rPr>
        <w:t>execute</w:t>
      </w:r>
      <w:proofErr w:type="spellEnd"/>
      <w:proofErr w:type="gramStart"/>
      <w:r w:rsidR="00E52242" w:rsidRPr="00A30DE7">
        <w:rPr>
          <w:rFonts w:ascii="宋体" w:eastAsia="宋体" w:hAnsi="宋体" w:hint="eastAsia"/>
          <w:sz w:val="24"/>
          <w:szCs w:val="24"/>
        </w:rPr>
        <w:t>表负责</w:t>
      </w:r>
      <w:proofErr w:type="gramEnd"/>
      <w:r w:rsidR="00E52242" w:rsidRPr="00A30DE7">
        <w:rPr>
          <w:rFonts w:ascii="宋体" w:eastAsia="宋体" w:hAnsi="宋体" w:hint="eastAsia"/>
          <w:sz w:val="24"/>
          <w:szCs w:val="24"/>
        </w:rPr>
        <w:t>存储</w:t>
      </w:r>
      <w:r w:rsidR="00E52242" w:rsidRPr="00A378BC">
        <w:rPr>
          <w:rFonts w:ascii="Arial" w:eastAsia="宋体" w:hAnsi="Arial" w:hint="eastAsia"/>
          <w:sz w:val="24"/>
          <w:szCs w:val="24"/>
        </w:rPr>
        <w:t>action</w:t>
      </w:r>
      <w:r w:rsidR="00E52242" w:rsidRPr="00A30DE7">
        <w:rPr>
          <w:rFonts w:ascii="宋体" w:eastAsia="宋体" w:hAnsi="宋体" w:hint="eastAsia"/>
          <w:sz w:val="24"/>
          <w:szCs w:val="24"/>
        </w:rPr>
        <w:t>执行之后的结果，</w:t>
      </w:r>
      <w:proofErr w:type="gramStart"/>
      <w:r w:rsidR="00E52242" w:rsidRPr="00A30DE7">
        <w:rPr>
          <w:rFonts w:ascii="宋体" w:eastAsia="宋体" w:hAnsi="宋体" w:hint="eastAsia"/>
          <w:sz w:val="24"/>
          <w:szCs w:val="24"/>
        </w:rPr>
        <w:t>一</w:t>
      </w:r>
      <w:proofErr w:type="gramEnd"/>
      <w:r w:rsidR="00E52242" w:rsidRPr="00A30DE7">
        <w:rPr>
          <w:rFonts w:ascii="宋体" w:eastAsia="宋体" w:hAnsi="宋体" w:hint="eastAsia"/>
          <w:sz w:val="24"/>
          <w:szCs w:val="24"/>
        </w:rPr>
        <w:t>条规则可以有多个</w:t>
      </w:r>
      <w:r w:rsidR="00E52242" w:rsidRPr="00A378BC">
        <w:rPr>
          <w:rFonts w:ascii="Arial" w:eastAsia="宋体" w:hAnsi="Arial" w:hint="eastAsia"/>
          <w:sz w:val="24"/>
          <w:szCs w:val="24"/>
        </w:rPr>
        <w:t>action</w:t>
      </w:r>
      <w:r w:rsidR="00E52242" w:rsidRPr="00A30DE7">
        <w:rPr>
          <w:rFonts w:ascii="宋体" w:eastAsia="宋体" w:hAnsi="宋体" w:hint="eastAsia"/>
          <w:sz w:val="24"/>
          <w:szCs w:val="24"/>
        </w:rPr>
        <w:t>，因此</w:t>
      </w:r>
      <w:r w:rsidR="00E52242" w:rsidRPr="00A378BC">
        <w:rPr>
          <w:rFonts w:ascii="Arial" w:eastAsia="宋体" w:hAnsi="Arial" w:hint="eastAsia"/>
          <w:sz w:val="24"/>
          <w:szCs w:val="24"/>
        </w:rPr>
        <w:t>rule</w:t>
      </w:r>
      <w:r w:rsidR="00E52242" w:rsidRPr="00A30DE7">
        <w:rPr>
          <w:rFonts w:ascii="宋体" w:eastAsia="宋体" w:hAnsi="宋体" w:hint="eastAsia"/>
          <w:sz w:val="24"/>
          <w:szCs w:val="24"/>
        </w:rPr>
        <w:t>和</w:t>
      </w:r>
      <w:proofErr w:type="spellStart"/>
      <w:r w:rsidR="00E52242" w:rsidRPr="00A378BC">
        <w:rPr>
          <w:rFonts w:ascii="Arial" w:eastAsia="宋体" w:hAnsi="Arial" w:hint="eastAsia"/>
          <w:sz w:val="24"/>
          <w:szCs w:val="24"/>
        </w:rPr>
        <w:t>action</w:t>
      </w:r>
      <w:r w:rsidR="00E52242" w:rsidRPr="003F1175">
        <w:rPr>
          <w:rFonts w:ascii="Arial" w:eastAsia="宋体" w:hAnsi="Arial"/>
          <w:sz w:val="24"/>
          <w:szCs w:val="24"/>
        </w:rPr>
        <w:t>_</w:t>
      </w:r>
      <w:r w:rsidR="00E52242" w:rsidRPr="00A378BC">
        <w:rPr>
          <w:rFonts w:ascii="Arial" w:eastAsia="宋体" w:hAnsi="Arial"/>
          <w:sz w:val="24"/>
          <w:szCs w:val="24"/>
        </w:rPr>
        <w:t>execute</w:t>
      </w:r>
      <w:proofErr w:type="spellEnd"/>
      <w:r w:rsidR="00E52242" w:rsidRPr="00A30DE7">
        <w:rPr>
          <w:rFonts w:ascii="宋体" w:eastAsia="宋体" w:hAnsi="宋体" w:hint="eastAsia"/>
          <w:sz w:val="24"/>
          <w:szCs w:val="24"/>
        </w:rPr>
        <w:t>的对应关系为</w:t>
      </w:r>
      <w:r w:rsidR="00E52242" w:rsidRPr="003F1175">
        <w:rPr>
          <w:rFonts w:ascii="Arial" w:eastAsia="宋体" w:hAnsi="Arial" w:hint="eastAsia"/>
          <w:sz w:val="24"/>
          <w:szCs w:val="24"/>
        </w:rPr>
        <w:t>1</w:t>
      </w:r>
      <w:r w:rsidR="00E52242" w:rsidRPr="00A30DE7">
        <w:rPr>
          <w:rFonts w:ascii="宋体" w:eastAsia="宋体" w:hAnsi="宋体" w:hint="eastAsia"/>
          <w:sz w:val="24"/>
          <w:szCs w:val="24"/>
        </w:rPr>
        <w:t>对</w:t>
      </w:r>
      <w:r w:rsidR="00E52242" w:rsidRPr="00A378BC">
        <w:rPr>
          <w:rFonts w:ascii="Arial" w:eastAsia="宋体" w:hAnsi="Arial" w:hint="eastAsia"/>
          <w:sz w:val="24"/>
          <w:szCs w:val="24"/>
        </w:rPr>
        <w:t>N</w:t>
      </w:r>
      <w:r w:rsidR="00E52242" w:rsidRPr="00A30DE7">
        <w:rPr>
          <w:rFonts w:ascii="宋体" w:eastAsia="宋体" w:hAnsi="宋体" w:hint="eastAsia"/>
          <w:sz w:val="24"/>
          <w:szCs w:val="24"/>
        </w:rPr>
        <w:t>。</w:t>
      </w:r>
      <w:proofErr w:type="spellStart"/>
      <w:r w:rsidR="003F405B" w:rsidRPr="00A378BC">
        <w:rPr>
          <w:rFonts w:ascii="Arial" w:eastAsia="宋体" w:hAnsi="Arial" w:hint="eastAsia"/>
          <w:sz w:val="24"/>
          <w:szCs w:val="24"/>
        </w:rPr>
        <w:t>operate</w:t>
      </w:r>
      <w:r w:rsidR="0049670A" w:rsidRPr="003F1175">
        <w:rPr>
          <w:rFonts w:ascii="Arial" w:eastAsia="宋体" w:hAnsi="Arial"/>
          <w:sz w:val="24"/>
          <w:szCs w:val="24"/>
        </w:rPr>
        <w:t>_</w:t>
      </w:r>
      <w:r w:rsidR="0049670A" w:rsidRPr="00A378BC">
        <w:rPr>
          <w:rFonts w:ascii="Arial" w:eastAsia="宋体" w:hAnsi="Arial"/>
          <w:sz w:val="24"/>
          <w:szCs w:val="24"/>
        </w:rPr>
        <w:t>record</w:t>
      </w:r>
      <w:proofErr w:type="spellEnd"/>
      <w:proofErr w:type="gramStart"/>
      <w:r w:rsidR="003F405B" w:rsidRPr="00A30DE7">
        <w:rPr>
          <w:rFonts w:ascii="宋体" w:eastAsia="宋体" w:hAnsi="宋体" w:hint="eastAsia"/>
          <w:sz w:val="24"/>
          <w:szCs w:val="24"/>
        </w:rPr>
        <w:t>表负责</w:t>
      </w:r>
      <w:proofErr w:type="gramEnd"/>
      <w:r w:rsidR="003F405B" w:rsidRPr="00A30DE7">
        <w:rPr>
          <w:rFonts w:ascii="宋体" w:eastAsia="宋体" w:hAnsi="宋体" w:hint="eastAsia"/>
          <w:sz w:val="24"/>
          <w:szCs w:val="24"/>
        </w:rPr>
        <w:t>存储规则的修改记录，</w:t>
      </w:r>
      <w:r w:rsidR="0049670A" w:rsidRPr="00A378BC">
        <w:rPr>
          <w:rFonts w:ascii="Arial" w:eastAsia="宋体" w:hAnsi="Arial" w:hint="eastAsia"/>
          <w:sz w:val="24"/>
          <w:szCs w:val="24"/>
        </w:rPr>
        <w:t>rule</w:t>
      </w:r>
      <w:r w:rsidR="0049670A" w:rsidRPr="00A30DE7">
        <w:rPr>
          <w:rFonts w:ascii="宋体" w:eastAsia="宋体" w:hAnsi="宋体" w:hint="eastAsia"/>
          <w:sz w:val="24"/>
          <w:szCs w:val="24"/>
        </w:rPr>
        <w:t>和</w:t>
      </w:r>
      <w:proofErr w:type="spellStart"/>
      <w:r w:rsidR="0049670A" w:rsidRPr="00A378BC">
        <w:rPr>
          <w:rFonts w:ascii="Arial" w:eastAsia="宋体" w:hAnsi="Arial" w:hint="eastAsia"/>
          <w:sz w:val="24"/>
          <w:szCs w:val="24"/>
        </w:rPr>
        <w:t>operate</w:t>
      </w:r>
      <w:r w:rsidR="0049670A" w:rsidRPr="003F1175">
        <w:rPr>
          <w:rFonts w:ascii="Arial" w:eastAsia="宋体" w:hAnsi="Arial" w:hint="eastAsia"/>
          <w:sz w:val="24"/>
          <w:szCs w:val="24"/>
        </w:rPr>
        <w:t>_</w:t>
      </w:r>
      <w:r w:rsidR="0049670A" w:rsidRPr="00A378BC">
        <w:rPr>
          <w:rFonts w:ascii="Arial" w:eastAsia="宋体" w:hAnsi="Arial"/>
          <w:sz w:val="24"/>
          <w:szCs w:val="24"/>
        </w:rPr>
        <w:t>record</w:t>
      </w:r>
      <w:proofErr w:type="spellEnd"/>
      <w:r w:rsidR="0049670A" w:rsidRPr="00A30DE7">
        <w:rPr>
          <w:rFonts w:ascii="宋体" w:eastAsia="宋体" w:hAnsi="宋体" w:hint="eastAsia"/>
          <w:sz w:val="24"/>
          <w:szCs w:val="24"/>
        </w:rPr>
        <w:t>的对应关系为</w:t>
      </w:r>
      <w:r w:rsidR="0049670A" w:rsidRPr="003F1175">
        <w:rPr>
          <w:rFonts w:ascii="Arial" w:eastAsia="宋体" w:hAnsi="Arial" w:hint="eastAsia"/>
          <w:sz w:val="24"/>
          <w:szCs w:val="24"/>
        </w:rPr>
        <w:t>1</w:t>
      </w:r>
      <w:r w:rsidR="0049670A" w:rsidRPr="00A30DE7">
        <w:rPr>
          <w:rFonts w:ascii="宋体" w:eastAsia="宋体" w:hAnsi="宋体" w:hint="eastAsia"/>
          <w:sz w:val="24"/>
          <w:szCs w:val="24"/>
        </w:rPr>
        <w:t>对</w:t>
      </w:r>
      <w:r w:rsidR="0049670A" w:rsidRPr="00A378BC">
        <w:rPr>
          <w:rFonts w:ascii="Arial" w:eastAsia="宋体" w:hAnsi="Arial" w:hint="eastAsia"/>
          <w:sz w:val="24"/>
          <w:szCs w:val="24"/>
        </w:rPr>
        <w:t>N</w:t>
      </w:r>
      <w:r w:rsidR="0049670A" w:rsidRPr="00A30DE7">
        <w:rPr>
          <w:rFonts w:ascii="宋体" w:eastAsia="宋体" w:hAnsi="宋体" w:hint="eastAsia"/>
          <w:sz w:val="24"/>
          <w:szCs w:val="24"/>
        </w:rPr>
        <w:t>。</w:t>
      </w:r>
      <w:r w:rsidR="0049670A" w:rsidRPr="00A378BC">
        <w:rPr>
          <w:rFonts w:ascii="Arial" w:eastAsia="宋体" w:hAnsi="Arial" w:hint="eastAsia"/>
          <w:sz w:val="24"/>
          <w:szCs w:val="24"/>
        </w:rPr>
        <w:t>operator</w:t>
      </w:r>
      <w:proofErr w:type="gramStart"/>
      <w:r w:rsidR="0049670A" w:rsidRPr="00A30DE7">
        <w:rPr>
          <w:rFonts w:ascii="宋体" w:eastAsia="宋体" w:hAnsi="宋体" w:hint="eastAsia"/>
          <w:sz w:val="24"/>
          <w:szCs w:val="24"/>
        </w:rPr>
        <w:t>表负责</w:t>
      </w:r>
      <w:proofErr w:type="gramEnd"/>
      <w:r w:rsidR="0049670A" w:rsidRPr="00A30DE7">
        <w:rPr>
          <w:rFonts w:ascii="宋体" w:eastAsia="宋体" w:hAnsi="宋体" w:hint="eastAsia"/>
          <w:sz w:val="24"/>
          <w:szCs w:val="24"/>
        </w:rPr>
        <w:t>存储操作人员信息，</w:t>
      </w:r>
      <w:r w:rsidR="0049670A" w:rsidRPr="00A378BC">
        <w:rPr>
          <w:rFonts w:ascii="Arial" w:eastAsia="宋体" w:hAnsi="Arial" w:hint="eastAsia"/>
          <w:sz w:val="24"/>
          <w:szCs w:val="24"/>
        </w:rPr>
        <w:t>operator</w:t>
      </w:r>
      <w:r w:rsidR="0049670A" w:rsidRPr="00A30DE7">
        <w:rPr>
          <w:rFonts w:ascii="宋体" w:eastAsia="宋体" w:hAnsi="宋体" w:hint="eastAsia"/>
          <w:sz w:val="24"/>
          <w:szCs w:val="24"/>
        </w:rPr>
        <w:t>和</w:t>
      </w:r>
      <w:proofErr w:type="spellStart"/>
      <w:r w:rsidR="0049670A" w:rsidRPr="00A378BC">
        <w:rPr>
          <w:rFonts w:ascii="Arial" w:eastAsia="宋体" w:hAnsi="Arial" w:hint="eastAsia"/>
          <w:sz w:val="24"/>
          <w:szCs w:val="24"/>
        </w:rPr>
        <w:t>operate</w:t>
      </w:r>
      <w:r w:rsidR="0049670A" w:rsidRPr="003F1175">
        <w:rPr>
          <w:rFonts w:ascii="Arial" w:eastAsia="宋体" w:hAnsi="Arial"/>
          <w:sz w:val="24"/>
          <w:szCs w:val="24"/>
        </w:rPr>
        <w:t>_</w:t>
      </w:r>
      <w:r w:rsidR="0049670A" w:rsidRPr="00A378BC">
        <w:rPr>
          <w:rFonts w:ascii="Arial" w:eastAsia="宋体" w:hAnsi="Arial"/>
          <w:sz w:val="24"/>
          <w:szCs w:val="24"/>
        </w:rPr>
        <w:t>record</w:t>
      </w:r>
      <w:proofErr w:type="spellEnd"/>
      <w:r w:rsidR="0049670A" w:rsidRPr="00A30DE7">
        <w:rPr>
          <w:rFonts w:ascii="宋体" w:eastAsia="宋体" w:hAnsi="宋体" w:hint="eastAsia"/>
          <w:sz w:val="24"/>
          <w:szCs w:val="24"/>
        </w:rPr>
        <w:t>表的对应关系为</w:t>
      </w:r>
      <w:r w:rsidR="0049670A" w:rsidRPr="003F1175">
        <w:rPr>
          <w:rFonts w:ascii="Arial" w:eastAsia="宋体" w:hAnsi="Arial" w:hint="eastAsia"/>
          <w:sz w:val="24"/>
          <w:szCs w:val="24"/>
        </w:rPr>
        <w:t>1</w:t>
      </w:r>
      <w:r w:rsidR="0049670A" w:rsidRPr="00A30DE7">
        <w:rPr>
          <w:rFonts w:ascii="宋体" w:eastAsia="宋体" w:hAnsi="宋体" w:hint="eastAsia"/>
          <w:sz w:val="24"/>
          <w:szCs w:val="24"/>
        </w:rPr>
        <w:t>对</w:t>
      </w:r>
      <w:r w:rsidR="0049670A" w:rsidRPr="00A378BC">
        <w:rPr>
          <w:rFonts w:ascii="Arial" w:eastAsia="宋体" w:hAnsi="Arial" w:hint="eastAsia"/>
          <w:sz w:val="24"/>
          <w:szCs w:val="24"/>
        </w:rPr>
        <w:t>N</w:t>
      </w:r>
      <w:r w:rsidR="0049670A" w:rsidRPr="00A30DE7">
        <w:rPr>
          <w:rFonts w:ascii="宋体" w:eastAsia="宋体" w:hAnsi="宋体" w:hint="eastAsia"/>
          <w:sz w:val="24"/>
          <w:szCs w:val="24"/>
        </w:rPr>
        <w:t>。</w:t>
      </w:r>
      <w:r w:rsidR="00A30DE7">
        <w:rPr>
          <w:rFonts w:ascii="宋体" w:eastAsia="宋体" w:hAnsi="宋体" w:hint="eastAsia"/>
          <w:sz w:val="24"/>
          <w:szCs w:val="24"/>
        </w:rPr>
        <w:t>图中还有一个</w:t>
      </w:r>
      <w:r w:rsidR="004D4E1C" w:rsidRPr="00A378BC">
        <w:rPr>
          <w:rFonts w:ascii="Arial" w:eastAsia="宋体" w:hAnsi="Arial" w:hint="eastAsia"/>
          <w:sz w:val="24"/>
          <w:szCs w:val="24"/>
        </w:rPr>
        <w:t>order</w:t>
      </w:r>
      <w:r w:rsidR="00A30DE7">
        <w:rPr>
          <w:rFonts w:ascii="宋体" w:eastAsia="宋体" w:hAnsi="宋体" w:hint="eastAsia"/>
          <w:sz w:val="24"/>
          <w:szCs w:val="24"/>
        </w:rPr>
        <w:t>实体，</w:t>
      </w:r>
      <w:r w:rsidR="00505364">
        <w:rPr>
          <w:rFonts w:ascii="宋体" w:eastAsia="宋体" w:hAnsi="宋体" w:hint="eastAsia"/>
          <w:sz w:val="24"/>
          <w:szCs w:val="24"/>
        </w:rPr>
        <w:t>该实体属于订单系统，但是与本系统中的</w:t>
      </w:r>
      <w:proofErr w:type="spellStart"/>
      <w:r w:rsidR="00505364" w:rsidRPr="00A378BC">
        <w:rPr>
          <w:rFonts w:ascii="Arial" w:eastAsia="宋体" w:hAnsi="Arial" w:hint="eastAsia"/>
          <w:sz w:val="24"/>
          <w:szCs w:val="24"/>
        </w:rPr>
        <w:t>rule</w:t>
      </w:r>
      <w:r w:rsidR="00505364" w:rsidRPr="003F1175">
        <w:rPr>
          <w:rFonts w:ascii="Arial" w:eastAsia="宋体" w:hAnsi="Arial" w:hint="eastAsia"/>
          <w:sz w:val="24"/>
          <w:szCs w:val="24"/>
        </w:rPr>
        <w:t>_</w:t>
      </w:r>
      <w:r w:rsidR="00505364" w:rsidRPr="00A378BC">
        <w:rPr>
          <w:rFonts w:ascii="Arial" w:eastAsia="宋体" w:hAnsi="Arial"/>
          <w:sz w:val="24"/>
          <w:szCs w:val="24"/>
        </w:rPr>
        <w:t>hit</w:t>
      </w:r>
      <w:proofErr w:type="spellEnd"/>
      <w:r w:rsidR="00505364">
        <w:rPr>
          <w:rFonts w:ascii="宋体" w:eastAsia="宋体" w:hAnsi="宋体" w:hint="eastAsia"/>
          <w:sz w:val="24"/>
          <w:szCs w:val="24"/>
        </w:rPr>
        <w:t>和</w:t>
      </w:r>
      <w:proofErr w:type="spellStart"/>
      <w:r w:rsidR="00505364" w:rsidRPr="00A378BC">
        <w:rPr>
          <w:rFonts w:ascii="Arial" w:eastAsia="宋体" w:hAnsi="Arial" w:hint="eastAsia"/>
          <w:sz w:val="24"/>
          <w:szCs w:val="24"/>
        </w:rPr>
        <w:t>rule</w:t>
      </w:r>
      <w:r w:rsidR="00505364" w:rsidRPr="003F1175">
        <w:rPr>
          <w:rFonts w:ascii="Arial" w:eastAsia="宋体" w:hAnsi="Arial"/>
          <w:sz w:val="24"/>
          <w:szCs w:val="24"/>
        </w:rPr>
        <w:t>_</w:t>
      </w:r>
      <w:r w:rsidR="00505364" w:rsidRPr="00A378BC">
        <w:rPr>
          <w:rFonts w:ascii="Arial" w:eastAsia="宋体" w:hAnsi="Arial"/>
          <w:sz w:val="24"/>
          <w:szCs w:val="24"/>
        </w:rPr>
        <w:t>not</w:t>
      </w:r>
      <w:r w:rsidR="00505364" w:rsidRPr="003F1175">
        <w:rPr>
          <w:rFonts w:ascii="Arial" w:eastAsia="宋体" w:hAnsi="Arial"/>
          <w:sz w:val="24"/>
          <w:szCs w:val="24"/>
        </w:rPr>
        <w:t>_</w:t>
      </w:r>
      <w:r w:rsidR="00505364" w:rsidRPr="00A378BC">
        <w:rPr>
          <w:rFonts w:ascii="Arial" w:eastAsia="宋体" w:hAnsi="Arial"/>
          <w:sz w:val="24"/>
          <w:szCs w:val="24"/>
        </w:rPr>
        <w:t>hit</w:t>
      </w:r>
      <w:proofErr w:type="spellEnd"/>
      <w:r w:rsidR="004D4E1C">
        <w:rPr>
          <w:rFonts w:ascii="宋体" w:eastAsia="宋体" w:hAnsi="宋体" w:hint="eastAsia"/>
          <w:sz w:val="24"/>
          <w:szCs w:val="24"/>
        </w:rPr>
        <w:t>有关联。</w:t>
      </w:r>
      <w:r w:rsidR="004D4E1C" w:rsidRPr="00A378BC">
        <w:rPr>
          <w:rFonts w:ascii="Arial" w:eastAsia="宋体" w:hAnsi="Arial" w:hint="eastAsia"/>
          <w:sz w:val="24"/>
          <w:szCs w:val="24"/>
        </w:rPr>
        <w:t>order</w:t>
      </w:r>
      <w:r w:rsidR="004D4E1C">
        <w:rPr>
          <w:rFonts w:ascii="宋体" w:eastAsia="宋体" w:hAnsi="宋体" w:hint="eastAsia"/>
          <w:sz w:val="24"/>
          <w:szCs w:val="24"/>
        </w:rPr>
        <w:t>和</w:t>
      </w:r>
      <w:proofErr w:type="spellStart"/>
      <w:r w:rsidR="004D4E1C" w:rsidRPr="00A378BC">
        <w:rPr>
          <w:rFonts w:ascii="Arial" w:eastAsia="宋体" w:hAnsi="Arial" w:hint="eastAsia"/>
          <w:sz w:val="24"/>
          <w:szCs w:val="24"/>
        </w:rPr>
        <w:t>rule</w:t>
      </w:r>
      <w:r w:rsidR="004D4E1C" w:rsidRPr="003F1175">
        <w:rPr>
          <w:rFonts w:ascii="Arial" w:eastAsia="宋体" w:hAnsi="Arial"/>
          <w:sz w:val="24"/>
          <w:szCs w:val="24"/>
        </w:rPr>
        <w:t>_</w:t>
      </w:r>
      <w:r w:rsidR="004D4E1C" w:rsidRPr="00A378BC">
        <w:rPr>
          <w:rFonts w:ascii="Arial" w:eastAsia="宋体" w:hAnsi="Arial"/>
          <w:sz w:val="24"/>
          <w:szCs w:val="24"/>
        </w:rPr>
        <w:t>hit</w:t>
      </w:r>
      <w:proofErr w:type="spellEnd"/>
      <w:r w:rsidR="004D4E1C">
        <w:rPr>
          <w:rFonts w:ascii="宋体" w:eastAsia="宋体" w:hAnsi="宋体" w:hint="eastAsia"/>
          <w:sz w:val="24"/>
          <w:szCs w:val="24"/>
        </w:rPr>
        <w:t>的对应关系为</w:t>
      </w:r>
      <w:r w:rsidR="004D4E1C" w:rsidRPr="003F1175">
        <w:rPr>
          <w:rFonts w:ascii="Arial" w:eastAsia="宋体" w:hAnsi="Arial" w:hint="eastAsia"/>
          <w:sz w:val="24"/>
          <w:szCs w:val="24"/>
        </w:rPr>
        <w:t>1</w:t>
      </w:r>
      <w:r w:rsidR="004D4E1C">
        <w:rPr>
          <w:rFonts w:ascii="宋体" w:eastAsia="宋体" w:hAnsi="宋体" w:hint="eastAsia"/>
          <w:sz w:val="24"/>
          <w:szCs w:val="24"/>
        </w:rPr>
        <w:t>对</w:t>
      </w:r>
      <w:r w:rsidR="004D4E1C" w:rsidRPr="00A378BC">
        <w:rPr>
          <w:rFonts w:ascii="Arial" w:eastAsia="宋体" w:hAnsi="Arial" w:hint="eastAsia"/>
          <w:sz w:val="24"/>
          <w:szCs w:val="24"/>
        </w:rPr>
        <w:t>N</w:t>
      </w:r>
      <w:r w:rsidR="004D4E1C">
        <w:rPr>
          <w:rFonts w:ascii="宋体" w:eastAsia="宋体" w:hAnsi="宋体" w:hint="eastAsia"/>
          <w:sz w:val="24"/>
          <w:szCs w:val="24"/>
        </w:rPr>
        <w:t>；</w:t>
      </w:r>
      <w:r w:rsidR="004D4E1C" w:rsidRPr="00A378BC">
        <w:rPr>
          <w:rFonts w:ascii="Arial" w:eastAsia="宋体" w:hAnsi="Arial" w:hint="eastAsia"/>
          <w:sz w:val="24"/>
          <w:szCs w:val="24"/>
        </w:rPr>
        <w:t>order</w:t>
      </w:r>
      <w:r w:rsidR="004D4E1C">
        <w:rPr>
          <w:rFonts w:ascii="宋体" w:eastAsia="宋体" w:hAnsi="宋体" w:hint="eastAsia"/>
          <w:sz w:val="24"/>
          <w:szCs w:val="24"/>
        </w:rPr>
        <w:t>和</w:t>
      </w:r>
      <w:proofErr w:type="spellStart"/>
      <w:r w:rsidR="004D4E1C" w:rsidRPr="00A378BC">
        <w:rPr>
          <w:rFonts w:ascii="Arial" w:eastAsia="宋体" w:hAnsi="Arial" w:hint="eastAsia"/>
          <w:sz w:val="24"/>
          <w:szCs w:val="24"/>
        </w:rPr>
        <w:t>rule</w:t>
      </w:r>
      <w:r w:rsidR="004D4E1C" w:rsidRPr="003F1175">
        <w:rPr>
          <w:rFonts w:ascii="Arial" w:eastAsia="宋体" w:hAnsi="Arial"/>
          <w:sz w:val="24"/>
          <w:szCs w:val="24"/>
        </w:rPr>
        <w:t>_</w:t>
      </w:r>
      <w:r w:rsidR="004D4E1C" w:rsidRPr="00A378BC">
        <w:rPr>
          <w:rFonts w:ascii="Arial" w:eastAsia="宋体" w:hAnsi="Arial"/>
          <w:sz w:val="24"/>
          <w:szCs w:val="24"/>
        </w:rPr>
        <w:t>not</w:t>
      </w:r>
      <w:r w:rsidR="004D4E1C" w:rsidRPr="003F1175">
        <w:rPr>
          <w:rFonts w:ascii="Arial" w:eastAsia="宋体" w:hAnsi="Arial" w:hint="eastAsia"/>
          <w:sz w:val="24"/>
          <w:szCs w:val="24"/>
        </w:rPr>
        <w:t>_</w:t>
      </w:r>
      <w:r w:rsidR="004D4E1C" w:rsidRPr="00A378BC">
        <w:rPr>
          <w:rFonts w:ascii="Arial" w:eastAsia="宋体" w:hAnsi="Arial"/>
          <w:sz w:val="24"/>
          <w:szCs w:val="24"/>
        </w:rPr>
        <w:t>hit</w:t>
      </w:r>
      <w:proofErr w:type="spellEnd"/>
      <w:r w:rsidR="004D4E1C">
        <w:rPr>
          <w:rFonts w:ascii="宋体" w:eastAsia="宋体" w:hAnsi="宋体" w:hint="eastAsia"/>
          <w:sz w:val="24"/>
          <w:szCs w:val="24"/>
        </w:rPr>
        <w:t>的对应关系为</w:t>
      </w:r>
      <w:r w:rsidR="004D4E1C" w:rsidRPr="003F1175">
        <w:rPr>
          <w:rFonts w:ascii="Arial" w:eastAsia="宋体" w:hAnsi="Arial" w:hint="eastAsia"/>
          <w:sz w:val="24"/>
          <w:szCs w:val="24"/>
        </w:rPr>
        <w:t>1</w:t>
      </w:r>
      <w:r w:rsidR="004D4E1C">
        <w:rPr>
          <w:rFonts w:ascii="宋体" w:eastAsia="宋体" w:hAnsi="宋体" w:hint="eastAsia"/>
          <w:sz w:val="24"/>
          <w:szCs w:val="24"/>
        </w:rPr>
        <w:t>对</w:t>
      </w:r>
      <w:r w:rsidR="004D4E1C" w:rsidRPr="00A378BC">
        <w:rPr>
          <w:rFonts w:ascii="Arial" w:eastAsia="宋体" w:hAnsi="Arial" w:hint="eastAsia"/>
          <w:sz w:val="24"/>
          <w:szCs w:val="24"/>
        </w:rPr>
        <w:t>N</w:t>
      </w:r>
      <w:r w:rsidR="004D4E1C">
        <w:rPr>
          <w:rFonts w:ascii="宋体" w:eastAsia="宋体" w:hAnsi="宋体" w:hint="eastAsia"/>
          <w:sz w:val="24"/>
          <w:szCs w:val="24"/>
        </w:rPr>
        <w:t>。</w:t>
      </w:r>
    </w:p>
    <w:p w14:paraId="3EFE594E" w14:textId="77777777" w:rsidR="00FD189F" w:rsidRDefault="005B23DF" w:rsidP="00FD189F">
      <w:pPr>
        <w:keepNext/>
        <w:jc w:val="center"/>
      </w:pPr>
      <w:r w:rsidRPr="005B23DF">
        <w:rPr>
          <w:noProof/>
        </w:rPr>
        <w:lastRenderedPageBreak/>
        <w:drawing>
          <wp:inline distT="0" distB="0" distL="0" distR="0" wp14:anchorId="396A63BD" wp14:editId="713D8F37">
            <wp:extent cx="5274310" cy="37934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793490"/>
                    </a:xfrm>
                    <a:prstGeom prst="rect">
                      <a:avLst/>
                    </a:prstGeom>
                    <a:noFill/>
                    <a:ln>
                      <a:noFill/>
                    </a:ln>
                  </pic:spPr>
                </pic:pic>
              </a:graphicData>
            </a:graphic>
          </wp:inline>
        </w:drawing>
      </w:r>
    </w:p>
    <w:p w14:paraId="74077819" w14:textId="47D67CCA" w:rsidR="00141995" w:rsidRDefault="00FD189F" w:rsidP="00FD189F">
      <w:pPr>
        <w:pStyle w:val="af8"/>
      </w:pPr>
      <w:bookmarkStart w:id="244" w:name="_Toc36736579"/>
      <w:bookmarkStart w:id="245" w:name="_Toc36940607"/>
      <w:r>
        <w:t>图</w:t>
      </w:r>
      <w:r>
        <w:t xml:space="preserve"> </w:t>
      </w:r>
      <w:fldSimple w:instr=" STYLEREF 1 \s ">
        <w:r w:rsidR="0018235C">
          <w:rPr>
            <w:rFonts w:hint="eastAsia"/>
            <w:noProof/>
          </w:rPr>
          <w:t>三</w:t>
        </w:r>
      </w:fldSimple>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11</w:t>
      </w:r>
      <w:r w:rsidR="0018235C">
        <w:fldChar w:fldCharType="end"/>
      </w:r>
      <w:r>
        <w:t xml:space="preserve">  </w:t>
      </w:r>
      <w:r w:rsidRPr="00781D20">
        <w:rPr>
          <w:rFonts w:hint="eastAsia"/>
        </w:rPr>
        <w:t>实体关系图</w:t>
      </w:r>
      <w:bookmarkEnd w:id="244"/>
      <w:bookmarkEnd w:id="245"/>
    </w:p>
    <w:p w14:paraId="7C2C1767" w14:textId="77777777" w:rsidR="008F66D1" w:rsidRDefault="0010172E" w:rsidP="008F66D1">
      <w:pPr>
        <w:spacing w:line="360" w:lineRule="auto"/>
        <w:ind w:firstLineChars="200" w:firstLine="480"/>
        <w:rPr>
          <w:rFonts w:ascii="宋体" w:eastAsia="宋体" w:hAnsi="宋体"/>
          <w:sz w:val="24"/>
          <w:szCs w:val="28"/>
        </w:rPr>
      </w:pPr>
      <w:r w:rsidRPr="0010172E">
        <w:rPr>
          <w:rFonts w:ascii="宋体" w:eastAsia="宋体" w:hAnsi="宋体" w:hint="eastAsia"/>
          <w:sz w:val="24"/>
          <w:szCs w:val="28"/>
        </w:rPr>
        <w:t>数据库表字段设计如下：</w:t>
      </w:r>
    </w:p>
    <w:p w14:paraId="0C79436C" w14:textId="5D19515E" w:rsidR="008278ED" w:rsidRPr="008F66D1" w:rsidRDefault="0010172E" w:rsidP="009F02EA">
      <w:pPr>
        <w:pStyle w:val="a6"/>
        <w:numPr>
          <w:ilvl w:val="1"/>
          <w:numId w:val="30"/>
        </w:numPr>
        <w:spacing w:line="360" w:lineRule="auto"/>
        <w:ind w:firstLineChars="0"/>
        <w:rPr>
          <w:rFonts w:ascii="宋体" w:eastAsia="宋体" w:hAnsi="宋体"/>
          <w:sz w:val="24"/>
          <w:szCs w:val="28"/>
        </w:rPr>
      </w:pPr>
      <w:proofErr w:type="gramStart"/>
      <w:r w:rsidRPr="008F66D1">
        <w:rPr>
          <w:rFonts w:ascii="宋体" w:eastAsia="宋体" w:hAnsi="宋体" w:hint="eastAsia"/>
          <w:sz w:val="24"/>
          <w:szCs w:val="24"/>
        </w:rPr>
        <w:t>规则表</w:t>
      </w:r>
      <w:proofErr w:type="gramEnd"/>
      <w:r w:rsidRPr="00A378BC">
        <w:rPr>
          <w:rFonts w:ascii="Arial" w:eastAsia="宋体" w:hAnsi="Arial" w:hint="eastAsia"/>
          <w:sz w:val="24"/>
          <w:szCs w:val="24"/>
        </w:rPr>
        <w:t>rule</w:t>
      </w:r>
      <w:r w:rsidRPr="008F66D1">
        <w:rPr>
          <w:rFonts w:ascii="宋体" w:eastAsia="宋体" w:hAnsi="宋体" w:hint="eastAsia"/>
          <w:sz w:val="24"/>
          <w:szCs w:val="24"/>
        </w:rPr>
        <w:t>存储审批通过的规则，其中</w:t>
      </w:r>
      <w:proofErr w:type="spellStart"/>
      <w:r w:rsidRPr="00A378BC">
        <w:rPr>
          <w:rFonts w:ascii="Arial" w:eastAsia="宋体" w:hAnsi="Arial" w:hint="eastAsia"/>
          <w:sz w:val="24"/>
          <w:szCs w:val="24"/>
        </w:rPr>
        <w:t>check</w:t>
      </w:r>
      <w:r w:rsidRPr="008F66D1">
        <w:rPr>
          <w:rFonts w:ascii="Arial" w:eastAsia="宋体" w:hAnsi="Arial" w:hint="eastAsia"/>
          <w:sz w:val="24"/>
          <w:szCs w:val="24"/>
        </w:rPr>
        <w:t>_</w:t>
      </w:r>
      <w:r w:rsidRPr="00A378BC">
        <w:rPr>
          <w:rFonts w:ascii="Arial" w:eastAsia="宋体" w:hAnsi="Arial"/>
          <w:sz w:val="24"/>
          <w:szCs w:val="24"/>
        </w:rPr>
        <w:t>rules</w:t>
      </w:r>
      <w:proofErr w:type="spellEnd"/>
      <w:r w:rsidRPr="008F66D1">
        <w:rPr>
          <w:rFonts w:ascii="宋体" w:eastAsia="宋体" w:hAnsi="宋体" w:hint="eastAsia"/>
          <w:sz w:val="24"/>
          <w:szCs w:val="24"/>
        </w:rPr>
        <w:t>存储校验规则，</w:t>
      </w:r>
      <w:r w:rsidRPr="00A378BC">
        <w:rPr>
          <w:rFonts w:ascii="Arial" w:eastAsia="宋体" w:hAnsi="Arial" w:hint="eastAsia"/>
          <w:sz w:val="24"/>
          <w:szCs w:val="24"/>
        </w:rPr>
        <w:t>Actions</w:t>
      </w:r>
      <w:r w:rsidRPr="008F66D1">
        <w:rPr>
          <w:rFonts w:ascii="宋体" w:eastAsia="宋体" w:hAnsi="宋体" w:hint="eastAsia"/>
          <w:sz w:val="24"/>
          <w:szCs w:val="24"/>
        </w:rPr>
        <w:t>存储执行动作，</w:t>
      </w:r>
      <w:r w:rsidR="00AE5BCB" w:rsidRPr="008F66D1">
        <w:rPr>
          <w:rFonts w:ascii="宋体" w:eastAsia="宋体" w:hAnsi="宋体" w:hint="eastAsia"/>
          <w:sz w:val="24"/>
          <w:szCs w:val="24"/>
        </w:rPr>
        <w:t>构建完成之后的规则通过转换成</w:t>
      </w:r>
      <w:r w:rsidR="00AE5BCB" w:rsidRPr="00A378BC">
        <w:rPr>
          <w:rFonts w:ascii="Arial" w:eastAsia="宋体" w:hAnsi="Arial" w:hint="eastAsia"/>
          <w:sz w:val="24"/>
          <w:szCs w:val="24"/>
        </w:rPr>
        <w:t>JSON</w:t>
      </w:r>
      <w:r w:rsidR="00AE5BCB" w:rsidRPr="008F66D1">
        <w:rPr>
          <w:rFonts w:ascii="宋体" w:eastAsia="宋体" w:hAnsi="宋体" w:hint="eastAsia"/>
          <w:sz w:val="24"/>
          <w:szCs w:val="24"/>
        </w:rPr>
        <w:t>的形式存储在表中，使用的时候再转换成需要的对象。</w:t>
      </w:r>
      <w:r w:rsidRPr="008F66D1">
        <w:rPr>
          <w:rFonts w:ascii="宋体" w:eastAsia="宋体" w:hAnsi="宋体"/>
          <w:sz w:val="24"/>
          <w:szCs w:val="24"/>
        </w:rPr>
        <w:t xml:space="preserve"> </w:t>
      </w:r>
      <w:r w:rsidRPr="00A378BC">
        <w:rPr>
          <w:rFonts w:ascii="Arial" w:eastAsia="宋体" w:hAnsi="Arial" w:hint="eastAsia"/>
          <w:sz w:val="24"/>
          <w:szCs w:val="24"/>
        </w:rPr>
        <w:t>r</w:t>
      </w:r>
      <w:r w:rsidRPr="00A378BC">
        <w:rPr>
          <w:rFonts w:ascii="Arial" w:eastAsia="宋体" w:hAnsi="Arial"/>
          <w:sz w:val="24"/>
          <w:szCs w:val="24"/>
        </w:rPr>
        <w:t>ule</w:t>
      </w:r>
      <w:r w:rsidRPr="008F66D1">
        <w:rPr>
          <w:rFonts w:ascii="宋体" w:eastAsia="宋体" w:hAnsi="宋体" w:hint="eastAsia"/>
          <w:sz w:val="24"/>
          <w:szCs w:val="24"/>
        </w:rPr>
        <w:t>表结构如</w:t>
      </w:r>
      <w:r w:rsidRPr="008F66D1">
        <w:rPr>
          <w:rFonts w:ascii="Arial" w:eastAsia="宋体" w:hAnsi="Arial" w:hint="eastAsia"/>
          <w:sz w:val="24"/>
          <w:szCs w:val="24"/>
        </w:rPr>
        <w:t>3.2</w:t>
      </w:r>
      <w:r w:rsidR="00F23117" w:rsidRPr="008F66D1">
        <w:rPr>
          <w:rFonts w:ascii="Arial" w:eastAsia="宋体" w:hAnsi="Arial"/>
          <w:sz w:val="24"/>
          <w:szCs w:val="24"/>
        </w:rPr>
        <w:t>1</w:t>
      </w:r>
      <w:r w:rsidRPr="008F66D1">
        <w:rPr>
          <w:rFonts w:ascii="宋体" w:eastAsia="宋体" w:hAnsi="宋体" w:hint="eastAsia"/>
          <w:sz w:val="24"/>
          <w:szCs w:val="24"/>
        </w:rPr>
        <w:t>所示。</w:t>
      </w:r>
    </w:p>
    <w:p w14:paraId="47C5D116" w14:textId="2A26CF6C" w:rsidR="00FD189F" w:rsidRDefault="00FD189F" w:rsidP="00FD189F">
      <w:pPr>
        <w:pStyle w:val="af8"/>
        <w:keepNext/>
      </w:pPr>
      <w:bookmarkStart w:id="246" w:name="_Toc36736510"/>
      <w:bookmarkStart w:id="247" w:name="_Toc36939146"/>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21</w:t>
      </w:r>
      <w:r w:rsidR="00F23117">
        <w:fldChar w:fldCharType="end"/>
      </w:r>
      <w:r>
        <w:t xml:space="preserve">  </w:t>
      </w:r>
      <w:r w:rsidRPr="00A378BC">
        <w:t>rule</w:t>
      </w:r>
      <w:r w:rsidRPr="00536CE0">
        <w:t>表结构</w:t>
      </w:r>
      <w:bookmarkEnd w:id="246"/>
      <w:bookmarkEnd w:id="247"/>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630EFCAD" w14:textId="77777777" w:rsidTr="00547A9B">
        <w:trPr>
          <w:jc w:val="center"/>
        </w:trPr>
        <w:tc>
          <w:tcPr>
            <w:tcW w:w="2447" w:type="dxa"/>
          </w:tcPr>
          <w:p w14:paraId="288A3AD7" w14:textId="5C942406"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5A0024C4" w14:textId="6231F4B0"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5947E855" w14:textId="45BA0BB4"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528F6B2A" w14:textId="3AFB6469"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61A96C93" w14:textId="77777777" w:rsidTr="00547A9B">
        <w:trPr>
          <w:jc w:val="center"/>
        </w:trPr>
        <w:tc>
          <w:tcPr>
            <w:tcW w:w="2447" w:type="dxa"/>
          </w:tcPr>
          <w:p w14:paraId="5100718E" w14:textId="2B3A7B1C" w:rsidR="00897CAF" w:rsidRPr="00444355" w:rsidRDefault="00897CAF" w:rsidP="006E1421">
            <w:pPr>
              <w:rPr>
                <w:rFonts w:ascii="宋体" w:eastAsia="宋体" w:hAnsi="宋体"/>
              </w:rPr>
            </w:pPr>
            <w:r w:rsidRPr="00A378BC">
              <w:rPr>
                <w:rFonts w:ascii="Arial" w:eastAsia="宋体" w:hAnsi="Arial" w:hint="eastAsia"/>
              </w:rPr>
              <w:t>id</w:t>
            </w:r>
          </w:p>
        </w:tc>
        <w:tc>
          <w:tcPr>
            <w:tcW w:w="2102" w:type="dxa"/>
          </w:tcPr>
          <w:p w14:paraId="19114654" w14:textId="6E0991C5"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0C013624" w14:textId="74EB5B5E" w:rsidR="00897CAF" w:rsidRPr="00444355" w:rsidRDefault="00897CAF" w:rsidP="006E1421">
            <w:pPr>
              <w:rPr>
                <w:rFonts w:ascii="宋体" w:eastAsia="宋体" w:hAnsi="宋体"/>
              </w:rPr>
            </w:pPr>
            <w:bookmarkStart w:id="248" w:name="OLE_LINK11"/>
            <w:bookmarkStart w:id="249" w:name="OLE_LINK12"/>
            <w:r>
              <w:rPr>
                <w:rFonts w:ascii="宋体" w:eastAsia="宋体" w:hAnsi="宋体" w:hint="eastAsia"/>
              </w:rPr>
              <w:t>否</w:t>
            </w:r>
            <w:bookmarkEnd w:id="248"/>
            <w:bookmarkEnd w:id="249"/>
          </w:p>
        </w:tc>
        <w:tc>
          <w:tcPr>
            <w:tcW w:w="1911" w:type="dxa"/>
          </w:tcPr>
          <w:p w14:paraId="46C3D404" w14:textId="36A8FD11" w:rsidR="00897CAF" w:rsidRPr="00444355" w:rsidRDefault="00897CAF" w:rsidP="006E1421">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897CAF" w14:paraId="6DB5923C" w14:textId="77777777" w:rsidTr="00547A9B">
        <w:trPr>
          <w:jc w:val="center"/>
        </w:trPr>
        <w:tc>
          <w:tcPr>
            <w:tcW w:w="2447" w:type="dxa"/>
          </w:tcPr>
          <w:p w14:paraId="3BB73C6A" w14:textId="13FB83F9" w:rsidR="00897CAF" w:rsidRPr="00444355" w:rsidRDefault="00897CAF" w:rsidP="006E1421">
            <w:pPr>
              <w:rPr>
                <w:rFonts w:ascii="宋体" w:eastAsia="宋体" w:hAnsi="宋体"/>
              </w:rPr>
            </w:pPr>
            <w:r w:rsidRPr="00A378BC">
              <w:rPr>
                <w:rFonts w:ascii="Arial" w:eastAsia="宋体" w:hAnsi="Arial" w:hint="eastAsia"/>
              </w:rPr>
              <w:t>type</w:t>
            </w:r>
          </w:p>
        </w:tc>
        <w:tc>
          <w:tcPr>
            <w:tcW w:w="2102" w:type="dxa"/>
          </w:tcPr>
          <w:p w14:paraId="7F956F64" w14:textId="618B2F19" w:rsidR="00897CAF" w:rsidRPr="00444355" w:rsidRDefault="00897CAF" w:rsidP="006E1421">
            <w:pPr>
              <w:rPr>
                <w:rFonts w:ascii="宋体" w:eastAsia="宋体" w:hAnsi="宋体"/>
              </w:rPr>
            </w:pPr>
            <w:r w:rsidRPr="00A378BC">
              <w:rPr>
                <w:rFonts w:ascii="Arial" w:eastAsia="宋体" w:hAnsi="Arial" w:hint="eastAsia"/>
              </w:rPr>
              <w:t>int</w:t>
            </w:r>
          </w:p>
        </w:tc>
        <w:tc>
          <w:tcPr>
            <w:tcW w:w="1836" w:type="dxa"/>
          </w:tcPr>
          <w:p w14:paraId="3EDC3751" w14:textId="4FC421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2DF5B12" w14:textId="2586C910"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4F158CDF" w14:textId="77777777" w:rsidTr="00547A9B">
        <w:trPr>
          <w:jc w:val="center"/>
        </w:trPr>
        <w:tc>
          <w:tcPr>
            <w:tcW w:w="2447" w:type="dxa"/>
          </w:tcPr>
          <w:p w14:paraId="69B7F9B0" w14:textId="4CB8F7DF" w:rsidR="00897CAF" w:rsidRPr="00444355" w:rsidRDefault="00897CAF" w:rsidP="006E1421">
            <w:pPr>
              <w:rPr>
                <w:rFonts w:ascii="宋体" w:eastAsia="宋体" w:hAnsi="宋体"/>
              </w:rPr>
            </w:pPr>
            <w:r w:rsidRPr="00A378BC">
              <w:rPr>
                <w:rFonts w:ascii="Arial" w:eastAsia="宋体" w:hAnsi="Arial" w:hint="eastAsia"/>
              </w:rPr>
              <w:t>description</w:t>
            </w:r>
          </w:p>
        </w:tc>
        <w:tc>
          <w:tcPr>
            <w:tcW w:w="2102" w:type="dxa"/>
          </w:tcPr>
          <w:p w14:paraId="51F2B25F" w14:textId="340B0C32" w:rsidR="00897CAF" w:rsidRPr="00444355" w:rsidRDefault="00897CAF" w:rsidP="006E1421">
            <w:pPr>
              <w:rPr>
                <w:rFonts w:ascii="宋体" w:eastAsia="宋体" w:hAnsi="宋体"/>
              </w:rPr>
            </w:pPr>
            <w:r w:rsidRPr="00A378BC">
              <w:rPr>
                <w:rFonts w:ascii="Arial" w:eastAsia="宋体" w:hAnsi="Arial" w:hint="eastAsia"/>
              </w:rPr>
              <w:t>i</w:t>
            </w:r>
            <w:r w:rsidRPr="00A378BC">
              <w:rPr>
                <w:rFonts w:ascii="Arial" w:eastAsia="宋体" w:hAnsi="Arial"/>
              </w:rPr>
              <w:t>nt</w:t>
            </w:r>
          </w:p>
        </w:tc>
        <w:tc>
          <w:tcPr>
            <w:tcW w:w="1836" w:type="dxa"/>
          </w:tcPr>
          <w:p w14:paraId="1E191E76" w14:textId="31EEDC17"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66B1D3C1" w14:textId="2142E35D"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4FCED118" w14:textId="77777777" w:rsidTr="00547A9B">
        <w:trPr>
          <w:jc w:val="center"/>
        </w:trPr>
        <w:tc>
          <w:tcPr>
            <w:tcW w:w="2447" w:type="dxa"/>
          </w:tcPr>
          <w:p w14:paraId="08CA2739" w14:textId="34FD5E79" w:rsidR="00897CAF" w:rsidRPr="00444355" w:rsidRDefault="00897CAF" w:rsidP="006E1421">
            <w:pPr>
              <w:rPr>
                <w:rFonts w:ascii="宋体" w:eastAsia="宋体" w:hAnsi="宋体"/>
              </w:rPr>
            </w:pPr>
            <w:proofErr w:type="spellStart"/>
            <w:r w:rsidRPr="00A378BC">
              <w:rPr>
                <w:rFonts w:ascii="Arial" w:eastAsia="宋体" w:hAnsi="Arial"/>
              </w:rPr>
              <w:t>Trade</w:t>
            </w:r>
            <w:r w:rsidRPr="003F1175">
              <w:rPr>
                <w:rFonts w:ascii="Arial" w:eastAsia="宋体" w:hAnsi="Arial"/>
              </w:rPr>
              <w:t>_</w:t>
            </w:r>
            <w:r w:rsidRPr="00A378BC">
              <w:rPr>
                <w:rFonts w:ascii="Arial" w:eastAsia="宋体" w:hAnsi="Arial"/>
              </w:rPr>
              <w:t>node</w:t>
            </w:r>
            <w:proofErr w:type="spellEnd"/>
          </w:p>
        </w:tc>
        <w:tc>
          <w:tcPr>
            <w:tcW w:w="2102" w:type="dxa"/>
          </w:tcPr>
          <w:p w14:paraId="4E4F71E0" w14:textId="3A791B94"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0651CC5C" w14:textId="337E221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8D072BE" w14:textId="44B246C5"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35DC8FC1" w14:textId="77777777" w:rsidTr="00547A9B">
        <w:trPr>
          <w:jc w:val="center"/>
        </w:trPr>
        <w:tc>
          <w:tcPr>
            <w:tcW w:w="2447" w:type="dxa"/>
          </w:tcPr>
          <w:p w14:paraId="4C38590A" w14:textId="384FA1F9" w:rsidR="00897CAF" w:rsidRPr="00444355" w:rsidRDefault="00897CAF" w:rsidP="006E1421">
            <w:pPr>
              <w:rPr>
                <w:rFonts w:ascii="宋体" w:eastAsia="宋体" w:hAnsi="宋体"/>
              </w:rPr>
            </w:pPr>
            <w:proofErr w:type="spellStart"/>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trade</w:t>
            </w:r>
            <w:r w:rsidRPr="003F1175">
              <w:rPr>
                <w:rFonts w:ascii="Arial" w:eastAsia="宋体" w:hAnsi="Arial" w:hint="eastAsia"/>
              </w:rPr>
              <w:t>_</w:t>
            </w:r>
            <w:r w:rsidRPr="00A378BC">
              <w:rPr>
                <w:rFonts w:ascii="Arial" w:eastAsia="宋体" w:hAnsi="Arial" w:hint="eastAsia"/>
              </w:rPr>
              <w:t>node</w:t>
            </w:r>
            <w:proofErr w:type="spellEnd"/>
          </w:p>
        </w:tc>
        <w:tc>
          <w:tcPr>
            <w:tcW w:w="2102" w:type="dxa"/>
          </w:tcPr>
          <w:p w14:paraId="28BCADE0" w14:textId="1A947B18" w:rsidR="00897CAF" w:rsidRPr="00444355" w:rsidRDefault="00897CAF" w:rsidP="006E1421">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36" w:type="dxa"/>
          </w:tcPr>
          <w:p w14:paraId="7172D10F" w14:textId="4FD0F8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9672AA9" w14:textId="0B19A244"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C3960FA" w14:textId="77777777" w:rsidTr="00547A9B">
        <w:trPr>
          <w:jc w:val="center"/>
        </w:trPr>
        <w:tc>
          <w:tcPr>
            <w:tcW w:w="2447" w:type="dxa"/>
          </w:tcPr>
          <w:p w14:paraId="6983AA57" w14:textId="12FE6AAB" w:rsidR="00897CAF" w:rsidRPr="00444355" w:rsidRDefault="00897CAF" w:rsidP="006E1421">
            <w:pPr>
              <w:rPr>
                <w:rFonts w:ascii="宋体" w:eastAsia="宋体" w:hAnsi="宋体"/>
              </w:rPr>
            </w:pPr>
            <w:proofErr w:type="spellStart"/>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rPr>
              <w:t>trade</w:t>
            </w:r>
            <w:r w:rsidRPr="003F1175">
              <w:rPr>
                <w:rFonts w:ascii="Arial" w:eastAsia="宋体" w:hAnsi="Arial"/>
              </w:rPr>
              <w:t>_</w:t>
            </w:r>
            <w:r w:rsidRPr="00A378BC">
              <w:rPr>
                <w:rFonts w:ascii="Arial" w:eastAsia="宋体" w:hAnsi="Arial"/>
              </w:rPr>
              <w:t>node</w:t>
            </w:r>
            <w:proofErr w:type="spellEnd"/>
          </w:p>
        </w:tc>
        <w:tc>
          <w:tcPr>
            <w:tcW w:w="2102" w:type="dxa"/>
          </w:tcPr>
          <w:p w14:paraId="7B2AB387" w14:textId="4199386A"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76F61196" w14:textId="75DFB79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30363FC6" w14:textId="5CCB1BCB"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16229C28" w14:textId="77777777" w:rsidTr="00547A9B">
        <w:trPr>
          <w:jc w:val="center"/>
        </w:trPr>
        <w:tc>
          <w:tcPr>
            <w:tcW w:w="2447" w:type="dxa"/>
          </w:tcPr>
          <w:p w14:paraId="304A2CB0" w14:textId="55CD9A0C" w:rsidR="00897CAF" w:rsidRPr="00444355" w:rsidRDefault="00897CAF" w:rsidP="006E1421">
            <w:pPr>
              <w:rPr>
                <w:rFonts w:ascii="宋体" w:eastAsia="宋体" w:hAnsi="宋体"/>
              </w:rPr>
            </w:pPr>
            <w:proofErr w:type="spellStart"/>
            <w:r w:rsidRPr="00A378BC">
              <w:rPr>
                <w:rFonts w:ascii="Arial" w:eastAsia="宋体" w:hAnsi="Arial"/>
              </w:rPr>
              <w:t>T</w:t>
            </w:r>
            <w:r w:rsidRPr="00A378BC">
              <w:rPr>
                <w:rFonts w:ascii="Arial" w:eastAsia="宋体" w:hAnsi="Arial" w:hint="eastAsia"/>
              </w:rPr>
              <w:t>rigger</w:t>
            </w:r>
            <w:r w:rsidRPr="003F1175">
              <w:rPr>
                <w:rFonts w:ascii="Arial" w:eastAsia="宋体" w:hAnsi="Arial" w:hint="eastAsia"/>
              </w:rPr>
              <w:t>_</w:t>
            </w:r>
            <w:r w:rsidRPr="00A378BC">
              <w:rPr>
                <w:rFonts w:ascii="Arial" w:eastAsia="宋体" w:hAnsi="Arial"/>
              </w:rPr>
              <w:t>event</w:t>
            </w:r>
            <w:proofErr w:type="spellEnd"/>
          </w:p>
        </w:tc>
        <w:tc>
          <w:tcPr>
            <w:tcW w:w="2102" w:type="dxa"/>
          </w:tcPr>
          <w:p w14:paraId="28A13BEC" w14:textId="157261DC"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7926E92B" w14:textId="237DB4B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849A5C" w14:textId="590D9556"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1F326B9F" w14:textId="77777777" w:rsidTr="00547A9B">
        <w:trPr>
          <w:jc w:val="center"/>
        </w:trPr>
        <w:tc>
          <w:tcPr>
            <w:tcW w:w="2447" w:type="dxa"/>
          </w:tcPr>
          <w:p w14:paraId="6EDC3ED5" w14:textId="7FEB4F7F"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02" w:type="dxa"/>
          </w:tcPr>
          <w:p w14:paraId="126362AC" w14:textId="3804D305"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36" w:type="dxa"/>
          </w:tcPr>
          <w:p w14:paraId="02AEA456" w14:textId="51534EF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9CD2C8A" w14:textId="64CC0A2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15B4A007" w14:textId="77777777" w:rsidTr="00547A9B">
        <w:trPr>
          <w:jc w:val="center"/>
        </w:trPr>
        <w:tc>
          <w:tcPr>
            <w:tcW w:w="2447" w:type="dxa"/>
          </w:tcPr>
          <w:p w14:paraId="5519D122" w14:textId="6C335AC3" w:rsidR="00897CAF" w:rsidRPr="00444355" w:rsidRDefault="00897CAF" w:rsidP="006E1421">
            <w:pPr>
              <w:rPr>
                <w:rFonts w:ascii="宋体" w:eastAsia="宋体" w:hAnsi="宋体"/>
              </w:rPr>
            </w:pPr>
            <w:proofErr w:type="spellStart"/>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time</w:t>
            </w:r>
            <w:proofErr w:type="spellEnd"/>
          </w:p>
        </w:tc>
        <w:tc>
          <w:tcPr>
            <w:tcW w:w="2102" w:type="dxa"/>
          </w:tcPr>
          <w:p w14:paraId="5A78EDCD" w14:textId="395A1CF2"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2313673D" w14:textId="1BC643C9"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C47B340" w14:textId="00E317C4"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54F3082D" w14:textId="77777777" w:rsidTr="00547A9B">
        <w:trPr>
          <w:jc w:val="center"/>
        </w:trPr>
        <w:tc>
          <w:tcPr>
            <w:tcW w:w="2447" w:type="dxa"/>
          </w:tcPr>
          <w:p w14:paraId="783C0226" w14:textId="1C4A17AC" w:rsidR="00897CAF" w:rsidRPr="00444355" w:rsidRDefault="00897CAF" w:rsidP="006E1421">
            <w:pPr>
              <w:rPr>
                <w:rFonts w:ascii="宋体" w:eastAsia="宋体" w:hAnsi="宋体"/>
              </w:rPr>
            </w:pPr>
            <w:proofErr w:type="spellStart"/>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hint="eastAsia"/>
              </w:rPr>
              <w:t>time</w:t>
            </w:r>
            <w:proofErr w:type="spellEnd"/>
          </w:p>
        </w:tc>
        <w:tc>
          <w:tcPr>
            <w:tcW w:w="2102" w:type="dxa"/>
          </w:tcPr>
          <w:p w14:paraId="312B536F" w14:textId="2D7D1BEC" w:rsidR="00897CAF" w:rsidRPr="00444355" w:rsidRDefault="00897CAF" w:rsidP="006E1421">
            <w:pPr>
              <w:rPr>
                <w:rFonts w:ascii="宋体" w:eastAsia="宋体" w:hAnsi="宋体"/>
              </w:rPr>
            </w:pPr>
            <w:r w:rsidRPr="00A378BC">
              <w:rPr>
                <w:rFonts w:ascii="Arial" w:eastAsia="宋体" w:hAnsi="Arial" w:hint="eastAsia"/>
              </w:rPr>
              <w:t>Long</w:t>
            </w:r>
          </w:p>
        </w:tc>
        <w:tc>
          <w:tcPr>
            <w:tcW w:w="1836" w:type="dxa"/>
          </w:tcPr>
          <w:p w14:paraId="6AABCCAE" w14:textId="1E98648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62C84E4" w14:textId="3A6C6001"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736F4618" w14:textId="77777777" w:rsidTr="00547A9B">
        <w:trPr>
          <w:jc w:val="center"/>
        </w:trPr>
        <w:tc>
          <w:tcPr>
            <w:tcW w:w="2447" w:type="dxa"/>
          </w:tcPr>
          <w:p w14:paraId="3935C27D" w14:textId="6AA74CA0" w:rsidR="00897CAF" w:rsidRPr="00444355" w:rsidRDefault="00897CAF" w:rsidP="006E1421">
            <w:pPr>
              <w:rPr>
                <w:rFonts w:ascii="宋体" w:eastAsia="宋体" w:hAnsi="宋体"/>
              </w:rPr>
            </w:pPr>
            <w:proofErr w:type="spellStart"/>
            <w:r w:rsidRPr="00A378BC">
              <w:rPr>
                <w:rFonts w:ascii="Arial" w:eastAsia="宋体" w:hAnsi="Arial"/>
              </w:rPr>
              <w:t>C</w:t>
            </w:r>
            <w:r w:rsidRPr="00A378BC">
              <w:rPr>
                <w:rFonts w:ascii="Arial" w:eastAsia="宋体" w:hAnsi="Arial" w:hint="eastAsia"/>
              </w:rPr>
              <w:t>heck</w:t>
            </w:r>
            <w:r w:rsidRPr="003F1175">
              <w:rPr>
                <w:rFonts w:ascii="Arial" w:eastAsia="宋体" w:hAnsi="Arial"/>
              </w:rPr>
              <w:t>_</w:t>
            </w:r>
            <w:r w:rsidRPr="00A378BC">
              <w:rPr>
                <w:rFonts w:ascii="Arial" w:eastAsia="宋体" w:hAnsi="Arial"/>
              </w:rPr>
              <w:t>rules</w:t>
            </w:r>
            <w:proofErr w:type="spellEnd"/>
          </w:p>
        </w:tc>
        <w:tc>
          <w:tcPr>
            <w:tcW w:w="2102" w:type="dxa"/>
          </w:tcPr>
          <w:p w14:paraId="5E73177D" w14:textId="187CEC40" w:rsidR="00897CAF" w:rsidRPr="00444355" w:rsidRDefault="00897CAF" w:rsidP="006E1421">
            <w:pPr>
              <w:rPr>
                <w:rFonts w:ascii="宋体" w:eastAsia="宋体" w:hAnsi="宋体"/>
              </w:rPr>
            </w:pPr>
            <w:r w:rsidRPr="00A378BC">
              <w:rPr>
                <w:rFonts w:ascii="Arial" w:eastAsia="宋体" w:hAnsi="Arial"/>
              </w:rPr>
              <w:t>Text</w:t>
            </w:r>
          </w:p>
        </w:tc>
        <w:tc>
          <w:tcPr>
            <w:tcW w:w="1836" w:type="dxa"/>
          </w:tcPr>
          <w:p w14:paraId="0F74A91F" w14:textId="3786E2B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0590DB3" w14:textId="5BD82E4A"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A3ED142" w14:textId="77777777" w:rsidTr="00547A9B">
        <w:trPr>
          <w:jc w:val="center"/>
        </w:trPr>
        <w:tc>
          <w:tcPr>
            <w:tcW w:w="2447" w:type="dxa"/>
          </w:tcPr>
          <w:p w14:paraId="656D817E" w14:textId="3B7EF2B4" w:rsidR="00897CAF" w:rsidRPr="00444355" w:rsidRDefault="00897CAF" w:rsidP="006E1421">
            <w:pPr>
              <w:rPr>
                <w:rFonts w:ascii="宋体" w:eastAsia="宋体" w:hAnsi="宋体"/>
              </w:rPr>
            </w:pPr>
            <w:r w:rsidRPr="00A378BC">
              <w:rPr>
                <w:rFonts w:ascii="Arial" w:eastAsia="宋体" w:hAnsi="Arial"/>
              </w:rPr>
              <w:t>A</w:t>
            </w:r>
            <w:r w:rsidRPr="00A378BC">
              <w:rPr>
                <w:rFonts w:ascii="Arial" w:eastAsia="宋体" w:hAnsi="Arial" w:hint="eastAsia"/>
              </w:rPr>
              <w:t>ctions</w:t>
            </w:r>
          </w:p>
        </w:tc>
        <w:tc>
          <w:tcPr>
            <w:tcW w:w="2102" w:type="dxa"/>
          </w:tcPr>
          <w:p w14:paraId="350DA221" w14:textId="2D0DD129" w:rsidR="00897CAF" w:rsidRPr="00444355" w:rsidRDefault="00897CAF" w:rsidP="006E1421">
            <w:pPr>
              <w:rPr>
                <w:rFonts w:ascii="宋体" w:eastAsia="宋体" w:hAnsi="宋体"/>
              </w:rPr>
            </w:pPr>
            <w:r w:rsidRPr="00A378BC">
              <w:rPr>
                <w:rFonts w:ascii="Arial" w:eastAsia="宋体" w:hAnsi="Arial" w:hint="eastAsia"/>
              </w:rPr>
              <w:t>Text</w:t>
            </w:r>
          </w:p>
        </w:tc>
        <w:tc>
          <w:tcPr>
            <w:tcW w:w="1836" w:type="dxa"/>
          </w:tcPr>
          <w:p w14:paraId="615645A1" w14:textId="05123E9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711A048" w14:textId="0988D4BE"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1EB1CA53" w14:textId="6664CE57" w:rsidR="0090018B" w:rsidRPr="001244DA" w:rsidRDefault="00DC5871"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规则草稿表</w:t>
      </w:r>
      <w:proofErr w:type="spellStart"/>
      <w:r w:rsidR="00F82694" w:rsidRPr="00A378BC">
        <w:rPr>
          <w:rFonts w:ascii="Arial" w:eastAsia="宋体" w:hAnsi="Arial" w:hint="eastAsia"/>
          <w:sz w:val="24"/>
          <w:szCs w:val="24"/>
        </w:rPr>
        <w:t>rule</w:t>
      </w:r>
      <w:r w:rsidR="00F82694" w:rsidRPr="001244DA">
        <w:rPr>
          <w:rFonts w:ascii="Arial" w:eastAsia="宋体" w:hAnsi="Arial"/>
          <w:sz w:val="24"/>
          <w:szCs w:val="24"/>
        </w:rPr>
        <w:t>_</w:t>
      </w:r>
      <w:r w:rsidR="00F82694" w:rsidRPr="00A378BC">
        <w:rPr>
          <w:rFonts w:ascii="Arial" w:eastAsia="宋体" w:hAnsi="Arial"/>
          <w:sz w:val="24"/>
          <w:szCs w:val="24"/>
        </w:rPr>
        <w:t>draft</w:t>
      </w:r>
      <w:proofErr w:type="spellEnd"/>
      <w:r w:rsidR="00F82694" w:rsidRPr="001244DA">
        <w:rPr>
          <w:rFonts w:ascii="宋体" w:eastAsia="宋体" w:hAnsi="宋体" w:hint="eastAsia"/>
          <w:sz w:val="24"/>
          <w:szCs w:val="24"/>
        </w:rPr>
        <w:t>负责存储规则审核信息，</w:t>
      </w:r>
      <w:r w:rsidR="00C41D10" w:rsidRPr="001244DA">
        <w:rPr>
          <w:rFonts w:ascii="宋体" w:eastAsia="宋体" w:hAnsi="宋体" w:hint="eastAsia"/>
          <w:sz w:val="24"/>
          <w:szCs w:val="24"/>
        </w:rPr>
        <w:t>只有当规则审核通过之</w:t>
      </w:r>
      <w:r w:rsidR="00C41D10" w:rsidRPr="001244DA">
        <w:rPr>
          <w:rFonts w:ascii="宋体" w:eastAsia="宋体" w:hAnsi="宋体" w:hint="eastAsia"/>
          <w:sz w:val="24"/>
          <w:szCs w:val="24"/>
        </w:rPr>
        <w:lastRenderedPageBreak/>
        <w:t>后才能将规则存入</w:t>
      </w:r>
      <w:r w:rsidR="0031362A" w:rsidRPr="00A378BC">
        <w:rPr>
          <w:rFonts w:ascii="Arial" w:eastAsia="宋体" w:hAnsi="Arial" w:hint="eastAsia"/>
          <w:sz w:val="24"/>
          <w:szCs w:val="24"/>
        </w:rPr>
        <w:t>rule</w:t>
      </w:r>
      <w:r w:rsidR="0031362A" w:rsidRPr="001244DA">
        <w:rPr>
          <w:rFonts w:ascii="宋体" w:eastAsia="宋体" w:hAnsi="宋体" w:hint="eastAsia"/>
          <w:sz w:val="24"/>
          <w:szCs w:val="24"/>
        </w:rPr>
        <w:t>表</w:t>
      </w:r>
      <w:r w:rsidR="00C96674" w:rsidRPr="001244DA">
        <w:rPr>
          <w:rFonts w:ascii="宋体" w:eastAsia="宋体" w:hAnsi="宋体" w:hint="eastAsia"/>
          <w:sz w:val="24"/>
          <w:szCs w:val="24"/>
        </w:rPr>
        <w:t>。</w:t>
      </w:r>
      <w:proofErr w:type="spellStart"/>
      <w:r w:rsidR="00113D19" w:rsidRPr="00A378BC">
        <w:rPr>
          <w:rFonts w:ascii="Arial" w:eastAsia="宋体" w:hAnsi="Arial" w:hint="eastAsia"/>
          <w:sz w:val="24"/>
          <w:szCs w:val="24"/>
        </w:rPr>
        <w:t>rule</w:t>
      </w:r>
      <w:r w:rsidR="00113D19" w:rsidRPr="001244DA">
        <w:rPr>
          <w:rFonts w:ascii="Arial" w:eastAsia="宋体" w:hAnsi="Arial"/>
          <w:sz w:val="24"/>
          <w:szCs w:val="24"/>
        </w:rPr>
        <w:t>_</w:t>
      </w:r>
      <w:r w:rsidR="00113D19" w:rsidRPr="00A378BC">
        <w:rPr>
          <w:rFonts w:ascii="Arial" w:eastAsia="宋体" w:hAnsi="Arial"/>
          <w:sz w:val="24"/>
          <w:szCs w:val="24"/>
        </w:rPr>
        <w:t>draft</w:t>
      </w:r>
      <w:proofErr w:type="spellEnd"/>
      <w:r w:rsidR="00113D19" w:rsidRPr="001244DA">
        <w:rPr>
          <w:rFonts w:ascii="宋体" w:eastAsia="宋体" w:hAnsi="宋体" w:hint="eastAsia"/>
          <w:sz w:val="24"/>
          <w:szCs w:val="24"/>
        </w:rPr>
        <w:t>和</w:t>
      </w:r>
      <w:r w:rsidR="00113D19" w:rsidRPr="00A378BC">
        <w:rPr>
          <w:rFonts w:ascii="Arial" w:eastAsia="宋体" w:hAnsi="Arial" w:hint="eastAsia"/>
          <w:sz w:val="24"/>
          <w:szCs w:val="24"/>
        </w:rPr>
        <w:t>rule</w:t>
      </w:r>
      <w:r w:rsidR="00113D19" w:rsidRPr="001244DA">
        <w:rPr>
          <w:rFonts w:ascii="宋体" w:eastAsia="宋体" w:hAnsi="宋体" w:hint="eastAsia"/>
          <w:sz w:val="24"/>
          <w:szCs w:val="24"/>
        </w:rPr>
        <w:t>表的结构相同，</w:t>
      </w:r>
      <w:r w:rsidR="00527C68" w:rsidRPr="001244DA">
        <w:rPr>
          <w:rFonts w:ascii="宋体" w:eastAsia="宋体" w:hAnsi="宋体" w:hint="eastAsia"/>
          <w:sz w:val="24"/>
          <w:szCs w:val="24"/>
        </w:rPr>
        <w:t>数据上可能存在冗余，但这样设计的好处在于审核中的规则不会影响到已经投入使用的规则，</w:t>
      </w:r>
      <w:r w:rsidR="00CA2FE1" w:rsidRPr="001244DA">
        <w:rPr>
          <w:rFonts w:ascii="宋体" w:eastAsia="宋体" w:hAnsi="宋体" w:hint="eastAsia"/>
          <w:sz w:val="24"/>
          <w:szCs w:val="24"/>
        </w:rPr>
        <w:t>在</w:t>
      </w:r>
      <w:r w:rsidR="00527C68" w:rsidRPr="001244DA">
        <w:rPr>
          <w:rFonts w:ascii="宋体" w:eastAsia="宋体" w:hAnsi="宋体" w:hint="eastAsia"/>
          <w:sz w:val="24"/>
          <w:szCs w:val="24"/>
        </w:rPr>
        <w:t>边界上有明显的区分，不易出错；同时</w:t>
      </w:r>
      <w:proofErr w:type="spellStart"/>
      <w:r w:rsidR="00527C68" w:rsidRPr="00A378BC">
        <w:rPr>
          <w:rFonts w:ascii="Arial" w:eastAsia="宋体" w:hAnsi="Arial" w:hint="eastAsia"/>
          <w:sz w:val="24"/>
          <w:szCs w:val="24"/>
        </w:rPr>
        <w:t>rule</w:t>
      </w:r>
      <w:r w:rsidR="00527C68" w:rsidRPr="001244DA">
        <w:rPr>
          <w:rFonts w:ascii="Arial" w:eastAsia="宋体" w:hAnsi="Arial"/>
          <w:sz w:val="24"/>
          <w:szCs w:val="24"/>
        </w:rPr>
        <w:t>_</w:t>
      </w:r>
      <w:r w:rsidR="00527C68" w:rsidRPr="00A378BC">
        <w:rPr>
          <w:rFonts w:ascii="Arial" w:eastAsia="宋体" w:hAnsi="Arial"/>
          <w:sz w:val="24"/>
          <w:szCs w:val="24"/>
        </w:rPr>
        <w:t>draft</w:t>
      </w:r>
      <w:proofErr w:type="spellEnd"/>
      <w:r w:rsidR="00527C68" w:rsidRPr="001244DA">
        <w:rPr>
          <w:rFonts w:ascii="宋体" w:eastAsia="宋体" w:hAnsi="宋体" w:hint="eastAsia"/>
          <w:sz w:val="24"/>
          <w:szCs w:val="24"/>
        </w:rPr>
        <w:t>可以保存</w:t>
      </w:r>
      <w:r w:rsidR="00CA2FE1" w:rsidRPr="001244DA">
        <w:rPr>
          <w:rFonts w:ascii="宋体" w:eastAsia="宋体" w:hAnsi="宋体" w:hint="eastAsia"/>
          <w:sz w:val="24"/>
          <w:szCs w:val="24"/>
        </w:rPr>
        <w:t>历史</w:t>
      </w:r>
      <w:r w:rsidR="00527C68" w:rsidRPr="001244DA">
        <w:rPr>
          <w:rFonts w:ascii="宋体" w:eastAsia="宋体" w:hAnsi="宋体" w:hint="eastAsia"/>
          <w:sz w:val="24"/>
          <w:szCs w:val="24"/>
        </w:rPr>
        <w:t>提交审核的规则，能够辅助用户进行决策。</w:t>
      </w:r>
      <w:proofErr w:type="spellStart"/>
      <w:r w:rsidR="00CA2FE1" w:rsidRPr="00A378BC">
        <w:rPr>
          <w:rFonts w:ascii="Arial" w:eastAsia="宋体" w:hAnsi="Arial" w:hint="eastAsia"/>
          <w:sz w:val="24"/>
          <w:szCs w:val="24"/>
        </w:rPr>
        <w:t>rule</w:t>
      </w:r>
      <w:r w:rsidR="00CA2FE1" w:rsidRPr="001244DA">
        <w:rPr>
          <w:rFonts w:ascii="Arial" w:eastAsia="宋体" w:hAnsi="Arial"/>
          <w:sz w:val="24"/>
          <w:szCs w:val="24"/>
        </w:rPr>
        <w:t>_</w:t>
      </w:r>
      <w:r w:rsidR="00CA2FE1" w:rsidRPr="00A378BC">
        <w:rPr>
          <w:rFonts w:ascii="Arial" w:eastAsia="宋体" w:hAnsi="Arial"/>
          <w:sz w:val="24"/>
          <w:szCs w:val="24"/>
        </w:rPr>
        <w:t>draft</w:t>
      </w:r>
      <w:proofErr w:type="spellEnd"/>
      <w:r w:rsidR="00CA2FE1" w:rsidRPr="001244DA">
        <w:rPr>
          <w:rFonts w:ascii="宋体" w:eastAsia="宋体" w:hAnsi="宋体" w:hint="eastAsia"/>
          <w:sz w:val="24"/>
          <w:szCs w:val="24"/>
        </w:rPr>
        <w:t>表结构如图</w:t>
      </w:r>
      <w:r w:rsidR="007205D7" w:rsidRPr="001244DA">
        <w:rPr>
          <w:rFonts w:ascii="Arial" w:eastAsia="宋体" w:hAnsi="Arial" w:hint="eastAsia"/>
          <w:sz w:val="24"/>
          <w:szCs w:val="24"/>
        </w:rPr>
        <w:t>3.2</w:t>
      </w:r>
      <w:r w:rsidR="00F23117">
        <w:rPr>
          <w:rFonts w:ascii="Arial" w:eastAsia="宋体" w:hAnsi="Arial"/>
          <w:sz w:val="24"/>
          <w:szCs w:val="24"/>
        </w:rPr>
        <w:t>2</w:t>
      </w:r>
      <w:r w:rsidR="00CA2FE1" w:rsidRPr="001244DA">
        <w:rPr>
          <w:rFonts w:ascii="宋体" w:eastAsia="宋体" w:hAnsi="宋体" w:hint="eastAsia"/>
          <w:sz w:val="24"/>
          <w:szCs w:val="24"/>
        </w:rPr>
        <w:t>所示</w:t>
      </w:r>
      <w:r w:rsidR="007205D7" w:rsidRPr="001244DA">
        <w:rPr>
          <w:rFonts w:ascii="宋体" w:eastAsia="宋体" w:hAnsi="宋体" w:hint="eastAsia"/>
          <w:sz w:val="24"/>
          <w:szCs w:val="24"/>
        </w:rPr>
        <w:t>。</w:t>
      </w:r>
    </w:p>
    <w:p w14:paraId="0C9EA152" w14:textId="4E1693DB" w:rsidR="00FD189F" w:rsidRDefault="00FD189F" w:rsidP="00FD189F">
      <w:pPr>
        <w:pStyle w:val="af8"/>
        <w:keepNext/>
      </w:pPr>
      <w:bookmarkStart w:id="250" w:name="_Toc36736511"/>
      <w:bookmarkStart w:id="251" w:name="_Toc36939147"/>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22</w:t>
      </w:r>
      <w:r w:rsidR="00F23117">
        <w:fldChar w:fldCharType="end"/>
      </w:r>
      <w:r>
        <w:t xml:space="preserve">  </w:t>
      </w:r>
      <w:proofErr w:type="spellStart"/>
      <w:r w:rsidRPr="00A378BC">
        <w:t>rule</w:t>
      </w:r>
      <w:r w:rsidRPr="003F1175">
        <w:t>_</w:t>
      </w:r>
      <w:r w:rsidRPr="00A378BC">
        <w:t>draft</w:t>
      </w:r>
      <w:proofErr w:type="spellEnd"/>
      <w:r w:rsidRPr="00891CED">
        <w:t>表结构</w:t>
      </w:r>
      <w:bookmarkEnd w:id="250"/>
      <w:bookmarkEnd w:id="251"/>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4D9B9356" w14:textId="77777777" w:rsidTr="00547A9B">
        <w:trPr>
          <w:jc w:val="center"/>
        </w:trPr>
        <w:tc>
          <w:tcPr>
            <w:tcW w:w="2447" w:type="dxa"/>
          </w:tcPr>
          <w:p w14:paraId="40DD5552" w14:textId="77777777"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061EEF5A" w14:textId="77777777"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6D22B6CE" w14:textId="2D752A5C"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6BD10AE3" w14:textId="5A363882"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2489704F" w14:textId="77777777" w:rsidTr="00547A9B">
        <w:trPr>
          <w:jc w:val="center"/>
        </w:trPr>
        <w:tc>
          <w:tcPr>
            <w:tcW w:w="2447" w:type="dxa"/>
          </w:tcPr>
          <w:p w14:paraId="6470213B" w14:textId="77777777" w:rsidR="00897CAF" w:rsidRPr="00444355" w:rsidRDefault="00897CAF" w:rsidP="006E1421">
            <w:pPr>
              <w:rPr>
                <w:rFonts w:ascii="宋体" w:eastAsia="宋体" w:hAnsi="宋体"/>
              </w:rPr>
            </w:pPr>
            <w:r w:rsidRPr="00A378BC">
              <w:rPr>
                <w:rFonts w:ascii="Arial" w:eastAsia="宋体" w:hAnsi="Arial" w:hint="eastAsia"/>
              </w:rPr>
              <w:t>id</w:t>
            </w:r>
          </w:p>
        </w:tc>
        <w:tc>
          <w:tcPr>
            <w:tcW w:w="2102" w:type="dxa"/>
          </w:tcPr>
          <w:p w14:paraId="3CB7D037" w14:textId="77777777"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1444C203" w14:textId="37F7A268"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2BBAA84" w14:textId="67CBE608" w:rsidR="00897CAF" w:rsidRPr="00444355" w:rsidRDefault="00897CAF" w:rsidP="006E1421">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897CAF" w14:paraId="7C0A9374" w14:textId="77777777" w:rsidTr="00547A9B">
        <w:trPr>
          <w:jc w:val="center"/>
        </w:trPr>
        <w:tc>
          <w:tcPr>
            <w:tcW w:w="2447" w:type="dxa"/>
          </w:tcPr>
          <w:p w14:paraId="47A63EF8" w14:textId="77777777" w:rsidR="00897CAF" w:rsidRPr="00444355" w:rsidRDefault="00897CAF" w:rsidP="006E1421">
            <w:pPr>
              <w:rPr>
                <w:rFonts w:ascii="宋体" w:eastAsia="宋体" w:hAnsi="宋体"/>
              </w:rPr>
            </w:pPr>
            <w:r w:rsidRPr="00A378BC">
              <w:rPr>
                <w:rFonts w:ascii="Arial" w:eastAsia="宋体" w:hAnsi="Arial" w:hint="eastAsia"/>
              </w:rPr>
              <w:t>type</w:t>
            </w:r>
          </w:p>
        </w:tc>
        <w:tc>
          <w:tcPr>
            <w:tcW w:w="2102" w:type="dxa"/>
          </w:tcPr>
          <w:p w14:paraId="4FCA99BE" w14:textId="77777777" w:rsidR="00897CAF" w:rsidRPr="00444355" w:rsidRDefault="00897CAF" w:rsidP="006E1421">
            <w:pPr>
              <w:rPr>
                <w:rFonts w:ascii="宋体" w:eastAsia="宋体" w:hAnsi="宋体"/>
              </w:rPr>
            </w:pPr>
            <w:r w:rsidRPr="00A378BC">
              <w:rPr>
                <w:rFonts w:ascii="Arial" w:eastAsia="宋体" w:hAnsi="Arial" w:hint="eastAsia"/>
              </w:rPr>
              <w:t>int</w:t>
            </w:r>
          </w:p>
        </w:tc>
        <w:tc>
          <w:tcPr>
            <w:tcW w:w="1836" w:type="dxa"/>
          </w:tcPr>
          <w:p w14:paraId="4D92CE8C" w14:textId="11082FCE"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A78EC36" w14:textId="2CD39F4B"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04387B12" w14:textId="77777777" w:rsidTr="00547A9B">
        <w:trPr>
          <w:jc w:val="center"/>
        </w:trPr>
        <w:tc>
          <w:tcPr>
            <w:tcW w:w="2447" w:type="dxa"/>
          </w:tcPr>
          <w:p w14:paraId="3CC7C00D" w14:textId="77777777" w:rsidR="00897CAF" w:rsidRPr="00444355" w:rsidRDefault="00897CAF" w:rsidP="006E1421">
            <w:pPr>
              <w:rPr>
                <w:rFonts w:ascii="宋体" w:eastAsia="宋体" w:hAnsi="宋体"/>
              </w:rPr>
            </w:pPr>
            <w:r w:rsidRPr="00A378BC">
              <w:rPr>
                <w:rFonts w:ascii="Arial" w:eastAsia="宋体" w:hAnsi="Arial" w:hint="eastAsia"/>
              </w:rPr>
              <w:t>description</w:t>
            </w:r>
          </w:p>
        </w:tc>
        <w:tc>
          <w:tcPr>
            <w:tcW w:w="2102" w:type="dxa"/>
          </w:tcPr>
          <w:p w14:paraId="561F96C0" w14:textId="77777777" w:rsidR="00897CAF" w:rsidRPr="00444355" w:rsidRDefault="00897CAF" w:rsidP="006E1421">
            <w:pPr>
              <w:rPr>
                <w:rFonts w:ascii="宋体" w:eastAsia="宋体" w:hAnsi="宋体"/>
              </w:rPr>
            </w:pPr>
            <w:r w:rsidRPr="00A378BC">
              <w:rPr>
                <w:rFonts w:ascii="Arial" w:eastAsia="宋体" w:hAnsi="Arial" w:hint="eastAsia"/>
              </w:rPr>
              <w:t>i</w:t>
            </w:r>
            <w:r w:rsidRPr="00A378BC">
              <w:rPr>
                <w:rFonts w:ascii="Arial" w:eastAsia="宋体" w:hAnsi="Arial"/>
              </w:rPr>
              <w:t>nt</w:t>
            </w:r>
          </w:p>
        </w:tc>
        <w:tc>
          <w:tcPr>
            <w:tcW w:w="1836" w:type="dxa"/>
          </w:tcPr>
          <w:p w14:paraId="773252FB" w14:textId="1714ECBD"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14E73066" w14:textId="140AA395"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60F2D750" w14:textId="77777777" w:rsidTr="00547A9B">
        <w:trPr>
          <w:jc w:val="center"/>
        </w:trPr>
        <w:tc>
          <w:tcPr>
            <w:tcW w:w="2447" w:type="dxa"/>
          </w:tcPr>
          <w:p w14:paraId="05D615FE" w14:textId="77777777" w:rsidR="00897CAF" w:rsidRPr="00444355" w:rsidRDefault="00897CAF" w:rsidP="006E1421">
            <w:pPr>
              <w:rPr>
                <w:rFonts w:ascii="宋体" w:eastAsia="宋体" w:hAnsi="宋体"/>
              </w:rPr>
            </w:pPr>
            <w:proofErr w:type="spellStart"/>
            <w:r w:rsidRPr="00A378BC">
              <w:rPr>
                <w:rFonts w:ascii="Arial" w:eastAsia="宋体" w:hAnsi="Arial"/>
              </w:rPr>
              <w:t>Trade</w:t>
            </w:r>
            <w:r w:rsidRPr="003F1175">
              <w:rPr>
                <w:rFonts w:ascii="Arial" w:eastAsia="宋体" w:hAnsi="Arial"/>
              </w:rPr>
              <w:t>_</w:t>
            </w:r>
            <w:r w:rsidRPr="00A378BC">
              <w:rPr>
                <w:rFonts w:ascii="Arial" w:eastAsia="宋体" w:hAnsi="Arial"/>
              </w:rPr>
              <w:t>node</w:t>
            </w:r>
            <w:proofErr w:type="spellEnd"/>
          </w:p>
        </w:tc>
        <w:tc>
          <w:tcPr>
            <w:tcW w:w="2102" w:type="dxa"/>
          </w:tcPr>
          <w:p w14:paraId="01166A73" w14:textId="77777777"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6BF5A5FB" w14:textId="18CAC4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3FE6198" w14:textId="60A66ECD"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5363D9D5" w14:textId="77777777" w:rsidTr="00547A9B">
        <w:trPr>
          <w:jc w:val="center"/>
        </w:trPr>
        <w:tc>
          <w:tcPr>
            <w:tcW w:w="2447" w:type="dxa"/>
          </w:tcPr>
          <w:p w14:paraId="5F3B0E39" w14:textId="77777777" w:rsidR="00897CAF" w:rsidRPr="00444355" w:rsidRDefault="00897CAF" w:rsidP="006E1421">
            <w:pPr>
              <w:rPr>
                <w:rFonts w:ascii="宋体" w:eastAsia="宋体" w:hAnsi="宋体"/>
              </w:rPr>
            </w:pPr>
            <w:proofErr w:type="spellStart"/>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trade</w:t>
            </w:r>
            <w:r w:rsidRPr="003F1175">
              <w:rPr>
                <w:rFonts w:ascii="Arial" w:eastAsia="宋体" w:hAnsi="Arial" w:hint="eastAsia"/>
              </w:rPr>
              <w:t>_</w:t>
            </w:r>
            <w:r w:rsidRPr="00A378BC">
              <w:rPr>
                <w:rFonts w:ascii="Arial" w:eastAsia="宋体" w:hAnsi="Arial" w:hint="eastAsia"/>
              </w:rPr>
              <w:t>node</w:t>
            </w:r>
            <w:proofErr w:type="spellEnd"/>
          </w:p>
        </w:tc>
        <w:tc>
          <w:tcPr>
            <w:tcW w:w="2102" w:type="dxa"/>
          </w:tcPr>
          <w:p w14:paraId="779D8BB4" w14:textId="77777777" w:rsidR="00897CAF" w:rsidRPr="00444355" w:rsidRDefault="00897CAF" w:rsidP="006E1421">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36" w:type="dxa"/>
          </w:tcPr>
          <w:p w14:paraId="37DB708A" w14:textId="5416556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20560EA" w14:textId="49ED8385"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BFECADD" w14:textId="77777777" w:rsidTr="00547A9B">
        <w:trPr>
          <w:jc w:val="center"/>
        </w:trPr>
        <w:tc>
          <w:tcPr>
            <w:tcW w:w="2447" w:type="dxa"/>
          </w:tcPr>
          <w:p w14:paraId="38A89EB7" w14:textId="77777777" w:rsidR="00897CAF" w:rsidRPr="00444355" w:rsidRDefault="00897CAF" w:rsidP="006E1421">
            <w:pPr>
              <w:rPr>
                <w:rFonts w:ascii="宋体" w:eastAsia="宋体" w:hAnsi="宋体"/>
              </w:rPr>
            </w:pPr>
            <w:proofErr w:type="spellStart"/>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rPr>
              <w:t>trade</w:t>
            </w:r>
            <w:r w:rsidRPr="003F1175">
              <w:rPr>
                <w:rFonts w:ascii="Arial" w:eastAsia="宋体" w:hAnsi="Arial"/>
              </w:rPr>
              <w:t>_</w:t>
            </w:r>
            <w:r w:rsidRPr="00A378BC">
              <w:rPr>
                <w:rFonts w:ascii="Arial" w:eastAsia="宋体" w:hAnsi="Arial"/>
              </w:rPr>
              <w:t>node</w:t>
            </w:r>
            <w:proofErr w:type="spellEnd"/>
          </w:p>
        </w:tc>
        <w:tc>
          <w:tcPr>
            <w:tcW w:w="2102" w:type="dxa"/>
          </w:tcPr>
          <w:p w14:paraId="37DDA042" w14:textId="77777777"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5CFAC1EA" w14:textId="6961B324"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59CC48" w14:textId="78793532"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3308A363" w14:textId="77777777" w:rsidTr="00547A9B">
        <w:trPr>
          <w:jc w:val="center"/>
        </w:trPr>
        <w:tc>
          <w:tcPr>
            <w:tcW w:w="2447" w:type="dxa"/>
          </w:tcPr>
          <w:p w14:paraId="68B9388E" w14:textId="77777777" w:rsidR="00897CAF" w:rsidRPr="00444355" w:rsidRDefault="00897CAF" w:rsidP="006E1421">
            <w:pPr>
              <w:rPr>
                <w:rFonts w:ascii="宋体" w:eastAsia="宋体" w:hAnsi="宋体"/>
              </w:rPr>
            </w:pPr>
            <w:proofErr w:type="spellStart"/>
            <w:r w:rsidRPr="00A378BC">
              <w:rPr>
                <w:rFonts w:ascii="Arial" w:eastAsia="宋体" w:hAnsi="Arial"/>
              </w:rPr>
              <w:t>T</w:t>
            </w:r>
            <w:r w:rsidRPr="00A378BC">
              <w:rPr>
                <w:rFonts w:ascii="Arial" w:eastAsia="宋体" w:hAnsi="Arial" w:hint="eastAsia"/>
              </w:rPr>
              <w:t>rigger</w:t>
            </w:r>
            <w:r w:rsidRPr="003F1175">
              <w:rPr>
                <w:rFonts w:ascii="Arial" w:eastAsia="宋体" w:hAnsi="Arial" w:hint="eastAsia"/>
              </w:rPr>
              <w:t>_</w:t>
            </w:r>
            <w:r w:rsidRPr="00A378BC">
              <w:rPr>
                <w:rFonts w:ascii="Arial" w:eastAsia="宋体" w:hAnsi="Arial"/>
              </w:rPr>
              <w:t>event</w:t>
            </w:r>
            <w:proofErr w:type="spellEnd"/>
          </w:p>
        </w:tc>
        <w:tc>
          <w:tcPr>
            <w:tcW w:w="2102" w:type="dxa"/>
          </w:tcPr>
          <w:p w14:paraId="24BB893D" w14:textId="77777777"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387C23D5" w14:textId="41C496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98CA0FB" w14:textId="1AEE0680"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788B9438" w14:textId="77777777" w:rsidTr="00547A9B">
        <w:trPr>
          <w:jc w:val="center"/>
        </w:trPr>
        <w:tc>
          <w:tcPr>
            <w:tcW w:w="2447" w:type="dxa"/>
          </w:tcPr>
          <w:p w14:paraId="6D70DD83" w14:textId="77777777"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02" w:type="dxa"/>
          </w:tcPr>
          <w:p w14:paraId="1DEECE8C" w14:textId="77777777"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36" w:type="dxa"/>
          </w:tcPr>
          <w:p w14:paraId="3B724730" w14:textId="65B07698"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D769052" w14:textId="0D77793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3A807BF3" w14:textId="77777777" w:rsidTr="00547A9B">
        <w:trPr>
          <w:jc w:val="center"/>
        </w:trPr>
        <w:tc>
          <w:tcPr>
            <w:tcW w:w="2447" w:type="dxa"/>
          </w:tcPr>
          <w:p w14:paraId="1DC2210E" w14:textId="77777777" w:rsidR="00897CAF" w:rsidRPr="00444355" w:rsidRDefault="00897CAF" w:rsidP="006E1421">
            <w:pPr>
              <w:rPr>
                <w:rFonts w:ascii="宋体" w:eastAsia="宋体" w:hAnsi="宋体"/>
              </w:rPr>
            </w:pPr>
            <w:proofErr w:type="spellStart"/>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time</w:t>
            </w:r>
            <w:proofErr w:type="spellEnd"/>
          </w:p>
        </w:tc>
        <w:tc>
          <w:tcPr>
            <w:tcW w:w="2102" w:type="dxa"/>
          </w:tcPr>
          <w:p w14:paraId="3B7AE18A" w14:textId="77777777"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70C9E095" w14:textId="5C74A3BA"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42B4199" w14:textId="2A21E138"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13A238F1" w14:textId="77777777" w:rsidTr="00547A9B">
        <w:trPr>
          <w:jc w:val="center"/>
        </w:trPr>
        <w:tc>
          <w:tcPr>
            <w:tcW w:w="2447" w:type="dxa"/>
          </w:tcPr>
          <w:p w14:paraId="6E1FEC5F" w14:textId="77777777" w:rsidR="00897CAF" w:rsidRPr="00444355" w:rsidRDefault="00897CAF" w:rsidP="006E1421">
            <w:pPr>
              <w:rPr>
                <w:rFonts w:ascii="宋体" w:eastAsia="宋体" w:hAnsi="宋体"/>
              </w:rPr>
            </w:pPr>
            <w:proofErr w:type="spellStart"/>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hint="eastAsia"/>
              </w:rPr>
              <w:t>time</w:t>
            </w:r>
            <w:proofErr w:type="spellEnd"/>
          </w:p>
        </w:tc>
        <w:tc>
          <w:tcPr>
            <w:tcW w:w="2102" w:type="dxa"/>
          </w:tcPr>
          <w:p w14:paraId="59BBE335" w14:textId="77777777" w:rsidR="00897CAF" w:rsidRPr="00444355" w:rsidRDefault="00897CAF" w:rsidP="006E1421">
            <w:pPr>
              <w:rPr>
                <w:rFonts w:ascii="宋体" w:eastAsia="宋体" w:hAnsi="宋体"/>
              </w:rPr>
            </w:pPr>
            <w:r w:rsidRPr="00A378BC">
              <w:rPr>
                <w:rFonts w:ascii="Arial" w:eastAsia="宋体" w:hAnsi="Arial" w:hint="eastAsia"/>
              </w:rPr>
              <w:t>Long</w:t>
            </w:r>
          </w:p>
        </w:tc>
        <w:tc>
          <w:tcPr>
            <w:tcW w:w="1836" w:type="dxa"/>
          </w:tcPr>
          <w:p w14:paraId="6A48A0AA" w14:textId="27680E7B"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18085B46" w14:textId="0BB999A9"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381295CA" w14:textId="77777777" w:rsidTr="00547A9B">
        <w:trPr>
          <w:jc w:val="center"/>
        </w:trPr>
        <w:tc>
          <w:tcPr>
            <w:tcW w:w="2447" w:type="dxa"/>
          </w:tcPr>
          <w:p w14:paraId="516F24FB" w14:textId="77777777" w:rsidR="00897CAF" w:rsidRPr="00444355" w:rsidRDefault="00897CAF" w:rsidP="006E1421">
            <w:pPr>
              <w:rPr>
                <w:rFonts w:ascii="宋体" w:eastAsia="宋体" w:hAnsi="宋体"/>
              </w:rPr>
            </w:pPr>
            <w:proofErr w:type="spellStart"/>
            <w:r w:rsidRPr="00A378BC">
              <w:rPr>
                <w:rFonts w:ascii="Arial" w:eastAsia="宋体" w:hAnsi="Arial"/>
              </w:rPr>
              <w:t>C</w:t>
            </w:r>
            <w:r w:rsidRPr="00A378BC">
              <w:rPr>
                <w:rFonts w:ascii="Arial" w:eastAsia="宋体" w:hAnsi="Arial" w:hint="eastAsia"/>
              </w:rPr>
              <w:t>heck</w:t>
            </w:r>
            <w:r w:rsidRPr="003F1175">
              <w:rPr>
                <w:rFonts w:ascii="Arial" w:eastAsia="宋体" w:hAnsi="Arial"/>
              </w:rPr>
              <w:t>_</w:t>
            </w:r>
            <w:r w:rsidRPr="00A378BC">
              <w:rPr>
                <w:rFonts w:ascii="Arial" w:eastAsia="宋体" w:hAnsi="Arial"/>
              </w:rPr>
              <w:t>rules</w:t>
            </w:r>
            <w:proofErr w:type="spellEnd"/>
          </w:p>
        </w:tc>
        <w:tc>
          <w:tcPr>
            <w:tcW w:w="2102" w:type="dxa"/>
          </w:tcPr>
          <w:p w14:paraId="2FEA8A33" w14:textId="77777777" w:rsidR="00897CAF" w:rsidRPr="00444355" w:rsidRDefault="00897CAF" w:rsidP="006E1421">
            <w:pPr>
              <w:rPr>
                <w:rFonts w:ascii="宋体" w:eastAsia="宋体" w:hAnsi="宋体"/>
              </w:rPr>
            </w:pPr>
            <w:r w:rsidRPr="00A378BC">
              <w:rPr>
                <w:rFonts w:ascii="Arial" w:eastAsia="宋体" w:hAnsi="Arial"/>
              </w:rPr>
              <w:t>Text</w:t>
            </w:r>
          </w:p>
        </w:tc>
        <w:tc>
          <w:tcPr>
            <w:tcW w:w="1836" w:type="dxa"/>
          </w:tcPr>
          <w:p w14:paraId="1BE60AF8" w14:textId="66475C6D"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3C49846" w14:textId="7F488367"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2E93A22" w14:textId="77777777" w:rsidTr="00547A9B">
        <w:trPr>
          <w:jc w:val="center"/>
        </w:trPr>
        <w:tc>
          <w:tcPr>
            <w:tcW w:w="2447" w:type="dxa"/>
          </w:tcPr>
          <w:p w14:paraId="3C09307D" w14:textId="77777777" w:rsidR="00897CAF" w:rsidRPr="00444355" w:rsidRDefault="00897CAF" w:rsidP="006E1421">
            <w:pPr>
              <w:rPr>
                <w:rFonts w:ascii="宋体" w:eastAsia="宋体" w:hAnsi="宋体"/>
              </w:rPr>
            </w:pPr>
            <w:r w:rsidRPr="00A378BC">
              <w:rPr>
                <w:rFonts w:ascii="Arial" w:eastAsia="宋体" w:hAnsi="Arial"/>
              </w:rPr>
              <w:t>A</w:t>
            </w:r>
            <w:r w:rsidRPr="00A378BC">
              <w:rPr>
                <w:rFonts w:ascii="Arial" w:eastAsia="宋体" w:hAnsi="Arial" w:hint="eastAsia"/>
              </w:rPr>
              <w:t>ctions</w:t>
            </w:r>
          </w:p>
        </w:tc>
        <w:tc>
          <w:tcPr>
            <w:tcW w:w="2102" w:type="dxa"/>
          </w:tcPr>
          <w:p w14:paraId="4795F78A" w14:textId="77777777" w:rsidR="00897CAF" w:rsidRPr="00444355" w:rsidRDefault="00897CAF" w:rsidP="006E1421">
            <w:pPr>
              <w:rPr>
                <w:rFonts w:ascii="宋体" w:eastAsia="宋体" w:hAnsi="宋体"/>
              </w:rPr>
            </w:pPr>
            <w:r w:rsidRPr="00A378BC">
              <w:rPr>
                <w:rFonts w:ascii="Arial" w:eastAsia="宋体" w:hAnsi="Arial" w:hint="eastAsia"/>
              </w:rPr>
              <w:t>Text</w:t>
            </w:r>
          </w:p>
        </w:tc>
        <w:tc>
          <w:tcPr>
            <w:tcW w:w="1836" w:type="dxa"/>
          </w:tcPr>
          <w:p w14:paraId="17EB003F" w14:textId="1A2248EE"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F463196" w14:textId="633F8C01"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27623523" w14:textId="1EFF1AB6" w:rsidR="00DC5871" w:rsidRPr="001244DA" w:rsidRDefault="005848A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w:t>
      </w:r>
      <w:r w:rsidR="00DC5871" w:rsidRPr="001244DA">
        <w:rPr>
          <w:rFonts w:ascii="宋体" w:eastAsia="宋体" w:hAnsi="宋体" w:hint="eastAsia"/>
          <w:sz w:val="24"/>
          <w:szCs w:val="24"/>
        </w:rPr>
        <w:t>命中</w:t>
      </w:r>
      <w:r w:rsidRPr="001244DA">
        <w:rPr>
          <w:rFonts w:ascii="宋体" w:eastAsia="宋体" w:hAnsi="宋体" w:hint="eastAsia"/>
          <w:sz w:val="24"/>
          <w:szCs w:val="24"/>
        </w:rPr>
        <w:t>记录</w:t>
      </w:r>
      <w:r w:rsidR="00DC5871" w:rsidRPr="001244DA">
        <w:rPr>
          <w:rFonts w:ascii="宋体" w:eastAsia="宋体" w:hAnsi="宋体" w:hint="eastAsia"/>
          <w:sz w:val="24"/>
          <w:szCs w:val="24"/>
        </w:rPr>
        <w:t>表</w:t>
      </w:r>
      <w:bookmarkStart w:id="252" w:name="OLE_LINK6"/>
      <w:bookmarkStart w:id="253" w:name="OLE_LINK7"/>
      <w:proofErr w:type="spellStart"/>
      <w:r w:rsidR="00F952D3" w:rsidRPr="00A378BC">
        <w:rPr>
          <w:rFonts w:ascii="Arial" w:eastAsia="宋体" w:hAnsi="Arial" w:hint="eastAsia"/>
          <w:sz w:val="24"/>
          <w:szCs w:val="24"/>
        </w:rPr>
        <w:t>rule</w:t>
      </w:r>
      <w:r w:rsidR="00F952D3" w:rsidRPr="001244DA">
        <w:rPr>
          <w:rFonts w:ascii="Arial" w:eastAsia="宋体" w:hAnsi="Arial"/>
          <w:sz w:val="24"/>
          <w:szCs w:val="24"/>
        </w:rPr>
        <w:t>_</w:t>
      </w:r>
      <w:r w:rsidR="00F952D3" w:rsidRPr="00A378BC">
        <w:rPr>
          <w:rFonts w:ascii="Arial" w:eastAsia="宋体" w:hAnsi="Arial"/>
          <w:sz w:val="24"/>
          <w:szCs w:val="24"/>
        </w:rPr>
        <w:t>hit</w:t>
      </w:r>
      <w:bookmarkEnd w:id="252"/>
      <w:bookmarkEnd w:id="253"/>
      <w:proofErr w:type="spellEnd"/>
      <w:r w:rsidR="00F952D3" w:rsidRPr="001244DA">
        <w:rPr>
          <w:rFonts w:ascii="宋体" w:eastAsia="宋体" w:hAnsi="宋体" w:hint="eastAsia"/>
          <w:sz w:val="24"/>
          <w:szCs w:val="24"/>
        </w:rPr>
        <w:t>存储订单命中规则</w:t>
      </w:r>
      <w:r w:rsidR="00757CE1" w:rsidRPr="001244DA">
        <w:rPr>
          <w:rFonts w:ascii="宋体" w:eastAsia="宋体" w:hAnsi="宋体" w:hint="eastAsia"/>
          <w:sz w:val="24"/>
          <w:szCs w:val="24"/>
        </w:rPr>
        <w:t>记录。</w:t>
      </w:r>
      <w:proofErr w:type="spellStart"/>
      <w:r w:rsidR="00757CE1" w:rsidRPr="00A378BC">
        <w:rPr>
          <w:rFonts w:ascii="Arial" w:eastAsia="宋体" w:hAnsi="Arial" w:hint="eastAsia"/>
          <w:sz w:val="24"/>
          <w:szCs w:val="24"/>
        </w:rPr>
        <w:t>r</w:t>
      </w:r>
      <w:r w:rsidR="00757CE1" w:rsidRPr="00A378BC">
        <w:rPr>
          <w:rFonts w:ascii="Arial" w:eastAsia="宋体" w:hAnsi="Arial"/>
          <w:sz w:val="24"/>
          <w:szCs w:val="24"/>
        </w:rPr>
        <w:t>ule</w:t>
      </w:r>
      <w:r w:rsidR="00757CE1" w:rsidRPr="001244DA">
        <w:rPr>
          <w:rFonts w:ascii="Arial" w:eastAsia="宋体" w:hAnsi="Arial" w:hint="eastAsia"/>
          <w:sz w:val="24"/>
          <w:szCs w:val="24"/>
        </w:rPr>
        <w:t>_</w:t>
      </w:r>
      <w:r w:rsidR="00757CE1" w:rsidRPr="00A378BC">
        <w:rPr>
          <w:rFonts w:ascii="Arial" w:eastAsia="宋体" w:hAnsi="Arial"/>
          <w:sz w:val="24"/>
          <w:szCs w:val="24"/>
        </w:rPr>
        <w:t>hit</w:t>
      </w:r>
      <w:proofErr w:type="spellEnd"/>
      <w:r w:rsidR="00757CE1" w:rsidRPr="001244DA">
        <w:rPr>
          <w:rFonts w:ascii="宋体" w:eastAsia="宋体" w:hAnsi="宋体" w:hint="eastAsia"/>
          <w:sz w:val="24"/>
          <w:szCs w:val="24"/>
        </w:rPr>
        <w:t>表主要做查询使用，由于饿了么一天的数据量为千万量级，为了加快查询速度，</w:t>
      </w:r>
      <w:r w:rsidR="00A80EC6" w:rsidRPr="001244DA">
        <w:rPr>
          <w:rFonts w:ascii="宋体" w:eastAsia="宋体" w:hAnsi="宋体" w:hint="eastAsia"/>
          <w:sz w:val="24"/>
          <w:szCs w:val="24"/>
        </w:rPr>
        <w:t>需要对高频关键字做索引</w:t>
      </w:r>
      <w:r w:rsidR="006F50ED" w:rsidRPr="001244DA">
        <w:rPr>
          <w:rFonts w:ascii="宋体" w:eastAsia="宋体" w:hAnsi="宋体" w:hint="eastAsia"/>
          <w:sz w:val="24"/>
          <w:szCs w:val="24"/>
        </w:rPr>
        <w:t>。</w:t>
      </w:r>
      <w:r w:rsidR="007367ED" w:rsidRPr="001244DA">
        <w:rPr>
          <w:rFonts w:ascii="宋体" w:eastAsia="宋体" w:hAnsi="宋体" w:hint="eastAsia"/>
          <w:sz w:val="24"/>
          <w:szCs w:val="24"/>
        </w:rPr>
        <w:t>结合需求分析，得出的结论为</w:t>
      </w:r>
      <w:proofErr w:type="spellStart"/>
      <w:r w:rsidR="007367ED" w:rsidRPr="00A378BC">
        <w:rPr>
          <w:rFonts w:ascii="Arial" w:eastAsia="宋体" w:hAnsi="Arial" w:hint="eastAsia"/>
          <w:sz w:val="24"/>
          <w:szCs w:val="24"/>
        </w:rPr>
        <w:t>order</w:t>
      </w:r>
      <w:r w:rsidR="007367ED" w:rsidRPr="001244DA">
        <w:rPr>
          <w:rFonts w:ascii="Arial" w:eastAsia="宋体" w:hAnsi="Arial"/>
          <w:sz w:val="24"/>
          <w:szCs w:val="24"/>
        </w:rPr>
        <w:t>_</w:t>
      </w:r>
      <w:r w:rsidR="007367ED" w:rsidRPr="00A378BC">
        <w:rPr>
          <w:rFonts w:ascii="Arial" w:eastAsia="宋体" w:hAnsi="Arial"/>
          <w:sz w:val="24"/>
          <w:szCs w:val="24"/>
        </w:rPr>
        <w:t>id</w:t>
      </w:r>
      <w:proofErr w:type="spellEnd"/>
      <w:r w:rsidR="007367ED" w:rsidRPr="001244DA">
        <w:rPr>
          <w:rFonts w:ascii="宋体" w:eastAsia="宋体" w:hAnsi="宋体" w:hint="eastAsia"/>
          <w:sz w:val="24"/>
          <w:szCs w:val="24"/>
        </w:rPr>
        <w:t>是一个潜在的高频查询关键字，因此，需要对</w:t>
      </w:r>
      <w:proofErr w:type="spellStart"/>
      <w:r w:rsidR="007367ED" w:rsidRPr="00A378BC">
        <w:rPr>
          <w:rFonts w:ascii="Arial" w:eastAsia="宋体" w:hAnsi="Arial" w:hint="eastAsia"/>
          <w:sz w:val="24"/>
          <w:szCs w:val="24"/>
        </w:rPr>
        <w:t>order</w:t>
      </w:r>
      <w:r w:rsidR="007367ED" w:rsidRPr="001244DA">
        <w:rPr>
          <w:rFonts w:ascii="Arial" w:eastAsia="宋体" w:hAnsi="Arial"/>
          <w:sz w:val="24"/>
          <w:szCs w:val="24"/>
        </w:rPr>
        <w:t>_</w:t>
      </w:r>
      <w:r w:rsidR="007367ED" w:rsidRPr="00A378BC">
        <w:rPr>
          <w:rFonts w:ascii="Arial" w:eastAsia="宋体" w:hAnsi="Arial"/>
          <w:sz w:val="24"/>
          <w:szCs w:val="24"/>
        </w:rPr>
        <w:t>id</w:t>
      </w:r>
      <w:proofErr w:type="spellEnd"/>
      <w:r w:rsidR="007367ED" w:rsidRPr="001244DA">
        <w:rPr>
          <w:rFonts w:ascii="宋体" w:eastAsia="宋体" w:hAnsi="宋体" w:hint="eastAsia"/>
          <w:sz w:val="24"/>
          <w:szCs w:val="24"/>
        </w:rPr>
        <w:t>加索引。</w:t>
      </w:r>
      <w:proofErr w:type="spellStart"/>
      <w:r w:rsidR="00465229" w:rsidRPr="00A378BC">
        <w:rPr>
          <w:rFonts w:ascii="Arial" w:eastAsia="宋体" w:hAnsi="Arial" w:hint="eastAsia"/>
          <w:sz w:val="24"/>
          <w:szCs w:val="24"/>
        </w:rPr>
        <w:t>rule</w:t>
      </w:r>
      <w:r w:rsidR="00465229" w:rsidRPr="001244DA">
        <w:rPr>
          <w:rFonts w:ascii="Arial" w:eastAsia="宋体" w:hAnsi="Arial"/>
          <w:sz w:val="24"/>
          <w:szCs w:val="24"/>
        </w:rPr>
        <w:t>_</w:t>
      </w:r>
      <w:r w:rsidR="00465229" w:rsidRPr="00A378BC">
        <w:rPr>
          <w:rFonts w:ascii="Arial" w:eastAsia="宋体" w:hAnsi="Arial"/>
          <w:sz w:val="24"/>
          <w:szCs w:val="24"/>
        </w:rPr>
        <w:t>hit</w:t>
      </w:r>
      <w:proofErr w:type="spellEnd"/>
      <w:r w:rsidR="00465229" w:rsidRPr="001244DA">
        <w:rPr>
          <w:rFonts w:ascii="宋体" w:eastAsia="宋体" w:hAnsi="宋体" w:hint="eastAsia"/>
          <w:sz w:val="24"/>
          <w:szCs w:val="24"/>
        </w:rPr>
        <w:t>表结构如表</w:t>
      </w:r>
      <w:r w:rsidR="00465229" w:rsidRPr="001244DA">
        <w:rPr>
          <w:rFonts w:ascii="Arial" w:eastAsia="宋体" w:hAnsi="Arial" w:hint="eastAsia"/>
          <w:sz w:val="24"/>
          <w:szCs w:val="24"/>
        </w:rPr>
        <w:t>3.2</w:t>
      </w:r>
      <w:r w:rsidR="00F23117">
        <w:rPr>
          <w:rFonts w:ascii="Arial" w:eastAsia="宋体" w:hAnsi="Arial"/>
          <w:sz w:val="24"/>
          <w:szCs w:val="24"/>
        </w:rPr>
        <w:t>3</w:t>
      </w:r>
      <w:r w:rsidR="00465229" w:rsidRPr="001244DA">
        <w:rPr>
          <w:rFonts w:ascii="宋体" w:eastAsia="宋体" w:hAnsi="宋体" w:hint="eastAsia"/>
          <w:sz w:val="24"/>
          <w:szCs w:val="24"/>
        </w:rPr>
        <w:t>所示。</w:t>
      </w:r>
    </w:p>
    <w:p w14:paraId="25D20972" w14:textId="5939C8CC" w:rsidR="00FD189F" w:rsidRDefault="00FD189F" w:rsidP="00FD189F">
      <w:pPr>
        <w:pStyle w:val="af8"/>
        <w:keepNext/>
      </w:pPr>
      <w:bookmarkStart w:id="254" w:name="_Toc36736512"/>
      <w:bookmarkStart w:id="255" w:name="_Toc36939148"/>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23</w:t>
      </w:r>
      <w:r w:rsidR="00F23117">
        <w:fldChar w:fldCharType="end"/>
      </w:r>
      <w:r>
        <w:t xml:space="preserve">  </w:t>
      </w:r>
      <w:proofErr w:type="spellStart"/>
      <w:r w:rsidRPr="00A378BC">
        <w:t>rule</w:t>
      </w:r>
      <w:r w:rsidRPr="003F1175">
        <w:t>_</w:t>
      </w:r>
      <w:r w:rsidRPr="00A378BC">
        <w:t>hit</w:t>
      </w:r>
      <w:proofErr w:type="spellEnd"/>
      <w:r w:rsidRPr="00676B16">
        <w:t>表结构</w:t>
      </w:r>
      <w:bookmarkEnd w:id="254"/>
      <w:bookmarkEnd w:id="255"/>
    </w:p>
    <w:tbl>
      <w:tblPr>
        <w:tblStyle w:val="af4"/>
        <w:tblW w:w="0" w:type="auto"/>
        <w:tblCellMar>
          <w:left w:w="28" w:type="dxa"/>
          <w:right w:w="28" w:type="dxa"/>
        </w:tblCellMar>
        <w:tblLook w:val="04A0" w:firstRow="1" w:lastRow="0" w:firstColumn="1" w:lastColumn="0" w:noHBand="0" w:noVBand="1"/>
      </w:tblPr>
      <w:tblGrid>
        <w:gridCol w:w="2344"/>
        <w:gridCol w:w="2008"/>
        <w:gridCol w:w="1861"/>
        <w:gridCol w:w="2083"/>
      </w:tblGrid>
      <w:tr w:rsidR="00897CAF" w:rsidRPr="00444355" w14:paraId="402BA784" w14:textId="77777777" w:rsidTr="00547A9B">
        <w:tc>
          <w:tcPr>
            <w:tcW w:w="2344" w:type="dxa"/>
          </w:tcPr>
          <w:p w14:paraId="3B1645C0" w14:textId="2A39085E" w:rsidR="00897CAF" w:rsidRPr="00444355" w:rsidRDefault="00897CAF" w:rsidP="006E1421">
            <w:pPr>
              <w:rPr>
                <w:rFonts w:ascii="宋体" w:eastAsia="宋体" w:hAnsi="宋体"/>
              </w:rPr>
            </w:pPr>
            <w:r w:rsidRPr="00444355">
              <w:rPr>
                <w:rFonts w:ascii="宋体" w:eastAsia="宋体" w:hAnsi="宋体" w:hint="eastAsia"/>
              </w:rPr>
              <w:t>字段名</w:t>
            </w:r>
          </w:p>
        </w:tc>
        <w:tc>
          <w:tcPr>
            <w:tcW w:w="2008" w:type="dxa"/>
          </w:tcPr>
          <w:p w14:paraId="607E9CA8" w14:textId="12FF588D" w:rsidR="00897CAF" w:rsidRPr="00444355" w:rsidRDefault="00897CAF" w:rsidP="006E1421">
            <w:pPr>
              <w:rPr>
                <w:rFonts w:ascii="宋体" w:eastAsia="宋体" w:hAnsi="宋体"/>
              </w:rPr>
            </w:pPr>
            <w:r w:rsidRPr="00444355">
              <w:rPr>
                <w:rFonts w:ascii="宋体" w:eastAsia="宋体" w:hAnsi="宋体" w:hint="eastAsia"/>
              </w:rPr>
              <w:t>类型</w:t>
            </w:r>
          </w:p>
        </w:tc>
        <w:tc>
          <w:tcPr>
            <w:tcW w:w="1861" w:type="dxa"/>
          </w:tcPr>
          <w:p w14:paraId="2D6A8FDD" w14:textId="65BEFC1A" w:rsidR="00897CAF" w:rsidRPr="00444355" w:rsidRDefault="00897CAF" w:rsidP="006E1421">
            <w:pPr>
              <w:rPr>
                <w:rFonts w:ascii="宋体" w:eastAsia="宋体" w:hAnsi="宋体"/>
              </w:rPr>
            </w:pPr>
            <w:r>
              <w:rPr>
                <w:rFonts w:ascii="宋体" w:eastAsia="宋体" w:hAnsi="宋体" w:hint="eastAsia"/>
              </w:rPr>
              <w:t>是否允许为空</w:t>
            </w:r>
          </w:p>
        </w:tc>
        <w:tc>
          <w:tcPr>
            <w:tcW w:w="2083" w:type="dxa"/>
          </w:tcPr>
          <w:p w14:paraId="744CC4ED" w14:textId="4F528FFC"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39DC9E1C" w14:textId="77777777" w:rsidTr="00547A9B">
        <w:tc>
          <w:tcPr>
            <w:tcW w:w="2344" w:type="dxa"/>
          </w:tcPr>
          <w:p w14:paraId="65C650B0" w14:textId="288FAEC8"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008" w:type="dxa"/>
          </w:tcPr>
          <w:p w14:paraId="041252B2" w14:textId="34396EAA"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0091C5E" w14:textId="5C5B06D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DFB3993" w14:textId="6C1DD88A"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0C963F10" w14:textId="77777777" w:rsidTr="00547A9B">
        <w:tc>
          <w:tcPr>
            <w:tcW w:w="2344" w:type="dxa"/>
          </w:tcPr>
          <w:p w14:paraId="5FAA6C9D" w14:textId="089118E5" w:rsidR="00897CAF" w:rsidRPr="00444355" w:rsidRDefault="00897CAF" w:rsidP="006E1421">
            <w:pPr>
              <w:rPr>
                <w:rFonts w:ascii="宋体" w:eastAsia="宋体" w:hAnsi="宋体"/>
              </w:rPr>
            </w:pPr>
            <w:proofErr w:type="spellStart"/>
            <w:r w:rsidRPr="00A378BC">
              <w:rPr>
                <w:rFonts w:ascii="Arial" w:eastAsia="宋体" w:hAnsi="Arial"/>
              </w:rPr>
              <w:t>O</w:t>
            </w:r>
            <w:r w:rsidRPr="00A378BC">
              <w:rPr>
                <w:rFonts w:ascii="Arial" w:eastAsia="宋体" w:hAnsi="Arial" w:hint="eastAsia"/>
              </w:rPr>
              <w:t>rder</w:t>
            </w:r>
            <w:r w:rsidRPr="003F1175">
              <w:rPr>
                <w:rFonts w:ascii="Arial" w:eastAsia="宋体" w:hAnsi="Arial"/>
              </w:rPr>
              <w:t>_</w:t>
            </w:r>
            <w:r w:rsidRPr="00A378BC">
              <w:rPr>
                <w:rFonts w:ascii="Arial" w:eastAsia="宋体" w:hAnsi="Arial"/>
              </w:rPr>
              <w:t>id</w:t>
            </w:r>
            <w:proofErr w:type="spellEnd"/>
          </w:p>
        </w:tc>
        <w:tc>
          <w:tcPr>
            <w:tcW w:w="2008" w:type="dxa"/>
          </w:tcPr>
          <w:p w14:paraId="2815B813" w14:textId="262A3001" w:rsidR="00897CAF" w:rsidRPr="00444355" w:rsidRDefault="00897CAF" w:rsidP="006E1421">
            <w:pPr>
              <w:rPr>
                <w:rFonts w:ascii="宋体" w:eastAsia="宋体" w:hAnsi="宋体"/>
              </w:rPr>
            </w:pPr>
            <w:r w:rsidRPr="00A378BC">
              <w:rPr>
                <w:rFonts w:ascii="Arial" w:eastAsia="宋体" w:hAnsi="Arial"/>
              </w:rPr>
              <w:t>Long</w:t>
            </w:r>
          </w:p>
        </w:tc>
        <w:tc>
          <w:tcPr>
            <w:tcW w:w="1861" w:type="dxa"/>
          </w:tcPr>
          <w:p w14:paraId="6BEBE0AE" w14:textId="1A237940"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443801A" w14:textId="08923445" w:rsidR="00897CAF" w:rsidRPr="00444355" w:rsidRDefault="00897CAF" w:rsidP="006E1421">
            <w:pPr>
              <w:rPr>
                <w:rFonts w:ascii="宋体" w:eastAsia="宋体" w:hAnsi="宋体"/>
              </w:rPr>
            </w:pPr>
            <w:r w:rsidRPr="00444355">
              <w:rPr>
                <w:rFonts w:ascii="宋体" w:eastAsia="宋体" w:hAnsi="宋体" w:hint="eastAsia"/>
              </w:rPr>
              <w:t>订单</w:t>
            </w:r>
            <w:r w:rsidRPr="00A378BC">
              <w:rPr>
                <w:rFonts w:ascii="Arial" w:eastAsia="宋体" w:hAnsi="Arial" w:hint="eastAsia"/>
              </w:rPr>
              <w:t>id</w:t>
            </w:r>
          </w:p>
        </w:tc>
      </w:tr>
      <w:tr w:rsidR="00897CAF" w:rsidRPr="00444355" w14:paraId="2C379202" w14:textId="77777777" w:rsidTr="00547A9B">
        <w:tc>
          <w:tcPr>
            <w:tcW w:w="2344" w:type="dxa"/>
          </w:tcPr>
          <w:p w14:paraId="7AFE0593" w14:textId="19AE0726" w:rsidR="00897CAF" w:rsidRPr="00444355" w:rsidRDefault="00897CAF" w:rsidP="006E1421">
            <w:pPr>
              <w:rPr>
                <w:rFonts w:ascii="宋体" w:eastAsia="宋体" w:hAnsi="宋体"/>
              </w:rPr>
            </w:pPr>
            <w:proofErr w:type="spellStart"/>
            <w:r w:rsidRPr="00A378BC">
              <w:rPr>
                <w:rFonts w:ascii="Arial" w:eastAsia="宋体" w:hAnsi="Arial"/>
              </w:rPr>
              <w:t>S</w:t>
            </w:r>
            <w:r w:rsidRPr="00A378BC">
              <w:rPr>
                <w:rFonts w:ascii="Arial" w:eastAsia="宋体" w:hAnsi="Arial" w:hint="eastAsia"/>
              </w:rPr>
              <w:t>cene</w:t>
            </w:r>
            <w:r w:rsidRPr="003F1175">
              <w:rPr>
                <w:rFonts w:ascii="Arial" w:eastAsia="宋体" w:hAnsi="Arial"/>
              </w:rPr>
              <w:t>_</w:t>
            </w:r>
            <w:r w:rsidRPr="00A378BC">
              <w:rPr>
                <w:rFonts w:ascii="Arial" w:eastAsia="宋体" w:hAnsi="Arial"/>
              </w:rPr>
              <w:t>id</w:t>
            </w:r>
            <w:proofErr w:type="spellEnd"/>
          </w:p>
        </w:tc>
        <w:tc>
          <w:tcPr>
            <w:tcW w:w="2008" w:type="dxa"/>
          </w:tcPr>
          <w:p w14:paraId="7E28E484" w14:textId="6B642661"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4101F150" w14:textId="2D280623"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01D38F92" w14:textId="53175418" w:rsidR="00897CAF" w:rsidRPr="00444355" w:rsidRDefault="00897CAF" w:rsidP="006E1421">
            <w:pPr>
              <w:rPr>
                <w:rFonts w:ascii="宋体" w:eastAsia="宋体" w:hAnsi="宋体"/>
              </w:rPr>
            </w:pPr>
            <w:r w:rsidRPr="00444355">
              <w:rPr>
                <w:rFonts w:ascii="宋体" w:eastAsia="宋体" w:hAnsi="宋体" w:hint="eastAsia"/>
              </w:rPr>
              <w:t>场景</w:t>
            </w:r>
            <w:r w:rsidRPr="00A378BC">
              <w:rPr>
                <w:rFonts w:ascii="Arial" w:eastAsia="宋体" w:hAnsi="Arial" w:hint="eastAsia"/>
              </w:rPr>
              <w:t>id</w:t>
            </w:r>
          </w:p>
        </w:tc>
      </w:tr>
      <w:tr w:rsidR="00897CAF" w:rsidRPr="00444355" w14:paraId="0216D18F" w14:textId="77777777" w:rsidTr="00547A9B">
        <w:tc>
          <w:tcPr>
            <w:tcW w:w="2344" w:type="dxa"/>
          </w:tcPr>
          <w:p w14:paraId="6AE91285" w14:textId="4D18B9AA" w:rsidR="00897CAF" w:rsidRPr="00444355" w:rsidRDefault="00897CAF" w:rsidP="006E1421">
            <w:pPr>
              <w:rPr>
                <w:rFonts w:ascii="宋体" w:eastAsia="宋体" w:hAnsi="宋体"/>
              </w:rPr>
            </w:pPr>
            <w:proofErr w:type="spellStart"/>
            <w:r w:rsidRPr="00A378BC">
              <w:rPr>
                <w:rFonts w:ascii="Arial" w:eastAsia="宋体" w:hAnsi="Arial"/>
              </w:rPr>
              <w:t>S</w:t>
            </w:r>
            <w:r w:rsidRPr="00A378BC">
              <w:rPr>
                <w:rFonts w:ascii="Arial" w:eastAsia="宋体" w:hAnsi="Arial" w:hint="eastAsia"/>
              </w:rPr>
              <w:t>cene</w:t>
            </w:r>
            <w:r w:rsidRPr="003F1175">
              <w:rPr>
                <w:rFonts w:ascii="Arial" w:eastAsia="宋体" w:hAnsi="Arial" w:hint="eastAsia"/>
              </w:rPr>
              <w:t>_</w:t>
            </w:r>
            <w:r w:rsidRPr="00A378BC">
              <w:rPr>
                <w:rFonts w:ascii="Arial" w:eastAsia="宋体" w:hAnsi="Arial" w:hint="eastAsia"/>
              </w:rPr>
              <w:t>code</w:t>
            </w:r>
            <w:proofErr w:type="spellEnd"/>
          </w:p>
        </w:tc>
        <w:tc>
          <w:tcPr>
            <w:tcW w:w="2008" w:type="dxa"/>
          </w:tcPr>
          <w:p w14:paraId="0A786737" w14:textId="2D5E7DAC"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61" w:type="dxa"/>
          </w:tcPr>
          <w:p w14:paraId="6BD6C1CD" w14:textId="33677A7D"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81C55DD" w14:textId="029366AE" w:rsidR="00897CAF" w:rsidRPr="00444355" w:rsidRDefault="00897CAF" w:rsidP="006E1421">
            <w:pPr>
              <w:rPr>
                <w:rFonts w:ascii="宋体" w:eastAsia="宋体" w:hAnsi="宋体"/>
              </w:rPr>
            </w:pPr>
            <w:r w:rsidRPr="00444355">
              <w:rPr>
                <w:rFonts w:ascii="宋体" w:eastAsia="宋体" w:hAnsi="宋体" w:hint="eastAsia"/>
              </w:rPr>
              <w:t>场景</w:t>
            </w:r>
            <w:r w:rsidRPr="00A378BC">
              <w:rPr>
                <w:rFonts w:ascii="Arial" w:eastAsia="宋体" w:hAnsi="Arial" w:hint="eastAsia"/>
              </w:rPr>
              <w:t>code</w:t>
            </w:r>
          </w:p>
        </w:tc>
      </w:tr>
      <w:tr w:rsidR="00897CAF" w:rsidRPr="00444355" w14:paraId="2054F201" w14:textId="77777777" w:rsidTr="00547A9B">
        <w:tc>
          <w:tcPr>
            <w:tcW w:w="2344" w:type="dxa"/>
          </w:tcPr>
          <w:p w14:paraId="40721F5C" w14:textId="1D98787A" w:rsidR="00897CAF" w:rsidRPr="00444355" w:rsidRDefault="00897CAF" w:rsidP="006E1421">
            <w:pPr>
              <w:rPr>
                <w:rFonts w:ascii="宋体" w:eastAsia="宋体" w:hAnsi="宋体"/>
              </w:rPr>
            </w:pPr>
            <w:proofErr w:type="spellStart"/>
            <w:r w:rsidRPr="00A378BC">
              <w:rPr>
                <w:rFonts w:ascii="Arial" w:eastAsia="宋体" w:hAnsi="Arial"/>
              </w:rPr>
              <w:t>O</w:t>
            </w:r>
            <w:r w:rsidRPr="00A378BC">
              <w:rPr>
                <w:rFonts w:ascii="Arial" w:eastAsia="宋体" w:hAnsi="Arial" w:hint="eastAsia"/>
              </w:rPr>
              <w:t>ccure</w:t>
            </w:r>
            <w:r w:rsidRPr="003F1175">
              <w:rPr>
                <w:rFonts w:ascii="Arial" w:eastAsia="宋体" w:hAnsi="Arial" w:hint="eastAsia"/>
              </w:rPr>
              <w:t>_</w:t>
            </w:r>
            <w:r w:rsidRPr="00A378BC">
              <w:rPr>
                <w:rFonts w:ascii="Arial" w:eastAsia="宋体" w:hAnsi="Arial" w:hint="eastAsia"/>
              </w:rPr>
              <w:t>time</w:t>
            </w:r>
            <w:proofErr w:type="spellEnd"/>
          </w:p>
        </w:tc>
        <w:tc>
          <w:tcPr>
            <w:tcW w:w="2008" w:type="dxa"/>
          </w:tcPr>
          <w:p w14:paraId="7529E00B" w14:textId="7ACA4F06"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2E8755B2" w14:textId="0DF6332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284EBBF" w14:textId="28D5D634" w:rsidR="00897CAF" w:rsidRPr="00444355" w:rsidRDefault="00897CAF" w:rsidP="006E1421">
            <w:pPr>
              <w:rPr>
                <w:rFonts w:ascii="宋体" w:eastAsia="宋体" w:hAnsi="宋体"/>
              </w:rPr>
            </w:pPr>
            <w:r w:rsidRPr="00444355">
              <w:rPr>
                <w:rFonts w:ascii="宋体" w:eastAsia="宋体" w:hAnsi="宋体" w:hint="eastAsia"/>
              </w:rPr>
              <w:t>出现时间</w:t>
            </w:r>
          </w:p>
        </w:tc>
      </w:tr>
      <w:tr w:rsidR="00897CAF" w:rsidRPr="00444355" w14:paraId="24FC72EE" w14:textId="77777777" w:rsidTr="00547A9B">
        <w:tc>
          <w:tcPr>
            <w:tcW w:w="2344" w:type="dxa"/>
          </w:tcPr>
          <w:p w14:paraId="75D4CE40" w14:textId="7ABB6F92" w:rsidR="00897CAF" w:rsidRPr="00444355" w:rsidRDefault="00897CAF" w:rsidP="006E1421">
            <w:pPr>
              <w:rPr>
                <w:rFonts w:ascii="宋体" w:eastAsia="宋体" w:hAnsi="宋体"/>
              </w:rPr>
            </w:pPr>
            <w:proofErr w:type="spellStart"/>
            <w:r w:rsidRPr="00A378BC">
              <w:rPr>
                <w:rFonts w:ascii="Arial" w:eastAsia="宋体" w:hAnsi="Arial"/>
              </w:rPr>
              <w:t>A</w:t>
            </w:r>
            <w:r w:rsidRPr="00A378BC">
              <w:rPr>
                <w:rFonts w:ascii="Arial" w:eastAsia="宋体" w:hAnsi="Arial" w:hint="eastAsia"/>
              </w:rPr>
              <w:t>ction</w:t>
            </w:r>
            <w:r w:rsidRPr="003F1175">
              <w:rPr>
                <w:rFonts w:ascii="Arial" w:eastAsia="宋体" w:hAnsi="Arial"/>
              </w:rPr>
              <w:t>_</w:t>
            </w:r>
            <w:r w:rsidRPr="00A378BC">
              <w:rPr>
                <w:rFonts w:ascii="Arial" w:eastAsia="宋体" w:hAnsi="Arial"/>
              </w:rPr>
              <w:t>result</w:t>
            </w:r>
            <w:proofErr w:type="spellEnd"/>
          </w:p>
        </w:tc>
        <w:tc>
          <w:tcPr>
            <w:tcW w:w="2008" w:type="dxa"/>
          </w:tcPr>
          <w:p w14:paraId="7FF96ECC" w14:textId="555D9DA9" w:rsidR="00897CAF" w:rsidRPr="00444355" w:rsidRDefault="00897CAF" w:rsidP="006E1421">
            <w:pPr>
              <w:rPr>
                <w:rFonts w:ascii="宋体" w:eastAsia="宋体" w:hAnsi="宋体"/>
              </w:rPr>
            </w:pPr>
            <w:r w:rsidRPr="00A378BC">
              <w:rPr>
                <w:rFonts w:ascii="Arial" w:eastAsia="宋体" w:hAnsi="Arial"/>
              </w:rPr>
              <w:t>Text</w:t>
            </w:r>
          </w:p>
        </w:tc>
        <w:tc>
          <w:tcPr>
            <w:tcW w:w="1861" w:type="dxa"/>
          </w:tcPr>
          <w:p w14:paraId="2EAE27B9" w14:textId="7C447D5C"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1F1C8A90" w14:textId="5A360732" w:rsidR="00897CAF" w:rsidRPr="00444355" w:rsidRDefault="00897CAF" w:rsidP="006E1421">
            <w:pPr>
              <w:rPr>
                <w:rFonts w:ascii="宋体" w:eastAsia="宋体" w:hAnsi="宋体"/>
              </w:rPr>
            </w:pPr>
            <w:r w:rsidRPr="00A378BC">
              <w:rPr>
                <w:rFonts w:ascii="Arial" w:eastAsia="宋体" w:hAnsi="Arial"/>
              </w:rPr>
              <w:t>A</w:t>
            </w:r>
            <w:r w:rsidRPr="00A378BC">
              <w:rPr>
                <w:rFonts w:ascii="Arial" w:eastAsia="宋体" w:hAnsi="Arial" w:hint="eastAsia"/>
              </w:rPr>
              <w:t>ction</w:t>
            </w:r>
            <w:r>
              <w:rPr>
                <w:rFonts w:ascii="宋体" w:eastAsia="宋体" w:hAnsi="宋体" w:hint="eastAsia"/>
              </w:rPr>
              <w:t>执行</w:t>
            </w:r>
            <w:r w:rsidRPr="00444355">
              <w:rPr>
                <w:rFonts w:ascii="宋体" w:eastAsia="宋体" w:hAnsi="宋体" w:hint="eastAsia"/>
              </w:rPr>
              <w:t>结果</w:t>
            </w:r>
          </w:p>
        </w:tc>
      </w:tr>
      <w:tr w:rsidR="00897CAF" w:rsidRPr="00444355" w14:paraId="034FB2E1" w14:textId="77777777" w:rsidTr="00547A9B">
        <w:tc>
          <w:tcPr>
            <w:tcW w:w="2344" w:type="dxa"/>
          </w:tcPr>
          <w:p w14:paraId="3C02C25D" w14:textId="7A1A0FCE" w:rsidR="00897CAF" w:rsidRPr="00444355" w:rsidRDefault="00897CAF" w:rsidP="006E1421">
            <w:pPr>
              <w:rPr>
                <w:rFonts w:ascii="宋体" w:eastAsia="宋体" w:hAnsi="宋体"/>
              </w:rPr>
            </w:pPr>
            <w:r w:rsidRPr="00A378BC">
              <w:rPr>
                <w:rFonts w:ascii="Arial" w:eastAsia="宋体" w:hAnsi="Arial" w:hint="eastAsia"/>
              </w:rPr>
              <w:t>timeout</w:t>
            </w:r>
          </w:p>
        </w:tc>
        <w:tc>
          <w:tcPr>
            <w:tcW w:w="2008" w:type="dxa"/>
          </w:tcPr>
          <w:p w14:paraId="50E7456C" w14:textId="5CF28482"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122C429" w14:textId="0C703B5B"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535F1FB1" w14:textId="6A36BDF8" w:rsidR="00897CAF" w:rsidRPr="00444355" w:rsidRDefault="00897CAF" w:rsidP="006E1421">
            <w:pPr>
              <w:rPr>
                <w:rFonts w:ascii="宋体" w:eastAsia="宋体" w:hAnsi="宋体"/>
              </w:rPr>
            </w:pPr>
            <w:r w:rsidRPr="00444355">
              <w:rPr>
                <w:rFonts w:ascii="宋体" w:eastAsia="宋体" w:hAnsi="宋体" w:hint="eastAsia"/>
              </w:rPr>
              <w:t>超时时间</w:t>
            </w:r>
          </w:p>
        </w:tc>
      </w:tr>
      <w:tr w:rsidR="00897CAF" w:rsidRPr="00444355" w14:paraId="0E8ECB7F" w14:textId="77777777" w:rsidTr="00547A9B">
        <w:tc>
          <w:tcPr>
            <w:tcW w:w="2344" w:type="dxa"/>
          </w:tcPr>
          <w:p w14:paraId="28DF1EE0" w14:textId="547FDF28" w:rsidR="00897CAF" w:rsidRPr="00444355" w:rsidRDefault="00897CAF" w:rsidP="006E1421">
            <w:pPr>
              <w:rPr>
                <w:rFonts w:ascii="宋体" w:eastAsia="宋体" w:hAnsi="宋体"/>
              </w:rPr>
            </w:pPr>
            <w:r w:rsidRPr="00A378BC">
              <w:rPr>
                <w:rFonts w:ascii="Arial" w:eastAsia="宋体" w:hAnsi="Arial"/>
              </w:rPr>
              <w:t>D</w:t>
            </w:r>
            <w:r w:rsidRPr="00A378BC">
              <w:rPr>
                <w:rFonts w:ascii="Arial" w:eastAsia="宋体" w:hAnsi="Arial" w:hint="eastAsia"/>
              </w:rPr>
              <w:t>elay</w:t>
            </w:r>
          </w:p>
        </w:tc>
        <w:tc>
          <w:tcPr>
            <w:tcW w:w="2008" w:type="dxa"/>
          </w:tcPr>
          <w:p w14:paraId="12B04C1F" w14:textId="6788CE6E"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E5001A1" w14:textId="6C544C1B" w:rsidR="00897CAF" w:rsidRPr="00444355" w:rsidRDefault="00897CAF" w:rsidP="006E1421">
            <w:pPr>
              <w:rPr>
                <w:rFonts w:ascii="宋体" w:eastAsia="宋体" w:hAnsi="宋体"/>
              </w:rPr>
            </w:pPr>
            <w:r>
              <w:rPr>
                <w:rFonts w:ascii="宋体" w:eastAsia="宋体" w:hAnsi="宋体" w:hint="eastAsia"/>
              </w:rPr>
              <w:t>是</w:t>
            </w:r>
          </w:p>
        </w:tc>
        <w:tc>
          <w:tcPr>
            <w:tcW w:w="2083" w:type="dxa"/>
          </w:tcPr>
          <w:p w14:paraId="10650573" w14:textId="3DCC3668" w:rsidR="00897CAF" w:rsidRPr="00444355" w:rsidRDefault="00897CAF" w:rsidP="006E1421">
            <w:pPr>
              <w:rPr>
                <w:rFonts w:ascii="宋体" w:eastAsia="宋体" w:hAnsi="宋体"/>
              </w:rPr>
            </w:pPr>
            <w:r w:rsidRPr="00444355">
              <w:rPr>
                <w:rFonts w:ascii="宋体" w:eastAsia="宋体" w:hAnsi="宋体" w:hint="eastAsia"/>
              </w:rPr>
              <w:t>延迟回调时间</w:t>
            </w:r>
          </w:p>
        </w:tc>
      </w:tr>
    </w:tbl>
    <w:p w14:paraId="28CEA0E4" w14:textId="56597DBF" w:rsidR="006027CF" w:rsidRPr="001244DA" w:rsidRDefault="006027CF"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w:t>
      </w:r>
      <w:r w:rsidR="00370112" w:rsidRPr="001244DA">
        <w:rPr>
          <w:rFonts w:ascii="宋体" w:eastAsia="宋体" w:hAnsi="宋体" w:hint="eastAsia"/>
          <w:sz w:val="24"/>
          <w:szCs w:val="24"/>
        </w:rPr>
        <w:t>未命中表</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proofErr w:type="spellEnd"/>
      <w:r w:rsidRPr="001244DA">
        <w:rPr>
          <w:rFonts w:ascii="宋体" w:eastAsia="宋体" w:hAnsi="宋体" w:hint="eastAsia"/>
          <w:sz w:val="24"/>
          <w:szCs w:val="24"/>
        </w:rPr>
        <w:t>存储订单未命中规则记录。</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proofErr w:type="spellEnd"/>
      <w:r w:rsidRPr="001244DA">
        <w:rPr>
          <w:rFonts w:ascii="宋体" w:eastAsia="宋体" w:hAnsi="宋体" w:hint="eastAsia"/>
          <w:sz w:val="24"/>
          <w:szCs w:val="24"/>
        </w:rPr>
        <w:t>，</w:t>
      </w:r>
      <w:r w:rsidR="000E71B2" w:rsidRPr="001244DA">
        <w:rPr>
          <w:rFonts w:ascii="宋体" w:eastAsia="宋体" w:hAnsi="宋体" w:hint="eastAsia"/>
          <w:sz w:val="24"/>
          <w:szCs w:val="24"/>
        </w:rPr>
        <w:t>其中最主要的属性为</w:t>
      </w:r>
      <w:proofErr w:type="spellStart"/>
      <w:r w:rsidR="000E71B2" w:rsidRPr="00A378BC">
        <w:rPr>
          <w:rFonts w:ascii="Arial" w:eastAsia="宋体" w:hAnsi="Arial" w:hint="eastAsia"/>
          <w:sz w:val="24"/>
          <w:szCs w:val="24"/>
        </w:rPr>
        <w:t>fail</w:t>
      </w:r>
      <w:r w:rsidR="000E71B2" w:rsidRPr="001244DA">
        <w:rPr>
          <w:rFonts w:ascii="Arial" w:eastAsia="宋体" w:hAnsi="Arial" w:hint="eastAsia"/>
          <w:sz w:val="24"/>
          <w:szCs w:val="24"/>
        </w:rPr>
        <w:t>_</w:t>
      </w:r>
      <w:r w:rsidR="000E71B2" w:rsidRPr="00A378BC">
        <w:rPr>
          <w:rFonts w:ascii="Arial" w:eastAsia="宋体" w:hAnsi="Arial"/>
          <w:sz w:val="24"/>
          <w:szCs w:val="24"/>
        </w:rPr>
        <w:t>reason</w:t>
      </w:r>
      <w:proofErr w:type="spellEnd"/>
      <w:r w:rsidR="000E71B2" w:rsidRPr="001244DA">
        <w:rPr>
          <w:rFonts w:ascii="宋体" w:eastAsia="宋体" w:hAnsi="宋体" w:hint="eastAsia"/>
          <w:sz w:val="24"/>
          <w:szCs w:val="24"/>
        </w:rPr>
        <w:t>，</w:t>
      </w:r>
      <w:r w:rsidR="00A93459" w:rsidRPr="001244DA">
        <w:rPr>
          <w:rFonts w:ascii="宋体" w:eastAsia="宋体" w:hAnsi="宋体" w:hint="eastAsia"/>
          <w:sz w:val="24"/>
          <w:szCs w:val="24"/>
        </w:rPr>
        <w:t>记录了匹配失败的原因</w:t>
      </w:r>
      <w:r w:rsidR="00E87981" w:rsidRPr="001244DA">
        <w:rPr>
          <w:rFonts w:ascii="宋体" w:eastAsia="宋体" w:hAnsi="宋体" w:hint="eastAsia"/>
          <w:sz w:val="24"/>
          <w:szCs w:val="24"/>
        </w:rPr>
        <w:t>，用户可以通过该属性来排查问题。</w:t>
      </w:r>
      <w:r w:rsidR="00D92665" w:rsidRPr="001244DA">
        <w:rPr>
          <w:rFonts w:ascii="宋体" w:eastAsia="宋体" w:hAnsi="宋体" w:hint="eastAsia"/>
          <w:sz w:val="24"/>
          <w:szCs w:val="24"/>
        </w:rPr>
        <w:t>与</w:t>
      </w:r>
      <w:proofErr w:type="spellStart"/>
      <w:r w:rsidR="00D92665" w:rsidRPr="00A378BC">
        <w:rPr>
          <w:rFonts w:ascii="Arial" w:eastAsia="宋体" w:hAnsi="Arial" w:hint="eastAsia"/>
          <w:kern w:val="0"/>
          <w:sz w:val="24"/>
          <w:szCs w:val="24"/>
        </w:rPr>
        <w:t>rule</w:t>
      </w:r>
      <w:r w:rsidR="00D92665" w:rsidRPr="001244DA">
        <w:rPr>
          <w:rFonts w:ascii="Arial" w:eastAsia="宋体" w:hAnsi="Arial" w:hint="eastAsia"/>
          <w:kern w:val="0"/>
          <w:sz w:val="24"/>
          <w:szCs w:val="24"/>
        </w:rPr>
        <w:t>_</w:t>
      </w:r>
      <w:r w:rsidR="00D92665" w:rsidRPr="00A378BC">
        <w:rPr>
          <w:rFonts w:ascii="Arial" w:eastAsia="宋体" w:hAnsi="Arial" w:hint="eastAsia"/>
          <w:kern w:val="0"/>
          <w:sz w:val="24"/>
          <w:szCs w:val="24"/>
        </w:rPr>
        <w:t>hit</w:t>
      </w:r>
      <w:proofErr w:type="spellEnd"/>
      <w:r w:rsidR="00D92665" w:rsidRPr="001244DA">
        <w:rPr>
          <w:rFonts w:ascii="宋体" w:eastAsia="宋体" w:hAnsi="宋体" w:hint="eastAsia"/>
          <w:kern w:val="0"/>
          <w:sz w:val="24"/>
          <w:szCs w:val="24"/>
        </w:rPr>
        <w:t>表类似的是，</w:t>
      </w:r>
      <w:proofErr w:type="spellStart"/>
      <w:r w:rsidR="00D92665" w:rsidRPr="00A378BC">
        <w:rPr>
          <w:rFonts w:ascii="Arial" w:eastAsia="宋体" w:hAnsi="Arial" w:hint="eastAsia"/>
          <w:sz w:val="24"/>
          <w:szCs w:val="24"/>
        </w:rPr>
        <w:t>rule</w:t>
      </w:r>
      <w:r w:rsidR="00D92665" w:rsidRPr="001244DA">
        <w:rPr>
          <w:rFonts w:ascii="Arial" w:eastAsia="宋体" w:hAnsi="Arial"/>
          <w:sz w:val="24"/>
          <w:szCs w:val="24"/>
        </w:rPr>
        <w:t>_</w:t>
      </w:r>
      <w:r w:rsidR="00D92665" w:rsidRPr="00A378BC">
        <w:rPr>
          <w:rFonts w:ascii="Arial" w:eastAsia="宋体" w:hAnsi="Arial"/>
          <w:sz w:val="24"/>
          <w:szCs w:val="24"/>
        </w:rPr>
        <w:t>not</w:t>
      </w:r>
      <w:r w:rsidR="00D92665" w:rsidRPr="001244DA">
        <w:rPr>
          <w:rFonts w:ascii="Arial" w:eastAsia="宋体" w:hAnsi="Arial" w:hint="eastAsia"/>
          <w:sz w:val="24"/>
          <w:szCs w:val="24"/>
        </w:rPr>
        <w:t>_</w:t>
      </w:r>
      <w:r w:rsidR="00D92665" w:rsidRPr="00A378BC">
        <w:rPr>
          <w:rFonts w:ascii="Arial" w:eastAsia="宋体" w:hAnsi="Arial"/>
          <w:sz w:val="24"/>
          <w:szCs w:val="24"/>
        </w:rPr>
        <w:t>hit</w:t>
      </w:r>
      <w:proofErr w:type="spellEnd"/>
      <w:r w:rsidR="00D92665" w:rsidRPr="001244DA">
        <w:rPr>
          <w:rFonts w:ascii="宋体" w:eastAsia="宋体" w:hAnsi="宋体" w:hint="eastAsia"/>
          <w:sz w:val="24"/>
          <w:szCs w:val="24"/>
        </w:rPr>
        <w:t>表会存放大量的数据，</w:t>
      </w:r>
      <w:r w:rsidR="004F5121" w:rsidRPr="001244DA">
        <w:rPr>
          <w:rFonts w:ascii="宋体" w:eastAsia="宋体" w:hAnsi="宋体" w:hint="eastAsia"/>
          <w:sz w:val="24"/>
          <w:szCs w:val="24"/>
        </w:rPr>
        <w:t>且</w:t>
      </w:r>
      <w:proofErr w:type="spellStart"/>
      <w:r w:rsidR="004F5121" w:rsidRPr="00A378BC">
        <w:rPr>
          <w:rFonts w:ascii="Arial" w:eastAsia="宋体" w:hAnsi="Arial" w:hint="eastAsia"/>
          <w:sz w:val="24"/>
          <w:szCs w:val="24"/>
        </w:rPr>
        <w:t>order</w:t>
      </w:r>
      <w:r w:rsidR="004F5121" w:rsidRPr="001244DA">
        <w:rPr>
          <w:rFonts w:ascii="Arial" w:eastAsia="宋体" w:hAnsi="Arial"/>
          <w:sz w:val="24"/>
          <w:szCs w:val="24"/>
        </w:rPr>
        <w:t>_</w:t>
      </w:r>
      <w:r w:rsidR="004F5121" w:rsidRPr="00A378BC">
        <w:rPr>
          <w:rFonts w:ascii="Arial" w:eastAsia="宋体" w:hAnsi="Arial"/>
          <w:sz w:val="24"/>
          <w:szCs w:val="24"/>
        </w:rPr>
        <w:t>id</w:t>
      </w:r>
      <w:proofErr w:type="spellEnd"/>
      <w:r w:rsidR="004F5121" w:rsidRPr="001244DA">
        <w:rPr>
          <w:rFonts w:ascii="宋体" w:eastAsia="宋体" w:hAnsi="宋体" w:hint="eastAsia"/>
          <w:sz w:val="24"/>
          <w:szCs w:val="24"/>
        </w:rPr>
        <w:t>为高频查询关键字，因此需要对</w:t>
      </w:r>
      <w:proofErr w:type="spellStart"/>
      <w:r w:rsidR="004F5121" w:rsidRPr="00A378BC">
        <w:rPr>
          <w:rFonts w:ascii="Arial" w:eastAsia="宋体" w:hAnsi="Arial" w:hint="eastAsia"/>
          <w:sz w:val="24"/>
          <w:szCs w:val="24"/>
        </w:rPr>
        <w:t>order</w:t>
      </w:r>
      <w:r w:rsidR="004F5121" w:rsidRPr="001244DA">
        <w:rPr>
          <w:rFonts w:ascii="Arial" w:eastAsia="宋体" w:hAnsi="Arial"/>
          <w:sz w:val="24"/>
          <w:szCs w:val="24"/>
        </w:rPr>
        <w:t>_</w:t>
      </w:r>
      <w:r w:rsidR="004F5121" w:rsidRPr="00A378BC">
        <w:rPr>
          <w:rFonts w:ascii="Arial" w:eastAsia="宋体" w:hAnsi="Arial"/>
          <w:sz w:val="24"/>
          <w:szCs w:val="24"/>
        </w:rPr>
        <w:t>id</w:t>
      </w:r>
      <w:proofErr w:type="spellEnd"/>
      <w:r w:rsidR="004F5121" w:rsidRPr="001244DA">
        <w:rPr>
          <w:rFonts w:ascii="宋体" w:eastAsia="宋体" w:hAnsi="宋体" w:hint="eastAsia"/>
          <w:sz w:val="24"/>
          <w:szCs w:val="24"/>
        </w:rPr>
        <w:t>加索引。</w:t>
      </w:r>
      <w:proofErr w:type="spellStart"/>
      <w:r w:rsidR="00052132" w:rsidRPr="00A378BC">
        <w:rPr>
          <w:rFonts w:ascii="Arial" w:eastAsia="宋体" w:hAnsi="Arial" w:hint="eastAsia"/>
          <w:sz w:val="24"/>
          <w:szCs w:val="24"/>
        </w:rPr>
        <w:t>rule</w:t>
      </w:r>
      <w:r w:rsidR="00052132" w:rsidRPr="001244DA">
        <w:rPr>
          <w:rFonts w:ascii="Arial" w:eastAsia="宋体" w:hAnsi="Arial"/>
          <w:sz w:val="24"/>
          <w:szCs w:val="24"/>
        </w:rPr>
        <w:t>_</w:t>
      </w:r>
      <w:r w:rsidR="00052132" w:rsidRPr="00A378BC">
        <w:rPr>
          <w:rFonts w:ascii="Arial" w:eastAsia="宋体" w:hAnsi="Arial"/>
          <w:sz w:val="24"/>
          <w:szCs w:val="24"/>
        </w:rPr>
        <w:t>not</w:t>
      </w:r>
      <w:r w:rsidR="00052132" w:rsidRPr="001244DA">
        <w:rPr>
          <w:rFonts w:ascii="Arial" w:eastAsia="宋体" w:hAnsi="Arial"/>
          <w:sz w:val="24"/>
          <w:szCs w:val="24"/>
        </w:rPr>
        <w:t>_</w:t>
      </w:r>
      <w:r w:rsidR="00052132" w:rsidRPr="00A378BC">
        <w:rPr>
          <w:rFonts w:ascii="Arial" w:eastAsia="宋体" w:hAnsi="Arial"/>
          <w:sz w:val="24"/>
          <w:szCs w:val="24"/>
        </w:rPr>
        <w:t>hit</w:t>
      </w:r>
      <w:proofErr w:type="spellEnd"/>
      <w:r w:rsidR="00052132" w:rsidRPr="001244DA">
        <w:rPr>
          <w:rFonts w:ascii="宋体" w:eastAsia="宋体" w:hAnsi="宋体" w:hint="eastAsia"/>
          <w:sz w:val="24"/>
          <w:szCs w:val="24"/>
        </w:rPr>
        <w:t>表</w:t>
      </w:r>
      <w:r w:rsidR="00F60F62" w:rsidRPr="001244DA">
        <w:rPr>
          <w:rFonts w:ascii="宋体" w:eastAsia="宋体" w:hAnsi="宋体" w:hint="eastAsia"/>
          <w:sz w:val="24"/>
          <w:szCs w:val="24"/>
        </w:rPr>
        <w:t>结构</w:t>
      </w:r>
      <w:r w:rsidR="00052132" w:rsidRPr="001244DA">
        <w:rPr>
          <w:rFonts w:ascii="宋体" w:eastAsia="宋体" w:hAnsi="宋体" w:hint="eastAsia"/>
          <w:sz w:val="24"/>
          <w:szCs w:val="24"/>
        </w:rPr>
        <w:t>如图</w:t>
      </w:r>
      <w:r w:rsidR="00052132" w:rsidRPr="001244DA">
        <w:rPr>
          <w:rFonts w:ascii="Arial" w:eastAsia="宋体" w:hAnsi="Arial" w:hint="eastAsia"/>
          <w:sz w:val="24"/>
          <w:szCs w:val="24"/>
        </w:rPr>
        <w:t>3.2</w:t>
      </w:r>
      <w:r w:rsidR="00F23117">
        <w:rPr>
          <w:rFonts w:ascii="Arial" w:eastAsia="宋体" w:hAnsi="Arial"/>
          <w:sz w:val="24"/>
          <w:szCs w:val="24"/>
        </w:rPr>
        <w:t>4</w:t>
      </w:r>
      <w:r w:rsidR="00052132" w:rsidRPr="001244DA">
        <w:rPr>
          <w:rFonts w:ascii="宋体" w:eastAsia="宋体" w:hAnsi="宋体" w:hint="eastAsia"/>
          <w:sz w:val="24"/>
          <w:szCs w:val="24"/>
        </w:rPr>
        <w:lastRenderedPageBreak/>
        <w:t>所示。</w:t>
      </w:r>
    </w:p>
    <w:p w14:paraId="4467F0EF" w14:textId="0BF50E3D" w:rsidR="00FD189F" w:rsidRDefault="00FD189F" w:rsidP="00FD189F">
      <w:pPr>
        <w:pStyle w:val="af8"/>
        <w:keepNext/>
      </w:pPr>
      <w:bookmarkStart w:id="256" w:name="_Toc36736513"/>
      <w:bookmarkStart w:id="257" w:name="_Toc36939149"/>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24</w:t>
      </w:r>
      <w:r w:rsidR="00F23117">
        <w:fldChar w:fldCharType="end"/>
      </w:r>
      <w:r>
        <w:t xml:space="preserve">  </w:t>
      </w:r>
      <w:proofErr w:type="spellStart"/>
      <w:r w:rsidRPr="00A378BC">
        <w:t>rule</w:t>
      </w:r>
      <w:r w:rsidRPr="003F1175">
        <w:t>_</w:t>
      </w:r>
      <w:r w:rsidRPr="00A378BC">
        <w:t>not</w:t>
      </w:r>
      <w:r w:rsidRPr="003F1175">
        <w:t>_</w:t>
      </w:r>
      <w:r w:rsidRPr="00A378BC">
        <w:t>hit</w:t>
      </w:r>
      <w:proofErr w:type="spellEnd"/>
      <w:r w:rsidRPr="00663F21">
        <w:t>表结构</w:t>
      </w:r>
      <w:bookmarkEnd w:id="256"/>
      <w:bookmarkEnd w:id="257"/>
    </w:p>
    <w:tbl>
      <w:tblPr>
        <w:tblStyle w:val="af4"/>
        <w:tblW w:w="0" w:type="auto"/>
        <w:tblCellMar>
          <w:left w:w="28" w:type="dxa"/>
          <w:right w:w="28" w:type="dxa"/>
        </w:tblCellMar>
        <w:tblLook w:val="04A0" w:firstRow="1" w:lastRow="0" w:firstColumn="1" w:lastColumn="0" w:noHBand="0" w:noVBand="1"/>
      </w:tblPr>
      <w:tblGrid>
        <w:gridCol w:w="2294"/>
        <w:gridCol w:w="2047"/>
        <w:gridCol w:w="1908"/>
        <w:gridCol w:w="2047"/>
      </w:tblGrid>
      <w:tr w:rsidR="00897CAF" w:rsidRPr="00444355" w14:paraId="057D9776" w14:textId="77777777" w:rsidTr="00547A9B">
        <w:tc>
          <w:tcPr>
            <w:tcW w:w="2294" w:type="dxa"/>
          </w:tcPr>
          <w:p w14:paraId="2479EC30" w14:textId="2D4E5C16" w:rsidR="00897CAF" w:rsidRPr="00444355" w:rsidRDefault="00897CAF" w:rsidP="006E1421">
            <w:pPr>
              <w:rPr>
                <w:rFonts w:ascii="宋体" w:eastAsia="宋体" w:hAnsi="宋体"/>
                <w:szCs w:val="21"/>
              </w:rPr>
            </w:pPr>
            <w:r w:rsidRPr="00444355">
              <w:rPr>
                <w:rFonts w:ascii="宋体" w:eastAsia="宋体" w:hAnsi="宋体" w:hint="eastAsia"/>
                <w:szCs w:val="21"/>
              </w:rPr>
              <w:t>字段名</w:t>
            </w:r>
          </w:p>
        </w:tc>
        <w:tc>
          <w:tcPr>
            <w:tcW w:w="2047" w:type="dxa"/>
          </w:tcPr>
          <w:p w14:paraId="7466BD29" w14:textId="7504BD60" w:rsidR="00897CAF" w:rsidRPr="00444355" w:rsidRDefault="00897CAF" w:rsidP="006E1421">
            <w:pPr>
              <w:rPr>
                <w:rFonts w:ascii="宋体" w:eastAsia="宋体" w:hAnsi="宋体"/>
                <w:szCs w:val="21"/>
              </w:rPr>
            </w:pPr>
            <w:r w:rsidRPr="00444355">
              <w:rPr>
                <w:rFonts w:ascii="宋体" w:eastAsia="宋体" w:hAnsi="宋体" w:hint="eastAsia"/>
                <w:szCs w:val="21"/>
              </w:rPr>
              <w:t>类型</w:t>
            </w:r>
          </w:p>
        </w:tc>
        <w:tc>
          <w:tcPr>
            <w:tcW w:w="1908" w:type="dxa"/>
          </w:tcPr>
          <w:p w14:paraId="0947550A" w14:textId="44DD5C87" w:rsidR="00897CAF" w:rsidRPr="00444355" w:rsidRDefault="00897CAF" w:rsidP="006E1421">
            <w:pPr>
              <w:rPr>
                <w:rFonts w:ascii="宋体" w:eastAsia="宋体" w:hAnsi="宋体"/>
                <w:szCs w:val="21"/>
              </w:rPr>
            </w:pPr>
            <w:r>
              <w:rPr>
                <w:rFonts w:ascii="宋体" w:eastAsia="宋体" w:hAnsi="宋体" w:hint="eastAsia"/>
              </w:rPr>
              <w:t>是否允许为空</w:t>
            </w:r>
          </w:p>
        </w:tc>
        <w:tc>
          <w:tcPr>
            <w:tcW w:w="2047" w:type="dxa"/>
          </w:tcPr>
          <w:p w14:paraId="2473B1ED" w14:textId="131AE171" w:rsidR="00897CAF" w:rsidRPr="00444355" w:rsidRDefault="00897CAF" w:rsidP="006E1421">
            <w:pPr>
              <w:rPr>
                <w:rFonts w:ascii="宋体" w:eastAsia="宋体" w:hAnsi="宋体"/>
                <w:szCs w:val="21"/>
              </w:rPr>
            </w:pPr>
            <w:r w:rsidRPr="00444355">
              <w:rPr>
                <w:rFonts w:ascii="宋体" w:eastAsia="宋体" w:hAnsi="宋体" w:hint="eastAsia"/>
                <w:szCs w:val="21"/>
              </w:rPr>
              <w:t>描述</w:t>
            </w:r>
          </w:p>
        </w:tc>
      </w:tr>
      <w:tr w:rsidR="00897CAF" w:rsidRPr="00444355" w14:paraId="4658B0B2" w14:textId="77777777" w:rsidTr="00547A9B">
        <w:tc>
          <w:tcPr>
            <w:tcW w:w="2294" w:type="dxa"/>
          </w:tcPr>
          <w:p w14:paraId="3E282C7C" w14:textId="3859AA36" w:rsidR="00897CAF" w:rsidRPr="00444355" w:rsidRDefault="00897CAF" w:rsidP="006E1421">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d</w:t>
            </w:r>
          </w:p>
        </w:tc>
        <w:tc>
          <w:tcPr>
            <w:tcW w:w="2047" w:type="dxa"/>
          </w:tcPr>
          <w:p w14:paraId="263F67BE" w14:textId="373B1C15" w:rsidR="00897CAF" w:rsidRPr="00444355" w:rsidRDefault="00897CAF" w:rsidP="006E1421">
            <w:pPr>
              <w:rPr>
                <w:rFonts w:ascii="宋体" w:eastAsia="宋体" w:hAnsi="宋体"/>
                <w:szCs w:val="21"/>
              </w:rPr>
            </w:pPr>
            <w:r w:rsidRPr="00A378BC">
              <w:rPr>
                <w:rFonts w:ascii="Arial" w:eastAsia="宋体" w:hAnsi="Arial" w:hint="eastAsia"/>
                <w:szCs w:val="21"/>
              </w:rPr>
              <w:t>Long</w:t>
            </w:r>
          </w:p>
        </w:tc>
        <w:tc>
          <w:tcPr>
            <w:tcW w:w="1908" w:type="dxa"/>
          </w:tcPr>
          <w:p w14:paraId="6A9C502D" w14:textId="1BB9FA75"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697B9D91" w14:textId="109621D3" w:rsidR="00897CAF" w:rsidRPr="00444355" w:rsidRDefault="00897CAF" w:rsidP="006E1421">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d</w:t>
            </w:r>
          </w:p>
        </w:tc>
      </w:tr>
      <w:tr w:rsidR="00897CAF" w:rsidRPr="00444355" w14:paraId="296461EE" w14:textId="77777777" w:rsidTr="00547A9B">
        <w:tc>
          <w:tcPr>
            <w:tcW w:w="2294" w:type="dxa"/>
          </w:tcPr>
          <w:p w14:paraId="537F8184" w14:textId="6D02B8AE" w:rsidR="00897CAF" w:rsidRPr="00444355" w:rsidRDefault="00897CAF" w:rsidP="006E1421">
            <w:pPr>
              <w:rPr>
                <w:rFonts w:ascii="宋体" w:eastAsia="宋体" w:hAnsi="宋体"/>
                <w:szCs w:val="21"/>
              </w:rPr>
            </w:pPr>
            <w:proofErr w:type="spellStart"/>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roofErr w:type="spellEnd"/>
          </w:p>
        </w:tc>
        <w:tc>
          <w:tcPr>
            <w:tcW w:w="2047" w:type="dxa"/>
          </w:tcPr>
          <w:p w14:paraId="5D989186" w14:textId="2F12DDAA" w:rsidR="00897CAF" w:rsidRPr="00444355" w:rsidRDefault="00897CAF" w:rsidP="006E1421">
            <w:pPr>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1908" w:type="dxa"/>
          </w:tcPr>
          <w:p w14:paraId="2772D541" w14:textId="131BBFC3"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113A316" w14:textId="09BCB4DA" w:rsidR="00897CAF" w:rsidRPr="00444355" w:rsidRDefault="00897CAF" w:rsidP="006E1421">
            <w:pPr>
              <w:rPr>
                <w:rFonts w:ascii="宋体" w:eastAsia="宋体" w:hAnsi="宋体"/>
                <w:szCs w:val="21"/>
              </w:rPr>
            </w:pPr>
            <w:r w:rsidRPr="00444355">
              <w:rPr>
                <w:rFonts w:ascii="宋体" w:eastAsia="宋体" w:hAnsi="宋体" w:hint="eastAsia"/>
                <w:szCs w:val="21"/>
              </w:rPr>
              <w:t>订单</w:t>
            </w:r>
            <w:r w:rsidRPr="00A378BC">
              <w:rPr>
                <w:rFonts w:ascii="Arial" w:eastAsia="宋体" w:hAnsi="Arial" w:hint="eastAsia"/>
                <w:szCs w:val="21"/>
              </w:rPr>
              <w:t>id</w:t>
            </w:r>
          </w:p>
        </w:tc>
      </w:tr>
      <w:tr w:rsidR="00897CAF" w:rsidRPr="00444355" w14:paraId="0C7700B0" w14:textId="77777777" w:rsidTr="00547A9B">
        <w:tc>
          <w:tcPr>
            <w:tcW w:w="2294" w:type="dxa"/>
          </w:tcPr>
          <w:p w14:paraId="0B0DA043" w14:textId="78D278BB" w:rsidR="00897CAF" w:rsidRPr="00444355" w:rsidRDefault="00897CAF" w:rsidP="006E1421">
            <w:pPr>
              <w:rPr>
                <w:rFonts w:ascii="宋体" w:eastAsia="宋体" w:hAnsi="宋体"/>
                <w:szCs w:val="21"/>
              </w:rPr>
            </w:pPr>
            <w:proofErr w:type="spellStart"/>
            <w:r w:rsidRPr="00A378BC">
              <w:rPr>
                <w:rFonts w:ascii="Arial" w:eastAsia="宋体" w:hAnsi="Arial" w:hint="eastAsia"/>
                <w:szCs w:val="21"/>
              </w:rPr>
              <w:t>Scene</w:t>
            </w:r>
            <w:r w:rsidRPr="003F1175">
              <w:rPr>
                <w:rFonts w:ascii="Arial" w:eastAsia="宋体" w:hAnsi="Arial"/>
                <w:szCs w:val="21"/>
              </w:rPr>
              <w:t>_</w:t>
            </w:r>
            <w:r w:rsidRPr="00A378BC">
              <w:rPr>
                <w:rFonts w:ascii="Arial" w:eastAsia="宋体" w:hAnsi="Arial"/>
                <w:szCs w:val="21"/>
              </w:rPr>
              <w:t>id</w:t>
            </w:r>
            <w:proofErr w:type="spellEnd"/>
          </w:p>
        </w:tc>
        <w:tc>
          <w:tcPr>
            <w:tcW w:w="2047" w:type="dxa"/>
          </w:tcPr>
          <w:p w14:paraId="24C9D1AE" w14:textId="5E7D44B7" w:rsidR="00897CAF" w:rsidRPr="00444355" w:rsidRDefault="00897CAF" w:rsidP="006E1421">
            <w:pPr>
              <w:rPr>
                <w:rFonts w:ascii="宋体" w:eastAsia="宋体" w:hAnsi="宋体"/>
                <w:szCs w:val="21"/>
              </w:rPr>
            </w:pPr>
            <w:r w:rsidRPr="00A378BC">
              <w:rPr>
                <w:rFonts w:ascii="Arial" w:eastAsia="宋体" w:hAnsi="Arial" w:hint="eastAsia"/>
                <w:szCs w:val="21"/>
              </w:rPr>
              <w:t>Long</w:t>
            </w:r>
          </w:p>
        </w:tc>
        <w:tc>
          <w:tcPr>
            <w:tcW w:w="1908" w:type="dxa"/>
          </w:tcPr>
          <w:p w14:paraId="7732F6CD" w14:textId="7A81BC68"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6D7DC18C" w14:textId="7B6BF215" w:rsidR="00897CAF" w:rsidRPr="00444355" w:rsidRDefault="00897CAF" w:rsidP="006E1421">
            <w:pPr>
              <w:rPr>
                <w:rFonts w:ascii="宋体" w:eastAsia="宋体" w:hAnsi="宋体"/>
                <w:szCs w:val="21"/>
              </w:rPr>
            </w:pPr>
            <w:r w:rsidRPr="00444355">
              <w:rPr>
                <w:rFonts w:ascii="宋体" w:eastAsia="宋体" w:hAnsi="宋体" w:hint="eastAsia"/>
                <w:szCs w:val="21"/>
              </w:rPr>
              <w:t>场景</w:t>
            </w:r>
            <w:r w:rsidRPr="00A378BC">
              <w:rPr>
                <w:rFonts w:ascii="Arial" w:eastAsia="宋体" w:hAnsi="Arial" w:hint="eastAsia"/>
                <w:szCs w:val="21"/>
              </w:rPr>
              <w:t>id</w:t>
            </w:r>
          </w:p>
        </w:tc>
      </w:tr>
      <w:tr w:rsidR="00897CAF" w:rsidRPr="00444355" w14:paraId="318338D6" w14:textId="77777777" w:rsidTr="00547A9B">
        <w:tc>
          <w:tcPr>
            <w:tcW w:w="2294" w:type="dxa"/>
          </w:tcPr>
          <w:p w14:paraId="4C6217E9" w14:textId="5431EC8E" w:rsidR="00897CAF" w:rsidRPr="00444355" w:rsidRDefault="00897CAF" w:rsidP="006E1421">
            <w:pPr>
              <w:rPr>
                <w:rFonts w:ascii="宋体" w:eastAsia="宋体" w:hAnsi="宋体"/>
                <w:szCs w:val="21"/>
              </w:rPr>
            </w:pPr>
            <w:proofErr w:type="spellStart"/>
            <w:r w:rsidRPr="00A378BC">
              <w:rPr>
                <w:rFonts w:ascii="Arial" w:eastAsia="宋体" w:hAnsi="Arial" w:hint="eastAsia"/>
                <w:szCs w:val="21"/>
              </w:rPr>
              <w:t>Scene</w:t>
            </w:r>
            <w:r w:rsidRPr="003F1175">
              <w:rPr>
                <w:rFonts w:ascii="Arial" w:eastAsia="宋体" w:hAnsi="Arial"/>
                <w:szCs w:val="21"/>
              </w:rPr>
              <w:t>_</w:t>
            </w:r>
            <w:r w:rsidRPr="00A378BC">
              <w:rPr>
                <w:rFonts w:ascii="Arial" w:eastAsia="宋体" w:hAnsi="Arial"/>
                <w:szCs w:val="21"/>
              </w:rPr>
              <w:t>code</w:t>
            </w:r>
            <w:proofErr w:type="spellEnd"/>
          </w:p>
        </w:tc>
        <w:tc>
          <w:tcPr>
            <w:tcW w:w="2047" w:type="dxa"/>
          </w:tcPr>
          <w:p w14:paraId="6A3C136B" w14:textId="25532B1F" w:rsidR="00897CAF" w:rsidRPr="00444355" w:rsidRDefault="00897CAF" w:rsidP="006E1421">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nt</w:t>
            </w:r>
          </w:p>
        </w:tc>
        <w:tc>
          <w:tcPr>
            <w:tcW w:w="1908" w:type="dxa"/>
          </w:tcPr>
          <w:p w14:paraId="38ABF494" w14:textId="7249765C"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1DC1DE8B" w14:textId="79331B51" w:rsidR="00897CAF" w:rsidRPr="00444355" w:rsidRDefault="00897CAF" w:rsidP="006E1421">
            <w:pPr>
              <w:rPr>
                <w:rFonts w:ascii="宋体" w:eastAsia="宋体" w:hAnsi="宋体"/>
                <w:szCs w:val="21"/>
              </w:rPr>
            </w:pPr>
            <w:r w:rsidRPr="00444355">
              <w:rPr>
                <w:rFonts w:ascii="宋体" w:eastAsia="宋体" w:hAnsi="宋体" w:hint="eastAsia"/>
                <w:szCs w:val="21"/>
              </w:rPr>
              <w:t>场景</w:t>
            </w:r>
            <w:r w:rsidRPr="00A378BC">
              <w:rPr>
                <w:rFonts w:ascii="Arial" w:eastAsia="宋体" w:hAnsi="Arial" w:hint="eastAsia"/>
                <w:szCs w:val="21"/>
              </w:rPr>
              <w:t>code</w:t>
            </w:r>
          </w:p>
        </w:tc>
      </w:tr>
      <w:tr w:rsidR="00897CAF" w:rsidRPr="00444355" w14:paraId="4F592A11" w14:textId="77777777" w:rsidTr="00547A9B">
        <w:tc>
          <w:tcPr>
            <w:tcW w:w="2294" w:type="dxa"/>
          </w:tcPr>
          <w:p w14:paraId="6D3CB1EC" w14:textId="67D89197" w:rsidR="00897CAF" w:rsidRPr="00444355" w:rsidRDefault="00897CAF" w:rsidP="006E1421">
            <w:pPr>
              <w:rPr>
                <w:rFonts w:ascii="宋体" w:eastAsia="宋体" w:hAnsi="宋体"/>
                <w:szCs w:val="21"/>
              </w:rPr>
            </w:pPr>
            <w:proofErr w:type="spellStart"/>
            <w:r w:rsidRPr="00A378BC">
              <w:rPr>
                <w:rFonts w:ascii="Arial" w:eastAsia="宋体" w:hAnsi="Arial" w:hint="eastAsia"/>
                <w:szCs w:val="21"/>
              </w:rPr>
              <w:t>Occure</w:t>
            </w:r>
            <w:r w:rsidRPr="003F1175">
              <w:rPr>
                <w:rFonts w:ascii="Arial" w:eastAsia="宋体" w:hAnsi="Arial"/>
                <w:szCs w:val="21"/>
              </w:rPr>
              <w:t>_</w:t>
            </w:r>
            <w:r w:rsidRPr="00A378BC">
              <w:rPr>
                <w:rFonts w:ascii="Arial" w:eastAsia="宋体" w:hAnsi="Arial"/>
                <w:szCs w:val="21"/>
              </w:rPr>
              <w:t>time</w:t>
            </w:r>
            <w:proofErr w:type="spellEnd"/>
          </w:p>
        </w:tc>
        <w:tc>
          <w:tcPr>
            <w:tcW w:w="2047" w:type="dxa"/>
          </w:tcPr>
          <w:p w14:paraId="4C82973B" w14:textId="118D391A" w:rsidR="00897CAF" w:rsidRPr="00444355" w:rsidRDefault="00897CAF" w:rsidP="006E1421">
            <w:pPr>
              <w:rPr>
                <w:rFonts w:ascii="宋体" w:eastAsia="宋体" w:hAnsi="宋体"/>
                <w:szCs w:val="21"/>
              </w:rPr>
            </w:pPr>
            <w:r w:rsidRPr="00A378BC">
              <w:rPr>
                <w:rFonts w:ascii="Arial" w:eastAsia="宋体" w:hAnsi="Arial" w:hint="eastAsia"/>
                <w:szCs w:val="21"/>
              </w:rPr>
              <w:t>Long</w:t>
            </w:r>
          </w:p>
        </w:tc>
        <w:tc>
          <w:tcPr>
            <w:tcW w:w="1908" w:type="dxa"/>
          </w:tcPr>
          <w:p w14:paraId="253F8B50" w14:textId="2FDC8D84"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8F08CDF" w14:textId="37D298E0" w:rsidR="00897CAF" w:rsidRPr="00444355" w:rsidRDefault="00897CAF" w:rsidP="006E1421">
            <w:pPr>
              <w:rPr>
                <w:rFonts w:ascii="宋体" w:eastAsia="宋体" w:hAnsi="宋体"/>
                <w:szCs w:val="21"/>
              </w:rPr>
            </w:pPr>
            <w:r w:rsidRPr="00444355">
              <w:rPr>
                <w:rFonts w:ascii="宋体" w:eastAsia="宋体" w:hAnsi="宋体" w:hint="eastAsia"/>
                <w:szCs w:val="21"/>
              </w:rPr>
              <w:t>出现时间</w:t>
            </w:r>
          </w:p>
        </w:tc>
      </w:tr>
      <w:tr w:rsidR="00897CAF" w:rsidRPr="00444355" w14:paraId="44EE1AB3" w14:textId="77777777" w:rsidTr="00547A9B">
        <w:tc>
          <w:tcPr>
            <w:tcW w:w="2294" w:type="dxa"/>
          </w:tcPr>
          <w:p w14:paraId="6BD7510F" w14:textId="54631D22" w:rsidR="00897CAF" w:rsidRPr="00444355" w:rsidRDefault="00897CAF" w:rsidP="006E1421">
            <w:pPr>
              <w:rPr>
                <w:rFonts w:ascii="宋体" w:eastAsia="宋体" w:hAnsi="宋体"/>
                <w:szCs w:val="21"/>
              </w:rPr>
            </w:pPr>
            <w:proofErr w:type="spellStart"/>
            <w:r w:rsidRPr="00A378BC">
              <w:rPr>
                <w:rFonts w:ascii="Arial" w:eastAsia="宋体" w:hAnsi="Arial"/>
                <w:szCs w:val="21"/>
              </w:rPr>
              <w:t>F</w:t>
            </w:r>
            <w:r w:rsidRPr="00A378BC">
              <w:rPr>
                <w:rFonts w:ascii="Arial" w:eastAsia="宋体" w:hAnsi="Arial" w:hint="eastAsia"/>
                <w:szCs w:val="21"/>
              </w:rPr>
              <w:t>ail</w:t>
            </w:r>
            <w:r w:rsidRPr="003F1175">
              <w:rPr>
                <w:rFonts w:ascii="Arial" w:eastAsia="宋体" w:hAnsi="Arial"/>
                <w:szCs w:val="21"/>
              </w:rPr>
              <w:t>_</w:t>
            </w:r>
            <w:r w:rsidRPr="00A378BC">
              <w:rPr>
                <w:rFonts w:ascii="Arial" w:eastAsia="宋体" w:hAnsi="Arial"/>
                <w:szCs w:val="21"/>
              </w:rPr>
              <w:t>reason</w:t>
            </w:r>
            <w:proofErr w:type="spellEnd"/>
          </w:p>
        </w:tc>
        <w:tc>
          <w:tcPr>
            <w:tcW w:w="2047" w:type="dxa"/>
          </w:tcPr>
          <w:p w14:paraId="3E4D9C51" w14:textId="7F2AC9F5" w:rsidR="00897CAF" w:rsidRPr="00444355" w:rsidRDefault="00897CAF" w:rsidP="006E1421">
            <w:pPr>
              <w:rPr>
                <w:rFonts w:ascii="宋体" w:eastAsia="宋体" w:hAnsi="宋体"/>
                <w:szCs w:val="21"/>
              </w:rPr>
            </w:pPr>
            <w:proofErr w:type="spellStart"/>
            <w:r w:rsidRPr="00A378BC">
              <w:rPr>
                <w:rFonts w:ascii="Arial" w:eastAsia="宋体" w:hAnsi="Arial" w:hint="eastAsia"/>
                <w:szCs w:val="21"/>
              </w:rPr>
              <w:t>Tex</w:t>
            </w:r>
            <w:proofErr w:type="spellEnd"/>
          </w:p>
        </w:tc>
        <w:tc>
          <w:tcPr>
            <w:tcW w:w="1908" w:type="dxa"/>
          </w:tcPr>
          <w:p w14:paraId="7F965AEF" w14:textId="5436A501"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272B09C" w14:textId="11D04FE9" w:rsidR="00897CAF" w:rsidRPr="00444355" w:rsidRDefault="00897CAF" w:rsidP="006E1421">
            <w:pPr>
              <w:rPr>
                <w:rFonts w:ascii="宋体" w:eastAsia="宋体" w:hAnsi="宋体"/>
                <w:szCs w:val="21"/>
              </w:rPr>
            </w:pPr>
            <w:r w:rsidRPr="00444355">
              <w:rPr>
                <w:rFonts w:ascii="宋体" w:eastAsia="宋体" w:hAnsi="宋体" w:hint="eastAsia"/>
                <w:szCs w:val="21"/>
              </w:rPr>
              <w:t>匹配失败原因</w:t>
            </w:r>
          </w:p>
        </w:tc>
      </w:tr>
      <w:tr w:rsidR="00897CAF" w:rsidRPr="00444355" w14:paraId="6C6E3F1D" w14:textId="77777777" w:rsidTr="00547A9B">
        <w:tc>
          <w:tcPr>
            <w:tcW w:w="2294" w:type="dxa"/>
          </w:tcPr>
          <w:p w14:paraId="1D33F588" w14:textId="6D1D1A50" w:rsidR="00897CAF" w:rsidRPr="00444355" w:rsidRDefault="00897CAF" w:rsidP="006E1421">
            <w:pPr>
              <w:rPr>
                <w:rFonts w:ascii="宋体" w:eastAsia="宋体" w:hAnsi="宋体"/>
                <w:szCs w:val="21"/>
              </w:rPr>
            </w:pPr>
            <w:r w:rsidRPr="00A378BC">
              <w:rPr>
                <w:rFonts w:ascii="Arial" w:eastAsia="宋体" w:hAnsi="Arial" w:hint="eastAsia"/>
                <w:szCs w:val="21"/>
              </w:rPr>
              <w:t>D</w:t>
            </w:r>
            <w:r w:rsidRPr="00A378BC">
              <w:rPr>
                <w:rFonts w:ascii="Arial" w:eastAsia="宋体" w:hAnsi="Arial"/>
                <w:szCs w:val="21"/>
              </w:rPr>
              <w:t>elay</w:t>
            </w:r>
          </w:p>
        </w:tc>
        <w:tc>
          <w:tcPr>
            <w:tcW w:w="2047" w:type="dxa"/>
          </w:tcPr>
          <w:p w14:paraId="6D5F32CD" w14:textId="72FC2593" w:rsidR="00897CAF" w:rsidRPr="00444355" w:rsidRDefault="00897CAF" w:rsidP="006E1421">
            <w:pPr>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1908" w:type="dxa"/>
          </w:tcPr>
          <w:p w14:paraId="0BE750F8" w14:textId="326267E4" w:rsidR="00897CAF" w:rsidRPr="00444355" w:rsidRDefault="00897CAF" w:rsidP="006E1421">
            <w:pPr>
              <w:rPr>
                <w:rFonts w:ascii="宋体" w:eastAsia="宋体" w:hAnsi="宋体"/>
                <w:szCs w:val="21"/>
              </w:rPr>
            </w:pPr>
            <w:r>
              <w:rPr>
                <w:rFonts w:ascii="宋体" w:eastAsia="宋体" w:hAnsi="宋体" w:hint="eastAsia"/>
                <w:szCs w:val="21"/>
              </w:rPr>
              <w:t>是</w:t>
            </w:r>
          </w:p>
        </w:tc>
        <w:tc>
          <w:tcPr>
            <w:tcW w:w="2047" w:type="dxa"/>
          </w:tcPr>
          <w:p w14:paraId="782CDEDA" w14:textId="462B72FE" w:rsidR="00897CAF" w:rsidRPr="00444355" w:rsidRDefault="00897CAF" w:rsidP="006E1421">
            <w:pPr>
              <w:rPr>
                <w:rFonts w:ascii="宋体" w:eastAsia="宋体" w:hAnsi="宋体"/>
                <w:szCs w:val="21"/>
              </w:rPr>
            </w:pPr>
            <w:r w:rsidRPr="00444355">
              <w:rPr>
                <w:rFonts w:ascii="宋体" w:eastAsia="宋体" w:hAnsi="宋体" w:hint="eastAsia"/>
                <w:szCs w:val="21"/>
              </w:rPr>
              <w:t>延迟回调时间</w:t>
            </w:r>
          </w:p>
        </w:tc>
      </w:tr>
    </w:tbl>
    <w:p w14:paraId="641087CC" w14:textId="51D7389A" w:rsidR="00824A14" w:rsidRPr="001244DA" w:rsidRDefault="00900BF2"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规则触发</w:t>
      </w:r>
      <w:r w:rsidR="00824A14" w:rsidRPr="001244DA">
        <w:rPr>
          <w:rFonts w:ascii="宋体" w:eastAsia="宋体" w:hAnsi="宋体" w:hint="eastAsia"/>
          <w:sz w:val="24"/>
          <w:szCs w:val="24"/>
        </w:rPr>
        <w:t>表</w:t>
      </w:r>
      <w:proofErr w:type="spellStart"/>
      <w:r w:rsidR="00A51E1F" w:rsidRPr="00A378BC">
        <w:rPr>
          <w:rFonts w:ascii="Arial" w:eastAsia="宋体" w:hAnsi="Arial"/>
          <w:sz w:val="24"/>
          <w:szCs w:val="24"/>
        </w:rPr>
        <w:t>action</w:t>
      </w:r>
      <w:r w:rsidR="00A51E1F" w:rsidRPr="001244DA">
        <w:rPr>
          <w:rFonts w:ascii="Arial" w:eastAsia="宋体" w:hAnsi="Arial"/>
          <w:sz w:val="24"/>
          <w:szCs w:val="24"/>
        </w:rPr>
        <w:t>_</w:t>
      </w:r>
      <w:r w:rsidR="00A51E1F" w:rsidRPr="00A378BC">
        <w:rPr>
          <w:rFonts w:ascii="Arial" w:eastAsia="宋体" w:hAnsi="Arial"/>
          <w:sz w:val="24"/>
          <w:szCs w:val="24"/>
        </w:rPr>
        <w:t>execute</w:t>
      </w:r>
      <w:proofErr w:type="spellEnd"/>
      <w:r w:rsidR="00A51E1F" w:rsidRPr="001244DA">
        <w:rPr>
          <w:rFonts w:ascii="宋体" w:eastAsia="宋体" w:hAnsi="宋体" w:hint="eastAsia"/>
          <w:sz w:val="24"/>
          <w:szCs w:val="24"/>
        </w:rPr>
        <w:t>存储规则</w:t>
      </w:r>
      <w:r w:rsidR="00DF5055" w:rsidRPr="001244DA">
        <w:rPr>
          <w:rFonts w:ascii="宋体" w:eastAsia="宋体" w:hAnsi="宋体" w:hint="eastAsia"/>
          <w:sz w:val="24"/>
          <w:szCs w:val="24"/>
        </w:rPr>
        <w:t>执行结果</w:t>
      </w:r>
      <w:r w:rsidR="00640F8F" w:rsidRPr="001244DA">
        <w:rPr>
          <w:rFonts w:ascii="宋体" w:eastAsia="宋体" w:hAnsi="宋体" w:hint="eastAsia"/>
          <w:sz w:val="24"/>
          <w:szCs w:val="24"/>
        </w:rPr>
        <w:t>。在</w:t>
      </w:r>
      <w:proofErr w:type="spellStart"/>
      <w:r w:rsidR="00640F8F" w:rsidRPr="00A378BC">
        <w:rPr>
          <w:rFonts w:ascii="Arial" w:eastAsia="宋体" w:hAnsi="Arial" w:hint="eastAsia"/>
          <w:sz w:val="24"/>
          <w:szCs w:val="24"/>
        </w:rPr>
        <w:t>rule</w:t>
      </w:r>
      <w:r w:rsidR="00640F8F" w:rsidRPr="001244DA">
        <w:rPr>
          <w:rFonts w:ascii="Arial" w:eastAsia="宋体" w:hAnsi="Arial" w:hint="eastAsia"/>
          <w:sz w:val="24"/>
          <w:szCs w:val="24"/>
        </w:rPr>
        <w:t>_</w:t>
      </w:r>
      <w:r w:rsidR="00640F8F" w:rsidRPr="00A378BC">
        <w:rPr>
          <w:rFonts w:ascii="Arial" w:eastAsia="宋体" w:hAnsi="Arial"/>
          <w:sz w:val="24"/>
          <w:szCs w:val="24"/>
        </w:rPr>
        <w:t>hit</w:t>
      </w:r>
      <w:proofErr w:type="spellEnd"/>
      <w:r w:rsidR="00640F8F" w:rsidRPr="001244DA">
        <w:rPr>
          <w:rFonts w:ascii="宋体" w:eastAsia="宋体" w:hAnsi="宋体" w:hint="eastAsia"/>
          <w:sz w:val="24"/>
          <w:szCs w:val="24"/>
        </w:rPr>
        <w:t>表中</w:t>
      </w:r>
      <w:r w:rsidR="00571718" w:rsidRPr="001244DA">
        <w:rPr>
          <w:rFonts w:ascii="宋体" w:eastAsia="宋体" w:hAnsi="宋体" w:hint="eastAsia"/>
          <w:sz w:val="24"/>
          <w:szCs w:val="24"/>
        </w:rPr>
        <w:t>也</w:t>
      </w:r>
      <w:r w:rsidR="00640F8F" w:rsidRPr="001244DA">
        <w:rPr>
          <w:rFonts w:ascii="宋体" w:eastAsia="宋体" w:hAnsi="宋体" w:hint="eastAsia"/>
          <w:sz w:val="24"/>
          <w:szCs w:val="24"/>
        </w:rPr>
        <w:t>有</w:t>
      </w:r>
      <w:r w:rsidR="00640F8F" w:rsidRPr="00A378BC">
        <w:rPr>
          <w:rFonts w:ascii="Arial" w:eastAsia="宋体" w:hAnsi="Arial" w:hint="eastAsia"/>
          <w:sz w:val="24"/>
          <w:szCs w:val="24"/>
        </w:rPr>
        <w:t>action</w:t>
      </w:r>
      <w:r w:rsidR="00DE289D" w:rsidRPr="001244DA">
        <w:rPr>
          <w:rFonts w:ascii="宋体" w:eastAsia="宋体" w:hAnsi="宋体" w:hint="eastAsia"/>
          <w:sz w:val="24"/>
          <w:szCs w:val="24"/>
        </w:rPr>
        <w:t>的执行结果</w:t>
      </w:r>
      <w:r w:rsidR="00571718" w:rsidRPr="001244DA">
        <w:rPr>
          <w:rFonts w:ascii="宋体" w:eastAsia="宋体" w:hAnsi="宋体" w:hint="eastAsia"/>
          <w:sz w:val="24"/>
          <w:szCs w:val="24"/>
        </w:rPr>
        <w:t>，</w:t>
      </w:r>
      <w:proofErr w:type="spellStart"/>
      <w:r w:rsidR="00DE289D" w:rsidRPr="00A378BC">
        <w:rPr>
          <w:rFonts w:ascii="Arial" w:eastAsia="宋体" w:hAnsi="Arial" w:hint="eastAsia"/>
          <w:sz w:val="24"/>
          <w:szCs w:val="24"/>
        </w:rPr>
        <w:t>action</w:t>
      </w:r>
      <w:r w:rsidR="00DE289D" w:rsidRPr="001244DA">
        <w:rPr>
          <w:rFonts w:ascii="Arial" w:eastAsia="宋体" w:hAnsi="Arial"/>
          <w:sz w:val="24"/>
          <w:szCs w:val="24"/>
        </w:rPr>
        <w:t>_</w:t>
      </w:r>
      <w:r w:rsidR="00DE289D" w:rsidRPr="00A378BC">
        <w:rPr>
          <w:rFonts w:ascii="Arial" w:eastAsia="宋体" w:hAnsi="Arial"/>
          <w:sz w:val="24"/>
          <w:szCs w:val="24"/>
        </w:rPr>
        <w:t>result</w:t>
      </w:r>
      <w:proofErr w:type="spellEnd"/>
      <w:r w:rsidR="00DE289D" w:rsidRPr="001244DA">
        <w:rPr>
          <w:rFonts w:ascii="宋体" w:eastAsia="宋体" w:hAnsi="宋体" w:hint="eastAsia"/>
          <w:sz w:val="24"/>
          <w:szCs w:val="24"/>
        </w:rPr>
        <w:t>为</w:t>
      </w:r>
      <w:r w:rsidR="00571718" w:rsidRPr="001244DA">
        <w:rPr>
          <w:rFonts w:ascii="宋体" w:eastAsia="宋体" w:hAnsi="宋体" w:hint="eastAsia"/>
          <w:sz w:val="24"/>
          <w:szCs w:val="24"/>
        </w:rPr>
        <w:t>冗余设计，用户在查看命中情况的时候，</w:t>
      </w:r>
      <w:r w:rsidR="00543745" w:rsidRPr="001244DA">
        <w:rPr>
          <w:rFonts w:ascii="宋体" w:eastAsia="宋体" w:hAnsi="宋体" w:hint="eastAsia"/>
          <w:sz w:val="24"/>
          <w:szCs w:val="24"/>
        </w:rPr>
        <w:t>更为关心</w:t>
      </w:r>
      <w:r w:rsidR="00E217BE" w:rsidRPr="00A378BC">
        <w:rPr>
          <w:rFonts w:ascii="Arial" w:eastAsia="宋体" w:hAnsi="Arial" w:hint="eastAsia"/>
          <w:sz w:val="24"/>
          <w:szCs w:val="24"/>
        </w:rPr>
        <w:t>action</w:t>
      </w:r>
      <w:r w:rsidR="00E217BE" w:rsidRPr="001244DA">
        <w:rPr>
          <w:rFonts w:ascii="宋体" w:eastAsia="宋体" w:hAnsi="宋体" w:hint="eastAsia"/>
          <w:sz w:val="24"/>
          <w:szCs w:val="24"/>
        </w:rPr>
        <w:t>执行结果，</w:t>
      </w:r>
      <w:r w:rsidR="007F0886" w:rsidRPr="001244DA">
        <w:rPr>
          <w:rFonts w:ascii="宋体" w:eastAsia="宋体" w:hAnsi="宋体" w:hint="eastAsia"/>
          <w:sz w:val="24"/>
          <w:szCs w:val="24"/>
        </w:rPr>
        <w:t>如果不做冗余设计，需要做数据库连接查询，会增加数据库的负担。</w:t>
      </w:r>
      <w:r w:rsidR="00E217BE" w:rsidRPr="001244DA">
        <w:rPr>
          <w:rFonts w:ascii="宋体" w:eastAsia="宋体" w:hAnsi="宋体" w:hint="eastAsia"/>
          <w:sz w:val="24"/>
          <w:szCs w:val="24"/>
        </w:rPr>
        <w:t>如果需要查询详细的信息，就可以查询</w:t>
      </w:r>
      <w:proofErr w:type="spellStart"/>
      <w:r w:rsidR="00E217BE" w:rsidRPr="00A378BC">
        <w:rPr>
          <w:rFonts w:ascii="Arial" w:eastAsia="宋体" w:hAnsi="Arial" w:hint="eastAsia"/>
          <w:sz w:val="24"/>
          <w:szCs w:val="24"/>
        </w:rPr>
        <w:t>action</w:t>
      </w:r>
      <w:r w:rsidR="00E217BE" w:rsidRPr="001244DA">
        <w:rPr>
          <w:rFonts w:ascii="Arial" w:eastAsia="宋体" w:hAnsi="Arial"/>
          <w:sz w:val="24"/>
          <w:szCs w:val="24"/>
        </w:rPr>
        <w:t>_</w:t>
      </w:r>
      <w:r w:rsidR="00E217BE" w:rsidRPr="00A378BC">
        <w:rPr>
          <w:rFonts w:ascii="Arial" w:eastAsia="宋体" w:hAnsi="Arial"/>
          <w:sz w:val="24"/>
          <w:szCs w:val="24"/>
        </w:rPr>
        <w:t>execute</w:t>
      </w:r>
      <w:proofErr w:type="spellEnd"/>
      <w:r w:rsidR="00E217BE" w:rsidRPr="001244DA">
        <w:rPr>
          <w:rFonts w:ascii="宋体" w:eastAsia="宋体" w:hAnsi="宋体" w:hint="eastAsia"/>
          <w:sz w:val="24"/>
          <w:szCs w:val="24"/>
        </w:rPr>
        <w:t>表。</w:t>
      </w:r>
      <w:proofErr w:type="spellStart"/>
      <w:r w:rsidR="00E217BE" w:rsidRPr="00A378BC">
        <w:rPr>
          <w:rFonts w:ascii="Arial" w:eastAsia="宋体" w:hAnsi="Arial" w:hint="eastAsia"/>
          <w:sz w:val="24"/>
          <w:szCs w:val="24"/>
        </w:rPr>
        <w:t>action</w:t>
      </w:r>
      <w:r w:rsidR="00E217BE" w:rsidRPr="001244DA">
        <w:rPr>
          <w:rFonts w:ascii="Arial" w:eastAsia="宋体" w:hAnsi="Arial"/>
          <w:sz w:val="24"/>
          <w:szCs w:val="24"/>
        </w:rPr>
        <w:t>_</w:t>
      </w:r>
      <w:r w:rsidR="00E217BE" w:rsidRPr="00A378BC">
        <w:rPr>
          <w:rFonts w:ascii="Arial" w:eastAsia="宋体" w:hAnsi="Arial"/>
          <w:sz w:val="24"/>
          <w:szCs w:val="24"/>
        </w:rPr>
        <w:t>execute</w:t>
      </w:r>
      <w:proofErr w:type="spellEnd"/>
      <w:r w:rsidR="00E217BE" w:rsidRPr="001244DA">
        <w:rPr>
          <w:rFonts w:ascii="宋体" w:eastAsia="宋体" w:hAnsi="宋体" w:hint="eastAsia"/>
          <w:sz w:val="24"/>
          <w:szCs w:val="24"/>
        </w:rPr>
        <w:t>表结构如图</w:t>
      </w:r>
      <w:r w:rsidR="00E217BE" w:rsidRPr="001244DA">
        <w:rPr>
          <w:rFonts w:ascii="Arial" w:eastAsia="宋体" w:hAnsi="Arial" w:hint="eastAsia"/>
          <w:sz w:val="24"/>
          <w:szCs w:val="24"/>
        </w:rPr>
        <w:t>3.2</w:t>
      </w:r>
      <w:r w:rsidR="00F23117">
        <w:rPr>
          <w:rFonts w:ascii="Arial" w:eastAsia="宋体" w:hAnsi="Arial"/>
          <w:sz w:val="24"/>
          <w:szCs w:val="24"/>
        </w:rPr>
        <w:t>5</w:t>
      </w:r>
      <w:r w:rsidR="00E217BE" w:rsidRPr="001244DA">
        <w:rPr>
          <w:rFonts w:ascii="宋体" w:eastAsia="宋体" w:hAnsi="宋体" w:hint="eastAsia"/>
          <w:sz w:val="24"/>
          <w:szCs w:val="24"/>
        </w:rPr>
        <w:t>所示。</w:t>
      </w:r>
    </w:p>
    <w:p w14:paraId="658665FF" w14:textId="0A32DFE2" w:rsidR="00FD189F" w:rsidRDefault="00FD189F" w:rsidP="00FD189F">
      <w:pPr>
        <w:pStyle w:val="af8"/>
        <w:keepNext/>
      </w:pPr>
      <w:bookmarkStart w:id="258" w:name="_Toc36736514"/>
      <w:bookmarkStart w:id="259" w:name="_Toc36939150"/>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25</w:t>
      </w:r>
      <w:r w:rsidR="00F23117">
        <w:fldChar w:fldCharType="end"/>
      </w:r>
      <w:r>
        <w:t xml:space="preserve">  </w:t>
      </w:r>
      <w:proofErr w:type="spellStart"/>
      <w:r w:rsidRPr="00A378BC">
        <w:t>action</w:t>
      </w:r>
      <w:r w:rsidRPr="003F1175">
        <w:t>_</w:t>
      </w:r>
      <w:r w:rsidRPr="00A378BC">
        <w:t>execute</w:t>
      </w:r>
      <w:proofErr w:type="spellEnd"/>
      <w:r w:rsidRPr="00641405">
        <w:t>表结构</w:t>
      </w:r>
      <w:bookmarkEnd w:id="258"/>
      <w:bookmarkEnd w:id="259"/>
    </w:p>
    <w:tbl>
      <w:tblPr>
        <w:tblStyle w:val="af4"/>
        <w:tblW w:w="0" w:type="auto"/>
        <w:tblCellMar>
          <w:left w:w="28" w:type="dxa"/>
          <w:right w:w="28" w:type="dxa"/>
        </w:tblCellMar>
        <w:tblLook w:val="04A0" w:firstRow="1" w:lastRow="0" w:firstColumn="1" w:lastColumn="0" w:noHBand="0" w:noVBand="1"/>
      </w:tblPr>
      <w:tblGrid>
        <w:gridCol w:w="2350"/>
        <w:gridCol w:w="2128"/>
        <w:gridCol w:w="1873"/>
        <w:gridCol w:w="1945"/>
      </w:tblGrid>
      <w:tr w:rsidR="00897CAF" w:rsidRPr="00444355" w14:paraId="49FEAB23" w14:textId="77777777" w:rsidTr="006E1421">
        <w:tc>
          <w:tcPr>
            <w:tcW w:w="2350" w:type="dxa"/>
          </w:tcPr>
          <w:p w14:paraId="724AD2FB" w14:textId="3DBA5258" w:rsidR="00897CAF" w:rsidRPr="00444355" w:rsidRDefault="00897CAF" w:rsidP="006E1421">
            <w:pPr>
              <w:rPr>
                <w:rFonts w:ascii="宋体" w:eastAsia="宋体" w:hAnsi="宋体"/>
              </w:rPr>
            </w:pPr>
            <w:r w:rsidRPr="00444355">
              <w:rPr>
                <w:rFonts w:ascii="宋体" w:eastAsia="宋体" w:hAnsi="宋体" w:hint="eastAsia"/>
              </w:rPr>
              <w:t>字段名</w:t>
            </w:r>
          </w:p>
        </w:tc>
        <w:tc>
          <w:tcPr>
            <w:tcW w:w="2128" w:type="dxa"/>
          </w:tcPr>
          <w:p w14:paraId="3B8CDE9F" w14:textId="1139AD70"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56134C94" w14:textId="788E4A9E"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264541EB" w14:textId="0B299A5B"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6355C4A7" w14:textId="77777777" w:rsidTr="006E1421">
        <w:tc>
          <w:tcPr>
            <w:tcW w:w="2350" w:type="dxa"/>
          </w:tcPr>
          <w:p w14:paraId="49F84497" w14:textId="36320F71" w:rsidR="00897CAF" w:rsidRPr="00444355" w:rsidRDefault="00897CAF" w:rsidP="006E1421">
            <w:pPr>
              <w:rPr>
                <w:rFonts w:ascii="宋体" w:eastAsia="宋体" w:hAnsi="宋体"/>
              </w:rPr>
            </w:pPr>
            <w:r w:rsidRPr="00A378BC">
              <w:rPr>
                <w:rFonts w:ascii="Arial" w:eastAsia="宋体" w:hAnsi="Arial" w:hint="eastAsia"/>
              </w:rPr>
              <w:t>id</w:t>
            </w:r>
          </w:p>
        </w:tc>
        <w:tc>
          <w:tcPr>
            <w:tcW w:w="2128" w:type="dxa"/>
          </w:tcPr>
          <w:p w14:paraId="546C3DC1" w14:textId="0459C7D0"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596FB89" w14:textId="78F8976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789FA57" w14:textId="3D6DBA75"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0E1916AD" w14:textId="77777777" w:rsidTr="006E1421">
        <w:tc>
          <w:tcPr>
            <w:tcW w:w="2350" w:type="dxa"/>
          </w:tcPr>
          <w:p w14:paraId="6C662DD5" w14:textId="7590C8D2" w:rsidR="00897CAF" w:rsidRPr="00444355" w:rsidRDefault="00897CAF" w:rsidP="006E1421">
            <w:pPr>
              <w:rPr>
                <w:rFonts w:ascii="宋体" w:eastAsia="宋体" w:hAnsi="宋体"/>
              </w:rPr>
            </w:pPr>
            <w:proofErr w:type="spellStart"/>
            <w:r w:rsidRPr="00A378BC">
              <w:rPr>
                <w:rFonts w:ascii="Arial" w:eastAsia="宋体" w:hAnsi="Arial"/>
              </w:rPr>
              <w:t>R</w:t>
            </w:r>
            <w:r w:rsidRPr="00A378BC">
              <w:rPr>
                <w:rFonts w:ascii="Arial" w:eastAsia="宋体" w:hAnsi="Arial" w:hint="eastAsia"/>
              </w:rPr>
              <w:t>ecord</w:t>
            </w:r>
            <w:r w:rsidRPr="003F1175">
              <w:rPr>
                <w:rFonts w:ascii="Arial" w:eastAsia="宋体" w:hAnsi="Arial" w:hint="eastAsia"/>
              </w:rPr>
              <w:t>_</w:t>
            </w:r>
            <w:r w:rsidRPr="00A378BC">
              <w:rPr>
                <w:rFonts w:ascii="Arial" w:eastAsia="宋体" w:hAnsi="Arial"/>
              </w:rPr>
              <w:t>id</w:t>
            </w:r>
            <w:proofErr w:type="spellEnd"/>
          </w:p>
        </w:tc>
        <w:tc>
          <w:tcPr>
            <w:tcW w:w="2128" w:type="dxa"/>
          </w:tcPr>
          <w:p w14:paraId="26F92530" w14:textId="6241666F" w:rsidR="00897CAF" w:rsidRPr="00444355" w:rsidRDefault="00897CAF" w:rsidP="006E1421">
            <w:pPr>
              <w:rPr>
                <w:rFonts w:ascii="宋体" w:eastAsia="宋体" w:hAnsi="宋体"/>
              </w:rPr>
            </w:pPr>
            <w:r w:rsidRPr="00A378BC">
              <w:rPr>
                <w:rFonts w:ascii="Arial" w:eastAsia="宋体" w:hAnsi="Arial"/>
              </w:rPr>
              <w:t>Long</w:t>
            </w:r>
          </w:p>
        </w:tc>
        <w:tc>
          <w:tcPr>
            <w:tcW w:w="1873" w:type="dxa"/>
          </w:tcPr>
          <w:p w14:paraId="3BCF1379" w14:textId="1A677BF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3F146FFD" w14:textId="7C3C9939" w:rsidR="00897CAF" w:rsidRPr="00444355" w:rsidRDefault="00897CAF" w:rsidP="006E1421">
            <w:pPr>
              <w:rPr>
                <w:rFonts w:ascii="宋体" w:eastAsia="宋体" w:hAnsi="宋体"/>
              </w:rPr>
            </w:pPr>
            <w:r w:rsidRPr="00444355">
              <w:rPr>
                <w:rFonts w:ascii="宋体" w:eastAsia="宋体" w:hAnsi="宋体" w:hint="eastAsia"/>
              </w:rPr>
              <w:t>触发记录</w:t>
            </w:r>
            <w:r w:rsidRPr="00A378BC">
              <w:rPr>
                <w:rFonts w:ascii="Arial" w:eastAsia="宋体" w:hAnsi="Arial" w:hint="eastAsia"/>
              </w:rPr>
              <w:t>id</w:t>
            </w:r>
          </w:p>
        </w:tc>
      </w:tr>
      <w:tr w:rsidR="00897CAF" w:rsidRPr="00444355" w14:paraId="6C564A14" w14:textId="77777777" w:rsidTr="006E1421">
        <w:tc>
          <w:tcPr>
            <w:tcW w:w="2350" w:type="dxa"/>
          </w:tcPr>
          <w:p w14:paraId="7387B58C" w14:textId="27FEF061"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28" w:type="dxa"/>
          </w:tcPr>
          <w:p w14:paraId="384CBFBC" w14:textId="2D99BC8D"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1034D5D7" w14:textId="5D938AF2"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3645D25" w14:textId="122AD4DD" w:rsidR="00897CAF" w:rsidRPr="00444355" w:rsidRDefault="00897CAF" w:rsidP="006E1421">
            <w:pPr>
              <w:rPr>
                <w:rFonts w:ascii="宋体" w:eastAsia="宋体" w:hAnsi="宋体"/>
              </w:rPr>
            </w:pPr>
            <w:r w:rsidRPr="00444355">
              <w:rPr>
                <w:rFonts w:ascii="宋体" w:eastAsia="宋体" w:hAnsi="宋体" w:hint="eastAsia"/>
              </w:rPr>
              <w:t>场景动作状态</w:t>
            </w:r>
          </w:p>
        </w:tc>
      </w:tr>
      <w:tr w:rsidR="00897CAF" w:rsidRPr="00444355" w14:paraId="7C4637AB" w14:textId="77777777" w:rsidTr="006E1421">
        <w:tc>
          <w:tcPr>
            <w:tcW w:w="2350" w:type="dxa"/>
          </w:tcPr>
          <w:p w14:paraId="4564C200" w14:textId="46FCA8D8" w:rsidR="00897CAF" w:rsidRPr="00444355" w:rsidRDefault="00897CAF" w:rsidP="006E1421">
            <w:pPr>
              <w:rPr>
                <w:rFonts w:ascii="宋体" w:eastAsia="宋体" w:hAnsi="宋体"/>
              </w:rPr>
            </w:pPr>
            <w:r w:rsidRPr="00A378BC">
              <w:rPr>
                <w:rFonts w:ascii="Arial" w:eastAsia="宋体" w:hAnsi="Arial"/>
              </w:rPr>
              <w:t>P</w:t>
            </w:r>
            <w:r w:rsidRPr="00A378BC">
              <w:rPr>
                <w:rFonts w:ascii="Arial" w:eastAsia="宋体" w:hAnsi="Arial" w:hint="eastAsia"/>
              </w:rPr>
              <w:t>arams</w:t>
            </w:r>
          </w:p>
        </w:tc>
        <w:tc>
          <w:tcPr>
            <w:tcW w:w="2128" w:type="dxa"/>
          </w:tcPr>
          <w:p w14:paraId="457340A8" w14:textId="38711A28"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ext</w:t>
            </w:r>
          </w:p>
        </w:tc>
        <w:tc>
          <w:tcPr>
            <w:tcW w:w="1873" w:type="dxa"/>
          </w:tcPr>
          <w:p w14:paraId="4AE4C3DF" w14:textId="49CDC6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18451E2" w14:textId="55FC4B62" w:rsidR="00897CAF" w:rsidRPr="00444355" w:rsidRDefault="00897CAF" w:rsidP="006E1421">
            <w:pPr>
              <w:rPr>
                <w:rFonts w:ascii="宋体" w:eastAsia="宋体" w:hAnsi="宋体"/>
              </w:rPr>
            </w:pPr>
            <w:r w:rsidRPr="00444355">
              <w:rPr>
                <w:rFonts w:ascii="宋体" w:eastAsia="宋体" w:hAnsi="宋体" w:hint="eastAsia"/>
              </w:rPr>
              <w:t>场景动作参数</w:t>
            </w:r>
          </w:p>
        </w:tc>
      </w:tr>
      <w:tr w:rsidR="00897CAF" w:rsidRPr="00444355" w14:paraId="67BA7ACB" w14:textId="77777777" w:rsidTr="006E1421">
        <w:tc>
          <w:tcPr>
            <w:tcW w:w="2350" w:type="dxa"/>
          </w:tcPr>
          <w:p w14:paraId="2CD2A2F8" w14:textId="09A3131E" w:rsidR="00897CAF" w:rsidRPr="00444355" w:rsidRDefault="00897CAF" w:rsidP="006E1421">
            <w:pPr>
              <w:rPr>
                <w:rFonts w:ascii="宋体" w:eastAsia="宋体" w:hAnsi="宋体"/>
              </w:rPr>
            </w:pPr>
            <w:r w:rsidRPr="00A378BC">
              <w:rPr>
                <w:rFonts w:ascii="Arial" w:eastAsia="宋体" w:hAnsi="Arial"/>
              </w:rPr>
              <w:t>R</w:t>
            </w:r>
            <w:r w:rsidRPr="00A378BC">
              <w:rPr>
                <w:rFonts w:ascii="Arial" w:eastAsia="宋体" w:hAnsi="Arial" w:hint="eastAsia"/>
              </w:rPr>
              <w:t>esults</w:t>
            </w:r>
          </w:p>
        </w:tc>
        <w:tc>
          <w:tcPr>
            <w:tcW w:w="2128" w:type="dxa"/>
          </w:tcPr>
          <w:p w14:paraId="27C2C3B6" w14:textId="71ADC26B"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ext</w:t>
            </w:r>
          </w:p>
        </w:tc>
        <w:tc>
          <w:tcPr>
            <w:tcW w:w="1873" w:type="dxa"/>
          </w:tcPr>
          <w:p w14:paraId="05F91F45" w14:textId="642D331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5DAD8C2" w14:textId="453B109D" w:rsidR="00897CAF" w:rsidRPr="00444355" w:rsidRDefault="00897CAF" w:rsidP="006E1421">
            <w:pPr>
              <w:rPr>
                <w:rFonts w:ascii="宋体" w:eastAsia="宋体" w:hAnsi="宋体"/>
              </w:rPr>
            </w:pPr>
            <w:r w:rsidRPr="00444355">
              <w:rPr>
                <w:rFonts w:ascii="宋体" w:eastAsia="宋体" w:hAnsi="宋体" w:hint="eastAsia"/>
              </w:rPr>
              <w:t>场景动作结果</w:t>
            </w:r>
          </w:p>
        </w:tc>
      </w:tr>
      <w:tr w:rsidR="00897CAF" w:rsidRPr="00444355" w14:paraId="6FE26361" w14:textId="77777777" w:rsidTr="006E1421">
        <w:tc>
          <w:tcPr>
            <w:tcW w:w="2350" w:type="dxa"/>
          </w:tcPr>
          <w:p w14:paraId="30012C49" w14:textId="591FC72F"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ype</w:t>
            </w:r>
          </w:p>
        </w:tc>
        <w:tc>
          <w:tcPr>
            <w:tcW w:w="2128" w:type="dxa"/>
          </w:tcPr>
          <w:p w14:paraId="380CB5BA" w14:textId="571A5B59"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73" w:type="dxa"/>
          </w:tcPr>
          <w:p w14:paraId="1C0E1872" w14:textId="7B4014EE"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AA465CE" w14:textId="41315170" w:rsidR="00897CAF" w:rsidRPr="00444355" w:rsidRDefault="00897CAF" w:rsidP="006E1421">
            <w:pPr>
              <w:rPr>
                <w:rFonts w:ascii="宋体" w:eastAsia="宋体" w:hAnsi="宋体"/>
              </w:rPr>
            </w:pPr>
            <w:r w:rsidRPr="00444355">
              <w:rPr>
                <w:rFonts w:ascii="宋体" w:eastAsia="宋体" w:hAnsi="宋体" w:hint="eastAsia"/>
              </w:rPr>
              <w:t>动作类型</w:t>
            </w:r>
          </w:p>
        </w:tc>
      </w:tr>
      <w:tr w:rsidR="00897CAF" w:rsidRPr="00444355" w14:paraId="6AD71DC0" w14:textId="77777777" w:rsidTr="006E1421">
        <w:tc>
          <w:tcPr>
            <w:tcW w:w="2350" w:type="dxa"/>
          </w:tcPr>
          <w:p w14:paraId="619FA7CD" w14:textId="434F3BC1" w:rsidR="00897CAF" w:rsidRPr="00444355" w:rsidRDefault="00897CAF" w:rsidP="006E1421">
            <w:pPr>
              <w:rPr>
                <w:rFonts w:ascii="宋体" w:eastAsia="宋体" w:hAnsi="宋体"/>
              </w:rPr>
            </w:pPr>
            <w:proofErr w:type="spellStart"/>
            <w:r w:rsidRPr="00A378BC">
              <w:rPr>
                <w:rFonts w:ascii="Arial" w:eastAsia="宋体" w:hAnsi="Arial"/>
              </w:rPr>
              <w:t>O</w:t>
            </w:r>
            <w:r w:rsidRPr="00A378BC">
              <w:rPr>
                <w:rFonts w:ascii="Arial" w:eastAsia="宋体" w:hAnsi="Arial" w:hint="eastAsia"/>
              </w:rPr>
              <w:t>rder</w:t>
            </w:r>
            <w:r w:rsidRPr="003F1175">
              <w:rPr>
                <w:rFonts w:ascii="Arial" w:eastAsia="宋体" w:hAnsi="Arial"/>
              </w:rPr>
              <w:t>_</w:t>
            </w:r>
            <w:r w:rsidRPr="00A378BC">
              <w:rPr>
                <w:rFonts w:ascii="Arial" w:eastAsia="宋体" w:hAnsi="Arial" w:hint="eastAsia"/>
              </w:rPr>
              <w:t>id</w:t>
            </w:r>
            <w:proofErr w:type="spellEnd"/>
          </w:p>
        </w:tc>
        <w:tc>
          <w:tcPr>
            <w:tcW w:w="2128" w:type="dxa"/>
          </w:tcPr>
          <w:p w14:paraId="44F544CE" w14:textId="6AAC6030"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9C9A1DC" w14:textId="7A9DA850"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105D6ACE" w14:textId="63CC9053" w:rsidR="00897CAF" w:rsidRPr="00444355" w:rsidRDefault="00897CAF" w:rsidP="006E1421">
            <w:pPr>
              <w:rPr>
                <w:rFonts w:ascii="宋体" w:eastAsia="宋体" w:hAnsi="宋体"/>
              </w:rPr>
            </w:pPr>
            <w:r w:rsidRPr="00444355">
              <w:rPr>
                <w:rFonts w:ascii="宋体" w:eastAsia="宋体" w:hAnsi="宋体" w:hint="eastAsia"/>
              </w:rPr>
              <w:t>订单号</w:t>
            </w:r>
          </w:p>
        </w:tc>
      </w:tr>
      <w:tr w:rsidR="00897CAF" w:rsidRPr="00444355" w14:paraId="6A04788C" w14:textId="77777777" w:rsidTr="006E1421">
        <w:tc>
          <w:tcPr>
            <w:tcW w:w="2350" w:type="dxa"/>
          </w:tcPr>
          <w:p w14:paraId="644C31FA" w14:textId="2FF585DE" w:rsidR="00897CAF" w:rsidRPr="00444355" w:rsidRDefault="00897CAF" w:rsidP="006E1421">
            <w:pPr>
              <w:rPr>
                <w:rFonts w:ascii="宋体" w:eastAsia="宋体" w:hAnsi="宋体"/>
              </w:rPr>
            </w:pPr>
            <w:proofErr w:type="spellStart"/>
            <w:r w:rsidRPr="00A378BC">
              <w:rPr>
                <w:rFonts w:ascii="Arial" w:eastAsia="宋体" w:hAnsi="Arial" w:hint="eastAsia"/>
              </w:rPr>
              <w:t>Trigger</w:t>
            </w:r>
            <w:r w:rsidRPr="003F1175">
              <w:rPr>
                <w:rFonts w:ascii="Arial" w:eastAsia="宋体" w:hAnsi="Arial" w:hint="eastAsia"/>
              </w:rPr>
              <w:t>_</w:t>
            </w:r>
            <w:r w:rsidRPr="00A378BC">
              <w:rPr>
                <w:rFonts w:ascii="Arial" w:eastAsia="宋体" w:hAnsi="Arial" w:hint="eastAsia"/>
              </w:rPr>
              <w:t>event</w:t>
            </w:r>
            <w:proofErr w:type="spellEnd"/>
          </w:p>
        </w:tc>
        <w:tc>
          <w:tcPr>
            <w:tcW w:w="2128" w:type="dxa"/>
          </w:tcPr>
          <w:p w14:paraId="5A263DE1" w14:textId="3DB7B7CF" w:rsidR="00897CAF" w:rsidRPr="00444355" w:rsidRDefault="00897CAF" w:rsidP="006E1421">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73" w:type="dxa"/>
          </w:tcPr>
          <w:p w14:paraId="213269D3" w14:textId="3A029493"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820B676" w14:textId="0753495F"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rsidRPr="00444355" w14:paraId="7B8FBA57" w14:textId="77777777" w:rsidTr="006E1421">
        <w:tc>
          <w:tcPr>
            <w:tcW w:w="2350" w:type="dxa"/>
          </w:tcPr>
          <w:p w14:paraId="16F064DC" w14:textId="3F533A6C" w:rsidR="00897CAF" w:rsidRPr="00444355" w:rsidRDefault="00897CAF" w:rsidP="006E1421">
            <w:pPr>
              <w:rPr>
                <w:rFonts w:ascii="宋体" w:eastAsia="宋体" w:hAnsi="宋体"/>
              </w:rPr>
            </w:pPr>
            <w:proofErr w:type="spellStart"/>
            <w:r w:rsidRPr="00A378BC">
              <w:rPr>
                <w:rFonts w:ascii="Arial" w:eastAsia="宋体" w:hAnsi="Arial"/>
              </w:rPr>
              <w:t>R</w:t>
            </w:r>
            <w:r w:rsidRPr="00A378BC">
              <w:rPr>
                <w:rFonts w:ascii="Arial" w:eastAsia="宋体" w:hAnsi="Arial" w:hint="eastAsia"/>
              </w:rPr>
              <w:t>ule</w:t>
            </w:r>
            <w:r w:rsidRPr="003F1175">
              <w:rPr>
                <w:rFonts w:ascii="Arial" w:eastAsia="宋体" w:hAnsi="Arial" w:hint="eastAsia"/>
              </w:rPr>
              <w:t>_</w:t>
            </w:r>
            <w:r w:rsidRPr="00A378BC">
              <w:rPr>
                <w:rFonts w:ascii="Arial" w:eastAsia="宋体" w:hAnsi="Arial" w:hint="eastAsia"/>
              </w:rPr>
              <w:t>id</w:t>
            </w:r>
            <w:proofErr w:type="spellEnd"/>
          </w:p>
        </w:tc>
        <w:tc>
          <w:tcPr>
            <w:tcW w:w="2128" w:type="dxa"/>
          </w:tcPr>
          <w:p w14:paraId="1F5A0F96" w14:textId="2A3FC3EE"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1988ED0" w14:textId="0E324AB7"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D14A1CA" w14:textId="261292DA" w:rsidR="00897CAF" w:rsidRPr="00444355" w:rsidRDefault="00897CAF" w:rsidP="006E1421">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897CAF" w:rsidRPr="00444355" w14:paraId="498215D2" w14:textId="77777777" w:rsidTr="006E1421">
        <w:tc>
          <w:tcPr>
            <w:tcW w:w="2350" w:type="dxa"/>
          </w:tcPr>
          <w:p w14:paraId="4180D18F" w14:textId="11E5E5FE" w:rsidR="00897CAF" w:rsidRPr="00444355" w:rsidRDefault="00897CAF" w:rsidP="006E1421">
            <w:pPr>
              <w:rPr>
                <w:rFonts w:ascii="宋体" w:eastAsia="宋体" w:hAnsi="宋体"/>
              </w:rPr>
            </w:pPr>
            <w:r w:rsidRPr="00A378BC">
              <w:rPr>
                <w:rFonts w:ascii="Arial" w:eastAsia="宋体" w:hAnsi="Arial"/>
              </w:rPr>
              <w:t>N</w:t>
            </w:r>
            <w:r w:rsidRPr="00A378BC">
              <w:rPr>
                <w:rFonts w:ascii="Arial" w:eastAsia="宋体" w:hAnsi="Arial" w:hint="eastAsia"/>
              </w:rPr>
              <w:t>ame</w:t>
            </w:r>
          </w:p>
        </w:tc>
        <w:tc>
          <w:tcPr>
            <w:tcW w:w="2128" w:type="dxa"/>
          </w:tcPr>
          <w:p w14:paraId="05F43A09" w14:textId="3CBC5B91" w:rsidR="00897CAF" w:rsidRPr="00444355" w:rsidRDefault="00897CAF" w:rsidP="006E1421">
            <w:pPr>
              <w:rPr>
                <w:rFonts w:ascii="宋体" w:eastAsia="宋体" w:hAnsi="宋体"/>
              </w:rPr>
            </w:pPr>
            <w:r w:rsidRPr="00A378BC">
              <w:rPr>
                <w:rFonts w:ascii="Arial" w:eastAsia="宋体" w:hAnsi="Arial"/>
              </w:rPr>
              <w:t>Varchar</w:t>
            </w:r>
          </w:p>
        </w:tc>
        <w:tc>
          <w:tcPr>
            <w:tcW w:w="1873" w:type="dxa"/>
          </w:tcPr>
          <w:p w14:paraId="021A4246" w14:textId="0AA7FCFC"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5633201" w14:textId="44AB7E54" w:rsidR="00897CAF" w:rsidRPr="00444355" w:rsidRDefault="00897CAF" w:rsidP="006E1421">
            <w:pPr>
              <w:rPr>
                <w:rFonts w:ascii="宋体" w:eastAsia="宋体" w:hAnsi="宋体"/>
              </w:rPr>
            </w:pPr>
            <w:r w:rsidRPr="00444355">
              <w:rPr>
                <w:rFonts w:ascii="宋体" w:eastAsia="宋体" w:hAnsi="宋体" w:hint="eastAsia"/>
              </w:rPr>
              <w:t>动作名称</w:t>
            </w:r>
          </w:p>
        </w:tc>
      </w:tr>
    </w:tbl>
    <w:p w14:paraId="56767626" w14:textId="333C2120" w:rsidR="00631C66" w:rsidRPr="001244DA" w:rsidRDefault="00631C66"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操作记录表</w:t>
      </w:r>
      <w:bookmarkStart w:id="260" w:name="OLE_LINK8"/>
      <w:bookmarkStart w:id="261" w:name="OLE_LINK9"/>
      <w:proofErr w:type="spellStart"/>
      <w:r w:rsidR="0068487C" w:rsidRPr="00A378BC">
        <w:rPr>
          <w:rFonts w:ascii="Arial" w:eastAsia="宋体" w:hAnsi="Arial" w:hint="eastAsia"/>
          <w:sz w:val="24"/>
          <w:szCs w:val="24"/>
        </w:rPr>
        <w:t>ope</w:t>
      </w:r>
      <w:r w:rsidR="0068487C" w:rsidRPr="00A378BC">
        <w:rPr>
          <w:rFonts w:ascii="Arial" w:eastAsia="宋体" w:hAnsi="Arial"/>
          <w:sz w:val="24"/>
          <w:szCs w:val="24"/>
        </w:rPr>
        <w:t>rate</w:t>
      </w:r>
      <w:r w:rsidR="0068487C" w:rsidRPr="001244DA">
        <w:rPr>
          <w:rFonts w:ascii="Arial" w:eastAsia="宋体" w:hAnsi="Arial" w:hint="eastAsia"/>
          <w:sz w:val="24"/>
          <w:szCs w:val="24"/>
        </w:rPr>
        <w:t>_</w:t>
      </w:r>
      <w:r w:rsidR="0068487C" w:rsidRPr="00A378BC">
        <w:rPr>
          <w:rFonts w:ascii="Arial" w:eastAsia="宋体" w:hAnsi="Arial"/>
          <w:sz w:val="24"/>
          <w:szCs w:val="24"/>
        </w:rPr>
        <w:t>record</w:t>
      </w:r>
      <w:bookmarkEnd w:id="260"/>
      <w:bookmarkEnd w:id="261"/>
      <w:proofErr w:type="spellEnd"/>
      <w:r w:rsidR="0068487C" w:rsidRPr="001244DA">
        <w:rPr>
          <w:rFonts w:ascii="宋体" w:eastAsia="宋体" w:hAnsi="宋体" w:hint="eastAsia"/>
          <w:sz w:val="24"/>
          <w:szCs w:val="24"/>
        </w:rPr>
        <w:t>存储了操作人员对规则的修改记录</w:t>
      </w:r>
      <w:r w:rsidR="006752D8" w:rsidRPr="001244DA">
        <w:rPr>
          <w:rFonts w:ascii="宋体" w:eastAsia="宋体" w:hAnsi="宋体" w:hint="eastAsia"/>
          <w:sz w:val="24"/>
          <w:szCs w:val="24"/>
        </w:rPr>
        <w:t>。其中包含了操作记录的</w:t>
      </w:r>
      <w:r w:rsidR="006752D8" w:rsidRPr="00A378BC">
        <w:rPr>
          <w:rFonts w:ascii="Arial" w:eastAsia="宋体" w:hAnsi="Arial" w:hint="eastAsia"/>
          <w:sz w:val="24"/>
          <w:szCs w:val="24"/>
        </w:rPr>
        <w:t>id</w:t>
      </w:r>
      <w:r w:rsidR="006752D8" w:rsidRPr="001244DA">
        <w:rPr>
          <w:rFonts w:ascii="宋体" w:eastAsia="宋体" w:hAnsi="宋体" w:hint="eastAsia"/>
          <w:sz w:val="24"/>
          <w:szCs w:val="24"/>
        </w:rPr>
        <w:t>、操作人员的</w:t>
      </w:r>
      <w:r w:rsidR="006752D8" w:rsidRPr="00A378BC">
        <w:rPr>
          <w:rFonts w:ascii="Arial" w:eastAsia="宋体" w:hAnsi="Arial" w:hint="eastAsia"/>
          <w:sz w:val="24"/>
          <w:szCs w:val="24"/>
        </w:rPr>
        <w:t>id</w:t>
      </w:r>
      <w:r w:rsidR="006752D8" w:rsidRPr="001244DA">
        <w:rPr>
          <w:rFonts w:ascii="宋体" w:eastAsia="宋体" w:hAnsi="宋体" w:hint="eastAsia"/>
          <w:sz w:val="24"/>
          <w:szCs w:val="24"/>
        </w:rPr>
        <w:t>、规则修改之前的数据、规则修改之后的数据。</w:t>
      </w:r>
      <w:proofErr w:type="spellStart"/>
      <w:r w:rsidR="007D6F11" w:rsidRPr="00A378BC">
        <w:rPr>
          <w:rFonts w:ascii="Arial" w:eastAsia="宋体" w:hAnsi="Arial" w:hint="eastAsia"/>
          <w:sz w:val="24"/>
          <w:szCs w:val="24"/>
        </w:rPr>
        <w:t>ope</w:t>
      </w:r>
      <w:r w:rsidR="007D6F11" w:rsidRPr="00A378BC">
        <w:rPr>
          <w:rFonts w:ascii="Arial" w:eastAsia="宋体" w:hAnsi="Arial"/>
          <w:sz w:val="24"/>
          <w:szCs w:val="24"/>
        </w:rPr>
        <w:t>rate</w:t>
      </w:r>
      <w:r w:rsidR="007D6F11" w:rsidRPr="001244DA">
        <w:rPr>
          <w:rFonts w:ascii="Arial" w:eastAsia="宋体" w:hAnsi="Arial" w:hint="eastAsia"/>
          <w:sz w:val="24"/>
          <w:szCs w:val="24"/>
        </w:rPr>
        <w:t>_</w:t>
      </w:r>
      <w:r w:rsidR="007D6F11" w:rsidRPr="00A378BC">
        <w:rPr>
          <w:rFonts w:ascii="Arial" w:eastAsia="宋体" w:hAnsi="Arial"/>
          <w:sz w:val="24"/>
          <w:szCs w:val="24"/>
        </w:rPr>
        <w:t>record</w:t>
      </w:r>
      <w:proofErr w:type="spellEnd"/>
      <w:r w:rsidR="007D6F11" w:rsidRPr="001244DA">
        <w:rPr>
          <w:rFonts w:ascii="宋体" w:eastAsia="宋体" w:hAnsi="宋体" w:hint="eastAsia"/>
          <w:sz w:val="24"/>
          <w:szCs w:val="24"/>
        </w:rPr>
        <w:t>表</w:t>
      </w:r>
      <w:r w:rsidR="002F7EEB" w:rsidRPr="001244DA">
        <w:rPr>
          <w:rFonts w:ascii="宋体" w:eastAsia="宋体" w:hAnsi="宋体" w:hint="eastAsia"/>
          <w:sz w:val="24"/>
          <w:szCs w:val="24"/>
        </w:rPr>
        <w:t>结构</w:t>
      </w:r>
      <w:r w:rsidR="007D6F11" w:rsidRPr="001244DA">
        <w:rPr>
          <w:rFonts w:ascii="宋体" w:eastAsia="宋体" w:hAnsi="宋体" w:hint="eastAsia"/>
          <w:sz w:val="24"/>
          <w:szCs w:val="24"/>
        </w:rPr>
        <w:t>如表</w:t>
      </w:r>
      <w:r w:rsidR="007D6F11" w:rsidRPr="001244DA">
        <w:rPr>
          <w:rFonts w:ascii="Arial" w:eastAsia="宋体" w:hAnsi="Arial" w:hint="eastAsia"/>
          <w:sz w:val="24"/>
          <w:szCs w:val="24"/>
        </w:rPr>
        <w:t>3.2</w:t>
      </w:r>
      <w:r w:rsidR="00F23117">
        <w:rPr>
          <w:rFonts w:ascii="Arial" w:eastAsia="宋体" w:hAnsi="Arial"/>
          <w:sz w:val="24"/>
          <w:szCs w:val="24"/>
        </w:rPr>
        <w:t>6</w:t>
      </w:r>
      <w:r w:rsidR="007D6F11" w:rsidRPr="001244DA">
        <w:rPr>
          <w:rFonts w:ascii="宋体" w:eastAsia="宋体" w:hAnsi="宋体" w:hint="eastAsia"/>
          <w:sz w:val="24"/>
          <w:szCs w:val="24"/>
        </w:rPr>
        <w:t>所示。</w:t>
      </w:r>
    </w:p>
    <w:p w14:paraId="4C19DB4D" w14:textId="52D76B05" w:rsidR="00FD189F" w:rsidRDefault="00FD189F" w:rsidP="00FD189F">
      <w:pPr>
        <w:pStyle w:val="af8"/>
        <w:keepNext/>
      </w:pPr>
      <w:bookmarkStart w:id="262" w:name="_Toc36736515"/>
      <w:bookmarkStart w:id="263" w:name="_Toc36939151"/>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26</w:t>
      </w:r>
      <w:r w:rsidR="00F23117">
        <w:fldChar w:fldCharType="end"/>
      </w:r>
      <w:r>
        <w:t xml:space="preserve">  </w:t>
      </w:r>
      <w:proofErr w:type="spellStart"/>
      <w:r w:rsidRPr="00A378BC">
        <w:t>operate</w:t>
      </w:r>
      <w:r w:rsidRPr="003F1175">
        <w:t>_</w:t>
      </w:r>
      <w:r w:rsidRPr="00A378BC">
        <w:t>record</w:t>
      </w:r>
      <w:proofErr w:type="spellEnd"/>
      <w:r w:rsidRPr="00130B38">
        <w:t>表结构</w:t>
      </w:r>
      <w:bookmarkEnd w:id="262"/>
      <w:bookmarkEnd w:id="263"/>
    </w:p>
    <w:tbl>
      <w:tblPr>
        <w:tblStyle w:val="af4"/>
        <w:tblW w:w="0" w:type="auto"/>
        <w:tblCellMar>
          <w:left w:w="28" w:type="dxa"/>
          <w:right w:w="28" w:type="dxa"/>
        </w:tblCellMar>
        <w:tblLook w:val="04A0" w:firstRow="1" w:lastRow="0" w:firstColumn="1" w:lastColumn="0" w:noHBand="0" w:noVBand="1"/>
      </w:tblPr>
      <w:tblGrid>
        <w:gridCol w:w="2365"/>
        <w:gridCol w:w="2047"/>
        <w:gridCol w:w="1908"/>
        <w:gridCol w:w="1976"/>
      </w:tblGrid>
      <w:tr w:rsidR="00897CAF" w:rsidRPr="00444355" w14:paraId="7585B479" w14:textId="77777777" w:rsidTr="006E1421">
        <w:tc>
          <w:tcPr>
            <w:tcW w:w="2365" w:type="dxa"/>
          </w:tcPr>
          <w:p w14:paraId="23966CA8" w14:textId="3D3A6011" w:rsidR="00897CAF" w:rsidRPr="00444355" w:rsidRDefault="00897CAF" w:rsidP="006E1421">
            <w:pPr>
              <w:rPr>
                <w:rFonts w:ascii="宋体" w:eastAsia="宋体" w:hAnsi="宋体"/>
              </w:rPr>
            </w:pPr>
            <w:r w:rsidRPr="00444355">
              <w:rPr>
                <w:rFonts w:ascii="宋体" w:eastAsia="宋体" w:hAnsi="宋体" w:hint="eastAsia"/>
              </w:rPr>
              <w:t>字段名</w:t>
            </w:r>
          </w:p>
        </w:tc>
        <w:tc>
          <w:tcPr>
            <w:tcW w:w="2047" w:type="dxa"/>
          </w:tcPr>
          <w:p w14:paraId="5CD33C5A" w14:textId="48A942E5" w:rsidR="00897CAF" w:rsidRPr="00444355" w:rsidRDefault="00897CAF" w:rsidP="006E1421">
            <w:pPr>
              <w:rPr>
                <w:rFonts w:ascii="宋体" w:eastAsia="宋体" w:hAnsi="宋体"/>
              </w:rPr>
            </w:pPr>
            <w:r w:rsidRPr="00444355">
              <w:rPr>
                <w:rFonts w:ascii="宋体" w:eastAsia="宋体" w:hAnsi="宋体" w:hint="eastAsia"/>
              </w:rPr>
              <w:t>类型</w:t>
            </w:r>
          </w:p>
        </w:tc>
        <w:tc>
          <w:tcPr>
            <w:tcW w:w="1908" w:type="dxa"/>
          </w:tcPr>
          <w:p w14:paraId="32C9F15F" w14:textId="3EBD5B77" w:rsidR="00897CAF" w:rsidRPr="00444355" w:rsidRDefault="00897CAF" w:rsidP="006E1421">
            <w:pPr>
              <w:rPr>
                <w:rFonts w:ascii="宋体" w:eastAsia="宋体" w:hAnsi="宋体"/>
              </w:rPr>
            </w:pPr>
            <w:r>
              <w:rPr>
                <w:rFonts w:ascii="宋体" w:eastAsia="宋体" w:hAnsi="宋体" w:hint="eastAsia"/>
              </w:rPr>
              <w:t>是否允许为空</w:t>
            </w:r>
          </w:p>
        </w:tc>
        <w:tc>
          <w:tcPr>
            <w:tcW w:w="1976" w:type="dxa"/>
          </w:tcPr>
          <w:p w14:paraId="2EBF21F0" w14:textId="6E4045FD"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4EFF3072" w14:textId="77777777" w:rsidTr="006E1421">
        <w:tc>
          <w:tcPr>
            <w:tcW w:w="2365" w:type="dxa"/>
          </w:tcPr>
          <w:p w14:paraId="28005A72" w14:textId="0F3BBD13"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047" w:type="dxa"/>
          </w:tcPr>
          <w:p w14:paraId="309A8DB3" w14:textId="110A7B4B" w:rsidR="00897CAF" w:rsidRPr="00444355" w:rsidRDefault="00897CAF" w:rsidP="006E1421">
            <w:pPr>
              <w:rPr>
                <w:rFonts w:ascii="宋体" w:eastAsia="宋体" w:hAnsi="宋体"/>
              </w:rPr>
            </w:pPr>
            <w:r w:rsidRPr="00A378BC">
              <w:rPr>
                <w:rFonts w:ascii="Arial" w:eastAsia="宋体" w:hAnsi="Arial" w:hint="eastAsia"/>
              </w:rPr>
              <w:t>Long</w:t>
            </w:r>
          </w:p>
        </w:tc>
        <w:tc>
          <w:tcPr>
            <w:tcW w:w="1908" w:type="dxa"/>
          </w:tcPr>
          <w:p w14:paraId="40B339BA" w14:textId="791D618C"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343ACE0A" w14:textId="083DAA19"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6EDDDC79" w14:textId="77777777" w:rsidTr="006E1421">
        <w:tc>
          <w:tcPr>
            <w:tcW w:w="2365" w:type="dxa"/>
          </w:tcPr>
          <w:p w14:paraId="25698051" w14:textId="595E9AE3" w:rsidR="00897CAF" w:rsidRPr="00444355" w:rsidRDefault="00897CAF" w:rsidP="006E1421">
            <w:pPr>
              <w:rPr>
                <w:rFonts w:ascii="宋体" w:eastAsia="宋体" w:hAnsi="宋体"/>
              </w:rPr>
            </w:pPr>
            <w:proofErr w:type="spellStart"/>
            <w:r w:rsidRPr="00A378BC">
              <w:rPr>
                <w:rFonts w:ascii="Arial" w:eastAsia="宋体" w:hAnsi="Arial"/>
              </w:rPr>
              <w:t>O</w:t>
            </w:r>
            <w:r w:rsidRPr="00A378BC">
              <w:rPr>
                <w:rFonts w:ascii="Arial" w:eastAsia="宋体" w:hAnsi="Arial" w:hint="eastAsia"/>
              </w:rPr>
              <w:t>perator</w:t>
            </w:r>
            <w:r w:rsidRPr="003F1175">
              <w:rPr>
                <w:rFonts w:ascii="Arial" w:eastAsia="宋体" w:hAnsi="Arial" w:hint="eastAsia"/>
              </w:rPr>
              <w:t>_</w:t>
            </w:r>
            <w:r w:rsidRPr="00A378BC">
              <w:rPr>
                <w:rFonts w:ascii="Arial" w:eastAsia="宋体" w:hAnsi="Arial"/>
              </w:rPr>
              <w:t>id</w:t>
            </w:r>
            <w:proofErr w:type="spellEnd"/>
          </w:p>
        </w:tc>
        <w:tc>
          <w:tcPr>
            <w:tcW w:w="2047" w:type="dxa"/>
          </w:tcPr>
          <w:p w14:paraId="5B6C6EBA" w14:textId="7D258960" w:rsidR="00897CAF" w:rsidRPr="00444355" w:rsidRDefault="00897CAF" w:rsidP="006E1421">
            <w:pPr>
              <w:rPr>
                <w:rFonts w:ascii="宋体" w:eastAsia="宋体" w:hAnsi="宋体"/>
              </w:rPr>
            </w:pPr>
            <w:r w:rsidRPr="00A378BC">
              <w:rPr>
                <w:rFonts w:ascii="Arial" w:eastAsia="宋体" w:hAnsi="Arial"/>
              </w:rPr>
              <w:t>Long</w:t>
            </w:r>
          </w:p>
        </w:tc>
        <w:tc>
          <w:tcPr>
            <w:tcW w:w="1908" w:type="dxa"/>
          </w:tcPr>
          <w:p w14:paraId="2B01EE9C" w14:textId="0D6ECB6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9E0C476" w14:textId="36BA7AB3" w:rsidR="00897CAF" w:rsidRPr="00444355" w:rsidRDefault="00897CAF" w:rsidP="006E1421">
            <w:pPr>
              <w:rPr>
                <w:rFonts w:ascii="宋体" w:eastAsia="宋体" w:hAnsi="宋体"/>
              </w:rPr>
            </w:pPr>
            <w:r w:rsidRPr="00444355">
              <w:rPr>
                <w:rFonts w:ascii="宋体" w:eastAsia="宋体" w:hAnsi="宋体" w:hint="eastAsia"/>
              </w:rPr>
              <w:t>操作人员</w:t>
            </w:r>
            <w:r w:rsidRPr="00A378BC">
              <w:rPr>
                <w:rFonts w:ascii="Arial" w:eastAsia="宋体" w:hAnsi="Arial" w:hint="eastAsia"/>
              </w:rPr>
              <w:t>ID</w:t>
            </w:r>
          </w:p>
        </w:tc>
      </w:tr>
      <w:tr w:rsidR="00897CAF" w:rsidRPr="00444355" w14:paraId="5B05CAD0" w14:textId="77777777" w:rsidTr="006E1421">
        <w:tc>
          <w:tcPr>
            <w:tcW w:w="2365" w:type="dxa"/>
          </w:tcPr>
          <w:p w14:paraId="6350B56B" w14:textId="4BEC8328" w:rsidR="00897CAF" w:rsidRPr="00444355" w:rsidRDefault="00897CAF" w:rsidP="006E1421">
            <w:pPr>
              <w:rPr>
                <w:rFonts w:ascii="宋体" w:eastAsia="宋体" w:hAnsi="宋体"/>
              </w:rPr>
            </w:pPr>
            <w:proofErr w:type="spellStart"/>
            <w:r w:rsidRPr="00A378BC">
              <w:rPr>
                <w:rFonts w:ascii="Arial" w:eastAsia="宋体" w:hAnsi="Arial"/>
              </w:rPr>
              <w:t>C</w:t>
            </w:r>
            <w:r w:rsidRPr="00A378BC">
              <w:rPr>
                <w:rFonts w:ascii="Arial" w:eastAsia="宋体" w:hAnsi="Arial" w:hint="eastAsia"/>
              </w:rPr>
              <w:t>hange</w:t>
            </w:r>
            <w:r w:rsidRPr="003F1175">
              <w:rPr>
                <w:rFonts w:ascii="Arial" w:eastAsia="宋体" w:hAnsi="Arial" w:hint="eastAsia"/>
              </w:rPr>
              <w:t>_</w:t>
            </w:r>
            <w:r w:rsidRPr="00A378BC">
              <w:rPr>
                <w:rFonts w:ascii="Arial" w:eastAsia="宋体" w:hAnsi="Arial"/>
              </w:rPr>
              <w:t>before</w:t>
            </w:r>
            <w:proofErr w:type="spellEnd"/>
          </w:p>
        </w:tc>
        <w:tc>
          <w:tcPr>
            <w:tcW w:w="2047" w:type="dxa"/>
          </w:tcPr>
          <w:p w14:paraId="2A4CB83E" w14:textId="56464698" w:rsidR="00897CAF" w:rsidRPr="00444355" w:rsidRDefault="00897CAF" w:rsidP="006E1421">
            <w:pPr>
              <w:rPr>
                <w:rFonts w:ascii="宋体" w:eastAsia="宋体" w:hAnsi="宋体"/>
              </w:rPr>
            </w:pPr>
            <w:r w:rsidRPr="00A378BC">
              <w:rPr>
                <w:rFonts w:ascii="Arial" w:eastAsia="宋体" w:hAnsi="Arial" w:hint="eastAsia"/>
              </w:rPr>
              <w:t>T</w:t>
            </w:r>
            <w:r w:rsidRPr="00A378BC">
              <w:rPr>
                <w:rFonts w:ascii="Arial" w:eastAsia="宋体" w:hAnsi="Arial"/>
              </w:rPr>
              <w:t>ext</w:t>
            </w:r>
          </w:p>
        </w:tc>
        <w:tc>
          <w:tcPr>
            <w:tcW w:w="1908" w:type="dxa"/>
          </w:tcPr>
          <w:p w14:paraId="1781CCE8" w14:textId="08722F01"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5C44EB5A" w14:textId="042B9863" w:rsidR="00897CAF" w:rsidRPr="00444355" w:rsidRDefault="00897CAF" w:rsidP="006E1421">
            <w:pPr>
              <w:rPr>
                <w:rFonts w:ascii="宋体" w:eastAsia="宋体" w:hAnsi="宋体"/>
              </w:rPr>
            </w:pPr>
            <w:r w:rsidRPr="00444355">
              <w:rPr>
                <w:rFonts w:ascii="宋体" w:eastAsia="宋体" w:hAnsi="宋体" w:hint="eastAsia"/>
              </w:rPr>
              <w:t>修改之前的数据</w:t>
            </w:r>
          </w:p>
        </w:tc>
      </w:tr>
      <w:tr w:rsidR="00897CAF" w:rsidRPr="00444355" w14:paraId="7DEDEA4F" w14:textId="77777777" w:rsidTr="006E1421">
        <w:tc>
          <w:tcPr>
            <w:tcW w:w="2365" w:type="dxa"/>
          </w:tcPr>
          <w:p w14:paraId="7A2317CB" w14:textId="1ED12A63" w:rsidR="00897CAF" w:rsidRPr="00444355" w:rsidRDefault="00897CAF" w:rsidP="006E1421">
            <w:pPr>
              <w:rPr>
                <w:rFonts w:ascii="宋体" w:eastAsia="宋体" w:hAnsi="宋体"/>
              </w:rPr>
            </w:pPr>
            <w:proofErr w:type="spellStart"/>
            <w:r w:rsidRPr="00A378BC">
              <w:rPr>
                <w:rFonts w:ascii="Arial" w:eastAsia="宋体" w:hAnsi="Arial"/>
              </w:rPr>
              <w:t>C</w:t>
            </w:r>
            <w:r w:rsidRPr="00A378BC">
              <w:rPr>
                <w:rFonts w:ascii="Arial" w:eastAsia="宋体" w:hAnsi="Arial" w:hint="eastAsia"/>
              </w:rPr>
              <w:t>hange</w:t>
            </w:r>
            <w:r w:rsidRPr="003F1175">
              <w:rPr>
                <w:rFonts w:ascii="Arial" w:eastAsia="宋体" w:hAnsi="Arial" w:hint="eastAsia"/>
              </w:rPr>
              <w:t>_</w:t>
            </w:r>
            <w:r w:rsidRPr="00A378BC">
              <w:rPr>
                <w:rFonts w:ascii="Arial" w:eastAsia="宋体" w:hAnsi="Arial"/>
              </w:rPr>
              <w:t>after</w:t>
            </w:r>
            <w:proofErr w:type="spellEnd"/>
          </w:p>
        </w:tc>
        <w:tc>
          <w:tcPr>
            <w:tcW w:w="2047" w:type="dxa"/>
          </w:tcPr>
          <w:p w14:paraId="2F54BD82" w14:textId="5DAF829D" w:rsidR="00897CAF" w:rsidRPr="00444355" w:rsidRDefault="00897CAF" w:rsidP="006E1421">
            <w:pPr>
              <w:rPr>
                <w:rFonts w:ascii="宋体" w:eastAsia="宋体" w:hAnsi="宋体"/>
              </w:rPr>
            </w:pPr>
            <w:r w:rsidRPr="00A378BC">
              <w:rPr>
                <w:rFonts w:ascii="Arial" w:eastAsia="宋体" w:hAnsi="Arial" w:hint="eastAsia"/>
              </w:rPr>
              <w:t>T</w:t>
            </w:r>
            <w:r w:rsidRPr="00A378BC">
              <w:rPr>
                <w:rFonts w:ascii="Arial" w:eastAsia="宋体" w:hAnsi="Arial"/>
              </w:rPr>
              <w:t>ext</w:t>
            </w:r>
          </w:p>
        </w:tc>
        <w:tc>
          <w:tcPr>
            <w:tcW w:w="1908" w:type="dxa"/>
          </w:tcPr>
          <w:p w14:paraId="06EA24DF" w14:textId="67C3E68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0F6FA51" w14:textId="699EA9EF" w:rsidR="00897CAF" w:rsidRPr="00444355" w:rsidRDefault="00897CAF" w:rsidP="006E1421">
            <w:pPr>
              <w:rPr>
                <w:rFonts w:ascii="宋体" w:eastAsia="宋体" w:hAnsi="宋体"/>
              </w:rPr>
            </w:pPr>
            <w:r w:rsidRPr="00444355">
              <w:rPr>
                <w:rFonts w:ascii="宋体" w:eastAsia="宋体" w:hAnsi="宋体" w:hint="eastAsia"/>
              </w:rPr>
              <w:t>修改之后的数据</w:t>
            </w:r>
          </w:p>
        </w:tc>
      </w:tr>
    </w:tbl>
    <w:p w14:paraId="7423D816" w14:textId="34ED3203" w:rsidR="00631C66" w:rsidRPr="001244DA" w:rsidRDefault="00152069"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操作人员表</w:t>
      </w:r>
      <w:r w:rsidR="00340CAE" w:rsidRPr="00A378BC">
        <w:rPr>
          <w:rFonts w:ascii="Arial" w:eastAsia="宋体" w:hAnsi="Arial" w:hint="eastAsia"/>
          <w:sz w:val="24"/>
          <w:szCs w:val="24"/>
        </w:rPr>
        <w:t>operator</w:t>
      </w:r>
      <w:r w:rsidR="00340CAE" w:rsidRPr="001244DA">
        <w:rPr>
          <w:rFonts w:ascii="宋体" w:eastAsia="宋体" w:hAnsi="宋体" w:hint="eastAsia"/>
          <w:sz w:val="24"/>
          <w:szCs w:val="24"/>
        </w:rPr>
        <w:t>存储了可以进行规则修改的操作人员。饿了</w:t>
      </w:r>
      <w:proofErr w:type="gramStart"/>
      <w:r w:rsidR="00340CAE" w:rsidRPr="001244DA">
        <w:rPr>
          <w:rFonts w:ascii="宋体" w:eastAsia="宋体" w:hAnsi="宋体" w:hint="eastAsia"/>
          <w:sz w:val="24"/>
          <w:szCs w:val="24"/>
        </w:rPr>
        <w:t>么使用</w:t>
      </w:r>
      <w:proofErr w:type="gramEnd"/>
      <w:r w:rsidR="00340CAE" w:rsidRPr="001244DA">
        <w:rPr>
          <w:rFonts w:ascii="宋体" w:eastAsia="宋体" w:hAnsi="宋体" w:hint="eastAsia"/>
          <w:sz w:val="24"/>
          <w:szCs w:val="24"/>
        </w:rPr>
        <w:lastRenderedPageBreak/>
        <w:t>了阿里内部员工管理系统，因此不需要通过账号密码来登录系统，但是每个操作人员的权限需要设置，表中权限的字段为</w:t>
      </w:r>
      <w:r w:rsidR="00340CAE" w:rsidRPr="00A378BC">
        <w:rPr>
          <w:rFonts w:ascii="Arial" w:eastAsia="宋体" w:hAnsi="Arial" w:hint="eastAsia"/>
          <w:sz w:val="24"/>
          <w:szCs w:val="24"/>
        </w:rPr>
        <w:t>authority</w:t>
      </w:r>
      <w:r w:rsidR="00C67F73" w:rsidRPr="001244DA">
        <w:rPr>
          <w:rFonts w:ascii="宋体" w:eastAsia="宋体" w:hAnsi="宋体" w:hint="eastAsia"/>
          <w:sz w:val="24"/>
          <w:szCs w:val="24"/>
        </w:rPr>
        <w:t>，权限主要有不可查看、可查看、和</w:t>
      </w:r>
      <w:proofErr w:type="gramStart"/>
      <w:r w:rsidR="00C67F73" w:rsidRPr="001244DA">
        <w:rPr>
          <w:rFonts w:ascii="宋体" w:eastAsia="宋体" w:hAnsi="宋体" w:hint="eastAsia"/>
          <w:sz w:val="24"/>
          <w:szCs w:val="24"/>
        </w:rPr>
        <w:t>可</w:t>
      </w:r>
      <w:proofErr w:type="gramEnd"/>
      <w:r w:rsidR="00C67F73" w:rsidRPr="001244DA">
        <w:rPr>
          <w:rFonts w:ascii="宋体" w:eastAsia="宋体" w:hAnsi="宋体" w:hint="eastAsia"/>
          <w:sz w:val="24"/>
          <w:szCs w:val="24"/>
        </w:rPr>
        <w:t>修改这三个选项。</w:t>
      </w:r>
      <w:r w:rsidR="002F7EEB" w:rsidRPr="00A378BC">
        <w:rPr>
          <w:rFonts w:ascii="Arial" w:eastAsia="宋体" w:hAnsi="Arial" w:hint="eastAsia"/>
          <w:sz w:val="24"/>
          <w:szCs w:val="24"/>
        </w:rPr>
        <w:t>operator</w:t>
      </w:r>
      <w:r w:rsidR="002F7EEB" w:rsidRPr="001244DA">
        <w:rPr>
          <w:rFonts w:ascii="宋体" w:eastAsia="宋体" w:hAnsi="宋体" w:hint="eastAsia"/>
          <w:sz w:val="24"/>
          <w:szCs w:val="24"/>
        </w:rPr>
        <w:t>表结果如表</w:t>
      </w:r>
      <w:r w:rsidR="002F7EEB" w:rsidRPr="001244DA">
        <w:rPr>
          <w:rFonts w:ascii="Arial" w:eastAsia="宋体" w:hAnsi="Arial" w:hint="eastAsia"/>
          <w:sz w:val="24"/>
          <w:szCs w:val="24"/>
        </w:rPr>
        <w:t>3.2</w:t>
      </w:r>
      <w:r w:rsidR="00F23117">
        <w:rPr>
          <w:rFonts w:ascii="Arial" w:eastAsia="宋体" w:hAnsi="Arial"/>
          <w:sz w:val="24"/>
          <w:szCs w:val="24"/>
        </w:rPr>
        <w:t>7</w:t>
      </w:r>
      <w:r w:rsidR="002F7EEB" w:rsidRPr="001244DA">
        <w:rPr>
          <w:rFonts w:ascii="宋体" w:eastAsia="宋体" w:hAnsi="宋体" w:hint="eastAsia"/>
          <w:sz w:val="24"/>
          <w:szCs w:val="24"/>
        </w:rPr>
        <w:t>所示</w:t>
      </w:r>
      <w:r w:rsidR="00897CAF" w:rsidRPr="001244DA">
        <w:rPr>
          <w:rFonts w:ascii="宋体" w:eastAsia="宋体" w:hAnsi="宋体" w:hint="eastAsia"/>
          <w:sz w:val="24"/>
          <w:szCs w:val="24"/>
        </w:rPr>
        <w:t>。</w:t>
      </w:r>
    </w:p>
    <w:p w14:paraId="5792DABF" w14:textId="228FEDD0" w:rsidR="00FD189F" w:rsidRDefault="00FD189F" w:rsidP="00FD189F">
      <w:pPr>
        <w:pStyle w:val="af8"/>
        <w:keepNext/>
      </w:pPr>
      <w:bookmarkStart w:id="264" w:name="_Toc36736516"/>
      <w:bookmarkStart w:id="265" w:name="_Toc36939152"/>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27</w:t>
      </w:r>
      <w:r w:rsidR="00F23117">
        <w:fldChar w:fldCharType="end"/>
      </w:r>
      <w:r>
        <w:t xml:space="preserve">  </w:t>
      </w:r>
      <w:r w:rsidRPr="00A378BC">
        <w:t>operator</w:t>
      </w:r>
      <w:r w:rsidRPr="0038343E">
        <w:t>表结构</w:t>
      </w:r>
      <w:bookmarkEnd w:id="264"/>
      <w:bookmarkEnd w:id="265"/>
    </w:p>
    <w:tbl>
      <w:tblPr>
        <w:tblStyle w:val="af4"/>
        <w:tblW w:w="0" w:type="auto"/>
        <w:tblCellMar>
          <w:left w:w="28" w:type="dxa"/>
          <w:right w:w="28" w:type="dxa"/>
        </w:tblCellMar>
        <w:tblLook w:val="04A0" w:firstRow="1" w:lastRow="0" w:firstColumn="1" w:lastColumn="0" w:noHBand="0" w:noVBand="1"/>
      </w:tblPr>
      <w:tblGrid>
        <w:gridCol w:w="2202"/>
        <w:gridCol w:w="2276"/>
        <w:gridCol w:w="1873"/>
        <w:gridCol w:w="1945"/>
      </w:tblGrid>
      <w:tr w:rsidR="00897CAF" w:rsidRPr="00444355" w14:paraId="423880A6" w14:textId="77777777" w:rsidTr="00547A9B">
        <w:tc>
          <w:tcPr>
            <w:tcW w:w="2202" w:type="dxa"/>
          </w:tcPr>
          <w:p w14:paraId="6D8009D1" w14:textId="30F2B5BB" w:rsidR="00897CAF" w:rsidRPr="00444355" w:rsidRDefault="00897CAF" w:rsidP="006E1421">
            <w:pPr>
              <w:rPr>
                <w:rFonts w:ascii="宋体" w:eastAsia="宋体" w:hAnsi="宋体"/>
              </w:rPr>
            </w:pPr>
            <w:r w:rsidRPr="00444355">
              <w:rPr>
                <w:rFonts w:ascii="宋体" w:eastAsia="宋体" w:hAnsi="宋体" w:hint="eastAsia"/>
              </w:rPr>
              <w:t>字段名</w:t>
            </w:r>
          </w:p>
        </w:tc>
        <w:tc>
          <w:tcPr>
            <w:tcW w:w="2276" w:type="dxa"/>
          </w:tcPr>
          <w:p w14:paraId="64058D89" w14:textId="7D77047A"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76C4BBE5" w14:textId="0D3E1272"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4413AF4A" w14:textId="495C58BA"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0954C99C" w14:textId="77777777" w:rsidTr="00547A9B">
        <w:tc>
          <w:tcPr>
            <w:tcW w:w="2202" w:type="dxa"/>
          </w:tcPr>
          <w:p w14:paraId="0CAC472F" w14:textId="6260DA1A"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276" w:type="dxa"/>
          </w:tcPr>
          <w:p w14:paraId="4833989C" w14:textId="423B1084" w:rsidR="00897CAF" w:rsidRPr="00444355" w:rsidRDefault="00897CAF" w:rsidP="006E1421">
            <w:pPr>
              <w:rPr>
                <w:rFonts w:ascii="宋体" w:eastAsia="宋体" w:hAnsi="宋体"/>
              </w:rPr>
            </w:pPr>
            <w:r w:rsidRPr="00A378BC">
              <w:rPr>
                <w:rFonts w:ascii="Arial" w:eastAsia="宋体" w:hAnsi="Arial" w:hint="eastAsia"/>
              </w:rPr>
              <w:t>L</w:t>
            </w:r>
            <w:r w:rsidRPr="00A378BC">
              <w:rPr>
                <w:rFonts w:ascii="Arial" w:eastAsia="宋体" w:hAnsi="Arial"/>
              </w:rPr>
              <w:t>ong</w:t>
            </w:r>
          </w:p>
        </w:tc>
        <w:tc>
          <w:tcPr>
            <w:tcW w:w="1873" w:type="dxa"/>
          </w:tcPr>
          <w:p w14:paraId="06174629" w14:textId="215653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E727DE6" w14:textId="746948B5" w:rsidR="00897CAF" w:rsidRPr="00444355" w:rsidRDefault="00897CAF" w:rsidP="006E1421">
            <w:pPr>
              <w:rPr>
                <w:rFonts w:ascii="宋体" w:eastAsia="宋体" w:hAnsi="宋体"/>
              </w:rPr>
            </w:pPr>
            <w:r w:rsidRPr="00444355">
              <w:rPr>
                <w:rFonts w:ascii="宋体" w:eastAsia="宋体" w:hAnsi="宋体" w:hint="eastAsia"/>
              </w:rPr>
              <w:t>操作人</w:t>
            </w:r>
            <w:r w:rsidRPr="00A378BC">
              <w:rPr>
                <w:rFonts w:ascii="Arial" w:eastAsia="宋体" w:hAnsi="Arial" w:hint="eastAsia"/>
              </w:rPr>
              <w:t>id</w:t>
            </w:r>
          </w:p>
        </w:tc>
      </w:tr>
      <w:tr w:rsidR="00897CAF" w:rsidRPr="00444355" w14:paraId="14C28678" w14:textId="77777777" w:rsidTr="00547A9B">
        <w:tc>
          <w:tcPr>
            <w:tcW w:w="2202" w:type="dxa"/>
          </w:tcPr>
          <w:p w14:paraId="14C70C43" w14:textId="648B18DA" w:rsidR="00897CAF" w:rsidRPr="00444355" w:rsidRDefault="00897CAF" w:rsidP="006E1421">
            <w:pPr>
              <w:rPr>
                <w:rFonts w:ascii="宋体" w:eastAsia="宋体" w:hAnsi="宋体"/>
              </w:rPr>
            </w:pPr>
            <w:r w:rsidRPr="00A378BC">
              <w:rPr>
                <w:rFonts w:ascii="Arial" w:eastAsia="宋体" w:hAnsi="Arial"/>
              </w:rPr>
              <w:t>Name</w:t>
            </w:r>
          </w:p>
        </w:tc>
        <w:tc>
          <w:tcPr>
            <w:tcW w:w="2276" w:type="dxa"/>
          </w:tcPr>
          <w:p w14:paraId="332E2EB9" w14:textId="50591726" w:rsidR="00897CAF" w:rsidRPr="00444355" w:rsidRDefault="00897CAF" w:rsidP="006E1421">
            <w:pPr>
              <w:rPr>
                <w:rFonts w:ascii="宋体" w:eastAsia="宋体" w:hAnsi="宋体"/>
              </w:rPr>
            </w:pPr>
            <w:proofErr w:type="gramStart"/>
            <w:r w:rsidRPr="00A378BC">
              <w:rPr>
                <w:rFonts w:ascii="Arial" w:eastAsia="宋体" w:hAnsi="Arial" w:hint="eastAsia"/>
              </w:rPr>
              <w:t>V</w:t>
            </w:r>
            <w:r w:rsidRPr="00A378BC">
              <w:rPr>
                <w:rFonts w:ascii="Arial" w:eastAsia="宋体" w:hAnsi="Arial"/>
              </w:rPr>
              <w:t>archar</w:t>
            </w:r>
            <w:r w:rsidRPr="00444355">
              <w:rPr>
                <w:rFonts w:ascii="宋体" w:eastAsia="宋体" w:hAnsi="宋体"/>
              </w:rPr>
              <w:t>(</w:t>
            </w:r>
            <w:proofErr w:type="gramEnd"/>
            <w:r w:rsidRPr="003F1175">
              <w:rPr>
                <w:rFonts w:ascii="Arial" w:eastAsia="宋体" w:hAnsi="Arial"/>
              </w:rPr>
              <w:t>20</w:t>
            </w:r>
            <w:r w:rsidRPr="00444355">
              <w:rPr>
                <w:rFonts w:ascii="宋体" w:eastAsia="宋体" w:hAnsi="宋体"/>
              </w:rPr>
              <w:t>)</w:t>
            </w:r>
          </w:p>
        </w:tc>
        <w:tc>
          <w:tcPr>
            <w:tcW w:w="1873" w:type="dxa"/>
          </w:tcPr>
          <w:p w14:paraId="706FDFBB" w14:textId="1DB75CE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DC33485" w14:textId="45EB56DB" w:rsidR="00897CAF" w:rsidRPr="00444355" w:rsidRDefault="00897CAF" w:rsidP="006E1421">
            <w:pPr>
              <w:rPr>
                <w:rFonts w:ascii="宋体" w:eastAsia="宋体" w:hAnsi="宋体"/>
              </w:rPr>
            </w:pPr>
            <w:r w:rsidRPr="00444355">
              <w:rPr>
                <w:rFonts w:ascii="宋体" w:eastAsia="宋体" w:hAnsi="宋体" w:hint="eastAsia"/>
              </w:rPr>
              <w:t>操作人名字</w:t>
            </w:r>
          </w:p>
        </w:tc>
      </w:tr>
      <w:tr w:rsidR="00BF286A" w:rsidRPr="00444355" w14:paraId="460CD08D" w14:textId="77777777" w:rsidTr="00547A9B">
        <w:tc>
          <w:tcPr>
            <w:tcW w:w="2202" w:type="dxa"/>
          </w:tcPr>
          <w:p w14:paraId="35C65FC2" w14:textId="1C1BC76F" w:rsidR="00BF286A" w:rsidRPr="00444355" w:rsidRDefault="00E54EF1" w:rsidP="006E1421">
            <w:pPr>
              <w:rPr>
                <w:rFonts w:ascii="宋体" w:eastAsia="宋体" w:hAnsi="宋体"/>
              </w:rPr>
            </w:pPr>
            <w:proofErr w:type="spellStart"/>
            <w:r w:rsidRPr="00A378BC">
              <w:rPr>
                <w:rFonts w:ascii="Arial" w:eastAsia="宋体" w:hAnsi="Arial"/>
              </w:rPr>
              <w:t>E</w:t>
            </w:r>
            <w:r w:rsidRPr="00A378BC">
              <w:rPr>
                <w:rFonts w:ascii="Arial" w:eastAsia="宋体" w:hAnsi="Arial" w:hint="eastAsia"/>
              </w:rPr>
              <w:t>mployee</w:t>
            </w:r>
            <w:r w:rsidRPr="003F1175">
              <w:rPr>
                <w:rFonts w:ascii="Arial" w:eastAsia="宋体" w:hAnsi="Arial"/>
              </w:rPr>
              <w:t>_</w:t>
            </w:r>
            <w:r w:rsidRPr="00A378BC">
              <w:rPr>
                <w:rFonts w:ascii="Arial" w:eastAsia="宋体" w:hAnsi="Arial"/>
              </w:rPr>
              <w:t>num</w:t>
            </w:r>
            <w:proofErr w:type="spellEnd"/>
          </w:p>
        </w:tc>
        <w:tc>
          <w:tcPr>
            <w:tcW w:w="2276" w:type="dxa"/>
          </w:tcPr>
          <w:p w14:paraId="165463A1" w14:textId="51218923" w:rsidR="00BF286A" w:rsidRPr="00444355" w:rsidRDefault="00BF286A" w:rsidP="006E1421">
            <w:pPr>
              <w:rPr>
                <w:rFonts w:ascii="宋体" w:eastAsia="宋体" w:hAnsi="宋体"/>
              </w:rPr>
            </w:pPr>
            <w:r w:rsidRPr="00A378BC">
              <w:rPr>
                <w:rFonts w:ascii="Arial" w:eastAsia="宋体" w:hAnsi="Arial" w:hint="eastAsia"/>
              </w:rPr>
              <w:t>Long</w:t>
            </w:r>
          </w:p>
        </w:tc>
        <w:tc>
          <w:tcPr>
            <w:tcW w:w="1873" w:type="dxa"/>
          </w:tcPr>
          <w:p w14:paraId="3E7EDC46" w14:textId="53015B16" w:rsidR="00BF286A" w:rsidRDefault="00BF286A" w:rsidP="006E1421">
            <w:pPr>
              <w:rPr>
                <w:rFonts w:ascii="宋体" w:eastAsia="宋体" w:hAnsi="宋体"/>
              </w:rPr>
            </w:pPr>
            <w:r>
              <w:rPr>
                <w:rFonts w:ascii="宋体" w:eastAsia="宋体" w:hAnsi="宋体" w:hint="eastAsia"/>
              </w:rPr>
              <w:t>否</w:t>
            </w:r>
          </w:p>
        </w:tc>
        <w:tc>
          <w:tcPr>
            <w:tcW w:w="1945" w:type="dxa"/>
          </w:tcPr>
          <w:p w14:paraId="23D53988" w14:textId="5402470F" w:rsidR="00BF286A" w:rsidRPr="00444355" w:rsidRDefault="00BF286A" w:rsidP="006E1421">
            <w:pPr>
              <w:rPr>
                <w:rFonts w:ascii="宋体" w:eastAsia="宋体" w:hAnsi="宋体"/>
              </w:rPr>
            </w:pPr>
            <w:r>
              <w:rPr>
                <w:rFonts w:ascii="宋体" w:eastAsia="宋体" w:hAnsi="宋体" w:hint="eastAsia"/>
              </w:rPr>
              <w:t>操作人工号</w:t>
            </w:r>
          </w:p>
        </w:tc>
      </w:tr>
      <w:tr w:rsidR="00897CAF" w:rsidRPr="00444355" w14:paraId="27652637" w14:textId="77777777" w:rsidTr="00547A9B">
        <w:tc>
          <w:tcPr>
            <w:tcW w:w="2202" w:type="dxa"/>
          </w:tcPr>
          <w:p w14:paraId="05C95BC7" w14:textId="575749B0" w:rsidR="00897CAF" w:rsidRPr="00444355" w:rsidRDefault="00897CAF" w:rsidP="006E1421">
            <w:pPr>
              <w:rPr>
                <w:rFonts w:ascii="宋体" w:eastAsia="宋体" w:hAnsi="宋体"/>
              </w:rPr>
            </w:pPr>
            <w:bookmarkStart w:id="266" w:name="OLE_LINK10"/>
            <w:r w:rsidRPr="00A378BC">
              <w:rPr>
                <w:rFonts w:ascii="Arial" w:eastAsia="宋体" w:hAnsi="Arial"/>
              </w:rPr>
              <w:t>A</w:t>
            </w:r>
            <w:r w:rsidRPr="00A378BC">
              <w:rPr>
                <w:rFonts w:ascii="Arial" w:eastAsia="宋体" w:hAnsi="Arial" w:hint="eastAsia"/>
              </w:rPr>
              <w:t>uthority</w:t>
            </w:r>
            <w:bookmarkEnd w:id="266"/>
          </w:p>
        </w:tc>
        <w:tc>
          <w:tcPr>
            <w:tcW w:w="2276" w:type="dxa"/>
          </w:tcPr>
          <w:p w14:paraId="18D281D1" w14:textId="012C5FF8" w:rsidR="00897CAF" w:rsidRPr="00444355" w:rsidRDefault="00897CAF" w:rsidP="006E1421">
            <w:pPr>
              <w:rPr>
                <w:rFonts w:ascii="宋体" w:eastAsia="宋体" w:hAnsi="宋体"/>
              </w:rPr>
            </w:pPr>
            <w:r w:rsidRPr="00A378BC">
              <w:rPr>
                <w:rFonts w:ascii="Arial" w:eastAsia="宋体" w:hAnsi="Arial" w:hint="eastAsia"/>
              </w:rPr>
              <w:t>String</w:t>
            </w:r>
          </w:p>
        </w:tc>
        <w:tc>
          <w:tcPr>
            <w:tcW w:w="1873" w:type="dxa"/>
          </w:tcPr>
          <w:p w14:paraId="4CA1C024" w14:textId="0C30E2AD" w:rsidR="00897CAF" w:rsidRDefault="00897CAF" w:rsidP="006E1421">
            <w:pPr>
              <w:rPr>
                <w:rFonts w:ascii="宋体" w:eastAsia="宋体" w:hAnsi="宋体"/>
              </w:rPr>
            </w:pPr>
            <w:r>
              <w:rPr>
                <w:rFonts w:ascii="宋体" w:eastAsia="宋体" w:hAnsi="宋体" w:hint="eastAsia"/>
              </w:rPr>
              <w:t>否</w:t>
            </w:r>
          </w:p>
        </w:tc>
        <w:tc>
          <w:tcPr>
            <w:tcW w:w="1945" w:type="dxa"/>
          </w:tcPr>
          <w:p w14:paraId="5ECADBF5" w14:textId="0EE6F06A" w:rsidR="00897CAF" w:rsidRPr="00444355" w:rsidRDefault="00897CAF" w:rsidP="006E1421">
            <w:pPr>
              <w:rPr>
                <w:rFonts w:ascii="宋体" w:eastAsia="宋体" w:hAnsi="宋体"/>
              </w:rPr>
            </w:pPr>
            <w:r>
              <w:rPr>
                <w:rFonts w:ascii="宋体" w:eastAsia="宋体" w:hAnsi="宋体" w:hint="eastAsia"/>
              </w:rPr>
              <w:t>权限</w:t>
            </w:r>
          </w:p>
        </w:tc>
      </w:tr>
    </w:tbl>
    <w:p w14:paraId="0062875C" w14:textId="77655C89" w:rsidR="004C6632" w:rsidRDefault="004C6632" w:rsidP="009F02EA">
      <w:pPr>
        <w:pStyle w:val="2"/>
        <w:numPr>
          <w:ilvl w:val="1"/>
          <w:numId w:val="52"/>
        </w:numPr>
      </w:pPr>
      <w:bookmarkStart w:id="267" w:name="_Toc25947933"/>
      <w:bookmarkStart w:id="268" w:name="_Toc36642704"/>
      <w:bookmarkStart w:id="269" w:name="_Toc36643276"/>
      <w:bookmarkStart w:id="270" w:name="_Toc36732799"/>
      <w:bookmarkStart w:id="271" w:name="_Toc36939019"/>
      <w:r>
        <w:rPr>
          <w:rFonts w:hint="eastAsia"/>
        </w:rPr>
        <w:t>本章小结</w:t>
      </w:r>
      <w:bookmarkEnd w:id="267"/>
      <w:bookmarkEnd w:id="268"/>
      <w:bookmarkEnd w:id="269"/>
      <w:bookmarkEnd w:id="270"/>
      <w:bookmarkEnd w:id="271"/>
    </w:p>
    <w:p w14:paraId="7C2725EA" w14:textId="2BA4D96D" w:rsidR="008632B5" w:rsidRDefault="00063B9A" w:rsidP="0060369D">
      <w:pPr>
        <w:spacing w:line="360" w:lineRule="auto"/>
        <w:ind w:firstLineChars="200" w:firstLine="480"/>
        <w:rPr>
          <w:rFonts w:ascii="宋体" w:eastAsia="宋体" w:hAnsi="宋体"/>
          <w:sz w:val="24"/>
          <w:szCs w:val="24"/>
        </w:rPr>
      </w:pPr>
      <w:r w:rsidRPr="009F0AF2">
        <w:rPr>
          <w:rFonts w:ascii="宋体" w:eastAsia="宋体" w:hAnsi="宋体" w:hint="eastAsia"/>
          <w:sz w:val="24"/>
          <w:szCs w:val="24"/>
        </w:rPr>
        <w:t>本章介绍了</w:t>
      </w:r>
      <w:r>
        <w:rPr>
          <w:rFonts w:ascii="宋体" w:eastAsia="宋体" w:hAnsi="宋体" w:hint="eastAsia"/>
          <w:sz w:val="24"/>
          <w:szCs w:val="24"/>
        </w:rPr>
        <w:t>系统存在的需求以及系统的总体设计，本章首先通过系统边界图界定了系统边界，之后通过结合用例图和用户的实际需求，对系统进行的需求分析；通过对系统的架构设计、功能组成设计、部署设计等完成了对系统的总体设计。本章节的最后介绍了数据库的设计，包括</w:t>
      </w:r>
      <w:r w:rsidRPr="00A378BC">
        <w:rPr>
          <w:rFonts w:ascii="Arial" w:eastAsia="宋体" w:hAnsi="Arial" w:hint="eastAsia"/>
          <w:sz w:val="24"/>
          <w:szCs w:val="24"/>
        </w:rPr>
        <w:t>ER</w:t>
      </w:r>
      <w:r>
        <w:rPr>
          <w:rFonts w:ascii="宋体" w:eastAsia="宋体" w:hAnsi="宋体" w:hint="eastAsia"/>
          <w:sz w:val="24"/>
          <w:szCs w:val="24"/>
        </w:rPr>
        <w:t>图的设计以及数据表的设计。</w:t>
      </w:r>
    </w:p>
    <w:p w14:paraId="3BCCB00C" w14:textId="77777777" w:rsidR="008632B5" w:rsidRDefault="008632B5" w:rsidP="00063B9A">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3AC4A6C0" w14:textId="27FC04BA" w:rsidR="008C1387" w:rsidRDefault="00F23117" w:rsidP="009F02EA">
      <w:pPr>
        <w:pStyle w:val="1"/>
        <w:numPr>
          <w:ilvl w:val="0"/>
          <w:numId w:val="52"/>
        </w:numPr>
      </w:pPr>
      <w:bookmarkStart w:id="272" w:name="_Toc25947934"/>
      <w:bookmarkStart w:id="273" w:name="_Toc36642705"/>
      <w:bookmarkStart w:id="274" w:name="_Toc36643277"/>
      <w:bookmarkStart w:id="275" w:name="_Toc36732800"/>
      <w:bookmarkStart w:id="276" w:name="_Toc36939020"/>
      <w:r>
        <w:rPr>
          <w:rFonts w:hint="eastAsia"/>
        </w:rPr>
        <w:lastRenderedPageBreak/>
        <w:t>履约超时管理平台的</w:t>
      </w:r>
      <w:r w:rsidR="008C1387">
        <w:rPr>
          <w:rFonts w:hint="eastAsia"/>
        </w:rPr>
        <w:t>实现</w:t>
      </w:r>
      <w:bookmarkEnd w:id="272"/>
      <w:bookmarkEnd w:id="273"/>
      <w:bookmarkEnd w:id="274"/>
      <w:bookmarkEnd w:id="275"/>
      <w:bookmarkEnd w:id="276"/>
    </w:p>
    <w:p w14:paraId="3686FD86" w14:textId="11BF5245" w:rsidR="004C6632" w:rsidRDefault="00CB77F8" w:rsidP="009F02EA">
      <w:pPr>
        <w:pStyle w:val="2"/>
        <w:numPr>
          <w:ilvl w:val="1"/>
          <w:numId w:val="52"/>
        </w:numPr>
      </w:pPr>
      <w:bookmarkStart w:id="277" w:name="_Toc25947935"/>
      <w:bookmarkStart w:id="278" w:name="_Toc36642706"/>
      <w:bookmarkStart w:id="279" w:name="_Toc36643278"/>
      <w:bookmarkStart w:id="280" w:name="_Toc36732801"/>
      <w:bookmarkStart w:id="281" w:name="_Toc36939021"/>
      <w:r>
        <w:rPr>
          <w:rFonts w:hint="eastAsia"/>
        </w:rPr>
        <w:t>规则管理模块</w:t>
      </w:r>
      <w:bookmarkEnd w:id="277"/>
      <w:bookmarkEnd w:id="278"/>
      <w:bookmarkEnd w:id="279"/>
      <w:bookmarkEnd w:id="280"/>
      <w:bookmarkEnd w:id="281"/>
    </w:p>
    <w:p w14:paraId="4F7623B3" w14:textId="01F154AE" w:rsidR="008C6569" w:rsidRPr="008C6569" w:rsidRDefault="00D14EEE" w:rsidP="009F02EA">
      <w:pPr>
        <w:pStyle w:val="3"/>
        <w:numPr>
          <w:ilvl w:val="2"/>
          <w:numId w:val="52"/>
        </w:numPr>
      </w:pPr>
      <w:bookmarkStart w:id="282" w:name="_Toc36642707"/>
      <w:bookmarkStart w:id="283" w:name="_Toc36643279"/>
      <w:bookmarkStart w:id="284" w:name="_Toc36732802"/>
      <w:bookmarkStart w:id="285" w:name="_Toc36939022"/>
      <w:r>
        <w:rPr>
          <w:rFonts w:hint="eastAsia"/>
        </w:rPr>
        <w:t>规则管理模块详细设计</w:t>
      </w:r>
      <w:bookmarkEnd w:id="282"/>
      <w:bookmarkEnd w:id="283"/>
      <w:bookmarkEnd w:id="284"/>
      <w:bookmarkEnd w:id="285"/>
    </w:p>
    <w:p w14:paraId="76C74AA0" w14:textId="73B3FC56" w:rsidR="005E4D4A" w:rsidRDefault="005E4D4A" w:rsidP="00847C86">
      <w:pPr>
        <w:spacing w:line="360" w:lineRule="auto"/>
        <w:ind w:firstLineChars="200" w:firstLine="480"/>
        <w:rPr>
          <w:rFonts w:ascii="宋体" w:eastAsia="宋体" w:hAnsi="宋体"/>
          <w:sz w:val="24"/>
          <w:szCs w:val="24"/>
        </w:rPr>
      </w:pPr>
      <w:r w:rsidRPr="00847C86">
        <w:rPr>
          <w:rFonts w:ascii="宋体" w:eastAsia="宋体" w:hAnsi="宋体" w:hint="eastAsia"/>
          <w:sz w:val="24"/>
          <w:szCs w:val="24"/>
        </w:rPr>
        <w:t>规则管理模块的功能主要有对已有规则的新增、删除、修改、查询等</w:t>
      </w:r>
      <w:r w:rsidR="00847C86" w:rsidRPr="00847C86">
        <w:rPr>
          <w:rFonts w:ascii="宋体" w:eastAsia="宋体" w:hAnsi="宋体" w:hint="eastAsia"/>
          <w:sz w:val="24"/>
          <w:szCs w:val="24"/>
        </w:rPr>
        <w:t>，同时，为了方便运营人员进行命中与未命中情况的统计，方便开发人员排查线上问题，对命中规则和未命中规则的订单做了相应的统计</w:t>
      </w:r>
      <w:r w:rsidR="00847C86">
        <w:rPr>
          <w:rFonts w:ascii="宋体" w:eastAsia="宋体" w:hAnsi="宋体" w:hint="eastAsia"/>
          <w:sz w:val="24"/>
          <w:szCs w:val="24"/>
        </w:rPr>
        <w:t>。</w:t>
      </w:r>
    </w:p>
    <w:p w14:paraId="3DD16471" w14:textId="77777777" w:rsidR="00FD189F" w:rsidRDefault="006057EE" w:rsidP="006057EE">
      <w:pPr>
        <w:keepNext/>
        <w:spacing w:line="360" w:lineRule="auto"/>
        <w:jc w:val="center"/>
      </w:pPr>
      <w:r>
        <w:rPr>
          <w:noProof/>
        </w:rPr>
        <w:drawing>
          <wp:inline distT="0" distB="0" distL="0" distR="0" wp14:anchorId="50C94159" wp14:editId="5A44DD26">
            <wp:extent cx="4508500" cy="3287379"/>
            <wp:effectExtent l="0" t="0" r="635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5945" cy="3300099"/>
                    </a:xfrm>
                    <a:prstGeom prst="rect">
                      <a:avLst/>
                    </a:prstGeom>
                    <a:noFill/>
                    <a:ln>
                      <a:noFill/>
                    </a:ln>
                  </pic:spPr>
                </pic:pic>
              </a:graphicData>
            </a:graphic>
          </wp:inline>
        </w:drawing>
      </w:r>
    </w:p>
    <w:p w14:paraId="190E1116" w14:textId="7F1C94D4" w:rsidR="00847C86" w:rsidRDefault="00FD189F" w:rsidP="00FD189F">
      <w:pPr>
        <w:pStyle w:val="af8"/>
        <w:rPr>
          <w:rFonts w:ascii="宋体" w:hAnsi="宋体"/>
          <w:szCs w:val="24"/>
        </w:rPr>
      </w:pPr>
      <w:bookmarkStart w:id="286" w:name="_Toc36736580"/>
      <w:bookmarkStart w:id="287" w:name="_Toc36940608"/>
      <w:r>
        <w:t>图</w:t>
      </w:r>
      <w:r>
        <w:t xml:space="preserve"> </w:t>
      </w:r>
      <w:fldSimple w:instr=" STYLEREF 1 \s ">
        <w:r w:rsidR="0018235C">
          <w:rPr>
            <w:rFonts w:hint="eastAsia"/>
            <w:noProof/>
          </w:rPr>
          <w:t>四</w:t>
        </w:r>
      </w:fldSimple>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w:t>
      </w:r>
      <w:r w:rsidR="0018235C">
        <w:fldChar w:fldCharType="end"/>
      </w:r>
      <w:r>
        <w:t xml:space="preserve">  </w:t>
      </w:r>
      <w:r w:rsidRPr="00571A0B">
        <w:rPr>
          <w:rFonts w:hint="eastAsia"/>
        </w:rPr>
        <w:t>规则管理类图</w:t>
      </w:r>
      <w:bookmarkEnd w:id="286"/>
      <w:bookmarkEnd w:id="287"/>
    </w:p>
    <w:p w14:paraId="42537275" w14:textId="55992795" w:rsidR="0040320B" w:rsidRDefault="00847C86" w:rsidP="007936F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00DF199A" w:rsidRPr="003F1175">
        <w:rPr>
          <w:rFonts w:ascii="Arial" w:eastAsia="宋体" w:hAnsi="Arial" w:hint="eastAsia"/>
          <w:sz w:val="24"/>
          <w:szCs w:val="24"/>
        </w:rPr>
        <w:t>4</w:t>
      </w:r>
      <w:r w:rsidR="00DF199A" w:rsidRPr="001244DA">
        <w:rPr>
          <w:rFonts w:ascii="Arial" w:eastAsia="宋体" w:hAnsi="Arial" w:hint="eastAsia"/>
          <w:sz w:val="24"/>
          <w:szCs w:val="24"/>
        </w:rPr>
        <w:t>.</w:t>
      </w:r>
      <w:r w:rsidR="00DF199A" w:rsidRPr="003F1175">
        <w:rPr>
          <w:rFonts w:ascii="Arial" w:eastAsia="宋体" w:hAnsi="Arial" w:hint="eastAsia"/>
          <w:sz w:val="24"/>
          <w:szCs w:val="24"/>
        </w:rPr>
        <w:t>1</w:t>
      </w:r>
      <w:r>
        <w:rPr>
          <w:rFonts w:ascii="宋体" w:eastAsia="宋体" w:hAnsi="宋体" w:hint="eastAsia"/>
          <w:sz w:val="24"/>
          <w:szCs w:val="24"/>
        </w:rPr>
        <w:t>为规则管理的设计类图，</w:t>
      </w:r>
      <w:proofErr w:type="spellStart"/>
      <w:r w:rsidRPr="00A378BC">
        <w:rPr>
          <w:rFonts w:ascii="Arial" w:eastAsia="宋体" w:hAnsi="Arial"/>
          <w:sz w:val="24"/>
          <w:szCs w:val="24"/>
        </w:rPr>
        <w:t>RuleManageServiceImpl</w:t>
      </w:r>
      <w:proofErr w:type="spellEnd"/>
      <w:r w:rsidR="004B6341">
        <w:rPr>
          <w:rFonts w:ascii="宋体" w:eastAsia="宋体" w:hAnsi="宋体" w:hint="eastAsia"/>
          <w:sz w:val="24"/>
          <w:szCs w:val="24"/>
        </w:rPr>
        <w:t>实现了</w:t>
      </w:r>
      <w:proofErr w:type="spellStart"/>
      <w:r w:rsidR="004B6341" w:rsidRPr="00A378BC">
        <w:rPr>
          <w:rFonts w:ascii="Arial" w:eastAsia="宋体" w:hAnsi="Arial" w:hint="eastAsia"/>
          <w:sz w:val="24"/>
          <w:szCs w:val="24"/>
        </w:rPr>
        <w:t>Toc</w:t>
      </w:r>
      <w:r w:rsidR="004B6341" w:rsidRPr="00A378BC">
        <w:rPr>
          <w:rFonts w:ascii="Arial" w:eastAsia="宋体" w:hAnsi="Arial"/>
          <w:sz w:val="24"/>
          <w:szCs w:val="24"/>
        </w:rPr>
        <w:t>CallBackService</w:t>
      </w:r>
      <w:proofErr w:type="spellEnd"/>
      <w:r w:rsidR="004B6341">
        <w:rPr>
          <w:rFonts w:ascii="宋体" w:eastAsia="宋体" w:hAnsi="宋体" w:hint="eastAsia"/>
          <w:sz w:val="24"/>
          <w:szCs w:val="24"/>
        </w:rPr>
        <w:t>接口和</w:t>
      </w:r>
      <w:proofErr w:type="spellStart"/>
      <w:r w:rsidR="004B6341" w:rsidRPr="00A378BC">
        <w:rPr>
          <w:rFonts w:ascii="Arial" w:eastAsia="宋体" w:hAnsi="Arial" w:hint="eastAsia"/>
          <w:sz w:val="24"/>
          <w:szCs w:val="24"/>
        </w:rPr>
        <w:t>Rule</w:t>
      </w:r>
      <w:r w:rsidR="004B6341" w:rsidRPr="00A378BC">
        <w:rPr>
          <w:rFonts w:ascii="Arial" w:eastAsia="宋体" w:hAnsi="Arial"/>
          <w:sz w:val="24"/>
          <w:szCs w:val="24"/>
        </w:rPr>
        <w:t>ManageService</w:t>
      </w:r>
      <w:proofErr w:type="spellEnd"/>
      <w:r w:rsidR="004B6341">
        <w:rPr>
          <w:rFonts w:ascii="宋体" w:eastAsia="宋体" w:hAnsi="宋体" w:hint="eastAsia"/>
          <w:sz w:val="24"/>
          <w:szCs w:val="24"/>
        </w:rPr>
        <w:t>接口，</w:t>
      </w:r>
      <w:proofErr w:type="spellStart"/>
      <w:r w:rsidR="004B6341" w:rsidRPr="00A378BC">
        <w:rPr>
          <w:rFonts w:ascii="Arial" w:eastAsia="宋体" w:hAnsi="Arial" w:hint="eastAsia"/>
          <w:sz w:val="24"/>
          <w:szCs w:val="24"/>
        </w:rPr>
        <w:t>Toc</w:t>
      </w:r>
      <w:r w:rsidR="004B6341" w:rsidRPr="00A378BC">
        <w:rPr>
          <w:rFonts w:ascii="Arial" w:eastAsia="宋体" w:hAnsi="Arial"/>
          <w:sz w:val="24"/>
          <w:szCs w:val="24"/>
        </w:rPr>
        <w:t>CallBackService</w:t>
      </w:r>
      <w:proofErr w:type="spellEnd"/>
      <w:r w:rsidR="004B6341">
        <w:rPr>
          <w:rFonts w:ascii="宋体" w:eastAsia="宋体" w:hAnsi="宋体" w:hint="eastAsia"/>
          <w:sz w:val="24"/>
          <w:szCs w:val="24"/>
        </w:rPr>
        <w:t>接口为延时任务中心回调接口，</w:t>
      </w:r>
      <w:proofErr w:type="spellStart"/>
      <w:r w:rsidR="004B6341" w:rsidRPr="00A378BC">
        <w:rPr>
          <w:rFonts w:ascii="Arial" w:eastAsia="宋体" w:hAnsi="Arial"/>
          <w:sz w:val="24"/>
          <w:szCs w:val="24"/>
        </w:rPr>
        <w:t>RuleManageServiceImp</w:t>
      </w:r>
      <w:r w:rsidR="004B6341" w:rsidRPr="00A378BC">
        <w:rPr>
          <w:rFonts w:ascii="Arial" w:eastAsia="宋体" w:hAnsi="Arial" w:hint="eastAsia"/>
          <w:sz w:val="24"/>
          <w:szCs w:val="24"/>
        </w:rPr>
        <w:t>l</w:t>
      </w:r>
      <w:proofErr w:type="spellEnd"/>
      <w:r w:rsidR="004B6341">
        <w:rPr>
          <w:rFonts w:ascii="宋体" w:eastAsia="宋体" w:hAnsi="宋体" w:hint="eastAsia"/>
          <w:sz w:val="24"/>
          <w:szCs w:val="24"/>
        </w:rPr>
        <w:t>实现了</w:t>
      </w:r>
      <w:r w:rsidR="004B6341" w:rsidRPr="00A378BC">
        <w:rPr>
          <w:rFonts w:ascii="Arial" w:eastAsia="宋体" w:hAnsi="Arial" w:hint="eastAsia"/>
          <w:sz w:val="24"/>
          <w:szCs w:val="24"/>
        </w:rPr>
        <w:t>callback</w:t>
      </w:r>
      <w:r w:rsidR="004B6341">
        <w:rPr>
          <w:rFonts w:ascii="宋体" w:eastAsia="宋体" w:hAnsi="宋体" w:hint="eastAsia"/>
          <w:sz w:val="24"/>
          <w:szCs w:val="24"/>
        </w:rPr>
        <w:t>方法，用以实现过期告警功能，</w:t>
      </w:r>
      <w:proofErr w:type="spellStart"/>
      <w:r w:rsidR="004B6341" w:rsidRPr="00A378BC">
        <w:rPr>
          <w:rFonts w:ascii="Arial" w:eastAsia="宋体" w:hAnsi="Arial" w:hint="eastAsia"/>
          <w:sz w:val="24"/>
          <w:szCs w:val="24"/>
        </w:rPr>
        <w:t>Rule</w:t>
      </w:r>
      <w:r w:rsidR="004B6341" w:rsidRPr="00A378BC">
        <w:rPr>
          <w:rFonts w:ascii="Arial" w:eastAsia="宋体" w:hAnsi="Arial"/>
          <w:sz w:val="24"/>
          <w:szCs w:val="24"/>
        </w:rPr>
        <w:t>ManageService</w:t>
      </w:r>
      <w:proofErr w:type="spellEnd"/>
      <w:r w:rsidR="004B6341">
        <w:rPr>
          <w:rFonts w:ascii="宋体" w:eastAsia="宋体" w:hAnsi="宋体" w:hint="eastAsia"/>
          <w:sz w:val="24"/>
          <w:szCs w:val="24"/>
        </w:rPr>
        <w:t>接口定义了规则操作和日志查询。</w:t>
      </w:r>
      <w:proofErr w:type="spellStart"/>
      <w:r w:rsidR="00DD017F" w:rsidRPr="00A378BC">
        <w:rPr>
          <w:rFonts w:ascii="Arial" w:eastAsia="宋体" w:hAnsi="Arial" w:hint="eastAsia"/>
          <w:sz w:val="24"/>
          <w:szCs w:val="24"/>
        </w:rPr>
        <w:t>S</w:t>
      </w:r>
      <w:r w:rsidR="00DD017F" w:rsidRPr="00A378BC">
        <w:rPr>
          <w:rFonts w:ascii="Arial" w:eastAsia="宋体" w:hAnsi="Arial"/>
          <w:sz w:val="24"/>
          <w:szCs w:val="24"/>
        </w:rPr>
        <w:t>ceneH</w:t>
      </w:r>
      <w:r w:rsidR="00DD017F" w:rsidRPr="00A378BC">
        <w:rPr>
          <w:rFonts w:ascii="Arial" w:eastAsia="宋体" w:hAnsi="Arial" w:hint="eastAsia"/>
          <w:sz w:val="24"/>
          <w:szCs w:val="24"/>
        </w:rPr>
        <w:t>itRecord</w:t>
      </w:r>
      <w:r w:rsidR="00DD017F" w:rsidRPr="00A378BC">
        <w:rPr>
          <w:rFonts w:ascii="Arial" w:eastAsia="宋体" w:hAnsi="Arial"/>
          <w:sz w:val="24"/>
          <w:szCs w:val="24"/>
        </w:rPr>
        <w:t>Service</w:t>
      </w:r>
      <w:proofErr w:type="spellEnd"/>
      <w:r w:rsidR="00DD017F">
        <w:rPr>
          <w:rFonts w:ascii="宋体" w:eastAsia="宋体" w:hAnsi="宋体" w:hint="eastAsia"/>
          <w:sz w:val="24"/>
          <w:szCs w:val="24"/>
        </w:rPr>
        <w:t>负责处理日志查询相关操作</w:t>
      </w:r>
      <w:r w:rsidR="00F50DFF">
        <w:rPr>
          <w:rFonts w:ascii="宋体" w:eastAsia="宋体" w:hAnsi="宋体" w:hint="eastAsia"/>
          <w:sz w:val="24"/>
          <w:szCs w:val="24"/>
        </w:rPr>
        <w:t>。</w:t>
      </w:r>
      <w:proofErr w:type="spellStart"/>
      <w:r w:rsidR="004B6341" w:rsidRPr="00A378BC">
        <w:rPr>
          <w:rFonts w:ascii="Arial" w:eastAsia="宋体" w:hAnsi="Arial" w:hint="eastAsia"/>
          <w:sz w:val="24"/>
          <w:szCs w:val="24"/>
        </w:rPr>
        <w:t>Cache</w:t>
      </w:r>
      <w:r w:rsidR="004B6341" w:rsidRPr="00A378BC">
        <w:rPr>
          <w:rFonts w:ascii="Arial" w:eastAsia="宋体" w:hAnsi="Arial"/>
          <w:sz w:val="24"/>
          <w:szCs w:val="24"/>
        </w:rPr>
        <w:t>Utils</w:t>
      </w:r>
      <w:proofErr w:type="spellEnd"/>
      <w:r w:rsidR="004B6341">
        <w:rPr>
          <w:rFonts w:ascii="宋体" w:eastAsia="宋体" w:hAnsi="宋体" w:hint="eastAsia"/>
          <w:sz w:val="24"/>
          <w:szCs w:val="24"/>
        </w:rPr>
        <w:t>负责处理缓存相关操作</w:t>
      </w:r>
      <w:r w:rsidR="003505C4">
        <w:rPr>
          <w:rFonts w:ascii="宋体" w:eastAsia="宋体" w:hAnsi="宋体" w:hint="eastAsia"/>
          <w:sz w:val="24"/>
          <w:szCs w:val="24"/>
        </w:rPr>
        <w:t>。</w:t>
      </w:r>
      <w:proofErr w:type="spellStart"/>
      <w:r w:rsidR="003505C4" w:rsidRPr="00A378BC">
        <w:rPr>
          <w:rFonts w:ascii="Arial" w:eastAsia="宋体" w:hAnsi="Arial" w:hint="eastAsia"/>
          <w:sz w:val="24"/>
          <w:szCs w:val="24"/>
        </w:rPr>
        <w:t>Order</w:t>
      </w:r>
      <w:r w:rsidR="003505C4" w:rsidRPr="00A378BC">
        <w:rPr>
          <w:rFonts w:ascii="Arial" w:eastAsia="宋体" w:hAnsi="Arial"/>
          <w:sz w:val="24"/>
          <w:szCs w:val="24"/>
        </w:rPr>
        <w:t>QueryService</w:t>
      </w:r>
      <w:proofErr w:type="spellEnd"/>
      <w:r w:rsidR="003505C4">
        <w:rPr>
          <w:rFonts w:ascii="宋体" w:eastAsia="宋体" w:hAnsi="宋体" w:hint="eastAsia"/>
          <w:sz w:val="24"/>
          <w:szCs w:val="24"/>
        </w:rPr>
        <w:t>负责获取订单信息。</w:t>
      </w:r>
      <w:proofErr w:type="spellStart"/>
      <w:r w:rsidR="003505C4" w:rsidRPr="00A378BC">
        <w:rPr>
          <w:rFonts w:ascii="Arial" w:eastAsia="宋体" w:hAnsi="Arial" w:hint="eastAsia"/>
          <w:sz w:val="24"/>
          <w:szCs w:val="24"/>
        </w:rPr>
        <w:t>SecenRuleService</w:t>
      </w:r>
      <w:proofErr w:type="spellEnd"/>
      <w:r w:rsidR="003505C4">
        <w:rPr>
          <w:rFonts w:ascii="宋体" w:eastAsia="宋体" w:hAnsi="宋体" w:hint="eastAsia"/>
          <w:sz w:val="24"/>
          <w:szCs w:val="24"/>
        </w:rPr>
        <w:t>负责操作已有规则。</w:t>
      </w:r>
      <w:proofErr w:type="spellStart"/>
      <w:r w:rsidR="003505C4" w:rsidRPr="00A378BC">
        <w:rPr>
          <w:rFonts w:ascii="Arial" w:eastAsia="宋体" w:hAnsi="Arial" w:hint="eastAsia"/>
          <w:sz w:val="24"/>
          <w:szCs w:val="24"/>
        </w:rPr>
        <w:t>Sync</w:t>
      </w:r>
      <w:r w:rsidR="003505C4" w:rsidRPr="00A378BC">
        <w:rPr>
          <w:rFonts w:ascii="Arial" w:eastAsia="宋体" w:hAnsi="Arial"/>
          <w:sz w:val="24"/>
          <w:szCs w:val="24"/>
        </w:rPr>
        <w:t>RunnerService</w:t>
      </w:r>
      <w:proofErr w:type="spellEnd"/>
      <w:r w:rsidR="003505C4">
        <w:rPr>
          <w:rFonts w:ascii="宋体" w:eastAsia="宋体" w:hAnsi="宋体" w:hint="eastAsia"/>
          <w:sz w:val="24"/>
          <w:szCs w:val="24"/>
        </w:rPr>
        <w:t>负责审核流操作</w:t>
      </w:r>
    </w:p>
    <w:p w14:paraId="06B42A33" w14:textId="77777777" w:rsidR="00CB77F8" w:rsidRDefault="007936F3" w:rsidP="009F02EA">
      <w:pPr>
        <w:pStyle w:val="3"/>
        <w:numPr>
          <w:ilvl w:val="2"/>
          <w:numId w:val="52"/>
        </w:numPr>
      </w:pPr>
      <w:bookmarkStart w:id="288" w:name="_Toc36732803"/>
      <w:bookmarkStart w:id="289" w:name="_Toc36939023"/>
      <w:r>
        <w:rPr>
          <w:rFonts w:hint="eastAsia"/>
        </w:rPr>
        <w:lastRenderedPageBreak/>
        <w:t>规则操作功能实现</w:t>
      </w:r>
      <w:bookmarkEnd w:id="288"/>
      <w:bookmarkEnd w:id="289"/>
    </w:p>
    <w:p w14:paraId="762C19E3" w14:textId="6797CC94" w:rsidR="00E26775" w:rsidRPr="00CB77F8" w:rsidRDefault="00986896" w:rsidP="00CB77F8">
      <w:pPr>
        <w:spacing w:line="360" w:lineRule="auto"/>
        <w:ind w:firstLineChars="200" w:firstLine="480"/>
        <w:rPr>
          <w:rFonts w:ascii="宋体" w:eastAsia="宋体" w:hAnsi="宋体"/>
          <w:sz w:val="24"/>
          <w:szCs w:val="24"/>
        </w:rPr>
      </w:pPr>
      <w:r w:rsidRPr="00CB77F8">
        <w:rPr>
          <w:rFonts w:ascii="宋体" w:eastAsia="宋体" w:hAnsi="宋体" w:hint="eastAsia"/>
          <w:sz w:val="24"/>
          <w:szCs w:val="24"/>
        </w:rPr>
        <w:t>规则操作分为新增规则、删除规则、修改规则、查询规则</w:t>
      </w:r>
      <w:r w:rsidR="00BA0E71" w:rsidRPr="00CB77F8">
        <w:rPr>
          <w:rFonts w:ascii="宋体" w:eastAsia="宋体" w:hAnsi="宋体" w:hint="eastAsia"/>
          <w:sz w:val="24"/>
          <w:szCs w:val="24"/>
        </w:rPr>
        <w:t>。上述四个操作的实现</w:t>
      </w:r>
      <w:r w:rsidR="0061619D" w:rsidRPr="00CB77F8">
        <w:rPr>
          <w:rFonts w:ascii="宋体" w:eastAsia="宋体" w:hAnsi="宋体" w:hint="eastAsia"/>
          <w:sz w:val="24"/>
          <w:szCs w:val="24"/>
        </w:rPr>
        <w:t>有较高重合度，因此以查询规则和新增规则为例。图</w:t>
      </w:r>
      <w:r w:rsidR="0061619D" w:rsidRPr="003F1175">
        <w:rPr>
          <w:rFonts w:ascii="Arial" w:eastAsia="宋体" w:hAnsi="Arial" w:hint="eastAsia"/>
          <w:sz w:val="24"/>
          <w:szCs w:val="24"/>
        </w:rPr>
        <w:t>4</w:t>
      </w:r>
      <w:r w:rsidR="0061619D" w:rsidRPr="001244DA">
        <w:rPr>
          <w:rFonts w:ascii="Arial" w:eastAsia="宋体" w:hAnsi="Arial" w:hint="eastAsia"/>
          <w:sz w:val="24"/>
          <w:szCs w:val="24"/>
        </w:rPr>
        <w:t>.</w:t>
      </w:r>
      <w:r w:rsidR="0060369D">
        <w:rPr>
          <w:rFonts w:ascii="Arial" w:eastAsia="宋体" w:hAnsi="Arial" w:hint="eastAsia"/>
          <w:sz w:val="24"/>
          <w:szCs w:val="24"/>
        </w:rPr>
        <w:t>2</w:t>
      </w:r>
      <w:r w:rsidR="0061619D" w:rsidRPr="00CB77F8">
        <w:rPr>
          <w:rFonts w:ascii="宋体" w:eastAsia="宋体" w:hAnsi="宋体" w:hint="eastAsia"/>
          <w:sz w:val="24"/>
          <w:szCs w:val="24"/>
        </w:rPr>
        <w:t>为新增规则和查询规则的时序图。</w:t>
      </w:r>
      <w:r w:rsidR="00E26775" w:rsidRPr="00CB77F8">
        <w:rPr>
          <w:rFonts w:ascii="宋体" w:eastAsia="宋体" w:hAnsi="宋体" w:hint="eastAsia"/>
          <w:sz w:val="24"/>
          <w:szCs w:val="24"/>
        </w:rPr>
        <w:t>查询规则操作主要涉及到</w:t>
      </w:r>
      <w:proofErr w:type="spellStart"/>
      <w:r w:rsidR="00E26775" w:rsidRPr="00A378BC">
        <w:rPr>
          <w:rFonts w:ascii="Arial" w:eastAsia="宋体" w:hAnsi="Arial" w:hint="eastAsia"/>
          <w:sz w:val="24"/>
          <w:szCs w:val="24"/>
        </w:rPr>
        <w:t>SceneRuleService</w:t>
      </w:r>
      <w:proofErr w:type="spellEnd"/>
      <w:r w:rsidR="00E26775" w:rsidRPr="00CB77F8">
        <w:rPr>
          <w:rFonts w:ascii="宋体" w:eastAsia="宋体" w:hAnsi="宋体" w:hint="eastAsia"/>
          <w:sz w:val="24"/>
          <w:szCs w:val="24"/>
        </w:rPr>
        <w:t>、</w:t>
      </w:r>
      <w:proofErr w:type="spellStart"/>
      <w:r w:rsidR="00E26775" w:rsidRPr="00A378BC">
        <w:rPr>
          <w:rFonts w:ascii="Arial" w:eastAsia="宋体" w:hAnsi="Arial" w:hint="eastAsia"/>
          <w:sz w:val="24"/>
          <w:szCs w:val="24"/>
        </w:rPr>
        <w:t>SceneRuleDao</w:t>
      </w:r>
      <w:proofErr w:type="spellEnd"/>
      <w:r w:rsidR="00E26775" w:rsidRPr="00CB77F8">
        <w:rPr>
          <w:rFonts w:ascii="宋体" w:eastAsia="宋体" w:hAnsi="宋体" w:hint="eastAsia"/>
          <w:sz w:val="24"/>
          <w:szCs w:val="24"/>
        </w:rPr>
        <w:t>、</w:t>
      </w:r>
      <w:proofErr w:type="spellStart"/>
      <w:r w:rsidR="00E26775" w:rsidRPr="00A378BC">
        <w:rPr>
          <w:rFonts w:ascii="Arial" w:eastAsia="宋体" w:hAnsi="Arial" w:hint="eastAsia"/>
          <w:sz w:val="24"/>
          <w:szCs w:val="24"/>
        </w:rPr>
        <w:t>CacheUtils</w:t>
      </w:r>
      <w:proofErr w:type="spellEnd"/>
      <w:r w:rsidR="00E26775" w:rsidRPr="00CB77F8">
        <w:rPr>
          <w:rFonts w:ascii="宋体" w:eastAsia="宋体" w:hAnsi="宋体" w:hint="eastAsia"/>
          <w:sz w:val="24"/>
          <w:szCs w:val="24"/>
        </w:rPr>
        <w:t>这三个类，</w:t>
      </w:r>
      <w:proofErr w:type="spellStart"/>
      <w:r w:rsidR="00E26775" w:rsidRPr="00A378BC">
        <w:rPr>
          <w:rFonts w:ascii="Arial" w:eastAsia="宋体" w:hAnsi="Arial" w:hint="eastAsia"/>
          <w:sz w:val="24"/>
          <w:szCs w:val="24"/>
        </w:rPr>
        <w:t>SceneRuleService</w:t>
      </w:r>
      <w:proofErr w:type="spellEnd"/>
      <w:r w:rsidR="00E26775" w:rsidRPr="00CB77F8">
        <w:rPr>
          <w:rFonts w:ascii="宋体" w:eastAsia="宋体" w:hAnsi="宋体" w:hint="eastAsia"/>
          <w:sz w:val="24"/>
          <w:szCs w:val="24"/>
        </w:rPr>
        <w:t>调用</w:t>
      </w:r>
      <w:proofErr w:type="spellStart"/>
      <w:r w:rsidR="00E26775" w:rsidRPr="00A378BC">
        <w:rPr>
          <w:rFonts w:ascii="Arial" w:eastAsia="宋体" w:hAnsi="Arial" w:hint="eastAsia"/>
          <w:sz w:val="24"/>
          <w:szCs w:val="24"/>
        </w:rPr>
        <w:t>SceneRuleDao</w:t>
      </w:r>
      <w:proofErr w:type="spellEnd"/>
      <w:r w:rsidR="00E26775" w:rsidRPr="00CB77F8">
        <w:rPr>
          <w:rFonts w:ascii="宋体" w:eastAsia="宋体" w:hAnsi="宋体" w:hint="eastAsia"/>
          <w:sz w:val="24"/>
          <w:szCs w:val="24"/>
        </w:rPr>
        <w:t>来获取</w:t>
      </w:r>
      <w:r w:rsidR="00E64924" w:rsidRPr="00CB77F8">
        <w:rPr>
          <w:rFonts w:ascii="宋体" w:eastAsia="宋体" w:hAnsi="宋体" w:hint="eastAsia"/>
          <w:sz w:val="24"/>
          <w:szCs w:val="24"/>
        </w:rPr>
        <w:t>已有的规则</w:t>
      </w:r>
      <w:r w:rsidR="007043A0" w:rsidRPr="00CB77F8">
        <w:rPr>
          <w:rFonts w:ascii="宋体" w:eastAsia="宋体" w:hAnsi="宋体" w:hint="eastAsia"/>
          <w:sz w:val="24"/>
          <w:szCs w:val="24"/>
        </w:rPr>
        <w:t>，调用</w:t>
      </w:r>
      <w:proofErr w:type="spellStart"/>
      <w:r w:rsidR="007043A0" w:rsidRPr="00A378BC">
        <w:rPr>
          <w:rFonts w:ascii="Arial" w:eastAsia="宋体" w:hAnsi="Arial" w:hint="eastAsia"/>
          <w:sz w:val="24"/>
          <w:szCs w:val="24"/>
        </w:rPr>
        <w:t>Cache</w:t>
      </w:r>
      <w:r w:rsidR="007043A0" w:rsidRPr="00A378BC">
        <w:rPr>
          <w:rFonts w:ascii="Arial" w:eastAsia="宋体" w:hAnsi="Arial"/>
          <w:sz w:val="24"/>
          <w:szCs w:val="24"/>
        </w:rPr>
        <w:t>Utils</w:t>
      </w:r>
      <w:proofErr w:type="spellEnd"/>
      <w:r w:rsidR="007043A0" w:rsidRPr="00CB77F8">
        <w:rPr>
          <w:rFonts w:ascii="宋体" w:eastAsia="宋体" w:hAnsi="宋体" w:hint="eastAsia"/>
          <w:sz w:val="24"/>
          <w:szCs w:val="24"/>
        </w:rPr>
        <w:t>来缓存查询到的规则。</w:t>
      </w:r>
      <w:r w:rsidR="00461394" w:rsidRPr="00CB77F8">
        <w:rPr>
          <w:rFonts w:ascii="宋体" w:eastAsia="宋体" w:hAnsi="宋体" w:hint="eastAsia"/>
          <w:sz w:val="24"/>
          <w:szCs w:val="24"/>
        </w:rPr>
        <w:t>新增规则操作主要涉及到</w:t>
      </w:r>
      <w:proofErr w:type="spellStart"/>
      <w:r w:rsidR="00461394" w:rsidRPr="00A378BC">
        <w:rPr>
          <w:rFonts w:ascii="Arial" w:eastAsia="宋体" w:hAnsi="Arial" w:hint="eastAsia"/>
          <w:sz w:val="24"/>
          <w:szCs w:val="24"/>
        </w:rPr>
        <w:t>SceneRuleService</w:t>
      </w:r>
      <w:proofErr w:type="spellEnd"/>
      <w:r w:rsidR="00461394" w:rsidRPr="00CB77F8">
        <w:rPr>
          <w:rFonts w:ascii="宋体" w:eastAsia="宋体" w:hAnsi="宋体" w:hint="eastAsia"/>
          <w:sz w:val="24"/>
          <w:szCs w:val="24"/>
        </w:rPr>
        <w:t>、</w:t>
      </w:r>
      <w:proofErr w:type="spellStart"/>
      <w:r w:rsidR="00461394" w:rsidRPr="00A378BC">
        <w:rPr>
          <w:rFonts w:ascii="Arial" w:eastAsia="宋体" w:hAnsi="Arial" w:hint="eastAsia"/>
          <w:sz w:val="24"/>
          <w:szCs w:val="24"/>
        </w:rPr>
        <w:t>Sync</w:t>
      </w:r>
      <w:r w:rsidR="00461394" w:rsidRPr="00A378BC">
        <w:rPr>
          <w:rFonts w:ascii="Arial" w:eastAsia="宋体" w:hAnsi="Arial"/>
          <w:sz w:val="24"/>
          <w:szCs w:val="24"/>
        </w:rPr>
        <w:t>RunnerService</w:t>
      </w:r>
      <w:proofErr w:type="spellEnd"/>
      <w:r w:rsidR="00461394" w:rsidRPr="00CB77F8">
        <w:rPr>
          <w:rFonts w:ascii="宋体" w:eastAsia="宋体" w:hAnsi="宋体" w:hint="eastAsia"/>
          <w:sz w:val="24"/>
          <w:szCs w:val="24"/>
        </w:rPr>
        <w:t>、</w:t>
      </w:r>
      <w:bookmarkStart w:id="290" w:name="_Hlk36331730"/>
      <w:proofErr w:type="spellStart"/>
      <w:r w:rsidR="00461394" w:rsidRPr="00A378BC">
        <w:rPr>
          <w:rFonts w:ascii="Arial" w:eastAsia="宋体" w:hAnsi="Arial" w:hint="eastAsia"/>
          <w:sz w:val="24"/>
          <w:szCs w:val="24"/>
        </w:rPr>
        <w:t>SceneRule</w:t>
      </w:r>
      <w:r w:rsidR="00461394" w:rsidRPr="00A378BC">
        <w:rPr>
          <w:rFonts w:ascii="Arial" w:eastAsia="宋体" w:hAnsi="Arial"/>
          <w:sz w:val="24"/>
          <w:szCs w:val="24"/>
        </w:rPr>
        <w:t>DraftDao</w:t>
      </w:r>
      <w:bookmarkEnd w:id="290"/>
      <w:proofErr w:type="spellEnd"/>
      <w:r w:rsidR="00461394" w:rsidRPr="00CB77F8">
        <w:rPr>
          <w:rFonts w:ascii="宋体" w:eastAsia="宋体" w:hAnsi="宋体" w:hint="eastAsia"/>
          <w:sz w:val="24"/>
          <w:szCs w:val="24"/>
        </w:rPr>
        <w:t>这三个类</w:t>
      </w:r>
      <w:r w:rsidR="00E866FC" w:rsidRPr="00CB77F8">
        <w:rPr>
          <w:rFonts w:ascii="宋体" w:eastAsia="宋体" w:hAnsi="宋体" w:hint="eastAsia"/>
          <w:sz w:val="24"/>
          <w:szCs w:val="24"/>
        </w:rPr>
        <w:t>，</w:t>
      </w:r>
      <w:proofErr w:type="spellStart"/>
      <w:r w:rsidR="00E866FC" w:rsidRPr="00A378BC">
        <w:rPr>
          <w:rFonts w:ascii="Arial" w:eastAsia="宋体" w:hAnsi="Arial" w:hint="eastAsia"/>
          <w:sz w:val="24"/>
          <w:szCs w:val="24"/>
        </w:rPr>
        <w:t>SceneRuleService</w:t>
      </w:r>
      <w:proofErr w:type="spellEnd"/>
      <w:r w:rsidR="00E866FC" w:rsidRPr="00CB77F8">
        <w:rPr>
          <w:rFonts w:ascii="宋体" w:eastAsia="宋体" w:hAnsi="宋体" w:hint="eastAsia"/>
          <w:sz w:val="24"/>
          <w:szCs w:val="24"/>
        </w:rPr>
        <w:t>调用</w:t>
      </w:r>
      <w:proofErr w:type="spellStart"/>
      <w:r w:rsidR="00E866FC" w:rsidRPr="00A378BC">
        <w:rPr>
          <w:rFonts w:ascii="Arial" w:eastAsia="宋体" w:hAnsi="Arial" w:hint="eastAsia"/>
          <w:sz w:val="24"/>
          <w:szCs w:val="24"/>
        </w:rPr>
        <w:t>Sync</w:t>
      </w:r>
      <w:r w:rsidR="00E866FC" w:rsidRPr="00A378BC">
        <w:rPr>
          <w:rFonts w:ascii="Arial" w:eastAsia="宋体" w:hAnsi="Arial"/>
          <w:sz w:val="24"/>
          <w:szCs w:val="24"/>
        </w:rPr>
        <w:t>RunnerService</w:t>
      </w:r>
      <w:proofErr w:type="spellEnd"/>
      <w:r w:rsidR="00E866FC" w:rsidRPr="00CB77F8">
        <w:rPr>
          <w:rFonts w:ascii="宋体" w:eastAsia="宋体" w:hAnsi="宋体" w:hint="eastAsia"/>
          <w:sz w:val="24"/>
          <w:szCs w:val="24"/>
        </w:rPr>
        <w:t>在审核平台上创建审核流，调用</w:t>
      </w:r>
      <w:proofErr w:type="spellStart"/>
      <w:r w:rsidR="00E866FC" w:rsidRPr="00A378BC">
        <w:rPr>
          <w:rFonts w:ascii="Arial" w:eastAsia="宋体" w:hAnsi="Arial" w:hint="eastAsia"/>
          <w:sz w:val="24"/>
          <w:szCs w:val="24"/>
        </w:rPr>
        <w:t>SceneRule</w:t>
      </w:r>
      <w:r w:rsidR="00E866FC" w:rsidRPr="00A378BC">
        <w:rPr>
          <w:rFonts w:ascii="Arial" w:eastAsia="宋体" w:hAnsi="Arial"/>
          <w:sz w:val="24"/>
          <w:szCs w:val="24"/>
        </w:rPr>
        <w:t>DraftDao</w:t>
      </w:r>
      <w:proofErr w:type="spellEnd"/>
      <w:r w:rsidR="00E866FC" w:rsidRPr="00CB77F8">
        <w:rPr>
          <w:rFonts w:ascii="宋体" w:eastAsia="宋体" w:hAnsi="宋体" w:hint="eastAsia"/>
          <w:sz w:val="24"/>
          <w:szCs w:val="24"/>
        </w:rPr>
        <w:t>在本地创建规则草稿</w:t>
      </w:r>
      <w:r w:rsidR="00D75907" w:rsidRPr="00CB77F8">
        <w:rPr>
          <w:rFonts w:ascii="宋体" w:eastAsia="宋体" w:hAnsi="宋体" w:hint="eastAsia"/>
          <w:sz w:val="24"/>
          <w:szCs w:val="24"/>
        </w:rPr>
        <w:t>，本地规则草稿与审核平台中的审核流一一对应。</w:t>
      </w:r>
    </w:p>
    <w:p w14:paraId="735A7BC3" w14:textId="77777777" w:rsidR="00FD189F" w:rsidRDefault="00063B9A" w:rsidP="00FD189F">
      <w:pPr>
        <w:keepNext/>
        <w:spacing w:line="360" w:lineRule="auto"/>
        <w:ind w:firstLineChars="200" w:firstLine="420"/>
        <w:jc w:val="center"/>
      </w:pPr>
      <w:r>
        <w:rPr>
          <w:noProof/>
        </w:rPr>
        <w:drawing>
          <wp:inline distT="0" distB="0" distL="0" distR="0" wp14:anchorId="0D1B668A" wp14:editId="6F396B56">
            <wp:extent cx="4347495" cy="2880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01046" cy="2915839"/>
                    </a:xfrm>
                    <a:prstGeom prst="rect">
                      <a:avLst/>
                    </a:prstGeom>
                    <a:noFill/>
                    <a:ln>
                      <a:noFill/>
                    </a:ln>
                  </pic:spPr>
                </pic:pic>
              </a:graphicData>
            </a:graphic>
          </wp:inline>
        </w:drawing>
      </w:r>
    </w:p>
    <w:p w14:paraId="416AD424" w14:textId="0AE747B3" w:rsidR="00063B9A" w:rsidRDefault="00FD189F" w:rsidP="00FD189F">
      <w:pPr>
        <w:pStyle w:val="af8"/>
        <w:rPr>
          <w:rFonts w:ascii="宋体" w:hAnsi="宋体"/>
          <w:szCs w:val="24"/>
        </w:rPr>
      </w:pPr>
      <w:bookmarkStart w:id="291" w:name="_Toc36736581"/>
      <w:bookmarkStart w:id="292" w:name="_Toc36940609"/>
      <w:r>
        <w:t>图</w:t>
      </w:r>
      <w:r>
        <w:t xml:space="preserve"> </w:t>
      </w:r>
      <w:fldSimple w:instr=" STYLEREF 1 \s ">
        <w:r w:rsidR="0018235C">
          <w:rPr>
            <w:rFonts w:hint="eastAsia"/>
            <w:noProof/>
          </w:rPr>
          <w:t>四</w:t>
        </w:r>
      </w:fldSimple>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w:t>
      </w:r>
      <w:r w:rsidR="0018235C">
        <w:fldChar w:fldCharType="end"/>
      </w:r>
      <w:r>
        <w:t xml:space="preserve">  </w:t>
      </w:r>
      <w:r w:rsidRPr="00A8517D">
        <w:rPr>
          <w:rFonts w:hint="eastAsia"/>
        </w:rPr>
        <w:t>规则操作时序图</w:t>
      </w:r>
      <w:bookmarkEnd w:id="291"/>
      <w:bookmarkEnd w:id="292"/>
    </w:p>
    <w:p w14:paraId="7C9EC2E1" w14:textId="17CC3292" w:rsidR="00B34C1B" w:rsidRDefault="00AD4B29"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3</w:t>
      </w:r>
      <w:r>
        <w:rPr>
          <w:rFonts w:ascii="宋体" w:eastAsia="宋体" w:hAnsi="宋体" w:hint="eastAsia"/>
          <w:sz w:val="24"/>
          <w:szCs w:val="24"/>
        </w:rPr>
        <w:t>为新增规则</w:t>
      </w:r>
      <w:r w:rsidR="00866C08">
        <w:rPr>
          <w:rFonts w:ascii="宋体" w:eastAsia="宋体" w:hAnsi="宋体" w:hint="eastAsia"/>
          <w:sz w:val="24"/>
          <w:szCs w:val="24"/>
        </w:rPr>
        <w:t>和查询规则</w:t>
      </w:r>
      <w:r>
        <w:rPr>
          <w:rFonts w:ascii="宋体" w:eastAsia="宋体" w:hAnsi="宋体" w:hint="eastAsia"/>
          <w:sz w:val="24"/>
          <w:szCs w:val="24"/>
        </w:rPr>
        <w:t>实现代码。</w:t>
      </w:r>
      <w:r w:rsidR="00E76F44">
        <w:rPr>
          <w:rFonts w:ascii="宋体" w:eastAsia="宋体" w:hAnsi="宋体" w:hint="eastAsia"/>
          <w:sz w:val="24"/>
          <w:szCs w:val="24"/>
        </w:rPr>
        <w:t>方法</w:t>
      </w:r>
      <w:proofErr w:type="spellStart"/>
      <w:r w:rsidR="007D6BDE" w:rsidRPr="00A378BC">
        <w:rPr>
          <w:rFonts w:ascii="Arial" w:eastAsia="宋体" w:hAnsi="Arial" w:hint="eastAsia"/>
          <w:sz w:val="24"/>
          <w:szCs w:val="24"/>
        </w:rPr>
        <w:t>createScenarioRule</w:t>
      </w:r>
      <w:proofErr w:type="spellEnd"/>
      <w:r w:rsidR="00E76F44">
        <w:rPr>
          <w:rFonts w:ascii="宋体" w:eastAsia="宋体" w:hAnsi="宋体" w:hint="eastAsia"/>
          <w:sz w:val="24"/>
          <w:szCs w:val="24"/>
        </w:rPr>
        <w:t>需要传入一个</w:t>
      </w:r>
      <w:proofErr w:type="spellStart"/>
      <w:r w:rsidR="00E76F44" w:rsidRPr="00A378BC">
        <w:rPr>
          <w:rFonts w:ascii="Arial" w:eastAsia="宋体" w:hAnsi="Arial" w:hint="eastAsia"/>
          <w:sz w:val="24"/>
          <w:szCs w:val="24"/>
        </w:rPr>
        <w:t>RuleContent</w:t>
      </w:r>
      <w:proofErr w:type="spellEnd"/>
      <w:r w:rsidR="00E76F44">
        <w:rPr>
          <w:rFonts w:ascii="宋体" w:eastAsia="宋体" w:hAnsi="宋体" w:hint="eastAsia"/>
          <w:sz w:val="24"/>
          <w:szCs w:val="24"/>
        </w:rPr>
        <w:t>对象，</w:t>
      </w:r>
      <w:r w:rsidR="00866C08">
        <w:rPr>
          <w:rFonts w:ascii="宋体" w:eastAsia="宋体" w:hAnsi="宋体" w:hint="eastAsia"/>
          <w:sz w:val="24"/>
          <w:szCs w:val="24"/>
        </w:rPr>
        <w:t>该对象中保存用户配置的规则信息</w:t>
      </w:r>
      <w:r w:rsidR="00E76F44">
        <w:rPr>
          <w:rFonts w:ascii="宋体" w:eastAsia="宋体" w:hAnsi="宋体" w:hint="eastAsia"/>
          <w:sz w:val="24"/>
          <w:szCs w:val="24"/>
        </w:rPr>
        <w:t>，方法拿到</w:t>
      </w:r>
      <w:proofErr w:type="spellStart"/>
      <w:r w:rsidR="00866C08" w:rsidRPr="00A378BC">
        <w:rPr>
          <w:rFonts w:ascii="Arial" w:eastAsia="宋体" w:hAnsi="Arial" w:hint="eastAsia"/>
          <w:sz w:val="24"/>
          <w:szCs w:val="24"/>
        </w:rPr>
        <w:t>RuleContent</w:t>
      </w:r>
      <w:proofErr w:type="spellEnd"/>
      <w:r w:rsidR="00E76F44">
        <w:rPr>
          <w:rFonts w:ascii="宋体" w:eastAsia="宋体" w:hAnsi="宋体" w:hint="eastAsia"/>
          <w:sz w:val="24"/>
          <w:szCs w:val="24"/>
        </w:rPr>
        <w:t>后，会对规则进行校验，以确保规则符合要求。校验通过之后</w:t>
      </w:r>
      <w:r w:rsidR="003131B8">
        <w:rPr>
          <w:rFonts w:ascii="宋体" w:eastAsia="宋体" w:hAnsi="宋体" w:hint="eastAsia"/>
          <w:sz w:val="24"/>
          <w:szCs w:val="24"/>
        </w:rPr>
        <w:t>方法</w:t>
      </w:r>
      <w:r w:rsidR="00E76F44">
        <w:rPr>
          <w:rFonts w:ascii="宋体" w:eastAsia="宋体" w:hAnsi="宋体" w:hint="eastAsia"/>
          <w:sz w:val="24"/>
          <w:szCs w:val="24"/>
        </w:rPr>
        <w:t>调用</w:t>
      </w:r>
      <w:proofErr w:type="spellStart"/>
      <w:r w:rsidR="008A7B1A" w:rsidRPr="00A378BC">
        <w:rPr>
          <w:rFonts w:ascii="Arial" w:eastAsia="宋体" w:hAnsi="Arial"/>
          <w:sz w:val="24"/>
          <w:szCs w:val="24"/>
        </w:rPr>
        <w:t>syncRunnerService</w:t>
      </w:r>
      <w:proofErr w:type="spellEnd"/>
      <w:r w:rsidR="00E76F44">
        <w:rPr>
          <w:rFonts w:ascii="宋体" w:eastAsia="宋体" w:hAnsi="宋体" w:hint="eastAsia"/>
          <w:sz w:val="24"/>
          <w:szCs w:val="24"/>
        </w:rPr>
        <w:t>的</w:t>
      </w:r>
      <w:proofErr w:type="spellStart"/>
      <w:r w:rsidR="008A7B1A" w:rsidRPr="00A378BC">
        <w:rPr>
          <w:rFonts w:ascii="Arial" w:eastAsia="宋体" w:hAnsi="Arial"/>
          <w:sz w:val="24"/>
          <w:szCs w:val="24"/>
        </w:rPr>
        <w:t>syncCreateApplyWithExtend</w:t>
      </w:r>
      <w:proofErr w:type="spellEnd"/>
      <w:r w:rsidR="009D0C64">
        <w:rPr>
          <w:rFonts w:ascii="宋体" w:eastAsia="宋体" w:hAnsi="宋体" w:hint="eastAsia"/>
          <w:sz w:val="24"/>
          <w:szCs w:val="24"/>
        </w:rPr>
        <w:t>，在审核平台中创建审核流</w:t>
      </w:r>
      <w:r w:rsidR="00510678">
        <w:rPr>
          <w:rFonts w:ascii="宋体" w:eastAsia="宋体" w:hAnsi="宋体" w:hint="eastAsia"/>
          <w:sz w:val="24"/>
          <w:szCs w:val="24"/>
        </w:rPr>
        <w:t>。在创建完审核流之后，方法调用</w:t>
      </w:r>
      <w:proofErr w:type="spellStart"/>
      <w:r w:rsidR="00510678" w:rsidRPr="00A378BC">
        <w:rPr>
          <w:rFonts w:ascii="Arial" w:eastAsia="宋体" w:hAnsi="Arial"/>
          <w:sz w:val="24"/>
          <w:szCs w:val="24"/>
        </w:rPr>
        <w:t>S</w:t>
      </w:r>
      <w:r w:rsidR="00510678" w:rsidRPr="00A378BC">
        <w:rPr>
          <w:rFonts w:ascii="Arial" w:eastAsia="宋体" w:hAnsi="Arial" w:hint="eastAsia"/>
          <w:sz w:val="24"/>
          <w:szCs w:val="24"/>
        </w:rPr>
        <w:t>cene</w:t>
      </w:r>
      <w:r w:rsidR="00510678" w:rsidRPr="00A378BC">
        <w:rPr>
          <w:rFonts w:ascii="Arial" w:eastAsia="宋体" w:hAnsi="Arial"/>
          <w:sz w:val="24"/>
          <w:szCs w:val="24"/>
        </w:rPr>
        <w:t>RuleDraftDao</w:t>
      </w:r>
      <w:proofErr w:type="spellEnd"/>
      <w:r w:rsidR="00510678">
        <w:rPr>
          <w:rFonts w:ascii="宋体" w:eastAsia="宋体" w:hAnsi="宋体" w:hint="eastAsia"/>
          <w:sz w:val="24"/>
          <w:szCs w:val="24"/>
        </w:rPr>
        <w:t>的</w:t>
      </w:r>
      <w:r w:rsidR="00510678" w:rsidRPr="00A378BC">
        <w:rPr>
          <w:rFonts w:ascii="Arial" w:eastAsia="宋体" w:hAnsi="Arial" w:hint="eastAsia"/>
          <w:sz w:val="24"/>
          <w:szCs w:val="24"/>
        </w:rPr>
        <w:t>insert</w:t>
      </w:r>
      <w:r w:rsidR="00510678">
        <w:rPr>
          <w:rFonts w:ascii="宋体" w:eastAsia="宋体" w:hAnsi="宋体" w:hint="eastAsia"/>
          <w:sz w:val="24"/>
          <w:szCs w:val="24"/>
        </w:rPr>
        <w:t>方法，在本地创建规则草稿。</w:t>
      </w:r>
    </w:p>
    <w:p w14:paraId="784F099C" w14:textId="7F177B2A" w:rsidR="00936E5B" w:rsidRDefault="00936E5B"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方法</w:t>
      </w:r>
      <w:proofErr w:type="spellStart"/>
      <w:r w:rsidRPr="00A378BC">
        <w:rPr>
          <w:rFonts w:ascii="Arial" w:eastAsia="宋体" w:hAnsi="Arial" w:hint="eastAsia"/>
          <w:sz w:val="24"/>
          <w:szCs w:val="24"/>
        </w:rPr>
        <w:t>get</w:t>
      </w:r>
      <w:r w:rsidRPr="00A378BC">
        <w:rPr>
          <w:rFonts w:ascii="Arial" w:eastAsia="宋体" w:hAnsi="Arial"/>
          <w:sz w:val="24"/>
          <w:szCs w:val="24"/>
        </w:rPr>
        <w:t>Rules</w:t>
      </w:r>
      <w:proofErr w:type="spellEnd"/>
      <w:r w:rsidR="0007393C">
        <w:rPr>
          <w:rFonts w:ascii="宋体" w:eastAsia="宋体" w:hAnsi="宋体" w:hint="eastAsia"/>
          <w:sz w:val="24"/>
          <w:szCs w:val="24"/>
        </w:rPr>
        <w:t>负责</w:t>
      </w:r>
      <w:r w:rsidR="00B00EB4">
        <w:rPr>
          <w:rFonts w:ascii="宋体" w:eastAsia="宋体" w:hAnsi="宋体" w:hint="eastAsia"/>
          <w:sz w:val="24"/>
          <w:szCs w:val="24"/>
        </w:rPr>
        <w:t>查询</w:t>
      </w:r>
      <w:r w:rsidR="0007393C">
        <w:rPr>
          <w:rFonts w:ascii="宋体" w:eastAsia="宋体" w:hAnsi="宋体" w:hint="eastAsia"/>
          <w:sz w:val="24"/>
          <w:szCs w:val="24"/>
        </w:rPr>
        <w:t>指定规则。</w:t>
      </w:r>
      <w:r w:rsidR="00B00EB4">
        <w:rPr>
          <w:rFonts w:ascii="宋体" w:eastAsia="宋体" w:hAnsi="宋体" w:hint="eastAsia"/>
          <w:sz w:val="24"/>
          <w:szCs w:val="24"/>
        </w:rPr>
        <w:t>查询操纵与新建操作基本类似</w:t>
      </w:r>
      <w:r w:rsidR="003131B8">
        <w:rPr>
          <w:rFonts w:ascii="宋体" w:eastAsia="宋体" w:hAnsi="宋体" w:hint="eastAsia"/>
          <w:sz w:val="24"/>
          <w:szCs w:val="24"/>
        </w:rPr>
        <w:t>，稍有区</w:t>
      </w:r>
      <w:r w:rsidR="003131B8">
        <w:rPr>
          <w:rFonts w:ascii="宋体" w:eastAsia="宋体" w:hAnsi="宋体" w:hint="eastAsia"/>
          <w:sz w:val="24"/>
          <w:szCs w:val="24"/>
        </w:rPr>
        <w:lastRenderedPageBreak/>
        <w:t>别的是查询操作需要将查询结果进行缓存。</w:t>
      </w:r>
      <w:proofErr w:type="spellStart"/>
      <w:r w:rsidR="00F65A17" w:rsidRPr="00A378BC">
        <w:rPr>
          <w:rFonts w:ascii="Arial" w:eastAsia="宋体" w:hAnsi="Arial" w:hint="eastAsia"/>
          <w:sz w:val="24"/>
          <w:szCs w:val="24"/>
        </w:rPr>
        <w:t>get</w:t>
      </w:r>
      <w:r w:rsidR="00F65A17" w:rsidRPr="00A378BC">
        <w:rPr>
          <w:rFonts w:ascii="Arial" w:eastAsia="宋体" w:hAnsi="Arial"/>
          <w:sz w:val="24"/>
          <w:szCs w:val="24"/>
        </w:rPr>
        <w:t>Rules</w:t>
      </w:r>
      <w:proofErr w:type="spellEnd"/>
      <w:r w:rsidR="00F65A17">
        <w:rPr>
          <w:rFonts w:ascii="宋体" w:eastAsia="宋体" w:hAnsi="宋体" w:hint="eastAsia"/>
          <w:sz w:val="24"/>
          <w:szCs w:val="24"/>
        </w:rPr>
        <w:t>方法中调用</w:t>
      </w:r>
      <w:proofErr w:type="spellStart"/>
      <w:r w:rsidR="00F65A17" w:rsidRPr="00A378BC">
        <w:rPr>
          <w:rFonts w:ascii="Arial" w:eastAsia="宋体" w:hAnsi="Arial" w:hint="eastAsia"/>
          <w:sz w:val="24"/>
          <w:szCs w:val="24"/>
        </w:rPr>
        <w:t>CacheUtils</w:t>
      </w:r>
      <w:proofErr w:type="spellEnd"/>
      <w:r w:rsidR="00F65A17">
        <w:rPr>
          <w:rFonts w:ascii="宋体" w:eastAsia="宋体" w:hAnsi="宋体" w:hint="eastAsia"/>
          <w:sz w:val="24"/>
          <w:szCs w:val="24"/>
        </w:rPr>
        <w:t>的</w:t>
      </w:r>
      <w:proofErr w:type="spellStart"/>
      <w:r w:rsidR="00F65A17" w:rsidRPr="00A378BC">
        <w:rPr>
          <w:rFonts w:ascii="Arial" w:eastAsia="宋体" w:hAnsi="Arial" w:hint="eastAsia"/>
          <w:sz w:val="24"/>
          <w:szCs w:val="24"/>
        </w:rPr>
        <w:t>cacheRule</w:t>
      </w:r>
      <w:r w:rsidR="00735012" w:rsidRPr="00A378BC">
        <w:rPr>
          <w:rFonts w:ascii="Arial" w:eastAsia="宋体" w:hAnsi="Arial" w:hint="eastAsia"/>
          <w:sz w:val="24"/>
          <w:szCs w:val="24"/>
        </w:rPr>
        <w:t>s</w:t>
      </w:r>
      <w:proofErr w:type="spellEnd"/>
      <w:r w:rsidR="00F65A17">
        <w:rPr>
          <w:rFonts w:ascii="宋体" w:eastAsia="宋体" w:hAnsi="宋体" w:hint="eastAsia"/>
          <w:sz w:val="24"/>
          <w:szCs w:val="24"/>
        </w:rPr>
        <w:t>方法，将查询到的规则缓存在</w:t>
      </w:r>
      <w:proofErr w:type="spellStart"/>
      <w:r w:rsidR="00F65A17" w:rsidRPr="00A378BC">
        <w:rPr>
          <w:rFonts w:ascii="Arial" w:eastAsia="宋体" w:hAnsi="Arial" w:hint="eastAsia"/>
          <w:sz w:val="24"/>
          <w:szCs w:val="24"/>
        </w:rPr>
        <w:t>redis</w:t>
      </w:r>
      <w:proofErr w:type="spellEnd"/>
      <w:r w:rsidR="00F65A17">
        <w:rPr>
          <w:rFonts w:ascii="宋体" w:eastAsia="宋体" w:hAnsi="宋体" w:hint="eastAsia"/>
          <w:sz w:val="24"/>
          <w:szCs w:val="24"/>
        </w:rPr>
        <w:t>中。</w:t>
      </w:r>
    </w:p>
    <w:tbl>
      <w:tblPr>
        <w:tblStyle w:val="af4"/>
        <w:tblW w:w="0" w:type="auto"/>
        <w:tblCellMar>
          <w:left w:w="28" w:type="dxa"/>
          <w:right w:w="28" w:type="dxa"/>
        </w:tblCellMar>
        <w:tblLook w:val="04A0" w:firstRow="1" w:lastRow="0" w:firstColumn="1" w:lastColumn="0" w:noHBand="0" w:noVBand="1"/>
      </w:tblPr>
      <w:tblGrid>
        <w:gridCol w:w="8296"/>
      </w:tblGrid>
      <w:tr w:rsidR="007D6BDE" w14:paraId="0D0FAEF3" w14:textId="77777777" w:rsidTr="00547A9B">
        <w:tc>
          <w:tcPr>
            <w:tcW w:w="8296" w:type="dxa"/>
          </w:tcPr>
          <w:p w14:paraId="77A8E06A" w14:textId="77777777" w:rsidR="001F7C42" w:rsidRPr="001F7C42" w:rsidRDefault="001F7C42" w:rsidP="001F7C42">
            <w:pPr>
              <w:rPr>
                <w:rFonts w:ascii="Arial" w:eastAsia="宋体" w:hAnsi="Arial"/>
                <w:szCs w:val="21"/>
              </w:rPr>
            </w:pPr>
            <w:r w:rsidRPr="00A378BC">
              <w:rPr>
                <w:rFonts w:ascii="Arial" w:eastAsia="宋体" w:hAnsi="Arial"/>
                <w:szCs w:val="21"/>
              </w:rPr>
              <w:t>public</w:t>
            </w:r>
            <w:r w:rsidRPr="001F7C42">
              <w:rPr>
                <w:rFonts w:ascii="Arial" w:eastAsia="宋体" w:hAnsi="Arial"/>
                <w:szCs w:val="21"/>
              </w:rPr>
              <w:t xml:space="preserve"> </w:t>
            </w:r>
            <w:r w:rsidRPr="00A378BC">
              <w:rPr>
                <w:rFonts w:ascii="Arial" w:eastAsia="宋体" w:hAnsi="Arial"/>
                <w:szCs w:val="21"/>
              </w:rPr>
              <w:t>Boolean</w:t>
            </w:r>
            <w:r w:rsidRPr="001F7C42">
              <w:rPr>
                <w:rFonts w:ascii="Arial" w:eastAsia="宋体" w:hAnsi="Arial"/>
                <w:szCs w:val="21"/>
              </w:rPr>
              <w:t xml:space="preserve"> </w:t>
            </w:r>
            <w:proofErr w:type="spellStart"/>
            <w:proofErr w:type="gramStart"/>
            <w:r w:rsidRPr="00A378BC">
              <w:rPr>
                <w:rFonts w:ascii="Arial" w:eastAsia="宋体" w:hAnsi="Arial"/>
                <w:szCs w:val="21"/>
              </w:rPr>
              <w:t>createConfig</w:t>
            </w:r>
            <w:proofErr w:type="spellEnd"/>
            <w:r w:rsidRPr="001F7C42">
              <w:rPr>
                <w:rFonts w:ascii="Arial" w:eastAsia="宋体" w:hAnsi="Arial"/>
                <w:szCs w:val="21"/>
              </w:rPr>
              <w:t>(</w:t>
            </w:r>
            <w:proofErr w:type="spellStart"/>
            <w:proofErr w:type="gramEnd"/>
            <w:r w:rsidRPr="00A378BC">
              <w:rPr>
                <w:rFonts w:ascii="Arial" w:eastAsia="宋体" w:hAnsi="Arial"/>
                <w:szCs w:val="21"/>
              </w:rPr>
              <w:t>RuleContent</w:t>
            </w:r>
            <w:proofErr w:type="spellEnd"/>
            <w:r w:rsidRPr="001F7C42">
              <w:rPr>
                <w:rFonts w:ascii="Arial" w:eastAsia="宋体" w:hAnsi="Arial"/>
                <w:szCs w:val="21"/>
              </w:rPr>
              <w:t xml:space="preserve"> </w:t>
            </w:r>
            <w:proofErr w:type="spellStart"/>
            <w:r w:rsidRPr="00A378BC">
              <w:rPr>
                <w:rFonts w:ascii="Arial" w:eastAsia="宋体" w:hAnsi="Arial"/>
                <w:szCs w:val="21"/>
              </w:rPr>
              <w:t>ruleContent</w:t>
            </w:r>
            <w:proofErr w:type="spellEnd"/>
            <w:r w:rsidRPr="001F7C42">
              <w:rPr>
                <w:rFonts w:ascii="Arial" w:eastAsia="宋体" w:hAnsi="Arial"/>
                <w:szCs w:val="21"/>
              </w:rPr>
              <w:t>){</w:t>
            </w:r>
          </w:p>
          <w:p w14:paraId="24B63AB2"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validate</w:t>
            </w:r>
            <w:r w:rsidRPr="001F7C42">
              <w:rPr>
                <w:rFonts w:ascii="Arial" w:eastAsia="宋体" w:hAnsi="Arial"/>
                <w:szCs w:val="21"/>
              </w:rPr>
              <w:t>(</w:t>
            </w:r>
            <w:proofErr w:type="spellStart"/>
            <w:r w:rsidRPr="00A378BC">
              <w:rPr>
                <w:rFonts w:ascii="Arial" w:eastAsia="宋体" w:hAnsi="Arial"/>
                <w:szCs w:val="21"/>
              </w:rPr>
              <w:t>ruleContent</w:t>
            </w:r>
            <w:proofErr w:type="spellEnd"/>
            <w:r w:rsidRPr="001F7C42">
              <w:rPr>
                <w:rFonts w:ascii="Arial" w:eastAsia="宋体" w:hAnsi="Arial"/>
                <w:szCs w:val="21"/>
              </w:rPr>
              <w:t xml:space="preserve">); // 1. </w:t>
            </w:r>
            <w:r w:rsidRPr="001F7C42">
              <w:rPr>
                <w:rFonts w:ascii="Arial" w:eastAsia="宋体" w:hAnsi="Arial"/>
                <w:szCs w:val="21"/>
              </w:rPr>
              <w:t>校验</w:t>
            </w:r>
          </w:p>
          <w:p w14:paraId="7DF67FA0"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2. </w:t>
            </w:r>
            <w:r w:rsidRPr="001F7C42">
              <w:rPr>
                <w:rFonts w:ascii="Arial" w:eastAsia="宋体" w:hAnsi="Arial"/>
                <w:szCs w:val="21"/>
              </w:rPr>
              <w:t>判断规则是否已经存在</w:t>
            </w:r>
          </w:p>
          <w:p w14:paraId="748B0978"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proofErr w:type="spellStart"/>
            <w:r w:rsidRPr="00A378BC">
              <w:rPr>
                <w:rFonts w:ascii="Arial" w:eastAsia="宋体" w:hAnsi="Arial"/>
                <w:szCs w:val="21"/>
              </w:rPr>
              <w:t>syncRunnerService</w:t>
            </w:r>
            <w:r w:rsidRPr="001F7C42">
              <w:rPr>
                <w:rFonts w:ascii="Arial" w:eastAsia="宋体" w:hAnsi="Arial"/>
                <w:szCs w:val="21"/>
              </w:rPr>
              <w:t>.</w:t>
            </w:r>
            <w:r w:rsidRPr="00A378BC">
              <w:rPr>
                <w:rFonts w:ascii="Arial" w:eastAsia="宋体" w:hAnsi="Arial"/>
                <w:szCs w:val="21"/>
              </w:rPr>
              <w:t>syncCreateApplyWithExtend</w:t>
            </w:r>
            <w:proofErr w:type="spellEnd"/>
            <w:r w:rsidRPr="001F7C42">
              <w:rPr>
                <w:rFonts w:ascii="Arial" w:eastAsia="宋体" w:hAnsi="Arial"/>
                <w:szCs w:val="21"/>
              </w:rPr>
              <w:t>(</w:t>
            </w:r>
            <w:proofErr w:type="spellStart"/>
            <w:r w:rsidRPr="00A378BC">
              <w:rPr>
                <w:rFonts w:ascii="Arial" w:eastAsia="宋体" w:hAnsi="Arial"/>
                <w:szCs w:val="21"/>
              </w:rPr>
              <w:t>ruleContent</w:t>
            </w:r>
            <w:proofErr w:type="spellEnd"/>
            <w:r w:rsidRPr="001F7C42">
              <w:rPr>
                <w:rFonts w:ascii="Arial" w:eastAsia="宋体" w:hAnsi="Arial"/>
                <w:szCs w:val="21"/>
              </w:rPr>
              <w:t>);//3.</w:t>
            </w:r>
            <w:r w:rsidRPr="001F7C42">
              <w:rPr>
                <w:rFonts w:ascii="Arial" w:eastAsia="宋体" w:hAnsi="Arial"/>
                <w:szCs w:val="21"/>
              </w:rPr>
              <w:t>创建审核流</w:t>
            </w:r>
          </w:p>
          <w:p w14:paraId="14F7339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4. </w:t>
            </w:r>
            <w:r w:rsidRPr="001F7C42">
              <w:rPr>
                <w:rFonts w:ascii="Arial" w:eastAsia="宋体" w:hAnsi="Arial"/>
                <w:szCs w:val="21"/>
              </w:rPr>
              <w:t>创建本地规则草稿</w:t>
            </w:r>
          </w:p>
          <w:p w14:paraId="6A83BA9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String</w:t>
            </w:r>
            <w:r w:rsidRPr="001F7C42">
              <w:rPr>
                <w:rFonts w:ascii="Arial" w:eastAsia="宋体" w:hAnsi="Arial"/>
                <w:szCs w:val="21"/>
              </w:rPr>
              <w:t xml:space="preserve"> </w:t>
            </w:r>
            <w:proofErr w:type="spellStart"/>
            <w:r w:rsidRPr="00A378BC">
              <w:rPr>
                <w:rFonts w:ascii="Arial" w:eastAsia="宋体" w:hAnsi="Arial"/>
                <w:szCs w:val="21"/>
              </w:rPr>
              <w:t>JsonStr</w:t>
            </w:r>
            <w:proofErr w:type="spellEnd"/>
            <w:r w:rsidRPr="001F7C42">
              <w:rPr>
                <w:rFonts w:ascii="Arial" w:eastAsia="宋体" w:hAnsi="Arial"/>
                <w:szCs w:val="21"/>
              </w:rPr>
              <w:t xml:space="preserve"> </w:t>
            </w:r>
            <w:proofErr w:type="spellStart"/>
            <w:r w:rsidRPr="00A378BC">
              <w:rPr>
                <w:rFonts w:ascii="Arial" w:eastAsia="宋体" w:hAnsi="Arial"/>
                <w:szCs w:val="21"/>
              </w:rPr>
              <w:t>JSONObject</w:t>
            </w:r>
            <w:r w:rsidRPr="001F7C42">
              <w:rPr>
                <w:rFonts w:ascii="Arial" w:eastAsia="宋体" w:hAnsi="Arial"/>
                <w:szCs w:val="21"/>
              </w:rPr>
              <w:t>.</w:t>
            </w:r>
            <w:r w:rsidRPr="00A378BC">
              <w:rPr>
                <w:rFonts w:ascii="Arial" w:eastAsia="宋体" w:hAnsi="Arial"/>
                <w:szCs w:val="21"/>
              </w:rPr>
              <w:t>fromObject</w:t>
            </w:r>
            <w:proofErr w:type="spellEnd"/>
            <w:r w:rsidRPr="001F7C42">
              <w:rPr>
                <w:rFonts w:ascii="Arial" w:eastAsia="宋体" w:hAnsi="Arial"/>
                <w:szCs w:val="21"/>
              </w:rPr>
              <w:t>(</w:t>
            </w:r>
            <w:proofErr w:type="spellStart"/>
            <w:r w:rsidRPr="00A378BC">
              <w:rPr>
                <w:rFonts w:ascii="Arial" w:eastAsia="宋体" w:hAnsi="Arial"/>
                <w:szCs w:val="21"/>
              </w:rPr>
              <w:t>ruleContent</w:t>
            </w:r>
            <w:proofErr w:type="spellEnd"/>
            <w:proofErr w:type="gramStart"/>
            <w:r w:rsidRPr="001F7C42">
              <w:rPr>
                <w:rFonts w:ascii="Arial" w:eastAsia="宋体" w:hAnsi="Arial"/>
                <w:szCs w:val="21"/>
              </w:rPr>
              <w:t>).</w:t>
            </w:r>
            <w:proofErr w:type="spellStart"/>
            <w:r w:rsidRPr="00A378BC">
              <w:rPr>
                <w:rFonts w:ascii="Arial" w:eastAsia="宋体" w:hAnsi="Arial"/>
                <w:szCs w:val="21"/>
              </w:rPr>
              <w:t>toString</w:t>
            </w:r>
            <w:proofErr w:type="spellEnd"/>
            <w:proofErr w:type="gramEnd"/>
            <w:r w:rsidRPr="001F7C42">
              <w:rPr>
                <w:rFonts w:ascii="Arial" w:eastAsia="宋体" w:hAnsi="Arial"/>
                <w:szCs w:val="21"/>
              </w:rPr>
              <w:t>();</w:t>
            </w:r>
          </w:p>
          <w:p w14:paraId="5A9B1C29"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proofErr w:type="spellStart"/>
            <w:r w:rsidRPr="00A378BC">
              <w:rPr>
                <w:rFonts w:ascii="Arial" w:eastAsia="宋体" w:hAnsi="Arial"/>
                <w:szCs w:val="21"/>
              </w:rPr>
              <w:t>boolean</w:t>
            </w:r>
            <w:proofErr w:type="spellEnd"/>
            <w:r w:rsidRPr="001F7C42">
              <w:rPr>
                <w:rFonts w:ascii="Arial" w:eastAsia="宋体" w:hAnsi="Arial"/>
                <w:szCs w:val="21"/>
              </w:rPr>
              <w:t xml:space="preserve"> </w:t>
            </w:r>
            <w:r w:rsidRPr="00A378BC">
              <w:rPr>
                <w:rFonts w:ascii="Arial" w:eastAsia="宋体" w:hAnsi="Arial"/>
                <w:szCs w:val="21"/>
              </w:rPr>
              <w:t>result</w:t>
            </w:r>
            <w:r w:rsidRPr="001F7C42">
              <w:rPr>
                <w:rFonts w:ascii="Arial" w:eastAsia="宋体" w:hAnsi="Arial"/>
                <w:szCs w:val="21"/>
              </w:rPr>
              <w:t xml:space="preserve"> = </w:t>
            </w:r>
            <w:proofErr w:type="spellStart"/>
            <w:r w:rsidRPr="00A378BC">
              <w:rPr>
                <w:rFonts w:ascii="Arial" w:eastAsia="宋体" w:hAnsi="Arial"/>
                <w:szCs w:val="21"/>
              </w:rPr>
              <w:t>sceneRuleDraftDao</w:t>
            </w:r>
            <w:r w:rsidRPr="001F7C42">
              <w:rPr>
                <w:rFonts w:ascii="Arial" w:eastAsia="宋体" w:hAnsi="Arial"/>
                <w:szCs w:val="21"/>
              </w:rPr>
              <w:t>.</w:t>
            </w:r>
            <w:r w:rsidRPr="00A378BC">
              <w:rPr>
                <w:rFonts w:ascii="Arial" w:eastAsia="宋体" w:hAnsi="Arial"/>
                <w:szCs w:val="21"/>
              </w:rPr>
              <w:t>inset</w:t>
            </w:r>
            <w:proofErr w:type="spellEnd"/>
            <w:r w:rsidRPr="001F7C42">
              <w:rPr>
                <w:rFonts w:ascii="Arial" w:eastAsia="宋体" w:hAnsi="Arial"/>
                <w:szCs w:val="21"/>
              </w:rPr>
              <w:t>(</w:t>
            </w:r>
            <w:proofErr w:type="spellStart"/>
            <w:r w:rsidRPr="00A378BC">
              <w:rPr>
                <w:rFonts w:ascii="Arial" w:eastAsia="宋体" w:hAnsi="Arial"/>
                <w:szCs w:val="21"/>
              </w:rPr>
              <w:t>JsonStr</w:t>
            </w:r>
            <w:proofErr w:type="spellEnd"/>
            <w:r w:rsidRPr="001F7C42">
              <w:rPr>
                <w:rFonts w:ascii="Arial" w:eastAsia="宋体" w:hAnsi="Arial"/>
                <w:szCs w:val="21"/>
              </w:rPr>
              <w:t>);</w:t>
            </w:r>
          </w:p>
          <w:p w14:paraId="31602D30" w14:textId="13EAFB79" w:rsidR="001F7C42" w:rsidRPr="001F7C42" w:rsidRDefault="001F7C42" w:rsidP="00956457">
            <w:pPr>
              <w:ind w:firstLine="420"/>
              <w:rPr>
                <w:rFonts w:ascii="Arial" w:eastAsia="宋体" w:hAnsi="Arial"/>
                <w:szCs w:val="21"/>
              </w:rPr>
            </w:pPr>
            <w:r w:rsidRPr="00A378BC">
              <w:rPr>
                <w:rFonts w:ascii="Arial" w:eastAsia="宋体" w:hAnsi="Arial"/>
                <w:szCs w:val="21"/>
              </w:rPr>
              <w:t>return</w:t>
            </w:r>
            <w:r w:rsidRPr="001F7C42">
              <w:rPr>
                <w:rFonts w:ascii="Arial" w:eastAsia="宋体" w:hAnsi="Arial"/>
                <w:szCs w:val="21"/>
              </w:rPr>
              <w:t xml:space="preserve"> </w:t>
            </w:r>
            <w:r w:rsidRPr="00A378BC">
              <w:rPr>
                <w:rFonts w:ascii="Arial" w:eastAsia="宋体" w:hAnsi="Arial"/>
                <w:szCs w:val="21"/>
              </w:rPr>
              <w:t>result</w:t>
            </w:r>
            <w:r w:rsidRPr="001F7C42">
              <w:rPr>
                <w:rFonts w:ascii="Arial" w:eastAsia="宋体" w:hAnsi="Arial"/>
                <w:szCs w:val="21"/>
              </w:rPr>
              <w:t>;</w:t>
            </w:r>
          </w:p>
          <w:p w14:paraId="19CFDFF1" w14:textId="77777777" w:rsidR="001F7C42" w:rsidRDefault="001F7C42" w:rsidP="001F7C42">
            <w:pPr>
              <w:rPr>
                <w:rFonts w:ascii="Arial" w:eastAsia="宋体" w:hAnsi="Arial"/>
                <w:szCs w:val="21"/>
              </w:rPr>
            </w:pPr>
            <w:r w:rsidRPr="001F7C42">
              <w:rPr>
                <w:rFonts w:ascii="Arial" w:eastAsia="宋体" w:hAnsi="Arial"/>
                <w:szCs w:val="21"/>
              </w:rPr>
              <w:t>}</w:t>
            </w:r>
          </w:p>
          <w:p w14:paraId="3F89221C" w14:textId="2D8D1E4B" w:rsidR="001F7C42" w:rsidRPr="001F7C42" w:rsidRDefault="001F7C42" w:rsidP="001F7C42">
            <w:pPr>
              <w:rPr>
                <w:rFonts w:ascii="Arial" w:eastAsia="宋体" w:hAnsi="Arial"/>
                <w:szCs w:val="21"/>
              </w:rPr>
            </w:pPr>
            <w:r w:rsidRPr="00A378BC">
              <w:rPr>
                <w:rFonts w:ascii="Arial" w:eastAsia="宋体" w:hAnsi="Arial"/>
                <w:szCs w:val="21"/>
              </w:rPr>
              <w:t>public</w:t>
            </w:r>
            <w:r w:rsidRPr="001F7C42">
              <w:rPr>
                <w:rFonts w:ascii="Arial" w:eastAsia="宋体" w:hAnsi="Arial"/>
                <w:szCs w:val="21"/>
              </w:rPr>
              <w:t xml:space="preserve"> </w:t>
            </w:r>
            <w:r w:rsidRPr="00A378BC">
              <w:rPr>
                <w:rFonts w:ascii="Arial" w:eastAsia="宋体" w:hAnsi="Arial"/>
                <w:szCs w:val="21"/>
              </w:rPr>
              <w:t>Response</w:t>
            </w:r>
            <w:r w:rsidRPr="001F7C42">
              <w:rPr>
                <w:rFonts w:ascii="Arial" w:eastAsia="宋体" w:hAnsi="Arial"/>
                <w:szCs w:val="21"/>
              </w:rPr>
              <w:t>&lt;</w:t>
            </w:r>
            <w:r w:rsidRPr="00A378BC">
              <w:rPr>
                <w:rFonts w:ascii="Arial" w:eastAsia="宋体" w:hAnsi="Arial"/>
                <w:szCs w:val="21"/>
              </w:rPr>
              <w:t>List</w:t>
            </w:r>
            <w:r w:rsidRPr="001F7C42">
              <w:rPr>
                <w:rFonts w:ascii="Arial" w:eastAsia="宋体" w:hAnsi="Arial"/>
                <w:szCs w:val="21"/>
              </w:rPr>
              <w:t>&lt;</w:t>
            </w:r>
            <w:proofErr w:type="spellStart"/>
            <w:r w:rsidRPr="00A378BC">
              <w:rPr>
                <w:rFonts w:ascii="Arial" w:eastAsia="宋体" w:hAnsi="Arial"/>
                <w:szCs w:val="21"/>
              </w:rPr>
              <w:t>SceneRuleDTO</w:t>
            </w:r>
            <w:proofErr w:type="spellEnd"/>
            <w:r w:rsidRPr="001F7C42">
              <w:rPr>
                <w:rFonts w:ascii="Arial" w:eastAsia="宋体" w:hAnsi="Arial"/>
                <w:szCs w:val="21"/>
              </w:rPr>
              <w:t xml:space="preserve">&gt;&gt; </w:t>
            </w:r>
            <w:proofErr w:type="spellStart"/>
            <w:proofErr w:type="gramStart"/>
            <w:r w:rsidRPr="00A378BC">
              <w:rPr>
                <w:rFonts w:ascii="Arial" w:eastAsia="宋体" w:hAnsi="Arial"/>
                <w:szCs w:val="21"/>
              </w:rPr>
              <w:t>getRules</w:t>
            </w:r>
            <w:proofErr w:type="spellEnd"/>
            <w:r w:rsidRPr="001F7C42">
              <w:rPr>
                <w:rFonts w:ascii="Arial" w:eastAsia="宋体" w:hAnsi="Arial"/>
                <w:szCs w:val="21"/>
              </w:rPr>
              <w:t>(</w:t>
            </w:r>
            <w:proofErr w:type="spellStart"/>
            <w:proofErr w:type="gramEnd"/>
            <w:r w:rsidRPr="00A378BC">
              <w:rPr>
                <w:rFonts w:ascii="Arial" w:eastAsia="宋体" w:hAnsi="Arial"/>
                <w:szCs w:val="21"/>
              </w:rPr>
              <w:t>RuleQuery</w:t>
            </w:r>
            <w:proofErr w:type="spellEnd"/>
            <w:r w:rsidRPr="001F7C42">
              <w:rPr>
                <w:rFonts w:ascii="Arial" w:eastAsia="宋体" w:hAnsi="Arial"/>
                <w:szCs w:val="21"/>
              </w:rPr>
              <w:t xml:space="preserve"> </w:t>
            </w:r>
            <w:proofErr w:type="spellStart"/>
            <w:r w:rsidRPr="00A378BC">
              <w:rPr>
                <w:rFonts w:ascii="Arial" w:eastAsia="宋体" w:hAnsi="Arial"/>
                <w:szCs w:val="21"/>
              </w:rPr>
              <w:t>ruleQuery</w:t>
            </w:r>
            <w:proofErr w:type="spellEnd"/>
            <w:r w:rsidRPr="001F7C42">
              <w:rPr>
                <w:rFonts w:ascii="Arial" w:eastAsia="宋体" w:hAnsi="Arial"/>
                <w:szCs w:val="21"/>
              </w:rPr>
              <w:t>){</w:t>
            </w:r>
          </w:p>
          <w:p w14:paraId="0AEE6B42"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validate</w:t>
            </w:r>
            <w:r w:rsidRPr="001F7C42">
              <w:rPr>
                <w:rFonts w:ascii="Arial" w:eastAsia="宋体" w:hAnsi="Arial"/>
                <w:szCs w:val="21"/>
              </w:rPr>
              <w:t>(</w:t>
            </w:r>
            <w:proofErr w:type="spellStart"/>
            <w:r w:rsidRPr="00A378BC">
              <w:rPr>
                <w:rFonts w:ascii="Arial" w:eastAsia="宋体" w:hAnsi="Arial"/>
                <w:szCs w:val="21"/>
              </w:rPr>
              <w:t>ruleQuery</w:t>
            </w:r>
            <w:proofErr w:type="spellEnd"/>
            <w:r w:rsidRPr="001F7C42">
              <w:rPr>
                <w:rFonts w:ascii="Arial" w:eastAsia="宋体" w:hAnsi="Arial"/>
                <w:szCs w:val="21"/>
              </w:rPr>
              <w:t xml:space="preserve">); // 1. </w:t>
            </w:r>
            <w:r w:rsidRPr="001F7C42">
              <w:rPr>
                <w:rFonts w:ascii="Arial" w:eastAsia="宋体" w:hAnsi="Arial"/>
                <w:szCs w:val="21"/>
              </w:rPr>
              <w:t>校验参数</w:t>
            </w:r>
          </w:p>
          <w:p w14:paraId="779589B5"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List</w:t>
            </w:r>
            <w:r w:rsidRPr="001F7C42">
              <w:rPr>
                <w:rFonts w:ascii="Arial" w:eastAsia="宋体" w:hAnsi="Arial"/>
                <w:szCs w:val="21"/>
              </w:rPr>
              <w:t>&lt;</w:t>
            </w:r>
            <w:proofErr w:type="spellStart"/>
            <w:r w:rsidRPr="00A378BC">
              <w:rPr>
                <w:rFonts w:ascii="Arial" w:eastAsia="宋体" w:hAnsi="Arial"/>
                <w:szCs w:val="21"/>
              </w:rPr>
              <w:t>SceneRulePO</w:t>
            </w:r>
            <w:proofErr w:type="spellEnd"/>
            <w:r w:rsidRPr="001F7C42">
              <w:rPr>
                <w:rFonts w:ascii="Arial" w:eastAsia="宋体" w:hAnsi="Arial"/>
                <w:szCs w:val="21"/>
              </w:rPr>
              <w:t xml:space="preserve">&gt; </w:t>
            </w:r>
            <w:proofErr w:type="spellStart"/>
            <w:r w:rsidRPr="00A378BC">
              <w:rPr>
                <w:rFonts w:ascii="Arial" w:eastAsia="宋体" w:hAnsi="Arial"/>
                <w:szCs w:val="21"/>
              </w:rPr>
              <w:t>rulePOList</w:t>
            </w:r>
            <w:proofErr w:type="spellEnd"/>
            <w:r w:rsidRPr="001F7C42">
              <w:rPr>
                <w:rFonts w:ascii="Arial" w:eastAsia="宋体" w:hAnsi="Arial"/>
                <w:szCs w:val="21"/>
              </w:rPr>
              <w:t xml:space="preserve"> = </w:t>
            </w:r>
            <w:proofErr w:type="spellStart"/>
            <w:r w:rsidRPr="00A378BC">
              <w:rPr>
                <w:rFonts w:ascii="Arial" w:eastAsia="宋体" w:hAnsi="Arial"/>
                <w:szCs w:val="21"/>
              </w:rPr>
              <w:t>sceneRuleDao</w:t>
            </w:r>
            <w:r w:rsidRPr="001F7C42">
              <w:rPr>
                <w:rFonts w:ascii="Arial" w:eastAsia="宋体" w:hAnsi="Arial"/>
                <w:szCs w:val="21"/>
              </w:rPr>
              <w:t>.</w:t>
            </w:r>
            <w:r w:rsidRPr="00A378BC">
              <w:rPr>
                <w:rFonts w:ascii="Arial" w:eastAsia="宋体" w:hAnsi="Arial"/>
                <w:szCs w:val="21"/>
              </w:rPr>
              <w:t>get</w:t>
            </w:r>
            <w:proofErr w:type="spellEnd"/>
            <w:r w:rsidRPr="001F7C42">
              <w:rPr>
                <w:rFonts w:ascii="Arial" w:eastAsia="宋体" w:hAnsi="Arial"/>
                <w:szCs w:val="21"/>
              </w:rPr>
              <w:t>(</w:t>
            </w:r>
            <w:proofErr w:type="spellStart"/>
            <w:r w:rsidRPr="00A378BC">
              <w:rPr>
                <w:rFonts w:ascii="Arial" w:eastAsia="宋体" w:hAnsi="Arial"/>
                <w:szCs w:val="21"/>
              </w:rPr>
              <w:t>ruleQuery</w:t>
            </w:r>
            <w:proofErr w:type="spellEnd"/>
            <w:r w:rsidRPr="001F7C42">
              <w:rPr>
                <w:rFonts w:ascii="Arial" w:eastAsia="宋体" w:hAnsi="Arial"/>
                <w:szCs w:val="21"/>
              </w:rPr>
              <w:t xml:space="preserve">);// </w:t>
            </w:r>
            <w:r w:rsidRPr="001F7C42">
              <w:rPr>
                <w:rFonts w:ascii="Arial" w:eastAsia="宋体" w:hAnsi="Arial"/>
                <w:szCs w:val="21"/>
              </w:rPr>
              <w:t>获取数据</w:t>
            </w:r>
          </w:p>
          <w:p w14:paraId="3ED0D093"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3. </w:t>
            </w:r>
            <w:r w:rsidRPr="001F7C42">
              <w:rPr>
                <w:rFonts w:ascii="Arial" w:eastAsia="宋体" w:hAnsi="Arial"/>
                <w:szCs w:val="21"/>
              </w:rPr>
              <w:t>将查询到的值在</w:t>
            </w:r>
            <w:proofErr w:type="spellStart"/>
            <w:r w:rsidRPr="00A378BC">
              <w:rPr>
                <w:rFonts w:ascii="Arial" w:eastAsia="宋体" w:hAnsi="Arial"/>
                <w:szCs w:val="21"/>
              </w:rPr>
              <w:t>redis</w:t>
            </w:r>
            <w:proofErr w:type="spellEnd"/>
            <w:r w:rsidRPr="001F7C42">
              <w:rPr>
                <w:rFonts w:ascii="Arial" w:eastAsia="宋体" w:hAnsi="Arial"/>
                <w:szCs w:val="21"/>
              </w:rPr>
              <w:t>中进行缓存</w:t>
            </w:r>
          </w:p>
          <w:p w14:paraId="6BDE7FE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proofErr w:type="spellStart"/>
            <w:r w:rsidRPr="00A378BC">
              <w:rPr>
                <w:rFonts w:ascii="Arial" w:eastAsia="宋体" w:hAnsi="Arial"/>
                <w:szCs w:val="21"/>
              </w:rPr>
              <w:t>CacheUtils</w:t>
            </w:r>
            <w:r w:rsidRPr="001F7C42">
              <w:rPr>
                <w:rFonts w:ascii="Arial" w:eastAsia="宋体" w:hAnsi="Arial"/>
                <w:szCs w:val="21"/>
              </w:rPr>
              <w:t>.</w:t>
            </w:r>
            <w:r w:rsidRPr="00A378BC">
              <w:rPr>
                <w:rFonts w:ascii="Arial" w:eastAsia="宋体" w:hAnsi="Arial"/>
                <w:szCs w:val="21"/>
              </w:rPr>
              <w:t>cacheRules</w:t>
            </w:r>
            <w:proofErr w:type="spellEnd"/>
            <w:r w:rsidRPr="001F7C42">
              <w:rPr>
                <w:rFonts w:ascii="Arial" w:eastAsia="宋体" w:hAnsi="Arial"/>
                <w:szCs w:val="21"/>
              </w:rPr>
              <w:t>(</w:t>
            </w:r>
            <w:proofErr w:type="spellStart"/>
            <w:r w:rsidRPr="00A378BC">
              <w:rPr>
                <w:rFonts w:ascii="Arial" w:eastAsia="宋体" w:hAnsi="Arial"/>
                <w:szCs w:val="21"/>
              </w:rPr>
              <w:t>rulePOList</w:t>
            </w:r>
            <w:proofErr w:type="spellEnd"/>
            <w:r w:rsidRPr="001F7C42">
              <w:rPr>
                <w:rFonts w:ascii="Arial" w:eastAsia="宋体" w:hAnsi="Arial"/>
                <w:szCs w:val="21"/>
              </w:rPr>
              <w:t>);</w:t>
            </w:r>
          </w:p>
          <w:p w14:paraId="51DE8FD9"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4. </w:t>
            </w:r>
            <w:r w:rsidRPr="001F7C42">
              <w:rPr>
                <w:rFonts w:ascii="Arial" w:eastAsia="宋体" w:hAnsi="Arial"/>
                <w:szCs w:val="21"/>
              </w:rPr>
              <w:t>将</w:t>
            </w:r>
            <w:r w:rsidRPr="00A378BC">
              <w:rPr>
                <w:rFonts w:ascii="Arial" w:eastAsia="宋体" w:hAnsi="Arial"/>
                <w:szCs w:val="21"/>
              </w:rPr>
              <w:t>po</w:t>
            </w:r>
            <w:r w:rsidRPr="001F7C42">
              <w:rPr>
                <w:rFonts w:ascii="Arial" w:eastAsia="宋体" w:hAnsi="Arial"/>
                <w:szCs w:val="21"/>
              </w:rPr>
              <w:t>转换成</w:t>
            </w:r>
            <w:r w:rsidRPr="00A378BC">
              <w:rPr>
                <w:rFonts w:ascii="Arial" w:eastAsia="宋体" w:hAnsi="Arial"/>
                <w:szCs w:val="21"/>
              </w:rPr>
              <w:t>DTO</w:t>
            </w:r>
          </w:p>
          <w:p w14:paraId="62414F46"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List</w:t>
            </w:r>
            <w:r w:rsidRPr="001F7C42">
              <w:rPr>
                <w:rFonts w:ascii="Arial" w:eastAsia="宋体" w:hAnsi="Arial"/>
                <w:szCs w:val="21"/>
              </w:rPr>
              <w:t>&lt;</w:t>
            </w:r>
            <w:proofErr w:type="spellStart"/>
            <w:r w:rsidRPr="00A378BC">
              <w:rPr>
                <w:rFonts w:ascii="Arial" w:eastAsia="宋体" w:hAnsi="Arial"/>
                <w:szCs w:val="21"/>
              </w:rPr>
              <w:t>SceneRuleDTO</w:t>
            </w:r>
            <w:proofErr w:type="spellEnd"/>
            <w:r w:rsidRPr="001F7C42">
              <w:rPr>
                <w:rFonts w:ascii="Arial" w:eastAsia="宋体" w:hAnsi="Arial"/>
                <w:szCs w:val="21"/>
              </w:rPr>
              <w:t xml:space="preserve">&gt; </w:t>
            </w:r>
            <w:proofErr w:type="spellStart"/>
            <w:r w:rsidRPr="00A378BC">
              <w:rPr>
                <w:rFonts w:ascii="Arial" w:eastAsia="宋体" w:hAnsi="Arial"/>
                <w:szCs w:val="21"/>
              </w:rPr>
              <w:t>ruleDTOList</w:t>
            </w:r>
            <w:proofErr w:type="spellEnd"/>
            <w:r w:rsidRPr="001F7C42">
              <w:rPr>
                <w:rFonts w:ascii="Arial" w:eastAsia="宋体" w:hAnsi="Arial"/>
                <w:szCs w:val="21"/>
              </w:rPr>
              <w:t xml:space="preserve"> = </w:t>
            </w:r>
            <w:r w:rsidRPr="00A378BC">
              <w:rPr>
                <w:rFonts w:ascii="Arial" w:eastAsia="宋体" w:hAnsi="Arial"/>
                <w:szCs w:val="21"/>
              </w:rPr>
              <w:t>transfer</w:t>
            </w:r>
            <w:r w:rsidRPr="001F7C42">
              <w:rPr>
                <w:rFonts w:ascii="Arial" w:eastAsia="宋体" w:hAnsi="Arial"/>
                <w:szCs w:val="21"/>
              </w:rPr>
              <w:t>(</w:t>
            </w:r>
            <w:proofErr w:type="spellStart"/>
            <w:r w:rsidRPr="00A378BC">
              <w:rPr>
                <w:rFonts w:ascii="Arial" w:eastAsia="宋体" w:hAnsi="Arial"/>
                <w:szCs w:val="21"/>
              </w:rPr>
              <w:t>rulePOList</w:t>
            </w:r>
            <w:proofErr w:type="spellEnd"/>
            <w:r w:rsidRPr="001F7C42">
              <w:rPr>
                <w:rFonts w:ascii="Arial" w:eastAsia="宋体" w:hAnsi="Arial"/>
                <w:szCs w:val="21"/>
              </w:rPr>
              <w:t>);</w:t>
            </w:r>
          </w:p>
          <w:p w14:paraId="7E8B094B"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5. </w:t>
            </w:r>
            <w:r w:rsidRPr="001F7C42">
              <w:rPr>
                <w:rFonts w:ascii="Arial" w:eastAsia="宋体" w:hAnsi="Arial"/>
                <w:szCs w:val="21"/>
              </w:rPr>
              <w:t>返回结果</w:t>
            </w:r>
          </w:p>
          <w:p w14:paraId="36F06C6C"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return</w:t>
            </w:r>
            <w:r w:rsidRPr="001F7C42">
              <w:rPr>
                <w:rFonts w:ascii="Arial" w:eastAsia="宋体" w:hAnsi="Arial"/>
                <w:szCs w:val="21"/>
              </w:rPr>
              <w:t xml:space="preserve"> </w:t>
            </w:r>
            <w:proofErr w:type="spellStart"/>
            <w:r w:rsidRPr="00A378BC">
              <w:rPr>
                <w:rFonts w:ascii="Arial" w:eastAsia="宋体" w:hAnsi="Arial"/>
                <w:szCs w:val="21"/>
              </w:rPr>
              <w:t>Response</w:t>
            </w:r>
            <w:r w:rsidRPr="001F7C42">
              <w:rPr>
                <w:rFonts w:ascii="Arial" w:eastAsia="宋体" w:hAnsi="Arial"/>
                <w:szCs w:val="21"/>
              </w:rPr>
              <w:t>.</w:t>
            </w:r>
            <w:r w:rsidRPr="00A378BC">
              <w:rPr>
                <w:rFonts w:ascii="Arial" w:eastAsia="宋体" w:hAnsi="Arial"/>
                <w:szCs w:val="21"/>
              </w:rPr>
              <w:t>SUCCESS</w:t>
            </w:r>
            <w:proofErr w:type="spellEnd"/>
            <w:r w:rsidRPr="001F7C42">
              <w:rPr>
                <w:rFonts w:ascii="Arial" w:eastAsia="宋体" w:hAnsi="Arial"/>
                <w:szCs w:val="21"/>
              </w:rPr>
              <w:t>(</w:t>
            </w:r>
            <w:proofErr w:type="spellStart"/>
            <w:r w:rsidRPr="00A378BC">
              <w:rPr>
                <w:rFonts w:ascii="Arial" w:eastAsia="宋体" w:hAnsi="Arial"/>
                <w:szCs w:val="21"/>
              </w:rPr>
              <w:t>ruleDTOList</w:t>
            </w:r>
            <w:proofErr w:type="spellEnd"/>
            <w:r w:rsidRPr="001F7C42">
              <w:rPr>
                <w:rFonts w:ascii="Arial" w:eastAsia="宋体" w:hAnsi="Arial"/>
                <w:szCs w:val="21"/>
              </w:rPr>
              <w:t>);</w:t>
            </w:r>
          </w:p>
          <w:p w14:paraId="06E4A80D" w14:textId="30F2962F" w:rsidR="00D870B1" w:rsidRPr="00956457" w:rsidRDefault="001F7C42" w:rsidP="001F7C42">
            <w:pPr>
              <w:rPr>
                <w:rFonts w:ascii="Arial" w:eastAsia="宋体" w:hAnsi="Arial"/>
                <w:szCs w:val="21"/>
              </w:rPr>
            </w:pPr>
            <w:r w:rsidRPr="001F7C42">
              <w:rPr>
                <w:rFonts w:ascii="Arial" w:eastAsia="宋体" w:hAnsi="Arial"/>
                <w:szCs w:val="21"/>
              </w:rPr>
              <w:t>}</w:t>
            </w:r>
          </w:p>
        </w:tc>
      </w:tr>
    </w:tbl>
    <w:p w14:paraId="10222019" w14:textId="5A73F912" w:rsidR="00FD189F" w:rsidRDefault="00FD189F">
      <w:pPr>
        <w:pStyle w:val="af8"/>
      </w:pPr>
      <w:bookmarkStart w:id="293" w:name="_Toc36736582"/>
      <w:bookmarkStart w:id="294" w:name="_Toc36940610"/>
      <w:r>
        <w:rPr>
          <w:rFonts w:hint="eastAsia"/>
        </w:rPr>
        <w:t>图</w:t>
      </w:r>
      <w:r>
        <w:rPr>
          <w:rFonts w:hint="eastAsia"/>
        </w:rPr>
        <w:t xml:space="preserve"> </w:t>
      </w:r>
      <w:r w:rsidR="0018235C">
        <w:fldChar w:fldCharType="begin"/>
      </w:r>
      <w:r w:rsidR="0018235C">
        <w:instrText xml:space="preserve"> </w:instrText>
      </w:r>
      <w:r w:rsidR="0018235C">
        <w:rPr>
          <w:rFonts w:hint="eastAsia"/>
        </w:rPr>
        <w:instrText>STYLEREF 1 \s</w:instrText>
      </w:r>
      <w:r w:rsidR="0018235C">
        <w:instrText xml:space="preserve"> </w:instrText>
      </w:r>
      <w:r w:rsidR="0018235C">
        <w:fldChar w:fldCharType="separate"/>
      </w:r>
      <w:r w:rsidR="0018235C">
        <w:rPr>
          <w:rFonts w:hint="eastAsia"/>
          <w:noProof/>
        </w:rPr>
        <w:t>四</w:t>
      </w:r>
      <w:r w:rsidR="0018235C">
        <w:fldChar w:fldCharType="end"/>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3</w:t>
      </w:r>
      <w:r w:rsidR="0018235C">
        <w:fldChar w:fldCharType="end"/>
      </w:r>
      <w:r>
        <w:t xml:space="preserve">  </w:t>
      </w:r>
      <w:r w:rsidRPr="00040E1D">
        <w:rPr>
          <w:rFonts w:hint="eastAsia"/>
        </w:rPr>
        <w:t>新增规则实现</w:t>
      </w:r>
      <w:bookmarkEnd w:id="293"/>
      <w:bookmarkEnd w:id="294"/>
    </w:p>
    <w:p w14:paraId="1A601BC8" w14:textId="260D580D" w:rsidR="00B41017" w:rsidRDefault="00F43427" w:rsidP="00B41017">
      <w:pPr>
        <w:spacing w:line="360" w:lineRule="auto"/>
        <w:ind w:firstLineChars="200" w:firstLine="480"/>
        <w:rPr>
          <w:rFonts w:ascii="宋体" w:eastAsia="宋体" w:hAnsi="宋体"/>
          <w:sz w:val="24"/>
          <w:szCs w:val="24"/>
        </w:rPr>
      </w:pPr>
      <w:r w:rsidRPr="0098635E">
        <w:rPr>
          <w:rFonts w:ascii="宋体" w:eastAsia="宋体" w:hAnsi="宋体" w:hint="eastAsia"/>
          <w:sz w:val="24"/>
          <w:szCs w:val="24"/>
        </w:rPr>
        <w:t>考虑</w:t>
      </w:r>
      <w:r w:rsidR="008E2ACC" w:rsidRPr="0098635E">
        <w:rPr>
          <w:rFonts w:ascii="宋体" w:eastAsia="宋体" w:hAnsi="宋体" w:hint="eastAsia"/>
          <w:sz w:val="24"/>
          <w:szCs w:val="24"/>
        </w:rPr>
        <w:t>到截取生产环境界面存在数据</w:t>
      </w:r>
      <w:r w:rsidR="006D1255" w:rsidRPr="0098635E">
        <w:rPr>
          <w:rFonts w:ascii="宋体" w:eastAsia="宋体" w:hAnsi="宋体" w:hint="eastAsia"/>
          <w:sz w:val="24"/>
          <w:szCs w:val="24"/>
        </w:rPr>
        <w:t>泄露</w:t>
      </w:r>
      <w:r w:rsidR="008E2ACC" w:rsidRPr="0098635E">
        <w:rPr>
          <w:rFonts w:ascii="宋体" w:eastAsia="宋体" w:hAnsi="宋体" w:hint="eastAsia"/>
          <w:sz w:val="24"/>
          <w:szCs w:val="24"/>
        </w:rPr>
        <w:t>风险，</w:t>
      </w:r>
      <w:r w:rsidR="007515FF" w:rsidRPr="0098635E">
        <w:rPr>
          <w:rFonts w:ascii="宋体" w:eastAsia="宋体" w:hAnsi="宋体" w:hint="eastAsia"/>
          <w:sz w:val="24"/>
          <w:szCs w:val="24"/>
        </w:rPr>
        <w:t>论文中的截图</w:t>
      </w:r>
      <w:r w:rsidR="006D1255" w:rsidRPr="0098635E">
        <w:rPr>
          <w:rFonts w:ascii="宋体" w:eastAsia="宋体" w:hAnsi="宋体" w:hint="eastAsia"/>
          <w:sz w:val="24"/>
          <w:szCs w:val="24"/>
        </w:rPr>
        <w:t>均为测试环境截图</w:t>
      </w:r>
      <w:r w:rsidR="00DE631B" w:rsidRPr="0098635E">
        <w:rPr>
          <w:rFonts w:ascii="宋体" w:eastAsia="宋体" w:hAnsi="宋体" w:hint="eastAsia"/>
          <w:sz w:val="24"/>
          <w:szCs w:val="24"/>
        </w:rPr>
        <w:t>。</w:t>
      </w:r>
      <w:r w:rsidR="0098635E">
        <w:rPr>
          <w:rFonts w:ascii="宋体" w:eastAsia="宋体" w:hAnsi="宋体" w:hint="eastAsia"/>
          <w:sz w:val="24"/>
          <w:szCs w:val="24"/>
        </w:rPr>
        <w:t>图</w:t>
      </w:r>
      <w:r w:rsidR="0098635E" w:rsidRPr="003F1175">
        <w:rPr>
          <w:rFonts w:ascii="Arial" w:eastAsia="宋体" w:hAnsi="Arial" w:hint="eastAsia"/>
          <w:sz w:val="24"/>
          <w:szCs w:val="24"/>
        </w:rPr>
        <w:t>4</w:t>
      </w:r>
      <w:r w:rsidR="0098635E" w:rsidRPr="001244DA">
        <w:rPr>
          <w:rFonts w:ascii="Arial" w:eastAsia="宋体" w:hAnsi="Arial" w:hint="eastAsia"/>
          <w:sz w:val="24"/>
          <w:szCs w:val="24"/>
        </w:rPr>
        <w:t>.</w:t>
      </w:r>
      <w:r w:rsidR="004C6267">
        <w:rPr>
          <w:rFonts w:ascii="Arial" w:eastAsia="宋体" w:hAnsi="Arial"/>
          <w:sz w:val="24"/>
          <w:szCs w:val="24"/>
        </w:rPr>
        <w:t>4</w:t>
      </w:r>
      <w:r w:rsidR="0098635E">
        <w:rPr>
          <w:rFonts w:ascii="宋体" w:eastAsia="宋体" w:hAnsi="宋体" w:hint="eastAsia"/>
          <w:sz w:val="24"/>
          <w:szCs w:val="24"/>
        </w:rPr>
        <w:t>为规则</w:t>
      </w:r>
      <w:r w:rsidR="006E6D0F">
        <w:rPr>
          <w:rFonts w:ascii="宋体" w:eastAsia="宋体" w:hAnsi="宋体" w:hint="eastAsia"/>
          <w:sz w:val="24"/>
          <w:szCs w:val="24"/>
        </w:rPr>
        <w:t>配置详情页面</w:t>
      </w:r>
      <w:r w:rsidR="0098635E">
        <w:rPr>
          <w:rFonts w:ascii="宋体" w:eastAsia="宋体" w:hAnsi="宋体" w:hint="eastAsia"/>
          <w:sz w:val="24"/>
          <w:szCs w:val="24"/>
        </w:rPr>
        <w:t>。</w:t>
      </w:r>
    </w:p>
    <w:p w14:paraId="64627C25" w14:textId="77777777" w:rsidR="004C6267" w:rsidRDefault="00955C84" w:rsidP="004C6267">
      <w:pPr>
        <w:keepNext/>
        <w:spacing w:line="360" w:lineRule="auto"/>
        <w:jc w:val="center"/>
      </w:pPr>
      <w:r w:rsidRPr="00955C84">
        <w:rPr>
          <w:noProof/>
        </w:rPr>
        <w:drawing>
          <wp:inline distT="0" distB="0" distL="0" distR="0" wp14:anchorId="3DB29D43" wp14:editId="2E198DBD">
            <wp:extent cx="5313218" cy="2492209"/>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0135" cy="2528288"/>
                    </a:xfrm>
                    <a:prstGeom prst="rect">
                      <a:avLst/>
                    </a:prstGeom>
                    <a:noFill/>
                    <a:ln>
                      <a:noFill/>
                    </a:ln>
                  </pic:spPr>
                </pic:pic>
              </a:graphicData>
            </a:graphic>
          </wp:inline>
        </w:drawing>
      </w:r>
    </w:p>
    <w:p w14:paraId="6C47318A" w14:textId="284D0862" w:rsidR="00FD189F" w:rsidRPr="00B41017" w:rsidRDefault="004C6267" w:rsidP="004C6267">
      <w:pPr>
        <w:pStyle w:val="af8"/>
        <w:rPr>
          <w:rFonts w:ascii="宋体" w:hAnsi="宋体"/>
          <w:szCs w:val="24"/>
        </w:rPr>
      </w:pPr>
      <w:bookmarkStart w:id="295" w:name="_Toc36940611"/>
      <w:r>
        <w:t>图</w:t>
      </w:r>
      <w:r>
        <w:t xml:space="preserve"> </w:t>
      </w:r>
      <w:fldSimple w:instr=" STYLEREF 1 \s ">
        <w:r w:rsidR="0018235C">
          <w:rPr>
            <w:rFonts w:hint="eastAsia"/>
            <w:noProof/>
          </w:rPr>
          <w:t>四</w:t>
        </w:r>
      </w:fldSimple>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4</w:t>
      </w:r>
      <w:r w:rsidR="0018235C">
        <w:fldChar w:fldCharType="end"/>
      </w:r>
      <w:r>
        <w:t xml:space="preserve">  </w:t>
      </w:r>
      <w:r w:rsidRPr="0042628E">
        <w:rPr>
          <w:rFonts w:hint="eastAsia"/>
        </w:rPr>
        <w:t>规则配置详情页面</w:t>
      </w:r>
      <w:bookmarkEnd w:id="295"/>
    </w:p>
    <w:p w14:paraId="7BB85171" w14:textId="690BCAA8" w:rsidR="00BD2023" w:rsidRDefault="001F7239" w:rsidP="009F02EA">
      <w:pPr>
        <w:pStyle w:val="3"/>
        <w:numPr>
          <w:ilvl w:val="2"/>
          <w:numId w:val="52"/>
        </w:numPr>
      </w:pPr>
      <w:bookmarkStart w:id="296" w:name="_Toc36642709"/>
      <w:bookmarkStart w:id="297" w:name="_Toc36643281"/>
      <w:bookmarkStart w:id="298" w:name="_Toc36732804"/>
      <w:bookmarkStart w:id="299" w:name="_Toc36939024"/>
      <w:r w:rsidRPr="001F7239">
        <w:rPr>
          <w:rFonts w:hint="eastAsia"/>
        </w:rPr>
        <w:lastRenderedPageBreak/>
        <w:t>日志查询功能实现</w:t>
      </w:r>
      <w:bookmarkEnd w:id="296"/>
      <w:bookmarkEnd w:id="297"/>
      <w:bookmarkEnd w:id="298"/>
      <w:bookmarkEnd w:id="299"/>
    </w:p>
    <w:p w14:paraId="32D9CF28" w14:textId="26E0FD0A" w:rsidR="00BD2023" w:rsidRPr="00BD2023" w:rsidRDefault="00E43D30" w:rsidP="00E43D30">
      <w:pPr>
        <w:spacing w:line="360" w:lineRule="auto"/>
        <w:ind w:firstLineChars="200" w:firstLine="480"/>
      </w:pPr>
      <w:r w:rsidRPr="00303A1F">
        <w:rPr>
          <w:rFonts w:ascii="宋体" w:eastAsia="宋体" w:hAnsi="宋体" w:hint="eastAsia"/>
          <w:sz w:val="24"/>
          <w:szCs w:val="24"/>
        </w:rPr>
        <w:t>日志查询功能如图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5</w:t>
      </w:r>
      <w:r w:rsidRPr="00303A1F">
        <w:rPr>
          <w:rFonts w:ascii="宋体" w:eastAsia="宋体" w:hAnsi="宋体" w:hint="eastAsia"/>
          <w:sz w:val="24"/>
          <w:szCs w:val="24"/>
        </w:rPr>
        <w:t>所示</w:t>
      </w:r>
      <w:r w:rsidR="000C7A20">
        <w:rPr>
          <w:rFonts w:ascii="宋体" w:eastAsia="宋体" w:hAnsi="宋体" w:hint="eastAsia"/>
          <w:sz w:val="24"/>
          <w:szCs w:val="24"/>
        </w:rPr>
        <w:t>。</w:t>
      </w:r>
      <w:proofErr w:type="spellStart"/>
      <w:r w:rsidRPr="00A378BC">
        <w:rPr>
          <w:rFonts w:ascii="Arial" w:eastAsia="宋体" w:hAnsi="Arial" w:hint="eastAsia"/>
          <w:sz w:val="24"/>
          <w:szCs w:val="24"/>
        </w:rPr>
        <w:t>Order</w:t>
      </w:r>
      <w:r w:rsidRPr="00A378BC">
        <w:rPr>
          <w:rFonts w:ascii="Arial" w:eastAsia="宋体" w:hAnsi="Arial"/>
          <w:sz w:val="24"/>
          <w:szCs w:val="24"/>
        </w:rPr>
        <w:t>HitRecordQuer</w:t>
      </w:r>
      <w:r w:rsidRPr="00A378BC">
        <w:rPr>
          <w:rFonts w:ascii="Arial" w:eastAsia="宋体" w:hAnsi="Arial" w:hint="eastAsia"/>
          <w:sz w:val="24"/>
          <w:szCs w:val="24"/>
        </w:rPr>
        <w:t>y</w:t>
      </w:r>
      <w:proofErr w:type="spellEnd"/>
      <w:r>
        <w:rPr>
          <w:rFonts w:ascii="宋体" w:eastAsia="宋体" w:hAnsi="宋体" w:hint="eastAsia"/>
          <w:sz w:val="24"/>
          <w:szCs w:val="24"/>
        </w:rPr>
        <w:t>封装查询条件，</w:t>
      </w:r>
      <w:r w:rsidR="00DB3273">
        <w:rPr>
          <w:rFonts w:ascii="宋体" w:eastAsia="宋体" w:hAnsi="宋体" w:hint="eastAsia"/>
          <w:sz w:val="24"/>
          <w:szCs w:val="24"/>
        </w:rPr>
        <w:t>包括命中时间、订单号、命中规则类型等。</w:t>
      </w:r>
      <w:proofErr w:type="spellStart"/>
      <w:r w:rsidR="00890175" w:rsidRPr="00A378BC">
        <w:rPr>
          <w:rFonts w:ascii="Arial" w:eastAsia="宋体" w:hAnsi="Arial" w:hint="eastAsia"/>
          <w:sz w:val="24"/>
          <w:szCs w:val="28"/>
        </w:rPr>
        <w:t>S</w:t>
      </w:r>
      <w:r w:rsidR="00890175" w:rsidRPr="00A378BC">
        <w:rPr>
          <w:rFonts w:ascii="Arial" w:eastAsia="宋体" w:hAnsi="Arial"/>
          <w:sz w:val="24"/>
          <w:szCs w:val="28"/>
        </w:rPr>
        <w:t>ceneHitRecordService</w:t>
      </w:r>
      <w:proofErr w:type="spellEnd"/>
      <w:proofErr w:type="gramStart"/>
      <w:r w:rsidR="00890175">
        <w:rPr>
          <w:rFonts w:ascii="宋体" w:eastAsia="宋体" w:hAnsi="宋体" w:hint="eastAsia"/>
          <w:sz w:val="24"/>
          <w:szCs w:val="28"/>
        </w:rPr>
        <w:t>类负责</w:t>
      </w:r>
      <w:proofErr w:type="gramEnd"/>
      <w:r w:rsidR="00890175">
        <w:rPr>
          <w:rFonts w:ascii="宋体" w:eastAsia="宋体" w:hAnsi="宋体" w:hint="eastAsia"/>
          <w:sz w:val="24"/>
          <w:szCs w:val="28"/>
        </w:rPr>
        <w:t>规则命中和规则未命中相关操作。</w:t>
      </w:r>
      <w:proofErr w:type="spellStart"/>
      <w:r w:rsidR="00890175" w:rsidRPr="00A378BC">
        <w:rPr>
          <w:rFonts w:ascii="Arial" w:eastAsia="宋体" w:hAnsi="Arial" w:hint="eastAsia"/>
          <w:sz w:val="24"/>
          <w:szCs w:val="24"/>
        </w:rPr>
        <w:t>get</w:t>
      </w:r>
      <w:r w:rsidR="00890175" w:rsidRPr="00A378BC">
        <w:rPr>
          <w:rFonts w:ascii="Arial" w:eastAsia="宋体" w:hAnsi="Arial"/>
          <w:sz w:val="24"/>
          <w:szCs w:val="24"/>
        </w:rPr>
        <w:t>HitRecord</w:t>
      </w:r>
      <w:proofErr w:type="spellEnd"/>
      <w:r w:rsidR="00890175">
        <w:rPr>
          <w:rFonts w:ascii="宋体" w:eastAsia="宋体" w:hAnsi="宋体" w:hint="eastAsia"/>
          <w:sz w:val="24"/>
          <w:szCs w:val="24"/>
        </w:rPr>
        <w:t>调用</w:t>
      </w:r>
      <w:proofErr w:type="spellStart"/>
      <w:r w:rsidR="00890175" w:rsidRPr="00A378BC">
        <w:rPr>
          <w:rFonts w:ascii="Arial" w:eastAsia="宋体" w:hAnsi="Arial" w:hint="eastAsia"/>
          <w:sz w:val="24"/>
          <w:szCs w:val="28"/>
        </w:rPr>
        <w:t>S</w:t>
      </w:r>
      <w:r w:rsidR="00890175" w:rsidRPr="00A378BC">
        <w:rPr>
          <w:rFonts w:ascii="Arial" w:eastAsia="宋体" w:hAnsi="Arial"/>
          <w:sz w:val="24"/>
          <w:szCs w:val="28"/>
        </w:rPr>
        <w:t>ceneHitRecordService</w:t>
      </w:r>
      <w:proofErr w:type="spellEnd"/>
      <w:r w:rsidR="00890175">
        <w:rPr>
          <w:rFonts w:ascii="宋体" w:eastAsia="宋体" w:hAnsi="宋体" w:hint="eastAsia"/>
          <w:sz w:val="24"/>
          <w:szCs w:val="28"/>
        </w:rPr>
        <w:t>获得</w:t>
      </w:r>
      <w:r w:rsidR="00890175" w:rsidRPr="00A378BC">
        <w:rPr>
          <w:rFonts w:ascii="Arial" w:eastAsia="宋体" w:hAnsi="Arial" w:hint="eastAsia"/>
          <w:sz w:val="24"/>
          <w:szCs w:val="28"/>
        </w:rPr>
        <w:t>DTO</w:t>
      </w:r>
      <w:r w:rsidR="00890175">
        <w:rPr>
          <w:rFonts w:ascii="宋体" w:eastAsia="宋体" w:hAnsi="宋体" w:hint="eastAsia"/>
          <w:sz w:val="24"/>
          <w:szCs w:val="28"/>
        </w:rPr>
        <w:t>类型返回值</w:t>
      </w:r>
      <w:r>
        <w:rPr>
          <w:rFonts w:ascii="宋体" w:eastAsia="宋体" w:hAnsi="宋体" w:hint="eastAsia"/>
          <w:sz w:val="24"/>
          <w:szCs w:val="24"/>
        </w:rPr>
        <w:t>，</w:t>
      </w:r>
      <w:r w:rsidR="00890175">
        <w:rPr>
          <w:rFonts w:ascii="宋体" w:eastAsia="宋体" w:hAnsi="宋体" w:hint="eastAsia"/>
          <w:sz w:val="24"/>
          <w:szCs w:val="24"/>
        </w:rPr>
        <w:t>之后</w:t>
      </w:r>
      <w:r>
        <w:rPr>
          <w:rFonts w:ascii="宋体" w:eastAsia="宋体" w:hAnsi="宋体" w:hint="eastAsia"/>
          <w:sz w:val="24"/>
          <w:szCs w:val="24"/>
        </w:rPr>
        <w:t>将</w:t>
      </w:r>
      <w:r w:rsidRPr="00A378BC">
        <w:rPr>
          <w:rFonts w:ascii="Arial" w:eastAsia="宋体" w:hAnsi="Arial" w:hint="eastAsia"/>
          <w:sz w:val="24"/>
          <w:szCs w:val="24"/>
        </w:rPr>
        <w:t>DTO</w:t>
      </w:r>
      <w:r>
        <w:rPr>
          <w:rFonts w:ascii="宋体" w:eastAsia="宋体" w:hAnsi="宋体" w:hint="eastAsia"/>
          <w:sz w:val="24"/>
          <w:szCs w:val="24"/>
        </w:rPr>
        <w:t>类型的数据转换成给前端展示的</w:t>
      </w:r>
      <w:r w:rsidRPr="00A378BC">
        <w:rPr>
          <w:rFonts w:ascii="Arial" w:eastAsia="宋体" w:hAnsi="Arial" w:hint="eastAsia"/>
          <w:sz w:val="24"/>
          <w:szCs w:val="24"/>
        </w:rPr>
        <w:t>VO</w:t>
      </w:r>
      <w:r>
        <w:rPr>
          <w:rFonts w:ascii="宋体" w:eastAsia="宋体" w:hAnsi="宋体" w:hint="eastAsia"/>
          <w:sz w:val="24"/>
          <w:szCs w:val="24"/>
        </w:rPr>
        <w:t>类型数据，虽然两者在大多数的时候是完全一样的，但是做区分更有利于减少因需求变更而导致的代码变动。最后将转换好的结果通过封装至</w:t>
      </w:r>
      <w:r w:rsidRPr="00A378BC">
        <w:rPr>
          <w:rFonts w:ascii="Arial" w:eastAsia="宋体" w:hAnsi="Arial" w:hint="eastAsia"/>
          <w:sz w:val="24"/>
          <w:szCs w:val="24"/>
        </w:rPr>
        <w:t>Response</w:t>
      </w:r>
      <w:r>
        <w:rPr>
          <w:rFonts w:ascii="宋体" w:eastAsia="宋体" w:hAnsi="宋体" w:hint="eastAsia"/>
          <w:sz w:val="24"/>
          <w:szCs w:val="24"/>
        </w:rPr>
        <w:t>对象中，返回给前端。</w:t>
      </w:r>
      <w:r w:rsidRPr="00A378BC">
        <w:rPr>
          <w:rFonts w:ascii="Arial" w:eastAsia="宋体" w:hAnsi="Arial" w:hint="eastAsia"/>
          <w:sz w:val="24"/>
          <w:szCs w:val="24"/>
        </w:rPr>
        <w:t>Response</w:t>
      </w:r>
      <w:r>
        <w:rPr>
          <w:rFonts w:ascii="宋体" w:eastAsia="宋体" w:hAnsi="宋体" w:hint="eastAsia"/>
          <w:sz w:val="24"/>
          <w:szCs w:val="24"/>
        </w:rPr>
        <w:t>对象中会记录返回码、返回数据等。</w:t>
      </w:r>
    </w:p>
    <w:tbl>
      <w:tblPr>
        <w:tblStyle w:val="af4"/>
        <w:tblW w:w="0" w:type="auto"/>
        <w:tblCellMar>
          <w:left w:w="28" w:type="dxa"/>
          <w:right w:w="28" w:type="dxa"/>
        </w:tblCellMar>
        <w:tblLook w:val="04A0" w:firstRow="1" w:lastRow="0" w:firstColumn="1" w:lastColumn="0" w:noHBand="0" w:noVBand="1"/>
      </w:tblPr>
      <w:tblGrid>
        <w:gridCol w:w="8296"/>
      </w:tblGrid>
      <w:tr w:rsidR="005F0985" w14:paraId="20434BB5" w14:textId="77777777" w:rsidTr="00547A9B">
        <w:tc>
          <w:tcPr>
            <w:tcW w:w="8296" w:type="dxa"/>
          </w:tcPr>
          <w:p w14:paraId="754261C9" w14:textId="050FC16E" w:rsidR="00607BEA" w:rsidRPr="00607BEA" w:rsidRDefault="00607BEA" w:rsidP="00B24154">
            <w:pPr>
              <w:rPr>
                <w:rFonts w:ascii="宋体" w:eastAsia="宋体" w:hAnsi="宋体"/>
              </w:rPr>
            </w:pPr>
            <w:r w:rsidRPr="00A378BC">
              <w:rPr>
                <w:rFonts w:ascii="Arial" w:eastAsia="宋体" w:hAnsi="Arial"/>
              </w:rPr>
              <w:t>public</w:t>
            </w:r>
            <w:r w:rsidRPr="00607BEA">
              <w:rPr>
                <w:rFonts w:ascii="宋体" w:eastAsia="宋体" w:hAnsi="宋体"/>
              </w:rPr>
              <w:t xml:space="preserve"> </w:t>
            </w:r>
            <w:r w:rsidRPr="00A378BC">
              <w:rPr>
                <w:rFonts w:ascii="Arial" w:eastAsia="宋体" w:hAnsi="Arial"/>
              </w:rPr>
              <w:t>Response</w:t>
            </w:r>
            <w:r w:rsidRPr="00607BEA">
              <w:rPr>
                <w:rFonts w:ascii="宋体" w:eastAsia="宋体" w:hAnsi="宋体"/>
              </w:rPr>
              <w:t xml:space="preserve"> </w:t>
            </w:r>
            <w:proofErr w:type="spellStart"/>
            <w:proofErr w:type="gramStart"/>
            <w:r w:rsidRPr="00A378BC">
              <w:rPr>
                <w:rFonts w:ascii="Arial" w:eastAsia="宋体" w:hAnsi="Arial"/>
              </w:rPr>
              <w:t>getHitRecord</w:t>
            </w:r>
            <w:proofErr w:type="spellEnd"/>
            <w:r w:rsidRPr="00607BEA">
              <w:rPr>
                <w:rFonts w:ascii="宋体" w:eastAsia="宋体" w:hAnsi="宋体"/>
              </w:rPr>
              <w:t>(</w:t>
            </w:r>
            <w:proofErr w:type="spellStart"/>
            <w:proofErr w:type="gramEnd"/>
            <w:r w:rsidR="00E43D30" w:rsidRPr="00A378BC">
              <w:rPr>
                <w:rFonts w:ascii="Arial" w:eastAsia="宋体" w:hAnsi="Arial"/>
              </w:rPr>
              <w:t>RecordQuery</w:t>
            </w:r>
            <w:proofErr w:type="spellEnd"/>
            <w:r w:rsidR="00E43D30">
              <w:rPr>
                <w:rFonts w:ascii="宋体" w:eastAsia="宋体" w:hAnsi="宋体"/>
              </w:rPr>
              <w:t xml:space="preserve"> </w:t>
            </w:r>
            <w:r w:rsidRPr="00A378BC">
              <w:rPr>
                <w:rFonts w:ascii="Arial" w:eastAsia="宋体" w:hAnsi="Arial"/>
              </w:rPr>
              <w:t>query</w:t>
            </w:r>
            <w:r w:rsidRPr="00607BEA">
              <w:rPr>
                <w:rFonts w:ascii="宋体" w:eastAsia="宋体" w:hAnsi="宋体"/>
              </w:rPr>
              <w:t>)</w:t>
            </w:r>
            <w:r w:rsidRPr="008A39AC">
              <w:rPr>
                <w:rFonts w:ascii="Arial" w:eastAsia="宋体" w:hAnsi="Arial"/>
              </w:rPr>
              <w:t>{</w:t>
            </w:r>
          </w:p>
          <w:p w14:paraId="0EAE519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1</w:t>
            </w:r>
            <w:r w:rsidRPr="001244DA">
              <w:rPr>
                <w:rFonts w:ascii="Arial" w:eastAsia="宋体" w:hAnsi="Arial"/>
              </w:rPr>
              <w:t>.</w:t>
            </w:r>
            <w:r w:rsidRPr="00607BEA">
              <w:rPr>
                <w:rFonts w:ascii="宋体" w:eastAsia="宋体" w:hAnsi="宋体"/>
              </w:rPr>
              <w:t xml:space="preserve"> 校验规则</w:t>
            </w:r>
          </w:p>
          <w:p w14:paraId="507C9AD1" w14:textId="77777777"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validate</w:t>
            </w:r>
            <w:r w:rsidRPr="00607BEA">
              <w:rPr>
                <w:rFonts w:ascii="宋体" w:eastAsia="宋体" w:hAnsi="宋体"/>
              </w:rPr>
              <w:t>(</w:t>
            </w:r>
            <w:r w:rsidRPr="00A378BC">
              <w:rPr>
                <w:rFonts w:ascii="Arial" w:eastAsia="宋体" w:hAnsi="Arial"/>
              </w:rPr>
              <w:t>query</w:t>
            </w:r>
            <w:r w:rsidRPr="00607BEA">
              <w:rPr>
                <w:rFonts w:ascii="宋体" w:eastAsia="宋体" w:hAnsi="宋体"/>
              </w:rPr>
              <w:t>);</w:t>
            </w:r>
          </w:p>
          <w:p w14:paraId="574C2E0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2</w:t>
            </w:r>
            <w:r w:rsidRPr="001244DA">
              <w:rPr>
                <w:rFonts w:ascii="Arial" w:eastAsia="宋体" w:hAnsi="Arial"/>
              </w:rPr>
              <w:t>.</w:t>
            </w:r>
            <w:r w:rsidRPr="00607BEA">
              <w:rPr>
                <w:rFonts w:ascii="宋体" w:eastAsia="宋体" w:hAnsi="宋体"/>
              </w:rPr>
              <w:t xml:space="preserve"> 调用查询服务</w:t>
            </w:r>
          </w:p>
          <w:p w14:paraId="208E7DD0" w14:textId="050615C9" w:rsidR="00607BEA" w:rsidRPr="00607BEA" w:rsidRDefault="00607BEA" w:rsidP="00B24154">
            <w:pPr>
              <w:rPr>
                <w:rFonts w:ascii="宋体" w:eastAsia="宋体" w:hAnsi="宋体"/>
              </w:rPr>
            </w:pPr>
            <w:r w:rsidRPr="00607BEA">
              <w:rPr>
                <w:rFonts w:ascii="宋体" w:eastAsia="宋体" w:hAnsi="宋体"/>
              </w:rPr>
              <w:t xml:space="preserve">    </w:t>
            </w:r>
            <w:proofErr w:type="spellStart"/>
            <w:r w:rsidRPr="00A378BC">
              <w:rPr>
                <w:rFonts w:ascii="Arial" w:eastAsia="宋体" w:hAnsi="Arial"/>
              </w:rPr>
              <w:t>OrderHitRecordDTO</w:t>
            </w:r>
            <w:proofErr w:type="spellEnd"/>
            <w:r w:rsidRPr="00607BEA">
              <w:rPr>
                <w:rFonts w:ascii="宋体" w:eastAsia="宋体" w:hAnsi="宋体"/>
              </w:rPr>
              <w:t xml:space="preserve"> </w:t>
            </w:r>
            <w:proofErr w:type="spellStart"/>
            <w:r w:rsidR="00EA1603" w:rsidRPr="00A378BC">
              <w:rPr>
                <w:rFonts w:ascii="Arial" w:eastAsia="宋体" w:hAnsi="Arial"/>
              </w:rPr>
              <w:t>r</w:t>
            </w:r>
            <w:r w:rsidRPr="00A378BC">
              <w:rPr>
                <w:rFonts w:ascii="Arial" w:eastAsia="宋体" w:hAnsi="Arial"/>
              </w:rPr>
              <w:t>ecordDTO</w:t>
            </w:r>
            <w:proofErr w:type="spellEnd"/>
            <w:r w:rsidRPr="00607BEA">
              <w:rPr>
                <w:rFonts w:ascii="宋体" w:eastAsia="宋体" w:hAnsi="宋体"/>
              </w:rPr>
              <w:t xml:space="preserve"> = </w:t>
            </w:r>
            <w:proofErr w:type="spellStart"/>
            <w:r w:rsidRPr="00A378BC">
              <w:rPr>
                <w:rFonts w:ascii="Arial" w:eastAsia="宋体" w:hAnsi="Arial"/>
              </w:rPr>
              <w:t>sceneHitRecordService</w:t>
            </w:r>
            <w:r w:rsidRPr="001244DA">
              <w:rPr>
                <w:rFonts w:ascii="Arial" w:eastAsia="宋体" w:hAnsi="Arial"/>
              </w:rPr>
              <w:t>.</w:t>
            </w:r>
            <w:r w:rsidRPr="00A378BC">
              <w:rPr>
                <w:rFonts w:ascii="Arial" w:eastAsia="宋体" w:hAnsi="Arial"/>
              </w:rPr>
              <w:t>getHitRecord</w:t>
            </w:r>
            <w:proofErr w:type="spellEnd"/>
            <w:r w:rsidRPr="00607BEA">
              <w:rPr>
                <w:rFonts w:ascii="宋体" w:eastAsia="宋体" w:hAnsi="宋体"/>
              </w:rPr>
              <w:t>(</w:t>
            </w:r>
            <w:r w:rsidRPr="00A378BC">
              <w:rPr>
                <w:rFonts w:ascii="Arial" w:eastAsia="宋体" w:hAnsi="Arial"/>
              </w:rPr>
              <w:t>query</w:t>
            </w:r>
            <w:r w:rsidRPr="00607BEA">
              <w:rPr>
                <w:rFonts w:ascii="宋体" w:eastAsia="宋体" w:hAnsi="宋体"/>
              </w:rPr>
              <w:t>);</w:t>
            </w:r>
          </w:p>
          <w:p w14:paraId="157D620B"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3</w:t>
            </w:r>
            <w:r w:rsidRPr="001244DA">
              <w:rPr>
                <w:rFonts w:ascii="Arial" w:eastAsia="宋体" w:hAnsi="Arial"/>
              </w:rPr>
              <w:t>.</w:t>
            </w:r>
            <w:r w:rsidRPr="00607BEA">
              <w:rPr>
                <w:rFonts w:ascii="宋体" w:eastAsia="宋体" w:hAnsi="宋体"/>
              </w:rPr>
              <w:t xml:space="preserve"> 将</w:t>
            </w:r>
            <w:r w:rsidRPr="00A378BC">
              <w:rPr>
                <w:rFonts w:ascii="Arial" w:eastAsia="宋体" w:hAnsi="Arial"/>
              </w:rPr>
              <w:t>DTO</w:t>
            </w:r>
            <w:r w:rsidRPr="00607BEA">
              <w:rPr>
                <w:rFonts w:ascii="宋体" w:eastAsia="宋体" w:hAnsi="宋体"/>
              </w:rPr>
              <w:t>转换成</w:t>
            </w:r>
            <w:r w:rsidRPr="00A378BC">
              <w:rPr>
                <w:rFonts w:ascii="Arial" w:eastAsia="宋体" w:hAnsi="Arial"/>
              </w:rPr>
              <w:t>VO</w:t>
            </w:r>
          </w:p>
          <w:p w14:paraId="0626EC6F" w14:textId="4D5AD9FB" w:rsidR="00607BEA" w:rsidRPr="00607BEA" w:rsidRDefault="00607BEA" w:rsidP="00B24154">
            <w:pPr>
              <w:rPr>
                <w:rFonts w:ascii="宋体" w:eastAsia="宋体" w:hAnsi="宋体"/>
              </w:rPr>
            </w:pPr>
            <w:r w:rsidRPr="00607BEA">
              <w:rPr>
                <w:rFonts w:ascii="宋体" w:eastAsia="宋体" w:hAnsi="宋体"/>
              </w:rPr>
              <w:t xml:space="preserve">    </w:t>
            </w:r>
            <w:proofErr w:type="spellStart"/>
            <w:r w:rsidRPr="00A378BC">
              <w:rPr>
                <w:rFonts w:ascii="Arial" w:eastAsia="宋体" w:hAnsi="Arial"/>
              </w:rPr>
              <w:t>OrderHitRecordVo</w:t>
            </w:r>
            <w:proofErr w:type="spellEnd"/>
            <w:r w:rsidRPr="00607BEA">
              <w:rPr>
                <w:rFonts w:ascii="宋体" w:eastAsia="宋体" w:hAnsi="宋体"/>
              </w:rPr>
              <w:t xml:space="preserve"> </w:t>
            </w:r>
            <w:r w:rsidRPr="00A378BC">
              <w:rPr>
                <w:rFonts w:ascii="Arial" w:eastAsia="宋体" w:hAnsi="Arial"/>
              </w:rPr>
              <w:t>result</w:t>
            </w:r>
            <w:r w:rsidRPr="00607BEA">
              <w:rPr>
                <w:rFonts w:ascii="宋体" w:eastAsia="宋体" w:hAnsi="宋体"/>
              </w:rPr>
              <w:t xml:space="preserve"> = </w:t>
            </w:r>
            <w:r w:rsidRPr="00A378BC">
              <w:rPr>
                <w:rFonts w:ascii="Arial" w:eastAsia="宋体" w:hAnsi="Arial"/>
              </w:rPr>
              <w:t>new</w:t>
            </w:r>
            <w:r w:rsidRPr="00607BEA">
              <w:rPr>
                <w:rFonts w:ascii="宋体" w:eastAsia="宋体" w:hAnsi="宋体"/>
              </w:rPr>
              <w:t xml:space="preserve"> </w:t>
            </w:r>
            <w:proofErr w:type="spellStart"/>
            <w:proofErr w:type="gramStart"/>
            <w:r w:rsidRPr="00A378BC">
              <w:rPr>
                <w:rFonts w:ascii="Arial" w:eastAsia="宋体" w:hAnsi="Arial"/>
              </w:rPr>
              <w:t>OrderHitRecordVo</w:t>
            </w:r>
            <w:proofErr w:type="spellEnd"/>
            <w:r w:rsidRPr="00607BEA">
              <w:rPr>
                <w:rFonts w:ascii="宋体" w:eastAsia="宋体" w:hAnsi="宋体"/>
              </w:rPr>
              <w:t>(</w:t>
            </w:r>
            <w:proofErr w:type="gramEnd"/>
            <w:r w:rsidRPr="00607BEA">
              <w:rPr>
                <w:rFonts w:ascii="宋体" w:eastAsia="宋体" w:hAnsi="宋体"/>
              </w:rPr>
              <w:t>);</w:t>
            </w:r>
          </w:p>
          <w:p w14:paraId="72962A27" w14:textId="05196CF3" w:rsidR="00607BEA" w:rsidRPr="00607BEA" w:rsidRDefault="00607BEA" w:rsidP="00B24154">
            <w:pPr>
              <w:rPr>
                <w:rFonts w:ascii="宋体" w:eastAsia="宋体" w:hAnsi="宋体"/>
              </w:rPr>
            </w:pPr>
            <w:r w:rsidRPr="00607BEA">
              <w:rPr>
                <w:rFonts w:ascii="宋体" w:eastAsia="宋体" w:hAnsi="宋体"/>
              </w:rPr>
              <w:t xml:space="preserve">    </w:t>
            </w:r>
            <w:proofErr w:type="gramStart"/>
            <w:r w:rsidRPr="00A378BC">
              <w:rPr>
                <w:rFonts w:ascii="Arial" w:eastAsia="宋体" w:hAnsi="Arial"/>
              </w:rPr>
              <w:t>transfer</w:t>
            </w:r>
            <w:r w:rsidRPr="00607BEA">
              <w:rPr>
                <w:rFonts w:ascii="宋体" w:eastAsia="宋体" w:hAnsi="宋体"/>
              </w:rPr>
              <w:t>(</w:t>
            </w:r>
            <w:proofErr w:type="spellStart"/>
            <w:proofErr w:type="gramEnd"/>
            <w:r w:rsidRPr="00A378BC">
              <w:rPr>
                <w:rFonts w:ascii="Arial" w:eastAsia="宋体" w:hAnsi="Arial"/>
              </w:rPr>
              <w:t>OrderHitRecordDTO</w:t>
            </w:r>
            <w:r w:rsidRPr="00607BEA">
              <w:rPr>
                <w:rFonts w:ascii="宋体" w:eastAsia="宋体" w:hAnsi="宋体"/>
              </w:rPr>
              <w:t>,</w:t>
            </w:r>
            <w:r w:rsidRPr="00A378BC">
              <w:rPr>
                <w:rFonts w:ascii="Arial" w:eastAsia="宋体" w:hAnsi="Arial"/>
              </w:rPr>
              <w:t>result</w:t>
            </w:r>
            <w:proofErr w:type="spellEnd"/>
            <w:r w:rsidRPr="00607BEA">
              <w:rPr>
                <w:rFonts w:ascii="宋体" w:eastAsia="宋体" w:hAnsi="宋体"/>
              </w:rPr>
              <w:t>);</w:t>
            </w:r>
          </w:p>
          <w:p w14:paraId="05DC11E8"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4</w:t>
            </w:r>
            <w:r w:rsidRPr="001244DA">
              <w:rPr>
                <w:rFonts w:ascii="Arial" w:eastAsia="宋体" w:hAnsi="Arial"/>
              </w:rPr>
              <w:t>.</w:t>
            </w:r>
            <w:r w:rsidRPr="00607BEA">
              <w:rPr>
                <w:rFonts w:ascii="宋体" w:eastAsia="宋体" w:hAnsi="宋体"/>
              </w:rPr>
              <w:t xml:space="preserve"> 将结果封装到</w:t>
            </w:r>
            <w:r w:rsidRPr="00A378BC">
              <w:rPr>
                <w:rFonts w:ascii="Arial" w:eastAsia="宋体" w:hAnsi="Arial"/>
              </w:rPr>
              <w:t>Response</w:t>
            </w:r>
            <w:r w:rsidRPr="00607BEA">
              <w:rPr>
                <w:rFonts w:ascii="宋体" w:eastAsia="宋体" w:hAnsi="宋体"/>
              </w:rPr>
              <w:t>中</w:t>
            </w:r>
          </w:p>
          <w:p w14:paraId="49EF668F" w14:textId="3B63D0CF"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Response</w:t>
            </w:r>
            <w:r w:rsidRPr="00607BEA">
              <w:rPr>
                <w:rFonts w:ascii="宋体" w:eastAsia="宋体" w:hAnsi="宋体"/>
              </w:rPr>
              <w:t xml:space="preserve"> </w:t>
            </w:r>
            <w:proofErr w:type="spellStart"/>
            <w:r w:rsidRPr="00A378BC">
              <w:rPr>
                <w:rFonts w:ascii="Arial" w:eastAsia="宋体" w:hAnsi="Arial"/>
              </w:rPr>
              <w:t>response</w:t>
            </w:r>
            <w:proofErr w:type="spellEnd"/>
            <w:r w:rsidRPr="00607BEA">
              <w:rPr>
                <w:rFonts w:ascii="宋体" w:eastAsia="宋体" w:hAnsi="宋体"/>
              </w:rPr>
              <w:t xml:space="preserve"> = </w:t>
            </w:r>
            <w:proofErr w:type="spellStart"/>
            <w:r w:rsidRPr="00A378BC">
              <w:rPr>
                <w:rFonts w:ascii="Arial" w:eastAsia="宋体" w:hAnsi="Arial"/>
              </w:rPr>
              <w:t>Response</w:t>
            </w:r>
            <w:r w:rsidRPr="001244DA">
              <w:rPr>
                <w:rFonts w:ascii="Arial" w:eastAsia="宋体" w:hAnsi="Arial"/>
              </w:rPr>
              <w:t>.</w:t>
            </w:r>
            <w:r w:rsidRPr="00A378BC">
              <w:rPr>
                <w:rFonts w:ascii="Arial" w:eastAsia="宋体" w:hAnsi="Arial"/>
              </w:rPr>
              <w:t>SUCCESS</w:t>
            </w:r>
            <w:proofErr w:type="spellEnd"/>
            <w:r w:rsidRPr="00607BEA">
              <w:rPr>
                <w:rFonts w:ascii="宋体" w:eastAsia="宋体" w:hAnsi="宋体"/>
              </w:rPr>
              <w:t>(</w:t>
            </w:r>
            <w:r w:rsidRPr="00A378BC">
              <w:rPr>
                <w:rFonts w:ascii="Arial" w:eastAsia="宋体" w:hAnsi="Arial"/>
              </w:rPr>
              <w:t>result</w:t>
            </w:r>
            <w:r w:rsidRPr="00607BEA">
              <w:rPr>
                <w:rFonts w:ascii="宋体" w:eastAsia="宋体" w:hAnsi="宋体"/>
              </w:rPr>
              <w:t>);</w:t>
            </w:r>
          </w:p>
          <w:p w14:paraId="003E6454" w14:textId="77777777"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return</w:t>
            </w:r>
            <w:r w:rsidRPr="00607BEA">
              <w:rPr>
                <w:rFonts w:ascii="宋体" w:eastAsia="宋体" w:hAnsi="宋体"/>
              </w:rPr>
              <w:t xml:space="preserve"> </w:t>
            </w:r>
            <w:r w:rsidRPr="00A378BC">
              <w:rPr>
                <w:rFonts w:ascii="Arial" w:eastAsia="宋体" w:hAnsi="Arial"/>
              </w:rPr>
              <w:t>result</w:t>
            </w:r>
            <w:r w:rsidRPr="00607BEA">
              <w:rPr>
                <w:rFonts w:ascii="宋体" w:eastAsia="宋体" w:hAnsi="宋体"/>
              </w:rPr>
              <w:t>;</w:t>
            </w:r>
          </w:p>
          <w:p w14:paraId="62EFB017" w14:textId="749B9EF6" w:rsidR="005F0985" w:rsidRDefault="00607BEA" w:rsidP="00FD189F">
            <w:pPr>
              <w:keepNext/>
            </w:pPr>
            <w:r w:rsidRPr="001F7C42">
              <w:rPr>
                <w:rFonts w:ascii="Arial" w:eastAsia="宋体" w:hAnsi="Arial"/>
              </w:rPr>
              <w:t>}</w:t>
            </w:r>
          </w:p>
        </w:tc>
      </w:tr>
    </w:tbl>
    <w:p w14:paraId="1C9102FD" w14:textId="486D3F48" w:rsidR="00FD189F" w:rsidRDefault="00FD189F">
      <w:pPr>
        <w:pStyle w:val="af8"/>
      </w:pPr>
      <w:bookmarkStart w:id="300" w:name="_Toc36736585"/>
      <w:bookmarkStart w:id="301" w:name="_Toc36940612"/>
      <w:bookmarkStart w:id="302" w:name="_Toc36642710"/>
      <w:bookmarkStart w:id="303" w:name="_Toc36643282"/>
      <w:bookmarkStart w:id="304" w:name="_Toc36732805"/>
      <w:r>
        <w:rPr>
          <w:rFonts w:hint="eastAsia"/>
        </w:rPr>
        <w:t>图</w:t>
      </w:r>
      <w:r>
        <w:rPr>
          <w:rFonts w:hint="eastAsia"/>
        </w:rPr>
        <w:t xml:space="preserve"> </w:t>
      </w:r>
      <w:r w:rsidR="0018235C">
        <w:fldChar w:fldCharType="begin"/>
      </w:r>
      <w:r w:rsidR="0018235C">
        <w:instrText xml:space="preserve"> </w:instrText>
      </w:r>
      <w:r w:rsidR="0018235C">
        <w:rPr>
          <w:rFonts w:hint="eastAsia"/>
        </w:rPr>
        <w:instrText>STYLEREF 1 \s</w:instrText>
      </w:r>
      <w:r w:rsidR="0018235C">
        <w:instrText xml:space="preserve"> </w:instrText>
      </w:r>
      <w:r w:rsidR="0018235C">
        <w:fldChar w:fldCharType="separate"/>
      </w:r>
      <w:r w:rsidR="0018235C">
        <w:rPr>
          <w:rFonts w:hint="eastAsia"/>
          <w:noProof/>
        </w:rPr>
        <w:t>四</w:t>
      </w:r>
      <w:r w:rsidR="0018235C">
        <w:fldChar w:fldCharType="end"/>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5</w:t>
      </w:r>
      <w:r w:rsidR="0018235C">
        <w:fldChar w:fldCharType="end"/>
      </w:r>
      <w:r>
        <w:t xml:space="preserve">  </w:t>
      </w:r>
      <w:r w:rsidRPr="00620B8D">
        <w:rPr>
          <w:rFonts w:hint="eastAsia"/>
        </w:rPr>
        <w:t>日志查询功能实现</w:t>
      </w:r>
      <w:bookmarkEnd w:id="300"/>
      <w:bookmarkEnd w:id="301"/>
    </w:p>
    <w:p w14:paraId="7084FDA4" w14:textId="297B1A16" w:rsidR="001F7239" w:rsidRDefault="000459FC" w:rsidP="009F02EA">
      <w:pPr>
        <w:pStyle w:val="3"/>
        <w:numPr>
          <w:ilvl w:val="2"/>
          <w:numId w:val="52"/>
        </w:numPr>
      </w:pPr>
      <w:bookmarkStart w:id="305" w:name="_Toc36939025"/>
      <w:r>
        <w:rPr>
          <w:rFonts w:hint="eastAsia"/>
        </w:rPr>
        <w:t>规则过期告警功能实现</w:t>
      </w:r>
      <w:bookmarkEnd w:id="302"/>
      <w:bookmarkEnd w:id="303"/>
      <w:bookmarkEnd w:id="304"/>
      <w:bookmarkEnd w:id="305"/>
    </w:p>
    <w:p w14:paraId="72A49189" w14:textId="5062EB8C" w:rsidR="00FE5070" w:rsidRPr="00FE5070" w:rsidRDefault="00FE5070" w:rsidP="00FE5070">
      <w:pPr>
        <w:spacing w:line="360" w:lineRule="auto"/>
        <w:ind w:firstLineChars="200" w:firstLine="480"/>
        <w:rPr>
          <w:rFonts w:ascii="宋体" w:eastAsia="宋体" w:hAnsi="宋体"/>
          <w:sz w:val="24"/>
          <w:szCs w:val="24"/>
        </w:rPr>
      </w:pPr>
      <w:r w:rsidRPr="00FE5070">
        <w:rPr>
          <w:rFonts w:ascii="宋体" w:eastAsia="宋体" w:hAnsi="宋体" w:hint="eastAsia"/>
          <w:sz w:val="24"/>
          <w:szCs w:val="24"/>
        </w:rPr>
        <w:t>过期告警功能如图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6</w:t>
      </w:r>
      <w:r>
        <w:rPr>
          <w:rFonts w:ascii="宋体" w:eastAsia="宋体" w:hAnsi="宋体" w:hint="eastAsia"/>
          <w:sz w:val="24"/>
          <w:szCs w:val="24"/>
        </w:rPr>
        <w:t>所示，</w:t>
      </w:r>
      <w:proofErr w:type="spellStart"/>
      <w:r w:rsidRPr="00A378BC">
        <w:rPr>
          <w:rFonts w:ascii="Arial" w:eastAsia="宋体" w:hAnsi="Arial"/>
          <w:sz w:val="24"/>
          <w:szCs w:val="24"/>
        </w:rPr>
        <w:t>RuleManageServiceImpl</w:t>
      </w:r>
      <w:proofErr w:type="spellEnd"/>
      <w:proofErr w:type="gramStart"/>
      <w:r>
        <w:rPr>
          <w:rFonts w:ascii="宋体" w:eastAsia="宋体" w:hAnsi="宋体" w:hint="eastAsia"/>
          <w:sz w:val="24"/>
          <w:szCs w:val="24"/>
        </w:rPr>
        <w:t>类实现</w:t>
      </w:r>
      <w:proofErr w:type="gramEnd"/>
      <w:r>
        <w:rPr>
          <w:rFonts w:ascii="宋体" w:eastAsia="宋体" w:hAnsi="宋体" w:hint="eastAsia"/>
          <w:sz w:val="24"/>
          <w:szCs w:val="24"/>
        </w:rPr>
        <w:t>了延时任务中心的回调接口，当任务快过期时，</w:t>
      </w:r>
      <w:r w:rsidR="004243CA">
        <w:rPr>
          <w:rFonts w:ascii="宋体" w:eastAsia="宋体" w:hAnsi="宋体" w:hint="eastAsia"/>
          <w:sz w:val="24"/>
          <w:szCs w:val="24"/>
        </w:rPr>
        <w:t>延时任务中心会回调</w:t>
      </w:r>
      <w:proofErr w:type="spellStart"/>
      <w:r w:rsidR="004243CA" w:rsidRPr="00A378BC">
        <w:rPr>
          <w:rFonts w:ascii="Arial" w:eastAsia="宋体" w:hAnsi="Arial"/>
          <w:sz w:val="24"/>
          <w:szCs w:val="28"/>
        </w:rPr>
        <w:t>callBackTimeOutTask</w:t>
      </w:r>
      <w:proofErr w:type="spellEnd"/>
      <w:r w:rsidR="004243CA">
        <w:rPr>
          <w:rFonts w:ascii="宋体" w:eastAsia="宋体" w:hAnsi="宋体" w:hint="eastAsia"/>
          <w:sz w:val="24"/>
          <w:szCs w:val="28"/>
        </w:rPr>
        <w:t>方法。方法中实现了发送邮件功能。</w:t>
      </w:r>
    </w:p>
    <w:tbl>
      <w:tblPr>
        <w:tblStyle w:val="af4"/>
        <w:tblW w:w="0" w:type="auto"/>
        <w:tblCellMar>
          <w:left w:w="28" w:type="dxa"/>
          <w:right w:w="28" w:type="dxa"/>
        </w:tblCellMar>
        <w:tblLook w:val="04A0" w:firstRow="1" w:lastRow="0" w:firstColumn="1" w:lastColumn="0" w:noHBand="0" w:noVBand="1"/>
      </w:tblPr>
      <w:tblGrid>
        <w:gridCol w:w="8296"/>
      </w:tblGrid>
      <w:tr w:rsidR="00C46475" w14:paraId="36EA58E5" w14:textId="77777777" w:rsidTr="00547A9B">
        <w:tc>
          <w:tcPr>
            <w:tcW w:w="8296" w:type="dxa"/>
          </w:tcPr>
          <w:p w14:paraId="3DC285C2" w14:textId="4461C37A" w:rsidR="001F19AD" w:rsidRDefault="001F19AD" w:rsidP="005B1509">
            <w:pPr>
              <w:rPr>
                <w:rFonts w:ascii="宋体" w:eastAsia="宋体" w:hAnsi="宋体"/>
              </w:rPr>
            </w:pPr>
            <w:r w:rsidRPr="001F19AD">
              <w:rPr>
                <w:rFonts w:ascii="宋体" w:eastAsia="宋体" w:hAnsi="宋体"/>
              </w:rPr>
              <w:t>@</w:t>
            </w:r>
            <w:r w:rsidRPr="00A378BC">
              <w:rPr>
                <w:rFonts w:ascii="Arial" w:eastAsia="宋体" w:hAnsi="Arial"/>
              </w:rPr>
              <w:t>Override</w:t>
            </w:r>
          </w:p>
          <w:p w14:paraId="75950A64" w14:textId="25A688CB" w:rsidR="003A5839" w:rsidRPr="001F19AD" w:rsidRDefault="003A5839" w:rsidP="005B1509">
            <w:pPr>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延时任务中心回调方法</w:t>
            </w:r>
          </w:p>
          <w:p w14:paraId="6A92482E" w14:textId="77777777" w:rsidR="001F19AD" w:rsidRPr="001F19AD" w:rsidRDefault="001F19AD" w:rsidP="005B1509">
            <w:pPr>
              <w:rPr>
                <w:rFonts w:ascii="宋体" w:eastAsia="宋体" w:hAnsi="宋体"/>
              </w:rPr>
            </w:pPr>
            <w:r w:rsidRPr="00A378BC">
              <w:rPr>
                <w:rFonts w:ascii="Arial" w:eastAsia="宋体" w:hAnsi="Arial"/>
              </w:rPr>
              <w:t>public</w:t>
            </w:r>
            <w:r w:rsidRPr="001F19AD">
              <w:rPr>
                <w:rFonts w:ascii="宋体" w:eastAsia="宋体" w:hAnsi="宋体"/>
              </w:rPr>
              <w:t xml:space="preserve"> </w:t>
            </w:r>
            <w:r w:rsidRPr="00A378BC">
              <w:rPr>
                <w:rFonts w:ascii="Arial" w:eastAsia="宋体" w:hAnsi="Arial"/>
              </w:rPr>
              <w:t>void</w:t>
            </w:r>
            <w:r w:rsidRPr="001F19AD">
              <w:rPr>
                <w:rFonts w:ascii="宋体" w:eastAsia="宋体" w:hAnsi="宋体"/>
              </w:rPr>
              <w:t xml:space="preserve"> </w:t>
            </w:r>
            <w:proofErr w:type="spellStart"/>
            <w:proofErr w:type="gramStart"/>
            <w:r w:rsidRPr="00A378BC">
              <w:rPr>
                <w:rFonts w:ascii="Arial" w:eastAsia="宋体" w:hAnsi="Arial"/>
              </w:rPr>
              <w:t>callBackTimeOutTask</w:t>
            </w:r>
            <w:proofErr w:type="spellEnd"/>
            <w:r w:rsidRPr="001F19AD">
              <w:rPr>
                <w:rFonts w:ascii="宋体" w:eastAsia="宋体" w:hAnsi="宋体"/>
              </w:rPr>
              <w:t>(</w:t>
            </w:r>
            <w:proofErr w:type="gramEnd"/>
            <w:r w:rsidRPr="00A378BC">
              <w:rPr>
                <w:rFonts w:ascii="Arial" w:eastAsia="宋体" w:hAnsi="Arial"/>
              </w:rPr>
              <w:t>String</w:t>
            </w:r>
            <w:r w:rsidRPr="001F19AD">
              <w:rPr>
                <w:rFonts w:ascii="宋体" w:eastAsia="宋体" w:hAnsi="宋体"/>
              </w:rPr>
              <w:t xml:space="preserve"> </w:t>
            </w:r>
            <w:proofErr w:type="spellStart"/>
            <w:r w:rsidRPr="00A378BC">
              <w:rPr>
                <w:rFonts w:ascii="Arial" w:eastAsia="宋体" w:hAnsi="Arial"/>
              </w:rPr>
              <w:t>ruleName</w:t>
            </w:r>
            <w:proofErr w:type="spellEnd"/>
            <w:r w:rsidRPr="001F19AD">
              <w:rPr>
                <w:rFonts w:ascii="宋体" w:eastAsia="宋体" w:hAnsi="宋体"/>
              </w:rPr>
              <w:t>)</w:t>
            </w:r>
            <w:r w:rsidRPr="008A39AC">
              <w:rPr>
                <w:rFonts w:ascii="Arial" w:eastAsia="宋体" w:hAnsi="Arial"/>
              </w:rPr>
              <w:t>{</w:t>
            </w:r>
          </w:p>
          <w:p w14:paraId="331343A0" w14:textId="2EA85E80"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proofErr w:type="spellStart"/>
            <w:r w:rsidRPr="00A378BC">
              <w:rPr>
                <w:rFonts w:ascii="Arial" w:eastAsia="宋体" w:hAnsi="Arial" w:hint="eastAsia"/>
              </w:rPr>
              <w:t>prepare</w:t>
            </w:r>
            <w:r w:rsidRPr="00A378BC">
              <w:rPr>
                <w:rFonts w:ascii="Arial" w:eastAsia="宋体" w:hAnsi="Arial"/>
              </w:rPr>
              <w:t>Email</w:t>
            </w:r>
            <w:proofErr w:type="spellEnd"/>
            <w:r>
              <w:rPr>
                <w:rFonts w:ascii="宋体" w:eastAsia="宋体" w:hAnsi="宋体" w:hint="eastAsia"/>
              </w:rPr>
              <w:t>准备邮件发送信息</w:t>
            </w:r>
          </w:p>
          <w:p w14:paraId="10C0DACD" w14:textId="07486686" w:rsidR="003A5839" w:rsidRDefault="003A5839" w:rsidP="005B1509">
            <w:pPr>
              <w:ind w:firstLine="420"/>
              <w:rPr>
                <w:rFonts w:ascii="宋体" w:eastAsia="宋体" w:hAnsi="宋体"/>
              </w:rPr>
            </w:pPr>
            <w:proofErr w:type="spellStart"/>
            <w:r w:rsidRPr="00A378BC">
              <w:rPr>
                <w:rFonts w:ascii="Arial" w:eastAsia="宋体" w:hAnsi="Arial"/>
              </w:rPr>
              <w:t>SimpleEmail</w:t>
            </w:r>
            <w:proofErr w:type="spellEnd"/>
            <w:r w:rsidRPr="001F19AD">
              <w:rPr>
                <w:rFonts w:ascii="宋体" w:eastAsia="宋体" w:hAnsi="宋体"/>
              </w:rPr>
              <w:t xml:space="preserve"> </w:t>
            </w:r>
            <w:r w:rsidRPr="00A378BC">
              <w:rPr>
                <w:rFonts w:ascii="Arial" w:eastAsia="宋体" w:hAnsi="Arial"/>
              </w:rPr>
              <w:t>mai</w:t>
            </w:r>
            <w:r w:rsidRPr="00A378BC">
              <w:rPr>
                <w:rFonts w:ascii="Arial" w:eastAsia="宋体" w:hAnsi="Arial" w:hint="eastAsia"/>
              </w:rPr>
              <w:t>l</w:t>
            </w:r>
            <w:r>
              <w:rPr>
                <w:rFonts w:ascii="宋体" w:eastAsia="宋体" w:hAnsi="宋体"/>
              </w:rPr>
              <w:t xml:space="preserve"> = </w:t>
            </w:r>
            <w:proofErr w:type="spellStart"/>
            <w:r w:rsidRPr="00A378BC">
              <w:rPr>
                <w:rFonts w:ascii="Arial" w:eastAsia="宋体" w:hAnsi="Arial"/>
              </w:rPr>
              <w:t>prepareEmail</w:t>
            </w:r>
            <w:proofErr w:type="spellEnd"/>
            <w:r>
              <w:rPr>
                <w:rFonts w:ascii="宋体" w:eastAsia="宋体" w:hAnsi="宋体"/>
              </w:rPr>
              <w:t>(</w:t>
            </w:r>
            <w:proofErr w:type="spellStart"/>
            <w:r w:rsidRPr="00A378BC">
              <w:rPr>
                <w:rFonts w:ascii="Arial" w:eastAsia="宋体" w:hAnsi="Arial" w:hint="eastAsia"/>
              </w:rPr>
              <w:t>rule</w:t>
            </w:r>
            <w:r w:rsidRPr="00A378BC">
              <w:rPr>
                <w:rFonts w:ascii="Arial" w:eastAsia="宋体" w:hAnsi="Arial"/>
              </w:rPr>
              <w:t>Name</w:t>
            </w:r>
            <w:proofErr w:type="spellEnd"/>
            <w:r>
              <w:rPr>
                <w:rFonts w:ascii="宋体" w:eastAsia="宋体" w:hAnsi="宋体"/>
              </w:rPr>
              <w:t>);</w:t>
            </w:r>
          </w:p>
          <w:p w14:paraId="215997E4" w14:textId="01E223E1" w:rsidR="003A5839" w:rsidRDefault="003A5839" w:rsidP="006057EE">
            <w:pPr>
              <w:ind w:firstLine="420"/>
              <w:rPr>
                <w:rFonts w:ascii="宋体" w:eastAsia="宋体" w:hAnsi="宋体"/>
              </w:rPr>
            </w:pPr>
            <w:proofErr w:type="spellStart"/>
            <w:r w:rsidRPr="00A378BC">
              <w:rPr>
                <w:rFonts w:ascii="Arial" w:eastAsia="宋体" w:hAnsi="Arial"/>
              </w:rPr>
              <w:t>Mail</w:t>
            </w:r>
            <w:r w:rsidRPr="001244DA">
              <w:rPr>
                <w:rFonts w:ascii="Arial" w:eastAsia="宋体" w:hAnsi="Arial"/>
              </w:rPr>
              <w:t>.</w:t>
            </w:r>
            <w:r w:rsidRPr="00A378BC">
              <w:rPr>
                <w:rFonts w:ascii="Arial" w:eastAsia="宋体" w:hAnsi="Arial"/>
              </w:rPr>
              <w:t>send</w:t>
            </w:r>
            <w:proofErr w:type="spellEnd"/>
            <w:r>
              <w:rPr>
                <w:rFonts w:ascii="宋体" w:eastAsia="宋体" w:hAnsi="宋体"/>
              </w:rPr>
              <w:t>();</w:t>
            </w:r>
            <w:r w:rsidR="006057EE">
              <w:rPr>
                <w:rFonts w:ascii="宋体" w:eastAsia="宋体" w:hAnsi="宋体" w:hint="eastAsia"/>
              </w:rPr>
              <w:t>/</w:t>
            </w:r>
            <w:r w:rsidR="006057EE">
              <w:rPr>
                <w:rFonts w:ascii="宋体" w:eastAsia="宋体" w:hAnsi="宋体"/>
              </w:rPr>
              <w:t xml:space="preserve">/ </w:t>
            </w:r>
            <w:r w:rsidR="006057EE">
              <w:rPr>
                <w:rFonts w:ascii="宋体" w:eastAsia="宋体" w:hAnsi="宋体" w:hint="eastAsia"/>
              </w:rPr>
              <w:t>发送邮件</w:t>
            </w:r>
          </w:p>
          <w:p w14:paraId="6145340A" w14:textId="103FD396" w:rsidR="00C46475" w:rsidRDefault="001F19AD" w:rsidP="006D3346">
            <w:pPr>
              <w:keepNext/>
              <w:rPr>
                <w:rFonts w:ascii="宋体" w:eastAsia="宋体" w:hAnsi="宋体"/>
              </w:rPr>
            </w:pPr>
            <w:r w:rsidRPr="001F7C42">
              <w:rPr>
                <w:rFonts w:ascii="Arial" w:eastAsia="宋体" w:hAnsi="Arial"/>
              </w:rPr>
              <w:t>}</w:t>
            </w:r>
          </w:p>
        </w:tc>
      </w:tr>
    </w:tbl>
    <w:p w14:paraId="2CAD4C72" w14:textId="7D1AD789" w:rsidR="00FD189F" w:rsidRDefault="00FD189F">
      <w:pPr>
        <w:pStyle w:val="af8"/>
      </w:pPr>
      <w:bookmarkStart w:id="306" w:name="_Toc36736586"/>
      <w:bookmarkStart w:id="307" w:name="_Toc36940613"/>
      <w:bookmarkStart w:id="308" w:name="_Toc36642711"/>
      <w:bookmarkStart w:id="309" w:name="_Toc36643283"/>
      <w:bookmarkStart w:id="310" w:name="_Toc36732806"/>
      <w:r>
        <w:rPr>
          <w:rFonts w:hint="eastAsia"/>
        </w:rPr>
        <w:t>图</w:t>
      </w:r>
      <w:r>
        <w:rPr>
          <w:rFonts w:hint="eastAsia"/>
        </w:rPr>
        <w:t xml:space="preserve"> </w:t>
      </w:r>
      <w:r w:rsidR="0018235C">
        <w:fldChar w:fldCharType="begin"/>
      </w:r>
      <w:r w:rsidR="0018235C">
        <w:instrText xml:space="preserve"> </w:instrText>
      </w:r>
      <w:r w:rsidR="0018235C">
        <w:rPr>
          <w:rFonts w:hint="eastAsia"/>
        </w:rPr>
        <w:instrText>STYLEREF 1 \s</w:instrText>
      </w:r>
      <w:r w:rsidR="0018235C">
        <w:instrText xml:space="preserve"> </w:instrText>
      </w:r>
      <w:r w:rsidR="0018235C">
        <w:fldChar w:fldCharType="separate"/>
      </w:r>
      <w:r w:rsidR="0018235C">
        <w:rPr>
          <w:rFonts w:hint="eastAsia"/>
          <w:noProof/>
        </w:rPr>
        <w:t>四</w:t>
      </w:r>
      <w:r w:rsidR="0018235C">
        <w:fldChar w:fldCharType="end"/>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6</w:t>
      </w:r>
      <w:r w:rsidR="0018235C">
        <w:fldChar w:fldCharType="end"/>
      </w:r>
      <w:r>
        <w:t xml:space="preserve">  </w:t>
      </w:r>
      <w:r w:rsidRPr="00033587">
        <w:rPr>
          <w:rFonts w:hint="eastAsia"/>
        </w:rPr>
        <w:t>规则过期告警功能实现</w:t>
      </w:r>
      <w:bookmarkEnd w:id="306"/>
      <w:bookmarkEnd w:id="307"/>
    </w:p>
    <w:p w14:paraId="6A8AA5BE" w14:textId="0C97AEE2" w:rsidR="002F705B" w:rsidRDefault="007C182E" w:rsidP="009F02EA">
      <w:pPr>
        <w:pStyle w:val="2"/>
        <w:numPr>
          <w:ilvl w:val="1"/>
          <w:numId w:val="52"/>
        </w:numPr>
      </w:pPr>
      <w:bookmarkStart w:id="311" w:name="_Toc36939026"/>
      <w:r>
        <w:rPr>
          <w:rFonts w:hint="eastAsia"/>
        </w:rPr>
        <w:lastRenderedPageBreak/>
        <w:t>规则预处理模块</w:t>
      </w:r>
      <w:bookmarkEnd w:id="308"/>
      <w:bookmarkEnd w:id="309"/>
      <w:bookmarkEnd w:id="310"/>
      <w:bookmarkEnd w:id="311"/>
    </w:p>
    <w:p w14:paraId="321CC841" w14:textId="1F07236A" w:rsidR="00B80175" w:rsidRPr="00B80175" w:rsidRDefault="00B80175" w:rsidP="009F02EA">
      <w:pPr>
        <w:pStyle w:val="3"/>
        <w:numPr>
          <w:ilvl w:val="2"/>
          <w:numId w:val="52"/>
        </w:numPr>
      </w:pPr>
      <w:bookmarkStart w:id="312" w:name="_Toc36642712"/>
      <w:bookmarkStart w:id="313" w:name="_Toc36643284"/>
      <w:bookmarkStart w:id="314" w:name="_Toc36732807"/>
      <w:bookmarkStart w:id="315" w:name="_Toc36939027"/>
      <w:r>
        <w:rPr>
          <w:rFonts w:hint="eastAsia"/>
        </w:rPr>
        <w:t>规则预处理模块设计</w:t>
      </w:r>
      <w:bookmarkEnd w:id="312"/>
      <w:bookmarkEnd w:id="313"/>
      <w:bookmarkEnd w:id="314"/>
      <w:bookmarkEnd w:id="315"/>
    </w:p>
    <w:p w14:paraId="6E545AAD" w14:textId="671BBA97" w:rsidR="00DA4BBA" w:rsidRDefault="008B78FC" w:rsidP="008F66D1">
      <w:pPr>
        <w:spacing w:line="360" w:lineRule="auto"/>
        <w:ind w:firstLineChars="200" w:firstLine="480"/>
        <w:rPr>
          <w:rFonts w:ascii="宋体" w:eastAsia="宋体" w:hAnsi="宋体"/>
          <w:sz w:val="24"/>
          <w:szCs w:val="24"/>
        </w:rPr>
      </w:pPr>
      <w:r w:rsidRPr="008B78FC">
        <w:rPr>
          <w:rFonts w:ascii="宋体" w:eastAsia="宋体" w:hAnsi="宋体" w:hint="eastAsia"/>
          <w:sz w:val="24"/>
          <w:szCs w:val="24"/>
        </w:rPr>
        <w:t>规则预处理模块负责将规则由不可执行状态转换为可以执行的状态，运营人员配置完规则，点击提交之后，规则细节会通过</w:t>
      </w:r>
      <w:r w:rsidRPr="00A378BC">
        <w:rPr>
          <w:rFonts w:ascii="Arial" w:eastAsia="宋体" w:hAnsi="Arial" w:hint="eastAsia"/>
          <w:sz w:val="24"/>
          <w:szCs w:val="24"/>
        </w:rPr>
        <w:t>JSON</w:t>
      </w:r>
      <w:r w:rsidRPr="008B78FC">
        <w:rPr>
          <w:rFonts w:ascii="宋体" w:eastAsia="宋体" w:hAnsi="宋体" w:hint="eastAsia"/>
          <w:sz w:val="24"/>
          <w:szCs w:val="24"/>
        </w:rPr>
        <w:t>的方式传送到后端，后端以对象的方式对其进行存储，此时的规则称为原生规则，无法执行，仅仅具备了执行时需要的一部分数据，因此需要将原生规则转换成规则最小执行单元，并通过树状的形式将最小执行单元进行整合，以达到整条规则能够执行的目的</w:t>
      </w:r>
      <w:r w:rsidR="006433D2">
        <w:rPr>
          <w:rFonts w:ascii="宋体" w:eastAsia="宋体" w:hAnsi="宋体" w:hint="eastAsia"/>
          <w:sz w:val="24"/>
          <w:szCs w:val="24"/>
        </w:rPr>
        <w:t>。</w:t>
      </w:r>
      <w:r w:rsidR="00E66D63">
        <w:rPr>
          <w:rFonts w:ascii="宋体" w:eastAsia="宋体" w:hAnsi="宋体" w:hint="eastAsia"/>
          <w:sz w:val="24"/>
          <w:szCs w:val="24"/>
        </w:rPr>
        <w:t>规则执行单元可以分为两种：运算符单元，包括逻辑运算符“</w:t>
      </w:r>
      <w:r w:rsidR="00E66D63" w:rsidRPr="00A378BC">
        <w:rPr>
          <w:rFonts w:ascii="Arial" w:eastAsia="宋体" w:hAnsi="Arial" w:hint="eastAsia"/>
          <w:sz w:val="24"/>
          <w:szCs w:val="24"/>
        </w:rPr>
        <w:t>AND</w:t>
      </w:r>
      <w:r w:rsidR="00E66D63">
        <w:rPr>
          <w:rFonts w:ascii="宋体" w:eastAsia="宋体" w:hAnsi="宋体" w:hint="eastAsia"/>
          <w:sz w:val="24"/>
          <w:szCs w:val="24"/>
        </w:rPr>
        <w:t>”、“</w:t>
      </w:r>
      <w:r w:rsidR="00E66D63" w:rsidRPr="00A378BC">
        <w:rPr>
          <w:rFonts w:ascii="Arial" w:eastAsia="宋体" w:hAnsi="Arial" w:hint="eastAsia"/>
          <w:sz w:val="24"/>
          <w:szCs w:val="24"/>
        </w:rPr>
        <w:t>IN</w:t>
      </w:r>
      <w:r w:rsidR="00E66D63">
        <w:rPr>
          <w:rFonts w:ascii="宋体" w:eastAsia="宋体" w:hAnsi="宋体" w:hint="eastAsia"/>
          <w:sz w:val="24"/>
          <w:szCs w:val="24"/>
        </w:rPr>
        <w:t>”和算数运算符“</w:t>
      </w:r>
      <w:r w:rsidR="00E66D63" w:rsidRPr="00A378BC">
        <w:rPr>
          <w:rFonts w:ascii="Arial" w:eastAsia="宋体" w:hAnsi="Arial" w:hint="eastAsia"/>
          <w:sz w:val="24"/>
          <w:szCs w:val="24"/>
        </w:rPr>
        <w:t>LT</w:t>
      </w:r>
      <w:r w:rsidR="00E66D63">
        <w:rPr>
          <w:rFonts w:ascii="宋体" w:eastAsia="宋体" w:hAnsi="宋体" w:hint="eastAsia"/>
          <w:sz w:val="24"/>
          <w:szCs w:val="24"/>
        </w:rPr>
        <w:t>”、“</w:t>
      </w:r>
      <w:r w:rsidR="00E66D63" w:rsidRPr="00A378BC">
        <w:rPr>
          <w:rFonts w:ascii="Arial" w:eastAsia="宋体" w:hAnsi="Arial" w:hint="eastAsia"/>
          <w:sz w:val="24"/>
          <w:szCs w:val="24"/>
        </w:rPr>
        <w:t>ADD</w:t>
      </w:r>
      <w:r w:rsidR="00E66D63">
        <w:rPr>
          <w:rFonts w:ascii="宋体" w:eastAsia="宋体" w:hAnsi="宋体" w:hint="eastAsia"/>
          <w:sz w:val="24"/>
          <w:szCs w:val="24"/>
        </w:rPr>
        <w:t>”、“</w:t>
      </w:r>
      <w:r w:rsidR="00E66D63" w:rsidRPr="00A378BC">
        <w:rPr>
          <w:rFonts w:ascii="Arial" w:eastAsia="宋体" w:hAnsi="Arial" w:hint="eastAsia"/>
          <w:sz w:val="24"/>
          <w:szCs w:val="24"/>
        </w:rPr>
        <w:t>MULTIPLY</w:t>
      </w:r>
      <w:r w:rsidR="00E66D63">
        <w:rPr>
          <w:rFonts w:ascii="宋体" w:eastAsia="宋体" w:hAnsi="宋体" w:hint="eastAsia"/>
          <w:sz w:val="24"/>
          <w:szCs w:val="24"/>
        </w:rPr>
        <w:t>”</w:t>
      </w:r>
      <w:r w:rsidR="00A31E78">
        <w:rPr>
          <w:rFonts w:ascii="宋体" w:eastAsia="宋体" w:hAnsi="宋体" w:hint="eastAsia"/>
          <w:sz w:val="24"/>
          <w:szCs w:val="24"/>
        </w:rPr>
        <w:t>，分别对应逻辑与，存在，小于，加法，乘法</w:t>
      </w:r>
      <w:r w:rsidR="00E66D63">
        <w:rPr>
          <w:rFonts w:ascii="宋体" w:eastAsia="宋体" w:hAnsi="宋体" w:hint="eastAsia"/>
          <w:sz w:val="24"/>
          <w:szCs w:val="24"/>
        </w:rPr>
        <w:t>；参数单元，包括“</w:t>
      </w:r>
      <w:r w:rsidR="00E66D63" w:rsidRPr="00A378BC">
        <w:rPr>
          <w:rFonts w:ascii="Arial" w:eastAsia="宋体" w:hAnsi="Arial" w:hint="eastAsia"/>
          <w:sz w:val="24"/>
          <w:szCs w:val="24"/>
        </w:rPr>
        <w:t>CONST</w:t>
      </w:r>
      <w:r w:rsidR="00E66D63">
        <w:rPr>
          <w:rFonts w:ascii="宋体" w:eastAsia="宋体" w:hAnsi="宋体" w:hint="eastAsia"/>
          <w:sz w:val="24"/>
          <w:szCs w:val="24"/>
        </w:rPr>
        <w:t>”、“</w:t>
      </w:r>
      <w:r w:rsidR="00E66D63" w:rsidRPr="00A378BC">
        <w:rPr>
          <w:rFonts w:ascii="Arial" w:eastAsia="宋体" w:hAnsi="Arial" w:hint="eastAsia"/>
          <w:sz w:val="24"/>
          <w:szCs w:val="24"/>
        </w:rPr>
        <w:t>VARIABLE</w:t>
      </w:r>
      <w:r w:rsidR="00E66D63">
        <w:rPr>
          <w:rFonts w:ascii="宋体" w:eastAsia="宋体" w:hAnsi="宋体" w:hint="eastAsia"/>
          <w:sz w:val="24"/>
          <w:szCs w:val="24"/>
        </w:rPr>
        <w:t>”以及“</w:t>
      </w:r>
      <w:r w:rsidR="00E66D63" w:rsidRPr="00A378BC">
        <w:rPr>
          <w:rFonts w:ascii="Arial" w:eastAsia="宋体" w:hAnsi="Arial" w:hint="eastAsia"/>
          <w:sz w:val="24"/>
          <w:szCs w:val="24"/>
        </w:rPr>
        <w:t>ENV</w:t>
      </w:r>
      <w:r w:rsidR="00E66D63">
        <w:rPr>
          <w:rFonts w:ascii="宋体" w:eastAsia="宋体" w:hAnsi="宋体" w:hint="eastAsia"/>
          <w:sz w:val="24"/>
          <w:szCs w:val="24"/>
        </w:rPr>
        <w:t>”</w:t>
      </w:r>
      <w:r w:rsidR="00A31E78">
        <w:rPr>
          <w:rFonts w:ascii="宋体" w:eastAsia="宋体" w:hAnsi="宋体" w:hint="eastAsia"/>
          <w:sz w:val="24"/>
          <w:szCs w:val="24"/>
        </w:rPr>
        <w:t>，“</w:t>
      </w:r>
      <w:r w:rsidR="00A31E78" w:rsidRPr="00A378BC">
        <w:rPr>
          <w:rFonts w:ascii="Arial" w:eastAsia="宋体" w:hAnsi="Arial" w:hint="eastAsia"/>
          <w:sz w:val="24"/>
          <w:szCs w:val="24"/>
        </w:rPr>
        <w:t>CONST</w:t>
      </w:r>
      <w:r w:rsidR="00A31E78">
        <w:rPr>
          <w:rFonts w:ascii="宋体" w:eastAsia="宋体" w:hAnsi="宋体" w:hint="eastAsia"/>
          <w:sz w:val="24"/>
          <w:szCs w:val="24"/>
        </w:rPr>
        <w:t>”代表常量，“</w:t>
      </w:r>
      <w:r w:rsidR="00A31E78" w:rsidRPr="00A378BC">
        <w:rPr>
          <w:rFonts w:ascii="Arial" w:eastAsia="宋体" w:hAnsi="Arial" w:hint="eastAsia"/>
          <w:sz w:val="24"/>
          <w:szCs w:val="24"/>
        </w:rPr>
        <w:t>VARIABLE</w:t>
      </w:r>
      <w:r w:rsidR="00A31E78">
        <w:rPr>
          <w:rFonts w:ascii="宋体" w:eastAsia="宋体" w:hAnsi="宋体" w:hint="eastAsia"/>
          <w:sz w:val="24"/>
          <w:szCs w:val="24"/>
        </w:rPr>
        <w:t>”和</w:t>
      </w:r>
      <w:r w:rsidR="00A31E78" w:rsidRPr="00A378BC">
        <w:rPr>
          <w:rFonts w:ascii="Arial" w:eastAsia="宋体" w:hAnsi="Arial" w:hint="eastAsia"/>
          <w:sz w:val="24"/>
          <w:szCs w:val="24"/>
        </w:rPr>
        <w:t>ENV</w:t>
      </w:r>
      <w:r w:rsidR="00A31E78">
        <w:rPr>
          <w:rFonts w:ascii="宋体" w:eastAsia="宋体" w:hAnsi="宋体" w:hint="eastAsia"/>
          <w:sz w:val="24"/>
          <w:szCs w:val="24"/>
        </w:rPr>
        <w:t>分别代表变量，需要从规则上下文中进行获取</w:t>
      </w:r>
      <w:r w:rsidR="002C068A">
        <w:rPr>
          <w:rFonts w:ascii="宋体" w:eastAsia="宋体" w:hAnsi="宋体" w:hint="eastAsia"/>
          <w:sz w:val="24"/>
          <w:szCs w:val="24"/>
        </w:rPr>
        <w:t>。有了这样的规则执行单元之后，就可以通过</w:t>
      </w:r>
      <w:r w:rsidR="008B11E1">
        <w:rPr>
          <w:rFonts w:ascii="宋体" w:eastAsia="宋体" w:hAnsi="宋体" w:hint="eastAsia"/>
          <w:sz w:val="24"/>
          <w:szCs w:val="24"/>
        </w:rPr>
        <w:t>树的形式</w:t>
      </w:r>
      <w:r w:rsidR="002C068A">
        <w:rPr>
          <w:rFonts w:ascii="宋体" w:eastAsia="宋体" w:hAnsi="宋体" w:hint="eastAsia"/>
          <w:sz w:val="24"/>
          <w:szCs w:val="24"/>
        </w:rPr>
        <w:t>组装成一个有业务逻辑的执行单元，例如</w:t>
      </w:r>
      <w:proofErr w:type="spellStart"/>
      <w:r w:rsidR="0008022F" w:rsidRPr="00A378BC">
        <w:rPr>
          <w:rFonts w:ascii="Arial" w:eastAsia="宋体" w:hAnsi="Arial"/>
          <w:sz w:val="24"/>
          <w:szCs w:val="24"/>
        </w:rPr>
        <w:t>orderBookCondition</w:t>
      </w:r>
      <w:proofErr w:type="spellEnd"/>
      <w:r w:rsidR="002C068A">
        <w:rPr>
          <w:rFonts w:ascii="宋体" w:eastAsia="宋体" w:hAnsi="宋体"/>
          <w:sz w:val="24"/>
          <w:szCs w:val="24"/>
        </w:rPr>
        <w:t>,</w:t>
      </w:r>
      <w:r w:rsidR="002C068A">
        <w:rPr>
          <w:rFonts w:ascii="宋体" w:eastAsia="宋体" w:hAnsi="宋体" w:hint="eastAsia"/>
          <w:sz w:val="24"/>
          <w:szCs w:val="24"/>
        </w:rPr>
        <w:t>判断订单是否为预订单；</w:t>
      </w:r>
      <w:proofErr w:type="spellStart"/>
      <w:r w:rsidR="0008022F" w:rsidRPr="00A378BC">
        <w:rPr>
          <w:rFonts w:ascii="Arial" w:eastAsia="宋体" w:hAnsi="Arial"/>
          <w:sz w:val="24"/>
          <w:szCs w:val="24"/>
        </w:rPr>
        <w:t>triggerAt</w:t>
      </w:r>
      <w:proofErr w:type="spellEnd"/>
      <w:r w:rsidR="002C068A">
        <w:rPr>
          <w:rFonts w:ascii="宋体" w:eastAsia="宋体" w:hAnsi="宋体" w:hint="eastAsia"/>
          <w:sz w:val="24"/>
          <w:szCs w:val="24"/>
        </w:rPr>
        <w:t>,指定规则判定时间</w:t>
      </w:r>
      <w:r w:rsidR="00633546">
        <w:rPr>
          <w:rFonts w:ascii="宋体" w:eastAsia="宋体" w:hAnsi="宋体" w:hint="eastAsia"/>
          <w:sz w:val="24"/>
          <w:szCs w:val="24"/>
        </w:rPr>
        <w:t>等。</w:t>
      </w:r>
      <w:r w:rsidR="006E53C4">
        <w:rPr>
          <w:rFonts w:ascii="宋体" w:eastAsia="宋体" w:hAnsi="宋体" w:hint="eastAsia"/>
          <w:sz w:val="24"/>
          <w:szCs w:val="24"/>
        </w:rPr>
        <w:t>表达式</w:t>
      </w:r>
      <w:r w:rsidR="00624246">
        <w:rPr>
          <w:rFonts w:ascii="宋体" w:eastAsia="宋体" w:hAnsi="宋体" w:hint="eastAsia"/>
          <w:sz w:val="24"/>
          <w:szCs w:val="24"/>
        </w:rPr>
        <w:t>如图</w:t>
      </w:r>
      <w:r w:rsidR="00624246" w:rsidRPr="003F1175">
        <w:rPr>
          <w:rFonts w:ascii="Arial" w:eastAsia="宋体" w:hAnsi="Arial" w:hint="eastAsia"/>
          <w:sz w:val="24"/>
          <w:szCs w:val="24"/>
        </w:rPr>
        <w:t>4</w:t>
      </w:r>
      <w:r w:rsidR="00624246" w:rsidRPr="001244DA">
        <w:rPr>
          <w:rFonts w:ascii="Arial" w:eastAsia="宋体" w:hAnsi="Arial" w:hint="eastAsia"/>
          <w:sz w:val="24"/>
          <w:szCs w:val="24"/>
        </w:rPr>
        <w:t>.</w:t>
      </w:r>
      <w:r w:rsidR="00C144B3">
        <w:rPr>
          <w:rFonts w:ascii="Arial" w:eastAsia="宋体" w:hAnsi="Arial"/>
          <w:sz w:val="24"/>
          <w:szCs w:val="24"/>
        </w:rPr>
        <w:t>7</w:t>
      </w:r>
      <w:r w:rsidR="00624246">
        <w:rPr>
          <w:rFonts w:ascii="宋体" w:eastAsia="宋体" w:hAnsi="宋体" w:hint="eastAsia"/>
          <w:sz w:val="24"/>
          <w:szCs w:val="24"/>
        </w:rPr>
        <w:t>所示</w:t>
      </w:r>
      <w:r w:rsidR="00DA4BBA">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6E53C4" w14:paraId="78EA8597" w14:textId="77777777" w:rsidTr="00DC3AA9">
        <w:tc>
          <w:tcPr>
            <w:tcW w:w="8296" w:type="dxa"/>
          </w:tcPr>
          <w:p w14:paraId="1786C11F" w14:textId="1E6D7F5A" w:rsidR="009F4CA7" w:rsidRPr="005F0985" w:rsidRDefault="006E53C4" w:rsidP="005B1509">
            <w:pPr>
              <w:rPr>
                <w:rFonts w:ascii="宋体" w:eastAsia="宋体" w:hAnsi="宋体"/>
                <w:szCs w:val="21"/>
              </w:rPr>
            </w:pPr>
            <w:proofErr w:type="spellStart"/>
            <w:r w:rsidRPr="00A378BC">
              <w:rPr>
                <w:rFonts w:ascii="Arial" w:eastAsia="宋体" w:hAnsi="Arial"/>
                <w:szCs w:val="21"/>
              </w:rPr>
              <w:t>R</w:t>
            </w:r>
            <w:r w:rsidRPr="00A378BC">
              <w:rPr>
                <w:rFonts w:ascii="Arial" w:eastAsia="宋体" w:hAnsi="Arial" w:hint="eastAsia"/>
                <w:szCs w:val="21"/>
              </w:rPr>
              <w:t>st</w:t>
            </w:r>
            <w:proofErr w:type="spellEnd"/>
            <w:r w:rsidRPr="005F0985">
              <w:rPr>
                <w:rFonts w:ascii="宋体" w:eastAsia="宋体" w:hAnsi="宋体"/>
                <w:szCs w:val="21"/>
              </w:rPr>
              <w:t xml:space="preserve"> = (((</w:t>
            </w:r>
            <w:proofErr w:type="spellStart"/>
            <w:r w:rsidRPr="00A378BC">
              <w:rPr>
                <w:rFonts w:ascii="Arial" w:eastAsia="宋体" w:hAnsi="Arial"/>
                <w:szCs w:val="21"/>
              </w:rPr>
              <w:t>orderBookCondtion</w:t>
            </w:r>
            <w:proofErr w:type="spellEnd"/>
            <w:r w:rsidRPr="005F0985">
              <w:rPr>
                <w:rFonts w:ascii="宋体" w:eastAsia="宋体" w:hAnsi="宋体"/>
                <w:szCs w:val="21"/>
              </w:rPr>
              <w:t xml:space="preserve"> </w:t>
            </w:r>
          </w:p>
          <w:p w14:paraId="6F8AC3E6" w14:textId="08A0AFD9" w:rsidR="006E53C4" w:rsidRPr="005F0985" w:rsidRDefault="006E53C4" w:rsidP="00547A9B">
            <w:pPr>
              <w:ind w:firstLineChars="450" w:firstLine="945"/>
              <w:rPr>
                <w:rFonts w:ascii="宋体" w:eastAsia="宋体" w:hAnsi="宋体"/>
                <w:szCs w:val="21"/>
              </w:rPr>
            </w:pPr>
            <w:r w:rsidRPr="00A378BC">
              <w:rPr>
                <w:rFonts w:ascii="Arial" w:eastAsia="宋体" w:hAnsi="Arial"/>
                <w:szCs w:val="21"/>
              </w:rPr>
              <w:t>AND</w:t>
            </w:r>
            <w:r w:rsidRPr="005F0985">
              <w:rPr>
                <w:rFonts w:ascii="宋体" w:eastAsia="宋体" w:hAnsi="宋体"/>
                <w:szCs w:val="21"/>
              </w:rPr>
              <w:t xml:space="preserve"> </w:t>
            </w:r>
            <w:proofErr w:type="spellStart"/>
            <w:r w:rsidRPr="00A378BC">
              <w:rPr>
                <w:rFonts w:ascii="Arial" w:eastAsia="宋体" w:hAnsi="Arial"/>
                <w:szCs w:val="21"/>
              </w:rPr>
              <w:t>deliveryProductIdCondition</w:t>
            </w:r>
            <w:proofErr w:type="spellEnd"/>
            <w:r w:rsidRPr="005F0985">
              <w:rPr>
                <w:rFonts w:ascii="宋体" w:eastAsia="宋体" w:hAnsi="宋体"/>
                <w:szCs w:val="21"/>
              </w:rPr>
              <w:t>)</w:t>
            </w:r>
          </w:p>
          <w:p w14:paraId="5F28C5DA" w14:textId="64255A5F" w:rsidR="006E53C4" w:rsidRPr="005F0985" w:rsidRDefault="006E53C4" w:rsidP="005B1509">
            <w:pPr>
              <w:rPr>
                <w:rFonts w:ascii="宋体" w:eastAsia="宋体" w:hAnsi="宋体"/>
                <w:szCs w:val="21"/>
              </w:rPr>
            </w:pPr>
            <w:r w:rsidRPr="005F0985">
              <w:rPr>
                <w:rFonts w:ascii="宋体" w:eastAsia="宋体" w:hAnsi="宋体" w:hint="eastAsia"/>
                <w:szCs w:val="21"/>
              </w:rPr>
              <w:t xml:space="preserve"> </w:t>
            </w:r>
            <w:r w:rsidRPr="005F0985">
              <w:rPr>
                <w:rFonts w:ascii="宋体" w:eastAsia="宋体" w:hAnsi="宋体"/>
                <w:szCs w:val="21"/>
              </w:rPr>
              <w:t xml:space="preserve">       </w:t>
            </w:r>
            <w:r w:rsidR="00547A9B">
              <w:rPr>
                <w:rFonts w:ascii="宋体" w:eastAsia="宋体" w:hAnsi="宋体"/>
                <w:szCs w:val="21"/>
              </w:rPr>
              <w:t xml:space="preserve"> </w:t>
            </w:r>
            <w:r w:rsidRPr="00A378BC">
              <w:rPr>
                <w:rFonts w:ascii="Arial" w:eastAsia="宋体" w:hAnsi="Arial"/>
                <w:szCs w:val="21"/>
              </w:rPr>
              <w:t>AND</w:t>
            </w:r>
            <w:r w:rsidRPr="005F0985">
              <w:rPr>
                <w:rFonts w:ascii="宋体" w:eastAsia="宋体" w:hAnsi="宋体"/>
                <w:szCs w:val="21"/>
              </w:rPr>
              <w:t xml:space="preserve"> </w:t>
            </w:r>
            <w:proofErr w:type="spellStart"/>
            <w:r w:rsidRPr="00A378BC">
              <w:rPr>
                <w:rFonts w:ascii="Arial" w:eastAsia="宋体" w:hAnsi="Arial"/>
                <w:szCs w:val="21"/>
              </w:rPr>
              <w:t>predictDeliverTimeCondition</w:t>
            </w:r>
            <w:proofErr w:type="spellEnd"/>
            <w:r w:rsidRPr="005F0985">
              <w:rPr>
                <w:rFonts w:ascii="宋体" w:eastAsia="宋体" w:hAnsi="宋体"/>
                <w:szCs w:val="21"/>
              </w:rPr>
              <w:t xml:space="preserve">) </w:t>
            </w:r>
          </w:p>
          <w:p w14:paraId="689399B3" w14:textId="77777777" w:rsidR="006E53C4" w:rsidRPr="005F0985" w:rsidRDefault="006E53C4" w:rsidP="00547A9B">
            <w:pPr>
              <w:ind w:firstLineChars="450" w:firstLine="945"/>
              <w:rPr>
                <w:rFonts w:ascii="宋体" w:eastAsia="宋体" w:hAnsi="宋体"/>
                <w:szCs w:val="21"/>
              </w:rPr>
            </w:pPr>
            <w:r w:rsidRPr="00A378BC">
              <w:rPr>
                <w:rFonts w:ascii="Arial" w:eastAsia="宋体" w:hAnsi="Arial"/>
                <w:szCs w:val="21"/>
              </w:rPr>
              <w:t>AND</w:t>
            </w:r>
            <w:r w:rsidRPr="005F0985">
              <w:rPr>
                <w:rFonts w:ascii="宋体" w:eastAsia="宋体" w:hAnsi="宋体"/>
                <w:szCs w:val="21"/>
              </w:rPr>
              <w:t xml:space="preserve"> </w:t>
            </w:r>
            <w:proofErr w:type="gramStart"/>
            <w:r w:rsidRPr="00A378BC">
              <w:rPr>
                <w:rFonts w:ascii="Arial" w:eastAsia="宋体" w:hAnsi="Arial"/>
                <w:szCs w:val="21"/>
              </w:rPr>
              <w:t>TRIGGERAT</w:t>
            </w:r>
            <w:r w:rsidRPr="005F0985">
              <w:rPr>
                <w:rFonts w:ascii="宋体" w:eastAsia="宋体" w:hAnsi="宋体"/>
                <w:szCs w:val="21"/>
              </w:rPr>
              <w:t>(</w:t>
            </w:r>
            <w:proofErr w:type="spellStart"/>
            <w:proofErr w:type="gramEnd"/>
            <w:r w:rsidRPr="00A378BC">
              <w:rPr>
                <w:rFonts w:ascii="Arial" w:eastAsia="宋体" w:hAnsi="Arial" w:hint="eastAsia"/>
                <w:szCs w:val="21"/>
              </w:rPr>
              <w:t>trigger</w:t>
            </w:r>
            <w:r w:rsidRPr="00A378BC">
              <w:rPr>
                <w:rFonts w:ascii="Arial" w:eastAsia="宋体" w:hAnsi="Arial"/>
                <w:szCs w:val="21"/>
              </w:rPr>
              <w:t>TimeCondition</w:t>
            </w:r>
            <w:proofErr w:type="spellEnd"/>
            <w:r w:rsidRPr="005F0985">
              <w:rPr>
                <w:rFonts w:ascii="宋体" w:eastAsia="宋体" w:hAnsi="宋体"/>
                <w:szCs w:val="21"/>
              </w:rPr>
              <w:t xml:space="preserve"> </w:t>
            </w:r>
          </w:p>
          <w:p w14:paraId="078448D3" w14:textId="11724A28" w:rsidR="006E53C4" w:rsidRDefault="006E53C4" w:rsidP="00547A9B">
            <w:pPr>
              <w:keepNext/>
              <w:ind w:firstLineChars="450" w:firstLine="945"/>
              <w:rPr>
                <w:rFonts w:ascii="宋体" w:eastAsia="宋体" w:hAnsi="宋体"/>
                <w:sz w:val="24"/>
                <w:szCs w:val="24"/>
              </w:rPr>
            </w:pPr>
            <w:r w:rsidRPr="00A378BC">
              <w:rPr>
                <w:rFonts w:ascii="Arial" w:eastAsia="宋体" w:hAnsi="Arial"/>
                <w:szCs w:val="21"/>
              </w:rPr>
              <w:t>AND</w:t>
            </w:r>
            <w:r w:rsidRPr="005F0985">
              <w:rPr>
                <w:rFonts w:ascii="宋体" w:eastAsia="宋体" w:hAnsi="宋体"/>
                <w:szCs w:val="21"/>
              </w:rPr>
              <w:t xml:space="preserve"> </w:t>
            </w:r>
            <w:proofErr w:type="spellStart"/>
            <w:r w:rsidRPr="00A378BC">
              <w:rPr>
                <w:rFonts w:ascii="Arial" w:eastAsia="宋体" w:hAnsi="Arial"/>
                <w:szCs w:val="21"/>
              </w:rPr>
              <w:t>orderStatuCondition</w:t>
            </w:r>
            <w:proofErr w:type="spellEnd"/>
            <w:r w:rsidRPr="005F0985">
              <w:rPr>
                <w:rFonts w:ascii="宋体" w:eastAsia="宋体" w:hAnsi="宋体"/>
                <w:szCs w:val="21"/>
              </w:rPr>
              <w:t>))</w:t>
            </w:r>
          </w:p>
        </w:tc>
      </w:tr>
    </w:tbl>
    <w:p w14:paraId="551840CE" w14:textId="30F8FDC1" w:rsidR="00FD189F" w:rsidRDefault="00FD189F">
      <w:pPr>
        <w:pStyle w:val="af8"/>
      </w:pPr>
      <w:bookmarkStart w:id="316" w:name="_Toc36736587"/>
      <w:bookmarkStart w:id="317" w:name="_Toc36940614"/>
      <w:r>
        <w:rPr>
          <w:rFonts w:hint="eastAsia"/>
        </w:rPr>
        <w:t>图</w:t>
      </w:r>
      <w:r>
        <w:rPr>
          <w:rFonts w:hint="eastAsia"/>
        </w:rPr>
        <w:t xml:space="preserve"> </w:t>
      </w:r>
      <w:r w:rsidR="0018235C">
        <w:fldChar w:fldCharType="begin"/>
      </w:r>
      <w:r w:rsidR="0018235C">
        <w:instrText xml:space="preserve"> </w:instrText>
      </w:r>
      <w:r w:rsidR="0018235C">
        <w:rPr>
          <w:rFonts w:hint="eastAsia"/>
        </w:rPr>
        <w:instrText>STYLEREF 1 \s</w:instrText>
      </w:r>
      <w:r w:rsidR="0018235C">
        <w:instrText xml:space="preserve"> </w:instrText>
      </w:r>
      <w:r w:rsidR="0018235C">
        <w:fldChar w:fldCharType="separate"/>
      </w:r>
      <w:r w:rsidR="0018235C">
        <w:rPr>
          <w:rFonts w:hint="eastAsia"/>
          <w:noProof/>
        </w:rPr>
        <w:t>四</w:t>
      </w:r>
      <w:r w:rsidR="0018235C">
        <w:fldChar w:fldCharType="end"/>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7</w:t>
      </w:r>
      <w:r w:rsidR="0018235C">
        <w:fldChar w:fldCharType="end"/>
      </w:r>
      <w:r>
        <w:t xml:space="preserve">  </w:t>
      </w:r>
      <w:r w:rsidRPr="00A52B6F">
        <w:rPr>
          <w:rFonts w:hint="eastAsia"/>
        </w:rPr>
        <w:t>规则执行表达式</w:t>
      </w:r>
      <w:bookmarkEnd w:id="316"/>
      <w:bookmarkEnd w:id="317"/>
    </w:p>
    <w:p w14:paraId="4F2E9791" w14:textId="444F77F5" w:rsidR="006E53C4" w:rsidRDefault="006E53C4"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当表达式右边为</w:t>
      </w:r>
      <w:r w:rsidRPr="00A378BC">
        <w:rPr>
          <w:rFonts w:ascii="Arial" w:eastAsia="宋体" w:hAnsi="Arial" w:hint="eastAsia"/>
          <w:sz w:val="24"/>
          <w:szCs w:val="24"/>
        </w:rPr>
        <w:t>true</w:t>
      </w:r>
      <w:r>
        <w:rPr>
          <w:rFonts w:ascii="宋体" w:eastAsia="宋体" w:hAnsi="宋体" w:hint="eastAsia"/>
          <w:sz w:val="24"/>
          <w:szCs w:val="24"/>
        </w:rPr>
        <w:t>的时候，规则才算匹配上</w:t>
      </w:r>
      <w:r w:rsidR="00902035">
        <w:rPr>
          <w:rFonts w:ascii="宋体" w:eastAsia="宋体" w:hAnsi="宋体" w:hint="eastAsia"/>
          <w:sz w:val="24"/>
          <w:szCs w:val="24"/>
        </w:rPr>
        <w:t>，</w:t>
      </w:r>
      <w:r w:rsidR="004D17D8">
        <w:rPr>
          <w:rFonts w:ascii="宋体" w:eastAsia="宋体" w:hAnsi="宋体" w:hint="eastAsia"/>
          <w:sz w:val="24"/>
          <w:szCs w:val="24"/>
        </w:rPr>
        <w:t>执行树</w:t>
      </w:r>
      <w:r w:rsidR="0060369D">
        <w:rPr>
          <w:rFonts w:ascii="宋体" w:eastAsia="宋体" w:hAnsi="宋体" w:hint="eastAsia"/>
          <w:sz w:val="24"/>
          <w:szCs w:val="24"/>
        </w:rPr>
        <w:t>如图4.</w:t>
      </w:r>
      <w:r w:rsidR="00C144B3">
        <w:rPr>
          <w:rFonts w:ascii="宋体" w:eastAsia="宋体" w:hAnsi="宋体"/>
          <w:sz w:val="24"/>
          <w:szCs w:val="24"/>
        </w:rPr>
        <w:t>8</w:t>
      </w:r>
      <w:r w:rsidR="00902035">
        <w:rPr>
          <w:rFonts w:ascii="宋体" w:eastAsia="宋体" w:hAnsi="宋体" w:hint="eastAsia"/>
          <w:sz w:val="24"/>
          <w:szCs w:val="24"/>
        </w:rPr>
        <w:t>所示：</w:t>
      </w:r>
    </w:p>
    <w:p w14:paraId="60C41CEC" w14:textId="77777777" w:rsidR="00FD189F" w:rsidRDefault="00781847" w:rsidP="00FD189F">
      <w:pPr>
        <w:keepNext/>
        <w:spacing w:line="360" w:lineRule="auto"/>
        <w:jc w:val="center"/>
      </w:pPr>
      <w:r>
        <w:rPr>
          <w:noProof/>
        </w:rPr>
        <w:drawing>
          <wp:inline distT="0" distB="0" distL="0" distR="0" wp14:anchorId="2F009F62" wp14:editId="217469BC">
            <wp:extent cx="4696691" cy="17404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12939" cy="1746500"/>
                    </a:xfrm>
                    <a:prstGeom prst="rect">
                      <a:avLst/>
                    </a:prstGeom>
                    <a:noFill/>
                    <a:ln>
                      <a:noFill/>
                    </a:ln>
                  </pic:spPr>
                </pic:pic>
              </a:graphicData>
            </a:graphic>
          </wp:inline>
        </w:drawing>
      </w:r>
    </w:p>
    <w:p w14:paraId="1EC343E1" w14:textId="3A63C089" w:rsidR="008B78FC" w:rsidRDefault="00FD189F" w:rsidP="00FD189F">
      <w:pPr>
        <w:pStyle w:val="af8"/>
        <w:rPr>
          <w:rFonts w:ascii="宋体" w:hAnsi="宋体"/>
          <w:szCs w:val="24"/>
        </w:rPr>
      </w:pPr>
      <w:bookmarkStart w:id="318" w:name="_Toc36736588"/>
      <w:bookmarkStart w:id="319" w:name="_Toc36940615"/>
      <w:r>
        <w:t>图</w:t>
      </w:r>
      <w:r>
        <w:t xml:space="preserve"> </w:t>
      </w:r>
      <w:fldSimple w:instr=" STYLEREF 1 \s ">
        <w:r w:rsidR="0018235C">
          <w:rPr>
            <w:rFonts w:hint="eastAsia"/>
            <w:noProof/>
          </w:rPr>
          <w:t>四</w:t>
        </w:r>
      </w:fldSimple>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8</w:t>
      </w:r>
      <w:r w:rsidR="0018235C">
        <w:fldChar w:fldCharType="end"/>
      </w:r>
      <w:r>
        <w:t xml:space="preserve">  </w:t>
      </w:r>
      <w:r w:rsidRPr="00B75B5F">
        <w:rPr>
          <w:rFonts w:hint="eastAsia"/>
        </w:rPr>
        <w:t>规则解析树概括</w:t>
      </w:r>
      <w:bookmarkEnd w:id="318"/>
      <w:bookmarkEnd w:id="319"/>
    </w:p>
    <w:p w14:paraId="2BC3AA11" w14:textId="105410D7" w:rsidR="00781847" w:rsidRDefault="00781847"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叶子节点为封装之后的执行单元，由上文所说的两种基本的执行单元组成，</w:t>
      </w:r>
      <w:r>
        <w:rPr>
          <w:rFonts w:ascii="宋体" w:eastAsia="宋体" w:hAnsi="宋体" w:hint="eastAsia"/>
          <w:sz w:val="24"/>
          <w:szCs w:val="24"/>
        </w:rPr>
        <w:lastRenderedPageBreak/>
        <w:t>以</w:t>
      </w:r>
      <w:bookmarkStart w:id="320" w:name="OLE_LINK17"/>
      <w:bookmarkStart w:id="321" w:name="OLE_LINK18"/>
      <w:proofErr w:type="spellStart"/>
      <w:r w:rsidRPr="00A378BC">
        <w:rPr>
          <w:rFonts w:ascii="Arial" w:eastAsia="宋体" w:hAnsi="Arial"/>
          <w:sz w:val="24"/>
          <w:szCs w:val="24"/>
        </w:rPr>
        <w:t>predictDeliverTimeCondition</w:t>
      </w:r>
      <w:bookmarkEnd w:id="320"/>
      <w:bookmarkEnd w:id="321"/>
      <w:proofErr w:type="spellEnd"/>
      <w:r>
        <w:rPr>
          <w:rFonts w:ascii="宋体" w:eastAsia="宋体" w:hAnsi="宋体" w:hint="eastAsia"/>
          <w:sz w:val="24"/>
          <w:szCs w:val="24"/>
        </w:rPr>
        <w:t>为例，其树状图</w:t>
      </w:r>
      <w:r w:rsidR="001D30B8">
        <w:rPr>
          <w:rFonts w:ascii="宋体" w:eastAsia="宋体" w:hAnsi="宋体" w:hint="eastAsia"/>
          <w:sz w:val="24"/>
          <w:szCs w:val="24"/>
        </w:rPr>
        <w:t>如图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44B3">
        <w:rPr>
          <w:rFonts w:ascii="Arial" w:eastAsia="宋体" w:hAnsi="Arial"/>
          <w:sz w:val="24"/>
          <w:szCs w:val="24"/>
        </w:rPr>
        <w:t>9</w:t>
      </w:r>
      <w:r w:rsidR="001D30B8">
        <w:rPr>
          <w:rFonts w:ascii="宋体" w:eastAsia="宋体" w:hAnsi="宋体" w:hint="eastAsia"/>
          <w:sz w:val="24"/>
          <w:szCs w:val="24"/>
        </w:rPr>
        <w:t>所示</w:t>
      </w:r>
      <w:r>
        <w:rPr>
          <w:rFonts w:ascii="宋体" w:eastAsia="宋体" w:hAnsi="宋体" w:hint="eastAsia"/>
          <w:sz w:val="24"/>
          <w:szCs w:val="24"/>
        </w:rPr>
        <w:t>：</w:t>
      </w:r>
    </w:p>
    <w:p w14:paraId="1EE2F8B0" w14:textId="77777777" w:rsidR="00FD189F" w:rsidRDefault="00781847" w:rsidP="00FD189F">
      <w:pPr>
        <w:keepNext/>
        <w:spacing w:line="360" w:lineRule="auto"/>
        <w:jc w:val="center"/>
      </w:pPr>
      <w:r>
        <w:rPr>
          <w:noProof/>
        </w:rPr>
        <w:drawing>
          <wp:inline distT="0" distB="0" distL="0" distR="0" wp14:anchorId="408D72DF" wp14:editId="14703B9F">
            <wp:extent cx="2951018" cy="165812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1018" cy="1658127"/>
                    </a:xfrm>
                    <a:prstGeom prst="rect">
                      <a:avLst/>
                    </a:prstGeom>
                    <a:noFill/>
                    <a:ln>
                      <a:noFill/>
                    </a:ln>
                  </pic:spPr>
                </pic:pic>
              </a:graphicData>
            </a:graphic>
          </wp:inline>
        </w:drawing>
      </w:r>
    </w:p>
    <w:p w14:paraId="421728D5" w14:textId="5C0A543F" w:rsidR="00EA6EDE" w:rsidRDefault="00FD189F" w:rsidP="00FD189F">
      <w:pPr>
        <w:pStyle w:val="af8"/>
        <w:rPr>
          <w:rFonts w:ascii="宋体" w:hAnsi="宋体"/>
          <w:szCs w:val="24"/>
        </w:rPr>
      </w:pPr>
      <w:bookmarkStart w:id="322" w:name="_Toc36736589"/>
      <w:bookmarkStart w:id="323" w:name="_Toc36940616"/>
      <w:r>
        <w:t>图</w:t>
      </w:r>
      <w:r>
        <w:t xml:space="preserve"> </w:t>
      </w:r>
      <w:fldSimple w:instr=" STYLEREF 1 \s ">
        <w:r w:rsidR="0018235C">
          <w:rPr>
            <w:rFonts w:hint="eastAsia"/>
            <w:noProof/>
          </w:rPr>
          <w:t>四</w:t>
        </w:r>
      </w:fldSimple>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9</w:t>
      </w:r>
      <w:r w:rsidR="0018235C">
        <w:fldChar w:fldCharType="end"/>
      </w:r>
      <w:r>
        <w:t xml:space="preserve">  </w:t>
      </w:r>
      <w:proofErr w:type="spellStart"/>
      <w:r w:rsidRPr="00A378BC">
        <w:t>predictDeliverTimeCondition</w:t>
      </w:r>
      <w:proofErr w:type="spellEnd"/>
      <w:r w:rsidRPr="004D031E">
        <w:t>节点</w:t>
      </w:r>
      <w:bookmarkEnd w:id="322"/>
      <w:bookmarkEnd w:id="323"/>
    </w:p>
    <w:p w14:paraId="4C370927" w14:textId="0D90347C" w:rsidR="006E53C4" w:rsidRDefault="00FE2A77" w:rsidP="00FE2A77">
      <w:pPr>
        <w:spacing w:line="360" w:lineRule="auto"/>
        <w:ind w:firstLineChars="200" w:firstLine="480"/>
        <w:rPr>
          <w:rFonts w:ascii="宋体" w:eastAsia="宋体" w:hAnsi="宋体"/>
          <w:sz w:val="24"/>
          <w:szCs w:val="24"/>
        </w:rPr>
      </w:pPr>
      <w:r>
        <w:rPr>
          <w:rFonts w:ascii="宋体" w:eastAsia="宋体" w:hAnsi="宋体" w:hint="eastAsia"/>
          <w:sz w:val="24"/>
          <w:szCs w:val="24"/>
        </w:rPr>
        <w:t>在实现上，模块采用的是直接生成执行树的方式，而非使用表达式的形式，理由有如下</w:t>
      </w:r>
      <w:r w:rsidR="002D108F">
        <w:rPr>
          <w:rFonts w:ascii="宋体" w:eastAsia="宋体" w:hAnsi="宋体" w:hint="eastAsia"/>
          <w:sz w:val="24"/>
          <w:szCs w:val="24"/>
        </w:rPr>
        <w:t>两</w:t>
      </w:r>
      <w:r>
        <w:rPr>
          <w:rFonts w:ascii="宋体" w:eastAsia="宋体" w:hAnsi="宋体" w:hint="eastAsia"/>
          <w:sz w:val="24"/>
          <w:szCs w:val="24"/>
        </w:rPr>
        <w:t>点：</w:t>
      </w:r>
    </w:p>
    <w:p w14:paraId="687995E1" w14:textId="2F44EF39" w:rsidR="00FE2A77" w:rsidRDefault="00FE2A77" w:rsidP="009F02EA">
      <w:pPr>
        <w:pStyle w:val="a6"/>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表达式可以由运营人员直接写出，亦可以在后端根据运营人员配置进行</w:t>
      </w:r>
      <w:r w:rsidR="00D97EFF">
        <w:rPr>
          <w:rFonts w:ascii="宋体" w:eastAsia="宋体" w:hAnsi="宋体" w:hint="eastAsia"/>
          <w:sz w:val="24"/>
          <w:szCs w:val="24"/>
        </w:rPr>
        <w:t>生成，如果让运营人员手动写出，由于需要编写的参数过多，</w:t>
      </w:r>
      <w:r w:rsidR="00634435">
        <w:rPr>
          <w:rFonts w:ascii="宋体" w:eastAsia="宋体" w:hAnsi="宋体" w:hint="eastAsia"/>
          <w:sz w:val="24"/>
          <w:szCs w:val="24"/>
        </w:rPr>
        <w:t>就会大大增加配置出错的可能性，除此之外，对于不会编程的运营人员来说，手动编写表达式的用户体验远远不如图标编辑的用户体验好</w:t>
      </w:r>
      <w:r w:rsidR="00A037AF">
        <w:rPr>
          <w:rFonts w:ascii="宋体" w:eastAsia="宋体" w:hAnsi="宋体" w:hint="eastAsia"/>
          <w:sz w:val="24"/>
          <w:szCs w:val="24"/>
        </w:rPr>
        <w:t>。</w:t>
      </w:r>
    </w:p>
    <w:p w14:paraId="029A2A5D" w14:textId="0A8B1779" w:rsidR="00A037AF" w:rsidRDefault="00A037AF" w:rsidP="009F02EA">
      <w:pPr>
        <w:pStyle w:val="a6"/>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如果使用图标的前端配置方式，那么就意味着需要后端生成表达式</w:t>
      </w:r>
      <w:r w:rsidR="002C51D8">
        <w:rPr>
          <w:rFonts w:ascii="宋体" w:eastAsia="宋体" w:hAnsi="宋体" w:hint="eastAsia"/>
          <w:sz w:val="24"/>
          <w:szCs w:val="24"/>
        </w:rPr>
        <w:t>，一方面将对象中的值拼接成字符串的形式较为繁琐，同时面临着需要解析表达式的需求，在没有使用第三方规则引擎的情况下，将表达式解析成树状结构是较好的选择</w:t>
      </w:r>
      <w:r w:rsidR="002D108F">
        <w:rPr>
          <w:rFonts w:ascii="宋体" w:eastAsia="宋体" w:hAnsi="宋体" w:hint="eastAsia"/>
          <w:sz w:val="24"/>
          <w:szCs w:val="24"/>
        </w:rPr>
        <w:t>。</w:t>
      </w:r>
    </w:p>
    <w:p w14:paraId="15103648" w14:textId="583515CA" w:rsidR="002D108F" w:rsidRDefault="002D108F" w:rsidP="002D108F">
      <w:pPr>
        <w:spacing w:line="360" w:lineRule="auto"/>
        <w:ind w:firstLineChars="200" w:firstLine="480"/>
        <w:rPr>
          <w:rFonts w:ascii="宋体" w:eastAsia="宋体" w:hAnsi="宋体"/>
          <w:sz w:val="24"/>
          <w:szCs w:val="24"/>
        </w:rPr>
      </w:pPr>
      <w:r w:rsidRPr="002D108F">
        <w:rPr>
          <w:rFonts w:ascii="宋体" w:eastAsia="宋体" w:hAnsi="宋体" w:hint="eastAsia"/>
          <w:sz w:val="24"/>
          <w:szCs w:val="24"/>
        </w:rPr>
        <w:t>因此</w:t>
      </w:r>
      <w:r>
        <w:rPr>
          <w:rFonts w:ascii="宋体" w:eastAsia="宋体" w:hAnsi="宋体" w:hint="eastAsia"/>
          <w:sz w:val="24"/>
          <w:szCs w:val="24"/>
        </w:rPr>
        <w:t>，前端通过图标配置，后端将其构建成树状结构的形式较为适合。</w:t>
      </w:r>
    </w:p>
    <w:p w14:paraId="0791CADE" w14:textId="392A3810" w:rsidR="00A43F60" w:rsidRDefault="00A43F60" w:rsidP="002D108F">
      <w:pPr>
        <w:spacing w:line="360" w:lineRule="auto"/>
        <w:ind w:firstLineChars="200" w:firstLine="480"/>
        <w:rPr>
          <w:rFonts w:ascii="宋体" w:eastAsia="宋体" w:hAnsi="宋体"/>
          <w:sz w:val="24"/>
          <w:szCs w:val="24"/>
        </w:rPr>
      </w:pPr>
      <w:r w:rsidRPr="00B15E48">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10</w:t>
      </w:r>
      <w:r w:rsidRPr="00B15E48">
        <w:rPr>
          <w:rFonts w:ascii="宋体" w:eastAsia="宋体" w:hAnsi="宋体" w:hint="eastAsia"/>
          <w:sz w:val="24"/>
          <w:szCs w:val="24"/>
        </w:rPr>
        <w:t>为规则预处理模块的类图</w:t>
      </w:r>
      <w:r>
        <w:rPr>
          <w:rFonts w:ascii="宋体" w:eastAsia="宋体" w:hAnsi="宋体" w:hint="eastAsia"/>
          <w:sz w:val="24"/>
          <w:szCs w:val="24"/>
        </w:rPr>
        <w:t>,</w:t>
      </w:r>
      <w:r w:rsidRPr="00A378BC">
        <w:rPr>
          <w:rFonts w:ascii="Arial" w:eastAsia="宋体" w:hAnsi="Arial"/>
          <w:sz w:val="24"/>
          <w:szCs w:val="24"/>
        </w:rPr>
        <w:t>Functions</w:t>
      </w:r>
      <w:r>
        <w:rPr>
          <w:rFonts w:ascii="宋体" w:eastAsia="宋体" w:hAnsi="宋体" w:hint="eastAsia"/>
          <w:sz w:val="24"/>
          <w:szCs w:val="24"/>
        </w:rPr>
        <w:t>接口是所有执行单元需要实现的接口，接口中方法的含义如下：</w:t>
      </w:r>
      <w:proofErr w:type="spellStart"/>
      <w:r w:rsidRPr="00A378BC">
        <w:rPr>
          <w:rFonts w:ascii="Arial" w:eastAsia="宋体" w:hAnsi="Arial" w:hint="eastAsia"/>
          <w:sz w:val="24"/>
          <w:szCs w:val="24"/>
        </w:rPr>
        <w:t>num</w:t>
      </w:r>
      <w:r w:rsidRPr="00A378BC">
        <w:rPr>
          <w:rFonts w:ascii="Arial" w:eastAsia="宋体" w:hAnsi="Arial"/>
          <w:sz w:val="24"/>
          <w:szCs w:val="24"/>
        </w:rPr>
        <w:t>OfArguements</w:t>
      </w:r>
      <w:proofErr w:type="spellEnd"/>
      <w:r>
        <w:rPr>
          <w:rFonts w:ascii="宋体" w:eastAsia="宋体" w:hAnsi="宋体" w:hint="eastAsia"/>
          <w:sz w:val="24"/>
          <w:szCs w:val="24"/>
        </w:rPr>
        <w:t>函数返回的是执行单元需要的参数个数，</w:t>
      </w:r>
      <w:r w:rsidRPr="00A378BC">
        <w:rPr>
          <w:rFonts w:ascii="Arial" w:eastAsia="宋体" w:hAnsi="Arial" w:hint="eastAsia"/>
          <w:sz w:val="24"/>
          <w:szCs w:val="24"/>
        </w:rPr>
        <w:t>invoke</w:t>
      </w:r>
      <w:r>
        <w:rPr>
          <w:rFonts w:ascii="宋体" w:eastAsia="宋体" w:hAnsi="宋体" w:hint="eastAsia"/>
          <w:sz w:val="24"/>
          <w:szCs w:val="24"/>
        </w:rPr>
        <w:t>函数存放着执行单元的执行逻辑，</w:t>
      </w:r>
      <w:proofErr w:type="spellStart"/>
      <w:r w:rsidRPr="00A378BC">
        <w:rPr>
          <w:rFonts w:ascii="Arial" w:eastAsia="宋体" w:hAnsi="Arial" w:hint="eastAsia"/>
          <w:sz w:val="24"/>
          <w:szCs w:val="24"/>
        </w:rPr>
        <w:t>getNa</w:t>
      </w:r>
      <w:r w:rsidRPr="00A378BC">
        <w:rPr>
          <w:rFonts w:ascii="Arial" w:eastAsia="宋体" w:hAnsi="Arial"/>
          <w:sz w:val="24"/>
          <w:szCs w:val="24"/>
        </w:rPr>
        <w:t>me</w:t>
      </w:r>
      <w:proofErr w:type="spellEnd"/>
      <w:r>
        <w:rPr>
          <w:rFonts w:ascii="宋体" w:eastAsia="宋体" w:hAnsi="宋体" w:hint="eastAsia"/>
          <w:sz w:val="24"/>
          <w:szCs w:val="24"/>
        </w:rPr>
        <w:t>函数返回的执行单元的别称。根据执行单元所需要参数的个数，实现类可以分为</w:t>
      </w:r>
      <w:proofErr w:type="spellStart"/>
      <w:r w:rsidRPr="00A378BC">
        <w:rPr>
          <w:rFonts w:ascii="Arial" w:eastAsia="宋体" w:hAnsi="Arial" w:hint="eastAsia"/>
          <w:sz w:val="24"/>
          <w:szCs w:val="24"/>
        </w:rPr>
        <w:t>Binary</w:t>
      </w:r>
      <w:r w:rsidRPr="00A378BC">
        <w:rPr>
          <w:rFonts w:ascii="Arial" w:eastAsia="宋体" w:hAnsi="Arial"/>
          <w:sz w:val="24"/>
          <w:szCs w:val="24"/>
        </w:rPr>
        <w:t>Function</w:t>
      </w:r>
      <w:proofErr w:type="spellEnd"/>
      <w:r>
        <w:rPr>
          <w:rFonts w:ascii="宋体" w:eastAsia="宋体" w:hAnsi="宋体" w:hint="eastAsia"/>
          <w:sz w:val="24"/>
          <w:szCs w:val="24"/>
        </w:rPr>
        <w:t>、</w:t>
      </w:r>
      <w:proofErr w:type="spellStart"/>
      <w:r w:rsidRPr="00A378BC">
        <w:rPr>
          <w:rFonts w:ascii="Arial" w:eastAsia="宋体" w:hAnsi="Arial" w:hint="eastAsia"/>
          <w:sz w:val="24"/>
          <w:szCs w:val="24"/>
        </w:rPr>
        <w:t>Single</w:t>
      </w:r>
      <w:r w:rsidRPr="00A378BC">
        <w:rPr>
          <w:rFonts w:ascii="Arial" w:eastAsia="宋体" w:hAnsi="Arial"/>
          <w:sz w:val="24"/>
          <w:szCs w:val="24"/>
        </w:rPr>
        <w:t>Function</w:t>
      </w:r>
      <w:proofErr w:type="spellEnd"/>
      <w:r>
        <w:rPr>
          <w:rFonts w:ascii="宋体" w:eastAsia="宋体" w:hAnsi="宋体" w:hint="eastAsia"/>
          <w:sz w:val="24"/>
          <w:szCs w:val="24"/>
        </w:rPr>
        <w:t>和</w:t>
      </w:r>
      <w:proofErr w:type="spellStart"/>
      <w:r w:rsidRPr="00A378BC">
        <w:rPr>
          <w:rFonts w:ascii="Arial" w:eastAsia="宋体" w:hAnsi="Arial" w:hint="eastAsia"/>
          <w:sz w:val="24"/>
          <w:szCs w:val="24"/>
        </w:rPr>
        <w:t>Multi</w:t>
      </w:r>
      <w:r w:rsidRPr="00A378BC">
        <w:rPr>
          <w:rFonts w:ascii="Arial" w:eastAsia="宋体" w:hAnsi="Arial"/>
          <w:sz w:val="24"/>
          <w:szCs w:val="24"/>
        </w:rPr>
        <w:t>Function</w:t>
      </w:r>
      <w:proofErr w:type="spellEnd"/>
      <w:r>
        <w:rPr>
          <w:rFonts w:ascii="宋体" w:eastAsia="宋体" w:hAnsi="宋体" w:hint="eastAsia"/>
          <w:sz w:val="24"/>
          <w:szCs w:val="24"/>
        </w:rPr>
        <w:t>，</w:t>
      </w:r>
      <w:proofErr w:type="spellStart"/>
      <w:r w:rsidRPr="00A378BC">
        <w:rPr>
          <w:rFonts w:ascii="Arial" w:eastAsia="宋体" w:hAnsi="Arial"/>
          <w:sz w:val="24"/>
          <w:szCs w:val="24"/>
        </w:rPr>
        <w:t>BinaryFunction</w:t>
      </w:r>
      <w:proofErr w:type="spellEnd"/>
      <w:r>
        <w:rPr>
          <w:rFonts w:ascii="宋体" w:eastAsia="宋体" w:hAnsi="宋体" w:hint="eastAsia"/>
          <w:sz w:val="24"/>
          <w:szCs w:val="24"/>
        </w:rPr>
        <w:t>为需要两个参数的执行单元，拥有最多的实现类；</w:t>
      </w:r>
      <w:proofErr w:type="spellStart"/>
      <w:r w:rsidRPr="00A378BC">
        <w:rPr>
          <w:rFonts w:ascii="Arial" w:eastAsia="宋体" w:hAnsi="Arial" w:hint="eastAsia"/>
          <w:sz w:val="24"/>
          <w:szCs w:val="24"/>
        </w:rPr>
        <w:t>Single</w:t>
      </w:r>
      <w:r w:rsidRPr="00A378BC">
        <w:rPr>
          <w:rFonts w:ascii="Arial" w:eastAsia="宋体" w:hAnsi="Arial"/>
          <w:sz w:val="24"/>
          <w:szCs w:val="24"/>
        </w:rPr>
        <w:t>Function</w:t>
      </w:r>
      <w:proofErr w:type="spellEnd"/>
      <w:r>
        <w:rPr>
          <w:rFonts w:ascii="宋体" w:eastAsia="宋体" w:hAnsi="宋体" w:hint="eastAsia"/>
          <w:sz w:val="24"/>
          <w:szCs w:val="24"/>
        </w:rPr>
        <w:t>为需要一个参数的执行单元，实现类为常量执行单元和变量执行单元；</w:t>
      </w:r>
      <w:proofErr w:type="spellStart"/>
      <w:r w:rsidRPr="00A378BC">
        <w:rPr>
          <w:rFonts w:ascii="Arial" w:eastAsia="宋体" w:hAnsi="Arial" w:hint="eastAsia"/>
          <w:sz w:val="24"/>
          <w:szCs w:val="24"/>
        </w:rPr>
        <w:t>Multi</w:t>
      </w:r>
      <w:r w:rsidRPr="00A378BC">
        <w:rPr>
          <w:rFonts w:ascii="Arial" w:eastAsia="宋体" w:hAnsi="Arial"/>
          <w:sz w:val="24"/>
          <w:szCs w:val="24"/>
        </w:rPr>
        <w:t>Function</w:t>
      </w:r>
      <w:proofErr w:type="spellEnd"/>
      <w:r>
        <w:rPr>
          <w:rFonts w:ascii="宋体" w:eastAsia="宋体" w:hAnsi="宋体" w:hint="eastAsia"/>
          <w:sz w:val="24"/>
          <w:szCs w:val="24"/>
        </w:rPr>
        <w:t>为需要两个以上的执行单元，实现类主要为自定义函数以及</w:t>
      </w:r>
      <w:r w:rsidRPr="00A378BC">
        <w:rPr>
          <w:rFonts w:ascii="Arial" w:eastAsia="宋体" w:hAnsi="Arial" w:hint="eastAsia"/>
          <w:sz w:val="24"/>
          <w:szCs w:val="24"/>
        </w:rPr>
        <w:t>IN</w:t>
      </w:r>
      <w:r>
        <w:rPr>
          <w:rFonts w:ascii="宋体" w:eastAsia="宋体" w:hAnsi="宋体" w:hint="eastAsia"/>
          <w:sz w:val="24"/>
          <w:szCs w:val="24"/>
        </w:rPr>
        <w:t>函数。</w:t>
      </w:r>
      <w:proofErr w:type="spellStart"/>
      <w:r w:rsidRPr="00A378BC">
        <w:rPr>
          <w:rFonts w:ascii="Arial" w:eastAsia="宋体" w:hAnsi="Arial" w:hint="eastAsia"/>
          <w:sz w:val="24"/>
          <w:szCs w:val="24"/>
        </w:rPr>
        <w:t>Function</w:t>
      </w:r>
      <w:r w:rsidRPr="00A378BC">
        <w:rPr>
          <w:rFonts w:ascii="Arial" w:eastAsia="宋体" w:hAnsi="Arial"/>
          <w:sz w:val="24"/>
          <w:szCs w:val="24"/>
        </w:rPr>
        <w:t>Template</w:t>
      </w:r>
      <w:proofErr w:type="spellEnd"/>
      <w:r>
        <w:rPr>
          <w:rFonts w:ascii="宋体" w:eastAsia="宋体" w:hAnsi="宋体" w:hint="eastAsia"/>
          <w:sz w:val="24"/>
          <w:szCs w:val="24"/>
        </w:rPr>
        <w:t>负责对规则的构建，按照规则的类型，可以分为条件校验规则和执行动作，</w:t>
      </w:r>
      <w:proofErr w:type="spellStart"/>
      <w:r w:rsidRPr="00A378BC">
        <w:rPr>
          <w:rFonts w:ascii="Arial" w:eastAsia="宋体" w:hAnsi="Arial" w:hint="eastAsia"/>
          <w:sz w:val="24"/>
          <w:szCs w:val="24"/>
        </w:rPr>
        <w:t>build</w:t>
      </w:r>
      <w:r w:rsidRPr="00A378BC">
        <w:rPr>
          <w:rFonts w:ascii="Arial" w:eastAsia="宋体" w:hAnsi="Arial"/>
          <w:sz w:val="24"/>
          <w:szCs w:val="24"/>
        </w:rPr>
        <w:t>CheckRule</w:t>
      </w:r>
      <w:proofErr w:type="spellEnd"/>
      <w:r>
        <w:rPr>
          <w:rFonts w:ascii="宋体" w:eastAsia="宋体" w:hAnsi="宋体" w:hint="eastAsia"/>
          <w:sz w:val="24"/>
          <w:szCs w:val="24"/>
        </w:rPr>
        <w:t>函数构建的是条件校验规则，以上文描述的树状结构进行构建；</w:t>
      </w:r>
      <w:proofErr w:type="spellStart"/>
      <w:r w:rsidRPr="00A378BC">
        <w:rPr>
          <w:rFonts w:ascii="Arial" w:eastAsia="宋体" w:hAnsi="Arial" w:hint="eastAsia"/>
          <w:sz w:val="24"/>
          <w:szCs w:val="24"/>
        </w:rPr>
        <w:t>build</w:t>
      </w:r>
      <w:r w:rsidRPr="00A378BC">
        <w:rPr>
          <w:rFonts w:ascii="Arial" w:eastAsia="宋体" w:hAnsi="Arial"/>
          <w:sz w:val="24"/>
          <w:szCs w:val="24"/>
        </w:rPr>
        <w:t>Action</w:t>
      </w:r>
      <w:proofErr w:type="spellEnd"/>
      <w:r>
        <w:rPr>
          <w:rFonts w:ascii="宋体" w:eastAsia="宋体" w:hAnsi="宋体" w:hint="eastAsia"/>
          <w:sz w:val="24"/>
          <w:szCs w:val="24"/>
        </w:rPr>
        <w:t>函数</w:t>
      </w:r>
      <w:r>
        <w:rPr>
          <w:rFonts w:ascii="宋体" w:eastAsia="宋体" w:hAnsi="宋体" w:hint="eastAsia"/>
          <w:sz w:val="24"/>
          <w:szCs w:val="24"/>
        </w:rPr>
        <w:lastRenderedPageBreak/>
        <w:t>构建的执行动作，执行动作与条件校验的一大区别在于执行动作并不需要返回值作为执行成功与否的判断条件，也就是说，待执行动作之间没有层级关系，只有并列关系，因此不需要以树状的方式进行组织。对于执行动作的组织，预处理模块通过管道的方式进行实现，系统使用的是</w:t>
      </w:r>
      <w:proofErr w:type="spellStart"/>
      <w:r w:rsidRPr="00A378BC">
        <w:rPr>
          <w:rFonts w:ascii="Arial" w:eastAsia="宋体" w:hAnsi="Arial" w:hint="eastAsia"/>
          <w:sz w:val="24"/>
          <w:szCs w:val="24"/>
        </w:rPr>
        <w:t>springboot</w:t>
      </w:r>
      <w:proofErr w:type="spellEnd"/>
      <w:r>
        <w:rPr>
          <w:rFonts w:ascii="宋体" w:eastAsia="宋体" w:hAnsi="宋体" w:hint="eastAsia"/>
          <w:sz w:val="24"/>
          <w:szCs w:val="24"/>
        </w:rPr>
        <w:t>框架进行开发，可以使用</w:t>
      </w:r>
      <w:proofErr w:type="spellStart"/>
      <w:r w:rsidRPr="00A378BC">
        <w:rPr>
          <w:rFonts w:ascii="Arial" w:eastAsia="宋体" w:hAnsi="Arial" w:hint="eastAsia"/>
          <w:sz w:val="24"/>
          <w:szCs w:val="24"/>
        </w:rPr>
        <w:t>springboot</w:t>
      </w:r>
      <w:proofErr w:type="spellEnd"/>
      <w:r>
        <w:rPr>
          <w:rFonts w:ascii="宋体" w:eastAsia="宋体" w:hAnsi="宋体" w:hint="eastAsia"/>
          <w:sz w:val="24"/>
          <w:szCs w:val="24"/>
        </w:rPr>
        <w:t>当中的一些特性，实现的过程中定义了@</w:t>
      </w:r>
      <w:r w:rsidRPr="00A378BC">
        <w:rPr>
          <w:rFonts w:ascii="Arial" w:eastAsia="宋体" w:hAnsi="Arial" w:hint="eastAsia"/>
          <w:sz w:val="24"/>
          <w:szCs w:val="24"/>
        </w:rPr>
        <w:t>Action</w:t>
      </w:r>
      <w:r>
        <w:rPr>
          <w:rFonts w:ascii="宋体" w:eastAsia="宋体" w:hAnsi="宋体" w:hint="eastAsia"/>
          <w:sz w:val="24"/>
          <w:szCs w:val="24"/>
        </w:rPr>
        <w:t>标签，在执行动作类上加上@</w:t>
      </w:r>
      <w:r w:rsidRPr="00A378BC">
        <w:rPr>
          <w:rFonts w:ascii="Arial" w:eastAsia="宋体" w:hAnsi="Arial" w:hint="eastAsia"/>
          <w:sz w:val="24"/>
          <w:szCs w:val="24"/>
        </w:rPr>
        <w:t>Action</w:t>
      </w:r>
      <w:r>
        <w:rPr>
          <w:rFonts w:ascii="宋体" w:eastAsia="宋体" w:hAnsi="宋体" w:hint="eastAsia"/>
          <w:sz w:val="24"/>
          <w:szCs w:val="24"/>
        </w:rPr>
        <w:t>标签，</w:t>
      </w:r>
      <w:r w:rsidRPr="00A378BC">
        <w:rPr>
          <w:rFonts w:ascii="Arial" w:eastAsia="宋体" w:hAnsi="Arial" w:hint="eastAsia"/>
          <w:sz w:val="24"/>
          <w:szCs w:val="24"/>
        </w:rPr>
        <w:t>spring</w:t>
      </w:r>
      <w:r>
        <w:rPr>
          <w:rFonts w:ascii="宋体" w:eastAsia="宋体" w:hAnsi="宋体" w:hint="eastAsia"/>
          <w:sz w:val="24"/>
          <w:szCs w:val="24"/>
        </w:rPr>
        <w:t>提供按照标签获取对象的操作，因此在真正执行的时候，可以根据标签获取到对应的执行对象，然后执行即可。</w:t>
      </w:r>
    </w:p>
    <w:p w14:paraId="3C4A6F56" w14:textId="0149C714" w:rsidR="0060369D" w:rsidRDefault="00580D09" w:rsidP="00C118FE">
      <w:pPr>
        <w:keepNext/>
        <w:jc w:val="center"/>
      </w:pPr>
      <w:r>
        <w:rPr>
          <w:noProof/>
        </w:rPr>
        <w:drawing>
          <wp:inline distT="0" distB="0" distL="0" distR="0" wp14:anchorId="60B93F45" wp14:editId="67338977">
            <wp:extent cx="5274310" cy="354584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545840"/>
                    </a:xfrm>
                    <a:prstGeom prst="rect">
                      <a:avLst/>
                    </a:prstGeom>
                    <a:noFill/>
                    <a:ln>
                      <a:noFill/>
                    </a:ln>
                  </pic:spPr>
                </pic:pic>
              </a:graphicData>
            </a:graphic>
          </wp:inline>
        </w:drawing>
      </w:r>
    </w:p>
    <w:p w14:paraId="0E9DFC01" w14:textId="43F56C6B" w:rsidR="0060369D" w:rsidRDefault="0060369D" w:rsidP="0060369D">
      <w:pPr>
        <w:pStyle w:val="af8"/>
      </w:pPr>
      <w:bookmarkStart w:id="324" w:name="_Toc36736590"/>
      <w:bookmarkStart w:id="325" w:name="_Toc36940617"/>
      <w:r>
        <w:t>图</w:t>
      </w:r>
      <w:r>
        <w:t xml:space="preserve"> </w:t>
      </w:r>
      <w:fldSimple w:instr=" STYLEREF 1 \s ">
        <w:r w:rsidR="0018235C">
          <w:rPr>
            <w:rFonts w:hint="eastAsia"/>
            <w:noProof/>
          </w:rPr>
          <w:t>四</w:t>
        </w:r>
      </w:fldSimple>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10</w:t>
      </w:r>
      <w:r w:rsidR="0018235C">
        <w:fldChar w:fldCharType="end"/>
      </w:r>
      <w:r>
        <w:t xml:space="preserve">  </w:t>
      </w:r>
      <w:r w:rsidRPr="00BD7008">
        <w:rPr>
          <w:rFonts w:hint="eastAsia"/>
        </w:rPr>
        <w:t>规则预处理类图</w:t>
      </w:r>
      <w:bookmarkEnd w:id="324"/>
      <w:bookmarkEnd w:id="325"/>
    </w:p>
    <w:p w14:paraId="62F5502C" w14:textId="6BA22C56" w:rsidR="001D30B8" w:rsidRDefault="00AF30E9" w:rsidP="009F02EA">
      <w:pPr>
        <w:pStyle w:val="3"/>
        <w:numPr>
          <w:ilvl w:val="2"/>
          <w:numId w:val="52"/>
        </w:numPr>
      </w:pPr>
      <w:bookmarkStart w:id="326" w:name="_Toc36642713"/>
      <w:bookmarkStart w:id="327" w:name="_Toc36643285"/>
      <w:bookmarkStart w:id="328" w:name="_Toc36732808"/>
      <w:bookmarkStart w:id="329" w:name="_Toc36939028"/>
      <w:r>
        <w:rPr>
          <w:rFonts w:hint="eastAsia"/>
        </w:rPr>
        <w:t>构建检查规则</w:t>
      </w:r>
      <w:r w:rsidR="001D30B8">
        <w:rPr>
          <w:rFonts w:hint="eastAsia"/>
        </w:rPr>
        <w:t>功能实现</w:t>
      </w:r>
      <w:bookmarkEnd w:id="326"/>
      <w:bookmarkEnd w:id="327"/>
      <w:bookmarkEnd w:id="328"/>
      <w:bookmarkEnd w:id="329"/>
    </w:p>
    <w:p w14:paraId="77774E8F" w14:textId="4C47A421" w:rsidR="00422B7F" w:rsidRDefault="00422B7F" w:rsidP="00422B7F">
      <w:pPr>
        <w:spacing w:line="360" w:lineRule="auto"/>
        <w:ind w:firstLineChars="200" w:firstLine="480"/>
        <w:rPr>
          <w:rFonts w:ascii="宋体" w:eastAsia="宋体" w:hAnsi="宋体"/>
          <w:sz w:val="24"/>
          <w:szCs w:val="28"/>
        </w:rPr>
      </w:pPr>
      <w:r w:rsidRPr="00A30CC1">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C144B3">
        <w:rPr>
          <w:rFonts w:ascii="Arial" w:eastAsia="宋体" w:hAnsi="Arial"/>
          <w:sz w:val="24"/>
          <w:szCs w:val="28"/>
        </w:rPr>
        <w:t>11</w:t>
      </w:r>
      <w:r w:rsidRPr="00A30CC1">
        <w:rPr>
          <w:rFonts w:ascii="宋体" w:eastAsia="宋体" w:hAnsi="宋体" w:hint="eastAsia"/>
          <w:sz w:val="24"/>
          <w:szCs w:val="28"/>
        </w:rPr>
        <w:t>检查规则构建实现图</w:t>
      </w:r>
      <w:r>
        <w:rPr>
          <w:rFonts w:ascii="宋体" w:eastAsia="宋体" w:hAnsi="宋体" w:hint="eastAsia"/>
          <w:sz w:val="24"/>
          <w:szCs w:val="28"/>
        </w:rPr>
        <w:t>,</w:t>
      </w:r>
      <w:proofErr w:type="spellStart"/>
      <w:r w:rsidRPr="00A378BC">
        <w:rPr>
          <w:rFonts w:ascii="Arial" w:eastAsia="宋体" w:hAnsi="Arial"/>
          <w:sz w:val="24"/>
          <w:szCs w:val="28"/>
        </w:rPr>
        <w:t>SceneRuleConfigDto</w:t>
      </w:r>
      <w:proofErr w:type="spellEnd"/>
      <w:r>
        <w:rPr>
          <w:rFonts w:ascii="宋体" w:eastAsia="宋体" w:hAnsi="宋体" w:hint="eastAsia"/>
          <w:sz w:val="24"/>
          <w:szCs w:val="28"/>
        </w:rPr>
        <w:t>为前端传送的规则信息，后续构建规则需要的数据均从</w:t>
      </w:r>
      <w:proofErr w:type="spellStart"/>
      <w:r w:rsidRPr="00A378BC">
        <w:rPr>
          <w:rFonts w:ascii="Arial" w:eastAsia="宋体" w:hAnsi="Arial"/>
          <w:sz w:val="24"/>
          <w:szCs w:val="28"/>
        </w:rPr>
        <w:t>SceneRuleConfigDto</w:t>
      </w:r>
      <w:proofErr w:type="spellEnd"/>
      <w:r>
        <w:rPr>
          <w:rFonts w:ascii="宋体" w:eastAsia="宋体" w:hAnsi="宋体" w:hint="eastAsia"/>
          <w:sz w:val="24"/>
          <w:szCs w:val="28"/>
        </w:rPr>
        <w:t>中获取。方法构建规则时使用</w:t>
      </w:r>
      <w:r w:rsidRPr="00A378BC">
        <w:rPr>
          <w:rFonts w:ascii="Arial" w:eastAsia="宋体" w:hAnsi="Arial" w:hint="eastAsia"/>
          <w:sz w:val="24"/>
          <w:szCs w:val="28"/>
        </w:rPr>
        <w:t>builder</w:t>
      </w:r>
      <w:r>
        <w:rPr>
          <w:rFonts w:ascii="宋体" w:eastAsia="宋体" w:hAnsi="宋体" w:hint="eastAsia"/>
          <w:sz w:val="24"/>
          <w:szCs w:val="28"/>
        </w:rPr>
        <w:t>模式，</w:t>
      </w:r>
      <w:proofErr w:type="spellStart"/>
      <w:r w:rsidRPr="00A378BC">
        <w:rPr>
          <w:rFonts w:ascii="Arial" w:eastAsia="宋体" w:hAnsi="Arial" w:hint="eastAsia"/>
          <w:sz w:val="24"/>
          <w:szCs w:val="28"/>
        </w:rPr>
        <w:t>FunctionBuilder</w:t>
      </w:r>
      <w:proofErr w:type="spellEnd"/>
      <w:r>
        <w:rPr>
          <w:rFonts w:ascii="宋体" w:eastAsia="宋体" w:hAnsi="宋体" w:hint="eastAsia"/>
          <w:sz w:val="24"/>
          <w:szCs w:val="28"/>
        </w:rPr>
        <w:t>类</w:t>
      </w:r>
      <w:proofErr w:type="spellStart"/>
      <w:r w:rsidRPr="00A378BC">
        <w:rPr>
          <w:rFonts w:ascii="Arial" w:eastAsia="宋体" w:hAnsi="Arial" w:hint="eastAsia"/>
          <w:sz w:val="24"/>
          <w:szCs w:val="28"/>
        </w:rPr>
        <w:t>n</w:t>
      </w:r>
      <w:r w:rsidRPr="00A378BC">
        <w:rPr>
          <w:rFonts w:ascii="Arial" w:eastAsia="宋体" w:hAnsi="Arial"/>
          <w:sz w:val="24"/>
          <w:szCs w:val="28"/>
        </w:rPr>
        <w:t>ewFunction</w:t>
      </w:r>
      <w:proofErr w:type="spellEnd"/>
      <w:r>
        <w:rPr>
          <w:rFonts w:ascii="宋体" w:eastAsia="宋体" w:hAnsi="宋体"/>
          <w:sz w:val="24"/>
          <w:szCs w:val="28"/>
        </w:rPr>
        <w:t>()</w:t>
      </w:r>
      <w:r>
        <w:rPr>
          <w:rFonts w:ascii="宋体" w:eastAsia="宋体" w:hAnsi="宋体" w:hint="eastAsia"/>
          <w:sz w:val="24"/>
          <w:szCs w:val="28"/>
        </w:rPr>
        <w:t>方法创建一个函数，并返回</w:t>
      </w:r>
      <w:r w:rsidRPr="00A378BC">
        <w:rPr>
          <w:rFonts w:ascii="Arial" w:eastAsia="宋体" w:hAnsi="Arial" w:hint="eastAsia"/>
          <w:sz w:val="24"/>
          <w:szCs w:val="28"/>
        </w:rPr>
        <w:t>builder</w:t>
      </w:r>
      <w:r>
        <w:rPr>
          <w:rFonts w:ascii="宋体" w:eastAsia="宋体" w:hAnsi="宋体" w:hint="eastAsia"/>
          <w:sz w:val="24"/>
          <w:szCs w:val="28"/>
        </w:rPr>
        <w:t>对象，</w:t>
      </w:r>
      <w:r w:rsidRPr="00A378BC">
        <w:rPr>
          <w:rFonts w:ascii="Arial" w:eastAsia="宋体" w:hAnsi="Arial" w:hint="eastAsia"/>
          <w:sz w:val="24"/>
          <w:szCs w:val="28"/>
        </w:rPr>
        <w:t>add</w:t>
      </w:r>
      <w:r>
        <w:rPr>
          <w:rFonts w:ascii="宋体" w:eastAsia="宋体" w:hAnsi="宋体" w:hint="eastAsia"/>
          <w:sz w:val="24"/>
          <w:szCs w:val="28"/>
        </w:rPr>
        <w:t>方法给函数添加参数，</w:t>
      </w:r>
      <w:r w:rsidRPr="00A378BC">
        <w:rPr>
          <w:rFonts w:ascii="Arial" w:eastAsia="宋体" w:hAnsi="Arial" w:hint="eastAsia"/>
          <w:sz w:val="24"/>
          <w:szCs w:val="28"/>
        </w:rPr>
        <w:t>a</w:t>
      </w:r>
      <w:r w:rsidRPr="00A378BC">
        <w:rPr>
          <w:rFonts w:ascii="Arial" w:eastAsia="宋体" w:hAnsi="Arial"/>
          <w:sz w:val="24"/>
          <w:szCs w:val="28"/>
        </w:rPr>
        <w:t>nd</w:t>
      </w:r>
      <w:r>
        <w:rPr>
          <w:rFonts w:ascii="宋体" w:eastAsia="宋体" w:hAnsi="宋体" w:hint="eastAsia"/>
          <w:sz w:val="24"/>
          <w:szCs w:val="28"/>
        </w:rPr>
        <w:t>方法也是给函数添加参数，只不过当前函数根数超过两个时，新建一个</w:t>
      </w:r>
      <w:r w:rsidRPr="00A378BC">
        <w:rPr>
          <w:rFonts w:ascii="Arial" w:eastAsia="宋体" w:hAnsi="Arial" w:hint="eastAsia"/>
          <w:sz w:val="24"/>
          <w:szCs w:val="28"/>
        </w:rPr>
        <w:t>AND</w:t>
      </w:r>
      <w:r>
        <w:rPr>
          <w:rFonts w:ascii="宋体" w:eastAsia="宋体" w:hAnsi="宋体" w:hint="eastAsia"/>
          <w:sz w:val="24"/>
          <w:szCs w:val="28"/>
        </w:rPr>
        <w:t>函数，并将原有函数和新添加参数作为它的左右参数，</w:t>
      </w:r>
      <w:r w:rsidRPr="00A378BC">
        <w:rPr>
          <w:rFonts w:ascii="Arial" w:eastAsia="宋体" w:hAnsi="Arial" w:hint="eastAsia"/>
          <w:sz w:val="24"/>
          <w:szCs w:val="28"/>
        </w:rPr>
        <w:t>build</w:t>
      </w:r>
      <w:r>
        <w:rPr>
          <w:rFonts w:ascii="宋体" w:eastAsia="宋体" w:hAnsi="宋体" w:hint="eastAsia"/>
          <w:sz w:val="24"/>
          <w:szCs w:val="28"/>
        </w:rPr>
        <w:t>方法生成检查树，并返回检查树的根节点。方法首先构建订单类型检查规则，之后构建触发时间检查规则以及是否发生指定事件的检查</w:t>
      </w:r>
      <w:r>
        <w:rPr>
          <w:rFonts w:ascii="宋体" w:eastAsia="宋体" w:hAnsi="宋体" w:hint="eastAsia"/>
          <w:sz w:val="24"/>
          <w:szCs w:val="28"/>
        </w:rPr>
        <w:lastRenderedPageBreak/>
        <w:t>规则，最后再构建场景额外判断规则，例如配送事件是&gt;</w:t>
      </w:r>
      <w:r w:rsidRPr="003F1175">
        <w:rPr>
          <w:rFonts w:ascii="Arial" w:eastAsia="宋体" w:hAnsi="Arial"/>
          <w:sz w:val="24"/>
          <w:szCs w:val="28"/>
        </w:rPr>
        <w:t>70</w:t>
      </w:r>
      <w:r>
        <w:rPr>
          <w:rFonts w:ascii="宋体" w:eastAsia="宋体" w:hAnsi="宋体" w:hint="eastAsia"/>
          <w:sz w:val="24"/>
          <w:szCs w:val="28"/>
        </w:rPr>
        <w:t>分钟等。方法最终返回整个检查树的根节点。</w:t>
      </w:r>
    </w:p>
    <w:p w14:paraId="5BF89407" w14:textId="77777777" w:rsidR="00422B7F" w:rsidRDefault="00422B7F" w:rsidP="00422B7F">
      <w:pPr>
        <w:spacing w:line="360" w:lineRule="auto"/>
        <w:rPr>
          <w:rFonts w:ascii="宋体" w:eastAsia="宋体" w:hAnsi="宋体"/>
          <w:sz w:val="24"/>
          <w:szCs w:val="28"/>
        </w:rPr>
      </w:pPr>
    </w:p>
    <w:tbl>
      <w:tblPr>
        <w:tblStyle w:val="af4"/>
        <w:tblW w:w="0" w:type="auto"/>
        <w:tblCellMar>
          <w:left w:w="28" w:type="dxa"/>
          <w:right w:w="28" w:type="dxa"/>
        </w:tblCellMar>
        <w:tblLook w:val="04A0" w:firstRow="1" w:lastRow="0" w:firstColumn="1" w:lastColumn="0" w:noHBand="0" w:noVBand="1"/>
      </w:tblPr>
      <w:tblGrid>
        <w:gridCol w:w="8296"/>
      </w:tblGrid>
      <w:tr w:rsidR="00FC37EC" w14:paraId="022F52A1" w14:textId="77777777" w:rsidTr="00DC3AA9">
        <w:tc>
          <w:tcPr>
            <w:tcW w:w="8296" w:type="dxa"/>
          </w:tcPr>
          <w:p w14:paraId="282588C0" w14:textId="77777777" w:rsidR="00FC37EC" w:rsidRDefault="00FC37EC" w:rsidP="00FC37EC">
            <w:r w:rsidRPr="00A378BC">
              <w:rPr>
                <w:rFonts w:ascii="Arial" w:hAnsi="Arial"/>
              </w:rPr>
              <w:t>public</w:t>
            </w:r>
            <w:r>
              <w:t xml:space="preserve"> </w:t>
            </w:r>
            <w:proofErr w:type="spellStart"/>
            <w:r w:rsidRPr="00A378BC">
              <w:rPr>
                <w:rFonts w:ascii="Arial" w:hAnsi="Arial"/>
              </w:rPr>
              <w:t>FunctionDto</w:t>
            </w:r>
            <w:proofErr w:type="spellEnd"/>
            <w:r>
              <w:t xml:space="preserve"> </w:t>
            </w:r>
            <w:proofErr w:type="spellStart"/>
            <w:proofErr w:type="gramStart"/>
            <w:r w:rsidRPr="00A378BC">
              <w:rPr>
                <w:rFonts w:ascii="Arial" w:hAnsi="Arial"/>
              </w:rPr>
              <w:t>buildCheckRule</w:t>
            </w:r>
            <w:proofErr w:type="spellEnd"/>
            <w:r>
              <w:t>(</w:t>
            </w:r>
            <w:proofErr w:type="spellStart"/>
            <w:proofErr w:type="gramEnd"/>
            <w:r w:rsidRPr="00A378BC">
              <w:rPr>
                <w:rFonts w:ascii="Arial" w:hAnsi="Arial"/>
              </w:rPr>
              <w:t>SceneRuleConfigDto</w:t>
            </w:r>
            <w:proofErr w:type="spellEnd"/>
            <w:r>
              <w:t xml:space="preserve"> </w:t>
            </w:r>
            <w:proofErr w:type="spellStart"/>
            <w:r w:rsidRPr="00A378BC">
              <w:rPr>
                <w:rFonts w:ascii="Arial" w:hAnsi="Arial"/>
              </w:rPr>
              <w:t>sceneRuleConfigDto</w:t>
            </w:r>
            <w:proofErr w:type="spellEnd"/>
            <w:r>
              <w:t>)</w:t>
            </w:r>
            <w:r w:rsidRPr="008A39AC">
              <w:rPr>
                <w:rFonts w:ascii="Arial" w:hAnsi="Arial"/>
              </w:rPr>
              <w:t>{</w:t>
            </w:r>
          </w:p>
          <w:p w14:paraId="42FBF695" w14:textId="77777777" w:rsidR="00FC37EC" w:rsidRDefault="00FC37EC" w:rsidP="00FC37EC">
            <w:r>
              <w:t xml:space="preserve">    </w:t>
            </w:r>
            <w:proofErr w:type="spellStart"/>
            <w:r w:rsidRPr="00A378BC">
              <w:rPr>
                <w:rFonts w:ascii="Arial" w:hAnsi="Arial"/>
              </w:rPr>
              <w:t>FunctionBuilder</w:t>
            </w:r>
            <w:proofErr w:type="spellEnd"/>
            <w:r>
              <w:t xml:space="preserve"> </w:t>
            </w:r>
            <w:r w:rsidRPr="00A378BC">
              <w:rPr>
                <w:rFonts w:ascii="Arial" w:hAnsi="Arial"/>
              </w:rPr>
              <w:t>builder</w:t>
            </w:r>
            <w:r>
              <w:t xml:space="preserve"> = </w:t>
            </w:r>
            <w:proofErr w:type="spellStart"/>
            <w:proofErr w:type="gramStart"/>
            <w:r w:rsidRPr="00A378BC">
              <w:rPr>
                <w:rFonts w:ascii="Arial" w:hAnsi="Arial"/>
              </w:rPr>
              <w:t>newFunction</w:t>
            </w:r>
            <w:proofErr w:type="spellEnd"/>
            <w:r>
              <w:t>(</w:t>
            </w:r>
            <w:proofErr w:type="spellStart"/>
            <w:proofErr w:type="gramEnd"/>
            <w:r w:rsidRPr="00A378BC">
              <w:rPr>
                <w:rFonts w:ascii="Arial" w:hAnsi="Arial"/>
              </w:rPr>
              <w:t>FunctionName</w:t>
            </w:r>
            <w:r w:rsidRPr="001244DA">
              <w:rPr>
                <w:rFonts w:ascii="Arial" w:hAnsi="Arial"/>
              </w:rPr>
              <w:t>.</w:t>
            </w:r>
            <w:r w:rsidRPr="00A378BC">
              <w:rPr>
                <w:rFonts w:ascii="Arial" w:hAnsi="Arial"/>
              </w:rPr>
              <w:t>AND</w:t>
            </w:r>
            <w:proofErr w:type="spellEnd"/>
            <w:r>
              <w:t>)</w:t>
            </w:r>
          </w:p>
          <w:p w14:paraId="572F7AE2" w14:textId="77777777" w:rsidR="00FC37EC" w:rsidRDefault="00FC37EC" w:rsidP="00FC37EC">
            <w:r>
              <w:t xml:space="preserve">                                </w:t>
            </w:r>
            <w:proofErr w:type="gramStart"/>
            <w:r w:rsidRPr="001244DA">
              <w:rPr>
                <w:rFonts w:ascii="Arial" w:hAnsi="Arial"/>
              </w:rPr>
              <w:t>.</w:t>
            </w:r>
            <w:r w:rsidRPr="00A378BC">
              <w:rPr>
                <w:rFonts w:ascii="Arial" w:hAnsi="Arial"/>
              </w:rPr>
              <w:t>add</w:t>
            </w:r>
            <w:proofErr w:type="gramEnd"/>
            <w:r>
              <w:t>(</w:t>
            </w:r>
            <w:proofErr w:type="spellStart"/>
            <w:r w:rsidRPr="00A378BC">
              <w:rPr>
                <w:rFonts w:ascii="Arial" w:hAnsi="Arial"/>
              </w:rPr>
              <w:t>newConst</w:t>
            </w:r>
            <w:proofErr w:type="spellEnd"/>
            <w:r>
              <w:t>(</w:t>
            </w:r>
            <w:r w:rsidRPr="00A378BC">
              <w:rPr>
                <w:rFonts w:ascii="Arial" w:hAnsi="Arial"/>
              </w:rPr>
              <w:t>true</w:t>
            </w:r>
            <w:r>
              <w:t>));</w:t>
            </w:r>
          </w:p>
          <w:p w14:paraId="538A1840" w14:textId="77777777" w:rsidR="00FC37EC" w:rsidRDefault="00FC37EC" w:rsidP="00FC37EC">
            <w:r>
              <w:t xml:space="preserve">    // 构建预订</w:t>
            </w:r>
            <w:proofErr w:type="gramStart"/>
            <w:r>
              <w:t>单判断</w:t>
            </w:r>
            <w:proofErr w:type="gramEnd"/>
            <w:r>
              <w:t>逻辑</w:t>
            </w:r>
          </w:p>
          <w:p w14:paraId="6738F3EF" w14:textId="0EF2F4E3" w:rsidR="00FC37EC" w:rsidRDefault="00FC37EC" w:rsidP="00FC37EC">
            <w:pPr>
              <w:ind w:firstLine="420"/>
            </w:pPr>
            <w:r w:rsidRPr="00A378BC">
              <w:rPr>
                <w:rFonts w:ascii="Arial" w:hAnsi="Arial"/>
              </w:rPr>
              <w:t>Function</w:t>
            </w:r>
            <w:r>
              <w:t xml:space="preserve"> </w:t>
            </w:r>
            <w:proofErr w:type="spellStart"/>
            <w:r w:rsidRPr="00A378BC">
              <w:rPr>
                <w:rFonts w:ascii="Arial" w:hAnsi="Arial"/>
              </w:rPr>
              <w:t>func</w:t>
            </w:r>
            <w:proofErr w:type="spellEnd"/>
            <w:r>
              <w:t xml:space="preserve"> = </w:t>
            </w:r>
            <w:proofErr w:type="spellStart"/>
            <w:r w:rsidRPr="00A378BC">
              <w:rPr>
                <w:rFonts w:ascii="Arial" w:hAnsi="Arial"/>
              </w:rPr>
              <w:t>sceneRuleConfigDto</w:t>
            </w:r>
            <w:r w:rsidRPr="001244DA">
              <w:rPr>
                <w:rFonts w:ascii="Arial" w:hAnsi="Arial"/>
              </w:rPr>
              <w:t>.</w:t>
            </w:r>
            <w:r w:rsidRPr="00A378BC">
              <w:rPr>
                <w:rFonts w:ascii="Arial" w:hAnsi="Arial"/>
              </w:rPr>
              <w:t>getOrderBizType</w:t>
            </w:r>
            <w:proofErr w:type="spellEnd"/>
            <w:r>
              <w:t xml:space="preserve">() == </w:t>
            </w:r>
            <w:proofErr w:type="spellStart"/>
            <w:r w:rsidRPr="00A378BC">
              <w:rPr>
                <w:rFonts w:ascii="Arial" w:hAnsi="Arial"/>
              </w:rPr>
              <w:t>OrderBizType</w:t>
            </w:r>
            <w:proofErr w:type="spellEnd"/>
          </w:p>
          <w:p w14:paraId="73D13B85" w14:textId="10BABEDE" w:rsidR="00FC37EC" w:rsidRDefault="00FC37EC" w:rsidP="00EB70E5">
            <w:pPr>
              <w:ind w:firstLineChars="900" w:firstLine="1890"/>
            </w:pPr>
            <w:proofErr w:type="gramStart"/>
            <w:r w:rsidRPr="001244DA">
              <w:rPr>
                <w:rFonts w:ascii="Arial" w:hAnsi="Arial"/>
              </w:rPr>
              <w:t>.</w:t>
            </w:r>
            <w:proofErr w:type="spellStart"/>
            <w:r w:rsidRPr="00A378BC">
              <w:rPr>
                <w:rFonts w:ascii="Arial" w:hAnsi="Arial"/>
              </w:rPr>
              <w:t>COMMON</w:t>
            </w:r>
            <w:proofErr w:type="gramEnd"/>
            <w:r w:rsidRPr="003F1175">
              <w:rPr>
                <w:rFonts w:ascii="Arial" w:hAnsi="Arial"/>
              </w:rPr>
              <w:t>_</w:t>
            </w:r>
            <w:r w:rsidRPr="00A378BC">
              <w:rPr>
                <w:rFonts w:ascii="Arial" w:hAnsi="Arial"/>
              </w:rPr>
              <w:t>ORDER</w:t>
            </w:r>
            <w:r>
              <w:t>?</w:t>
            </w:r>
            <w:r w:rsidRPr="00A378BC">
              <w:rPr>
                <w:rFonts w:ascii="Arial" w:hAnsi="Arial"/>
              </w:rPr>
              <w:t>FunctionName</w:t>
            </w:r>
            <w:r w:rsidRPr="001244DA">
              <w:rPr>
                <w:rFonts w:ascii="Arial" w:hAnsi="Arial"/>
              </w:rPr>
              <w:t>.</w:t>
            </w:r>
            <w:r w:rsidRPr="00A378BC">
              <w:rPr>
                <w:rFonts w:ascii="Arial" w:hAnsi="Arial"/>
              </w:rPr>
              <w:t>EQ</w:t>
            </w:r>
            <w:r>
              <w:t>:</w:t>
            </w:r>
            <w:r w:rsidRPr="00A378BC">
              <w:rPr>
                <w:rFonts w:ascii="Arial" w:hAnsi="Arial"/>
              </w:rPr>
              <w:t>FunctionName</w:t>
            </w:r>
            <w:r w:rsidRPr="001244DA">
              <w:rPr>
                <w:rFonts w:ascii="Arial" w:hAnsi="Arial"/>
              </w:rPr>
              <w:t>.</w:t>
            </w:r>
            <w:r w:rsidRPr="00A378BC">
              <w:rPr>
                <w:rFonts w:ascii="Arial" w:hAnsi="Arial"/>
              </w:rPr>
              <w:t>NEQ</w:t>
            </w:r>
            <w:proofErr w:type="spellEnd"/>
            <w:r>
              <w:t>;</w:t>
            </w:r>
          </w:p>
          <w:p w14:paraId="3CE54937" w14:textId="77777777" w:rsidR="00FC37EC" w:rsidRDefault="00FC37EC" w:rsidP="00FC37EC">
            <w:r>
              <w:t xml:space="preserve">    </w:t>
            </w:r>
            <w:r w:rsidRPr="00A378BC">
              <w:rPr>
                <w:rFonts w:ascii="Arial" w:hAnsi="Arial"/>
              </w:rPr>
              <w:t>builder</w:t>
            </w:r>
            <w:r>
              <w:t xml:space="preserve"> = </w:t>
            </w:r>
            <w:proofErr w:type="spellStart"/>
            <w:r w:rsidRPr="00A378BC">
              <w:rPr>
                <w:rFonts w:ascii="Arial" w:hAnsi="Arial"/>
              </w:rPr>
              <w:t>builder</w:t>
            </w:r>
            <w:r w:rsidRPr="001244DA">
              <w:rPr>
                <w:rFonts w:ascii="Arial" w:hAnsi="Arial"/>
              </w:rPr>
              <w:t>.</w:t>
            </w:r>
            <w:r w:rsidRPr="00A378BC">
              <w:rPr>
                <w:rFonts w:ascii="Arial" w:hAnsi="Arial"/>
              </w:rPr>
              <w:t>and</w:t>
            </w:r>
            <w:proofErr w:type="spellEnd"/>
            <w:r>
              <w:t>(</w:t>
            </w:r>
            <w:proofErr w:type="spellStart"/>
            <w:r w:rsidRPr="00A378BC">
              <w:rPr>
                <w:rFonts w:ascii="Arial" w:hAnsi="Arial"/>
              </w:rPr>
              <w:t>orderAttrComp</w:t>
            </w:r>
            <w:proofErr w:type="spellEnd"/>
            <w:r>
              <w:t>(</w:t>
            </w:r>
            <w:r w:rsidRPr="00A378BC">
              <w:rPr>
                <w:rFonts w:ascii="Arial" w:hAnsi="Arial"/>
              </w:rPr>
              <w:t>func</w:t>
            </w:r>
            <w:r>
              <w:t>,"</w:t>
            </w:r>
            <w:r w:rsidRPr="00A378BC">
              <w:rPr>
                <w:rFonts w:ascii="Arial" w:hAnsi="Arial"/>
              </w:rPr>
              <w:t>is</w:t>
            </w:r>
            <w:r w:rsidRPr="003F1175">
              <w:rPr>
                <w:rFonts w:ascii="Arial" w:hAnsi="Arial"/>
              </w:rPr>
              <w:t>_</w:t>
            </w:r>
            <w:r w:rsidRPr="00A378BC">
              <w:rPr>
                <w:rFonts w:ascii="Arial" w:hAnsi="Arial"/>
              </w:rPr>
              <w:t>book</w:t>
            </w:r>
            <w:r>
              <w:t>",</w:t>
            </w:r>
            <w:r w:rsidRPr="003F1175">
              <w:rPr>
                <w:rFonts w:ascii="Arial" w:hAnsi="Arial"/>
              </w:rPr>
              <w:t>0</w:t>
            </w:r>
            <w:r>
              <w:t>));</w:t>
            </w:r>
          </w:p>
          <w:p w14:paraId="07122E49" w14:textId="1734DAD9" w:rsidR="00FC37EC" w:rsidRDefault="00FC37EC" w:rsidP="00C15EF6">
            <w:r>
              <w:t xml:space="preserve">    </w:t>
            </w:r>
          </w:p>
          <w:p w14:paraId="5F86617D" w14:textId="77777777" w:rsidR="00FC37EC" w:rsidRDefault="00FC37EC" w:rsidP="00FC37EC">
            <w:r>
              <w:t xml:space="preserve">    </w:t>
            </w:r>
            <w:proofErr w:type="spellStart"/>
            <w:r w:rsidRPr="00A378BC">
              <w:rPr>
                <w:rFonts w:ascii="Arial" w:hAnsi="Arial"/>
              </w:rPr>
              <w:t>TradeNodeConditionDto</w:t>
            </w:r>
            <w:proofErr w:type="spellEnd"/>
            <w:r>
              <w:t xml:space="preserve"> </w:t>
            </w:r>
            <w:proofErr w:type="spellStart"/>
            <w:r w:rsidRPr="00A378BC">
              <w:rPr>
                <w:rFonts w:ascii="Arial" w:hAnsi="Arial"/>
              </w:rPr>
              <w:t>cond</w:t>
            </w:r>
            <w:proofErr w:type="spellEnd"/>
            <w:r>
              <w:t xml:space="preserve"> = </w:t>
            </w:r>
            <w:proofErr w:type="spellStart"/>
            <w:r w:rsidRPr="00A378BC">
              <w:rPr>
                <w:rFonts w:ascii="Arial" w:hAnsi="Arial"/>
              </w:rPr>
              <w:t>sceneRuleConfigDto</w:t>
            </w:r>
            <w:r w:rsidRPr="001244DA">
              <w:rPr>
                <w:rFonts w:ascii="Arial" w:hAnsi="Arial"/>
              </w:rPr>
              <w:t>.</w:t>
            </w:r>
            <w:r w:rsidRPr="00A378BC">
              <w:rPr>
                <w:rFonts w:ascii="Arial" w:hAnsi="Arial"/>
              </w:rPr>
              <w:t>getConditions</w:t>
            </w:r>
            <w:proofErr w:type="spellEnd"/>
            <w:r>
              <w:t>();</w:t>
            </w:r>
          </w:p>
          <w:p w14:paraId="2B2B2D5B" w14:textId="7683A472" w:rsidR="00FC37EC" w:rsidRDefault="00FC37EC" w:rsidP="00EB70E5">
            <w:r>
              <w:t xml:space="preserve">   </w:t>
            </w:r>
            <w:r w:rsidR="00EB70E5">
              <w:t xml:space="preserve"> </w:t>
            </w:r>
            <w:r>
              <w:rPr>
                <w:rFonts w:hint="eastAsia"/>
              </w:rPr>
              <w:t>//</w:t>
            </w:r>
            <w:r>
              <w:t xml:space="preserve"> </w:t>
            </w:r>
            <w:r>
              <w:rPr>
                <w:rFonts w:hint="eastAsia"/>
              </w:rPr>
              <w:t>获取未发生节点</w:t>
            </w:r>
          </w:p>
          <w:p w14:paraId="3E3FAF29" w14:textId="2C2F934F" w:rsidR="00FC37EC" w:rsidRDefault="00FC37EC" w:rsidP="00FC37EC">
            <w:pPr>
              <w:ind w:firstLine="420"/>
            </w:pPr>
            <w:proofErr w:type="spellStart"/>
            <w:r w:rsidRPr="00A378BC">
              <w:rPr>
                <w:rFonts w:ascii="Arial" w:hAnsi="Arial"/>
              </w:rPr>
              <w:t>HotAxeTriggerNode</w:t>
            </w:r>
            <w:proofErr w:type="spellEnd"/>
            <w:r>
              <w:t xml:space="preserve"> </w:t>
            </w:r>
            <w:r w:rsidRPr="00A378BC">
              <w:rPr>
                <w:rFonts w:ascii="Arial" w:hAnsi="Arial"/>
              </w:rPr>
              <w:t>event</w:t>
            </w:r>
            <w:r>
              <w:t xml:space="preserve"> = </w:t>
            </w:r>
            <w:proofErr w:type="spellStart"/>
            <w:r w:rsidRPr="00A378BC">
              <w:rPr>
                <w:rFonts w:ascii="Arial" w:hAnsi="Arial"/>
              </w:rPr>
              <w:t>HotAxeTriggerNode</w:t>
            </w:r>
            <w:proofErr w:type="spellEnd"/>
          </w:p>
          <w:p w14:paraId="1AA2060B" w14:textId="002C4AD6" w:rsidR="00FC37EC" w:rsidRDefault="00FC37EC" w:rsidP="00FC37EC">
            <w:pPr>
              <w:ind w:firstLineChars="1400" w:firstLine="2940"/>
            </w:pPr>
            <w:proofErr w:type="gramStart"/>
            <w:r w:rsidRPr="001244DA">
              <w:rPr>
                <w:rFonts w:ascii="Arial" w:hAnsi="Arial"/>
              </w:rPr>
              <w:t>.</w:t>
            </w:r>
            <w:proofErr w:type="spellStart"/>
            <w:r w:rsidRPr="00A378BC">
              <w:rPr>
                <w:rFonts w:ascii="Arial" w:hAnsi="Arial"/>
              </w:rPr>
              <w:t>getByType</w:t>
            </w:r>
            <w:proofErr w:type="spellEnd"/>
            <w:proofErr w:type="gramEnd"/>
            <w:r>
              <w:t>(</w:t>
            </w:r>
            <w:proofErr w:type="spellStart"/>
            <w:r w:rsidRPr="00A378BC">
              <w:rPr>
                <w:rFonts w:ascii="Arial" w:hAnsi="Arial"/>
              </w:rPr>
              <w:t>cond</w:t>
            </w:r>
            <w:r w:rsidRPr="001244DA">
              <w:rPr>
                <w:rFonts w:ascii="Arial" w:hAnsi="Arial"/>
              </w:rPr>
              <w:t>.</w:t>
            </w:r>
            <w:r w:rsidRPr="00A378BC">
              <w:rPr>
                <w:rFonts w:ascii="Arial" w:hAnsi="Arial"/>
              </w:rPr>
              <w:t>getTradeNode</w:t>
            </w:r>
            <w:proofErr w:type="spellEnd"/>
            <w:r>
              <w:t>()</w:t>
            </w:r>
            <w:r w:rsidRPr="001244DA">
              <w:rPr>
                <w:rFonts w:ascii="Arial" w:hAnsi="Arial"/>
              </w:rPr>
              <w:t>.</w:t>
            </w:r>
            <w:proofErr w:type="spellStart"/>
            <w:r w:rsidRPr="00A378BC">
              <w:rPr>
                <w:rFonts w:ascii="Arial" w:hAnsi="Arial"/>
              </w:rPr>
              <w:t>getType</w:t>
            </w:r>
            <w:proofErr w:type="spellEnd"/>
            <w:r>
              <w:t>());</w:t>
            </w:r>
          </w:p>
          <w:p w14:paraId="54CE95EF" w14:textId="77777777" w:rsidR="00FC37EC" w:rsidRDefault="00FC37EC" w:rsidP="00FC37EC">
            <w:r>
              <w:t xml:space="preserve">    // 构建触发时间逻辑</w:t>
            </w:r>
          </w:p>
          <w:p w14:paraId="145AC5AC" w14:textId="77777777" w:rsidR="00FC37EC" w:rsidRDefault="00FC37EC" w:rsidP="00FC37EC">
            <w:r>
              <w:t xml:space="preserve">    </w:t>
            </w:r>
            <w:proofErr w:type="spellStart"/>
            <w:r w:rsidRPr="00A378BC">
              <w:rPr>
                <w:rFonts w:ascii="Arial" w:hAnsi="Arial"/>
              </w:rPr>
              <w:t>FunctionBuilder</w:t>
            </w:r>
            <w:proofErr w:type="spellEnd"/>
            <w:r>
              <w:t xml:space="preserve"> </w:t>
            </w:r>
            <w:proofErr w:type="spellStart"/>
            <w:r w:rsidRPr="00A378BC">
              <w:rPr>
                <w:rFonts w:ascii="Arial" w:hAnsi="Arial"/>
              </w:rPr>
              <w:t>triggerAtBuilder</w:t>
            </w:r>
            <w:proofErr w:type="spellEnd"/>
            <w:r>
              <w:t xml:space="preserve"> = </w:t>
            </w:r>
            <w:proofErr w:type="spellStart"/>
            <w:proofErr w:type="gramStart"/>
            <w:r w:rsidRPr="00A378BC">
              <w:rPr>
                <w:rFonts w:ascii="Arial" w:hAnsi="Arial"/>
              </w:rPr>
              <w:t>newFunction</w:t>
            </w:r>
            <w:proofErr w:type="spellEnd"/>
            <w:r>
              <w:t>(</w:t>
            </w:r>
            <w:proofErr w:type="spellStart"/>
            <w:proofErr w:type="gramEnd"/>
            <w:r w:rsidRPr="00A378BC">
              <w:rPr>
                <w:rFonts w:ascii="Arial" w:hAnsi="Arial"/>
              </w:rPr>
              <w:t>FunctionName</w:t>
            </w:r>
            <w:r w:rsidRPr="001244DA">
              <w:rPr>
                <w:rFonts w:ascii="Arial" w:hAnsi="Arial"/>
              </w:rPr>
              <w:t>.</w:t>
            </w:r>
            <w:r w:rsidRPr="00A378BC">
              <w:rPr>
                <w:rFonts w:ascii="Arial" w:hAnsi="Arial"/>
              </w:rPr>
              <w:t>TRIGGER</w:t>
            </w:r>
            <w:r w:rsidRPr="003F1175">
              <w:rPr>
                <w:rFonts w:ascii="Arial" w:hAnsi="Arial"/>
              </w:rPr>
              <w:t>_</w:t>
            </w:r>
            <w:r w:rsidRPr="00A378BC">
              <w:rPr>
                <w:rFonts w:ascii="Arial" w:hAnsi="Arial"/>
              </w:rPr>
              <w:t>AT</w:t>
            </w:r>
            <w:proofErr w:type="spellEnd"/>
            <w:r>
              <w:t>)</w:t>
            </w:r>
          </w:p>
          <w:p w14:paraId="795E14C6" w14:textId="77777777" w:rsidR="00FC37EC" w:rsidRDefault="00FC37EC" w:rsidP="00FC37EC">
            <w:r>
              <w:t xml:space="preserve">                </w:t>
            </w:r>
            <w:proofErr w:type="gramStart"/>
            <w:r w:rsidRPr="001244DA">
              <w:rPr>
                <w:rFonts w:ascii="Arial" w:hAnsi="Arial"/>
              </w:rPr>
              <w:t>.</w:t>
            </w:r>
            <w:r w:rsidRPr="00A378BC">
              <w:rPr>
                <w:rFonts w:ascii="Arial" w:hAnsi="Arial"/>
              </w:rPr>
              <w:t>add</w:t>
            </w:r>
            <w:proofErr w:type="gramEnd"/>
            <w:r>
              <w:t>(</w:t>
            </w:r>
            <w:proofErr w:type="spellStart"/>
            <w:r w:rsidRPr="00A378BC">
              <w:rPr>
                <w:rFonts w:ascii="Arial" w:hAnsi="Arial"/>
              </w:rPr>
              <w:t>newFunction</w:t>
            </w:r>
            <w:proofErr w:type="spellEnd"/>
            <w:r>
              <w:t>(</w:t>
            </w:r>
            <w:proofErr w:type="spellStart"/>
            <w:r w:rsidRPr="00A378BC">
              <w:rPr>
                <w:rFonts w:ascii="Arial" w:hAnsi="Arial"/>
              </w:rPr>
              <w:t>cond</w:t>
            </w:r>
            <w:r w:rsidRPr="001244DA">
              <w:rPr>
                <w:rFonts w:ascii="Arial" w:hAnsi="Arial"/>
              </w:rPr>
              <w:t>.</w:t>
            </w:r>
            <w:r w:rsidRPr="00A378BC">
              <w:rPr>
                <w:rFonts w:ascii="Arial" w:hAnsi="Arial"/>
              </w:rPr>
              <w:t>getOperator</w:t>
            </w:r>
            <w:proofErr w:type="spellEnd"/>
            <w:r>
              <w:t>()</w:t>
            </w:r>
            <w:r w:rsidRPr="001244DA">
              <w:rPr>
                <w:rFonts w:ascii="Arial" w:hAnsi="Arial"/>
              </w:rPr>
              <w:t>.</w:t>
            </w:r>
            <w:proofErr w:type="spellStart"/>
            <w:r w:rsidRPr="00A378BC">
              <w:rPr>
                <w:rFonts w:ascii="Arial" w:hAnsi="Arial"/>
              </w:rPr>
              <w:t>getFunc</w:t>
            </w:r>
            <w:proofErr w:type="spellEnd"/>
            <w:r>
              <w:t>())</w:t>
            </w:r>
          </w:p>
          <w:p w14:paraId="294FE019" w14:textId="77777777" w:rsidR="00FC37EC" w:rsidRDefault="00FC37EC" w:rsidP="00FC37EC">
            <w:r>
              <w:t xml:space="preserve">                </w:t>
            </w:r>
            <w:proofErr w:type="gramStart"/>
            <w:r w:rsidRPr="001244DA">
              <w:rPr>
                <w:rFonts w:ascii="Arial" w:hAnsi="Arial"/>
              </w:rPr>
              <w:t>.</w:t>
            </w:r>
            <w:r w:rsidRPr="00A378BC">
              <w:rPr>
                <w:rFonts w:ascii="Arial" w:hAnsi="Arial"/>
              </w:rPr>
              <w:t>add</w:t>
            </w:r>
            <w:proofErr w:type="gramEnd"/>
            <w:r>
              <w:t>(</w:t>
            </w:r>
            <w:proofErr w:type="spellStart"/>
            <w:r w:rsidRPr="00A378BC">
              <w:rPr>
                <w:rFonts w:ascii="Arial" w:hAnsi="Arial"/>
              </w:rPr>
              <w:t>event</w:t>
            </w:r>
            <w:r w:rsidRPr="001244DA">
              <w:rPr>
                <w:rFonts w:ascii="Arial" w:hAnsi="Arial"/>
              </w:rPr>
              <w:t>.</w:t>
            </w:r>
            <w:r w:rsidRPr="00A378BC">
              <w:rPr>
                <w:rFonts w:ascii="Arial" w:hAnsi="Arial"/>
              </w:rPr>
              <w:t>getTimeFunc</w:t>
            </w:r>
            <w:proofErr w:type="spellEnd"/>
            <w:r>
              <w:t>())</w:t>
            </w:r>
          </w:p>
          <w:p w14:paraId="7854F5C5" w14:textId="77777777" w:rsidR="00FC37EC" w:rsidRDefault="00FC37EC" w:rsidP="00FC37EC">
            <w:r>
              <w:t xml:space="preserve">                </w:t>
            </w:r>
            <w:proofErr w:type="gramStart"/>
            <w:r w:rsidRPr="001244DA">
              <w:rPr>
                <w:rFonts w:ascii="Arial" w:hAnsi="Arial"/>
              </w:rPr>
              <w:t>.</w:t>
            </w:r>
            <w:r w:rsidRPr="00A378BC">
              <w:rPr>
                <w:rFonts w:ascii="Arial" w:hAnsi="Arial"/>
              </w:rPr>
              <w:t>add</w:t>
            </w:r>
            <w:proofErr w:type="gramEnd"/>
            <w:r>
              <w:t>(</w:t>
            </w:r>
            <w:proofErr w:type="spellStart"/>
            <w:r w:rsidRPr="00A378BC">
              <w:rPr>
                <w:rFonts w:ascii="Arial" w:hAnsi="Arial"/>
              </w:rPr>
              <w:t>newFunction</w:t>
            </w:r>
            <w:proofErr w:type="spellEnd"/>
            <w:r>
              <w:t>(</w:t>
            </w:r>
            <w:proofErr w:type="spellStart"/>
            <w:r w:rsidRPr="00A378BC">
              <w:rPr>
                <w:rFonts w:ascii="Arial" w:hAnsi="Arial"/>
              </w:rPr>
              <w:t>FunctionName</w:t>
            </w:r>
            <w:r w:rsidRPr="001244DA">
              <w:rPr>
                <w:rFonts w:ascii="Arial" w:hAnsi="Arial"/>
              </w:rPr>
              <w:t>.</w:t>
            </w:r>
            <w:r w:rsidRPr="00A378BC">
              <w:rPr>
                <w:rFonts w:ascii="Arial" w:hAnsi="Arial"/>
              </w:rPr>
              <w:t>MULTIPLY</w:t>
            </w:r>
            <w:proofErr w:type="spellEnd"/>
            <w:r>
              <w:t>)</w:t>
            </w:r>
          </w:p>
          <w:p w14:paraId="6E658CD6" w14:textId="77777777" w:rsidR="00FC37EC" w:rsidRDefault="00FC37EC" w:rsidP="00FC37EC">
            <w:r>
              <w:t xml:space="preserve">                    </w:t>
            </w:r>
            <w:proofErr w:type="gramStart"/>
            <w:r w:rsidRPr="001244DA">
              <w:rPr>
                <w:rFonts w:ascii="Arial" w:hAnsi="Arial"/>
              </w:rPr>
              <w:t>.</w:t>
            </w:r>
            <w:r w:rsidRPr="00A378BC">
              <w:rPr>
                <w:rFonts w:ascii="Arial" w:hAnsi="Arial"/>
              </w:rPr>
              <w:t>add</w:t>
            </w:r>
            <w:proofErr w:type="gramEnd"/>
            <w:r>
              <w:t>(</w:t>
            </w:r>
            <w:proofErr w:type="spellStart"/>
            <w:r w:rsidRPr="00A378BC">
              <w:rPr>
                <w:rFonts w:ascii="Arial" w:hAnsi="Arial"/>
              </w:rPr>
              <w:t>newConst</w:t>
            </w:r>
            <w:proofErr w:type="spellEnd"/>
            <w:r>
              <w:t>(</w:t>
            </w:r>
            <w:proofErr w:type="spellStart"/>
            <w:r w:rsidRPr="00A378BC">
              <w:rPr>
                <w:rFonts w:ascii="Arial" w:hAnsi="Arial"/>
              </w:rPr>
              <w:t>cond</w:t>
            </w:r>
            <w:r w:rsidRPr="001244DA">
              <w:rPr>
                <w:rFonts w:ascii="Arial" w:hAnsi="Arial"/>
              </w:rPr>
              <w:t>.</w:t>
            </w:r>
            <w:r w:rsidRPr="00A378BC">
              <w:rPr>
                <w:rFonts w:ascii="Arial" w:hAnsi="Arial"/>
              </w:rPr>
              <w:t>getTime</w:t>
            </w:r>
            <w:proofErr w:type="spellEnd"/>
            <w:r>
              <w:t>())</w:t>
            </w:r>
          </w:p>
          <w:p w14:paraId="48D8DAC3" w14:textId="77777777" w:rsidR="00FC37EC" w:rsidRDefault="00FC37EC" w:rsidP="00FC37EC">
            <w:r>
              <w:t xml:space="preserve">                    </w:t>
            </w:r>
            <w:proofErr w:type="gramStart"/>
            <w:r w:rsidRPr="001244DA">
              <w:rPr>
                <w:rFonts w:ascii="Arial" w:hAnsi="Arial"/>
              </w:rPr>
              <w:t>.</w:t>
            </w:r>
            <w:r w:rsidRPr="00A378BC">
              <w:rPr>
                <w:rFonts w:ascii="Arial" w:hAnsi="Arial"/>
              </w:rPr>
              <w:t>add</w:t>
            </w:r>
            <w:proofErr w:type="gramEnd"/>
            <w:r>
              <w:t>(</w:t>
            </w:r>
            <w:proofErr w:type="spellStart"/>
            <w:r w:rsidRPr="00A378BC">
              <w:rPr>
                <w:rFonts w:ascii="Arial" w:hAnsi="Arial"/>
              </w:rPr>
              <w:t>newConst</w:t>
            </w:r>
            <w:proofErr w:type="spellEnd"/>
            <w:r>
              <w:t>(</w:t>
            </w:r>
            <w:r w:rsidRPr="003F1175">
              <w:rPr>
                <w:rFonts w:ascii="Arial" w:hAnsi="Arial"/>
              </w:rPr>
              <w:t>1000</w:t>
            </w:r>
            <w:r>
              <w:t>))</w:t>
            </w:r>
            <w:r w:rsidRPr="001244DA">
              <w:rPr>
                <w:rFonts w:ascii="Arial" w:hAnsi="Arial"/>
              </w:rPr>
              <w:t>.</w:t>
            </w:r>
            <w:r w:rsidRPr="00A378BC">
              <w:rPr>
                <w:rFonts w:ascii="Arial" w:hAnsi="Arial"/>
              </w:rPr>
              <w:t>build</w:t>
            </w:r>
            <w:r>
              <w:t>())</w:t>
            </w:r>
            <w:r w:rsidRPr="001244DA">
              <w:rPr>
                <w:rFonts w:ascii="Arial" w:hAnsi="Arial"/>
              </w:rPr>
              <w:t>.</w:t>
            </w:r>
            <w:r w:rsidRPr="00A378BC">
              <w:rPr>
                <w:rFonts w:ascii="Arial" w:hAnsi="Arial"/>
              </w:rPr>
              <w:t>build</w:t>
            </w:r>
            <w:r>
              <w:t>());</w:t>
            </w:r>
          </w:p>
          <w:p w14:paraId="1AF85C5C" w14:textId="44FBF38A" w:rsidR="00FC37EC" w:rsidRDefault="00FC37EC" w:rsidP="00FC37EC">
            <w:pPr>
              <w:ind w:firstLine="420"/>
            </w:pPr>
            <w:proofErr w:type="spellStart"/>
            <w:r w:rsidRPr="00A378BC">
              <w:rPr>
                <w:rFonts w:ascii="Arial" w:hAnsi="Arial"/>
              </w:rPr>
              <w:t>HotAxeTargetNode</w:t>
            </w:r>
            <w:proofErr w:type="spellEnd"/>
            <w:r>
              <w:t xml:space="preserve"> </w:t>
            </w:r>
            <w:r w:rsidRPr="00A378BC">
              <w:rPr>
                <w:rFonts w:ascii="Arial" w:hAnsi="Arial"/>
              </w:rPr>
              <w:t>target</w:t>
            </w:r>
            <w:r>
              <w:t xml:space="preserve"> = </w:t>
            </w:r>
            <w:proofErr w:type="spellStart"/>
            <w:r w:rsidRPr="00A378BC">
              <w:rPr>
                <w:rFonts w:ascii="Arial" w:hAnsi="Arial"/>
              </w:rPr>
              <w:t>HotAxeTargetNode</w:t>
            </w:r>
            <w:proofErr w:type="spellEnd"/>
          </w:p>
          <w:p w14:paraId="424D4FC5" w14:textId="139C85D5" w:rsidR="00FC37EC" w:rsidRDefault="00FC37EC" w:rsidP="00FC37EC">
            <w:pPr>
              <w:ind w:firstLineChars="1400" w:firstLine="2940"/>
            </w:pPr>
            <w:proofErr w:type="gramStart"/>
            <w:r w:rsidRPr="001244DA">
              <w:rPr>
                <w:rFonts w:ascii="Arial" w:hAnsi="Arial"/>
              </w:rPr>
              <w:t>.</w:t>
            </w:r>
            <w:proofErr w:type="spellStart"/>
            <w:r w:rsidRPr="00A378BC">
              <w:rPr>
                <w:rFonts w:ascii="Arial" w:hAnsi="Arial"/>
              </w:rPr>
              <w:t>getByType</w:t>
            </w:r>
            <w:proofErr w:type="spellEnd"/>
            <w:proofErr w:type="gramEnd"/>
            <w:r>
              <w:t>(</w:t>
            </w:r>
            <w:proofErr w:type="spellStart"/>
            <w:r w:rsidRPr="00A378BC">
              <w:rPr>
                <w:rFonts w:ascii="Arial" w:hAnsi="Arial"/>
              </w:rPr>
              <w:t>cond</w:t>
            </w:r>
            <w:r w:rsidRPr="001244DA">
              <w:rPr>
                <w:rFonts w:ascii="Arial" w:hAnsi="Arial"/>
              </w:rPr>
              <w:t>.</w:t>
            </w:r>
            <w:r w:rsidRPr="00A378BC">
              <w:rPr>
                <w:rFonts w:ascii="Arial" w:hAnsi="Arial"/>
              </w:rPr>
              <w:t>getTargetNode</w:t>
            </w:r>
            <w:proofErr w:type="spellEnd"/>
            <w:r>
              <w:t>()</w:t>
            </w:r>
            <w:r w:rsidRPr="001244DA">
              <w:rPr>
                <w:rFonts w:ascii="Arial" w:hAnsi="Arial"/>
              </w:rPr>
              <w:t>.</w:t>
            </w:r>
            <w:proofErr w:type="spellStart"/>
            <w:r w:rsidRPr="00A378BC">
              <w:rPr>
                <w:rFonts w:ascii="Arial" w:hAnsi="Arial"/>
              </w:rPr>
              <w:t>getType</w:t>
            </w:r>
            <w:proofErr w:type="spellEnd"/>
            <w:r>
              <w:t>());</w:t>
            </w:r>
          </w:p>
          <w:p w14:paraId="483A3E40" w14:textId="77777777" w:rsidR="00C15EF6" w:rsidRDefault="00C15EF6" w:rsidP="00C15EF6">
            <w:pPr>
              <w:ind w:firstLineChars="200" w:firstLine="420"/>
            </w:pPr>
            <w:r>
              <w:t>// 构建场景额外条件，例如：（配送时间&gt;</w:t>
            </w:r>
            <w:r w:rsidRPr="003F1175">
              <w:rPr>
                <w:rFonts w:ascii="Arial" w:hAnsi="Arial"/>
              </w:rPr>
              <w:t>70</w:t>
            </w:r>
            <w:r w:rsidRPr="00A378BC">
              <w:rPr>
                <w:rFonts w:ascii="Arial" w:hAnsi="Arial"/>
              </w:rPr>
              <w:t>min</w:t>
            </w:r>
            <w:r>
              <w:t>）</w:t>
            </w:r>
          </w:p>
          <w:p w14:paraId="7D72E999" w14:textId="77777777" w:rsidR="00C15EF6" w:rsidRDefault="00C15EF6" w:rsidP="00C15EF6">
            <w:r>
              <w:t xml:space="preserve">    </w:t>
            </w:r>
            <w:proofErr w:type="gramStart"/>
            <w:r w:rsidRPr="00A378BC">
              <w:rPr>
                <w:rFonts w:ascii="Arial" w:hAnsi="Arial"/>
              </w:rPr>
              <w:t>for</w:t>
            </w:r>
            <w:r>
              <w:t>(</w:t>
            </w:r>
            <w:proofErr w:type="spellStart"/>
            <w:proofErr w:type="gramEnd"/>
            <w:r w:rsidRPr="00A378BC">
              <w:rPr>
                <w:rFonts w:ascii="Arial" w:hAnsi="Arial"/>
              </w:rPr>
              <w:t>TradeNodeExtraCondition</w:t>
            </w:r>
            <w:proofErr w:type="spellEnd"/>
            <w:r>
              <w:t xml:space="preserve"> </w:t>
            </w:r>
            <w:proofErr w:type="spellStart"/>
            <w:r w:rsidRPr="00A378BC">
              <w:rPr>
                <w:rFonts w:ascii="Arial" w:hAnsi="Arial"/>
              </w:rPr>
              <w:t>nodeCondition</w:t>
            </w:r>
            <w:proofErr w:type="spellEnd"/>
            <w:r>
              <w:t xml:space="preserve"> </w:t>
            </w:r>
            <w:proofErr w:type="spellStart"/>
            <w:r w:rsidRPr="00A378BC">
              <w:rPr>
                <w:rFonts w:ascii="Arial" w:hAnsi="Arial"/>
              </w:rPr>
              <w:t>extraCond</w:t>
            </w:r>
            <w:proofErr w:type="spellEnd"/>
            <w:r>
              <w:t xml:space="preserve"> : </w:t>
            </w:r>
            <w:proofErr w:type="spellStart"/>
            <w:r w:rsidRPr="00A378BC">
              <w:rPr>
                <w:rFonts w:ascii="Arial" w:hAnsi="Arial"/>
              </w:rPr>
              <w:t>cond</w:t>
            </w:r>
            <w:r w:rsidRPr="001244DA">
              <w:rPr>
                <w:rFonts w:ascii="Arial" w:hAnsi="Arial"/>
              </w:rPr>
              <w:t>.</w:t>
            </w:r>
            <w:r w:rsidRPr="00A378BC">
              <w:rPr>
                <w:rFonts w:ascii="Arial" w:hAnsi="Arial"/>
              </w:rPr>
              <w:t>getExtraConditions</w:t>
            </w:r>
            <w:proofErr w:type="spellEnd"/>
            <w:r>
              <w:t>())</w:t>
            </w:r>
            <w:r w:rsidRPr="008A39AC">
              <w:rPr>
                <w:rFonts w:ascii="Arial" w:hAnsi="Arial"/>
              </w:rPr>
              <w:t>{</w:t>
            </w:r>
          </w:p>
          <w:p w14:paraId="3C78964E" w14:textId="77777777" w:rsidR="00C15EF6" w:rsidRDefault="00C15EF6" w:rsidP="00C15EF6">
            <w:r>
              <w:t xml:space="preserve">        </w:t>
            </w:r>
            <w:proofErr w:type="spellStart"/>
            <w:r w:rsidRPr="00A378BC">
              <w:rPr>
                <w:rFonts w:ascii="Arial" w:hAnsi="Arial"/>
              </w:rPr>
              <w:t>HotAxeExtraCondition</w:t>
            </w:r>
            <w:proofErr w:type="spellEnd"/>
            <w:r>
              <w:t xml:space="preserve"> </w:t>
            </w:r>
            <w:proofErr w:type="spellStart"/>
            <w:r w:rsidRPr="00A378BC">
              <w:rPr>
                <w:rFonts w:ascii="Arial" w:hAnsi="Arial"/>
              </w:rPr>
              <w:t>nodeCondition</w:t>
            </w:r>
            <w:proofErr w:type="spellEnd"/>
            <w:r>
              <w:t xml:space="preserve"> = </w:t>
            </w:r>
            <w:proofErr w:type="spellStart"/>
            <w:r w:rsidRPr="00A378BC">
              <w:rPr>
                <w:rFonts w:ascii="Arial" w:hAnsi="Arial"/>
              </w:rPr>
              <w:t>extraCond</w:t>
            </w:r>
            <w:r w:rsidRPr="001244DA">
              <w:rPr>
                <w:rFonts w:ascii="Arial" w:hAnsi="Arial"/>
              </w:rPr>
              <w:t>.</w:t>
            </w:r>
            <w:r w:rsidRPr="00A378BC">
              <w:rPr>
                <w:rFonts w:ascii="Arial" w:hAnsi="Arial"/>
              </w:rPr>
              <w:t>getConditionNode</w:t>
            </w:r>
            <w:proofErr w:type="spellEnd"/>
            <w:r>
              <w:t>();</w:t>
            </w:r>
          </w:p>
          <w:p w14:paraId="792B14C2" w14:textId="77777777" w:rsidR="00C15EF6" w:rsidRDefault="00C15EF6" w:rsidP="00C15EF6">
            <w:r>
              <w:t xml:space="preserve">        </w:t>
            </w:r>
            <w:r w:rsidRPr="00A378BC">
              <w:rPr>
                <w:rFonts w:ascii="Arial" w:hAnsi="Arial"/>
              </w:rPr>
              <w:t>builder</w:t>
            </w:r>
            <w:r>
              <w:t xml:space="preserve"> = </w:t>
            </w:r>
            <w:proofErr w:type="spellStart"/>
            <w:proofErr w:type="gramStart"/>
            <w:r w:rsidRPr="00A378BC">
              <w:rPr>
                <w:rFonts w:ascii="Arial" w:hAnsi="Arial"/>
              </w:rPr>
              <w:t>builder</w:t>
            </w:r>
            <w:r w:rsidRPr="001244DA">
              <w:rPr>
                <w:rFonts w:ascii="Arial" w:hAnsi="Arial"/>
              </w:rPr>
              <w:t>.</w:t>
            </w:r>
            <w:r w:rsidRPr="00A378BC">
              <w:rPr>
                <w:rFonts w:ascii="Arial" w:hAnsi="Arial"/>
              </w:rPr>
              <w:t>and</w:t>
            </w:r>
            <w:proofErr w:type="spellEnd"/>
            <w:r>
              <w:t>(</w:t>
            </w:r>
            <w:proofErr w:type="gramEnd"/>
          </w:p>
          <w:p w14:paraId="04C8624C" w14:textId="77777777" w:rsidR="00C15EF6" w:rsidRDefault="00C15EF6" w:rsidP="00C15EF6">
            <w:r>
              <w:t xml:space="preserve">            </w:t>
            </w:r>
            <w:proofErr w:type="spellStart"/>
            <w:proofErr w:type="gramStart"/>
            <w:r w:rsidRPr="00A378BC">
              <w:rPr>
                <w:rFonts w:ascii="Arial" w:hAnsi="Arial"/>
              </w:rPr>
              <w:t>newFunction</w:t>
            </w:r>
            <w:proofErr w:type="spellEnd"/>
            <w:r>
              <w:t>(</w:t>
            </w:r>
            <w:proofErr w:type="spellStart"/>
            <w:proofErr w:type="gramEnd"/>
            <w:r w:rsidRPr="00A378BC">
              <w:rPr>
                <w:rFonts w:ascii="Arial" w:hAnsi="Arial"/>
              </w:rPr>
              <w:t>extraCond</w:t>
            </w:r>
            <w:r w:rsidRPr="001244DA">
              <w:rPr>
                <w:rFonts w:ascii="Arial" w:hAnsi="Arial"/>
              </w:rPr>
              <w:t>.</w:t>
            </w:r>
            <w:r w:rsidRPr="00A378BC">
              <w:rPr>
                <w:rFonts w:ascii="Arial" w:hAnsi="Arial"/>
              </w:rPr>
              <w:t>getOperator</w:t>
            </w:r>
            <w:proofErr w:type="spellEnd"/>
            <w:r>
              <w:t>()</w:t>
            </w:r>
            <w:r w:rsidRPr="001244DA">
              <w:rPr>
                <w:rFonts w:ascii="Arial" w:hAnsi="Arial"/>
              </w:rPr>
              <w:t>.</w:t>
            </w:r>
            <w:proofErr w:type="spellStart"/>
            <w:r w:rsidRPr="00A378BC">
              <w:rPr>
                <w:rFonts w:ascii="Arial" w:hAnsi="Arial"/>
              </w:rPr>
              <w:t>getFUnction</w:t>
            </w:r>
            <w:proofErr w:type="spellEnd"/>
            <w:r>
              <w:t>())</w:t>
            </w:r>
          </w:p>
          <w:p w14:paraId="166FAEFD" w14:textId="77777777" w:rsidR="00C15EF6" w:rsidRDefault="00C15EF6" w:rsidP="00C15EF6">
            <w:r>
              <w:t xml:space="preserve">            </w:t>
            </w:r>
            <w:proofErr w:type="gramStart"/>
            <w:r w:rsidRPr="001244DA">
              <w:rPr>
                <w:rFonts w:ascii="Arial" w:hAnsi="Arial"/>
              </w:rPr>
              <w:t>.</w:t>
            </w:r>
            <w:r w:rsidRPr="00A378BC">
              <w:rPr>
                <w:rFonts w:ascii="Arial" w:hAnsi="Arial"/>
              </w:rPr>
              <w:t>add</w:t>
            </w:r>
            <w:proofErr w:type="gramEnd"/>
            <w:r>
              <w:t>(</w:t>
            </w:r>
            <w:proofErr w:type="spellStart"/>
            <w:r w:rsidRPr="00A378BC">
              <w:rPr>
                <w:rFonts w:ascii="Arial" w:hAnsi="Arial"/>
              </w:rPr>
              <w:t>nodeCondition</w:t>
            </w:r>
            <w:r w:rsidRPr="001244DA">
              <w:rPr>
                <w:rFonts w:ascii="Arial" w:hAnsi="Arial"/>
              </w:rPr>
              <w:t>.</w:t>
            </w:r>
            <w:r w:rsidRPr="00A378BC">
              <w:rPr>
                <w:rFonts w:ascii="Arial" w:hAnsi="Arial"/>
              </w:rPr>
              <w:t>getFunc</w:t>
            </w:r>
            <w:proofErr w:type="spellEnd"/>
            <w:r>
              <w:t>())</w:t>
            </w:r>
          </w:p>
          <w:p w14:paraId="5598EE49" w14:textId="77777777" w:rsidR="00C15EF6" w:rsidRDefault="00C15EF6" w:rsidP="00C15EF6">
            <w:r>
              <w:t xml:space="preserve">            </w:t>
            </w:r>
            <w:proofErr w:type="gramStart"/>
            <w:r w:rsidRPr="001244DA">
              <w:rPr>
                <w:rFonts w:ascii="Arial" w:hAnsi="Arial"/>
              </w:rPr>
              <w:t>.</w:t>
            </w:r>
            <w:r w:rsidRPr="00A378BC">
              <w:rPr>
                <w:rFonts w:ascii="Arial" w:hAnsi="Arial"/>
              </w:rPr>
              <w:t>add</w:t>
            </w:r>
            <w:proofErr w:type="gramEnd"/>
            <w:r>
              <w:t>(</w:t>
            </w:r>
            <w:proofErr w:type="spellStart"/>
            <w:r w:rsidRPr="00A378BC">
              <w:rPr>
                <w:rFonts w:ascii="Arial" w:hAnsi="Arial"/>
              </w:rPr>
              <w:t>newConst</w:t>
            </w:r>
            <w:proofErr w:type="spellEnd"/>
            <w:r>
              <w:t>(</w:t>
            </w:r>
            <w:proofErr w:type="spellStart"/>
            <w:r w:rsidRPr="00A378BC">
              <w:rPr>
                <w:rFonts w:ascii="Arial" w:hAnsi="Arial"/>
              </w:rPr>
              <w:t>extraCond</w:t>
            </w:r>
            <w:r w:rsidRPr="001244DA">
              <w:rPr>
                <w:rFonts w:ascii="Arial" w:hAnsi="Arial"/>
              </w:rPr>
              <w:t>.</w:t>
            </w:r>
            <w:r w:rsidRPr="00A378BC">
              <w:rPr>
                <w:rFonts w:ascii="Arial" w:hAnsi="Arial"/>
              </w:rPr>
              <w:t>getTime</w:t>
            </w:r>
            <w:proofErr w:type="spellEnd"/>
            <w:r>
              <w:t>()))</w:t>
            </w:r>
          </w:p>
          <w:p w14:paraId="66FA4035" w14:textId="77777777" w:rsidR="00C15EF6" w:rsidRDefault="00C15EF6" w:rsidP="00C15EF6">
            <w:r>
              <w:t xml:space="preserve">            </w:t>
            </w:r>
            <w:proofErr w:type="gramStart"/>
            <w:r w:rsidRPr="001244DA">
              <w:rPr>
                <w:rFonts w:ascii="Arial" w:hAnsi="Arial"/>
              </w:rPr>
              <w:t>.</w:t>
            </w:r>
            <w:r w:rsidRPr="00A378BC">
              <w:rPr>
                <w:rFonts w:ascii="Arial" w:hAnsi="Arial"/>
              </w:rPr>
              <w:t>build</w:t>
            </w:r>
            <w:proofErr w:type="gramEnd"/>
            <w:r>
              <w:t>());</w:t>
            </w:r>
          </w:p>
          <w:p w14:paraId="297E1B5B" w14:textId="77777777" w:rsidR="00C15EF6" w:rsidRDefault="00C15EF6" w:rsidP="00C15EF6">
            <w:pPr>
              <w:ind w:firstLine="420"/>
            </w:pPr>
            <w:r w:rsidRPr="001F7C42">
              <w:rPr>
                <w:rFonts w:ascii="Arial" w:hAnsi="Arial"/>
              </w:rPr>
              <w:t>}</w:t>
            </w:r>
          </w:p>
          <w:p w14:paraId="54BB274F" w14:textId="5AC89FEE" w:rsidR="00FC37EC" w:rsidRDefault="00FC37EC" w:rsidP="00FC37EC">
            <w:r>
              <w:t xml:space="preserve">    </w:t>
            </w:r>
            <w:r w:rsidRPr="00A378BC">
              <w:rPr>
                <w:rFonts w:ascii="Arial" w:hAnsi="Arial"/>
              </w:rPr>
              <w:t>return</w:t>
            </w:r>
            <w:r>
              <w:t xml:space="preserve"> </w:t>
            </w:r>
            <w:r w:rsidRPr="00A378BC">
              <w:rPr>
                <w:rFonts w:ascii="Arial" w:hAnsi="Arial"/>
              </w:rPr>
              <w:t>bulder</w:t>
            </w:r>
            <w:r w:rsidRPr="001244DA">
              <w:rPr>
                <w:rFonts w:ascii="Arial" w:hAnsi="Arial"/>
              </w:rPr>
              <w:t>.</w:t>
            </w:r>
            <w:r w:rsidRPr="00A378BC">
              <w:rPr>
                <w:rFonts w:ascii="Arial" w:hAnsi="Arial"/>
              </w:rPr>
              <w:t>and</w:t>
            </w:r>
            <w:r>
              <w:t>(</w:t>
            </w:r>
            <w:r w:rsidRPr="00A378BC">
              <w:rPr>
                <w:rFonts w:ascii="Arial" w:hAnsi="Arial"/>
              </w:rPr>
              <w:t>triggerAtBuilder</w:t>
            </w:r>
            <w:r w:rsidRPr="001244DA">
              <w:rPr>
                <w:rFonts w:ascii="Arial" w:hAnsi="Arial"/>
              </w:rPr>
              <w:t>.</w:t>
            </w:r>
            <w:r w:rsidRPr="00A378BC">
              <w:rPr>
                <w:rFonts w:ascii="Arial" w:hAnsi="Arial"/>
              </w:rPr>
              <w:t>add</w:t>
            </w:r>
            <w:r>
              <w:t>(</w:t>
            </w:r>
            <w:proofErr w:type="gramStart"/>
            <w:r w:rsidRPr="00A378BC">
              <w:rPr>
                <w:rFonts w:ascii="Arial" w:hAnsi="Arial"/>
              </w:rPr>
              <w:t>target</w:t>
            </w:r>
            <w:r w:rsidRPr="001244DA">
              <w:rPr>
                <w:rFonts w:ascii="Arial" w:hAnsi="Arial"/>
              </w:rPr>
              <w:t>.</w:t>
            </w:r>
            <w:r w:rsidRPr="00A378BC">
              <w:rPr>
                <w:rFonts w:ascii="Arial" w:hAnsi="Arial"/>
              </w:rPr>
              <w:t>getFunc</w:t>
            </w:r>
            <w:proofErr w:type="gramEnd"/>
            <w:r>
              <w:t>())</w:t>
            </w:r>
            <w:r w:rsidRPr="001244DA">
              <w:rPr>
                <w:rFonts w:ascii="Arial" w:hAnsi="Arial"/>
              </w:rPr>
              <w:t>.</w:t>
            </w:r>
            <w:r w:rsidRPr="00A378BC">
              <w:rPr>
                <w:rFonts w:ascii="Arial" w:hAnsi="Arial"/>
              </w:rPr>
              <w:t>build</w:t>
            </w:r>
            <w:r>
              <w:t>())</w:t>
            </w:r>
            <w:r w:rsidRPr="001244DA">
              <w:rPr>
                <w:rFonts w:ascii="Arial" w:hAnsi="Arial"/>
              </w:rPr>
              <w:t>.</w:t>
            </w:r>
            <w:r w:rsidRPr="00A378BC">
              <w:rPr>
                <w:rFonts w:ascii="Arial" w:hAnsi="Arial"/>
              </w:rPr>
              <w:t>build</w:t>
            </w:r>
            <w:r>
              <w:t>();</w:t>
            </w:r>
          </w:p>
          <w:p w14:paraId="19EBB299" w14:textId="2ADFE102" w:rsidR="00FC37EC" w:rsidRDefault="00FC37EC" w:rsidP="00FD189F">
            <w:pPr>
              <w:keepNext/>
            </w:pPr>
            <w:r w:rsidRPr="001F7C42">
              <w:rPr>
                <w:rFonts w:ascii="Arial" w:hAnsi="Arial"/>
              </w:rPr>
              <w:t>}</w:t>
            </w:r>
          </w:p>
        </w:tc>
      </w:tr>
    </w:tbl>
    <w:p w14:paraId="523CF0F6" w14:textId="15343D11" w:rsidR="00FD189F" w:rsidRDefault="00FD189F">
      <w:pPr>
        <w:pStyle w:val="af8"/>
      </w:pPr>
      <w:bookmarkStart w:id="330" w:name="_Toc36736591"/>
      <w:bookmarkStart w:id="331" w:name="_Toc36940618"/>
      <w:r>
        <w:rPr>
          <w:rFonts w:hint="eastAsia"/>
        </w:rPr>
        <w:t>图</w:t>
      </w:r>
      <w:r>
        <w:rPr>
          <w:rFonts w:hint="eastAsia"/>
        </w:rPr>
        <w:t xml:space="preserve"> </w:t>
      </w:r>
      <w:r w:rsidR="0018235C">
        <w:fldChar w:fldCharType="begin"/>
      </w:r>
      <w:r w:rsidR="0018235C">
        <w:instrText xml:space="preserve"> </w:instrText>
      </w:r>
      <w:r w:rsidR="0018235C">
        <w:rPr>
          <w:rFonts w:hint="eastAsia"/>
        </w:rPr>
        <w:instrText>STYLEREF 1 \s</w:instrText>
      </w:r>
      <w:r w:rsidR="0018235C">
        <w:instrText xml:space="preserve"> </w:instrText>
      </w:r>
      <w:r w:rsidR="0018235C">
        <w:fldChar w:fldCharType="separate"/>
      </w:r>
      <w:r w:rsidR="0018235C">
        <w:rPr>
          <w:rFonts w:hint="eastAsia"/>
          <w:noProof/>
        </w:rPr>
        <w:t>四</w:t>
      </w:r>
      <w:r w:rsidR="0018235C">
        <w:fldChar w:fldCharType="end"/>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11</w:t>
      </w:r>
      <w:r w:rsidR="0018235C">
        <w:fldChar w:fldCharType="end"/>
      </w:r>
      <w:r>
        <w:t xml:space="preserve">  </w:t>
      </w:r>
      <w:r w:rsidRPr="00886166">
        <w:rPr>
          <w:rFonts w:hint="eastAsia"/>
        </w:rPr>
        <w:t>检查规则实现图</w:t>
      </w:r>
      <w:bookmarkEnd w:id="330"/>
      <w:bookmarkEnd w:id="331"/>
    </w:p>
    <w:p w14:paraId="45795907" w14:textId="7DABB3A1" w:rsidR="00AF30E9" w:rsidRDefault="00AF30E9" w:rsidP="009F02EA">
      <w:pPr>
        <w:pStyle w:val="3"/>
        <w:numPr>
          <w:ilvl w:val="2"/>
          <w:numId w:val="52"/>
        </w:numPr>
      </w:pPr>
      <w:bookmarkStart w:id="332" w:name="_Toc36732809"/>
      <w:bookmarkStart w:id="333" w:name="_Toc36939029"/>
      <w:r>
        <w:rPr>
          <w:rFonts w:hint="eastAsia"/>
        </w:rPr>
        <w:t>构建生效范围功能实现</w:t>
      </w:r>
      <w:bookmarkEnd w:id="332"/>
      <w:bookmarkEnd w:id="333"/>
    </w:p>
    <w:p w14:paraId="0289E736" w14:textId="5D57DB84" w:rsidR="00422B7F" w:rsidRPr="001901DF" w:rsidRDefault="00422B7F" w:rsidP="00422B7F">
      <w:pPr>
        <w:pStyle w:val="a7"/>
        <w:ind w:firstLine="480"/>
        <w:rPr>
          <w:rFonts w:ascii="宋体" w:hAnsi="宋体"/>
          <w:sz w:val="32"/>
          <w:szCs w:val="32"/>
        </w:rPr>
      </w:pPr>
      <w:r w:rsidRPr="00E80A85">
        <w:rPr>
          <w:rFonts w:ascii="宋体" w:hAnsi="宋体" w:hint="eastAsia"/>
        </w:rPr>
        <w:t>图</w:t>
      </w:r>
      <w:r w:rsidRPr="003F1175">
        <w:rPr>
          <w:rFonts w:hint="eastAsia"/>
        </w:rPr>
        <w:t>4</w:t>
      </w:r>
      <w:r w:rsidRPr="001244DA">
        <w:rPr>
          <w:rFonts w:hint="eastAsia"/>
        </w:rPr>
        <w:t>.</w:t>
      </w:r>
      <w:r>
        <w:t>1</w:t>
      </w:r>
      <w:r w:rsidR="00811864">
        <w:t>2</w:t>
      </w:r>
      <w:r w:rsidRPr="00E80A85">
        <w:rPr>
          <w:rFonts w:ascii="宋体" w:hAnsi="宋体" w:hint="eastAsia"/>
        </w:rPr>
        <w:t>为构建生效范围功能。</w:t>
      </w:r>
      <w:r>
        <w:rPr>
          <w:rFonts w:ascii="宋体" w:hAnsi="宋体" w:hint="eastAsia"/>
        </w:rPr>
        <w:t>由于构建生效范围在构建检查规则和构建</w:t>
      </w:r>
      <w:r w:rsidRPr="00A378BC">
        <w:rPr>
          <w:rFonts w:hint="eastAsia"/>
        </w:rPr>
        <w:lastRenderedPageBreak/>
        <w:t>Action</w:t>
      </w:r>
      <w:r>
        <w:rPr>
          <w:rFonts w:ascii="宋体" w:hAnsi="宋体" w:hint="eastAsia"/>
        </w:rPr>
        <w:t>时均会被使用，因此在设计和实现时，将规则生效范围逻辑抽取成独立方法，提高代码复用率。</w:t>
      </w:r>
      <w:r w:rsidRPr="00A378BC">
        <w:rPr>
          <w:szCs w:val="28"/>
        </w:rPr>
        <w:t>conditionRuleDto</w:t>
      </w:r>
      <w:r w:rsidRPr="003F1175">
        <w:rPr>
          <w:szCs w:val="28"/>
        </w:rPr>
        <w:t>2</w:t>
      </w:r>
      <w:r w:rsidRPr="00A378BC">
        <w:rPr>
          <w:szCs w:val="28"/>
        </w:rPr>
        <w:t>Function</w:t>
      </w:r>
      <w:r>
        <w:rPr>
          <w:rFonts w:ascii="宋体" w:hAnsi="宋体" w:hint="eastAsia"/>
          <w:szCs w:val="28"/>
        </w:rPr>
        <w:t>方法入参为</w:t>
      </w:r>
      <w:r w:rsidRPr="00A378BC">
        <w:rPr>
          <w:rFonts w:hint="eastAsia"/>
          <w:szCs w:val="28"/>
        </w:rPr>
        <w:t>Condition</w:t>
      </w:r>
      <w:r>
        <w:rPr>
          <w:rFonts w:ascii="宋体" w:hAnsi="宋体" w:hint="eastAsia"/>
          <w:szCs w:val="28"/>
        </w:rPr>
        <w:t>类，前端所有的生效范围信息均封装在</w:t>
      </w:r>
      <w:r w:rsidRPr="00A378BC">
        <w:rPr>
          <w:rFonts w:hint="eastAsia"/>
          <w:szCs w:val="28"/>
        </w:rPr>
        <w:t>Condition</w:t>
      </w:r>
      <w:r>
        <w:rPr>
          <w:rFonts w:ascii="宋体" w:hAnsi="宋体" w:hint="eastAsia"/>
          <w:szCs w:val="28"/>
        </w:rPr>
        <w:t>类中。方法依次获取城市范围、订单类型、订单来源、运单类型，通过</w:t>
      </w:r>
      <w:proofErr w:type="spellStart"/>
      <w:r w:rsidRPr="00A378BC">
        <w:rPr>
          <w:rFonts w:hint="eastAsia"/>
          <w:szCs w:val="28"/>
        </w:rPr>
        <w:t>Function</w:t>
      </w:r>
      <w:r w:rsidRPr="00A378BC">
        <w:rPr>
          <w:szCs w:val="28"/>
        </w:rPr>
        <w:t>Builder</w:t>
      </w:r>
      <w:proofErr w:type="spellEnd"/>
      <w:r>
        <w:rPr>
          <w:rFonts w:ascii="宋体" w:hAnsi="宋体" w:hint="eastAsia"/>
          <w:szCs w:val="28"/>
        </w:rPr>
        <w:t>构建生效范围检查树，最终返回生效范围检查树的根节点。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67383C47" w14:textId="77777777" w:rsidTr="00DC3AA9">
        <w:tc>
          <w:tcPr>
            <w:tcW w:w="8296" w:type="dxa"/>
          </w:tcPr>
          <w:p w14:paraId="15098E1A" w14:textId="77777777" w:rsidR="00C55C38" w:rsidRPr="00C55C38" w:rsidRDefault="00C55C38" w:rsidP="00C55C38">
            <w:pPr>
              <w:rPr>
                <w:rFonts w:ascii="宋体" w:eastAsia="宋体" w:hAnsi="宋体"/>
              </w:rPr>
            </w:pPr>
            <w:r w:rsidRPr="00A378BC">
              <w:rPr>
                <w:rFonts w:ascii="Arial" w:eastAsia="宋体" w:hAnsi="Arial"/>
              </w:rPr>
              <w:t>public</w:t>
            </w:r>
            <w:r w:rsidRPr="00C55C38">
              <w:rPr>
                <w:rFonts w:ascii="宋体" w:eastAsia="宋体" w:hAnsi="宋体"/>
              </w:rPr>
              <w:t xml:space="preserve"> </w:t>
            </w:r>
            <w:r w:rsidRPr="00A378BC">
              <w:rPr>
                <w:rFonts w:ascii="Arial" w:eastAsia="宋体" w:hAnsi="Arial"/>
              </w:rPr>
              <w:t>static</w:t>
            </w:r>
            <w:r w:rsidRPr="00C55C38">
              <w:rPr>
                <w:rFonts w:ascii="宋体" w:eastAsia="宋体" w:hAnsi="宋体"/>
              </w:rPr>
              <w:t xml:space="preserve"> </w:t>
            </w:r>
            <w:proofErr w:type="spellStart"/>
            <w:r w:rsidRPr="00A378BC">
              <w:rPr>
                <w:rFonts w:ascii="Arial" w:eastAsia="宋体" w:hAnsi="Arial"/>
              </w:rPr>
              <w:t>FunctionDto</w:t>
            </w:r>
            <w:proofErr w:type="spellEnd"/>
            <w:r w:rsidRPr="00C55C38">
              <w:rPr>
                <w:rFonts w:ascii="宋体" w:eastAsia="宋体" w:hAnsi="宋体"/>
              </w:rPr>
              <w:t xml:space="preserve"> </w:t>
            </w:r>
            <w:r w:rsidRPr="00A378BC">
              <w:rPr>
                <w:rFonts w:ascii="Arial" w:eastAsia="宋体" w:hAnsi="Arial"/>
              </w:rPr>
              <w:t>conditionRuleDto</w:t>
            </w:r>
            <w:r w:rsidRPr="003F1175">
              <w:rPr>
                <w:rFonts w:ascii="Arial" w:eastAsia="宋体" w:hAnsi="Arial"/>
              </w:rPr>
              <w:t>2</w:t>
            </w:r>
            <w:proofErr w:type="gramStart"/>
            <w:r w:rsidRPr="00A378BC">
              <w:rPr>
                <w:rFonts w:ascii="Arial" w:eastAsia="宋体" w:hAnsi="Arial"/>
              </w:rPr>
              <w:t>Function</w:t>
            </w:r>
            <w:r w:rsidRPr="00C55C38">
              <w:rPr>
                <w:rFonts w:ascii="宋体" w:eastAsia="宋体" w:hAnsi="宋体"/>
              </w:rPr>
              <w:t>(</w:t>
            </w:r>
            <w:proofErr w:type="gramEnd"/>
            <w:r w:rsidRPr="00A378BC">
              <w:rPr>
                <w:rFonts w:ascii="Arial" w:eastAsia="宋体" w:hAnsi="Arial"/>
              </w:rPr>
              <w:t>Condition</w:t>
            </w:r>
            <w:r w:rsidRPr="00C55C38">
              <w:rPr>
                <w:rFonts w:ascii="宋体" w:eastAsia="宋体" w:hAnsi="宋体"/>
              </w:rPr>
              <w:t xml:space="preserve"> </w:t>
            </w:r>
            <w:r w:rsidRPr="00A378BC">
              <w:rPr>
                <w:rFonts w:ascii="Arial" w:eastAsia="宋体" w:hAnsi="Arial"/>
              </w:rPr>
              <w:t>condition</w:t>
            </w:r>
            <w:r w:rsidRPr="00C55C38">
              <w:rPr>
                <w:rFonts w:ascii="宋体" w:eastAsia="宋体" w:hAnsi="宋体"/>
              </w:rPr>
              <w:t>)</w:t>
            </w:r>
            <w:r w:rsidRPr="008A39AC">
              <w:rPr>
                <w:rFonts w:ascii="Arial" w:eastAsia="宋体" w:hAnsi="Arial"/>
              </w:rPr>
              <w:t>{</w:t>
            </w:r>
          </w:p>
          <w:p w14:paraId="2AB89847" w14:textId="1DF972ED" w:rsidR="00C55C38" w:rsidRDefault="00C55C38" w:rsidP="00422B7F">
            <w:pPr>
              <w:rPr>
                <w:rFonts w:ascii="宋体" w:eastAsia="宋体" w:hAnsi="宋体"/>
              </w:rPr>
            </w:pPr>
            <w:r w:rsidRPr="00C55C38">
              <w:rPr>
                <w:rFonts w:ascii="宋体" w:eastAsia="宋体" w:hAnsi="宋体"/>
              </w:rPr>
              <w:t xml:space="preserve">   </w:t>
            </w:r>
            <w:proofErr w:type="spellStart"/>
            <w:r w:rsidRPr="00A378BC">
              <w:rPr>
                <w:rFonts w:ascii="Arial" w:eastAsia="宋体" w:hAnsi="Arial"/>
              </w:rPr>
              <w:t>FunctionBuilder</w:t>
            </w:r>
            <w:proofErr w:type="spellEnd"/>
            <w:r w:rsidRPr="00C55C38">
              <w:rPr>
                <w:rFonts w:ascii="宋体" w:eastAsia="宋体" w:hAnsi="宋体"/>
              </w:rPr>
              <w:t xml:space="preserve"> </w:t>
            </w:r>
            <w:r w:rsidRPr="00A378BC">
              <w:rPr>
                <w:rFonts w:ascii="Arial" w:eastAsia="宋体" w:hAnsi="Arial"/>
              </w:rPr>
              <w:t>builder</w:t>
            </w:r>
            <w:r w:rsidRPr="00C55C38">
              <w:rPr>
                <w:rFonts w:ascii="宋体" w:eastAsia="宋体" w:hAnsi="宋体"/>
              </w:rPr>
              <w:t xml:space="preserve"> = </w:t>
            </w:r>
            <w:proofErr w:type="spellStart"/>
            <w:proofErr w:type="gramStart"/>
            <w:r w:rsidRPr="00A378BC">
              <w:rPr>
                <w:rFonts w:ascii="Arial" w:eastAsia="宋体" w:hAnsi="Arial"/>
              </w:rPr>
              <w:t>newFunction</w:t>
            </w:r>
            <w:proofErr w:type="spellEnd"/>
            <w:r w:rsidRPr="00C55C38">
              <w:rPr>
                <w:rFonts w:ascii="宋体" w:eastAsia="宋体" w:hAnsi="宋体"/>
              </w:rPr>
              <w:t>(</w:t>
            </w:r>
            <w:proofErr w:type="gramEnd"/>
          </w:p>
          <w:p w14:paraId="56C2C7D6" w14:textId="04ED3A23" w:rsidR="00C55C38" w:rsidRPr="00C55C38" w:rsidRDefault="00C55C38" w:rsidP="00C55C38">
            <w:pPr>
              <w:ind w:firstLineChars="550" w:firstLine="1155"/>
              <w:rPr>
                <w:rFonts w:ascii="宋体" w:eastAsia="宋体" w:hAnsi="宋体"/>
              </w:rPr>
            </w:pPr>
            <w:proofErr w:type="spellStart"/>
            <w:r w:rsidRPr="00A378BC">
              <w:rPr>
                <w:rFonts w:ascii="Arial" w:eastAsia="宋体" w:hAnsi="Arial"/>
              </w:rPr>
              <w:t>FunctionName</w:t>
            </w:r>
            <w:r w:rsidRPr="001244DA">
              <w:rPr>
                <w:rFonts w:ascii="Arial" w:eastAsia="宋体" w:hAnsi="Arial"/>
              </w:rPr>
              <w:t>.</w:t>
            </w:r>
            <w:r w:rsidRPr="00A378BC">
              <w:rPr>
                <w:rFonts w:ascii="Arial" w:eastAsia="宋体" w:hAnsi="Arial"/>
              </w:rPr>
              <w:t>And</w:t>
            </w:r>
            <w:proofErr w:type="spellEnd"/>
            <w:proofErr w:type="gramStart"/>
            <w:r w:rsidRPr="00C55C38">
              <w:rPr>
                <w:rFonts w:ascii="宋体" w:eastAsia="宋体" w:hAnsi="宋体"/>
              </w:rPr>
              <w:t>)</w:t>
            </w:r>
            <w:r w:rsidRPr="001244DA">
              <w:rPr>
                <w:rFonts w:ascii="Arial" w:eastAsia="宋体" w:hAnsi="Arial"/>
              </w:rPr>
              <w:t>.</w:t>
            </w:r>
            <w:r w:rsidRPr="00A378BC">
              <w:rPr>
                <w:rFonts w:ascii="Arial" w:eastAsia="宋体" w:hAnsi="Arial"/>
              </w:rPr>
              <w:t>add</w:t>
            </w:r>
            <w:proofErr w:type="gramEnd"/>
            <w:r w:rsidRPr="00C55C38">
              <w:rPr>
                <w:rFonts w:ascii="宋体" w:eastAsia="宋体" w:hAnsi="宋体"/>
              </w:rPr>
              <w:t>(</w:t>
            </w:r>
            <w:proofErr w:type="spellStart"/>
            <w:r w:rsidRPr="00A378BC">
              <w:rPr>
                <w:rFonts w:ascii="Arial" w:eastAsia="宋体" w:hAnsi="Arial"/>
              </w:rPr>
              <w:t>newConst</w:t>
            </w:r>
            <w:proofErr w:type="spellEnd"/>
            <w:r w:rsidRPr="00C55C38">
              <w:rPr>
                <w:rFonts w:ascii="宋体" w:eastAsia="宋体" w:hAnsi="宋体"/>
              </w:rPr>
              <w:t>(</w:t>
            </w:r>
            <w:r w:rsidRPr="00A378BC">
              <w:rPr>
                <w:rFonts w:ascii="Arial" w:eastAsia="宋体" w:hAnsi="Arial"/>
              </w:rPr>
              <w:t>true</w:t>
            </w:r>
            <w:r w:rsidRPr="00C55C38">
              <w:rPr>
                <w:rFonts w:ascii="宋体" w:eastAsia="宋体" w:hAnsi="宋体"/>
              </w:rPr>
              <w:t>));</w:t>
            </w:r>
          </w:p>
          <w:p w14:paraId="0B2F984B" w14:textId="5D85D98F" w:rsidR="00C55C38" w:rsidRDefault="00C55C38" w:rsidP="00A636F0">
            <w:pPr>
              <w:ind w:firstLine="420"/>
              <w:rPr>
                <w:rFonts w:ascii="宋体" w:eastAsia="宋体" w:hAnsi="宋体"/>
              </w:rPr>
            </w:pPr>
            <w:r w:rsidRPr="00A378BC">
              <w:rPr>
                <w:rFonts w:ascii="Arial" w:eastAsia="宋体" w:hAnsi="Arial"/>
              </w:rPr>
              <w:t>if</w:t>
            </w:r>
            <w:proofErr w:type="gramStart"/>
            <w:r w:rsidRPr="00C55C38">
              <w:rPr>
                <w:rFonts w:ascii="宋体" w:eastAsia="宋体" w:hAnsi="宋体"/>
              </w:rPr>
              <w:t>(!</w:t>
            </w:r>
            <w:proofErr w:type="spellStart"/>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proofErr w:type="spellEnd"/>
            <w:proofErr w:type="gramEnd"/>
            <w:r w:rsidRPr="00C55C38">
              <w:rPr>
                <w:rFonts w:ascii="宋体" w:eastAsia="宋体" w:hAnsi="宋体"/>
              </w:rPr>
              <w:t>(</w:t>
            </w:r>
            <w:proofErr w:type="spellStart"/>
            <w:r w:rsidRPr="00A378BC">
              <w:rPr>
                <w:rFonts w:ascii="Arial" w:eastAsia="宋体" w:hAnsi="Arial"/>
              </w:rPr>
              <w:t>condition</w:t>
            </w:r>
            <w:r w:rsidRPr="001244DA">
              <w:rPr>
                <w:rFonts w:ascii="Arial" w:eastAsia="宋体" w:hAnsi="Arial"/>
              </w:rPr>
              <w:t>.</w:t>
            </w:r>
            <w:r w:rsidRPr="00A378BC">
              <w:rPr>
                <w:rFonts w:ascii="Arial" w:eastAsia="宋体" w:hAnsi="Arial"/>
              </w:rPr>
              <w:t>getCityIds</w:t>
            </w:r>
            <w:proofErr w:type="spellEnd"/>
            <w:r w:rsidRPr="00C55C38">
              <w:rPr>
                <w:rFonts w:ascii="宋体" w:eastAsia="宋体" w:hAnsi="宋体"/>
              </w:rPr>
              <w:t>()))</w:t>
            </w:r>
            <w:r w:rsidRPr="008A39AC">
              <w:rPr>
                <w:rFonts w:ascii="Arial" w:eastAsia="宋体" w:hAnsi="Arial"/>
              </w:rPr>
              <w:t>{</w:t>
            </w:r>
            <w:r w:rsidR="008D0523" w:rsidRPr="00C55C38">
              <w:rPr>
                <w:rFonts w:ascii="宋体" w:eastAsia="宋体" w:hAnsi="宋体"/>
              </w:rPr>
              <w:t xml:space="preserve">// </w:t>
            </w:r>
            <w:r w:rsidR="008D0523">
              <w:rPr>
                <w:rFonts w:ascii="宋体" w:eastAsia="宋体" w:hAnsi="宋体" w:hint="eastAsia"/>
              </w:rPr>
              <w:t>构建城市范围检查</w:t>
            </w:r>
          </w:p>
          <w:p w14:paraId="38D1A83C" w14:textId="0FE35A4E" w:rsidR="00A636F0" w:rsidRPr="00A636F0" w:rsidRDefault="00A636F0" w:rsidP="00A636F0">
            <w:pPr>
              <w:ind w:firstLine="420"/>
              <w:rPr>
                <w:rFonts w:ascii="宋体" w:eastAsia="宋体" w:hAnsi="宋体"/>
              </w:rPr>
            </w:pPr>
            <w:r>
              <w:rPr>
                <w:rFonts w:ascii="宋体" w:eastAsia="宋体" w:hAnsi="宋体"/>
              </w:rPr>
              <w:t xml:space="preserve">    </w:t>
            </w:r>
            <w:proofErr w:type="spellStart"/>
            <w:r w:rsidRPr="00A378BC">
              <w:rPr>
                <w:rFonts w:ascii="Arial" w:eastAsia="宋体" w:hAnsi="Arial" w:cs="Arial"/>
              </w:rPr>
              <w:t>builder</w:t>
            </w:r>
            <w:r w:rsidRPr="00F664E4">
              <w:rPr>
                <w:rFonts w:ascii="Arial" w:eastAsia="宋体" w:hAnsi="Arial" w:cs="Arial"/>
              </w:rPr>
              <w:t>.</w:t>
            </w:r>
            <w:r w:rsidRPr="00A378BC">
              <w:rPr>
                <w:rFonts w:ascii="Arial" w:eastAsia="宋体" w:hAnsi="Arial" w:cs="Arial"/>
              </w:rPr>
              <w:t>add</w:t>
            </w:r>
            <w:proofErr w:type="spellEnd"/>
            <w:r w:rsidRPr="00F664E4">
              <w:rPr>
                <w:rFonts w:ascii="Arial" w:eastAsia="宋体" w:hAnsi="Arial" w:cs="Arial"/>
              </w:rPr>
              <w:t>(</w:t>
            </w:r>
            <w:proofErr w:type="spellStart"/>
            <w:r w:rsidRPr="00A378BC">
              <w:rPr>
                <w:rFonts w:ascii="Arial" w:eastAsia="宋体" w:hAnsi="Arial" w:cs="Arial"/>
              </w:rPr>
              <w:t>build</w:t>
            </w:r>
            <w:r w:rsidR="00403F39" w:rsidRPr="00A378BC">
              <w:rPr>
                <w:rFonts w:ascii="Arial" w:eastAsia="宋体" w:hAnsi="Arial" w:cs="Arial"/>
              </w:rPr>
              <w:t>ConditionRule</w:t>
            </w:r>
            <w:proofErr w:type="spellEnd"/>
            <w:r w:rsidRPr="00F664E4">
              <w:rPr>
                <w:rFonts w:ascii="Arial" w:eastAsia="宋体" w:hAnsi="Arial" w:cs="Arial"/>
              </w:rPr>
              <w:t>(“</w:t>
            </w:r>
            <w:proofErr w:type="spellStart"/>
            <w:r w:rsidRPr="00A378BC">
              <w:rPr>
                <w:rFonts w:ascii="Arial" w:eastAsia="宋体" w:hAnsi="Arial" w:cs="Arial"/>
              </w:rPr>
              <w:t>attrbute</w:t>
            </w:r>
            <w:r w:rsidRPr="00F664E4">
              <w:rPr>
                <w:rFonts w:ascii="Arial" w:eastAsia="宋体" w:hAnsi="Arial" w:cs="Arial"/>
              </w:rPr>
              <w:t>_</w:t>
            </w:r>
            <w:proofErr w:type="gramStart"/>
            <w:r w:rsidRPr="00A378BC">
              <w:rPr>
                <w:rFonts w:ascii="Arial" w:eastAsia="宋体" w:hAnsi="Arial" w:cs="Arial"/>
              </w:rPr>
              <w:t>json</w:t>
            </w:r>
            <w:r w:rsidRPr="00F664E4">
              <w:rPr>
                <w:rFonts w:ascii="Arial" w:eastAsia="宋体" w:hAnsi="Arial" w:cs="Arial"/>
              </w:rPr>
              <w:t>.</w:t>
            </w:r>
            <w:r w:rsidRPr="00A378BC">
              <w:rPr>
                <w:rFonts w:ascii="Arial" w:eastAsia="宋体" w:hAnsi="Arial" w:cs="Arial"/>
              </w:rPr>
              <w:t>district</w:t>
            </w:r>
            <w:proofErr w:type="gramEnd"/>
            <w:r w:rsidRPr="00F664E4">
              <w:rPr>
                <w:rFonts w:ascii="Arial" w:eastAsia="宋体" w:hAnsi="Arial" w:cs="Arial"/>
              </w:rPr>
              <w:t>_</w:t>
            </w:r>
            <w:r w:rsidRPr="00A378BC">
              <w:rPr>
                <w:rFonts w:ascii="Arial" w:eastAsia="宋体" w:hAnsi="Arial" w:cs="Arial"/>
              </w:rPr>
              <w:t>id</w:t>
            </w:r>
            <w:proofErr w:type="spellEnd"/>
            <w:r w:rsidRPr="00F664E4">
              <w:rPr>
                <w:rFonts w:ascii="Arial" w:eastAsia="宋体" w:hAnsi="Arial" w:cs="Arial"/>
              </w:rPr>
              <w:t>”))</w:t>
            </w:r>
            <w:r>
              <w:rPr>
                <w:rFonts w:ascii="宋体" w:eastAsia="宋体" w:hAnsi="宋体"/>
              </w:rPr>
              <w:t>;</w:t>
            </w:r>
          </w:p>
          <w:p w14:paraId="76A23A8A" w14:textId="340E5320" w:rsidR="00C55C38" w:rsidRPr="00C55C38" w:rsidRDefault="00C55C38" w:rsidP="00C55C38">
            <w:pPr>
              <w:rPr>
                <w:rFonts w:ascii="宋体" w:eastAsia="宋体" w:hAnsi="宋体"/>
              </w:rPr>
            </w:pPr>
            <w:r w:rsidRPr="00C55C38">
              <w:rPr>
                <w:rFonts w:ascii="宋体" w:eastAsia="宋体" w:hAnsi="宋体"/>
              </w:rPr>
              <w:t xml:space="preserve">    </w:t>
            </w:r>
            <w:r w:rsidRPr="001F7C42">
              <w:rPr>
                <w:rFonts w:ascii="Arial" w:eastAsia="宋体" w:hAnsi="Arial"/>
              </w:rPr>
              <w:t>}</w:t>
            </w:r>
          </w:p>
          <w:p w14:paraId="266CB437" w14:textId="6F4BFFC2" w:rsidR="00C55C38" w:rsidRPr="00C55C38" w:rsidRDefault="00C55C38" w:rsidP="00B527B0">
            <w:pPr>
              <w:ind w:firstLine="420"/>
              <w:rPr>
                <w:rFonts w:ascii="宋体" w:eastAsia="宋体" w:hAnsi="宋体"/>
              </w:rPr>
            </w:pPr>
            <w:r w:rsidRPr="00A378BC">
              <w:rPr>
                <w:rFonts w:ascii="Arial" w:eastAsia="宋体" w:hAnsi="Arial"/>
              </w:rPr>
              <w:t>if</w:t>
            </w:r>
            <w:proofErr w:type="gramStart"/>
            <w:r w:rsidRPr="00C55C38">
              <w:rPr>
                <w:rFonts w:ascii="宋体" w:eastAsia="宋体" w:hAnsi="宋体"/>
              </w:rPr>
              <w:t>(!</w:t>
            </w:r>
            <w:proofErr w:type="spellStart"/>
            <w:r w:rsidRPr="00A378BC">
              <w:rPr>
                <w:rFonts w:ascii="Arial" w:eastAsia="宋体" w:hAnsi="Arial"/>
              </w:rPr>
              <w:t>CollectioUtils</w:t>
            </w:r>
            <w:r w:rsidRPr="001244DA">
              <w:rPr>
                <w:rFonts w:ascii="Arial" w:eastAsia="宋体" w:hAnsi="Arial"/>
              </w:rPr>
              <w:t>.</w:t>
            </w:r>
            <w:r w:rsidRPr="00A378BC">
              <w:rPr>
                <w:rFonts w:ascii="Arial" w:eastAsia="宋体" w:hAnsi="Arial"/>
              </w:rPr>
              <w:t>isEmpty</w:t>
            </w:r>
            <w:proofErr w:type="spellEnd"/>
            <w:proofErr w:type="gramEnd"/>
            <w:r w:rsidRPr="00C55C38">
              <w:rPr>
                <w:rFonts w:ascii="宋体" w:eastAsia="宋体" w:hAnsi="宋体"/>
              </w:rPr>
              <w:t>(</w:t>
            </w:r>
            <w:proofErr w:type="spellStart"/>
            <w:r w:rsidRPr="00A378BC">
              <w:rPr>
                <w:rFonts w:ascii="Arial" w:eastAsia="宋体" w:hAnsi="Arial"/>
              </w:rPr>
              <w:t>condition</w:t>
            </w:r>
            <w:r w:rsidRPr="001244DA">
              <w:rPr>
                <w:rFonts w:ascii="Arial" w:eastAsia="宋体" w:hAnsi="Arial"/>
              </w:rPr>
              <w:t>.</w:t>
            </w:r>
            <w:r w:rsidRPr="00A378BC">
              <w:rPr>
                <w:rFonts w:ascii="Arial" w:eastAsia="宋体" w:hAnsi="Arial"/>
              </w:rPr>
              <w:t>getEleBizIds</w:t>
            </w:r>
            <w:proofErr w:type="spellEnd"/>
            <w:r w:rsidRPr="00C55C38">
              <w:rPr>
                <w:rFonts w:ascii="宋体" w:eastAsia="宋体" w:hAnsi="宋体"/>
              </w:rPr>
              <w:t>()))</w:t>
            </w:r>
            <w:r w:rsidRPr="008A39AC">
              <w:rPr>
                <w:rFonts w:ascii="Arial" w:eastAsia="宋体" w:hAnsi="Arial"/>
              </w:rPr>
              <w:t>{</w:t>
            </w:r>
            <w:r w:rsidR="008D0523">
              <w:rPr>
                <w:rFonts w:ascii="宋体" w:eastAsia="宋体" w:hAnsi="宋体"/>
              </w:rPr>
              <w:t xml:space="preserve">// </w:t>
            </w:r>
            <w:r w:rsidR="008D0523">
              <w:rPr>
                <w:rFonts w:ascii="宋体" w:eastAsia="宋体" w:hAnsi="宋体" w:hint="eastAsia"/>
              </w:rPr>
              <w:t>构建订单类型检查</w:t>
            </w:r>
          </w:p>
          <w:p w14:paraId="4C03956E" w14:textId="21B9F83F" w:rsidR="00C55C38" w:rsidRPr="00C55C38" w:rsidRDefault="00C55C38" w:rsidP="00BD30BF">
            <w:pPr>
              <w:rPr>
                <w:rFonts w:ascii="宋体" w:eastAsia="宋体" w:hAnsi="宋体"/>
              </w:rPr>
            </w:pPr>
            <w:r w:rsidRPr="00C55C38">
              <w:rPr>
                <w:rFonts w:ascii="宋体" w:eastAsia="宋体" w:hAnsi="宋体"/>
              </w:rPr>
              <w:t xml:space="preserve">        </w:t>
            </w:r>
            <w:proofErr w:type="spellStart"/>
            <w:proofErr w:type="gramStart"/>
            <w:r w:rsidR="00BD30BF" w:rsidRPr="00A378BC">
              <w:rPr>
                <w:rFonts w:ascii="Arial" w:eastAsia="宋体" w:hAnsi="Arial" w:cs="Arial"/>
              </w:rPr>
              <w:t>builder</w:t>
            </w:r>
            <w:r w:rsidR="00BD30BF" w:rsidRPr="00F664E4">
              <w:rPr>
                <w:rFonts w:ascii="Arial" w:eastAsia="宋体" w:hAnsi="Arial" w:cs="Arial"/>
              </w:rPr>
              <w:t>.</w:t>
            </w:r>
            <w:r w:rsidR="00BD30BF" w:rsidRPr="00A378BC">
              <w:rPr>
                <w:rFonts w:ascii="Arial" w:eastAsia="宋体" w:hAnsi="Arial" w:cs="Arial"/>
              </w:rPr>
              <w:t>add</w:t>
            </w:r>
            <w:proofErr w:type="spellEnd"/>
            <w:r w:rsidR="00BD30BF" w:rsidRPr="00F664E4">
              <w:rPr>
                <w:rFonts w:ascii="Arial" w:eastAsia="宋体" w:hAnsi="Arial" w:cs="Arial"/>
              </w:rPr>
              <w:t>(</w:t>
            </w:r>
            <w:proofErr w:type="spellStart"/>
            <w:proofErr w:type="gramEnd"/>
            <w:r w:rsidR="00403F39" w:rsidRPr="00A378BC">
              <w:rPr>
                <w:rFonts w:ascii="Arial" w:eastAsia="宋体" w:hAnsi="Arial" w:cs="Arial"/>
              </w:rPr>
              <w:t>buildConditionRule</w:t>
            </w:r>
            <w:proofErr w:type="spellEnd"/>
            <w:r w:rsidR="00403F39" w:rsidRPr="00F664E4">
              <w:rPr>
                <w:rFonts w:ascii="Arial" w:eastAsia="宋体" w:hAnsi="Arial" w:cs="Arial"/>
              </w:rPr>
              <w:t xml:space="preserve"> </w:t>
            </w:r>
            <w:r w:rsidR="00BD30BF" w:rsidRPr="00F664E4">
              <w:rPr>
                <w:rFonts w:ascii="Arial" w:eastAsia="宋体" w:hAnsi="Arial" w:cs="Arial"/>
              </w:rPr>
              <w:t>(“</w:t>
            </w:r>
            <w:proofErr w:type="spellStart"/>
            <w:r w:rsidR="00BD30BF" w:rsidRPr="00A378BC">
              <w:rPr>
                <w:rFonts w:ascii="Arial" w:eastAsia="宋体" w:hAnsi="Arial"/>
              </w:rPr>
              <w:t>order</w:t>
            </w:r>
            <w:r w:rsidR="00BD30BF" w:rsidRPr="003F1175">
              <w:rPr>
                <w:rFonts w:ascii="Arial" w:eastAsia="宋体" w:hAnsi="Arial"/>
              </w:rPr>
              <w:t>_</w:t>
            </w:r>
            <w:r w:rsidR="00BD30BF" w:rsidRPr="00A378BC">
              <w:rPr>
                <w:rFonts w:ascii="Arial" w:eastAsia="宋体" w:hAnsi="Arial"/>
              </w:rPr>
              <w:t>type</w:t>
            </w:r>
            <w:proofErr w:type="spellEnd"/>
            <w:r w:rsidR="00BD30BF" w:rsidRPr="00F664E4">
              <w:rPr>
                <w:rFonts w:ascii="Arial" w:eastAsia="宋体" w:hAnsi="Arial" w:cs="Arial"/>
              </w:rPr>
              <w:t>”))</w:t>
            </w:r>
            <w:r w:rsidR="00BD30BF">
              <w:rPr>
                <w:rFonts w:ascii="宋体" w:eastAsia="宋体" w:hAnsi="宋体"/>
              </w:rPr>
              <w:t>;</w:t>
            </w:r>
          </w:p>
          <w:p w14:paraId="4088747A" w14:textId="5779ACDC" w:rsidR="00C55C38" w:rsidRDefault="00C55C38" w:rsidP="00C55C38">
            <w:pPr>
              <w:ind w:firstLine="420"/>
              <w:rPr>
                <w:rFonts w:ascii="宋体" w:eastAsia="宋体" w:hAnsi="宋体"/>
              </w:rPr>
            </w:pPr>
            <w:r w:rsidRPr="001F7C42">
              <w:rPr>
                <w:rFonts w:ascii="Arial" w:eastAsia="宋体" w:hAnsi="Arial"/>
              </w:rPr>
              <w:t>}</w:t>
            </w:r>
          </w:p>
          <w:p w14:paraId="4DE94C27" w14:textId="61363D1F" w:rsidR="00C55C38" w:rsidRPr="008D0523" w:rsidRDefault="00C55C38" w:rsidP="008D0523">
            <w:pPr>
              <w:ind w:firstLine="420"/>
              <w:rPr>
                <w:rFonts w:ascii="宋体" w:eastAsia="宋体" w:hAnsi="宋体"/>
              </w:rPr>
            </w:pPr>
            <w:r w:rsidRPr="00A378BC">
              <w:rPr>
                <w:rFonts w:ascii="Arial" w:eastAsia="宋体" w:hAnsi="Arial" w:cs="Arial"/>
              </w:rPr>
              <w:t>if</w:t>
            </w:r>
            <w:r w:rsidRPr="00403F39">
              <w:rPr>
                <w:rFonts w:ascii="Arial" w:eastAsia="宋体" w:hAnsi="Arial" w:cs="Arial"/>
              </w:rPr>
              <w:t>(</w:t>
            </w:r>
            <w:proofErr w:type="spellStart"/>
            <w:r w:rsidR="00403F39" w:rsidRPr="00A378BC">
              <w:rPr>
                <w:rFonts w:ascii="Arial" w:eastAsia="宋体" w:hAnsi="Arial" w:cs="Arial"/>
              </w:rPr>
              <w:t>checkOrderComeFrom</w:t>
            </w:r>
            <w:proofErr w:type="spellEnd"/>
            <w:r w:rsidR="00403F39" w:rsidRPr="00403F39">
              <w:rPr>
                <w:rFonts w:ascii="Arial" w:eastAsia="宋体" w:hAnsi="Arial" w:cs="Arial"/>
              </w:rPr>
              <w:t>(</w:t>
            </w:r>
            <w:r w:rsidR="00403F39" w:rsidRPr="00A378BC">
              <w:rPr>
                <w:rFonts w:ascii="Arial" w:eastAsia="宋体" w:hAnsi="Arial" w:cs="Arial"/>
              </w:rPr>
              <w:t>condition</w:t>
            </w:r>
            <w:r w:rsidR="00403F39" w:rsidRPr="00403F39">
              <w:rPr>
                <w:rFonts w:ascii="Arial" w:eastAsia="宋体" w:hAnsi="Arial" w:cs="Arial"/>
              </w:rPr>
              <w:t>))</w:t>
            </w:r>
            <w:r w:rsidRPr="008A39AC">
              <w:rPr>
                <w:rFonts w:ascii="Arial" w:eastAsia="宋体" w:hAnsi="Arial" w:cs="Arial"/>
              </w:rPr>
              <w:t>{</w:t>
            </w:r>
            <w:r w:rsidR="008D0523">
              <w:rPr>
                <w:rFonts w:ascii="宋体" w:eastAsia="宋体" w:hAnsi="宋体" w:hint="eastAsia"/>
              </w:rPr>
              <w:t xml:space="preserve"> //</w:t>
            </w:r>
            <w:r w:rsidR="008D0523">
              <w:rPr>
                <w:rFonts w:ascii="宋体" w:eastAsia="宋体" w:hAnsi="宋体"/>
              </w:rPr>
              <w:t xml:space="preserve"> </w:t>
            </w:r>
            <w:r w:rsidR="008D0523">
              <w:rPr>
                <w:rFonts w:ascii="宋体" w:eastAsia="宋体" w:hAnsi="宋体" w:hint="eastAsia"/>
              </w:rPr>
              <w:t>构建订单来源范围检查</w:t>
            </w:r>
          </w:p>
          <w:p w14:paraId="5AE462B0" w14:textId="0EF8DF97" w:rsidR="00C55C38" w:rsidRPr="00403F39" w:rsidRDefault="00C55C38" w:rsidP="00403F39">
            <w:pPr>
              <w:rPr>
                <w:rFonts w:ascii="Arial" w:eastAsia="宋体" w:hAnsi="Arial" w:cs="Arial"/>
              </w:rPr>
            </w:pPr>
            <w:r w:rsidRPr="00403F39">
              <w:rPr>
                <w:rFonts w:ascii="Arial" w:eastAsia="宋体" w:hAnsi="Arial" w:cs="Arial"/>
              </w:rPr>
              <w:t xml:space="preserve">        </w:t>
            </w:r>
            <w:proofErr w:type="spellStart"/>
            <w:r w:rsidR="00403F39" w:rsidRPr="00A378BC">
              <w:rPr>
                <w:rFonts w:ascii="Arial" w:eastAsia="宋体" w:hAnsi="Arial" w:cs="Arial"/>
              </w:rPr>
              <w:t>builder</w:t>
            </w:r>
            <w:r w:rsidR="00403F39">
              <w:rPr>
                <w:rFonts w:ascii="Arial" w:eastAsia="宋体" w:hAnsi="Arial" w:cs="Arial"/>
              </w:rPr>
              <w:t>.</w:t>
            </w:r>
            <w:r w:rsidR="00403F39" w:rsidRPr="00A378BC">
              <w:rPr>
                <w:rFonts w:ascii="Arial" w:eastAsia="宋体" w:hAnsi="Arial" w:cs="Arial"/>
              </w:rPr>
              <w:t>add</w:t>
            </w:r>
            <w:proofErr w:type="spellEnd"/>
            <w:r w:rsidR="00403F39">
              <w:rPr>
                <w:rFonts w:ascii="Arial" w:eastAsia="宋体" w:hAnsi="Arial" w:cs="Arial" w:hint="eastAsia"/>
              </w:rPr>
              <w:t>(</w:t>
            </w:r>
            <w:proofErr w:type="spellStart"/>
            <w:r w:rsidR="00403F39" w:rsidRPr="00A378BC">
              <w:rPr>
                <w:rFonts w:ascii="Arial" w:eastAsia="宋体" w:hAnsi="Arial" w:cs="Arial"/>
              </w:rPr>
              <w:t>buildConditionRule</w:t>
            </w:r>
            <w:proofErr w:type="spellEnd"/>
            <w:r w:rsidR="00403F39">
              <w:rPr>
                <w:rFonts w:ascii="Arial" w:eastAsia="宋体" w:hAnsi="Arial" w:cs="Arial"/>
              </w:rPr>
              <w:t>(“</w:t>
            </w:r>
            <w:proofErr w:type="spellStart"/>
            <w:r w:rsidR="00403F39" w:rsidRPr="00A378BC">
              <w:rPr>
                <w:rFonts w:ascii="Arial" w:eastAsia="宋体" w:hAnsi="Arial" w:cs="Arial"/>
              </w:rPr>
              <w:t>come</w:t>
            </w:r>
            <w:r w:rsidR="00403F39">
              <w:rPr>
                <w:rFonts w:ascii="Arial" w:eastAsia="宋体" w:hAnsi="Arial" w:cs="Arial"/>
              </w:rPr>
              <w:t>_</w:t>
            </w:r>
            <w:r w:rsidR="00403F39" w:rsidRPr="00A378BC">
              <w:rPr>
                <w:rFonts w:ascii="Arial" w:eastAsia="宋体" w:hAnsi="Arial" w:cs="Arial"/>
              </w:rPr>
              <w:t>from</w:t>
            </w:r>
            <w:proofErr w:type="spellEnd"/>
            <w:r w:rsidR="00403F39">
              <w:rPr>
                <w:rFonts w:ascii="Arial" w:eastAsia="宋体" w:hAnsi="Arial" w:cs="Arial"/>
              </w:rPr>
              <w:t>”));</w:t>
            </w:r>
          </w:p>
          <w:p w14:paraId="06AAED7B" w14:textId="33A7BA39" w:rsidR="00C55C38" w:rsidRPr="00403F39" w:rsidRDefault="00C55C38" w:rsidP="00C55C38">
            <w:pPr>
              <w:ind w:firstLine="420"/>
              <w:rPr>
                <w:rFonts w:ascii="Arial" w:eastAsia="宋体" w:hAnsi="Arial" w:cs="Arial"/>
              </w:rPr>
            </w:pPr>
            <w:r w:rsidRPr="001F7C42">
              <w:rPr>
                <w:rFonts w:ascii="Arial" w:eastAsia="宋体" w:hAnsi="Arial" w:cs="Arial"/>
              </w:rPr>
              <w:t>}</w:t>
            </w:r>
          </w:p>
          <w:p w14:paraId="66653E9B" w14:textId="46A55A13" w:rsidR="00C55C38" w:rsidRDefault="00C55C38" w:rsidP="00B527B0">
            <w:pPr>
              <w:ind w:firstLine="420"/>
              <w:rPr>
                <w:rFonts w:ascii="宋体" w:eastAsia="宋体" w:hAnsi="宋体"/>
              </w:rPr>
            </w:pPr>
            <w:r w:rsidRPr="00A378BC">
              <w:rPr>
                <w:rFonts w:ascii="Arial" w:eastAsia="宋体" w:hAnsi="Arial"/>
              </w:rPr>
              <w:t>if</w:t>
            </w:r>
            <w:proofErr w:type="gramStart"/>
            <w:r w:rsidRPr="00C55C38">
              <w:rPr>
                <w:rFonts w:ascii="宋体" w:eastAsia="宋体" w:hAnsi="宋体"/>
              </w:rPr>
              <w:t>(!</w:t>
            </w:r>
            <w:proofErr w:type="spellStart"/>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proofErr w:type="spellEnd"/>
            <w:proofErr w:type="gramEnd"/>
            <w:r w:rsidRPr="00C55C38">
              <w:rPr>
                <w:rFonts w:ascii="宋体" w:eastAsia="宋体" w:hAnsi="宋体"/>
              </w:rPr>
              <w:t>(</w:t>
            </w:r>
            <w:proofErr w:type="spellStart"/>
            <w:r w:rsidRPr="00A378BC">
              <w:rPr>
                <w:rFonts w:ascii="Arial" w:eastAsia="宋体" w:hAnsi="Arial"/>
              </w:rPr>
              <w:t>condition</w:t>
            </w:r>
            <w:r w:rsidRPr="001244DA">
              <w:rPr>
                <w:rFonts w:ascii="Arial" w:eastAsia="宋体" w:hAnsi="Arial"/>
              </w:rPr>
              <w:t>.</w:t>
            </w:r>
            <w:r w:rsidRPr="00A378BC">
              <w:rPr>
                <w:rFonts w:ascii="Arial" w:eastAsia="宋体" w:hAnsi="Arial"/>
              </w:rPr>
              <w:t>getDeliveryIds</w:t>
            </w:r>
            <w:proofErr w:type="spellEnd"/>
            <w:r w:rsidRPr="00C55C38">
              <w:rPr>
                <w:rFonts w:ascii="宋体" w:eastAsia="宋体" w:hAnsi="宋体"/>
              </w:rPr>
              <w:t>()))</w:t>
            </w:r>
            <w:r w:rsidRPr="008A39AC">
              <w:rPr>
                <w:rFonts w:ascii="Arial" w:eastAsia="宋体" w:hAnsi="Arial"/>
              </w:rPr>
              <w:t>{</w:t>
            </w:r>
            <w:r w:rsidR="00B527B0">
              <w:rPr>
                <w:rFonts w:ascii="宋体" w:eastAsia="宋体" w:hAnsi="宋体" w:hint="eastAsia"/>
              </w:rPr>
              <w:t>//</w:t>
            </w:r>
            <w:r w:rsidR="00B527B0">
              <w:rPr>
                <w:rFonts w:ascii="宋体" w:eastAsia="宋体" w:hAnsi="宋体"/>
              </w:rPr>
              <w:t xml:space="preserve"> </w:t>
            </w:r>
            <w:r w:rsidR="00B527B0">
              <w:rPr>
                <w:rFonts w:ascii="宋体" w:eastAsia="宋体" w:hAnsi="宋体" w:hint="eastAsia"/>
              </w:rPr>
              <w:t>构建运单类型范围检查</w:t>
            </w:r>
          </w:p>
          <w:p w14:paraId="784DBA65" w14:textId="00E63886" w:rsidR="00C874C1" w:rsidRPr="00403F39" w:rsidRDefault="00C874C1" w:rsidP="00C874C1">
            <w:pPr>
              <w:rPr>
                <w:rFonts w:ascii="Arial" w:eastAsia="宋体" w:hAnsi="Arial" w:cs="Arial"/>
              </w:rPr>
            </w:pPr>
            <w:r w:rsidRPr="00403F39">
              <w:rPr>
                <w:rFonts w:ascii="Arial" w:eastAsia="宋体" w:hAnsi="Arial" w:cs="Arial"/>
              </w:rPr>
              <w:t xml:space="preserve">        </w:t>
            </w:r>
            <w:r w:rsidRPr="00A378BC">
              <w:rPr>
                <w:rFonts w:ascii="Arial" w:eastAsia="宋体" w:hAnsi="Arial" w:cs="Arial"/>
              </w:rPr>
              <w:t>builder</w:t>
            </w:r>
            <w:r>
              <w:rPr>
                <w:rFonts w:ascii="Arial" w:eastAsia="宋体" w:hAnsi="Arial" w:cs="Arial"/>
              </w:rPr>
              <w:t>.</w:t>
            </w:r>
            <w:r w:rsidRPr="00A378BC">
              <w:rPr>
                <w:rFonts w:ascii="Arial" w:eastAsia="宋体" w:hAnsi="Arial" w:cs="Arial"/>
              </w:rPr>
              <w:t>add</w:t>
            </w:r>
            <w:r>
              <w:rPr>
                <w:rFonts w:ascii="Arial" w:eastAsia="宋体" w:hAnsi="Arial" w:cs="Arial" w:hint="eastAsia"/>
              </w:rPr>
              <w:t>(</w:t>
            </w:r>
            <w:r w:rsidRPr="00A378BC">
              <w:rPr>
                <w:rFonts w:ascii="Arial" w:eastAsia="宋体" w:hAnsi="Arial" w:cs="Arial"/>
              </w:rPr>
              <w:t>buildConditionRule</w:t>
            </w:r>
            <w:r>
              <w:rPr>
                <w:rFonts w:ascii="Arial" w:eastAsia="宋体" w:hAnsi="Arial" w:cs="Arial"/>
              </w:rPr>
              <w:t>(“</w:t>
            </w:r>
            <w:r w:rsidRPr="00A378BC">
              <w:rPr>
                <w:rFonts w:ascii="Arial" w:eastAsia="宋体" w:hAnsi="Arial"/>
              </w:rPr>
              <w:t>attribute</w:t>
            </w:r>
            <w:r w:rsidRPr="003F1175">
              <w:rPr>
                <w:rFonts w:ascii="Arial" w:eastAsia="宋体" w:hAnsi="Arial"/>
              </w:rPr>
              <w:t>_</w:t>
            </w:r>
            <w:proofErr w:type="gramStart"/>
            <w:r w:rsidRPr="00A378BC">
              <w:rPr>
                <w:rFonts w:ascii="Arial" w:eastAsia="宋体" w:hAnsi="Arial"/>
              </w:rPr>
              <w:t>json</w:t>
            </w:r>
            <w:r w:rsidRPr="001244DA">
              <w:rPr>
                <w:rFonts w:ascii="Arial" w:eastAsia="宋体" w:hAnsi="Arial"/>
              </w:rPr>
              <w:t>.</w:t>
            </w:r>
            <w:r w:rsidRPr="00A378BC">
              <w:rPr>
                <w:rFonts w:ascii="Arial" w:eastAsia="宋体" w:hAnsi="Arial"/>
              </w:rPr>
              <w:t>delivery</w:t>
            </w:r>
            <w:proofErr w:type="gramEnd"/>
            <w:r w:rsidRPr="003F1175">
              <w:rPr>
                <w:rFonts w:ascii="Arial" w:eastAsia="宋体" w:hAnsi="Arial"/>
              </w:rPr>
              <w:t>_</w:t>
            </w:r>
            <w:r w:rsidRPr="00A378BC">
              <w:rPr>
                <w:rFonts w:ascii="Arial" w:eastAsia="宋体" w:hAnsi="Arial"/>
              </w:rPr>
              <w:t>product</w:t>
            </w:r>
            <w:r w:rsidRPr="003F1175">
              <w:rPr>
                <w:rFonts w:ascii="Arial" w:eastAsia="宋体" w:hAnsi="Arial"/>
              </w:rPr>
              <w:t>_</w:t>
            </w:r>
            <w:r w:rsidRPr="00A378BC">
              <w:rPr>
                <w:rFonts w:ascii="Arial" w:eastAsia="宋体" w:hAnsi="Arial"/>
              </w:rPr>
              <w:t>id</w:t>
            </w:r>
            <w:r>
              <w:rPr>
                <w:rFonts w:ascii="Arial" w:eastAsia="宋体" w:hAnsi="Arial" w:cs="Arial"/>
              </w:rPr>
              <w:t>”));</w:t>
            </w:r>
          </w:p>
          <w:p w14:paraId="21C3DBA9" w14:textId="12A1F9B1" w:rsidR="00C55C38" w:rsidRPr="00C55C38" w:rsidRDefault="00C55C38" w:rsidP="00C55C38">
            <w:pPr>
              <w:rPr>
                <w:rFonts w:ascii="宋体" w:eastAsia="宋体" w:hAnsi="宋体"/>
              </w:rPr>
            </w:pPr>
            <w:r w:rsidRPr="00C55C38">
              <w:rPr>
                <w:rFonts w:ascii="宋体" w:eastAsia="宋体" w:hAnsi="宋体"/>
              </w:rPr>
              <w:t xml:space="preserve">    </w:t>
            </w:r>
            <w:r w:rsidRPr="001F7C42">
              <w:rPr>
                <w:rFonts w:ascii="Arial" w:eastAsia="宋体" w:hAnsi="Arial"/>
              </w:rPr>
              <w:t>}</w:t>
            </w:r>
          </w:p>
          <w:p w14:paraId="71CEA65A" w14:textId="755303A0" w:rsidR="00C55C38" w:rsidRPr="00C55C38" w:rsidRDefault="00C55C38" w:rsidP="00EB70E5">
            <w:pPr>
              <w:ind w:firstLine="420"/>
              <w:rPr>
                <w:rFonts w:ascii="宋体" w:eastAsia="宋体" w:hAnsi="宋体"/>
              </w:rPr>
            </w:pPr>
            <w:r w:rsidRPr="00A378BC">
              <w:rPr>
                <w:rFonts w:ascii="Arial" w:eastAsia="宋体" w:hAnsi="Arial"/>
              </w:rPr>
              <w:t>return</w:t>
            </w:r>
            <w:r w:rsidRPr="00C55C38">
              <w:rPr>
                <w:rFonts w:ascii="宋体" w:eastAsia="宋体" w:hAnsi="宋体"/>
              </w:rPr>
              <w:t xml:space="preserve"> </w:t>
            </w:r>
            <w:proofErr w:type="spellStart"/>
            <w:proofErr w:type="gramStart"/>
            <w:r w:rsidRPr="00A378BC">
              <w:rPr>
                <w:rFonts w:ascii="Arial" w:eastAsia="宋体" w:hAnsi="Arial"/>
              </w:rPr>
              <w:t>builder</w:t>
            </w:r>
            <w:r w:rsidRPr="001244DA">
              <w:rPr>
                <w:rFonts w:ascii="Arial" w:eastAsia="宋体" w:hAnsi="Arial"/>
              </w:rPr>
              <w:t>.</w:t>
            </w:r>
            <w:r w:rsidRPr="00A378BC">
              <w:rPr>
                <w:rFonts w:ascii="Arial" w:eastAsia="宋体" w:hAnsi="Arial"/>
              </w:rPr>
              <w:t>build</w:t>
            </w:r>
            <w:proofErr w:type="spellEnd"/>
            <w:proofErr w:type="gramEnd"/>
            <w:r w:rsidRPr="00C55C38">
              <w:rPr>
                <w:rFonts w:ascii="宋体" w:eastAsia="宋体" w:hAnsi="宋体"/>
              </w:rPr>
              <w:t>();</w:t>
            </w:r>
          </w:p>
          <w:p w14:paraId="4A54C4A5" w14:textId="3A289729" w:rsidR="00AF30E9" w:rsidRDefault="00C55C38" w:rsidP="00FD189F">
            <w:pPr>
              <w:keepNext/>
              <w:rPr>
                <w:rFonts w:ascii="宋体" w:eastAsia="宋体" w:hAnsi="宋体"/>
              </w:rPr>
            </w:pPr>
            <w:r w:rsidRPr="001F7C42">
              <w:rPr>
                <w:rFonts w:ascii="Arial" w:eastAsia="宋体" w:hAnsi="Arial"/>
              </w:rPr>
              <w:t>}</w:t>
            </w:r>
          </w:p>
          <w:p w14:paraId="34F7ECBE" w14:textId="77777777" w:rsidR="007F1C1F" w:rsidRPr="007F1C1F" w:rsidRDefault="007F1C1F" w:rsidP="007F1C1F">
            <w:pPr>
              <w:keepNext/>
              <w:rPr>
                <w:rFonts w:ascii="Arial" w:eastAsia="宋体" w:hAnsi="Arial" w:cs="Arial"/>
              </w:rPr>
            </w:pPr>
            <w:r w:rsidRPr="00A378BC">
              <w:rPr>
                <w:rFonts w:ascii="Arial" w:eastAsia="宋体" w:hAnsi="Arial" w:cs="Arial"/>
              </w:rPr>
              <w:t>public</w:t>
            </w:r>
            <w:r w:rsidRPr="007F1C1F">
              <w:rPr>
                <w:rFonts w:ascii="Arial" w:eastAsia="宋体" w:hAnsi="Arial" w:cs="Arial"/>
              </w:rPr>
              <w:t xml:space="preserve"> </w:t>
            </w:r>
            <w:r w:rsidRPr="00A378BC">
              <w:rPr>
                <w:rFonts w:ascii="Arial" w:eastAsia="宋体" w:hAnsi="Arial" w:cs="Arial"/>
              </w:rPr>
              <w:t>static</w:t>
            </w:r>
            <w:r w:rsidRPr="007F1C1F">
              <w:rPr>
                <w:rFonts w:ascii="Arial" w:eastAsia="宋体" w:hAnsi="Arial" w:cs="Arial"/>
              </w:rPr>
              <w:t xml:space="preserve"> </w:t>
            </w:r>
            <w:proofErr w:type="spellStart"/>
            <w:r w:rsidRPr="00A378BC">
              <w:rPr>
                <w:rFonts w:ascii="Arial" w:eastAsia="宋体" w:hAnsi="Arial" w:cs="Arial"/>
              </w:rPr>
              <w:t>FunctionDto</w:t>
            </w:r>
            <w:proofErr w:type="spellEnd"/>
            <w:r w:rsidRPr="007F1C1F">
              <w:rPr>
                <w:rFonts w:ascii="Arial" w:eastAsia="宋体" w:hAnsi="Arial" w:cs="Arial"/>
              </w:rPr>
              <w:t xml:space="preserve"> </w:t>
            </w:r>
            <w:proofErr w:type="spellStart"/>
            <w:proofErr w:type="gramStart"/>
            <w:r w:rsidRPr="00A378BC">
              <w:rPr>
                <w:rFonts w:ascii="Arial" w:eastAsia="宋体" w:hAnsi="Arial" w:cs="Arial"/>
              </w:rPr>
              <w:t>buildeConditionRule</w:t>
            </w:r>
            <w:proofErr w:type="spellEnd"/>
            <w:r w:rsidRPr="007F1C1F">
              <w:rPr>
                <w:rFonts w:ascii="Arial" w:eastAsia="宋体" w:hAnsi="Arial" w:cs="Arial"/>
              </w:rPr>
              <w:t>(</w:t>
            </w:r>
            <w:proofErr w:type="gramEnd"/>
            <w:r w:rsidRPr="00A378BC">
              <w:rPr>
                <w:rFonts w:ascii="Arial" w:eastAsia="宋体" w:hAnsi="Arial" w:cs="Arial"/>
              </w:rPr>
              <w:t>String</w:t>
            </w:r>
            <w:r w:rsidRPr="007F1C1F">
              <w:rPr>
                <w:rFonts w:ascii="Arial" w:eastAsia="宋体" w:hAnsi="Arial" w:cs="Arial"/>
              </w:rPr>
              <w:t xml:space="preserve"> </w:t>
            </w:r>
            <w:r w:rsidRPr="00A378BC">
              <w:rPr>
                <w:rFonts w:ascii="Arial" w:eastAsia="宋体" w:hAnsi="Arial" w:cs="Arial"/>
              </w:rPr>
              <w:t>field</w:t>
            </w:r>
            <w:r w:rsidRPr="007F1C1F">
              <w:rPr>
                <w:rFonts w:ascii="Arial" w:eastAsia="宋体" w:hAnsi="Arial" w:cs="Arial"/>
              </w:rPr>
              <w:t>)</w:t>
            </w:r>
            <w:r w:rsidRPr="008A39AC">
              <w:rPr>
                <w:rFonts w:ascii="Arial" w:eastAsia="宋体" w:hAnsi="Arial" w:cs="Arial"/>
              </w:rPr>
              <w:t>{</w:t>
            </w:r>
          </w:p>
          <w:p w14:paraId="26420439"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proofErr w:type="spellStart"/>
            <w:r w:rsidRPr="00A378BC">
              <w:rPr>
                <w:rFonts w:ascii="Arial" w:eastAsia="宋体" w:hAnsi="Arial" w:cs="Arial"/>
              </w:rPr>
              <w:t>FunctionBuilder</w:t>
            </w:r>
            <w:proofErr w:type="spellEnd"/>
            <w:r w:rsidRPr="007F1C1F">
              <w:rPr>
                <w:rFonts w:ascii="Arial" w:eastAsia="宋体" w:hAnsi="Arial" w:cs="Arial"/>
              </w:rPr>
              <w:t xml:space="preserve"> </w:t>
            </w:r>
            <w:proofErr w:type="spellStart"/>
            <w:r w:rsidRPr="00A378BC">
              <w:rPr>
                <w:rFonts w:ascii="Arial" w:eastAsia="宋体" w:hAnsi="Arial" w:cs="Arial"/>
              </w:rPr>
              <w:t>inFunc</w:t>
            </w:r>
            <w:proofErr w:type="spellEnd"/>
            <w:r w:rsidRPr="007F1C1F">
              <w:rPr>
                <w:rFonts w:ascii="Arial" w:eastAsia="宋体" w:hAnsi="Arial" w:cs="Arial"/>
              </w:rPr>
              <w:t xml:space="preserve"> = </w:t>
            </w:r>
            <w:proofErr w:type="spellStart"/>
            <w:proofErr w:type="gramStart"/>
            <w:r w:rsidRPr="00A378BC">
              <w:rPr>
                <w:rFonts w:ascii="Arial" w:eastAsia="宋体" w:hAnsi="Arial" w:cs="Arial"/>
              </w:rPr>
              <w:t>newFunction</w:t>
            </w:r>
            <w:proofErr w:type="spellEnd"/>
            <w:r w:rsidRPr="007F1C1F">
              <w:rPr>
                <w:rFonts w:ascii="Arial" w:eastAsia="宋体" w:hAnsi="Arial" w:cs="Arial"/>
              </w:rPr>
              <w:t>(</w:t>
            </w:r>
            <w:proofErr w:type="gramEnd"/>
            <w:r w:rsidRPr="00A378BC">
              <w:rPr>
                <w:rFonts w:ascii="Arial" w:eastAsia="宋体" w:hAnsi="Arial" w:cs="Arial"/>
              </w:rPr>
              <w:t>FunctionName</w:t>
            </w:r>
            <w:r w:rsidRPr="007F1C1F">
              <w:rPr>
                <w:rFonts w:ascii="Arial" w:eastAsia="宋体" w:hAnsi="Arial" w:cs="Arial"/>
              </w:rPr>
              <w:t>.</w:t>
            </w:r>
            <w:r w:rsidRPr="00A378BC">
              <w:rPr>
                <w:rFonts w:ascii="Arial" w:eastAsia="宋体" w:hAnsi="Arial" w:cs="Arial"/>
              </w:rPr>
              <w:t>IN</w:t>
            </w:r>
            <w:r w:rsidRPr="007F1C1F">
              <w:rPr>
                <w:rFonts w:ascii="Arial" w:eastAsia="宋体" w:hAnsi="Arial" w:cs="Arial"/>
              </w:rPr>
              <w:t>)</w:t>
            </w:r>
          </w:p>
          <w:p w14:paraId="4DA8D852"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proofErr w:type="gramStart"/>
            <w:r w:rsidRPr="007F1C1F">
              <w:rPr>
                <w:rFonts w:ascii="Arial" w:eastAsia="宋体" w:hAnsi="Arial" w:cs="Arial"/>
              </w:rPr>
              <w:t>.</w:t>
            </w:r>
            <w:r w:rsidRPr="00A378BC">
              <w:rPr>
                <w:rFonts w:ascii="Arial" w:eastAsia="宋体" w:hAnsi="Arial" w:cs="Arial"/>
              </w:rPr>
              <w:t>add</w:t>
            </w:r>
            <w:proofErr w:type="gramEnd"/>
            <w:r w:rsidRPr="007F1C1F">
              <w:rPr>
                <w:rFonts w:ascii="Arial" w:eastAsia="宋体" w:hAnsi="Arial" w:cs="Arial"/>
              </w:rPr>
              <w:t>(</w:t>
            </w:r>
            <w:proofErr w:type="spellStart"/>
            <w:r w:rsidRPr="00A378BC">
              <w:rPr>
                <w:rFonts w:ascii="Arial" w:eastAsia="宋体" w:hAnsi="Arial" w:cs="Arial"/>
              </w:rPr>
              <w:t>orderAttr</w:t>
            </w:r>
            <w:proofErr w:type="spellEnd"/>
            <w:r w:rsidRPr="007F1C1F">
              <w:rPr>
                <w:rFonts w:ascii="Arial" w:eastAsia="宋体" w:hAnsi="Arial" w:cs="Arial"/>
              </w:rPr>
              <w:t>(</w:t>
            </w:r>
            <w:r w:rsidRPr="00A378BC">
              <w:rPr>
                <w:rFonts w:ascii="Arial" w:eastAsia="宋体" w:hAnsi="Arial" w:cs="Arial"/>
              </w:rPr>
              <w:t>field</w:t>
            </w:r>
            <w:r w:rsidRPr="007F1C1F">
              <w:rPr>
                <w:rFonts w:ascii="Arial" w:eastAsia="宋体" w:hAnsi="Arial" w:cs="Arial"/>
              </w:rPr>
              <w:t>));</w:t>
            </w:r>
          </w:p>
          <w:p w14:paraId="617FA4EB"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proofErr w:type="spellStart"/>
            <w:proofErr w:type="gramStart"/>
            <w:r w:rsidRPr="00A378BC">
              <w:rPr>
                <w:rFonts w:ascii="Arial" w:eastAsia="宋体" w:hAnsi="Arial" w:cs="Arial"/>
              </w:rPr>
              <w:t>condition</w:t>
            </w:r>
            <w:r w:rsidRPr="007F1C1F">
              <w:rPr>
                <w:rFonts w:ascii="Arial" w:eastAsia="宋体" w:hAnsi="Arial" w:cs="Arial"/>
              </w:rPr>
              <w:t>.</w:t>
            </w:r>
            <w:r w:rsidRPr="00A378BC">
              <w:rPr>
                <w:rFonts w:ascii="Arial" w:eastAsia="宋体" w:hAnsi="Arial" w:cs="Arial"/>
              </w:rPr>
              <w:t>getCityIds</w:t>
            </w:r>
            <w:proofErr w:type="spellEnd"/>
            <w:proofErr w:type="gramEnd"/>
            <w:r w:rsidRPr="007F1C1F">
              <w:rPr>
                <w:rFonts w:ascii="Arial" w:eastAsia="宋体" w:hAnsi="Arial" w:cs="Arial"/>
              </w:rPr>
              <w:t>().</w:t>
            </w:r>
            <w:proofErr w:type="spellStart"/>
            <w:r w:rsidRPr="00A378BC">
              <w:rPr>
                <w:rFonts w:ascii="Arial" w:eastAsia="宋体" w:hAnsi="Arial" w:cs="Arial"/>
              </w:rPr>
              <w:t>forEach</w:t>
            </w:r>
            <w:proofErr w:type="spellEnd"/>
            <w:r w:rsidRPr="007F1C1F">
              <w:rPr>
                <w:rFonts w:ascii="Arial" w:eastAsia="宋体" w:hAnsi="Arial" w:cs="Arial"/>
              </w:rPr>
              <w:t>(</w:t>
            </w:r>
            <w:r w:rsidRPr="00A378BC">
              <w:rPr>
                <w:rFonts w:ascii="Arial" w:eastAsia="宋体" w:hAnsi="Arial" w:cs="Arial"/>
              </w:rPr>
              <w:t>id</w:t>
            </w:r>
            <w:r w:rsidRPr="007F1C1F">
              <w:rPr>
                <w:rFonts w:ascii="Arial" w:eastAsia="宋体" w:hAnsi="Arial" w:cs="Arial"/>
              </w:rPr>
              <w:t xml:space="preserve"> -&gt; </w:t>
            </w:r>
            <w:proofErr w:type="spellStart"/>
            <w:r w:rsidRPr="00A378BC">
              <w:rPr>
                <w:rFonts w:ascii="Arial" w:eastAsia="宋体" w:hAnsi="Arial" w:cs="Arial"/>
              </w:rPr>
              <w:t>inFunc</w:t>
            </w:r>
            <w:r w:rsidRPr="007F1C1F">
              <w:rPr>
                <w:rFonts w:ascii="Arial" w:eastAsia="宋体" w:hAnsi="Arial" w:cs="Arial"/>
              </w:rPr>
              <w:t>.</w:t>
            </w:r>
            <w:r w:rsidRPr="00A378BC">
              <w:rPr>
                <w:rFonts w:ascii="Arial" w:eastAsia="宋体" w:hAnsi="Arial" w:cs="Arial"/>
              </w:rPr>
              <w:t>add</w:t>
            </w:r>
            <w:proofErr w:type="spellEnd"/>
            <w:r w:rsidRPr="007F1C1F">
              <w:rPr>
                <w:rFonts w:ascii="Arial" w:eastAsia="宋体" w:hAnsi="Arial" w:cs="Arial"/>
              </w:rPr>
              <w:t>(</w:t>
            </w:r>
            <w:proofErr w:type="spellStart"/>
            <w:r w:rsidRPr="00A378BC">
              <w:rPr>
                <w:rFonts w:ascii="Arial" w:eastAsia="宋体" w:hAnsi="Arial" w:cs="Arial"/>
              </w:rPr>
              <w:t>newConst</w:t>
            </w:r>
            <w:proofErr w:type="spellEnd"/>
            <w:r w:rsidRPr="007F1C1F">
              <w:rPr>
                <w:rFonts w:ascii="Arial" w:eastAsia="宋体" w:hAnsi="Arial" w:cs="Arial"/>
              </w:rPr>
              <w:t>(</w:t>
            </w:r>
            <w:r w:rsidRPr="00A378BC">
              <w:rPr>
                <w:rFonts w:ascii="Arial" w:eastAsia="宋体" w:hAnsi="Arial" w:cs="Arial"/>
              </w:rPr>
              <w:t>id</w:t>
            </w:r>
            <w:r w:rsidRPr="007F1C1F">
              <w:rPr>
                <w:rFonts w:ascii="Arial" w:eastAsia="宋体" w:hAnsi="Arial" w:cs="Arial"/>
              </w:rPr>
              <w:t>)));</w:t>
            </w:r>
          </w:p>
          <w:p w14:paraId="78E6B11F"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return</w:t>
            </w:r>
            <w:r w:rsidRPr="007F1C1F">
              <w:rPr>
                <w:rFonts w:ascii="Arial" w:eastAsia="宋体" w:hAnsi="Arial" w:cs="Arial"/>
              </w:rPr>
              <w:t xml:space="preserve"> </w:t>
            </w:r>
            <w:proofErr w:type="spellStart"/>
            <w:r w:rsidRPr="00A378BC">
              <w:rPr>
                <w:rFonts w:ascii="Arial" w:eastAsia="宋体" w:hAnsi="Arial" w:cs="Arial"/>
              </w:rPr>
              <w:t>inFunc</w:t>
            </w:r>
            <w:r w:rsidRPr="007F1C1F">
              <w:rPr>
                <w:rFonts w:ascii="Arial" w:eastAsia="宋体" w:hAnsi="Arial" w:cs="Arial"/>
              </w:rPr>
              <w:t>.</w:t>
            </w:r>
            <w:r w:rsidRPr="00A378BC">
              <w:rPr>
                <w:rFonts w:ascii="Arial" w:eastAsia="宋体" w:hAnsi="Arial" w:cs="Arial"/>
              </w:rPr>
              <w:t>build</w:t>
            </w:r>
            <w:proofErr w:type="spellEnd"/>
            <w:r w:rsidRPr="007F1C1F">
              <w:rPr>
                <w:rFonts w:ascii="Arial" w:eastAsia="宋体" w:hAnsi="Arial" w:cs="Arial"/>
              </w:rPr>
              <w:t>();</w:t>
            </w:r>
          </w:p>
          <w:p w14:paraId="423BC162" w14:textId="4525E5BA" w:rsidR="007F1C1F" w:rsidRPr="007F1C1F" w:rsidRDefault="007F1C1F" w:rsidP="007F1C1F">
            <w:pPr>
              <w:keepNext/>
              <w:rPr>
                <w:rFonts w:ascii="Arial" w:eastAsia="宋体" w:hAnsi="Arial" w:cs="Arial"/>
              </w:rPr>
            </w:pPr>
            <w:r w:rsidRPr="001F7C42">
              <w:rPr>
                <w:rFonts w:ascii="Arial" w:eastAsia="宋体" w:hAnsi="Arial" w:cs="Arial"/>
              </w:rPr>
              <w:t>}</w:t>
            </w:r>
          </w:p>
          <w:p w14:paraId="4B39106E" w14:textId="216C3945" w:rsidR="007F1C1F" w:rsidRDefault="007F1C1F" w:rsidP="00FD189F">
            <w:pPr>
              <w:keepNext/>
              <w:rPr>
                <w:rFonts w:ascii="宋体" w:eastAsia="宋体" w:hAnsi="宋体"/>
                <w:sz w:val="24"/>
                <w:szCs w:val="28"/>
              </w:rPr>
            </w:pPr>
          </w:p>
        </w:tc>
      </w:tr>
    </w:tbl>
    <w:p w14:paraId="60F58959" w14:textId="0E07BF0C" w:rsidR="00FD189F" w:rsidRDefault="00FD189F">
      <w:pPr>
        <w:pStyle w:val="af8"/>
      </w:pPr>
      <w:bookmarkStart w:id="334" w:name="_Toc36736592"/>
      <w:bookmarkStart w:id="335" w:name="_Toc36940619"/>
      <w:r>
        <w:rPr>
          <w:rFonts w:hint="eastAsia"/>
        </w:rPr>
        <w:t>图</w:t>
      </w:r>
      <w:r>
        <w:rPr>
          <w:rFonts w:hint="eastAsia"/>
        </w:rPr>
        <w:t xml:space="preserve"> </w:t>
      </w:r>
      <w:r w:rsidR="0018235C">
        <w:fldChar w:fldCharType="begin"/>
      </w:r>
      <w:r w:rsidR="0018235C">
        <w:instrText xml:space="preserve"> </w:instrText>
      </w:r>
      <w:r w:rsidR="0018235C">
        <w:rPr>
          <w:rFonts w:hint="eastAsia"/>
        </w:rPr>
        <w:instrText>STYLEREF 1 \s</w:instrText>
      </w:r>
      <w:r w:rsidR="0018235C">
        <w:instrText xml:space="preserve"> </w:instrText>
      </w:r>
      <w:r w:rsidR="0018235C">
        <w:fldChar w:fldCharType="separate"/>
      </w:r>
      <w:r w:rsidR="0018235C">
        <w:rPr>
          <w:rFonts w:hint="eastAsia"/>
          <w:noProof/>
        </w:rPr>
        <w:t>四</w:t>
      </w:r>
      <w:r w:rsidR="0018235C">
        <w:fldChar w:fldCharType="end"/>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12</w:t>
      </w:r>
      <w:r w:rsidR="0018235C">
        <w:fldChar w:fldCharType="end"/>
      </w:r>
      <w:r>
        <w:t xml:space="preserve">  </w:t>
      </w:r>
      <w:r w:rsidRPr="00F110A9">
        <w:rPr>
          <w:rFonts w:hint="eastAsia"/>
        </w:rPr>
        <w:t>构建生效范围实现图</w:t>
      </w:r>
      <w:bookmarkEnd w:id="334"/>
      <w:bookmarkEnd w:id="335"/>
    </w:p>
    <w:p w14:paraId="24C04B98" w14:textId="4EB3D657" w:rsidR="00AF30E9" w:rsidRDefault="00AF30E9" w:rsidP="009F02EA">
      <w:pPr>
        <w:pStyle w:val="3"/>
        <w:numPr>
          <w:ilvl w:val="2"/>
          <w:numId w:val="52"/>
        </w:numPr>
      </w:pPr>
      <w:bookmarkStart w:id="336" w:name="_Toc36732810"/>
      <w:bookmarkStart w:id="337" w:name="_Toc36939030"/>
      <w:r>
        <w:rPr>
          <w:rFonts w:hint="eastAsia"/>
        </w:rPr>
        <w:t>构建</w:t>
      </w:r>
      <w:r w:rsidRPr="00A378BC">
        <w:rPr>
          <w:rFonts w:ascii="Arial" w:hAnsi="Arial" w:hint="eastAsia"/>
        </w:rPr>
        <w:t>Action</w:t>
      </w:r>
      <w:r>
        <w:rPr>
          <w:rFonts w:hint="eastAsia"/>
        </w:rPr>
        <w:t>功能实现</w:t>
      </w:r>
      <w:bookmarkEnd w:id="336"/>
      <w:bookmarkEnd w:id="337"/>
    </w:p>
    <w:p w14:paraId="0F7B7C71" w14:textId="673C894C" w:rsidR="00422B7F" w:rsidRPr="00A30CC1" w:rsidRDefault="00422B7F" w:rsidP="00422B7F">
      <w:pPr>
        <w:spacing w:line="360" w:lineRule="auto"/>
        <w:ind w:firstLineChars="200" w:firstLine="480"/>
        <w:rPr>
          <w:rFonts w:ascii="宋体" w:eastAsia="宋体" w:hAnsi="宋体"/>
          <w:sz w:val="24"/>
          <w:szCs w:val="28"/>
        </w:rPr>
      </w:pPr>
      <w:r>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w:t>
      </w:r>
      <w:r w:rsidR="00811864">
        <w:rPr>
          <w:rFonts w:ascii="Arial" w:eastAsia="宋体" w:hAnsi="Arial"/>
          <w:sz w:val="24"/>
          <w:szCs w:val="28"/>
        </w:rPr>
        <w:t>3</w:t>
      </w:r>
      <w:r>
        <w:rPr>
          <w:rFonts w:ascii="宋体" w:eastAsia="宋体" w:hAnsi="宋体" w:hint="eastAsia"/>
          <w:sz w:val="24"/>
          <w:szCs w:val="28"/>
        </w:rPr>
        <w:t>为构建</w:t>
      </w:r>
      <w:r w:rsidRPr="00A378BC">
        <w:rPr>
          <w:rFonts w:ascii="Arial" w:eastAsia="宋体" w:hAnsi="Arial" w:hint="eastAsia"/>
          <w:sz w:val="24"/>
          <w:szCs w:val="28"/>
        </w:rPr>
        <w:t>Action</w:t>
      </w:r>
      <w:r>
        <w:rPr>
          <w:rFonts w:ascii="宋体" w:eastAsia="宋体" w:hAnsi="宋体" w:hint="eastAsia"/>
          <w:sz w:val="24"/>
          <w:szCs w:val="28"/>
        </w:rPr>
        <w:t>功能实现图。与构建检查规则不同的是，构建</w:t>
      </w:r>
      <w:r w:rsidRPr="00A378BC">
        <w:rPr>
          <w:rFonts w:ascii="Arial" w:eastAsia="宋体" w:hAnsi="Arial" w:hint="eastAsia"/>
          <w:sz w:val="24"/>
          <w:szCs w:val="28"/>
        </w:rPr>
        <w:t>Action</w:t>
      </w:r>
      <w:r>
        <w:rPr>
          <w:rFonts w:ascii="宋体" w:eastAsia="宋体" w:hAnsi="宋体" w:hint="eastAsia"/>
          <w:sz w:val="24"/>
          <w:szCs w:val="28"/>
        </w:rPr>
        <w:t>使用的是</w:t>
      </w:r>
      <w:r w:rsidRPr="00A378BC">
        <w:rPr>
          <w:rFonts w:ascii="Arial" w:eastAsia="宋体" w:hAnsi="Arial" w:hint="eastAsia"/>
          <w:sz w:val="24"/>
          <w:szCs w:val="28"/>
        </w:rPr>
        <w:t>Executor</w:t>
      </w:r>
      <w:r>
        <w:rPr>
          <w:rFonts w:ascii="宋体" w:eastAsia="宋体" w:hAnsi="宋体" w:hint="eastAsia"/>
          <w:sz w:val="24"/>
          <w:szCs w:val="28"/>
        </w:rPr>
        <w:t>函数，构建检查规则时，每个节点均是可执行节点，但是在构建</w:t>
      </w:r>
      <w:r w:rsidRPr="00A378BC">
        <w:rPr>
          <w:rFonts w:ascii="Arial" w:eastAsia="宋体" w:hAnsi="Arial" w:hint="eastAsia"/>
          <w:sz w:val="24"/>
          <w:szCs w:val="28"/>
        </w:rPr>
        <w:t>Action</w:t>
      </w:r>
      <w:r>
        <w:rPr>
          <w:rFonts w:ascii="宋体" w:eastAsia="宋体" w:hAnsi="宋体" w:hint="eastAsia"/>
          <w:sz w:val="24"/>
          <w:szCs w:val="28"/>
        </w:rPr>
        <w:t>时，</w:t>
      </w:r>
      <w:r w:rsidRPr="00A378BC">
        <w:rPr>
          <w:rFonts w:ascii="Arial" w:eastAsia="宋体" w:hAnsi="Arial" w:hint="eastAsia"/>
          <w:sz w:val="24"/>
          <w:szCs w:val="28"/>
        </w:rPr>
        <w:t>Action</w:t>
      </w:r>
      <w:r>
        <w:rPr>
          <w:rFonts w:ascii="宋体" w:eastAsia="宋体" w:hAnsi="宋体" w:hint="eastAsia"/>
          <w:sz w:val="24"/>
          <w:szCs w:val="28"/>
        </w:rPr>
        <w:t>函数是非可执行节点，仅仅保留自定义注解@</w:t>
      </w:r>
      <w:r w:rsidRPr="00A378BC">
        <w:rPr>
          <w:rFonts w:ascii="Arial" w:eastAsia="宋体" w:hAnsi="Arial"/>
          <w:sz w:val="24"/>
          <w:szCs w:val="28"/>
        </w:rPr>
        <w:t>Action</w:t>
      </w:r>
      <w:r>
        <w:rPr>
          <w:rFonts w:ascii="宋体" w:eastAsia="宋体" w:hAnsi="宋体" w:hint="eastAsia"/>
          <w:sz w:val="24"/>
          <w:szCs w:val="28"/>
        </w:rPr>
        <w:t>中</w:t>
      </w:r>
      <w:r w:rsidRPr="00A378BC">
        <w:rPr>
          <w:rFonts w:ascii="Arial" w:eastAsia="宋体" w:hAnsi="Arial" w:hint="eastAsia"/>
          <w:sz w:val="24"/>
          <w:szCs w:val="28"/>
        </w:rPr>
        <w:t>name</w:t>
      </w:r>
      <w:r>
        <w:rPr>
          <w:rFonts w:ascii="宋体" w:eastAsia="宋体" w:hAnsi="宋体" w:hint="eastAsia"/>
          <w:sz w:val="24"/>
          <w:szCs w:val="28"/>
        </w:rPr>
        <w:t>的值，</w:t>
      </w:r>
      <w:r w:rsidRPr="00A378BC">
        <w:rPr>
          <w:rFonts w:ascii="Arial" w:eastAsia="宋体" w:hAnsi="Arial" w:hint="eastAsia"/>
          <w:sz w:val="24"/>
          <w:szCs w:val="28"/>
        </w:rPr>
        <w:t>Executor</w:t>
      </w:r>
      <w:r>
        <w:rPr>
          <w:rFonts w:ascii="宋体" w:eastAsia="宋体" w:hAnsi="宋体" w:hint="eastAsia"/>
          <w:sz w:val="24"/>
          <w:szCs w:val="28"/>
        </w:rPr>
        <w:t>利用</w:t>
      </w:r>
      <w:r w:rsidRPr="00A378BC">
        <w:rPr>
          <w:rFonts w:ascii="Arial" w:eastAsia="宋体" w:hAnsi="Arial" w:hint="eastAsia"/>
          <w:sz w:val="24"/>
          <w:szCs w:val="28"/>
        </w:rPr>
        <w:t>Spring</w:t>
      </w:r>
      <w:r>
        <w:rPr>
          <w:rFonts w:ascii="宋体" w:eastAsia="宋体" w:hAnsi="宋体" w:hint="eastAsia"/>
          <w:sz w:val="24"/>
          <w:szCs w:val="28"/>
        </w:rPr>
        <w:t>容器，通过@</w:t>
      </w:r>
      <w:r w:rsidRPr="00A378BC">
        <w:rPr>
          <w:rFonts w:ascii="Arial" w:eastAsia="宋体" w:hAnsi="Arial" w:hint="eastAsia"/>
          <w:sz w:val="24"/>
          <w:szCs w:val="28"/>
        </w:rPr>
        <w:t>Action</w:t>
      </w:r>
      <w:r>
        <w:rPr>
          <w:rFonts w:ascii="宋体" w:eastAsia="宋体" w:hAnsi="宋体" w:hint="eastAsia"/>
          <w:sz w:val="24"/>
          <w:szCs w:val="28"/>
        </w:rPr>
        <w:t>标签获取所有</w:t>
      </w:r>
      <w:r w:rsidRPr="00A378BC">
        <w:rPr>
          <w:rFonts w:ascii="Arial" w:eastAsia="宋体" w:hAnsi="Arial" w:hint="eastAsia"/>
          <w:sz w:val="24"/>
          <w:szCs w:val="28"/>
        </w:rPr>
        <w:t>Action</w:t>
      </w:r>
      <w:r>
        <w:rPr>
          <w:rFonts w:ascii="宋体" w:eastAsia="宋体" w:hAnsi="宋体" w:hint="eastAsia"/>
          <w:sz w:val="24"/>
          <w:szCs w:val="28"/>
        </w:rPr>
        <w:t>，并通过</w:t>
      </w:r>
      <w:r w:rsidRPr="00A378BC">
        <w:rPr>
          <w:rFonts w:ascii="Arial" w:eastAsia="宋体" w:hAnsi="Arial" w:hint="eastAsia"/>
          <w:sz w:val="24"/>
          <w:szCs w:val="28"/>
        </w:rPr>
        <w:t>name</w:t>
      </w:r>
      <w:r>
        <w:rPr>
          <w:rFonts w:ascii="宋体" w:eastAsia="宋体" w:hAnsi="宋体" w:hint="eastAsia"/>
          <w:sz w:val="24"/>
          <w:szCs w:val="28"/>
        </w:rPr>
        <w:t>值获取到指定的执行类，最终在</w:t>
      </w:r>
      <w:proofErr w:type="spellStart"/>
      <w:r w:rsidRPr="00A378BC">
        <w:rPr>
          <w:rFonts w:ascii="Arial" w:eastAsia="宋体" w:hAnsi="Arial" w:hint="eastAsia"/>
          <w:sz w:val="24"/>
          <w:szCs w:val="28"/>
        </w:rPr>
        <w:t>Excutor</w:t>
      </w:r>
      <w:proofErr w:type="spellEnd"/>
      <w:r>
        <w:rPr>
          <w:rFonts w:ascii="宋体" w:eastAsia="宋体" w:hAnsi="宋体" w:hint="eastAsia"/>
          <w:sz w:val="24"/>
          <w:szCs w:val="28"/>
        </w:rPr>
        <w:t>的</w:t>
      </w:r>
      <w:r w:rsidRPr="00A378BC">
        <w:rPr>
          <w:rFonts w:ascii="Arial" w:eastAsia="宋体" w:hAnsi="Arial" w:hint="eastAsia"/>
          <w:sz w:val="24"/>
          <w:szCs w:val="28"/>
        </w:rPr>
        <w:t>invoke</w:t>
      </w:r>
      <w:r>
        <w:rPr>
          <w:rFonts w:ascii="宋体" w:eastAsia="宋体" w:hAnsi="宋体" w:hint="eastAsia"/>
          <w:sz w:val="24"/>
          <w:szCs w:val="28"/>
        </w:rPr>
        <w:t>方法中执行对应</w:t>
      </w:r>
      <w:r w:rsidRPr="00A378BC">
        <w:rPr>
          <w:rFonts w:ascii="Arial" w:eastAsia="宋体" w:hAnsi="Arial" w:hint="eastAsia"/>
          <w:sz w:val="24"/>
          <w:szCs w:val="28"/>
        </w:rPr>
        <w:lastRenderedPageBreak/>
        <w:t>Action</w:t>
      </w:r>
      <w:r>
        <w:rPr>
          <w:rFonts w:ascii="宋体" w:eastAsia="宋体" w:hAnsi="宋体" w:hint="eastAsia"/>
          <w:sz w:val="24"/>
          <w:szCs w:val="28"/>
        </w:rPr>
        <w:t>动作。这样设计的好处在于充分利用了</w:t>
      </w:r>
      <w:r w:rsidRPr="00A378BC">
        <w:rPr>
          <w:rFonts w:ascii="Arial" w:eastAsia="宋体" w:hAnsi="Arial" w:hint="eastAsia"/>
          <w:sz w:val="24"/>
          <w:szCs w:val="28"/>
        </w:rPr>
        <w:t>Spring</w:t>
      </w:r>
      <w:r>
        <w:rPr>
          <w:rFonts w:ascii="宋体" w:eastAsia="宋体" w:hAnsi="宋体" w:hint="eastAsia"/>
          <w:sz w:val="24"/>
          <w:szCs w:val="28"/>
        </w:rPr>
        <w:t>容器控制反转特性，</w:t>
      </w:r>
      <w:r w:rsidRPr="00A378BC">
        <w:rPr>
          <w:rFonts w:ascii="Arial" w:eastAsia="宋体" w:hAnsi="Arial" w:hint="eastAsia"/>
          <w:sz w:val="24"/>
          <w:szCs w:val="28"/>
        </w:rPr>
        <w:t>Spring</w:t>
      </w:r>
      <w:r>
        <w:rPr>
          <w:rFonts w:ascii="宋体" w:eastAsia="宋体" w:hAnsi="宋体" w:hint="eastAsia"/>
          <w:sz w:val="24"/>
          <w:szCs w:val="28"/>
        </w:rPr>
        <w:t>容器初始化时已经构建了所有非懒加载对象，容器中的对象可以通过指定标签获取。</w:t>
      </w:r>
      <w:r w:rsidRPr="00A378BC">
        <w:rPr>
          <w:rFonts w:ascii="Arial" w:eastAsia="宋体" w:hAnsi="Arial" w:hint="eastAsia"/>
          <w:sz w:val="24"/>
          <w:szCs w:val="28"/>
        </w:rPr>
        <w:t>Executor</w:t>
      </w:r>
      <w:r>
        <w:rPr>
          <w:rFonts w:ascii="宋体" w:eastAsia="宋体" w:hAnsi="宋体" w:hint="eastAsia"/>
          <w:sz w:val="24"/>
          <w:szCs w:val="28"/>
        </w:rPr>
        <w:t>中获取</w:t>
      </w:r>
      <w:r w:rsidRPr="00A378BC">
        <w:rPr>
          <w:rFonts w:ascii="Arial" w:eastAsia="宋体" w:hAnsi="Arial" w:hint="eastAsia"/>
          <w:sz w:val="24"/>
          <w:szCs w:val="28"/>
        </w:rPr>
        <w:t>Action</w:t>
      </w:r>
      <w:r>
        <w:rPr>
          <w:rFonts w:ascii="宋体" w:eastAsia="宋体" w:hAnsi="宋体" w:hint="eastAsia"/>
          <w:sz w:val="24"/>
          <w:szCs w:val="28"/>
        </w:rPr>
        <w:t>并执行的逻辑能轻松应对未来可见的变更，例如新增</w:t>
      </w:r>
      <w:r w:rsidRPr="00A378BC">
        <w:rPr>
          <w:rFonts w:ascii="Arial" w:eastAsia="宋体" w:hAnsi="Arial" w:hint="eastAsia"/>
          <w:sz w:val="24"/>
          <w:szCs w:val="28"/>
        </w:rPr>
        <w:t>Action</w:t>
      </w:r>
      <w:r>
        <w:rPr>
          <w:rFonts w:ascii="宋体" w:eastAsia="宋体" w:hAnsi="宋体" w:hint="eastAsia"/>
          <w:sz w:val="24"/>
          <w:szCs w:val="28"/>
        </w:rPr>
        <w:t>，仅仅需要在实现类上添加@</w:t>
      </w:r>
      <w:r w:rsidRPr="00A378BC">
        <w:rPr>
          <w:rFonts w:ascii="Arial" w:eastAsia="宋体" w:hAnsi="Arial" w:hint="eastAsia"/>
          <w:sz w:val="24"/>
          <w:szCs w:val="28"/>
        </w:rPr>
        <w:t>Action</w:t>
      </w:r>
      <w:r>
        <w:rPr>
          <w:rFonts w:ascii="宋体" w:eastAsia="宋体" w:hAnsi="宋体" w:hint="eastAsia"/>
          <w:sz w:val="24"/>
          <w:szCs w:val="28"/>
        </w:rPr>
        <w:t>标签，删除</w:t>
      </w:r>
      <w:r w:rsidRPr="00A378BC">
        <w:rPr>
          <w:rFonts w:ascii="Arial" w:eastAsia="宋体" w:hAnsi="Arial" w:hint="eastAsia"/>
          <w:sz w:val="24"/>
          <w:szCs w:val="28"/>
        </w:rPr>
        <w:t>Action</w:t>
      </w:r>
      <w:r>
        <w:rPr>
          <w:rFonts w:ascii="宋体" w:eastAsia="宋体" w:hAnsi="宋体" w:hint="eastAsia"/>
          <w:sz w:val="24"/>
          <w:szCs w:val="28"/>
        </w:rPr>
        <w:t>仅需要删除实现类上的@</w:t>
      </w:r>
      <w:r w:rsidRPr="00A378BC">
        <w:rPr>
          <w:rFonts w:ascii="Arial" w:eastAsia="宋体" w:hAnsi="Arial" w:hint="eastAsia"/>
          <w:sz w:val="24"/>
          <w:szCs w:val="28"/>
        </w:rPr>
        <w:t>Action</w:t>
      </w:r>
      <w:r>
        <w:rPr>
          <w:rFonts w:ascii="宋体" w:eastAsia="宋体" w:hAnsi="宋体" w:hint="eastAsia"/>
          <w:sz w:val="24"/>
          <w:szCs w:val="28"/>
        </w:rPr>
        <w:t>标签。</w:t>
      </w:r>
      <w:proofErr w:type="spellStart"/>
      <w:r w:rsidRPr="00A378BC">
        <w:rPr>
          <w:rFonts w:ascii="Arial" w:eastAsia="宋体" w:hAnsi="Arial"/>
          <w:sz w:val="24"/>
          <w:szCs w:val="28"/>
        </w:rPr>
        <w:t>buildAction</w:t>
      </w:r>
      <w:proofErr w:type="spellEnd"/>
      <w:r>
        <w:rPr>
          <w:rFonts w:ascii="宋体" w:eastAsia="宋体" w:hAnsi="宋体" w:hint="eastAsia"/>
          <w:sz w:val="24"/>
          <w:szCs w:val="28"/>
        </w:rPr>
        <w:t>从</w:t>
      </w:r>
      <w:proofErr w:type="spellStart"/>
      <w:r w:rsidRPr="00A378BC">
        <w:rPr>
          <w:rFonts w:ascii="Arial" w:eastAsia="宋体" w:hAnsi="Arial"/>
          <w:sz w:val="24"/>
          <w:szCs w:val="28"/>
        </w:rPr>
        <w:t>sceneRuleConfigDto</w:t>
      </w:r>
      <w:proofErr w:type="spellEnd"/>
      <w:r w:rsidRPr="006840F6">
        <w:rPr>
          <w:rFonts w:ascii="宋体" w:eastAsia="宋体" w:hAnsi="宋体" w:hint="eastAsia"/>
          <w:sz w:val="24"/>
          <w:szCs w:val="28"/>
        </w:rPr>
        <w:t>中获取</w:t>
      </w:r>
      <w:r w:rsidRPr="00A378BC">
        <w:rPr>
          <w:rFonts w:ascii="Arial" w:eastAsia="宋体" w:hAnsi="Arial" w:hint="eastAsia"/>
          <w:sz w:val="24"/>
          <w:szCs w:val="28"/>
        </w:rPr>
        <w:t>Action</w:t>
      </w:r>
      <w:r w:rsidRPr="006840F6">
        <w:rPr>
          <w:rFonts w:ascii="宋体" w:eastAsia="宋体" w:hAnsi="宋体" w:hint="eastAsia"/>
          <w:sz w:val="24"/>
          <w:szCs w:val="28"/>
        </w:rPr>
        <w:t>信息</w:t>
      </w:r>
      <w:r>
        <w:rPr>
          <w:rFonts w:ascii="宋体" w:eastAsia="宋体" w:hAnsi="宋体" w:hint="eastAsia"/>
          <w:sz w:val="24"/>
          <w:szCs w:val="28"/>
        </w:rPr>
        <w:t>，并依次构建用户触达、用户赔付、用户取消、商家索赔</w:t>
      </w:r>
      <w:r w:rsidRPr="00A378BC">
        <w:rPr>
          <w:rFonts w:ascii="Arial" w:eastAsia="宋体" w:hAnsi="Arial" w:hint="eastAsia"/>
          <w:sz w:val="24"/>
          <w:szCs w:val="28"/>
        </w:rPr>
        <w:t>Action</w:t>
      </w:r>
      <w:r>
        <w:rPr>
          <w:rFonts w:ascii="宋体" w:eastAsia="宋体" w:hAnsi="宋体" w:hint="eastAsia"/>
          <w:sz w:val="24"/>
          <w:szCs w:val="28"/>
        </w:rPr>
        <w:t>。</w:t>
      </w:r>
      <w:proofErr w:type="spellStart"/>
      <w:r w:rsidRPr="00A378BC">
        <w:rPr>
          <w:rFonts w:ascii="Arial" w:eastAsia="宋体" w:hAnsi="Arial" w:hint="eastAsia"/>
          <w:sz w:val="24"/>
          <w:szCs w:val="28"/>
        </w:rPr>
        <w:t>build</w:t>
      </w:r>
      <w:r w:rsidRPr="00A378BC">
        <w:rPr>
          <w:rFonts w:ascii="Arial" w:eastAsia="宋体" w:hAnsi="Arial"/>
          <w:sz w:val="24"/>
          <w:szCs w:val="28"/>
        </w:rPr>
        <w:t>Action</w:t>
      </w:r>
      <w:proofErr w:type="spellEnd"/>
      <w:r>
        <w:rPr>
          <w:rFonts w:ascii="宋体" w:eastAsia="宋体" w:hAnsi="宋体" w:hint="eastAsia"/>
          <w:sz w:val="24"/>
          <w:szCs w:val="28"/>
        </w:rPr>
        <w:t>方法返回值为</w:t>
      </w:r>
      <w:r w:rsidRPr="00A378BC">
        <w:rPr>
          <w:rFonts w:ascii="Arial" w:eastAsia="宋体" w:hAnsi="Arial" w:hint="eastAsia"/>
          <w:sz w:val="24"/>
          <w:szCs w:val="28"/>
        </w:rPr>
        <w:t>Action</w:t>
      </w:r>
      <w:r>
        <w:rPr>
          <w:rFonts w:ascii="宋体" w:eastAsia="宋体" w:hAnsi="宋体" w:hint="eastAsia"/>
          <w:sz w:val="24"/>
          <w:szCs w:val="28"/>
        </w:rPr>
        <w:t>执行树的根节点。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24B81CD2" w14:textId="77777777" w:rsidTr="00DC3AA9">
        <w:tc>
          <w:tcPr>
            <w:tcW w:w="8296" w:type="dxa"/>
          </w:tcPr>
          <w:p w14:paraId="4B273281" w14:textId="526EDD1E" w:rsidR="00AF30E9" w:rsidRPr="006840F6" w:rsidRDefault="00B720D8" w:rsidP="00AF30E9">
            <w:pPr>
              <w:rPr>
                <w:rFonts w:ascii="宋体" w:eastAsia="宋体" w:hAnsi="宋体"/>
              </w:rPr>
            </w:pPr>
            <w:r w:rsidRPr="00A378BC">
              <w:rPr>
                <w:rFonts w:ascii="Arial" w:eastAsia="宋体" w:hAnsi="Arial" w:hint="eastAsia"/>
              </w:rPr>
              <w:t>public</w:t>
            </w:r>
            <w:r>
              <w:rPr>
                <w:rFonts w:ascii="宋体" w:eastAsia="宋体" w:hAnsi="宋体"/>
              </w:rPr>
              <w:t xml:space="preserve"> </w:t>
            </w:r>
            <w:proofErr w:type="spellStart"/>
            <w:r w:rsidRPr="00A378BC">
              <w:rPr>
                <w:rFonts w:ascii="Arial" w:eastAsia="宋体" w:hAnsi="Arial"/>
              </w:rPr>
              <w:t>FunctionDto</w:t>
            </w:r>
            <w:proofErr w:type="spellEnd"/>
            <w:r>
              <w:rPr>
                <w:rFonts w:ascii="宋体" w:eastAsia="宋体" w:hAnsi="宋体"/>
              </w:rPr>
              <w:t xml:space="preserve"> </w:t>
            </w:r>
            <w:proofErr w:type="spellStart"/>
            <w:proofErr w:type="gramStart"/>
            <w:r w:rsidR="00AF30E9" w:rsidRPr="00A378BC">
              <w:rPr>
                <w:rFonts w:ascii="Arial" w:eastAsia="宋体" w:hAnsi="Arial"/>
              </w:rPr>
              <w:t>buildAction</w:t>
            </w:r>
            <w:proofErr w:type="spellEnd"/>
            <w:r w:rsidR="00AF30E9" w:rsidRPr="006840F6">
              <w:rPr>
                <w:rFonts w:ascii="宋体" w:eastAsia="宋体" w:hAnsi="宋体"/>
              </w:rPr>
              <w:t>(</w:t>
            </w:r>
            <w:proofErr w:type="spellStart"/>
            <w:proofErr w:type="gramEnd"/>
            <w:r w:rsidR="00AF30E9" w:rsidRPr="00A378BC">
              <w:rPr>
                <w:rFonts w:ascii="Arial" w:eastAsia="宋体" w:hAnsi="Arial"/>
              </w:rPr>
              <w:t>SceneRuleConfigDto</w:t>
            </w:r>
            <w:proofErr w:type="spellEnd"/>
            <w:r w:rsidR="00AF30E9" w:rsidRPr="006840F6">
              <w:rPr>
                <w:rFonts w:ascii="宋体" w:eastAsia="宋体" w:hAnsi="宋体"/>
              </w:rPr>
              <w:t xml:space="preserve"> </w:t>
            </w:r>
            <w:proofErr w:type="spellStart"/>
            <w:r w:rsidR="00AF30E9" w:rsidRPr="00A378BC">
              <w:rPr>
                <w:rFonts w:ascii="Arial" w:eastAsia="宋体" w:hAnsi="Arial"/>
              </w:rPr>
              <w:t>sceneRuleConfigDto</w:t>
            </w:r>
            <w:proofErr w:type="spellEnd"/>
            <w:r w:rsidR="00AF30E9" w:rsidRPr="006840F6">
              <w:rPr>
                <w:rFonts w:ascii="宋体" w:eastAsia="宋体" w:hAnsi="宋体"/>
              </w:rPr>
              <w:t>)</w:t>
            </w:r>
            <w:r w:rsidR="00AF30E9" w:rsidRPr="008A39AC">
              <w:rPr>
                <w:rFonts w:ascii="Arial" w:eastAsia="宋体" w:hAnsi="Arial"/>
              </w:rPr>
              <w:t>{</w:t>
            </w:r>
          </w:p>
          <w:p w14:paraId="39C958A1"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A378BC">
              <w:rPr>
                <w:rFonts w:ascii="Arial" w:eastAsia="宋体" w:hAnsi="Arial"/>
              </w:rPr>
              <w:t>FunctionBuilder</w:t>
            </w:r>
            <w:proofErr w:type="spellEnd"/>
            <w:r w:rsidRPr="006840F6">
              <w:rPr>
                <w:rFonts w:ascii="宋体" w:eastAsia="宋体" w:hAnsi="宋体"/>
              </w:rPr>
              <w:t xml:space="preserve"> </w:t>
            </w:r>
            <w:r w:rsidRPr="00A378BC">
              <w:rPr>
                <w:rFonts w:ascii="Arial" w:eastAsia="宋体" w:hAnsi="Arial"/>
              </w:rPr>
              <w:t>builder</w:t>
            </w:r>
            <w:r w:rsidRPr="006840F6">
              <w:rPr>
                <w:rFonts w:ascii="宋体" w:eastAsia="宋体" w:hAnsi="宋体"/>
              </w:rPr>
              <w:t xml:space="preserve"> = </w:t>
            </w:r>
            <w:proofErr w:type="spellStart"/>
            <w:proofErr w:type="gramStart"/>
            <w:r w:rsidRPr="00A378BC">
              <w:rPr>
                <w:rFonts w:ascii="Arial" w:eastAsia="宋体" w:hAnsi="Arial"/>
              </w:rPr>
              <w:t>newExecutor</w:t>
            </w:r>
            <w:proofErr w:type="spellEnd"/>
            <w:r w:rsidRPr="006840F6">
              <w:rPr>
                <w:rFonts w:ascii="宋体" w:eastAsia="宋体" w:hAnsi="宋体"/>
              </w:rPr>
              <w:t>(</w:t>
            </w:r>
            <w:proofErr w:type="gramEnd"/>
            <w:r w:rsidRPr="006840F6">
              <w:rPr>
                <w:rFonts w:ascii="宋体" w:eastAsia="宋体" w:hAnsi="宋体"/>
              </w:rPr>
              <w:t>);</w:t>
            </w:r>
          </w:p>
          <w:p w14:paraId="7C59E330" w14:textId="77777777" w:rsidR="00AF30E9" w:rsidRPr="006840F6" w:rsidRDefault="00AF30E9" w:rsidP="00AF30E9">
            <w:pPr>
              <w:rPr>
                <w:rFonts w:ascii="宋体" w:eastAsia="宋体" w:hAnsi="宋体"/>
              </w:rPr>
            </w:pPr>
            <w:r w:rsidRPr="006840F6">
              <w:rPr>
                <w:rFonts w:ascii="宋体" w:eastAsia="宋体" w:hAnsi="宋体"/>
              </w:rPr>
              <w:t xml:space="preserve">    // 触达</w:t>
            </w:r>
          </w:p>
          <w:p w14:paraId="1F6DAC50" w14:textId="77777777" w:rsidR="00AF30E9" w:rsidRPr="006840F6" w:rsidRDefault="00AF30E9" w:rsidP="00AF30E9">
            <w:pPr>
              <w:rPr>
                <w:rFonts w:ascii="宋体" w:eastAsia="宋体" w:hAnsi="宋体"/>
              </w:rPr>
            </w:pPr>
            <w:r w:rsidRPr="006840F6">
              <w:rPr>
                <w:rFonts w:ascii="宋体" w:eastAsia="宋体" w:hAnsi="宋体"/>
              </w:rPr>
              <w:t xml:space="preserve">    </w:t>
            </w:r>
            <w:proofErr w:type="gramStart"/>
            <w:r w:rsidRPr="00A378BC">
              <w:rPr>
                <w:rFonts w:ascii="Arial" w:eastAsia="宋体" w:hAnsi="Arial"/>
              </w:rPr>
              <w:t>if</w:t>
            </w:r>
            <w:r w:rsidRPr="006840F6">
              <w:rPr>
                <w:rFonts w:ascii="宋体" w:eastAsia="宋体" w:hAnsi="宋体"/>
              </w:rPr>
              <w:t>(</w:t>
            </w:r>
            <w:proofErr w:type="spellStart"/>
            <w:proofErr w:type="gramEnd"/>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proofErr w:type="spellEnd"/>
            <w:r w:rsidRPr="006840F6">
              <w:rPr>
                <w:rFonts w:ascii="宋体" w:eastAsia="宋体" w:hAnsi="宋体"/>
              </w:rPr>
              <w:t>(</w:t>
            </w:r>
            <w:proofErr w:type="spellStart"/>
            <w:r w:rsidRPr="00A378BC">
              <w:rPr>
                <w:rFonts w:ascii="Arial" w:eastAsia="宋体" w:hAnsi="Arial"/>
              </w:rPr>
              <w:t>sceneRuleConfigDto</w:t>
            </w:r>
            <w:r w:rsidRPr="001244DA">
              <w:rPr>
                <w:rFonts w:ascii="Arial" w:eastAsia="宋体" w:hAnsi="Arial"/>
              </w:rPr>
              <w:t>.</w:t>
            </w:r>
            <w:r w:rsidRPr="00A378BC">
              <w:rPr>
                <w:rFonts w:ascii="Arial" w:eastAsia="宋体" w:hAnsi="Arial"/>
              </w:rPr>
              <w:t>getMessageRule</w:t>
            </w:r>
            <w:proofErr w:type="spellEnd"/>
            <w:r w:rsidRPr="006840F6">
              <w:rPr>
                <w:rFonts w:ascii="宋体" w:eastAsia="宋体" w:hAnsi="宋体"/>
              </w:rPr>
              <w:t>())</w:t>
            </w:r>
            <w:r w:rsidRPr="008A39AC">
              <w:rPr>
                <w:rFonts w:ascii="Arial" w:eastAsia="宋体" w:hAnsi="Arial"/>
              </w:rPr>
              <w:t>{</w:t>
            </w:r>
          </w:p>
          <w:p w14:paraId="4D7846EA"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A378BC">
              <w:rPr>
                <w:rFonts w:ascii="Arial" w:eastAsia="宋体" w:hAnsi="Arial"/>
              </w:rPr>
              <w:t>builder</w:t>
            </w:r>
            <w:r w:rsidRPr="001244DA">
              <w:rPr>
                <w:rFonts w:ascii="Arial" w:eastAsia="宋体" w:hAnsi="Arial"/>
              </w:rPr>
              <w:t>.</w:t>
            </w:r>
            <w:r w:rsidRPr="00A378BC">
              <w:rPr>
                <w:rFonts w:ascii="Arial" w:eastAsia="宋体" w:hAnsi="Arial"/>
              </w:rPr>
              <w:t>add</w:t>
            </w:r>
            <w:proofErr w:type="spellEnd"/>
            <w:r w:rsidRPr="006840F6">
              <w:rPr>
                <w:rFonts w:ascii="宋体" w:eastAsia="宋体" w:hAnsi="宋体"/>
              </w:rPr>
              <w:t>(</w:t>
            </w:r>
            <w:proofErr w:type="spellStart"/>
            <w:proofErr w:type="gramStart"/>
            <w:r w:rsidRPr="00A378BC">
              <w:rPr>
                <w:rFonts w:ascii="Arial" w:eastAsia="宋体" w:hAnsi="Arial"/>
              </w:rPr>
              <w:t>emptyAction</w:t>
            </w:r>
            <w:proofErr w:type="spellEnd"/>
            <w:r w:rsidRPr="006840F6">
              <w:rPr>
                <w:rFonts w:ascii="宋体" w:eastAsia="宋体" w:hAnsi="宋体"/>
              </w:rPr>
              <w:t>(</w:t>
            </w:r>
            <w:proofErr w:type="gramEnd"/>
            <w:r w:rsidRPr="006840F6">
              <w:rPr>
                <w:rFonts w:ascii="宋体" w:eastAsia="宋体" w:hAnsi="宋体"/>
              </w:rPr>
              <w:t>));</w:t>
            </w:r>
          </w:p>
          <w:p w14:paraId="1A454E49" w14:textId="77777777" w:rsidR="00AF30E9" w:rsidRPr="006840F6" w:rsidRDefault="00AF30E9" w:rsidP="00AF30E9">
            <w:pPr>
              <w:rPr>
                <w:rFonts w:ascii="宋体" w:eastAsia="宋体" w:hAnsi="宋体"/>
              </w:rPr>
            </w:pPr>
            <w:r w:rsidRPr="006840F6">
              <w:rPr>
                <w:rFonts w:ascii="宋体" w:eastAsia="宋体" w:hAnsi="宋体"/>
              </w:rPr>
              <w:t xml:space="preserve">    </w:t>
            </w:r>
            <w:proofErr w:type="gramStart"/>
            <w:r w:rsidRPr="001F7C42">
              <w:rPr>
                <w:rFonts w:ascii="Arial" w:eastAsia="宋体" w:hAnsi="Arial"/>
              </w:rPr>
              <w:t>}</w:t>
            </w:r>
            <w:r w:rsidRPr="00A378BC">
              <w:rPr>
                <w:rFonts w:ascii="Arial" w:eastAsia="宋体" w:hAnsi="Arial"/>
              </w:rPr>
              <w:t>else</w:t>
            </w:r>
            <w:proofErr w:type="gramEnd"/>
            <w:r w:rsidRPr="008A39AC">
              <w:rPr>
                <w:rFonts w:ascii="Arial" w:eastAsia="宋体" w:hAnsi="Arial"/>
              </w:rPr>
              <w:t>{</w:t>
            </w:r>
          </w:p>
          <w:p w14:paraId="32BA87E8" w14:textId="73B9C2A8"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A378BC">
              <w:rPr>
                <w:rFonts w:ascii="Arial" w:eastAsia="宋体" w:hAnsi="Arial"/>
              </w:rPr>
              <w:t>sceneRuleConfigDto</w:t>
            </w:r>
            <w:r w:rsidRPr="001244DA">
              <w:rPr>
                <w:rFonts w:ascii="Arial" w:eastAsia="宋体" w:hAnsi="Arial"/>
              </w:rPr>
              <w:t>.</w:t>
            </w:r>
            <w:r w:rsidRPr="00A378BC">
              <w:rPr>
                <w:rFonts w:ascii="Arial" w:eastAsia="宋体" w:hAnsi="Arial"/>
              </w:rPr>
              <w:t>getMessageRule</w:t>
            </w:r>
            <w:proofErr w:type="spellEnd"/>
            <w:r w:rsidRPr="006840F6">
              <w:rPr>
                <w:rFonts w:ascii="宋体" w:eastAsia="宋体" w:hAnsi="宋体"/>
              </w:rPr>
              <w:t>(</w:t>
            </w:r>
            <w:proofErr w:type="gramStart"/>
            <w:r w:rsidRPr="006840F6">
              <w:rPr>
                <w:rFonts w:ascii="宋体" w:eastAsia="宋体" w:hAnsi="宋体"/>
              </w:rPr>
              <w:t>)</w:t>
            </w:r>
            <w:r w:rsidRPr="001244DA">
              <w:rPr>
                <w:rFonts w:ascii="Arial" w:eastAsia="宋体" w:hAnsi="Arial"/>
              </w:rPr>
              <w:t>.</w:t>
            </w:r>
            <w:r w:rsidRPr="00A378BC">
              <w:rPr>
                <w:rFonts w:ascii="Arial" w:eastAsia="宋体" w:hAnsi="Arial"/>
              </w:rPr>
              <w:t>stream</w:t>
            </w:r>
            <w:proofErr w:type="gramEnd"/>
            <w:r w:rsidRPr="006840F6">
              <w:rPr>
                <w:rFonts w:ascii="宋体" w:eastAsia="宋体" w:hAnsi="宋体"/>
              </w:rPr>
              <w:t>()</w:t>
            </w:r>
            <w:r w:rsidRPr="001244DA">
              <w:rPr>
                <w:rFonts w:ascii="Arial" w:eastAsia="宋体" w:hAnsi="Arial"/>
              </w:rPr>
              <w:t>.</w:t>
            </w:r>
            <w:proofErr w:type="spellStart"/>
            <w:r w:rsidRPr="00A378BC">
              <w:rPr>
                <w:rFonts w:ascii="Arial" w:eastAsia="宋体" w:hAnsi="Arial"/>
              </w:rPr>
              <w:t>forEach</w:t>
            </w:r>
            <w:proofErr w:type="spellEnd"/>
            <w:r w:rsidRPr="006840F6">
              <w:rPr>
                <w:rFonts w:ascii="宋体" w:eastAsia="宋体" w:hAnsi="宋体"/>
              </w:rPr>
              <w:t>(</w:t>
            </w:r>
          </w:p>
          <w:p w14:paraId="6057CE6D" w14:textId="2E9639FB" w:rsidR="00AF30E9" w:rsidRPr="00230F80" w:rsidRDefault="00AF30E9" w:rsidP="00AF30E9">
            <w:pPr>
              <w:rPr>
                <w:rFonts w:ascii="Arial" w:eastAsia="宋体" w:hAnsi="Arial"/>
              </w:rPr>
            </w:pPr>
            <w:r w:rsidRPr="006840F6">
              <w:rPr>
                <w:rFonts w:ascii="宋体" w:eastAsia="宋体" w:hAnsi="宋体"/>
              </w:rPr>
              <w:t xml:space="preserve">          </w:t>
            </w:r>
            <w:r w:rsidRPr="00A378BC">
              <w:rPr>
                <w:rFonts w:ascii="Arial" w:eastAsia="宋体" w:hAnsi="Arial"/>
              </w:rPr>
              <w:t>item</w:t>
            </w:r>
            <w:r w:rsidRPr="006840F6">
              <w:rPr>
                <w:rFonts w:ascii="宋体" w:eastAsia="宋体" w:hAnsi="宋体"/>
              </w:rPr>
              <w:t>-&gt;</w:t>
            </w:r>
            <w:r w:rsidRPr="008A39AC">
              <w:rPr>
                <w:rFonts w:ascii="Arial" w:eastAsia="宋体" w:hAnsi="Arial"/>
              </w:rPr>
              <w:t>{</w:t>
            </w:r>
            <w:proofErr w:type="spellStart"/>
            <w:r w:rsidRPr="00A378BC">
              <w:rPr>
                <w:rFonts w:ascii="Arial" w:eastAsia="宋体" w:hAnsi="Arial"/>
              </w:rPr>
              <w:t>builder</w:t>
            </w:r>
            <w:r w:rsidRPr="001244DA">
              <w:rPr>
                <w:rFonts w:ascii="Arial" w:eastAsia="宋体" w:hAnsi="Arial"/>
              </w:rPr>
              <w:t>.</w:t>
            </w:r>
            <w:r w:rsidRPr="00A378BC">
              <w:rPr>
                <w:rFonts w:ascii="Arial" w:eastAsia="宋体" w:hAnsi="Arial"/>
              </w:rPr>
              <w:t>add</w:t>
            </w:r>
            <w:proofErr w:type="spellEnd"/>
            <w:r w:rsidRPr="006840F6">
              <w:rPr>
                <w:rFonts w:ascii="宋体" w:eastAsia="宋体" w:hAnsi="宋体"/>
              </w:rPr>
              <w:t>(</w:t>
            </w:r>
            <w:proofErr w:type="spellStart"/>
            <w:r w:rsidRPr="00A378BC">
              <w:rPr>
                <w:rFonts w:ascii="Arial" w:eastAsia="宋体" w:hAnsi="Arial"/>
              </w:rPr>
              <w:t>buildMessageAction</w:t>
            </w:r>
            <w:proofErr w:type="spellEnd"/>
            <w:r w:rsidRPr="006840F6">
              <w:rPr>
                <w:rFonts w:ascii="宋体" w:eastAsia="宋体" w:hAnsi="宋体"/>
              </w:rPr>
              <w:t>(</w:t>
            </w:r>
            <w:r w:rsidRPr="00A378BC">
              <w:rPr>
                <w:rFonts w:ascii="Arial" w:eastAsia="宋体" w:hAnsi="Arial"/>
              </w:rPr>
              <w:t>item</w:t>
            </w:r>
            <w:r w:rsidRPr="006840F6">
              <w:rPr>
                <w:rFonts w:ascii="宋体" w:eastAsia="宋体" w:hAnsi="宋体"/>
              </w:rPr>
              <w:t>))</w:t>
            </w:r>
            <w:r w:rsidRPr="001F7C42">
              <w:rPr>
                <w:rFonts w:ascii="Arial" w:eastAsia="宋体" w:hAnsi="Arial"/>
              </w:rPr>
              <w:t>}</w:t>
            </w:r>
            <w:r w:rsidRPr="006840F6">
              <w:rPr>
                <w:rFonts w:ascii="宋体" w:eastAsia="宋体" w:hAnsi="宋体"/>
              </w:rPr>
              <w:t>);</w:t>
            </w:r>
          </w:p>
          <w:p w14:paraId="2397231C" w14:textId="77777777" w:rsidR="00AF30E9" w:rsidRPr="006840F6" w:rsidRDefault="00AF30E9" w:rsidP="00AF30E9">
            <w:pPr>
              <w:rPr>
                <w:rFonts w:ascii="宋体" w:eastAsia="宋体" w:hAnsi="宋体"/>
              </w:rPr>
            </w:pPr>
            <w:r w:rsidRPr="006840F6">
              <w:rPr>
                <w:rFonts w:ascii="宋体" w:eastAsia="宋体" w:hAnsi="宋体"/>
              </w:rPr>
              <w:t xml:space="preserve">    </w:t>
            </w:r>
            <w:r w:rsidRPr="001F7C42">
              <w:rPr>
                <w:rFonts w:ascii="Arial" w:eastAsia="宋体" w:hAnsi="Arial"/>
              </w:rPr>
              <w:t>}</w:t>
            </w:r>
          </w:p>
          <w:p w14:paraId="782AB825" w14:textId="77777777" w:rsidR="00AF30E9" w:rsidRPr="006840F6" w:rsidRDefault="00AF30E9" w:rsidP="00AF30E9">
            <w:pPr>
              <w:rPr>
                <w:rFonts w:ascii="宋体" w:eastAsia="宋体" w:hAnsi="宋体"/>
              </w:rPr>
            </w:pPr>
            <w:r w:rsidRPr="006840F6">
              <w:rPr>
                <w:rFonts w:ascii="宋体" w:eastAsia="宋体" w:hAnsi="宋体"/>
              </w:rPr>
              <w:t xml:space="preserve">    // 赔付</w:t>
            </w:r>
          </w:p>
          <w:p w14:paraId="5DE5C749" w14:textId="0A049D4B"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List</w:t>
            </w:r>
            <w:r w:rsidRPr="006840F6">
              <w:rPr>
                <w:rFonts w:ascii="宋体" w:eastAsia="宋体" w:hAnsi="宋体"/>
              </w:rPr>
              <w:t>&lt;</w:t>
            </w:r>
            <w:proofErr w:type="spellStart"/>
            <w:r w:rsidRPr="00A378BC">
              <w:rPr>
                <w:rFonts w:ascii="Arial" w:eastAsia="宋体" w:hAnsi="Arial"/>
              </w:rPr>
              <w:t>FunctionDto</w:t>
            </w:r>
            <w:proofErr w:type="spellEnd"/>
            <w:r w:rsidRPr="006840F6">
              <w:rPr>
                <w:rFonts w:ascii="宋体" w:eastAsia="宋体" w:hAnsi="宋体"/>
              </w:rPr>
              <w:t xml:space="preserve">&gt; </w:t>
            </w:r>
            <w:r w:rsidRPr="00A378BC">
              <w:rPr>
                <w:rFonts w:ascii="Arial" w:eastAsia="宋体" w:hAnsi="Arial"/>
              </w:rPr>
              <w:t>compensations</w:t>
            </w:r>
            <w:r w:rsidRPr="006840F6">
              <w:rPr>
                <w:rFonts w:ascii="宋体" w:eastAsia="宋体" w:hAnsi="宋体"/>
              </w:rPr>
              <w:t xml:space="preserve"> = </w:t>
            </w:r>
            <w:proofErr w:type="spellStart"/>
            <w:proofErr w:type="gramStart"/>
            <w:r w:rsidRPr="00A378BC">
              <w:rPr>
                <w:rFonts w:ascii="Arial" w:eastAsia="宋体" w:hAnsi="Arial"/>
              </w:rPr>
              <w:t>buildCompensationAction</w:t>
            </w:r>
            <w:proofErr w:type="spellEnd"/>
            <w:r w:rsidRPr="006840F6">
              <w:rPr>
                <w:rFonts w:ascii="宋体" w:eastAsia="宋体" w:hAnsi="宋体"/>
              </w:rPr>
              <w:t>(</w:t>
            </w:r>
            <w:proofErr w:type="gramEnd"/>
          </w:p>
          <w:p w14:paraId="46C02689" w14:textId="0B2779D1" w:rsidR="00AF30E9" w:rsidRPr="006840F6" w:rsidRDefault="00AF30E9" w:rsidP="00C05D8A">
            <w:pPr>
              <w:ind w:firstLineChars="400" w:firstLine="840"/>
              <w:rPr>
                <w:rFonts w:ascii="宋体" w:eastAsia="宋体" w:hAnsi="宋体"/>
              </w:rPr>
            </w:pPr>
            <w:r w:rsidRPr="00A378BC">
              <w:rPr>
                <w:rFonts w:ascii="Arial" w:eastAsia="宋体" w:hAnsi="Arial"/>
              </w:rPr>
              <w:t>sceneRuleConfigDto</w:t>
            </w:r>
            <w:r w:rsidRPr="001244DA">
              <w:rPr>
                <w:rFonts w:ascii="Arial" w:eastAsia="宋体" w:hAnsi="Arial"/>
              </w:rPr>
              <w:t>.</w:t>
            </w:r>
            <w:r w:rsidRPr="00A378BC">
              <w:rPr>
                <w:rFonts w:ascii="Arial" w:eastAsia="宋体" w:hAnsi="Arial"/>
              </w:rPr>
              <w:t>getCompensateRule</w:t>
            </w:r>
            <w:r w:rsidRPr="006840F6">
              <w:rPr>
                <w:rFonts w:ascii="宋体" w:eastAsia="宋体" w:hAnsi="宋体"/>
              </w:rPr>
              <w:t>(</w:t>
            </w:r>
            <w:proofErr w:type="gramStart"/>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getTime</w:t>
            </w:r>
            <w:proofErr w:type="gramEnd"/>
            <w:r w:rsidRPr="006840F6">
              <w:rPr>
                <w:rFonts w:ascii="宋体" w:eastAsia="宋体" w:hAnsi="宋体"/>
              </w:rPr>
              <w:t>());</w:t>
            </w:r>
          </w:p>
          <w:p w14:paraId="6CFB88C7" w14:textId="66E1EEC2"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A378BC">
              <w:rPr>
                <w:rFonts w:ascii="Arial" w:eastAsia="宋体" w:hAnsi="Arial"/>
              </w:rPr>
              <w:t>compensations</w:t>
            </w:r>
            <w:r w:rsidRPr="001244DA">
              <w:rPr>
                <w:rFonts w:ascii="Arial" w:eastAsia="宋体" w:hAnsi="Arial"/>
              </w:rPr>
              <w:t>.</w:t>
            </w:r>
            <w:r w:rsidRPr="00A378BC">
              <w:rPr>
                <w:rFonts w:ascii="Arial" w:eastAsia="宋体" w:hAnsi="Arial"/>
              </w:rPr>
              <w:t>stream</w:t>
            </w:r>
            <w:proofErr w:type="spellEnd"/>
            <w:r w:rsidRPr="006840F6">
              <w:rPr>
                <w:rFonts w:ascii="宋体" w:eastAsia="宋体" w:hAnsi="宋体"/>
              </w:rPr>
              <w:t>()</w:t>
            </w:r>
            <w:r w:rsidRPr="001244DA">
              <w:rPr>
                <w:rFonts w:ascii="Arial" w:eastAsia="宋体" w:hAnsi="Arial"/>
              </w:rPr>
              <w:t>.</w:t>
            </w:r>
            <w:proofErr w:type="spellStart"/>
            <w:r w:rsidRPr="00A378BC">
              <w:rPr>
                <w:rFonts w:ascii="Arial" w:eastAsia="宋体" w:hAnsi="Arial"/>
              </w:rPr>
              <w:t>forEach</w:t>
            </w:r>
            <w:proofErr w:type="spellEnd"/>
            <w:r w:rsidRPr="006840F6">
              <w:rPr>
                <w:rFonts w:ascii="宋体" w:eastAsia="宋体" w:hAnsi="宋体"/>
              </w:rPr>
              <w:t>(</w:t>
            </w:r>
            <w:r w:rsidRPr="00A378BC">
              <w:rPr>
                <w:rFonts w:ascii="Arial" w:eastAsia="宋体" w:hAnsi="Arial"/>
              </w:rPr>
              <w:t>item</w:t>
            </w:r>
            <w:r w:rsidRPr="006840F6">
              <w:rPr>
                <w:rFonts w:ascii="宋体" w:eastAsia="宋体" w:hAnsi="宋体"/>
              </w:rPr>
              <w:t>-&gt;</w:t>
            </w:r>
            <w:r w:rsidRPr="008A39AC">
              <w:rPr>
                <w:rFonts w:ascii="Arial" w:eastAsia="宋体" w:hAnsi="Arial"/>
              </w:rPr>
              <w:t>{</w:t>
            </w:r>
            <w:proofErr w:type="spellStart"/>
            <w:r w:rsidRPr="00A378BC">
              <w:rPr>
                <w:rFonts w:ascii="Arial" w:eastAsia="宋体" w:hAnsi="Arial"/>
              </w:rPr>
              <w:t>builder</w:t>
            </w:r>
            <w:r w:rsidRPr="001244DA">
              <w:rPr>
                <w:rFonts w:ascii="Arial" w:eastAsia="宋体" w:hAnsi="Arial"/>
              </w:rPr>
              <w:t>.</w:t>
            </w:r>
            <w:r w:rsidRPr="00A378BC">
              <w:rPr>
                <w:rFonts w:ascii="Arial" w:eastAsia="宋体" w:hAnsi="Arial"/>
              </w:rPr>
              <w:t>add</w:t>
            </w:r>
            <w:proofErr w:type="spellEnd"/>
            <w:r w:rsidRPr="006840F6">
              <w:rPr>
                <w:rFonts w:ascii="宋体" w:eastAsia="宋体" w:hAnsi="宋体"/>
              </w:rPr>
              <w:t>(</w:t>
            </w:r>
            <w:r w:rsidRPr="00A378BC">
              <w:rPr>
                <w:rFonts w:ascii="Arial" w:eastAsia="宋体" w:hAnsi="Arial"/>
              </w:rPr>
              <w:t>item</w:t>
            </w:r>
            <w:r w:rsidRPr="006840F6">
              <w:rPr>
                <w:rFonts w:ascii="宋体" w:eastAsia="宋体" w:hAnsi="宋体"/>
              </w:rPr>
              <w:t>);</w:t>
            </w:r>
            <w:r w:rsidRPr="001F7C42">
              <w:rPr>
                <w:rFonts w:ascii="Arial" w:eastAsia="宋体" w:hAnsi="Arial"/>
              </w:rPr>
              <w:t>}</w:t>
            </w:r>
            <w:r w:rsidRPr="006840F6">
              <w:rPr>
                <w:rFonts w:ascii="宋体" w:eastAsia="宋体" w:hAnsi="宋体"/>
              </w:rPr>
              <w:t>)</w:t>
            </w:r>
            <w:r w:rsidRPr="001F7C42">
              <w:rPr>
                <w:rFonts w:ascii="Arial" w:eastAsia="宋体" w:hAnsi="Arial"/>
              </w:rPr>
              <w:t>}</w:t>
            </w:r>
            <w:r w:rsidR="00C05D8A">
              <w:rPr>
                <w:rFonts w:ascii="宋体" w:eastAsia="宋体" w:hAnsi="宋体" w:hint="eastAsia"/>
              </w:rPr>
              <w:t>；</w:t>
            </w:r>
          </w:p>
          <w:p w14:paraId="08BB3122" w14:textId="77777777" w:rsidR="00AF30E9" w:rsidRPr="006840F6" w:rsidRDefault="00AF30E9" w:rsidP="00AF30E9">
            <w:pPr>
              <w:rPr>
                <w:rFonts w:ascii="宋体" w:eastAsia="宋体" w:hAnsi="宋体"/>
              </w:rPr>
            </w:pPr>
            <w:r w:rsidRPr="006840F6">
              <w:rPr>
                <w:rFonts w:ascii="宋体" w:eastAsia="宋体" w:hAnsi="宋体"/>
              </w:rPr>
              <w:t xml:space="preserve">    // 用户取消</w:t>
            </w:r>
          </w:p>
          <w:p w14:paraId="10589C21" w14:textId="77777777" w:rsidR="00AF30E9" w:rsidRPr="006840F6" w:rsidRDefault="00AF30E9" w:rsidP="00AF30E9">
            <w:pPr>
              <w:rPr>
                <w:rFonts w:ascii="宋体" w:eastAsia="宋体" w:hAnsi="宋体"/>
              </w:rPr>
            </w:pPr>
            <w:r w:rsidRPr="006840F6">
              <w:rPr>
                <w:rFonts w:ascii="宋体" w:eastAsia="宋体" w:hAnsi="宋体"/>
              </w:rPr>
              <w:t xml:space="preserve">    </w:t>
            </w:r>
            <w:proofErr w:type="gramStart"/>
            <w:r w:rsidRPr="00A378BC">
              <w:rPr>
                <w:rFonts w:ascii="Arial" w:eastAsia="宋体" w:hAnsi="Arial"/>
              </w:rPr>
              <w:t>if</w:t>
            </w:r>
            <w:r w:rsidRPr="006840F6">
              <w:rPr>
                <w:rFonts w:ascii="宋体" w:eastAsia="宋体" w:hAnsi="宋体"/>
              </w:rPr>
              <w:t>(</w:t>
            </w:r>
            <w:proofErr w:type="gramEnd"/>
            <w:r w:rsidRPr="00A378BC">
              <w:rPr>
                <w:rFonts w:ascii="Arial" w:eastAsia="宋体" w:hAnsi="Arial"/>
              </w:rPr>
              <w:t>Boolean</w:t>
            </w:r>
            <w:r w:rsidRPr="001244DA">
              <w:rPr>
                <w:rFonts w:ascii="Arial" w:eastAsia="宋体" w:hAnsi="Arial"/>
              </w:rPr>
              <w:t>.</w:t>
            </w:r>
            <w:r w:rsidRPr="00A378BC">
              <w:rPr>
                <w:rFonts w:ascii="Arial" w:eastAsia="宋体" w:hAnsi="Arial"/>
              </w:rPr>
              <w:t>TRUE</w:t>
            </w:r>
            <w:r w:rsidRPr="001244DA">
              <w:rPr>
                <w:rFonts w:ascii="Arial" w:eastAsia="宋体" w:hAnsi="Arial"/>
              </w:rPr>
              <w:t>.</w:t>
            </w:r>
            <w:r w:rsidRPr="00A378BC">
              <w:rPr>
                <w:rFonts w:ascii="Arial" w:eastAsia="宋体" w:hAnsi="Arial"/>
              </w:rPr>
              <w:t>equals</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getCancelRule</w:t>
            </w:r>
            <w:r w:rsidRPr="006840F6">
              <w:rPr>
                <w:rFonts w:ascii="宋体" w:eastAsia="宋体" w:hAnsi="宋体"/>
              </w:rPr>
              <w:t>()</w:t>
            </w:r>
            <w:r w:rsidRPr="001244DA">
              <w:rPr>
                <w:rFonts w:ascii="Arial" w:eastAsia="宋体" w:hAnsi="Arial"/>
              </w:rPr>
              <w:t>.</w:t>
            </w:r>
            <w:r w:rsidRPr="00A378BC">
              <w:rPr>
                <w:rFonts w:ascii="Arial" w:eastAsia="宋体" w:hAnsi="Arial"/>
              </w:rPr>
              <w:t>getSupport</w:t>
            </w:r>
            <w:r w:rsidRPr="006840F6">
              <w:rPr>
                <w:rFonts w:ascii="宋体" w:eastAsia="宋体" w:hAnsi="宋体"/>
              </w:rPr>
              <w:t>()))</w:t>
            </w:r>
            <w:r w:rsidRPr="008A39AC">
              <w:rPr>
                <w:rFonts w:ascii="Arial" w:eastAsia="宋体" w:hAnsi="Arial"/>
              </w:rPr>
              <w:t>{</w:t>
            </w:r>
          </w:p>
          <w:p w14:paraId="42948EDA"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A378BC">
              <w:rPr>
                <w:rFonts w:ascii="Arial" w:eastAsia="宋体" w:hAnsi="Arial"/>
              </w:rPr>
              <w:t>FunctionDto</w:t>
            </w:r>
            <w:proofErr w:type="spellEnd"/>
            <w:r w:rsidRPr="006840F6">
              <w:rPr>
                <w:rFonts w:ascii="宋体" w:eastAsia="宋体" w:hAnsi="宋体"/>
              </w:rPr>
              <w:t xml:space="preserve"> </w:t>
            </w:r>
            <w:proofErr w:type="spellStart"/>
            <w:r w:rsidRPr="00A378BC">
              <w:rPr>
                <w:rFonts w:ascii="Arial" w:eastAsia="宋体" w:hAnsi="Arial"/>
              </w:rPr>
              <w:t>cancelCondition</w:t>
            </w:r>
            <w:proofErr w:type="spellEnd"/>
            <w:r w:rsidRPr="006840F6">
              <w:rPr>
                <w:rFonts w:ascii="宋体" w:eastAsia="宋体" w:hAnsi="宋体"/>
              </w:rPr>
              <w:t xml:space="preserve"> = </w:t>
            </w:r>
            <w:r w:rsidRPr="00A378BC">
              <w:rPr>
                <w:rFonts w:ascii="Arial" w:eastAsia="宋体" w:hAnsi="Arial"/>
              </w:rPr>
              <w:t>conditionRuleDto</w:t>
            </w:r>
            <w:r w:rsidRPr="003F1175">
              <w:rPr>
                <w:rFonts w:ascii="Arial" w:eastAsia="宋体" w:hAnsi="Arial"/>
              </w:rPr>
              <w:t>2</w:t>
            </w:r>
            <w:proofErr w:type="gramStart"/>
            <w:r w:rsidRPr="00A378BC">
              <w:rPr>
                <w:rFonts w:ascii="Arial" w:eastAsia="宋体" w:hAnsi="Arial"/>
              </w:rPr>
              <w:t>Function</w:t>
            </w:r>
            <w:r w:rsidRPr="006840F6">
              <w:rPr>
                <w:rFonts w:ascii="宋体" w:eastAsia="宋体" w:hAnsi="宋体"/>
              </w:rPr>
              <w:t>(</w:t>
            </w:r>
            <w:proofErr w:type="gramEnd"/>
          </w:p>
          <w:p w14:paraId="746140DB" w14:textId="7A1BD595" w:rsidR="00AF30E9" w:rsidRDefault="00AF30E9" w:rsidP="00B57BE7">
            <w:pPr>
              <w:ind w:firstLineChars="900" w:firstLine="1890"/>
              <w:rPr>
                <w:rFonts w:ascii="宋体" w:eastAsia="宋体" w:hAnsi="宋体"/>
              </w:rPr>
            </w:pPr>
            <w:proofErr w:type="spellStart"/>
            <w:r w:rsidRPr="00A378BC">
              <w:rPr>
                <w:rFonts w:ascii="Arial" w:eastAsia="宋体" w:hAnsi="Arial"/>
              </w:rPr>
              <w:t>sceneRuleConfigDto</w:t>
            </w:r>
            <w:r w:rsidRPr="001244DA">
              <w:rPr>
                <w:rFonts w:ascii="Arial" w:eastAsia="宋体" w:hAnsi="Arial"/>
              </w:rPr>
              <w:t>.</w:t>
            </w:r>
            <w:r w:rsidRPr="00A378BC">
              <w:rPr>
                <w:rFonts w:ascii="Arial" w:eastAsia="宋体" w:hAnsi="Arial"/>
              </w:rPr>
              <w:t>getCancelRUle</w:t>
            </w:r>
            <w:proofErr w:type="spellEnd"/>
            <w:r w:rsidRPr="006840F6">
              <w:rPr>
                <w:rFonts w:ascii="宋体" w:eastAsia="宋体" w:hAnsi="宋体"/>
              </w:rPr>
              <w:t>(</w:t>
            </w:r>
            <w:proofErr w:type="gramStart"/>
            <w:r w:rsidRPr="006840F6">
              <w:rPr>
                <w:rFonts w:ascii="宋体" w:eastAsia="宋体" w:hAnsi="宋体"/>
              </w:rPr>
              <w:t>)</w:t>
            </w:r>
            <w:r w:rsidRPr="001244DA">
              <w:rPr>
                <w:rFonts w:ascii="Arial" w:eastAsia="宋体" w:hAnsi="Arial"/>
              </w:rPr>
              <w:t>.</w:t>
            </w:r>
            <w:proofErr w:type="spellStart"/>
            <w:r w:rsidRPr="00A378BC">
              <w:rPr>
                <w:rFonts w:ascii="Arial" w:eastAsia="宋体" w:hAnsi="Arial"/>
              </w:rPr>
              <w:t>getCondition</w:t>
            </w:r>
            <w:proofErr w:type="spellEnd"/>
            <w:proofErr w:type="gramEnd"/>
            <w:r w:rsidRPr="006840F6">
              <w:rPr>
                <w:rFonts w:ascii="宋体" w:eastAsia="宋体" w:hAnsi="宋体"/>
              </w:rPr>
              <w:t>());</w:t>
            </w:r>
          </w:p>
          <w:p w14:paraId="18DDBD20" w14:textId="7019C93D" w:rsidR="00B57BE7" w:rsidRPr="00A74A2B" w:rsidRDefault="00B57BE7" w:rsidP="00B57BE7">
            <w:pPr>
              <w:rPr>
                <w:rFonts w:ascii="Arial" w:eastAsia="宋体" w:hAnsi="Arial" w:cs="Arial"/>
              </w:rPr>
            </w:pPr>
            <w:r>
              <w:rPr>
                <w:rFonts w:ascii="宋体" w:eastAsia="宋体" w:hAnsi="宋体" w:hint="eastAsia"/>
              </w:rPr>
              <w:t xml:space="preserve"> </w:t>
            </w:r>
            <w:r>
              <w:rPr>
                <w:rFonts w:ascii="宋体" w:eastAsia="宋体" w:hAnsi="宋体"/>
              </w:rPr>
              <w:t xml:space="preserve">       </w:t>
            </w:r>
            <w:proofErr w:type="spellStart"/>
            <w:r w:rsidRPr="00A378BC">
              <w:rPr>
                <w:rFonts w:ascii="Arial" w:eastAsia="宋体" w:hAnsi="Arial" w:cs="Arial"/>
              </w:rPr>
              <w:t>builder</w:t>
            </w:r>
            <w:r w:rsidRPr="00A74A2B">
              <w:rPr>
                <w:rFonts w:ascii="Arial" w:eastAsia="宋体" w:hAnsi="Arial" w:cs="Arial"/>
              </w:rPr>
              <w:t>.</w:t>
            </w:r>
            <w:r w:rsidRPr="00A378BC">
              <w:rPr>
                <w:rFonts w:ascii="Arial" w:eastAsia="宋体" w:hAnsi="Arial" w:cs="Arial"/>
              </w:rPr>
              <w:t>add</w:t>
            </w:r>
            <w:proofErr w:type="spellEnd"/>
            <w:r w:rsidRPr="00A74A2B">
              <w:rPr>
                <w:rFonts w:ascii="Arial" w:eastAsia="宋体" w:hAnsi="Arial" w:cs="Arial"/>
              </w:rPr>
              <w:t>(</w:t>
            </w:r>
            <w:proofErr w:type="spellStart"/>
            <w:r w:rsidRPr="00A378BC">
              <w:rPr>
                <w:rFonts w:ascii="Arial" w:eastAsia="宋体" w:hAnsi="Arial" w:cs="Arial"/>
              </w:rPr>
              <w:t>buildCancelAction</w:t>
            </w:r>
            <w:proofErr w:type="spellEnd"/>
            <w:r w:rsidRPr="00A74A2B">
              <w:rPr>
                <w:rFonts w:ascii="Arial" w:eastAsia="宋体" w:hAnsi="Arial" w:cs="Arial"/>
              </w:rPr>
              <w:t>(</w:t>
            </w:r>
            <w:proofErr w:type="spellStart"/>
            <w:r w:rsidRPr="00A378BC">
              <w:rPr>
                <w:rFonts w:ascii="Arial" w:eastAsia="宋体" w:hAnsi="Arial" w:cs="Arial"/>
              </w:rPr>
              <w:t>cancelCondition</w:t>
            </w:r>
            <w:proofErr w:type="spellEnd"/>
            <w:r w:rsidRPr="00A74A2B">
              <w:rPr>
                <w:rFonts w:ascii="Arial" w:eastAsia="宋体" w:hAnsi="Arial" w:cs="Arial"/>
              </w:rPr>
              <w:t>));</w:t>
            </w:r>
          </w:p>
          <w:p w14:paraId="5201F91C" w14:textId="77777777" w:rsidR="00AF30E9" w:rsidRPr="00A74A2B" w:rsidRDefault="00AF30E9" w:rsidP="00AF30E9">
            <w:pPr>
              <w:rPr>
                <w:rFonts w:ascii="Arial" w:eastAsia="宋体" w:hAnsi="Arial" w:cs="Arial"/>
              </w:rPr>
            </w:pPr>
            <w:r w:rsidRPr="006840F6">
              <w:rPr>
                <w:rFonts w:ascii="宋体" w:eastAsia="宋体" w:hAnsi="宋体"/>
              </w:rPr>
              <w:t xml:space="preserve">    </w:t>
            </w:r>
            <w:r w:rsidRPr="001F7C42">
              <w:rPr>
                <w:rFonts w:ascii="Arial" w:eastAsia="宋体" w:hAnsi="Arial" w:cs="Arial"/>
              </w:rPr>
              <w:t>}</w:t>
            </w:r>
          </w:p>
          <w:p w14:paraId="30BE8236" w14:textId="77777777" w:rsidR="00AF30E9" w:rsidRPr="006840F6" w:rsidRDefault="00AF30E9" w:rsidP="00AF30E9">
            <w:pPr>
              <w:rPr>
                <w:rFonts w:ascii="宋体" w:eastAsia="宋体" w:hAnsi="宋体"/>
              </w:rPr>
            </w:pPr>
            <w:r w:rsidRPr="006840F6">
              <w:rPr>
                <w:rFonts w:ascii="宋体" w:eastAsia="宋体" w:hAnsi="宋体"/>
              </w:rPr>
              <w:t xml:space="preserve">    // 商户索赔</w:t>
            </w:r>
          </w:p>
          <w:p w14:paraId="17961FB2"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builder</w:t>
            </w:r>
            <w:r w:rsidRPr="001244DA">
              <w:rPr>
                <w:rFonts w:ascii="Arial" w:eastAsia="宋体" w:hAnsi="Arial"/>
              </w:rPr>
              <w:t>.</w:t>
            </w:r>
            <w:r w:rsidRPr="00A378BC">
              <w:rPr>
                <w:rFonts w:ascii="Arial" w:eastAsia="宋体" w:hAnsi="Arial"/>
              </w:rPr>
              <w:t>add</w:t>
            </w:r>
            <w:r w:rsidRPr="006840F6">
              <w:rPr>
                <w:rFonts w:ascii="宋体" w:eastAsia="宋体" w:hAnsi="宋体"/>
              </w:rPr>
              <w:t>(</w:t>
            </w:r>
            <w:proofErr w:type="gramStart"/>
            <w:r w:rsidRPr="00A378BC">
              <w:rPr>
                <w:rFonts w:ascii="Arial" w:eastAsia="宋体" w:hAnsi="Arial"/>
              </w:rPr>
              <w:t>builderClaimAction</w:t>
            </w:r>
            <w:r w:rsidRPr="006840F6">
              <w:rPr>
                <w:rFonts w:ascii="宋体" w:eastAsia="宋体" w:hAnsi="宋体"/>
              </w:rPr>
              <w:t>(</w:t>
            </w:r>
            <w:proofErr w:type="gramEnd"/>
            <w:r w:rsidRPr="00A378BC">
              <w:rPr>
                <w:rFonts w:ascii="Arial" w:eastAsia="宋体" w:hAnsi="Arial"/>
              </w:rPr>
              <w:t>sceneRuleConfigDto</w:t>
            </w:r>
            <w:r w:rsidRPr="001244DA">
              <w:rPr>
                <w:rFonts w:ascii="Arial" w:eastAsia="宋体" w:hAnsi="Arial"/>
              </w:rPr>
              <w:t>.</w:t>
            </w:r>
            <w:r w:rsidRPr="00A378BC">
              <w:rPr>
                <w:rFonts w:ascii="Arial" w:eastAsia="宋体" w:hAnsi="Arial"/>
              </w:rPr>
              <w:t>getClaimRule</w:t>
            </w:r>
            <w:r w:rsidRPr="006840F6">
              <w:rPr>
                <w:rFonts w:ascii="宋体" w:eastAsia="宋体" w:hAnsi="宋体"/>
              </w:rPr>
              <w:t>())</w:t>
            </w:r>
            <w:r w:rsidRPr="001244DA">
              <w:rPr>
                <w:rFonts w:ascii="Arial" w:eastAsia="宋体" w:hAnsi="Arial"/>
              </w:rPr>
              <w:t>.</w:t>
            </w:r>
            <w:r w:rsidRPr="00A378BC">
              <w:rPr>
                <w:rFonts w:ascii="Arial" w:eastAsia="宋体" w:hAnsi="Arial"/>
              </w:rPr>
              <w:t>build</w:t>
            </w:r>
            <w:r w:rsidRPr="006840F6">
              <w:rPr>
                <w:rFonts w:ascii="宋体" w:eastAsia="宋体" w:hAnsi="宋体"/>
              </w:rPr>
              <w:t>());</w:t>
            </w:r>
          </w:p>
          <w:p w14:paraId="754AAD7A"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return</w:t>
            </w:r>
            <w:r w:rsidRPr="006840F6">
              <w:rPr>
                <w:rFonts w:ascii="宋体" w:eastAsia="宋体" w:hAnsi="宋体"/>
              </w:rPr>
              <w:t xml:space="preserve"> </w:t>
            </w:r>
            <w:proofErr w:type="spellStart"/>
            <w:proofErr w:type="gramStart"/>
            <w:r w:rsidRPr="00A378BC">
              <w:rPr>
                <w:rFonts w:ascii="Arial" w:eastAsia="宋体" w:hAnsi="Arial"/>
              </w:rPr>
              <w:t>builder</w:t>
            </w:r>
            <w:r w:rsidRPr="001244DA">
              <w:rPr>
                <w:rFonts w:ascii="Arial" w:eastAsia="宋体" w:hAnsi="Arial"/>
              </w:rPr>
              <w:t>.</w:t>
            </w:r>
            <w:r w:rsidRPr="00A378BC">
              <w:rPr>
                <w:rFonts w:ascii="Arial" w:eastAsia="宋体" w:hAnsi="Arial"/>
              </w:rPr>
              <w:t>build</w:t>
            </w:r>
            <w:proofErr w:type="spellEnd"/>
            <w:proofErr w:type="gramEnd"/>
            <w:r w:rsidRPr="006840F6">
              <w:rPr>
                <w:rFonts w:ascii="宋体" w:eastAsia="宋体" w:hAnsi="宋体"/>
              </w:rPr>
              <w:t>();</w:t>
            </w:r>
          </w:p>
          <w:p w14:paraId="5276701E" w14:textId="4CEE1BE7" w:rsidR="00AF30E9" w:rsidRDefault="00AF30E9" w:rsidP="00FD189F">
            <w:pPr>
              <w:keepNext/>
            </w:pPr>
            <w:r w:rsidRPr="001F7C42">
              <w:rPr>
                <w:rFonts w:ascii="Arial" w:eastAsia="宋体" w:hAnsi="Arial"/>
              </w:rPr>
              <w:t>}</w:t>
            </w:r>
          </w:p>
        </w:tc>
      </w:tr>
    </w:tbl>
    <w:p w14:paraId="78B8985F" w14:textId="67E713F4" w:rsidR="00FD189F" w:rsidRDefault="00FD189F">
      <w:pPr>
        <w:pStyle w:val="af8"/>
      </w:pPr>
      <w:bookmarkStart w:id="338" w:name="_Toc36736593"/>
      <w:bookmarkStart w:id="339" w:name="_Toc36940620"/>
      <w:r>
        <w:rPr>
          <w:rFonts w:hint="eastAsia"/>
        </w:rPr>
        <w:t>图</w:t>
      </w:r>
      <w:r>
        <w:rPr>
          <w:rFonts w:hint="eastAsia"/>
        </w:rPr>
        <w:t xml:space="preserve"> </w:t>
      </w:r>
      <w:r w:rsidR="0018235C">
        <w:fldChar w:fldCharType="begin"/>
      </w:r>
      <w:r w:rsidR="0018235C">
        <w:instrText xml:space="preserve"> </w:instrText>
      </w:r>
      <w:r w:rsidR="0018235C">
        <w:rPr>
          <w:rFonts w:hint="eastAsia"/>
        </w:rPr>
        <w:instrText>STYLEREF 1 \s</w:instrText>
      </w:r>
      <w:r w:rsidR="0018235C">
        <w:instrText xml:space="preserve"> </w:instrText>
      </w:r>
      <w:r w:rsidR="0018235C">
        <w:fldChar w:fldCharType="separate"/>
      </w:r>
      <w:r w:rsidR="0018235C">
        <w:rPr>
          <w:rFonts w:hint="eastAsia"/>
          <w:noProof/>
        </w:rPr>
        <w:t>四</w:t>
      </w:r>
      <w:r w:rsidR="0018235C">
        <w:fldChar w:fldCharType="end"/>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13</w:t>
      </w:r>
      <w:r w:rsidR="0018235C">
        <w:fldChar w:fldCharType="end"/>
      </w:r>
      <w:r>
        <w:t xml:space="preserve">  </w:t>
      </w:r>
      <w:r w:rsidRPr="00D92C03">
        <w:rPr>
          <w:rFonts w:hint="eastAsia"/>
        </w:rPr>
        <w:t>构建</w:t>
      </w:r>
      <w:r w:rsidRPr="00A378BC">
        <w:t>Action</w:t>
      </w:r>
      <w:r w:rsidRPr="00D92C03">
        <w:t>功能实现图</w:t>
      </w:r>
      <w:bookmarkEnd w:id="338"/>
      <w:bookmarkEnd w:id="339"/>
    </w:p>
    <w:p w14:paraId="526D4405" w14:textId="72D924CA" w:rsidR="001D30B8" w:rsidRPr="001D30B8" w:rsidRDefault="00BD3847" w:rsidP="009F02EA">
      <w:pPr>
        <w:pStyle w:val="2"/>
        <w:numPr>
          <w:ilvl w:val="1"/>
          <w:numId w:val="52"/>
        </w:numPr>
      </w:pPr>
      <w:bookmarkStart w:id="340" w:name="_Toc25947936"/>
      <w:bookmarkStart w:id="341" w:name="_Toc36642714"/>
      <w:bookmarkStart w:id="342" w:name="_Toc36643286"/>
      <w:bookmarkStart w:id="343" w:name="_Toc36732811"/>
      <w:bookmarkStart w:id="344" w:name="_Toc36939031"/>
      <w:r>
        <w:rPr>
          <w:rFonts w:hint="eastAsia"/>
        </w:rPr>
        <w:t>审核流模块</w:t>
      </w:r>
      <w:bookmarkEnd w:id="340"/>
      <w:bookmarkEnd w:id="341"/>
      <w:bookmarkEnd w:id="342"/>
      <w:bookmarkEnd w:id="343"/>
      <w:bookmarkEnd w:id="344"/>
    </w:p>
    <w:p w14:paraId="3ED7197B" w14:textId="44FD8610" w:rsidR="001D30B8" w:rsidRDefault="001D30B8" w:rsidP="009F02EA">
      <w:pPr>
        <w:pStyle w:val="3"/>
        <w:numPr>
          <w:ilvl w:val="2"/>
          <w:numId w:val="52"/>
        </w:numPr>
      </w:pPr>
      <w:bookmarkStart w:id="345" w:name="_Toc36642715"/>
      <w:bookmarkStart w:id="346" w:name="_Toc36643287"/>
      <w:bookmarkStart w:id="347" w:name="_Toc36732812"/>
      <w:bookmarkStart w:id="348" w:name="_Toc36939032"/>
      <w:r>
        <w:rPr>
          <w:rFonts w:hint="eastAsia"/>
        </w:rPr>
        <w:t>审核流模块设计</w:t>
      </w:r>
      <w:bookmarkEnd w:id="345"/>
      <w:bookmarkEnd w:id="346"/>
      <w:bookmarkEnd w:id="347"/>
      <w:bookmarkEnd w:id="348"/>
    </w:p>
    <w:p w14:paraId="1D41C402" w14:textId="0F655E16" w:rsidR="00391800" w:rsidRPr="00826DB1" w:rsidRDefault="00391800" w:rsidP="00EB264D">
      <w:pPr>
        <w:spacing w:line="360" w:lineRule="auto"/>
        <w:ind w:firstLineChars="200" w:firstLine="480"/>
        <w:rPr>
          <w:rFonts w:ascii="宋体" w:eastAsia="宋体" w:hAnsi="宋体"/>
          <w:sz w:val="24"/>
          <w:szCs w:val="24"/>
        </w:rPr>
      </w:pPr>
      <w:r w:rsidRPr="00826DB1">
        <w:rPr>
          <w:rFonts w:ascii="宋体" w:eastAsia="宋体" w:hAnsi="宋体" w:hint="eastAsia"/>
          <w:sz w:val="24"/>
          <w:szCs w:val="24"/>
        </w:rPr>
        <w:t>审核流模块</w:t>
      </w:r>
      <w:r w:rsidR="00826DB1" w:rsidRPr="00826DB1">
        <w:rPr>
          <w:rFonts w:ascii="宋体" w:eastAsia="宋体" w:hAnsi="宋体" w:hint="eastAsia"/>
          <w:sz w:val="24"/>
          <w:szCs w:val="24"/>
        </w:rPr>
        <w:t>对新增或修改后规则合理性</w:t>
      </w:r>
      <w:r w:rsidR="007B0C47">
        <w:rPr>
          <w:rFonts w:ascii="宋体" w:eastAsia="宋体" w:hAnsi="宋体" w:hint="eastAsia"/>
          <w:sz w:val="24"/>
          <w:szCs w:val="24"/>
        </w:rPr>
        <w:t>提供了</w:t>
      </w:r>
      <w:r w:rsidR="00826DB1" w:rsidRPr="00826DB1">
        <w:rPr>
          <w:rFonts w:ascii="宋体" w:eastAsia="宋体" w:hAnsi="宋体" w:hint="eastAsia"/>
          <w:sz w:val="24"/>
          <w:szCs w:val="24"/>
        </w:rPr>
        <w:t>保障，防止出现因用户操作失误而导致配置出错误的规则，从而直接导致公司的资损。</w:t>
      </w:r>
      <w:r w:rsidR="00826DB1">
        <w:rPr>
          <w:rFonts w:ascii="宋体" w:eastAsia="宋体" w:hAnsi="宋体" w:hint="eastAsia"/>
          <w:sz w:val="24"/>
          <w:szCs w:val="24"/>
        </w:rPr>
        <w:t>审核流模块的审批是借</w:t>
      </w:r>
      <w:r w:rsidR="00826DB1">
        <w:rPr>
          <w:rFonts w:ascii="宋体" w:eastAsia="宋体" w:hAnsi="宋体" w:hint="eastAsia"/>
          <w:sz w:val="24"/>
          <w:szCs w:val="24"/>
        </w:rPr>
        <w:lastRenderedPageBreak/>
        <w:t>用的公司已有的审核流平台，在开发过程中，审核流模块需要接入审核流平台，两者之间的交互通过消息队列的方式进行，</w:t>
      </w:r>
      <w:r w:rsidR="00C91493">
        <w:rPr>
          <w:rFonts w:ascii="宋体" w:eastAsia="宋体" w:hAnsi="宋体" w:hint="eastAsia"/>
          <w:sz w:val="24"/>
          <w:szCs w:val="24"/>
        </w:rPr>
        <w:t>用户新增或者修改规则之后，就会在审核流平台创建一个审核流，审核人员会在审核流上进行审批，审批的结果会发送到消息队列中，</w:t>
      </w:r>
      <w:r w:rsidR="007E2503">
        <w:rPr>
          <w:rFonts w:ascii="宋体" w:eastAsia="宋体" w:hAnsi="宋体" w:hint="eastAsia"/>
          <w:sz w:val="24"/>
          <w:szCs w:val="24"/>
        </w:rPr>
        <w:t>系统审核流模块会监听消息，并根据消息的内容做相应的处理。除此之外，</w:t>
      </w:r>
      <w:r w:rsidR="00D02BBB">
        <w:rPr>
          <w:rFonts w:ascii="宋体" w:eastAsia="宋体" w:hAnsi="宋体" w:hint="eastAsia"/>
          <w:sz w:val="24"/>
          <w:szCs w:val="24"/>
        </w:rPr>
        <w:t>审核流模块需要保证消息</w:t>
      </w:r>
      <w:r w:rsidR="002430FB">
        <w:rPr>
          <w:rFonts w:ascii="宋体" w:eastAsia="宋体" w:hAnsi="宋体" w:hint="eastAsia"/>
          <w:sz w:val="24"/>
          <w:szCs w:val="24"/>
        </w:rPr>
        <w:t>丢失之后也能够进行流转</w:t>
      </w:r>
      <w:r w:rsidR="005818C8">
        <w:rPr>
          <w:rFonts w:ascii="宋体" w:eastAsia="宋体" w:hAnsi="宋体" w:hint="eastAsia"/>
          <w:sz w:val="24"/>
          <w:szCs w:val="24"/>
        </w:rPr>
        <w:t>，</w:t>
      </w:r>
      <w:r w:rsidR="009E15B1">
        <w:rPr>
          <w:rFonts w:ascii="宋体" w:eastAsia="宋体" w:hAnsi="宋体" w:hint="eastAsia"/>
          <w:sz w:val="24"/>
          <w:szCs w:val="24"/>
        </w:rPr>
        <w:t>若没有消息可靠性保障，就会存在审核平台审核通过，但是审核流程没法流转到下一个节点的问题，</w:t>
      </w:r>
      <w:r w:rsidR="00324C5D">
        <w:rPr>
          <w:rFonts w:ascii="宋体" w:eastAsia="宋体" w:hAnsi="宋体" w:hint="eastAsia"/>
          <w:sz w:val="24"/>
          <w:szCs w:val="24"/>
        </w:rPr>
        <w:t>造成规则</w:t>
      </w:r>
      <w:r w:rsidR="00D2289A">
        <w:rPr>
          <w:rFonts w:ascii="宋体" w:eastAsia="宋体" w:hAnsi="宋体" w:hint="eastAsia"/>
          <w:sz w:val="24"/>
          <w:szCs w:val="24"/>
        </w:rPr>
        <w:t>无法及时生效，进一步影响策略的实施。</w:t>
      </w:r>
    </w:p>
    <w:p w14:paraId="1BADA827" w14:textId="7189F7A7" w:rsidR="00FD189F" w:rsidRDefault="006F2DB3" w:rsidP="00FD189F">
      <w:pPr>
        <w:keepNext/>
        <w:jc w:val="center"/>
      </w:pPr>
      <w:r>
        <w:rPr>
          <w:noProof/>
        </w:rPr>
        <w:drawing>
          <wp:inline distT="0" distB="0" distL="0" distR="0" wp14:anchorId="52BD02C5" wp14:editId="554BA502">
            <wp:extent cx="5274310" cy="41090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4109085"/>
                    </a:xfrm>
                    <a:prstGeom prst="rect">
                      <a:avLst/>
                    </a:prstGeom>
                    <a:noFill/>
                    <a:ln>
                      <a:noFill/>
                    </a:ln>
                  </pic:spPr>
                </pic:pic>
              </a:graphicData>
            </a:graphic>
          </wp:inline>
        </w:drawing>
      </w:r>
    </w:p>
    <w:p w14:paraId="2513E751" w14:textId="4881B866" w:rsidR="00F567AF" w:rsidRDefault="00FD189F" w:rsidP="00FD189F">
      <w:pPr>
        <w:pStyle w:val="af8"/>
      </w:pPr>
      <w:bookmarkStart w:id="349" w:name="_Toc36736594"/>
      <w:bookmarkStart w:id="350" w:name="_Toc36940621"/>
      <w:r>
        <w:t>图</w:t>
      </w:r>
      <w:r>
        <w:t xml:space="preserve"> </w:t>
      </w:r>
      <w:fldSimple w:instr=" STYLEREF 1 \s ">
        <w:r w:rsidR="0018235C">
          <w:rPr>
            <w:rFonts w:hint="eastAsia"/>
            <w:noProof/>
          </w:rPr>
          <w:t>四</w:t>
        </w:r>
      </w:fldSimple>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14</w:t>
      </w:r>
      <w:r w:rsidR="0018235C">
        <w:fldChar w:fldCharType="end"/>
      </w:r>
      <w:r>
        <w:t xml:space="preserve">  </w:t>
      </w:r>
      <w:r w:rsidRPr="00A510E4">
        <w:rPr>
          <w:rFonts w:hint="eastAsia"/>
        </w:rPr>
        <w:t>审核流模块类图</w:t>
      </w:r>
      <w:bookmarkEnd w:id="349"/>
      <w:bookmarkEnd w:id="350"/>
    </w:p>
    <w:p w14:paraId="288C6068" w14:textId="5DB8789D" w:rsidR="003B5439" w:rsidRDefault="00F567AF" w:rsidP="006D1121">
      <w:pPr>
        <w:spacing w:line="360" w:lineRule="auto"/>
        <w:ind w:firstLineChars="200" w:firstLine="480"/>
        <w:rPr>
          <w:rFonts w:ascii="宋体" w:eastAsia="宋体" w:hAnsi="宋体"/>
          <w:sz w:val="24"/>
          <w:szCs w:val="24"/>
        </w:rPr>
      </w:pPr>
      <w:r w:rsidRPr="00391800">
        <w:rPr>
          <w:rFonts w:ascii="宋体" w:eastAsia="宋体" w:hAnsi="宋体" w:hint="eastAsia"/>
          <w:sz w:val="24"/>
          <w:szCs w:val="24"/>
        </w:rPr>
        <w:t>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4</w:t>
      </w:r>
      <w:r w:rsidRPr="00391800">
        <w:rPr>
          <w:rFonts w:ascii="宋体" w:eastAsia="宋体" w:hAnsi="宋体" w:hint="eastAsia"/>
          <w:sz w:val="24"/>
          <w:szCs w:val="24"/>
        </w:rPr>
        <w:t>为审核流</w:t>
      </w:r>
      <w:r w:rsidR="006C1227" w:rsidRPr="00391800">
        <w:rPr>
          <w:rFonts w:ascii="宋体" w:eastAsia="宋体" w:hAnsi="宋体" w:hint="eastAsia"/>
          <w:sz w:val="24"/>
          <w:szCs w:val="24"/>
        </w:rPr>
        <w:t>的设计类图，</w:t>
      </w:r>
      <w:proofErr w:type="spellStart"/>
      <w:r w:rsidR="006C1227" w:rsidRPr="00A378BC">
        <w:rPr>
          <w:rFonts w:ascii="Arial" w:eastAsia="宋体" w:hAnsi="Arial" w:hint="eastAsia"/>
          <w:sz w:val="24"/>
          <w:szCs w:val="24"/>
        </w:rPr>
        <w:t>Audit</w:t>
      </w:r>
      <w:r w:rsidR="006C1227" w:rsidRPr="00A378BC">
        <w:rPr>
          <w:rFonts w:ascii="Arial" w:eastAsia="宋体" w:hAnsi="Arial"/>
          <w:sz w:val="24"/>
          <w:szCs w:val="24"/>
        </w:rPr>
        <w:t>EventConsumer</w:t>
      </w:r>
      <w:proofErr w:type="spellEnd"/>
      <w:r w:rsidR="006C1227" w:rsidRPr="00391800">
        <w:rPr>
          <w:rFonts w:ascii="宋体" w:eastAsia="宋体" w:hAnsi="宋体" w:hint="eastAsia"/>
          <w:sz w:val="24"/>
          <w:szCs w:val="24"/>
        </w:rPr>
        <w:t>是一个消息消费者类，消费从消息队列发送过来，消息监听线程会调用</w:t>
      </w:r>
      <w:proofErr w:type="spellStart"/>
      <w:r w:rsidR="006C1227" w:rsidRPr="00A378BC">
        <w:rPr>
          <w:rFonts w:ascii="Arial" w:eastAsia="宋体" w:hAnsi="Arial" w:hint="eastAsia"/>
          <w:sz w:val="24"/>
          <w:szCs w:val="24"/>
        </w:rPr>
        <w:t>Audit</w:t>
      </w:r>
      <w:r w:rsidR="006C1227" w:rsidRPr="00A378BC">
        <w:rPr>
          <w:rFonts w:ascii="Arial" w:eastAsia="宋体" w:hAnsi="Arial"/>
          <w:sz w:val="24"/>
          <w:szCs w:val="24"/>
        </w:rPr>
        <w:t>EventConsumer</w:t>
      </w:r>
      <w:proofErr w:type="spellEnd"/>
      <w:r w:rsidR="006C1227" w:rsidRPr="00391800">
        <w:rPr>
          <w:rFonts w:ascii="宋体" w:eastAsia="宋体" w:hAnsi="宋体" w:hint="eastAsia"/>
          <w:sz w:val="24"/>
          <w:szCs w:val="24"/>
        </w:rPr>
        <w:t>的</w:t>
      </w:r>
      <w:proofErr w:type="spellStart"/>
      <w:r w:rsidR="006C1227" w:rsidRPr="00A378BC">
        <w:rPr>
          <w:rFonts w:ascii="Arial" w:eastAsia="宋体" w:hAnsi="Arial" w:hint="eastAsia"/>
          <w:sz w:val="24"/>
          <w:szCs w:val="24"/>
        </w:rPr>
        <w:t>o</w:t>
      </w:r>
      <w:r w:rsidR="006C1227" w:rsidRPr="00A378BC">
        <w:rPr>
          <w:rFonts w:ascii="Arial" w:eastAsia="宋体" w:hAnsi="Arial"/>
          <w:sz w:val="24"/>
          <w:szCs w:val="24"/>
        </w:rPr>
        <w:t>nMessage</w:t>
      </w:r>
      <w:proofErr w:type="spellEnd"/>
      <w:r w:rsidR="006C1227" w:rsidRPr="00391800">
        <w:rPr>
          <w:rFonts w:ascii="宋体" w:eastAsia="宋体" w:hAnsi="宋体" w:hint="eastAsia"/>
          <w:sz w:val="24"/>
          <w:szCs w:val="24"/>
        </w:rPr>
        <w:t>方法。对于接受到的消息，</w:t>
      </w:r>
      <w:proofErr w:type="spellStart"/>
      <w:r w:rsidR="006C1227" w:rsidRPr="00A378BC">
        <w:rPr>
          <w:rFonts w:ascii="Arial" w:eastAsia="宋体" w:hAnsi="Arial" w:hint="eastAsia"/>
          <w:sz w:val="24"/>
          <w:szCs w:val="24"/>
        </w:rPr>
        <w:t>onMessage</w:t>
      </w:r>
      <w:proofErr w:type="spellEnd"/>
      <w:r w:rsidR="006C1227" w:rsidRPr="00391800">
        <w:rPr>
          <w:rFonts w:ascii="宋体" w:eastAsia="宋体" w:hAnsi="宋体" w:hint="eastAsia"/>
          <w:sz w:val="24"/>
          <w:szCs w:val="24"/>
        </w:rPr>
        <w:t>方法内会调用</w:t>
      </w:r>
      <w:r w:rsidR="006C1227" w:rsidRPr="00A378BC">
        <w:rPr>
          <w:rFonts w:ascii="Arial" w:eastAsia="宋体" w:hAnsi="Arial" w:hint="eastAsia"/>
          <w:sz w:val="24"/>
          <w:szCs w:val="24"/>
        </w:rPr>
        <w:t>decode</w:t>
      </w:r>
      <w:r w:rsidR="006C1227" w:rsidRPr="00391800">
        <w:rPr>
          <w:rFonts w:ascii="宋体" w:eastAsia="宋体" w:hAnsi="宋体" w:hint="eastAsia"/>
          <w:sz w:val="24"/>
          <w:szCs w:val="24"/>
        </w:rPr>
        <w:t>(</w:t>
      </w:r>
      <w:r w:rsidR="006C1227" w:rsidRPr="00391800">
        <w:rPr>
          <w:rFonts w:ascii="宋体" w:eastAsia="宋体" w:hAnsi="宋体"/>
          <w:sz w:val="24"/>
          <w:szCs w:val="24"/>
        </w:rPr>
        <w:t>)</w:t>
      </w:r>
      <w:r w:rsidR="006C1227" w:rsidRPr="00391800">
        <w:rPr>
          <w:rFonts w:ascii="宋体" w:eastAsia="宋体" w:hAnsi="宋体" w:hint="eastAsia"/>
          <w:sz w:val="24"/>
          <w:szCs w:val="24"/>
        </w:rPr>
        <w:t>方法消息进行解码</w:t>
      </w:r>
      <w:r w:rsidR="00391800">
        <w:rPr>
          <w:rFonts w:ascii="宋体" w:eastAsia="宋体" w:hAnsi="宋体" w:hint="eastAsia"/>
          <w:sz w:val="24"/>
          <w:szCs w:val="24"/>
        </w:rPr>
        <w:t>。消息的处理接口是</w:t>
      </w:r>
      <w:proofErr w:type="spellStart"/>
      <w:r w:rsidR="00391800" w:rsidRPr="00A378BC">
        <w:rPr>
          <w:rFonts w:ascii="Arial" w:eastAsia="宋体" w:hAnsi="Arial" w:hint="eastAsia"/>
          <w:sz w:val="24"/>
          <w:szCs w:val="24"/>
        </w:rPr>
        <w:t>Handle</w:t>
      </w:r>
      <w:r w:rsidR="00391800" w:rsidRPr="00A378BC">
        <w:rPr>
          <w:rFonts w:ascii="Arial" w:eastAsia="宋体" w:hAnsi="Arial"/>
          <w:sz w:val="24"/>
          <w:szCs w:val="24"/>
        </w:rPr>
        <w:t>AuditMessageService</w:t>
      </w:r>
      <w:proofErr w:type="spellEnd"/>
      <w:r w:rsidR="00391800">
        <w:rPr>
          <w:rFonts w:ascii="宋体" w:eastAsia="宋体" w:hAnsi="宋体" w:hint="eastAsia"/>
          <w:sz w:val="24"/>
          <w:szCs w:val="24"/>
        </w:rPr>
        <w:t>的</w:t>
      </w:r>
      <w:proofErr w:type="spellStart"/>
      <w:r w:rsidR="00391800" w:rsidRPr="00A378BC">
        <w:rPr>
          <w:rFonts w:ascii="Arial" w:eastAsia="宋体" w:hAnsi="Arial" w:hint="eastAsia"/>
          <w:sz w:val="24"/>
          <w:szCs w:val="24"/>
        </w:rPr>
        <w:t>handle</w:t>
      </w:r>
      <w:r w:rsidR="00391800" w:rsidRPr="00A378BC">
        <w:rPr>
          <w:rFonts w:ascii="Arial" w:eastAsia="宋体" w:hAnsi="Arial"/>
          <w:sz w:val="24"/>
          <w:szCs w:val="24"/>
        </w:rPr>
        <w:t>AuditMessage</w:t>
      </w:r>
      <w:proofErr w:type="spellEnd"/>
      <w:r w:rsidR="00391800">
        <w:rPr>
          <w:rFonts w:ascii="宋体" w:eastAsia="宋体" w:hAnsi="宋体" w:hint="eastAsia"/>
          <w:sz w:val="24"/>
          <w:szCs w:val="24"/>
        </w:rPr>
        <w:t>(</w:t>
      </w:r>
      <w:r w:rsidR="00391800">
        <w:rPr>
          <w:rFonts w:ascii="宋体" w:eastAsia="宋体" w:hAnsi="宋体"/>
          <w:sz w:val="24"/>
          <w:szCs w:val="24"/>
        </w:rPr>
        <w:t>)</w:t>
      </w:r>
      <w:r w:rsidR="00391800">
        <w:rPr>
          <w:rFonts w:ascii="宋体" w:eastAsia="宋体" w:hAnsi="宋体" w:hint="eastAsia"/>
          <w:sz w:val="24"/>
          <w:szCs w:val="24"/>
        </w:rPr>
        <w:t>方法。</w:t>
      </w:r>
      <w:proofErr w:type="spellStart"/>
      <w:r w:rsidR="00414244" w:rsidRPr="00A378BC">
        <w:rPr>
          <w:rFonts w:ascii="Arial" w:eastAsia="宋体" w:hAnsi="Arial" w:hint="eastAsia"/>
          <w:sz w:val="24"/>
          <w:szCs w:val="24"/>
        </w:rPr>
        <w:t>Handle</w:t>
      </w:r>
      <w:r w:rsidR="00414244" w:rsidRPr="00A378BC">
        <w:rPr>
          <w:rFonts w:ascii="Arial" w:eastAsia="宋体" w:hAnsi="Arial"/>
          <w:sz w:val="24"/>
          <w:szCs w:val="24"/>
        </w:rPr>
        <w:t>AuditMessageService</w:t>
      </w:r>
      <w:proofErr w:type="spellEnd"/>
      <w:r w:rsidR="00414244">
        <w:rPr>
          <w:rFonts w:ascii="宋体" w:eastAsia="宋体" w:hAnsi="宋体" w:hint="eastAsia"/>
          <w:sz w:val="24"/>
          <w:szCs w:val="24"/>
        </w:rPr>
        <w:t>的实现类中引用了两个对象：</w:t>
      </w:r>
      <w:proofErr w:type="spellStart"/>
      <w:r w:rsidR="00414244" w:rsidRPr="00A378BC">
        <w:rPr>
          <w:rFonts w:ascii="Arial" w:eastAsia="宋体" w:hAnsi="Arial" w:hint="eastAsia"/>
          <w:sz w:val="24"/>
          <w:szCs w:val="24"/>
        </w:rPr>
        <w:t>RunnerService</w:t>
      </w:r>
      <w:proofErr w:type="spellEnd"/>
      <w:r w:rsidR="00414244">
        <w:rPr>
          <w:rFonts w:ascii="宋体" w:eastAsia="宋体" w:hAnsi="宋体" w:hint="eastAsia"/>
          <w:sz w:val="24"/>
          <w:szCs w:val="24"/>
        </w:rPr>
        <w:t>和</w:t>
      </w:r>
      <w:proofErr w:type="spellStart"/>
      <w:r w:rsidR="00414244" w:rsidRPr="00A378BC">
        <w:rPr>
          <w:rFonts w:ascii="Arial" w:eastAsia="宋体" w:hAnsi="Arial" w:hint="eastAsia"/>
          <w:sz w:val="24"/>
          <w:szCs w:val="24"/>
        </w:rPr>
        <w:t>SceneDraftRule</w:t>
      </w:r>
      <w:r w:rsidR="00414244" w:rsidRPr="00A378BC">
        <w:rPr>
          <w:rFonts w:ascii="Arial" w:eastAsia="宋体" w:hAnsi="Arial"/>
          <w:sz w:val="24"/>
          <w:szCs w:val="24"/>
        </w:rPr>
        <w:t>Service</w:t>
      </w:r>
      <w:proofErr w:type="spellEnd"/>
      <w:r w:rsidR="00414244">
        <w:rPr>
          <w:rFonts w:ascii="宋体" w:eastAsia="宋体" w:hAnsi="宋体" w:hint="eastAsia"/>
          <w:sz w:val="24"/>
          <w:szCs w:val="24"/>
        </w:rPr>
        <w:t>。</w:t>
      </w:r>
      <w:proofErr w:type="spellStart"/>
      <w:r w:rsidR="00414244" w:rsidRPr="00A378BC">
        <w:rPr>
          <w:rFonts w:ascii="Arial" w:eastAsia="宋体" w:hAnsi="Arial" w:hint="eastAsia"/>
          <w:sz w:val="24"/>
          <w:szCs w:val="24"/>
        </w:rPr>
        <w:t>Runner</w:t>
      </w:r>
      <w:r w:rsidR="00414244" w:rsidRPr="00A378BC">
        <w:rPr>
          <w:rFonts w:ascii="Arial" w:eastAsia="宋体" w:hAnsi="Arial"/>
          <w:sz w:val="24"/>
          <w:szCs w:val="24"/>
        </w:rPr>
        <w:t>Servic</w:t>
      </w:r>
      <w:proofErr w:type="spellEnd"/>
      <w:r w:rsidR="00854115">
        <w:rPr>
          <w:rFonts w:ascii="宋体" w:eastAsia="宋体" w:hAnsi="宋体" w:hint="eastAsia"/>
          <w:sz w:val="24"/>
          <w:szCs w:val="24"/>
        </w:rPr>
        <w:t>是审核流平台提供的接口，</w:t>
      </w:r>
      <w:r w:rsidR="00E51A56">
        <w:rPr>
          <w:rFonts w:ascii="宋体" w:eastAsia="宋体" w:hAnsi="宋体" w:hint="eastAsia"/>
          <w:sz w:val="24"/>
          <w:szCs w:val="24"/>
        </w:rPr>
        <w:t>通过</w:t>
      </w:r>
      <w:r w:rsidR="00E51A56" w:rsidRPr="00A378BC">
        <w:rPr>
          <w:rFonts w:ascii="Arial" w:eastAsia="宋体" w:hAnsi="Arial" w:hint="eastAsia"/>
          <w:sz w:val="24"/>
          <w:szCs w:val="24"/>
        </w:rPr>
        <w:t>RPC</w:t>
      </w:r>
      <w:r w:rsidR="00E51A56">
        <w:rPr>
          <w:rFonts w:ascii="宋体" w:eastAsia="宋体" w:hAnsi="宋体" w:hint="eastAsia"/>
          <w:sz w:val="24"/>
          <w:szCs w:val="24"/>
        </w:rPr>
        <w:t>调用具体服务</w:t>
      </w:r>
      <w:r w:rsidR="00854115">
        <w:rPr>
          <w:rFonts w:ascii="宋体" w:eastAsia="宋体" w:hAnsi="宋体" w:hint="eastAsia"/>
          <w:sz w:val="24"/>
          <w:szCs w:val="24"/>
        </w:rPr>
        <w:t>，</w:t>
      </w:r>
      <w:r w:rsidR="00414244">
        <w:rPr>
          <w:rFonts w:ascii="宋体" w:eastAsia="宋体" w:hAnsi="宋体" w:hint="eastAsia"/>
          <w:sz w:val="24"/>
          <w:szCs w:val="24"/>
        </w:rPr>
        <w:t>负责进行流程的流转</w:t>
      </w:r>
      <w:r w:rsidR="00647E67">
        <w:rPr>
          <w:rFonts w:ascii="宋体" w:eastAsia="宋体" w:hAnsi="宋体" w:hint="eastAsia"/>
          <w:sz w:val="24"/>
          <w:szCs w:val="24"/>
        </w:rPr>
        <w:t>，</w:t>
      </w:r>
      <w:r w:rsidR="00A60448">
        <w:rPr>
          <w:rFonts w:ascii="宋体" w:eastAsia="宋体" w:hAnsi="宋体" w:hint="eastAsia"/>
          <w:sz w:val="24"/>
          <w:szCs w:val="24"/>
        </w:rPr>
        <w:t>当获取到消</w:t>
      </w:r>
      <w:r w:rsidR="00A60448">
        <w:rPr>
          <w:rFonts w:ascii="宋体" w:eastAsia="宋体" w:hAnsi="宋体" w:hint="eastAsia"/>
          <w:sz w:val="24"/>
          <w:szCs w:val="24"/>
        </w:rPr>
        <w:lastRenderedPageBreak/>
        <w:t>息队列中的消息时，</w:t>
      </w:r>
      <w:r w:rsidR="001E5C91">
        <w:rPr>
          <w:rFonts w:ascii="宋体" w:eastAsia="宋体" w:hAnsi="宋体" w:hint="eastAsia"/>
          <w:sz w:val="24"/>
          <w:szCs w:val="24"/>
        </w:rPr>
        <w:t>消息中会携带当前审批节点和审批结果</w:t>
      </w:r>
      <w:r w:rsidR="00A60448">
        <w:rPr>
          <w:rFonts w:ascii="宋体" w:eastAsia="宋体" w:hAnsi="宋体" w:hint="eastAsia"/>
          <w:sz w:val="24"/>
          <w:szCs w:val="24"/>
        </w:rPr>
        <w:t>，</w:t>
      </w:r>
      <w:r w:rsidR="001E5C91">
        <w:rPr>
          <w:rFonts w:ascii="宋体" w:eastAsia="宋体" w:hAnsi="宋体" w:hint="eastAsia"/>
          <w:sz w:val="24"/>
          <w:szCs w:val="24"/>
        </w:rPr>
        <w:t>根据这两个消息可以</w:t>
      </w:r>
      <w:r w:rsidR="00B64293">
        <w:rPr>
          <w:rFonts w:ascii="宋体" w:eastAsia="宋体" w:hAnsi="宋体" w:hint="eastAsia"/>
          <w:sz w:val="24"/>
          <w:szCs w:val="24"/>
        </w:rPr>
        <w:t>得出审批是否通过，以及通过之后下一个审批人员</w:t>
      </w:r>
      <w:r w:rsidR="00DE6F7A">
        <w:rPr>
          <w:rFonts w:ascii="宋体" w:eastAsia="宋体" w:hAnsi="宋体" w:hint="eastAsia"/>
          <w:sz w:val="24"/>
          <w:szCs w:val="24"/>
        </w:rPr>
        <w:t>，</w:t>
      </w:r>
      <w:r w:rsidR="001F1FB3">
        <w:rPr>
          <w:rFonts w:ascii="宋体" w:eastAsia="宋体" w:hAnsi="宋体" w:hint="eastAsia"/>
          <w:sz w:val="24"/>
          <w:szCs w:val="24"/>
        </w:rPr>
        <w:t>如审批通过，</w:t>
      </w:r>
      <w:r w:rsidR="00DE6F7A">
        <w:rPr>
          <w:rFonts w:ascii="宋体" w:eastAsia="宋体" w:hAnsi="宋体" w:hint="eastAsia"/>
          <w:sz w:val="24"/>
          <w:szCs w:val="24"/>
        </w:rPr>
        <w:t>此时可以调用</w:t>
      </w:r>
      <w:proofErr w:type="spellStart"/>
      <w:r w:rsidR="00DE6F7A" w:rsidRPr="00A378BC">
        <w:rPr>
          <w:rFonts w:ascii="Arial" w:eastAsia="宋体" w:hAnsi="Arial" w:hint="eastAsia"/>
          <w:sz w:val="24"/>
          <w:szCs w:val="24"/>
        </w:rPr>
        <w:t>RunnerService</w:t>
      </w:r>
      <w:proofErr w:type="spellEnd"/>
      <w:r w:rsidR="00DE6F7A">
        <w:rPr>
          <w:rFonts w:ascii="宋体" w:eastAsia="宋体" w:hAnsi="宋体" w:hint="eastAsia"/>
          <w:sz w:val="24"/>
          <w:szCs w:val="24"/>
        </w:rPr>
        <w:t>的</w:t>
      </w:r>
      <w:r w:rsidR="00DE6F7A" w:rsidRPr="00A378BC">
        <w:rPr>
          <w:rFonts w:ascii="Arial" w:eastAsia="宋体" w:hAnsi="Arial" w:hint="eastAsia"/>
          <w:sz w:val="24"/>
          <w:szCs w:val="24"/>
        </w:rPr>
        <w:t>transfer</w:t>
      </w:r>
      <w:r w:rsidR="00DE6F7A">
        <w:rPr>
          <w:rFonts w:ascii="宋体" w:eastAsia="宋体" w:hAnsi="宋体" w:hint="eastAsia"/>
          <w:sz w:val="24"/>
          <w:szCs w:val="24"/>
        </w:rPr>
        <w:t>方法，将审核节点流转到下一个节点。</w:t>
      </w:r>
      <w:proofErr w:type="spellStart"/>
      <w:r w:rsidR="00DE6F7A" w:rsidRPr="00A378BC">
        <w:rPr>
          <w:rFonts w:ascii="Arial" w:eastAsia="宋体" w:hAnsi="Arial" w:hint="eastAsia"/>
          <w:sz w:val="24"/>
          <w:szCs w:val="24"/>
        </w:rPr>
        <w:t>Scene</w:t>
      </w:r>
      <w:r w:rsidR="00DE6F7A" w:rsidRPr="00A378BC">
        <w:rPr>
          <w:rFonts w:ascii="Arial" w:eastAsia="宋体" w:hAnsi="Arial"/>
          <w:sz w:val="24"/>
          <w:szCs w:val="24"/>
        </w:rPr>
        <w:t>DraftRuleService</w:t>
      </w:r>
      <w:proofErr w:type="spellEnd"/>
      <w:r w:rsidR="00EC0C55">
        <w:rPr>
          <w:rFonts w:ascii="宋体" w:eastAsia="宋体" w:hAnsi="宋体" w:hint="eastAsia"/>
          <w:sz w:val="24"/>
          <w:szCs w:val="24"/>
        </w:rPr>
        <w:t>为本地实现的服务，</w:t>
      </w:r>
      <w:r w:rsidR="00DE6F7A">
        <w:rPr>
          <w:rFonts w:ascii="宋体" w:eastAsia="宋体" w:hAnsi="宋体" w:hint="eastAsia"/>
          <w:sz w:val="24"/>
          <w:szCs w:val="24"/>
        </w:rPr>
        <w:t>主要是对规则草稿进行操作</w:t>
      </w:r>
      <w:r w:rsidR="00FF6DA0">
        <w:rPr>
          <w:rFonts w:ascii="宋体" w:eastAsia="宋体" w:hAnsi="宋体" w:hint="eastAsia"/>
          <w:sz w:val="24"/>
          <w:szCs w:val="24"/>
        </w:rPr>
        <w:t>，新建的策略并不会直接更新到</w:t>
      </w:r>
      <w:r w:rsidR="00FF6DA0" w:rsidRPr="00A378BC">
        <w:rPr>
          <w:rFonts w:ascii="Arial" w:eastAsia="宋体" w:hAnsi="Arial" w:hint="eastAsia"/>
          <w:sz w:val="24"/>
          <w:szCs w:val="24"/>
        </w:rPr>
        <w:t>Rule</w:t>
      </w:r>
      <w:r w:rsidR="00FF6DA0">
        <w:rPr>
          <w:rFonts w:ascii="宋体" w:eastAsia="宋体" w:hAnsi="宋体" w:hint="eastAsia"/>
          <w:sz w:val="24"/>
          <w:szCs w:val="24"/>
        </w:rPr>
        <w:t>表中，而是先存在草稿表中，之后如果审核通过，再将其插入到</w:t>
      </w:r>
      <w:r w:rsidR="00FF6DA0" w:rsidRPr="00A378BC">
        <w:rPr>
          <w:rFonts w:ascii="Arial" w:eastAsia="宋体" w:hAnsi="Arial" w:hint="eastAsia"/>
          <w:sz w:val="24"/>
          <w:szCs w:val="24"/>
        </w:rPr>
        <w:t>Rule</w:t>
      </w:r>
      <w:r w:rsidR="00FF6DA0">
        <w:rPr>
          <w:rFonts w:ascii="宋体" w:eastAsia="宋体" w:hAnsi="宋体" w:hint="eastAsia"/>
          <w:sz w:val="24"/>
          <w:szCs w:val="24"/>
        </w:rPr>
        <w:t>表中，除此之外，草稿表</w:t>
      </w:r>
      <w:r w:rsidR="00C07E33">
        <w:rPr>
          <w:rFonts w:ascii="宋体" w:eastAsia="宋体" w:hAnsi="宋体" w:hint="eastAsia"/>
          <w:sz w:val="24"/>
          <w:szCs w:val="24"/>
        </w:rPr>
        <w:t>在解决消息丢失问题中起重要作用</w:t>
      </w:r>
      <w:r w:rsidR="00FF6DA0">
        <w:rPr>
          <w:rFonts w:ascii="宋体" w:eastAsia="宋体" w:hAnsi="宋体" w:hint="eastAsia"/>
          <w:sz w:val="24"/>
          <w:szCs w:val="24"/>
        </w:rPr>
        <w:t>，</w:t>
      </w:r>
      <w:r w:rsidR="004547E8">
        <w:rPr>
          <w:rFonts w:ascii="宋体" w:eastAsia="宋体" w:hAnsi="宋体" w:hint="eastAsia"/>
          <w:sz w:val="24"/>
          <w:szCs w:val="24"/>
        </w:rPr>
        <w:t>审核平台会将审核流的操作记录到它本地数据库中，</w:t>
      </w:r>
      <w:r w:rsidR="00570512">
        <w:rPr>
          <w:rFonts w:ascii="宋体" w:eastAsia="宋体" w:hAnsi="宋体" w:hint="eastAsia"/>
          <w:sz w:val="24"/>
          <w:szCs w:val="24"/>
        </w:rPr>
        <w:t>如果存在消息丢失的情况，那么此时审核平台数据库中的数据就是最新状态，如果将草稿表中的数据与审核平台库中的数据进行比对，那么就可以解决消息是否丢失的问题</w:t>
      </w:r>
      <w:r w:rsidR="00F84C14">
        <w:rPr>
          <w:rFonts w:ascii="宋体" w:eastAsia="宋体" w:hAnsi="宋体" w:hint="eastAsia"/>
          <w:sz w:val="24"/>
          <w:szCs w:val="24"/>
        </w:rPr>
        <w:t>，因此需要设置定时任务，定时两个数据库中数据的差别，并以审核</w:t>
      </w:r>
      <w:r w:rsidR="00EE0E26">
        <w:rPr>
          <w:rFonts w:ascii="宋体" w:eastAsia="宋体" w:hAnsi="宋体" w:hint="eastAsia"/>
          <w:sz w:val="24"/>
          <w:szCs w:val="24"/>
        </w:rPr>
        <w:t>平台</w:t>
      </w:r>
      <w:r w:rsidR="00F84C14">
        <w:rPr>
          <w:rFonts w:ascii="宋体" w:eastAsia="宋体" w:hAnsi="宋体" w:hint="eastAsia"/>
          <w:sz w:val="24"/>
          <w:szCs w:val="24"/>
        </w:rPr>
        <w:t>数据库为准，将草稿表中的数据更新</w:t>
      </w:r>
      <w:r w:rsidR="00DE6F7A">
        <w:rPr>
          <w:rFonts w:ascii="宋体" w:eastAsia="宋体" w:hAnsi="宋体" w:hint="eastAsia"/>
          <w:sz w:val="24"/>
          <w:szCs w:val="24"/>
        </w:rPr>
        <w:t>。操作包括创建规则草稿，更新规则审核信息，获取规则草稿等操作。</w:t>
      </w:r>
      <w:r w:rsidR="00FB1012">
        <w:rPr>
          <w:rFonts w:ascii="宋体" w:eastAsia="宋体" w:hAnsi="宋体" w:hint="eastAsia"/>
          <w:sz w:val="24"/>
          <w:szCs w:val="24"/>
        </w:rPr>
        <w:t>当审批通过的时候，需要调用</w:t>
      </w:r>
      <w:proofErr w:type="spellStart"/>
      <w:r w:rsidR="00BF27EB" w:rsidRPr="00A378BC">
        <w:rPr>
          <w:rFonts w:ascii="Arial" w:eastAsia="宋体" w:hAnsi="Arial" w:hint="eastAsia"/>
          <w:sz w:val="24"/>
          <w:szCs w:val="24"/>
        </w:rPr>
        <w:t>aduit</w:t>
      </w:r>
      <w:r w:rsidR="00BF27EB" w:rsidRPr="00A378BC">
        <w:rPr>
          <w:rFonts w:ascii="Arial" w:eastAsia="宋体" w:hAnsi="Arial"/>
          <w:sz w:val="24"/>
          <w:szCs w:val="24"/>
        </w:rPr>
        <w:t>DraftSuccess</w:t>
      </w:r>
      <w:proofErr w:type="spellEnd"/>
      <w:r w:rsidR="00FB1012">
        <w:rPr>
          <w:rFonts w:ascii="宋体" w:eastAsia="宋体" w:hAnsi="宋体" w:hint="eastAsia"/>
          <w:sz w:val="24"/>
          <w:szCs w:val="24"/>
        </w:rPr>
        <w:t>方法</w:t>
      </w:r>
      <w:r w:rsidR="00BF27EB">
        <w:rPr>
          <w:rFonts w:ascii="宋体" w:eastAsia="宋体" w:hAnsi="宋体" w:hint="eastAsia"/>
          <w:sz w:val="24"/>
          <w:szCs w:val="24"/>
        </w:rPr>
        <w:t>,将草稿表中的数据设置为成功，之后需要调用</w:t>
      </w:r>
      <w:proofErr w:type="spellStart"/>
      <w:r w:rsidR="00BF27EB" w:rsidRPr="00A378BC">
        <w:rPr>
          <w:rFonts w:ascii="Arial" w:eastAsia="宋体" w:hAnsi="Arial"/>
          <w:sz w:val="24"/>
          <w:szCs w:val="24"/>
        </w:rPr>
        <w:t>effective</w:t>
      </w:r>
      <w:r w:rsidR="00BF27EB" w:rsidRPr="00A378BC">
        <w:rPr>
          <w:rFonts w:ascii="Arial" w:eastAsia="宋体" w:hAnsi="Arial" w:hint="eastAsia"/>
          <w:sz w:val="24"/>
          <w:szCs w:val="24"/>
        </w:rPr>
        <w:t>Draft</w:t>
      </w:r>
      <w:proofErr w:type="spellEnd"/>
      <w:r w:rsidR="00BF27EB">
        <w:rPr>
          <w:rFonts w:ascii="宋体" w:eastAsia="宋体" w:hAnsi="宋体" w:hint="eastAsia"/>
          <w:sz w:val="24"/>
          <w:szCs w:val="24"/>
        </w:rPr>
        <w:t>方法，</w:t>
      </w:r>
      <w:r w:rsidR="00155314">
        <w:rPr>
          <w:rFonts w:ascii="宋体" w:eastAsia="宋体" w:hAnsi="宋体" w:hint="eastAsia"/>
          <w:sz w:val="24"/>
          <w:szCs w:val="24"/>
        </w:rPr>
        <w:t>该方法会将规则插入到</w:t>
      </w:r>
      <w:r w:rsidR="00252976" w:rsidRPr="00A378BC">
        <w:rPr>
          <w:rFonts w:ascii="Arial" w:eastAsia="宋体" w:hAnsi="Arial" w:hint="eastAsia"/>
          <w:sz w:val="24"/>
          <w:szCs w:val="24"/>
        </w:rPr>
        <w:t>Rule</w:t>
      </w:r>
      <w:r w:rsidR="00252976">
        <w:rPr>
          <w:rFonts w:ascii="宋体" w:eastAsia="宋体" w:hAnsi="宋体" w:hint="eastAsia"/>
          <w:sz w:val="24"/>
          <w:szCs w:val="24"/>
        </w:rPr>
        <w:t>表</w:t>
      </w:r>
      <w:r w:rsidR="00155314">
        <w:rPr>
          <w:rFonts w:ascii="宋体" w:eastAsia="宋体" w:hAnsi="宋体" w:hint="eastAsia"/>
          <w:sz w:val="24"/>
          <w:szCs w:val="24"/>
        </w:rPr>
        <w:t>中，</w:t>
      </w:r>
      <w:r w:rsidR="00252976">
        <w:rPr>
          <w:rFonts w:ascii="宋体" w:eastAsia="宋体" w:hAnsi="宋体" w:hint="eastAsia"/>
          <w:sz w:val="24"/>
          <w:szCs w:val="24"/>
        </w:rPr>
        <w:t>之后就可以进行相应的匹配</w:t>
      </w:r>
      <w:r w:rsidR="0066117B">
        <w:rPr>
          <w:rFonts w:ascii="宋体" w:eastAsia="宋体" w:hAnsi="宋体" w:hint="eastAsia"/>
          <w:sz w:val="24"/>
          <w:szCs w:val="24"/>
        </w:rPr>
        <w:t>。</w:t>
      </w:r>
      <w:proofErr w:type="spellStart"/>
      <w:r w:rsidR="0066117B" w:rsidRPr="00A378BC">
        <w:rPr>
          <w:rFonts w:ascii="Arial" w:eastAsia="宋体" w:hAnsi="Arial" w:hint="eastAsia"/>
          <w:sz w:val="24"/>
          <w:szCs w:val="24"/>
        </w:rPr>
        <w:t>Scene</w:t>
      </w:r>
      <w:r w:rsidR="0066117B" w:rsidRPr="00A378BC">
        <w:rPr>
          <w:rFonts w:ascii="Arial" w:eastAsia="宋体" w:hAnsi="Arial"/>
          <w:sz w:val="24"/>
          <w:szCs w:val="24"/>
        </w:rPr>
        <w:t>DraftRuleServiceImpl</w:t>
      </w:r>
      <w:proofErr w:type="spellEnd"/>
      <w:r w:rsidR="0066117B">
        <w:rPr>
          <w:rFonts w:ascii="宋体" w:eastAsia="宋体" w:hAnsi="宋体" w:hint="eastAsia"/>
          <w:sz w:val="24"/>
          <w:szCs w:val="24"/>
        </w:rPr>
        <w:t>中关联了</w:t>
      </w:r>
      <w:r w:rsidR="00C72E83">
        <w:rPr>
          <w:rFonts w:ascii="宋体" w:eastAsia="宋体" w:hAnsi="宋体" w:hint="eastAsia"/>
          <w:sz w:val="24"/>
          <w:szCs w:val="24"/>
        </w:rPr>
        <w:t>三个本地对象</w:t>
      </w:r>
      <w:r w:rsidR="00D17B76">
        <w:rPr>
          <w:rFonts w:ascii="宋体" w:eastAsia="宋体" w:hAnsi="宋体" w:hint="eastAsia"/>
          <w:sz w:val="24"/>
          <w:szCs w:val="24"/>
        </w:rPr>
        <w:t>，</w:t>
      </w:r>
      <w:proofErr w:type="spellStart"/>
      <w:r w:rsidR="00D17B76" w:rsidRPr="00A378BC">
        <w:rPr>
          <w:rFonts w:ascii="Arial" w:eastAsia="宋体" w:hAnsi="Arial"/>
          <w:sz w:val="24"/>
          <w:szCs w:val="24"/>
        </w:rPr>
        <w:t>S</w:t>
      </w:r>
      <w:r w:rsidR="00D17B76" w:rsidRPr="00A378BC">
        <w:rPr>
          <w:rFonts w:ascii="Arial" w:eastAsia="宋体" w:hAnsi="Arial" w:hint="eastAsia"/>
          <w:sz w:val="24"/>
          <w:szCs w:val="24"/>
        </w:rPr>
        <w:t>cene</w:t>
      </w:r>
      <w:r w:rsidR="00D17B76" w:rsidRPr="00A378BC">
        <w:rPr>
          <w:rFonts w:ascii="Arial" w:eastAsia="宋体" w:hAnsi="Arial"/>
          <w:sz w:val="24"/>
          <w:szCs w:val="24"/>
        </w:rPr>
        <w:t>RuleDao</w:t>
      </w:r>
      <w:proofErr w:type="spellEnd"/>
      <w:r w:rsidR="00D17B76">
        <w:rPr>
          <w:rFonts w:ascii="宋体" w:eastAsia="宋体" w:hAnsi="宋体" w:hint="eastAsia"/>
          <w:sz w:val="24"/>
          <w:szCs w:val="24"/>
        </w:rPr>
        <w:t>负责</w:t>
      </w:r>
      <w:r w:rsidR="001277C7">
        <w:rPr>
          <w:rFonts w:ascii="宋体" w:eastAsia="宋体" w:hAnsi="宋体" w:hint="eastAsia"/>
          <w:sz w:val="24"/>
          <w:szCs w:val="24"/>
        </w:rPr>
        <w:t>对</w:t>
      </w:r>
      <w:r w:rsidR="001277C7" w:rsidRPr="00A378BC">
        <w:rPr>
          <w:rFonts w:ascii="Arial" w:eastAsia="宋体" w:hAnsi="Arial" w:hint="eastAsia"/>
          <w:sz w:val="24"/>
          <w:szCs w:val="24"/>
        </w:rPr>
        <w:t>Rule</w:t>
      </w:r>
      <w:r w:rsidR="001277C7">
        <w:rPr>
          <w:rFonts w:ascii="宋体" w:eastAsia="宋体" w:hAnsi="宋体" w:hint="eastAsia"/>
          <w:sz w:val="24"/>
          <w:szCs w:val="24"/>
        </w:rPr>
        <w:t>表</w:t>
      </w:r>
      <w:r w:rsidR="006D1121">
        <w:rPr>
          <w:rFonts w:ascii="宋体" w:eastAsia="宋体" w:hAnsi="宋体" w:hint="eastAsia"/>
          <w:sz w:val="24"/>
          <w:szCs w:val="24"/>
        </w:rPr>
        <w:t>进行</w:t>
      </w:r>
      <w:r w:rsidR="001277C7">
        <w:rPr>
          <w:rFonts w:ascii="宋体" w:eastAsia="宋体" w:hAnsi="宋体" w:hint="eastAsia"/>
          <w:sz w:val="24"/>
          <w:szCs w:val="24"/>
        </w:rPr>
        <w:t>操作，</w:t>
      </w:r>
      <w:proofErr w:type="spellStart"/>
      <w:r w:rsidR="001277C7" w:rsidRPr="00A378BC">
        <w:rPr>
          <w:rFonts w:ascii="Arial" w:eastAsia="宋体" w:hAnsi="Arial" w:hint="eastAsia"/>
          <w:sz w:val="24"/>
          <w:szCs w:val="24"/>
        </w:rPr>
        <w:t>SceneRuleDraftDao</w:t>
      </w:r>
      <w:proofErr w:type="spellEnd"/>
      <w:r w:rsidR="001277C7">
        <w:rPr>
          <w:rFonts w:ascii="宋体" w:eastAsia="宋体" w:hAnsi="宋体" w:hint="eastAsia"/>
          <w:sz w:val="24"/>
          <w:szCs w:val="24"/>
        </w:rPr>
        <w:t>负责对</w:t>
      </w:r>
      <w:r w:rsidR="006D1121">
        <w:rPr>
          <w:rFonts w:ascii="宋体" w:eastAsia="宋体" w:hAnsi="宋体" w:hint="eastAsia"/>
          <w:sz w:val="24"/>
          <w:szCs w:val="24"/>
        </w:rPr>
        <w:t>草稿表进行操作，</w:t>
      </w:r>
      <w:proofErr w:type="spellStart"/>
      <w:r w:rsidR="006D1121" w:rsidRPr="00A378BC">
        <w:rPr>
          <w:rFonts w:ascii="Arial" w:eastAsia="宋体" w:hAnsi="Arial" w:hint="eastAsia"/>
          <w:sz w:val="24"/>
          <w:szCs w:val="24"/>
        </w:rPr>
        <w:t>J</w:t>
      </w:r>
      <w:r w:rsidR="006D1121" w:rsidRPr="00A378BC">
        <w:rPr>
          <w:rFonts w:ascii="Arial" w:eastAsia="宋体" w:hAnsi="Arial"/>
          <w:sz w:val="24"/>
          <w:szCs w:val="24"/>
        </w:rPr>
        <w:t>edisFacede</w:t>
      </w:r>
      <w:proofErr w:type="spellEnd"/>
      <w:r w:rsidR="006D1121">
        <w:rPr>
          <w:rFonts w:ascii="宋体" w:eastAsia="宋体" w:hAnsi="宋体" w:hint="eastAsia"/>
          <w:sz w:val="24"/>
          <w:szCs w:val="24"/>
        </w:rPr>
        <w:t>负责对缓存进行操作。</w:t>
      </w:r>
    </w:p>
    <w:p w14:paraId="3308F21E" w14:textId="45ED2C69" w:rsidR="001D30B8" w:rsidRDefault="001D30B8" w:rsidP="009F02EA">
      <w:pPr>
        <w:pStyle w:val="3"/>
        <w:numPr>
          <w:ilvl w:val="2"/>
          <w:numId w:val="52"/>
        </w:numPr>
      </w:pPr>
      <w:bookmarkStart w:id="351" w:name="_Toc36642716"/>
      <w:bookmarkStart w:id="352" w:name="_Toc36643288"/>
      <w:bookmarkStart w:id="353" w:name="_Toc36732813"/>
      <w:bookmarkStart w:id="354" w:name="_Toc36939033"/>
      <w:r>
        <w:rPr>
          <w:rFonts w:hint="eastAsia"/>
        </w:rPr>
        <w:t>审核</w:t>
      </w:r>
      <w:proofErr w:type="gramStart"/>
      <w:r>
        <w:rPr>
          <w:rFonts w:hint="eastAsia"/>
        </w:rPr>
        <w:t>流操作</w:t>
      </w:r>
      <w:proofErr w:type="gramEnd"/>
      <w:r>
        <w:rPr>
          <w:rFonts w:hint="eastAsia"/>
        </w:rPr>
        <w:t>功能实现</w:t>
      </w:r>
      <w:bookmarkEnd w:id="351"/>
      <w:bookmarkEnd w:id="352"/>
      <w:bookmarkEnd w:id="353"/>
      <w:bookmarkEnd w:id="354"/>
    </w:p>
    <w:p w14:paraId="5487DD0B" w14:textId="77777777" w:rsidR="00FD189F" w:rsidRDefault="00E16F9A" w:rsidP="00FD189F">
      <w:pPr>
        <w:keepNext/>
        <w:jc w:val="center"/>
      </w:pPr>
      <w:r>
        <w:rPr>
          <w:noProof/>
        </w:rPr>
        <w:drawing>
          <wp:inline distT="0" distB="0" distL="0" distR="0" wp14:anchorId="31EA1D84" wp14:editId="4838CA66">
            <wp:extent cx="4211191" cy="2590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47958" cy="2613420"/>
                    </a:xfrm>
                    <a:prstGeom prst="rect">
                      <a:avLst/>
                    </a:prstGeom>
                    <a:noFill/>
                    <a:ln>
                      <a:noFill/>
                    </a:ln>
                  </pic:spPr>
                </pic:pic>
              </a:graphicData>
            </a:graphic>
          </wp:inline>
        </w:drawing>
      </w:r>
    </w:p>
    <w:p w14:paraId="36CD815A" w14:textId="078B4E8D" w:rsidR="00E16F9A" w:rsidRDefault="00FD189F" w:rsidP="00FD189F">
      <w:pPr>
        <w:pStyle w:val="af8"/>
      </w:pPr>
      <w:bookmarkStart w:id="355" w:name="_Toc36736595"/>
      <w:bookmarkStart w:id="356" w:name="_Toc36940622"/>
      <w:r>
        <w:t>图</w:t>
      </w:r>
      <w:r>
        <w:t xml:space="preserve"> </w:t>
      </w:r>
      <w:fldSimple w:instr=" STYLEREF 1 \s ">
        <w:r w:rsidR="0018235C">
          <w:rPr>
            <w:rFonts w:hint="eastAsia"/>
            <w:noProof/>
          </w:rPr>
          <w:t>四</w:t>
        </w:r>
      </w:fldSimple>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15</w:t>
      </w:r>
      <w:r w:rsidR="0018235C">
        <w:fldChar w:fldCharType="end"/>
      </w:r>
      <w:r>
        <w:t xml:space="preserve">  </w:t>
      </w:r>
      <w:r w:rsidRPr="0064610E">
        <w:rPr>
          <w:rFonts w:hint="eastAsia"/>
        </w:rPr>
        <w:t>审核</w:t>
      </w:r>
      <w:proofErr w:type="gramStart"/>
      <w:r w:rsidRPr="0064610E">
        <w:rPr>
          <w:rFonts w:hint="eastAsia"/>
        </w:rPr>
        <w:t>流操作</w:t>
      </w:r>
      <w:proofErr w:type="gramEnd"/>
      <w:r w:rsidRPr="0064610E">
        <w:rPr>
          <w:rFonts w:hint="eastAsia"/>
        </w:rPr>
        <w:t>时序图</w:t>
      </w:r>
      <w:bookmarkEnd w:id="355"/>
      <w:bookmarkEnd w:id="356"/>
    </w:p>
    <w:p w14:paraId="4A526B2D" w14:textId="3C07F003" w:rsidR="00665A4D" w:rsidRDefault="000453EE" w:rsidP="000453EE">
      <w:pPr>
        <w:spacing w:line="360" w:lineRule="auto"/>
        <w:ind w:firstLineChars="200" w:firstLine="480"/>
        <w:rPr>
          <w:rFonts w:ascii="宋体" w:eastAsia="宋体" w:hAnsi="宋体"/>
          <w:sz w:val="24"/>
          <w:szCs w:val="24"/>
        </w:rPr>
      </w:pPr>
      <w:r w:rsidRPr="000453EE">
        <w:rPr>
          <w:rFonts w:ascii="宋体" w:eastAsia="宋体" w:hAnsi="宋体" w:hint="eastAsia"/>
          <w:sz w:val="24"/>
          <w:szCs w:val="24"/>
        </w:rPr>
        <w:lastRenderedPageBreak/>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5</w:t>
      </w:r>
      <w:r w:rsidRPr="000453EE">
        <w:rPr>
          <w:rFonts w:ascii="宋体" w:eastAsia="宋体" w:hAnsi="宋体" w:hint="eastAsia"/>
          <w:sz w:val="24"/>
          <w:szCs w:val="24"/>
        </w:rPr>
        <w:t>为审核</w:t>
      </w:r>
      <w:proofErr w:type="gramStart"/>
      <w:r w:rsidRPr="000453EE">
        <w:rPr>
          <w:rFonts w:ascii="宋体" w:eastAsia="宋体" w:hAnsi="宋体" w:hint="eastAsia"/>
          <w:sz w:val="24"/>
          <w:szCs w:val="24"/>
        </w:rPr>
        <w:t>流操作</w:t>
      </w:r>
      <w:proofErr w:type="gramEnd"/>
      <w:r w:rsidRPr="000453EE">
        <w:rPr>
          <w:rFonts w:ascii="宋体" w:eastAsia="宋体" w:hAnsi="宋体" w:hint="eastAsia"/>
          <w:sz w:val="24"/>
          <w:szCs w:val="24"/>
        </w:rPr>
        <w:t>时序图</w:t>
      </w:r>
      <w:r>
        <w:rPr>
          <w:rFonts w:ascii="宋体" w:eastAsia="宋体" w:hAnsi="宋体" w:hint="eastAsia"/>
          <w:sz w:val="24"/>
          <w:szCs w:val="24"/>
        </w:rPr>
        <w:t>。</w:t>
      </w:r>
      <w:r w:rsidRPr="007F6EF0">
        <w:rPr>
          <w:rFonts w:ascii="宋体" w:eastAsia="宋体" w:hAnsi="宋体" w:hint="eastAsia"/>
          <w:sz w:val="24"/>
          <w:szCs w:val="24"/>
        </w:rPr>
        <w:t>审核流的操作分为</w:t>
      </w:r>
      <w:r>
        <w:rPr>
          <w:rFonts w:ascii="宋体" w:eastAsia="宋体" w:hAnsi="宋体" w:hint="eastAsia"/>
          <w:sz w:val="24"/>
          <w:szCs w:val="24"/>
        </w:rPr>
        <w:t>查询审核流和终止审核流，</w:t>
      </w:r>
      <w:proofErr w:type="spellStart"/>
      <w:r w:rsidR="00037490" w:rsidRPr="00A378BC">
        <w:rPr>
          <w:rFonts w:ascii="Arial" w:eastAsia="宋体" w:hAnsi="Arial" w:hint="eastAsia"/>
          <w:sz w:val="24"/>
          <w:szCs w:val="24"/>
        </w:rPr>
        <w:t>SceneRule</w:t>
      </w:r>
      <w:r w:rsidR="00037490" w:rsidRPr="00A378BC">
        <w:rPr>
          <w:rFonts w:ascii="Arial" w:eastAsia="宋体" w:hAnsi="Arial"/>
          <w:sz w:val="24"/>
          <w:szCs w:val="24"/>
        </w:rPr>
        <w:t>Service</w:t>
      </w:r>
      <w:proofErr w:type="spellEnd"/>
      <w:r w:rsidR="00037490">
        <w:rPr>
          <w:rFonts w:ascii="宋体" w:eastAsia="宋体" w:hAnsi="宋体" w:hint="eastAsia"/>
          <w:sz w:val="24"/>
          <w:szCs w:val="24"/>
        </w:rPr>
        <w:t>通过调用</w:t>
      </w:r>
      <w:proofErr w:type="spellStart"/>
      <w:r w:rsidR="00037490" w:rsidRPr="00A378BC">
        <w:rPr>
          <w:rFonts w:ascii="Arial" w:eastAsia="宋体" w:hAnsi="Arial" w:hint="eastAsia"/>
          <w:sz w:val="24"/>
          <w:szCs w:val="24"/>
        </w:rPr>
        <w:t>SceneRule</w:t>
      </w:r>
      <w:r w:rsidR="00037490" w:rsidRPr="00A378BC">
        <w:rPr>
          <w:rFonts w:ascii="Arial" w:eastAsia="宋体" w:hAnsi="Arial"/>
          <w:sz w:val="24"/>
          <w:szCs w:val="24"/>
        </w:rPr>
        <w:t>DraftDao</w:t>
      </w:r>
      <w:proofErr w:type="spellEnd"/>
      <w:r w:rsidR="00037490">
        <w:rPr>
          <w:rFonts w:ascii="宋体" w:eastAsia="宋体" w:hAnsi="宋体" w:hint="eastAsia"/>
          <w:sz w:val="24"/>
          <w:szCs w:val="24"/>
        </w:rPr>
        <w:t>来实现查询审核流操作，终止审核</w:t>
      </w:r>
      <w:proofErr w:type="gramStart"/>
      <w:r w:rsidR="00037490">
        <w:rPr>
          <w:rFonts w:ascii="宋体" w:eastAsia="宋体" w:hAnsi="宋体" w:hint="eastAsia"/>
          <w:sz w:val="24"/>
          <w:szCs w:val="24"/>
        </w:rPr>
        <w:t>流分为</w:t>
      </w:r>
      <w:proofErr w:type="gramEnd"/>
      <w:r w:rsidR="00037490">
        <w:rPr>
          <w:rFonts w:ascii="宋体" w:eastAsia="宋体" w:hAnsi="宋体" w:hint="eastAsia"/>
          <w:sz w:val="24"/>
          <w:szCs w:val="24"/>
        </w:rPr>
        <w:t>两步：本地终止和审核平台终止</w:t>
      </w:r>
      <w:r w:rsidR="008E3900">
        <w:rPr>
          <w:rFonts w:ascii="宋体" w:eastAsia="宋体" w:hAnsi="宋体" w:hint="eastAsia"/>
          <w:sz w:val="24"/>
          <w:szCs w:val="24"/>
        </w:rPr>
        <w:t>，</w:t>
      </w:r>
      <w:proofErr w:type="spellStart"/>
      <w:r w:rsidR="005D4B40" w:rsidRPr="00A378BC">
        <w:rPr>
          <w:rFonts w:ascii="Arial" w:eastAsia="宋体" w:hAnsi="Arial" w:hint="eastAsia"/>
          <w:sz w:val="24"/>
          <w:szCs w:val="24"/>
        </w:rPr>
        <w:t>SceneRuleService</w:t>
      </w:r>
      <w:proofErr w:type="spellEnd"/>
      <w:r w:rsidR="005D4B40">
        <w:rPr>
          <w:rFonts w:ascii="宋体" w:eastAsia="宋体" w:hAnsi="宋体" w:hint="eastAsia"/>
          <w:sz w:val="24"/>
          <w:szCs w:val="24"/>
        </w:rPr>
        <w:t>需要分别调用</w:t>
      </w:r>
      <w:proofErr w:type="spellStart"/>
      <w:r w:rsidR="005D4B40" w:rsidRPr="00A378BC">
        <w:rPr>
          <w:rFonts w:ascii="Arial" w:eastAsia="宋体" w:hAnsi="Arial" w:hint="eastAsia"/>
          <w:sz w:val="24"/>
          <w:szCs w:val="24"/>
        </w:rPr>
        <w:t>SceneRuleDraft</w:t>
      </w:r>
      <w:r w:rsidR="005D4B40" w:rsidRPr="00A378BC">
        <w:rPr>
          <w:rFonts w:ascii="Arial" w:eastAsia="宋体" w:hAnsi="Arial"/>
          <w:sz w:val="24"/>
          <w:szCs w:val="24"/>
        </w:rPr>
        <w:t>Dao</w:t>
      </w:r>
      <w:proofErr w:type="spellEnd"/>
      <w:r w:rsidR="005D4B40">
        <w:rPr>
          <w:rFonts w:ascii="宋体" w:eastAsia="宋体" w:hAnsi="宋体" w:hint="eastAsia"/>
          <w:sz w:val="24"/>
          <w:szCs w:val="24"/>
        </w:rPr>
        <w:t>和</w:t>
      </w:r>
      <w:proofErr w:type="spellStart"/>
      <w:r w:rsidR="005D4B40" w:rsidRPr="00A378BC">
        <w:rPr>
          <w:rFonts w:ascii="Arial" w:eastAsia="宋体" w:hAnsi="Arial" w:hint="eastAsia"/>
          <w:sz w:val="24"/>
          <w:szCs w:val="24"/>
        </w:rPr>
        <w:t>Sync</w:t>
      </w:r>
      <w:r w:rsidR="005D4B40" w:rsidRPr="00A378BC">
        <w:rPr>
          <w:rFonts w:ascii="Arial" w:eastAsia="宋体" w:hAnsi="Arial"/>
          <w:sz w:val="24"/>
          <w:szCs w:val="24"/>
        </w:rPr>
        <w:t>RunnerService</w:t>
      </w:r>
      <w:proofErr w:type="spellEnd"/>
      <w:r w:rsidR="005D4B40">
        <w:rPr>
          <w:rFonts w:ascii="宋体" w:eastAsia="宋体" w:hAnsi="宋体" w:hint="eastAsia"/>
          <w:sz w:val="24"/>
          <w:szCs w:val="24"/>
        </w:rPr>
        <w:t>来实现终止功能。</w:t>
      </w:r>
    </w:p>
    <w:p w14:paraId="1EC825E3" w14:textId="39272D0F" w:rsidR="006A4400" w:rsidRPr="007F6EF0" w:rsidRDefault="004F085A" w:rsidP="006A440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6</w:t>
      </w:r>
      <w:r>
        <w:rPr>
          <w:rFonts w:ascii="宋体" w:eastAsia="宋体" w:hAnsi="宋体" w:hint="eastAsia"/>
          <w:sz w:val="24"/>
          <w:szCs w:val="24"/>
        </w:rPr>
        <w:t>为审核</w:t>
      </w:r>
      <w:proofErr w:type="gramStart"/>
      <w:r>
        <w:rPr>
          <w:rFonts w:ascii="宋体" w:eastAsia="宋体" w:hAnsi="宋体" w:hint="eastAsia"/>
          <w:sz w:val="24"/>
          <w:szCs w:val="24"/>
        </w:rPr>
        <w:t>流操作</w:t>
      </w:r>
      <w:proofErr w:type="gramEnd"/>
      <w:r>
        <w:rPr>
          <w:rFonts w:ascii="宋体" w:eastAsia="宋体" w:hAnsi="宋体" w:hint="eastAsia"/>
          <w:sz w:val="24"/>
          <w:szCs w:val="24"/>
        </w:rPr>
        <w:t>实现代码</w:t>
      </w:r>
      <w:r w:rsidR="00A83FCE">
        <w:rPr>
          <w:rFonts w:ascii="宋体" w:eastAsia="宋体" w:hAnsi="宋体" w:hint="eastAsia"/>
          <w:sz w:val="24"/>
          <w:szCs w:val="24"/>
        </w:rPr>
        <w:t>。</w:t>
      </w:r>
      <w:proofErr w:type="spellStart"/>
      <w:r w:rsidR="00A83FCE" w:rsidRPr="00A378BC">
        <w:rPr>
          <w:rFonts w:ascii="Arial" w:eastAsia="宋体" w:hAnsi="Arial" w:hint="eastAsia"/>
          <w:sz w:val="24"/>
          <w:szCs w:val="24"/>
        </w:rPr>
        <w:t>get</w:t>
      </w:r>
      <w:r w:rsidR="00A83FCE" w:rsidRPr="00A378BC">
        <w:rPr>
          <w:rFonts w:ascii="Arial" w:eastAsia="宋体" w:hAnsi="Arial"/>
          <w:sz w:val="24"/>
          <w:szCs w:val="24"/>
        </w:rPr>
        <w:t>DraftRule</w:t>
      </w:r>
      <w:proofErr w:type="spellEnd"/>
      <w:r w:rsidR="00A83FCE">
        <w:rPr>
          <w:rFonts w:ascii="宋体" w:eastAsia="宋体" w:hAnsi="宋体" w:hint="eastAsia"/>
          <w:sz w:val="24"/>
          <w:szCs w:val="24"/>
        </w:rPr>
        <w:t>方法根据查询条件获取草稿表中的数据，</w:t>
      </w:r>
      <w:r w:rsidR="001F0D81">
        <w:rPr>
          <w:rFonts w:ascii="宋体" w:eastAsia="宋体" w:hAnsi="宋体" w:hint="eastAsia"/>
          <w:sz w:val="24"/>
          <w:szCs w:val="24"/>
        </w:rPr>
        <w:t>草稿表中的数据与审核平台中审核</w:t>
      </w:r>
      <w:proofErr w:type="gramStart"/>
      <w:r w:rsidR="001F0D81">
        <w:rPr>
          <w:rFonts w:ascii="宋体" w:eastAsia="宋体" w:hAnsi="宋体" w:hint="eastAsia"/>
          <w:sz w:val="24"/>
          <w:szCs w:val="24"/>
        </w:rPr>
        <w:t>流数据</w:t>
      </w:r>
      <w:proofErr w:type="gramEnd"/>
      <w:r w:rsidR="001F0D81">
        <w:rPr>
          <w:rFonts w:ascii="宋体" w:eastAsia="宋体" w:hAnsi="宋体" w:hint="eastAsia"/>
          <w:sz w:val="24"/>
          <w:szCs w:val="24"/>
        </w:rPr>
        <w:t>同步，因此</w:t>
      </w:r>
      <w:r w:rsidR="00B1769D">
        <w:rPr>
          <w:rFonts w:ascii="宋体" w:eastAsia="宋体" w:hAnsi="宋体" w:hint="eastAsia"/>
          <w:sz w:val="24"/>
          <w:szCs w:val="24"/>
        </w:rPr>
        <w:t>查询草稿表可以获取到审核流的信息。</w:t>
      </w:r>
      <w:proofErr w:type="spellStart"/>
      <w:r w:rsidR="00874428" w:rsidRPr="00A378BC">
        <w:rPr>
          <w:rFonts w:ascii="Arial" w:eastAsia="宋体" w:hAnsi="Arial" w:hint="eastAsia"/>
          <w:sz w:val="24"/>
          <w:szCs w:val="24"/>
        </w:rPr>
        <w:t>terminate</w:t>
      </w:r>
      <w:r w:rsidR="00874428" w:rsidRPr="00A378BC">
        <w:rPr>
          <w:rFonts w:ascii="Arial" w:eastAsia="宋体" w:hAnsi="Arial"/>
          <w:sz w:val="24"/>
          <w:szCs w:val="24"/>
        </w:rPr>
        <w:t>Audit</w:t>
      </w:r>
      <w:proofErr w:type="spellEnd"/>
      <w:r w:rsidR="00874428">
        <w:rPr>
          <w:rFonts w:ascii="宋体" w:eastAsia="宋体" w:hAnsi="宋体" w:hint="eastAsia"/>
          <w:sz w:val="24"/>
          <w:szCs w:val="24"/>
        </w:rPr>
        <w:t>方法负责终止审核流，终止审核</w:t>
      </w:r>
      <w:proofErr w:type="gramStart"/>
      <w:r w:rsidR="00874428">
        <w:rPr>
          <w:rFonts w:ascii="宋体" w:eastAsia="宋体" w:hAnsi="宋体" w:hint="eastAsia"/>
          <w:sz w:val="24"/>
          <w:szCs w:val="24"/>
        </w:rPr>
        <w:t>流需要</w:t>
      </w:r>
      <w:proofErr w:type="gramEnd"/>
      <w:r w:rsidR="00874428">
        <w:rPr>
          <w:rFonts w:ascii="宋体" w:eastAsia="宋体" w:hAnsi="宋体" w:hint="eastAsia"/>
          <w:sz w:val="24"/>
          <w:szCs w:val="24"/>
        </w:rPr>
        <w:t>跨系统</w:t>
      </w:r>
      <w:r w:rsidR="00BC2874">
        <w:rPr>
          <w:rFonts w:ascii="宋体" w:eastAsia="宋体" w:hAnsi="宋体" w:hint="eastAsia"/>
          <w:sz w:val="24"/>
          <w:szCs w:val="24"/>
        </w:rPr>
        <w:t>操作</w:t>
      </w:r>
      <w:r w:rsidR="001F0D87">
        <w:rPr>
          <w:rFonts w:ascii="宋体" w:eastAsia="宋体" w:hAnsi="宋体" w:hint="eastAsia"/>
          <w:sz w:val="24"/>
          <w:szCs w:val="24"/>
        </w:rPr>
        <w:t>，</w:t>
      </w:r>
      <w:r w:rsidR="006A4400">
        <w:rPr>
          <w:rFonts w:ascii="宋体" w:eastAsia="宋体" w:hAnsi="宋体" w:hint="eastAsia"/>
          <w:sz w:val="24"/>
          <w:szCs w:val="24"/>
        </w:rPr>
        <w:t>因此需要保证本地系统和审核</w:t>
      </w:r>
      <w:proofErr w:type="gramStart"/>
      <w:r w:rsidR="006A4400">
        <w:rPr>
          <w:rFonts w:ascii="宋体" w:eastAsia="宋体" w:hAnsi="宋体" w:hint="eastAsia"/>
          <w:sz w:val="24"/>
          <w:szCs w:val="24"/>
        </w:rPr>
        <w:t>流系统</w:t>
      </w:r>
      <w:proofErr w:type="gramEnd"/>
      <w:r w:rsidR="006A4400">
        <w:rPr>
          <w:rFonts w:ascii="宋体" w:eastAsia="宋体" w:hAnsi="宋体" w:hint="eastAsia"/>
          <w:sz w:val="24"/>
          <w:szCs w:val="24"/>
        </w:rPr>
        <w:t>都能够执行成功，代码实现时</w:t>
      </w:r>
      <w:r w:rsidR="004F635F">
        <w:rPr>
          <w:rFonts w:ascii="宋体" w:eastAsia="宋体" w:hAnsi="宋体" w:hint="eastAsia"/>
          <w:sz w:val="24"/>
          <w:szCs w:val="24"/>
        </w:rPr>
        <w:t>先调用审核系统的</w:t>
      </w:r>
      <w:proofErr w:type="spellStart"/>
      <w:r w:rsidR="004F635F" w:rsidRPr="00A378BC">
        <w:rPr>
          <w:rFonts w:ascii="Arial" w:eastAsia="宋体" w:hAnsi="Arial" w:hint="eastAsia"/>
          <w:sz w:val="24"/>
          <w:szCs w:val="24"/>
        </w:rPr>
        <w:t>terminateAudit</w:t>
      </w:r>
      <w:proofErr w:type="spellEnd"/>
      <w:r w:rsidR="004F635F">
        <w:rPr>
          <w:rFonts w:ascii="宋体" w:eastAsia="宋体" w:hAnsi="宋体" w:hint="eastAsia"/>
          <w:sz w:val="24"/>
          <w:szCs w:val="24"/>
        </w:rPr>
        <w:t>方法，</w:t>
      </w:r>
      <w:r w:rsidR="00723955">
        <w:rPr>
          <w:rFonts w:ascii="宋体" w:eastAsia="宋体" w:hAnsi="宋体" w:hint="eastAsia"/>
          <w:sz w:val="24"/>
          <w:szCs w:val="24"/>
        </w:rPr>
        <w:t>只有该方法执行成功后才可以终止本地审核流，如果审核系统的</w:t>
      </w:r>
      <w:proofErr w:type="spellStart"/>
      <w:r w:rsidR="00723955" w:rsidRPr="00A378BC">
        <w:rPr>
          <w:rFonts w:ascii="Arial" w:eastAsia="宋体" w:hAnsi="Arial" w:hint="eastAsia"/>
          <w:sz w:val="24"/>
          <w:szCs w:val="24"/>
        </w:rPr>
        <w:t>terminateAudit</w:t>
      </w:r>
      <w:proofErr w:type="spellEnd"/>
      <w:r w:rsidR="00723955">
        <w:rPr>
          <w:rFonts w:ascii="宋体" w:eastAsia="宋体" w:hAnsi="宋体" w:hint="eastAsia"/>
          <w:sz w:val="24"/>
          <w:szCs w:val="24"/>
        </w:rPr>
        <w:t>方法执行失败，本地的</w:t>
      </w:r>
      <w:proofErr w:type="spellStart"/>
      <w:r w:rsidR="00723955" w:rsidRPr="00A378BC">
        <w:rPr>
          <w:rFonts w:ascii="Arial" w:eastAsia="宋体" w:hAnsi="Arial" w:hint="eastAsia"/>
          <w:sz w:val="24"/>
          <w:szCs w:val="24"/>
        </w:rPr>
        <w:t>terminateAudit</w:t>
      </w:r>
      <w:proofErr w:type="spellEnd"/>
      <w:r w:rsidR="00723955">
        <w:rPr>
          <w:rFonts w:ascii="宋体" w:eastAsia="宋体" w:hAnsi="宋体" w:hint="eastAsia"/>
          <w:sz w:val="24"/>
          <w:szCs w:val="24"/>
        </w:rPr>
        <w:t>会返回</w:t>
      </w:r>
      <w:r w:rsidR="00723955" w:rsidRPr="00A378BC">
        <w:rPr>
          <w:rFonts w:ascii="Arial" w:eastAsia="宋体" w:hAnsi="Arial" w:hint="eastAsia"/>
          <w:sz w:val="24"/>
          <w:szCs w:val="24"/>
        </w:rPr>
        <w:t>false</w:t>
      </w:r>
      <w:r w:rsidR="00723955">
        <w:rPr>
          <w:rFonts w:ascii="宋体" w:eastAsia="宋体" w:hAnsi="宋体" w:hint="eastAsia"/>
          <w:sz w:val="24"/>
          <w:szCs w:val="24"/>
        </w:rPr>
        <w:t>，前端用户会收到终止失败</w:t>
      </w:r>
      <w:r w:rsidR="00A51C05">
        <w:rPr>
          <w:rFonts w:ascii="宋体" w:eastAsia="宋体" w:hAnsi="宋体" w:hint="eastAsia"/>
          <w:sz w:val="24"/>
          <w:szCs w:val="24"/>
        </w:rPr>
        <w:t>提示</w:t>
      </w:r>
      <w:r w:rsidR="00723955">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5F0985" w14:paraId="3A27BED0" w14:textId="77777777" w:rsidTr="00DC3AA9">
        <w:tc>
          <w:tcPr>
            <w:tcW w:w="8296" w:type="dxa"/>
          </w:tcPr>
          <w:p w14:paraId="74E5C77D" w14:textId="07DB7EF0" w:rsidR="00CB5FA0" w:rsidRDefault="00CB5FA0" w:rsidP="00CB5FA0">
            <w:r w:rsidRPr="00A378BC">
              <w:rPr>
                <w:rFonts w:ascii="Arial" w:hAnsi="Arial"/>
              </w:rPr>
              <w:t>public</w:t>
            </w:r>
            <w:r>
              <w:t xml:space="preserve"> </w:t>
            </w:r>
            <w:r w:rsidRPr="00A378BC">
              <w:rPr>
                <w:rFonts w:ascii="Arial" w:hAnsi="Arial"/>
              </w:rPr>
              <w:t>Response</w:t>
            </w:r>
            <w:r>
              <w:t xml:space="preserve"> </w:t>
            </w:r>
            <w:proofErr w:type="spellStart"/>
            <w:proofErr w:type="gramStart"/>
            <w:r w:rsidRPr="00A378BC">
              <w:rPr>
                <w:rFonts w:ascii="Arial" w:hAnsi="Arial"/>
              </w:rPr>
              <w:t>getDraftRule</w:t>
            </w:r>
            <w:proofErr w:type="spellEnd"/>
            <w:r>
              <w:t>(</w:t>
            </w:r>
            <w:proofErr w:type="spellStart"/>
            <w:proofErr w:type="gramEnd"/>
            <w:r w:rsidRPr="00A378BC">
              <w:rPr>
                <w:rFonts w:ascii="Arial" w:hAnsi="Arial"/>
              </w:rPr>
              <w:t>DraftRuleQuery</w:t>
            </w:r>
            <w:proofErr w:type="spellEnd"/>
            <w:r>
              <w:t xml:space="preserve"> </w:t>
            </w:r>
            <w:r w:rsidRPr="00A378BC">
              <w:rPr>
                <w:rFonts w:ascii="Arial" w:hAnsi="Arial"/>
              </w:rPr>
              <w:t>query</w:t>
            </w:r>
            <w:r>
              <w:t>)</w:t>
            </w:r>
            <w:r w:rsidRPr="008A39AC">
              <w:rPr>
                <w:rFonts w:ascii="Arial" w:hAnsi="Arial"/>
              </w:rPr>
              <w:t>{</w:t>
            </w:r>
          </w:p>
          <w:p w14:paraId="2E230C9C" w14:textId="4F080C35" w:rsidR="00CB5FA0" w:rsidRDefault="00CB5FA0" w:rsidP="00CB5FA0">
            <w:r>
              <w:t xml:space="preserve">    </w:t>
            </w:r>
            <w:r w:rsidRPr="00A378BC">
              <w:rPr>
                <w:rFonts w:ascii="Arial" w:hAnsi="Arial"/>
              </w:rPr>
              <w:t>validate</w:t>
            </w:r>
            <w:r>
              <w:t>(</w:t>
            </w:r>
            <w:r w:rsidRPr="00A378BC">
              <w:rPr>
                <w:rFonts w:ascii="Arial" w:hAnsi="Arial"/>
              </w:rPr>
              <w:t>query</w:t>
            </w:r>
            <w:r>
              <w:t>);</w:t>
            </w:r>
            <w:r w:rsidR="009E3086">
              <w:t xml:space="preserve"> // </w:t>
            </w:r>
            <w:r w:rsidR="009E3086" w:rsidRPr="003F1175">
              <w:rPr>
                <w:rFonts w:ascii="Arial" w:hAnsi="Arial"/>
              </w:rPr>
              <w:t>1</w:t>
            </w:r>
            <w:r w:rsidR="009E3086" w:rsidRPr="001244DA">
              <w:rPr>
                <w:rFonts w:ascii="Arial" w:hAnsi="Arial"/>
              </w:rPr>
              <w:t>.</w:t>
            </w:r>
            <w:r w:rsidR="009E3086">
              <w:t xml:space="preserve"> 参数校验</w:t>
            </w:r>
          </w:p>
          <w:p w14:paraId="01B4730B" w14:textId="5A8847AC" w:rsidR="00CB5FA0" w:rsidRDefault="00CB5FA0" w:rsidP="00CB5FA0">
            <w:r>
              <w:t xml:space="preserve">    </w:t>
            </w:r>
            <w:r w:rsidRPr="00A378BC">
              <w:rPr>
                <w:rFonts w:ascii="Arial" w:hAnsi="Arial"/>
              </w:rPr>
              <w:t>List</w:t>
            </w:r>
            <w:r>
              <w:t>&lt;</w:t>
            </w:r>
            <w:proofErr w:type="spellStart"/>
            <w:r w:rsidRPr="00A378BC">
              <w:rPr>
                <w:rFonts w:ascii="Arial" w:hAnsi="Arial"/>
              </w:rPr>
              <w:t>DraftRuleDTO</w:t>
            </w:r>
            <w:proofErr w:type="spellEnd"/>
            <w:r>
              <w:t xml:space="preserve">&gt; </w:t>
            </w:r>
            <w:proofErr w:type="spellStart"/>
            <w:r w:rsidRPr="00A378BC">
              <w:rPr>
                <w:rFonts w:ascii="Arial" w:hAnsi="Arial"/>
              </w:rPr>
              <w:t>draftRuleDTOList</w:t>
            </w:r>
            <w:proofErr w:type="spellEnd"/>
            <w:r>
              <w:t xml:space="preserve"> = </w:t>
            </w:r>
            <w:proofErr w:type="spellStart"/>
            <w:r w:rsidRPr="00A378BC">
              <w:rPr>
                <w:rFonts w:ascii="Arial" w:hAnsi="Arial"/>
              </w:rPr>
              <w:t>sceneRule</w:t>
            </w:r>
            <w:r w:rsidR="00665A4D" w:rsidRPr="00A378BC">
              <w:rPr>
                <w:rFonts w:ascii="Arial" w:hAnsi="Arial"/>
              </w:rPr>
              <w:t>Draft</w:t>
            </w:r>
            <w:r w:rsidRPr="00A378BC">
              <w:rPr>
                <w:rFonts w:ascii="Arial" w:hAnsi="Arial"/>
              </w:rPr>
              <w:t>Service</w:t>
            </w:r>
            <w:r w:rsidRPr="001244DA">
              <w:rPr>
                <w:rFonts w:ascii="Arial" w:hAnsi="Arial"/>
              </w:rPr>
              <w:t>.</w:t>
            </w:r>
            <w:r w:rsidRPr="00A378BC">
              <w:rPr>
                <w:rFonts w:ascii="Arial" w:hAnsi="Arial"/>
              </w:rPr>
              <w:t>ge</w:t>
            </w:r>
            <w:r w:rsidR="00665A4D" w:rsidRPr="00A378BC">
              <w:rPr>
                <w:rFonts w:ascii="Arial" w:hAnsi="Arial" w:hint="eastAsia"/>
              </w:rPr>
              <w:t>t</w:t>
            </w:r>
            <w:proofErr w:type="spellEnd"/>
            <w:r>
              <w:t>(</w:t>
            </w:r>
            <w:r w:rsidRPr="00A378BC">
              <w:rPr>
                <w:rFonts w:ascii="Arial" w:hAnsi="Arial"/>
              </w:rPr>
              <w:t>query</w:t>
            </w:r>
            <w:r>
              <w:t>);</w:t>
            </w:r>
            <w:r w:rsidR="005524A8">
              <w:rPr>
                <w:rFonts w:hint="eastAsia"/>
              </w:rPr>
              <w:t>//查询</w:t>
            </w:r>
          </w:p>
          <w:p w14:paraId="6A85B1A2" w14:textId="616BCCBA" w:rsidR="00CB5FA0" w:rsidRDefault="00CB5FA0" w:rsidP="00CB5FA0">
            <w:r>
              <w:t xml:space="preserve">    </w:t>
            </w:r>
            <w:r w:rsidRPr="00A378BC">
              <w:rPr>
                <w:rFonts w:ascii="Arial" w:hAnsi="Arial"/>
              </w:rPr>
              <w:t>return</w:t>
            </w:r>
            <w:r>
              <w:t xml:space="preserve"> </w:t>
            </w:r>
            <w:proofErr w:type="spellStart"/>
            <w:r w:rsidRPr="00A378BC">
              <w:rPr>
                <w:rFonts w:ascii="Arial" w:hAnsi="Arial"/>
              </w:rPr>
              <w:t>Response</w:t>
            </w:r>
            <w:r w:rsidRPr="001244DA">
              <w:rPr>
                <w:rFonts w:ascii="Arial" w:hAnsi="Arial"/>
              </w:rPr>
              <w:t>.</w:t>
            </w:r>
            <w:r w:rsidRPr="00A378BC">
              <w:rPr>
                <w:rFonts w:ascii="Arial" w:hAnsi="Arial"/>
              </w:rPr>
              <w:t>SUCCESS</w:t>
            </w:r>
            <w:proofErr w:type="spellEnd"/>
            <w:r>
              <w:t>(</w:t>
            </w:r>
            <w:proofErr w:type="spellStart"/>
            <w:r w:rsidR="00CA2160" w:rsidRPr="00A378BC">
              <w:rPr>
                <w:rFonts w:ascii="Arial" w:hAnsi="Arial" w:cs="Arial"/>
              </w:rPr>
              <w:t>transferToVO</w:t>
            </w:r>
            <w:proofErr w:type="spellEnd"/>
            <w:r w:rsidR="00CA2160">
              <w:t>(</w:t>
            </w:r>
            <w:proofErr w:type="spellStart"/>
            <w:r w:rsidR="00CA2160" w:rsidRPr="00A378BC">
              <w:rPr>
                <w:rFonts w:ascii="Arial" w:hAnsi="Arial"/>
              </w:rPr>
              <w:t>draftRuleList</w:t>
            </w:r>
            <w:proofErr w:type="spellEnd"/>
            <w:r w:rsidR="00CA2160">
              <w:t>)</w:t>
            </w:r>
            <w:r>
              <w:t>);</w:t>
            </w:r>
            <w:r w:rsidR="009E3086">
              <w:t xml:space="preserve"> // </w:t>
            </w:r>
            <w:r w:rsidR="005524A8">
              <w:rPr>
                <w:rFonts w:hint="eastAsia"/>
              </w:rPr>
              <w:t>2</w:t>
            </w:r>
            <w:r w:rsidR="009E3086" w:rsidRPr="001244DA">
              <w:rPr>
                <w:rFonts w:ascii="Arial" w:hAnsi="Arial"/>
              </w:rPr>
              <w:t>.</w:t>
            </w:r>
            <w:r w:rsidR="009E3086">
              <w:t xml:space="preserve"> 返回结果</w:t>
            </w:r>
          </w:p>
          <w:p w14:paraId="1AE5CD51" w14:textId="5DD668C7" w:rsidR="00CB5FA0" w:rsidRDefault="00CB5FA0" w:rsidP="00CB5FA0">
            <w:r w:rsidRPr="001F7C42">
              <w:rPr>
                <w:rFonts w:ascii="Arial" w:hAnsi="Arial"/>
              </w:rPr>
              <w:t>}</w:t>
            </w:r>
          </w:p>
          <w:p w14:paraId="25CC0A20" w14:textId="529BF46E" w:rsidR="00E42FD7" w:rsidRDefault="00280DE4" w:rsidP="00E42FD7">
            <w:r w:rsidRPr="00A378BC">
              <w:rPr>
                <w:rFonts w:ascii="Arial" w:hAnsi="Arial"/>
              </w:rPr>
              <w:t>public</w:t>
            </w:r>
            <w:r>
              <w:t xml:space="preserve"> </w:t>
            </w:r>
            <w:r w:rsidRPr="00A378BC">
              <w:rPr>
                <w:rFonts w:ascii="Arial" w:hAnsi="Arial"/>
              </w:rPr>
              <w:t>Boolean</w:t>
            </w:r>
            <w:r>
              <w:t xml:space="preserve"> </w:t>
            </w:r>
            <w:proofErr w:type="spellStart"/>
            <w:r w:rsidRPr="00A378BC">
              <w:rPr>
                <w:rFonts w:ascii="Arial" w:hAnsi="Arial"/>
              </w:rPr>
              <w:t>terminateAudit</w:t>
            </w:r>
            <w:proofErr w:type="spellEnd"/>
            <w:r>
              <w:t>(</w:t>
            </w:r>
            <w:proofErr w:type="spellStart"/>
            <w:r w:rsidRPr="00A378BC">
              <w:rPr>
                <w:rFonts w:ascii="Arial" w:hAnsi="Arial"/>
              </w:rPr>
              <w:t>DraftRuleVO</w:t>
            </w:r>
            <w:proofErr w:type="spellEnd"/>
            <w:r>
              <w:t xml:space="preserve"> </w:t>
            </w:r>
            <w:proofErr w:type="spellStart"/>
            <w:r w:rsidRPr="00A378BC">
              <w:rPr>
                <w:rFonts w:ascii="Arial" w:hAnsi="Arial"/>
              </w:rPr>
              <w:t>draftRuleVO</w:t>
            </w:r>
            <w:proofErr w:type="spellEnd"/>
            <w:r>
              <w:t>)</w:t>
            </w:r>
            <w:r w:rsidRPr="008A39AC">
              <w:rPr>
                <w:rFonts w:ascii="Arial" w:hAnsi="Arial"/>
              </w:rPr>
              <w:t>{</w:t>
            </w:r>
            <w:r w:rsidR="00E42FD7">
              <w:t xml:space="preserve"> // 终止审核流</w:t>
            </w:r>
          </w:p>
          <w:p w14:paraId="381FD945" w14:textId="7A9D4114" w:rsidR="00280DE4" w:rsidRPr="00B60B97" w:rsidRDefault="00867C87" w:rsidP="009C1AE9">
            <w:pPr>
              <w:ind w:firstLine="420"/>
              <w:rPr>
                <w:rFonts w:ascii="Arial" w:hAnsi="Arial"/>
              </w:rPr>
            </w:pPr>
            <w:r w:rsidRPr="00B60B97">
              <w:rPr>
                <w:rFonts w:ascii="Arial" w:hAnsi="Arial"/>
              </w:rPr>
              <w:t>…//</w:t>
            </w:r>
            <w:r w:rsidR="00280DE4" w:rsidRPr="00B60B97">
              <w:rPr>
                <w:rFonts w:ascii="Arial" w:hAnsi="Arial"/>
              </w:rPr>
              <w:t>参数校验</w:t>
            </w:r>
            <w:r w:rsidRPr="00B60B97">
              <w:rPr>
                <w:rFonts w:ascii="Arial" w:hAnsi="Arial" w:hint="eastAsia"/>
              </w:rPr>
              <w:t>，</w:t>
            </w:r>
            <w:r w:rsidRPr="00A378BC">
              <w:rPr>
                <w:rFonts w:ascii="Arial" w:hAnsi="Arial" w:hint="eastAsia"/>
              </w:rPr>
              <w:t>VO</w:t>
            </w:r>
            <w:r w:rsidRPr="00B60B97">
              <w:rPr>
                <w:rFonts w:ascii="Arial" w:hAnsi="Arial" w:hint="eastAsia"/>
              </w:rPr>
              <w:t>转</w:t>
            </w:r>
            <w:r w:rsidRPr="00A378BC">
              <w:rPr>
                <w:rFonts w:ascii="Arial" w:hAnsi="Arial" w:hint="eastAsia"/>
              </w:rPr>
              <w:t>DTO</w:t>
            </w:r>
          </w:p>
          <w:p w14:paraId="0280AFB9" w14:textId="0BCD9D9A" w:rsidR="009C1AE9" w:rsidRPr="009C1AE9" w:rsidRDefault="009C1AE9" w:rsidP="009C1AE9">
            <w:pPr>
              <w:ind w:firstLine="420"/>
            </w:pPr>
            <w:r w:rsidRPr="00A378BC">
              <w:rPr>
                <w:rFonts w:ascii="Arial" w:hAnsi="Arial"/>
              </w:rPr>
              <w:t>Boolean</w:t>
            </w:r>
            <w:r>
              <w:t xml:space="preserve"> </w:t>
            </w:r>
            <w:proofErr w:type="spellStart"/>
            <w:r w:rsidRPr="00A378BC">
              <w:rPr>
                <w:rFonts w:ascii="Arial" w:hAnsi="Arial"/>
              </w:rPr>
              <w:t>isSuccess</w:t>
            </w:r>
            <w:proofErr w:type="spellEnd"/>
            <w:r>
              <w:t xml:space="preserve"> = </w:t>
            </w:r>
            <w:proofErr w:type="spellStart"/>
            <w:r w:rsidRPr="00A378BC">
              <w:rPr>
                <w:rFonts w:ascii="Arial" w:hAnsi="Arial"/>
              </w:rPr>
              <w:t>runnerService</w:t>
            </w:r>
            <w:r w:rsidRPr="001244DA">
              <w:rPr>
                <w:rFonts w:ascii="Arial" w:hAnsi="Arial"/>
              </w:rPr>
              <w:t>.</w:t>
            </w:r>
            <w:r w:rsidRPr="00A378BC">
              <w:rPr>
                <w:rFonts w:ascii="Arial" w:hAnsi="Arial"/>
              </w:rPr>
              <w:t>terninateAudit</w:t>
            </w:r>
            <w:proofErr w:type="spellEnd"/>
            <w:r>
              <w:t xml:space="preserve">();// </w:t>
            </w:r>
            <w:proofErr w:type="spellStart"/>
            <w:r w:rsidRPr="00A378BC">
              <w:rPr>
                <w:rFonts w:ascii="Arial" w:hAnsi="Arial"/>
              </w:rPr>
              <w:t>rpc</w:t>
            </w:r>
            <w:proofErr w:type="spellEnd"/>
            <w:r>
              <w:t>调用</w:t>
            </w:r>
            <w:r w:rsidR="00E42FD7">
              <w:rPr>
                <w:rFonts w:hint="eastAsia"/>
              </w:rPr>
              <w:t>。</w:t>
            </w:r>
          </w:p>
          <w:p w14:paraId="0ABCE2B7" w14:textId="094FCECD" w:rsidR="009E3086" w:rsidRDefault="009E3086" w:rsidP="00E42FD7">
            <w:pPr>
              <w:ind w:firstLine="420"/>
              <w:rPr>
                <w:rFonts w:ascii="Arial" w:hAnsi="Arial" w:cs="Arial"/>
              </w:rPr>
            </w:pPr>
            <w:proofErr w:type="gramStart"/>
            <w:r w:rsidRPr="00A378BC">
              <w:rPr>
                <w:rFonts w:ascii="Arial" w:hAnsi="Arial" w:cs="Arial"/>
              </w:rPr>
              <w:t>If</w:t>
            </w:r>
            <w:r w:rsidRPr="009E3086">
              <w:rPr>
                <w:rFonts w:ascii="Arial" w:hAnsi="Arial" w:cs="Arial"/>
              </w:rPr>
              <w:t xml:space="preserve">( </w:t>
            </w:r>
            <w:proofErr w:type="spellStart"/>
            <w:r w:rsidRPr="00A378BC">
              <w:rPr>
                <w:rFonts w:ascii="Arial" w:hAnsi="Arial" w:cs="Arial"/>
              </w:rPr>
              <w:t>isSuccess</w:t>
            </w:r>
            <w:proofErr w:type="spellEnd"/>
            <w:proofErr w:type="gramEnd"/>
            <w:r w:rsidRPr="009E3086">
              <w:rPr>
                <w:rFonts w:ascii="Arial" w:hAnsi="Arial" w:cs="Arial"/>
              </w:rPr>
              <w:t xml:space="preserve">) </w:t>
            </w:r>
            <w:r w:rsidRPr="00A378BC">
              <w:rPr>
                <w:rFonts w:ascii="Arial" w:hAnsi="Arial" w:cs="Arial"/>
              </w:rPr>
              <w:t>return</w:t>
            </w:r>
            <w:r w:rsidRPr="009E3086">
              <w:rPr>
                <w:rFonts w:ascii="Arial" w:hAnsi="Arial" w:cs="Arial"/>
              </w:rPr>
              <w:t xml:space="preserve"> </w:t>
            </w:r>
            <w:r w:rsidRPr="00A378BC">
              <w:rPr>
                <w:rFonts w:ascii="Arial" w:hAnsi="Arial" w:cs="Arial"/>
              </w:rPr>
              <w:t>false</w:t>
            </w:r>
            <w:r w:rsidRPr="009E3086">
              <w:rPr>
                <w:rFonts w:ascii="Arial" w:hAnsi="Arial" w:cs="Arial"/>
              </w:rPr>
              <w:t>;</w:t>
            </w:r>
          </w:p>
          <w:p w14:paraId="2FFE2F97" w14:textId="39A5C4D9" w:rsidR="00280DE4" w:rsidRDefault="00280DE4" w:rsidP="00280DE4">
            <w:r>
              <w:t xml:space="preserve">    </w:t>
            </w:r>
            <w:proofErr w:type="spellStart"/>
            <w:r w:rsidR="007F6EF0" w:rsidRPr="00A378BC">
              <w:rPr>
                <w:rFonts w:ascii="Arial" w:hAnsi="Arial"/>
              </w:rPr>
              <w:t>sceneRuleDraftService</w:t>
            </w:r>
            <w:r w:rsidRPr="001244DA">
              <w:rPr>
                <w:rFonts w:ascii="Arial" w:hAnsi="Arial"/>
              </w:rPr>
              <w:t>.</w:t>
            </w:r>
            <w:r w:rsidR="007F6EF0" w:rsidRPr="00A378BC">
              <w:rPr>
                <w:rFonts w:ascii="Arial" w:hAnsi="Arial" w:hint="eastAsia"/>
              </w:rPr>
              <w:t>update</w:t>
            </w:r>
            <w:proofErr w:type="spellEnd"/>
            <w:r w:rsidR="007F6EF0">
              <w:t>()</w:t>
            </w:r>
            <w:r>
              <w:t>;</w:t>
            </w:r>
          </w:p>
          <w:p w14:paraId="373212EF" w14:textId="0464114F" w:rsidR="009801E8" w:rsidRPr="009801E8" w:rsidRDefault="009E3086" w:rsidP="008F5BAE">
            <w:pPr>
              <w:rPr>
                <w:rFonts w:ascii="Arial" w:hAnsi="Arial" w:cs="Arial"/>
              </w:rPr>
            </w:pPr>
            <w:r>
              <w:rPr>
                <w:rFonts w:hint="eastAsia"/>
              </w:rPr>
              <w:t xml:space="preserve"> </w:t>
            </w:r>
            <w:r>
              <w:t xml:space="preserve">   </w:t>
            </w:r>
            <w:r w:rsidR="009801E8" w:rsidRPr="00A378BC">
              <w:rPr>
                <w:rFonts w:ascii="Arial" w:hAnsi="Arial" w:cs="Arial"/>
              </w:rPr>
              <w:t>return</w:t>
            </w:r>
            <w:r w:rsidR="009801E8" w:rsidRPr="009801E8">
              <w:rPr>
                <w:rFonts w:ascii="Arial" w:hAnsi="Arial" w:cs="Arial"/>
              </w:rPr>
              <w:t xml:space="preserve"> </w:t>
            </w:r>
            <w:r w:rsidR="00A76D3E" w:rsidRPr="00A378BC">
              <w:rPr>
                <w:rFonts w:ascii="Arial" w:hAnsi="Arial" w:cs="Arial"/>
              </w:rPr>
              <w:t>true</w:t>
            </w:r>
            <w:r w:rsidR="00A76D3E">
              <w:rPr>
                <w:rFonts w:ascii="Arial" w:hAnsi="Arial" w:cs="Arial"/>
              </w:rPr>
              <w:t>;</w:t>
            </w:r>
          </w:p>
          <w:p w14:paraId="2B7ECA68" w14:textId="29CFA3D8" w:rsidR="00CB5FA0" w:rsidRDefault="00280DE4" w:rsidP="00C1261D">
            <w:r w:rsidRPr="001F7C42">
              <w:rPr>
                <w:rFonts w:ascii="Arial" w:hAnsi="Arial"/>
              </w:rPr>
              <w:t>}</w:t>
            </w:r>
          </w:p>
        </w:tc>
      </w:tr>
    </w:tbl>
    <w:p w14:paraId="5387FCDA" w14:textId="4FD380A3" w:rsidR="005F0985" w:rsidRDefault="00FD189F" w:rsidP="00FD189F">
      <w:pPr>
        <w:pStyle w:val="af8"/>
      </w:pPr>
      <w:bookmarkStart w:id="357" w:name="_Toc36736596"/>
      <w:bookmarkStart w:id="358" w:name="_Toc36940623"/>
      <w:r>
        <w:t>图</w:t>
      </w:r>
      <w:r>
        <w:t xml:space="preserve"> </w:t>
      </w:r>
      <w:fldSimple w:instr=" STYLEREF 1 \s ">
        <w:r w:rsidR="0018235C">
          <w:rPr>
            <w:rFonts w:hint="eastAsia"/>
            <w:noProof/>
          </w:rPr>
          <w:t>四</w:t>
        </w:r>
      </w:fldSimple>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16</w:t>
      </w:r>
      <w:r w:rsidR="0018235C">
        <w:fldChar w:fldCharType="end"/>
      </w:r>
      <w:r>
        <w:t xml:space="preserve"> </w:t>
      </w:r>
      <w:r w:rsidR="00AB1DB0">
        <w:t xml:space="preserve"> </w:t>
      </w:r>
      <w:r>
        <w:rPr>
          <w:rFonts w:hint="eastAsia"/>
        </w:rPr>
        <w:t>审核</w:t>
      </w:r>
      <w:proofErr w:type="gramStart"/>
      <w:r>
        <w:rPr>
          <w:rFonts w:hint="eastAsia"/>
        </w:rPr>
        <w:t>流操作</w:t>
      </w:r>
      <w:proofErr w:type="gramEnd"/>
      <w:r>
        <w:rPr>
          <w:rFonts w:hint="eastAsia"/>
        </w:rPr>
        <w:t>功能实现图</w:t>
      </w:r>
      <w:bookmarkEnd w:id="357"/>
      <w:bookmarkEnd w:id="358"/>
    </w:p>
    <w:p w14:paraId="62A3DB05" w14:textId="711C81E9" w:rsidR="007F6EF0" w:rsidRPr="007F6EF0" w:rsidRDefault="007F6EF0" w:rsidP="00FD189F">
      <w:pPr>
        <w:spacing w:line="360" w:lineRule="auto"/>
        <w:ind w:firstLineChars="200" w:firstLine="480"/>
        <w:rPr>
          <w:rFonts w:ascii="宋体" w:eastAsia="宋体" w:hAnsi="宋体"/>
          <w:sz w:val="24"/>
          <w:szCs w:val="28"/>
        </w:rPr>
      </w:pPr>
      <w:r w:rsidRPr="007F6EF0">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1</w:t>
      </w:r>
      <w:r w:rsidR="00811864">
        <w:rPr>
          <w:rFonts w:ascii="Arial" w:eastAsia="宋体" w:hAnsi="Arial"/>
          <w:sz w:val="24"/>
          <w:szCs w:val="28"/>
        </w:rPr>
        <w:t>7</w:t>
      </w:r>
      <w:r w:rsidRPr="007F6EF0">
        <w:rPr>
          <w:rFonts w:ascii="宋体" w:eastAsia="宋体" w:hAnsi="宋体" w:hint="eastAsia"/>
          <w:sz w:val="24"/>
          <w:szCs w:val="28"/>
        </w:rPr>
        <w:t>为审核</w:t>
      </w:r>
      <w:proofErr w:type="gramStart"/>
      <w:r w:rsidRPr="007F6EF0">
        <w:rPr>
          <w:rFonts w:ascii="宋体" w:eastAsia="宋体" w:hAnsi="宋体" w:hint="eastAsia"/>
          <w:sz w:val="24"/>
          <w:szCs w:val="28"/>
        </w:rPr>
        <w:t>流操作</w:t>
      </w:r>
      <w:proofErr w:type="gramEnd"/>
      <w:r w:rsidRPr="007F6EF0">
        <w:rPr>
          <w:rFonts w:ascii="宋体" w:eastAsia="宋体" w:hAnsi="宋体" w:hint="eastAsia"/>
          <w:sz w:val="24"/>
          <w:szCs w:val="28"/>
        </w:rPr>
        <w:t>页面。</w:t>
      </w:r>
    </w:p>
    <w:p w14:paraId="2FDFA80F" w14:textId="77777777" w:rsidR="00FD189F" w:rsidRDefault="00955C84" w:rsidP="00FD189F">
      <w:pPr>
        <w:keepNext/>
        <w:jc w:val="center"/>
      </w:pPr>
      <w:r w:rsidRPr="00955C84">
        <w:rPr>
          <w:noProof/>
        </w:rPr>
        <w:drawing>
          <wp:inline distT="0" distB="0" distL="0" distR="0" wp14:anchorId="69F19972" wp14:editId="3DA05561">
            <wp:extent cx="5274310" cy="20104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010410"/>
                    </a:xfrm>
                    <a:prstGeom prst="rect">
                      <a:avLst/>
                    </a:prstGeom>
                    <a:noFill/>
                    <a:ln>
                      <a:noFill/>
                    </a:ln>
                  </pic:spPr>
                </pic:pic>
              </a:graphicData>
            </a:graphic>
          </wp:inline>
        </w:drawing>
      </w:r>
    </w:p>
    <w:p w14:paraId="497569DA" w14:textId="5FD7E256" w:rsidR="00202EDB" w:rsidRDefault="00FD189F" w:rsidP="00FD189F">
      <w:pPr>
        <w:pStyle w:val="af8"/>
      </w:pPr>
      <w:bookmarkStart w:id="359" w:name="_Toc36736597"/>
      <w:bookmarkStart w:id="360" w:name="_Toc36940624"/>
      <w:r>
        <w:t>图</w:t>
      </w:r>
      <w:r>
        <w:t xml:space="preserve"> </w:t>
      </w:r>
      <w:fldSimple w:instr=" STYLEREF 1 \s ">
        <w:r w:rsidR="0018235C">
          <w:rPr>
            <w:rFonts w:hint="eastAsia"/>
            <w:noProof/>
          </w:rPr>
          <w:t>四</w:t>
        </w:r>
      </w:fldSimple>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17</w:t>
      </w:r>
      <w:r w:rsidR="0018235C">
        <w:fldChar w:fldCharType="end"/>
      </w:r>
      <w:r>
        <w:t xml:space="preserve">  </w:t>
      </w:r>
      <w:r w:rsidRPr="00ED77F5">
        <w:rPr>
          <w:rFonts w:hint="eastAsia"/>
        </w:rPr>
        <w:t>审核</w:t>
      </w:r>
      <w:proofErr w:type="gramStart"/>
      <w:r w:rsidRPr="00ED77F5">
        <w:rPr>
          <w:rFonts w:hint="eastAsia"/>
        </w:rPr>
        <w:t>流操作</w:t>
      </w:r>
      <w:proofErr w:type="gramEnd"/>
      <w:r w:rsidRPr="00ED77F5">
        <w:rPr>
          <w:rFonts w:hint="eastAsia"/>
        </w:rPr>
        <w:t>界面</w:t>
      </w:r>
      <w:bookmarkEnd w:id="359"/>
      <w:bookmarkEnd w:id="360"/>
    </w:p>
    <w:p w14:paraId="38CF67FA" w14:textId="695BB81B" w:rsidR="00D778E3" w:rsidRDefault="000459FC" w:rsidP="009F02EA">
      <w:pPr>
        <w:pStyle w:val="3"/>
        <w:numPr>
          <w:ilvl w:val="2"/>
          <w:numId w:val="52"/>
        </w:numPr>
      </w:pPr>
      <w:bookmarkStart w:id="361" w:name="_Toc36642717"/>
      <w:bookmarkStart w:id="362" w:name="_Toc36643289"/>
      <w:bookmarkStart w:id="363" w:name="_Toc36732814"/>
      <w:bookmarkStart w:id="364" w:name="_Toc36939034"/>
      <w:r>
        <w:rPr>
          <w:rFonts w:hint="eastAsia"/>
        </w:rPr>
        <w:lastRenderedPageBreak/>
        <w:t>审核权转移功能实现</w:t>
      </w:r>
      <w:bookmarkEnd w:id="361"/>
      <w:bookmarkEnd w:id="362"/>
      <w:bookmarkEnd w:id="363"/>
      <w:bookmarkEnd w:id="364"/>
    </w:p>
    <w:p w14:paraId="0A83AE56" w14:textId="77777777" w:rsidR="00FD189F" w:rsidRDefault="00D778E3" w:rsidP="00FD189F">
      <w:pPr>
        <w:keepNext/>
        <w:jc w:val="center"/>
      </w:pPr>
      <w:r>
        <w:rPr>
          <w:noProof/>
        </w:rPr>
        <w:drawing>
          <wp:inline distT="0" distB="0" distL="0" distR="0" wp14:anchorId="63639E1E" wp14:editId="719B40F4">
            <wp:extent cx="5274310" cy="23825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382520"/>
                    </a:xfrm>
                    <a:prstGeom prst="rect">
                      <a:avLst/>
                    </a:prstGeom>
                    <a:noFill/>
                    <a:ln>
                      <a:noFill/>
                    </a:ln>
                  </pic:spPr>
                </pic:pic>
              </a:graphicData>
            </a:graphic>
          </wp:inline>
        </w:drawing>
      </w:r>
    </w:p>
    <w:p w14:paraId="7EB2C330" w14:textId="501CEF7C" w:rsidR="00D778E3" w:rsidRDefault="00FD189F" w:rsidP="00FD189F">
      <w:pPr>
        <w:pStyle w:val="af8"/>
      </w:pPr>
      <w:bookmarkStart w:id="365" w:name="_Toc36736598"/>
      <w:bookmarkStart w:id="366" w:name="_Toc36940625"/>
      <w:r>
        <w:t>图</w:t>
      </w:r>
      <w:r>
        <w:t xml:space="preserve"> </w:t>
      </w:r>
      <w:fldSimple w:instr=" STYLEREF 1 \s ">
        <w:r w:rsidR="0018235C">
          <w:rPr>
            <w:rFonts w:hint="eastAsia"/>
            <w:noProof/>
          </w:rPr>
          <w:t>四</w:t>
        </w:r>
      </w:fldSimple>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18</w:t>
      </w:r>
      <w:r w:rsidR="0018235C">
        <w:fldChar w:fldCharType="end"/>
      </w:r>
      <w:r>
        <w:t xml:space="preserve">  </w:t>
      </w:r>
      <w:r w:rsidRPr="00350BD6">
        <w:rPr>
          <w:rFonts w:hint="eastAsia"/>
        </w:rPr>
        <w:t>审核权转移时序图</w:t>
      </w:r>
      <w:bookmarkEnd w:id="365"/>
      <w:bookmarkEnd w:id="366"/>
    </w:p>
    <w:p w14:paraId="1D4E7038" w14:textId="69076005" w:rsidR="00D778E3" w:rsidRPr="00D778E3" w:rsidRDefault="00D778E3" w:rsidP="00D778E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8</w:t>
      </w:r>
      <w:r>
        <w:rPr>
          <w:rFonts w:ascii="宋体" w:eastAsia="宋体" w:hAnsi="宋体" w:hint="eastAsia"/>
          <w:sz w:val="24"/>
          <w:szCs w:val="24"/>
        </w:rPr>
        <w:t>为审核权转移时序图。以审核成功和审核权转移为例，</w:t>
      </w:r>
      <w:proofErr w:type="spellStart"/>
      <w:r w:rsidRPr="00A378BC">
        <w:rPr>
          <w:rFonts w:ascii="Arial" w:eastAsia="宋体" w:hAnsi="Arial" w:hint="eastAsia"/>
          <w:sz w:val="24"/>
          <w:szCs w:val="24"/>
        </w:rPr>
        <w:t>Audit</w:t>
      </w:r>
      <w:r w:rsidRPr="00A378BC">
        <w:rPr>
          <w:rFonts w:ascii="Arial" w:eastAsia="宋体" w:hAnsi="Arial"/>
          <w:sz w:val="24"/>
          <w:szCs w:val="24"/>
        </w:rPr>
        <w:t>EventConsumer</w:t>
      </w:r>
      <w:proofErr w:type="spellEnd"/>
      <w:r>
        <w:rPr>
          <w:rFonts w:ascii="宋体" w:eastAsia="宋体" w:hAnsi="宋体" w:hint="eastAsia"/>
          <w:sz w:val="24"/>
          <w:szCs w:val="24"/>
        </w:rPr>
        <w:t>负责监听审核消息队列，</w:t>
      </w:r>
      <w:proofErr w:type="spellStart"/>
      <w:r w:rsidRPr="00A378BC">
        <w:rPr>
          <w:rFonts w:ascii="Arial" w:eastAsia="宋体" w:hAnsi="Arial" w:hint="eastAsia"/>
          <w:sz w:val="24"/>
          <w:szCs w:val="24"/>
        </w:rPr>
        <w:t>H</w:t>
      </w:r>
      <w:r w:rsidRPr="00A378BC">
        <w:rPr>
          <w:rFonts w:ascii="Arial" w:eastAsia="宋体" w:hAnsi="Arial"/>
          <w:sz w:val="24"/>
          <w:szCs w:val="24"/>
        </w:rPr>
        <w:t>andleAuditMessageService</w:t>
      </w:r>
      <w:proofErr w:type="spellEnd"/>
      <w:r>
        <w:rPr>
          <w:rFonts w:ascii="宋体" w:eastAsia="宋体" w:hAnsi="宋体" w:hint="eastAsia"/>
          <w:sz w:val="24"/>
          <w:szCs w:val="24"/>
        </w:rPr>
        <w:t>处理</w:t>
      </w:r>
      <w:proofErr w:type="spellStart"/>
      <w:r w:rsidRPr="00A378BC">
        <w:rPr>
          <w:rFonts w:ascii="Arial" w:eastAsia="宋体" w:hAnsi="Arial" w:hint="eastAsia"/>
          <w:sz w:val="24"/>
          <w:szCs w:val="24"/>
        </w:rPr>
        <w:t>Audit</w:t>
      </w:r>
      <w:r w:rsidRPr="00A378BC">
        <w:rPr>
          <w:rFonts w:ascii="Arial" w:eastAsia="宋体" w:hAnsi="Arial"/>
          <w:sz w:val="24"/>
          <w:szCs w:val="24"/>
        </w:rPr>
        <w:t>EventConsumer</w:t>
      </w:r>
      <w:proofErr w:type="spellEnd"/>
      <w:r>
        <w:rPr>
          <w:rFonts w:ascii="宋体" w:eastAsia="宋体" w:hAnsi="宋体" w:hint="eastAsia"/>
          <w:sz w:val="24"/>
          <w:szCs w:val="24"/>
        </w:rPr>
        <w:t>监听到的消息。当审核消息为最后一个节点且审核通过时，</w:t>
      </w:r>
      <w:proofErr w:type="spellStart"/>
      <w:r w:rsidRPr="00A378BC">
        <w:rPr>
          <w:rFonts w:ascii="Arial" w:eastAsia="宋体" w:hAnsi="Arial" w:hint="eastAsia"/>
          <w:sz w:val="24"/>
          <w:szCs w:val="24"/>
        </w:rPr>
        <w:t>Handle</w:t>
      </w:r>
      <w:r w:rsidRPr="00A378BC">
        <w:rPr>
          <w:rFonts w:ascii="Arial" w:eastAsia="宋体" w:hAnsi="Arial"/>
          <w:sz w:val="24"/>
          <w:szCs w:val="24"/>
        </w:rPr>
        <w:t>AuditMessageService</w:t>
      </w:r>
      <w:proofErr w:type="spellEnd"/>
      <w:r>
        <w:rPr>
          <w:rFonts w:ascii="宋体" w:eastAsia="宋体" w:hAnsi="宋体" w:hint="eastAsia"/>
          <w:sz w:val="24"/>
          <w:szCs w:val="24"/>
        </w:rPr>
        <w:t>调用</w:t>
      </w:r>
      <w:proofErr w:type="spellStart"/>
      <w:r w:rsidRPr="00A378BC">
        <w:rPr>
          <w:rFonts w:ascii="Arial" w:eastAsia="宋体" w:hAnsi="Arial" w:hint="eastAsia"/>
          <w:sz w:val="24"/>
          <w:szCs w:val="24"/>
        </w:rPr>
        <w:t>SceneRuleDao</w:t>
      </w:r>
      <w:proofErr w:type="spellEnd"/>
      <w:r>
        <w:rPr>
          <w:rFonts w:ascii="宋体" w:eastAsia="宋体" w:hAnsi="宋体" w:hint="eastAsia"/>
          <w:sz w:val="24"/>
          <w:szCs w:val="24"/>
        </w:rPr>
        <w:t>向</w:t>
      </w:r>
      <w:r w:rsidRPr="00A378BC">
        <w:rPr>
          <w:rFonts w:ascii="Arial" w:eastAsia="宋体" w:hAnsi="Arial" w:hint="eastAsia"/>
          <w:sz w:val="24"/>
          <w:szCs w:val="24"/>
        </w:rPr>
        <w:t>Rule</w:t>
      </w:r>
      <w:r>
        <w:rPr>
          <w:rFonts w:ascii="宋体" w:eastAsia="宋体" w:hAnsi="宋体" w:hint="eastAsia"/>
          <w:sz w:val="24"/>
          <w:szCs w:val="24"/>
        </w:rPr>
        <w:t>表中插入新规则，调用</w:t>
      </w:r>
      <w:proofErr w:type="spellStart"/>
      <w:r w:rsidRPr="00A378BC">
        <w:rPr>
          <w:rFonts w:ascii="Arial" w:eastAsia="宋体" w:hAnsi="Arial" w:hint="eastAsia"/>
          <w:sz w:val="24"/>
          <w:szCs w:val="24"/>
        </w:rPr>
        <w:t>Sce</w:t>
      </w:r>
      <w:r w:rsidRPr="00A378BC">
        <w:rPr>
          <w:rFonts w:ascii="Arial" w:eastAsia="宋体" w:hAnsi="Arial"/>
          <w:sz w:val="24"/>
          <w:szCs w:val="24"/>
        </w:rPr>
        <w:t>neRuleDraftDao</w:t>
      </w:r>
      <w:proofErr w:type="spellEnd"/>
      <w:r>
        <w:rPr>
          <w:rFonts w:ascii="宋体" w:eastAsia="宋体" w:hAnsi="宋体" w:hint="eastAsia"/>
          <w:sz w:val="24"/>
          <w:szCs w:val="24"/>
        </w:rPr>
        <w:t>更新本地规则草稿表；当审核消息非最后一个节点但审核通过时，</w:t>
      </w:r>
      <w:proofErr w:type="spellStart"/>
      <w:r w:rsidRPr="00A378BC">
        <w:rPr>
          <w:rFonts w:ascii="Arial" w:eastAsia="宋体" w:hAnsi="Arial" w:hint="eastAsia"/>
          <w:sz w:val="24"/>
          <w:szCs w:val="24"/>
        </w:rPr>
        <w:t>Hanle</w:t>
      </w:r>
      <w:r w:rsidRPr="00A378BC">
        <w:rPr>
          <w:rFonts w:ascii="Arial" w:eastAsia="宋体" w:hAnsi="Arial"/>
          <w:sz w:val="24"/>
          <w:szCs w:val="24"/>
        </w:rPr>
        <w:t>AuditMessageService</w:t>
      </w:r>
      <w:proofErr w:type="spellEnd"/>
      <w:r>
        <w:rPr>
          <w:rFonts w:ascii="宋体" w:eastAsia="宋体" w:hAnsi="宋体" w:hint="eastAsia"/>
          <w:sz w:val="24"/>
          <w:szCs w:val="24"/>
        </w:rPr>
        <w:t>调用</w:t>
      </w:r>
      <w:proofErr w:type="spellStart"/>
      <w:r w:rsidRPr="00A378BC">
        <w:rPr>
          <w:rFonts w:ascii="Arial" w:eastAsia="宋体" w:hAnsi="Arial" w:hint="eastAsia"/>
          <w:sz w:val="24"/>
          <w:szCs w:val="24"/>
        </w:rPr>
        <w:t>Sync</w:t>
      </w:r>
      <w:r w:rsidRPr="00A378BC">
        <w:rPr>
          <w:rFonts w:ascii="Arial" w:eastAsia="宋体" w:hAnsi="Arial"/>
          <w:sz w:val="24"/>
          <w:szCs w:val="24"/>
        </w:rPr>
        <w:t>RunnerService</w:t>
      </w:r>
      <w:proofErr w:type="spellEnd"/>
      <w:r>
        <w:rPr>
          <w:rFonts w:ascii="宋体" w:eastAsia="宋体" w:hAnsi="宋体" w:hint="eastAsia"/>
          <w:sz w:val="24"/>
          <w:szCs w:val="24"/>
        </w:rPr>
        <w:t>转移审核权，同时通过</w:t>
      </w:r>
      <w:proofErr w:type="spellStart"/>
      <w:r w:rsidRPr="00A378BC">
        <w:rPr>
          <w:rFonts w:ascii="Arial" w:eastAsia="宋体" w:hAnsi="Arial" w:hint="eastAsia"/>
          <w:sz w:val="24"/>
          <w:szCs w:val="24"/>
        </w:rPr>
        <w:t>Sce</w:t>
      </w:r>
      <w:r w:rsidRPr="00A378BC">
        <w:rPr>
          <w:rFonts w:ascii="Arial" w:eastAsia="宋体" w:hAnsi="Arial"/>
          <w:sz w:val="24"/>
          <w:szCs w:val="24"/>
        </w:rPr>
        <w:t>neRuleDraftDao</w:t>
      </w:r>
      <w:proofErr w:type="spellEnd"/>
      <w:r>
        <w:rPr>
          <w:rFonts w:ascii="宋体" w:eastAsia="宋体" w:hAnsi="宋体" w:hint="eastAsia"/>
          <w:sz w:val="24"/>
          <w:szCs w:val="24"/>
        </w:rPr>
        <w:t>更新本地草稿表。</w:t>
      </w:r>
    </w:p>
    <w:p w14:paraId="1F6EFF82" w14:textId="503E93AC" w:rsidR="00BE2C21" w:rsidRPr="00BE2C21" w:rsidRDefault="00BE2C21" w:rsidP="00BE2C21">
      <w:pPr>
        <w:spacing w:line="360" w:lineRule="auto"/>
        <w:ind w:firstLineChars="200" w:firstLine="480"/>
      </w:pPr>
      <w:r w:rsidRPr="001752D9">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811864">
        <w:rPr>
          <w:rFonts w:ascii="Arial" w:eastAsia="宋体" w:hAnsi="Arial"/>
          <w:sz w:val="24"/>
          <w:szCs w:val="24"/>
        </w:rPr>
        <w:t>19</w:t>
      </w:r>
      <w:r w:rsidRPr="001752D9">
        <w:rPr>
          <w:rFonts w:ascii="宋体" w:eastAsia="宋体" w:hAnsi="宋体" w:hint="eastAsia"/>
          <w:sz w:val="24"/>
          <w:szCs w:val="24"/>
        </w:rPr>
        <w:t>为审核权转移功能</w:t>
      </w:r>
      <w:r>
        <w:rPr>
          <w:rFonts w:ascii="宋体" w:eastAsia="宋体" w:hAnsi="宋体" w:hint="eastAsia"/>
          <w:sz w:val="24"/>
          <w:szCs w:val="24"/>
        </w:rPr>
        <w:t>。审核流节点个数由审核平台限定，每个审核节点的审核人员由履约超时管理平台指定。用户创建规则之后，超时管理平台就会在审核流平台上创建审核流，同时将审核权转移给第一个审核人，在之后的审核权转移中，转移操作均类似，为了减少代码中</w:t>
      </w:r>
      <w:r w:rsidRPr="00A378BC">
        <w:rPr>
          <w:rFonts w:ascii="Arial" w:eastAsia="宋体" w:hAnsi="Arial" w:hint="eastAsia"/>
          <w:sz w:val="24"/>
          <w:szCs w:val="24"/>
        </w:rPr>
        <w:t>if</w:t>
      </w:r>
      <w:r>
        <w:rPr>
          <w:rFonts w:ascii="宋体" w:eastAsia="宋体" w:hAnsi="宋体"/>
          <w:sz w:val="24"/>
          <w:szCs w:val="24"/>
        </w:rPr>
        <w:t>-</w:t>
      </w:r>
      <w:r w:rsidRPr="00A378BC">
        <w:rPr>
          <w:rFonts w:ascii="Arial" w:eastAsia="宋体" w:hAnsi="Arial"/>
          <w:sz w:val="24"/>
          <w:szCs w:val="24"/>
        </w:rPr>
        <w:t>else</w:t>
      </w:r>
      <w:r>
        <w:rPr>
          <w:rFonts w:ascii="宋体" w:eastAsia="宋体" w:hAnsi="宋体" w:hint="eastAsia"/>
          <w:sz w:val="24"/>
          <w:szCs w:val="24"/>
        </w:rPr>
        <w:t>语句的使用，同时增加代码的可读性，审核权转移功能实现时使用了表驱动方法。</w:t>
      </w:r>
    </w:p>
    <w:tbl>
      <w:tblPr>
        <w:tblStyle w:val="af4"/>
        <w:tblW w:w="0" w:type="auto"/>
        <w:tblCellMar>
          <w:left w:w="28" w:type="dxa"/>
          <w:right w:w="28" w:type="dxa"/>
        </w:tblCellMar>
        <w:tblLook w:val="04A0" w:firstRow="1" w:lastRow="0" w:firstColumn="1" w:lastColumn="0" w:noHBand="0" w:noVBand="1"/>
      </w:tblPr>
      <w:tblGrid>
        <w:gridCol w:w="8296"/>
      </w:tblGrid>
      <w:tr w:rsidR="00895CB8" w14:paraId="7C58CF55" w14:textId="77777777" w:rsidTr="00DC3AA9">
        <w:tc>
          <w:tcPr>
            <w:tcW w:w="8296" w:type="dxa"/>
          </w:tcPr>
          <w:p w14:paraId="62CE56F0" w14:textId="77777777" w:rsidR="00296FD5" w:rsidRPr="00E8488C" w:rsidRDefault="00296FD5" w:rsidP="00296FD5">
            <w:pPr>
              <w:keepNext/>
              <w:rPr>
                <w:rFonts w:ascii="Arial" w:eastAsia="宋体" w:hAnsi="Arial"/>
                <w:szCs w:val="21"/>
              </w:rPr>
            </w:pPr>
            <w:r w:rsidRPr="00A378BC">
              <w:rPr>
                <w:rFonts w:ascii="Arial" w:eastAsia="宋体" w:hAnsi="Arial"/>
                <w:szCs w:val="21"/>
              </w:rPr>
              <w:t>public</w:t>
            </w:r>
            <w:r w:rsidRPr="00E8488C">
              <w:rPr>
                <w:rFonts w:ascii="Arial" w:eastAsia="宋体" w:hAnsi="Arial"/>
                <w:szCs w:val="21"/>
              </w:rPr>
              <w:t xml:space="preserve"> </w:t>
            </w:r>
            <w:r w:rsidRPr="00A378BC">
              <w:rPr>
                <w:rFonts w:ascii="Arial" w:eastAsia="宋体" w:hAnsi="Arial"/>
                <w:szCs w:val="21"/>
              </w:rPr>
              <w:t>void</w:t>
            </w:r>
            <w:r w:rsidRPr="00E8488C">
              <w:rPr>
                <w:rFonts w:ascii="Arial" w:eastAsia="宋体" w:hAnsi="Arial"/>
                <w:szCs w:val="21"/>
              </w:rPr>
              <w:t xml:space="preserve"> </w:t>
            </w:r>
            <w:proofErr w:type="spellStart"/>
            <w:proofErr w:type="gramStart"/>
            <w:r w:rsidRPr="00A378BC">
              <w:rPr>
                <w:rFonts w:ascii="Arial" w:eastAsia="宋体" w:hAnsi="Arial"/>
                <w:szCs w:val="21"/>
              </w:rPr>
              <w:t>handleAuditMessage</w:t>
            </w:r>
            <w:proofErr w:type="spellEnd"/>
            <w:r w:rsidRPr="00E8488C">
              <w:rPr>
                <w:rFonts w:ascii="Arial" w:eastAsia="宋体" w:hAnsi="Arial"/>
                <w:szCs w:val="21"/>
              </w:rPr>
              <w:t>(</w:t>
            </w:r>
            <w:proofErr w:type="spellStart"/>
            <w:proofErr w:type="gramEnd"/>
            <w:r w:rsidRPr="00A378BC">
              <w:rPr>
                <w:rFonts w:ascii="Arial" w:eastAsia="宋体" w:hAnsi="Arial"/>
                <w:szCs w:val="21"/>
              </w:rPr>
              <w:t>AuditMessage</w:t>
            </w:r>
            <w:proofErr w:type="spellEnd"/>
            <w:r w:rsidRPr="00E8488C">
              <w:rPr>
                <w:rFonts w:ascii="Arial" w:eastAsia="宋体" w:hAnsi="Arial"/>
                <w:szCs w:val="21"/>
              </w:rPr>
              <w:t xml:space="preserve"> </w:t>
            </w:r>
            <w:r w:rsidRPr="00A378BC">
              <w:rPr>
                <w:rFonts w:ascii="Arial" w:eastAsia="宋体" w:hAnsi="Arial"/>
                <w:szCs w:val="21"/>
              </w:rPr>
              <w:t>message</w:t>
            </w:r>
            <w:r w:rsidRPr="00E8488C">
              <w:rPr>
                <w:rFonts w:ascii="Arial" w:eastAsia="宋体" w:hAnsi="Arial"/>
                <w:szCs w:val="21"/>
              </w:rPr>
              <w:t xml:space="preserve">) </w:t>
            </w:r>
            <w:r w:rsidRPr="008A39AC">
              <w:rPr>
                <w:rFonts w:ascii="Arial" w:eastAsia="宋体" w:hAnsi="Arial"/>
                <w:szCs w:val="21"/>
              </w:rPr>
              <w:t>{</w:t>
            </w:r>
          </w:p>
          <w:p w14:paraId="19A3CA5D" w14:textId="6A7C7813" w:rsidR="00296FD5" w:rsidRPr="00E8488C" w:rsidRDefault="00296FD5" w:rsidP="00296FD5">
            <w:pPr>
              <w:keepNext/>
              <w:rPr>
                <w:rFonts w:ascii="Arial" w:eastAsia="宋体" w:hAnsi="Arial"/>
                <w:szCs w:val="21"/>
              </w:rPr>
            </w:pPr>
            <w:r w:rsidRPr="00E8488C">
              <w:rPr>
                <w:rFonts w:ascii="Arial" w:eastAsia="宋体" w:hAnsi="Arial"/>
                <w:szCs w:val="21"/>
              </w:rPr>
              <w:t xml:space="preserve">        …// 1. </w:t>
            </w:r>
            <w:r w:rsidRPr="00E8488C">
              <w:rPr>
                <w:rFonts w:ascii="Arial" w:eastAsia="宋体" w:hAnsi="Arial"/>
                <w:szCs w:val="21"/>
              </w:rPr>
              <w:t>校验</w:t>
            </w:r>
            <w:r w:rsidRPr="00A378BC">
              <w:rPr>
                <w:rFonts w:ascii="Arial" w:eastAsia="宋体" w:hAnsi="Arial"/>
                <w:szCs w:val="21"/>
              </w:rPr>
              <w:t>message</w:t>
            </w:r>
            <w:r w:rsidRPr="00E8488C">
              <w:rPr>
                <w:rFonts w:ascii="Arial" w:eastAsia="宋体" w:hAnsi="Arial"/>
                <w:szCs w:val="21"/>
              </w:rPr>
              <w:t xml:space="preserve">       </w:t>
            </w:r>
          </w:p>
          <w:p w14:paraId="2CFC3E24" w14:textId="76935384" w:rsidR="00296FD5" w:rsidRPr="00E8488C" w:rsidRDefault="00296FD5" w:rsidP="00296FD5">
            <w:pPr>
              <w:keepNext/>
              <w:rPr>
                <w:rFonts w:ascii="Arial" w:eastAsia="宋体" w:hAnsi="Arial"/>
                <w:szCs w:val="21"/>
              </w:rPr>
            </w:pPr>
            <w:r w:rsidRPr="00E8488C">
              <w:rPr>
                <w:rFonts w:ascii="Arial" w:eastAsia="宋体" w:hAnsi="Arial"/>
                <w:szCs w:val="21"/>
              </w:rPr>
              <w:t xml:space="preserve">        // 2. </w:t>
            </w:r>
            <w:r w:rsidR="00E20C6B" w:rsidRPr="00E8488C">
              <w:rPr>
                <w:rFonts w:ascii="Arial" w:eastAsia="宋体" w:hAnsi="Arial" w:hint="eastAsia"/>
                <w:szCs w:val="21"/>
              </w:rPr>
              <w:t>判断是否到达终点</w:t>
            </w:r>
          </w:p>
          <w:p w14:paraId="321B37CD" w14:textId="3133D59D" w:rsidR="00296FD5" w:rsidRPr="00E8488C" w:rsidRDefault="00296FD5" w:rsidP="00296FD5">
            <w:pPr>
              <w:keepNext/>
              <w:rPr>
                <w:rFonts w:ascii="Arial" w:eastAsia="宋体" w:hAnsi="Arial"/>
                <w:szCs w:val="21"/>
              </w:rPr>
            </w:pPr>
            <w:r w:rsidRPr="00E8488C">
              <w:rPr>
                <w:rFonts w:ascii="Arial" w:eastAsia="宋体" w:hAnsi="Arial"/>
                <w:szCs w:val="21"/>
              </w:rPr>
              <w:t xml:space="preserve">        </w:t>
            </w:r>
            <w:proofErr w:type="spellStart"/>
            <w:r w:rsidR="00E20C6B" w:rsidRPr="00A378BC">
              <w:rPr>
                <w:rFonts w:ascii="Arial" w:eastAsia="宋体" w:hAnsi="Arial"/>
                <w:szCs w:val="21"/>
              </w:rPr>
              <w:t>checkSuccesOrFail</w:t>
            </w:r>
            <w:proofErr w:type="spellEnd"/>
            <w:r w:rsidR="00E20C6B" w:rsidRPr="00E8488C">
              <w:rPr>
                <w:rFonts w:ascii="Arial" w:eastAsia="宋体" w:hAnsi="Arial"/>
                <w:szCs w:val="21"/>
              </w:rPr>
              <w:t>(</w:t>
            </w:r>
            <w:r w:rsidR="00E20C6B" w:rsidRPr="00A378BC">
              <w:rPr>
                <w:rFonts w:ascii="Arial" w:eastAsia="宋体" w:hAnsi="Arial"/>
                <w:szCs w:val="21"/>
              </w:rPr>
              <w:t>message</w:t>
            </w:r>
            <w:r w:rsidR="00E20C6B" w:rsidRPr="00E8488C">
              <w:rPr>
                <w:rFonts w:ascii="Arial" w:eastAsia="宋体" w:hAnsi="Arial"/>
                <w:szCs w:val="21"/>
              </w:rPr>
              <w:t>);</w:t>
            </w:r>
          </w:p>
          <w:p w14:paraId="59388DD6" w14:textId="24E29DE0" w:rsidR="00296FD5" w:rsidRPr="00E8488C" w:rsidRDefault="00296FD5" w:rsidP="00296FD5">
            <w:pPr>
              <w:keepNext/>
              <w:rPr>
                <w:rFonts w:ascii="Arial" w:eastAsia="宋体" w:hAnsi="Arial"/>
                <w:szCs w:val="21"/>
              </w:rPr>
            </w:pPr>
            <w:r w:rsidRPr="00E8488C">
              <w:rPr>
                <w:rFonts w:ascii="Arial" w:eastAsia="宋体" w:hAnsi="Arial"/>
                <w:szCs w:val="21"/>
              </w:rPr>
              <w:t xml:space="preserve">        </w:t>
            </w:r>
            <w:r w:rsidRPr="00A378BC">
              <w:rPr>
                <w:rFonts w:ascii="Arial" w:eastAsia="宋体" w:hAnsi="Arial"/>
                <w:szCs w:val="21"/>
              </w:rPr>
              <w:t>String</w:t>
            </w:r>
            <w:r w:rsidRPr="00E8488C">
              <w:rPr>
                <w:rFonts w:ascii="Arial" w:eastAsia="宋体" w:hAnsi="Arial"/>
                <w:szCs w:val="21"/>
              </w:rPr>
              <w:t xml:space="preserve"> </w:t>
            </w:r>
            <w:r w:rsidRPr="00A378BC">
              <w:rPr>
                <w:rFonts w:ascii="Arial" w:eastAsia="宋体" w:hAnsi="Arial"/>
                <w:szCs w:val="21"/>
              </w:rPr>
              <w:t>next</w:t>
            </w:r>
            <w:r w:rsidRPr="00E8488C">
              <w:rPr>
                <w:rFonts w:ascii="Arial" w:eastAsia="宋体" w:hAnsi="Arial"/>
                <w:szCs w:val="21"/>
              </w:rPr>
              <w:t xml:space="preserve"> = </w:t>
            </w:r>
            <w:proofErr w:type="spellStart"/>
            <w:r w:rsidRPr="00A378BC">
              <w:rPr>
                <w:rFonts w:ascii="Arial" w:eastAsia="宋体" w:hAnsi="Arial"/>
                <w:szCs w:val="21"/>
              </w:rPr>
              <w:t>NEXT</w:t>
            </w:r>
            <w:r w:rsidRPr="00E8488C">
              <w:rPr>
                <w:rFonts w:ascii="Arial" w:eastAsia="宋体" w:hAnsi="Arial"/>
                <w:szCs w:val="21"/>
              </w:rPr>
              <w:t>_</w:t>
            </w:r>
            <w:r w:rsidRPr="00A378BC">
              <w:rPr>
                <w:rFonts w:ascii="Arial" w:eastAsia="宋体" w:hAnsi="Arial"/>
                <w:szCs w:val="21"/>
              </w:rPr>
              <w:t>NODE</w:t>
            </w:r>
            <w:r w:rsidRPr="00E8488C">
              <w:rPr>
                <w:rFonts w:ascii="Arial" w:eastAsia="宋体" w:hAnsi="Arial"/>
                <w:szCs w:val="21"/>
              </w:rPr>
              <w:t>.</w:t>
            </w:r>
            <w:r w:rsidRPr="00A378BC">
              <w:rPr>
                <w:rFonts w:ascii="Arial" w:eastAsia="宋体" w:hAnsi="Arial"/>
                <w:szCs w:val="21"/>
              </w:rPr>
              <w:t>get</w:t>
            </w:r>
            <w:proofErr w:type="spellEnd"/>
            <w:r w:rsidRPr="00E8488C">
              <w:rPr>
                <w:rFonts w:ascii="Arial" w:eastAsia="宋体" w:hAnsi="Arial"/>
                <w:szCs w:val="21"/>
              </w:rPr>
              <w:t>(</w:t>
            </w:r>
            <w:proofErr w:type="spellStart"/>
            <w:r w:rsidRPr="00A378BC">
              <w:rPr>
                <w:rFonts w:ascii="Arial" w:eastAsia="宋体" w:hAnsi="Arial"/>
                <w:szCs w:val="21"/>
              </w:rPr>
              <w:t>messsage</w:t>
            </w:r>
            <w:r w:rsidRPr="00E8488C">
              <w:rPr>
                <w:rFonts w:ascii="Arial" w:eastAsia="宋体" w:hAnsi="Arial"/>
                <w:szCs w:val="21"/>
              </w:rPr>
              <w:t>.</w:t>
            </w:r>
            <w:r w:rsidRPr="00A378BC">
              <w:rPr>
                <w:rFonts w:ascii="Arial" w:eastAsia="宋体" w:hAnsi="Arial"/>
                <w:szCs w:val="21"/>
              </w:rPr>
              <w:t>currentState</w:t>
            </w:r>
            <w:proofErr w:type="spellEnd"/>
            <w:r w:rsidRPr="00E8488C">
              <w:rPr>
                <w:rFonts w:ascii="Arial" w:eastAsia="宋体" w:hAnsi="Arial"/>
                <w:szCs w:val="21"/>
              </w:rPr>
              <w:t xml:space="preserve">);// </w:t>
            </w:r>
            <w:r w:rsidRPr="00E8488C">
              <w:rPr>
                <w:rFonts w:ascii="Arial" w:eastAsia="宋体" w:hAnsi="Arial" w:hint="eastAsia"/>
                <w:szCs w:val="21"/>
              </w:rPr>
              <w:t>表驱动</w:t>
            </w:r>
          </w:p>
          <w:p w14:paraId="69A626D4" w14:textId="77777777" w:rsidR="00296FD5" w:rsidRPr="00E8488C" w:rsidRDefault="00296FD5" w:rsidP="00296FD5">
            <w:pPr>
              <w:keepNext/>
              <w:rPr>
                <w:rFonts w:ascii="Arial" w:eastAsia="宋体" w:hAnsi="Arial"/>
                <w:szCs w:val="21"/>
              </w:rPr>
            </w:pPr>
            <w:r w:rsidRPr="00E8488C">
              <w:rPr>
                <w:rFonts w:ascii="Arial" w:eastAsia="宋体" w:hAnsi="Arial"/>
                <w:szCs w:val="21"/>
              </w:rPr>
              <w:t xml:space="preserve">        </w:t>
            </w:r>
            <w:proofErr w:type="spellStart"/>
            <w:r w:rsidRPr="00A378BC">
              <w:rPr>
                <w:rFonts w:ascii="Arial" w:eastAsia="宋体" w:hAnsi="Arial"/>
                <w:szCs w:val="21"/>
              </w:rPr>
              <w:t>RunnerService</w:t>
            </w:r>
            <w:r w:rsidRPr="00E8488C">
              <w:rPr>
                <w:rFonts w:ascii="Arial" w:eastAsia="宋体" w:hAnsi="Arial"/>
                <w:szCs w:val="21"/>
              </w:rPr>
              <w:t>.</w:t>
            </w:r>
            <w:r w:rsidRPr="00A378BC">
              <w:rPr>
                <w:rFonts w:ascii="Arial" w:eastAsia="宋体" w:hAnsi="Arial"/>
                <w:szCs w:val="21"/>
              </w:rPr>
              <w:t>transfer</w:t>
            </w:r>
            <w:proofErr w:type="spellEnd"/>
            <w:r w:rsidRPr="00E8488C">
              <w:rPr>
                <w:rFonts w:ascii="Arial" w:eastAsia="宋体" w:hAnsi="Arial"/>
                <w:szCs w:val="21"/>
              </w:rPr>
              <w:t>(</w:t>
            </w:r>
            <w:r w:rsidRPr="00A378BC">
              <w:rPr>
                <w:rFonts w:ascii="Arial" w:eastAsia="宋体" w:hAnsi="Arial"/>
                <w:szCs w:val="21"/>
              </w:rPr>
              <w:t>next</w:t>
            </w:r>
            <w:r w:rsidRPr="00E8488C">
              <w:rPr>
                <w:rFonts w:ascii="Arial" w:eastAsia="宋体" w:hAnsi="Arial"/>
                <w:szCs w:val="21"/>
              </w:rPr>
              <w:t>);</w:t>
            </w:r>
          </w:p>
          <w:p w14:paraId="0B8EB23F" w14:textId="591BE66B" w:rsidR="00895CB8" w:rsidRDefault="00296FD5" w:rsidP="00296FD5">
            <w:pPr>
              <w:keepNext/>
            </w:pPr>
            <w:r w:rsidRPr="001F7C42">
              <w:rPr>
                <w:rFonts w:ascii="Arial" w:eastAsia="宋体" w:hAnsi="Arial"/>
                <w:szCs w:val="21"/>
              </w:rPr>
              <w:t>}</w:t>
            </w:r>
          </w:p>
        </w:tc>
      </w:tr>
    </w:tbl>
    <w:p w14:paraId="5861160E" w14:textId="6CCEF428" w:rsidR="00FD189F" w:rsidRDefault="00FD189F">
      <w:pPr>
        <w:pStyle w:val="af8"/>
      </w:pPr>
      <w:bookmarkStart w:id="367" w:name="_Toc36736599"/>
      <w:bookmarkStart w:id="368" w:name="_Toc36940626"/>
      <w:bookmarkStart w:id="369" w:name="_Toc36642718"/>
      <w:bookmarkStart w:id="370" w:name="_Toc36643290"/>
      <w:bookmarkStart w:id="371" w:name="_Toc36732815"/>
      <w:r>
        <w:rPr>
          <w:rFonts w:hint="eastAsia"/>
        </w:rPr>
        <w:t>图</w:t>
      </w:r>
      <w:r>
        <w:rPr>
          <w:rFonts w:hint="eastAsia"/>
        </w:rPr>
        <w:t xml:space="preserve"> </w:t>
      </w:r>
      <w:r w:rsidR="0018235C">
        <w:fldChar w:fldCharType="begin"/>
      </w:r>
      <w:r w:rsidR="0018235C">
        <w:instrText xml:space="preserve"> </w:instrText>
      </w:r>
      <w:r w:rsidR="0018235C">
        <w:rPr>
          <w:rFonts w:hint="eastAsia"/>
        </w:rPr>
        <w:instrText>STYLEREF 1 \s</w:instrText>
      </w:r>
      <w:r w:rsidR="0018235C">
        <w:instrText xml:space="preserve"> </w:instrText>
      </w:r>
      <w:r w:rsidR="0018235C">
        <w:fldChar w:fldCharType="separate"/>
      </w:r>
      <w:r w:rsidR="0018235C">
        <w:rPr>
          <w:rFonts w:hint="eastAsia"/>
          <w:noProof/>
        </w:rPr>
        <w:t>四</w:t>
      </w:r>
      <w:r w:rsidR="0018235C">
        <w:fldChar w:fldCharType="end"/>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19</w:t>
      </w:r>
      <w:r w:rsidR="0018235C">
        <w:fldChar w:fldCharType="end"/>
      </w:r>
      <w:r>
        <w:t xml:space="preserve">  </w:t>
      </w:r>
      <w:r w:rsidRPr="0055262D">
        <w:rPr>
          <w:rFonts w:hint="eastAsia"/>
        </w:rPr>
        <w:t>审核</w:t>
      </w:r>
      <w:proofErr w:type="gramStart"/>
      <w:r w:rsidRPr="0055262D">
        <w:rPr>
          <w:rFonts w:hint="eastAsia"/>
        </w:rPr>
        <w:t>流操作</w:t>
      </w:r>
      <w:proofErr w:type="gramEnd"/>
      <w:r w:rsidRPr="0055262D">
        <w:rPr>
          <w:rFonts w:hint="eastAsia"/>
        </w:rPr>
        <w:t>实现</w:t>
      </w:r>
      <w:bookmarkEnd w:id="367"/>
      <w:bookmarkEnd w:id="368"/>
    </w:p>
    <w:p w14:paraId="28F32938" w14:textId="6873258E" w:rsidR="000459FC" w:rsidRDefault="000459FC" w:rsidP="009F02EA">
      <w:pPr>
        <w:pStyle w:val="3"/>
        <w:numPr>
          <w:ilvl w:val="2"/>
          <w:numId w:val="52"/>
        </w:numPr>
      </w:pPr>
      <w:bookmarkStart w:id="372" w:name="_Toc36939035"/>
      <w:r>
        <w:rPr>
          <w:rFonts w:hint="eastAsia"/>
        </w:rPr>
        <w:lastRenderedPageBreak/>
        <w:t>审核消息保障功能实现</w:t>
      </w:r>
      <w:bookmarkEnd w:id="369"/>
      <w:bookmarkEnd w:id="370"/>
      <w:bookmarkEnd w:id="371"/>
      <w:bookmarkEnd w:id="372"/>
    </w:p>
    <w:p w14:paraId="0D4BA54E" w14:textId="77777777" w:rsidR="00FD189F" w:rsidRDefault="00A8038D" w:rsidP="00FD189F">
      <w:pPr>
        <w:keepNext/>
        <w:jc w:val="center"/>
      </w:pPr>
      <w:r>
        <w:rPr>
          <w:noProof/>
        </w:rPr>
        <w:drawing>
          <wp:inline distT="0" distB="0" distL="0" distR="0" wp14:anchorId="459D5CED" wp14:editId="600AE16D">
            <wp:extent cx="3927475" cy="2874645"/>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7475" cy="2874645"/>
                    </a:xfrm>
                    <a:prstGeom prst="rect">
                      <a:avLst/>
                    </a:prstGeom>
                    <a:noFill/>
                    <a:ln>
                      <a:noFill/>
                    </a:ln>
                  </pic:spPr>
                </pic:pic>
              </a:graphicData>
            </a:graphic>
          </wp:inline>
        </w:drawing>
      </w:r>
    </w:p>
    <w:p w14:paraId="24749D37" w14:textId="62CAFE8E" w:rsidR="00A8038D" w:rsidRDefault="00FD189F" w:rsidP="00FD189F">
      <w:pPr>
        <w:pStyle w:val="af8"/>
      </w:pPr>
      <w:bookmarkStart w:id="373" w:name="_Toc36736600"/>
      <w:bookmarkStart w:id="374" w:name="_Toc36940627"/>
      <w:r>
        <w:t>图</w:t>
      </w:r>
      <w:r>
        <w:t xml:space="preserve"> </w:t>
      </w:r>
      <w:fldSimple w:instr=" STYLEREF 1 \s ">
        <w:r w:rsidR="0018235C">
          <w:rPr>
            <w:rFonts w:hint="eastAsia"/>
            <w:noProof/>
          </w:rPr>
          <w:t>四</w:t>
        </w:r>
      </w:fldSimple>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20</w:t>
      </w:r>
      <w:r w:rsidR="0018235C">
        <w:fldChar w:fldCharType="end"/>
      </w:r>
      <w:r>
        <w:t xml:space="preserve">  </w:t>
      </w:r>
      <w:r w:rsidRPr="001F5212">
        <w:rPr>
          <w:rFonts w:hint="eastAsia"/>
        </w:rPr>
        <w:t>审核消息保障时序图</w:t>
      </w:r>
      <w:bookmarkEnd w:id="373"/>
      <w:bookmarkEnd w:id="374"/>
    </w:p>
    <w:p w14:paraId="75F04C40" w14:textId="2DF65D85" w:rsidR="00A8038D" w:rsidRDefault="00A8038D" w:rsidP="00CC05C0">
      <w:pPr>
        <w:spacing w:line="360" w:lineRule="auto"/>
        <w:ind w:firstLineChars="200" w:firstLine="480"/>
        <w:rPr>
          <w:rFonts w:ascii="宋体" w:eastAsia="宋体" w:hAnsi="宋体"/>
          <w:sz w:val="24"/>
          <w:szCs w:val="24"/>
        </w:rPr>
      </w:pPr>
      <w:r w:rsidRPr="00A8038D">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00811864">
        <w:rPr>
          <w:rFonts w:ascii="Arial" w:eastAsia="宋体" w:hAnsi="Arial"/>
          <w:sz w:val="24"/>
          <w:szCs w:val="24"/>
        </w:rPr>
        <w:t>0</w:t>
      </w:r>
      <w:r w:rsidRPr="00A8038D">
        <w:rPr>
          <w:rFonts w:ascii="宋体" w:eastAsia="宋体" w:hAnsi="宋体" w:hint="eastAsia"/>
          <w:sz w:val="24"/>
          <w:szCs w:val="24"/>
        </w:rPr>
        <w:t>为</w:t>
      </w:r>
      <w:r>
        <w:rPr>
          <w:rFonts w:ascii="宋体" w:eastAsia="宋体" w:hAnsi="宋体" w:hint="eastAsia"/>
          <w:sz w:val="24"/>
          <w:szCs w:val="24"/>
        </w:rPr>
        <w:t>审核消息保障时序图</w:t>
      </w:r>
      <w:r w:rsidR="00CC05C0">
        <w:rPr>
          <w:rFonts w:ascii="宋体" w:eastAsia="宋体" w:hAnsi="宋体" w:hint="eastAsia"/>
          <w:sz w:val="24"/>
          <w:szCs w:val="24"/>
        </w:rPr>
        <w:t>。任务调度平台</w:t>
      </w:r>
      <w:r w:rsidR="00D05B7E">
        <w:rPr>
          <w:rFonts w:ascii="宋体" w:eastAsia="宋体" w:hAnsi="宋体" w:hint="eastAsia"/>
          <w:sz w:val="24"/>
          <w:szCs w:val="24"/>
        </w:rPr>
        <w:t>会定时重复调用超时管理平台提供的接口，检测超时管理平台的审核状态</w:t>
      </w:r>
      <w:r w:rsidR="00C16197">
        <w:rPr>
          <w:rFonts w:ascii="宋体" w:eastAsia="宋体" w:hAnsi="宋体" w:hint="eastAsia"/>
          <w:sz w:val="24"/>
          <w:szCs w:val="24"/>
        </w:rPr>
        <w:t>和审核平台的审核状态是否一致，并更新超时管理平台中落后的审核状态。</w:t>
      </w:r>
    </w:p>
    <w:p w14:paraId="090024AE" w14:textId="072BAE4E" w:rsidR="0070506B" w:rsidRPr="00A8038D" w:rsidRDefault="0070506B" w:rsidP="00CC05C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sz w:val="24"/>
          <w:szCs w:val="24"/>
        </w:rPr>
        <w:t>.</w:t>
      </w:r>
      <w:r w:rsidR="00C1261D">
        <w:rPr>
          <w:rFonts w:ascii="Arial" w:eastAsia="宋体" w:hAnsi="Arial"/>
          <w:sz w:val="24"/>
          <w:szCs w:val="24"/>
        </w:rPr>
        <w:t>2</w:t>
      </w:r>
      <w:r w:rsidR="00811864">
        <w:rPr>
          <w:rFonts w:ascii="Arial" w:eastAsia="宋体" w:hAnsi="Arial"/>
          <w:sz w:val="24"/>
          <w:szCs w:val="24"/>
        </w:rPr>
        <w:t>1</w:t>
      </w:r>
      <w:r>
        <w:rPr>
          <w:rFonts w:ascii="宋体" w:eastAsia="宋体" w:hAnsi="宋体" w:hint="eastAsia"/>
          <w:sz w:val="24"/>
          <w:szCs w:val="24"/>
        </w:rPr>
        <w:t>为审核消息保障实现代码。</w:t>
      </w:r>
      <w:proofErr w:type="spellStart"/>
      <w:r w:rsidR="006E4D3B" w:rsidRPr="00A378BC">
        <w:rPr>
          <w:rFonts w:ascii="Arial" w:eastAsia="宋体" w:hAnsi="Arial"/>
          <w:sz w:val="24"/>
          <w:szCs w:val="24"/>
        </w:rPr>
        <w:t>draftRuleService</w:t>
      </w:r>
      <w:proofErr w:type="spellEnd"/>
      <w:r w:rsidR="006E4D3B">
        <w:rPr>
          <w:rFonts w:ascii="宋体" w:eastAsia="宋体" w:hAnsi="宋体" w:hint="eastAsia"/>
          <w:sz w:val="24"/>
          <w:szCs w:val="24"/>
        </w:rPr>
        <w:t>的</w:t>
      </w:r>
      <w:proofErr w:type="spellStart"/>
      <w:r w:rsidR="006E4D3B" w:rsidRPr="00A378BC">
        <w:rPr>
          <w:rFonts w:ascii="Arial" w:eastAsia="宋体" w:hAnsi="Arial" w:hint="eastAsia"/>
          <w:sz w:val="24"/>
          <w:szCs w:val="24"/>
        </w:rPr>
        <w:t>get</w:t>
      </w:r>
      <w:r w:rsidR="006E4D3B" w:rsidRPr="00A378BC">
        <w:rPr>
          <w:rFonts w:ascii="Arial" w:eastAsia="宋体" w:hAnsi="Arial"/>
          <w:sz w:val="24"/>
          <w:szCs w:val="24"/>
        </w:rPr>
        <w:t>DraftRules</w:t>
      </w:r>
      <w:proofErr w:type="spellEnd"/>
      <w:r w:rsidR="006E4D3B">
        <w:rPr>
          <w:rFonts w:ascii="宋体" w:eastAsia="宋体" w:hAnsi="宋体" w:hint="eastAsia"/>
          <w:sz w:val="24"/>
          <w:szCs w:val="24"/>
        </w:rPr>
        <w:t>方法获取本地</w:t>
      </w:r>
      <w:r w:rsidR="00D43536">
        <w:rPr>
          <w:rFonts w:ascii="宋体" w:eastAsia="宋体" w:hAnsi="宋体" w:hint="eastAsia"/>
          <w:sz w:val="24"/>
          <w:szCs w:val="24"/>
        </w:rPr>
        <w:t>审核流，之后遍历审核流，并根据审核规则的名称从审核平台中获取对应的审核流，本地审核流与审核平台审核流进行比对，</w:t>
      </w:r>
      <w:r w:rsidR="006D1795">
        <w:rPr>
          <w:rFonts w:ascii="宋体" w:eastAsia="宋体" w:hAnsi="宋体" w:hint="eastAsia"/>
          <w:sz w:val="24"/>
          <w:szCs w:val="24"/>
        </w:rPr>
        <w:t>比对有差异则以审核平台审核流为主，</w:t>
      </w:r>
      <w:r w:rsidR="003E648B">
        <w:rPr>
          <w:rFonts w:ascii="宋体" w:eastAsia="宋体" w:hAnsi="宋体" w:hint="eastAsia"/>
          <w:sz w:val="24"/>
          <w:szCs w:val="24"/>
        </w:rPr>
        <w:t>更新本地审核流</w:t>
      </w:r>
      <w:r w:rsidR="000F541E">
        <w:rPr>
          <w:rFonts w:ascii="宋体" w:eastAsia="宋体" w:hAnsi="宋体" w:hint="eastAsia"/>
          <w:sz w:val="24"/>
          <w:szCs w:val="24"/>
        </w:rPr>
        <w:t>。</w:t>
      </w:r>
      <w:r w:rsidR="003E648B">
        <w:rPr>
          <w:rFonts w:ascii="宋体" w:eastAsia="宋体" w:hAnsi="宋体" w:hint="eastAsia"/>
          <w:sz w:val="24"/>
          <w:szCs w:val="24"/>
        </w:rPr>
        <w:t>更新本地审核流可以复用之前审核权转移方法。</w:t>
      </w:r>
    </w:p>
    <w:tbl>
      <w:tblPr>
        <w:tblStyle w:val="af4"/>
        <w:tblW w:w="0" w:type="auto"/>
        <w:tblCellMar>
          <w:left w:w="28" w:type="dxa"/>
          <w:right w:w="28" w:type="dxa"/>
        </w:tblCellMar>
        <w:tblLook w:val="04A0" w:firstRow="1" w:lastRow="0" w:firstColumn="1" w:lastColumn="0" w:noHBand="0" w:noVBand="1"/>
      </w:tblPr>
      <w:tblGrid>
        <w:gridCol w:w="8296"/>
      </w:tblGrid>
      <w:tr w:rsidR="0034708A" w14:paraId="7D4E17D5" w14:textId="77777777" w:rsidTr="00DC3AA9">
        <w:tc>
          <w:tcPr>
            <w:tcW w:w="8296" w:type="dxa"/>
          </w:tcPr>
          <w:p w14:paraId="34672C16" w14:textId="77777777" w:rsidR="00E16B67" w:rsidRPr="00E16B67" w:rsidRDefault="00E16B67" w:rsidP="00E16B67">
            <w:pPr>
              <w:rPr>
                <w:rFonts w:ascii="宋体" w:eastAsia="宋体" w:hAnsi="宋体"/>
              </w:rPr>
            </w:pPr>
            <w:r w:rsidRPr="00A378BC">
              <w:rPr>
                <w:rFonts w:ascii="Arial" w:eastAsia="宋体" w:hAnsi="Arial"/>
              </w:rPr>
              <w:t>public</w:t>
            </w:r>
            <w:r w:rsidRPr="00E16B67">
              <w:rPr>
                <w:rFonts w:ascii="宋体" w:eastAsia="宋体" w:hAnsi="宋体"/>
              </w:rPr>
              <w:t xml:space="preserve"> </w:t>
            </w:r>
            <w:r w:rsidRPr="00A378BC">
              <w:rPr>
                <w:rFonts w:ascii="Arial" w:eastAsia="宋体" w:hAnsi="Arial"/>
              </w:rPr>
              <w:t>void</w:t>
            </w:r>
            <w:r w:rsidRPr="00E16B67">
              <w:rPr>
                <w:rFonts w:ascii="宋体" w:eastAsia="宋体" w:hAnsi="宋体"/>
              </w:rPr>
              <w:t xml:space="preserve"> </w:t>
            </w:r>
            <w:proofErr w:type="spellStart"/>
            <w:proofErr w:type="gramStart"/>
            <w:r w:rsidRPr="00A378BC">
              <w:rPr>
                <w:rFonts w:ascii="Arial" w:eastAsia="宋体" w:hAnsi="Arial"/>
              </w:rPr>
              <w:t>checkAuditState</w:t>
            </w:r>
            <w:proofErr w:type="spellEnd"/>
            <w:r w:rsidRPr="00E16B67">
              <w:rPr>
                <w:rFonts w:ascii="宋体" w:eastAsia="宋体" w:hAnsi="宋体"/>
              </w:rPr>
              <w:t>(</w:t>
            </w:r>
            <w:proofErr w:type="gramEnd"/>
            <w:r w:rsidRPr="00E16B67">
              <w:rPr>
                <w:rFonts w:ascii="宋体" w:eastAsia="宋体" w:hAnsi="宋体"/>
              </w:rPr>
              <w:t>)</w:t>
            </w:r>
            <w:r w:rsidRPr="008A39AC">
              <w:rPr>
                <w:rFonts w:ascii="Arial" w:eastAsia="宋体" w:hAnsi="Arial"/>
              </w:rPr>
              <w:t>{</w:t>
            </w:r>
          </w:p>
          <w:p w14:paraId="75131F5B" w14:textId="430E7054" w:rsidR="00E16B67" w:rsidRPr="00E16B67" w:rsidRDefault="00E16B67" w:rsidP="00E16B67">
            <w:pPr>
              <w:rPr>
                <w:rFonts w:ascii="宋体" w:eastAsia="宋体" w:hAnsi="宋体"/>
              </w:rPr>
            </w:pPr>
            <w:r w:rsidRPr="00E16B67">
              <w:rPr>
                <w:rFonts w:ascii="宋体" w:eastAsia="宋体" w:hAnsi="宋体"/>
              </w:rPr>
              <w:t xml:space="preserve">    </w:t>
            </w:r>
            <w:r w:rsidR="002657B8">
              <w:rPr>
                <w:rFonts w:ascii="宋体" w:eastAsia="宋体" w:hAnsi="宋体"/>
              </w:rPr>
              <w:t>…</w:t>
            </w:r>
            <w:r w:rsidRPr="00E16B67">
              <w:rPr>
                <w:rFonts w:ascii="宋体" w:eastAsia="宋体" w:hAnsi="宋体"/>
              </w:rPr>
              <w:t>// 构建查询参数，</w:t>
            </w:r>
          </w:p>
          <w:p w14:paraId="7D14CD60" w14:textId="59AD3B2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List</w:t>
            </w:r>
            <w:r w:rsidRPr="00E16B67">
              <w:rPr>
                <w:rFonts w:ascii="宋体" w:eastAsia="宋体" w:hAnsi="宋体"/>
              </w:rPr>
              <w:t>&lt;</w:t>
            </w:r>
            <w:proofErr w:type="spellStart"/>
            <w:r w:rsidRPr="00A378BC">
              <w:rPr>
                <w:rFonts w:ascii="Arial" w:eastAsia="宋体" w:hAnsi="Arial"/>
              </w:rPr>
              <w:t>DraftRuleDTO</w:t>
            </w:r>
            <w:proofErr w:type="spellEnd"/>
            <w:r w:rsidRPr="00E16B67">
              <w:rPr>
                <w:rFonts w:ascii="宋体" w:eastAsia="宋体" w:hAnsi="宋体"/>
              </w:rPr>
              <w:t xml:space="preserve">&gt; </w:t>
            </w:r>
            <w:proofErr w:type="spellStart"/>
            <w:r w:rsidRPr="00A378BC">
              <w:rPr>
                <w:rFonts w:ascii="Arial" w:eastAsia="宋体" w:hAnsi="Arial"/>
              </w:rPr>
              <w:t>draftRuleList</w:t>
            </w:r>
            <w:proofErr w:type="spellEnd"/>
            <w:r w:rsidRPr="00E16B67">
              <w:rPr>
                <w:rFonts w:ascii="宋体" w:eastAsia="宋体" w:hAnsi="宋体"/>
              </w:rPr>
              <w:t xml:space="preserve"> = </w:t>
            </w:r>
            <w:bookmarkStart w:id="375" w:name="OLE_LINK22"/>
            <w:bookmarkStart w:id="376" w:name="OLE_LINK23"/>
            <w:proofErr w:type="spellStart"/>
            <w:r w:rsidR="00555E69" w:rsidRPr="00A378BC">
              <w:rPr>
                <w:rFonts w:ascii="Arial" w:eastAsia="宋体" w:hAnsi="Arial"/>
              </w:rPr>
              <w:t>d</w:t>
            </w:r>
            <w:r w:rsidRPr="00A378BC">
              <w:rPr>
                <w:rFonts w:ascii="Arial" w:eastAsia="宋体" w:hAnsi="Arial"/>
              </w:rPr>
              <w:t>raftRuleService</w:t>
            </w:r>
            <w:bookmarkEnd w:id="375"/>
            <w:bookmarkEnd w:id="376"/>
            <w:r w:rsidRPr="001244DA">
              <w:rPr>
                <w:rFonts w:ascii="Arial" w:eastAsia="宋体" w:hAnsi="Arial"/>
              </w:rPr>
              <w:t>.</w:t>
            </w:r>
            <w:r w:rsidRPr="00A378BC">
              <w:rPr>
                <w:rFonts w:ascii="Arial" w:eastAsia="宋体" w:hAnsi="Arial"/>
              </w:rPr>
              <w:t>getDraftRules</w:t>
            </w:r>
            <w:proofErr w:type="spellEnd"/>
            <w:r w:rsidRPr="00E16B67">
              <w:rPr>
                <w:rFonts w:ascii="宋体" w:eastAsia="宋体" w:hAnsi="宋体"/>
              </w:rPr>
              <w:t>(</w:t>
            </w:r>
            <w:r w:rsidR="00555E69" w:rsidRPr="00A378BC">
              <w:rPr>
                <w:rFonts w:ascii="Arial" w:eastAsia="宋体" w:hAnsi="Arial" w:hint="eastAsia"/>
              </w:rPr>
              <w:t>query</w:t>
            </w:r>
            <w:r w:rsidRPr="00E16B67">
              <w:rPr>
                <w:rFonts w:ascii="宋体" w:eastAsia="宋体" w:hAnsi="宋体"/>
              </w:rPr>
              <w:t>);</w:t>
            </w:r>
          </w:p>
          <w:p w14:paraId="2217C886" w14:textId="77777777" w:rsidR="00E16B67" w:rsidRPr="00E16B67" w:rsidRDefault="00E16B67" w:rsidP="00E16B67">
            <w:pPr>
              <w:rPr>
                <w:rFonts w:ascii="宋体" w:eastAsia="宋体" w:hAnsi="宋体"/>
              </w:rPr>
            </w:pPr>
            <w:r w:rsidRPr="00E16B67">
              <w:rPr>
                <w:rFonts w:ascii="宋体" w:eastAsia="宋体" w:hAnsi="宋体"/>
              </w:rPr>
              <w:t xml:space="preserve">    </w:t>
            </w:r>
            <w:proofErr w:type="gramStart"/>
            <w:r w:rsidRPr="00A378BC">
              <w:rPr>
                <w:rFonts w:ascii="Arial" w:eastAsia="宋体" w:hAnsi="Arial"/>
              </w:rPr>
              <w:t>for</w:t>
            </w:r>
            <w:r w:rsidRPr="00E16B67">
              <w:rPr>
                <w:rFonts w:ascii="宋体" w:eastAsia="宋体" w:hAnsi="宋体"/>
              </w:rPr>
              <w:t>(</w:t>
            </w:r>
            <w:proofErr w:type="spellStart"/>
            <w:proofErr w:type="gramEnd"/>
            <w:r w:rsidRPr="00A378BC">
              <w:rPr>
                <w:rFonts w:ascii="Arial" w:eastAsia="宋体" w:hAnsi="Arial"/>
              </w:rPr>
              <w:t>DraftRuleDTO</w:t>
            </w:r>
            <w:proofErr w:type="spellEnd"/>
            <w:r w:rsidRPr="00E16B67">
              <w:rPr>
                <w:rFonts w:ascii="宋体" w:eastAsia="宋体" w:hAnsi="宋体"/>
              </w:rPr>
              <w:t xml:space="preserve"> </w:t>
            </w:r>
            <w:proofErr w:type="spellStart"/>
            <w:r w:rsidRPr="00A378BC">
              <w:rPr>
                <w:rFonts w:ascii="Arial" w:eastAsia="宋体" w:hAnsi="Arial"/>
              </w:rPr>
              <w:t>draftRule</w:t>
            </w:r>
            <w:proofErr w:type="spellEnd"/>
            <w:r w:rsidRPr="00E16B67">
              <w:rPr>
                <w:rFonts w:ascii="宋体" w:eastAsia="宋体" w:hAnsi="宋体"/>
              </w:rPr>
              <w:t xml:space="preserve"> : </w:t>
            </w:r>
            <w:proofErr w:type="spellStart"/>
            <w:r w:rsidRPr="00A378BC">
              <w:rPr>
                <w:rFonts w:ascii="Arial" w:eastAsia="宋体" w:hAnsi="Arial"/>
              </w:rPr>
              <w:t>draftRuleList</w:t>
            </w:r>
            <w:proofErr w:type="spellEnd"/>
            <w:r w:rsidRPr="00E16B67">
              <w:rPr>
                <w:rFonts w:ascii="宋体" w:eastAsia="宋体" w:hAnsi="宋体"/>
              </w:rPr>
              <w:t xml:space="preserve"> )</w:t>
            </w:r>
            <w:r w:rsidRPr="008A39AC">
              <w:rPr>
                <w:rFonts w:ascii="Arial" w:eastAsia="宋体" w:hAnsi="Arial"/>
              </w:rPr>
              <w:t>{</w:t>
            </w:r>
          </w:p>
          <w:p w14:paraId="05747ED8" w14:textId="7777777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String</w:t>
            </w:r>
            <w:r w:rsidRPr="00E16B67">
              <w:rPr>
                <w:rFonts w:ascii="宋体" w:eastAsia="宋体" w:hAnsi="宋体"/>
              </w:rPr>
              <w:t xml:space="preserve"> </w:t>
            </w:r>
            <w:proofErr w:type="spellStart"/>
            <w:r w:rsidRPr="00A378BC">
              <w:rPr>
                <w:rFonts w:ascii="Arial" w:eastAsia="宋体" w:hAnsi="Arial"/>
              </w:rPr>
              <w:t>ruleName</w:t>
            </w:r>
            <w:proofErr w:type="spellEnd"/>
            <w:r w:rsidRPr="00E16B67">
              <w:rPr>
                <w:rFonts w:ascii="宋体" w:eastAsia="宋体" w:hAnsi="宋体"/>
              </w:rPr>
              <w:t xml:space="preserve"> = </w:t>
            </w:r>
            <w:proofErr w:type="spellStart"/>
            <w:r w:rsidRPr="00A378BC">
              <w:rPr>
                <w:rFonts w:ascii="Arial" w:eastAsia="宋体" w:hAnsi="Arial"/>
              </w:rPr>
              <w:t>draftRule</w:t>
            </w:r>
            <w:r w:rsidRPr="001244DA">
              <w:rPr>
                <w:rFonts w:ascii="Arial" w:eastAsia="宋体" w:hAnsi="Arial"/>
              </w:rPr>
              <w:t>.</w:t>
            </w:r>
            <w:r w:rsidRPr="00A378BC">
              <w:rPr>
                <w:rFonts w:ascii="Arial" w:eastAsia="宋体" w:hAnsi="Arial"/>
              </w:rPr>
              <w:t>getName</w:t>
            </w:r>
            <w:proofErr w:type="spellEnd"/>
            <w:r w:rsidRPr="00E16B67">
              <w:rPr>
                <w:rFonts w:ascii="宋体" w:eastAsia="宋体" w:hAnsi="宋体"/>
              </w:rPr>
              <w:t>();</w:t>
            </w:r>
          </w:p>
          <w:p w14:paraId="6132E6DB" w14:textId="77777777" w:rsidR="00E16B67" w:rsidRPr="00E16B67" w:rsidRDefault="00E16B67" w:rsidP="00E16B67">
            <w:pPr>
              <w:rPr>
                <w:rFonts w:ascii="宋体" w:eastAsia="宋体" w:hAnsi="宋体"/>
              </w:rPr>
            </w:pPr>
            <w:r w:rsidRPr="00E16B67">
              <w:rPr>
                <w:rFonts w:ascii="宋体" w:eastAsia="宋体" w:hAnsi="宋体"/>
              </w:rPr>
              <w:t xml:space="preserve">        // 获取审核平台最新结果</w:t>
            </w:r>
          </w:p>
          <w:p w14:paraId="40781420" w14:textId="2AAD8CF8" w:rsidR="00E16B67" w:rsidRPr="00E16B67" w:rsidRDefault="00E16B67" w:rsidP="00E16B67">
            <w:pPr>
              <w:rPr>
                <w:rFonts w:ascii="宋体" w:eastAsia="宋体" w:hAnsi="宋体"/>
              </w:rPr>
            </w:pPr>
            <w:r w:rsidRPr="00E16B67">
              <w:rPr>
                <w:rFonts w:ascii="宋体" w:eastAsia="宋体" w:hAnsi="宋体"/>
              </w:rPr>
              <w:t xml:space="preserve">        </w:t>
            </w:r>
            <w:proofErr w:type="spellStart"/>
            <w:r w:rsidRPr="00A378BC">
              <w:rPr>
                <w:rFonts w:ascii="Arial" w:eastAsia="宋体" w:hAnsi="Arial"/>
              </w:rPr>
              <w:t>AuditItem</w:t>
            </w:r>
            <w:proofErr w:type="spellEnd"/>
            <w:r w:rsidRPr="00E16B67">
              <w:rPr>
                <w:rFonts w:ascii="宋体" w:eastAsia="宋体" w:hAnsi="宋体"/>
              </w:rPr>
              <w:t xml:space="preserve"> </w:t>
            </w:r>
            <w:proofErr w:type="spellStart"/>
            <w:r w:rsidRPr="00A378BC">
              <w:rPr>
                <w:rFonts w:ascii="Arial" w:eastAsia="宋体" w:hAnsi="Arial"/>
              </w:rPr>
              <w:t>auditItem</w:t>
            </w:r>
            <w:proofErr w:type="spellEnd"/>
            <w:r w:rsidRPr="00E16B67">
              <w:rPr>
                <w:rFonts w:ascii="宋体" w:eastAsia="宋体" w:hAnsi="宋体"/>
              </w:rPr>
              <w:t xml:space="preserve"> = </w:t>
            </w:r>
            <w:proofErr w:type="spellStart"/>
            <w:r w:rsidRPr="00A378BC">
              <w:rPr>
                <w:rFonts w:ascii="Arial" w:eastAsia="宋体" w:hAnsi="Arial"/>
              </w:rPr>
              <w:t>runnerService</w:t>
            </w:r>
            <w:r w:rsidRPr="001244DA">
              <w:rPr>
                <w:rFonts w:ascii="Arial" w:eastAsia="宋体" w:hAnsi="Arial"/>
              </w:rPr>
              <w:t>.</w:t>
            </w:r>
            <w:r w:rsidRPr="00A378BC">
              <w:rPr>
                <w:rFonts w:ascii="Arial" w:eastAsia="宋体" w:hAnsi="Arial"/>
              </w:rPr>
              <w:t>getByName</w:t>
            </w:r>
            <w:proofErr w:type="spellEnd"/>
            <w:r w:rsidRPr="00E16B67">
              <w:rPr>
                <w:rFonts w:ascii="宋体" w:eastAsia="宋体" w:hAnsi="宋体"/>
              </w:rPr>
              <w:t>(</w:t>
            </w:r>
            <w:proofErr w:type="spellStart"/>
            <w:r w:rsidRPr="00A378BC">
              <w:rPr>
                <w:rFonts w:ascii="Arial" w:eastAsia="宋体" w:hAnsi="Arial"/>
              </w:rPr>
              <w:t>ruleName</w:t>
            </w:r>
            <w:proofErr w:type="spellEnd"/>
            <w:r w:rsidRPr="00E16B67">
              <w:rPr>
                <w:rFonts w:ascii="宋体" w:eastAsia="宋体" w:hAnsi="宋体"/>
              </w:rPr>
              <w:t>);</w:t>
            </w:r>
          </w:p>
          <w:p w14:paraId="3E0063B3" w14:textId="4E9A3840" w:rsidR="00E16B67" w:rsidRPr="00E16B67" w:rsidRDefault="00E16B67" w:rsidP="00E16B67">
            <w:pPr>
              <w:rPr>
                <w:rFonts w:ascii="宋体" w:eastAsia="宋体" w:hAnsi="宋体"/>
              </w:rPr>
            </w:pPr>
            <w:r w:rsidRPr="00E16B67">
              <w:rPr>
                <w:rFonts w:ascii="宋体" w:eastAsia="宋体" w:hAnsi="宋体"/>
              </w:rPr>
              <w:t xml:space="preserve">        </w:t>
            </w:r>
            <w:proofErr w:type="gramStart"/>
            <w:r w:rsidRPr="00A378BC">
              <w:rPr>
                <w:rFonts w:ascii="Arial" w:eastAsia="宋体" w:hAnsi="Arial"/>
              </w:rPr>
              <w:t>if</w:t>
            </w:r>
            <w:r w:rsidRPr="00E16B67">
              <w:rPr>
                <w:rFonts w:ascii="宋体" w:eastAsia="宋体" w:hAnsi="宋体"/>
              </w:rPr>
              <w:t>(</w:t>
            </w:r>
            <w:proofErr w:type="spellStart"/>
            <w:proofErr w:type="gramEnd"/>
            <w:r w:rsidRPr="00A378BC">
              <w:rPr>
                <w:rFonts w:ascii="Arial" w:eastAsia="宋体" w:hAnsi="Arial"/>
              </w:rPr>
              <w:t>auditItem</w:t>
            </w:r>
            <w:r w:rsidRPr="001244DA">
              <w:rPr>
                <w:rFonts w:ascii="Arial" w:eastAsia="宋体" w:hAnsi="Arial"/>
              </w:rPr>
              <w:t>.</w:t>
            </w:r>
            <w:r w:rsidRPr="00A378BC">
              <w:rPr>
                <w:rFonts w:ascii="Arial" w:eastAsia="宋体" w:hAnsi="Arial"/>
              </w:rPr>
              <w:t>currentState</w:t>
            </w:r>
            <w:proofErr w:type="spellEnd"/>
            <w:r w:rsidRPr="00E16B67">
              <w:rPr>
                <w:rFonts w:ascii="宋体" w:eastAsia="宋体" w:hAnsi="宋体"/>
              </w:rPr>
              <w:t xml:space="preserve"> != </w:t>
            </w:r>
            <w:proofErr w:type="spellStart"/>
            <w:r w:rsidRPr="00A378BC">
              <w:rPr>
                <w:rFonts w:ascii="Arial" w:eastAsia="宋体" w:hAnsi="Arial"/>
              </w:rPr>
              <w:t>auditItem</w:t>
            </w:r>
            <w:r w:rsidRPr="001244DA">
              <w:rPr>
                <w:rFonts w:ascii="Arial" w:eastAsia="宋体" w:hAnsi="Arial"/>
              </w:rPr>
              <w:t>.</w:t>
            </w:r>
            <w:r w:rsidRPr="00A378BC">
              <w:rPr>
                <w:rFonts w:ascii="Arial" w:eastAsia="宋体" w:hAnsi="Arial"/>
              </w:rPr>
              <w:t>currentState</w:t>
            </w:r>
            <w:proofErr w:type="spellEnd"/>
            <w:r w:rsidRPr="00E16B67">
              <w:rPr>
                <w:rFonts w:ascii="宋体" w:eastAsia="宋体" w:hAnsi="宋体"/>
              </w:rPr>
              <w:t>)</w:t>
            </w:r>
            <w:r w:rsidRPr="008A39AC">
              <w:rPr>
                <w:rFonts w:ascii="Arial" w:eastAsia="宋体" w:hAnsi="Arial"/>
              </w:rPr>
              <w:t>{</w:t>
            </w:r>
            <w:r w:rsidR="00E20C6B">
              <w:rPr>
                <w:rFonts w:ascii="宋体" w:eastAsia="宋体" w:hAnsi="宋体"/>
              </w:rPr>
              <w:t xml:space="preserve">// </w:t>
            </w:r>
            <w:r w:rsidR="00E20C6B">
              <w:rPr>
                <w:rFonts w:ascii="宋体" w:eastAsia="宋体" w:hAnsi="宋体" w:hint="eastAsia"/>
              </w:rPr>
              <w:t>不一致处理</w:t>
            </w:r>
          </w:p>
          <w:p w14:paraId="2FFD9A6D" w14:textId="2373122E" w:rsidR="00E16B67" w:rsidRPr="00E16B67" w:rsidRDefault="00E16B67" w:rsidP="00E16B67">
            <w:pPr>
              <w:rPr>
                <w:rFonts w:ascii="宋体" w:eastAsia="宋体" w:hAnsi="宋体"/>
              </w:rPr>
            </w:pPr>
            <w:r w:rsidRPr="00E16B67">
              <w:rPr>
                <w:rFonts w:ascii="宋体" w:eastAsia="宋体" w:hAnsi="宋体"/>
              </w:rPr>
              <w:t xml:space="preserve">            </w:t>
            </w:r>
            <w:proofErr w:type="spellStart"/>
            <w:r w:rsidRPr="00A378BC">
              <w:rPr>
                <w:rFonts w:ascii="Arial" w:eastAsia="宋体" w:hAnsi="Arial"/>
              </w:rPr>
              <w:t>AuditMessage</w:t>
            </w:r>
            <w:proofErr w:type="spellEnd"/>
            <w:r w:rsidRPr="00E16B67">
              <w:rPr>
                <w:rFonts w:ascii="宋体" w:eastAsia="宋体" w:hAnsi="宋体"/>
              </w:rPr>
              <w:t xml:space="preserve"> </w:t>
            </w:r>
            <w:r w:rsidRPr="00A378BC">
              <w:rPr>
                <w:rFonts w:ascii="Arial" w:eastAsia="宋体" w:hAnsi="Arial"/>
              </w:rPr>
              <w:t>message</w:t>
            </w:r>
            <w:r w:rsidRPr="00E16B67">
              <w:rPr>
                <w:rFonts w:ascii="宋体" w:eastAsia="宋体" w:hAnsi="宋体"/>
              </w:rPr>
              <w:t xml:space="preserve"> = </w:t>
            </w:r>
            <w:proofErr w:type="spellStart"/>
            <w:r w:rsidRPr="00A378BC">
              <w:rPr>
                <w:rFonts w:ascii="Arial" w:eastAsia="宋体" w:hAnsi="Arial"/>
              </w:rPr>
              <w:t>buildAuditMessage</w:t>
            </w:r>
            <w:proofErr w:type="spellEnd"/>
            <w:r w:rsidRPr="00E16B67">
              <w:rPr>
                <w:rFonts w:ascii="宋体" w:eastAsia="宋体" w:hAnsi="宋体"/>
              </w:rPr>
              <w:t>();</w:t>
            </w:r>
            <w:r w:rsidR="00E20C6B" w:rsidRPr="00E16B67">
              <w:rPr>
                <w:rFonts w:ascii="宋体" w:eastAsia="宋体" w:hAnsi="宋体"/>
              </w:rPr>
              <w:t xml:space="preserve">// </w:t>
            </w:r>
            <w:r w:rsidR="00E20C6B" w:rsidRPr="00E20C6B">
              <w:rPr>
                <w:rFonts w:ascii="Arial" w:eastAsia="宋体" w:hAnsi="Arial" w:cs="Arial"/>
              </w:rPr>
              <w:t>构建扭转消息</w:t>
            </w:r>
          </w:p>
          <w:p w14:paraId="2F1A1D9E" w14:textId="77777777" w:rsidR="00E16B67" w:rsidRPr="00E16B67" w:rsidRDefault="00E16B67" w:rsidP="00E16B67">
            <w:pPr>
              <w:rPr>
                <w:rFonts w:ascii="宋体" w:eastAsia="宋体" w:hAnsi="宋体"/>
              </w:rPr>
            </w:pPr>
            <w:r w:rsidRPr="00E16B67">
              <w:rPr>
                <w:rFonts w:ascii="宋体" w:eastAsia="宋体" w:hAnsi="宋体"/>
              </w:rPr>
              <w:t xml:space="preserve">            </w:t>
            </w:r>
            <w:proofErr w:type="spellStart"/>
            <w:r w:rsidRPr="00A378BC">
              <w:rPr>
                <w:rFonts w:ascii="Arial" w:eastAsia="宋体" w:hAnsi="Arial"/>
              </w:rPr>
              <w:t>mqConsumerService</w:t>
            </w:r>
            <w:r w:rsidRPr="001244DA">
              <w:rPr>
                <w:rFonts w:ascii="Arial" w:eastAsia="宋体" w:hAnsi="Arial"/>
              </w:rPr>
              <w:t>.</w:t>
            </w:r>
            <w:r w:rsidRPr="00A378BC">
              <w:rPr>
                <w:rFonts w:ascii="Arial" w:eastAsia="宋体" w:hAnsi="Arial"/>
              </w:rPr>
              <w:t>handleAuditMessage</w:t>
            </w:r>
            <w:proofErr w:type="spellEnd"/>
            <w:r w:rsidRPr="00E16B67">
              <w:rPr>
                <w:rFonts w:ascii="宋体" w:eastAsia="宋体" w:hAnsi="宋体"/>
              </w:rPr>
              <w:t>(</w:t>
            </w:r>
            <w:r w:rsidRPr="00A378BC">
              <w:rPr>
                <w:rFonts w:ascii="Arial" w:eastAsia="宋体" w:hAnsi="Arial"/>
              </w:rPr>
              <w:t>message</w:t>
            </w:r>
            <w:r w:rsidRPr="00E16B67">
              <w:rPr>
                <w:rFonts w:ascii="宋体" w:eastAsia="宋体" w:hAnsi="宋体"/>
              </w:rPr>
              <w:t>);</w:t>
            </w:r>
          </w:p>
          <w:p w14:paraId="17EEFDF5" w14:textId="77777777" w:rsidR="00E16B67" w:rsidRPr="00E16B67" w:rsidRDefault="00E16B67" w:rsidP="00E16B67">
            <w:pPr>
              <w:rPr>
                <w:rFonts w:ascii="宋体" w:eastAsia="宋体" w:hAnsi="宋体"/>
              </w:rPr>
            </w:pPr>
            <w:r w:rsidRPr="00E16B67">
              <w:rPr>
                <w:rFonts w:ascii="宋体" w:eastAsia="宋体" w:hAnsi="宋体"/>
              </w:rPr>
              <w:t xml:space="preserve">        </w:t>
            </w:r>
            <w:r w:rsidRPr="001F7C42">
              <w:rPr>
                <w:rFonts w:ascii="Arial" w:eastAsia="宋体" w:hAnsi="Arial"/>
              </w:rPr>
              <w:t>}</w:t>
            </w:r>
          </w:p>
          <w:p w14:paraId="46916563" w14:textId="77777777" w:rsidR="00E16B67" w:rsidRPr="00E16B67" w:rsidRDefault="00E16B67" w:rsidP="00E16B67">
            <w:pPr>
              <w:rPr>
                <w:rFonts w:ascii="宋体" w:eastAsia="宋体" w:hAnsi="宋体"/>
              </w:rPr>
            </w:pPr>
            <w:r w:rsidRPr="00E16B67">
              <w:rPr>
                <w:rFonts w:ascii="宋体" w:eastAsia="宋体" w:hAnsi="宋体"/>
              </w:rPr>
              <w:t xml:space="preserve">    </w:t>
            </w:r>
            <w:r w:rsidRPr="001F7C42">
              <w:rPr>
                <w:rFonts w:ascii="Arial" w:eastAsia="宋体" w:hAnsi="Arial"/>
              </w:rPr>
              <w:t>}</w:t>
            </w:r>
          </w:p>
          <w:p w14:paraId="7B22B386" w14:textId="52EB6872" w:rsidR="0034708A" w:rsidRDefault="00E16B67" w:rsidP="00FD189F">
            <w:pPr>
              <w:keepNext/>
            </w:pPr>
            <w:r w:rsidRPr="001F7C42">
              <w:rPr>
                <w:rFonts w:ascii="Arial" w:eastAsia="宋体" w:hAnsi="Arial"/>
              </w:rPr>
              <w:t>}</w:t>
            </w:r>
          </w:p>
        </w:tc>
      </w:tr>
    </w:tbl>
    <w:p w14:paraId="3EBD47A9" w14:textId="666C1BFF" w:rsidR="00FD189F" w:rsidRDefault="00FD189F">
      <w:pPr>
        <w:pStyle w:val="af8"/>
      </w:pPr>
      <w:bookmarkStart w:id="377" w:name="_Toc36736601"/>
      <w:bookmarkStart w:id="378" w:name="_Toc36940628"/>
      <w:bookmarkStart w:id="379" w:name="_Toc25947937"/>
      <w:bookmarkStart w:id="380" w:name="_Toc36642719"/>
      <w:bookmarkStart w:id="381" w:name="_Toc36643291"/>
      <w:bookmarkStart w:id="382" w:name="_Toc36732816"/>
      <w:r>
        <w:rPr>
          <w:rFonts w:hint="eastAsia"/>
        </w:rPr>
        <w:t>图</w:t>
      </w:r>
      <w:r>
        <w:rPr>
          <w:rFonts w:hint="eastAsia"/>
        </w:rPr>
        <w:t xml:space="preserve"> </w:t>
      </w:r>
      <w:r w:rsidR="0018235C">
        <w:fldChar w:fldCharType="begin"/>
      </w:r>
      <w:r w:rsidR="0018235C">
        <w:instrText xml:space="preserve"> </w:instrText>
      </w:r>
      <w:r w:rsidR="0018235C">
        <w:rPr>
          <w:rFonts w:hint="eastAsia"/>
        </w:rPr>
        <w:instrText>STYLEREF 1 \s</w:instrText>
      </w:r>
      <w:r w:rsidR="0018235C">
        <w:instrText xml:space="preserve"> </w:instrText>
      </w:r>
      <w:r w:rsidR="0018235C">
        <w:fldChar w:fldCharType="separate"/>
      </w:r>
      <w:r w:rsidR="0018235C">
        <w:rPr>
          <w:rFonts w:hint="eastAsia"/>
          <w:noProof/>
        </w:rPr>
        <w:t>四</w:t>
      </w:r>
      <w:r w:rsidR="0018235C">
        <w:fldChar w:fldCharType="end"/>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21</w:t>
      </w:r>
      <w:r w:rsidR="0018235C">
        <w:fldChar w:fldCharType="end"/>
      </w:r>
      <w:r>
        <w:t xml:space="preserve">  </w:t>
      </w:r>
      <w:r w:rsidRPr="007A3AD2">
        <w:rPr>
          <w:rFonts w:hint="eastAsia"/>
        </w:rPr>
        <w:t>审核信息保障实现</w:t>
      </w:r>
      <w:bookmarkEnd w:id="377"/>
      <w:bookmarkEnd w:id="378"/>
    </w:p>
    <w:p w14:paraId="1D0D7CF0" w14:textId="6D89F885" w:rsidR="003F68D0" w:rsidRDefault="00A5628C" w:rsidP="009F02EA">
      <w:pPr>
        <w:pStyle w:val="2"/>
        <w:numPr>
          <w:ilvl w:val="1"/>
          <w:numId w:val="52"/>
        </w:numPr>
      </w:pPr>
      <w:bookmarkStart w:id="383" w:name="_Toc36939036"/>
      <w:r>
        <w:rPr>
          <w:rFonts w:hint="eastAsia"/>
        </w:rPr>
        <w:lastRenderedPageBreak/>
        <w:t>规则应用</w:t>
      </w:r>
      <w:r w:rsidR="00BD3847">
        <w:rPr>
          <w:rFonts w:hint="eastAsia"/>
        </w:rPr>
        <w:t>模块</w:t>
      </w:r>
      <w:bookmarkEnd w:id="379"/>
      <w:bookmarkEnd w:id="380"/>
      <w:bookmarkEnd w:id="381"/>
      <w:bookmarkEnd w:id="382"/>
      <w:bookmarkEnd w:id="383"/>
    </w:p>
    <w:p w14:paraId="75C7DC40" w14:textId="4CB7FFAA" w:rsidR="001D30B8" w:rsidRPr="001D30B8" w:rsidRDefault="00A5628C" w:rsidP="009F02EA">
      <w:pPr>
        <w:pStyle w:val="3"/>
        <w:numPr>
          <w:ilvl w:val="2"/>
          <w:numId w:val="52"/>
        </w:numPr>
      </w:pPr>
      <w:bookmarkStart w:id="384" w:name="_Toc36642720"/>
      <w:bookmarkStart w:id="385" w:name="_Toc36643292"/>
      <w:bookmarkStart w:id="386" w:name="_Toc36732817"/>
      <w:bookmarkStart w:id="387" w:name="_Toc36939037"/>
      <w:r>
        <w:rPr>
          <w:rFonts w:hint="eastAsia"/>
        </w:rPr>
        <w:t>规则应用</w:t>
      </w:r>
      <w:r w:rsidR="001D30B8">
        <w:rPr>
          <w:rFonts w:hint="eastAsia"/>
        </w:rPr>
        <w:t>模块设计</w:t>
      </w:r>
      <w:bookmarkEnd w:id="384"/>
      <w:bookmarkEnd w:id="385"/>
      <w:bookmarkEnd w:id="386"/>
      <w:bookmarkEnd w:id="387"/>
    </w:p>
    <w:p w14:paraId="31BFB7C3" w14:textId="0ADFACA6" w:rsidR="005D35D1" w:rsidRDefault="007B0C47" w:rsidP="00291057">
      <w:pPr>
        <w:spacing w:line="360" w:lineRule="auto"/>
        <w:ind w:firstLineChars="200" w:firstLine="480"/>
        <w:rPr>
          <w:rFonts w:ascii="宋体" w:eastAsia="宋体" w:hAnsi="宋体"/>
          <w:sz w:val="24"/>
          <w:szCs w:val="24"/>
        </w:rPr>
      </w:pPr>
      <w:r>
        <w:rPr>
          <w:rFonts w:ascii="宋体" w:eastAsia="宋体" w:hAnsi="宋体" w:hint="eastAsia"/>
          <w:sz w:val="24"/>
          <w:szCs w:val="24"/>
        </w:rPr>
        <w:t>业务处理模块</w:t>
      </w:r>
      <w:r w:rsidR="00E2723E">
        <w:rPr>
          <w:rFonts w:ascii="宋体" w:eastAsia="宋体" w:hAnsi="宋体" w:hint="eastAsia"/>
          <w:sz w:val="24"/>
          <w:szCs w:val="24"/>
        </w:rPr>
        <w:t>负责监听订单运单的状态，在已有规则库中进行匹配</w:t>
      </w:r>
      <w:r w:rsidR="00383FCF">
        <w:rPr>
          <w:rFonts w:ascii="宋体" w:eastAsia="宋体" w:hAnsi="宋体" w:hint="eastAsia"/>
          <w:sz w:val="24"/>
          <w:szCs w:val="24"/>
        </w:rPr>
        <w:t>，执行相应的</w:t>
      </w:r>
      <w:r w:rsidR="003D6384">
        <w:rPr>
          <w:rFonts w:ascii="宋体" w:eastAsia="宋体" w:hAnsi="宋体" w:hint="eastAsia"/>
          <w:sz w:val="24"/>
          <w:szCs w:val="24"/>
        </w:rPr>
        <w:t>动作。</w:t>
      </w:r>
      <w:r w:rsidR="00BC7B4A">
        <w:rPr>
          <w:rFonts w:ascii="宋体" w:eastAsia="宋体" w:hAnsi="宋体" w:hint="eastAsia"/>
          <w:sz w:val="24"/>
          <w:szCs w:val="24"/>
        </w:rPr>
        <w:t>该模块将原有分散在各个服务中的</w:t>
      </w:r>
      <w:r w:rsidR="002704D3">
        <w:rPr>
          <w:rFonts w:ascii="宋体" w:eastAsia="宋体" w:hAnsi="宋体" w:hint="eastAsia"/>
          <w:sz w:val="24"/>
          <w:szCs w:val="24"/>
        </w:rPr>
        <w:t>判断逻辑</w:t>
      </w:r>
      <w:r w:rsidR="00767970">
        <w:rPr>
          <w:rFonts w:ascii="宋体" w:eastAsia="宋体" w:hAnsi="宋体" w:hint="eastAsia"/>
          <w:sz w:val="24"/>
          <w:szCs w:val="24"/>
        </w:rPr>
        <w:t>整合在一起，</w:t>
      </w:r>
      <w:r w:rsidR="00F43593">
        <w:rPr>
          <w:rFonts w:ascii="宋体" w:eastAsia="宋体" w:hAnsi="宋体" w:hint="eastAsia"/>
          <w:sz w:val="24"/>
          <w:szCs w:val="24"/>
        </w:rPr>
        <w:t>达到业务逻辑内聚的效果，</w:t>
      </w:r>
      <w:r w:rsidR="00E20C64">
        <w:rPr>
          <w:rFonts w:ascii="宋体" w:eastAsia="宋体" w:hAnsi="宋体" w:hint="eastAsia"/>
          <w:sz w:val="24"/>
          <w:szCs w:val="24"/>
        </w:rPr>
        <w:t>以此来提高系统的</w:t>
      </w:r>
      <w:r w:rsidR="002B76D8">
        <w:rPr>
          <w:rFonts w:ascii="宋体" w:eastAsia="宋体" w:hAnsi="宋体" w:hint="eastAsia"/>
          <w:sz w:val="24"/>
          <w:szCs w:val="24"/>
        </w:rPr>
        <w:t>鲁棒性和可靠度</w:t>
      </w:r>
      <w:r w:rsidR="000E0C12">
        <w:rPr>
          <w:rFonts w:ascii="宋体" w:eastAsia="宋体" w:hAnsi="宋体" w:hint="eastAsia"/>
          <w:sz w:val="24"/>
          <w:szCs w:val="24"/>
        </w:rPr>
        <w:t>。高内聚的业务模块能够更好的应对需求的变更</w:t>
      </w:r>
      <w:r w:rsidR="000C3749">
        <w:rPr>
          <w:rFonts w:ascii="宋体" w:eastAsia="宋体" w:hAnsi="宋体" w:hint="eastAsia"/>
          <w:sz w:val="24"/>
          <w:szCs w:val="24"/>
        </w:rPr>
        <w:t>，原有系统中，需求的变更会导致多个服务代码的变更，</w:t>
      </w:r>
      <w:r w:rsidR="00244043">
        <w:rPr>
          <w:rFonts w:ascii="宋体" w:eastAsia="宋体" w:hAnsi="宋体" w:hint="eastAsia"/>
          <w:sz w:val="24"/>
          <w:szCs w:val="24"/>
        </w:rPr>
        <w:t>将逻辑内聚在一起之后，代码的变更数就更少了，</w:t>
      </w:r>
      <w:r w:rsidR="00E01596">
        <w:rPr>
          <w:rFonts w:ascii="宋体" w:eastAsia="宋体" w:hAnsi="宋体" w:hint="eastAsia"/>
          <w:sz w:val="24"/>
          <w:szCs w:val="24"/>
        </w:rPr>
        <w:t xml:space="preserve">更少的变更意味着更低的出错概率，更快的迭代速度。 </w:t>
      </w:r>
    </w:p>
    <w:p w14:paraId="31B53DAA" w14:textId="789BAEEE" w:rsidR="00C1261D" w:rsidRDefault="00A43F60" w:rsidP="00C1261D">
      <w:pPr>
        <w:keepNext/>
        <w:spacing w:line="360" w:lineRule="auto"/>
        <w:jc w:val="center"/>
      </w:pPr>
      <w:r>
        <w:rPr>
          <w:noProof/>
        </w:rPr>
        <w:drawing>
          <wp:inline distT="0" distB="0" distL="0" distR="0" wp14:anchorId="2450C02B" wp14:editId="58528A7C">
            <wp:extent cx="5274310" cy="344741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47415"/>
                    </a:xfrm>
                    <a:prstGeom prst="rect">
                      <a:avLst/>
                    </a:prstGeom>
                    <a:noFill/>
                    <a:ln>
                      <a:noFill/>
                    </a:ln>
                  </pic:spPr>
                </pic:pic>
              </a:graphicData>
            </a:graphic>
          </wp:inline>
        </w:drawing>
      </w:r>
    </w:p>
    <w:p w14:paraId="110B74A8" w14:textId="56E78685" w:rsidR="00C1261D" w:rsidRDefault="00C1261D" w:rsidP="00C1261D">
      <w:pPr>
        <w:pStyle w:val="af8"/>
        <w:rPr>
          <w:rFonts w:ascii="宋体" w:hAnsi="宋体"/>
          <w:szCs w:val="24"/>
        </w:rPr>
      </w:pPr>
      <w:bookmarkStart w:id="388" w:name="_Toc36736602"/>
      <w:bookmarkStart w:id="389" w:name="_Toc36940629"/>
      <w:r>
        <w:t>图</w:t>
      </w:r>
      <w:r>
        <w:t xml:space="preserve"> </w:t>
      </w:r>
      <w:fldSimple w:instr=" STYLEREF 1 \s ">
        <w:r w:rsidR="0018235C">
          <w:rPr>
            <w:rFonts w:hint="eastAsia"/>
            <w:noProof/>
          </w:rPr>
          <w:t>四</w:t>
        </w:r>
      </w:fldSimple>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22</w:t>
      </w:r>
      <w:r w:rsidR="0018235C">
        <w:fldChar w:fldCharType="end"/>
      </w:r>
      <w:r>
        <w:t xml:space="preserve">  </w:t>
      </w:r>
      <w:r w:rsidR="00A43F60">
        <w:rPr>
          <w:rFonts w:hint="eastAsia"/>
        </w:rPr>
        <w:t>规则应用</w:t>
      </w:r>
      <w:r w:rsidRPr="00F02C61">
        <w:rPr>
          <w:rFonts w:hint="eastAsia"/>
        </w:rPr>
        <w:t>模块类图</w:t>
      </w:r>
      <w:bookmarkEnd w:id="388"/>
      <w:bookmarkEnd w:id="389"/>
    </w:p>
    <w:p w14:paraId="0C8D8E33" w14:textId="7D60281A" w:rsidR="00E7698C" w:rsidRDefault="00E7698C" w:rsidP="00E7698C">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00811864">
        <w:rPr>
          <w:rFonts w:ascii="Arial" w:eastAsia="宋体" w:hAnsi="Arial"/>
          <w:sz w:val="24"/>
          <w:szCs w:val="24"/>
        </w:rPr>
        <w:t>2</w:t>
      </w:r>
      <w:r>
        <w:rPr>
          <w:rFonts w:ascii="宋体" w:eastAsia="宋体" w:hAnsi="宋体" w:hint="eastAsia"/>
          <w:sz w:val="24"/>
          <w:szCs w:val="24"/>
        </w:rPr>
        <w:t>为业务处理模块的类图，</w:t>
      </w:r>
      <w:proofErr w:type="spellStart"/>
      <w:r w:rsidRPr="00A378BC">
        <w:rPr>
          <w:rFonts w:ascii="Arial" w:eastAsia="宋体" w:hAnsi="Arial"/>
          <w:sz w:val="24"/>
          <w:szCs w:val="24"/>
        </w:rPr>
        <w:t>OrderEventConsumer</w:t>
      </w:r>
      <w:proofErr w:type="spellEnd"/>
      <w:r>
        <w:rPr>
          <w:rFonts w:ascii="宋体" w:eastAsia="宋体" w:hAnsi="宋体" w:hint="eastAsia"/>
          <w:sz w:val="24"/>
          <w:szCs w:val="24"/>
        </w:rPr>
        <w:t>是消息消费类，主要消费订单消息队列和运单消息队列中的消息，当订单状态发生变化的时候，订单系统会给订单消息队列发送一条消息，业务处理模块就会监听到这条消息，并根据消息的类型调用不同的方法，</w:t>
      </w:r>
      <w:proofErr w:type="spellStart"/>
      <w:r w:rsidRPr="00A378BC">
        <w:rPr>
          <w:rFonts w:ascii="Arial" w:eastAsia="宋体" w:hAnsi="Arial" w:hint="eastAsia"/>
          <w:sz w:val="24"/>
          <w:szCs w:val="24"/>
        </w:rPr>
        <w:t>OrderEventConsumer</w:t>
      </w:r>
      <w:proofErr w:type="spellEnd"/>
      <w:r>
        <w:rPr>
          <w:rFonts w:ascii="宋体" w:eastAsia="宋体" w:hAnsi="宋体" w:hint="eastAsia"/>
          <w:sz w:val="24"/>
          <w:szCs w:val="24"/>
        </w:rPr>
        <w:t>中主要引用了两个接口，</w:t>
      </w:r>
      <w:proofErr w:type="spellStart"/>
      <w:r w:rsidRPr="00A378BC">
        <w:rPr>
          <w:rFonts w:ascii="Arial" w:eastAsia="宋体" w:hAnsi="Arial"/>
          <w:sz w:val="24"/>
          <w:szCs w:val="24"/>
        </w:rPr>
        <w:t>HandleSceneEventServic</w:t>
      </w:r>
      <w:r w:rsidRPr="00A378BC">
        <w:rPr>
          <w:rFonts w:ascii="Arial" w:eastAsia="宋体" w:hAnsi="Arial" w:hint="eastAsia"/>
          <w:sz w:val="24"/>
          <w:szCs w:val="24"/>
        </w:rPr>
        <w:t>e</w:t>
      </w:r>
      <w:proofErr w:type="spellEnd"/>
      <w:r>
        <w:rPr>
          <w:rFonts w:ascii="宋体" w:eastAsia="宋体" w:hAnsi="宋体" w:hint="eastAsia"/>
          <w:sz w:val="24"/>
          <w:szCs w:val="24"/>
        </w:rPr>
        <w:t>接口和</w:t>
      </w:r>
      <w:proofErr w:type="spellStart"/>
      <w:r w:rsidRPr="00A378BC">
        <w:rPr>
          <w:rFonts w:ascii="Arial" w:eastAsia="宋体" w:hAnsi="Arial" w:hint="eastAsia"/>
          <w:sz w:val="24"/>
          <w:szCs w:val="24"/>
        </w:rPr>
        <w:t>OrderQueryService</w:t>
      </w:r>
      <w:proofErr w:type="spellEnd"/>
      <w:r>
        <w:rPr>
          <w:rFonts w:ascii="宋体" w:eastAsia="宋体" w:hAnsi="宋体" w:hint="eastAsia"/>
          <w:sz w:val="24"/>
          <w:szCs w:val="24"/>
        </w:rPr>
        <w:t>接口。</w:t>
      </w:r>
      <w:proofErr w:type="spellStart"/>
      <w:r w:rsidRPr="00A378BC">
        <w:rPr>
          <w:rFonts w:ascii="Arial" w:eastAsia="宋体" w:hAnsi="Arial" w:hint="eastAsia"/>
          <w:sz w:val="24"/>
          <w:szCs w:val="24"/>
        </w:rPr>
        <w:t>OrderQuery</w:t>
      </w:r>
      <w:r w:rsidRPr="00A378BC">
        <w:rPr>
          <w:rFonts w:ascii="Arial" w:eastAsia="宋体" w:hAnsi="Arial"/>
          <w:sz w:val="24"/>
          <w:szCs w:val="24"/>
        </w:rPr>
        <w:t>Service</w:t>
      </w:r>
      <w:proofErr w:type="spellEnd"/>
      <w:r>
        <w:rPr>
          <w:rFonts w:ascii="宋体" w:eastAsia="宋体" w:hAnsi="宋体" w:hint="eastAsia"/>
          <w:sz w:val="24"/>
          <w:szCs w:val="24"/>
        </w:rPr>
        <w:t>接口是订单服务提供的接口，主要负责查询订单相关的一些</w:t>
      </w:r>
      <w:r>
        <w:rPr>
          <w:rFonts w:ascii="宋体" w:eastAsia="宋体" w:hAnsi="宋体" w:hint="eastAsia"/>
          <w:sz w:val="24"/>
          <w:szCs w:val="24"/>
        </w:rPr>
        <w:lastRenderedPageBreak/>
        <w:t>状态，规则的匹配，简单的来说就是状态的匹配，因此在匹配的时候，需要查询订单的一些状态用于判断是否符合条件。</w:t>
      </w:r>
      <w:proofErr w:type="spellStart"/>
      <w:r w:rsidRPr="00A378BC">
        <w:rPr>
          <w:rFonts w:ascii="Arial" w:eastAsia="宋体" w:hAnsi="Arial" w:hint="eastAsia"/>
          <w:sz w:val="24"/>
          <w:szCs w:val="24"/>
        </w:rPr>
        <w:t>Handle</w:t>
      </w:r>
      <w:r w:rsidRPr="00A378BC">
        <w:rPr>
          <w:rFonts w:ascii="Arial" w:eastAsia="宋体" w:hAnsi="Arial"/>
          <w:sz w:val="24"/>
          <w:szCs w:val="24"/>
        </w:rPr>
        <w:t>SceneEventService</w:t>
      </w:r>
      <w:proofErr w:type="spellEnd"/>
      <w:r>
        <w:rPr>
          <w:rFonts w:ascii="宋体" w:eastAsia="宋体" w:hAnsi="宋体" w:hint="eastAsia"/>
          <w:sz w:val="24"/>
          <w:szCs w:val="24"/>
        </w:rPr>
        <w:t>接口为本地接口，主要负责规则的判定与策略的执行，其实现</w:t>
      </w:r>
      <w:proofErr w:type="gramStart"/>
      <w:r>
        <w:rPr>
          <w:rFonts w:ascii="宋体" w:eastAsia="宋体" w:hAnsi="宋体" w:hint="eastAsia"/>
          <w:sz w:val="24"/>
          <w:szCs w:val="24"/>
        </w:rPr>
        <w:t>类除了</w:t>
      </w:r>
      <w:proofErr w:type="gramEnd"/>
      <w:r>
        <w:rPr>
          <w:rFonts w:ascii="宋体" w:eastAsia="宋体" w:hAnsi="宋体" w:hint="eastAsia"/>
          <w:sz w:val="24"/>
          <w:szCs w:val="24"/>
        </w:rPr>
        <w:t>实现</w:t>
      </w:r>
      <w:proofErr w:type="spellStart"/>
      <w:r w:rsidRPr="00A378BC">
        <w:rPr>
          <w:rFonts w:ascii="Arial" w:eastAsia="宋体" w:hAnsi="Arial" w:hint="eastAsia"/>
          <w:sz w:val="24"/>
          <w:szCs w:val="24"/>
        </w:rPr>
        <w:t>Handle</w:t>
      </w:r>
      <w:r w:rsidRPr="00A378BC">
        <w:rPr>
          <w:rFonts w:ascii="Arial" w:eastAsia="宋体" w:hAnsi="Arial"/>
          <w:sz w:val="24"/>
          <w:szCs w:val="24"/>
        </w:rPr>
        <w:t>SceneEventService</w:t>
      </w:r>
      <w:proofErr w:type="spellEnd"/>
      <w:r>
        <w:rPr>
          <w:rFonts w:ascii="宋体" w:eastAsia="宋体" w:hAnsi="宋体" w:hint="eastAsia"/>
          <w:sz w:val="24"/>
          <w:szCs w:val="24"/>
        </w:rPr>
        <w:t>接口外，还实现了</w:t>
      </w:r>
      <w:proofErr w:type="spellStart"/>
      <w:r w:rsidRPr="00A378BC">
        <w:rPr>
          <w:rFonts w:ascii="Arial" w:eastAsia="宋体" w:hAnsi="Arial" w:hint="eastAsia"/>
          <w:sz w:val="24"/>
          <w:szCs w:val="24"/>
        </w:rPr>
        <w:t>TocCall</w:t>
      </w:r>
      <w:r w:rsidRPr="00A378BC">
        <w:rPr>
          <w:rFonts w:ascii="Arial" w:eastAsia="宋体" w:hAnsi="Arial"/>
          <w:sz w:val="24"/>
          <w:szCs w:val="24"/>
        </w:rPr>
        <w:t>BackService</w:t>
      </w:r>
      <w:proofErr w:type="spellEnd"/>
      <w:r>
        <w:rPr>
          <w:rFonts w:ascii="宋体" w:eastAsia="宋体" w:hAnsi="宋体" w:hint="eastAsia"/>
          <w:sz w:val="24"/>
          <w:szCs w:val="24"/>
        </w:rPr>
        <w:t>接口，此接口为延时任务中心提供的接口，使用方可以在延时任务中心创建任务，指定任务延时执行的时间，当时间到达之后，延时任务中心就会通过回调的方式，执行相应的任务。规则在判定的过程中，会存在延时判定的需求，此时需要在延时任务中创建延时任务，等到延时任务到达之后，通过回调接口的方式让规则能够继续匹配。</w:t>
      </w:r>
    </w:p>
    <w:p w14:paraId="61836417" w14:textId="65925E16" w:rsidR="00895CB8" w:rsidRPr="00895CB8" w:rsidRDefault="00895CB8"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为了减轻数据库压力，同时加快访问速度，规则会加载到</w:t>
      </w:r>
      <w:proofErr w:type="spellStart"/>
      <w:r w:rsidRPr="00A378BC">
        <w:rPr>
          <w:rFonts w:ascii="Arial" w:eastAsia="宋体" w:hAnsi="Arial" w:hint="eastAsia"/>
          <w:sz w:val="24"/>
          <w:szCs w:val="24"/>
        </w:rPr>
        <w:t>redis</w:t>
      </w:r>
      <w:proofErr w:type="spellEnd"/>
      <w:r>
        <w:rPr>
          <w:rFonts w:ascii="宋体" w:eastAsia="宋体" w:hAnsi="宋体" w:hint="eastAsia"/>
          <w:sz w:val="24"/>
          <w:szCs w:val="24"/>
        </w:rPr>
        <w:t>缓存中，</w:t>
      </w:r>
      <w:proofErr w:type="spellStart"/>
      <w:r w:rsidRPr="00A378BC">
        <w:rPr>
          <w:rFonts w:ascii="Arial" w:eastAsia="宋体" w:hAnsi="Arial" w:hint="eastAsia"/>
          <w:sz w:val="24"/>
          <w:szCs w:val="24"/>
        </w:rPr>
        <w:t>redis</w:t>
      </w:r>
      <w:proofErr w:type="spellEnd"/>
      <w:r>
        <w:rPr>
          <w:rFonts w:ascii="宋体" w:eastAsia="宋体" w:hAnsi="宋体" w:hint="eastAsia"/>
          <w:sz w:val="24"/>
          <w:szCs w:val="24"/>
        </w:rPr>
        <w:t>缓存中的数据来源于数据库，当数据库中的数据发生变化的时，需要及时更新缓存中的数据，</w:t>
      </w:r>
      <w:proofErr w:type="spellStart"/>
      <w:r w:rsidRPr="00A378BC">
        <w:rPr>
          <w:rFonts w:ascii="Arial" w:eastAsia="宋体" w:hAnsi="Arial" w:hint="eastAsia"/>
          <w:sz w:val="24"/>
          <w:szCs w:val="24"/>
        </w:rPr>
        <w:t>redis</w:t>
      </w:r>
      <w:proofErr w:type="spellEnd"/>
      <w:r>
        <w:rPr>
          <w:rFonts w:ascii="宋体" w:eastAsia="宋体" w:hAnsi="宋体" w:hint="eastAsia"/>
          <w:sz w:val="24"/>
          <w:szCs w:val="24"/>
        </w:rPr>
        <w:t>缓存更新策略有很多种，根据读多写少的特点，选择“</w:t>
      </w:r>
      <w:r w:rsidRPr="00A378BC">
        <w:rPr>
          <w:rFonts w:ascii="Arial" w:eastAsia="宋体" w:hAnsi="Arial" w:hint="eastAsia"/>
          <w:sz w:val="24"/>
          <w:szCs w:val="24"/>
        </w:rPr>
        <w:t>Cache</w:t>
      </w:r>
      <w:r>
        <w:rPr>
          <w:rFonts w:ascii="宋体" w:eastAsia="宋体" w:hAnsi="宋体"/>
          <w:sz w:val="24"/>
          <w:szCs w:val="24"/>
        </w:rPr>
        <w:t xml:space="preserve"> </w:t>
      </w:r>
      <w:r w:rsidRPr="00A378BC">
        <w:rPr>
          <w:rFonts w:ascii="Arial" w:eastAsia="宋体" w:hAnsi="Arial" w:hint="eastAsia"/>
          <w:sz w:val="24"/>
          <w:szCs w:val="24"/>
        </w:rPr>
        <w:t>Aside</w:t>
      </w:r>
      <w:r>
        <w:rPr>
          <w:rFonts w:ascii="宋体" w:eastAsia="宋体" w:hAnsi="宋体"/>
          <w:sz w:val="24"/>
          <w:szCs w:val="24"/>
        </w:rPr>
        <w:t xml:space="preserve"> </w:t>
      </w:r>
      <w:r w:rsidRPr="00A378BC">
        <w:rPr>
          <w:rFonts w:ascii="Arial" w:eastAsia="宋体" w:hAnsi="Arial" w:hint="eastAsia"/>
          <w:sz w:val="24"/>
          <w:szCs w:val="24"/>
        </w:rPr>
        <w:t>Pattern</w:t>
      </w:r>
      <w:r>
        <w:rPr>
          <w:rFonts w:ascii="宋体" w:eastAsia="宋体" w:hAnsi="宋体" w:hint="eastAsia"/>
          <w:sz w:val="24"/>
          <w:szCs w:val="24"/>
        </w:rPr>
        <w:t>”，其具体逻辑如下：当从</w:t>
      </w:r>
      <w:r w:rsidRPr="00A378BC">
        <w:rPr>
          <w:rFonts w:ascii="Arial" w:eastAsia="宋体" w:hAnsi="Arial" w:hint="eastAsia"/>
          <w:sz w:val="24"/>
          <w:szCs w:val="24"/>
        </w:rPr>
        <w:t>cache</w:t>
      </w:r>
      <w:r>
        <w:rPr>
          <w:rFonts w:ascii="宋体" w:eastAsia="宋体" w:hAnsi="宋体" w:hint="eastAsia"/>
          <w:sz w:val="24"/>
          <w:szCs w:val="24"/>
        </w:rPr>
        <w:t>中获取数据失败，则从数据库中获取数据，成功后将其放入缓存中；当命中</w:t>
      </w:r>
      <w:r w:rsidRPr="00A378BC">
        <w:rPr>
          <w:rFonts w:ascii="Arial" w:eastAsia="宋体" w:hAnsi="Arial" w:hint="eastAsia"/>
          <w:sz w:val="24"/>
          <w:szCs w:val="24"/>
        </w:rPr>
        <w:t>cache</w:t>
      </w:r>
      <w:r>
        <w:rPr>
          <w:rFonts w:ascii="宋体" w:eastAsia="宋体" w:hAnsi="宋体" w:hint="eastAsia"/>
          <w:sz w:val="24"/>
          <w:szCs w:val="24"/>
        </w:rPr>
        <w:t>中的数据，直接返回；当更新数据时，先将数据存入数据库中，再将缓存失效。因此，当数据插入到数据库中的时候，需要将数据更新到缓存中，当数据库中的数据发生更新的时候，需要将缓存中的数据失效。</w:t>
      </w:r>
    </w:p>
    <w:p w14:paraId="704F92A2" w14:textId="613B3740" w:rsidR="00895CB8" w:rsidRPr="00895CB8" w:rsidRDefault="00DD37CE"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由于系统部署在两个不同的机房，</w:t>
      </w:r>
      <w:r w:rsidR="00FA77DB">
        <w:rPr>
          <w:rFonts w:ascii="宋体" w:eastAsia="宋体" w:hAnsi="宋体" w:hint="eastAsia"/>
          <w:sz w:val="24"/>
          <w:szCs w:val="24"/>
        </w:rPr>
        <w:t>机房之间需要做数据同步，数据同步是通过监听消息队列的方式进行</w:t>
      </w:r>
      <w:r w:rsidR="004F00F5">
        <w:rPr>
          <w:rFonts w:ascii="宋体" w:eastAsia="宋体" w:hAnsi="宋体" w:hint="eastAsia"/>
          <w:sz w:val="24"/>
          <w:szCs w:val="24"/>
        </w:rPr>
        <w:t>，</w:t>
      </w:r>
      <w:r w:rsidR="004F00F5" w:rsidRPr="00A378BC">
        <w:rPr>
          <w:rFonts w:ascii="Arial" w:eastAsia="宋体" w:hAnsi="Arial" w:hint="eastAsia"/>
          <w:sz w:val="24"/>
          <w:szCs w:val="24"/>
        </w:rPr>
        <w:t>A</w:t>
      </w:r>
      <w:r w:rsidR="004F00F5">
        <w:rPr>
          <w:rFonts w:ascii="宋体" w:eastAsia="宋体" w:hAnsi="宋体" w:hint="eastAsia"/>
          <w:sz w:val="24"/>
          <w:szCs w:val="24"/>
        </w:rPr>
        <w:t>机房会监听</w:t>
      </w:r>
      <w:r w:rsidR="004F00F5" w:rsidRPr="00A378BC">
        <w:rPr>
          <w:rFonts w:ascii="Arial" w:eastAsia="宋体" w:hAnsi="Arial" w:hint="eastAsia"/>
          <w:sz w:val="24"/>
          <w:szCs w:val="24"/>
        </w:rPr>
        <w:t>B</w:t>
      </w:r>
      <w:r w:rsidR="004F00F5">
        <w:rPr>
          <w:rFonts w:ascii="宋体" w:eastAsia="宋体" w:hAnsi="宋体" w:hint="eastAsia"/>
          <w:sz w:val="24"/>
          <w:szCs w:val="24"/>
        </w:rPr>
        <w:t>机房是消息队列，</w:t>
      </w:r>
      <w:r w:rsidR="004F00F5" w:rsidRPr="00A378BC">
        <w:rPr>
          <w:rFonts w:ascii="Arial" w:eastAsia="宋体" w:hAnsi="Arial" w:hint="eastAsia"/>
          <w:sz w:val="24"/>
          <w:szCs w:val="24"/>
        </w:rPr>
        <w:t>B</w:t>
      </w:r>
      <w:r w:rsidR="004F00F5">
        <w:rPr>
          <w:rFonts w:ascii="宋体" w:eastAsia="宋体" w:hAnsi="宋体" w:hint="eastAsia"/>
          <w:sz w:val="24"/>
          <w:szCs w:val="24"/>
        </w:rPr>
        <w:t>机房的数据发生变化的时候</w:t>
      </w:r>
      <w:r w:rsidR="002C4237">
        <w:rPr>
          <w:rFonts w:ascii="宋体" w:eastAsia="宋体" w:hAnsi="宋体" w:hint="eastAsia"/>
          <w:sz w:val="24"/>
          <w:szCs w:val="24"/>
        </w:rPr>
        <w:t>，就会向</w:t>
      </w:r>
      <w:r w:rsidR="002C4237" w:rsidRPr="00A378BC">
        <w:rPr>
          <w:rFonts w:ascii="Arial" w:eastAsia="宋体" w:hAnsi="Arial" w:hint="eastAsia"/>
          <w:sz w:val="24"/>
          <w:szCs w:val="24"/>
        </w:rPr>
        <w:t>B</w:t>
      </w:r>
      <w:r w:rsidR="002C4237">
        <w:rPr>
          <w:rFonts w:ascii="宋体" w:eastAsia="宋体" w:hAnsi="宋体" w:hint="eastAsia"/>
          <w:sz w:val="24"/>
          <w:szCs w:val="24"/>
        </w:rPr>
        <w:t>机房的消息队列中发送数据变更消息，</w:t>
      </w:r>
      <w:r w:rsidR="002C4237" w:rsidRPr="00A378BC">
        <w:rPr>
          <w:rFonts w:ascii="Arial" w:eastAsia="宋体" w:hAnsi="Arial" w:hint="eastAsia"/>
          <w:sz w:val="24"/>
          <w:szCs w:val="24"/>
        </w:rPr>
        <w:t>A</w:t>
      </w:r>
      <w:r w:rsidR="002C4237">
        <w:rPr>
          <w:rFonts w:ascii="宋体" w:eastAsia="宋体" w:hAnsi="宋体" w:hint="eastAsia"/>
          <w:sz w:val="24"/>
          <w:szCs w:val="24"/>
        </w:rPr>
        <w:t>机房监听到消息后，会将消息更新到</w:t>
      </w:r>
      <w:r w:rsidR="002C4237" w:rsidRPr="00A378BC">
        <w:rPr>
          <w:rFonts w:ascii="Arial" w:eastAsia="宋体" w:hAnsi="Arial" w:hint="eastAsia"/>
          <w:sz w:val="24"/>
          <w:szCs w:val="24"/>
        </w:rPr>
        <w:t>A</w:t>
      </w:r>
      <w:r w:rsidR="002C4237">
        <w:rPr>
          <w:rFonts w:ascii="宋体" w:eastAsia="宋体" w:hAnsi="宋体" w:hint="eastAsia"/>
          <w:sz w:val="24"/>
          <w:szCs w:val="24"/>
        </w:rPr>
        <w:t>机房的数据库中，以上的操作均是自动完成，但仅仅局限于</w:t>
      </w:r>
      <w:r w:rsidR="00475DE9">
        <w:rPr>
          <w:rFonts w:ascii="宋体" w:eastAsia="宋体" w:hAnsi="宋体" w:hint="eastAsia"/>
          <w:sz w:val="24"/>
          <w:szCs w:val="24"/>
        </w:rPr>
        <w:t>不同机房数据库之间的更新</w:t>
      </w:r>
      <w:r w:rsidR="00CF5D11">
        <w:rPr>
          <w:rFonts w:ascii="宋体" w:eastAsia="宋体" w:hAnsi="宋体" w:hint="eastAsia"/>
          <w:sz w:val="24"/>
          <w:szCs w:val="24"/>
        </w:rPr>
        <w:t>，</w:t>
      </w:r>
      <w:r w:rsidR="00AD1516">
        <w:rPr>
          <w:rFonts w:ascii="宋体" w:eastAsia="宋体" w:hAnsi="宋体" w:hint="eastAsia"/>
          <w:sz w:val="24"/>
          <w:szCs w:val="24"/>
        </w:rPr>
        <w:t>目前的数据源除了数据库之外，还有缓存，如果只更新数据库而不更新缓存，必然会造成数据过时，从而导致产生误判的情况，</w:t>
      </w:r>
      <w:r w:rsidR="001C62D6">
        <w:rPr>
          <w:rFonts w:ascii="宋体" w:eastAsia="宋体" w:hAnsi="宋体" w:hint="eastAsia"/>
          <w:sz w:val="24"/>
          <w:szCs w:val="24"/>
        </w:rPr>
        <w:t>为了能够对缓存数据进行更新，系统需要</w:t>
      </w:r>
      <w:r w:rsidR="00AD1A4C">
        <w:rPr>
          <w:rFonts w:ascii="宋体" w:eastAsia="宋体" w:hAnsi="宋体" w:hint="eastAsia"/>
          <w:sz w:val="24"/>
          <w:szCs w:val="24"/>
        </w:rPr>
        <w:t>监听数据库更新的消息队列，并根据消息队列中的数据对缓存进行更新</w:t>
      </w:r>
      <w:r w:rsidR="00C375A3">
        <w:rPr>
          <w:rFonts w:ascii="宋体" w:eastAsia="宋体" w:hAnsi="宋体" w:hint="eastAsia"/>
          <w:sz w:val="24"/>
          <w:szCs w:val="24"/>
        </w:rPr>
        <w:t>。</w:t>
      </w:r>
    </w:p>
    <w:p w14:paraId="6DE2411A" w14:textId="0ED219D7" w:rsidR="001D30B8" w:rsidRDefault="001D30B8" w:rsidP="009F02EA">
      <w:pPr>
        <w:pStyle w:val="3"/>
        <w:numPr>
          <w:ilvl w:val="2"/>
          <w:numId w:val="52"/>
        </w:numPr>
      </w:pPr>
      <w:bookmarkStart w:id="390" w:name="_Toc36642721"/>
      <w:bookmarkStart w:id="391" w:name="_Toc36643293"/>
      <w:bookmarkStart w:id="392" w:name="_Toc36732818"/>
      <w:bookmarkStart w:id="393" w:name="_Toc36939038"/>
      <w:r>
        <w:rPr>
          <w:rFonts w:hint="eastAsia"/>
        </w:rPr>
        <w:t>规则判定功能实现</w:t>
      </w:r>
      <w:bookmarkEnd w:id="390"/>
      <w:bookmarkEnd w:id="391"/>
      <w:bookmarkEnd w:id="392"/>
      <w:bookmarkEnd w:id="393"/>
    </w:p>
    <w:p w14:paraId="2D36035B" w14:textId="1A441F11" w:rsidR="00580D09" w:rsidRPr="00580D09" w:rsidRDefault="00580D09" w:rsidP="00580D09">
      <w:pPr>
        <w:spacing w:line="360" w:lineRule="auto"/>
        <w:ind w:firstLineChars="200" w:firstLine="480"/>
      </w:pPr>
      <w:r w:rsidRPr="00B36FD1">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2</w:t>
      </w:r>
      <w:r w:rsidR="00811864">
        <w:rPr>
          <w:rFonts w:ascii="Arial" w:eastAsia="宋体" w:hAnsi="Arial"/>
          <w:sz w:val="24"/>
          <w:szCs w:val="24"/>
        </w:rPr>
        <w:t>3</w:t>
      </w:r>
      <w:r w:rsidRPr="00B36FD1">
        <w:rPr>
          <w:rFonts w:ascii="宋体" w:eastAsia="宋体" w:hAnsi="宋体" w:hint="eastAsia"/>
          <w:sz w:val="24"/>
          <w:szCs w:val="24"/>
        </w:rPr>
        <w:t>为规则应用时序图</w:t>
      </w:r>
      <w:r>
        <w:rPr>
          <w:rFonts w:ascii="宋体" w:eastAsia="宋体" w:hAnsi="宋体" w:hint="eastAsia"/>
          <w:sz w:val="24"/>
          <w:szCs w:val="24"/>
        </w:rPr>
        <w:t>。判定规则有两个入口，一个入口为订单、运单消息队列监听入口，另一个入口为延时中心回调入口。消息入口为主要流程入口，</w:t>
      </w:r>
      <w:proofErr w:type="spellStart"/>
      <w:r w:rsidRPr="00A378BC">
        <w:rPr>
          <w:rFonts w:ascii="Arial" w:eastAsia="宋体" w:hAnsi="Arial" w:hint="eastAsia"/>
          <w:sz w:val="24"/>
          <w:szCs w:val="24"/>
        </w:rPr>
        <w:lastRenderedPageBreak/>
        <w:t>Order</w:t>
      </w:r>
      <w:r w:rsidRPr="00A378BC">
        <w:rPr>
          <w:rFonts w:ascii="Arial" w:eastAsia="宋体" w:hAnsi="Arial"/>
          <w:sz w:val="24"/>
          <w:szCs w:val="24"/>
        </w:rPr>
        <w:t>EventConsumer</w:t>
      </w:r>
      <w:proofErr w:type="spellEnd"/>
      <w:r>
        <w:rPr>
          <w:rFonts w:ascii="宋体" w:eastAsia="宋体" w:hAnsi="宋体" w:hint="eastAsia"/>
          <w:sz w:val="24"/>
          <w:szCs w:val="24"/>
        </w:rPr>
        <w:t>负责监听订单消息，</w:t>
      </w:r>
      <w:proofErr w:type="spellStart"/>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proofErr w:type="spellEnd"/>
      <w:r>
        <w:rPr>
          <w:rFonts w:ascii="宋体" w:eastAsia="宋体" w:hAnsi="宋体" w:hint="eastAsia"/>
          <w:sz w:val="24"/>
          <w:szCs w:val="24"/>
        </w:rPr>
        <w:t>负责处理</w:t>
      </w:r>
      <w:proofErr w:type="spellStart"/>
      <w:r w:rsidRPr="00A378BC">
        <w:rPr>
          <w:rFonts w:ascii="Arial" w:eastAsia="宋体" w:hAnsi="Arial"/>
          <w:sz w:val="24"/>
          <w:szCs w:val="24"/>
        </w:rPr>
        <w:t>OrderEventConsumer</w:t>
      </w:r>
      <w:proofErr w:type="spellEnd"/>
      <w:r>
        <w:rPr>
          <w:rFonts w:ascii="宋体" w:eastAsia="宋体" w:hAnsi="宋体" w:hint="eastAsia"/>
          <w:sz w:val="24"/>
          <w:szCs w:val="24"/>
        </w:rPr>
        <w:t>监听到的消息，根据消息中订单所处阶段获取对应规则，并执行规则，在执行规则过程中，可能存在推迟执行的情况，例如，订单所处状态为商家呼叫订单，规则执行的时间点可能是商家呼叫订单之后</w:t>
      </w:r>
      <w:r w:rsidRPr="00A378BC">
        <w:rPr>
          <w:rFonts w:ascii="Arial" w:eastAsia="宋体" w:hAnsi="Arial" w:hint="eastAsia"/>
          <w:sz w:val="24"/>
          <w:szCs w:val="24"/>
        </w:rPr>
        <w:t>N</w:t>
      </w:r>
      <w:r>
        <w:rPr>
          <w:rFonts w:ascii="宋体" w:eastAsia="宋体" w:hAnsi="宋体" w:hint="eastAsia"/>
          <w:sz w:val="24"/>
          <w:szCs w:val="24"/>
        </w:rPr>
        <w:t>秒，针对这种情况，</w:t>
      </w:r>
      <w:proofErr w:type="spellStart"/>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proofErr w:type="spellEnd"/>
      <w:r>
        <w:rPr>
          <w:rFonts w:ascii="宋体" w:eastAsia="宋体" w:hAnsi="宋体" w:hint="eastAsia"/>
          <w:sz w:val="24"/>
          <w:szCs w:val="24"/>
        </w:rPr>
        <w:t>通过</w:t>
      </w:r>
      <w:proofErr w:type="spellStart"/>
      <w:r w:rsidRPr="00A378BC">
        <w:rPr>
          <w:rFonts w:ascii="Arial" w:eastAsia="宋体" w:hAnsi="Arial" w:hint="eastAsia"/>
          <w:sz w:val="24"/>
          <w:szCs w:val="24"/>
        </w:rPr>
        <w:t>T</w:t>
      </w:r>
      <w:r w:rsidRPr="00A378BC">
        <w:rPr>
          <w:rFonts w:ascii="Arial" w:eastAsia="宋体" w:hAnsi="Arial"/>
          <w:sz w:val="24"/>
          <w:szCs w:val="24"/>
        </w:rPr>
        <w:t>OC</w:t>
      </w:r>
      <w:r w:rsidRPr="00A378BC">
        <w:rPr>
          <w:rFonts w:ascii="Arial" w:eastAsia="宋体" w:hAnsi="Arial" w:hint="eastAsia"/>
          <w:sz w:val="24"/>
          <w:szCs w:val="24"/>
        </w:rPr>
        <w:t>W</w:t>
      </w:r>
      <w:r w:rsidRPr="00A378BC">
        <w:rPr>
          <w:rFonts w:ascii="Arial" w:eastAsia="宋体" w:hAnsi="Arial"/>
          <w:sz w:val="24"/>
          <w:szCs w:val="24"/>
        </w:rPr>
        <w:t>rite</w:t>
      </w:r>
      <w:r w:rsidRPr="00A378BC">
        <w:rPr>
          <w:rFonts w:ascii="Arial" w:eastAsia="宋体" w:hAnsi="Arial" w:hint="eastAsia"/>
          <w:sz w:val="24"/>
          <w:szCs w:val="24"/>
        </w:rPr>
        <w:t>Service</w:t>
      </w:r>
      <w:proofErr w:type="spellEnd"/>
      <w:r>
        <w:rPr>
          <w:rFonts w:ascii="宋体" w:eastAsia="宋体" w:hAnsi="宋体" w:hint="eastAsia"/>
          <w:sz w:val="24"/>
          <w:szCs w:val="24"/>
        </w:rPr>
        <w:t>在延时任务平台创建延时任务，等到达指定时间时，延时任务平台回调指定方法继续执行。而对于不需要延时执行的规则，</w:t>
      </w:r>
      <w:proofErr w:type="spellStart"/>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proofErr w:type="spellEnd"/>
      <w:r>
        <w:rPr>
          <w:rFonts w:ascii="宋体" w:eastAsia="宋体" w:hAnsi="宋体" w:hint="eastAsia"/>
          <w:sz w:val="24"/>
          <w:szCs w:val="24"/>
        </w:rPr>
        <w:t>能够立即得到执行结果，并根据执行结果选决定是否需要执行对应的操作。延时中心回调入口负责处理到期的定时任务，</w:t>
      </w:r>
      <w:proofErr w:type="spellStart"/>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proofErr w:type="spellEnd"/>
      <w:r>
        <w:rPr>
          <w:rFonts w:ascii="宋体" w:eastAsia="宋体" w:hAnsi="宋体" w:hint="eastAsia"/>
          <w:sz w:val="24"/>
          <w:szCs w:val="24"/>
        </w:rPr>
        <w:t>在执行规则时产生的定时任务均通过回调入口继续处理，处理逻辑与</w:t>
      </w:r>
      <w:proofErr w:type="spellStart"/>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proofErr w:type="spellEnd"/>
      <w:r>
        <w:rPr>
          <w:rFonts w:ascii="宋体" w:eastAsia="宋体" w:hAnsi="宋体" w:hint="eastAsia"/>
          <w:sz w:val="24"/>
          <w:szCs w:val="24"/>
        </w:rPr>
        <w:t>类似。</w:t>
      </w:r>
    </w:p>
    <w:p w14:paraId="239A27BE" w14:textId="77777777" w:rsidR="00E7698C" w:rsidRDefault="005D1688" w:rsidP="00E7698C">
      <w:pPr>
        <w:keepNext/>
        <w:jc w:val="center"/>
      </w:pPr>
      <w:r>
        <w:rPr>
          <w:noProof/>
        </w:rPr>
        <w:drawing>
          <wp:inline distT="0" distB="0" distL="0" distR="0" wp14:anchorId="4F4ADD0C" wp14:editId="32E43FA7">
            <wp:extent cx="5274310" cy="37693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769360"/>
                    </a:xfrm>
                    <a:prstGeom prst="rect">
                      <a:avLst/>
                    </a:prstGeom>
                    <a:noFill/>
                    <a:ln>
                      <a:noFill/>
                    </a:ln>
                  </pic:spPr>
                </pic:pic>
              </a:graphicData>
            </a:graphic>
          </wp:inline>
        </w:drawing>
      </w:r>
    </w:p>
    <w:p w14:paraId="2EA0A83D" w14:textId="41EB4AE7" w:rsidR="00CB1CC0" w:rsidRDefault="00E7698C" w:rsidP="00E7698C">
      <w:pPr>
        <w:pStyle w:val="af8"/>
      </w:pPr>
      <w:bookmarkStart w:id="394" w:name="_Toc36736603"/>
      <w:bookmarkStart w:id="395" w:name="_Toc36940630"/>
      <w:r>
        <w:t>图</w:t>
      </w:r>
      <w:r>
        <w:t xml:space="preserve"> </w:t>
      </w:r>
      <w:fldSimple w:instr=" STYLEREF 1 \s ">
        <w:r w:rsidR="0018235C">
          <w:rPr>
            <w:rFonts w:hint="eastAsia"/>
            <w:noProof/>
          </w:rPr>
          <w:t>四</w:t>
        </w:r>
      </w:fldSimple>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23</w:t>
      </w:r>
      <w:r w:rsidR="0018235C">
        <w:fldChar w:fldCharType="end"/>
      </w:r>
      <w:r>
        <w:t xml:space="preserve">  </w:t>
      </w:r>
      <w:r w:rsidRPr="00837289">
        <w:rPr>
          <w:rFonts w:hint="eastAsia"/>
        </w:rPr>
        <w:t>规则应用时序图</w:t>
      </w:r>
      <w:bookmarkEnd w:id="394"/>
      <w:bookmarkEnd w:id="395"/>
    </w:p>
    <w:p w14:paraId="53A7AB66" w14:textId="4946FE80" w:rsidR="00580D09" w:rsidRPr="00580D09" w:rsidRDefault="00580D09" w:rsidP="00580D09">
      <w:pPr>
        <w:spacing w:line="360" w:lineRule="auto"/>
        <w:ind w:firstLineChars="200" w:firstLine="480"/>
      </w:pPr>
      <w:r w:rsidRPr="00D7167A">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2</w:t>
      </w:r>
      <w:r w:rsidR="00811864">
        <w:rPr>
          <w:rFonts w:ascii="Arial" w:eastAsia="宋体" w:hAnsi="Arial"/>
          <w:sz w:val="24"/>
          <w:szCs w:val="24"/>
        </w:rPr>
        <w:t>4</w:t>
      </w:r>
      <w:r w:rsidRPr="00D7167A">
        <w:rPr>
          <w:rFonts w:ascii="宋体" w:eastAsia="宋体" w:hAnsi="宋体" w:hint="eastAsia"/>
          <w:sz w:val="24"/>
          <w:szCs w:val="24"/>
        </w:rPr>
        <w:t>为</w:t>
      </w:r>
      <w:r w:rsidRPr="00D7167A">
        <w:rPr>
          <w:rFonts w:ascii="宋体" w:eastAsia="宋体" w:hAnsi="宋体" w:hint="eastAsia"/>
          <w:sz w:val="24"/>
          <w:szCs w:val="28"/>
        </w:rPr>
        <w:t>规则应用功能实现代码，</w:t>
      </w:r>
      <w:proofErr w:type="spellStart"/>
      <w:r w:rsidRPr="00A378BC">
        <w:rPr>
          <w:rFonts w:ascii="Arial" w:eastAsia="宋体" w:hAnsi="Arial" w:hint="eastAsia"/>
          <w:sz w:val="24"/>
          <w:szCs w:val="28"/>
        </w:rPr>
        <w:t>handl</w:t>
      </w:r>
      <w:r w:rsidRPr="00A378BC">
        <w:rPr>
          <w:rFonts w:ascii="Arial" w:eastAsia="宋体" w:hAnsi="Arial"/>
          <w:sz w:val="24"/>
          <w:szCs w:val="28"/>
        </w:rPr>
        <w:t>eOrder</w:t>
      </w:r>
      <w:r w:rsidRPr="00A378BC">
        <w:rPr>
          <w:rFonts w:ascii="Arial" w:eastAsia="宋体" w:hAnsi="Arial" w:hint="eastAsia"/>
          <w:sz w:val="24"/>
          <w:szCs w:val="28"/>
        </w:rPr>
        <w:t>Message</w:t>
      </w:r>
      <w:proofErr w:type="spellEnd"/>
      <w:r>
        <w:rPr>
          <w:rFonts w:ascii="宋体" w:eastAsia="宋体" w:hAnsi="宋体" w:hint="eastAsia"/>
          <w:sz w:val="24"/>
          <w:szCs w:val="28"/>
        </w:rPr>
        <w:t>方法负责处理订单和运单消息，方法对消息进行解码、构建上下文。</w:t>
      </w:r>
      <w:proofErr w:type="spellStart"/>
      <w:r w:rsidRPr="00A378BC">
        <w:rPr>
          <w:rFonts w:ascii="Arial" w:eastAsia="宋体" w:hAnsi="Arial" w:hint="eastAsia"/>
          <w:sz w:val="24"/>
          <w:szCs w:val="28"/>
        </w:rPr>
        <w:t>handleOrder</w:t>
      </w:r>
      <w:r w:rsidRPr="00A378BC">
        <w:rPr>
          <w:rFonts w:ascii="Arial" w:eastAsia="宋体" w:hAnsi="Arial"/>
          <w:sz w:val="24"/>
          <w:szCs w:val="28"/>
        </w:rPr>
        <w:t>Event</w:t>
      </w:r>
      <w:proofErr w:type="spellEnd"/>
      <w:r>
        <w:rPr>
          <w:rFonts w:ascii="宋体" w:eastAsia="宋体" w:hAnsi="宋体" w:hint="eastAsia"/>
          <w:sz w:val="24"/>
          <w:szCs w:val="28"/>
        </w:rPr>
        <w:t>方法负责执行规则，如果规则需要延时执行，方法通过异常中断规则执行，捕获异常，并在</w:t>
      </w:r>
      <w:r w:rsidRPr="00A378BC">
        <w:rPr>
          <w:rFonts w:ascii="Arial" w:eastAsia="宋体" w:hAnsi="Arial" w:hint="eastAsia"/>
          <w:sz w:val="24"/>
          <w:szCs w:val="28"/>
        </w:rPr>
        <w:t>catch</w:t>
      </w:r>
      <w:r>
        <w:rPr>
          <w:rFonts w:ascii="宋体" w:eastAsia="宋体" w:hAnsi="宋体" w:hint="eastAsia"/>
          <w:sz w:val="24"/>
          <w:szCs w:val="28"/>
        </w:rPr>
        <w:t>语句中调用</w:t>
      </w:r>
      <w:proofErr w:type="spellStart"/>
      <w:r w:rsidRPr="00A378BC">
        <w:rPr>
          <w:rFonts w:ascii="Arial" w:eastAsia="宋体" w:hAnsi="Arial"/>
          <w:sz w:val="24"/>
          <w:szCs w:val="24"/>
        </w:rPr>
        <w:t>tocWriteService</w:t>
      </w:r>
      <w:proofErr w:type="spellEnd"/>
      <w:r>
        <w:rPr>
          <w:rFonts w:ascii="宋体" w:eastAsia="宋体" w:hAnsi="宋体" w:hint="eastAsia"/>
          <w:sz w:val="24"/>
          <w:szCs w:val="24"/>
        </w:rPr>
        <w:t>的</w:t>
      </w:r>
      <w:proofErr w:type="spellStart"/>
      <w:r w:rsidRPr="00A378BC">
        <w:rPr>
          <w:rFonts w:ascii="Arial" w:eastAsia="宋体" w:hAnsi="Arial" w:hint="eastAsia"/>
          <w:sz w:val="24"/>
          <w:szCs w:val="24"/>
        </w:rPr>
        <w:t>create</w:t>
      </w:r>
      <w:r w:rsidRPr="00A378BC">
        <w:rPr>
          <w:rFonts w:ascii="Arial" w:eastAsia="宋体" w:hAnsi="Arial"/>
          <w:sz w:val="24"/>
          <w:szCs w:val="24"/>
        </w:rPr>
        <w:t>Task</w:t>
      </w:r>
      <w:proofErr w:type="spellEnd"/>
      <w:r>
        <w:rPr>
          <w:rFonts w:ascii="宋体" w:eastAsia="宋体" w:hAnsi="宋体" w:hint="eastAsia"/>
          <w:sz w:val="24"/>
          <w:szCs w:val="24"/>
        </w:rPr>
        <w:t>方法在延时任务中心创建</w:t>
      </w:r>
      <w:r>
        <w:rPr>
          <w:rFonts w:ascii="宋体" w:eastAsia="宋体" w:hAnsi="宋体" w:hint="eastAsia"/>
          <w:sz w:val="24"/>
          <w:szCs w:val="24"/>
        </w:rPr>
        <w:lastRenderedPageBreak/>
        <w:t>定时任务。</w:t>
      </w:r>
      <w:proofErr w:type="spellStart"/>
      <w:r w:rsidRPr="00A378BC">
        <w:rPr>
          <w:rFonts w:ascii="Arial" w:eastAsia="宋体" w:hAnsi="Arial"/>
          <w:sz w:val="24"/>
          <w:szCs w:val="24"/>
        </w:rPr>
        <w:t>callBackTimeOutTask</w:t>
      </w:r>
      <w:proofErr w:type="spellEnd"/>
      <w:r>
        <w:rPr>
          <w:rFonts w:ascii="宋体" w:eastAsia="宋体" w:hAnsi="宋体" w:hint="eastAsia"/>
          <w:sz w:val="24"/>
          <w:szCs w:val="24"/>
        </w:rPr>
        <w:t>方法为延时任务中心的回调方法，负责处理定时任务到期之后的逻辑，与</w:t>
      </w:r>
      <w:proofErr w:type="spellStart"/>
      <w:r w:rsidRPr="00A378BC">
        <w:rPr>
          <w:rFonts w:ascii="Arial" w:eastAsia="宋体" w:hAnsi="Arial" w:hint="eastAsia"/>
          <w:sz w:val="24"/>
          <w:szCs w:val="24"/>
        </w:rPr>
        <w:t>handle</w:t>
      </w:r>
      <w:r w:rsidRPr="00A378BC">
        <w:rPr>
          <w:rFonts w:ascii="Arial" w:eastAsia="宋体" w:hAnsi="Arial"/>
          <w:sz w:val="24"/>
          <w:szCs w:val="24"/>
        </w:rPr>
        <w:t>OrderEvent</w:t>
      </w:r>
      <w:proofErr w:type="spellEnd"/>
      <w:r>
        <w:rPr>
          <w:rFonts w:ascii="宋体" w:eastAsia="宋体" w:hAnsi="宋体" w:hint="eastAsia"/>
          <w:sz w:val="24"/>
          <w:szCs w:val="24"/>
        </w:rPr>
        <w:t>方法类似。</w:t>
      </w:r>
    </w:p>
    <w:tbl>
      <w:tblPr>
        <w:tblStyle w:val="af4"/>
        <w:tblW w:w="0" w:type="auto"/>
        <w:tblCellMar>
          <w:left w:w="28" w:type="dxa"/>
          <w:right w:w="28" w:type="dxa"/>
        </w:tblCellMar>
        <w:tblLook w:val="04A0" w:firstRow="1" w:lastRow="0" w:firstColumn="1" w:lastColumn="0" w:noHBand="0" w:noVBand="1"/>
      </w:tblPr>
      <w:tblGrid>
        <w:gridCol w:w="8296"/>
      </w:tblGrid>
      <w:tr w:rsidR="005A31AA" w14:paraId="13A86393" w14:textId="77777777" w:rsidTr="00DC3AA9">
        <w:tc>
          <w:tcPr>
            <w:tcW w:w="8296" w:type="dxa"/>
          </w:tcPr>
          <w:p w14:paraId="5D6CE1DE" w14:textId="3575F4C2" w:rsidR="0037463C" w:rsidRPr="00E16B67" w:rsidRDefault="0037463C" w:rsidP="00D91702">
            <w:pPr>
              <w:rPr>
                <w:rFonts w:ascii="宋体" w:eastAsia="宋体" w:hAnsi="宋体"/>
                <w:szCs w:val="21"/>
              </w:rPr>
            </w:pPr>
            <w:r w:rsidRPr="00E16B67">
              <w:rPr>
                <w:rFonts w:ascii="宋体" w:eastAsia="宋体" w:hAnsi="宋体"/>
                <w:szCs w:val="21"/>
              </w:rPr>
              <w:t>@</w:t>
            </w:r>
            <w:proofErr w:type="spellStart"/>
            <w:r w:rsidRPr="00A378BC">
              <w:rPr>
                <w:rFonts w:ascii="Arial" w:eastAsia="宋体" w:hAnsi="Arial"/>
                <w:szCs w:val="21"/>
              </w:rPr>
              <w:t>RabbitListener</w:t>
            </w:r>
            <w:proofErr w:type="spellEnd"/>
            <w:r w:rsidRPr="00E16B67">
              <w:rPr>
                <w:rFonts w:ascii="宋体" w:eastAsia="宋体" w:hAnsi="宋体"/>
                <w:szCs w:val="21"/>
              </w:rPr>
              <w:t>(</w:t>
            </w:r>
            <w:r w:rsidRPr="00A378BC">
              <w:rPr>
                <w:rFonts w:ascii="Arial" w:eastAsia="宋体" w:hAnsi="Arial"/>
                <w:szCs w:val="21"/>
              </w:rPr>
              <w:t>queues</w:t>
            </w:r>
            <w:r w:rsidRPr="00E16B67">
              <w:rPr>
                <w:rFonts w:ascii="宋体" w:eastAsia="宋体" w:hAnsi="宋体"/>
                <w:szCs w:val="21"/>
              </w:rPr>
              <w:t xml:space="preserve"> = "</w:t>
            </w:r>
            <w:proofErr w:type="spellStart"/>
            <w:r w:rsidRPr="00A378BC">
              <w:rPr>
                <w:rFonts w:ascii="Arial" w:eastAsia="宋体" w:hAnsi="Arial"/>
                <w:szCs w:val="21"/>
              </w:rPr>
              <w:t>xxxxxxx</w:t>
            </w:r>
            <w:proofErr w:type="spellEnd"/>
            <w:r w:rsidRPr="00E16B67">
              <w:rPr>
                <w:rFonts w:ascii="宋体" w:eastAsia="宋体" w:hAnsi="宋体"/>
                <w:szCs w:val="21"/>
              </w:rPr>
              <w:t>")</w:t>
            </w:r>
            <w:r w:rsidR="00B60B97">
              <w:rPr>
                <w:rFonts w:ascii="宋体" w:eastAsia="宋体" w:hAnsi="宋体"/>
                <w:szCs w:val="21"/>
              </w:rPr>
              <w:t xml:space="preserve"> //</w:t>
            </w:r>
            <w:r w:rsidR="00B60B97">
              <w:rPr>
                <w:rFonts w:ascii="宋体" w:eastAsia="宋体" w:hAnsi="宋体" w:hint="eastAsia"/>
                <w:szCs w:val="21"/>
              </w:rPr>
              <w:t>监听消息队列</w:t>
            </w:r>
            <w:r w:rsidRPr="00E16B67">
              <w:rPr>
                <w:rFonts w:ascii="宋体" w:eastAsia="宋体" w:hAnsi="宋体"/>
                <w:szCs w:val="21"/>
              </w:rPr>
              <w:t xml:space="preserve">   </w:t>
            </w:r>
          </w:p>
          <w:p w14:paraId="3521DAAA" w14:textId="43BB76A5" w:rsidR="0037463C" w:rsidRPr="00E16B67" w:rsidRDefault="0037463C" w:rsidP="00D9170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proofErr w:type="spellStart"/>
            <w:proofErr w:type="gramStart"/>
            <w:r w:rsidRPr="00A378BC">
              <w:rPr>
                <w:rFonts w:ascii="Arial" w:eastAsia="宋体" w:hAnsi="Arial"/>
                <w:szCs w:val="21"/>
              </w:rPr>
              <w:t>handleOrderMessage</w:t>
            </w:r>
            <w:proofErr w:type="spellEnd"/>
            <w:r w:rsidRPr="00E16B67">
              <w:rPr>
                <w:rFonts w:ascii="宋体" w:eastAsia="宋体" w:hAnsi="宋体"/>
                <w:szCs w:val="21"/>
              </w:rPr>
              <w:t>(</w:t>
            </w:r>
            <w:proofErr w:type="spellStart"/>
            <w:proofErr w:type="gramEnd"/>
            <w:r w:rsidRPr="00A378BC">
              <w:rPr>
                <w:rFonts w:ascii="Arial" w:eastAsia="宋体" w:hAnsi="Arial"/>
                <w:szCs w:val="21"/>
              </w:rPr>
              <w:t>OrderMessage</w:t>
            </w:r>
            <w:proofErr w:type="spellEnd"/>
            <w:r w:rsidRPr="00E16B67">
              <w:rPr>
                <w:rFonts w:ascii="宋体" w:eastAsia="宋体" w:hAnsi="宋体"/>
                <w:szCs w:val="21"/>
              </w:rPr>
              <w:t xml:space="preserve"> </w:t>
            </w:r>
            <w:proofErr w:type="spellStart"/>
            <w:r w:rsidRPr="00A378BC">
              <w:rPr>
                <w:rFonts w:ascii="Arial" w:eastAsia="宋体" w:hAnsi="Arial"/>
                <w:szCs w:val="21"/>
              </w:rPr>
              <w:t>orderMessage</w:t>
            </w:r>
            <w:proofErr w:type="spellEnd"/>
            <w:r w:rsidRPr="00E16B67">
              <w:rPr>
                <w:rFonts w:ascii="宋体" w:eastAsia="宋体" w:hAnsi="宋体"/>
                <w:szCs w:val="21"/>
              </w:rPr>
              <w:t>)</w:t>
            </w:r>
            <w:r w:rsidRPr="008A39AC">
              <w:rPr>
                <w:rFonts w:ascii="Arial" w:eastAsia="宋体" w:hAnsi="Arial"/>
                <w:szCs w:val="21"/>
              </w:rPr>
              <w:t>{</w:t>
            </w:r>
          </w:p>
          <w:p w14:paraId="5DB86F95" w14:textId="018CC939" w:rsidR="006229FF" w:rsidRPr="00E16B67" w:rsidRDefault="0037463C" w:rsidP="00B258AC">
            <w:pPr>
              <w:rPr>
                <w:rFonts w:ascii="宋体" w:eastAsia="宋体" w:hAnsi="宋体"/>
                <w:szCs w:val="21"/>
              </w:rPr>
            </w:pPr>
            <w:r w:rsidRPr="00E16B67">
              <w:rPr>
                <w:rFonts w:ascii="宋体" w:eastAsia="宋体" w:hAnsi="宋体"/>
                <w:szCs w:val="21"/>
              </w:rPr>
              <w:t xml:space="preserve">        </w:t>
            </w:r>
            <w:r w:rsidR="00B258AC">
              <w:rPr>
                <w:rFonts w:ascii="宋体" w:eastAsia="宋体" w:hAnsi="宋体"/>
                <w:szCs w:val="21"/>
              </w:rPr>
              <w:t xml:space="preserve">…// </w:t>
            </w:r>
            <w:r w:rsidR="00B258AC">
              <w:rPr>
                <w:rFonts w:ascii="宋体" w:eastAsia="宋体" w:hAnsi="宋体" w:hint="eastAsia"/>
                <w:szCs w:val="21"/>
              </w:rPr>
              <w:t>校验 解码</w:t>
            </w:r>
          </w:p>
          <w:p w14:paraId="730FBAF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准备</w:t>
            </w:r>
            <w:proofErr w:type="gramStart"/>
            <w:r w:rsidRPr="00E16B67">
              <w:rPr>
                <w:rFonts w:ascii="宋体" w:eastAsia="宋体" w:hAnsi="宋体"/>
                <w:szCs w:val="21"/>
              </w:rPr>
              <w:t>规则规则</w:t>
            </w:r>
            <w:proofErr w:type="gramEnd"/>
            <w:r w:rsidRPr="00E16B67">
              <w:rPr>
                <w:rFonts w:ascii="宋体" w:eastAsia="宋体" w:hAnsi="宋体"/>
                <w:szCs w:val="21"/>
              </w:rPr>
              <w:t>判定需要的参数</w:t>
            </w:r>
          </w:p>
          <w:p w14:paraId="00528D98" w14:textId="7B4A6823" w:rsidR="0037463C" w:rsidRPr="00E16B67" w:rsidRDefault="0037463C" w:rsidP="00B258AC">
            <w:pPr>
              <w:rPr>
                <w:rFonts w:ascii="宋体" w:eastAsia="宋体" w:hAnsi="宋体"/>
                <w:szCs w:val="21"/>
              </w:rPr>
            </w:pPr>
            <w:r w:rsidRPr="00E16B67">
              <w:rPr>
                <w:rFonts w:ascii="宋体" w:eastAsia="宋体" w:hAnsi="宋体"/>
                <w:szCs w:val="21"/>
              </w:rPr>
              <w:t xml:space="preserve">        </w:t>
            </w:r>
            <w:proofErr w:type="spellStart"/>
            <w:r w:rsidRPr="00A378BC">
              <w:rPr>
                <w:rFonts w:ascii="Arial" w:eastAsia="宋体" w:hAnsi="Arial"/>
                <w:szCs w:val="21"/>
              </w:rPr>
              <w:t>RuleContext</w:t>
            </w:r>
            <w:proofErr w:type="spellEnd"/>
            <w:r w:rsidRPr="00E16B67">
              <w:rPr>
                <w:rFonts w:ascii="宋体" w:eastAsia="宋体" w:hAnsi="宋体"/>
                <w:szCs w:val="21"/>
              </w:rPr>
              <w:t xml:space="preserve"> </w:t>
            </w:r>
            <w:r w:rsidRPr="00A378BC">
              <w:rPr>
                <w:rFonts w:ascii="Arial" w:eastAsia="宋体" w:hAnsi="Arial"/>
                <w:szCs w:val="21"/>
              </w:rPr>
              <w:t>context</w:t>
            </w:r>
            <w:r w:rsidRPr="00E16B67">
              <w:rPr>
                <w:rFonts w:ascii="宋体" w:eastAsia="宋体" w:hAnsi="宋体"/>
                <w:szCs w:val="21"/>
              </w:rPr>
              <w:t xml:space="preserve"> = </w:t>
            </w:r>
            <w:r w:rsidR="00B258AC">
              <w:rPr>
                <w:rFonts w:ascii="Arial" w:eastAsia="宋体" w:hAnsi="Arial"/>
                <w:szCs w:val="21"/>
              </w:rPr>
              <w:t xml:space="preserve">…// </w:t>
            </w:r>
            <w:r w:rsidR="00B258AC">
              <w:rPr>
                <w:rFonts w:ascii="Arial" w:eastAsia="宋体" w:hAnsi="Arial" w:hint="eastAsia"/>
                <w:szCs w:val="21"/>
              </w:rPr>
              <w:t>构建参数</w:t>
            </w:r>
          </w:p>
          <w:p w14:paraId="7A0EBDC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E16B67">
              <w:rPr>
                <w:rFonts w:ascii="宋体" w:eastAsia="宋体" w:hAnsi="宋体"/>
                <w:szCs w:val="21"/>
              </w:rPr>
              <w:t xml:space="preserve"> 参数封装完成之后交由</w:t>
            </w:r>
            <w:proofErr w:type="spellStart"/>
            <w:r w:rsidRPr="00A378BC">
              <w:rPr>
                <w:rFonts w:ascii="Arial" w:eastAsia="宋体" w:hAnsi="Arial"/>
                <w:szCs w:val="21"/>
              </w:rPr>
              <w:t>handleSceneEventService</w:t>
            </w:r>
            <w:proofErr w:type="spellEnd"/>
            <w:r w:rsidRPr="00E16B67">
              <w:rPr>
                <w:rFonts w:ascii="宋体" w:eastAsia="宋体" w:hAnsi="宋体"/>
                <w:szCs w:val="21"/>
              </w:rPr>
              <w:t>处理</w:t>
            </w:r>
          </w:p>
          <w:p w14:paraId="229493E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proofErr w:type="spellStart"/>
            <w:r w:rsidRPr="00A378BC">
              <w:rPr>
                <w:rFonts w:ascii="Arial" w:eastAsia="宋体" w:hAnsi="Arial"/>
                <w:szCs w:val="21"/>
              </w:rPr>
              <w:t>handleSceneEventService</w:t>
            </w:r>
            <w:r w:rsidRPr="001244DA">
              <w:rPr>
                <w:rFonts w:ascii="Arial" w:eastAsia="宋体" w:hAnsi="Arial"/>
                <w:szCs w:val="21"/>
              </w:rPr>
              <w:t>.</w:t>
            </w:r>
            <w:r w:rsidRPr="00A378BC">
              <w:rPr>
                <w:rFonts w:ascii="Arial" w:eastAsia="宋体" w:hAnsi="Arial"/>
                <w:szCs w:val="21"/>
              </w:rPr>
              <w:t>handleOrderEvent</w:t>
            </w:r>
            <w:proofErr w:type="spellEnd"/>
            <w:r w:rsidRPr="00E16B67">
              <w:rPr>
                <w:rFonts w:ascii="宋体" w:eastAsia="宋体" w:hAnsi="宋体"/>
                <w:szCs w:val="21"/>
              </w:rPr>
              <w:t>(</w:t>
            </w:r>
            <w:r w:rsidRPr="00A378BC">
              <w:rPr>
                <w:rFonts w:ascii="Arial" w:eastAsia="宋体" w:hAnsi="Arial"/>
                <w:szCs w:val="21"/>
              </w:rPr>
              <w:t>context</w:t>
            </w:r>
            <w:r w:rsidRPr="00E16B67">
              <w:rPr>
                <w:rFonts w:ascii="宋体" w:eastAsia="宋体" w:hAnsi="宋体"/>
                <w:szCs w:val="21"/>
              </w:rPr>
              <w:t>);</w:t>
            </w:r>
          </w:p>
          <w:p w14:paraId="38F9F35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549800C0" w14:textId="67C8D3F0" w:rsidR="005A31AA" w:rsidRDefault="0037463C" w:rsidP="00D91702">
            <w:pPr>
              <w:rPr>
                <w:rFonts w:ascii="宋体" w:eastAsia="宋体" w:hAnsi="宋体"/>
                <w:szCs w:val="21"/>
              </w:rPr>
            </w:pPr>
            <w:r w:rsidRPr="001F7C42">
              <w:rPr>
                <w:rFonts w:ascii="Arial" w:eastAsia="宋体" w:hAnsi="Arial"/>
                <w:szCs w:val="21"/>
              </w:rPr>
              <w:t>}</w:t>
            </w:r>
          </w:p>
          <w:p w14:paraId="248353CF" w14:textId="66DD8B9D" w:rsidR="00D91702" w:rsidRPr="00E16B67" w:rsidRDefault="00D91702" w:rsidP="00D91702">
            <w:pPr>
              <w:rPr>
                <w:rFonts w:ascii="宋体" w:eastAsia="宋体" w:hAnsi="宋体"/>
                <w:szCs w:val="21"/>
              </w:rPr>
            </w:pPr>
            <w:r w:rsidRPr="00E16B67">
              <w:rPr>
                <w:rFonts w:ascii="宋体" w:eastAsia="宋体" w:hAnsi="宋体"/>
                <w:szCs w:val="21"/>
              </w:rPr>
              <w:t>@</w:t>
            </w:r>
            <w:r w:rsidRPr="00A378BC">
              <w:rPr>
                <w:rFonts w:ascii="Arial" w:eastAsia="宋体" w:hAnsi="Arial"/>
                <w:szCs w:val="21"/>
              </w:rPr>
              <w:t>Override</w:t>
            </w:r>
          </w:p>
          <w:p w14:paraId="5D32F87A" w14:textId="7E28D2BC" w:rsidR="00D91702" w:rsidRPr="00E16B67" w:rsidRDefault="00D91702" w:rsidP="00D9170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proofErr w:type="spellStart"/>
            <w:proofErr w:type="gramStart"/>
            <w:r w:rsidRPr="00A378BC">
              <w:rPr>
                <w:rFonts w:ascii="Arial" w:eastAsia="宋体" w:hAnsi="Arial"/>
                <w:szCs w:val="21"/>
              </w:rPr>
              <w:t>handleOrderEvent</w:t>
            </w:r>
            <w:proofErr w:type="spellEnd"/>
            <w:r w:rsidRPr="00E16B67">
              <w:rPr>
                <w:rFonts w:ascii="宋体" w:eastAsia="宋体" w:hAnsi="宋体"/>
                <w:szCs w:val="21"/>
              </w:rPr>
              <w:t>(</w:t>
            </w:r>
            <w:proofErr w:type="spellStart"/>
            <w:proofErr w:type="gramEnd"/>
            <w:r w:rsidRPr="00A378BC">
              <w:rPr>
                <w:rFonts w:ascii="Arial" w:eastAsia="宋体" w:hAnsi="Arial"/>
                <w:szCs w:val="21"/>
              </w:rPr>
              <w:t>RuleContext</w:t>
            </w:r>
            <w:proofErr w:type="spellEnd"/>
            <w:r w:rsidRPr="00E16B67">
              <w:rPr>
                <w:rFonts w:ascii="宋体" w:eastAsia="宋体" w:hAnsi="宋体"/>
                <w:szCs w:val="21"/>
              </w:rPr>
              <w:t xml:space="preserve"> </w:t>
            </w:r>
            <w:proofErr w:type="spellStart"/>
            <w:r w:rsidRPr="00A378BC">
              <w:rPr>
                <w:rFonts w:ascii="Arial" w:eastAsia="宋体" w:hAnsi="Arial"/>
                <w:szCs w:val="21"/>
              </w:rPr>
              <w:t>context</w:t>
            </w:r>
            <w:r w:rsidRPr="00E16B67">
              <w:rPr>
                <w:rFonts w:ascii="宋体" w:eastAsia="宋体" w:hAnsi="宋体"/>
                <w:szCs w:val="21"/>
              </w:rPr>
              <w:t>,</w:t>
            </w:r>
            <w:r w:rsidRPr="00A378BC">
              <w:rPr>
                <w:rFonts w:ascii="Arial" w:eastAsia="宋体" w:hAnsi="Arial"/>
                <w:szCs w:val="21"/>
              </w:rPr>
              <w:t>OrderMessage</w:t>
            </w:r>
            <w:proofErr w:type="spellEnd"/>
            <w:r w:rsidRPr="00E16B67">
              <w:rPr>
                <w:rFonts w:ascii="宋体" w:eastAsia="宋体" w:hAnsi="宋体"/>
                <w:szCs w:val="21"/>
              </w:rPr>
              <w:t xml:space="preserve"> </w:t>
            </w:r>
            <w:proofErr w:type="spellStart"/>
            <w:r w:rsidRPr="00A378BC">
              <w:rPr>
                <w:rFonts w:ascii="Arial" w:eastAsia="宋体" w:hAnsi="Arial"/>
                <w:szCs w:val="21"/>
              </w:rPr>
              <w:t>orderMessage</w:t>
            </w:r>
            <w:proofErr w:type="spellEnd"/>
            <w:r w:rsidRPr="00E16B67">
              <w:rPr>
                <w:rFonts w:ascii="宋体" w:eastAsia="宋体" w:hAnsi="宋体"/>
                <w:szCs w:val="21"/>
              </w:rPr>
              <w:t>)</w:t>
            </w:r>
            <w:r w:rsidRPr="008A39AC">
              <w:rPr>
                <w:rFonts w:ascii="Arial" w:eastAsia="宋体" w:hAnsi="Arial"/>
                <w:szCs w:val="21"/>
              </w:rPr>
              <w:t>{</w:t>
            </w:r>
          </w:p>
          <w:p w14:paraId="222D7519" w14:textId="2F2A0640" w:rsidR="00D91702" w:rsidRDefault="00D91702" w:rsidP="00D91702">
            <w:pPr>
              <w:rPr>
                <w:rFonts w:ascii="宋体" w:eastAsia="宋体" w:hAnsi="宋体"/>
                <w:szCs w:val="21"/>
              </w:rPr>
            </w:pPr>
            <w:r w:rsidRPr="00E16B67">
              <w:rPr>
                <w:rFonts w:ascii="宋体" w:eastAsia="宋体" w:hAnsi="宋体"/>
                <w:szCs w:val="21"/>
              </w:rPr>
              <w:t xml:space="preserve">        </w:t>
            </w:r>
            <w:r w:rsidR="009D0262">
              <w:rPr>
                <w:rFonts w:ascii="宋体" w:eastAsia="宋体" w:hAnsi="宋体"/>
                <w:szCs w:val="21"/>
              </w:rPr>
              <w:t>…</w:t>
            </w:r>
            <w:r w:rsidRPr="00E16B67">
              <w:rPr>
                <w:rFonts w:ascii="宋体" w:eastAsia="宋体" w:hAnsi="宋体"/>
                <w:szCs w:val="21"/>
              </w:rPr>
              <w:t>/</w:t>
            </w:r>
            <w:r w:rsidR="009D0262">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7A3E9AAA" w14:textId="15F523EB" w:rsidR="00580D09" w:rsidRPr="00E16B67" w:rsidRDefault="00580D09" w:rsidP="00D9170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Pr="009D0262">
              <w:rPr>
                <w:rFonts w:ascii="Arial" w:eastAsia="宋体" w:hAnsi="Arial" w:cs="Arial"/>
                <w:szCs w:val="21"/>
              </w:rPr>
              <w:t>//</w:t>
            </w:r>
            <w:r>
              <w:rPr>
                <w:rFonts w:ascii="宋体" w:eastAsia="宋体" w:hAnsi="宋体"/>
                <w:szCs w:val="21"/>
              </w:rPr>
              <w:t xml:space="preserve"> </w:t>
            </w:r>
            <w:r>
              <w:rPr>
                <w:rFonts w:ascii="宋体" w:eastAsia="宋体" w:hAnsi="宋体" w:hint="eastAsia"/>
                <w:szCs w:val="21"/>
              </w:rPr>
              <w:t>获取规则</w:t>
            </w:r>
          </w:p>
          <w:p w14:paraId="44F1FD13" w14:textId="2E8B4EDB"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List</w:t>
            </w:r>
            <w:r w:rsidRPr="00E16B67">
              <w:rPr>
                <w:rFonts w:ascii="宋体" w:eastAsia="宋体" w:hAnsi="宋体"/>
                <w:szCs w:val="21"/>
              </w:rPr>
              <w:t>&lt;</w:t>
            </w:r>
            <w:r w:rsidRPr="00A378BC">
              <w:rPr>
                <w:rFonts w:ascii="Arial" w:eastAsia="宋体" w:hAnsi="Arial"/>
                <w:szCs w:val="21"/>
              </w:rPr>
              <w:t>String</w:t>
            </w:r>
            <w:r w:rsidRPr="00E16B67">
              <w:rPr>
                <w:rFonts w:ascii="宋体" w:eastAsia="宋体" w:hAnsi="宋体"/>
                <w:szCs w:val="21"/>
              </w:rPr>
              <w:t xml:space="preserve">&gt; </w:t>
            </w:r>
            <w:r w:rsidRPr="00A378BC">
              <w:rPr>
                <w:rFonts w:ascii="Arial" w:eastAsia="宋体" w:hAnsi="Arial"/>
                <w:szCs w:val="21"/>
              </w:rPr>
              <w:t>rules</w:t>
            </w:r>
            <w:r w:rsidRPr="00E16B67">
              <w:rPr>
                <w:rFonts w:ascii="宋体" w:eastAsia="宋体" w:hAnsi="宋体"/>
                <w:szCs w:val="21"/>
              </w:rPr>
              <w:t xml:space="preserve"> = </w:t>
            </w:r>
            <w:proofErr w:type="spellStart"/>
            <w:proofErr w:type="gramStart"/>
            <w:r w:rsidRPr="00A378BC">
              <w:rPr>
                <w:rFonts w:ascii="Arial" w:eastAsia="宋体" w:hAnsi="Arial"/>
                <w:szCs w:val="21"/>
              </w:rPr>
              <w:t>getRules</w:t>
            </w:r>
            <w:proofErr w:type="spellEnd"/>
            <w:r w:rsidRPr="00E16B67">
              <w:rPr>
                <w:rFonts w:ascii="宋体" w:eastAsia="宋体" w:hAnsi="宋体"/>
                <w:szCs w:val="21"/>
              </w:rPr>
              <w:t>(</w:t>
            </w:r>
            <w:proofErr w:type="spellStart"/>
            <w:proofErr w:type="gramEnd"/>
            <w:r w:rsidRPr="00A378BC">
              <w:rPr>
                <w:rFonts w:ascii="Arial" w:eastAsia="宋体" w:hAnsi="Arial"/>
                <w:szCs w:val="21"/>
              </w:rPr>
              <w:t>orderMessage</w:t>
            </w:r>
            <w:r w:rsidRPr="001244DA">
              <w:rPr>
                <w:rFonts w:ascii="Arial" w:eastAsia="宋体" w:hAnsi="Arial"/>
                <w:szCs w:val="21"/>
              </w:rPr>
              <w:t>.</w:t>
            </w:r>
            <w:r w:rsidRPr="00A378BC">
              <w:rPr>
                <w:rFonts w:ascii="Arial" w:eastAsia="宋体" w:hAnsi="Arial"/>
                <w:szCs w:val="21"/>
              </w:rPr>
              <w:t>getCurrentNode</w:t>
            </w:r>
            <w:proofErr w:type="spellEnd"/>
            <w:r w:rsidRPr="00E16B67">
              <w:rPr>
                <w:rFonts w:ascii="宋体" w:eastAsia="宋体" w:hAnsi="宋体"/>
                <w:szCs w:val="21"/>
              </w:rPr>
              <w:t>)</w:t>
            </w:r>
            <w:r w:rsidR="009D0262" w:rsidRPr="009D0262">
              <w:rPr>
                <w:rFonts w:ascii="Arial" w:eastAsia="宋体" w:hAnsi="Arial" w:cs="Arial"/>
                <w:szCs w:val="21"/>
              </w:rPr>
              <w:t>;</w:t>
            </w:r>
            <w:r w:rsidR="00580D09" w:rsidRPr="00E16B67">
              <w:rPr>
                <w:rFonts w:ascii="宋体" w:eastAsia="宋体" w:hAnsi="宋体"/>
                <w:szCs w:val="21"/>
              </w:rPr>
              <w:t xml:space="preserve"> </w:t>
            </w:r>
          </w:p>
          <w:p w14:paraId="2524A583" w14:textId="3C81EE3C" w:rsidR="00D91702" w:rsidRDefault="00D91702"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List</w:t>
            </w:r>
            <w:r w:rsidRPr="00E16B67">
              <w:rPr>
                <w:rFonts w:ascii="宋体" w:eastAsia="宋体" w:hAnsi="宋体"/>
                <w:szCs w:val="21"/>
              </w:rPr>
              <w:t>&lt;</w:t>
            </w:r>
            <w:proofErr w:type="spellStart"/>
            <w:r w:rsidRPr="00A378BC">
              <w:rPr>
                <w:rFonts w:ascii="Arial" w:eastAsia="宋体" w:hAnsi="Arial"/>
                <w:szCs w:val="21"/>
              </w:rPr>
              <w:t>RuleFunction</w:t>
            </w:r>
            <w:proofErr w:type="spellEnd"/>
            <w:r w:rsidRPr="00E16B67">
              <w:rPr>
                <w:rFonts w:ascii="宋体" w:eastAsia="宋体" w:hAnsi="宋体"/>
                <w:szCs w:val="21"/>
              </w:rPr>
              <w:t xml:space="preserve">&gt; </w:t>
            </w:r>
            <w:proofErr w:type="spellStart"/>
            <w:r w:rsidRPr="00A378BC">
              <w:rPr>
                <w:rFonts w:ascii="Arial" w:eastAsia="宋体" w:hAnsi="Arial"/>
                <w:szCs w:val="21"/>
              </w:rPr>
              <w:t>ruleFunctionList</w:t>
            </w:r>
            <w:proofErr w:type="spellEnd"/>
            <w:r w:rsidRPr="00E16B67">
              <w:rPr>
                <w:rFonts w:ascii="宋体" w:eastAsia="宋体" w:hAnsi="宋体"/>
                <w:szCs w:val="21"/>
              </w:rPr>
              <w:t xml:space="preserve"> = </w:t>
            </w:r>
            <w:r w:rsidRPr="00A378BC">
              <w:rPr>
                <w:rFonts w:ascii="Arial" w:eastAsia="宋体" w:hAnsi="Arial"/>
                <w:szCs w:val="21"/>
              </w:rPr>
              <w:t>new</w:t>
            </w:r>
            <w:r w:rsidRPr="00E16B67">
              <w:rPr>
                <w:rFonts w:ascii="宋体" w:eastAsia="宋体" w:hAnsi="宋体"/>
                <w:szCs w:val="21"/>
              </w:rPr>
              <w:t xml:space="preserve"> </w:t>
            </w:r>
            <w:proofErr w:type="spellStart"/>
            <w:r w:rsidRPr="00A378BC">
              <w:rPr>
                <w:rFonts w:ascii="Arial" w:eastAsia="宋体" w:hAnsi="Arial"/>
                <w:szCs w:val="21"/>
              </w:rPr>
              <w:t>ArrayList</w:t>
            </w:r>
            <w:proofErr w:type="spellEnd"/>
            <w:r w:rsidRPr="00E16B67">
              <w:rPr>
                <w:rFonts w:ascii="宋体" w:eastAsia="宋体" w:hAnsi="宋体"/>
                <w:szCs w:val="21"/>
              </w:rPr>
              <w:t>&lt;</w:t>
            </w:r>
            <w:proofErr w:type="gramStart"/>
            <w:r w:rsidRPr="00E16B67">
              <w:rPr>
                <w:rFonts w:ascii="宋体" w:eastAsia="宋体" w:hAnsi="宋体"/>
                <w:szCs w:val="21"/>
              </w:rPr>
              <w:t>&gt;(</w:t>
            </w:r>
            <w:proofErr w:type="gramEnd"/>
            <w:r w:rsidRPr="00E16B67">
              <w:rPr>
                <w:rFonts w:ascii="宋体" w:eastAsia="宋体" w:hAnsi="宋体"/>
                <w:szCs w:val="21"/>
              </w:rPr>
              <w:t>);</w:t>
            </w:r>
          </w:p>
          <w:p w14:paraId="16721546" w14:textId="087F8E42" w:rsidR="00D91702" w:rsidRPr="00F87C3C" w:rsidRDefault="009D0262" w:rsidP="009D0262">
            <w:pPr>
              <w:rPr>
                <w:rFonts w:ascii="Arial" w:eastAsia="宋体" w:hAnsi="Arial" w:cs="Arial"/>
                <w:szCs w:val="21"/>
              </w:rPr>
            </w:pPr>
            <w:r>
              <w:rPr>
                <w:rFonts w:ascii="宋体" w:eastAsia="宋体" w:hAnsi="宋体" w:hint="eastAsia"/>
                <w:szCs w:val="21"/>
              </w:rPr>
              <w:t xml:space="preserve"> </w:t>
            </w:r>
            <w:r>
              <w:rPr>
                <w:rFonts w:ascii="宋体" w:eastAsia="宋体" w:hAnsi="宋体"/>
                <w:szCs w:val="21"/>
              </w:rPr>
              <w:t xml:space="preserve">       </w:t>
            </w:r>
            <w:proofErr w:type="spellStart"/>
            <w:r w:rsidRPr="00A378BC">
              <w:rPr>
                <w:rFonts w:ascii="Arial" w:eastAsia="宋体" w:hAnsi="Arial"/>
                <w:szCs w:val="21"/>
              </w:rPr>
              <w:t>ruleFunctionList</w:t>
            </w:r>
            <w:proofErr w:type="spellEnd"/>
            <w:r w:rsidRPr="00E16B67">
              <w:rPr>
                <w:rFonts w:ascii="宋体" w:eastAsia="宋体" w:hAnsi="宋体"/>
                <w:szCs w:val="21"/>
              </w:rPr>
              <w:t xml:space="preserve"> </w:t>
            </w:r>
            <w:r>
              <w:rPr>
                <w:rFonts w:ascii="宋体" w:eastAsia="宋体" w:hAnsi="宋体"/>
                <w:szCs w:val="21"/>
              </w:rPr>
              <w:t xml:space="preserve">= </w:t>
            </w:r>
            <w:proofErr w:type="spellStart"/>
            <w:proofErr w:type="gramStart"/>
            <w:r w:rsidRPr="00A378BC">
              <w:rPr>
                <w:rFonts w:ascii="Arial" w:eastAsia="宋体" w:hAnsi="Arial" w:cs="Arial"/>
                <w:szCs w:val="21"/>
              </w:rPr>
              <w:t>rules</w:t>
            </w:r>
            <w:r w:rsidRPr="009D0262">
              <w:rPr>
                <w:rFonts w:ascii="Arial" w:eastAsia="宋体" w:hAnsi="Arial" w:cs="Arial"/>
                <w:szCs w:val="21"/>
              </w:rPr>
              <w:t>.</w:t>
            </w:r>
            <w:r w:rsidRPr="00A378BC">
              <w:rPr>
                <w:rFonts w:ascii="Arial" w:eastAsia="宋体" w:hAnsi="Arial" w:cs="Arial"/>
                <w:szCs w:val="21"/>
              </w:rPr>
              <w:t>stream</w:t>
            </w:r>
            <w:proofErr w:type="spellEnd"/>
            <w:proofErr w:type="gramEnd"/>
            <w:r w:rsidRPr="009D0262">
              <w:rPr>
                <w:rFonts w:ascii="Arial" w:eastAsia="宋体" w:hAnsi="Arial" w:cs="Arial"/>
                <w:szCs w:val="21"/>
              </w:rPr>
              <w:t>().</w:t>
            </w:r>
            <w:r w:rsidRPr="00A378BC">
              <w:rPr>
                <w:rFonts w:ascii="Arial" w:eastAsia="宋体" w:hAnsi="Arial" w:cs="Arial"/>
                <w:szCs w:val="21"/>
              </w:rPr>
              <w:t>map</w:t>
            </w:r>
            <w:r w:rsidRPr="009D0262">
              <w:rPr>
                <w:rFonts w:ascii="Arial" w:eastAsia="宋体" w:hAnsi="Arial" w:cs="Arial"/>
                <w:szCs w:val="21"/>
              </w:rPr>
              <w:t>(</w:t>
            </w:r>
            <w:proofErr w:type="spellStart"/>
            <w:r w:rsidRPr="00A378BC">
              <w:rPr>
                <w:rFonts w:ascii="Arial" w:eastAsia="宋体" w:hAnsi="Arial" w:cs="Arial"/>
                <w:szCs w:val="21"/>
              </w:rPr>
              <w:t>buildFunction</w:t>
            </w:r>
            <w:proofErr w:type="spellEnd"/>
            <w:r w:rsidRPr="009D0262">
              <w:rPr>
                <w:rFonts w:ascii="Arial" w:eastAsia="宋体" w:hAnsi="Arial" w:cs="Arial"/>
                <w:szCs w:val="21"/>
              </w:rPr>
              <w:t>).</w:t>
            </w:r>
            <w:r w:rsidRPr="00A378BC">
              <w:rPr>
                <w:rFonts w:ascii="Arial" w:eastAsia="宋体" w:hAnsi="Arial" w:cs="Arial"/>
                <w:szCs w:val="21"/>
              </w:rPr>
              <w:t>collect</w:t>
            </w:r>
            <w:r w:rsidRPr="009D0262">
              <w:rPr>
                <w:rFonts w:ascii="Arial" w:eastAsia="宋体" w:hAnsi="Arial" w:cs="Arial"/>
                <w:szCs w:val="21"/>
              </w:rPr>
              <w:t>(...);</w:t>
            </w:r>
            <w:r>
              <w:rPr>
                <w:rFonts w:ascii="Arial" w:eastAsia="宋体" w:hAnsi="Arial" w:cs="Arial"/>
                <w:szCs w:val="21"/>
              </w:rPr>
              <w:t xml:space="preserve"> //</w:t>
            </w:r>
            <w:r w:rsidRPr="00A378BC">
              <w:rPr>
                <w:rFonts w:ascii="Arial" w:eastAsia="宋体" w:hAnsi="Arial" w:cs="Arial"/>
                <w:szCs w:val="21"/>
              </w:rPr>
              <w:t>json</w:t>
            </w:r>
            <w:r>
              <w:rPr>
                <w:rFonts w:ascii="Arial" w:eastAsia="宋体" w:hAnsi="Arial" w:cs="Arial"/>
                <w:szCs w:val="21"/>
              </w:rPr>
              <w:t>-&gt;</w:t>
            </w:r>
            <w:r w:rsidRPr="00A378BC">
              <w:rPr>
                <w:rFonts w:ascii="Arial" w:eastAsia="宋体" w:hAnsi="Arial" w:cs="Arial"/>
                <w:szCs w:val="21"/>
              </w:rPr>
              <w:t>Obj</w:t>
            </w:r>
          </w:p>
          <w:p w14:paraId="31A6CB50" w14:textId="01406A41" w:rsidR="00D91702" w:rsidRDefault="00D91702" w:rsidP="00D91702">
            <w:pPr>
              <w:rPr>
                <w:rFonts w:ascii="Arial" w:eastAsia="宋体" w:hAnsi="Arial"/>
                <w:szCs w:val="21"/>
              </w:rPr>
            </w:pPr>
            <w:r w:rsidRPr="00E16B67">
              <w:rPr>
                <w:rFonts w:ascii="宋体" w:eastAsia="宋体" w:hAnsi="宋体"/>
                <w:szCs w:val="21"/>
              </w:rPr>
              <w:t xml:space="preserve">        </w:t>
            </w:r>
            <w:proofErr w:type="gramStart"/>
            <w:r w:rsidRPr="00A378BC">
              <w:rPr>
                <w:rFonts w:ascii="Arial" w:eastAsia="宋体" w:hAnsi="Arial"/>
                <w:szCs w:val="21"/>
              </w:rPr>
              <w:t>try</w:t>
            </w:r>
            <w:r w:rsidRPr="008A39AC">
              <w:rPr>
                <w:rFonts w:ascii="Arial" w:eastAsia="宋体" w:hAnsi="Arial"/>
                <w:szCs w:val="21"/>
              </w:rPr>
              <w:t>{</w:t>
            </w:r>
            <w:proofErr w:type="gramEnd"/>
          </w:p>
          <w:p w14:paraId="1F38F8C9" w14:textId="067398BB" w:rsidR="00580D09" w:rsidRPr="00E16B67" w:rsidRDefault="00580D09" w:rsidP="00D91702">
            <w:pPr>
              <w:rPr>
                <w:rFonts w:ascii="宋体" w:eastAsia="宋体" w:hAnsi="宋体"/>
                <w:szCs w:val="21"/>
              </w:rPr>
            </w:pPr>
            <w:r>
              <w:rPr>
                <w:rFonts w:ascii="Arial" w:eastAsia="宋体" w:hAnsi="Arial" w:hint="eastAsia"/>
                <w:szCs w:val="21"/>
              </w:rPr>
              <w:t xml:space="preserve"> </w:t>
            </w:r>
            <w:r>
              <w:rPr>
                <w:rFonts w:ascii="Arial" w:eastAsia="宋体" w:hAnsi="Arial"/>
                <w:szCs w:val="21"/>
              </w:rPr>
              <w:t xml:space="preserve">           </w:t>
            </w:r>
            <w:r>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检查规则并执行</w:t>
            </w:r>
            <w:r w:rsidRPr="00A378BC">
              <w:rPr>
                <w:rFonts w:ascii="Arial" w:eastAsia="宋体" w:hAnsi="Arial" w:cs="Arial" w:hint="eastAsia"/>
                <w:szCs w:val="21"/>
              </w:rPr>
              <w:t>Action</w:t>
            </w:r>
          </w:p>
          <w:p w14:paraId="36084BF2" w14:textId="25AB1D90" w:rsidR="00D91702" w:rsidRPr="00350083" w:rsidRDefault="00D91702" w:rsidP="00D91702">
            <w:pPr>
              <w:rPr>
                <w:rFonts w:ascii="Arial" w:eastAsia="宋体" w:hAnsi="Arial" w:cs="Arial"/>
                <w:szCs w:val="21"/>
              </w:rPr>
            </w:pPr>
            <w:r w:rsidRPr="00E16B67">
              <w:rPr>
                <w:rFonts w:ascii="宋体" w:eastAsia="宋体" w:hAnsi="宋体"/>
                <w:szCs w:val="21"/>
              </w:rPr>
              <w:t xml:space="preserve">            </w:t>
            </w:r>
            <w:proofErr w:type="spellStart"/>
            <w:r w:rsidR="00350083" w:rsidRPr="00A378BC">
              <w:rPr>
                <w:rFonts w:ascii="Arial" w:eastAsia="宋体" w:hAnsi="Arial" w:cs="Arial"/>
                <w:szCs w:val="21"/>
              </w:rPr>
              <w:t>checkRuleAndExecuteAction</w:t>
            </w:r>
            <w:proofErr w:type="spellEnd"/>
            <w:r w:rsidR="00350083" w:rsidRPr="00350083">
              <w:rPr>
                <w:rFonts w:ascii="Arial" w:eastAsia="宋体" w:hAnsi="Arial" w:cs="Arial"/>
                <w:szCs w:val="21"/>
              </w:rPr>
              <w:t>(</w:t>
            </w:r>
            <w:proofErr w:type="spellStart"/>
            <w:r w:rsidR="00350083" w:rsidRPr="00A378BC">
              <w:rPr>
                <w:rFonts w:ascii="Arial" w:eastAsia="宋体" w:hAnsi="Arial" w:cs="Arial"/>
                <w:szCs w:val="21"/>
              </w:rPr>
              <w:t>ruleFunctionList</w:t>
            </w:r>
            <w:proofErr w:type="spellEnd"/>
            <w:r w:rsidR="00350083" w:rsidRPr="00350083">
              <w:rPr>
                <w:rFonts w:ascii="Arial" w:eastAsia="宋体" w:hAnsi="Arial" w:cs="Arial"/>
                <w:szCs w:val="21"/>
              </w:rPr>
              <w:t>);</w:t>
            </w:r>
          </w:p>
          <w:p w14:paraId="4736E987" w14:textId="572B8736" w:rsidR="00D91702" w:rsidRDefault="00D91702" w:rsidP="00D91702">
            <w:pPr>
              <w:rPr>
                <w:rFonts w:ascii="Arial" w:eastAsia="宋体" w:hAnsi="Arial"/>
                <w:szCs w:val="21"/>
              </w:rPr>
            </w:pPr>
            <w:r w:rsidRPr="00E16B67">
              <w:rPr>
                <w:rFonts w:ascii="宋体" w:eastAsia="宋体" w:hAnsi="宋体"/>
                <w:szCs w:val="21"/>
              </w:rPr>
              <w:t xml:space="preserve">        </w:t>
            </w:r>
            <w:proofErr w:type="gramStart"/>
            <w:r w:rsidRPr="001F7C42">
              <w:rPr>
                <w:rFonts w:ascii="Arial" w:eastAsia="宋体" w:hAnsi="Arial"/>
                <w:szCs w:val="21"/>
              </w:rPr>
              <w:t>}</w:t>
            </w:r>
            <w:r w:rsidRPr="00A378BC">
              <w:rPr>
                <w:rFonts w:ascii="Arial" w:eastAsia="宋体" w:hAnsi="Arial"/>
                <w:szCs w:val="21"/>
              </w:rPr>
              <w:t>catch</w:t>
            </w:r>
            <w:proofErr w:type="gramEnd"/>
            <w:r w:rsidRPr="00E16B67">
              <w:rPr>
                <w:rFonts w:ascii="宋体" w:eastAsia="宋体" w:hAnsi="宋体"/>
                <w:szCs w:val="21"/>
              </w:rPr>
              <w:t>(</w:t>
            </w:r>
            <w:proofErr w:type="spellStart"/>
            <w:r w:rsidRPr="00A378BC">
              <w:rPr>
                <w:rFonts w:ascii="Arial" w:eastAsia="宋体" w:hAnsi="Arial"/>
                <w:szCs w:val="21"/>
              </w:rPr>
              <w:t>TimeOutInterruptException</w:t>
            </w:r>
            <w:proofErr w:type="spellEnd"/>
            <w:r w:rsidRPr="00E16B67">
              <w:rPr>
                <w:rFonts w:ascii="宋体" w:eastAsia="宋体" w:hAnsi="宋体"/>
                <w:szCs w:val="21"/>
              </w:rPr>
              <w:t xml:space="preserve"> </w:t>
            </w:r>
            <w:r w:rsidRPr="00A378BC">
              <w:rPr>
                <w:rFonts w:ascii="Arial" w:eastAsia="宋体" w:hAnsi="Arial"/>
                <w:szCs w:val="21"/>
              </w:rPr>
              <w:t>e</w:t>
            </w:r>
            <w:r w:rsidRPr="00E16B67">
              <w:rPr>
                <w:rFonts w:ascii="宋体" w:eastAsia="宋体" w:hAnsi="宋体"/>
                <w:szCs w:val="21"/>
              </w:rPr>
              <w:t>)</w:t>
            </w:r>
            <w:r w:rsidRPr="008A39AC">
              <w:rPr>
                <w:rFonts w:ascii="Arial" w:eastAsia="宋体" w:hAnsi="Arial"/>
                <w:szCs w:val="21"/>
              </w:rPr>
              <w:t>{</w:t>
            </w:r>
          </w:p>
          <w:p w14:paraId="3BEEFE08" w14:textId="0D7FF278" w:rsidR="00580D09" w:rsidRPr="00E16B67" w:rsidRDefault="00580D09" w:rsidP="00580D09">
            <w:pPr>
              <w:ind w:firstLineChars="600" w:firstLine="1260"/>
              <w:rPr>
                <w:rFonts w:ascii="宋体" w:eastAsia="宋体" w:hAnsi="宋体"/>
                <w:szCs w:val="21"/>
              </w:rPr>
            </w:pPr>
            <w:r w:rsidRPr="00350083">
              <w:rPr>
                <w:rFonts w:ascii="Arial" w:eastAsia="宋体" w:hAnsi="Arial" w:cs="Arial"/>
                <w:szCs w:val="21"/>
              </w:rPr>
              <w:t>//</w:t>
            </w:r>
            <w:r>
              <w:rPr>
                <w:rFonts w:ascii="宋体" w:eastAsia="宋体" w:hAnsi="宋体" w:hint="eastAsia"/>
                <w:szCs w:val="21"/>
              </w:rPr>
              <w:t>延时处理抛异常</w:t>
            </w:r>
          </w:p>
          <w:p w14:paraId="20A9B131" w14:textId="6C60ECC7" w:rsidR="00D91702" w:rsidRPr="00E16B67" w:rsidRDefault="00D91702" w:rsidP="00D91702">
            <w:pPr>
              <w:rPr>
                <w:rFonts w:ascii="宋体" w:eastAsia="宋体" w:hAnsi="宋体"/>
                <w:szCs w:val="21"/>
              </w:rPr>
            </w:pPr>
            <w:r w:rsidRPr="00E16B67">
              <w:rPr>
                <w:rFonts w:ascii="宋体" w:eastAsia="宋体" w:hAnsi="宋体"/>
                <w:szCs w:val="21"/>
              </w:rPr>
              <w:t xml:space="preserve">            </w:t>
            </w:r>
            <w:proofErr w:type="spellStart"/>
            <w:r w:rsidRPr="00A378BC">
              <w:rPr>
                <w:rFonts w:ascii="Arial" w:eastAsia="宋体" w:hAnsi="Arial"/>
                <w:szCs w:val="21"/>
              </w:rPr>
              <w:t>tocWriteService</w:t>
            </w:r>
            <w:r w:rsidRPr="001244DA">
              <w:rPr>
                <w:rFonts w:ascii="Arial" w:eastAsia="宋体" w:hAnsi="Arial"/>
                <w:szCs w:val="21"/>
              </w:rPr>
              <w:t>.</w:t>
            </w:r>
            <w:r w:rsidRPr="00A378BC">
              <w:rPr>
                <w:rFonts w:ascii="Arial" w:eastAsia="宋体" w:hAnsi="Arial"/>
                <w:szCs w:val="21"/>
              </w:rPr>
              <w:t>createTask</w:t>
            </w:r>
            <w:proofErr w:type="spellEnd"/>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r w:rsidRPr="00350083">
              <w:rPr>
                <w:rFonts w:ascii="Arial" w:eastAsia="宋体" w:hAnsi="Arial" w:cs="Arial"/>
                <w:szCs w:val="21"/>
              </w:rPr>
              <w:t>;</w:t>
            </w:r>
          </w:p>
          <w:p w14:paraId="6B095E00" w14:textId="57F008BF"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710D6766" w14:textId="1D260DE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5706F352" w14:textId="77777777" w:rsidR="00D91702" w:rsidRDefault="00D91702" w:rsidP="00E7698C">
            <w:pPr>
              <w:keepNext/>
              <w:rPr>
                <w:rFonts w:ascii="宋体" w:eastAsia="宋体" w:hAnsi="宋体"/>
                <w:szCs w:val="21"/>
              </w:rPr>
            </w:pPr>
            <w:r w:rsidRPr="001F7C42">
              <w:rPr>
                <w:rFonts w:ascii="Arial" w:eastAsia="宋体" w:hAnsi="Arial"/>
                <w:szCs w:val="21"/>
              </w:rPr>
              <w:t>}</w:t>
            </w:r>
          </w:p>
          <w:p w14:paraId="0D5A83B6" w14:textId="77777777" w:rsidR="009D0262" w:rsidRPr="00E16B67" w:rsidRDefault="009D0262" w:rsidP="009D0262">
            <w:pPr>
              <w:rPr>
                <w:rFonts w:ascii="宋体" w:eastAsia="宋体" w:hAnsi="宋体"/>
                <w:szCs w:val="21"/>
              </w:rPr>
            </w:pPr>
            <w:r w:rsidRPr="00E16B67">
              <w:rPr>
                <w:rFonts w:ascii="宋体" w:eastAsia="宋体" w:hAnsi="宋体"/>
                <w:szCs w:val="21"/>
              </w:rPr>
              <w:t>@</w:t>
            </w:r>
            <w:r w:rsidRPr="00A378BC">
              <w:rPr>
                <w:rFonts w:ascii="Arial" w:eastAsia="宋体" w:hAnsi="Arial"/>
                <w:szCs w:val="21"/>
              </w:rPr>
              <w:t>Override</w:t>
            </w:r>
          </w:p>
          <w:p w14:paraId="647B9024" w14:textId="77777777" w:rsidR="009D0262" w:rsidRPr="00E16B67" w:rsidRDefault="009D0262" w:rsidP="009D026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proofErr w:type="spellStart"/>
            <w:proofErr w:type="gramStart"/>
            <w:r w:rsidRPr="00A378BC">
              <w:rPr>
                <w:rFonts w:ascii="Arial" w:eastAsia="宋体" w:hAnsi="Arial"/>
                <w:szCs w:val="21"/>
              </w:rPr>
              <w:t>callBackTimeOutTask</w:t>
            </w:r>
            <w:proofErr w:type="spellEnd"/>
            <w:r w:rsidRPr="00E16B67">
              <w:rPr>
                <w:rFonts w:ascii="宋体" w:eastAsia="宋体" w:hAnsi="宋体"/>
                <w:szCs w:val="21"/>
              </w:rPr>
              <w:t>(</w:t>
            </w:r>
            <w:proofErr w:type="gramEnd"/>
            <w:r w:rsidRPr="00A378BC">
              <w:rPr>
                <w:rFonts w:ascii="Arial" w:eastAsia="宋体" w:hAnsi="Arial"/>
                <w:szCs w:val="21"/>
              </w:rPr>
              <w:t>String</w:t>
            </w:r>
            <w:r w:rsidRPr="00E16B67">
              <w:rPr>
                <w:rFonts w:ascii="宋体" w:eastAsia="宋体" w:hAnsi="宋体"/>
                <w:szCs w:val="21"/>
              </w:rPr>
              <w:t xml:space="preserve"> </w:t>
            </w:r>
            <w:proofErr w:type="spellStart"/>
            <w:r w:rsidRPr="00A378BC">
              <w:rPr>
                <w:rFonts w:ascii="Arial" w:eastAsia="宋体" w:hAnsi="Arial"/>
                <w:szCs w:val="21"/>
              </w:rPr>
              <w:t>ruleText</w:t>
            </w:r>
            <w:proofErr w:type="spellEnd"/>
            <w:r w:rsidRPr="00E16B67">
              <w:rPr>
                <w:rFonts w:ascii="宋体" w:eastAsia="宋体" w:hAnsi="宋体"/>
                <w:szCs w:val="21"/>
              </w:rPr>
              <w:t>)</w:t>
            </w:r>
            <w:r w:rsidRPr="008A39AC">
              <w:rPr>
                <w:rFonts w:ascii="Arial" w:eastAsia="宋体" w:hAnsi="Arial"/>
                <w:szCs w:val="21"/>
              </w:rPr>
              <w:t>{</w:t>
            </w:r>
          </w:p>
          <w:p w14:paraId="385AD0E0" w14:textId="68419E25" w:rsidR="009D0262" w:rsidRPr="00E16B67" w:rsidRDefault="009D0262" w:rsidP="009D0262">
            <w:pPr>
              <w:rPr>
                <w:rFonts w:ascii="宋体" w:eastAsia="宋体" w:hAnsi="宋体"/>
                <w:szCs w:val="21"/>
              </w:rPr>
            </w:pPr>
            <w:r w:rsidRPr="00E16B67">
              <w:rPr>
                <w:rFonts w:ascii="宋体" w:eastAsia="宋体" w:hAnsi="宋体"/>
                <w:szCs w:val="21"/>
              </w:rPr>
              <w:t xml:space="preserve">        </w:t>
            </w:r>
            <w:r w:rsidR="00C72FA1">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0F0BED6E" w14:textId="77777777" w:rsidR="009D0262" w:rsidRPr="00E16B67" w:rsidRDefault="009D0262" w:rsidP="009D026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将字符串构建</w:t>
            </w:r>
            <w:proofErr w:type="gramStart"/>
            <w:r w:rsidRPr="00E16B67">
              <w:rPr>
                <w:rFonts w:ascii="宋体" w:eastAsia="宋体" w:hAnsi="宋体"/>
                <w:szCs w:val="21"/>
              </w:rPr>
              <w:t>成执行树</w:t>
            </w:r>
            <w:proofErr w:type="gramEnd"/>
          </w:p>
          <w:p w14:paraId="3D214A2D" w14:textId="26D461C7" w:rsidR="009D0262" w:rsidRDefault="009D0262" w:rsidP="009D0262">
            <w:pPr>
              <w:rPr>
                <w:rFonts w:ascii="宋体" w:eastAsia="宋体" w:hAnsi="宋体"/>
                <w:szCs w:val="21"/>
              </w:rPr>
            </w:pPr>
            <w:r w:rsidRPr="00E16B67">
              <w:rPr>
                <w:rFonts w:ascii="宋体" w:eastAsia="宋体" w:hAnsi="宋体"/>
                <w:szCs w:val="21"/>
              </w:rPr>
              <w:t xml:space="preserve">        </w:t>
            </w:r>
            <w:proofErr w:type="spellStart"/>
            <w:r w:rsidRPr="00A378BC">
              <w:rPr>
                <w:rFonts w:ascii="Arial" w:eastAsia="宋体" w:hAnsi="Arial"/>
                <w:szCs w:val="21"/>
              </w:rPr>
              <w:t>RuleFunctions</w:t>
            </w:r>
            <w:proofErr w:type="spellEnd"/>
            <w:r w:rsidRPr="00E16B67">
              <w:rPr>
                <w:rFonts w:ascii="宋体" w:eastAsia="宋体" w:hAnsi="宋体"/>
                <w:szCs w:val="21"/>
              </w:rPr>
              <w:t xml:space="preserve"> </w:t>
            </w:r>
            <w:proofErr w:type="spellStart"/>
            <w:r w:rsidRPr="00A378BC">
              <w:rPr>
                <w:rFonts w:ascii="Arial" w:eastAsia="宋体" w:hAnsi="Arial"/>
                <w:szCs w:val="21"/>
              </w:rPr>
              <w:t>rootFunction</w:t>
            </w:r>
            <w:proofErr w:type="spellEnd"/>
            <w:r w:rsidRPr="00E16B67">
              <w:rPr>
                <w:rFonts w:ascii="宋体" w:eastAsia="宋体" w:hAnsi="宋体"/>
                <w:szCs w:val="21"/>
              </w:rPr>
              <w:t xml:space="preserve"> = </w:t>
            </w:r>
            <w:proofErr w:type="spellStart"/>
            <w:proofErr w:type="gramStart"/>
            <w:r w:rsidRPr="00A378BC">
              <w:rPr>
                <w:rFonts w:ascii="Arial" w:eastAsia="宋体" w:hAnsi="Arial"/>
                <w:szCs w:val="21"/>
              </w:rPr>
              <w:t>parser</w:t>
            </w:r>
            <w:r w:rsidRPr="001244DA">
              <w:rPr>
                <w:rFonts w:ascii="Arial" w:eastAsia="宋体" w:hAnsi="Arial"/>
                <w:szCs w:val="21"/>
              </w:rPr>
              <w:t>.</w:t>
            </w:r>
            <w:r w:rsidRPr="00A378BC">
              <w:rPr>
                <w:rFonts w:ascii="Arial" w:eastAsia="宋体" w:hAnsi="Arial"/>
                <w:szCs w:val="21"/>
              </w:rPr>
              <w:t>parse</w:t>
            </w:r>
            <w:proofErr w:type="spellEnd"/>
            <w:proofErr w:type="gramEnd"/>
            <w:r w:rsidRPr="00E16B67">
              <w:rPr>
                <w:rFonts w:ascii="宋体" w:eastAsia="宋体" w:hAnsi="宋体"/>
                <w:szCs w:val="21"/>
              </w:rPr>
              <w:t>(</w:t>
            </w:r>
            <w:proofErr w:type="spellStart"/>
            <w:r w:rsidRPr="00A378BC">
              <w:rPr>
                <w:rFonts w:ascii="Arial" w:eastAsia="宋体" w:hAnsi="Arial"/>
                <w:szCs w:val="21"/>
              </w:rPr>
              <w:t>ruleText</w:t>
            </w:r>
            <w:proofErr w:type="spellEnd"/>
            <w:r w:rsidRPr="00E16B67">
              <w:rPr>
                <w:rFonts w:ascii="宋体" w:eastAsia="宋体" w:hAnsi="宋体"/>
                <w:szCs w:val="21"/>
              </w:rPr>
              <w:t>);</w:t>
            </w:r>
          </w:p>
          <w:p w14:paraId="3CB7CC0F" w14:textId="79BE7784" w:rsidR="009B67B4" w:rsidRPr="00E16B67" w:rsidRDefault="009B67B4" w:rsidP="009D026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w:t>
            </w:r>
            <w:r>
              <w:rPr>
                <w:rFonts w:ascii="宋体" w:eastAsia="宋体" w:hAnsi="宋体"/>
                <w:szCs w:val="21"/>
              </w:rPr>
              <w:t xml:space="preserve"> 3 </w:t>
            </w:r>
            <w:r>
              <w:rPr>
                <w:rFonts w:ascii="宋体" w:eastAsia="宋体" w:hAnsi="宋体" w:hint="eastAsia"/>
                <w:szCs w:val="21"/>
              </w:rPr>
              <w:t>检查规则并执行</w:t>
            </w:r>
            <w:r w:rsidRPr="00A378BC">
              <w:rPr>
                <w:rFonts w:ascii="Arial" w:eastAsia="宋体" w:hAnsi="Arial" w:hint="eastAsia"/>
                <w:szCs w:val="21"/>
              </w:rPr>
              <w:t>Action</w:t>
            </w:r>
          </w:p>
          <w:p w14:paraId="7CE3FF36" w14:textId="3CCD44DB" w:rsidR="009D0262" w:rsidRPr="00E16B67" w:rsidRDefault="009D0262" w:rsidP="009D0262">
            <w:pPr>
              <w:rPr>
                <w:rFonts w:ascii="宋体" w:eastAsia="宋体" w:hAnsi="宋体"/>
                <w:szCs w:val="21"/>
              </w:rPr>
            </w:pPr>
            <w:r w:rsidRPr="00E16B67">
              <w:rPr>
                <w:rFonts w:ascii="宋体" w:eastAsia="宋体" w:hAnsi="宋体"/>
                <w:szCs w:val="21"/>
              </w:rPr>
              <w:t xml:space="preserve">        </w:t>
            </w:r>
            <w:proofErr w:type="spellStart"/>
            <w:r w:rsidR="00C72FA1" w:rsidRPr="00A378BC">
              <w:rPr>
                <w:rFonts w:ascii="Arial" w:eastAsia="宋体" w:hAnsi="Arial" w:cs="Arial"/>
                <w:szCs w:val="21"/>
              </w:rPr>
              <w:t>checkRuleAndExecuteAction</w:t>
            </w:r>
            <w:proofErr w:type="spellEnd"/>
            <w:r w:rsidR="00C72FA1" w:rsidRPr="00350083">
              <w:rPr>
                <w:rFonts w:ascii="Arial" w:eastAsia="宋体" w:hAnsi="Arial" w:cs="Arial"/>
                <w:szCs w:val="21"/>
              </w:rPr>
              <w:t>(</w:t>
            </w:r>
            <w:proofErr w:type="spellStart"/>
            <w:r w:rsidR="00C72FA1" w:rsidRPr="00A378BC">
              <w:rPr>
                <w:rFonts w:ascii="Arial" w:eastAsia="宋体" w:hAnsi="Arial" w:cs="Arial"/>
                <w:szCs w:val="21"/>
              </w:rPr>
              <w:t>ruleFunctionList</w:t>
            </w:r>
            <w:proofErr w:type="spellEnd"/>
            <w:r w:rsidR="00C72FA1" w:rsidRPr="00350083">
              <w:rPr>
                <w:rFonts w:ascii="Arial" w:eastAsia="宋体" w:hAnsi="Arial" w:cs="Arial"/>
                <w:szCs w:val="21"/>
              </w:rPr>
              <w:t>);</w:t>
            </w:r>
          </w:p>
          <w:p w14:paraId="11EB870B" w14:textId="532664CE" w:rsidR="009D0262" w:rsidRPr="009D0262" w:rsidRDefault="009D0262" w:rsidP="009D0262">
            <w:pPr>
              <w:rPr>
                <w:rFonts w:ascii="宋体" w:eastAsia="宋体" w:hAnsi="宋体"/>
                <w:szCs w:val="21"/>
              </w:rPr>
            </w:pPr>
            <w:r w:rsidRPr="001F7C42">
              <w:rPr>
                <w:rFonts w:ascii="Arial" w:eastAsia="宋体" w:hAnsi="Arial"/>
                <w:szCs w:val="21"/>
              </w:rPr>
              <w:t>}</w:t>
            </w:r>
          </w:p>
        </w:tc>
      </w:tr>
    </w:tbl>
    <w:p w14:paraId="4006C48B" w14:textId="0AFEED9F" w:rsidR="00E7698C" w:rsidRDefault="00E7698C">
      <w:pPr>
        <w:pStyle w:val="af8"/>
      </w:pPr>
      <w:bookmarkStart w:id="396" w:name="_Toc36736604"/>
      <w:bookmarkStart w:id="397" w:name="_Toc36940631"/>
      <w:bookmarkStart w:id="398" w:name="_Toc36642722"/>
      <w:bookmarkStart w:id="399" w:name="_Toc36643294"/>
      <w:bookmarkStart w:id="400" w:name="_Toc36732819"/>
      <w:r>
        <w:rPr>
          <w:rFonts w:hint="eastAsia"/>
        </w:rPr>
        <w:t>图</w:t>
      </w:r>
      <w:r>
        <w:rPr>
          <w:rFonts w:hint="eastAsia"/>
        </w:rPr>
        <w:t xml:space="preserve"> </w:t>
      </w:r>
      <w:r w:rsidR="0018235C">
        <w:fldChar w:fldCharType="begin"/>
      </w:r>
      <w:r w:rsidR="0018235C">
        <w:instrText xml:space="preserve"> </w:instrText>
      </w:r>
      <w:r w:rsidR="0018235C">
        <w:rPr>
          <w:rFonts w:hint="eastAsia"/>
        </w:rPr>
        <w:instrText>STYLEREF 1 \s</w:instrText>
      </w:r>
      <w:r w:rsidR="0018235C">
        <w:instrText xml:space="preserve"> </w:instrText>
      </w:r>
      <w:r w:rsidR="0018235C">
        <w:fldChar w:fldCharType="separate"/>
      </w:r>
      <w:r w:rsidR="0018235C">
        <w:rPr>
          <w:rFonts w:hint="eastAsia"/>
          <w:noProof/>
        </w:rPr>
        <w:t>四</w:t>
      </w:r>
      <w:r w:rsidR="0018235C">
        <w:fldChar w:fldCharType="end"/>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24</w:t>
      </w:r>
      <w:r w:rsidR="0018235C">
        <w:fldChar w:fldCharType="end"/>
      </w:r>
      <w:r>
        <w:t xml:space="preserve">  </w:t>
      </w:r>
      <w:r w:rsidRPr="00446146">
        <w:rPr>
          <w:rFonts w:hint="eastAsia"/>
        </w:rPr>
        <w:t>规则应用功能实现</w:t>
      </w:r>
      <w:bookmarkEnd w:id="396"/>
      <w:bookmarkEnd w:id="397"/>
    </w:p>
    <w:p w14:paraId="78734FFC" w14:textId="0AF02B08" w:rsidR="005A31AA" w:rsidRDefault="001D30B8" w:rsidP="009F02EA">
      <w:pPr>
        <w:pStyle w:val="3"/>
        <w:numPr>
          <w:ilvl w:val="2"/>
          <w:numId w:val="52"/>
        </w:numPr>
      </w:pPr>
      <w:bookmarkStart w:id="401" w:name="_Toc36939039"/>
      <w:r>
        <w:rPr>
          <w:rFonts w:hint="eastAsia"/>
        </w:rPr>
        <w:t>缓存更新功能实现</w:t>
      </w:r>
      <w:bookmarkEnd w:id="398"/>
      <w:bookmarkEnd w:id="399"/>
      <w:bookmarkEnd w:id="400"/>
      <w:bookmarkEnd w:id="401"/>
    </w:p>
    <w:p w14:paraId="6BCD3E0B" w14:textId="3F2F2869" w:rsidR="0088616E" w:rsidRDefault="0088616E" w:rsidP="00D322A4">
      <w:pPr>
        <w:spacing w:line="360" w:lineRule="auto"/>
        <w:ind w:firstLineChars="200" w:firstLine="480"/>
        <w:rPr>
          <w:rFonts w:ascii="宋体" w:eastAsia="宋体" w:hAnsi="宋体"/>
          <w:sz w:val="24"/>
          <w:szCs w:val="28"/>
        </w:rPr>
      </w:pPr>
      <w:r w:rsidRPr="0088616E">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D5063">
        <w:rPr>
          <w:rFonts w:ascii="Arial" w:eastAsia="宋体" w:hAnsi="Arial"/>
          <w:sz w:val="24"/>
          <w:szCs w:val="28"/>
        </w:rPr>
        <w:t>2</w:t>
      </w:r>
      <w:r w:rsidR="00811864">
        <w:rPr>
          <w:rFonts w:ascii="Arial" w:eastAsia="宋体" w:hAnsi="Arial"/>
          <w:sz w:val="24"/>
          <w:szCs w:val="28"/>
        </w:rPr>
        <w:t>5</w:t>
      </w:r>
      <w:r w:rsidRPr="0088616E">
        <w:rPr>
          <w:rFonts w:ascii="宋体" w:eastAsia="宋体" w:hAnsi="宋体" w:hint="eastAsia"/>
          <w:sz w:val="24"/>
          <w:szCs w:val="28"/>
        </w:rPr>
        <w:t>为</w:t>
      </w:r>
      <w:r>
        <w:rPr>
          <w:rFonts w:ascii="宋体" w:eastAsia="宋体" w:hAnsi="宋体" w:hint="eastAsia"/>
          <w:sz w:val="24"/>
          <w:szCs w:val="28"/>
        </w:rPr>
        <w:t>缓存更新功能实现图</w:t>
      </w:r>
      <w:r w:rsidR="00B91859">
        <w:rPr>
          <w:rFonts w:ascii="宋体" w:eastAsia="宋体" w:hAnsi="宋体" w:hint="eastAsia"/>
          <w:sz w:val="24"/>
          <w:szCs w:val="28"/>
        </w:rPr>
        <w:t>。</w:t>
      </w:r>
      <w:proofErr w:type="spellStart"/>
      <w:r w:rsidR="00B91859" w:rsidRPr="00A378BC">
        <w:rPr>
          <w:rFonts w:ascii="Arial" w:eastAsia="宋体" w:hAnsi="Arial" w:hint="eastAsia"/>
          <w:sz w:val="24"/>
          <w:szCs w:val="28"/>
        </w:rPr>
        <w:t>Drc</w:t>
      </w:r>
      <w:r w:rsidR="00B91859" w:rsidRPr="00A378BC">
        <w:rPr>
          <w:rFonts w:ascii="Arial" w:eastAsia="宋体" w:hAnsi="Arial"/>
          <w:sz w:val="24"/>
          <w:szCs w:val="28"/>
        </w:rPr>
        <w:t>MessageHandler</w:t>
      </w:r>
      <w:proofErr w:type="spellEnd"/>
      <w:r w:rsidR="00B91859">
        <w:rPr>
          <w:rFonts w:ascii="宋体" w:eastAsia="宋体" w:hAnsi="宋体" w:hint="eastAsia"/>
          <w:sz w:val="24"/>
          <w:szCs w:val="28"/>
        </w:rPr>
        <w:t>监听</w:t>
      </w:r>
      <w:r w:rsidR="00B91859" w:rsidRPr="00A378BC">
        <w:rPr>
          <w:rFonts w:ascii="Arial" w:eastAsia="宋体" w:hAnsi="Arial" w:hint="eastAsia"/>
          <w:sz w:val="24"/>
          <w:szCs w:val="28"/>
        </w:rPr>
        <w:t>DRC</w:t>
      </w:r>
      <w:r w:rsidR="00B91859">
        <w:rPr>
          <w:rFonts w:ascii="宋体" w:eastAsia="宋体" w:hAnsi="宋体" w:hint="eastAsia"/>
          <w:sz w:val="24"/>
          <w:szCs w:val="28"/>
        </w:rPr>
        <w:t>消息队列，并根据监听到的消息将</w:t>
      </w:r>
      <w:proofErr w:type="spellStart"/>
      <w:r w:rsidR="00B91859" w:rsidRPr="00A378BC">
        <w:rPr>
          <w:rFonts w:ascii="Arial" w:eastAsia="宋体" w:hAnsi="Arial" w:hint="eastAsia"/>
          <w:sz w:val="24"/>
          <w:szCs w:val="28"/>
        </w:rPr>
        <w:t>redis</w:t>
      </w:r>
      <w:proofErr w:type="spellEnd"/>
      <w:r w:rsidR="00B91859">
        <w:rPr>
          <w:rFonts w:ascii="宋体" w:eastAsia="宋体" w:hAnsi="宋体" w:hint="eastAsia"/>
          <w:sz w:val="24"/>
          <w:szCs w:val="28"/>
        </w:rPr>
        <w:t>中对应缓存移除。</w:t>
      </w:r>
      <w:r w:rsidR="002E09AF">
        <w:rPr>
          <w:rFonts w:ascii="宋体" w:eastAsia="宋体" w:hAnsi="宋体" w:hint="eastAsia"/>
          <w:sz w:val="24"/>
          <w:szCs w:val="28"/>
        </w:rPr>
        <w:t>下次访问到是再重新放入缓存中。</w:t>
      </w:r>
    </w:p>
    <w:tbl>
      <w:tblPr>
        <w:tblStyle w:val="af4"/>
        <w:tblW w:w="0" w:type="auto"/>
        <w:tblCellMar>
          <w:left w:w="28" w:type="dxa"/>
          <w:right w:w="28" w:type="dxa"/>
        </w:tblCellMar>
        <w:tblLook w:val="04A0" w:firstRow="1" w:lastRow="0" w:firstColumn="1" w:lastColumn="0" w:noHBand="0" w:noVBand="1"/>
      </w:tblPr>
      <w:tblGrid>
        <w:gridCol w:w="8296"/>
      </w:tblGrid>
      <w:tr w:rsidR="00E16B67" w14:paraId="067BE4D0" w14:textId="77777777" w:rsidTr="00DC3AA9">
        <w:tc>
          <w:tcPr>
            <w:tcW w:w="8296" w:type="dxa"/>
          </w:tcPr>
          <w:p w14:paraId="6EBA4B23" w14:textId="77777777" w:rsidR="0072479F" w:rsidRPr="0072479F" w:rsidRDefault="0072479F" w:rsidP="0072479F">
            <w:pPr>
              <w:rPr>
                <w:rFonts w:ascii="宋体" w:eastAsia="宋体" w:hAnsi="宋体"/>
              </w:rPr>
            </w:pPr>
            <w:r w:rsidRPr="0072479F">
              <w:rPr>
                <w:rFonts w:ascii="宋体" w:eastAsia="宋体" w:hAnsi="宋体"/>
              </w:rPr>
              <w:lastRenderedPageBreak/>
              <w:t>@</w:t>
            </w:r>
            <w:proofErr w:type="spellStart"/>
            <w:r w:rsidRPr="00A378BC">
              <w:rPr>
                <w:rFonts w:ascii="Arial" w:eastAsia="宋体" w:hAnsi="Arial"/>
              </w:rPr>
              <w:t>RabbitMq</w:t>
            </w:r>
            <w:proofErr w:type="spellEnd"/>
            <w:r w:rsidRPr="0072479F">
              <w:rPr>
                <w:rFonts w:ascii="宋体" w:eastAsia="宋体" w:hAnsi="宋体"/>
              </w:rPr>
              <w:t>("</w:t>
            </w:r>
            <w:proofErr w:type="spellStart"/>
            <w:r w:rsidRPr="00A378BC">
              <w:rPr>
                <w:rFonts w:ascii="Arial" w:eastAsia="宋体" w:hAnsi="Arial"/>
              </w:rPr>
              <w:t>xxxxxx</w:t>
            </w:r>
            <w:proofErr w:type="spellEnd"/>
            <w:r w:rsidRPr="0072479F">
              <w:rPr>
                <w:rFonts w:ascii="宋体" w:eastAsia="宋体" w:hAnsi="宋体"/>
              </w:rPr>
              <w:t>")</w:t>
            </w:r>
          </w:p>
          <w:p w14:paraId="7BE17CDD" w14:textId="77777777" w:rsidR="0072479F" w:rsidRPr="0072479F" w:rsidRDefault="0072479F" w:rsidP="0072479F">
            <w:pPr>
              <w:rPr>
                <w:rFonts w:ascii="宋体" w:eastAsia="宋体" w:hAnsi="宋体"/>
              </w:rPr>
            </w:pPr>
            <w:r w:rsidRPr="00A378BC">
              <w:rPr>
                <w:rFonts w:ascii="Arial" w:eastAsia="宋体" w:hAnsi="Arial"/>
              </w:rPr>
              <w:t>public</w:t>
            </w:r>
            <w:r w:rsidRPr="0072479F">
              <w:rPr>
                <w:rFonts w:ascii="宋体" w:eastAsia="宋体" w:hAnsi="宋体"/>
              </w:rPr>
              <w:t xml:space="preserve"> </w:t>
            </w:r>
            <w:r w:rsidRPr="00A378BC">
              <w:rPr>
                <w:rFonts w:ascii="Arial" w:eastAsia="宋体" w:hAnsi="Arial"/>
              </w:rPr>
              <w:t>void</w:t>
            </w:r>
            <w:r w:rsidRPr="0072479F">
              <w:rPr>
                <w:rFonts w:ascii="宋体" w:eastAsia="宋体" w:hAnsi="宋体"/>
              </w:rPr>
              <w:t xml:space="preserve"> </w:t>
            </w:r>
            <w:proofErr w:type="spellStart"/>
            <w:proofErr w:type="gramStart"/>
            <w:r w:rsidRPr="00A378BC">
              <w:rPr>
                <w:rFonts w:ascii="Arial" w:eastAsia="宋体" w:hAnsi="Arial"/>
              </w:rPr>
              <w:t>DrcMessageHandler</w:t>
            </w:r>
            <w:proofErr w:type="spellEnd"/>
            <w:r w:rsidRPr="0072479F">
              <w:rPr>
                <w:rFonts w:ascii="宋体" w:eastAsia="宋体" w:hAnsi="宋体"/>
              </w:rPr>
              <w:t>(</w:t>
            </w:r>
            <w:proofErr w:type="spellStart"/>
            <w:proofErr w:type="gramEnd"/>
            <w:r w:rsidRPr="00A378BC">
              <w:rPr>
                <w:rFonts w:ascii="Arial" w:eastAsia="宋体" w:hAnsi="Arial"/>
              </w:rPr>
              <w:t>DrcMessage</w:t>
            </w:r>
            <w:proofErr w:type="spellEnd"/>
            <w:r w:rsidRPr="0072479F">
              <w:rPr>
                <w:rFonts w:ascii="宋体" w:eastAsia="宋体" w:hAnsi="宋体"/>
              </w:rPr>
              <w:t xml:space="preserve"> </w:t>
            </w:r>
            <w:r w:rsidRPr="00A378BC">
              <w:rPr>
                <w:rFonts w:ascii="Arial" w:eastAsia="宋体" w:hAnsi="Arial"/>
              </w:rPr>
              <w:t>message</w:t>
            </w:r>
            <w:r w:rsidRPr="0072479F">
              <w:rPr>
                <w:rFonts w:ascii="宋体" w:eastAsia="宋体" w:hAnsi="宋体"/>
              </w:rPr>
              <w:t>)</w:t>
            </w:r>
            <w:r w:rsidRPr="008A39AC">
              <w:rPr>
                <w:rFonts w:ascii="Arial" w:eastAsia="宋体" w:hAnsi="Arial"/>
              </w:rPr>
              <w:t>{</w:t>
            </w:r>
          </w:p>
          <w:p w14:paraId="148033EE" w14:textId="77777777" w:rsidR="0072479F" w:rsidRPr="0072479F" w:rsidRDefault="0072479F" w:rsidP="0072479F">
            <w:pPr>
              <w:rPr>
                <w:rFonts w:ascii="宋体" w:eastAsia="宋体" w:hAnsi="宋体"/>
              </w:rPr>
            </w:pPr>
            <w:r w:rsidRPr="0072479F">
              <w:rPr>
                <w:rFonts w:ascii="宋体" w:eastAsia="宋体" w:hAnsi="宋体"/>
              </w:rPr>
              <w:t xml:space="preserve">    // 校验参数</w:t>
            </w:r>
          </w:p>
          <w:p w14:paraId="1554FEDD" w14:textId="77777777" w:rsidR="0072479F" w:rsidRPr="0072479F" w:rsidRDefault="0072479F" w:rsidP="0072479F">
            <w:pPr>
              <w:rPr>
                <w:rFonts w:ascii="宋体" w:eastAsia="宋体" w:hAnsi="宋体"/>
              </w:rPr>
            </w:pPr>
            <w:r w:rsidRPr="0072479F">
              <w:rPr>
                <w:rFonts w:ascii="宋体" w:eastAsia="宋体" w:hAnsi="宋体"/>
              </w:rPr>
              <w:t xml:space="preserve">    </w:t>
            </w:r>
            <w:r w:rsidRPr="00A378BC">
              <w:rPr>
                <w:rFonts w:ascii="Arial" w:eastAsia="宋体" w:hAnsi="Arial"/>
              </w:rPr>
              <w:t>validate</w:t>
            </w:r>
            <w:r w:rsidRPr="0072479F">
              <w:rPr>
                <w:rFonts w:ascii="宋体" w:eastAsia="宋体" w:hAnsi="宋体"/>
              </w:rPr>
              <w:t>(</w:t>
            </w:r>
            <w:r w:rsidRPr="00A378BC">
              <w:rPr>
                <w:rFonts w:ascii="Arial" w:eastAsia="宋体" w:hAnsi="Arial"/>
              </w:rPr>
              <w:t>message</w:t>
            </w:r>
            <w:r w:rsidRPr="0072479F">
              <w:rPr>
                <w:rFonts w:ascii="宋体" w:eastAsia="宋体" w:hAnsi="宋体"/>
              </w:rPr>
              <w:t>);</w:t>
            </w:r>
          </w:p>
          <w:p w14:paraId="78C2301C" w14:textId="77777777" w:rsidR="0072479F" w:rsidRPr="0072479F" w:rsidRDefault="0072479F" w:rsidP="0072479F">
            <w:pPr>
              <w:rPr>
                <w:rFonts w:ascii="宋体" w:eastAsia="宋体" w:hAnsi="宋体"/>
              </w:rPr>
            </w:pPr>
            <w:r w:rsidRPr="0072479F">
              <w:rPr>
                <w:rFonts w:ascii="宋体" w:eastAsia="宋体" w:hAnsi="宋体"/>
              </w:rPr>
              <w:t xml:space="preserve">    </w:t>
            </w:r>
            <w:r w:rsidRPr="00A378BC">
              <w:rPr>
                <w:rFonts w:ascii="Arial" w:eastAsia="宋体" w:hAnsi="Arial"/>
              </w:rPr>
              <w:t>Rule</w:t>
            </w:r>
            <w:r w:rsidRPr="0072479F">
              <w:rPr>
                <w:rFonts w:ascii="宋体" w:eastAsia="宋体" w:hAnsi="宋体"/>
              </w:rPr>
              <w:t xml:space="preserve"> </w:t>
            </w:r>
            <w:proofErr w:type="spellStart"/>
            <w:r w:rsidRPr="00A378BC">
              <w:rPr>
                <w:rFonts w:ascii="Arial" w:eastAsia="宋体" w:hAnsi="Arial"/>
              </w:rPr>
              <w:t>rule</w:t>
            </w:r>
            <w:proofErr w:type="spellEnd"/>
            <w:r w:rsidRPr="0072479F">
              <w:rPr>
                <w:rFonts w:ascii="宋体" w:eastAsia="宋体" w:hAnsi="宋体"/>
              </w:rPr>
              <w:t xml:space="preserve"> = (</w:t>
            </w:r>
            <w:r w:rsidRPr="00A378BC">
              <w:rPr>
                <w:rFonts w:ascii="Arial" w:eastAsia="宋体" w:hAnsi="Arial"/>
              </w:rPr>
              <w:t>Rule</w:t>
            </w:r>
            <w:r w:rsidRPr="0072479F">
              <w:rPr>
                <w:rFonts w:ascii="宋体" w:eastAsia="宋体" w:hAnsi="宋体"/>
              </w:rPr>
              <w:t>)</w:t>
            </w:r>
            <w:proofErr w:type="spellStart"/>
            <w:proofErr w:type="gramStart"/>
            <w:r w:rsidRPr="00A378BC">
              <w:rPr>
                <w:rFonts w:ascii="Arial" w:eastAsia="宋体" w:hAnsi="Arial"/>
              </w:rPr>
              <w:t>message</w:t>
            </w:r>
            <w:r w:rsidRPr="001244DA">
              <w:rPr>
                <w:rFonts w:ascii="Arial" w:eastAsia="宋体" w:hAnsi="Arial"/>
              </w:rPr>
              <w:t>.</w:t>
            </w:r>
            <w:r w:rsidRPr="00A378BC">
              <w:rPr>
                <w:rFonts w:ascii="Arial" w:eastAsia="宋体" w:hAnsi="Arial"/>
              </w:rPr>
              <w:t>getDate</w:t>
            </w:r>
            <w:proofErr w:type="spellEnd"/>
            <w:proofErr w:type="gramEnd"/>
            <w:r w:rsidRPr="0072479F">
              <w:rPr>
                <w:rFonts w:ascii="宋体" w:eastAsia="宋体" w:hAnsi="宋体"/>
              </w:rPr>
              <w:t>();</w:t>
            </w:r>
          </w:p>
          <w:p w14:paraId="4CBC9B7B" w14:textId="77777777" w:rsidR="0072479F" w:rsidRPr="0072479F" w:rsidRDefault="0072479F" w:rsidP="0072479F">
            <w:pPr>
              <w:rPr>
                <w:rFonts w:ascii="宋体" w:eastAsia="宋体" w:hAnsi="宋体"/>
              </w:rPr>
            </w:pPr>
            <w:r w:rsidRPr="0072479F">
              <w:rPr>
                <w:rFonts w:ascii="宋体" w:eastAsia="宋体" w:hAnsi="宋体"/>
              </w:rPr>
              <w:t xml:space="preserve">    </w:t>
            </w:r>
            <w:proofErr w:type="spellStart"/>
            <w:proofErr w:type="gramStart"/>
            <w:r w:rsidRPr="00A378BC">
              <w:rPr>
                <w:rFonts w:ascii="Arial" w:eastAsia="宋体" w:hAnsi="Arial"/>
              </w:rPr>
              <w:t>jedis</w:t>
            </w:r>
            <w:r w:rsidRPr="001244DA">
              <w:rPr>
                <w:rFonts w:ascii="Arial" w:eastAsia="宋体" w:hAnsi="Arial"/>
              </w:rPr>
              <w:t>.</w:t>
            </w:r>
            <w:r w:rsidRPr="00A378BC">
              <w:rPr>
                <w:rFonts w:ascii="Arial" w:eastAsia="宋体" w:hAnsi="Arial"/>
              </w:rPr>
              <w:t>remove</w:t>
            </w:r>
            <w:proofErr w:type="spellEnd"/>
            <w:proofErr w:type="gramEnd"/>
            <w:r w:rsidRPr="0072479F">
              <w:rPr>
                <w:rFonts w:ascii="宋体" w:eastAsia="宋体" w:hAnsi="宋体"/>
              </w:rPr>
              <w:t>(</w:t>
            </w:r>
            <w:proofErr w:type="spellStart"/>
            <w:r w:rsidRPr="00A378BC">
              <w:rPr>
                <w:rFonts w:ascii="Arial" w:eastAsia="宋体" w:hAnsi="Arial"/>
              </w:rPr>
              <w:t>rule</w:t>
            </w:r>
            <w:r w:rsidRPr="001244DA">
              <w:rPr>
                <w:rFonts w:ascii="Arial" w:eastAsia="宋体" w:hAnsi="Arial"/>
              </w:rPr>
              <w:t>.</w:t>
            </w:r>
            <w:r w:rsidRPr="00A378BC">
              <w:rPr>
                <w:rFonts w:ascii="Arial" w:eastAsia="宋体" w:hAnsi="Arial"/>
              </w:rPr>
              <w:t>getName</w:t>
            </w:r>
            <w:proofErr w:type="spellEnd"/>
            <w:r w:rsidRPr="0072479F">
              <w:rPr>
                <w:rFonts w:ascii="宋体" w:eastAsia="宋体" w:hAnsi="宋体"/>
              </w:rPr>
              <w:t>());</w:t>
            </w:r>
          </w:p>
          <w:p w14:paraId="0290C255" w14:textId="7AA59A84" w:rsidR="00E16B67" w:rsidRDefault="0072479F" w:rsidP="00E7698C">
            <w:pPr>
              <w:keepNext/>
            </w:pPr>
            <w:r w:rsidRPr="001F7C42">
              <w:rPr>
                <w:rFonts w:ascii="Arial" w:eastAsia="宋体" w:hAnsi="Arial"/>
              </w:rPr>
              <w:t>}</w:t>
            </w:r>
          </w:p>
        </w:tc>
      </w:tr>
    </w:tbl>
    <w:p w14:paraId="13E2FA1C" w14:textId="0EA7A10A" w:rsidR="00F87C3C" w:rsidRPr="00F87C3C" w:rsidRDefault="00E7698C" w:rsidP="008D0523">
      <w:pPr>
        <w:pStyle w:val="af8"/>
      </w:pPr>
      <w:bookmarkStart w:id="402" w:name="_Toc36736605"/>
      <w:bookmarkStart w:id="403" w:name="_Toc36940632"/>
      <w:bookmarkStart w:id="404" w:name="_Toc25947938"/>
      <w:bookmarkStart w:id="405" w:name="_Toc36642723"/>
      <w:bookmarkStart w:id="406" w:name="_Toc36643295"/>
      <w:bookmarkStart w:id="407" w:name="_Toc36732820"/>
      <w:r>
        <w:rPr>
          <w:rFonts w:hint="eastAsia"/>
        </w:rPr>
        <w:t>图</w:t>
      </w:r>
      <w:r>
        <w:rPr>
          <w:rFonts w:hint="eastAsia"/>
        </w:rPr>
        <w:t xml:space="preserve"> </w:t>
      </w:r>
      <w:r w:rsidR="0018235C">
        <w:fldChar w:fldCharType="begin"/>
      </w:r>
      <w:r w:rsidR="0018235C">
        <w:instrText xml:space="preserve"> </w:instrText>
      </w:r>
      <w:r w:rsidR="0018235C">
        <w:rPr>
          <w:rFonts w:hint="eastAsia"/>
        </w:rPr>
        <w:instrText>STYLEREF 1 \s</w:instrText>
      </w:r>
      <w:r w:rsidR="0018235C">
        <w:instrText xml:space="preserve"> </w:instrText>
      </w:r>
      <w:r w:rsidR="0018235C">
        <w:fldChar w:fldCharType="separate"/>
      </w:r>
      <w:r w:rsidR="0018235C">
        <w:rPr>
          <w:rFonts w:hint="eastAsia"/>
          <w:noProof/>
        </w:rPr>
        <w:t>四</w:t>
      </w:r>
      <w:r w:rsidR="0018235C">
        <w:fldChar w:fldCharType="end"/>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25</w:t>
      </w:r>
      <w:r w:rsidR="0018235C">
        <w:fldChar w:fldCharType="end"/>
      </w:r>
      <w:r>
        <w:t xml:space="preserve">  </w:t>
      </w:r>
      <w:r w:rsidRPr="00304E9F">
        <w:rPr>
          <w:rFonts w:hint="eastAsia"/>
        </w:rPr>
        <w:t>缓存更新功能实现</w:t>
      </w:r>
      <w:bookmarkEnd w:id="402"/>
      <w:bookmarkEnd w:id="403"/>
    </w:p>
    <w:p w14:paraId="6FC379F9" w14:textId="34164124" w:rsidR="008C1387" w:rsidRDefault="008C1387" w:rsidP="009F02EA">
      <w:pPr>
        <w:pStyle w:val="2"/>
        <w:numPr>
          <w:ilvl w:val="1"/>
          <w:numId w:val="52"/>
        </w:numPr>
      </w:pPr>
      <w:bookmarkStart w:id="408" w:name="_Toc36939040"/>
      <w:r>
        <w:rPr>
          <w:rFonts w:hint="eastAsia"/>
        </w:rPr>
        <w:t>系统测试</w:t>
      </w:r>
      <w:bookmarkEnd w:id="404"/>
      <w:bookmarkEnd w:id="405"/>
      <w:bookmarkEnd w:id="406"/>
      <w:bookmarkEnd w:id="407"/>
      <w:bookmarkEnd w:id="408"/>
    </w:p>
    <w:p w14:paraId="3705846E" w14:textId="54B9C17C" w:rsidR="008C1387" w:rsidRDefault="001D2B58" w:rsidP="008F66D1">
      <w:pPr>
        <w:spacing w:line="360" w:lineRule="auto"/>
        <w:ind w:firstLineChars="200" w:firstLine="480"/>
      </w:pPr>
      <w:r>
        <w:rPr>
          <w:rFonts w:ascii="宋体" w:eastAsia="宋体" w:hAnsi="宋体" w:hint="eastAsia"/>
          <w:sz w:val="24"/>
          <w:szCs w:val="24"/>
        </w:rPr>
        <w:t>系统的测试有两个目标，一方面需要测试系统是否满足需求，另一方面需要找出系统中存在的问题，本章将从测试环境，测试设计以及测试结果三方面进行阐述。</w:t>
      </w:r>
    </w:p>
    <w:p w14:paraId="31F8F616" w14:textId="658F51A3" w:rsidR="008C1387" w:rsidRDefault="008C1387" w:rsidP="009F02EA">
      <w:pPr>
        <w:pStyle w:val="3"/>
        <w:numPr>
          <w:ilvl w:val="2"/>
          <w:numId w:val="52"/>
        </w:numPr>
      </w:pPr>
      <w:bookmarkStart w:id="409" w:name="_Toc25947939"/>
      <w:bookmarkStart w:id="410" w:name="_Toc36642724"/>
      <w:bookmarkStart w:id="411" w:name="_Toc36643296"/>
      <w:bookmarkStart w:id="412" w:name="_Toc36732821"/>
      <w:bookmarkStart w:id="413" w:name="_Toc36939041"/>
      <w:r>
        <w:rPr>
          <w:rFonts w:hint="eastAsia"/>
        </w:rPr>
        <w:t>测试环境</w:t>
      </w:r>
      <w:bookmarkEnd w:id="409"/>
      <w:bookmarkEnd w:id="410"/>
      <w:bookmarkEnd w:id="411"/>
      <w:bookmarkEnd w:id="412"/>
      <w:bookmarkEnd w:id="413"/>
    </w:p>
    <w:p w14:paraId="6EA9FA59" w14:textId="6B139CB4" w:rsidR="008C1387"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测试环境基于内部私有云，表</w:t>
      </w:r>
      <w:r w:rsidR="00295ACB">
        <w:rPr>
          <w:rFonts w:ascii="Arial" w:eastAsia="宋体" w:hAnsi="Arial"/>
          <w:sz w:val="24"/>
          <w:szCs w:val="24"/>
        </w:rPr>
        <w:t>4.1</w:t>
      </w:r>
      <w:r w:rsidRPr="00E52F81">
        <w:rPr>
          <w:rFonts w:ascii="宋体" w:eastAsia="宋体" w:hAnsi="宋体" w:hint="eastAsia"/>
          <w:sz w:val="24"/>
          <w:szCs w:val="24"/>
        </w:rPr>
        <w:t>为系统测试环境硬件配置</w:t>
      </w:r>
      <w:r w:rsidR="00E52F81" w:rsidRPr="00E52F81">
        <w:rPr>
          <w:rFonts w:ascii="宋体" w:eastAsia="宋体" w:hAnsi="宋体" w:hint="eastAsia"/>
          <w:sz w:val="24"/>
          <w:szCs w:val="24"/>
        </w:rPr>
        <w:t>，集群使用了</w:t>
      </w:r>
      <w:r w:rsidR="00E52F81" w:rsidRPr="003F1175">
        <w:rPr>
          <w:rFonts w:ascii="Arial" w:eastAsia="宋体" w:hAnsi="Arial" w:hint="eastAsia"/>
          <w:sz w:val="24"/>
          <w:szCs w:val="24"/>
        </w:rPr>
        <w:t>2</w:t>
      </w:r>
      <w:r w:rsidR="00E52F81" w:rsidRPr="00E52F81">
        <w:rPr>
          <w:rFonts w:ascii="宋体" w:eastAsia="宋体" w:hAnsi="宋体" w:hint="eastAsia"/>
          <w:sz w:val="24"/>
          <w:szCs w:val="24"/>
        </w:rPr>
        <w:t>台服务器，服务器的硬件配置为每台</w:t>
      </w:r>
      <w:r w:rsidR="00E52F81" w:rsidRPr="003F1175">
        <w:rPr>
          <w:rFonts w:ascii="Arial" w:eastAsia="宋体" w:hAnsi="Arial" w:hint="eastAsia"/>
          <w:sz w:val="24"/>
          <w:szCs w:val="24"/>
        </w:rPr>
        <w:t>8</w:t>
      </w:r>
      <w:r w:rsidR="00E52F81" w:rsidRPr="00E52F81">
        <w:rPr>
          <w:rFonts w:ascii="宋体" w:eastAsia="宋体" w:hAnsi="宋体" w:hint="eastAsia"/>
          <w:sz w:val="24"/>
          <w:szCs w:val="24"/>
        </w:rPr>
        <w:t>核</w:t>
      </w:r>
      <w:r w:rsidR="00E52F81" w:rsidRPr="00A378BC">
        <w:rPr>
          <w:rFonts w:ascii="Arial" w:eastAsia="宋体" w:hAnsi="Arial" w:hint="eastAsia"/>
          <w:sz w:val="24"/>
          <w:szCs w:val="24"/>
        </w:rPr>
        <w:t>CPU</w:t>
      </w:r>
      <w:r w:rsidR="00E52F81" w:rsidRPr="00E52F81">
        <w:rPr>
          <w:rFonts w:ascii="宋体" w:eastAsia="宋体" w:hAnsi="宋体" w:hint="eastAsia"/>
          <w:sz w:val="24"/>
          <w:szCs w:val="24"/>
        </w:rPr>
        <w:t>、</w:t>
      </w:r>
      <w:r w:rsidR="00E52F81" w:rsidRPr="003F1175">
        <w:rPr>
          <w:rFonts w:ascii="Arial" w:eastAsia="宋体" w:hAnsi="Arial" w:hint="eastAsia"/>
          <w:sz w:val="24"/>
          <w:szCs w:val="24"/>
        </w:rPr>
        <w:t>32</w:t>
      </w:r>
      <w:r w:rsidR="00E52F81" w:rsidRPr="00A378BC">
        <w:rPr>
          <w:rFonts w:ascii="Arial" w:eastAsia="宋体" w:hAnsi="Arial" w:hint="eastAsia"/>
          <w:sz w:val="24"/>
          <w:szCs w:val="24"/>
        </w:rPr>
        <w:t>G</w:t>
      </w:r>
      <w:r w:rsidR="00E52F81" w:rsidRPr="00E52F81">
        <w:rPr>
          <w:rFonts w:ascii="宋体" w:eastAsia="宋体" w:hAnsi="宋体" w:hint="eastAsia"/>
          <w:sz w:val="24"/>
          <w:szCs w:val="24"/>
        </w:rPr>
        <w:t>内存、</w:t>
      </w:r>
      <w:r w:rsidR="00E52F81" w:rsidRPr="003F1175">
        <w:rPr>
          <w:rFonts w:ascii="Arial" w:eastAsia="宋体" w:hAnsi="Arial" w:hint="eastAsia"/>
          <w:sz w:val="24"/>
          <w:szCs w:val="24"/>
        </w:rPr>
        <w:t>128</w:t>
      </w:r>
      <w:r w:rsidR="00E52F81" w:rsidRPr="00A378BC">
        <w:rPr>
          <w:rFonts w:ascii="Arial" w:eastAsia="宋体" w:hAnsi="Arial" w:hint="eastAsia"/>
          <w:sz w:val="24"/>
          <w:szCs w:val="24"/>
        </w:rPr>
        <w:t>G</w:t>
      </w:r>
      <w:r w:rsidR="00E52F81" w:rsidRPr="00E52F81">
        <w:rPr>
          <w:rFonts w:ascii="宋体" w:eastAsia="宋体" w:hAnsi="宋体" w:hint="eastAsia"/>
          <w:sz w:val="24"/>
          <w:szCs w:val="24"/>
        </w:rPr>
        <w:t>固态硬盘</w:t>
      </w:r>
    </w:p>
    <w:p w14:paraId="061E18CB" w14:textId="2D72CAA6" w:rsidR="00E7698C" w:rsidRDefault="00E7698C" w:rsidP="00E7698C">
      <w:pPr>
        <w:pStyle w:val="af8"/>
        <w:keepNext/>
      </w:pPr>
      <w:bookmarkStart w:id="414" w:name="_Toc36736517"/>
      <w:bookmarkStart w:id="415" w:name="_Toc36939153"/>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Pr>
          <w:rFonts w:hint="eastAsia"/>
        </w:rPr>
        <w:t>硬件和环境配置</w:t>
      </w:r>
      <w:bookmarkEnd w:id="414"/>
      <w:bookmarkEnd w:id="415"/>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FE040AB" w14:textId="77777777" w:rsidTr="00DC3AA9">
        <w:tc>
          <w:tcPr>
            <w:tcW w:w="4148" w:type="dxa"/>
          </w:tcPr>
          <w:p w14:paraId="2748238C" w14:textId="4472A483" w:rsidR="001D2B58" w:rsidRPr="00DC40AA" w:rsidRDefault="001D2B58" w:rsidP="00DC40AA">
            <w:pPr>
              <w:rPr>
                <w:rFonts w:ascii="宋体" w:eastAsia="宋体" w:hAnsi="宋体"/>
                <w:szCs w:val="21"/>
              </w:rPr>
            </w:pPr>
            <w:r w:rsidRPr="00DC40AA">
              <w:rPr>
                <w:rFonts w:ascii="宋体" w:eastAsia="宋体" w:hAnsi="宋体" w:hint="eastAsia"/>
                <w:szCs w:val="21"/>
              </w:rPr>
              <w:t>硬件项</w:t>
            </w:r>
          </w:p>
        </w:tc>
        <w:tc>
          <w:tcPr>
            <w:tcW w:w="4148" w:type="dxa"/>
          </w:tcPr>
          <w:p w14:paraId="15887AEB" w14:textId="65DA082F" w:rsidR="001D2B58" w:rsidRPr="00DC40AA" w:rsidRDefault="001D2B58" w:rsidP="00DC40AA">
            <w:pPr>
              <w:rPr>
                <w:rFonts w:ascii="宋体" w:eastAsia="宋体" w:hAnsi="宋体"/>
                <w:szCs w:val="21"/>
              </w:rPr>
            </w:pPr>
            <w:r w:rsidRPr="00DC40AA">
              <w:rPr>
                <w:rFonts w:ascii="宋体" w:eastAsia="宋体" w:hAnsi="宋体" w:hint="eastAsia"/>
                <w:szCs w:val="21"/>
              </w:rPr>
              <w:t>备注</w:t>
            </w:r>
          </w:p>
        </w:tc>
      </w:tr>
      <w:tr w:rsidR="001D2B58" w:rsidRPr="00DC40AA" w14:paraId="37CD5F6A" w14:textId="77777777" w:rsidTr="00DC3AA9">
        <w:tc>
          <w:tcPr>
            <w:tcW w:w="4148" w:type="dxa"/>
          </w:tcPr>
          <w:p w14:paraId="53284EA2" w14:textId="27DF4EB6" w:rsidR="001D2B58" w:rsidRPr="00DC40AA" w:rsidRDefault="001D2B58" w:rsidP="00DC40AA">
            <w:pPr>
              <w:rPr>
                <w:rFonts w:ascii="宋体" w:eastAsia="宋体" w:hAnsi="宋体"/>
                <w:szCs w:val="21"/>
              </w:rPr>
            </w:pPr>
            <w:r w:rsidRPr="00A378BC">
              <w:rPr>
                <w:rFonts w:ascii="Arial" w:eastAsia="宋体" w:hAnsi="Arial" w:hint="eastAsia"/>
                <w:szCs w:val="21"/>
              </w:rPr>
              <w:t>C</w:t>
            </w:r>
            <w:r w:rsidRPr="00A378BC">
              <w:rPr>
                <w:rFonts w:ascii="Arial" w:eastAsia="宋体" w:hAnsi="Arial"/>
                <w:szCs w:val="21"/>
              </w:rPr>
              <w:t>PU</w:t>
            </w:r>
          </w:p>
        </w:tc>
        <w:tc>
          <w:tcPr>
            <w:tcW w:w="4148" w:type="dxa"/>
          </w:tcPr>
          <w:p w14:paraId="4C5D7138" w14:textId="2F84B03E" w:rsidR="001D2B58" w:rsidRPr="00DC40AA" w:rsidRDefault="001D2B58" w:rsidP="00DC40AA">
            <w:pPr>
              <w:rPr>
                <w:rFonts w:ascii="宋体" w:eastAsia="宋体" w:hAnsi="宋体"/>
                <w:szCs w:val="21"/>
              </w:rPr>
            </w:pPr>
            <w:r w:rsidRPr="00DC40AA">
              <w:rPr>
                <w:rFonts w:ascii="Arial" w:eastAsia="宋体" w:hAnsi="Arial" w:hint="eastAsia"/>
                <w:szCs w:val="21"/>
              </w:rPr>
              <w:t>8</w:t>
            </w:r>
            <w:r w:rsidRPr="00DC40AA">
              <w:rPr>
                <w:rFonts w:ascii="宋体" w:eastAsia="宋体" w:hAnsi="宋体" w:hint="eastAsia"/>
                <w:szCs w:val="21"/>
              </w:rPr>
              <w:t>核</w:t>
            </w:r>
          </w:p>
        </w:tc>
      </w:tr>
      <w:tr w:rsidR="001D2B58" w:rsidRPr="00DC40AA" w14:paraId="2E6DA455" w14:textId="77777777" w:rsidTr="00DC3AA9">
        <w:tc>
          <w:tcPr>
            <w:tcW w:w="4148" w:type="dxa"/>
          </w:tcPr>
          <w:p w14:paraId="76260243" w14:textId="24810543" w:rsidR="001D2B58" w:rsidRPr="00DC40AA" w:rsidRDefault="001D2B58" w:rsidP="00DC40AA">
            <w:pPr>
              <w:rPr>
                <w:rFonts w:ascii="宋体" w:eastAsia="宋体" w:hAnsi="宋体"/>
                <w:szCs w:val="21"/>
              </w:rPr>
            </w:pPr>
            <w:r w:rsidRPr="00DC40AA">
              <w:rPr>
                <w:rFonts w:ascii="宋体" w:eastAsia="宋体" w:hAnsi="宋体" w:hint="eastAsia"/>
                <w:szCs w:val="21"/>
              </w:rPr>
              <w:t>内存</w:t>
            </w:r>
          </w:p>
        </w:tc>
        <w:tc>
          <w:tcPr>
            <w:tcW w:w="4148" w:type="dxa"/>
          </w:tcPr>
          <w:p w14:paraId="2B31BEB3" w14:textId="3C10C748" w:rsidR="001D2B58" w:rsidRPr="00DC40AA" w:rsidRDefault="001D2B58" w:rsidP="00DC40AA">
            <w:pPr>
              <w:rPr>
                <w:rFonts w:ascii="宋体" w:eastAsia="宋体" w:hAnsi="宋体"/>
                <w:szCs w:val="21"/>
              </w:rPr>
            </w:pPr>
            <w:r w:rsidRPr="00DC40AA">
              <w:rPr>
                <w:rFonts w:ascii="Arial" w:eastAsia="宋体" w:hAnsi="Arial" w:hint="eastAsia"/>
                <w:szCs w:val="21"/>
              </w:rPr>
              <w:t>32</w:t>
            </w:r>
            <w:r w:rsidRPr="00A378BC">
              <w:rPr>
                <w:rFonts w:ascii="Arial" w:eastAsia="宋体" w:hAnsi="Arial" w:hint="eastAsia"/>
                <w:szCs w:val="21"/>
              </w:rPr>
              <w:t>G</w:t>
            </w:r>
          </w:p>
        </w:tc>
      </w:tr>
      <w:tr w:rsidR="001D2B58" w:rsidRPr="00DC40AA" w14:paraId="7BB0A06B" w14:textId="77777777" w:rsidTr="00DC3AA9">
        <w:tc>
          <w:tcPr>
            <w:tcW w:w="4148" w:type="dxa"/>
          </w:tcPr>
          <w:p w14:paraId="47346299" w14:textId="03554F81" w:rsidR="001D2B58" w:rsidRPr="00DC40AA" w:rsidRDefault="001D2B58" w:rsidP="00DC40AA">
            <w:pPr>
              <w:rPr>
                <w:rFonts w:ascii="宋体" w:eastAsia="宋体" w:hAnsi="宋体"/>
                <w:szCs w:val="21"/>
              </w:rPr>
            </w:pPr>
            <w:r w:rsidRPr="00DC40AA">
              <w:rPr>
                <w:rFonts w:ascii="宋体" w:eastAsia="宋体" w:hAnsi="宋体" w:hint="eastAsia"/>
                <w:szCs w:val="21"/>
              </w:rPr>
              <w:t>硬盘</w:t>
            </w:r>
          </w:p>
        </w:tc>
        <w:tc>
          <w:tcPr>
            <w:tcW w:w="4148" w:type="dxa"/>
          </w:tcPr>
          <w:p w14:paraId="3FB77281" w14:textId="3FA29CA5" w:rsidR="001D2B58" w:rsidRPr="00DC40AA" w:rsidRDefault="001D2B58" w:rsidP="00DC40AA">
            <w:pPr>
              <w:rPr>
                <w:rFonts w:ascii="宋体" w:eastAsia="宋体" w:hAnsi="宋体"/>
                <w:szCs w:val="21"/>
              </w:rPr>
            </w:pPr>
            <w:r w:rsidRPr="00DC40AA">
              <w:rPr>
                <w:rFonts w:ascii="Arial" w:eastAsia="宋体" w:hAnsi="Arial" w:hint="eastAsia"/>
                <w:szCs w:val="21"/>
              </w:rPr>
              <w:t>1</w:t>
            </w:r>
            <w:r w:rsidRPr="00A378BC">
              <w:rPr>
                <w:rFonts w:ascii="Arial" w:eastAsia="宋体" w:hAnsi="Arial"/>
                <w:szCs w:val="21"/>
              </w:rPr>
              <w:t>T</w:t>
            </w:r>
          </w:p>
        </w:tc>
      </w:tr>
      <w:tr w:rsidR="001D2B58" w:rsidRPr="00DC40AA" w14:paraId="4F516B68" w14:textId="77777777" w:rsidTr="00DC3AA9">
        <w:tc>
          <w:tcPr>
            <w:tcW w:w="4148" w:type="dxa"/>
          </w:tcPr>
          <w:p w14:paraId="74B431A6" w14:textId="2C880CC5" w:rsidR="001D2B58" w:rsidRPr="00DC40AA" w:rsidRDefault="001D2B58" w:rsidP="00DC40AA">
            <w:pPr>
              <w:rPr>
                <w:rFonts w:ascii="宋体" w:eastAsia="宋体" w:hAnsi="宋体"/>
                <w:szCs w:val="21"/>
              </w:rPr>
            </w:pPr>
            <w:r w:rsidRPr="00DC40AA">
              <w:rPr>
                <w:rFonts w:ascii="宋体" w:eastAsia="宋体" w:hAnsi="宋体" w:hint="eastAsia"/>
                <w:szCs w:val="21"/>
              </w:rPr>
              <w:t>数量</w:t>
            </w:r>
          </w:p>
        </w:tc>
        <w:tc>
          <w:tcPr>
            <w:tcW w:w="4148" w:type="dxa"/>
          </w:tcPr>
          <w:p w14:paraId="3FE1AA5C" w14:textId="05D7D7C4" w:rsidR="001D2B58" w:rsidRPr="00DC40AA" w:rsidRDefault="001D2B58" w:rsidP="00DC40AA">
            <w:pPr>
              <w:rPr>
                <w:rFonts w:ascii="宋体" w:eastAsia="宋体" w:hAnsi="宋体"/>
                <w:szCs w:val="21"/>
              </w:rPr>
            </w:pPr>
            <w:r w:rsidRPr="00DC40AA">
              <w:rPr>
                <w:rFonts w:ascii="宋体" w:eastAsia="宋体" w:hAnsi="宋体" w:hint="eastAsia"/>
                <w:szCs w:val="21"/>
              </w:rPr>
              <w:t>两台</w:t>
            </w:r>
          </w:p>
        </w:tc>
      </w:tr>
    </w:tbl>
    <w:p w14:paraId="7DCEDDCA" w14:textId="74715F24" w:rsidR="001D2B58" w:rsidRPr="00E52F81"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表</w:t>
      </w:r>
      <w:r w:rsidR="00295ACB">
        <w:rPr>
          <w:rFonts w:ascii="Arial" w:eastAsia="宋体" w:hAnsi="Arial"/>
          <w:sz w:val="24"/>
          <w:szCs w:val="24"/>
        </w:rPr>
        <w:t>4.2</w:t>
      </w:r>
      <w:r w:rsidRPr="00E52F81">
        <w:rPr>
          <w:rFonts w:ascii="宋体" w:eastAsia="宋体" w:hAnsi="宋体" w:hint="eastAsia"/>
          <w:sz w:val="24"/>
          <w:szCs w:val="24"/>
        </w:rPr>
        <w:t>为系统测试环境软件配置，</w:t>
      </w:r>
      <w:r w:rsidR="0052446F" w:rsidRPr="00E52F81">
        <w:rPr>
          <w:rFonts w:ascii="宋体" w:eastAsia="宋体" w:hAnsi="宋体" w:hint="eastAsia"/>
          <w:sz w:val="24"/>
          <w:szCs w:val="24"/>
        </w:rPr>
        <w:t>每台服务器均安装</w:t>
      </w:r>
      <w:proofErr w:type="spellStart"/>
      <w:r w:rsidR="0052446F" w:rsidRPr="00A378BC">
        <w:rPr>
          <w:rFonts w:ascii="Arial" w:eastAsia="宋体" w:hAnsi="Arial" w:hint="eastAsia"/>
          <w:sz w:val="24"/>
          <w:szCs w:val="24"/>
        </w:rPr>
        <w:t>kubernetes</w:t>
      </w:r>
      <w:proofErr w:type="spellEnd"/>
      <w:r w:rsidR="0052446F" w:rsidRPr="00E52F81">
        <w:rPr>
          <w:rFonts w:ascii="宋体" w:eastAsia="宋体" w:hAnsi="宋体" w:hint="eastAsia"/>
          <w:sz w:val="24"/>
          <w:szCs w:val="24"/>
        </w:rPr>
        <w:t>用于集群的管理，使用</w:t>
      </w:r>
      <w:r w:rsidR="0052446F" w:rsidRPr="00A378BC">
        <w:rPr>
          <w:rFonts w:ascii="Arial" w:eastAsia="宋体" w:hAnsi="Arial" w:hint="eastAsia"/>
          <w:sz w:val="24"/>
          <w:szCs w:val="24"/>
        </w:rPr>
        <w:t>Docker</w:t>
      </w:r>
      <w:r w:rsidR="00E52F81" w:rsidRPr="00E52F81">
        <w:rPr>
          <w:rFonts w:ascii="宋体" w:eastAsia="宋体" w:hAnsi="宋体" w:hint="eastAsia"/>
          <w:sz w:val="24"/>
          <w:szCs w:val="24"/>
        </w:rPr>
        <w:t>运行服务应用，数据库使用</w:t>
      </w:r>
      <w:proofErr w:type="spellStart"/>
      <w:r w:rsidR="00E52F81" w:rsidRPr="00A378BC">
        <w:rPr>
          <w:rFonts w:ascii="Arial" w:eastAsia="宋体" w:hAnsi="Arial" w:hint="eastAsia"/>
          <w:sz w:val="24"/>
          <w:szCs w:val="24"/>
        </w:rPr>
        <w:t>Mysql</w:t>
      </w:r>
      <w:proofErr w:type="spellEnd"/>
      <w:r w:rsidR="00E52F81" w:rsidRPr="00E52F81">
        <w:rPr>
          <w:rFonts w:ascii="宋体" w:eastAsia="宋体" w:hAnsi="宋体" w:hint="eastAsia"/>
          <w:sz w:val="24"/>
          <w:szCs w:val="24"/>
        </w:rPr>
        <w:t>。</w:t>
      </w:r>
    </w:p>
    <w:p w14:paraId="3EA764D1" w14:textId="0EBA70BC" w:rsidR="00E7698C" w:rsidRDefault="00E7698C" w:rsidP="00E7698C">
      <w:pPr>
        <w:pStyle w:val="af8"/>
        <w:keepNext/>
      </w:pPr>
      <w:bookmarkStart w:id="416" w:name="_Toc36736518"/>
      <w:bookmarkStart w:id="417" w:name="_Toc36939154"/>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Pr>
          <w:rFonts w:hint="eastAsia"/>
        </w:rPr>
        <w:t>软件配置</w:t>
      </w:r>
      <w:bookmarkEnd w:id="416"/>
      <w:bookmarkEnd w:id="417"/>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62AE48A" w14:textId="77777777" w:rsidTr="0015758E">
        <w:tc>
          <w:tcPr>
            <w:tcW w:w="4148" w:type="dxa"/>
          </w:tcPr>
          <w:p w14:paraId="5B728642" w14:textId="4EA6C25A" w:rsidR="001D2B58" w:rsidRPr="00DC40AA" w:rsidRDefault="001D2B58" w:rsidP="00DC40AA">
            <w:pPr>
              <w:rPr>
                <w:rFonts w:ascii="宋体" w:eastAsia="宋体" w:hAnsi="宋体"/>
                <w:szCs w:val="21"/>
              </w:rPr>
            </w:pPr>
            <w:r w:rsidRPr="00DC40AA">
              <w:rPr>
                <w:rFonts w:ascii="宋体" w:eastAsia="宋体" w:hAnsi="宋体" w:hint="eastAsia"/>
                <w:szCs w:val="21"/>
              </w:rPr>
              <w:t>软件名称</w:t>
            </w:r>
          </w:p>
        </w:tc>
        <w:tc>
          <w:tcPr>
            <w:tcW w:w="4148" w:type="dxa"/>
          </w:tcPr>
          <w:p w14:paraId="53956AB1" w14:textId="6F5A8A07" w:rsidR="001D2B58" w:rsidRPr="00DC40AA" w:rsidRDefault="0015758E" w:rsidP="00DC40AA">
            <w:pPr>
              <w:rPr>
                <w:rFonts w:ascii="宋体" w:eastAsia="宋体" w:hAnsi="宋体"/>
                <w:szCs w:val="21"/>
              </w:rPr>
            </w:pPr>
            <w:r>
              <w:rPr>
                <w:rFonts w:ascii="宋体" w:eastAsia="宋体" w:hAnsi="宋体" w:hint="eastAsia"/>
                <w:szCs w:val="21"/>
              </w:rPr>
              <w:t>软件类型</w:t>
            </w:r>
          </w:p>
        </w:tc>
      </w:tr>
      <w:tr w:rsidR="001D2B58" w:rsidRPr="00DC40AA" w14:paraId="12E5CCCB" w14:textId="77777777" w:rsidTr="0015758E">
        <w:tc>
          <w:tcPr>
            <w:tcW w:w="4148" w:type="dxa"/>
          </w:tcPr>
          <w:p w14:paraId="568E4C9C" w14:textId="328E48BB" w:rsidR="001D2B58" w:rsidRPr="00DC40AA" w:rsidRDefault="0052446F" w:rsidP="00DC40AA">
            <w:pPr>
              <w:rPr>
                <w:rFonts w:ascii="宋体" w:eastAsia="宋体" w:hAnsi="宋体"/>
                <w:szCs w:val="21"/>
              </w:rPr>
            </w:pPr>
            <w:r w:rsidRPr="00DC40AA">
              <w:rPr>
                <w:rFonts w:ascii="宋体" w:eastAsia="宋体" w:hAnsi="宋体" w:hint="eastAsia"/>
                <w:szCs w:val="21"/>
              </w:rPr>
              <w:t>操作系统</w:t>
            </w:r>
          </w:p>
        </w:tc>
        <w:tc>
          <w:tcPr>
            <w:tcW w:w="4148" w:type="dxa"/>
          </w:tcPr>
          <w:p w14:paraId="2C1DEBA4" w14:textId="1076128D" w:rsidR="001D2B58" w:rsidRPr="00DC40AA" w:rsidRDefault="0052446F" w:rsidP="00DC40AA">
            <w:pPr>
              <w:rPr>
                <w:rFonts w:ascii="宋体" w:eastAsia="宋体" w:hAnsi="宋体"/>
                <w:szCs w:val="21"/>
              </w:rPr>
            </w:pPr>
            <w:r w:rsidRPr="00A378BC">
              <w:rPr>
                <w:rFonts w:ascii="Arial" w:eastAsia="宋体" w:hAnsi="Arial" w:hint="eastAsia"/>
                <w:szCs w:val="21"/>
              </w:rPr>
              <w:t>Cent</w:t>
            </w:r>
            <w:r w:rsidRPr="00A378BC">
              <w:rPr>
                <w:rFonts w:ascii="Arial" w:eastAsia="宋体" w:hAnsi="Arial"/>
                <w:szCs w:val="21"/>
              </w:rPr>
              <w:t>os</w:t>
            </w:r>
            <w:r w:rsidRPr="00DC40AA">
              <w:rPr>
                <w:rFonts w:ascii="Arial" w:eastAsia="宋体" w:hAnsi="Arial"/>
                <w:szCs w:val="21"/>
              </w:rPr>
              <w:t>7.2</w:t>
            </w:r>
          </w:p>
        </w:tc>
      </w:tr>
      <w:tr w:rsidR="001D2B58" w:rsidRPr="00DC40AA" w14:paraId="4D0C62B4" w14:textId="77777777" w:rsidTr="0015758E">
        <w:tc>
          <w:tcPr>
            <w:tcW w:w="4148" w:type="dxa"/>
          </w:tcPr>
          <w:p w14:paraId="14EE55E6" w14:textId="1014A78C" w:rsidR="001D2B58" w:rsidRPr="00DC40AA" w:rsidRDefault="0052446F" w:rsidP="00DC40AA">
            <w:pPr>
              <w:rPr>
                <w:rFonts w:ascii="宋体" w:eastAsia="宋体" w:hAnsi="宋体"/>
                <w:szCs w:val="21"/>
              </w:rPr>
            </w:pPr>
            <w:r w:rsidRPr="00DC40AA">
              <w:rPr>
                <w:rFonts w:ascii="宋体" w:eastAsia="宋体" w:hAnsi="宋体" w:hint="eastAsia"/>
                <w:szCs w:val="21"/>
              </w:rPr>
              <w:t>集群管理</w:t>
            </w:r>
          </w:p>
        </w:tc>
        <w:tc>
          <w:tcPr>
            <w:tcW w:w="4148" w:type="dxa"/>
          </w:tcPr>
          <w:p w14:paraId="16621D57" w14:textId="1A10ECF1" w:rsidR="001D2B58" w:rsidRPr="00DC40AA" w:rsidRDefault="0052446F" w:rsidP="00DC40AA">
            <w:pPr>
              <w:rPr>
                <w:rFonts w:ascii="宋体" w:eastAsia="宋体" w:hAnsi="宋体"/>
                <w:szCs w:val="21"/>
              </w:rPr>
            </w:pPr>
            <w:r w:rsidRPr="00A378BC">
              <w:rPr>
                <w:rFonts w:ascii="Arial" w:eastAsia="宋体" w:hAnsi="Arial" w:hint="eastAsia"/>
                <w:szCs w:val="21"/>
              </w:rPr>
              <w:t>Kubernetes</w:t>
            </w:r>
          </w:p>
        </w:tc>
      </w:tr>
      <w:tr w:rsidR="001D2B58" w:rsidRPr="00DC40AA" w14:paraId="1959AF8B" w14:textId="77777777" w:rsidTr="0015758E">
        <w:tc>
          <w:tcPr>
            <w:tcW w:w="4148" w:type="dxa"/>
          </w:tcPr>
          <w:p w14:paraId="6F3373E5" w14:textId="6D9CB8A3" w:rsidR="001D2B58" w:rsidRPr="00DC40AA" w:rsidRDefault="0052446F" w:rsidP="00DC40AA">
            <w:pPr>
              <w:rPr>
                <w:rFonts w:ascii="宋体" w:eastAsia="宋体" w:hAnsi="宋体"/>
                <w:szCs w:val="21"/>
              </w:rPr>
            </w:pPr>
            <w:r w:rsidRPr="00DC40AA">
              <w:rPr>
                <w:rFonts w:ascii="宋体" w:eastAsia="宋体" w:hAnsi="宋体" w:hint="eastAsia"/>
                <w:szCs w:val="21"/>
              </w:rPr>
              <w:t>容器</w:t>
            </w:r>
          </w:p>
        </w:tc>
        <w:tc>
          <w:tcPr>
            <w:tcW w:w="4148" w:type="dxa"/>
          </w:tcPr>
          <w:p w14:paraId="23F21699" w14:textId="37AD03D5" w:rsidR="001D2B58" w:rsidRPr="00DC40AA" w:rsidRDefault="0052446F" w:rsidP="00DC40AA">
            <w:pPr>
              <w:rPr>
                <w:rFonts w:ascii="宋体" w:eastAsia="宋体" w:hAnsi="宋体"/>
                <w:szCs w:val="21"/>
              </w:rPr>
            </w:pPr>
            <w:r w:rsidRPr="00A378BC">
              <w:rPr>
                <w:rFonts w:ascii="Arial" w:eastAsia="宋体" w:hAnsi="Arial" w:hint="eastAsia"/>
                <w:szCs w:val="21"/>
              </w:rPr>
              <w:t>Docker</w:t>
            </w:r>
          </w:p>
        </w:tc>
      </w:tr>
      <w:tr w:rsidR="0052446F" w:rsidRPr="00DC40AA" w14:paraId="47775C04" w14:textId="77777777" w:rsidTr="0015758E">
        <w:tc>
          <w:tcPr>
            <w:tcW w:w="4148" w:type="dxa"/>
          </w:tcPr>
          <w:p w14:paraId="4F572135" w14:textId="50998D95" w:rsidR="0052446F" w:rsidRPr="00DC40AA" w:rsidRDefault="0052446F" w:rsidP="00DC40AA">
            <w:pPr>
              <w:rPr>
                <w:rFonts w:ascii="宋体" w:eastAsia="宋体" w:hAnsi="宋体"/>
                <w:szCs w:val="21"/>
              </w:rPr>
            </w:pPr>
            <w:r w:rsidRPr="00DC40AA">
              <w:rPr>
                <w:rFonts w:ascii="宋体" w:eastAsia="宋体" w:hAnsi="宋体" w:hint="eastAsia"/>
                <w:szCs w:val="21"/>
              </w:rPr>
              <w:t>数据库</w:t>
            </w:r>
          </w:p>
        </w:tc>
        <w:tc>
          <w:tcPr>
            <w:tcW w:w="4148" w:type="dxa"/>
          </w:tcPr>
          <w:p w14:paraId="5CA1D50E" w14:textId="7F4180EF" w:rsidR="0052446F" w:rsidRPr="00DC40AA" w:rsidRDefault="0052446F" w:rsidP="00DC40AA">
            <w:pPr>
              <w:rPr>
                <w:rFonts w:ascii="宋体" w:eastAsia="宋体" w:hAnsi="宋体"/>
                <w:szCs w:val="21"/>
              </w:rPr>
            </w:pPr>
            <w:proofErr w:type="spellStart"/>
            <w:r w:rsidRPr="00A378BC">
              <w:rPr>
                <w:rFonts w:ascii="Arial" w:eastAsia="宋体" w:hAnsi="Arial" w:hint="eastAsia"/>
                <w:szCs w:val="21"/>
              </w:rPr>
              <w:t>Mysql</w:t>
            </w:r>
            <w:proofErr w:type="spellEnd"/>
          </w:p>
        </w:tc>
      </w:tr>
    </w:tbl>
    <w:p w14:paraId="031C6825" w14:textId="00FA0CE0" w:rsidR="008C1387" w:rsidRDefault="008C1387" w:rsidP="009F02EA">
      <w:pPr>
        <w:pStyle w:val="3"/>
        <w:numPr>
          <w:ilvl w:val="2"/>
          <w:numId w:val="52"/>
        </w:numPr>
      </w:pPr>
      <w:bookmarkStart w:id="418" w:name="_Toc25947940"/>
      <w:bookmarkStart w:id="419" w:name="_Toc36642725"/>
      <w:bookmarkStart w:id="420" w:name="_Toc36643297"/>
      <w:bookmarkStart w:id="421" w:name="_Toc36732822"/>
      <w:bookmarkStart w:id="422" w:name="_Toc36939042"/>
      <w:r>
        <w:rPr>
          <w:rFonts w:hint="eastAsia"/>
        </w:rPr>
        <w:lastRenderedPageBreak/>
        <w:t>测试设计</w:t>
      </w:r>
      <w:bookmarkEnd w:id="418"/>
      <w:bookmarkEnd w:id="419"/>
      <w:bookmarkEnd w:id="420"/>
      <w:bookmarkEnd w:id="421"/>
      <w:bookmarkEnd w:id="422"/>
    </w:p>
    <w:p w14:paraId="380DCDD7" w14:textId="77777777" w:rsidR="00735012" w:rsidRDefault="00735012" w:rsidP="008F66D1">
      <w:pPr>
        <w:spacing w:line="360" w:lineRule="auto"/>
        <w:ind w:firstLineChars="200" w:firstLine="480"/>
        <w:rPr>
          <w:rFonts w:ascii="宋体" w:eastAsia="宋体" w:hAnsi="宋体"/>
          <w:sz w:val="24"/>
          <w:szCs w:val="24"/>
        </w:rPr>
      </w:pPr>
      <w:r w:rsidRPr="00B06B2A">
        <w:rPr>
          <w:rFonts w:ascii="宋体" w:eastAsia="宋体" w:hAnsi="宋体" w:hint="eastAsia"/>
          <w:sz w:val="24"/>
          <w:szCs w:val="24"/>
        </w:rPr>
        <w:t>根据第三章的需求分析，本节将对系统的主要功能进行测试，包括规则管理功能、规则预处理功能、审核流功能以及业务处理功能。通过对上述主要功能的测试，确保系统的功能能够正确正常的运行。</w:t>
      </w:r>
    </w:p>
    <w:p w14:paraId="7FE4346E" w14:textId="760EF286" w:rsidR="00E7698C" w:rsidRDefault="00E7698C" w:rsidP="00E7698C">
      <w:pPr>
        <w:pStyle w:val="af8"/>
        <w:keepNext/>
      </w:pPr>
      <w:bookmarkStart w:id="423" w:name="_Toc36736519"/>
      <w:bookmarkStart w:id="424" w:name="_Toc36939155"/>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B772C2">
        <w:rPr>
          <w:rFonts w:hint="eastAsia"/>
        </w:rPr>
        <w:t>规则操作测试用例</w:t>
      </w:r>
      <w:bookmarkEnd w:id="423"/>
      <w:bookmarkEnd w:id="424"/>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0B060814" w14:textId="77777777" w:rsidTr="0015758E">
        <w:tc>
          <w:tcPr>
            <w:tcW w:w="1980" w:type="dxa"/>
          </w:tcPr>
          <w:p w14:paraId="303F8B62"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10D308D2"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rPr>
              <w:t>1</w:t>
            </w:r>
          </w:p>
        </w:tc>
      </w:tr>
      <w:tr w:rsidR="00735012" w:rsidRPr="00E84EAE" w14:paraId="44C7DECC" w14:textId="77777777" w:rsidTr="0015758E">
        <w:tc>
          <w:tcPr>
            <w:tcW w:w="1980" w:type="dxa"/>
          </w:tcPr>
          <w:p w14:paraId="0170AC0E"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A853ED2" w14:textId="77777777" w:rsidR="00735012" w:rsidRPr="00E84EAE" w:rsidRDefault="00735012" w:rsidP="00DC40AA">
            <w:pPr>
              <w:rPr>
                <w:rFonts w:ascii="宋体" w:eastAsia="宋体" w:hAnsi="宋体"/>
              </w:rPr>
            </w:pPr>
            <w:r w:rsidRPr="00E84EAE">
              <w:rPr>
                <w:rFonts w:ascii="宋体" w:eastAsia="宋体" w:hAnsi="宋体" w:hint="eastAsia"/>
              </w:rPr>
              <w:t>规则操作测试</w:t>
            </w:r>
          </w:p>
        </w:tc>
      </w:tr>
      <w:tr w:rsidR="00735012" w:rsidRPr="00E84EAE" w14:paraId="0BBE6791" w14:textId="77777777" w:rsidTr="0015758E">
        <w:tc>
          <w:tcPr>
            <w:tcW w:w="1980" w:type="dxa"/>
          </w:tcPr>
          <w:p w14:paraId="42BB1B9D"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1F1F3845" w14:textId="77777777" w:rsidR="00735012" w:rsidRPr="00E84EAE" w:rsidRDefault="00735012" w:rsidP="00DC40AA">
            <w:pPr>
              <w:rPr>
                <w:rFonts w:ascii="宋体" w:eastAsia="宋体" w:hAnsi="宋体"/>
              </w:rPr>
            </w:pPr>
            <w:r w:rsidRPr="00E84EAE">
              <w:rPr>
                <w:rFonts w:ascii="宋体" w:eastAsia="宋体" w:hAnsi="宋体" w:hint="eastAsia"/>
              </w:rPr>
              <w:t>测试规则操作功能，包括规则的新增、删除、修改、查询</w:t>
            </w:r>
          </w:p>
        </w:tc>
      </w:tr>
      <w:tr w:rsidR="00735012" w:rsidRPr="00E84EAE" w14:paraId="2E20E22B" w14:textId="77777777" w:rsidTr="0015758E">
        <w:tc>
          <w:tcPr>
            <w:tcW w:w="1980" w:type="dxa"/>
          </w:tcPr>
          <w:p w14:paraId="2297D781"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63341B0"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用户进入规则操作页面，按需求选择查询条件，点击查询，查看已有规则。</w:t>
            </w:r>
          </w:p>
          <w:p w14:paraId="676BBDE6"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用户点击新增按钮，填写规则详情，点击提交审核按钮</w:t>
            </w:r>
          </w:p>
          <w:p w14:paraId="2B610CE7"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用户点击修改按钮，修改已有规则详情，再点击提交审核按钮</w:t>
            </w:r>
          </w:p>
          <w:p w14:paraId="4538C66B"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用户点击删除按钮，删除已有规则</w:t>
            </w:r>
          </w:p>
        </w:tc>
      </w:tr>
      <w:tr w:rsidR="00735012" w:rsidRPr="00E84EAE" w14:paraId="415577C5" w14:textId="77777777" w:rsidTr="0015758E">
        <w:tc>
          <w:tcPr>
            <w:tcW w:w="1980" w:type="dxa"/>
          </w:tcPr>
          <w:p w14:paraId="3E9169A8"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B8F2A4B" w14:textId="77777777" w:rsidR="00735012" w:rsidRPr="00E84EAE"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页面显示制定条件下的规则</w:t>
            </w:r>
          </w:p>
          <w:p w14:paraId="6E567E66" w14:textId="77777777" w:rsidR="00735012" w:rsidRPr="00E84EAE"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页面显示新建规则成功，已发送审核</w:t>
            </w:r>
          </w:p>
          <w:p w14:paraId="21CC9AA5" w14:textId="6C2092B5" w:rsidR="00735012" w:rsidRPr="00124462"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页面显示修改规则成功，已发送审核</w:t>
            </w:r>
          </w:p>
        </w:tc>
      </w:tr>
    </w:tbl>
    <w:p w14:paraId="4EE22029" w14:textId="63BCBB04" w:rsidR="00CA3940" w:rsidRPr="00CA3940" w:rsidRDefault="00CA3940" w:rsidP="00CA3940">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w:t>
      </w:r>
      <w:r w:rsidRPr="00357B66">
        <w:rPr>
          <w:rFonts w:ascii="宋体" w:eastAsia="宋体" w:hAnsi="宋体" w:hint="eastAsia"/>
          <w:sz w:val="24"/>
          <w:szCs w:val="24"/>
        </w:rPr>
        <w:t>规则操作测试用例</w:t>
      </w:r>
      <w:r>
        <w:rPr>
          <w:rFonts w:ascii="宋体" w:eastAsia="宋体" w:hAnsi="宋体" w:hint="eastAsia"/>
          <w:sz w:val="24"/>
          <w:szCs w:val="24"/>
        </w:rPr>
        <w:t>，用于验证规则操作功能是否能够正确的运行。测试内容主要包括对规则的新增、删除、修改、查询。</w:t>
      </w:r>
    </w:p>
    <w:p w14:paraId="06E09384" w14:textId="68D1ACE1" w:rsidR="00735012" w:rsidRPr="00300956" w:rsidRDefault="00735012" w:rsidP="00735012">
      <w:pPr>
        <w:spacing w:line="360" w:lineRule="auto"/>
        <w:ind w:firstLineChars="200" w:firstLine="480"/>
        <w:rPr>
          <w:rFonts w:ascii="宋体" w:eastAsia="宋体" w:hAnsi="宋体"/>
          <w:sz w:val="24"/>
          <w:szCs w:val="28"/>
        </w:rPr>
      </w:pPr>
      <w:r w:rsidRPr="00300956">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4</w:t>
      </w:r>
      <w:r w:rsidRPr="00300956">
        <w:rPr>
          <w:rFonts w:ascii="宋体" w:eastAsia="宋体" w:hAnsi="宋体" w:hint="eastAsia"/>
          <w:sz w:val="24"/>
          <w:szCs w:val="28"/>
        </w:rPr>
        <w:t>为日志查询</w:t>
      </w:r>
      <w:r>
        <w:rPr>
          <w:rFonts w:ascii="宋体" w:eastAsia="宋体" w:hAnsi="宋体" w:hint="eastAsia"/>
          <w:sz w:val="24"/>
          <w:szCs w:val="28"/>
        </w:rPr>
        <w:t>测试用例，用于验证是否能够根据指定的条件获取正确的查询结果。</w:t>
      </w:r>
    </w:p>
    <w:p w14:paraId="064DE902" w14:textId="0C1DCC8E" w:rsidR="00E7698C" w:rsidRDefault="00E7698C" w:rsidP="00E7698C">
      <w:pPr>
        <w:pStyle w:val="af8"/>
        <w:keepNext/>
      </w:pPr>
      <w:bookmarkStart w:id="425" w:name="_Toc36736520"/>
      <w:bookmarkStart w:id="426" w:name="_Toc36939156"/>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303AD3">
        <w:rPr>
          <w:rFonts w:hint="eastAsia"/>
        </w:rPr>
        <w:t>日志查询测试用例</w:t>
      </w:r>
      <w:bookmarkEnd w:id="425"/>
      <w:bookmarkEnd w:id="426"/>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7B07AF86" w14:textId="77777777" w:rsidTr="0015758E">
        <w:tc>
          <w:tcPr>
            <w:tcW w:w="1980" w:type="dxa"/>
          </w:tcPr>
          <w:p w14:paraId="28768297"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657CAD0D"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hint="eastAsia"/>
              </w:rPr>
              <w:t>2</w:t>
            </w:r>
          </w:p>
        </w:tc>
      </w:tr>
      <w:tr w:rsidR="00735012" w:rsidRPr="00E84EAE" w14:paraId="23048254" w14:textId="77777777" w:rsidTr="0015758E">
        <w:tc>
          <w:tcPr>
            <w:tcW w:w="1980" w:type="dxa"/>
          </w:tcPr>
          <w:p w14:paraId="70E5A5C8"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3515DE78" w14:textId="77777777" w:rsidR="00735012" w:rsidRPr="00E84EAE" w:rsidRDefault="00735012" w:rsidP="00DC40AA">
            <w:pPr>
              <w:rPr>
                <w:rFonts w:ascii="宋体" w:eastAsia="宋体" w:hAnsi="宋体"/>
              </w:rPr>
            </w:pPr>
            <w:r w:rsidRPr="00E84EAE">
              <w:rPr>
                <w:rFonts w:ascii="宋体" w:eastAsia="宋体" w:hAnsi="宋体" w:hint="eastAsia"/>
              </w:rPr>
              <w:t>日志查询</w:t>
            </w:r>
          </w:p>
        </w:tc>
      </w:tr>
      <w:tr w:rsidR="00735012" w:rsidRPr="00E84EAE" w14:paraId="259C2F80" w14:textId="77777777" w:rsidTr="0015758E">
        <w:tc>
          <w:tcPr>
            <w:tcW w:w="1980" w:type="dxa"/>
          </w:tcPr>
          <w:p w14:paraId="7F089718"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79977F9" w14:textId="77777777" w:rsidR="00735012" w:rsidRPr="00E84EAE" w:rsidRDefault="00735012" w:rsidP="00DC40AA">
            <w:pPr>
              <w:rPr>
                <w:rFonts w:ascii="宋体" w:eastAsia="宋体" w:hAnsi="宋体"/>
              </w:rPr>
            </w:pPr>
            <w:r w:rsidRPr="00E84EAE">
              <w:rPr>
                <w:rFonts w:ascii="宋体" w:eastAsia="宋体" w:hAnsi="宋体" w:hint="eastAsia"/>
              </w:rPr>
              <w:t>测试日志查询功能</w:t>
            </w:r>
          </w:p>
        </w:tc>
      </w:tr>
      <w:tr w:rsidR="00735012" w:rsidRPr="00E84EAE" w14:paraId="69FC0DF8" w14:textId="77777777" w:rsidTr="0015758E">
        <w:tc>
          <w:tcPr>
            <w:tcW w:w="1980" w:type="dxa"/>
          </w:tcPr>
          <w:p w14:paraId="73D70322"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1AA0340D"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点击日志控制板</w:t>
            </w:r>
          </w:p>
          <w:p w14:paraId="0EF9A494"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填写日志查询条件</w:t>
            </w:r>
          </w:p>
          <w:p w14:paraId="1A2B6AAE"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点击查询</w:t>
            </w:r>
          </w:p>
          <w:p w14:paraId="0EA84F6F"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比较查询结果与数据库中结果的差异</w:t>
            </w:r>
          </w:p>
        </w:tc>
      </w:tr>
      <w:tr w:rsidR="00735012" w:rsidRPr="00E84EAE" w14:paraId="0F822D99" w14:textId="77777777" w:rsidTr="0015758E">
        <w:tc>
          <w:tcPr>
            <w:tcW w:w="1980" w:type="dxa"/>
          </w:tcPr>
          <w:p w14:paraId="05B0C93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245949" w14:textId="77777777" w:rsidR="00735012" w:rsidRPr="00E84EAE" w:rsidRDefault="00735012" w:rsidP="009F02EA">
            <w:pPr>
              <w:pStyle w:val="a6"/>
              <w:numPr>
                <w:ilvl w:val="0"/>
                <w:numId w:val="39"/>
              </w:numPr>
              <w:ind w:firstLineChars="0"/>
              <w:rPr>
                <w:rFonts w:ascii="宋体" w:eastAsia="宋体" w:hAnsi="宋体"/>
              </w:rPr>
            </w:pPr>
            <w:r w:rsidRPr="00E84EAE">
              <w:rPr>
                <w:rFonts w:ascii="宋体" w:eastAsia="宋体" w:hAnsi="宋体" w:hint="eastAsia"/>
              </w:rPr>
              <w:t>获取到指定条件的数据</w:t>
            </w:r>
          </w:p>
        </w:tc>
      </w:tr>
    </w:tbl>
    <w:p w14:paraId="101C0586" w14:textId="4ACC7829" w:rsidR="00735012" w:rsidRDefault="00735012" w:rsidP="00735012">
      <w:pPr>
        <w:spacing w:line="360" w:lineRule="auto"/>
        <w:ind w:firstLineChars="200" w:firstLine="480"/>
        <w:jc w:val="left"/>
        <w:rPr>
          <w:rFonts w:ascii="宋体" w:eastAsia="宋体" w:hAnsi="宋体"/>
          <w:sz w:val="24"/>
          <w:szCs w:val="28"/>
        </w:rPr>
      </w:pPr>
      <w:r w:rsidRPr="00B232F7">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5</w:t>
      </w:r>
      <w:r w:rsidRPr="00B232F7">
        <w:rPr>
          <w:rFonts w:ascii="宋体" w:eastAsia="宋体" w:hAnsi="宋体" w:hint="eastAsia"/>
          <w:sz w:val="24"/>
          <w:szCs w:val="24"/>
        </w:rPr>
        <w:t>为规则过期告警测试用例</w:t>
      </w:r>
      <w:r>
        <w:rPr>
          <w:rFonts w:ascii="宋体" w:eastAsia="宋体" w:hAnsi="宋体" w:hint="eastAsia"/>
          <w:sz w:val="24"/>
          <w:szCs w:val="24"/>
        </w:rPr>
        <w:t>，用于验证</w:t>
      </w:r>
      <w:r w:rsidRPr="00B232F7">
        <w:rPr>
          <w:rFonts w:ascii="宋体" w:eastAsia="宋体" w:hAnsi="宋体" w:hint="eastAsia"/>
          <w:sz w:val="24"/>
          <w:szCs w:val="24"/>
        </w:rPr>
        <w:t>当规则过期之后配置用户是否能够收到规则过期告警邮件</w:t>
      </w:r>
      <w:r>
        <w:rPr>
          <w:rFonts w:ascii="宋体" w:eastAsia="宋体" w:hAnsi="宋体" w:hint="eastAsia"/>
          <w:sz w:val="24"/>
          <w:szCs w:val="24"/>
        </w:rPr>
        <w:t>。</w:t>
      </w:r>
      <w:r>
        <w:rPr>
          <w:rFonts w:ascii="宋体" w:eastAsia="宋体" w:hAnsi="宋体" w:hint="eastAsia"/>
          <w:sz w:val="24"/>
          <w:szCs w:val="28"/>
        </w:rPr>
        <w:t>用户在创建规则的时候需要设置过期时间，过期时间快到的时候会收到规则过期告警邮件。</w:t>
      </w:r>
    </w:p>
    <w:p w14:paraId="212AA353" w14:textId="250C1749" w:rsidR="0067067D" w:rsidRDefault="0067067D" w:rsidP="00735012">
      <w:pPr>
        <w:spacing w:line="360" w:lineRule="auto"/>
        <w:ind w:firstLineChars="200" w:firstLine="480"/>
        <w:jc w:val="left"/>
        <w:rPr>
          <w:rFonts w:ascii="宋体" w:eastAsia="宋体" w:hAnsi="宋体"/>
          <w:sz w:val="24"/>
          <w:szCs w:val="24"/>
        </w:rPr>
      </w:pPr>
    </w:p>
    <w:p w14:paraId="5BE61E3D" w14:textId="77777777" w:rsidR="0067067D" w:rsidRPr="00B232F7" w:rsidRDefault="0067067D" w:rsidP="00735012">
      <w:pPr>
        <w:spacing w:line="360" w:lineRule="auto"/>
        <w:ind w:firstLineChars="200" w:firstLine="480"/>
        <w:jc w:val="left"/>
        <w:rPr>
          <w:rFonts w:ascii="宋体" w:eastAsia="宋体" w:hAnsi="宋体"/>
          <w:sz w:val="24"/>
          <w:szCs w:val="24"/>
        </w:rPr>
      </w:pPr>
    </w:p>
    <w:p w14:paraId="39D084BC" w14:textId="36BF8ABD" w:rsidR="00E7698C" w:rsidRDefault="00E7698C" w:rsidP="00E7698C">
      <w:pPr>
        <w:pStyle w:val="af8"/>
        <w:keepNext/>
      </w:pPr>
      <w:bookmarkStart w:id="427" w:name="_Toc36736521"/>
      <w:bookmarkStart w:id="428" w:name="_Toc36939157"/>
      <w:r>
        <w:lastRenderedPageBreak/>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A26484">
        <w:rPr>
          <w:rFonts w:hint="eastAsia"/>
        </w:rPr>
        <w:t>规则过期告警测试用例</w:t>
      </w:r>
      <w:bookmarkEnd w:id="427"/>
      <w:bookmarkEnd w:id="428"/>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0483567" w14:textId="77777777" w:rsidTr="0015758E">
        <w:tc>
          <w:tcPr>
            <w:tcW w:w="1980" w:type="dxa"/>
          </w:tcPr>
          <w:p w14:paraId="67AF3EEC"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490DC4EB"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hint="eastAsia"/>
              </w:rPr>
              <w:t>3</w:t>
            </w:r>
          </w:p>
        </w:tc>
      </w:tr>
      <w:tr w:rsidR="00735012" w:rsidRPr="00E84EAE" w14:paraId="1944AAE0" w14:textId="77777777" w:rsidTr="0015758E">
        <w:tc>
          <w:tcPr>
            <w:tcW w:w="1980" w:type="dxa"/>
          </w:tcPr>
          <w:p w14:paraId="5D357593"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66EC7B57" w14:textId="77777777" w:rsidR="00735012" w:rsidRPr="00E84EAE" w:rsidRDefault="00735012" w:rsidP="00DC40AA">
            <w:pPr>
              <w:rPr>
                <w:rFonts w:ascii="宋体" w:eastAsia="宋体" w:hAnsi="宋体"/>
              </w:rPr>
            </w:pPr>
            <w:r>
              <w:rPr>
                <w:rFonts w:ascii="宋体" w:eastAsia="宋体" w:hAnsi="宋体" w:hint="eastAsia"/>
              </w:rPr>
              <w:t>规则过期告警测试</w:t>
            </w:r>
          </w:p>
        </w:tc>
      </w:tr>
      <w:tr w:rsidR="00735012" w:rsidRPr="00E84EAE" w14:paraId="26114A01" w14:textId="77777777" w:rsidTr="0015758E">
        <w:tc>
          <w:tcPr>
            <w:tcW w:w="1980" w:type="dxa"/>
          </w:tcPr>
          <w:p w14:paraId="7A5C06E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37828ABD" w14:textId="77777777" w:rsidR="00735012" w:rsidRPr="00E84EAE" w:rsidRDefault="00735012" w:rsidP="00DC40AA">
            <w:pPr>
              <w:rPr>
                <w:rFonts w:ascii="宋体" w:eastAsia="宋体" w:hAnsi="宋体"/>
              </w:rPr>
            </w:pPr>
            <w:r w:rsidRPr="00E84EAE">
              <w:rPr>
                <w:rFonts w:ascii="宋体" w:eastAsia="宋体" w:hAnsi="宋体" w:hint="eastAsia"/>
              </w:rPr>
              <w:t>测试</w:t>
            </w:r>
            <w:r>
              <w:rPr>
                <w:rFonts w:ascii="宋体" w:eastAsia="宋体" w:hAnsi="宋体" w:hint="eastAsia"/>
              </w:rPr>
              <w:t>当规则过期之后配置用户是否能够收到规则过期告警邮件</w:t>
            </w:r>
          </w:p>
        </w:tc>
      </w:tr>
      <w:tr w:rsidR="00735012" w:rsidRPr="00E84EAE" w14:paraId="2D587972" w14:textId="77777777" w:rsidTr="0015758E">
        <w:tc>
          <w:tcPr>
            <w:tcW w:w="1980" w:type="dxa"/>
          </w:tcPr>
          <w:p w14:paraId="0050DDF0"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95EDDEF" w14:textId="77777777" w:rsidR="00735012" w:rsidRDefault="00735012" w:rsidP="009F02EA">
            <w:pPr>
              <w:pStyle w:val="a6"/>
              <w:numPr>
                <w:ilvl w:val="0"/>
                <w:numId w:val="45"/>
              </w:numPr>
              <w:ind w:firstLineChars="0"/>
              <w:rPr>
                <w:rFonts w:ascii="宋体" w:eastAsia="宋体" w:hAnsi="宋体"/>
              </w:rPr>
            </w:pPr>
            <w:r>
              <w:rPr>
                <w:rFonts w:ascii="宋体" w:eastAsia="宋体" w:hAnsi="宋体" w:hint="eastAsia"/>
              </w:rPr>
              <w:t>用户创建、修改规则，设置规则的过期时间</w:t>
            </w:r>
          </w:p>
          <w:p w14:paraId="0774F7F0" w14:textId="77777777" w:rsidR="00735012" w:rsidRPr="00564990" w:rsidRDefault="00735012" w:rsidP="009F02EA">
            <w:pPr>
              <w:pStyle w:val="a6"/>
              <w:numPr>
                <w:ilvl w:val="0"/>
                <w:numId w:val="45"/>
              </w:numPr>
              <w:ind w:firstLineChars="0"/>
              <w:rPr>
                <w:rFonts w:ascii="宋体" w:eastAsia="宋体" w:hAnsi="宋体"/>
              </w:rPr>
            </w:pPr>
            <w:r>
              <w:rPr>
                <w:rFonts w:ascii="宋体" w:eastAsia="宋体" w:hAnsi="宋体" w:hint="eastAsia"/>
              </w:rPr>
              <w:t>用户点击提交审核</w:t>
            </w:r>
          </w:p>
        </w:tc>
      </w:tr>
      <w:tr w:rsidR="00735012" w:rsidRPr="00E84EAE" w14:paraId="7224BD73" w14:textId="77777777" w:rsidTr="0015758E">
        <w:tc>
          <w:tcPr>
            <w:tcW w:w="1980" w:type="dxa"/>
          </w:tcPr>
          <w:p w14:paraId="3637DA4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17BE147D" w14:textId="77777777" w:rsidR="00735012" w:rsidRPr="00564990" w:rsidRDefault="00735012" w:rsidP="00DC40AA">
            <w:pPr>
              <w:rPr>
                <w:rFonts w:ascii="宋体" w:eastAsia="宋体" w:hAnsi="宋体"/>
              </w:rPr>
            </w:pPr>
            <w:r w:rsidRPr="003F1175">
              <w:rPr>
                <w:rFonts w:ascii="Arial" w:eastAsia="宋体" w:hAnsi="Arial" w:hint="eastAsia"/>
              </w:rPr>
              <w:t>1</w:t>
            </w:r>
            <w:r>
              <w:rPr>
                <w:rFonts w:ascii="宋体" w:eastAsia="宋体" w:hAnsi="宋体" w:hint="eastAsia"/>
              </w:rPr>
              <w:t>、 在</w:t>
            </w:r>
            <w:proofErr w:type="gramStart"/>
            <w:r>
              <w:rPr>
                <w:rFonts w:ascii="宋体" w:eastAsia="宋体" w:hAnsi="宋体" w:hint="eastAsia"/>
              </w:rPr>
              <w:t>规则快</w:t>
            </w:r>
            <w:proofErr w:type="gramEnd"/>
            <w:r>
              <w:rPr>
                <w:rFonts w:ascii="宋体" w:eastAsia="宋体" w:hAnsi="宋体" w:hint="eastAsia"/>
              </w:rPr>
              <w:t>过期的前三天里，用户会陆续收到规则过期的告警邮件。</w:t>
            </w:r>
          </w:p>
        </w:tc>
      </w:tr>
    </w:tbl>
    <w:p w14:paraId="0684CDE8" w14:textId="77777777" w:rsidR="00735012" w:rsidRPr="002906B3" w:rsidRDefault="00735012" w:rsidP="00735012">
      <w:pPr>
        <w:spacing w:line="360" w:lineRule="auto"/>
        <w:ind w:firstLineChars="200" w:firstLine="480"/>
        <w:rPr>
          <w:rFonts w:ascii="宋体" w:eastAsia="宋体" w:hAnsi="宋体"/>
          <w:sz w:val="24"/>
          <w:szCs w:val="24"/>
        </w:rPr>
      </w:pPr>
      <w:r w:rsidRPr="002906B3">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6</w:t>
      </w:r>
      <w:r w:rsidRPr="002906B3">
        <w:rPr>
          <w:rFonts w:ascii="宋体" w:eastAsia="宋体" w:hAnsi="宋体" w:hint="eastAsia"/>
          <w:sz w:val="24"/>
          <w:szCs w:val="24"/>
        </w:rPr>
        <w:t>为审核流操作测试用例</w:t>
      </w:r>
      <w:r>
        <w:rPr>
          <w:rFonts w:ascii="宋体" w:eastAsia="宋体" w:hAnsi="宋体" w:hint="eastAsia"/>
          <w:sz w:val="24"/>
          <w:szCs w:val="24"/>
        </w:rPr>
        <w:t>，验证审核流是否能够按照指定的条件查询，验证用户是否能够正确的终止审核流。</w:t>
      </w:r>
    </w:p>
    <w:p w14:paraId="649B5A45" w14:textId="34F27414" w:rsidR="00E7698C" w:rsidRDefault="00E7698C" w:rsidP="00E7698C">
      <w:pPr>
        <w:pStyle w:val="af8"/>
        <w:keepNext/>
      </w:pPr>
      <w:bookmarkStart w:id="429" w:name="_Toc36736522"/>
      <w:bookmarkStart w:id="430" w:name="_Toc36939158"/>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AA7DEB">
        <w:rPr>
          <w:rFonts w:hint="eastAsia"/>
        </w:rPr>
        <w:t>审核流操作测试用例</w:t>
      </w:r>
      <w:bookmarkEnd w:id="429"/>
      <w:bookmarkEnd w:id="430"/>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199D6F2C" w14:textId="77777777" w:rsidTr="0015758E">
        <w:tc>
          <w:tcPr>
            <w:tcW w:w="1980" w:type="dxa"/>
          </w:tcPr>
          <w:p w14:paraId="22CA1E7F"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3F00B7F1" w14:textId="77777777" w:rsidR="00735012" w:rsidRPr="00E84EAE"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4</w:t>
            </w:r>
          </w:p>
        </w:tc>
      </w:tr>
      <w:tr w:rsidR="00735012" w:rsidRPr="00E84EAE" w14:paraId="42391ED6" w14:textId="77777777" w:rsidTr="0015758E">
        <w:tc>
          <w:tcPr>
            <w:tcW w:w="1980" w:type="dxa"/>
          </w:tcPr>
          <w:p w14:paraId="47BE9D90"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76AF6817" w14:textId="77777777" w:rsidR="00735012" w:rsidRPr="00E84EAE" w:rsidRDefault="00735012" w:rsidP="00DC40AA">
            <w:pPr>
              <w:rPr>
                <w:rFonts w:ascii="宋体" w:eastAsia="宋体" w:hAnsi="宋体"/>
              </w:rPr>
            </w:pPr>
            <w:r w:rsidRPr="00E84EAE">
              <w:rPr>
                <w:rFonts w:ascii="宋体" w:eastAsia="宋体" w:hAnsi="宋体" w:hint="eastAsia"/>
              </w:rPr>
              <w:t>审核流功能测试</w:t>
            </w:r>
          </w:p>
        </w:tc>
      </w:tr>
      <w:tr w:rsidR="00735012" w:rsidRPr="00E84EAE" w14:paraId="78E29742" w14:textId="77777777" w:rsidTr="0015758E">
        <w:tc>
          <w:tcPr>
            <w:tcW w:w="1980" w:type="dxa"/>
          </w:tcPr>
          <w:p w14:paraId="2460C18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2EEDEE7A" w14:textId="77777777" w:rsidR="00735012" w:rsidRPr="00E84EAE" w:rsidRDefault="00735012" w:rsidP="00DC40AA">
            <w:pPr>
              <w:rPr>
                <w:rFonts w:ascii="宋体" w:eastAsia="宋体" w:hAnsi="宋体"/>
              </w:rPr>
            </w:pPr>
            <w:r w:rsidRPr="00E84EAE">
              <w:rPr>
                <w:rFonts w:ascii="宋体" w:eastAsia="宋体" w:hAnsi="宋体" w:hint="eastAsia"/>
              </w:rPr>
              <w:t>测试触发审核流创建、审核流查询、审核流终止</w:t>
            </w:r>
          </w:p>
        </w:tc>
      </w:tr>
      <w:tr w:rsidR="00735012" w:rsidRPr="00E84EAE" w14:paraId="258C6C7E" w14:textId="77777777" w:rsidTr="0015758E">
        <w:tc>
          <w:tcPr>
            <w:tcW w:w="1980" w:type="dxa"/>
          </w:tcPr>
          <w:p w14:paraId="27D1B01F"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25E5387"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用户新增、修改规则，点击提交审核</w:t>
            </w:r>
          </w:p>
          <w:p w14:paraId="67B739B5"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用户点击审核流选项卡，填写审核流查询条件，点击查询</w:t>
            </w:r>
          </w:p>
          <w:p w14:paraId="7B2DC285"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点击审核流选项卡，选择已有审核流，点击终止</w:t>
            </w:r>
          </w:p>
        </w:tc>
      </w:tr>
      <w:tr w:rsidR="00735012" w:rsidRPr="00E84EAE" w14:paraId="2FDA157F" w14:textId="77777777" w:rsidTr="0015758E">
        <w:tc>
          <w:tcPr>
            <w:tcW w:w="1980" w:type="dxa"/>
          </w:tcPr>
          <w:p w14:paraId="172AE123"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30BBA81" w14:textId="77777777" w:rsidR="00735012" w:rsidRPr="00E84EAE" w:rsidRDefault="00735012" w:rsidP="009F02EA">
            <w:pPr>
              <w:pStyle w:val="a6"/>
              <w:numPr>
                <w:ilvl w:val="0"/>
                <w:numId w:val="41"/>
              </w:numPr>
              <w:ind w:firstLineChars="0"/>
              <w:rPr>
                <w:rFonts w:ascii="宋体" w:eastAsia="宋体" w:hAnsi="宋体"/>
              </w:rPr>
            </w:pPr>
            <w:r w:rsidRPr="00E84EAE">
              <w:rPr>
                <w:rFonts w:ascii="宋体" w:eastAsia="宋体" w:hAnsi="宋体" w:hint="eastAsia"/>
              </w:rPr>
              <w:t>用户新增、修改规则，并触发审核流的创建</w:t>
            </w:r>
          </w:p>
          <w:p w14:paraId="53FEC8F2" w14:textId="77777777" w:rsidR="00735012" w:rsidRDefault="00735012" w:rsidP="009F02EA">
            <w:pPr>
              <w:pStyle w:val="a6"/>
              <w:numPr>
                <w:ilvl w:val="0"/>
                <w:numId w:val="41"/>
              </w:numPr>
              <w:ind w:firstLineChars="0"/>
              <w:rPr>
                <w:rFonts w:ascii="宋体" w:eastAsia="宋体" w:hAnsi="宋体"/>
              </w:rPr>
            </w:pPr>
            <w:r w:rsidRPr="00E84EAE">
              <w:rPr>
                <w:rFonts w:ascii="宋体" w:eastAsia="宋体" w:hAnsi="宋体" w:hint="eastAsia"/>
              </w:rPr>
              <w:t>用户获取根据指定</w:t>
            </w:r>
            <w:r>
              <w:rPr>
                <w:rFonts w:ascii="宋体" w:eastAsia="宋体" w:hAnsi="宋体" w:hint="eastAsia"/>
              </w:rPr>
              <w:t>条件查询的审核流</w:t>
            </w:r>
          </w:p>
          <w:p w14:paraId="706FBCD6" w14:textId="77777777" w:rsidR="00735012" w:rsidRDefault="00735012" w:rsidP="009F02EA">
            <w:pPr>
              <w:pStyle w:val="a6"/>
              <w:numPr>
                <w:ilvl w:val="0"/>
                <w:numId w:val="41"/>
              </w:numPr>
              <w:ind w:firstLineChars="0"/>
              <w:rPr>
                <w:rFonts w:ascii="宋体" w:eastAsia="宋体" w:hAnsi="宋体"/>
              </w:rPr>
            </w:pPr>
            <w:r>
              <w:rPr>
                <w:rFonts w:ascii="宋体" w:eastAsia="宋体" w:hAnsi="宋体" w:hint="eastAsia"/>
              </w:rPr>
              <w:t>审核流状态已由审核中状态转变为终止状态</w:t>
            </w:r>
          </w:p>
          <w:p w14:paraId="09AC3E2E" w14:textId="77777777" w:rsidR="00735012" w:rsidRPr="00E84EAE" w:rsidRDefault="00735012" w:rsidP="009F02EA">
            <w:pPr>
              <w:pStyle w:val="a6"/>
              <w:numPr>
                <w:ilvl w:val="0"/>
                <w:numId w:val="41"/>
              </w:numPr>
              <w:ind w:firstLineChars="0"/>
              <w:rPr>
                <w:rFonts w:ascii="宋体" w:eastAsia="宋体" w:hAnsi="宋体"/>
              </w:rPr>
            </w:pPr>
            <w:r>
              <w:rPr>
                <w:rFonts w:ascii="宋体" w:eastAsia="宋体" w:hAnsi="宋体" w:hint="eastAsia"/>
              </w:rPr>
              <w:t>审核平台中审核</w:t>
            </w:r>
            <w:proofErr w:type="gramStart"/>
            <w:r>
              <w:rPr>
                <w:rFonts w:ascii="宋体" w:eastAsia="宋体" w:hAnsi="宋体" w:hint="eastAsia"/>
              </w:rPr>
              <w:t>流已经</w:t>
            </w:r>
            <w:proofErr w:type="gramEnd"/>
            <w:r>
              <w:rPr>
                <w:rFonts w:ascii="宋体" w:eastAsia="宋体" w:hAnsi="宋体" w:hint="eastAsia"/>
              </w:rPr>
              <w:t>终止</w:t>
            </w:r>
          </w:p>
        </w:tc>
      </w:tr>
    </w:tbl>
    <w:p w14:paraId="5C77781C" w14:textId="77777777" w:rsidR="00735012" w:rsidRPr="00E24E95" w:rsidRDefault="00735012" w:rsidP="00735012">
      <w:pPr>
        <w:spacing w:line="360" w:lineRule="auto"/>
        <w:ind w:firstLineChars="200" w:firstLine="480"/>
        <w:jc w:val="left"/>
        <w:rPr>
          <w:rFonts w:ascii="宋体" w:eastAsia="宋体" w:hAnsi="宋体"/>
          <w:sz w:val="24"/>
          <w:szCs w:val="24"/>
        </w:rPr>
      </w:pPr>
      <w:r w:rsidRPr="00E24E9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7</w:t>
      </w:r>
      <w:r w:rsidRPr="00E24E95">
        <w:rPr>
          <w:rFonts w:ascii="宋体" w:eastAsia="宋体" w:hAnsi="宋体" w:hint="eastAsia"/>
          <w:sz w:val="24"/>
          <w:szCs w:val="24"/>
        </w:rPr>
        <w:t>为审核权转移测试用例</w:t>
      </w:r>
      <w:r>
        <w:rPr>
          <w:rFonts w:ascii="宋体" w:eastAsia="宋体" w:hAnsi="宋体" w:hint="eastAsia"/>
          <w:sz w:val="24"/>
          <w:szCs w:val="24"/>
        </w:rPr>
        <w:t>，验证审核权是否能够正确的流转。审核人员在审核平台对审核流进行审核之后，审核的信息就会转交到履约超时管理系统中，系统会根据具体情况进行审核权的转移。</w:t>
      </w:r>
    </w:p>
    <w:p w14:paraId="4FB78D13" w14:textId="33E8652E" w:rsidR="00E7698C" w:rsidRDefault="00E7698C" w:rsidP="00E7698C">
      <w:pPr>
        <w:pStyle w:val="af8"/>
        <w:keepNext/>
      </w:pPr>
      <w:bookmarkStart w:id="431" w:name="_Toc36736523"/>
      <w:bookmarkStart w:id="432" w:name="_Toc36939159"/>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EF07A5">
        <w:rPr>
          <w:rFonts w:hint="eastAsia"/>
        </w:rPr>
        <w:t>审核权转移测试用例</w:t>
      </w:r>
      <w:bookmarkEnd w:id="431"/>
      <w:bookmarkEnd w:id="432"/>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EBED64C" w14:textId="77777777" w:rsidTr="0015758E">
        <w:tc>
          <w:tcPr>
            <w:tcW w:w="1980" w:type="dxa"/>
          </w:tcPr>
          <w:p w14:paraId="5000FB04"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50AAAD15" w14:textId="77777777" w:rsidR="00735012" w:rsidRPr="00E84EAE"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5</w:t>
            </w:r>
          </w:p>
        </w:tc>
      </w:tr>
      <w:tr w:rsidR="00735012" w:rsidRPr="00E84EAE" w14:paraId="54482010" w14:textId="77777777" w:rsidTr="0015758E">
        <w:tc>
          <w:tcPr>
            <w:tcW w:w="1980" w:type="dxa"/>
          </w:tcPr>
          <w:p w14:paraId="3A2FE904"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B0B1C43" w14:textId="77777777" w:rsidR="00735012" w:rsidRPr="00E84EAE" w:rsidRDefault="00735012" w:rsidP="00DC40AA">
            <w:pPr>
              <w:rPr>
                <w:rFonts w:ascii="宋体" w:eastAsia="宋体" w:hAnsi="宋体"/>
              </w:rPr>
            </w:pPr>
            <w:r>
              <w:rPr>
                <w:rFonts w:ascii="宋体" w:eastAsia="宋体" w:hAnsi="宋体" w:hint="eastAsia"/>
              </w:rPr>
              <w:t>审核权转移测试</w:t>
            </w:r>
          </w:p>
        </w:tc>
      </w:tr>
      <w:tr w:rsidR="00735012" w:rsidRPr="00E84EAE" w14:paraId="0155E790" w14:textId="77777777" w:rsidTr="0015758E">
        <w:tc>
          <w:tcPr>
            <w:tcW w:w="1980" w:type="dxa"/>
          </w:tcPr>
          <w:p w14:paraId="6E02EAF7"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0FCE7D1" w14:textId="77777777" w:rsidR="00735012" w:rsidRPr="00E84EAE" w:rsidRDefault="00735012" w:rsidP="00DC40AA">
            <w:pPr>
              <w:rPr>
                <w:rFonts w:ascii="宋体" w:eastAsia="宋体" w:hAnsi="宋体"/>
              </w:rPr>
            </w:pPr>
            <w:r>
              <w:rPr>
                <w:rFonts w:ascii="宋体" w:eastAsia="宋体" w:hAnsi="宋体" w:hint="eastAsia"/>
              </w:rPr>
              <w:t>测试审核权是否能够正确转移</w:t>
            </w:r>
          </w:p>
        </w:tc>
      </w:tr>
      <w:tr w:rsidR="00735012" w:rsidRPr="00E84EAE" w14:paraId="174AA130" w14:textId="77777777" w:rsidTr="0015758E">
        <w:tc>
          <w:tcPr>
            <w:tcW w:w="1980" w:type="dxa"/>
          </w:tcPr>
          <w:p w14:paraId="57A1405A"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602E9525" w14:textId="77777777" w:rsidR="00735012" w:rsidRPr="00F83BF3" w:rsidRDefault="00735012" w:rsidP="009F02EA">
            <w:pPr>
              <w:pStyle w:val="a6"/>
              <w:numPr>
                <w:ilvl w:val="0"/>
                <w:numId w:val="42"/>
              </w:numPr>
              <w:ind w:firstLineChars="0"/>
              <w:rPr>
                <w:rFonts w:ascii="宋体" w:eastAsia="宋体" w:hAnsi="宋体"/>
              </w:rPr>
            </w:pPr>
            <w:r w:rsidRPr="00F83BF3">
              <w:rPr>
                <w:rFonts w:ascii="宋体" w:eastAsia="宋体" w:hAnsi="宋体" w:hint="eastAsia"/>
              </w:rPr>
              <w:t>用户</w:t>
            </w:r>
            <w:r>
              <w:rPr>
                <w:rFonts w:ascii="宋体" w:eastAsia="宋体" w:hAnsi="宋体" w:hint="eastAsia"/>
              </w:rPr>
              <w:t>进入审核平台</w:t>
            </w:r>
          </w:p>
          <w:p w14:paraId="761C92DE" w14:textId="77777777" w:rsidR="00735012" w:rsidRDefault="00735012" w:rsidP="009F02EA">
            <w:pPr>
              <w:pStyle w:val="a6"/>
              <w:numPr>
                <w:ilvl w:val="0"/>
                <w:numId w:val="42"/>
              </w:numPr>
              <w:ind w:firstLineChars="0"/>
              <w:rPr>
                <w:rFonts w:ascii="宋体" w:eastAsia="宋体" w:hAnsi="宋体"/>
              </w:rPr>
            </w:pPr>
            <w:r>
              <w:rPr>
                <w:rFonts w:ascii="宋体" w:eastAsia="宋体" w:hAnsi="宋体" w:hint="eastAsia"/>
              </w:rPr>
              <w:t>用户点击审核失败</w:t>
            </w:r>
          </w:p>
          <w:p w14:paraId="413B341A" w14:textId="77777777" w:rsidR="00735012" w:rsidRPr="00F83BF3" w:rsidRDefault="00735012" w:rsidP="009F02EA">
            <w:pPr>
              <w:pStyle w:val="a6"/>
              <w:numPr>
                <w:ilvl w:val="0"/>
                <w:numId w:val="42"/>
              </w:numPr>
              <w:ind w:firstLineChars="0"/>
              <w:rPr>
                <w:rFonts w:ascii="宋体" w:eastAsia="宋体" w:hAnsi="宋体"/>
              </w:rPr>
            </w:pPr>
            <w:r>
              <w:rPr>
                <w:rFonts w:ascii="宋体" w:eastAsia="宋体" w:hAnsi="宋体" w:hint="eastAsia"/>
              </w:rPr>
              <w:t>用户点击审核通过</w:t>
            </w:r>
          </w:p>
        </w:tc>
      </w:tr>
      <w:tr w:rsidR="00735012" w:rsidRPr="00E84EAE" w14:paraId="56CD6A35" w14:textId="77777777" w:rsidTr="0015758E">
        <w:tc>
          <w:tcPr>
            <w:tcW w:w="1980" w:type="dxa"/>
          </w:tcPr>
          <w:p w14:paraId="25167CD1"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BF1140" w14:textId="77777777" w:rsidR="00735012"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用户在审核平台查看到审核未通过</w:t>
            </w:r>
          </w:p>
          <w:p w14:paraId="3F05AE59" w14:textId="77777777" w:rsidR="00735012"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用户在审核平台查看到审核进行中，系统将审核权流转到下一个审核人员</w:t>
            </w:r>
          </w:p>
          <w:p w14:paraId="57FE6DF6" w14:textId="77777777" w:rsidR="00735012" w:rsidRPr="00F83BF3"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用户在审核平台查看到审核通过，通过的规则会被纳入规则库中</w:t>
            </w:r>
          </w:p>
        </w:tc>
      </w:tr>
    </w:tbl>
    <w:p w14:paraId="5F6A476E" w14:textId="77777777" w:rsidR="00D549A2" w:rsidRDefault="00D549A2" w:rsidP="00735012">
      <w:pPr>
        <w:spacing w:line="360" w:lineRule="auto"/>
        <w:ind w:firstLineChars="200" w:firstLine="480"/>
        <w:jc w:val="left"/>
        <w:rPr>
          <w:rFonts w:ascii="宋体" w:eastAsia="宋体" w:hAnsi="宋体"/>
          <w:sz w:val="24"/>
          <w:szCs w:val="28"/>
        </w:rPr>
      </w:pPr>
    </w:p>
    <w:p w14:paraId="2170460D" w14:textId="26CE5520" w:rsidR="00735012" w:rsidRPr="00234CCB" w:rsidRDefault="00735012" w:rsidP="00735012">
      <w:pPr>
        <w:spacing w:line="360" w:lineRule="auto"/>
        <w:ind w:firstLineChars="200" w:firstLine="480"/>
        <w:jc w:val="left"/>
        <w:rPr>
          <w:rFonts w:ascii="宋体" w:eastAsia="宋体" w:hAnsi="宋体"/>
          <w:sz w:val="24"/>
          <w:szCs w:val="28"/>
        </w:rPr>
      </w:pPr>
      <w:r w:rsidRPr="00234CCB">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8</w:t>
      </w:r>
      <w:r w:rsidRPr="00234CCB">
        <w:rPr>
          <w:rFonts w:ascii="宋体" w:eastAsia="宋体" w:hAnsi="宋体" w:hint="eastAsia"/>
          <w:sz w:val="24"/>
          <w:szCs w:val="28"/>
        </w:rPr>
        <w:t>为审核消息保障测试用例</w:t>
      </w:r>
      <w:r>
        <w:rPr>
          <w:rFonts w:ascii="宋体" w:eastAsia="宋体" w:hAnsi="宋体" w:hint="eastAsia"/>
          <w:sz w:val="24"/>
          <w:szCs w:val="28"/>
        </w:rPr>
        <w:t>，用于验证系统能够在消息丢失的情况下也能保证审核</w:t>
      </w:r>
      <w:proofErr w:type="gramStart"/>
      <w:r>
        <w:rPr>
          <w:rFonts w:ascii="宋体" w:eastAsia="宋体" w:hAnsi="宋体" w:hint="eastAsia"/>
          <w:sz w:val="24"/>
          <w:szCs w:val="28"/>
        </w:rPr>
        <w:t>流能够</w:t>
      </w:r>
      <w:proofErr w:type="gramEnd"/>
      <w:r>
        <w:rPr>
          <w:rFonts w:ascii="宋体" w:eastAsia="宋体" w:hAnsi="宋体" w:hint="eastAsia"/>
          <w:sz w:val="24"/>
          <w:szCs w:val="28"/>
        </w:rPr>
        <w:t>进行下去。</w:t>
      </w:r>
    </w:p>
    <w:p w14:paraId="3049DF83" w14:textId="184FD307" w:rsidR="00E7698C" w:rsidRDefault="00E7698C" w:rsidP="00E7698C">
      <w:pPr>
        <w:pStyle w:val="af8"/>
        <w:keepNext/>
      </w:pPr>
      <w:bookmarkStart w:id="433" w:name="_Toc36736524"/>
      <w:bookmarkStart w:id="434" w:name="_Toc36939160"/>
      <w:r>
        <w:lastRenderedPageBreak/>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356294">
        <w:rPr>
          <w:rFonts w:hint="eastAsia"/>
        </w:rPr>
        <w:t>审核消息保障测试用例</w:t>
      </w:r>
      <w:bookmarkEnd w:id="433"/>
      <w:bookmarkEnd w:id="434"/>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FB0839" w14:paraId="1BFBB28E" w14:textId="77777777" w:rsidTr="0015758E">
        <w:tc>
          <w:tcPr>
            <w:tcW w:w="1980" w:type="dxa"/>
          </w:tcPr>
          <w:p w14:paraId="7EF8EAFE" w14:textId="77777777" w:rsidR="00735012" w:rsidRPr="00FB0839" w:rsidRDefault="00735012" w:rsidP="00DC40AA">
            <w:pPr>
              <w:rPr>
                <w:rFonts w:ascii="宋体" w:eastAsia="宋体" w:hAnsi="宋体"/>
              </w:rPr>
            </w:pPr>
            <w:r w:rsidRPr="00FB0839">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2E5C0A16" w14:textId="77777777" w:rsidR="00735012" w:rsidRPr="00FB0839"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6</w:t>
            </w:r>
          </w:p>
        </w:tc>
      </w:tr>
      <w:tr w:rsidR="00735012" w:rsidRPr="00FB0839" w14:paraId="1E1C912D" w14:textId="77777777" w:rsidTr="0015758E">
        <w:tc>
          <w:tcPr>
            <w:tcW w:w="1980" w:type="dxa"/>
          </w:tcPr>
          <w:p w14:paraId="21FDACC8" w14:textId="77777777" w:rsidR="00735012" w:rsidRPr="00FB0839" w:rsidRDefault="00735012" w:rsidP="00DC40AA">
            <w:pPr>
              <w:rPr>
                <w:rFonts w:ascii="宋体" w:eastAsia="宋体" w:hAnsi="宋体"/>
              </w:rPr>
            </w:pPr>
            <w:r w:rsidRPr="00FB0839">
              <w:rPr>
                <w:rFonts w:ascii="宋体" w:eastAsia="宋体" w:hAnsi="宋体" w:hint="eastAsia"/>
              </w:rPr>
              <w:t>测试名称</w:t>
            </w:r>
          </w:p>
        </w:tc>
        <w:tc>
          <w:tcPr>
            <w:tcW w:w="6316" w:type="dxa"/>
          </w:tcPr>
          <w:p w14:paraId="1BDA3B2B" w14:textId="77777777" w:rsidR="00735012" w:rsidRPr="00FB0839" w:rsidRDefault="00735012" w:rsidP="00DC40AA">
            <w:pPr>
              <w:rPr>
                <w:rFonts w:ascii="宋体" w:eastAsia="宋体" w:hAnsi="宋体"/>
              </w:rPr>
            </w:pPr>
            <w:r>
              <w:rPr>
                <w:rFonts w:ascii="宋体" w:eastAsia="宋体" w:hAnsi="宋体" w:hint="eastAsia"/>
              </w:rPr>
              <w:t>审核消息保障测试用例</w:t>
            </w:r>
          </w:p>
        </w:tc>
      </w:tr>
      <w:tr w:rsidR="00735012" w:rsidRPr="00FB0839" w14:paraId="7C6A702D" w14:textId="77777777" w:rsidTr="0015758E">
        <w:tc>
          <w:tcPr>
            <w:tcW w:w="1980" w:type="dxa"/>
          </w:tcPr>
          <w:p w14:paraId="48FA39CC" w14:textId="77777777" w:rsidR="00735012" w:rsidRPr="00FB0839" w:rsidRDefault="00735012" w:rsidP="00DC40AA">
            <w:pPr>
              <w:rPr>
                <w:rFonts w:ascii="宋体" w:eastAsia="宋体" w:hAnsi="宋体"/>
              </w:rPr>
            </w:pPr>
            <w:r w:rsidRPr="00FB0839">
              <w:rPr>
                <w:rFonts w:ascii="宋体" w:eastAsia="宋体" w:hAnsi="宋体" w:hint="eastAsia"/>
              </w:rPr>
              <w:t>测试描述</w:t>
            </w:r>
          </w:p>
        </w:tc>
        <w:tc>
          <w:tcPr>
            <w:tcW w:w="6316" w:type="dxa"/>
          </w:tcPr>
          <w:p w14:paraId="428827C4" w14:textId="77777777" w:rsidR="00735012" w:rsidRPr="00FB0839" w:rsidRDefault="00735012" w:rsidP="00DC40AA">
            <w:pPr>
              <w:rPr>
                <w:rFonts w:ascii="宋体" w:eastAsia="宋体" w:hAnsi="宋体"/>
              </w:rPr>
            </w:pPr>
            <w:r>
              <w:rPr>
                <w:rFonts w:ascii="宋体" w:eastAsia="宋体" w:hAnsi="宋体" w:hint="eastAsia"/>
              </w:rPr>
              <w:t>测试是否能够正确的保障审核消息</w:t>
            </w:r>
          </w:p>
        </w:tc>
      </w:tr>
      <w:tr w:rsidR="00735012" w:rsidRPr="00FB0839" w14:paraId="645B3636" w14:textId="77777777" w:rsidTr="0015758E">
        <w:tc>
          <w:tcPr>
            <w:tcW w:w="1980" w:type="dxa"/>
          </w:tcPr>
          <w:p w14:paraId="1A5E76B8" w14:textId="77777777" w:rsidR="00735012" w:rsidRPr="00FB0839" w:rsidRDefault="00735012" w:rsidP="00DC40AA">
            <w:pPr>
              <w:rPr>
                <w:rFonts w:ascii="宋体" w:eastAsia="宋体" w:hAnsi="宋体"/>
              </w:rPr>
            </w:pPr>
            <w:bookmarkStart w:id="435" w:name="_Hlk36625240"/>
            <w:r w:rsidRPr="00FB0839">
              <w:rPr>
                <w:rFonts w:ascii="宋体" w:eastAsia="宋体" w:hAnsi="宋体" w:hint="eastAsia"/>
              </w:rPr>
              <w:t>测试步骤</w:t>
            </w:r>
          </w:p>
        </w:tc>
        <w:tc>
          <w:tcPr>
            <w:tcW w:w="6316" w:type="dxa"/>
          </w:tcPr>
          <w:p w14:paraId="34FD3ACD"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审核平台审核当前节点</w:t>
            </w:r>
          </w:p>
          <w:p w14:paraId="71C588A9"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审核平台不发送消息</w:t>
            </w:r>
            <w:proofErr w:type="gramStart"/>
            <w:r>
              <w:rPr>
                <w:rFonts w:ascii="宋体" w:eastAsia="宋体" w:hAnsi="宋体" w:hint="eastAsia"/>
              </w:rPr>
              <w:t>至消息</w:t>
            </w:r>
            <w:proofErr w:type="gramEnd"/>
            <w:r>
              <w:rPr>
                <w:rFonts w:ascii="宋体" w:eastAsia="宋体" w:hAnsi="宋体" w:hint="eastAsia"/>
              </w:rPr>
              <w:t>队列</w:t>
            </w:r>
          </w:p>
          <w:p w14:paraId="4218B275"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静置三秒时间</w:t>
            </w:r>
          </w:p>
          <w:p w14:paraId="4882FE1B" w14:textId="77777777" w:rsidR="00735012" w:rsidRPr="007F17E3" w:rsidRDefault="00735012" w:rsidP="009F02EA">
            <w:pPr>
              <w:pStyle w:val="a6"/>
              <w:numPr>
                <w:ilvl w:val="0"/>
                <w:numId w:val="44"/>
              </w:numPr>
              <w:ind w:firstLineChars="0"/>
              <w:rPr>
                <w:rFonts w:ascii="宋体" w:eastAsia="宋体" w:hAnsi="宋体"/>
              </w:rPr>
            </w:pPr>
            <w:r>
              <w:rPr>
                <w:rFonts w:ascii="宋体" w:eastAsia="宋体" w:hAnsi="宋体" w:hint="eastAsia"/>
              </w:rPr>
              <w:t>比较本系统和审核平台同一个审核流的数据是否一致</w:t>
            </w:r>
          </w:p>
        </w:tc>
      </w:tr>
      <w:tr w:rsidR="00735012" w:rsidRPr="00FB0839" w14:paraId="18E8F26F" w14:textId="77777777" w:rsidTr="0015758E">
        <w:tc>
          <w:tcPr>
            <w:tcW w:w="1980" w:type="dxa"/>
          </w:tcPr>
          <w:p w14:paraId="1A3B9EBF" w14:textId="77777777" w:rsidR="00735012" w:rsidRPr="00FB0839" w:rsidRDefault="00735012" w:rsidP="00DC40AA">
            <w:pPr>
              <w:rPr>
                <w:rFonts w:ascii="宋体" w:eastAsia="宋体" w:hAnsi="宋体"/>
              </w:rPr>
            </w:pPr>
            <w:r w:rsidRPr="00FB0839">
              <w:rPr>
                <w:rFonts w:ascii="宋体" w:eastAsia="宋体" w:hAnsi="宋体" w:hint="eastAsia"/>
              </w:rPr>
              <w:t>预期结果</w:t>
            </w:r>
          </w:p>
        </w:tc>
        <w:tc>
          <w:tcPr>
            <w:tcW w:w="6316" w:type="dxa"/>
          </w:tcPr>
          <w:p w14:paraId="7C45B2CA" w14:textId="77777777" w:rsidR="00735012" w:rsidRPr="00FB0839" w:rsidRDefault="00735012" w:rsidP="009F02EA">
            <w:pPr>
              <w:pStyle w:val="a6"/>
              <w:numPr>
                <w:ilvl w:val="0"/>
                <w:numId w:val="10"/>
              </w:numPr>
              <w:ind w:firstLineChars="0"/>
              <w:rPr>
                <w:rFonts w:ascii="宋体" w:eastAsia="宋体" w:hAnsi="宋体"/>
              </w:rPr>
            </w:pPr>
            <w:r>
              <w:rPr>
                <w:rFonts w:ascii="宋体" w:eastAsia="宋体" w:hAnsi="宋体" w:hint="eastAsia"/>
              </w:rPr>
              <w:t>本系统中的审核</w:t>
            </w:r>
            <w:proofErr w:type="gramStart"/>
            <w:r>
              <w:rPr>
                <w:rFonts w:ascii="宋体" w:eastAsia="宋体" w:hAnsi="宋体" w:hint="eastAsia"/>
              </w:rPr>
              <w:t>流数据</w:t>
            </w:r>
            <w:proofErr w:type="gramEnd"/>
            <w:r>
              <w:rPr>
                <w:rFonts w:ascii="宋体" w:eastAsia="宋体" w:hAnsi="宋体" w:hint="eastAsia"/>
              </w:rPr>
              <w:t>与审核平台中的数据能够保持一致</w:t>
            </w:r>
          </w:p>
        </w:tc>
      </w:tr>
    </w:tbl>
    <w:p w14:paraId="03AD3232" w14:textId="61118DD5" w:rsidR="00AF241C" w:rsidRPr="009154C5" w:rsidRDefault="00AF241C" w:rsidP="00AF241C">
      <w:pPr>
        <w:spacing w:line="360" w:lineRule="auto"/>
        <w:ind w:firstLineChars="200" w:firstLine="480"/>
        <w:rPr>
          <w:rFonts w:ascii="宋体" w:eastAsia="宋体" w:hAnsi="宋体"/>
          <w:sz w:val="24"/>
          <w:szCs w:val="24"/>
        </w:rPr>
      </w:pPr>
      <w:r w:rsidRPr="009154C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9</w:t>
      </w:r>
      <w:r w:rsidRPr="009154C5">
        <w:rPr>
          <w:rFonts w:ascii="宋体" w:eastAsia="宋体" w:hAnsi="宋体" w:hint="eastAsia"/>
          <w:sz w:val="24"/>
          <w:szCs w:val="24"/>
        </w:rPr>
        <w:t>为规则预处理功能的测试用例</w:t>
      </w:r>
      <w:r>
        <w:rPr>
          <w:rFonts w:ascii="宋体" w:eastAsia="宋体" w:hAnsi="宋体" w:hint="eastAsia"/>
          <w:sz w:val="24"/>
          <w:szCs w:val="24"/>
        </w:rPr>
        <w:t>，用于测试前端配置的规则能否在后端生成相应的执行规则。</w:t>
      </w:r>
    </w:p>
    <w:p w14:paraId="77741F2C" w14:textId="4EE8B204" w:rsidR="00E7698C" w:rsidRDefault="00E7698C" w:rsidP="00E7698C">
      <w:pPr>
        <w:pStyle w:val="af8"/>
        <w:keepNext/>
      </w:pPr>
      <w:bookmarkStart w:id="436" w:name="_Toc36736525"/>
      <w:bookmarkStart w:id="437" w:name="_Toc36939161"/>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00AF241C">
        <w:t xml:space="preserve"> </w:t>
      </w:r>
      <w:r w:rsidR="00AF241C" w:rsidRPr="00551B1C">
        <w:rPr>
          <w:rFonts w:hint="eastAsia"/>
        </w:rPr>
        <w:t>规则预处理功能测试用例</w:t>
      </w:r>
      <w:bookmarkEnd w:id="436"/>
      <w:bookmarkEnd w:id="437"/>
    </w:p>
    <w:tbl>
      <w:tblPr>
        <w:tblStyle w:val="af4"/>
        <w:tblW w:w="0" w:type="auto"/>
        <w:tblCellMar>
          <w:left w:w="28" w:type="dxa"/>
          <w:right w:w="28" w:type="dxa"/>
        </w:tblCellMar>
        <w:tblLook w:val="04A0" w:firstRow="1" w:lastRow="0" w:firstColumn="1" w:lastColumn="0" w:noHBand="0" w:noVBand="1"/>
      </w:tblPr>
      <w:tblGrid>
        <w:gridCol w:w="1980"/>
        <w:gridCol w:w="6316"/>
      </w:tblGrid>
      <w:tr w:rsidR="00AF241C" w:rsidRPr="00EE6371" w14:paraId="206B08BF" w14:textId="77777777" w:rsidTr="008A39AC">
        <w:tc>
          <w:tcPr>
            <w:tcW w:w="1980" w:type="dxa"/>
          </w:tcPr>
          <w:p w14:paraId="00DBDDC5" w14:textId="77777777" w:rsidR="00AF241C" w:rsidRPr="00EE6371" w:rsidRDefault="00AF241C" w:rsidP="008A39AC">
            <w:pPr>
              <w:rPr>
                <w:rFonts w:ascii="宋体" w:eastAsia="宋体" w:hAnsi="宋体"/>
              </w:rPr>
            </w:pPr>
            <w:r w:rsidRPr="00EE6371">
              <w:rPr>
                <w:rFonts w:ascii="宋体" w:eastAsia="宋体" w:hAnsi="宋体" w:hint="eastAsia"/>
              </w:rPr>
              <w:t>测试</w:t>
            </w:r>
            <w:r w:rsidRPr="00A378BC">
              <w:rPr>
                <w:rFonts w:ascii="Arial" w:eastAsia="宋体" w:hAnsi="Arial" w:hint="eastAsia"/>
              </w:rPr>
              <w:t>ID</w:t>
            </w:r>
          </w:p>
        </w:tc>
        <w:tc>
          <w:tcPr>
            <w:tcW w:w="6316" w:type="dxa"/>
          </w:tcPr>
          <w:p w14:paraId="0DD78737" w14:textId="77777777" w:rsidR="00AF241C" w:rsidRPr="00EE6371" w:rsidRDefault="00AF241C" w:rsidP="008A39AC">
            <w:pPr>
              <w:rPr>
                <w:rFonts w:ascii="宋体" w:eastAsia="宋体" w:hAnsi="宋体"/>
              </w:rPr>
            </w:pPr>
            <w:r w:rsidRPr="00A378BC">
              <w:rPr>
                <w:rFonts w:ascii="Arial" w:eastAsia="宋体" w:hAnsi="Arial" w:hint="eastAsia"/>
              </w:rPr>
              <w:t>TC</w:t>
            </w:r>
            <w:r w:rsidRPr="003F1175">
              <w:rPr>
                <w:rFonts w:ascii="Arial" w:eastAsia="宋体" w:hAnsi="Arial" w:hint="eastAsia"/>
              </w:rPr>
              <w:t>8</w:t>
            </w:r>
          </w:p>
        </w:tc>
      </w:tr>
      <w:tr w:rsidR="00AF241C" w:rsidRPr="00EE6371" w14:paraId="5A0A7164" w14:textId="77777777" w:rsidTr="008A39AC">
        <w:tc>
          <w:tcPr>
            <w:tcW w:w="1980" w:type="dxa"/>
          </w:tcPr>
          <w:p w14:paraId="453B5C78" w14:textId="77777777" w:rsidR="00AF241C" w:rsidRPr="00EE6371" w:rsidRDefault="00AF241C" w:rsidP="008A39AC">
            <w:pPr>
              <w:rPr>
                <w:rFonts w:ascii="宋体" w:eastAsia="宋体" w:hAnsi="宋体"/>
              </w:rPr>
            </w:pPr>
            <w:r w:rsidRPr="00EE6371">
              <w:rPr>
                <w:rFonts w:ascii="宋体" w:eastAsia="宋体" w:hAnsi="宋体" w:hint="eastAsia"/>
              </w:rPr>
              <w:t>测试名称</w:t>
            </w:r>
          </w:p>
        </w:tc>
        <w:tc>
          <w:tcPr>
            <w:tcW w:w="6316" w:type="dxa"/>
          </w:tcPr>
          <w:p w14:paraId="115737F5" w14:textId="77777777" w:rsidR="00AF241C" w:rsidRPr="00EE6371" w:rsidRDefault="00AF241C" w:rsidP="008A39AC">
            <w:pPr>
              <w:rPr>
                <w:rFonts w:ascii="宋体" w:eastAsia="宋体" w:hAnsi="宋体"/>
              </w:rPr>
            </w:pPr>
            <w:r w:rsidRPr="00EE6371">
              <w:rPr>
                <w:rFonts w:ascii="宋体" w:eastAsia="宋体" w:hAnsi="宋体" w:hint="eastAsia"/>
              </w:rPr>
              <w:t>规则预处理测试</w:t>
            </w:r>
          </w:p>
        </w:tc>
      </w:tr>
      <w:tr w:rsidR="00AF241C" w:rsidRPr="00EE6371" w14:paraId="2C701F3E" w14:textId="77777777" w:rsidTr="008A39AC">
        <w:tc>
          <w:tcPr>
            <w:tcW w:w="1980" w:type="dxa"/>
          </w:tcPr>
          <w:p w14:paraId="5DACFCCB" w14:textId="77777777" w:rsidR="00AF241C" w:rsidRPr="00EE6371" w:rsidRDefault="00AF241C" w:rsidP="008A39AC">
            <w:pPr>
              <w:rPr>
                <w:rFonts w:ascii="宋体" w:eastAsia="宋体" w:hAnsi="宋体"/>
              </w:rPr>
            </w:pPr>
            <w:r w:rsidRPr="00EE6371">
              <w:rPr>
                <w:rFonts w:ascii="宋体" w:eastAsia="宋体" w:hAnsi="宋体" w:hint="eastAsia"/>
              </w:rPr>
              <w:t>测试描述</w:t>
            </w:r>
          </w:p>
        </w:tc>
        <w:tc>
          <w:tcPr>
            <w:tcW w:w="6316" w:type="dxa"/>
          </w:tcPr>
          <w:p w14:paraId="506ACE10" w14:textId="77777777" w:rsidR="00AF241C" w:rsidRPr="00EE6371" w:rsidRDefault="00AF241C" w:rsidP="008A39AC">
            <w:pPr>
              <w:rPr>
                <w:rFonts w:ascii="宋体" w:eastAsia="宋体" w:hAnsi="宋体"/>
              </w:rPr>
            </w:pPr>
            <w:r w:rsidRPr="00EE6371">
              <w:rPr>
                <w:rFonts w:ascii="宋体" w:eastAsia="宋体" w:hAnsi="宋体" w:hint="eastAsia"/>
              </w:rPr>
              <w:t>测试前端规则能够转换成后端执行需要的模式，并且能够正确的执行</w:t>
            </w:r>
          </w:p>
        </w:tc>
      </w:tr>
      <w:tr w:rsidR="00AF241C" w:rsidRPr="00EE6371" w14:paraId="0157DC46" w14:textId="77777777" w:rsidTr="008A39AC">
        <w:tc>
          <w:tcPr>
            <w:tcW w:w="1980" w:type="dxa"/>
          </w:tcPr>
          <w:p w14:paraId="646B68C9" w14:textId="77777777" w:rsidR="00AF241C" w:rsidRPr="00EE6371" w:rsidRDefault="00AF241C" w:rsidP="008A39AC">
            <w:pPr>
              <w:rPr>
                <w:rFonts w:ascii="宋体" w:eastAsia="宋体" w:hAnsi="宋体"/>
              </w:rPr>
            </w:pPr>
            <w:r w:rsidRPr="00EE6371">
              <w:rPr>
                <w:rFonts w:ascii="宋体" w:eastAsia="宋体" w:hAnsi="宋体" w:hint="eastAsia"/>
              </w:rPr>
              <w:t>测试步骤</w:t>
            </w:r>
          </w:p>
        </w:tc>
        <w:tc>
          <w:tcPr>
            <w:tcW w:w="6316" w:type="dxa"/>
          </w:tcPr>
          <w:p w14:paraId="079FCA01" w14:textId="77777777" w:rsidR="00AF241C" w:rsidRPr="00EE6371" w:rsidRDefault="00AF241C" w:rsidP="009F02EA">
            <w:pPr>
              <w:pStyle w:val="a6"/>
              <w:numPr>
                <w:ilvl w:val="0"/>
                <w:numId w:val="11"/>
              </w:numPr>
              <w:ind w:firstLineChars="0"/>
              <w:rPr>
                <w:rFonts w:ascii="宋体" w:eastAsia="宋体" w:hAnsi="宋体"/>
              </w:rPr>
            </w:pPr>
            <w:r w:rsidRPr="00EE6371">
              <w:rPr>
                <w:rFonts w:ascii="宋体" w:eastAsia="宋体" w:hAnsi="宋体" w:hint="eastAsia"/>
              </w:rPr>
              <w:t>用户新建规则，并点击提交</w:t>
            </w:r>
            <w:r>
              <w:rPr>
                <w:rFonts w:ascii="宋体" w:eastAsia="宋体" w:hAnsi="宋体" w:hint="eastAsia"/>
              </w:rPr>
              <w:t>审核</w:t>
            </w:r>
          </w:p>
          <w:p w14:paraId="181539D2" w14:textId="77777777" w:rsidR="00AF241C" w:rsidRPr="00EE6371" w:rsidRDefault="00AF241C" w:rsidP="009F02EA">
            <w:pPr>
              <w:pStyle w:val="a6"/>
              <w:numPr>
                <w:ilvl w:val="0"/>
                <w:numId w:val="11"/>
              </w:numPr>
              <w:ind w:firstLineChars="0"/>
              <w:rPr>
                <w:rFonts w:ascii="宋体" w:eastAsia="宋体" w:hAnsi="宋体"/>
              </w:rPr>
            </w:pPr>
            <w:r w:rsidRPr="00EE6371">
              <w:rPr>
                <w:rFonts w:ascii="宋体" w:eastAsia="宋体" w:hAnsi="宋体" w:hint="eastAsia"/>
              </w:rPr>
              <w:t>用户修改规则，并点击提交</w:t>
            </w:r>
            <w:r>
              <w:rPr>
                <w:rFonts w:ascii="宋体" w:eastAsia="宋体" w:hAnsi="宋体" w:hint="eastAsia"/>
              </w:rPr>
              <w:t>审核</w:t>
            </w:r>
          </w:p>
        </w:tc>
      </w:tr>
      <w:tr w:rsidR="00AF241C" w:rsidRPr="00EE6371" w14:paraId="63086CC2" w14:textId="77777777" w:rsidTr="008A39AC">
        <w:tc>
          <w:tcPr>
            <w:tcW w:w="1980" w:type="dxa"/>
          </w:tcPr>
          <w:p w14:paraId="22AA18A3" w14:textId="77777777" w:rsidR="00AF241C" w:rsidRPr="00EE6371" w:rsidRDefault="00AF241C" w:rsidP="008A39AC">
            <w:pPr>
              <w:rPr>
                <w:rFonts w:ascii="宋体" w:eastAsia="宋体" w:hAnsi="宋体"/>
              </w:rPr>
            </w:pPr>
            <w:r w:rsidRPr="00EE6371">
              <w:rPr>
                <w:rFonts w:ascii="宋体" w:eastAsia="宋体" w:hAnsi="宋体" w:hint="eastAsia"/>
              </w:rPr>
              <w:t>预期结果</w:t>
            </w:r>
          </w:p>
        </w:tc>
        <w:tc>
          <w:tcPr>
            <w:tcW w:w="6316" w:type="dxa"/>
          </w:tcPr>
          <w:p w14:paraId="727FE953" w14:textId="77777777" w:rsidR="00AF241C" w:rsidRPr="00EE6371" w:rsidRDefault="00AF241C" w:rsidP="009F02EA">
            <w:pPr>
              <w:pStyle w:val="a6"/>
              <w:numPr>
                <w:ilvl w:val="0"/>
                <w:numId w:val="12"/>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p w14:paraId="3026FEC4" w14:textId="77777777" w:rsidR="00AF241C" w:rsidRPr="00EE6371" w:rsidRDefault="00AF241C" w:rsidP="009F02EA">
            <w:pPr>
              <w:pStyle w:val="a6"/>
              <w:numPr>
                <w:ilvl w:val="0"/>
                <w:numId w:val="12"/>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tc>
      </w:tr>
    </w:tbl>
    <w:p w14:paraId="7614B1F1" w14:textId="0635577B" w:rsidR="00AF241C" w:rsidRPr="00431324" w:rsidRDefault="00AF241C" w:rsidP="00AF241C">
      <w:pPr>
        <w:spacing w:line="360" w:lineRule="auto"/>
        <w:ind w:firstLineChars="200" w:firstLine="480"/>
        <w:rPr>
          <w:rFonts w:ascii="宋体" w:eastAsia="宋体" w:hAnsi="宋体"/>
          <w:sz w:val="24"/>
          <w:szCs w:val="24"/>
        </w:rPr>
      </w:pPr>
      <w:r w:rsidRPr="00431324">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10</w:t>
      </w:r>
      <w:r w:rsidRPr="00431324">
        <w:rPr>
          <w:rFonts w:ascii="宋体" w:eastAsia="宋体" w:hAnsi="宋体" w:hint="eastAsia"/>
          <w:sz w:val="24"/>
          <w:szCs w:val="24"/>
        </w:rPr>
        <w:t>为规则判定测试用例</w:t>
      </w:r>
      <w:r>
        <w:rPr>
          <w:rFonts w:ascii="宋体" w:eastAsia="宋体" w:hAnsi="宋体" w:hint="eastAsia"/>
          <w:sz w:val="24"/>
          <w:szCs w:val="24"/>
        </w:rPr>
        <w:t>，用于校验进行中的订单和运单状态是否能够命中指定的规则。测试人员在测试的时候需要对履约过程中的每一个阶段进行测试，在测试之前需要了解每个规则可能存在的过期时间，在测试的时候需要把这个过期的时间特别的空置出来。</w:t>
      </w:r>
    </w:p>
    <w:p w14:paraId="76AC19F2" w14:textId="06ECA81E" w:rsidR="00E7698C" w:rsidRDefault="00E7698C" w:rsidP="00E7698C">
      <w:pPr>
        <w:pStyle w:val="af8"/>
        <w:keepNext/>
      </w:pPr>
      <w:bookmarkStart w:id="438" w:name="_Toc36736526"/>
      <w:bookmarkStart w:id="439" w:name="_Toc36939162"/>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10</w:t>
      </w:r>
      <w:r w:rsidR="00F23117">
        <w:fldChar w:fldCharType="end"/>
      </w:r>
      <w:r>
        <w:t xml:space="preserve">  </w:t>
      </w:r>
      <w:bookmarkEnd w:id="438"/>
      <w:r w:rsidR="00AF241C" w:rsidRPr="00D65BA2">
        <w:rPr>
          <w:rFonts w:hint="eastAsia"/>
        </w:rPr>
        <w:t>规则判定测试用例</w:t>
      </w:r>
      <w:bookmarkEnd w:id="439"/>
    </w:p>
    <w:tbl>
      <w:tblPr>
        <w:tblStyle w:val="af4"/>
        <w:tblW w:w="0" w:type="auto"/>
        <w:tblCellMar>
          <w:left w:w="28" w:type="dxa"/>
          <w:right w:w="28" w:type="dxa"/>
        </w:tblCellMar>
        <w:tblLook w:val="04A0" w:firstRow="1" w:lastRow="0" w:firstColumn="1" w:lastColumn="0" w:noHBand="0" w:noVBand="1"/>
      </w:tblPr>
      <w:tblGrid>
        <w:gridCol w:w="1980"/>
        <w:gridCol w:w="6316"/>
      </w:tblGrid>
      <w:tr w:rsidR="00AF241C" w:rsidRPr="00DE2E77" w14:paraId="416EF2FC" w14:textId="77777777" w:rsidTr="008A39AC">
        <w:tc>
          <w:tcPr>
            <w:tcW w:w="1980" w:type="dxa"/>
          </w:tcPr>
          <w:p w14:paraId="44F33840" w14:textId="77777777" w:rsidR="00AF241C" w:rsidRPr="00DE2E77" w:rsidRDefault="00AF241C" w:rsidP="008A39AC">
            <w:pPr>
              <w:rPr>
                <w:rFonts w:ascii="宋体" w:eastAsia="宋体" w:hAnsi="宋体"/>
              </w:rPr>
            </w:pPr>
            <w:r w:rsidRPr="00DE2E77">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41C1C352" w14:textId="77777777" w:rsidR="00AF241C" w:rsidRPr="00DE2E77" w:rsidRDefault="00AF241C" w:rsidP="008A39AC">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7</w:t>
            </w:r>
          </w:p>
        </w:tc>
      </w:tr>
      <w:tr w:rsidR="00AF241C" w:rsidRPr="00DE2E77" w14:paraId="1F70F411" w14:textId="77777777" w:rsidTr="008A39AC">
        <w:tc>
          <w:tcPr>
            <w:tcW w:w="1980" w:type="dxa"/>
          </w:tcPr>
          <w:p w14:paraId="586C915A" w14:textId="77777777" w:rsidR="00AF241C" w:rsidRPr="00DE2E77" w:rsidRDefault="00AF241C" w:rsidP="008A39AC">
            <w:pPr>
              <w:rPr>
                <w:rFonts w:ascii="宋体" w:eastAsia="宋体" w:hAnsi="宋体"/>
              </w:rPr>
            </w:pPr>
            <w:r w:rsidRPr="00DE2E77">
              <w:rPr>
                <w:rFonts w:ascii="宋体" w:eastAsia="宋体" w:hAnsi="宋体" w:hint="eastAsia"/>
              </w:rPr>
              <w:t>测试名称</w:t>
            </w:r>
          </w:p>
        </w:tc>
        <w:tc>
          <w:tcPr>
            <w:tcW w:w="6316" w:type="dxa"/>
          </w:tcPr>
          <w:p w14:paraId="5811016F" w14:textId="77777777" w:rsidR="00AF241C" w:rsidRPr="00DE2E77" w:rsidRDefault="00AF241C" w:rsidP="008A39AC">
            <w:pPr>
              <w:rPr>
                <w:rFonts w:ascii="宋体" w:eastAsia="宋体" w:hAnsi="宋体"/>
              </w:rPr>
            </w:pPr>
            <w:r>
              <w:rPr>
                <w:rFonts w:ascii="宋体" w:eastAsia="宋体" w:hAnsi="宋体" w:hint="eastAsia"/>
              </w:rPr>
              <w:t>规则判定测试</w:t>
            </w:r>
          </w:p>
        </w:tc>
      </w:tr>
      <w:tr w:rsidR="00AF241C" w:rsidRPr="00DE2E77" w14:paraId="32ACC237" w14:textId="77777777" w:rsidTr="008A39AC">
        <w:tc>
          <w:tcPr>
            <w:tcW w:w="1980" w:type="dxa"/>
          </w:tcPr>
          <w:p w14:paraId="4B4FE380" w14:textId="77777777" w:rsidR="00AF241C" w:rsidRPr="00DE2E77" w:rsidRDefault="00AF241C" w:rsidP="008A39AC">
            <w:pPr>
              <w:rPr>
                <w:rFonts w:ascii="宋体" w:eastAsia="宋体" w:hAnsi="宋体"/>
              </w:rPr>
            </w:pPr>
            <w:r w:rsidRPr="00DE2E77">
              <w:rPr>
                <w:rFonts w:ascii="宋体" w:eastAsia="宋体" w:hAnsi="宋体" w:hint="eastAsia"/>
              </w:rPr>
              <w:t>测试描述</w:t>
            </w:r>
          </w:p>
        </w:tc>
        <w:tc>
          <w:tcPr>
            <w:tcW w:w="6316" w:type="dxa"/>
          </w:tcPr>
          <w:p w14:paraId="52D78F99" w14:textId="77777777" w:rsidR="00AF241C" w:rsidRPr="00DE2E77" w:rsidRDefault="00AF241C" w:rsidP="008A39AC">
            <w:pPr>
              <w:rPr>
                <w:rFonts w:ascii="宋体" w:eastAsia="宋体" w:hAnsi="宋体"/>
              </w:rPr>
            </w:pPr>
            <w:r>
              <w:rPr>
                <w:rFonts w:ascii="宋体" w:eastAsia="宋体" w:hAnsi="宋体" w:hint="eastAsia"/>
              </w:rPr>
              <w:t>测试平台是否能够根据规则进行</w:t>
            </w:r>
          </w:p>
        </w:tc>
      </w:tr>
      <w:tr w:rsidR="00AF241C" w:rsidRPr="00DE2E77" w14:paraId="6C148CDA" w14:textId="77777777" w:rsidTr="008A39AC">
        <w:tc>
          <w:tcPr>
            <w:tcW w:w="1980" w:type="dxa"/>
          </w:tcPr>
          <w:p w14:paraId="28A38575" w14:textId="77777777" w:rsidR="00AF241C" w:rsidRPr="00DE2E77" w:rsidRDefault="00AF241C" w:rsidP="008A39AC">
            <w:pPr>
              <w:rPr>
                <w:rFonts w:ascii="宋体" w:eastAsia="宋体" w:hAnsi="宋体"/>
              </w:rPr>
            </w:pPr>
            <w:r w:rsidRPr="00DE2E77">
              <w:rPr>
                <w:rFonts w:ascii="宋体" w:eastAsia="宋体" w:hAnsi="宋体" w:hint="eastAsia"/>
              </w:rPr>
              <w:t>测试步骤</w:t>
            </w:r>
          </w:p>
        </w:tc>
        <w:tc>
          <w:tcPr>
            <w:tcW w:w="6316" w:type="dxa"/>
          </w:tcPr>
          <w:p w14:paraId="2443AC4D"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测试人员在平台上下单。</w:t>
            </w:r>
          </w:p>
          <w:p w14:paraId="5335D4CC"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测试人员间隔指定时间之后点击商家接单。</w:t>
            </w:r>
          </w:p>
          <w:p w14:paraId="5331733F"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测试人员间隔指定时间之后点击呼叫骑手。</w:t>
            </w:r>
          </w:p>
          <w:p w14:paraId="2B1F0943"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测试人员间隔指定时间之后点击骑手接单。</w:t>
            </w:r>
          </w:p>
          <w:p w14:paraId="60B30CDB"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测试人员间隔指定时间之后点击骑手取餐。</w:t>
            </w:r>
          </w:p>
          <w:p w14:paraId="50010C44"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测试人员间隔指定时间之后点击骑手配送。</w:t>
            </w:r>
          </w:p>
          <w:p w14:paraId="53407D52"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测试人员间隔指定时间之后点击骑手送达。</w:t>
            </w:r>
          </w:p>
        </w:tc>
      </w:tr>
      <w:tr w:rsidR="00AF241C" w:rsidRPr="00DE2E77" w14:paraId="7F0C934C" w14:textId="77777777" w:rsidTr="008A39AC">
        <w:tc>
          <w:tcPr>
            <w:tcW w:w="1980" w:type="dxa"/>
          </w:tcPr>
          <w:p w14:paraId="6B6C6DC5" w14:textId="77777777" w:rsidR="00AF241C" w:rsidRPr="00DE2E77" w:rsidRDefault="00AF241C" w:rsidP="008A39AC">
            <w:pPr>
              <w:rPr>
                <w:rFonts w:ascii="宋体" w:eastAsia="宋体" w:hAnsi="宋体"/>
              </w:rPr>
            </w:pPr>
            <w:r w:rsidRPr="00DE2E77">
              <w:rPr>
                <w:rFonts w:ascii="宋体" w:eastAsia="宋体" w:hAnsi="宋体" w:hint="eastAsia"/>
              </w:rPr>
              <w:t>预期结果</w:t>
            </w:r>
          </w:p>
        </w:tc>
        <w:tc>
          <w:tcPr>
            <w:tcW w:w="6316" w:type="dxa"/>
          </w:tcPr>
          <w:p w14:paraId="39BC1208" w14:textId="77777777" w:rsidR="00AF241C" w:rsidRPr="009447CC" w:rsidRDefault="00AF241C" w:rsidP="008A39AC">
            <w:pPr>
              <w:rPr>
                <w:rFonts w:ascii="宋体" w:eastAsia="宋体" w:hAnsi="宋体"/>
              </w:rPr>
            </w:pPr>
            <w:r>
              <w:rPr>
                <w:rFonts w:ascii="宋体" w:eastAsia="宋体" w:hAnsi="宋体" w:hint="eastAsia"/>
              </w:rPr>
              <w:t>平台能够根据已有的规则判定出每个阶段是否有超时情况的出现，并根据规则中配置的触发行为执行相应的动作。</w:t>
            </w:r>
          </w:p>
        </w:tc>
      </w:tr>
    </w:tbl>
    <w:p w14:paraId="2634BE79" w14:textId="77777777" w:rsidR="00E51B64" w:rsidRDefault="00E51B64" w:rsidP="009F02EA">
      <w:pPr>
        <w:pStyle w:val="3"/>
        <w:numPr>
          <w:ilvl w:val="2"/>
          <w:numId w:val="52"/>
        </w:numPr>
      </w:pPr>
      <w:bookmarkStart w:id="440" w:name="_Toc25947941"/>
      <w:bookmarkStart w:id="441" w:name="_Toc36642726"/>
      <w:bookmarkStart w:id="442" w:name="_Toc36643298"/>
      <w:bookmarkStart w:id="443" w:name="_Toc36732823"/>
      <w:bookmarkStart w:id="444" w:name="_Toc36939043"/>
      <w:bookmarkStart w:id="445" w:name="_Toc136107013"/>
      <w:bookmarkStart w:id="446" w:name="_Toc9453508"/>
      <w:bookmarkStart w:id="447" w:name="_Toc25947942"/>
      <w:bookmarkEnd w:id="435"/>
      <w:r>
        <w:rPr>
          <w:rFonts w:hint="eastAsia"/>
        </w:rPr>
        <w:lastRenderedPageBreak/>
        <w:t>测试结果</w:t>
      </w:r>
      <w:bookmarkEnd w:id="440"/>
      <w:bookmarkEnd w:id="441"/>
      <w:bookmarkEnd w:id="442"/>
      <w:bookmarkEnd w:id="443"/>
      <w:bookmarkEnd w:id="444"/>
    </w:p>
    <w:p w14:paraId="507BE22D" w14:textId="77777777" w:rsidR="00E51B64" w:rsidRDefault="00E51B64" w:rsidP="00E51B64">
      <w:pPr>
        <w:spacing w:line="360" w:lineRule="auto"/>
        <w:ind w:firstLineChars="200" w:firstLine="480"/>
        <w:rPr>
          <w:rFonts w:ascii="宋体" w:eastAsia="宋体" w:hAnsi="宋体"/>
          <w:sz w:val="24"/>
          <w:szCs w:val="24"/>
        </w:rPr>
      </w:pPr>
      <w:r w:rsidRPr="005E7030">
        <w:rPr>
          <w:rFonts w:ascii="宋体" w:eastAsia="宋体" w:hAnsi="宋体" w:hint="eastAsia"/>
          <w:sz w:val="24"/>
          <w:szCs w:val="24"/>
        </w:rPr>
        <w:t>根据上一节的测试用例设计，测试人员按照步骤严格的测试了所有的测试用例，并记录了结果，</w:t>
      </w:r>
      <w:r>
        <w:rPr>
          <w:rFonts w:ascii="宋体" w:eastAsia="宋体" w:hAnsi="宋体" w:hint="eastAsia"/>
          <w:sz w:val="24"/>
          <w:szCs w:val="24"/>
        </w:rPr>
        <w:t>测试的结果如表</w:t>
      </w:r>
      <w:r>
        <w:rPr>
          <w:rFonts w:ascii="Arial" w:eastAsia="宋体" w:hAnsi="Arial"/>
          <w:sz w:val="24"/>
          <w:szCs w:val="24"/>
        </w:rPr>
        <w:t>4.11</w:t>
      </w:r>
      <w:r>
        <w:rPr>
          <w:rFonts w:ascii="宋体" w:eastAsia="宋体" w:hAnsi="宋体" w:hint="eastAsia"/>
          <w:sz w:val="24"/>
          <w:szCs w:val="24"/>
        </w:rPr>
        <w:t>所示。经过测试，系统各项功能模块均符合预期，测试用例全部通过，系统功能运行正常，能够履约超时管理的需求，达到了系统测试的目的。</w:t>
      </w:r>
    </w:p>
    <w:p w14:paraId="3BA0B75B" w14:textId="77777777" w:rsidR="00E51B64" w:rsidRDefault="00E51B64" w:rsidP="00E51B64">
      <w:pPr>
        <w:pStyle w:val="af8"/>
        <w:keepNext/>
      </w:pPr>
      <w:bookmarkStart w:id="448" w:name="_Toc36736527"/>
      <w:bookmarkStart w:id="449" w:name="_Toc36939163"/>
      <w:r>
        <w:t>表</w:t>
      </w:r>
      <w:r>
        <w:t xml:space="preserve"> </w:t>
      </w:r>
      <w:fldSimple w:instr=" STYLEREF 1 \s ">
        <w:r>
          <w:rPr>
            <w:noProof/>
          </w:rPr>
          <w:t>4</w:t>
        </w:r>
      </w:fldSimple>
      <w:r>
        <w:t>.</w:t>
      </w:r>
      <w:r>
        <w:fldChar w:fldCharType="begin"/>
      </w:r>
      <w:r>
        <w:instrText xml:space="preserve"> SEQ </w:instrText>
      </w:r>
      <w:r>
        <w:instrText>表</w:instrText>
      </w:r>
      <w:r>
        <w:instrText xml:space="preserve"> \* ARABIC \s 1 </w:instrText>
      </w:r>
      <w:r>
        <w:fldChar w:fldCharType="separate"/>
      </w:r>
      <w:r>
        <w:rPr>
          <w:noProof/>
        </w:rPr>
        <w:t>11</w:t>
      </w:r>
      <w:r>
        <w:fldChar w:fldCharType="end"/>
      </w:r>
      <w:r>
        <w:t xml:space="preserve">  </w:t>
      </w:r>
      <w:r w:rsidRPr="00F90BC4">
        <w:rPr>
          <w:rFonts w:hint="eastAsia"/>
        </w:rPr>
        <w:t>系统功能测试结果表</w:t>
      </w:r>
      <w:bookmarkEnd w:id="448"/>
      <w:bookmarkEnd w:id="449"/>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E51B64" w:rsidRPr="00124D13" w14:paraId="1D912459" w14:textId="77777777" w:rsidTr="008A39AC">
        <w:tc>
          <w:tcPr>
            <w:tcW w:w="2765" w:type="dxa"/>
          </w:tcPr>
          <w:p w14:paraId="1FA70430"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测试用例/</w:t>
            </w:r>
            <w:r w:rsidRPr="00A378BC">
              <w:rPr>
                <w:rFonts w:ascii="Arial" w:eastAsia="宋体" w:hAnsi="Arial" w:hint="eastAsia"/>
                <w:szCs w:val="21"/>
              </w:rPr>
              <w:t>ID</w:t>
            </w:r>
          </w:p>
        </w:tc>
        <w:tc>
          <w:tcPr>
            <w:tcW w:w="2765" w:type="dxa"/>
          </w:tcPr>
          <w:p w14:paraId="65586F04"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测试用例名称</w:t>
            </w:r>
          </w:p>
        </w:tc>
        <w:tc>
          <w:tcPr>
            <w:tcW w:w="2766" w:type="dxa"/>
          </w:tcPr>
          <w:p w14:paraId="0CA7D48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测试结果</w:t>
            </w:r>
          </w:p>
        </w:tc>
      </w:tr>
      <w:tr w:rsidR="00E51B64" w:rsidRPr="00124D13" w14:paraId="582D44A9" w14:textId="77777777" w:rsidTr="008A39AC">
        <w:tc>
          <w:tcPr>
            <w:tcW w:w="2765" w:type="dxa"/>
          </w:tcPr>
          <w:p w14:paraId="642C33FC" w14:textId="77777777" w:rsidR="00E51B64" w:rsidRPr="00124D13" w:rsidRDefault="00E51B64" w:rsidP="008A39AC">
            <w:pPr>
              <w:rPr>
                <w:rFonts w:ascii="宋体" w:eastAsia="宋体" w:hAnsi="宋体"/>
                <w:szCs w:val="21"/>
              </w:rPr>
            </w:pPr>
            <w:r w:rsidRPr="00A378BC">
              <w:rPr>
                <w:rFonts w:ascii="Arial" w:eastAsia="宋体" w:hAnsi="Arial" w:hint="eastAsia"/>
                <w:szCs w:val="21"/>
              </w:rPr>
              <w:t>TC</w:t>
            </w:r>
            <w:r w:rsidRPr="003F1175">
              <w:rPr>
                <w:rFonts w:ascii="Arial" w:eastAsia="宋体" w:hAnsi="Arial"/>
                <w:szCs w:val="21"/>
              </w:rPr>
              <w:t>1</w:t>
            </w:r>
          </w:p>
        </w:tc>
        <w:tc>
          <w:tcPr>
            <w:tcW w:w="2765" w:type="dxa"/>
          </w:tcPr>
          <w:p w14:paraId="0ED3399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规则操作</w:t>
            </w:r>
          </w:p>
        </w:tc>
        <w:tc>
          <w:tcPr>
            <w:tcW w:w="2766" w:type="dxa"/>
          </w:tcPr>
          <w:p w14:paraId="58553709"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076171A1" w14:textId="77777777" w:rsidTr="008A39AC">
        <w:tc>
          <w:tcPr>
            <w:tcW w:w="2765" w:type="dxa"/>
          </w:tcPr>
          <w:p w14:paraId="5BAFF2EA"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2</w:t>
            </w:r>
          </w:p>
        </w:tc>
        <w:tc>
          <w:tcPr>
            <w:tcW w:w="2765" w:type="dxa"/>
          </w:tcPr>
          <w:p w14:paraId="0806EDF4"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日志查询</w:t>
            </w:r>
          </w:p>
        </w:tc>
        <w:tc>
          <w:tcPr>
            <w:tcW w:w="2766" w:type="dxa"/>
          </w:tcPr>
          <w:p w14:paraId="0CE34F2F"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12529542" w14:textId="77777777" w:rsidTr="008A39AC">
        <w:tc>
          <w:tcPr>
            <w:tcW w:w="2765" w:type="dxa"/>
          </w:tcPr>
          <w:p w14:paraId="4050DFC4"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3</w:t>
            </w:r>
          </w:p>
        </w:tc>
        <w:tc>
          <w:tcPr>
            <w:tcW w:w="2765" w:type="dxa"/>
          </w:tcPr>
          <w:p w14:paraId="79A5377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规则过期告警</w:t>
            </w:r>
          </w:p>
        </w:tc>
        <w:tc>
          <w:tcPr>
            <w:tcW w:w="2766" w:type="dxa"/>
          </w:tcPr>
          <w:p w14:paraId="524DEB8E"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7624E344" w14:textId="77777777" w:rsidTr="008A39AC">
        <w:tc>
          <w:tcPr>
            <w:tcW w:w="2765" w:type="dxa"/>
          </w:tcPr>
          <w:p w14:paraId="0534C352"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4</w:t>
            </w:r>
          </w:p>
        </w:tc>
        <w:tc>
          <w:tcPr>
            <w:tcW w:w="2765" w:type="dxa"/>
          </w:tcPr>
          <w:p w14:paraId="5435D90F" w14:textId="77777777" w:rsidR="00E51B64" w:rsidRPr="00124D13" w:rsidRDefault="00E51B64" w:rsidP="008A39AC">
            <w:pPr>
              <w:rPr>
                <w:rFonts w:ascii="宋体" w:eastAsia="宋体" w:hAnsi="宋体"/>
                <w:szCs w:val="21"/>
              </w:rPr>
            </w:pPr>
            <w:r w:rsidRPr="001D4713">
              <w:rPr>
                <w:rFonts w:ascii="宋体" w:eastAsia="宋体" w:hAnsi="宋体" w:hint="eastAsia"/>
              </w:rPr>
              <w:t>审核</w:t>
            </w:r>
            <w:proofErr w:type="gramStart"/>
            <w:r w:rsidRPr="001D4713">
              <w:rPr>
                <w:rFonts w:ascii="宋体" w:eastAsia="宋体" w:hAnsi="宋体" w:hint="eastAsia"/>
              </w:rPr>
              <w:t>流</w:t>
            </w:r>
            <w:r>
              <w:rPr>
                <w:rFonts w:ascii="宋体" w:eastAsia="宋体" w:hAnsi="宋体" w:hint="eastAsia"/>
              </w:rPr>
              <w:t>操作</w:t>
            </w:r>
            <w:proofErr w:type="gramEnd"/>
          </w:p>
        </w:tc>
        <w:tc>
          <w:tcPr>
            <w:tcW w:w="2766" w:type="dxa"/>
          </w:tcPr>
          <w:p w14:paraId="30D4FE19"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5E101B28" w14:textId="77777777" w:rsidTr="008A39AC">
        <w:tc>
          <w:tcPr>
            <w:tcW w:w="2765" w:type="dxa"/>
          </w:tcPr>
          <w:p w14:paraId="002F8DE9"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5</w:t>
            </w:r>
          </w:p>
        </w:tc>
        <w:tc>
          <w:tcPr>
            <w:tcW w:w="2765" w:type="dxa"/>
          </w:tcPr>
          <w:p w14:paraId="3B63CDD4" w14:textId="77777777" w:rsidR="00E51B64" w:rsidRPr="00124D13" w:rsidRDefault="00E51B64" w:rsidP="008A39AC">
            <w:pPr>
              <w:rPr>
                <w:rFonts w:ascii="宋体" w:eastAsia="宋体" w:hAnsi="宋体"/>
                <w:szCs w:val="21"/>
              </w:rPr>
            </w:pPr>
            <w:r>
              <w:rPr>
                <w:rFonts w:ascii="宋体" w:eastAsia="宋体" w:hAnsi="宋体" w:hint="eastAsia"/>
              </w:rPr>
              <w:t>审核权转移</w:t>
            </w:r>
          </w:p>
        </w:tc>
        <w:tc>
          <w:tcPr>
            <w:tcW w:w="2766" w:type="dxa"/>
          </w:tcPr>
          <w:p w14:paraId="7EDC21F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6C57FE2B" w14:textId="77777777" w:rsidTr="008A39AC">
        <w:tc>
          <w:tcPr>
            <w:tcW w:w="2765" w:type="dxa"/>
          </w:tcPr>
          <w:p w14:paraId="2AEEB54F"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6</w:t>
            </w:r>
          </w:p>
        </w:tc>
        <w:tc>
          <w:tcPr>
            <w:tcW w:w="2765" w:type="dxa"/>
          </w:tcPr>
          <w:p w14:paraId="22AE6122" w14:textId="77777777" w:rsidR="00E51B64" w:rsidRPr="00124D13" w:rsidRDefault="00E51B64" w:rsidP="008A39AC">
            <w:pPr>
              <w:rPr>
                <w:rFonts w:ascii="宋体" w:eastAsia="宋体" w:hAnsi="宋体"/>
                <w:szCs w:val="21"/>
              </w:rPr>
            </w:pPr>
            <w:r>
              <w:rPr>
                <w:rFonts w:ascii="宋体" w:eastAsia="宋体" w:hAnsi="宋体" w:hint="eastAsia"/>
              </w:rPr>
              <w:t>审核消息保障</w:t>
            </w:r>
          </w:p>
        </w:tc>
        <w:tc>
          <w:tcPr>
            <w:tcW w:w="2766" w:type="dxa"/>
          </w:tcPr>
          <w:p w14:paraId="16D10921"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635446C9" w14:textId="77777777" w:rsidTr="008A39AC">
        <w:tc>
          <w:tcPr>
            <w:tcW w:w="2765" w:type="dxa"/>
          </w:tcPr>
          <w:p w14:paraId="06BEA6E5"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7</w:t>
            </w:r>
          </w:p>
        </w:tc>
        <w:tc>
          <w:tcPr>
            <w:tcW w:w="2765" w:type="dxa"/>
          </w:tcPr>
          <w:p w14:paraId="5B1548A0" w14:textId="77777777" w:rsidR="00E51B64" w:rsidRPr="00124D13" w:rsidRDefault="00E51B64" w:rsidP="008A39AC">
            <w:pPr>
              <w:rPr>
                <w:rFonts w:ascii="宋体" w:eastAsia="宋体" w:hAnsi="宋体"/>
                <w:szCs w:val="21"/>
              </w:rPr>
            </w:pPr>
            <w:r>
              <w:rPr>
                <w:rFonts w:ascii="宋体" w:eastAsia="宋体" w:hAnsi="宋体" w:hint="eastAsia"/>
              </w:rPr>
              <w:t>规则判定</w:t>
            </w:r>
          </w:p>
        </w:tc>
        <w:tc>
          <w:tcPr>
            <w:tcW w:w="2766" w:type="dxa"/>
          </w:tcPr>
          <w:p w14:paraId="5A900D1F"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2E0D7640" w14:textId="77777777" w:rsidTr="008A39AC">
        <w:tc>
          <w:tcPr>
            <w:tcW w:w="2765" w:type="dxa"/>
          </w:tcPr>
          <w:p w14:paraId="332C75C5"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8</w:t>
            </w:r>
          </w:p>
        </w:tc>
        <w:tc>
          <w:tcPr>
            <w:tcW w:w="2765" w:type="dxa"/>
          </w:tcPr>
          <w:p w14:paraId="4BAEDDDC" w14:textId="77777777" w:rsidR="00E51B64" w:rsidRPr="00124D13" w:rsidRDefault="00E51B64" w:rsidP="008A39AC">
            <w:pPr>
              <w:rPr>
                <w:rFonts w:ascii="宋体" w:eastAsia="宋体" w:hAnsi="宋体"/>
                <w:szCs w:val="21"/>
              </w:rPr>
            </w:pPr>
            <w:r w:rsidRPr="001D4713">
              <w:rPr>
                <w:rFonts w:ascii="宋体" w:eastAsia="宋体" w:hAnsi="宋体" w:hint="eastAsia"/>
              </w:rPr>
              <w:t>规则预处理功能</w:t>
            </w:r>
          </w:p>
        </w:tc>
        <w:tc>
          <w:tcPr>
            <w:tcW w:w="2766" w:type="dxa"/>
          </w:tcPr>
          <w:p w14:paraId="0E820BDA"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bl>
    <w:p w14:paraId="5C9D99F5" w14:textId="34B80BD6" w:rsidR="008632B5" w:rsidRDefault="00E376F1" w:rsidP="009F02EA">
      <w:pPr>
        <w:pStyle w:val="2"/>
        <w:numPr>
          <w:ilvl w:val="1"/>
          <w:numId w:val="52"/>
        </w:numPr>
      </w:pPr>
      <w:bookmarkStart w:id="450" w:name="_Toc36939044"/>
      <w:r>
        <w:rPr>
          <w:rFonts w:hint="eastAsia"/>
        </w:rPr>
        <w:t>本章小结</w:t>
      </w:r>
      <w:bookmarkEnd w:id="450"/>
    </w:p>
    <w:p w14:paraId="700A23C3" w14:textId="77777777" w:rsidR="007F4B72" w:rsidRPr="00E52F56" w:rsidRDefault="007F4B72" w:rsidP="007F4B72">
      <w:pPr>
        <w:spacing w:line="360" w:lineRule="auto"/>
        <w:ind w:firstLineChars="200" w:firstLine="480"/>
        <w:rPr>
          <w:rFonts w:ascii="宋体" w:eastAsia="宋体" w:hAnsi="宋体"/>
          <w:sz w:val="24"/>
          <w:szCs w:val="24"/>
        </w:rPr>
      </w:pPr>
      <w:r w:rsidRPr="00E52F56">
        <w:rPr>
          <w:rFonts w:ascii="宋体" w:eastAsia="宋体" w:hAnsi="宋体" w:hint="eastAsia"/>
          <w:sz w:val="24"/>
          <w:szCs w:val="24"/>
        </w:rPr>
        <w:t>本章介绍了系统模块的详细实现。对于每个系统模块，使用了类图和顺序图的方式进行了</w:t>
      </w:r>
      <w:r>
        <w:rPr>
          <w:rFonts w:ascii="宋体" w:eastAsia="宋体" w:hAnsi="宋体" w:hint="eastAsia"/>
          <w:sz w:val="24"/>
          <w:szCs w:val="24"/>
        </w:rPr>
        <w:t>详细设计了规则管理模块、规则预处理模块、审核流模块、业务处理模块，通过代码实现了每个模块的主要功能。最后对系统进行了测试。</w:t>
      </w:r>
    </w:p>
    <w:p w14:paraId="5712967A" w14:textId="77777777" w:rsidR="007F4B72" w:rsidRDefault="007F4B72" w:rsidP="00E376F1"/>
    <w:p w14:paraId="67C94E10" w14:textId="5981792D" w:rsidR="007F4B72" w:rsidRPr="00E376F1" w:rsidRDefault="007F4B72" w:rsidP="00E376F1">
      <w:pPr>
        <w:sectPr w:rsidR="007F4B72" w:rsidRPr="00E376F1" w:rsidSect="0033795B">
          <w:pgSz w:w="11906" w:h="16838"/>
          <w:pgMar w:top="1560" w:right="1800" w:bottom="1440" w:left="1800" w:header="851" w:footer="992" w:gutter="0"/>
          <w:cols w:space="425"/>
          <w:docGrid w:type="lines" w:linePitch="312"/>
        </w:sectPr>
      </w:pPr>
    </w:p>
    <w:p w14:paraId="28FB1E8A" w14:textId="0A76CB33" w:rsidR="008C1387" w:rsidRDefault="008C1387" w:rsidP="009F02EA">
      <w:pPr>
        <w:pStyle w:val="1"/>
        <w:numPr>
          <w:ilvl w:val="0"/>
          <w:numId w:val="52"/>
        </w:numPr>
      </w:pPr>
      <w:bookmarkStart w:id="451" w:name="_Toc36642727"/>
      <w:bookmarkStart w:id="452" w:name="_Toc36643299"/>
      <w:bookmarkStart w:id="453" w:name="_Toc36732824"/>
      <w:bookmarkStart w:id="454" w:name="_Toc36939045"/>
      <w:r>
        <w:rPr>
          <w:rFonts w:hint="eastAsia"/>
        </w:rPr>
        <w:lastRenderedPageBreak/>
        <w:t>总结与展望</w:t>
      </w:r>
      <w:bookmarkEnd w:id="445"/>
      <w:bookmarkEnd w:id="446"/>
      <w:bookmarkEnd w:id="447"/>
      <w:bookmarkEnd w:id="451"/>
      <w:bookmarkEnd w:id="452"/>
      <w:bookmarkEnd w:id="453"/>
      <w:bookmarkEnd w:id="454"/>
    </w:p>
    <w:p w14:paraId="416040A9" w14:textId="78D9AD40" w:rsidR="008C1387" w:rsidRDefault="008C1387" w:rsidP="009F02EA">
      <w:pPr>
        <w:pStyle w:val="2"/>
        <w:numPr>
          <w:ilvl w:val="1"/>
          <w:numId w:val="52"/>
        </w:numPr>
      </w:pPr>
      <w:bookmarkStart w:id="455" w:name="_Toc25947943"/>
      <w:bookmarkStart w:id="456" w:name="_Toc36642728"/>
      <w:bookmarkStart w:id="457" w:name="_Toc36643300"/>
      <w:bookmarkStart w:id="458" w:name="_Toc36732825"/>
      <w:bookmarkStart w:id="459" w:name="_Toc36939046"/>
      <w:r>
        <w:rPr>
          <w:rFonts w:hint="eastAsia"/>
        </w:rPr>
        <w:t>总结</w:t>
      </w:r>
      <w:bookmarkEnd w:id="455"/>
      <w:bookmarkEnd w:id="456"/>
      <w:bookmarkEnd w:id="457"/>
      <w:bookmarkEnd w:id="458"/>
      <w:bookmarkEnd w:id="459"/>
    </w:p>
    <w:p w14:paraId="5415B543" w14:textId="5FEB9E6F" w:rsidR="008C1387" w:rsidRDefault="0004271A" w:rsidP="003D01C4">
      <w:pPr>
        <w:spacing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sidR="00110E03">
        <w:rPr>
          <w:rFonts w:ascii="宋体" w:eastAsia="宋体" w:hAnsi="宋体" w:hint="eastAsia"/>
          <w:sz w:val="24"/>
          <w:szCs w:val="28"/>
        </w:rPr>
        <w:t>阐述了履约超时管理平台的项目背景以及研发意义</w:t>
      </w:r>
      <w:r w:rsidR="002E41B2">
        <w:rPr>
          <w:rFonts w:ascii="宋体" w:eastAsia="宋体" w:hAnsi="宋体" w:hint="eastAsia"/>
          <w:sz w:val="24"/>
          <w:szCs w:val="28"/>
        </w:rPr>
        <w:t>，介绍了国内外发展现状。综述了包括</w:t>
      </w:r>
      <w:r w:rsidR="004667F0" w:rsidRPr="00A378BC">
        <w:rPr>
          <w:rFonts w:ascii="Arial" w:eastAsia="宋体" w:hAnsi="Arial"/>
          <w:sz w:val="24"/>
          <w:szCs w:val="28"/>
        </w:rPr>
        <w:t>Spring</w:t>
      </w:r>
      <w:r w:rsidR="004667F0" w:rsidRPr="00B17294">
        <w:rPr>
          <w:rFonts w:ascii="Arial" w:eastAsia="宋体" w:hAnsi="Arial"/>
          <w:sz w:val="24"/>
          <w:szCs w:val="28"/>
        </w:rPr>
        <w:t xml:space="preserve"> </w:t>
      </w:r>
      <w:r w:rsidR="004667F0" w:rsidRPr="00A378BC">
        <w:rPr>
          <w:rFonts w:ascii="Arial" w:eastAsia="宋体" w:hAnsi="Arial"/>
          <w:sz w:val="24"/>
          <w:szCs w:val="28"/>
        </w:rPr>
        <w:t>Boot</w:t>
      </w:r>
      <w:r w:rsidR="00110E03">
        <w:rPr>
          <w:rFonts w:ascii="Arial" w:eastAsia="宋体" w:hAnsi="Arial" w:hint="eastAsia"/>
          <w:sz w:val="24"/>
          <w:szCs w:val="28"/>
        </w:rPr>
        <w:t>框架</w:t>
      </w:r>
      <w:r w:rsidR="0040676B">
        <w:rPr>
          <w:rFonts w:ascii="宋体" w:eastAsia="宋体" w:hAnsi="宋体" w:hint="eastAsia"/>
          <w:sz w:val="24"/>
          <w:szCs w:val="28"/>
        </w:rPr>
        <w:t>、</w:t>
      </w:r>
      <w:r w:rsidR="0040676B" w:rsidRPr="00A378BC">
        <w:rPr>
          <w:rFonts w:ascii="Arial" w:eastAsia="宋体" w:hAnsi="Arial" w:hint="eastAsia"/>
          <w:sz w:val="24"/>
          <w:szCs w:val="28"/>
        </w:rPr>
        <w:t>RabbitMQ</w:t>
      </w:r>
      <w:r w:rsidR="00110E03">
        <w:rPr>
          <w:rFonts w:ascii="Arial" w:eastAsia="宋体" w:hAnsi="Arial" w:hint="eastAsia"/>
          <w:sz w:val="24"/>
          <w:szCs w:val="28"/>
        </w:rPr>
        <w:t>消息队列</w:t>
      </w:r>
      <w:r w:rsidR="0040676B">
        <w:rPr>
          <w:rFonts w:ascii="宋体" w:eastAsia="宋体" w:hAnsi="宋体" w:hint="eastAsia"/>
          <w:sz w:val="24"/>
          <w:szCs w:val="28"/>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110E03">
        <w:rPr>
          <w:rFonts w:ascii="Arial" w:eastAsia="宋体" w:hAnsi="Arial" w:cs="Arial" w:hint="eastAsia"/>
          <w:sz w:val="24"/>
          <w:szCs w:val="24"/>
        </w:rPr>
        <w:t>任务调度平台</w:t>
      </w:r>
      <w:r w:rsidR="0040676B">
        <w:rPr>
          <w:rFonts w:ascii="宋体" w:eastAsia="宋体" w:hAnsi="宋体" w:hint="eastAsia"/>
          <w:sz w:val="24"/>
          <w:szCs w:val="28"/>
        </w:rPr>
        <w:t>、</w:t>
      </w:r>
      <w:r w:rsidR="0040676B" w:rsidRPr="00A378BC">
        <w:rPr>
          <w:rFonts w:ascii="Arial" w:eastAsia="宋体" w:hAnsi="Arial" w:hint="eastAsia"/>
          <w:sz w:val="24"/>
          <w:szCs w:val="28"/>
        </w:rPr>
        <w:t>Redis</w:t>
      </w:r>
      <w:r w:rsidR="00110E03">
        <w:rPr>
          <w:rFonts w:ascii="Arial" w:eastAsia="宋体" w:hAnsi="Arial" w:hint="eastAsia"/>
          <w:sz w:val="24"/>
          <w:szCs w:val="28"/>
        </w:rPr>
        <w:t>缓存</w:t>
      </w:r>
      <w:r w:rsidR="006C1583">
        <w:rPr>
          <w:rFonts w:ascii="Arial" w:eastAsia="宋体" w:hAnsi="Arial" w:hint="eastAsia"/>
          <w:sz w:val="24"/>
          <w:szCs w:val="28"/>
        </w:rPr>
        <w:t>,</w:t>
      </w:r>
      <w:r w:rsidR="006C1583" w:rsidRPr="006C1583">
        <w:rPr>
          <w:rFonts w:ascii="宋体" w:eastAsia="宋体" w:hAnsi="宋体" w:hint="eastAsia"/>
          <w:sz w:val="24"/>
          <w:szCs w:val="24"/>
        </w:rPr>
        <w:t xml:space="preserve"> </w:t>
      </w:r>
      <w:r w:rsidR="006C1583">
        <w:rPr>
          <w:rFonts w:ascii="宋体" w:eastAsia="宋体" w:hAnsi="宋体" w:hint="eastAsia"/>
          <w:sz w:val="24"/>
          <w:szCs w:val="24"/>
        </w:rPr>
        <w:t>异地多活技术</w:t>
      </w:r>
      <w:r w:rsidR="0040676B">
        <w:rPr>
          <w:rFonts w:ascii="宋体" w:eastAsia="宋体" w:hAnsi="宋体" w:hint="eastAsia"/>
          <w:sz w:val="24"/>
          <w:szCs w:val="28"/>
        </w:rPr>
        <w:t>等构建系统时采用的技术。</w:t>
      </w:r>
      <w:r w:rsidR="003D01C4">
        <w:rPr>
          <w:rFonts w:ascii="宋体" w:eastAsia="宋体" w:hAnsi="宋体" w:hint="eastAsia"/>
          <w:sz w:val="24"/>
          <w:szCs w:val="28"/>
        </w:rPr>
        <w:t>在系统分析与设计中，本文首先说明系统边界，详细分析了系统的功能需求和非功能需求。</w:t>
      </w:r>
      <w:r w:rsidR="00277A8C">
        <w:rPr>
          <w:rFonts w:ascii="宋体" w:eastAsia="宋体" w:hAnsi="宋体" w:hint="eastAsia"/>
          <w:sz w:val="24"/>
          <w:szCs w:val="28"/>
        </w:rPr>
        <w:t>本文</w:t>
      </w:r>
      <w:r w:rsidR="00AC2501">
        <w:rPr>
          <w:rFonts w:ascii="宋体" w:eastAsia="宋体" w:hAnsi="宋体" w:hint="eastAsia"/>
          <w:sz w:val="24"/>
          <w:szCs w:val="28"/>
        </w:rPr>
        <w:t>在</w:t>
      </w:r>
      <w:r w:rsidR="001353E7">
        <w:rPr>
          <w:rFonts w:ascii="宋体" w:eastAsia="宋体" w:hAnsi="宋体" w:hint="eastAsia"/>
          <w:sz w:val="24"/>
          <w:szCs w:val="28"/>
        </w:rPr>
        <w:t>系统总体设计</w:t>
      </w:r>
      <w:r w:rsidR="00AC2501">
        <w:rPr>
          <w:rFonts w:ascii="宋体" w:eastAsia="宋体" w:hAnsi="宋体" w:hint="eastAsia"/>
          <w:sz w:val="24"/>
          <w:szCs w:val="28"/>
        </w:rPr>
        <w:t>中</w:t>
      </w:r>
      <w:r w:rsidR="001353E7">
        <w:rPr>
          <w:rFonts w:ascii="宋体" w:eastAsia="宋体" w:hAnsi="宋体" w:hint="eastAsia"/>
          <w:sz w:val="24"/>
          <w:szCs w:val="28"/>
        </w:rPr>
        <w:t>，</w:t>
      </w:r>
      <w:r w:rsidR="00AC2501">
        <w:rPr>
          <w:rFonts w:ascii="宋体" w:eastAsia="宋体" w:hAnsi="宋体" w:hint="eastAsia"/>
          <w:sz w:val="24"/>
          <w:szCs w:val="28"/>
        </w:rPr>
        <w:t>给出了</w:t>
      </w:r>
      <w:r w:rsidR="001353E7">
        <w:rPr>
          <w:rFonts w:ascii="宋体" w:eastAsia="宋体" w:hAnsi="宋体" w:hint="eastAsia"/>
          <w:sz w:val="24"/>
          <w:szCs w:val="28"/>
        </w:rPr>
        <w:t>系统架构</w:t>
      </w:r>
      <w:r w:rsidR="00AC2501">
        <w:rPr>
          <w:rFonts w:ascii="宋体" w:eastAsia="宋体" w:hAnsi="宋体" w:hint="eastAsia"/>
          <w:sz w:val="24"/>
          <w:szCs w:val="28"/>
        </w:rPr>
        <w:t>设计</w:t>
      </w:r>
      <w:r w:rsidR="001353E7">
        <w:rPr>
          <w:rFonts w:ascii="宋体" w:eastAsia="宋体" w:hAnsi="宋体" w:hint="eastAsia"/>
          <w:sz w:val="24"/>
          <w:szCs w:val="28"/>
        </w:rPr>
        <w:t>，功能组成</w:t>
      </w:r>
      <w:r w:rsidR="00AC2501">
        <w:rPr>
          <w:rFonts w:ascii="宋体" w:eastAsia="宋体" w:hAnsi="宋体" w:hint="eastAsia"/>
          <w:sz w:val="24"/>
          <w:szCs w:val="28"/>
        </w:rPr>
        <w:t>设计和</w:t>
      </w:r>
      <w:r w:rsidR="001353E7">
        <w:rPr>
          <w:rFonts w:ascii="宋体" w:eastAsia="宋体" w:hAnsi="宋体" w:hint="eastAsia"/>
          <w:sz w:val="24"/>
          <w:szCs w:val="28"/>
        </w:rPr>
        <w:t>系统部署</w:t>
      </w:r>
      <w:r w:rsidR="00AC2501">
        <w:rPr>
          <w:rFonts w:ascii="宋体" w:eastAsia="宋体" w:hAnsi="宋体" w:hint="eastAsia"/>
          <w:sz w:val="24"/>
          <w:szCs w:val="28"/>
        </w:rPr>
        <w:t>设计</w:t>
      </w:r>
      <w:r w:rsidR="001353E7">
        <w:rPr>
          <w:rFonts w:ascii="宋体" w:eastAsia="宋体" w:hAnsi="宋体" w:hint="eastAsia"/>
          <w:sz w:val="24"/>
          <w:szCs w:val="28"/>
        </w:rPr>
        <w:t>。</w:t>
      </w:r>
      <w:r w:rsidR="00AC2501">
        <w:rPr>
          <w:rFonts w:ascii="宋体" w:eastAsia="宋体" w:hAnsi="宋体" w:hint="eastAsia"/>
          <w:sz w:val="24"/>
          <w:szCs w:val="28"/>
        </w:rPr>
        <w:t>详细分析了系统数据库，给出了系统</w:t>
      </w:r>
      <w:r w:rsidR="007D5C41" w:rsidRPr="00A378BC">
        <w:rPr>
          <w:rFonts w:ascii="Arial" w:eastAsia="宋体" w:hAnsi="Arial" w:hint="eastAsia"/>
          <w:sz w:val="24"/>
          <w:szCs w:val="28"/>
        </w:rPr>
        <w:t>ER</w:t>
      </w:r>
      <w:r w:rsidR="007D5C41">
        <w:rPr>
          <w:rFonts w:ascii="宋体" w:eastAsia="宋体" w:hAnsi="宋体" w:hint="eastAsia"/>
          <w:sz w:val="24"/>
          <w:szCs w:val="28"/>
        </w:rPr>
        <w:t>图</w:t>
      </w:r>
      <w:r w:rsidR="00AC2501">
        <w:rPr>
          <w:rFonts w:ascii="宋体" w:eastAsia="宋体" w:hAnsi="宋体" w:hint="eastAsia"/>
          <w:sz w:val="24"/>
          <w:szCs w:val="28"/>
        </w:rPr>
        <w:t>和关键数据表的说明。</w:t>
      </w:r>
    </w:p>
    <w:p w14:paraId="47FF3ABD" w14:textId="4E8E6A4F" w:rsidR="005A0E92" w:rsidRDefault="005A0E92" w:rsidP="003D01C4">
      <w:pPr>
        <w:spacing w:line="360" w:lineRule="auto"/>
        <w:ind w:firstLineChars="200" w:firstLine="480"/>
        <w:rPr>
          <w:rFonts w:ascii="宋体" w:eastAsia="宋体" w:hAnsi="宋体"/>
          <w:sz w:val="24"/>
          <w:szCs w:val="28"/>
        </w:rPr>
      </w:pPr>
      <w:r>
        <w:rPr>
          <w:rFonts w:ascii="宋体" w:eastAsia="宋体" w:hAnsi="宋体" w:hint="eastAsia"/>
          <w:sz w:val="24"/>
          <w:szCs w:val="28"/>
        </w:rPr>
        <w:t>在系统实现章节，使用类图、顺序图等方式，详细阐述了各个模块的实现设计，对关键功能给出代码实现</w:t>
      </w:r>
      <w:r w:rsidR="000F3B86">
        <w:rPr>
          <w:rFonts w:ascii="宋体" w:eastAsia="宋体" w:hAnsi="宋体" w:hint="eastAsia"/>
          <w:sz w:val="24"/>
          <w:szCs w:val="28"/>
        </w:rPr>
        <w:t>，并进行了系统测试。实现的主要功能如下：</w:t>
      </w:r>
    </w:p>
    <w:p w14:paraId="195F0082" w14:textId="77ABA135" w:rsidR="00A5628C" w:rsidRPr="007A558C" w:rsidRDefault="00A5628C" w:rsidP="009F02EA">
      <w:pPr>
        <w:pStyle w:val="a6"/>
        <w:numPr>
          <w:ilvl w:val="0"/>
          <w:numId w:val="50"/>
        </w:numPr>
        <w:spacing w:line="360" w:lineRule="auto"/>
        <w:ind w:firstLineChars="0"/>
        <w:rPr>
          <w:rFonts w:ascii="宋体" w:eastAsia="宋体" w:hAnsi="宋体"/>
          <w:sz w:val="24"/>
          <w:szCs w:val="28"/>
        </w:rPr>
      </w:pPr>
      <w:r w:rsidRPr="007A558C">
        <w:rPr>
          <w:rFonts w:ascii="宋体" w:eastAsia="宋体" w:hAnsi="宋体" w:hint="eastAsia"/>
          <w:sz w:val="24"/>
          <w:szCs w:val="28"/>
        </w:rPr>
        <w:t>规则管理模块</w:t>
      </w:r>
      <w:r w:rsidR="00EE07F1">
        <w:rPr>
          <w:rFonts w:ascii="宋体" w:eastAsia="宋体" w:hAnsi="宋体" w:hint="eastAsia"/>
          <w:sz w:val="24"/>
          <w:szCs w:val="28"/>
        </w:rPr>
        <w:t>：</w:t>
      </w:r>
      <w:r w:rsidRPr="007A558C">
        <w:rPr>
          <w:rFonts w:ascii="宋体" w:eastAsia="宋体" w:hAnsi="宋体" w:hint="eastAsia"/>
          <w:sz w:val="24"/>
          <w:szCs w:val="28"/>
        </w:rPr>
        <w:t>阐述了规则管理、日志查询、规则过期告警的实现细节。</w:t>
      </w:r>
    </w:p>
    <w:p w14:paraId="716A76F4" w14:textId="7D5145EC" w:rsidR="00A5628C" w:rsidRDefault="00A5628C"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规则预处理模块</w:t>
      </w:r>
      <w:r w:rsidR="00EE07F1">
        <w:rPr>
          <w:rFonts w:ascii="宋体" w:eastAsia="宋体" w:hAnsi="宋体" w:hint="eastAsia"/>
          <w:sz w:val="24"/>
          <w:szCs w:val="28"/>
        </w:rPr>
        <w:t>：</w:t>
      </w:r>
      <w:r>
        <w:rPr>
          <w:rFonts w:ascii="宋体" w:eastAsia="宋体" w:hAnsi="宋体" w:hint="eastAsia"/>
          <w:sz w:val="24"/>
          <w:szCs w:val="28"/>
        </w:rPr>
        <w:t>阐述了解析规则的实现细节。</w:t>
      </w:r>
    </w:p>
    <w:p w14:paraId="15F592D2" w14:textId="36283440" w:rsidR="00A5628C" w:rsidRDefault="00A5628C"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审核流模块</w:t>
      </w:r>
      <w:r w:rsidR="00EE07F1">
        <w:rPr>
          <w:rFonts w:ascii="宋体" w:eastAsia="宋体" w:hAnsi="宋体"/>
          <w:sz w:val="24"/>
          <w:szCs w:val="28"/>
        </w:rPr>
        <w:t>:</w:t>
      </w:r>
      <w:r>
        <w:rPr>
          <w:rFonts w:ascii="宋体" w:eastAsia="宋体" w:hAnsi="宋体" w:hint="eastAsia"/>
          <w:sz w:val="24"/>
          <w:szCs w:val="28"/>
        </w:rPr>
        <w:t>阐述了审核流操作、审核权转移、审核消息保障的实现细节。</w:t>
      </w:r>
    </w:p>
    <w:p w14:paraId="4297EFF6" w14:textId="5286FFB6" w:rsidR="00A5628C" w:rsidRPr="00A5628C" w:rsidRDefault="00990D19"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规则应用模块</w:t>
      </w:r>
      <w:r w:rsidR="00EE07F1">
        <w:rPr>
          <w:rFonts w:ascii="宋体" w:eastAsia="宋体" w:hAnsi="宋体" w:hint="eastAsia"/>
          <w:sz w:val="24"/>
          <w:szCs w:val="28"/>
        </w:rPr>
        <w:t>:</w:t>
      </w:r>
      <w:r>
        <w:rPr>
          <w:rFonts w:ascii="宋体" w:eastAsia="宋体" w:hAnsi="宋体" w:hint="eastAsia"/>
          <w:sz w:val="24"/>
          <w:szCs w:val="28"/>
        </w:rPr>
        <w:t>阐述了规则</w:t>
      </w:r>
      <w:r w:rsidR="004B6D16">
        <w:rPr>
          <w:rFonts w:ascii="宋体" w:eastAsia="宋体" w:hAnsi="宋体" w:hint="eastAsia"/>
          <w:sz w:val="24"/>
          <w:szCs w:val="28"/>
        </w:rPr>
        <w:t>检测、动作执行、缓存更新的实现细节。</w:t>
      </w:r>
    </w:p>
    <w:p w14:paraId="21911CEA" w14:textId="0DCE47BF" w:rsidR="00C6265E" w:rsidRPr="0004271A" w:rsidRDefault="009120E9" w:rsidP="0004271A">
      <w:pPr>
        <w:spacing w:line="360" w:lineRule="auto"/>
        <w:ind w:firstLineChars="200" w:firstLine="480"/>
        <w:rPr>
          <w:rFonts w:ascii="宋体" w:eastAsia="宋体" w:hAnsi="宋体"/>
          <w:sz w:val="24"/>
          <w:szCs w:val="28"/>
        </w:rPr>
      </w:pPr>
      <w:r>
        <w:rPr>
          <w:rFonts w:ascii="宋体" w:eastAsia="宋体" w:hAnsi="宋体" w:hint="eastAsia"/>
          <w:sz w:val="24"/>
          <w:szCs w:val="28"/>
        </w:rPr>
        <w:t>该平台已经投入实际使用，较好</w:t>
      </w:r>
      <w:r w:rsidR="00F049C8">
        <w:rPr>
          <w:rFonts w:ascii="宋体" w:eastAsia="宋体" w:hAnsi="宋体" w:hint="eastAsia"/>
          <w:sz w:val="24"/>
          <w:szCs w:val="28"/>
        </w:rPr>
        <w:t>地</w:t>
      </w:r>
      <w:r>
        <w:rPr>
          <w:rFonts w:ascii="宋体" w:eastAsia="宋体" w:hAnsi="宋体" w:hint="eastAsia"/>
          <w:sz w:val="24"/>
          <w:szCs w:val="28"/>
        </w:rPr>
        <w:t>解决了运营需求无法快速响应的问题</w:t>
      </w:r>
      <w:r w:rsidR="00244ADD">
        <w:rPr>
          <w:rFonts w:ascii="宋体" w:eastAsia="宋体" w:hAnsi="宋体" w:hint="eastAsia"/>
          <w:sz w:val="24"/>
          <w:szCs w:val="28"/>
        </w:rPr>
        <w:t>。</w:t>
      </w:r>
    </w:p>
    <w:p w14:paraId="16F8D4DE" w14:textId="2D0A81CC" w:rsidR="008C1387" w:rsidRDefault="00EB775C" w:rsidP="009F02EA">
      <w:pPr>
        <w:pStyle w:val="2"/>
        <w:numPr>
          <w:ilvl w:val="1"/>
          <w:numId w:val="52"/>
        </w:numPr>
      </w:pPr>
      <w:bookmarkStart w:id="460" w:name="_Toc25947944"/>
      <w:bookmarkStart w:id="461" w:name="_Toc36642729"/>
      <w:bookmarkStart w:id="462" w:name="_Toc36643301"/>
      <w:bookmarkStart w:id="463" w:name="_Toc36732826"/>
      <w:bookmarkStart w:id="464" w:name="_Toc36939047"/>
      <w:r>
        <w:rPr>
          <w:rFonts w:hint="eastAsia"/>
        </w:rPr>
        <w:t>工作</w:t>
      </w:r>
      <w:r w:rsidR="008C1387">
        <w:rPr>
          <w:rFonts w:hint="eastAsia"/>
        </w:rPr>
        <w:t>展望</w:t>
      </w:r>
      <w:bookmarkEnd w:id="460"/>
      <w:bookmarkEnd w:id="461"/>
      <w:bookmarkEnd w:id="462"/>
      <w:bookmarkEnd w:id="463"/>
      <w:bookmarkEnd w:id="464"/>
    </w:p>
    <w:p w14:paraId="2171D80B" w14:textId="68729D9C" w:rsidR="008C1387" w:rsidRDefault="003438D4" w:rsidP="003438D4">
      <w:pPr>
        <w:spacing w:line="360" w:lineRule="auto"/>
        <w:ind w:firstLineChars="200" w:firstLine="480"/>
        <w:rPr>
          <w:rFonts w:ascii="宋体" w:eastAsia="宋体" w:hAnsi="宋体"/>
          <w:sz w:val="24"/>
          <w:szCs w:val="28"/>
        </w:rPr>
      </w:pPr>
      <w:r w:rsidRPr="003438D4">
        <w:rPr>
          <w:rFonts w:ascii="宋体" w:eastAsia="宋体" w:hAnsi="宋体" w:hint="eastAsia"/>
          <w:sz w:val="24"/>
          <w:szCs w:val="28"/>
        </w:rPr>
        <w:t>履约超时管理平台</w:t>
      </w:r>
      <w:r>
        <w:rPr>
          <w:rFonts w:ascii="宋体" w:eastAsia="宋体" w:hAnsi="宋体" w:hint="eastAsia"/>
          <w:sz w:val="24"/>
          <w:szCs w:val="28"/>
        </w:rPr>
        <w:t>投入生产环境已经有一段时间，在实际使用过程中还会存在修改源代码的需求，例如：新增执行策略、新增判断条件等，虽然这样的需求不多，但为了尽可能减少修改源代码，平台</w:t>
      </w:r>
      <w:r w:rsidR="002128A5">
        <w:rPr>
          <w:rFonts w:ascii="宋体" w:eastAsia="宋体" w:hAnsi="宋体" w:hint="eastAsia"/>
          <w:sz w:val="24"/>
          <w:szCs w:val="28"/>
        </w:rPr>
        <w:t>还存在以下可以改进之处</w:t>
      </w:r>
    </w:p>
    <w:p w14:paraId="5F85179D" w14:textId="1A6B6BFF" w:rsidR="002128A5" w:rsidRDefault="002128A5" w:rsidP="009F02EA">
      <w:pPr>
        <w:pStyle w:val="a6"/>
        <w:numPr>
          <w:ilvl w:val="0"/>
          <w:numId w:val="47"/>
        </w:numPr>
        <w:spacing w:line="360" w:lineRule="auto"/>
        <w:ind w:firstLineChars="0"/>
        <w:rPr>
          <w:rFonts w:ascii="宋体" w:eastAsia="宋体" w:hAnsi="宋体"/>
          <w:sz w:val="24"/>
          <w:szCs w:val="28"/>
        </w:rPr>
      </w:pPr>
      <w:r>
        <w:rPr>
          <w:rFonts w:ascii="宋体" w:eastAsia="宋体" w:hAnsi="宋体" w:hint="eastAsia"/>
          <w:sz w:val="24"/>
          <w:szCs w:val="28"/>
        </w:rPr>
        <w:t>提供前端编写、导入脚本能力，</w:t>
      </w:r>
      <w:r w:rsidR="009968CD">
        <w:rPr>
          <w:rFonts w:ascii="宋体" w:eastAsia="宋体" w:hAnsi="宋体" w:hint="eastAsia"/>
          <w:sz w:val="24"/>
          <w:szCs w:val="28"/>
        </w:rPr>
        <w:t>减少</w:t>
      </w:r>
      <w:r w:rsidR="009A7716">
        <w:rPr>
          <w:rFonts w:ascii="宋体" w:eastAsia="宋体" w:hAnsi="宋体" w:hint="eastAsia"/>
          <w:sz w:val="24"/>
          <w:szCs w:val="28"/>
        </w:rPr>
        <w:t>对</w:t>
      </w:r>
      <w:r w:rsidR="009968CD">
        <w:rPr>
          <w:rFonts w:ascii="宋体" w:eastAsia="宋体" w:hAnsi="宋体" w:hint="eastAsia"/>
          <w:sz w:val="24"/>
          <w:szCs w:val="28"/>
        </w:rPr>
        <w:t>源代码</w:t>
      </w:r>
      <w:r w:rsidR="009A7716">
        <w:rPr>
          <w:rFonts w:ascii="宋体" w:eastAsia="宋体" w:hAnsi="宋体" w:hint="eastAsia"/>
          <w:sz w:val="24"/>
          <w:szCs w:val="28"/>
        </w:rPr>
        <w:t>的修改</w:t>
      </w:r>
      <w:r w:rsidR="009968CD">
        <w:rPr>
          <w:rFonts w:ascii="宋体" w:eastAsia="宋体" w:hAnsi="宋体" w:hint="eastAsia"/>
          <w:sz w:val="24"/>
          <w:szCs w:val="28"/>
        </w:rPr>
        <w:t>，同时需要做好对脚本的校验。</w:t>
      </w:r>
    </w:p>
    <w:p w14:paraId="04F24833" w14:textId="25028BAF" w:rsidR="008632B5" w:rsidRDefault="009968CD" w:rsidP="009F02EA">
      <w:pPr>
        <w:pStyle w:val="a6"/>
        <w:numPr>
          <w:ilvl w:val="0"/>
          <w:numId w:val="47"/>
        </w:numPr>
        <w:spacing w:line="360" w:lineRule="auto"/>
        <w:ind w:firstLineChars="0"/>
        <w:rPr>
          <w:rFonts w:ascii="宋体" w:eastAsia="宋体" w:hAnsi="宋体"/>
          <w:sz w:val="24"/>
          <w:szCs w:val="28"/>
        </w:rPr>
        <w:sectPr w:rsidR="008632B5" w:rsidSect="0033795B">
          <w:pgSz w:w="11906" w:h="16838"/>
          <w:pgMar w:top="1560" w:right="1800" w:bottom="1440" w:left="1800" w:header="851" w:footer="992" w:gutter="0"/>
          <w:cols w:space="425"/>
          <w:docGrid w:type="lines" w:linePitch="312"/>
        </w:sectPr>
      </w:pPr>
      <w:r>
        <w:rPr>
          <w:rFonts w:ascii="宋体" w:eastAsia="宋体" w:hAnsi="宋体" w:hint="eastAsia"/>
          <w:sz w:val="24"/>
          <w:szCs w:val="28"/>
        </w:rPr>
        <w:t>界面优化，目前界面较为简陋，交互设计不够友好，运营人员不能</w:t>
      </w:r>
      <w:r w:rsidR="00E13104">
        <w:rPr>
          <w:rFonts w:ascii="宋体" w:eastAsia="宋体" w:hAnsi="宋体" w:hint="eastAsia"/>
          <w:sz w:val="24"/>
          <w:szCs w:val="28"/>
        </w:rPr>
        <w:t>够</w:t>
      </w:r>
      <w:r>
        <w:rPr>
          <w:rFonts w:ascii="宋体" w:eastAsia="宋体" w:hAnsi="宋体" w:hint="eastAsia"/>
          <w:sz w:val="24"/>
          <w:szCs w:val="28"/>
        </w:rPr>
        <w:t>快速上手。</w:t>
      </w:r>
    </w:p>
    <w:p w14:paraId="1BB485FF" w14:textId="15E5EFCF" w:rsidR="00EB775C" w:rsidRPr="00B17294" w:rsidRDefault="00EB775C" w:rsidP="00B17294">
      <w:pPr>
        <w:pStyle w:val="1"/>
      </w:pPr>
      <w:bookmarkStart w:id="465" w:name="_Toc136107018"/>
      <w:bookmarkStart w:id="466" w:name="_Toc9453511"/>
      <w:bookmarkStart w:id="467" w:name="_Toc25947945"/>
      <w:bookmarkStart w:id="468" w:name="_Toc36642730"/>
      <w:bookmarkStart w:id="469" w:name="_Toc36643302"/>
      <w:bookmarkStart w:id="470" w:name="_Toc36732827"/>
      <w:bookmarkStart w:id="471" w:name="_Toc36939048"/>
      <w:r w:rsidRPr="00B17294">
        <w:rPr>
          <w:rFonts w:hint="eastAsia"/>
        </w:rPr>
        <w:lastRenderedPageBreak/>
        <w:t>参</w:t>
      </w:r>
      <w:r w:rsidR="00490ACE">
        <w:rPr>
          <w:rFonts w:hint="eastAsia"/>
        </w:rPr>
        <w:t xml:space="preserve"> </w:t>
      </w:r>
      <w:r w:rsidRPr="00B17294">
        <w:rPr>
          <w:rFonts w:hint="eastAsia"/>
        </w:rPr>
        <w:t>考</w:t>
      </w:r>
      <w:r w:rsidR="00490ACE">
        <w:rPr>
          <w:rFonts w:hint="eastAsia"/>
        </w:rPr>
        <w:t xml:space="preserve"> </w:t>
      </w:r>
      <w:r w:rsidRPr="00B17294">
        <w:rPr>
          <w:rFonts w:hint="eastAsia"/>
        </w:rPr>
        <w:t>文</w:t>
      </w:r>
      <w:r w:rsidR="00490ACE">
        <w:rPr>
          <w:rFonts w:hint="eastAsia"/>
        </w:rPr>
        <w:t xml:space="preserve"> </w:t>
      </w:r>
      <w:r w:rsidRPr="00B17294">
        <w:rPr>
          <w:rFonts w:hint="eastAsia"/>
        </w:rPr>
        <w:t>献</w:t>
      </w:r>
      <w:bookmarkEnd w:id="465"/>
      <w:bookmarkEnd w:id="466"/>
      <w:bookmarkEnd w:id="467"/>
      <w:bookmarkEnd w:id="468"/>
      <w:bookmarkEnd w:id="469"/>
      <w:bookmarkEnd w:id="470"/>
      <w:bookmarkEnd w:id="471"/>
    </w:p>
    <w:p w14:paraId="0D8D5CDE" w14:textId="365FB426" w:rsidR="00767971" w:rsidRDefault="00767971"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Albano</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 2015]</w:t>
      </w:r>
      <w:r>
        <w:rPr>
          <w:rFonts w:ascii="Arial" w:eastAsia="宋体" w:hAnsi="Arial" w:cs="Arial"/>
          <w:sz w:val="24"/>
          <w:szCs w:val="28"/>
        </w:rPr>
        <w:tab/>
      </w:r>
      <w:proofErr w:type="spellStart"/>
      <w:proofErr w:type="gramStart"/>
      <w:r w:rsidR="00674053" w:rsidRPr="00A378BC">
        <w:rPr>
          <w:rFonts w:ascii="Arial" w:eastAsia="宋体" w:hAnsi="Arial" w:cs="Arial"/>
          <w:sz w:val="24"/>
          <w:szCs w:val="28"/>
        </w:rPr>
        <w:t>M</w:t>
      </w:r>
      <w:r w:rsidR="00674053" w:rsidRPr="00674053">
        <w:rPr>
          <w:rFonts w:ascii="Arial" w:eastAsia="宋体" w:hAnsi="Arial" w:cs="Arial"/>
          <w:sz w:val="24"/>
          <w:szCs w:val="28"/>
        </w:rPr>
        <w:t>.</w:t>
      </w:r>
      <w:r w:rsidR="00674053" w:rsidRPr="00A378BC">
        <w:rPr>
          <w:rFonts w:ascii="Arial" w:eastAsia="宋体" w:hAnsi="Arial" w:cs="Arial"/>
          <w:sz w:val="24"/>
          <w:szCs w:val="28"/>
        </w:rPr>
        <w:t>Albano</w:t>
      </w:r>
      <w:proofErr w:type="spellEnd"/>
      <w:proofErr w:type="gramEnd"/>
      <w:r w:rsidR="00674053" w:rsidRPr="00674053">
        <w:rPr>
          <w:rFonts w:ascii="Arial" w:eastAsia="宋体" w:hAnsi="Arial" w:cs="Arial"/>
          <w:sz w:val="24"/>
          <w:szCs w:val="28"/>
        </w:rPr>
        <w:t>,</w:t>
      </w:r>
      <w:r w:rsidR="00674053">
        <w:rPr>
          <w:rFonts w:ascii="Arial" w:eastAsia="宋体" w:hAnsi="Arial" w:cs="Arial"/>
          <w:sz w:val="24"/>
          <w:szCs w:val="28"/>
        </w:rPr>
        <w:t xml:space="preserve"> </w:t>
      </w:r>
      <w:proofErr w:type="spellStart"/>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Ferreira</w:t>
      </w:r>
      <w:proofErr w:type="spellEnd"/>
      <w:r w:rsidR="00674053" w:rsidRPr="00674053">
        <w:rPr>
          <w:rFonts w:ascii="Arial" w:eastAsia="宋体" w:hAnsi="Arial" w:cs="Arial"/>
          <w:sz w:val="24"/>
          <w:szCs w:val="28"/>
        </w:rPr>
        <w:t>,</w:t>
      </w:r>
      <w:r w:rsidR="00674053">
        <w:rPr>
          <w:rFonts w:ascii="Arial" w:eastAsia="宋体" w:hAnsi="Arial" w:cs="Arial"/>
          <w:sz w:val="24"/>
          <w:szCs w:val="28"/>
        </w:rPr>
        <w:t xml:space="preserve"> </w:t>
      </w:r>
      <w:proofErr w:type="spellStart"/>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M</w:t>
      </w:r>
      <w:r w:rsidR="00674053" w:rsidRPr="00674053">
        <w:rPr>
          <w:rFonts w:ascii="Arial" w:eastAsia="宋体" w:hAnsi="Arial" w:cs="Arial"/>
          <w:sz w:val="24"/>
          <w:szCs w:val="28"/>
        </w:rPr>
        <w:t>.</w:t>
      </w:r>
      <w:r w:rsidR="00674053" w:rsidRPr="00A378BC">
        <w:rPr>
          <w:rFonts w:ascii="Arial" w:eastAsia="宋体" w:hAnsi="Arial" w:cs="Arial"/>
          <w:sz w:val="24"/>
          <w:szCs w:val="28"/>
        </w:rPr>
        <w:t>Pinho</w:t>
      </w:r>
      <w:proofErr w:type="spellEnd"/>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and</w:t>
      </w:r>
      <w:r w:rsidR="00674053" w:rsidRPr="00674053">
        <w:rPr>
          <w:rFonts w:ascii="Arial" w:eastAsia="宋体" w:hAnsi="Arial" w:cs="Arial"/>
          <w:sz w:val="24"/>
          <w:szCs w:val="28"/>
        </w:rPr>
        <w:t xml:space="preserve"> </w:t>
      </w:r>
      <w:proofErr w:type="spellStart"/>
      <w:r w:rsidR="00674053" w:rsidRPr="00A378BC">
        <w:rPr>
          <w:rFonts w:ascii="Arial" w:eastAsia="宋体" w:hAnsi="Arial" w:cs="Arial"/>
          <w:sz w:val="24"/>
          <w:szCs w:val="28"/>
        </w:rPr>
        <w:t>A</w:t>
      </w:r>
      <w:r w:rsidR="00674053" w:rsidRPr="00674053">
        <w:rPr>
          <w:rFonts w:ascii="Arial" w:eastAsia="宋体" w:hAnsi="Arial" w:cs="Arial"/>
          <w:sz w:val="24"/>
          <w:szCs w:val="28"/>
        </w:rPr>
        <w:t>.</w:t>
      </w:r>
      <w:r w:rsidR="00674053" w:rsidRPr="00A378BC">
        <w:rPr>
          <w:rFonts w:ascii="Arial" w:eastAsia="宋体" w:hAnsi="Arial" w:cs="Arial"/>
          <w:sz w:val="24"/>
          <w:szCs w:val="28"/>
        </w:rPr>
        <w:t>R</w:t>
      </w:r>
      <w:r w:rsidR="00674053" w:rsidRPr="00674053">
        <w:rPr>
          <w:rFonts w:ascii="Arial" w:eastAsia="宋体" w:hAnsi="Arial" w:cs="Arial"/>
          <w:sz w:val="24"/>
          <w:szCs w:val="28"/>
        </w:rPr>
        <w:t>.</w:t>
      </w:r>
      <w:r w:rsidR="00674053" w:rsidRPr="00A378BC">
        <w:rPr>
          <w:rFonts w:ascii="Arial" w:eastAsia="宋体" w:hAnsi="Arial" w:cs="Arial"/>
          <w:sz w:val="24"/>
          <w:szCs w:val="28"/>
        </w:rPr>
        <w:t>Alkhawaja</w:t>
      </w:r>
      <w:proofErr w:type="spellEnd"/>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Message</w:t>
      </w:r>
      <w:r w:rsidR="00674053" w:rsidRPr="00674053">
        <w:rPr>
          <w:rFonts w:ascii="Arial" w:eastAsia="宋体" w:hAnsi="Arial" w:cs="Arial"/>
          <w:sz w:val="24"/>
          <w:szCs w:val="28"/>
        </w:rPr>
        <w:t>-</w:t>
      </w:r>
      <w:r w:rsidR="00674053" w:rsidRPr="00A378BC">
        <w:rPr>
          <w:rFonts w:ascii="Arial" w:eastAsia="宋体" w:hAnsi="Arial" w:cs="Arial"/>
          <w:sz w:val="24"/>
          <w:szCs w:val="28"/>
        </w:rPr>
        <w:t>oriented</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middleware</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for</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smart</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grids</w:t>
      </w:r>
      <w:r w:rsidR="00674053" w:rsidRPr="00674053">
        <w:rPr>
          <w:rFonts w:ascii="Arial" w:eastAsia="宋体" w:hAnsi="Arial" w:cs="Arial"/>
          <w:sz w:val="24"/>
          <w:szCs w:val="28"/>
        </w:rPr>
        <w:t>[</w:t>
      </w:r>
      <w:r w:rsidR="00674053" w:rsidRPr="00A378BC">
        <w:rPr>
          <w:rFonts w:ascii="Arial" w:eastAsia="宋体" w:hAnsi="Arial" w:cs="Arial"/>
          <w:sz w:val="24"/>
          <w:szCs w:val="28"/>
        </w:rPr>
        <w:t>J</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Computer</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Standards</w:t>
      </w:r>
      <w:r w:rsidR="00674053" w:rsidRPr="00674053">
        <w:rPr>
          <w:rFonts w:ascii="Arial" w:eastAsia="宋体" w:hAnsi="Arial" w:cs="Arial"/>
          <w:sz w:val="24"/>
          <w:szCs w:val="28"/>
        </w:rPr>
        <w:t xml:space="preserve"> &amp; </w:t>
      </w:r>
      <w:r w:rsidR="00674053" w:rsidRPr="00A378BC">
        <w:rPr>
          <w:rFonts w:ascii="Arial" w:eastAsia="宋体" w:hAnsi="Arial" w:cs="Arial"/>
          <w:sz w:val="24"/>
          <w:szCs w:val="28"/>
        </w:rPr>
        <w:t>Interfaces</w:t>
      </w:r>
      <w:r w:rsidR="00674053" w:rsidRPr="00674053">
        <w:rPr>
          <w:rFonts w:ascii="Arial" w:eastAsia="宋体" w:hAnsi="Arial" w:cs="Arial"/>
          <w:sz w:val="24"/>
          <w:szCs w:val="28"/>
        </w:rPr>
        <w:t>,2015,38.</w:t>
      </w:r>
    </w:p>
    <w:p w14:paraId="6D369E89" w14:textId="25F55E6A" w:rsidR="00767971" w:rsidRDefault="00767971"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A378BC">
        <w:rPr>
          <w:rFonts w:ascii="Arial" w:eastAsia="宋体" w:hAnsi="Arial" w:cs="Arial"/>
          <w:sz w:val="24"/>
          <w:szCs w:val="28"/>
        </w:rPr>
        <w:t>Atzeni</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.,2020]</w:t>
      </w:r>
      <w:r>
        <w:rPr>
          <w:rFonts w:ascii="Arial" w:eastAsia="宋体" w:hAnsi="Arial" w:cs="Arial"/>
          <w:sz w:val="24"/>
          <w:szCs w:val="28"/>
        </w:rPr>
        <w:tab/>
      </w:r>
      <w:proofErr w:type="spellStart"/>
      <w:proofErr w:type="gramStart"/>
      <w:r w:rsidR="00C5668E" w:rsidRPr="00A378BC">
        <w:rPr>
          <w:rFonts w:ascii="Arial" w:eastAsia="宋体" w:hAnsi="Arial" w:cs="Arial"/>
          <w:sz w:val="24"/>
          <w:szCs w:val="28"/>
        </w:rPr>
        <w:t>P</w:t>
      </w:r>
      <w:r w:rsidR="00C5668E" w:rsidRPr="00C5668E">
        <w:rPr>
          <w:rFonts w:ascii="Arial" w:eastAsia="宋体" w:hAnsi="Arial" w:cs="Arial"/>
          <w:sz w:val="24"/>
          <w:szCs w:val="28"/>
        </w:rPr>
        <w:t>.</w:t>
      </w:r>
      <w:r w:rsidR="00C5668E" w:rsidRPr="00A378BC">
        <w:rPr>
          <w:rFonts w:ascii="Arial" w:eastAsia="宋体" w:hAnsi="Arial" w:cs="Arial"/>
          <w:sz w:val="24"/>
          <w:szCs w:val="28"/>
        </w:rPr>
        <w:t>Atzeni</w:t>
      </w:r>
      <w:proofErr w:type="gramEnd"/>
      <w:r w:rsidR="00C5668E" w:rsidRPr="00C5668E">
        <w:rPr>
          <w:rFonts w:ascii="Arial" w:eastAsia="宋体" w:hAnsi="Arial" w:cs="Arial"/>
          <w:sz w:val="24"/>
          <w:szCs w:val="28"/>
        </w:rPr>
        <w:t>,</w:t>
      </w:r>
      <w:r w:rsidR="00C5668E" w:rsidRPr="00A378BC">
        <w:rPr>
          <w:rFonts w:ascii="Arial" w:eastAsia="宋体" w:hAnsi="Arial" w:cs="Arial"/>
          <w:sz w:val="24"/>
          <w:szCs w:val="28"/>
        </w:rPr>
        <w:t>F</w:t>
      </w:r>
      <w:r w:rsidR="00C5668E" w:rsidRPr="00C5668E">
        <w:rPr>
          <w:rFonts w:ascii="Arial" w:eastAsia="宋体" w:hAnsi="Arial" w:cs="Arial"/>
          <w:sz w:val="24"/>
          <w:szCs w:val="28"/>
        </w:rPr>
        <w:t>.</w:t>
      </w:r>
      <w:r w:rsidR="00C5668E" w:rsidRPr="00A378BC">
        <w:rPr>
          <w:rFonts w:ascii="Arial" w:eastAsia="宋体" w:hAnsi="Arial" w:cs="Arial"/>
          <w:sz w:val="24"/>
          <w:szCs w:val="28"/>
        </w:rPr>
        <w:t>Bugiotti</w:t>
      </w:r>
      <w:r w:rsidR="00C5668E" w:rsidRPr="00C5668E">
        <w:rPr>
          <w:rFonts w:ascii="Arial" w:eastAsia="宋体" w:hAnsi="Arial" w:cs="Arial"/>
          <w:sz w:val="24"/>
          <w:szCs w:val="28"/>
        </w:rPr>
        <w:t>,</w:t>
      </w:r>
      <w:r w:rsidR="00C5668E" w:rsidRPr="00A378BC">
        <w:rPr>
          <w:rFonts w:ascii="Arial" w:eastAsia="宋体" w:hAnsi="Arial" w:cs="Arial"/>
          <w:sz w:val="24"/>
          <w:szCs w:val="28"/>
        </w:rPr>
        <w:t>L</w:t>
      </w:r>
      <w:r w:rsidR="00C5668E" w:rsidRPr="00C5668E">
        <w:rPr>
          <w:rFonts w:ascii="Arial" w:eastAsia="宋体" w:hAnsi="Arial" w:cs="Arial"/>
          <w:sz w:val="24"/>
          <w:szCs w:val="28"/>
        </w:rPr>
        <w:t>.</w:t>
      </w:r>
      <w:r w:rsidR="00C5668E" w:rsidRPr="00A378BC">
        <w:rPr>
          <w:rFonts w:ascii="Arial" w:eastAsia="宋体" w:hAnsi="Arial" w:cs="Arial"/>
          <w:sz w:val="24"/>
          <w:szCs w:val="28"/>
        </w:rPr>
        <w:t>Cabibbo</w:t>
      </w:r>
      <w:r w:rsidR="00C5668E" w:rsidRPr="00C5668E">
        <w:rPr>
          <w:rFonts w:ascii="Arial" w:eastAsia="宋体" w:hAnsi="Arial" w:cs="Arial"/>
          <w:sz w:val="24"/>
          <w:szCs w:val="28"/>
        </w:rPr>
        <w:t>,</w:t>
      </w:r>
      <w:r w:rsidR="00C5668E" w:rsidRPr="00A378BC">
        <w:rPr>
          <w:rFonts w:ascii="Arial" w:eastAsia="宋体" w:hAnsi="Arial" w:cs="Arial"/>
          <w:sz w:val="24"/>
          <w:szCs w:val="28"/>
        </w:rPr>
        <w:t>and</w:t>
      </w:r>
      <w:proofErr w:type="spellEnd"/>
      <w:r w:rsidR="00C5668E" w:rsidRPr="00C5668E">
        <w:rPr>
          <w:rFonts w:ascii="Arial" w:eastAsia="宋体" w:hAnsi="Arial" w:cs="Arial"/>
          <w:sz w:val="24"/>
          <w:szCs w:val="28"/>
        </w:rPr>
        <w:t xml:space="preserve"> </w:t>
      </w:r>
      <w:proofErr w:type="spellStart"/>
      <w:r w:rsidR="00C5668E" w:rsidRPr="00A378BC">
        <w:rPr>
          <w:rFonts w:ascii="Arial" w:eastAsia="宋体" w:hAnsi="Arial" w:cs="Arial"/>
          <w:sz w:val="24"/>
          <w:szCs w:val="28"/>
        </w:rPr>
        <w:t>R</w:t>
      </w:r>
      <w:r w:rsidR="00C5668E" w:rsidRPr="00C5668E">
        <w:rPr>
          <w:rFonts w:ascii="Arial" w:eastAsia="宋体" w:hAnsi="Arial" w:cs="Arial"/>
          <w:sz w:val="24"/>
          <w:szCs w:val="28"/>
        </w:rPr>
        <w:t>.</w:t>
      </w:r>
      <w:r w:rsidR="00C5668E" w:rsidRPr="00A378BC">
        <w:rPr>
          <w:rFonts w:ascii="Arial" w:eastAsia="宋体" w:hAnsi="Arial" w:cs="Arial"/>
          <w:sz w:val="24"/>
          <w:szCs w:val="28"/>
        </w:rPr>
        <w:t>Torlone</w:t>
      </w:r>
      <w:proofErr w:type="spellEnd"/>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Data</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modeling</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in</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the</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NoSQL</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world</w:t>
      </w:r>
      <w:r w:rsidR="00C5668E" w:rsidRPr="00C5668E">
        <w:rPr>
          <w:rFonts w:ascii="Arial" w:eastAsia="宋体" w:hAnsi="Arial" w:cs="Arial"/>
          <w:sz w:val="24"/>
          <w:szCs w:val="28"/>
        </w:rPr>
        <w:t>[</w:t>
      </w:r>
      <w:r w:rsidR="00C5668E" w:rsidRPr="00A378BC">
        <w:rPr>
          <w:rFonts w:ascii="Arial" w:eastAsia="宋体" w:hAnsi="Arial" w:cs="Arial"/>
          <w:sz w:val="24"/>
          <w:szCs w:val="28"/>
        </w:rPr>
        <w:t>J</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Computer</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Standards</w:t>
      </w:r>
      <w:r w:rsidR="00C5668E" w:rsidRPr="00C5668E">
        <w:rPr>
          <w:rFonts w:ascii="Arial" w:eastAsia="宋体" w:hAnsi="Arial" w:cs="Arial"/>
          <w:sz w:val="24"/>
          <w:szCs w:val="28"/>
        </w:rPr>
        <w:t xml:space="preserve"> &amp; </w:t>
      </w:r>
      <w:r w:rsidR="00C5668E" w:rsidRPr="00A378BC">
        <w:rPr>
          <w:rFonts w:ascii="Arial" w:eastAsia="宋体" w:hAnsi="Arial" w:cs="Arial"/>
          <w:sz w:val="24"/>
          <w:szCs w:val="28"/>
        </w:rPr>
        <w:t>Interfaces</w:t>
      </w:r>
      <w:r w:rsidR="00C5668E" w:rsidRPr="00C5668E">
        <w:rPr>
          <w:rFonts w:ascii="Arial" w:eastAsia="宋体" w:hAnsi="Arial" w:cs="Arial"/>
          <w:sz w:val="24"/>
          <w:szCs w:val="28"/>
        </w:rPr>
        <w:t>,2020,67.</w:t>
      </w:r>
    </w:p>
    <w:p w14:paraId="325CAD7A" w14:textId="402D6657" w:rsidR="00F4054D" w:rsidRDefault="00F4054D" w:rsidP="006D3346">
      <w:pPr>
        <w:spacing w:line="360" w:lineRule="auto"/>
        <w:ind w:left="2400" w:hangingChars="1000" w:hanging="2400"/>
        <w:rPr>
          <w:rFonts w:ascii="Arial" w:eastAsia="宋体" w:hAnsi="Arial" w:cs="Arial"/>
          <w:sz w:val="24"/>
          <w:szCs w:val="28"/>
        </w:rPr>
      </w:pPr>
      <w:bookmarkStart w:id="472" w:name="OLE_LINK1"/>
      <w:r>
        <w:rPr>
          <w:rFonts w:ascii="Arial" w:eastAsia="宋体" w:hAnsi="Arial" w:cs="Arial" w:hint="eastAsia"/>
          <w:sz w:val="24"/>
          <w:szCs w:val="28"/>
        </w:rPr>
        <w:t>[</w:t>
      </w:r>
      <w:proofErr w:type="spellStart"/>
      <w:r w:rsidRPr="00A378BC">
        <w:rPr>
          <w:rFonts w:ascii="Arial" w:eastAsia="宋体" w:hAnsi="Arial" w:cs="Arial"/>
          <w:sz w:val="24"/>
          <w:szCs w:val="28"/>
        </w:rPr>
        <w:t>Elrad</w:t>
      </w:r>
      <w:proofErr w:type="spellEnd"/>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.2001]</w:t>
      </w:r>
      <w:bookmarkEnd w:id="472"/>
      <w:r>
        <w:rPr>
          <w:rFonts w:ascii="Arial" w:eastAsia="宋体" w:hAnsi="Arial" w:cs="Arial"/>
          <w:sz w:val="24"/>
          <w:szCs w:val="28"/>
        </w:rPr>
        <w:tab/>
      </w:r>
      <w:proofErr w:type="spellStart"/>
      <w:proofErr w:type="gramStart"/>
      <w:r w:rsidRPr="00A378BC">
        <w:rPr>
          <w:rFonts w:ascii="Arial" w:eastAsia="宋体" w:hAnsi="Arial" w:cs="Arial"/>
          <w:sz w:val="24"/>
          <w:szCs w:val="28"/>
        </w:rPr>
        <w:t>T</w:t>
      </w:r>
      <w:r w:rsidRPr="00756969">
        <w:rPr>
          <w:rFonts w:ascii="Arial" w:eastAsia="宋体" w:hAnsi="Arial" w:cs="Arial"/>
          <w:sz w:val="24"/>
          <w:szCs w:val="28"/>
        </w:rPr>
        <w:t>.</w:t>
      </w:r>
      <w:r w:rsidRPr="00A378BC">
        <w:rPr>
          <w:rFonts w:ascii="Arial" w:eastAsia="宋体" w:hAnsi="Arial" w:cs="Arial"/>
          <w:sz w:val="24"/>
          <w:szCs w:val="28"/>
        </w:rPr>
        <w:t>Elrad</w:t>
      </w:r>
      <w:proofErr w:type="spellEnd"/>
      <w:proofErr w:type="gramEnd"/>
      <w:r w:rsidRPr="00756969">
        <w:rPr>
          <w:rFonts w:ascii="Arial" w:eastAsia="宋体" w:hAnsi="Arial" w:cs="Arial"/>
          <w:sz w:val="24"/>
          <w:szCs w:val="28"/>
        </w:rPr>
        <w:t xml:space="preserve">, </w:t>
      </w:r>
      <w:proofErr w:type="spellStart"/>
      <w:r w:rsidRPr="00A378BC">
        <w:rPr>
          <w:rFonts w:ascii="Arial" w:eastAsia="宋体" w:hAnsi="Arial" w:cs="Arial"/>
          <w:sz w:val="24"/>
          <w:szCs w:val="28"/>
        </w:rPr>
        <w:t>R</w:t>
      </w:r>
      <w:r w:rsidRPr="00756969">
        <w:rPr>
          <w:rFonts w:ascii="Arial" w:eastAsia="宋体" w:hAnsi="Arial" w:cs="Arial"/>
          <w:sz w:val="24"/>
          <w:szCs w:val="28"/>
        </w:rPr>
        <w:t>.</w:t>
      </w:r>
      <w:r w:rsidRPr="00A378BC">
        <w:rPr>
          <w:rFonts w:ascii="Arial" w:eastAsia="宋体" w:hAnsi="Arial" w:cs="Arial"/>
          <w:sz w:val="24"/>
          <w:szCs w:val="28"/>
        </w:rPr>
        <w:t>E</w:t>
      </w:r>
      <w:r w:rsidRPr="00756969">
        <w:rPr>
          <w:rFonts w:ascii="Arial" w:eastAsia="宋体" w:hAnsi="Arial" w:cs="Arial"/>
          <w:sz w:val="24"/>
          <w:szCs w:val="28"/>
        </w:rPr>
        <w:t>.</w:t>
      </w:r>
      <w:r w:rsidRPr="00A378BC">
        <w:rPr>
          <w:rFonts w:ascii="Arial" w:eastAsia="宋体" w:hAnsi="Arial" w:cs="Arial"/>
          <w:sz w:val="24"/>
          <w:szCs w:val="28"/>
        </w:rPr>
        <w:t>Filman</w:t>
      </w:r>
      <w:r w:rsidRPr="00756969">
        <w:rPr>
          <w:rFonts w:ascii="Arial" w:eastAsia="宋体" w:hAnsi="Arial" w:cs="Arial"/>
          <w:sz w:val="24"/>
          <w:szCs w:val="28"/>
        </w:rPr>
        <w:t>,</w:t>
      </w:r>
      <w:r w:rsidRPr="00A378BC">
        <w:rPr>
          <w:rFonts w:ascii="Arial" w:eastAsia="宋体" w:hAnsi="Arial" w:cs="Arial"/>
          <w:sz w:val="24"/>
          <w:szCs w:val="28"/>
        </w:rPr>
        <w:t>and</w:t>
      </w:r>
      <w:proofErr w:type="spellEnd"/>
      <w:r w:rsidRPr="00756969">
        <w:rPr>
          <w:rFonts w:ascii="Arial" w:eastAsia="宋体" w:hAnsi="Arial" w:cs="Arial"/>
          <w:sz w:val="24"/>
          <w:szCs w:val="28"/>
        </w:rPr>
        <w:t xml:space="preserve"> </w:t>
      </w:r>
      <w:proofErr w:type="spellStart"/>
      <w:r w:rsidRPr="00A378BC">
        <w:rPr>
          <w:rFonts w:ascii="Arial" w:eastAsia="宋体" w:hAnsi="Arial" w:cs="Arial"/>
          <w:sz w:val="24"/>
          <w:szCs w:val="28"/>
        </w:rPr>
        <w:t>A</w:t>
      </w:r>
      <w:r w:rsidRPr="00756969">
        <w:rPr>
          <w:rFonts w:ascii="Arial" w:eastAsia="宋体" w:hAnsi="Arial" w:cs="Arial"/>
          <w:sz w:val="24"/>
          <w:szCs w:val="28"/>
        </w:rPr>
        <w:t>.</w:t>
      </w:r>
      <w:r w:rsidRPr="00A378BC">
        <w:rPr>
          <w:rFonts w:ascii="Arial" w:eastAsia="宋体" w:hAnsi="Arial" w:cs="Arial"/>
          <w:sz w:val="24"/>
          <w:szCs w:val="28"/>
        </w:rPr>
        <w:t>Bader</w:t>
      </w:r>
      <w:proofErr w:type="spellEnd"/>
      <w:r w:rsidRPr="00756969">
        <w:rPr>
          <w:rFonts w:ascii="Arial" w:eastAsia="宋体" w:hAnsi="Arial" w:cs="Arial"/>
          <w:sz w:val="24"/>
          <w:szCs w:val="28"/>
        </w:rPr>
        <w:t xml:space="preserve">. </w:t>
      </w:r>
      <w:r w:rsidRPr="00A378BC">
        <w:rPr>
          <w:rFonts w:ascii="Arial" w:eastAsia="宋体" w:hAnsi="Arial" w:cs="Arial"/>
          <w:sz w:val="24"/>
          <w:szCs w:val="28"/>
        </w:rPr>
        <w:t>Aspect</w:t>
      </w:r>
      <w:r w:rsidRPr="00756969">
        <w:rPr>
          <w:rFonts w:ascii="Arial" w:eastAsia="宋体" w:hAnsi="Arial" w:cs="Arial"/>
          <w:sz w:val="24"/>
          <w:szCs w:val="28"/>
        </w:rPr>
        <w:t>-</w:t>
      </w:r>
      <w:r w:rsidRPr="00A378BC">
        <w:rPr>
          <w:rFonts w:ascii="Arial" w:eastAsia="宋体" w:hAnsi="Arial" w:cs="Arial"/>
          <w:sz w:val="24"/>
          <w:szCs w:val="28"/>
        </w:rPr>
        <w:t>oriented</w:t>
      </w:r>
      <w:r w:rsidRPr="00756969">
        <w:rPr>
          <w:rFonts w:ascii="Arial" w:eastAsia="宋体" w:hAnsi="Arial" w:cs="Arial"/>
          <w:sz w:val="24"/>
          <w:szCs w:val="28"/>
        </w:rPr>
        <w:t xml:space="preserve"> </w:t>
      </w:r>
      <w:proofErr w:type="spellStart"/>
      <w:proofErr w:type="gramStart"/>
      <w:r w:rsidRPr="00A378BC">
        <w:rPr>
          <w:rFonts w:ascii="Arial" w:eastAsia="宋体" w:hAnsi="Arial" w:cs="Arial"/>
          <w:sz w:val="24"/>
          <w:szCs w:val="28"/>
        </w:rPr>
        <w:t>programming</w:t>
      </w:r>
      <w:r w:rsidRPr="00756969">
        <w:rPr>
          <w:rFonts w:ascii="Arial" w:eastAsia="宋体" w:hAnsi="Arial" w:cs="Arial"/>
          <w:sz w:val="24"/>
          <w:szCs w:val="28"/>
        </w:rPr>
        <w:t>.</w:t>
      </w:r>
      <w:r w:rsidRPr="00A378BC">
        <w:rPr>
          <w:rFonts w:ascii="Arial" w:eastAsia="宋体" w:hAnsi="Arial" w:cs="Arial"/>
          <w:sz w:val="24"/>
          <w:szCs w:val="28"/>
        </w:rPr>
        <w:t>Communication</w:t>
      </w:r>
      <w:proofErr w:type="spellEnd"/>
      <w:proofErr w:type="gramEnd"/>
      <w:r w:rsidRPr="00756969">
        <w:rPr>
          <w:rFonts w:ascii="Arial" w:eastAsia="宋体" w:hAnsi="Arial" w:cs="Arial"/>
          <w:sz w:val="24"/>
          <w:szCs w:val="28"/>
        </w:rPr>
        <w:t xml:space="preserve"> </w:t>
      </w:r>
      <w:r w:rsidRPr="00A378BC">
        <w:rPr>
          <w:rFonts w:ascii="Arial" w:eastAsia="宋体" w:hAnsi="Arial" w:cs="Arial"/>
          <w:sz w:val="24"/>
          <w:szCs w:val="28"/>
        </w:rPr>
        <w:t>of</w:t>
      </w:r>
      <w:r w:rsidRPr="00756969">
        <w:rPr>
          <w:rFonts w:ascii="Arial" w:eastAsia="宋体" w:hAnsi="Arial" w:cs="Arial"/>
          <w:sz w:val="24"/>
          <w:szCs w:val="28"/>
        </w:rPr>
        <w:t xml:space="preserve"> </w:t>
      </w:r>
      <w:r w:rsidRPr="00A378BC">
        <w:rPr>
          <w:rFonts w:ascii="Arial" w:eastAsia="宋体" w:hAnsi="Arial" w:cs="Arial"/>
          <w:sz w:val="24"/>
          <w:szCs w:val="28"/>
        </w:rPr>
        <w:t>the</w:t>
      </w:r>
      <w:r w:rsidRPr="00756969">
        <w:rPr>
          <w:rFonts w:ascii="Arial" w:eastAsia="宋体" w:hAnsi="Arial" w:cs="Arial"/>
          <w:sz w:val="24"/>
          <w:szCs w:val="28"/>
        </w:rPr>
        <w:t xml:space="preserve"> </w:t>
      </w:r>
      <w:r w:rsidRPr="00A378BC">
        <w:rPr>
          <w:rFonts w:ascii="Arial" w:eastAsia="宋体" w:hAnsi="Arial" w:cs="Arial"/>
          <w:sz w:val="24"/>
          <w:szCs w:val="28"/>
        </w:rPr>
        <w:t>ACM</w:t>
      </w:r>
      <w:r w:rsidRPr="00756969">
        <w:rPr>
          <w:rFonts w:ascii="Arial" w:eastAsia="宋体" w:hAnsi="Arial" w:cs="Arial"/>
          <w:sz w:val="24"/>
          <w:szCs w:val="28"/>
        </w:rPr>
        <w:t xml:space="preserve"> 2001, 44(10):29-32.</w:t>
      </w:r>
    </w:p>
    <w:p w14:paraId="529CA331" w14:textId="77777777"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proofErr w:type="spellStart"/>
      <w:r w:rsidRPr="00A378BC">
        <w:rPr>
          <w:rFonts w:ascii="Arial" w:eastAsia="宋体" w:hAnsi="Arial" w:cs="Arial"/>
          <w:sz w:val="24"/>
          <w:szCs w:val="28"/>
        </w:rPr>
        <w:t>Ginanjar</w:t>
      </w:r>
      <w:proofErr w:type="spellEnd"/>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proofErr w:type="spellStart"/>
      <w:proofErr w:type="gramStart"/>
      <w:r w:rsidRPr="00A378BC">
        <w:rPr>
          <w:rFonts w:ascii="Arial" w:eastAsia="宋体" w:hAnsi="Arial" w:cs="Arial"/>
          <w:sz w:val="24"/>
          <w:szCs w:val="28"/>
        </w:rPr>
        <w:t>A</w:t>
      </w:r>
      <w:r w:rsidRPr="00756969">
        <w:rPr>
          <w:rFonts w:ascii="Arial" w:eastAsia="宋体" w:hAnsi="Arial" w:cs="Arial"/>
          <w:sz w:val="24"/>
          <w:szCs w:val="28"/>
        </w:rPr>
        <w:t>.</w:t>
      </w:r>
      <w:r w:rsidRPr="00A378BC">
        <w:rPr>
          <w:rFonts w:ascii="Arial" w:eastAsia="宋体" w:hAnsi="Arial" w:cs="Arial"/>
          <w:sz w:val="24"/>
          <w:szCs w:val="28"/>
        </w:rPr>
        <w:t>Ginanjar</w:t>
      </w:r>
      <w:proofErr w:type="gramEnd"/>
      <w:r w:rsidRPr="00756969">
        <w:rPr>
          <w:rFonts w:ascii="Arial" w:eastAsia="宋体" w:hAnsi="Arial" w:cs="Arial"/>
          <w:sz w:val="24"/>
          <w:szCs w:val="28"/>
        </w:rPr>
        <w:t>,</w:t>
      </w:r>
      <w:r w:rsidRPr="00A378BC">
        <w:rPr>
          <w:rFonts w:ascii="Arial" w:eastAsia="宋体" w:hAnsi="Arial" w:cs="Arial"/>
          <w:sz w:val="24"/>
          <w:szCs w:val="28"/>
        </w:rPr>
        <w:t>and</w:t>
      </w:r>
      <w:proofErr w:type="spellEnd"/>
      <w:r w:rsidRPr="00756969">
        <w:rPr>
          <w:rFonts w:ascii="Arial" w:eastAsia="宋体" w:hAnsi="Arial" w:cs="Arial"/>
          <w:sz w:val="24"/>
          <w:szCs w:val="28"/>
        </w:rPr>
        <w:t xml:space="preserve"> </w:t>
      </w:r>
      <w:proofErr w:type="spellStart"/>
      <w:r w:rsidRPr="00A378BC">
        <w:rPr>
          <w:rFonts w:ascii="Arial" w:eastAsia="宋体" w:hAnsi="Arial" w:cs="Arial"/>
          <w:sz w:val="24"/>
          <w:szCs w:val="28"/>
        </w:rPr>
        <w:t>M</w:t>
      </w:r>
      <w:r w:rsidRPr="00756969">
        <w:rPr>
          <w:rFonts w:ascii="Arial" w:eastAsia="宋体" w:hAnsi="Arial" w:cs="Arial"/>
          <w:sz w:val="24"/>
          <w:szCs w:val="28"/>
        </w:rPr>
        <w:t>.</w:t>
      </w:r>
      <w:r w:rsidRPr="00A378BC">
        <w:rPr>
          <w:rFonts w:ascii="Arial" w:eastAsia="宋体" w:hAnsi="Arial" w:cs="Arial"/>
          <w:sz w:val="24"/>
          <w:szCs w:val="28"/>
        </w:rPr>
        <w:t>Hendayun</w:t>
      </w:r>
      <w:proofErr w:type="spellEnd"/>
      <w:r w:rsidRPr="00756969">
        <w:rPr>
          <w:rFonts w:ascii="Arial" w:eastAsia="宋体" w:hAnsi="Arial" w:cs="Arial"/>
          <w:sz w:val="24"/>
          <w:szCs w:val="28"/>
        </w:rPr>
        <w:t xml:space="preserve">. </w:t>
      </w:r>
      <w:r w:rsidRPr="00A378BC">
        <w:rPr>
          <w:rFonts w:ascii="Arial" w:eastAsia="宋体" w:hAnsi="Arial" w:cs="Arial"/>
          <w:sz w:val="24"/>
          <w:szCs w:val="28"/>
        </w:rPr>
        <w:t>Spring</w:t>
      </w:r>
      <w:r w:rsidRPr="00756969">
        <w:rPr>
          <w:rFonts w:ascii="Arial" w:eastAsia="宋体" w:hAnsi="Arial" w:cs="Arial"/>
          <w:sz w:val="24"/>
          <w:szCs w:val="28"/>
        </w:rPr>
        <w:t xml:space="preserve"> </w:t>
      </w:r>
      <w:r w:rsidRPr="00A378BC">
        <w:rPr>
          <w:rFonts w:ascii="Arial" w:eastAsia="宋体" w:hAnsi="Arial" w:cs="Arial"/>
          <w:sz w:val="24"/>
          <w:szCs w:val="28"/>
        </w:rPr>
        <w:t>Framework</w:t>
      </w:r>
      <w:r w:rsidRPr="00756969">
        <w:rPr>
          <w:rFonts w:ascii="Arial" w:eastAsia="宋体" w:hAnsi="Arial" w:cs="Arial"/>
          <w:sz w:val="24"/>
          <w:szCs w:val="28"/>
        </w:rPr>
        <w:t xml:space="preserve"> </w:t>
      </w:r>
      <w:r w:rsidRPr="00A378BC">
        <w:rPr>
          <w:rFonts w:ascii="Arial" w:eastAsia="宋体" w:hAnsi="Arial" w:cs="Arial"/>
          <w:sz w:val="24"/>
          <w:szCs w:val="28"/>
        </w:rPr>
        <w:t>Reliability</w:t>
      </w:r>
      <w:r w:rsidRPr="00756969">
        <w:rPr>
          <w:rFonts w:ascii="Arial" w:eastAsia="宋体" w:hAnsi="Arial" w:cs="Arial"/>
          <w:sz w:val="24"/>
          <w:szCs w:val="28"/>
        </w:rPr>
        <w:t xml:space="preserve"> </w:t>
      </w:r>
      <w:r w:rsidRPr="00A378BC">
        <w:rPr>
          <w:rFonts w:ascii="Arial" w:eastAsia="宋体" w:hAnsi="Arial" w:cs="Arial"/>
          <w:sz w:val="24"/>
          <w:szCs w:val="28"/>
        </w:rPr>
        <w:t>Investigation</w:t>
      </w:r>
      <w:r w:rsidRPr="00756969">
        <w:rPr>
          <w:rFonts w:ascii="Arial" w:eastAsia="宋体" w:hAnsi="Arial" w:cs="Arial"/>
          <w:sz w:val="24"/>
          <w:szCs w:val="28"/>
        </w:rPr>
        <w:t xml:space="preserve"> </w:t>
      </w:r>
      <w:r w:rsidRPr="00A378BC">
        <w:rPr>
          <w:rFonts w:ascii="Arial" w:eastAsia="宋体" w:hAnsi="Arial" w:cs="Arial"/>
          <w:sz w:val="24"/>
          <w:szCs w:val="28"/>
        </w:rPr>
        <w:t>Against</w:t>
      </w:r>
      <w:r w:rsidRPr="00756969">
        <w:rPr>
          <w:rFonts w:ascii="Arial" w:eastAsia="宋体" w:hAnsi="Arial" w:cs="Arial"/>
          <w:sz w:val="24"/>
          <w:szCs w:val="28"/>
        </w:rPr>
        <w:t xml:space="preserve"> </w:t>
      </w:r>
      <w:r w:rsidRPr="00A378BC">
        <w:rPr>
          <w:rFonts w:ascii="Arial" w:eastAsia="宋体" w:hAnsi="Arial" w:cs="Arial"/>
          <w:sz w:val="24"/>
          <w:szCs w:val="28"/>
        </w:rPr>
        <w:t>Database</w:t>
      </w:r>
      <w:r w:rsidRPr="00756969">
        <w:rPr>
          <w:rFonts w:ascii="Arial" w:eastAsia="宋体" w:hAnsi="Arial" w:cs="Arial"/>
          <w:sz w:val="24"/>
          <w:szCs w:val="28"/>
        </w:rPr>
        <w:t xml:space="preserve"> </w:t>
      </w:r>
      <w:r w:rsidRPr="00A378BC">
        <w:rPr>
          <w:rFonts w:ascii="Arial" w:eastAsia="宋体" w:hAnsi="Arial" w:cs="Arial"/>
          <w:sz w:val="24"/>
          <w:szCs w:val="28"/>
        </w:rPr>
        <w:t>Bridging</w:t>
      </w:r>
      <w:r w:rsidRPr="00756969">
        <w:rPr>
          <w:rFonts w:ascii="Arial" w:eastAsia="宋体" w:hAnsi="Arial" w:cs="Arial"/>
          <w:sz w:val="24"/>
          <w:szCs w:val="28"/>
        </w:rPr>
        <w:t xml:space="preserve"> </w:t>
      </w:r>
      <w:r w:rsidRPr="00A378BC">
        <w:rPr>
          <w:rFonts w:ascii="Arial" w:eastAsia="宋体" w:hAnsi="Arial" w:cs="Arial"/>
          <w:sz w:val="24"/>
          <w:szCs w:val="28"/>
        </w:rPr>
        <w:t>Layer</w:t>
      </w:r>
      <w:r w:rsidRPr="00756969">
        <w:rPr>
          <w:rFonts w:ascii="Arial" w:eastAsia="宋体" w:hAnsi="Arial" w:cs="Arial"/>
          <w:sz w:val="24"/>
          <w:szCs w:val="28"/>
        </w:rPr>
        <w:t xml:space="preserve"> </w:t>
      </w:r>
      <w:r w:rsidRPr="00A378BC">
        <w:rPr>
          <w:rFonts w:ascii="Arial" w:eastAsia="宋体" w:hAnsi="Arial" w:cs="Arial"/>
          <w:sz w:val="24"/>
          <w:szCs w:val="28"/>
        </w:rPr>
        <w:t>Using</w:t>
      </w:r>
      <w:r w:rsidRPr="00756969">
        <w:rPr>
          <w:rFonts w:ascii="Arial" w:eastAsia="宋体" w:hAnsi="Arial" w:cs="Arial"/>
          <w:sz w:val="24"/>
          <w:szCs w:val="28"/>
        </w:rPr>
        <w:t xml:space="preserve"> </w:t>
      </w:r>
      <w:r w:rsidRPr="00A378BC">
        <w:rPr>
          <w:rFonts w:ascii="Arial" w:eastAsia="宋体" w:hAnsi="Arial" w:cs="Arial"/>
          <w:sz w:val="24"/>
          <w:szCs w:val="28"/>
        </w:rPr>
        <w:t>Java</w:t>
      </w:r>
      <w:r w:rsidRPr="00756969">
        <w:rPr>
          <w:rFonts w:ascii="Arial" w:eastAsia="宋体" w:hAnsi="Arial" w:cs="Arial"/>
          <w:sz w:val="24"/>
          <w:szCs w:val="28"/>
        </w:rPr>
        <w:t xml:space="preserve"> </w:t>
      </w:r>
      <w:r w:rsidRPr="00A378BC">
        <w:rPr>
          <w:rFonts w:ascii="Arial" w:eastAsia="宋体" w:hAnsi="Arial" w:cs="Arial"/>
          <w:sz w:val="24"/>
          <w:szCs w:val="28"/>
        </w:rPr>
        <w:t>Platform</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 xml:space="preserve">]. </w:t>
      </w:r>
      <w:r w:rsidRPr="00A378BC">
        <w:rPr>
          <w:rFonts w:ascii="Arial" w:eastAsia="宋体" w:hAnsi="Arial" w:cs="Arial"/>
          <w:sz w:val="24"/>
          <w:szCs w:val="28"/>
        </w:rPr>
        <w:t>Procedia</w:t>
      </w:r>
      <w:r w:rsidRPr="00756969">
        <w:rPr>
          <w:rFonts w:ascii="Arial" w:eastAsia="宋体" w:hAnsi="Arial" w:cs="Arial"/>
          <w:sz w:val="24"/>
          <w:szCs w:val="28"/>
        </w:rPr>
        <w:t xml:space="preserve"> </w:t>
      </w:r>
      <w:r w:rsidRPr="00A378BC">
        <w:rPr>
          <w:rFonts w:ascii="Arial" w:eastAsia="宋体" w:hAnsi="Arial" w:cs="Arial"/>
          <w:sz w:val="24"/>
          <w:szCs w:val="28"/>
        </w:rPr>
        <w:t>Computer</w:t>
      </w:r>
      <w:r w:rsidRPr="00756969">
        <w:rPr>
          <w:rFonts w:ascii="Arial" w:eastAsia="宋体" w:hAnsi="Arial" w:cs="Arial"/>
          <w:sz w:val="24"/>
          <w:szCs w:val="28"/>
        </w:rPr>
        <w:t xml:space="preserve"> </w:t>
      </w:r>
      <w:r w:rsidRPr="00A378BC">
        <w:rPr>
          <w:rFonts w:ascii="Arial" w:eastAsia="宋体" w:hAnsi="Arial" w:cs="Arial"/>
          <w:sz w:val="24"/>
          <w:szCs w:val="28"/>
        </w:rPr>
        <w:t>Science</w:t>
      </w:r>
      <w:r w:rsidRPr="00756969">
        <w:rPr>
          <w:rFonts w:ascii="Arial" w:eastAsia="宋体" w:hAnsi="Arial" w:cs="Arial"/>
          <w:sz w:val="24"/>
          <w:szCs w:val="28"/>
        </w:rPr>
        <w:t>,2019,161.</w:t>
      </w:r>
    </w:p>
    <w:p w14:paraId="514F931A" w14:textId="748B7BF1" w:rsidR="00BB1C5B" w:rsidRDefault="00BB1C5B"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00767971" w:rsidRPr="00A378BC">
        <w:rPr>
          <w:rFonts w:ascii="Arial" w:eastAsia="宋体" w:hAnsi="Arial" w:cs="Arial"/>
          <w:sz w:val="24"/>
          <w:szCs w:val="28"/>
        </w:rPr>
        <w:t>Kamal</w:t>
      </w:r>
      <w:r w:rsidR="00767971">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proofErr w:type="spellStart"/>
      <w:r w:rsidR="00FE2BB3" w:rsidRPr="00A378BC">
        <w:rPr>
          <w:rFonts w:ascii="Arial" w:eastAsia="宋体" w:hAnsi="Arial" w:cs="Arial"/>
          <w:sz w:val="24"/>
          <w:szCs w:val="28"/>
        </w:rPr>
        <w:t>S</w:t>
      </w:r>
      <w:r w:rsidR="00FE2BB3" w:rsidRPr="00FE2BB3">
        <w:rPr>
          <w:rFonts w:ascii="Arial" w:eastAsia="宋体" w:hAnsi="Arial" w:cs="Arial"/>
          <w:sz w:val="24"/>
          <w:szCs w:val="28"/>
        </w:rPr>
        <w:t>.</w:t>
      </w:r>
      <w:proofErr w:type="gramStart"/>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Kamal</w:t>
      </w:r>
      <w:proofErr w:type="gramEnd"/>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Elazhary</w:t>
      </w:r>
      <w:r w:rsidR="00FE2BB3" w:rsidRPr="00FE2BB3">
        <w:rPr>
          <w:rFonts w:ascii="Arial" w:eastAsia="宋体" w:hAnsi="Arial" w:cs="Arial"/>
          <w:sz w:val="24"/>
          <w:szCs w:val="28"/>
        </w:rPr>
        <w:t>,</w:t>
      </w:r>
      <w:r w:rsidR="00FE2BB3" w:rsidRPr="00A378BC">
        <w:rPr>
          <w:rFonts w:ascii="Arial" w:eastAsia="宋体" w:hAnsi="Arial" w:cs="Arial"/>
          <w:sz w:val="24"/>
          <w:szCs w:val="28"/>
        </w:rPr>
        <w:t>and</w:t>
      </w:r>
      <w:proofErr w:type="spellEnd"/>
      <w:r w:rsidR="00FE2BB3" w:rsidRPr="00FE2BB3">
        <w:rPr>
          <w:rFonts w:ascii="Arial" w:eastAsia="宋体" w:hAnsi="Arial" w:cs="Arial"/>
          <w:sz w:val="24"/>
          <w:szCs w:val="28"/>
        </w:rPr>
        <w:t xml:space="preserve"> </w:t>
      </w:r>
      <w:proofErr w:type="spellStart"/>
      <w:r w:rsidR="00FE2BB3" w:rsidRPr="00A378BC">
        <w:rPr>
          <w:rFonts w:ascii="Arial" w:eastAsia="宋体" w:hAnsi="Arial" w:cs="Arial"/>
          <w:sz w:val="24"/>
          <w:szCs w:val="28"/>
        </w:rPr>
        <w:t>E</w:t>
      </w:r>
      <w:r w:rsidR="00FE2BB3" w:rsidRPr="00FE2BB3">
        <w:rPr>
          <w:rFonts w:ascii="Arial" w:eastAsia="宋体" w:hAnsi="Arial" w:cs="Arial"/>
          <w:sz w:val="24"/>
          <w:szCs w:val="28"/>
        </w:rPr>
        <w:t>.</w:t>
      </w:r>
      <w:r w:rsidR="00FE2BB3" w:rsidRPr="00A378BC">
        <w:rPr>
          <w:rFonts w:ascii="Arial" w:eastAsia="宋体" w:hAnsi="Arial" w:cs="Arial"/>
          <w:sz w:val="24"/>
          <w:szCs w:val="28"/>
        </w:rPr>
        <w:t>E</w:t>
      </w:r>
      <w:r w:rsidR="00FE2BB3" w:rsidRPr="00FE2BB3">
        <w:rPr>
          <w:rFonts w:ascii="Arial" w:eastAsia="宋体" w:hAnsi="Arial" w:cs="Arial"/>
          <w:sz w:val="24"/>
          <w:szCs w:val="28"/>
        </w:rPr>
        <w:t>.</w:t>
      </w:r>
      <w:r w:rsidR="00FE2BB3" w:rsidRPr="00A378BC">
        <w:rPr>
          <w:rFonts w:ascii="Arial" w:eastAsia="宋体" w:hAnsi="Arial" w:cs="Arial"/>
          <w:sz w:val="24"/>
          <w:szCs w:val="28"/>
        </w:rPr>
        <w:t>Hassanein</w:t>
      </w:r>
      <w:proofErr w:type="spellEnd"/>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Qualitative</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Comparison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NoSQL</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Data</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Stores</w:t>
      </w:r>
      <w:r w:rsidR="00FE2BB3" w:rsidRPr="00FE2BB3">
        <w:rPr>
          <w:rFonts w:ascii="Arial" w:eastAsia="宋体" w:hAnsi="Arial" w:cs="Arial"/>
          <w:sz w:val="24"/>
          <w:szCs w:val="28"/>
        </w:rPr>
        <w:t>[</w:t>
      </w:r>
      <w:r w:rsidR="00FE2BB3" w:rsidRPr="00A378BC">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International</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Journal</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Advanced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Computer</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Science</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Applications</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IJACSA</w:t>
      </w:r>
      <w:r w:rsidR="00FE2BB3" w:rsidRPr="00FE2BB3">
        <w:rPr>
          <w:rFonts w:ascii="Arial" w:eastAsia="宋体" w:hAnsi="Arial" w:cs="Arial"/>
          <w:sz w:val="24"/>
          <w:szCs w:val="28"/>
        </w:rPr>
        <w:t>),2019,10.</w:t>
      </w:r>
    </w:p>
    <w:p w14:paraId="47884CB6" w14:textId="5384CFF3"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Kiyoshi</w:t>
      </w:r>
      <w:r>
        <w:rPr>
          <w:rFonts w:ascii="Arial" w:eastAsia="宋体" w:hAnsi="Arial" w:cs="Arial"/>
          <w:sz w:val="24"/>
          <w:szCs w:val="28"/>
        </w:rPr>
        <w:t>,2006]</w:t>
      </w:r>
      <w:r>
        <w:rPr>
          <w:rFonts w:ascii="Arial" w:eastAsia="宋体" w:hAnsi="Arial" w:cs="Arial"/>
          <w:sz w:val="24"/>
          <w:szCs w:val="28"/>
        </w:rPr>
        <w:tab/>
      </w:r>
      <w:proofErr w:type="spellStart"/>
      <w:r w:rsidRPr="00A378BC">
        <w:rPr>
          <w:rFonts w:ascii="Arial" w:eastAsia="宋体" w:hAnsi="Arial" w:cs="Arial"/>
          <w:sz w:val="24"/>
          <w:szCs w:val="28"/>
        </w:rPr>
        <w:t>Kiyoshi</w:t>
      </w:r>
      <w:r>
        <w:rPr>
          <w:rFonts w:ascii="Arial" w:eastAsia="宋体" w:hAnsi="Arial" w:cs="Arial"/>
          <w:sz w:val="24"/>
          <w:szCs w:val="28"/>
        </w:rPr>
        <w:t>.</w:t>
      </w:r>
      <w:r w:rsidRPr="00A378BC">
        <w:rPr>
          <w:rFonts w:ascii="Arial" w:eastAsia="宋体" w:hAnsi="Arial" w:cs="Arial"/>
          <w:sz w:val="24"/>
          <w:szCs w:val="28"/>
        </w:rPr>
        <w:t>Y</w:t>
      </w:r>
      <w:proofErr w:type="spellEnd"/>
      <w:r w:rsidRPr="006B69BB">
        <w:rPr>
          <w:rFonts w:ascii="Arial" w:eastAsia="宋体" w:hAnsi="Arial" w:cs="Arial"/>
          <w:sz w:val="24"/>
          <w:szCs w:val="28"/>
        </w:rPr>
        <w:t xml:space="preserve">. </w:t>
      </w:r>
      <w:r w:rsidRPr="00A378BC">
        <w:rPr>
          <w:rFonts w:ascii="Arial" w:eastAsia="宋体" w:hAnsi="Arial" w:cs="Arial"/>
          <w:sz w:val="24"/>
          <w:szCs w:val="28"/>
        </w:rPr>
        <w:t>An</w:t>
      </w:r>
      <w:r w:rsidRPr="006B69BB">
        <w:rPr>
          <w:rFonts w:ascii="Arial" w:eastAsia="宋体" w:hAnsi="Arial" w:cs="Arial"/>
          <w:sz w:val="24"/>
          <w:szCs w:val="28"/>
        </w:rPr>
        <w:t xml:space="preserve"> </w:t>
      </w:r>
      <w:r w:rsidRPr="00A378BC">
        <w:rPr>
          <w:rFonts w:ascii="Arial" w:eastAsia="宋体" w:hAnsi="Arial" w:cs="Arial"/>
          <w:sz w:val="24"/>
          <w:szCs w:val="28"/>
        </w:rPr>
        <w:t>Aspect</w:t>
      </w:r>
      <w:r w:rsidRPr="006B69BB">
        <w:rPr>
          <w:rFonts w:ascii="Arial" w:eastAsia="宋体" w:hAnsi="Arial" w:cs="Arial"/>
          <w:sz w:val="24"/>
          <w:szCs w:val="28"/>
        </w:rPr>
        <w:t>-</w:t>
      </w:r>
      <w:r w:rsidRPr="00A378BC">
        <w:rPr>
          <w:rFonts w:ascii="Arial" w:eastAsia="宋体" w:hAnsi="Arial" w:cs="Arial"/>
          <w:sz w:val="24"/>
          <w:szCs w:val="28"/>
        </w:rPr>
        <w:t>Oriented</w:t>
      </w:r>
      <w:r w:rsidRPr="006B69BB">
        <w:rPr>
          <w:rFonts w:ascii="Arial" w:eastAsia="宋体" w:hAnsi="Arial" w:cs="Arial"/>
          <w:sz w:val="24"/>
          <w:szCs w:val="28"/>
        </w:rPr>
        <w:t xml:space="preserve"> </w:t>
      </w:r>
      <w:r w:rsidRPr="00A378BC">
        <w:rPr>
          <w:rFonts w:ascii="Arial" w:eastAsia="宋体" w:hAnsi="Arial" w:cs="Arial"/>
          <w:sz w:val="24"/>
          <w:szCs w:val="28"/>
        </w:rPr>
        <w:t>Approach</w:t>
      </w:r>
      <w:r w:rsidRPr="006B69BB">
        <w:rPr>
          <w:rFonts w:ascii="Arial" w:eastAsia="宋体" w:hAnsi="Arial" w:cs="Arial"/>
          <w:sz w:val="24"/>
          <w:szCs w:val="28"/>
        </w:rPr>
        <w:t xml:space="preserve"> </w:t>
      </w:r>
      <w:r w:rsidRPr="00A378BC">
        <w:rPr>
          <w:rFonts w:ascii="Arial" w:eastAsia="宋体" w:hAnsi="Arial" w:cs="Arial"/>
          <w:sz w:val="24"/>
          <w:szCs w:val="28"/>
        </w:rPr>
        <w:t>to</w:t>
      </w:r>
      <w:r w:rsidRPr="006B69BB">
        <w:rPr>
          <w:rFonts w:ascii="Arial" w:eastAsia="宋体" w:hAnsi="Arial" w:cs="Arial"/>
          <w:sz w:val="24"/>
          <w:szCs w:val="28"/>
        </w:rPr>
        <w:t xml:space="preserve"> </w:t>
      </w:r>
      <w:r w:rsidRPr="00A378BC">
        <w:rPr>
          <w:rFonts w:ascii="Arial" w:eastAsia="宋体" w:hAnsi="Arial" w:cs="Arial"/>
          <w:sz w:val="24"/>
          <w:szCs w:val="28"/>
        </w:rPr>
        <w:t>Modular</w:t>
      </w:r>
      <w:r w:rsidRPr="006B69BB">
        <w:rPr>
          <w:rFonts w:ascii="Arial" w:eastAsia="宋体" w:hAnsi="Arial" w:cs="Arial"/>
          <w:sz w:val="24"/>
          <w:szCs w:val="28"/>
        </w:rPr>
        <w:t xml:space="preserve"> </w:t>
      </w:r>
      <w:r w:rsidRPr="00A378BC">
        <w:rPr>
          <w:rFonts w:ascii="Arial" w:eastAsia="宋体" w:hAnsi="Arial" w:cs="Arial"/>
          <w:sz w:val="24"/>
          <w:szCs w:val="28"/>
        </w:rPr>
        <w:t>Behavioral</w:t>
      </w:r>
      <w:r w:rsidRPr="006B69BB">
        <w:rPr>
          <w:rFonts w:ascii="Arial" w:eastAsia="宋体" w:hAnsi="Arial" w:cs="Arial"/>
          <w:sz w:val="24"/>
          <w:szCs w:val="28"/>
        </w:rPr>
        <w:t xml:space="preserve"> </w:t>
      </w:r>
      <w:r w:rsidRPr="00A378BC">
        <w:rPr>
          <w:rFonts w:ascii="Arial" w:eastAsia="宋体" w:hAnsi="Arial" w:cs="Arial"/>
          <w:sz w:val="24"/>
          <w:szCs w:val="28"/>
        </w:rPr>
        <w:t>Specification</w:t>
      </w:r>
      <w:r w:rsidRPr="006B69BB">
        <w:rPr>
          <w:rFonts w:ascii="Arial" w:eastAsia="宋体" w:hAnsi="Arial" w:cs="Arial"/>
          <w:sz w:val="24"/>
          <w:szCs w:val="28"/>
        </w:rPr>
        <w:t>[</w:t>
      </w:r>
      <w:r w:rsidRPr="00A378BC">
        <w:rPr>
          <w:rFonts w:ascii="Arial" w:eastAsia="宋体" w:hAnsi="Arial" w:cs="Arial"/>
          <w:sz w:val="24"/>
          <w:szCs w:val="28"/>
        </w:rPr>
        <w:t>J</w:t>
      </w:r>
      <w:r w:rsidRPr="006B69BB">
        <w:rPr>
          <w:rFonts w:ascii="Arial" w:eastAsia="宋体" w:hAnsi="Arial" w:cs="Arial"/>
          <w:sz w:val="24"/>
          <w:szCs w:val="28"/>
        </w:rPr>
        <w:t xml:space="preserve">]. </w:t>
      </w:r>
      <w:r w:rsidRPr="00A378BC">
        <w:rPr>
          <w:rFonts w:ascii="Arial" w:eastAsia="宋体" w:hAnsi="Arial" w:cs="Arial"/>
          <w:i/>
          <w:iCs/>
          <w:sz w:val="24"/>
          <w:szCs w:val="28"/>
        </w:rPr>
        <w:t>Electronic</w:t>
      </w:r>
      <w:r w:rsidRPr="00EE467A">
        <w:rPr>
          <w:rFonts w:ascii="Arial" w:eastAsia="宋体" w:hAnsi="Arial" w:cs="Arial"/>
          <w:i/>
          <w:iCs/>
          <w:sz w:val="24"/>
          <w:szCs w:val="28"/>
        </w:rPr>
        <w:t xml:space="preserve"> </w:t>
      </w:r>
      <w:r w:rsidRPr="00A378BC">
        <w:rPr>
          <w:rFonts w:ascii="Arial" w:eastAsia="宋体" w:hAnsi="Arial" w:cs="Arial"/>
          <w:i/>
          <w:iCs/>
          <w:sz w:val="24"/>
          <w:szCs w:val="28"/>
        </w:rPr>
        <w:t>Notes</w:t>
      </w:r>
      <w:r w:rsidRPr="00EE467A">
        <w:rPr>
          <w:rFonts w:ascii="Arial" w:eastAsia="宋体" w:hAnsi="Arial" w:cs="Arial"/>
          <w:i/>
          <w:iCs/>
          <w:sz w:val="24"/>
          <w:szCs w:val="28"/>
        </w:rPr>
        <w:t xml:space="preserve"> </w:t>
      </w:r>
      <w:r w:rsidRPr="00A378BC">
        <w:rPr>
          <w:rFonts w:ascii="Arial" w:eastAsia="宋体" w:hAnsi="Arial" w:cs="Arial"/>
          <w:i/>
          <w:iCs/>
          <w:sz w:val="24"/>
          <w:szCs w:val="28"/>
        </w:rPr>
        <w:t>in</w:t>
      </w:r>
      <w:r w:rsidRPr="00EE467A">
        <w:rPr>
          <w:rFonts w:ascii="Arial" w:eastAsia="宋体" w:hAnsi="Arial" w:cs="Arial"/>
          <w:i/>
          <w:iCs/>
          <w:sz w:val="24"/>
          <w:szCs w:val="28"/>
        </w:rPr>
        <w:t xml:space="preserve"> </w:t>
      </w:r>
      <w:r w:rsidRPr="00A378BC">
        <w:rPr>
          <w:rFonts w:ascii="Arial" w:eastAsia="宋体" w:hAnsi="Arial" w:cs="Arial"/>
          <w:i/>
          <w:iCs/>
          <w:sz w:val="24"/>
          <w:szCs w:val="28"/>
        </w:rPr>
        <w:t>Theoretical</w:t>
      </w:r>
      <w:r w:rsidRPr="00EE467A">
        <w:rPr>
          <w:rFonts w:ascii="Arial" w:eastAsia="宋体" w:hAnsi="Arial" w:cs="Arial"/>
          <w:i/>
          <w:iCs/>
          <w:sz w:val="24"/>
          <w:szCs w:val="28"/>
        </w:rPr>
        <w:t xml:space="preserve"> </w:t>
      </w:r>
      <w:r w:rsidRPr="00A378BC">
        <w:rPr>
          <w:rFonts w:ascii="Arial" w:eastAsia="宋体" w:hAnsi="Arial" w:cs="Arial"/>
          <w:i/>
          <w:iCs/>
          <w:sz w:val="24"/>
          <w:szCs w:val="28"/>
        </w:rPr>
        <w:t>Computer</w:t>
      </w:r>
      <w:r w:rsidRPr="00EE467A">
        <w:rPr>
          <w:rFonts w:ascii="Arial" w:eastAsia="宋体" w:hAnsi="Arial" w:cs="Arial"/>
          <w:i/>
          <w:iCs/>
          <w:sz w:val="24"/>
          <w:szCs w:val="28"/>
        </w:rPr>
        <w:t xml:space="preserve"> </w:t>
      </w:r>
      <w:r w:rsidRPr="00A378BC">
        <w:rPr>
          <w:rFonts w:ascii="Arial" w:eastAsia="宋体" w:hAnsi="Arial" w:cs="Arial"/>
          <w:i/>
          <w:iCs/>
          <w:sz w:val="24"/>
          <w:szCs w:val="28"/>
        </w:rPr>
        <w:t>Science</w:t>
      </w:r>
      <w:r w:rsidRPr="006B69BB">
        <w:rPr>
          <w:rFonts w:ascii="Arial" w:eastAsia="宋体" w:hAnsi="Arial" w:cs="Arial"/>
          <w:sz w:val="24"/>
          <w:szCs w:val="28"/>
        </w:rPr>
        <w:t>,2006,163(1).</w:t>
      </w:r>
    </w:p>
    <w:p w14:paraId="292A7FBC" w14:textId="4D6B67F1"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A378BC">
        <w:rPr>
          <w:rFonts w:ascii="Arial" w:eastAsia="宋体" w:hAnsi="Arial" w:cs="Arial"/>
          <w:sz w:val="24"/>
          <w:szCs w:val="28"/>
        </w:rPr>
        <w:t>Sachs</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.,2009]</w:t>
      </w:r>
      <w:r>
        <w:rPr>
          <w:rFonts w:ascii="Arial" w:eastAsia="宋体" w:hAnsi="Arial" w:cs="Arial"/>
          <w:sz w:val="24"/>
          <w:szCs w:val="28"/>
        </w:rPr>
        <w:tab/>
      </w:r>
      <w:proofErr w:type="spellStart"/>
      <w:proofErr w:type="gramStart"/>
      <w:r w:rsidRPr="00A378BC">
        <w:rPr>
          <w:rFonts w:ascii="Arial" w:eastAsia="宋体" w:hAnsi="Arial" w:cs="Arial"/>
          <w:sz w:val="24"/>
          <w:szCs w:val="28"/>
        </w:rPr>
        <w:t>K</w:t>
      </w:r>
      <w:r w:rsidRPr="00FE2BB3">
        <w:rPr>
          <w:rFonts w:ascii="Arial" w:eastAsia="宋体" w:hAnsi="Arial" w:cs="Arial"/>
          <w:sz w:val="24"/>
          <w:szCs w:val="28"/>
        </w:rPr>
        <w:t>.</w:t>
      </w:r>
      <w:r w:rsidRPr="00A378BC">
        <w:rPr>
          <w:rFonts w:ascii="Arial" w:eastAsia="宋体" w:hAnsi="Arial" w:cs="Arial"/>
          <w:sz w:val="24"/>
          <w:szCs w:val="28"/>
        </w:rPr>
        <w:t>Sachs</w:t>
      </w:r>
      <w:proofErr w:type="gramEnd"/>
      <w:r w:rsidRPr="00FE2BB3">
        <w:rPr>
          <w:rFonts w:ascii="Arial" w:eastAsia="宋体" w:hAnsi="Arial" w:cs="Arial"/>
          <w:sz w:val="24"/>
          <w:szCs w:val="28"/>
        </w:rPr>
        <w:t>,</w:t>
      </w:r>
      <w:r w:rsidRPr="00A378BC">
        <w:rPr>
          <w:rFonts w:ascii="Arial" w:eastAsia="宋体" w:hAnsi="Arial" w:cs="Arial"/>
          <w:sz w:val="24"/>
          <w:szCs w:val="28"/>
        </w:rPr>
        <w:t>S</w:t>
      </w:r>
      <w:r w:rsidRPr="00FE2BB3">
        <w:rPr>
          <w:rFonts w:ascii="Arial" w:eastAsia="宋体" w:hAnsi="Arial" w:cs="Arial"/>
          <w:sz w:val="24"/>
          <w:szCs w:val="28"/>
        </w:rPr>
        <w:t>.</w:t>
      </w:r>
      <w:r w:rsidRPr="00A378BC">
        <w:rPr>
          <w:rFonts w:ascii="Arial" w:eastAsia="宋体" w:hAnsi="Arial" w:cs="Arial"/>
          <w:sz w:val="24"/>
          <w:szCs w:val="28"/>
        </w:rPr>
        <w:t>Kounev</w:t>
      </w:r>
      <w:r w:rsidRPr="00FE2BB3">
        <w:rPr>
          <w:rFonts w:ascii="Arial" w:eastAsia="宋体" w:hAnsi="Arial" w:cs="Arial"/>
          <w:sz w:val="24"/>
          <w:szCs w:val="28"/>
        </w:rPr>
        <w:t>,</w:t>
      </w:r>
      <w:r w:rsidRPr="00A378BC">
        <w:rPr>
          <w:rFonts w:ascii="Arial" w:eastAsia="宋体" w:hAnsi="Arial" w:cs="Arial"/>
          <w:sz w:val="24"/>
          <w:szCs w:val="28"/>
        </w:rPr>
        <w:t>J</w:t>
      </w:r>
      <w:r w:rsidRPr="00FE2BB3">
        <w:rPr>
          <w:rFonts w:ascii="Arial" w:eastAsia="宋体" w:hAnsi="Arial" w:cs="Arial"/>
          <w:sz w:val="24"/>
          <w:szCs w:val="28"/>
        </w:rPr>
        <w:t>.</w:t>
      </w:r>
      <w:r w:rsidRPr="00A378BC">
        <w:rPr>
          <w:rFonts w:ascii="Arial" w:eastAsia="宋体" w:hAnsi="Arial" w:cs="Arial"/>
          <w:sz w:val="24"/>
          <w:szCs w:val="28"/>
        </w:rPr>
        <w:t>Bacon</w:t>
      </w:r>
      <w:r w:rsidRPr="00FE2BB3">
        <w:rPr>
          <w:rFonts w:ascii="Arial" w:eastAsia="宋体" w:hAnsi="Arial" w:cs="Arial"/>
          <w:sz w:val="24"/>
          <w:szCs w:val="28"/>
        </w:rPr>
        <w:t>,</w:t>
      </w:r>
      <w:r w:rsidRPr="00A378BC">
        <w:rPr>
          <w:rFonts w:ascii="Arial" w:eastAsia="宋体" w:hAnsi="Arial" w:cs="Arial"/>
          <w:sz w:val="24"/>
          <w:szCs w:val="28"/>
        </w:rPr>
        <w:t>and</w:t>
      </w:r>
      <w:proofErr w:type="spellEnd"/>
      <w:r w:rsidRPr="00FE2BB3">
        <w:rPr>
          <w:rFonts w:ascii="Arial" w:eastAsia="宋体" w:hAnsi="Arial" w:cs="Arial"/>
          <w:sz w:val="24"/>
          <w:szCs w:val="28"/>
        </w:rPr>
        <w:t xml:space="preserve"> </w:t>
      </w:r>
      <w:proofErr w:type="spellStart"/>
      <w:r w:rsidRPr="00A378BC">
        <w:rPr>
          <w:rFonts w:ascii="Arial" w:eastAsia="宋体" w:hAnsi="Arial" w:cs="Arial"/>
          <w:sz w:val="24"/>
          <w:szCs w:val="28"/>
        </w:rPr>
        <w:t>A</w:t>
      </w:r>
      <w:r w:rsidRPr="00FE2BB3">
        <w:rPr>
          <w:rFonts w:ascii="Arial" w:eastAsia="宋体" w:hAnsi="Arial" w:cs="Arial"/>
          <w:sz w:val="24"/>
          <w:szCs w:val="28"/>
        </w:rPr>
        <w:t>.</w:t>
      </w:r>
      <w:r w:rsidRPr="00A378BC">
        <w:rPr>
          <w:rFonts w:ascii="Arial" w:eastAsia="宋体" w:hAnsi="Arial" w:cs="Arial"/>
          <w:sz w:val="24"/>
          <w:szCs w:val="28"/>
        </w:rPr>
        <w:t>Buchmann</w:t>
      </w:r>
      <w:proofErr w:type="spellEnd"/>
      <w:r w:rsidRPr="00FE2BB3">
        <w:rPr>
          <w:rFonts w:ascii="Arial" w:eastAsia="宋体" w:hAnsi="Arial" w:cs="Arial"/>
          <w:sz w:val="24"/>
          <w:szCs w:val="28"/>
        </w:rPr>
        <w:t xml:space="preserve">. </w:t>
      </w:r>
      <w:r w:rsidRPr="00A378BC">
        <w:rPr>
          <w:rFonts w:ascii="Arial" w:eastAsia="宋体" w:hAnsi="Arial" w:cs="Arial"/>
          <w:sz w:val="24"/>
          <w:szCs w:val="28"/>
        </w:rPr>
        <w:t>Performance</w:t>
      </w:r>
      <w:r w:rsidRPr="00FE2BB3">
        <w:rPr>
          <w:rFonts w:ascii="Arial" w:eastAsia="宋体" w:hAnsi="Arial" w:cs="Arial"/>
          <w:sz w:val="24"/>
          <w:szCs w:val="28"/>
        </w:rPr>
        <w:t xml:space="preserve"> </w:t>
      </w:r>
      <w:r w:rsidRPr="00A378BC">
        <w:rPr>
          <w:rFonts w:ascii="Arial" w:eastAsia="宋体" w:hAnsi="Arial" w:cs="Arial"/>
          <w:sz w:val="24"/>
          <w:szCs w:val="28"/>
        </w:rPr>
        <w:t>evaluation</w:t>
      </w:r>
      <w:r w:rsidRPr="00FE2BB3">
        <w:rPr>
          <w:rFonts w:ascii="Arial" w:eastAsia="宋体" w:hAnsi="Arial" w:cs="Arial"/>
          <w:sz w:val="24"/>
          <w:szCs w:val="28"/>
        </w:rPr>
        <w:t xml:space="preserve"> </w:t>
      </w:r>
      <w:r w:rsidRPr="00A378BC">
        <w:rPr>
          <w:rFonts w:ascii="Arial" w:eastAsia="宋体" w:hAnsi="Arial" w:cs="Arial"/>
          <w:sz w:val="24"/>
          <w:szCs w:val="28"/>
        </w:rPr>
        <w:t>of</w:t>
      </w:r>
      <w:r w:rsidRPr="00FE2BB3">
        <w:rPr>
          <w:rFonts w:ascii="Arial" w:eastAsia="宋体" w:hAnsi="Arial" w:cs="Arial"/>
          <w:sz w:val="24"/>
          <w:szCs w:val="28"/>
        </w:rPr>
        <w:t xml:space="preserve"> </w:t>
      </w:r>
      <w:r w:rsidRPr="00A378BC">
        <w:rPr>
          <w:rFonts w:ascii="Arial" w:eastAsia="宋体" w:hAnsi="Arial" w:cs="Arial"/>
          <w:sz w:val="24"/>
          <w:szCs w:val="28"/>
        </w:rPr>
        <w:t>message</w:t>
      </w:r>
      <w:r w:rsidRPr="00FE2BB3">
        <w:rPr>
          <w:rFonts w:ascii="Arial" w:eastAsia="宋体" w:hAnsi="Arial" w:cs="Arial"/>
          <w:sz w:val="24"/>
          <w:szCs w:val="28"/>
        </w:rPr>
        <w:t>-</w:t>
      </w:r>
      <w:r w:rsidRPr="00A378BC">
        <w:rPr>
          <w:rFonts w:ascii="Arial" w:eastAsia="宋体" w:hAnsi="Arial" w:cs="Arial"/>
          <w:sz w:val="24"/>
          <w:szCs w:val="28"/>
        </w:rPr>
        <w:t>oriented</w:t>
      </w:r>
      <w:r w:rsidRPr="00FE2BB3">
        <w:rPr>
          <w:rFonts w:ascii="Arial" w:eastAsia="宋体" w:hAnsi="Arial" w:cs="Arial"/>
          <w:sz w:val="24"/>
          <w:szCs w:val="28"/>
        </w:rPr>
        <w:t xml:space="preserve"> </w:t>
      </w:r>
      <w:r w:rsidRPr="00A378BC">
        <w:rPr>
          <w:rFonts w:ascii="Arial" w:eastAsia="宋体" w:hAnsi="Arial" w:cs="Arial"/>
          <w:sz w:val="24"/>
          <w:szCs w:val="28"/>
        </w:rPr>
        <w:t>middleware</w:t>
      </w:r>
      <w:r w:rsidRPr="00FE2BB3">
        <w:rPr>
          <w:rFonts w:ascii="Arial" w:eastAsia="宋体" w:hAnsi="Arial" w:cs="Arial"/>
          <w:sz w:val="24"/>
          <w:szCs w:val="28"/>
        </w:rPr>
        <w:t xml:space="preserve"> </w:t>
      </w:r>
      <w:r w:rsidRPr="00A378BC">
        <w:rPr>
          <w:rFonts w:ascii="Arial" w:eastAsia="宋体" w:hAnsi="Arial" w:cs="Arial"/>
          <w:sz w:val="24"/>
          <w:szCs w:val="28"/>
        </w:rPr>
        <w:t>using</w:t>
      </w:r>
      <w:r w:rsidRPr="00FE2BB3">
        <w:rPr>
          <w:rFonts w:ascii="Arial" w:eastAsia="宋体" w:hAnsi="Arial" w:cs="Arial"/>
          <w:sz w:val="24"/>
          <w:szCs w:val="28"/>
        </w:rPr>
        <w:t xml:space="preserve"> </w:t>
      </w:r>
      <w:r w:rsidRPr="00A378BC">
        <w:rPr>
          <w:rFonts w:ascii="Arial" w:eastAsia="宋体" w:hAnsi="Arial" w:cs="Arial"/>
          <w:sz w:val="24"/>
          <w:szCs w:val="28"/>
        </w:rPr>
        <w:t>the</w:t>
      </w:r>
      <w:r w:rsidRPr="00FE2BB3">
        <w:rPr>
          <w:rFonts w:ascii="Arial" w:eastAsia="宋体" w:hAnsi="Arial" w:cs="Arial"/>
          <w:sz w:val="24"/>
          <w:szCs w:val="28"/>
        </w:rPr>
        <w:t xml:space="preserve"> </w:t>
      </w:r>
      <w:r w:rsidRPr="00A378BC">
        <w:rPr>
          <w:rFonts w:ascii="Arial" w:eastAsia="宋体" w:hAnsi="Arial" w:cs="Arial"/>
          <w:sz w:val="24"/>
          <w:szCs w:val="28"/>
        </w:rPr>
        <w:t>SPECjms</w:t>
      </w:r>
      <w:r w:rsidRPr="00FE2BB3">
        <w:rPr>
          <w:rFonts w:ascii="Arial" w:eastAsia="宋体" w:hAnsi="Arial" w:cs="Arial"/>
          <w:sz w:val="24"/>
          <w:szCs w:val="28"/>
        </w:rPr>
        <w:t xml:space="preserve">2007 </w:t>
      </w:r>
      <w:r w:rsidRPr="00A378BC">
        <w:rPr>
          <w:rFonts w:ascii="Arial" w:eastAsia="宋体" w:hAnsi="Arial" w:cs="Arial"/>
          <w:sz w:val="24"/>
          <w:szCs w:val="28"/>
        </w:rPr>
        <w:t>benchmark</w:t>
      </w:r>
      <w:r w:rsidRPr="00FE2BB3">
        <w:rPr>
          <w:rFonts w:ascii="Arial" w:eastAsia="宋体" w:hAnsi="Arial" w:cs="Arial"/>
          <w:sz w:val="24"/>
          <w:szCs w:val="28"/>
        </w:rPr>
        <w:t>[</w:t>
      </w:r>
      <w:r w:rsidRPr="00A378BC">
        <w:rPr>
          <w:rFonts w:ascii="Arial" w:eastAsia="宋体" w:hAnsi="Arial" w:cs="Arial"/>
          <w:sz w:val="24"/>
          <w:szCs w:val="28"/>
        </w:rPr>
        <w:t>J</w:t>
      </w:r>
      <w:r w:rsidRPr="00FE2BB3">
        <w:rPr>
          <w:rFonts w:ascii="Arial" w:eastAsia="宋体" w:hAnsi="Arial" w:cs="Arial"/>
          <w:sz w:val="24"/>
          <w:szCs w:val="28"/>
        </w:rPr>
        <w:t xml:space="preserve">]. </w:t>
      </w:r>
      <w:r w:rsidRPr="00A378BC">
        <w:rPr>
          <w:rFonts w:ascii="Arial" w:eastAsia="宋体" w:hAnsi="Arial" w:cs="Arial"/>
          <w:sz w:val="24"/>
          <w:szCs w:val="28"/>
        </w:rPr>
        <w:t>Performance</w:t>
      </w:r>
      <w:r w:rsidRPr="00FE2BB3">
        <w:rPr>
          <w:rFonts w:ascii="Arial" w:eastAsia="宋体" w:hAnsi="Arial" w:cs="Arial"/>
          <w:sz w:val="24"/>
          <w:szCs w:val="28"/>
        </w:rPr>
        <w:t xml:space="preserve"> </w:t>
      </w:r>
      <w:r w:rsidRPr="00A378BC">
        <w:rPr>
          <w:rFonts w:ascii="Arial" w:eastAsia="宋体" w:hAnsi="Arial" w:cs="Arial"/>
          <w:sz w:val="24"/>
          <w:szCs w:val="28"/>
        </w:rPr>
        <w:t>Evaluation</w:t>
      </w:r>
      <w:r w:rsidRPr="00FE2BB3">
        <w:rPr>
          <w:rFonts w:ascii="Arial" w:eastAsia="宋体" w:hAnsi="Arial" w:cs="Arial"/>
          <w:sz w:val="24"/>
          <w:szCs w:val="28"/>
        </w:rPr>
        <w:t>,2009,66(8).</w:t>
      </w:r>
    </w:p>
    <w:p w14:paraId="50035A21" w14:textId="7D489141" w:rsidR="00FC6559" w:rsidRDefault="00FC655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Sachs</w:t>
      </w:r>
      <w:r w:rsidR="00585AE7">
        <w:rPr>
          <w:rFonts w:ascii="Arial" w:eastAsia="宋体" w:hAnsi="Arial" w:cs="Arial"/>
          <w:sz w:val="24"/>
          <w:szCs w:val="28"/>
        </w:rPr>
        <w:t xml:space="preserve"> </w:t>
      </w:r>
      <w:r w:rsidR="00585AE7" w:rsidRPr="00A378BC">
        <w:rPr>
          <w:rFonts w:ascii="Arial" w:eastAsia="宋体" w:hAnsi="Arial" w:cs="Arial" w:hint="eastAsia"/>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sz w:val="24"/>
          <w:szCs w:val="28"/>
        </w:rPr>
        <w:t>,2013]</w:t>
      </w:r>
      <w:r>
        <w:rPr>
          <w:rFonts w:ascii="Arial" w:eastAsia="宋体" w:hAnsi="Arial" w:cs="Arial"/>
          <w:sz w:val="24"/>
          <w:szCs w:val="28"/>
        </w:rPr>
        <w:tab/>
      </w:r>
      <w:proofErr w:type="spellStart"/>
      <w:proofErr w:type="gramStart"/>
      <w:r w:rsidR="00FE2BB3" w:rsidRPr="00A378BC">
        <w:rPr>
          <w:rFonts w:ascii="Arial" w:eastAsia="宋体" w:hAnsi="Arial" w:cs="Arial"/>
          <w:sz w:val="24"/>
          <w:szCs w:val="28"/>
        </w:rPr>
        <w:t>K</w:t>
      </w:r>
      <w:r w:rsidR="00FE2BB3" w:rsidRPr="00FE2BB3">
        <w:rPr>
          <w:rFonts w:ascii="Arial" w:eastAsia="宋体" w:hAnsi="Arial" w:cs="Arial"/>
          <w:sz w:val="24"/>
          <w:szCs w:val="28"/>
        </w:rPr>
        <w:t>.</w:t>
      </w:r>
      <w:r w:rsidR="00FE2BB3" w:rsidRPr="00A378BC">
        <w:rPr>
          <w:rFonts w:ascii="Arial" w:eastAsia="宋体" w:hAnsi="Arial" w:cs="Arial"/>
          <w:sz w:val="24"/>
          <w:szCs w:val="28"/>
        </w:rPr>
        <w:t>Sachs</w:t>
      </w:r>
      <w:proofErr w:type="gramEnd"/>
      <w:r w:rsidR="00FE2BB3" w:rsidRPr="00FE2BB3">
        <w:rPr>
          <w:rFonts w:ascii="Arial" w:eastAsia="宋体" w:hAnsi="Arial" w:cs="Arial"/>
          <w:sz w:val="24"/>
          <w:szCs w:val="28"/>
        </w:rPr>
        <w:t>,</w:t>
      </w:r>
      <w:r w:rsidR="00FE2BB3" w:rsidRPr="00A378BC">
        <w:rPr>
          <w:rFonts w:ascii="Arial" w:eastAsia="宋体" w:hAnsi="Arial" w:cs="Arial"/>
          <w:sz w:val="24"/>
          <w:szCs w:val="28"/>
        </w:rPr>
        <w:t>S</w:t>
      </w:r>
      <w:r w:rsidR="00FE2BB3" w:rsidRPr="00FE2BB3">
        <w:rPr>
          <w:rFonts w:ascii="Arial" w:eastAsia="宋体" w:hAnsi="Arial" w:cs="Arial"/>
          <w:sz w:val="24"/>
          <w:szCs w:val="28"/>
        </w:rPr>
        <w:t>.</w:t>
      </w:r>
      <w:r w:rsidR="00FE2BB3" w:rsidRPr="00A378BC">
        <w:rPr>
          <w:rFonts w:ascii="Arial" w:eastAsia="宋体" w:hAnsi="Arial" w:cs="Arial"/>
          <w:sz w:val="24"/>
          <w:szCs w:val="28"/>
        </w:rPr>
        <w:t>Kounev</w:t>
      </w:r>
      <w:r w:rsidR="00FE2BB3" w:rsidRPr="00FE2BB3">
        <w:rPr>
          <w:rFonts w:ascii="Arial" w:eastAsia="宋体" w:hAnsi="Arial" w:cs="Arial"/>
          <w:sz w:val="24"/>
          <w:szCs w:val="28"/>
        </w:rPr>
        <w:t>,</w:t>
      </w:r>
      <w:r w:rsidR="00FE2BB3" w:rsidRPr="00A378BC">
        <w:rPr>
          <w:rFonts w:ascii="Arial" w:eastAsia="宋体" w:hAnsi="Arial" w:cs="Arial"/>
          <w:sz w:val="24"/>
          <w:szCs w:val="28"/>
        </w:rPr>
        <w:t>and</w:t>
      </w:r>
      <w:proofErr w:type="spellEnd"/>
      <w:r w:rsidR="00FE2BB3" w:rsidRPr="00FE2BB3">
        <w:rPr>
          <w:rFonts w:ascii="Arial" w:eastAsia="宋体" w:hAnsi="Arial" w:cs="Arial"/>
          <w:sz w:val="24"/>
          <w:szCs w:val="28"/>
        </w:rPr>
        <w:t xml:space="preserve"> </w:t>
      </w:r>
      <w:proofErr w:type="spellStart"/>
      <w:r w:rsidR="00FE2BB3" w:rsidRPr="00A378BC">
        <w:rPr>
          <w:rFonts w:ascii="Arial" w:eastAsia="宋体" w:hAnsi="Arial" w:cs="Arial"/>
          <w:sz w:val="24"/>
          <w:szCs w:val="28"/>
        </w:rPr>
        <w:t>A</w:t>
      </w:r>
      <w:r w:rsidR="00FE2BB3" w:rsidRPr="00FE2BB3">
        <w:rPr>
          <w:rFonts w:ascii="Arial" w:eastAsia="宋体" w:hAnsi="Arial" w:cs="Arial"/>
          <w:sz w:val="24"/>
          <w:szCs w:val="28"/>
        </w:rPr>
        <w:t>.</w:t>
      </w:r>
      <w:r w:rsidR="00FE2BB3" w:rsidRPr="00A378BC">
        <w:rPr>
          <w:rFonts w:ascii="Arial" w:eastAsia="宋体" w:hAnsi="Arial" w:cs="Arial"/>
          <w:sz w:val="24"/>
          <w:szCs w:val="28"/>
        </w:rPr>
        <w:t>Buchmann</w:t>
      </w:r>
      <w:proofErr w:type="spellEnd"/>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Performance</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modeling</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analysis</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message</w:t>
      </w:r>
      <w:r w:rsidR="00FE2BB3" w:rsidRPr="00FE2BB3">
        <w:rPr>
          <w:rFonts w:ascii="Arial" w:eastAsia="宋体" w:hAnsi="Arial" w:cs="Arial"/>
          <w:sz w:val="24"/>
          <w:szCs w:val="28"/>
        </w:rPr>
        <w:t>-</w:t>
      </w:r>
      <w:r w:rsidR="00FE2BB3" w:rsidRPr="00A378BC">
        <w:rPr>
          <w:rFonts w:ascii="Arial" w:eastAsia="宋体" w:hAnsi="Arial" w:cs="Arial"/>
          <w:sz w:val="24"/>
          <w:szCs w:val="28"/>
        </w:rPr>
        <w:t>oriented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event</w:t>
      </w:r>
      <w:r w:rsidR="00FE2BB3" w:rsidRPr="00FE2BB3">
        <w:rPr>
          <w:rFonts w:ascii="Arial" w:eastAsia="宋体" w:hAnsi="Arial" w:cs="Arial"/>
          <w:sz w:val="24"/>
          <w:szCs w:val="28"/>
        </w:rPr>
        <w:t>-</w:t>
      </w:r>
      <w:r w:rsidR="00FE2BB3" w:rsidRPr="00A378BC">
        <w:rPr>
          <w:rFonts w:ascii="Arial" w:eastAsia="宋体" w:hAnsi="Arial" w:cs="Arial"/>
          <w:sz w:val="24"/>
          <w:szCs w:val="28"/>
        </w:rPr>
        <w:lastRenderedPageBreak/>
        <w:t>driven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systems</w:t>
      </w:r>
      <w:r w:rsidR="00FE2BB3" w:rsidRPr="00FE2BB3">
        <w:rPr>
          <w:rFonts w:ascii="Arial" w:eastAsia="宋体" w:hAnsi="Arial" w:cs="Arial"/>
          <w:sz w:val="24"/>
          <w:szCs w:val="28"/>
        </w:rPr>
        <w:t>[</w:t>
      </w:r>
      <w:r w:rsidR="00FE2BB3" w:rsidRPr="00A378BC">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Software</w:t>
      </w:r>
      <w:r w:rsidR="00FE2BB3" w:rsidRPr="00FE2BB3">
        <w:rPr>
          <w:rFonts w:ascii="Arial" w:eastAsia="宋体" w:hAnsi="Arial" w:cs="Arial"/>
          <w:sz w:val="24"/>
          <w:szCs w:val="28"/>
        </w:rPr>
        <w:t xml:space="preserve"> &amp; </w:t>
      </w:r>
      <w:r w:rsidR="00FE2BB3" w:rsidRPr="00A378BC">
        <w:rPr>
          <w:rFonts w:ascii="Arial" w:eastAsia="宋体" w:hAnsi="Arial" w:cs="Arial"/>
          <w:sz w:val="24"/>
          <w:szCs w:val="28"/>
        </w:rPr>
        <w:t>Systems</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Modeling</w:t>
      </w:r>
      <w:r w:rsidR="00FE2BB3" w:rsidRPr="00FE2BB3">
        <w:rPr>
          <w:rFonts w:ascii="Arial" w:eastAsia="宋体" w:hAnsi="Arial" w:cs="Arial"/>
          <w:sz w:val="24"/>
          <w:szCs w:val="28"/>
        </w:rPr>
        <w:t>,2013,12(4).</w:t>
      </w:r>
    </w:p>
    <w:p w14:paraId="6E6D8610" w14:textId="15533163" w:rsidR="00DE133B" w:rsidRDefault="00DE133B" w:rsidP="006D3346">
      <w:pPr>
        <w:spacing w:line="360" w:lineRule="auto"/>
        <w:ind w:left="2400" w:hangingChars="1000" w:hanging="2400"/>
        <w:rPr>
          <w:rFonts w:ascii="Arial" w:eastAsia="宋体" w:hAnsi="Arial" w:cs="Arial"/>
          <w:sz w:val="24"/>
          <w:szCs w:val="28"/>
        </w:rPr>
      </w:pPr>
      <w:r w:rsidRPr="00DE133B">
        <w:rPr>
          <w:rFonts w:ascii="Arial" w:eastAsia="宋体" w:hAnsi="Arial" w:cs="Arial"/>
          <w:sz w:val="24"/>
          <w:szCs w:val="28"/>
        </w:rPr>
        <w:t>[</w:t>
      </w:r>
      <w:r w:rsidRPr="00A378BC">
        <w:rPr>
          <w:rFonts w:ascii="Arial" w:eastAsia="宋体" w:hAnsi="Arial" w:cs="Arial"/>
          <w:sz w:val="24"/>
          <w:szCs w:val="28"/>
        </w:rPr>
        <w:t>Sturm</w:t>
      </w:r>
      <w:r w:rsidR="00585AE7">
        <w:rPr>
          <w:rFonts w:ascii="Arial" w:eastAsia="宋体" w:hAnsi="Arial" w:cs="Arial"/>
          <w:sz w:val="24"/>
          <w:szCs w:val="28"/>
        </w:rPr>
        <w:t xml:space="preserve"> </w:t>
      </w:r>
      <w:r w:rsidR="00585AE7" w:rsidRPr="00A378BC">
        <w:rPr>
          <w:rFonts w:ascii="Arial" w:eastAsia="宋体" w:hAnsi="Arial" w:cs="Arial"/>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hint="eastAsia"/>
          <w:sz w:val="24"/>
          <w:szCs w:val="28"/>
        </w:rPr>
        <w:t>,</w:t>
      </w:r>
      <w:r>
        <w:rPr>
          <w:rFonts w:ascii="Arial" w:eastAsia="宋体" w:hAnsi="Arial" w:cs="Arial"/>
          <w:sz w:val="24"/>
          <w:szCs w:val="28"/>
        </w:rPr>
        <w:t>2019</w:t>
      </w:r>
      <w:r w:rsidRPr="00DE133B">
        <w:rPr>
          <w:rFonts w:ascii="Arial" w:eastAsia="宋体" w:hAnsi="Arial" w:cs="Arial"/>
          <w:sz w:val="24"/>
          <w:szCs w:val="28"/>
        </w:rPr>
        <w:t>]</w:t>
      </w:r>
      <w:r>
        <w:rPr>
          <w:rFonts w:ascii="Arial" w:eastAsia="宋体" w:hAnsi="Arial" w:cs="Arial"/>
          <w:sz w:val="24"/>
          <w:szCs w:val="28"/>
        </w:rPr>
        <w:tab/>
      </w:r>
      <w:proofErr w:type="spellStart"/>
      <w:proofErr w:type="gramStart"/>
      <w:r w:rsidR="00756969" w:rsidRPr="00A378BC">
        <w:rPr>
          <w:rFonts w:ascii="Arial" w:eastAsia="宋体" w:hAnsi="Arial" w:cs="Arial"/>
          <w:sz w:val="24"/>
          <w:szCs w:val="28"/>
        </w:rPr>
        <w:t>C</w:t>
      </w:r>
      <w:r w:rsidR="00756969" w:rsidRPr="00756969">
        <w:rPr>
          <w:rFonts w:ascii="Arial" w:eastAsia="宋体" w:hAnsi="Arial" w:cs="Arial"/>
          <w:sz w:val="24"/>
          <w:szCs w:val="28"/>
        </w:rPr>
        <w:t>.</w:t>
      </w:r>
      <w:r w:rsidR="00756969" w:rsidRPr="00A378BC">
        <w:rPr>
          <w:rFonts w:ascii="Arial" w:eastAsia="宋体" w:hAnsi="Arial" w:cs="Arial"/>
          <w:sz w:val="24"/>
          <w:szCs w:val="28"/>
        </w:rPr>
        <w:t>Sturm</w:t>
      </w:r>
      <w:proofErr w:type="gramEnd"/>
      <w:r w:rsidR="00756969" w:rsidRPr="00756969">
        <w:rPr>
          <w:rFonts w:ascii="Arial" w:eastAsia="宋体" w:hAnsi="Arial" w:cs="Arial"/>
          <w:sz w:val="24"/>
          <w:szCs w:val="28"/>
        </w:rPr>
        <w:t>,</w:t>
      </w:r>
      <w:r w:rsidR="00756969" w:rsidRPr="00A378BC">
        <w:rPr>
          <w:rFonts w:ascii="Arial" w:eastAsia="宋体" w:hAnsi="Arial" w:cs="Arial"/>
          <w:sz w:val="24"/>
          <w:szCs w:val="28"/>
        </w:rPr>
        <w:t>J</w:t>
      </w:r>
      <w:r w:rsidR="00756969" w:rsidRPr="00756969">
        <w:rPr>
          <w:rFonts w:ascii="Arial" w:eastAsia="宋体" w:hAnsi="Arial" w:cs="Arial"/>
          <w:sz w:val="24"/>
          <w:szCs w:val="28"/>
        </w:rPr>
        <w:t>.</w:t>
      </w:r>
      <w:r w:rsidR="00756969" w:rsidRPr="00A378BC">
        <w:rPr>
          <w:rFonts w:ascii="Arial" w:eastAsia="宋体" w:hAnsi="Arial" w:cs="Arial"/>
          <w:sz w:val="24"/>
          <w:szCs w:val="28"/>
        </w:rPr>
        <w:t>Scalanczi</w:t>
      </w:r>
      <w:r w:rsidR="00756969" w:rsidRPr="00756969">
        <w:rPr>
          <w:rFonts w:ascii="Arial" w:eastAsia="宋体" w:hAnsi="Arial" w:cs="Arial"/>
          <w:sz w:val="24"/>
          <w:szCs w:val="28"/>
        </w:rPr>
        <w:t>,</w:t>
      </w:r>
      <w:r w:rsidR="00756969" w:rsidRPr="00A378BC">
        <w:rPr>
          <w:rFonts w:ascii="Arial" w:eastAsia="宋体" w:hAnsi="Arial" w:cs="Arial"/>
          <w:sz w:val="24"/>
          <w:szCs w:val="28"/>
        </w:rPr>
        <w:t>S</w:t>
      </w:r>
      <w:r w:rsidR="00756969" w:rsidRPr="00756969">
        <w:rPr>
          <w:rFonts w:ascii="Arial" w:eastAsia="宋体" w:hAnsi="Arial" w:cs="Arial"/>
          <w:sz w:val="24"/>
          <w:szCs w:val="28"/>
        </w:rPr>
        <w:t>.</w:t>
      </w:r>
      <w:r w:rsidR="00756969" w:rsidRPr="00A378BC">
        <w:rPr>
          <w:rFonts w:ascii="Arial" w:eastAsia="宋体" w:hAnsi="Arial" w:cs="Arial"/>
          <w:sz w:val="24"/>
          <w:szCs w:val="28"/>
        </w:rPr>
        <w:t>Schönig</w:t>
      </w:r>
      <w:r w:rsidR="00756969" w:rsidRPr="00756969">
        <w:rPr>
          <w:rFonts w:ascii="Arial" w:eastAsia="宋体" w:hAnsi="Arial" w:cs="Arial"/>
          <w:sz w:val="24"/>
          <w:szCs w:val="28"/>
        </w:rPr>
        <w:t>,</w:t>
      </w:r>
      <w:r w:rsidR="00756969" w:rsidRPr="00A378BC">
        <w:rPr>
          <w:rFonts w:ascii="Arial" w:eastAsia="宋体" w:hAnsi="Arial" w:cs="Arial"/>
          <w:sz w:val="24"/>
          <w:szCs w:val="28"/>
        </w:rPr>
        <w:t>and</w:t>
      </w:r>
      <w:proofErr w:type="spellEnd"/>
      <w:r w:rsidR="00756969" w:rsidRPr="00756969">
        <w:rPr>
          <w:rFonts w:ascii="Arial" w:eastAsia="宋体" w:hAnsi="Arial" w:cs="Arial"/>
          <w:sz w:val="24"/>
          <w:szCs w:val="28"/>
        </w:rPr>
        <w:t xml:space="preserve"> </w:t>
      </w:r>
      <w:proofErr w:type="spellStart"/>
      <w:r w:rsidR="00756969" w:rsidRPr="00A378BC">
        <w:rPr>
          <w:rFonts w:ascii="Arial" w:eastAsia="宋体" w:hAnsi="Arial" w:cs="Arial"/>
          <w:sz w:val="24"/>
          <w:szCs w:val="28"/>
        </w:rPr>
        <w:t>S</w:t>
      </w:r>
      <w:r w:rsidR="00756969" w:rsidRPr="00756969">
        <w:rPr>
          <w:rFonts w:ascii="Arial" w:eastAsia="宋体" w:hAnsi="Arial" w:cs="Arial"/>
          <w:sz w:val="24"/>
          <w:szCs w:val="28"/>
        </w:rPr>
        <w:t>.</w:t>
      </w:r>
      <w:r w:rsidR="00756969" w:rsidRPr="00A378BC">
        <w:rPr>
          <w:rFonts w:ascii="Arial" w:eastAsia="宋体" w:hAnsi="Arial" w:cs="Arial"/>
          <w:sz w:val="24"/>
          <w:szCs w:val="28"/>
        </w:rPr>
        <w:t>Jablonski</w:t>
      </w:r>
      <w:proofErr w:type="spellEnd"/>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A</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Blockchain</w:t>
      </w:r>
      <w:r w:rsidR="00756969" w:rsidRPr="00756969">
        <w:rPr>
          <w:rFonts w:ascii="Arial" w:eastAsia="宋体" w:hAnsi="Arial" w:cs="Arial"/>
          <w:sz w:val="24"/>
          <w:szCs w:val="28"/>
        </w:rPr>
        <w:t>-</w:t>
      </w:r>
      <w:r w:rsidR="00756969" w:rsidRPr="00A378BC">
        <w:rPr>
          <w:rFonts w:ascii="Arial" w:eastAsia="宋体" w:hAnsi="Arial" w:cs="Arial"/>
          <w:sz w:val="24"/>
          <w:szCs w:val="28"/>
        </w:rPr>
        <w:t>based</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resource</w:t>
      </w:r>
      <w:r w:rsidR="00756969" w:rsidRPr="00756969">
        <w:rPr>
          <w:rFonts w:ascii="Arial" w:eastAsia="宋体" w:hAnsi="Arial" w:cs="Arial"/>
          <w:sz w:val="24"/>
          <w:szCs w:val="28"/>
        </w:rPr>
        <w:t>-</w:t>
      </w:r>
      <w:r w:rsidR="00756969" w:rsidRPr="00A378BC">
        <w:rPr>
          <w:rFonts w:ascii="Arial" w:eastAsia="宋体" w:hAnsi="Arial" w:cs="Arial"/>
          <w:sz w:val="24"/>
          <w:szCs w:val="28"/>
        </w:rPr>
        <w:t>aware</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process</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execution</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engine</w:t>
      </w:r>
      <w:r w:rsidR="00756969" w:rsidRPr="00756969">
        <w:rPr>
          <w:rFonts w:ascii="Arial" w:eastAsia="宋体" w:hAnsi="Arial" w:cs="Arial"/>
          <w:sz w:val="24"/>
          <w:szCs w:val="28"/>
        </w:rPr>
        <w:t>[</w:t>
      </w:r>
      <w:r w:rsidR="00756969" w:rsidRPr="00A378BC">
        <w:rPr>
          <w:rFonts w:ascii="Arial" w:eastAsia="宋体" w:hAnsi="Arial" w:cs="Arial"/>
          <w:sz w:val="24"/>
          <w:szCs w:val="28"/>
        </w:rPr>
        <w:t>J</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Future</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Generation</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Computer</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Systems</w:t>
      </w:r>
      <w:r w:rsidR="00756969" w:rsidRPr="00756969">
        <w:rPr>
          <w:rFonts w:ascii="Arial" w:eastAsia="宋体" w:hAnsi="Arial" w:cs="Arial"/>
          <w:sz w:val="24"/>
          <w:szCs w:val="28"/>
        </w:rPr>
        <w:t>,2019,100.</w:t>
      </w:r>
    </w:p>
    <w:p w14:paraId="3442DD44" w14:textId="77777777" w:rsidR="00F4054D" w:rsidRDefault="00F4054D" w:rsidP="006D3346">
      <w:pPr>
        <w:spacing w:line="360" w:lineRule="auto"/>
        <w:ind w:left="2400" w:hangingChars="1000" w:hanging="2400"/>
        <w:rPr>
          <w:rFonts w:ascii="Arial" w:eastAsia="宋体" w:hAnsi="Arial" w:cs="Arial"/>
          <w:sz w:val="24"/>
          <w:szCs w:val="28"/>
        </w:rPr>
      </w:pPr>
      <w:r w:rsidRPr="00BB1C5B">
        <w:rPr>
          <w:rFonts w:ascii="Arial" w:eastAsia="宋体" w:hAnsi="Arial" w:cs="Arial"/>
          <w:sz w:val="24"/>
          <w:szCs w:val="28"/>
        </w:rPr>
        <w:t>[</w:t>
      </w:r>
      <w:r w:rsidRPr="00A378BC">
        <w:rPr>
          <w:rFonts w:ascii="Arial" w:eastAsia="宋体" w:hAnsi="Arial" w:cs="Arial"/>
          <w:sz w:val="24"/>
          <w:szCs w:val="28"/>
        </w:rPr>
        <w:t>Xu</w:t>
      </w:r>
      <w:r w:rsidRPr="00370CEB">
        <w:rPr>
          <w:rFonts w:ascii="Arial" w:eastAsia="宋体" w:hAnsi="Arial" w:cs="Arial"/>
          <w:sz w:val="24"/>
          <w:szCs w:val="28"/>
        </w:rPr>
        <w:t xml:space="preserve"> </w:t>
      </w:r>
      <w:r w:rsidRPr="00A378BC">
        <w:rPr>
          <w:rFonts w:ascii="Arial" w:eastAsia="宋体" w:hAnsi="Arial" w:cs="Arial"/>
          <w:sz w:val="24"/>
          <w:szCs w:val="28"/>
        </w:rPr>
        <w:t>et</w:t>
      </w:r>
      <w:r w:rsidRPr="00370CEB">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 2014</w:t>
      </w:r>
      <w:r w:rsidRPr="00BB1C5B">
        <w:rPr>
          <w:rFonts w:ascii="Arial" w:eastAsia="宋体" w:hAnsi="Arial" w:cs="Arial"/>
          <w:sz w:val="24"/>
          <w:szCs w:val="28"/>
        </w:rPr>
        <w:t>]</w:t>
      </w:r>
      <w:r w:rsidRPr="00BB1C5B">
        <w:rPr>
          <w:rFonts w:ascii="Arial" w:eastAsia="宋体" w:hAnsi="Arial" w:cs="Arial"/>
          <w:sz w:val="24"/>
          <w:szCs w:val="28"/>
        </w:rPr>
        <w:tab/>
      </w:r>
      <w:proofErr w:type="spellStart"/>
      <w:proofErr w:type="gramStart"/>
      <w:r w:rsidRPr="00A378BC">
        <w:rPr>
          <w:rFonts w:ascii="Arial" w:eastAsia="宋体" w:hAnsi="Arial" w:cs="Arial"/>
          <w:sz w:val="24"/>
          <w:szCs w:val="28"/>
        </w:rPr>
        <w:t>M</w:t>
      </w:r>
      <w:r w:rsidRPr="00756969">
        <w:rPr>
          <w:rFonts w:ascii="Arial" w:eastAsia="宋体" w:hAnsi="Arial" w:cs="Arial"/>
          <w:sz w:val="24"/>
          <w:szCs w:val="28"/>
        </w:rPr>
        <w:t>.</w:t>
      </w:r>
      <w:r w:rsidRPr="00A378BC">
        <w:rPr>
          <w:rFonts w:ascii="Arial" w:eastAsia="宋体" w:hAnsi="Arial" w:cs="Arial"/>
          <w:sz w:val="24"/>
          <w:szCs w:val="28"/>
        </w:rPr>
        <w:t>Xu</w:t>
      </w:r>
      <w:proofErr w:type="gramEnd"/>
      <w:r w:rsidRPr="00756969">
        <w:rPr>
          <w:rFonts w:ascii="Arial" w:eastAsia="宋体" w:hAnsi="Arial" w:cs="Arial"/>
          <w:sz w:val="24"/>
          <w:szCs w:val="28"/>
        </w:rPr>
        <w:t>,</w:t>
      </w:r>
      <w:r w:rsidRPr="00A378BC">
        <w:rPr>
          <w:rFonts w:ascii="Arial" w:eastAsia="宋体" w:hAnsi="Arial" w:cs="Arial"/>
          <w:sz w:val="24"/>
          <w:szCs w:val="28"/>
        </w:rPr>
        <w:t>X</w:t>
      </w:r>
      <w:r w:rsidRPr="00756969">
        <w:rPr>
          <w:rFonts w:ascii="Arial" w:eastAsia="宋体" w:hAnsi="Arial" w:cs="Arial"/>
          <w:sz w:val="24"/>
          <w:szCs w:val="28"/>
        </w:rPr>
        <w:t>.</w:t>
      </w:r>
      <w:r w:rsidRPr="00A378BC">
        <w:rPr>
          <w:rFonts w:ascii="Arial" w:eastAsia="宋体" w:hAnsi="Arial" w:cs="Arial"/>
          <w:sz w:val="24"/>
          <w:szCs w:val="28"/>
        </w:rPr>
        <w:t>W</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Y</w:t>
      </w:r>
      <w:r w:rsidRPr="00756969">
        <w:rPr>
          <w:rFonts w:ascii="Arial" w:eastAsia="宋体" w:hAnsi="Arial" w:cs="Arial"/>
          <w:sz w:val="24"/>
          <w:szCs w:val="28"/>
        </w:rPr>
        <w:t>.</w:t>
      </w:r>
      <w:r w:rsidRPr="00A378BC">
        <w:rPr>
          <w:rFonts w:ascii="Arial" w:eastAsia="宋体" w:hAnsi="Arial" w:cs="Arial"/>
          <w:sz w:val="24"/>
          <w:szCs w:val="28"/>
        </w:rPr>
        <w:t>Z</w:t>
      </w:r>
      <w:r w:rsidRPr="00756969">
        <w:rPr>
          <w:rFonts w:ascii="Arial" w:eastAsia="宋体" w:hAnsi="Arial" w:cs="Arial"/>
          <w:sz w:val="24"/>
          <w:szCs w:val="28"/>
        </w:rPr>
        <w:t>.</w:t>
      </w:r>
      <w:r w:rsidRPr="00A378BC">
        <w:rPr>
          <w:rFonts w:ascii="Arial" w:eastAsia="宋体" w:hAnsi="Arial" w:cs="Arial"/>
          <w:sz w:val="24"/>
          <w:szCs w:val="28"/>
        </w:rPr>
        <w:t>Ren</w:t>
      </w:r>
      <w:r w:rsidRPr="00756969">
        <w:rPr>
          <w:rFonts w:ascii="Arial" w:eastAsia="宋体" w:hAnsi="Arial" w:cs="Arial"/>
          <w:sz w:val="24"/>
          <w:szCs w:val="28"/>
        </w:rPr>
        <w:t>,</w:t>
      </w:r>
      <w:r w:rsidRPr="00A378BC">
        <w:rPr>
          <w:rFonts w:ascii="Arial" w:eastAsia="宋体" w:hAnsi="Arial" w:cs="Arial"/>
          <w:sz w:val="24"/>
          <w:szCs w:val="28"/>
        </w:rPr>
        <w:t>H</w:t>
      </w:r>
      <w:r w:rsidRPr="00756969">
        <w:rPr>
          <w:rFonts w:ascii="Arial" w:eastAsia="宋体" w:hAnsi="Arial" w:cs="Arial"/>
          <w:sz w:val="24"/>
          <w:szCs w:val="28"/>
        </w:rPr>
        <w:t>.</w:t>
      </w:r>
      <w:r w:rsidRPr="00A378BC">
        <w:rPr>
          <w:rFonts w:ascii="Arial" w:eastAsia="宋体" w:hAnsi="Arial" w:cs="Arial"/>
          <w:sz w:val="24"/>
          <w:szCs w:val="28"/>
        </w:rPr>
        <w:t>Zhang</w:t>
      </w:r>
      <w:r w:rsidRPr="00756969">
        <w:rPr>
          <w:rFonts w:ascii="Arial" w:eastAsia="宋体" w:hAnsi="Arial" w:cs="Arial"/>
          <w:sz w:val="24"/>
          <w:szCs w:val="28"/>
        </w:rPr>
        <w:t>,</w:t>
      </w:r>
      <w:r w:rsidRPr="00A378BC">
        <w:rPr>
          <w:rFonts w:ascii="Arial" w:eastAsia="宋体" w:hAnsi="Arial" w:cs="Arial"/>
          <w:sz w:val="24"/>
          <w:szCs w:val="28"/>
        </w:rPr>
        <w:t>and</w:t>
      </w:r>
      <w:proofErr w:type="spellEnd"/>
      <w:r w:rsidRPr="00756969">
        <w:rPr>
          <w:rFonts w:ascii="Arial" w:eastAsia="宋体" w:hAnsi="Arial" w:cs="Arial"/>
          <w:sz w:val="24"/>
          <w:szCs w:val="28"/>
        </w:rPr>
        <w:t xml:space="preserve"> </w:t>
      </w:r>
      <w:proofErr w:type="spellStart"/>
      <w:r w:rsidRPr="00A378BC">
        <w:rPr>
          <w:rFonts w:ascii="Arial" w:eastAsia="宋体" w:hAnsi="Arial" w:cs="Arial"/>
          <w:sz w:val="24"/>
          <w:szCs w:val="28"/>
        </w:rPr>
        <w:t>N</w:t>
      </w:r>
      <w:r w:rsidRPr="00756969">
        <w:rPr>
          <w:rFonts w:ascii="Arial" w:eastAsia="宋体" w:hAnsi="Arial" w:cs="Arial"/>
          <w:sz w:val="24"/>
          <w:szCs w:val="28"/>
        </w:rPr>
        <w:t>.</w:t>
      </w:r>
      <w:r w:rsidRPr="00A378BC">
        <w:rPr>
          <w:rFonts w:ascii="Arial" w:eastAsia="宋体" w:hAnsi="Arial" w:cs="Arial"/>
          <w:sz w:val="24"/>
          <w:szCs w:val="28"/>
        </w:rPr>
        <w:t>Zheng</w:t>
      </w:r>
      <w:r w:rsidRPr="00756969">
        <w:rPr>
          <w:rFonts w:ascii="Arial" w:eastAsia="宋体" w:hAnsi="Arial" w:cs="Arial"/>
          <w:sz w:val="24"/>
          <w:szCs w:val="28"/>
        </w:rPr>
        <w:t>.</w:t>
      </w:r>
      <w:r w:rsidRPr="00A378BC">
        <w:rPr>
          <w:rFonts w:ascii="Arial" w:eastAsia="宋体" w:hAnsi="Arial" w:cs="Arial"/>
          <w:sz w:val="24"/>
          <w:szCs w:val="28"/>
        </w:rPr>
        <w:t>A</w:t>
      </w:r>
      <w:proofErr w:type="spellEnd"/>
      <w:r w:rsidRPr="00756969">
        <w:rPr>
          <w:rFonts w:ascii="Arial" w:eastAsia="宋体" w:hAnsi="Arial" w:cs="Arial"/>
          <w:sz w:val="24"/>
          <w:szCs w:val="28"/>
        </w:rPr>
        <w:t xml:space="preserve"> </w:t>
      </w:r>
      <w:r w:rsidRPr="00A378BC">
        <w:rPr>
          <w:rFonts w:ascii="Arial" w:eastAsia="宋体" w:hAnsi="Arial" w:cs="Arial"/>
          <w:sz w:val="24"/>
          <w:szCs w:val="28"/>
        </w:rPr>
        <w:t>Forensic</w:t>
      </w:r>
      <w:r w:rsidRPr="00756969">
        <w:rPr>
          <w:rFonts w:ascii="Arial" w:eastAsia="宋体" w:hAnsi="Arial" w:cs="Arial"/>
          <w:sz w:val="24"/>
          <w:szCs w:val="28"/>
        </w:rPr>
        <w:t xml:space="preserve"> </w:t>
      </w:r>
      <w:r w:rsidRPr="00A378BC">
        <w:rPr>
          <w:rFonts w:ascii="Arial" w:eastAsia="宋体" w:hAnsi="Arial" w:cs="Arial"/>
          <w:sz w:val="24"/>
          <w:szCs w:val="28"/>
        </w:rPr>
        <w:t>Analysis</w:t>
      </w:r>
      <w:r w:rsidRPr="00756969">
        <w:rPr>
          <w:rFonts w:ascii="Arial" w:eastAsia="宋体" w:hAnsi="Arial" w:cs="Arial"/>
          <w:sz w:val="24"/>
          <w:szCs w:val="28"/>
        </w:rPr>
        <w:t xml:space="preserve"> </w:t>
      </w:r>
      <w:r w:rsidRPr="00A378BC">
        <w:rPr>
          <w:rFonts w:ascii="Arial" w:eastAsia="宋体" w:hAnsi="Arial" w:cs="Arial"/>
          <w:sz w:val="24"/>
          <w:szCs w:val="28"/>
        </w:rPr>
        <w:t>Method</w:t>
      </w:r>
      <w:r w:rsidRPr="00756969">
        <w:rPr>
          <w:rFonts w:ascii="Arial" w:eastAsia="宋体" w:hAnsi="Arial" w:cs="Arial"/>
          <w:sz w:val="24"/>
          <w:szCs w:val="28"/>
        </w:rPr>
        <w:t xml:space="preserve"> </w:t>
      </w:r>
      <w:r w:rsidRPr="00A378BC">
        <w:rPr>
          <w:rFonts w:ascii="Arial" w:eastAsia="宋体" w:hAnsi="Arial" w:cs="Arial"/>
          <w:sz w:val="24"/>
          <w:szCs w:val="28"/>
        </w:rPr>
        <w:t>for</w:t>
      </w:r>
      <w:r w:rsidRPr="00756969">
        <w:rPr>
          <w:rFonts w:ascii="Arial" w:eastAsia="宋体" w:hAnsi="Arial" w:cs="Arial"/>
          <w:sz w:val="24"/>
          <w:szCs w:val="28"/>
        </w:rPr>
        <w:t xml:space="preserve"> </w:t>
      </w:r>
      <w:r w:rsidRPr="00A378BC">
        <w:rPr>
          <w:rFonts w:ascii="Arial" w:eastAsia="宋体" w:hAnsi="Arial" w:cs="Arial"/>
          <w:sz w:val="24"/>
          <w:szCs w:val="28"/>
        </w:rPr>
        <w:t>Redis</w:t>
      </w:r>
      <w:r w:rsidRPr="00756969">
        <w:rPr>
          <w:rFonts w:ascii="Arial" w:eastAsia="宋体" w:hAnsi="Arial" w:cs="Arial"/>
          <w:sz w:val="24"/>
          <w:szCs w:val="28"/>
        </w:rPr>
        <w:t xml:space="preserve"> </w:t>
      </w:r>
      <w:r w:rsidRPr="00A378BC">
        <w:rPr>
          <w:rFonts w:ascii="Arial" w:eastAsia="宋体" w:hAnsi="Arial" w:cs="Arial"/>
          <w:sz w:val="24"/>
          <w:szCs w:val="28"/>
        </w:rPr>
        <w:t>Database</w:t>
      </w:r>
      <w:r w:rsidRPr="00756969">
        <w:rPr>
          <w:rFonts w:ascii="Arial" w:eastAsia="宋体" w:hAnsi="Arial" w:cs="Arial"/>
          <w:sz w:val="24"/>
          <w:szCs w:val="28"/>
        </w:rPr>
        <w:t xml:space="preserve"> </w:t>
      </w:r>
      <w:r w:rsidRPr="00A378BC">
        <w:rPr>
          <w:rFonts w:ascii="Arial" w:eastAsia="宋体" w:hAnsi="Arial" w:cs="Arial"/>
          <w:sz w:val="24"/>
          <w:szCs w:val="28"/>
        </w:rPr>
        <w:t>based</w:t>
      </w:r>
      <w:r w:rsidRPr="00756969">
        <w:rPr>
          <w:rFonts w:ascii="Arial" w:eastAsia="宋体" w:hAnsi="Arial" w:cs="Arial"/>
          <w:sz w:val="24"/>
          <w:szCs w:val="28"/>
        </w:rPr>
        <w:t xml:space="preserve"> </w:t>
      </w:r>
      <w:r w:rsidRPr="00A378BC">
        <w:rPr>
          <w:rFonts w:ascii="Arial" w:eastAsia="宋体" w:hAnsi="Arial" w:cs="Arial"/>
          <w:sz w:val="24"/>
          <w:szCs w:val="28"/>
        </w:rPr>
        <w:t>on</w:t>
      </w:r>
      <w:r w:rsidRPr="00756969">
        <w:rPr>
          <w:rFonts w:ascii="Arial" w:eastAsia="宋体" w:hAnsi="Arial" w:cs="Arial"/>
          <w:sz w:val="24"/>
          <w:szCs w:val="28"/>
        </w:rPr>
        <w:t xml:space="preserve"> </w:t>
      </w:r>
      <w:r w:rsidRPr="00A378BC">
        <w:rPr>
          <w:rFonts w:ascii="Arial" w:eastAsia="宋体" w:hAnsi="Arial" w:cs="Arial"/>
          <w:sz w:val="24"/>
          <w:szCs w:val="28"/>
        </w:rPr>
        <w:t>RDB</w:t>
      </w:r>
      <w:r w:rsidRPr="00756969">
        <w:rPr>
          <w:rFonts w:ascii="Arial" w:eastAsia="宋体" w:hAnsi="Arial" w:cs="Arial"/>
          <w:sz w:val="24"/>
          <w:szCs w:val="28"/>
        </w:rPr>
        <w:t xml:space="preserve"> </w:t>
      </w:r>
      <w:r w:rsidRPr="00A378BC">
        <w:rPr>
          <w:rFonts w:ascii="Arial" w:eastAsia="宋体" w:hAnsi="Arial" w:cs="Arial"/>
          <w:sz w:val="24"/>
          <w:szCs w:val="28"/>
        </w:rPr>
        <w:t>and</w:t>
      </w:r>
      <w:r w:rsidRPr="00756969">
        <w:rPr>
          <w:rFonts w:ascii="Arial" w:eastAsia="宋体" w:hAnsi="Arial" w:cs="Arial"/>
          <w:sz w:val="24"/>
          <w:szCs w:val="28"/>
        </w:rPr>
        <w:t xml:space="preserve"> </w:t>
      </w:r>
      <w:r w:rsidRPr="00A378BC">
        <w:rPr>
          <w:rFonts w:ascii="Arial" w:eastAsia="宋体" w:hAnsi="Arial" w:cs="Arial"/>
          <w:sz w:val="24"/>
          <w:szCs w:val="28"/>
        </w:rPr>
        <w:t>AOF</w:t>
      </w:r>
      <w:r w:rsidRPr="00756969">
        <w:rPr>
          <w:rFonts w:ascii="Arial" w:eastAsia="宋体" w:hAnsi="Arial" w:cs="Arial"/>
          <w:sz w:val="24"/>
          <w:szCs w:val="28"/>
        </w:rPr>
        <w:t xml:space="preserve"> </w:t>
      </w:r>
      <w:r w:rsidRPr="00A378BC">
        <w:rPr>
          <w:rFonts w:ascii="Arial" w:eastAsia="宋体" w:hAnsi="Arial" w:cs="Arial"/>
          <w:sz w:val="24"/>
          <w:szCs w:val="28"/>
        </w:rPr>
        <w:t>File</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 xml:space="preserve">]. </w:t>
      </w:r>
      <w:r w:rsidRPr="00A378BC">
        <w:rPr>
          <w:rFonts w:ascii="Arial" w:eastAsia="宋体" w:hAnsi="Arial" w:cs="Arial"/>
          <w:sz w:val="24"/>
          <w:szCs w:val="28"/>
        </w:rPr>
        <w:t>Journal</w:t>
      </w:r>
      <w:r w:rsidRPr="00756969">
        <w:rPr>
          <w:rFonts w:ascii="Arial" w:eastAsia="宋体" w:hAnsi="Arial" w:cs="Arial"/>
          <w:sz w:val="24"/>
          <w:szCs w:val="28"/>
        </w:rPr>
        <w:t xml:space="preserve"> </w:t>
      </w:r>
      <w:r w:rsidRPr="00A378BC">
        <w:rPr>
          <w:rFonts w:ascii="Arial" w:eastAsia="宋体" w:hAnsi="Arial" w:cs="Arial"/>
          <w:sz w:val="24"/>
          <w:szCs w:val="28"/>
        </w:rPr>
        <w:t>of</w:t>
      </w:r>
      <w:r w:rsidRPr="00756969">
        <w:rPr>
          <w:rFonts w:ascii="Arial" w:eastAsia="宋体" w:hAnsi="Arial" w:cs="Arial"/>
          <w:sz w:val="24"/>
          <w:szCs w:val="28"/>
        </w:rPr>
        <w:t xml:space="preserve"> </w:t>
      </w:r>
      <w:r w:rsidRPr="00A378BC">
        <w:rPr>
          <w:rFonts w:ascii="Arial" w:eastAsia="宋体" w:hAnsi="Arial" w:cs="Arial"/>
          <w:sz w:val="24"/>
          <w:szCs w:val="28"/>
        </w:rPr>
        <w:t>Computers</w:t>
      </w:r>
      <w:r w:rsidRPr="00756969">
        <w:rPr>
          <w:rFonts w:ascii="Arial" w:eastAsia="宋体" w:hAnsi="Arial" w:cs="Arial"/>
          <w:sz w:val="24"/>
          <w:szCs w:val="28"/>
        </w:rPr>
        <w:t>,2014,9(11).</w:t>
      </w:r>
    </w:p>
    <w:p w14:paraId="1F889A3F" w14:textId="7FB807BD"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646E4E">
        <w:rPr>
          <w:rFonts w:ascii="Arial" w:eastAsia="宋体" w:hAnsi="Arial" w:cs="Arial"/>
          <w:sz w:val="24"/>
          <w:szCs w:val="28"/>
        </w:rPr>
        <w:t>陈欣洋</w:t>
      </w:r>
      <w:r w:rsidRPr="00646E4E">
        <w:rPr>
          <w:rFonts w:ascii="Arial" w:eastAsia="宋体" w:hAnsi="Arial" w:cs="Arial"/>
          <w:sz w:val="24"/>
          <w:szCs w:val="28"/>
        </w:rPr>
        <w:t>.</w:t>
      </w:r>
      <w:r w:rsidRPr="00646E4E">
        <w:rPr>
          <w:rFonts w:ascii="Arial" w:eastAsia="宋体" w:hAnsi="Arial" w:cs="Arial"/>
          <w:sz w:val="24"/>
          <w:szCs w:val="28"/>
        </w:rPr>
        <w:t>饿了么和美团的鹬蚌相争能否为新平台带来机遇</w:t>
      </w:r>
      <w:r w:rsidRPr="00646E4E">
        <w:rPr>
          <w:rFonts w:ascii="Arial" w:eastAsia="宋体" w:hAnsi="Arial" w:cs="Arial"/>
          <w:sz w:val="24"/>
          <w:szCs w:val="28"/>
        </w:rPr>
        <w:t>[</w:t>
      </w:r>
      <w:r w:rsidRPr="00A378BC">
        <w:rPr>
          <w:rFonts w:ascii="Arial" w:eastAsia="宋体" w:hAnsi="Arial" w:cs="Arial"/>
          <w:sz w:val="24"/>
          <w:szCs w:val="28"/>
        </w:rPr>
        <w:t>J</w:t>
      </w:r>
      <w:r w:rsidRPr="00646E4E">
        <w:rPr>
          <w:rFonts w:ascii="Arial" w:eastAsia="宋体" w:hAnsi="Arial" w:cs="Arial"/>
          <w:sz w:val="24"/>
          <w:szCs w:val="28"/>
        </w:rPr>
        <w:t>].</w:t>
      </w:r>
      <w:r w:rsidRPr="007D3B51">
        <w:rPr>
          <w:rFonts w:ascii="Arial" w:eastAsia="宋体" w:hAnsi="Arial" w:cs="Arial"/>
          <w:i/>
          <w:iCs/>
          <w:sz w:val="24"/>
          <w:szCs w:val="28"/>
        </w:rPr>
        <w:t>商业经济</w:t>
      </w:r>
      <w:r w:rsidRPr="00646E4E">
        <w:rPr>
          <w:rFonts w:ascii="Arial" w:eastAsia="宋体" w:hAnsi="Arial" w:cs="Arial"/>
          <w:sz w:val="24"/>
          <w:szCs w:val="28"/>
        </w:rPr>
        <w:t>,2018(08):82-86.</w:t>
      </w:r>
      <w:r>
        <w:rPr>
          <w:rFonts w:ascii="Arial" w:eastAsia="宋体" w:hAnsi="Arial" w:cs="Arial"/>
          <w:sz w:val="24"/>
          <w:szCs w:val="28"/>
        </w:rPr>
        <w:t xml:space="preserve"> </w:t>
      </w:r>
    </w:p>
    <w:p w14:paraId="2D32D1B9" w14:textId="63712B33" w:rsidR="003B4C08" w:rsidRPr="000D5A0A"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高慕航</w:t>
      </w:r>
      <w:r w:rsidRPr="000D5A0A">
        <w:rPr>
          <w:rFonts w:ascii="Arial" w:eastAsia="宋体" w:hAnsi="Arial" w:cs="Arial" w:hint="eastAsia"/>
          <w:sz w:val="24"/>
          <w:szCs w:val="28"/>
        </w:rPr>
        <w:t>,</w:t>
      </w:r>
      <w:r w:rsidRPr="000D5A0A">
        <w:rPr>
          <w:rFonts w:ascii="Arial" w:eastAsia="宋体" w:hAnsi="Arial" w:cs="Arial"/>
          <w:sz w:val="24"/>
          <w:szCs w:val="28"/>
        </w:rPr>
        <w:t>2019]</w:t>
      </w:r>
      <w:r w:rsidRPr="000D5A0A">
        <w:rPr>
          <w:rFonts w:ascii="Arial" w:eastAsia="宋体" w:hAnsi="Arial" w:cs="Arial"/>
          <w:sz w:val="24"/>
          <w:szCs w:val="28"/>
        </w:rPr>
        <w:tab/>
      </w:r>
      <w:r w:rsidRPr="000D5A0A">
        <w:rPr>
          <w:rFonts w:ascii="Arial" w:eastAsia="宋体" w:hAnsi="Arial" w:cs="Arial"/>
          <w:sz w:val="24"/>
          <w:szCs w:val="28"/>
        </w:rPr>
        <w:t>高慕航</w:t>
      </w:r>
      <w:r w:rsidRPr="000D5A0A">
        <w:rPr>
          <w:rFonts w:ascii="Arial" w:eastAsia="宋体" w:hAnsi="Arial" w:cs="Arial"/>
          <w:sz w:val="24"/>
          <w:szCs w:val="28"/>
        </w:rPr>
        <w:t>,</w:t>
      </w:r>
      <w:r w:rsidRPr="007D3B51">
        <w:rPr>
          <w:rFonts w:ascii="Arial" w:eastAsia="宋体" w:hAnsi="Arial" w:cs="Arial"/>
          <w:i/>
          <w:iCs/>
          <w:sz w:val="24"/>
          <w:szCs w:val="28"/>
        </w:rPr>
        <w:t>基于</w:t>
      </w:r>
      <w:proofErr w:type="gramStart"/>
      <w:r w:rsidRPr="007D3B51">
        <w:rPr>
          <w:rFonts w:ascii="Arial" w:eastAsia="宋体" w:hAnsi="Arial" w:cs="Arial"/>
          <w:i/>
          <w:iCs/>
          <w:sz w:val="24"/>
          <w:szCs w:val="28"/>
        </w:rPr>
        <w:t>社区电</w:t>
      </w:r>
      <w:proofErr w:type="gramEnd"/>
      <w:r w:rsidRPr="007D3B51">
        <w:rPr>
          <w:rFonts w:ascii="Arial" w:eastAsia="宋体" w:hAnsi="Arial" w:cs="Arial"/>
          <w:i/>
          <w:iCs/>
          <w:sz w:val="24"/>
          <w:szCs w:val="28"/>
        </w:rPr>
        <w:t>商的订单履约系统的设计与实现</w:t>
      </w:r>
      <w:r w:rsidRPr="007D3B51">
        <w:rPr>
          <w:rFonts w:ascii="Arial" w:eastAsia="宋体" w:hAnsi="Arial" w:cs="Arial"/>
          <w:i/>
          <w:iCs/>
          <w:sz w:val="24"/>
          <w:szCs w:val="28"/>
        </w:rPr>
        <w:t>[</w:t>
      </w:r>
      <w:r w:rsidRPr="00A378BC">
        <w:rPr>
          <w:rFonts w:ascii="Arial" w:eastAsia="宋体" w:hAnsi="Arial" w:cs="Arial"/>
          <w:i/>
          <w:iCs/>
          <w:sz w:val="24"/>
          <w:szCs w:val="28"/>
        </w:rPr>
        <w:t>D</w:t>
      </w:r>
      <w:r w:rsidRPr="007D3B51">
        <w:rPr>
          <w:rFonts w:ascii="Arial" w:eastAsia="宋体" w:hAnsi="Arial" w:cs="Arial"/>
          <w:i/>
          <w:iCs/>
          <w:sz w:val="24"/>
          <w:szCs w:val="28"/>
        </w:rPr>
        <w:t>]</w:t>
      </w:r>
      <w:r w:rsidRPr="000D5A0A">
        <w:rPr>
          <w:rFonts w:ascii="Arial" w:eastAsia="宋体" w:hAnsi="Arial" w:cs="Arial"/>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,2019.</w:t>
      </w:r>
      <w:r>
        <w:rPr>
          <w:rFonts w:ascii="Arial" w:eastAsia="宋体" w:hAnsi="Arial" w:cs="Arial"/>
          <w:sz w:val="24"/>
          <w:szCs w:val="28"/>
        </w:rPr>
        <w:t xml:space="preserve"> </w:t>
      </w:r>
    </w:p>
    <w:p w14:paraId="69944F65" w14:textId="77777777"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0D5A0A">
        <w:rPr>
          <w:rFonts w:ascii="Arial" w:eastAsia="宋体" w:hAnsi="Arial" w:cs="Arial"/>
          <w:sz w:val="24"/>
          <w:szCs w:val="28"/>
        </w:rPr>
        <w:t>康兴涛</w:t>
      </w:r>
      <w:r>
        <w:rPr>
          <w:rFonts w:ascii="Arial" w:eastAsia="宋体" w:hAnsi="Arial" w:cs="Arial" w:hint="eastAsia"/>
          <w:sz w:val="24"/>
          <w:szCs w:val="28"/>
        </w:rPr>
        <w:t>,</w:t>
      </w:r>
      <w:r>
        <w:rPr>
          <w:rFonts w:ascii="Arial" w:eastAsia="宋体" w:hAnsi="Arial" w:cs="Arial"/>
          <w:sz w:val="24"/>
          <w:szCs w:val="28"/>
        </w:rPr>
        <w:t>2016]</w:t>
      </w:r>
      <w:r>
        <w:rPr>
          <w:rFonts w:ascii="Arial" w:eastAsia="宋体" w:hAnsi="Arial" w:cs="Arial"/>
          <w:sz w:val="24"/>
          <w:szCs w:val="28"/>
        </w:rPr>
        <w:tab/>
      </w:r>
      <w:r w:rsidRPr="000D5A0A">
        <w:rPr>
          <w:rFonts w:ascii="Arial" w:eastAsia="宋体" w:hAnsi="Arial" w:cs="Arial"/>
          <w:sz w:val="24"/>
          <w:szCs w:val="28"/>
        </w:rPr>
        <w:t>康兴涛</w:t>
      </w:r>
      <w:r w:rsidRPr="000D5A0A">
        <w:rPr>
          <w:rFonts w:ascii="Arial" w:eastAsia="宋体" w:hAnsi="Arial" w:cs="Arial"/>
          <w:sz w:val="24"/>
          <w:szCs w:val="28"/>
        </w:rPr>
        <w:t>.</w:t>
      </w:r>
      <w:bookmarkStart w:id="473" w:name="OLE_LINK31"/>
      <w:bookmarkStart w:id="474" w:name="OLE_LINK32"/>
      <w:r w:rsidRPr="000D5A0A">
        <w:rPr>
          <w:rFonts w:ascii="Arial" w:eastAsia="宋体" w:hAnsi="Arial" w:cs="Arial"/>
          <w:sz w:val="24"/>
          <w:szCs w:val="28"/>
        </w:rPr>
        <w:t>互联网餐饮外卖发展研究</w:t>
      </w:r>
      <w:bookmarkEnd w:id="473"/>
      <w:bookmarkEnd w:id="474"/>
      <w:r w:rsidRPr="000D5A0A">
        <w:rPr>
          <w:rFonts w:ascii="Arial" w:eastAsia="宋体" w:hAnsi="Arial" w:cs="Arial"/>
          <w:sz w:val="24"/>
          <w:szCs w:val="28"/>
        </w:rPr>
        <w:t>[</w:t>
      </w:r>
      <w:r w:rsidRPr="00A378BC">
        <w:rPr>
          <w:rFonts w:ascii="Arial" w:eastAsia="宋体" w:hAnsi="Arial" w:cs="Arial"/>
          <w:sz w:val="24"/>
          <w:szCs w:val="28"/>
        </w:rPr>
        <w:t>J</w:t>
      </w:r>
      <w:r w:rsidRPr="000D5A0A">
        <w:rPr>
          <w:rFonts w:ascii="Arial" w:eastAsia="宋体" w:hAnsi="Arial" w:cs="Arial"/>
          <w:sz w:val="24"/>
          <w:szCs w:val="28"/>
        </w:rPr>
        <w:t>].</w:t>
      </w:r>
      <w:r w:rsidRPr="007D3B51">
        <w:rPr>
          <w:rFonts w:ascii="Arial" w:eastAsia="宋体" w:hAnsi="Arial" w:cs="Arial"/>
          <w:i/>
          <w:iCs/>
          <w:sz w:val="24"/>
          <w:szCs w:val="28"/>
        </w:rPr>
        <w:t>管理观察</w:t>
      </w:r>
      <w:r w:rsidRPr="000D5A0A">
        <w:rPr>
          <w:rFonts w:ascii="Arial" w:eastAsia="宋体" w:hAnsi="Arial" w:cs="Arial"/>
          <w:sz w:val="24"/>
          <w:szCs w:val="28"/>
        </w:rPr>
        <w:t>,2016(03):81-83.</w:t>
      </w:r>
    </w:p>
    <w:p w14:paraId="3BDBA2CB" w14:textId="29EA265B" w:rsidR="003B4C08" w:rsidRPr="000D5A0A"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快递服务标准</w:t>
      </w:r>
      <w:r w:rsidRPr="000D5A0A">
        <w:rPr>
          <w:rFonts w:ascii="Arial" w:eastAsia="宋体" w:hAnsi="Arial" w:cs="Arial"/>
          <w:sz w:val="24"/>
          <w:szCs w:val="28"/>
        </w:rPr>
        <w:t>,</w:t>
      </w:r>
      <w:r w:rsidRPr="000D5A0A">
        <w:rPr>
          <w:rFonts w:ascii="Arial" w:eastAsia="宋体" w:hAnsi="Arial" w:cs="Arial" w:hint="eastAsia"/>
          <w:sz w:val="24"/>
          <w:szCs w:val="28"/>
        </w:rPr>
        <w:t>2008</w:t>
      </w:r>
      <w:r w:rsidRPr="000D5A0A">
        <w:rPr>
          <w:rFonts w:ascii="Arial" w:eastAsia="宋体" w:hAnsi="Arial" w:cs="Arial"/>
          <w:sz w:val="24"/>
          <w:szCs w:val="28"/>
        </w:rPr>
        <w:t>]</w:t>
      </w:r>
      <w:r w:rsidRPr="000D5A0A">
        <w:rPr>
          <w:rFonts w:ascii="Arial" w:eastAsia="宋体" w:hAnsi="Arial" w:cs="Arial"/>
          <w:sz w:val="24"/>
          <w:szCs w:val="28"/>
        </w:rPr>
        <w:tab/>
      </w:r>
      <w:hyperlink r:id="rId46" w:history="1">
        <w:r w:rsidRPr="00A378BC">
          <w:rPr>
            <w:rFonts w:ascii="Arial" w:eastAsia="宋体" w:hAnsi="Arial" w:cs="Arial"/>
            <w:sz w:val="24"/>
            <w:szCs w:val="28"/>
          </w:rPr>
          <w:t>http</w:t>
        </w:r>
        <w:r w:rsidRPr="00EA12D2">
          <w:rPr>
            <w:rFonts w:ascii="Arial" w:eastAsia="宋体" w:hAnsi="Arial" w:cs="Arial"/>
            <w:sz w:val="24"/>
            <w:szCs w:val="28"/>
          </w:rPr>
          <w:t>://</w:t>
        </w:r>
        <w:r w:rsidRPr="00A378BC">
          <w:rPr>
            <w:rFonts w:ascii="Arial" w:eastAsia="宋体" w:hAnsi="Arial" w:cs="Arial"/>
            <w:sz w:val="24"/>
            <w:szCs w:val="28"/>
          </w:rPr>
          <w:t>www</w:t>
        </w:r>
        <w:r w:rsidRPr="00EA12D2">
          <w:rPr>
            <w:rFonts w:ascii="Arial" w:eastAsia="宋体" w:hAnsi="Arial" w:cs="Arial"/>
            <w:sz w:val="24"/>
            <w:szCs w:val="28"/>
          </w:rPr>
          <w:t>.</w:t>
        </w:r>
        <w:r w:rsidRPr="00A378BC">
          <w:rPr>
            <w:rFonts w:ascii="Arial" w:eastAsia="宋体" w:hAnsi="Arial" w:cs="Arial"/>
            <w:sz w:val="24"/>
            <w:szCs w:val="28"/>
          </w:rPr>
          <w:t>cssn</w:t>
        </w:r>
        <w:r w:rsidRPr="00EA12D2">
          <w:rPr>
            <w:rFonts w:ascii="Arial" w:eastAsia="宋体" w:hAnsi="Arial" w:cs="Arial"/>
            <w:sz w:val="24"/>
            <w:szCs w:val="28"/>
          </w:rPr>
          <w:t>.</w:t>
        </w:r>
        <w:r w:rsidRPr="00A378BC">
          <w:rPr>
            <w:rFonts w:ascii="Arial" w:eastAsia="宋体" w:hAnsi="Arial" w:cs="Arial"/>
            <w:sz w:val="24"/>
            <w:szCs w:val="28"/>
          </w:rPr>
          <w:t>net</w:t>
        </w:r>
        <w:r w:rsidRPr="00EA12D2">
          <w:rPr>
            <w:rFonts w:ascii="Arial" w:eastAsia="宋体" w:hAnsi="Arial" w:cs="Arial"/>
            <w:sz w:val="24"/>
            <w:szCs w:val="28"/>
          </w:rPr>
          <w:t>.</w:t>
        </w:r>
        <w:r w:rsidRPr="00A378BC">
          <w:rPr>
            <w:rFonts w:ascii="Arial" w:eastAsia="宋体" w:hAnsi="Arial" w:cs="Arial"/>
            <w:sz w:val="24"/>
            <w:szCs w:val="28"/>
          </w:rPr>
          <w:t>cn</w:t>
        </w:r>
        <w:r w:rsidRPr="00EA12D2">
          <w:rPr>
            <w:rFonts w:ascii="Arial" w:eastAsia="宋体" w:hAnsi="Arial" w:cs="Arial"/>
            <w:sz w:val="24"/>
            <w:szCs w:val="28"/>
          </w:rPr>
          <w:t>/</w:t>
        </w:r>
        <w:r w:rsidRPr="00A378BC">
          <w:rPr>
            <w:rFonts w:ascii="Arial" w:eastAsia="宋体" w:hAnsi="Arial" w:cs="Arial"/>
            <w:sz w:val="24"/>
            <w:szCs w:val="28"/>
          </w:rPr>
          <w:t>cssn</w:t>
        </w:r>
        <w:r w:rsidRPr="00EA12D2">
          <w:rPr>
            <w:rFonts w:ascii="Arial" w:eastAsia="宋体" w:hAnsi="Arial" w:cs="Arial"/>
            <w:sz w:val="24"/>
            <w:szCs w:val="28"/>
          </w:rPr>
          <w:t>/</w:t>
        </w:r>
        <w:r w:rsidRPr="00A378BC">
          <w:rPr>
            <w:rFonts w:ascii="Arial" w:eastAsia="宋体" w:hAnsi="Arial" w:cs="Arial"/>
            <w:sz w:val="24"/>
            <w:szCs w:val="28"/>
          </w:rPr>
          <w:t>front</w:t>
        </w:r>
        <w:r w:rsidRPr="00EA12D2">
          <w:rPr>
            <w:rFonts w:ascii="Arial" w:eastAsia="宋体" w:hAnsi="Arial" w:cs="Arial"/>
            <w:sz w:val="24"/>
            <w:szCs w:val="28"/>
          </w:rPr>
          <w:t>/</w:t>
        </w:r>
        <w:r w:rsidRPr="00A378BC">
          <w:rPr>
            <w:rFonts w:ascii="Arial" w:eastAsia="宋体" w:hAnsi="Arial" w:cs="Arial"/>
            <w:sz w:val="24"/>
            <w:szCs w:val="28"/>
          </w:rPr>
          <w:t>listpage</w:t>
        </w:r>
        <w:r w:rsidRPr="00EA12D2">
          <w:rPr>
            <w:rFonts w:ascii="Arial" w:eastAsia="宋体" w:hAnsi="Arial" w:cs="Arial"/>
            <w:sz w:val="24"/>
            <w:szCs w:val="28"/>
          </w:rPr>
          <w:t>.</w:t>
        </w:r>
        <w:r w:rsidRPr="00A378BC">
          <w:rPr>
            <w:rFonts w:ascii="Arial" w:eastAsia="宋体" w:hAnsi="Arial" w:cs="Arial"/>
            <w:sz w:val="24"/>
            <w:szCs w:val="28"/>
          </w:rPr>
          <w:t>jsp</w:t>
        </w:r>
      </w:hyperlink>
      <w:r w:rsidRPr="000D5A0A">
        <w:rPr>
          <w:rFonts w:ascii="Arial" w:eastAsia="宋体" w:hAnsi="Arial" w:cs="Arial" w:hint="eastAsia"/>
          <w:sz w:val="24"/>
          <w:szCs w:val="28"/>
        </w:rPr>
        <w:t>，快递服务标准，中国标准网，</w:t>
      </w:r>
      <w:r w:rsidRPr="000D5A0A">
        <w:rPr>
          <w:rFonts w:ascii="Arial" w:eastAsia="宋体" w:hAnsi="Arial" w:cs="Arial" w:hint="eastAsia"/>
          <w:sz w:val="24"/>
          <w:szCs w:val="28"/>
        </w:rPr>
        <w:t>2008</w:t>
      </w:r>
      <w:r>
        <w:rPr>
          <w:rFonts w:ascii="Arial" w:eastAsia="宋体" w:hAnsi="Arial" w:cs="Arial"/>
          <w:sz w:val="24"/>
          <w:szCs w:val="28"/>
        </w:rPr>
        <w:t xml:space="preserve">. </w:t>
      </w:r>
    </w:p>
    <w:p w14:paraId="52082E3C" w14:textId="76D13075" w:rsidR="003B4C08" w:rsidRP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D5F25">
        <w:rPr>
          <w:rFonts w:ascii="Arial" w:eastAsia="宋体" w:hAnsi="Arial" w:cs="Arial"/>
          <w:sz w:val="24"/>
          <w:szCs w:val="28"/>
        </w:rPr>
        <w:t>李璐</w:t>
      </w:r>
      <w:r>
        <w:rPr>
          <w:rFonts w:ascii="Arial" w:eastAsia="宋体" w:hAnsi="Arial" w:cs="Arial" w:hint="eastAsia"/>
          <w:sz w:val="24"/>
          <w:szCs w:val="28"/>
        </w:rPr>
        <w:t>,</w:t>
      </w:r>
      <w:r>
        <w:rPr>
          <w:rFonts w:ascii="Arial" w:eastAsia="宋体" w:hAnsi="Arial" w:cs="Arial"/>
          <w:sz w:val="24"/>
          <w:szCs w:val="28"/>
        </w:rPr>
        <w:t>2007]</w:t>
      </w:r>
      <w:r>
        <w:rPr>
          <w:rFonts w:ascii="Arial" w:eastAsia="宋体" w:hAnsi="Arial" w:cs="Arial"/>
          <w:sz w:val="24"/>
          <w:szCs w:val="28"/>
        </w:rPr>
        <w:tab/>
      </w:r>
      <w:r w:rsidRPr="00DD5F25">
        <w:rPr>
          <w:rFonts w:ascii="Arial" w:eastAsia="宋体" w:hAnsi="Arial" w:cs="Arial"/>
          <w:sz w:val="24"/>
          <w:szCs w:val="28"/>
        </w:rPr>
        <w:t>李璐</w:t>
      </w:r>
      <w:r w:rsidRPr="00DD5F25">
        <w:rPr>
          <w:rFonts w:ascii="Arial" w:eastAsia="宋体" w:hAnsi="Arial" w:cs="Arial"/>
          <w:sz w:val="24"/>
          <w:szCs w:val="28"/>
        </w:rPr>
        <w:t>,</w:t>
      </w:r>
      <w:r w:rsidRPr="00DD5F25">
        <w:rPr>
          <w:rFonts w:ascii="Arial" w:eastAsia="宋体" w:hAnsi="Arial" w:cs="Arial"/>
          <w:sz w:val="24"/>
          <w:szCs w:val="28"/>
        </w:rPr>
        <w:t>张广泉</w:t>
      </w:r>
      <w:r w:rsidRPr="00DD5F25">
        <w:rPr>
          <w:rFonts w:ascii="Arial" w:eastAsia="宋体" w:hAnsi="Arial" w:cs="Arial"/>
          <w:sz w:val="24"/>
          <w:szCs w:val="28"/>
        </w:rPr>
        <w:t>.</w:t>
      </w:r>
      <w:r w:rsidRPr="00DD5F25">
        <w:rPr>
          <w:rFonts w:ascii="Arial" w:eastAsia="宋体" w:hAnsi="Arial" w:cs="Arial"/>
          <w:sz w:val="24"/>
          <w:szCs w:val="28"/>
        </w:rPr>
        <w:t>消息中间件的体系结构研究</w:t>
      </w:r>
      <w:r w:rsidRPr="00DD5F25">
        <w:rPr>
          <w:rFonts w:ascii="Arial" w:eastAsia="宋体" w:hAnsi="Arial" w:cs="Arial"/>
          <w:sz w:val="24"/>
          <w:szCs w:val="28"/>
        </w:rPr>
        <w:t>[</w:t>
      </w:r>
      <w:r w:rsidRPr="00A378BC">
        <w:rPr>
          <w:rFonts w:ascii="Arial" w:eastAsia="宋体" w:hAnsi="Arial" w:cs="Arial"/>
          <w:sz w:val="24"/>
          <w:szCs w:val="28"/>
        </w:rPr>
        <w:t>J</w:t>
      </w:r>
      <w:r w:rsidRPr="00DD5F25">
        <w:rPr>
          <w:rFonts w:ascii="Arial" w:eastAsia="宋体" w:hAnsi="Arial" w:cs="Arial"/>
          <w:sz w:val="24"/>
          <w:szCs w:val="28"/>
        </w:rPr>
        <w:t>].</w:t>
      </w:r>
      <w:r w:rsidRPr="007D3B51">
        <w:rPr>
          <w:rFonts w:ascii="Arial" w:eastAsia="宋体" w:hAnsi="Arial" w:cs="Arial"/>
          <w:i/>
          <w:iCs/>
          <w:sz w:val="24"/>
          <w:szCs w:val="28"/>
        </w:rPr>
        <w:t>苏州大学学报</w:t>
      </w:r>
      <w:r w:rsidRPr="007D3B51">
        <w:rPr>
          <w:rFonts w:ascii="Arial" w:eastAsia="宋体" w:hAnsi="Arial" w:cs="Arial"/>
          <w:i/>
          <w:iCs/>
          <w:sz w:val="24"/>
          <w:szCs w:val="28"/>
        </w:rPr>
        <w:t>(</w:t>
      </w:r>
      <w:r w:rsidRPr="007D3B51">
        <w:rPr>
          <w:rFonts w:ascii="Arial" w:eastAsia="宋体" w:hAnsi="Arial" w:cs="Arial"/>
          <w:i/>
          <w:iCs/>
          <w:sz w:val="24"/>
          <w:szCs w:val="28"/>
        </w:rPr>
        <w:t>工科版</w:t>
      </w:r>
      <w:r w:rsidRPr="007D3B51">
        <w:rPr>
          <w:rFonts w:ascii="Arial" w:eastAsia="宋体" w:hAnsi="Arial" w:cs="Arial"/>
          <w:i/>
          <w:iCs/>
          <w:sz w:val="24"/>
          <w:szCs w:val="28"/>
        </w:rPr>
        <w:t>)</w:t>
      </w:r>
      <w:r w:rsidRPr="00DD5F25">
        <w:rPr>
          <w:rFonts w:ascii="Arial" w:eastAsia="宋体" w:hAnsi="Arial" w:cs="Arial"/>
          <w:sz w:val="24"/>
          <w:szCs w:val="28"/>
        </w:rPr>
        <w:t>,2007(03):10-14.</w:t>
      </w:r>
    </w:p>
    <w:p w14:paraId="404B9256" w14:textId="24AC38D6"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E52F5">
        <w:rPr>
          <w:rFonts w:ascii="Arial" w:eastAsia="宋体" w:hAnsi="Arial" w:cs="Arial"/>
          <w:sz w:val="24"/>
          <w:szCs w:val="28"/>
        </w:rPr>
        <w:t>凌质亿</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AE52F5">
        <w:rPr>
          <w:rFonts w:ascii="Arial" w:eastAsia="宋体" w:hAnsi="Arial" w:cs="Arial"/>
          <w:sz w:val="24"/>
          <w:szCs w:val="28"/>
        </w:rPr>
        <w:t>凌质亿</w:t>
      </w:r>
      <w:r w:rsidRPr="00AE52F5">
        <w:rPr>
          <w:rFonts w:ascii="Arial" w:eastAsia="宋体" w:hAnsi="Arial" w:cs="Arial"/>
          <w:sz w:val="24"/>
          <w:szCs w:val="28"/>
        </w:rPr>
        <w:t>,</w:t>
      </w:r>
      <w:r w:rsidRPr="00AE52F5">
        <w:rPr>
          <w:rFonts w:ascii="Arial" w:eastAsia="宋体" w:hAnsi="Arial" w:cs="Arial"/>
          <w:sz w:val="24"/>
          <w:szCs w:val="28"/>
        </w:rPr>
        <w:t>刘哲星</w:t>
      </w:r>
      <w:r w:rsidRPr="00AE52F5">
        <w:rPr>
          <w:rFonts w:ascii="Arial" w:eastAsia="宋体" w:hAnsi="Arial" w:cs="Arial"/>
          <w:sz w:val="24"/>
          <w:szCs w:val="28"/>
        </w:rPr>
        <w:t>,</w:t>
      </w:r>
      <w:r w:rsidRPr="00AE52F5">
        <w:rPr>
          <w:rFonts w:ascii="Arial" w:eastAsia="宋体" w:hAnsi="Arial" w:cs="Arial"/>
          <w:sz w:val="24"/>
          <w:szCs w:val="28"/>
        </w:rPr>
        <w:t>曹蕾</w:t>
      </w:r>
      <w:r w:rsidRPr="00AE52F5">
        <w:rPr>
          <w:rFonts w:ascii="Arial" w:eastAsia="宋体" w:hAnsi="Arial" w:cs="Arial"/>
          <w:sz w:val="24"/>
          <w:szCs w:val="28"/>
        </w:rPr>
        <w:t>.</w:t>
      </w:r>
      <w:r w:rsidRPr="00AE52F5">
        <w:rPr>
          <w:rFonts w:ascii="Arial" w:eastAsia="宋体" w:hAnsi="Arial" w:cs="Arial"/>
          <w:sz w:val="24"/>
          <w:szCs w:val="28"/>
        </w:rPr>
        <w:t>高并发环境下</w:t>
      </w:r>
      <w:r w:rsidRPr="00A378BC">
        <w:rPr>
          <w:rFonts w:ascii="Arial" w:eastAsia="宋体" w:hAnsi="Arial" w:cs="Arial"/>
          <w:sz w:val="24"/>
          <w:szCs w:val="28"/>
        </w:rPr>
        <w:t>Apache</w:t>
      </w:r>
      <w:r w:rsidRPr="00AE52F5">
        <w:rPr>
          <w:rFonts w:ascii="Arial" w:eastAsia="宋体" w:hAnsi="Arial" w:cs="Arial"/>
          <w:sz w:val="24"/>
          <w:szCs w:val="28"/>
        </w:rPr>
        <w:t>与</w:t>
      </w:r>
      <w:r w:rsidRPr="00A378BC">
        <w:rPr>
          <w:rFonts w:ascii="Arial" w:eastAsia="宋体" w:hAnsi="Arial" w:cs="Arial"/>
          <w:sz w:val="24"/>
          <w:szCs w:val="28"/>
        </w:rPr>
        <w:t>Nginx</w:t>
      </w:r>
      <w:r w:rsidRPr="00AE52F5">
        <w:rPr>
          <w:rFonts w:ascii="Arial" w:eastAsia="宋体" w:hAnsi="Arial" w:cs="Arial"/>
          <w:sz w:val="24"/>
          <w:szCs w:val="28"/>
        </w:rPr>
        <w:t>的</w:t>
      </w:r>
      <w:r w:rsidRPr="00A378BC">
        <w:rPr>
          <w:rFonts w:ascii="Arial" w:eastAsia="宋体" w:hAnsi="Arial" w:cs="Arial"/>
          <w:sz w:val="24"/>
          <w:szCs w:val="28"/>
        </w:rPr>
        <w:t>I</w:t>
      </w:r>
      <w:r w:rsidRPr="00AE52F5">
        <w:rPr>
          <w:rFonts w:ascii="Arial" w:eastAsia="宋体" w:hAnsi="Arial" w:cs="Arial"/>
          <w:sz w:val="24"/>
          <w:szCs w:val="28"/>
        </w:rPr>
        <w:t>/</w:t>
      </w:r>
      <w:r w:rsidRPr="00A378BC">
        <w:rPr>
          <w:rFonts w:ascii="Arial" w:eastAsia="宋体" w:hAnsi="Arial" w:cs="Arial"/>
          <w:sz w:val="24"/>
          <w:szCs w:val="28"/>
        </w:rPr>
        <w:t>O</w:t>
      </w:r>
      <w:r w:rsidRPr="00AE52F5">
        <w:rPr>
          <w:rFonts w:ascii="Arial" w:eastAsia="宋体" w:hAnsi="Arial" w:cs="Arial"/>
          <w:sz w:val="24"/>
          <w:szCs w:val="28"/>
        </w:rPr>
        <w:t>性能比较</w:t>
      </w:r>
      <w:r w:rsidRPr="00AE52F5">
        <w:rPr>
          <w:rFonts w:ascii="Arial" w:eastAsia="宋体" w:hAnsi="Arial" w:cs="Arial"/>
          <w:sz w:val="24"/>
          <w:szCs w:val="28"/>
        </w:rPr>
        <w:t>[</w:t>
      </w:r>
      <w:r w:rsidRPr="00A378BC">
        <w:rPr>
          <w:rFonts w:ascii="Arial" w:eastAsia="宋体" w:hAnsi="Arial" w:cs="Arial"/>
          <w:sz w:val="24"/>
          <w:szCs w:val="28"/>
        </w:rPr>
        <w:t>J</w:t>
      </w:r>
      <w:r w:rsidRPr="00AE52F5">
        <w:rPr>
          <w:rFonts w:ascii="Arial" w:eastAsia="宋体" w:hAnsi="Arial" w:cs="Arial"/>
          <w:sz w:val="24"/>
          <w:szCs w:val="28"/>
        </w:rPr>
        <w:t>].</w:t>
      </w:r>
      <w:r w:rsidRPr="007D3B51">
        <w:rPr>
          <w:rFonts w:ascii="Arial" w:eastAsia="宋体" w:hAnsi="Arial" w:cs="Arial"/>
          <w:i/>
          <w:iCs/>
          <w:sz w:val="24"/>
          <w:szCs w:val="28"/>
        </w:rPr>
        <w:t>计算机系统应用</w:t>
      </w:r>
      <w:r w:rsidRPr="00AE52F5">
        <w:rPr>
          <w:rFonts w:ascii="Arial" w:eastAsia="宋体" w:hAnsi="Arial" w:cs="Arial"/>
          <w:sz w:val="24"/>
          <w:szCs w:val="28"/>
        </w:rPr>
        <w:t>,2013,22(06):204-208.</w:t>
      </w:r>
    </w:p>
    <w:p w14:paraId="58DD9176" w14:textId="1C575DD8" w:rsidR="001B6E42" w:rsidRDefault="001B6E42"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2F1CCE">
        <w:rPr>
          <w:rFonts w:ascii="Arial" w:eastAsia="宋体" w:hAnsi="Arial" w:cs="Arial"/>
          <w:sz w:val="24"/>
          <w:szCs w:val="28"/>
        </w:rPr>
        <w:t>马豫星</w:t>
      </w:r>
      <w:r>
        <w:rPr>
          <w:rFonts w:ascii="Arial" w:eastAsia="宋体" w:hAnsi="Arial" w:cs="Arial" w:hint="eastAsia"/>
          <w:sz w:val="24"/>
          <w:szCs w:val="28"/>
        </w:rPr>
        <w:t>,</w:t>
      </w:r>
      <w:r>
        <w:rPr>
          <w:rFonts w:ascii="Arial" w:eastAsia="宋体" w:hAnsi="Arial" w:cs="Arial"/>
          <w:sz w:val="24"/>
          <w:szCs w:val="28"/>
        </w:rPr>
        <w:t>2015]</w:t>
      </w:r>
      <w:r>
        <w:rPr>
          <w:rFonts w:ascii="Arial" w:eastAsia="宋体" w:hAnsi="Arial" w:cs="Arial"/>
          <w:sz w:val="24"/>
          <w:szCs w:val="28"/>
        </w:rPr>
        <w:tab/>
      </w:r>
      <w:r w:rsidRPr="002F1CCE">
        <w:rPr>
          <w:rFonts w:ascii="Arial" w:eastAsia="宋体" w:hAnsi="Arial" w:cs="Arial"/>
          <w:sz w:val="24"/>
          <w:szCs w:val="28"/>
        </w:rPr>
        <w:t>马豫星</w:t>
      </w:r>
      <w:r w:rsidRPr="002F1CCE">
        <w:rPr>
          <w:rFonts w:ascii="Arial" w:eastAsia="宋体" w:hAnsi="Arial" w:cs="Arial"/>
          <w:sz w:val="24"/>
          <w:szCs w:val="28"/>
        </w:rPr>
        <w:t>.</w:t>
      </w:r>
      <w:r w:rsidRPr="00A378BC">
        <w:rPr>
          <w:rFonts w:ascii="Arial" w:eastAsia="宋体" w:hAnsi="Arial" w:cs="Arial"/>
          <w:sz w:val="24"/>
          <w:szCs w:val="28"/>
        </w:rPr>
        <w:t>Redis</w:t>
      </w:r>
      <w:r w:rsidRPr="002F1CCE">
        <w:rPr>
          <w:rFonts w:ascii="Arial" w:eastAsia="宋体" w:hAnsi="Arial" w:cs="Arial"/>
          <w:sz w:val="24"/>
          <w:szCs w:val="28"/>
        </w:rPr>
        <w:t>数据库特性分析</w:t>
      </w:r>
      <w:r w:rsidRPr="002F1CCE">
        <w:rPr>
          <w:rFonts w:ascii="Arial" w:eastAsia="宋体" w:hAnsi="Arial" w:cs="Arial"/>
          <w:sz w:val="24"/>
          <w:szCs w:val="28"/>
        </w:rPr>
        <w:t>[</w:t>
      </w:r>
      <w:r w:rsidRPr="00A378BC">
        <w:rPr>
          <w:rFonts w:ascii="Arial" w:eastAsia="宋体" w:hAnsi="Arial" w:cs="Arial"/>
          <w:sz w:val="24"/>
          <w:szCs w:val="28"/>
        </w:rPr>
        <w:t>J</w:t>
      </w:r>
      <w:r w:rsidRPr="002F1CCE">
        <w:rPr>
          <w:rFonts w:ascii="Arial" w:eastAsia="宋体" w:hAnsi="Arial" w:cs="Arial"/>
          <w:sz w:val="24"/>
          <w:szCs w:val="28"/>
        </w:rPr>
        <w:t>].</w:t>
      </w:r>
      <w:r w:rsidRPr="007D3B51">
        <w:rPr>
          <w:rFonts w:ascii="Arial" w:eastAsia="宋体" w:hAnsi="Arial" w:cs="Arial"/>
          <w:i/>
          <w:iCs/>
          <w:sz w:val="24"/>
          <w:szCs w:val="28"/>
        </w:rPr>
        <w:t>物联网技术</w:t>
      </w:r>
      <w:r w:rsidRPr="002F1CCE">
        <w:rPr>
          <w:rFonts w:ascii="Arial" w:eastAsia="宋体" w:hAnsi="Arial" w:cs="Arial"/>
          <w:sz w:val="24"/>
          <w:szCs w:val="28"/>
        </w:rPr>
        <w:t>,2015,5(03):105-106.</w:t>
      </w:r>
    </w:p>
    <w:p w14:paraId="421093EB" w14:textId="31528195" w:rsidR="003B4C08"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毛潇远</w:t>
      </w:r>
      <w:r w:rsidRPr="000D5A0A">
        <w:rPr>
          <w:rFonts w:ascii="Arial" w:eastAsia="宋体" w:hAnsi="Arial" w:cs="Arial" w:hint="eastAsia"/>
          <w:sz w:val="24"/>
          <w:szCs w:val="28"/>
        </w:rPr>
        <w:t>等</w:t>
      </w:r>
      <w:r w:rsidRPr="000D5A0A">
        <w:rPr>
          <w:rFonts w:ascii="Arial" w:eastAsia="宋体" w:hAnsi="Arial" w:cs="Arial" w:hint="eastAsia"/>
          <w:sz w:val="24"/>
          <w:szCs w:val="28"/>
        </w:rPr>
        <w:t>,2020</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sz w:val="24"/>
          <w:szCs w:val="28"/>
        </w:rPr>
        <w:t>毛潇远</w:t>
      </w:r>
      <w:r w:rsidRPr="000D5A0A">
        <w:rPr>
          <w:rFonts w:ascii="Arial" w:eastAsia="宋体" w:hAnsi="Arial" w:cs="Arial" w:hint="eastAsia"/>
          <w:sz w:val="24"/>
          <w:szCs w:val="28"/>
        </w:rPr>
        <w:t>，</w:t>
      </w:r>
      <w:r w:rsidRPr="000D5A0A">
        <w:rPr>
          <w:rFonts w:ascii="Arial" w:eastAsia="宋体" w:hAnsi="Arial" w:cs="Arial"/>
          <w:sz w:val="24"/>
          <w:szCs w:val="28"/>
        </w:rPr>
        <w:t>贺盛瑜</w:t>
      </w:r>
      <w:r w:rsidRPr="000D5A0A">
        <w:rPr>
          <w:rFonts w:ascii="Arial" w:eastAsia="宋体" w:hAnsi="Arial" w:cs="Arial" w:hint="eastAsia"/>
          <w:sz w:val="24"/>
          <w:szCs w:val="28"/>
        </w:rPr>
        <w:t>，</w:t>
      </w:r>
      <w:r w:rsidRPr="00A378BC">
        <w:rPr>
          <w:rFonts w:ascii="Arial" w:eastAsia="宋体" w:hAnsi="Arial" w:cs="Arial"/>
          <w:sz w:val="24"/>
          <w:szCs w:val="28"/>
        </w:rPr>
        <w:t>B</w:t>
      </w:r>
      <w:r w:rsidRPr="000D5A0A">
        <w:rPr>
          <w:rFonts w:ascii="Arial" w:eastAsia="宋体" w:hAnsi="Arial" w:cs="Arial"/>
          <w:sz w:val="24"/>
          <w:szCs w:val="28"/>
        </w:rPr>
        <w:t>2</w:t>
      </w:r>
      <w:r w:rsidRPr="00A378BC">
        <w:rPr>
          <w:rFonts w:ascii="Arial" w:eastAsia="宋体" w:hAnsi="Arial" w:cs="Arial"/>
          <w:sz w:val="24"/>
          <w:szCs w:val="28"/>
        </w:rPr>
        <w:t>C</w:t>
      </w:r>
      <w:r w:rsidRPr="000D5A0A">
        <w:rPr>
          <w:rFonts w:ascii="Arial" w:eastAsia="宋体" w:hAnsi="Arial" w:cs="Arial"/>
          <w:sz w:val="24"/>
          <w:szCs w:val="28"/>
        </w:rPr>
        <w:t>商家在线销量增长的影响因素研究</w:t>
      </w:r>
      <w:r w:rsidRPr="000D5A0A">
        <w:rPr>
          <w:rFonts w:ascii="Arial" w:eastAsia="宋体" w:hAnsi="Arial" w:cs="Arial"/>
          <w:sz w:val="24"/>
          <w:szCs w:val="28"/>
        </w:rPr>
        <w:t>——</w:t>
      </w:r>
      <w:r w:rsidRPr="000D5A0A">
        <w:rPr>
          <w:rFonts w:ascii="Arial" w:eastAsia="宋体" w:hAnsi="Arial" w:cs="Arial"/>
          <w:sz w:val="24"/>
          <w:szCs w:val="28"/>
        </w:rPr>
        <w:t>基于美团外卖商家数据实证</w:t>
      </w:r>
      <w:r w:rsidRPr="000D5A0A">
        <w:rPr>
          <w:rFonts w:ascii="Arial" w:eastAsia="宋体" w:hAnsi="Arial" w:cs="Arial"/>
          <w:sz w:val="24"/>
          <w:szCs w:val="28"/>
        </w:rPr>
        <w:t>[</w:t>
      </w:r>
      <w:r w:rsidRPr="00A378BC">
        <w:rPr>
          <w:rFonts w:ascii="Arial" w:eastAsia="宋体" w:hAnsi="Arial" w:cs="Arial"/>
          <w:sz w:val="24"/>
          <w:szCs w:val="28"/>
        </w:rPr>
        <w:t>J</w:t>
      </w:r>
      <w:r w:rsidRPr="000D5A0A">
        <w:rPr>
          <w:rFonts w:ascii="Arial" w:eastAsia="宋体" w:hAnsi="Arial" w:cs="Arial"/>
          <w:sz w:val="24"/>
          <w:szCs w:val="28"/>
        </w:rPr>
        <w:t>]</w:t>
      </w:r>
      <w:r w:rsidRPr="000D5A0A">
        <w:rPr>
          <w:rFonts w:ascii="Arial" w:eastAsia="宋体" w:hAnsi="Arial" w:cs="Arial" w:hint="eastAsia"/>
          <w:sz w:val="24"/>
          <w:szCs w:val="28"/>
        </w:rPr>
        <w:t>，</w:t>
      </w:r>
      <w:r w:rsidRPr="007D3B51">
        <w:rPr>
          <w:rFonts w:ascii="Arial" w:eastAsia="宋体" w:hAnsi="Arial" w:cs="Arial"/>
          <w:i/>
          <w:iCs/>
          <w:sz w:val="24"/>
          <w:szCs w:val="28"/>
        </w:rPr>
        <w:t>电子商务</w:t>
      </w:r>
      <w:r w:rsidRPr="000D5A0A">
        <w:rPr>
          <w:rFonts w:ascii="Arial" w:eastAsia="宋体" w:hAnsi="Arial" w:cs="Arial"/>
          <w:sz w:val="24"/>
          <w:szCs w:val="28"/>
        </w:rPr>
        <w:t>,2020(03):39-40+50.</w:t>
      </w:r>
    </w:p>
    <w:p w14:paraId="17C8508A" w14:textId="28FF4E6E" w:rsidR="00A51B06" w:rsidRDefault="00A51B06"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91FD4">
        <w:rPr>
          <w:rFonts w:ascii="Arial" w:eastAsia="宋体" w:hAnsi="Arial" w:cs="Arial"/>
          <w:sz w:val="24"/>
          <w:szCs w:val="28"/>
        </w:rPr>
        <w:t>邱祝文</w:t>
      </w:r>
      <w:r>
        <w:rPr>
          <w:rFonts w:ascii="Arial" w:eastAsia="宋体" w:hAnsi="Arial" w:cs="Arial" w:hint="eastAsia"/>
          <w:sz w:val="24"/>
          <w:szCs w:val="28"/>
        </w:rPr>
        <w:t>,</w:t>
      </w:r>
      <w:r>
        <w:rPr>
          <w:rFonts w:ascii="Arial" w:eastAsia="宋体" w:hAnsi="Arial" w:cs="Arial"/>
          <w:sz w:val="24"/>
          <w:szCs w:val="28"/>
        </w:rPr>
        <w:t>2014]</w:t>
      </w:r>
      <w:r>
        <w:rPr>
          <w:rFonts w:ascii="Arial" w:eastAsia="宋体" w:hAnsi="Arial" w:cs="Arial"/>
          <w:sz w:val="24"/>
          <w:szCs w:val="28"/>
        </w:rPr>
        <w:tab/>
      </w:r>
      <w:r w:rsidRPr="00D91FD4">
        <w:rPr>
          <w:rFonts w:ascii="Arial" w:eastAsia="宋体" w:hAnsi="Arial" w:cs="Arial"/>
          <w:sz w:val="24"/>
          <w:szCs w:val="28"/>
        </w:rPr>
        <w:t>邱祝文</w:t>
      </w:r>
      <w:r w:rsidRPr="00D91FD4">
        <w:rPr>
          <w:rFonts w:ascii="Arial" w:eastAsia="宋体" w:hAnsi="Arial" w:cs="Arial"/>
          <w:sz w:val="24"/>
          <w:szCs w:val="28"/>
        </w:rPr>
        <w:t>.</w:t>
      </w:r>
      <w:r w:rsidRPr="00D91FD4">
        <w:rPr>
          <w:rFonts w:ascii="Arial" w:eastAsia="宋体" w:hAnsi="Arial" w:cs="Arial"/>
          <w:sz w:val="24"/>
          <w:szCs w:val="28"/>
        </w:rPr>
        <w:t>基于</w:t>
      </w:r>
      <w:proofErr w:type="spellStart"/>
      <w:r w:rsidRPr="00A378BC">
        <w:rPr>
          <w:rFonts w:ascii="Arial" w:eastAsia="宋体" w:hAnsi="Arial" w:cs="Arial"/>
          <w:sz w:val="24"/>
          <w:szCs w:val="28"/>
        </w:rPr>
        <w:t>redis</w:t>
      </w:r>
      <w:proofErr w:type="spellEnd"/>
      <w:r w:rsidRPr="00D91FD4">
        <w:rPr>
          <w:rFonts w:ascii="Arial" w:eastAsia="宋体" w:hAnsi="Arial" w:cs="Arial"/>
          <w:sz w:val="24"/>
          <w:szCs w:val="28"/>
        </w:rPr>
        <w:t>的分布式缓存系统架构研究</w:t>
      </w:r>
      <w:r w:rsidRPr="00D91FD4">
        <w:rPr>
          <w:rFonts w:ascii="Arial" w:eastAsia="宋体" w:hAnsi="Arial" w:cs="Arial"/>
          <w:sz w:val="24"/>
          <w:szCs w:val="28"/>
        </w:rPr>
        <w:t>[</w:t>
      </w:r>
      <w:r w:rsidRPr="00A378BC">
        <w:rPr>
          <w:rFonts w:ascii="Arial" w:eastAsia="宋体" w:hAnsi="Arial" w:cs="Arial"/>
          <w:sz w:val="24"/>
          <w:szCs w:val="28"/>
        </w:rPr>
        <w:t>J</w:t>
      </w:r>
      <w:r w:rsidRPr="00D91FD4">
        <w:rPr>
          <w:rFonts w:ascii="Arial" w:eastAsia="宋体" w:hAnsi="Arial" w:cs="Arial"/>
          <w:sz w:val="24"/>
          <w:szCs w:val="28"/>
        </w:rPr>
        <w:t>].</w:t>
      </w:r>
      <w:r w:rsidRPr="007D3B51">
        <w:rPr>
          <w:rFonts w:ascii="Arial" w:eastAsia="宋体" w:hAnsi="Arial" w:cs="Arial"/>
          <w:i/>
          <w:iCs/>
          <w:sz w:val="24"/>
          <w:szCs w:val="28"/>
        </w:rPr>
        <w:t>网络安全技术与应用</w:t>
      </w:r>
      <w:r w:rsidRPr="00D91FD4">
        <w:rPr>
          <w:rFonts w:ascii="Arial" w:eastAsia="宋体" w:hAnsi="Arial" w:cs="Arial"/>
          <w:sz w:val="24"/>
          <w:szCs w:val="28"/>
        </w:rPr>
        <w:t>,2014(10):52+54.</w:t>
      </w:r>
    </w:p>
    <w:p w14:paraId="01012BFA" w14:textId="77777777" w:rsidR="00A51B06" w:rsidRPr="000D5A0A" w:rsidRDefault="00A51B06" w:rsidP="006D3346">
      <w:pPr>
        <w:spacing w:line="360" w:lineRule="auto"/>
        <w:ind w:left="2400" w:hangingChars="1000" w:hanging="2400"/>
        <w:rPr>
          <w:rFonts w:ascii="Arial" w:eastAsia="宋体" w:hAnsi="Arial" w:cs="Arial"/>
          <w:sz w:val="24"/>
          <w:szCs w:val="28"/>
        </w:rPr>
      </w:pPr>
      <w:bookmarkStart w:id="475" w:name="OLE_LINK33"/>
      <w:bookmarkStart w:id="476" w:name="OLE_LINK34"/>
      <w:r>
        <w:rPr>
          <w:rFonts w:ascii="Arial" w:eastAsia="宋体" w:hAnsi="Arial" w:cs="Arial" w:hint="eastAsia"/>
          <w:sz w:val="24"/>
          <w:szCs w:val="28"/>
        </w:rPr>
        <w:t>[</w:t>
      </w:r>
      <w:r w:rsidRPr="00BD59B6">
        <w:rPr>
          <w:rFonts w:ascii="Arial" w:eastAsia="宋体" w:hAnsi="Arial" w:cs="Arial"/>
          <w:sz w:val="24"/>
          <w:szCs w:val="28"/>
        </w:rPr>
        <w:t>王楠一</w:t>
      </w:r>
      <w:r>
        <w:rPr>
          <w:rFonts w:ascii="Arial" w:eastAsia="宋体" w:hAnsi="Arial" w:cs="Arial" w:hint="eastAsia"/>
          <w:sz w:val="24"/>
          <w:szCs w:val="28"/>
        </w:rPr>
        <w:t>,</w:t>
      </w:r>
      <w:r>
        <w:rPr>
          <w:rFonts w:ascii="Arial" w:eastAsia="宋体" w:hAnsi="Arial" w:cs="Arial"/>
          <w:sz w:val="24"/>
          <w:szCs w:val="28"/>
        </w:rPr>
        <w:t>2020]</w:t>
      </w:r>
      <w:bookmarkEnd w:id="475"/>
      <w:bookmarkEnd w:id="476"/>
      <w:r>
        <w:rPr>
          <w:rFonts w:ascii="Arial" w:eastAsia="宋体" w:hAnsi="Arial" w:cs="Arial"/>
          <w:sz w:val="24"/>
          <w:szCs w:val="28"/>
        </w:rPr>
        <w:tab/>
      </w:r>
      <w:r w:rsidRPr="00A378BC">
        <w:rPr>
          <w:rFonts w:ascii="Arial" w:eastAsia="宋体" w:hAnsi="Arial" w:cs="Arial"/>
          <w:sz w:val="24"/>
          <w:szCs w:val="28"/>
        </w:rPr>
        <w:t>O</w:t>
      </w:r>
      <w:r w:rsidRPr="00BD59B6">
        <w:rPr>
          <w:rFonts w:ascii="Arial" w:eastAsia="宋体" w:hAnsi="Arial" w:cs="Arial"/>
          <w:sz w:val="24"/>
          <w:szCs w:val="28"/>
        </w:rPr>
        <w:t>2</w:t>
      </w:r>
      <w:r w:rsidRPr="00A378BC">
        <w:rPr>
          <w:rFonts w:ascii="Arial" w:eastAsia="宋体" w:hAnsi="Arial" w:cs="Arial"/>
          <w:sz w:val="24"/>
          <w:szCs w:val="28"/>
        </w:rPr>
        <w:t>O</w:t>
      </w:r>
      <w:r w:rsidRPr="00BD59B6">
        <w:rPr>
          <w:rFonts w:ascii="Arial" w:eastAsia="宋体" w:hAnsi="Arial" w:cs="Arial"/>
          <w:sz w:val="24"/>
          <w:szCs w:val="28"/>
        </w:rPr>
        <w:t>电子商务模式下高校外卖配送问题研究</w:t>
      </w:r>
      <w:r w:rsidRPr="00BD59B6">
        <w:rPr>
          <w:rFonts w:ascii="Arial" w:eastAsia="宋体" w:hAnsi="Arial" w:cs="Arial"/>
          <w:sz w:val="24"/>
          <w:szCs w:val="28"/>
        </w:rPr>
        <w:t>[</w:t>
      </w:r>
      <w:r w:rsidRPr="00A378BC">
        <w:rPr>
          <w:rFonts w:ascii="Arial" w:eastAsia="宋体" w:hAnsi="Arial" w:cs="Arial"/>
          <w:sz w:val="24"/>
          <w:szCs w:val="28"/>
        </w:rPr>
        <w:t>J</w:t>
      </w:r>
      <w:r w:rsidRPr="00BD59B6">
        <w:rPr>
          <w:rFonts w:ascii="Arial" w:eastAsia="宋体" w:hAnsi="Arial" w:cs="Arial"/>
          <w:sz w:val="24"/>
          <w:szCs w:val="28"/>
        </w:rPr>
        <w:t>].</w:t>
      </w:r>
      <w:r w:rsidRPr="007D3B51">
        <w:rPr>
          <w:rFonts w:ascii="Arial" w:eastAsia="宋体" w:hAnsi="Arial" w:cs="Arial"/>
          <w:i/>
          <w:iCs/>
          <w:sz w:val="24"/>
          <w:szCs w:val="28"/>
        </w:rPr>
        <w:t>电子商</w:t>
      </w:r>
      <w:r w:rsidRPr="007D3B51">
        <w:rPr>
          <w:rFonts w:ascii="Arial" w:eastAsia="宋体" w:hAnsi="Arial" w:cs="Arial"/>
          <w:i/>
          <w:iCs/>
          <w:sz w:val="24"/>
          <w:szCs w:val="28"/>
        </w:rPr>
        <w:lastRenderedPageBreak/>
        <w:t>务</w:t>
      </w:r>
      <w:r w:rsidRPr="00BD59B6">
        <w:rPr>
          <w:rFonts w:ascii="Arial" w:eastAsia="宋体" w:hAnsi="Arial" w:cs="Arial"/>
          <w:sz w:val="24"/>
          <w:szCs w:val="28"/>
        </w:rPr>
        <w:t>,2020(03):95-96.</w:t>
      </w:r>
    </w:p>
    <w:p w14:paraId="5C5F4835" w14:textId="6ED81F18" w:rsidR="00A51B06" w:rsidRDefault="00A51B06"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FC6559">
        <w:rPr>
          <w:rFonts w:ascii="Arial" w:eastAsia="宋体" w:hAnsi="Arial" w:cs="Arial"/>
          <w:sz w:val="24"/>
          <w:szCs w:val="28"/>
        </w:rPr>
        <w:t>吴璨</w:t>
      </w:r>
      <w:r>
        <w:rPr>
          <w:rFonts w:ascii="Arial" w:eastAsia="宋体" w:hAnsi="Arial" w:cs="Arial" w:hint="eastAsia"/>
          <w:sz w:val="24"/>
          <w:szCs w:val="28"/>
        </w:rPr>
        <w:t>等，</w:t>
      </w:r>
      <w:r>
        <w:rPr>
          <w:rFonts w:ascii="Arial" w:eastAsia="宋体" w:hAnsi="Arial" w:cs="Arial" w:hint="eastAsia"/>
          <w:sz w:val="24"/>
          <w:szCs w:val="28"/>
        </w:rPr>
        <w:t>2019</w:t>
      </w:r>
      <w:r>
        <w:rPr>
          <w:rFonts w:ascii="Arial" w:eastAsia="宋体" w:hAnsi="Arial" w:cs="Arial"/>
          <w:sz w:val="24"/>
          <w:szCs w:val="28"/>
        </w:rPr>
        <w:t>]</w:t>
      </w:r>
      <w:r>
        <w:rPr>
          <w:rFonts w:ascii="Arial" w:eastAsia="宋体" w:hAnsi="Arial" w:cs="Arial"/>
          <w:sz w:val="24"/>
          <w:szCs w:val="28"/>
        </w:rPr>
        <w:tab/>
      </w:r>
      <w:r w:rsidRPr="00FC6559">
        <w:rPr>
          <w:rFonts w:ascii="Arial" w:eastAsia="宋体" w:hAnsi="Arial" w:cs="Arial"/>
          <w:sz w:val="24"/>
          <w:szCs w:val="28"/>
        </w:rPr>
        <w:t>吴璨</w:t>
      </w:r>
      <w:r w:rsidRPr="00FC6559">
        <w:rPr>
          <w:rFonts w:ascii="Arial" w:eastAsia="宋体" w:hAnsi="Arial" w:cs="Arial"/>
          <w:sz w:val="24"/>
          <w:szCs w:val="28"/>
        </w:rPr>
        <w:t>,</w:t>
      </w:r>
      <w:r w:rsidRPr="00FC6559">
        <w:rPr>
          <w:rFonts w:ascii="Arial" w:eastAsia="宋体" w:hAnsi="Arial" w:cs="Arial"/>
          <w:sz w:val="24"/>
          <w:szCs w:val="28"/>
        </w:rPr>
        <w:t>王小宁</w:t>
      </w:r>
      <w:r w:rsidRPr="00FC6559">
        <w:rPr>
          <w:rFonts w:ascii="Arial" w:eastAsia="宋体" w:hAnsi="Arial" w:cs="Arial"/>
          <w:sz w:val="24"/>
          <w:szCs w:val="28"/>
        </w:rPr>
        <w:t>,</w:t>
      </w:r>
      <w:r w:rsidRPr="00FC6559">
        <w:rPr>
          <w:rFonts w:ascii="Arial" w:eastAsia="宋体" w:hAnsi="Arial" w:cs="Arial"/>
          <w:sz w:val="24"/>
          <w:szCs w:val="28"/>
        </w:rPr>
        <w:t>肖海力</w:t>
      </w:r>
      <w:r w:rsidRPr="00FC6559">
        <w:rPr>
          <w:rFonts w:ascii="Arial" w:eastAsia="宋体" w:hAnsi="Arial" w:cs="Arial"/>
          <w:sz w:val="24"/>
          <w:szCs w:val="28"/>
        </w:rPr>
        <w:t>,</w:t>
      </w:r>
      <w:r w:rsidRPr="00FC6559">
        <w:rPr>
          <w:rFonts w:ascii="Arial" w:eastAsia="宋体" w:hAnsi="Arial" w:cs="Arial"/>
          <w:sz w:val="24"/>
          <w:szCs w:val="28"/>
        </w:rPr>
        <w:t>曹荣强</w:t>
      </w:r>
      <w:r w:rsidRPr="00FC6559">
        <w:rPr>
          <w:rFonts w:ascii="Arial" w:eastAsia="宋体" w:hAnsi="Arial" w:cs="Arial"/>
          <w:sz w:val="24"/>
          <w:szCs w:val="28"/>
        </w:rPr>
        <w:t>,</w:t>
      </w:r>
      <w:r w:rsidRPr="00FC6559">
        <w:rPr>
          <w:rFonts w:ascii="Arial" w:eastAsia="宋体" w:hAnsi="Arial" w:cs="Arial"/>
          <w:sz w:val="24"/>
          <w:szCs w:val="28"/>
        </w:rPr>
        <w:t>赵一宁</w:t>
      </w:r>
      <w:r w:rsidRPr="00FC6559">
        <w:rPr>
          <w:rFonts w:ascii="Arial" w:eastAsia="宋体" w:hAnsi="Arial" w:cs="Arial"/>
          <w:sz w:val="24"/>
          <w:szCs w:val="28"/>
        </w:rPr>
        <w:t>,</w:t>
      </w:r>
      <w:r w:rsidRPr="00FC6559">
        <w:rPr>
          <w:rFonts w:ascii="Arial" w:eastAsia="宋体" w:hAnsi="Arial" w:cs="Arial"/>
          <w:sz w:val="24"/>
          <w:szCs w:val="28"/>
        </w:rPr>
        <w:t>迟学斌</w:t>
      </w:r>
      <w:r w:rsidRPr="00FC6559">
        <w:rPr>
          <w:rFonts w:ascii="Arial" w:eastAsia="宋体" w:hAnsi="Arial" w:cs="Arial"/>
          <w:sz w:val="24"/>
          <w:szCs w:val="28"/>
        </w:rPr>
        <w:t>.</w:t>
      </w:r>
      <w:r w:rsidRPr="00FC6559">
        <w:rPr>
          <w:rFonts w:ascii="Arial" w:eastAsia="宋体" w:hAnsi="Arial" w:cs="Arial"/>
          <w:sz w:val="24"/>
          <w:szCs w:val="28"/>
        </w:rPr>
        <w:t>分布式消息系统研究综述</w:t>
      </w:r>
      <w:r w:rsidRPr="00FC6559">
        <w:rPr>
          <w:rFonts w:ascii="Arial" w:eastAsia="宋体" w:hAnsi="Arial" w:cs="Arial"/>
          <w:sz w:val="24"/>
          <w:szCs w:val="28"/>
        </w:rPr>
        <w:t>[</w:t>
      </w:r>
      <w:r w:rsidRPr="00A378BC">
        <w:rPr>
          <w:rFonts w:ascii="Arial" w:eastAsia="宋体" w:hAnsi="Arial" w:cs="Arial"/>
          <w:sz w:val="24"/>
          <w:szCs w:val="28"/>
        </w:rPr>
        <w:t>J</w:t>
      </w:r>
      <w:r w:rsidRPr="00FC6559">
        <w:rPr>
          <w:rFonts w:ascii="Arial" w:eastAsia="宋体" w:hAnsi="Arial" w:cs="Arial"/>
          <w:sz w:val="24"/>
          <w:szCs w:val="28"/>
        </w:rPr>
        <w:t>].</w:t>
      </w:r>
      <w:r w:rsidRPr="007D3B51">
        <w:rPr>
          <w:rFonts w:ascii="Arial" w:eastAsia="宋体" w:hAnsi="Arial" w:cs="Arial"/>
          <w:i/>
          <w:iCs/>
          <w:sz w:val="24"/>
          <w:szCs w:val="28"/>
        </w:rPr>
        <w:t>计算机科学</w:t>
      </w:r>
      <w:r w:rsidRPr="00FC6559">
        <w:rPr>
          <w:rFonts w:ascii="Arial" w:eastAsia="宋体" w:hAnsi="Arial" w:cs="Arial"/>
          <w:sz w:val="24"/>
          <w:szCs w:val="28"/>
        </w:rPr>
        <w:t>,2019,46(</w:t>
      </w:r>
      <w:r w:rsidRPr="00A378BC">
        <w:rPr>
          <w:rFonts w:ascii="Arial" w:eastAsia="宋体" w:hAnsi="Arial" w:cs="Arial"/>
          <w:sz w:val="24"/>
          <w:szCs w:val="28"/>
        </w:rPr>
        <w:t>S</w:t>
      </w:r>
      <w:r w:rsidRPr="00FC6559">
        <w:rPr>
          <w:rFonts w:ascii="Arial" w:eastAsia="宋体" w:hAnsi="Arial" w:cs="Arial"/>
          <w:sz w:val="24"/>
          <w:szCs w:val="28"/>
        </w:rPr>
        <w:t>1):1-5+34.</w:t>
      </w:r>
    </w:p>
    <w:p w14:paraId="3B882C50" w14:textId="30B99EA9"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4836AF">
        <w:rPr>
          <w:rFonts w:ascii="Arial" w:eastAsia="宋体" w:hAnsi="Arial" w:cs="Arial"/>
          <w:sz w:val="24"/>
          <w:szCs w:val="28"/>
        </w:rPr>
        <w:t>熊永平</w:t>
      </w:r>
      <w:r>
        <w:rPr>
          <w:rFonts w:ascii="Arial" w:eastAsia="宋体" w:hAnsi="Arial" w:cs="Arial" w:hint="eastAsia"/>
          <w:sz w:val="24"/>
          <w:szCs w:val="28"/>
        </w:rPr>
        <w:t>,</w:t>
      </w:r>
      <w:r>
        <w:rPr>
          <w:rFonts w:ascii="Arial" w:eastAsia="宋体" w:hAnsi="Arial" w:cs="Arial"/>
          <w:sz w:val="24"/>
          <w:szCs w:val="28"/>
        </w:rPr>
        <w:t>2019]</w:t>
      </w:r>
      <w:r>
        <w:rPr>
          <w:rFonts w:ascii="Arial" w:eastAsia="宋体" w:hAnsi="Arial" w:cs="Arial"/>
          <w:sz w:val="24"/>
          <w:szCs w:val="28"/>
        </w:rPr>
        <w:tab/>
      </w:r>
      <w:bookmarkStart w:id="477" w:name="OLE_LINK29"/>
      <w:bookmarkStart w:id="478" w:name="OLE_LINK30"/>
      <w:r w:rsidRPr="004836AF">
        <w:rPr>
          <w:rFonts w:ascii="Arial" w:eastAsia="宋体" w:hAnsi="Arial" w:cs="Arial"/>
          <w:sz w:val="24"/>
          <w:szCs w:val="28"/>
        </w:rPr>
        <w:t>熊永平</w:t>
      </w:r>
      <w:bookmarkEnd w:id="477"/>
      <w:bookmarkEnd w:id="478"/>
      <w:r w:rsidRPr="004836AF">
        <w:rPr>
          <w:rFonts w:ascii="Arial" w:eastAsia="宋体" w:hAnsi="Arial" w:cs="Arial"/>
          <w:sz w:val="24"/>
          <w:szCs w:val="28"/>
        </w:rPr>
        <w:t>.</w:t>
      </w:r>
      <w:r w:rsidRPr="004836AF">
        <w:rPr>
          <w:rFonts w:ascii="Arial" w:eastAsia="宋体" w:hAnsi="Arial" w:cs="Arial"/>
          <w:sz w:val="24"/>
          <w:szCs w:val="28"/>
        </w:rPr>
        <w:t>基于</w:t>
      </w:r>
      <w:proofErr w:type="spellStart"/>
      <w:r w:rsidRPr="00A378BC">
        <w:rPr>
          <w:rFonts w:ascii="Arial" w:eastAsia="宋体" w:hAnsi="Arial" w:cs="Arial"/>
          <w:sz w:val="24"/>
          <w:szCs w:val="28"/>
        </w:rPr>
        <w:t>SpringBoot</w:t>
      </w:r>
      <w:proofErr w:type="spellEnd"/>
      <w:r w:rsidRPr="004836AF">
        <w:rPr>
          <w:rFonts w:ascii="Arial" w:eastAsia="宋体" w:hAnsi="Arial" w:cs="Arial"/>
          <w:sz w:val="24"/>
          <w:szCs w:val="28"/>
        </w:rPr>
        <w:t>框架应用开发技术的分析与研究</w:t>
      </w:r>
      <w:r w:rsidRPr="004836AF">
        <w:rPr>
          <w:rFonts w:ascii="Arial" w:eastAsia="宋体" w:hAnsi="Arial" w:cs="Arial"/>
          <w:sz w:val="24"/>
          <w:szCs w:val="28"/>
        </w:rPr>
        <w:t>[</w:t>
      </w:r>
      <w:r w:rsidRPr="00A378BC">
        <w:rPr>
          <w:rFonts w:ascii="Arial" w:eastAsia="宋体" w:hAnsi="Arial" w:cs="Arial"/>
          <w:sz w:val="24"/>
          <w:szCs w:val="28"/>
        </w:rPr>
        <w:t>J</w:t>
      </w:r>
      <w:r w:rsidRPr="004836AF">
        <w:rPr>
          <w:rFonts w:ascii="Arial" w:eastAsia="宋体" w:hAnsi="Arial" w:cs="Arial"/>
          <w:sz w:val="24"/>
          <w:szCs w:val="28"/>
        </w:rPr>
        <w:t>].</w:t>
      </w:r>
      <w:r w:rsidRPr="007D3B51">
        <w:rPr>
          <w:rFonts w:ascii="Arial" w:eastAsia="宋体" w:hAnsi="Arial" w:cs="Arial"/>
          <w:i/>
          <w:iCs/>
          <w:sz w:val="24"/>
          <w:szCs w:val="28"/>
        </w:rPr>
        <w:t>电脑知识与技术</w:t>
      </w:r>
      <w:r w:rsidRPr="004836AF">
        <w:rPr>
          <w:rFonts w:ascii="Arial" w:eastAsia="宋体" w:hAnsi="Arial" w:cs="Arial"/>
          <w:sz w:val="24"/>
          <w:szCs w:val="28"/>
        </w:rPr>
        <w:t>,2019,15(36):76-77.</w:t>
      </w:r>
    </w:p>
    <w:p w14:paraId="5C0875A3" w14:textId="275F2971" w:rsidR="00D47841" w:rsidRPr="00D47841" w:rsidRDefault="00D47841"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47841">
        <w:rPr>
          <w:rFonts w:ascii="Arial" w:eastAsia="宋体" w:hAnsi="Arial" w:cs="Arial" w:hint="eastAsia"/>
          <w:sz w:val="24"/>
          <w:szCs w:val="28"/>
        </w:rPr>
        <w:t>肖良华</w:t>
      </w:r>
      <w:r>
        <w:rPr>
          <w:rFonts w:ascii="Arial" w:eastAsia="宋体" w:hAnsi="Arial" w:cs="Arial" w:hint="eastAsia"/>
          <w:sz w:val="24"/>
          <w:szCs w:val="28"/>
        </w:rPr>
        <w:t>,</w:t>
      </w:r>
      <w:r>
        <w:rPr>
          <w:rFonts w:ascii="Arial" w:eastAsia="宋体" w:hAnsi="Arial" w:cs="Arial"/>
          <w:sz w:val="24"/>
          <w:szCs w:val="28"/>
        </w:rPr>
        <w:t>2012]</w:t>
      </w:r>
      <w:r>
        <w:rPr>
          <w:rFonts w:ascii="Arial" w:eastAsia="宋体" w:hAnsi="Arial" w:cs="Arial"/>
          <w:sz w:val="24"/>
          <w:szCs w:val="28"/>
        </w:rPr>
        <w:tab/>
      </w:r>
      <w:r w:rsidRPr="00D47841">
        <w:rPr>
          <w:rFonts w:ascii="Arial" w:eastAsia="宋体" w:hAnsi="Arial" w:cs="Arial" w:hint="eastAsia"/>
          <w:sz w:val="24"/>
          <w:szCs w:val="28"/>
        </w:rPr>
        <w:t>肖良华</w:t>
      </w:r>
      <w:r w:rsidRPr="00D47841">
        <w:rPr>
          <w:rFonts w:ascii="Arial" w:eastAsia="宋体" w:hAnsi="Arial" w:cs="Arial"/>
          <w:sz w:val="24"/>
          <w:szCs w:val="28"/>
        </w:rPr>
        <w:t>.</w:t>
      </w:r>
      <w:proofErr w:type="gramStart"/>
      <w:r w:rsidRPr="00D47841">
        <w:rPr>
          <w:rFonts w:ascii="Arial" w:eastAsia="宋体" w:hAnsi="Arial" w:cs="Arial"/>
          <w:sz w:val="24"/>
          <w:szCs w:val="28"/>
        </w:rPr>
        <w:t>云数据</w:t>
      </w:r>
      <w:proofErr w:type="gramEnd"/>
      <w:r w:rsidRPr="00D47841">
        <w:rPr>
          <w:rFonts w:ascii="Arial" w:eastAsia="宋体" w:hAnsi="Arial" w:cs="Arial"/>
          <w:sz w:val="24"/>
          <w:szCs w:val="28"/>
        </w:rPr>
        <w:t>中心双</w:t>
      </w:r>
      <w:proofErr w:type="gramStart"/>
      <w:r w:rsidRPr="00D47841">
        <w:rPr>
          <w:rFonts w:ascii="Arial" w:eastAsia="宋体" w:hAnsi="Arial" w:cs="Arial"/>
          <w:sz w:val="24"/>
          <w:szCs w:val="28"/>
        </w:rPr>
        <w:t>活技术</w:t>
      </w:r>
      <w:proofErr w:type="gramEnd"/>
      <w:r w:rsidRPr="00D47841">
        <w:rPr>
          <w:rFonts w:ascii="Arial" w:eastAsia="宋体" w:hAnsi="Arial" w:cs="Arial"/>
          <w:sz w:val="24"/>
          <w:szCs w:val="28"/>
        </w:rPr>
        <w:t>浅析</w:t>
      </w:r>
      <w:r w:rsidRPr="00D47841">
        <w:rPr>
          <w:rFonts w:ascii="Arial" w:eastAsia="宋体" w:hAnsi="Arial" w:cs="Arial"/>
          <w:sz w:val="24"/>
          <w:szCs w:val="28"/>
        </w:rPr>
        <w:t>[</w:t>
      </w:r>
      <w:r w:rsidRPr="00A378BC">
        <w:rPr>
          <w:rFonts w:ascii="Arial" w:eastAsia="宋体" w:hAnsi="Arial" w:cs="Arial"/>
          <w:sz w:val="24"/>
          <w:szCs w:val="28"/>
        </w:rPr>
        <w:t>J</w:t>
      </w:r>
      <w:r w:rsidRPr="00D47841">
        <w:rPr>
          <w:rFonts w:ascii="Arial" w:eastAsia="宋体" w:hAnsi="Arial" w:cs="Arial"/>
          <w:sz w:val="24"/>
          <w:szCs w:val="28"/>
        </w:rPr>
        <w:t>].</w:t>
      </w:r>
      <w:r w:rsidRPr="00D47841">
        <w:rPr>
          <w:rFonts w:ascii="Arial" w:eastAsia="宋体" w:hAnsi="Arial" w:cs="Arial"/>
          <w:i/>
          <w:iCs/>
          <w:sz w:val="24"/>
          <w:szCs w:val="28"/>
        </w:rPr>
        <w:t>金融电子化</w:t>
      </w:r>
      <w:r w:rsidRPr="00D47841">
        <w:rPr>
          <w:rFonts w:ascii="Arial" w:eastAsia="宋体" w:hAnsi="Arial" w:cs="Arial"/>
          <w:sz w:val="24"/>
          <w:szCs w:val="28"/>
        </w:rPr>
        <w:t>,2012(02):59-61.</w:t>
      </w:r>
    </w:p>
    <w:p w14:paraId="4B68A4ED" w14:textId="7E273F4E"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E618FD">
        <w:rPr>
          <w:rFonts w:ascii="Arial" w:eastAsia="宋体" w:hAnsi="Arial" w:cs="Arial"/>
          <w:sz w:val="24"/>
          <w:szCs w:val="28"/>
        </w:rPr>
        <w:t>徐震</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bookmarkStart w:id="479" w:name="OLE_LINK21"/>
      <w:bookmarkStart w:id="480" w:name="OLE_LINK26"/>
      <w:r w:rsidRPr="00E618FD">
        <w:rPr>
          <w:rFonts w:ascii="Arial" w:eastAsia="宋体" w:hAnsi="Arial" w:cs="Arial"/>
          <w:sz w:val="24"/>
          <w:szCs w:val="28"/>
        </w:rPr>
        <w:t>徐震</w:t>
      </w:r>
      <w:bookmarkEnd w:id="479"/>
      <w:bookmarkEnd w:id="480"/>
      <w:r w:rsidRPr="00E618FD">
        <w:rPr>
          <w:rFonts w:ascii="Arial" w:eastAsia="宋体" w:hAnsi="Arial" w:cs="Arial"/>
          <w:sz w:val="24"/>
          <w:szCs w:val="28"/>
        </w:rPr>
        <w:t>,</w:t>
      </w:r>
      <w:r w:rsidRPr="00E618FD">
        <w:rPr>
          <w:rFonts w:ascii="Arial" w:eastAsia="宋体" w:hAnsi="Arial" w:cs="Arial"/>
          <w:sz w:val="24"/>
          <w:szCs w:val="28"/>
        </w:rPr>
        <w:t>焦文彬</w:t>
      </w:r>
      <w:r w:rsidRPr="00E618FD">
        <w:rPr>
          <w:rFonts w:ascii="Arial" w:eastAsia="宋体" w:hAnsi="Arial" w:cs="Arial"/>
          <w:sz w:val="24"/>
          <w:szCs w:val="28"/>
        </w:rPr>
        <w:t>.</w:t>
      </w:r>
      <w:r w:rsidRPr="00A378BC">
        <w:rPr>
          <w:rFonts w:ascii="Arial" w:eastAsia="宋体" w:hAnsi="Arial" w:cs="Arial"/>
          <w:sz w:val="24"/>
          <w:szCs w:val="28"/>
        </w:rPr>
        <w:t>RabbitMQ</w:t>
      </w:r>
      <w:r w:rsidRPr="00E618FD">
        <w:rPr>
          <w:rFonts w:ascii="Arial" w:eastAsia="宋体" w:hAnsi="Arial" w:cs="Arial"/>
          <w:sz w:val="24"/>
          <w:szCs w:val="28"/>
        </w:rPr>
        <w:t>小消息确认机制优化</w:t>
      </w:r>
      <w:r w:rsidRPr="00E618FD">
        <w:rPr>
          <w:rFonts w:ascii="Arial" w:eastAsia="宋体" w:hAnsi="Arial" w:cs="Arial"/>
          <w:sz w:val="24"/>
          <w:szCs w:val="28"/>
        </w:rPr>
        <w:t>[</w:t>
      </w:r>
      <w:r w:rsidRPr="00A378BC">
        <w:rPr>
          <w:rFonts w:ascii="Arial" w:eastAsia="宋体" w:hAnsi="Arial" w:cs="Arial"/>
          <w:sz w:val="24"/>
          <w:szCs w:val="28"/>
        </w:rPr>
        <w:t>J</w:t>
      </w:r>
      <w:r w:rsidRPr="00E618FD">
        <w:rPr>
          <w:rFonts w:ascii="Arial" w:eastAsia="宋体" w:hAnsi="Arial" w:cs="Arial"/>
          <w:sz w:val="24"/>
          <w:szCs w:val="28"/>
        </w:rPr>
        <w:t>].</w:t>
      </w:r>
      <w:r w:rsidRPr="007D3B51">
        <w:rPr>
          <w:rFonts w:ascii="Arial" w:eastAsia="宋体" w:hAnsi="Arial" w:cs="Arial"/>
          <w:i/>
          <w:iCs/>
          <w:sz w:val="24"/>
          <w:szCs w:val="28"/>
        </w:rPr>
        <w:t>计算机系统应用</w:t>
      </w:r>
      <w:r w:rsidRPr="00E618FD">
        <w:rPr>
          <w:rFonts w:ascii="Arial" w:eastAsia="宋体" w:hAnsi="Arial" w:cs="Arial"/>
          <w:sz w:val="24"/>
          <w:szCs w:val="28"/>
        </w:rPr>
        <w:t>,2018,27(03):252-257.</w:t>
      </w:r>
    </w:p>
    <w:p w14:paraId="7ACA47FB" w14:textId="3CBE4B96" w:rsidR="00E707B9" w:rsidRDefault="00E707B9"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许艺蓝</w:t>
      </w:r>
      <w:r w:rsidRPr="000D5A0A">
        <w:rPr>
          <w:rFonts w:ascii="Arial" w:eastAsia="宋体" w:hAnsi="Arial" w:cs="Arial" w:hint="eastAsia"/>
          <w:sz w:val="24"/>
          <w:szCs w:val="28"/>
        </w:rPr>
        <w:t>,2018</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hint="eastAsia"/>
          <w:sz w:val="24"/>
          <w:szCs w:val="28"/>
        </w:rPr>
        <w:t>许艺蓝，</w:t>
      </w:r>
      <w:r w:rsidRPr="007D3B51">
        <w:rPr>
          <w:rFonts w:ascii="Arial" w:eastAsia="宋体" w:hAnsi="Arial" w:cs="Arial"/>
          <w:i/>
          <w:iCs/>
          <w:sz w:val="24"/>
          <w:szCs w:val="28"/>
        </w:rPr>
        <w:t>“</w:t>
      </w:r>
      <w:r w:rsidRPr="007D3B51">
        <w:rPr>
          <w:rFonts w:ascii="Arial" w:eastAsia="宋体" w:hAnsi="Arial" w:cs="Arial"/>
          <w:i/>
          <w:iCs/>
          <w:sz w:val="24"/>
          <w:szCs w:val="28"/>
        </w:rPr>
        <w:t>饿了么</w:t>
      </w:r>
      <w:r w:rsidRPr="007D3B51">
        <w:rPr>
          <w:rFonts w:ascii="Arial" w:eastAsia="宋体" w:hAnsi="Arial" w:cs="Arial"/>
          <w:i/>
          <w:iCs/>
          <w:sz w:val="24"/>
          <w:szCs w:val="28"/>
        </w:rPr>
        <w:t>”</w:t>
      </w:r>
      <w:r w:rsidRPr="007D3B51">
        <w:rPr>
          <w:rFonts w:ascii="Arial" w:eastAsia="宋体" w:hAnsi="Arial" w:cs="Arial"/>
          <w:i/>
          <w:iCs/>
          <w:sz w:val="24"/>
          <w:szCs w:val="28"/>
        </w:rPr>
        <w:t>早餐配置系统的设计与实现</w:t>
      </w:r>
      <w:r w:rsidRPr="007D3B51">
        <w:rPr>
          <w:rFonts w:ascii="Arial" w:eastAsia="宋体" w:hAnsi="Arial" w:cs="Arial"/>
          <w:i/>
          <w:iCs/>
          <w:sz w:val="24"/>
          <w:szCs w:val="28"/>
        </w:rPr>
        <w:t>[</w:t>
      </w:r>
      <w:r w:rsidRPr="00A378BC">
        <w:rPr>
          <w:rFonts w:ascii="Arial" w:eastAsia="宋体" w:hAnsi="Arial" w:cs="Arial"/>
          <w:i/>
          <w:iCs/>
          <w:sz w:val="24"/>
          <w:szCs w:val="28"/>
        </w:rPr>
        <w:t>D</w:t>
      </w:r>
      <w:r w:rsidRPr="007D3B51">
        <w:rPr>
          <w:rFonts w:ascii="Arial" w:eastAsia="宋体" w:hAnsi="Arial" w:cs="Arial"/>
          <w:i/>
          <w:iCs/>
          <w:sz w:val="24"/>
          <w:szCs w:val="28"/>
        </w:rPr>
        <w:t>]</w:t>
      </w:r>
      <w:r w:rsidRPr="000D5A0A">
        <w:rPr>
          <w:rFonts w:ascii="Arial" w:eastAsia="宋体" w:hAnsi="Arial" w:cs="Arial" w:hint="eastAsia"/>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,2018.</w:t>
      </w:r>
    </w:p>
    <w:p w14:paraId="5559BA86" w14:textId="030F9578"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271290">
        <w:rPr>
          <w:rFonts w:ascii="Arial" w:eastAsia="宋体" w:hAnsi="Arial" w:cs="Arial"/>
          <w:sz w:val="24"/>
          <w:szCs w:val="28"/>
        </w:rPr>
        <w:t>薛胜</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271290">
        <w:rPr>
          <w:rFonts w:ascii="Arial" w:eastAsia="宋体" w:hAnsi="Arial" w:cs="Arial"/>
          <w:sz w:val="24"/>
          <w:szCs w:val="28"/>
        </w:rPr>
        <w:t>薛胜</w:t>
      </w:r>
      <w:r w:rsidRPr="00271290">
        <w:rPr>
          <w:rFonts w:ascii="Arial" w:eastAsia="宋体" w:hAnsi="Arial" w:cs="Arial"/>
          <w:sz w:val="24"/>
          <w:szCs w:val="28"/>
        </w:rPr>
        <w:t>.</w:t>
      </w:r>
      <w:r w:rsidRPr="00271290">
        <w:rPr>
          <w:rFonts w:ascii="Arial" w:eastAsia="宋体" w:hAnsi="Arial" w:cs="Arial"/>
          <w:sz w:val="24"/>
          <w:szCs w:val="28"/>
        </w:rPr>
        <w:t>我国第三方物流现状及存在问题分析</w:t>
      </w:r>
      <w:r w:rsidRPr="00271290">
        <w:rPr>
          <w:rFonts w:ascii="Arial" w:eastAsia="宋体" w:hAnsi="Arial" w:cs="Arial"/>
          <w:sz w:val="24"/>
          <w:szCs w:val="28"/>
        </w:rPr>
        <w:t>[</w:t>
      </w:r>
      <w:r w:rsidRPr="00A378BC">
        <w:rPr>
          <w:rFonts w:ascii="Arial" w:eastAsia="宋体" w:hAnsi="Arial" w:cs="Arial"/>
          <w:sz w:val="24"/>
          <w:szCs w:val="28"/>
        </w:rPr>
        <w:t>J</w:t>
      </w:r>
      <w:r w:rsidRPr="00271290">
        <w:rPr>
          <w:rFonts w:ascii="Arial" w:eastAsia="宋体" w:hAnsi="Arial" w:cs="Arial"/>
          <w:sz w:val="24"/>
          <w:szCs w:val="28"/>
        </w:rPr>
        <w:t>].</w:t>
      </w:r>
      <w:r w:rsidRPr="007D3B51">
        <w:rPr>
          <w:rFonts w:ascii="Arial" w:eastAsia="宋体" w:hAnsi="Arial" w:cs="Arial"/>
          <w:i/>
          <w:iCs/>
          <w:sz w:val="24"/>
          <w:szCs w:val="28"/>
        </w:rPr>
        <w:t>经贸实践</w:t>
      </w:r>
      <w:r w:rsidRPr="00271290">
        <w:rPr>
          <w:rFonts w:ascii="Arial" w:eastAsia="宋体" w:hAnsi="Arial" w:cs="Arial"/>
          <w:sz w:val="24"/>
          <w:szCs w:val="28"/>
        </w:rPr>
        <w:t>,2018(12):235.</w:t>
      </w:r>
    </w:p>
    <w:p w14:paraId="7C2098B0" w14:textId="30D44121"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7E3CB7">
        <w:rPr>
          <w:rFonts w:ascii="Arial" w:eastAsia="宋体" w:hAnsi="Arial" w:cs="Arial"/>
          <w:sz w:val="24"/>
          <w:szCs w:val="28"/>
        </w:rPr>
        <w:t>袁佳</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7E3CB7">
        <w:rPr>
          <w:rFonts w:ascii="Arial" w:eastAsia="宋体" w:hAnsi="Arial" w:cs="Arial"/>
          <w:sz w:val="24"/>
          <w:szCs w:val="28"/>
        </w:rPr>
        <w:t>袁佳</w:t>
      </w:r>
      <w:r w:rsidRPr="007E3CB7">
        <w:rPr>
          <w:rFonts w:ascii="Arial" w:eastAsia="宋体" w:hAnsi="Arial" w:cs="Arial"/>
          <w:sz w:val="24"/>
          <w:szCs w:val="28"/>
        </w:rPr>
        <w:t>,</w:t>
      </w:r>
      <w:r w:rsidRPr="007E3CB7">
        <w:rPr>
          <w:rFonts w:ascii="Arial" w:eastAsia="宋体" w:hAnsi="Arial" w:cs="Arial"/>
          <w:sz w:val="24"/>
          <w:szCs w:val="28"/>
        </w:rPr>
        <w:t>郭燕慧</w:t>
      </w:r>
      <w:r w:rsidRPr="007E3CB7">
        <w:rPr>
          <w:rFonts w:ascii="Arial" w:eastAsia="宋体" w:hAnsi="Arial" w:cs="Arial"/>
          <w:sz w:val="24"/>
          <w:szCs w:val="28"/>
        </w:rPr>
        <w:t>.</w:t>
      </w:r>
      <w:r w:rsidRPr="007E3CB7">
        <w:rPr>
          <w:rFonts w:ascii="Arial" w:eastAsia="宋体" w:hAnsi="Arial" w:cs="Arial"/>
          <w:sz w:val="24"/>
          <w:szCs w:val="28"/>
        </w:rPr>
        <w:t>基于</w:t>
      </w:r>
      <w:proofErr w:type="spellStart"/>
      <w:r w:rsidRPr="00A378BC">
        <w:rPr>
          <w:rFonts w:ascii="Arial" w:eastAsia="宋体" w:hAnsi="Arial" w:cs="Arial"/>
          <w:sz w:val="24"/>
          <w:szCs w:val="28"/>
        </w:rPr>
        <w:t>rabbitmq</w:t>
      </w:r>
      <w:proofErr w:type="spellEnd"/>
      <w:r w:rsidRPr="007E3CB7">
        <w:rPr>
          <w:rFonts w:ascii="Arial" w:eastAsia="宋体" w:hAnsi="Arial" w:cs="Arial"/>
          <w:sz w:val="24"/>
          <w:szCs w:val="28"/>
        </w:rPr>
        <w:t>的海量日志的分布式处理</w:t>
      </w:r>
      <w:r w:rsidRPr="007E3CB7">
        <w:rPr>
          <w:rFonts w:ascii="Arial" w:eastAsia="宋体" w:hAnsi="Arial" w:cs="Arial"/>
          <w:sz w:val="24"/>
          <w:szCs w:val="28"/>
        </w:rPr>
        <w:t>[</w:t>
      </w:r>
      <w:r w:rsidRPr="00A378BC">
        <w:rPr>
          <w:rFonts w:ascii="Arial" w:eastAsia="宋体" w:hAnsi="Arial" w:cs="Arial"/>
          <w:sz w:val="24"/>
          <w:szCs w:val="28"/>
        </w:rPr>
        <w:t>J</w:t>
      </w:r>
      <w:r w:rsidRPr="007E3CB7">
        <w:rPr>
          <w:rFonts w:ascii="Arial" w:eastAsia="宋体" w:hAnsi="Arial" w:cs="Arial"/>
          <w:sz w:val="24"/>
          <w:szCs w:val="28"/>
        </w:rPr>
        <w:t>].</w:t>
      </w:r>
      <w:r w:rsidRPr="007D3B51">
        <w:rPr>
          <w:rFonts w:ascii="Arial" w:eastAsia="宋体" w:hAnsi="Arial" w:cs="Arial"/>
          <w:i/>
          <w:iCs/>
          <w:sz w:val="24"/>
          <w:szCs w:val="28"/>
        </w:rPr>
        <w:t>软件</w:t>
      </w:r>
      <w:r w:rsidRPr="007E3CB7">
        <w:rPr>
          <w:rFonts w:ascii="Arial" w:eastAsia="宋体" w:hAnsi="Arial" w:cs="Arial"/>
          <w:sz w:val="24"/>
          <w:szCs w:val="28"/>
        </w:rPr>
        <w:t>,2013,34(07):19-23.</w:t>
      </w:r>
    </w:p>
    <w:p w14:paraId="30E4E6A7"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17304B">
        <w:rPr>
          <w:rFonts w:ascii="Arial" w:eastAsia="宋体" w:hAnsi="Arial" w:cs="Arial"/>
          <w:sz w:val="24"/>
          <w:szCs w:val="28"/>
        </w:rPr>
        <w:t>张峰</w:t>
      </w:r>
      <w:r>
        <w:rPr>
          <w:rFonts w:ascii="Arial" w:eastAsia="宋体" w:hAnsi="Arial" w:cs="Arial" w:hint="eastAsia"/>
          <w:sz w:val="24"/>
          <w:szCs w:val="28"/>
        </w:rPr>
        <w:t>,</w:t>
      </w:r>
      <w:r>
        <w:rPr>
          <w:rFonts w:ascii="Arial" w:eastAsia="宋体" w:hAnsi="Arial" w:cs="Arial"/>
          <w:sz w:val="24"/>
          <w:szCs w:val="28"/>
        </w:rPr>
        <w:t>2017]</w:t>
      </w:r>
      <w:r>
        <w:rPr>
          <w:rFonts w:ascii="Arial" w:eastAsia="宋体" w:hAnsi="Arial" w:cs="Arial"/>
          <w:sz w:val="24"/>
          <w:szCs w:val="28"/>
        </w:rPr>
        <w:tab/>
      </w:r>
      <w:r w:rsidRPr="0017304B">
        <w:rPr>
          <w:rFonts w:ascii="Arial" w:eastAsia="宋体" w:hAnsi="Arial" w:cs="Arial"/>
          <w:sz w:val="24"/>
          <w:szCs w:val="28"/>
        </w:rPr>
        <w:t>张峰</w:t>
      </w:r>
      <w:r w:rsidRPr="0017304B">
        <w:rPr>
          <w:rFonts w:ascii="Arial" w:eastAsia="宋体" w:hAnsi="Arial" w:cs="Arial"/>
          <w:sz w:val="24"/>
          <w:szCs w:val="28"/>
        </w:rPr>
        <w:t>.</w:t>
      </w:r>
      <w:r w:rsidRPr="0017304B">
        <w:rPr>
          <w:rFonts w:ascii="Arial" w:eastAsia="宋体" w:hAnsi="Arial" w:cs="Arial"/>
          <w:sz w:val="24"/>
          <w:szCs w:val="28"/>
        </w:rPr>
        <w:t>应用</w:t>
      </w:r>
      <w:proofErr w:type="spellStart"/>
      <w:r w:rsidRPr="00A378BC">
        <w:rPr>
          <w:rFonts w:ascii="Arial" w:eastAsia="宋体" w:hAnsi="Arial" w:cs="Arial"/>
          <w:sz w:val="24"/>
          <w:szCs w:val="28"/>
        </w:rPr>
        <w:t>SpringBoot</w:t>
      </w:r>
      <w:proofErr w:type="spellEnd"/>
      <w:r w:rsidRPr="0017304B">
        <w:rPr>
          <w:rFonts w:ascii="Arial" w:eastAsia="宋体" w:hAnsi="Arial" w:cs="Arial"/>
          <w:sz w:val="24"/>
          <w:szCs w:val="28"/>
        </w:rPr>
        <w:t>改变</w:t>
      </w:r>
      <w:r w:rsidRPr="00A378BC">
        <w:rPr>
          <w:rFonts w:ascii="Arial" w:eastAsia="宋体" w:hAnsi="Arial" w:cs="Arial"/>
          <w:sz w:val="24"/>
          <w:szCs w:val="28"/>
        </w:rPr>
        <w:t>web</w:t>
      </w:r>
      <w:r w:rsidRPr="0017304B">
        <w:rPr>
          <w:rFonts w:ascii="Arial" w:eastAsia="宋体" w:hAnsi="Arial" w:cs="Arial"/>
          <w:sz w:val="24"/>
          <w:szCs w:val="28"/>
        </w:rPr>
        <w:t>应用开发模式</w:t>
      </w:r>
      <w:r w:rsidRPr="0017304B">
        <w:rPr>
          <w:rFonts w:ascii="Arial" w:eastAsia="宋体" w:hAnsi="Arial" w:cs="Arial"/>
          <w:sz w:val="24"/>
          <w:szCs w:val="28"/>
        </w:rPr>
        <w:t>[</w:t>
      </w:r>
      <w:r w:rsidRPr="00A378BC">
        <w:rPr>
          <w:rFonts w:ascii="Arial" w:eastAsia="宋体" w:hAnsi="Arial" w:cs="Arial"/>
          <w:sz w:val="24"/>
          <w:szCs w:val="28"/>
        </w:rPr>
        <w:t>J</w:t>
      </w:r>
      <w:r w:rsidRPr="0017304B">
        <w:rPr>
          <w:rFonts w:ascii="Arial" w:eastAsia="宋体" w:hAnsi="Arial" w:cs="Arial"/>
          <w:sz w:val="24"/>
          <w:szCs w:val="28"/>
        </w:rPr>
        <w:t>].</w:t>
      </w:r>
      <w:r w:rsidRPr="007D3B51">
        <w:rPr>
          <w:rFonts w:ascii="Arial" w:eastAsia="宋体" w:hAnsi="Arial" w:cs="Arial"/>
          <w:i/>
          <w:iCs/>
          <w:sz w:val="24"/>
          <w:szCs w:val="28"/>
        </w:rPr>
        <w:t>科技创新与应用</w:t>
      </w:r>
      <w:r w:rsidRPr="0017304B">
        <w:rPr>
          <w:rFonts w:ascii="Arial" w:eastAsia="宋体" w:hAnsi="Arial" w:cs="Arial"/>
          <w:sz w:val="24"/>
          <w:szCs w:val="28"/>
        </w:rPr>
        <w:t>,2017(23):193-194.</w:t>
      </w:r>
    </w:p>
    <w:p w14:paraId="63D9D57F"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606973">
        <w:rPr>
          <w:rFonts w:ascii="Arial" w:eastAsia="宋体" w:hAnsi="Arial" w:cs="Arial"/>
          <w:sz w:val="24"/>
          <w:szCs w:val="28"/>
        </w:rPr>
        <w:t>张俊</w:t>
      </w:r>
      <w:r>
        <w:rPr>
          <w:rFonts w:ascii="Arial" w:eastAsia="宋体" w:hAnsi="Arial" w:cs="Arial" w:hint="eastAsia"/>
          <w:sz w:val="24"/>
          <w:szCs w:val="28"/>
        </w:rPr>
        <w:t>,</w:t>
      </w:r>
      <w:r>
        <w:rPr>
          <w:rFonts w:ascii="Arial" w:eastAsia="宋体" w:hAnsi="Arial" w:cs="Arial"/>
          <w:sz w:val="24"/>
          <w:szCs w:val="28"/>
        </w:rPr>
        <w:t>2006]</w:t>
      </w:r>
      <w:r>
        <w:rPr>
          <w:rFonts w:ascii="Arial" w:eastAsia="宋体" w:hAnsi="Arial" w:cs="Arial"/>
          <w:sz w:val="24"/>
          <w:szCs w:val="28"/>
        </w:rPr>
        <w:tab/>
      </w:r>
      <w:r w:rsidRPr="00606973">
        <w:rPr>
          <w:rFonts w:ascii="Arial" w:eastAsia="宋体" w:hAnsi="Arial" w:cs="Arial"/>
          <w:sz w:val="24"/>
          <w:szCs w:val="28"/>
        </w:rPr>
        <w:t>张俊</w:t>
      </w:r>
      <w:r w:rsidRPr="00606973">
        <w:rPr>
          <w:rFonts w:ascii="Arial" w:eastAsia="宋体" w:hAnsi="Arial" w:cs="Arial"/>
          <w:sz w:val="24"/>
          <w:szCs w:val="28"/>
        </w:rPr>
        <w:t>.</w:t>
      </w:r>
      <w:r w:rsidRPr="00606973">
        <w:rPr>
          <w:rFonts w:ascii="Arial" w:eastAsia="宋体" w:hAnsi="Arial" w:cs="Arial"/>
          <w:sz w:val="24"/>
          <w:szCs w:val="28"/>
        </w:rPr>
        <w:t>用</w:t>
      </w:r>
      <w:r w:rsidRPr="00A378BC">
        <w:rPr>
          <w:rFonts w:ascii="Arial" w:eastAsia="宋体" w:hAnsi="Arial" w:cs="Arial"/>
          <w:sz w:val="24"/>
          <w:szCs w:val="28"/>
        </w:rPr>
        <w:t>Maven</w:t>
      </w:r>
      <w:r w:rsidRPr="00606973">
        <w:rPr>
          <w:rFonts w:ascii="Arial" w:eastAsia="宋体" w:hAnsi="Arial" w:cs="Arial"/>
          <w:sz w:val="24"/>
          <w:szCs w:val="28"/>
        </w:rPr>
        <w:t>简化你的项目管理</w:t>
      </w:r>
      <w:r w:rsidRPr="00606973">
        <w:rPr>
          <w:rFonts w:ascii="Arial" w:eastAsia="宋体" w:hAnsi="Arial" w:cs="Arial"/>
          <w:sz w:val="24"/>
          <w:szCs w:val="28"/>
        </w:rPr>
        <w:t>[</w:t>
      </w:r>
      <w:r w:rsidRPr="00A378BC">
        <w:rPr>
          <w:rFonts w:ascii="Arial" w:eastAsia="宋体" w:hAnsi="Arial" w:cs="Arial"/>
          <w:sz w:val="24"/>
          <w:szCs w:val="28"/>
        </w:rPr>
        <w:t>J</w:t>
      </w:r>
      <w:r w:rsidRPr="00606973">
        <w:rPr>
          <w:rFonts w:ascii="Arial" w:eastAsia="宋体" w:hAnsi="Arial" w:cs="Arial"/>
          <w:sz w:val="24"/>
          <w:szCs w:val="28"/>
        </w:rPr>
        <w:t>].</w:t>
      </w:r>
      <w:r w:rsidRPr="007D3B51">
        <w:rPr>
          <w:rFonts w:ascii="Arial" w:eastAsia="宋体" w:hAnsi="Arial" w:cs="Arial"/>
          <w:i/>
          <w:iCs/>
          <w:sz w:val="24"/>
          <w:szCs w:val="28"/>
        </w:rPr>
        <w:t>程序员</w:t>
      </w:r>
      <w:r w:rsidRPr="00606973">
        <w:rPr>
          <w:rFonts w:ascii="Arial" w:eastAsia="宋体" w:hAnsi="Arial" w:cs="Arial"/>
          <w:sz w:val="24"/>
          <w:szCs w:val="28"/>
        </w:rPr>
        <w:t>,2006(09):124-125.</w:t>
      </w:r>
    </w:p>
    <w:p w14:paraId="35F02140" w14:textId="09981081" w:rsidR="00E707B9" w:rsidRPr="00E707B9" w:rsidRDefault="00E707B9"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周强明</w:t>
      </w:r>
      <w:r w:rsidRPr="000D5A0A">
        <w:rPr>
          <w:rFonts w:ascii="Arial" w:eastAsia="宋体" w:hAnsi="Arial" w:cs="Arial" w:hint="eastAsia"/>
          <w:sz w:val="24"/>
          <w:szCs w:val="28"/>
        </w:rPr>
        <w:t>,</w:t>
      </w:r>
      <w:r w:rsidRPr="000D5A0A">
        <w:rPr>
          <w:rFonts w:ascii="Arial" w:eastAsia="宋体" w:hAnsi="Arial" w:cs="Arial"/>
          <w:sz w:val="24"/>
          <w:szCs w:val="28"/>
        </w:rPr>
        <w:t>2017]</w:t>
      </w:r>
      <w:r w:rsidRPr="000D5A0A">
        <w:rPr>
          <w:rFonts w:ascii="Arial" w:eastAsia="宋体" w:hAnsi="Arial" w:cs="Arial"/>
          <w:sz w:val="24"/>
          <w:szCs w:val="28"/>
        </w:rPr>
        <w:tab/>
      </w:r>
      <w:r w:rsidRPr="000D5A0A">
        <w:rPr>
          <w:rFonts w:ascii="Arial" w:eastAsia="宋体" w:hAnsi="Arial" w:cs="Arial" w:hint="eastAsia"/>
          <w:sz w:val="24"/>
          <w:szCs w:val="28"/>
        </w:rPr>
        <w:t>周强明</w:t>
      </w:r>
      <w:r w:rsidRPr="000D5A0A">
        <w:rPr>
          <w:rFonts w:ascii="Arial" w:eastAsia="宋体" w:hAnsi="Arial" w:cs="Arial"/>
          <w:sz w:val="24"/>
          <w:szCs w:val="28"/>
        </w:rPr>
        <w:t>,</w:t>
      </w:r>
      <w:r w:rsidRPr="000D5A0A">
        <w:rPr>
          <w:rFonts w:ascii="Arial" w:eastAsia="宋体" w:hAnsi="Arial" w:cs="Arial"/>
          <w:sz w:val="24"/>
          <w:szCs w:val="28"/>
        </w:rPr>
        <w:t>京东物流</w:t>
      </w:r>
      <w:r w:rsidRPr="000D5A0A">
        <w:rPr>
          <w:rFonts w:ascii="Arial" w:eastAsia="宋体" w:hAnsi="Arial" w:cs="Arial"/>
          <w:sz w:val="24"/>
          <w:szCs w:val="28"/>
        </w:rPr>
        <w:t>:</w:t>
      </w:r>
      <w:r w:rsidRPr="000D5A0A">
        <w:rPr>
          <w:rFonts w:ascii="Arial" w:eastAsia="宋体" w:hAnsi="Arial" w:cs="Arial"/>
          <w:sz w:val="24"/>
          <w:szCs w:val="28"/>
        </w:rPr>
        <w:t>京东履约引擎</w:t>
      </w:r>
      <w:r w:rsidRPr="000D5A0A">
        <w:rPr>
          <w:rFonts w:ascii="Arial" w:eastAsia="宋体" w:hAnsi="Arial" w:cs="Arial"/>
          <w:sz w:val="24"/>
          <w:szCs w:val="28"/>
        </w:rPr>
        <w:t>——</w:t>
      </w:r>
      <w:r w:rsidRPr="000D5A0A">
        <w:rPr>
          <w:rFonts w:ascii="Arial" w:eastAsia="宋体" w:hAnsi="Arial" w:cs="Arial"/>
          <w:sz w:val="24"/>
          <w:szCs w:val="28"/>
        </w:rPr>
        <w:t>供应链管理标准化实践</w:t>
      </w:r>
      <w:r w:rsidRPr="000D5A0A">
        <w:rPr>
          <w:rFonts w:ascii="Arial" w:eastAsia="宋体" w:hAnsi="Arial" w:cs="Arial"/>
          <w:sz w:val="24"/>
          <w:szCs w:val="28"/>
        </w:rPr>
        <w:t>[</w:t>
      </w:r>
      <w:r w:rsidRPr="00A378BC">
        <w:rPr>
          <w:rFonts w:ascii="Arial" w:eastAsia="宋体" w:hAnsi="Arial" w:cs="Arial"/>
          <w:sz w:val="24"/>
          <w:szCs w:val="28"/>
        </w:rPr>
        <w:t>J</w:t>
      </w:r>
      <w:r w:rsidRPr="000D5A0A">
        <w:rPr>
          <w:rFonts w:ascii="Arial" w:eastAsia="宋体" w:hAnsi="Arial" w:cs="Arial"/>
          <w:sz w:val="24"/>
          <w:szCs w:val="28"/>
        </w:rPr>
        <w:t>],</w:t>
      </w:r>
      <w:r w:rsidRPr="007D3B51">
        <w:rPr>
          <w:rFonts w:ascii="Arial" w:eastAsia="宋体" w:hAnsi="Arial" w:cs="Arial"/>
          <w:i/>
          <w:iCs/>
          <w:sz w:val="24"/>
          <w:szCs w:val="28"/>
        </w:rPr>
        <w:t>中国供应</w:t>
      </w:r>
      <w:proofErr w:type="gramStart"/>
      <w:r w:rsidRPr="007D3B51">
        <w:rPr>
          <w:rFonts w:ascii="Arial" w:eastAsia="宋体" w:hAnsi="Arial" w:cs="Arial"/>
          <w:i/>
          <w:iCs/>
          <w:sz w:val="24"/>
          <w:szCs w:val="28"/>
        </w:rPr>
        <w:t>链发展</w:t>
      </w:r>
      <w:proofErr w:type="gramEnd"/>
      <w:r w:rsidRPr="007D3B51">
        <w:rPr>
          <w:rFonts w:ascii="Arial" w:eastAsia="宋体" w:hAnsi="Arial" w:cs="Arial"/>
          <w:i/>
          <w:iCs/>
          <w:sz w:val="24"/>
          <w:szCs w:val="28"/>
        </w:rPr>
        <w:t>报告</w:t>
      </w:r>
      <w:r w:rsidRPr="000D5A0A">
        <w:rPr>
          <w:rFonts w:ascii="Arial" w:eastAsia="宋体" w:hAnsi="Arial" w:cs="Arial"/>
          <w:sz w:val="24"/>
          <w:szCs w:val="28"/>
        </w:rPr>
        <w:t>,2017(00):248-253.</w:t>
      </w:r>
    </w:p>
    <w:p w14:paraId="691BCA64" w14:textId="76E2134A" w:rsidR="007E3CB7" w:rsidRDefault="007E3CB7" w:rsidP="007E3CB7">
      <w:pPr>
        <w:spacing w:line="360" w:lineRule="auto"/>
        <w:ind w:left="2880" w:hangingChars="1200" w:hanging="2880"/>
        <w:rPr>
          <w:rFonts w:ascii="Arial" w:eastAsia="宋体" w:hAnsi="Arial" w:cs="Arial"/>
          <w:sz w:val="24"/>
          <w:szCs w:val="28"/>
        </w:rPr>
      </w:pPr>
    </w:p>
    <w:p w14:paraId="1782EE59" w14:textId="3689CDC7" w:rsidR="00223945" w:rsidRDefault="00223945" w:rsidP="00E707B9">
      <w:pPr>
        <w:spacing w:line="360" w:lineRule="auto"/>
        <w:rPr>
          <w:rFonts w:ascii="Arial" w:eastAsia="宋体" w:hAnsi="Arial" w:cs="Arial"/>
          <w:sz w:val="24"/>
          <w:szCs w:val="28"/>
        </w:rPr>
      </w:pPr>
    </w:p>
    <w:p w14:paraId="23CAC8DC" w14:textId="0A5F548A" w:rsidR="00582FC8" w:rsidRPr="000D5A0A" w:rsidRDefault="00582FC8" w:rsidP="00EA12D2">
      <w:pPr>
        <w:spacing w:line="360" w:lineRule="auto"/>
        <w:ind w:left="2880" w:hangingChars="1200" w:hanging="2880"/>
        <w:rPr>
          <w:rFonts w:ascii="Arial" w:eastAsia="宋体" w:hAnsi="Arial" w:cs="Arial"/>
          <w:sz w:val="24"/>
          <w:szCs w:val="28"/>
        </w:rPr>
      </w:pPr>
    </w:p>
    <w:p w14:paraId="50147F2B" w14:textId="5E7D4129" w:rsidR="00582FC8" w:rsidRPr="00EA12D2" w:rsidRDefault="00582FC8" w:rsidP="00EA12D2">
      <w:pPr>
        <w:spacing w:line="360" w:lineRule="auto"/>
        <w:ind w:left="2880" w:hangingChars="1200" w:hanging="2880"/>
        <w:rPr>
          <w:rFonts w:ascii="Arial" w:eastAsia="宋体" w:hAnsi="Arial" w:cs="Arial"/>
          <w:sz w:val="24"/>
          <w:szCs w:val="28"/>
        </w:rPr>
      </w:pPr>
    </w:p>
    <w:p w14:paraId="0639B883" w14:textId="0B95560F" w:rsidR="00582FC8" w:rsidRDefault="00582FC8" w:rsidP="00582FC8">
      <w:pPr>
        <w:spacing w:line="360" w:lineRule="auto"/>
        <w:ind w:left="2400" w:hangingChars="1000" w:hanging="2400"/>
        <w:rPr>
          <w:sz w:val="24"/>
          <w:szCs w:val="28"/>
        </w:rPr>
      </w:pPr>
    </w:p>
    <w:p w14:paraId="70DAACE9" w14:textId="6AAD77EA" w:rsidR="008632B5" w:rsidRDefault="008632B5" w:rsidP="00EB775C">
      <w:pPr>
        <w:sectPr w:rsidR="008632B5" w:rsidSect="0033795B">
          <w:headerReference w:type="default" r:id="rId47"/>
          <w:pgSz w:w="11906" w:h="16838"/>
          <w:pgMar w:top="1560" w:right="1800" w:bottom="1440" w:left="1800" w:header="851" w:footer="992" w:gutter="0"/>
          <w:cols w:space="425"/>
          <w:docGrid w:type="lines" w:linePitch="312"/>
        </w:sectPr>
      </w:pPr>
    </w:p>
    <w:p w14:paraId="4D399935" w14:textId="611AA0EB" w:rsidR="00EB775C" w:rsidRDefault="00EB775C" w:rsidP="00B17294">
      <w:pPr>
        <w:pStyle w:val="1"/>
      </w:pPr>
      <w:bookmarkStart w:id="481" w:name="_Toc9453512"/>
      <w:bookmarkStart w:id="482" w:name="_Toc25947946"/>
      <w:bookmarkStart w:id="483" w:name="_Toc36642731"/>
      <w:bookmarkStart w:id="484" w:name="_Toc36643303"/>
      <w:bookmarkStart w:id="485" w:name="_Toc36732828"/>
      <w:bookmarkStart w:id="486" w:name="_Toc36939049"/>
      <w:r>
        <w:rPr>
          <w:rFonts w:hint="eastAsia"/>
        </w:rPr>
        <w:lastRenderedPageBreak/>
        <w:t>致</w:t>
      </w:r>
      <w:r w:rsidR="00B17294">
        <w:rPr>
          <w:rFonts w:hint="eastAsia"/>
        </w:rPr>
        <w:t xml:space="preserve"> </w:t>
      </w:r>
      <w:r w:rsidR="00B17294">
        <w:t xml:space="preserve">   </w:t>
      </w:r>
      <w:r w:rsidR="00490ACE">
        <w:t xml:space="preserve"> </w:t>
      </w:r>
      <w:r>
        <w:rPr>
          <w:rFonts w:hint="eastAsia"/>
        </w:rPr>
        <w:t>谢</w:t>
      </w:r>
      <w:bookmarkEnd w:id="481"/>
      <w:bookmarkEnd w:id="482"/>
      <w:bookmarkEnd w:id="483"/>
      <w:bookmarkEnd w:id="484"/>
      <w:bookmarkEnd w:id="485"/>
      <w:bookmarkEnd w:id="486"/>
    </w:p>
    <w:p w14:paraId="5DFC568B"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在本篇论文完成之际，我要向所有关心我、帮助我的人表达最诚挚的谢意。</w:t>
      </w:r>
    </w:p>
    <w:p w14:paraId="34910DE7"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首先需要感谢我的导师王金庆老师，从开题到定稿，王老师都进行了非常认真、非常细心的指导，给出了很多宝贵的意见，提升了我的视野，受益颇多。老师认真负责的态度和渊博的学识让我钦佩。在此向王老师表示衷心的感谢。</w:t>
      </w:r>
    </w:p>
    <w:p w14:paraId="3BCF36FA"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同时，我要感谢实习期间给予我工作和生活上帮助的同事们，他们耐性的指导是我快速掌握了业务知识，并积累了很多受用的开发经验。这段经历对我而言是一段宝贵的财富。</w:t>
      </w:r>
    </w:p>
    <w:p w14:paraId="177CE96B"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感谢我的舍友和同学们，他们的存在让我的研究生期间充满乐趣。</w:t>
      </w:r>
    </w:p>
    <w:p w14:paraId="559C4D15" w14:textId="2E13641F" w:rsidR="00964BB8" w:rsidRPr="00964BB8" w:rsidRDefault="00964BB8" w:rsidP="00964BB8">
      <w:pPr>
        <w:spacing w:line="360" w:lineRule="auto"/>
        <w:ind w:firstLineChars="200" w:firstLine="480"/>
      </w:pPr>
      <w:r w:rsidRPr="00964BB8">
        <w:rPr>
          <w:rFonts w:ascii="宋体" w:eastAsia="宋体" w:hAnsi="宋体" w:hint="eastAsia"/>
          <w:sz w:val="24"/>
          <w:szCs w:val="24"/>
        </w:rPr>
        <w:t>最后感谢本论文的评审答辩老师，谢谢各位的辛勤工作。</w:t>
      </w:r>
    </w:p>
    <w:sectPr w:rsidR="00964BB8" w:rsidRPr="00964BB8" w:rsidSect="0033795B">
      <w:pgSz w:w="11906" w:h="16838"/>
      <w:pgMar w:top="156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69DD42" w14:textId="77777777" w:rsidR="007D49C9" w:rsidRDefault="007D49C9">
      <w:r>
        <w:separator/>
      </w:r>
    </w:p>
  </w:endnote>
  <w:endnote w:type="continuationSeparator" w:id="0">
    <w:p w14:paraId="4DE08DC6" w14:textId="77777777" w:rsidR="007D49C9" w:rsidRDefault="007D49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00"/>
    <w:family w:val="modern"/>
    <w:pitch w:val="default"/>
    <w:sig w:usb0="00000001" w:usb1="080E0000" w:usb2="00000000" w:usb3="00000000" w:csb0="00040000" w:csb1="00000000"/>
  </w:font>
  <w:font w:name="仿宋体">
    <w:altName w:val="宋体"/>
    <w:charset w:val="00"/>
    <w:family w:val="roman"/>
    <w:pitch w:val="default"/>
    <w:sig w:usb0="00000001" w:usb1="080E0000" w:usb2="00000010" w:usb3="00000000" w:csb0="00040000" w:csb1="00000000"/>
  </w:font>
  <w:font w:name="STKaiti">
    <w:altName w:val="华文楷体"/>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289027"/>
      <w:docPartObj>
        <w:docPartGallery w:val="Page Numbers (Bottom of Page)"/>
        <w:docPartUnique/>
      </w:docPartObj>
    </w:sdtPr>
    <w:sdtContent>
      <w:p w14:paraId="618AD65B" w14:textId="0673097B" w:rsidR="00DE7045" w:rsidRDefault="00DE7045">
        <w:pPr>
          <w:pStyle w:val="ae"/>
          <w:jc w:val="center"/>
        </w:pPr>
      </w:p>
    </w:sdtContent>
  </w:sdt>
  <w:p w14:paraId="25048738" w14:textId="77777777" w:rsidR="00DE7045" w:rsidRDefault="00DE7045">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9513390"/>
      <w:docPartObj>
        <w:docPartGallery w:val="Page Numbers (Bottom of Page)"/>
        <w:docPartUnique/>
      </w:docPartObj>
    </w:sdtPr>
    <w:sdtContent>
      <w:p w14:paraId="12E23700" w14:textId="77777777" w:rsidR="00DE7045" w:rsidRDefault="00DE7045">
        <w:pPr>
          <w:pStyle w:val="ae"/>
          <w:jc w:val="center"/>
        </w:pPr>
        <w:r>
          <w:fldChar w:fldCharType="begin"/>
        </w:r>
        <w:r>
          <w:instrText>PAGE   \* MERGEFORMAT</w:instrText>
        </w:r>
        <w:r>
          <w:fldChar w:fldCharType="separate"/>
        </w:r>
        <w:r w:rsidRPr="003F1175">
          <w:rPr>
            <w:rFonts w:ascii="Arial" w:hAnsi="Arial"/>
            <w:lang w:val="zh-CN"/>
          </w:rPr>
          <w:t>2</w:t>
        </w:r>
        <w:r>
          <w:fldChar w:fldCharType="end"/>
        </w:r>
      </w:p>
    </w:sdtContent>
  </w:sdt>
  <w:p w14:paraId="0B64B84B" w14:textId="77777777" w:rsidR="00DE7045" w:rsidRDefault="00DE7045">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970439"/>
      <w:docPartObj>
        <w:docPartGallery w:val="Page Numbers (Bottom of Page)"/>
        <w:docPartUnique/>
      </w:docPartObj>
    </w:sdtPr>
    <w:sdtContent>
      <w:p w14:paraId="6163766C" w14:textId="77777777" w:rsidR="00DE7045" w:rsidRDefault="00DE7045">
        <w:pPr>
          <w:pStyle w:val="ae"/>
          <w:jc w:val="center"/>
        </w:pPr>
        <w:r>
          <w:fldChar w:fldCharType="begin"/>
        </w:r>
        <w:r>
          <w:instrText>PAGE   \* MERGEFORMAT</w:instrText>
        </w:r>
        <w:r>
          <w:fldChar w:fldCharType="separate"/>
        </w:r>
        <w:r w:rsidRPr="003F1175">
          <w:rPr>
            <w:rFonts w:ascii="Arial" w:hAnsi="Arial"/>
            <w:lang w:val="zh-CN"/>
          </w:rPr>
          <w:t>2</w:t>
        </w:r>
        <w:r>
          <w:fldChar w:fldCharType="end"/>
        </w:r>
      </w:p>
    </w:sdtContent>
  </w:sdt>
  <w:p w14:paraId="3FC2E5A6" w14:textId="77777777" w:rsidR="00DE7045" w:rsidRDefault="00DE7045">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D286A1" w14:textId="77777777" w:rsidR="007D49C9" w:rsidRDefault="007D49C9">
      <w:r>
        <w:separator/>
      </w:r>
    </w:p>
  </w:footnote>
  <w:footnote w:type="continuationSeparator" w:id="0">
    <w:p w14:paraId="40A00DD8" w14:textId="77777777" w:rsidR="007D49C9" w:rsidRDefault="007D49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13327" w14:textId="7EC5E88D" w:rsidR="00DE7045" w:rsidRPr="001A1F34" w:rsidRDefault="00DE7045"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w:instrText>
    </w:r>
    <w:r>
      <w:fldChar w:fldCharType="separate"/>
    </w:r>
    <w:r w:rsidR="00A378BC">
      <w:rPr>
        <w:rFonts w:hint="eastAsia"/>
        <w:noProof/>
      </w:rPr>
      <w:t>表目录</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E672C" w14:textId="3C4A0CE8" w:rsidR="00DE7045" w:rsidRPr="001A1F34" w:rsidRDefault="00DE7045"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\n  \* MERGEFORMAT </w:instrText>
    </w:r>
    <w:r>
      <w:fldChar w:fldCharType="separate"/>
    </w:r>
    <w:r w:rsidR="00A378BC">
      <w:rPr>
        <w:rFonts w:hint="eastAsia"/>
        <w:noProof/>
      </w:rPr>
      <w:t>第三章</w:t>
    </w:r>
    <w:r w:rsidR="00A378BC">
      <w:rPr>
        <w:rFonts w:hint="eastAsia"/>
        <w:noProof/>
      </w:rPr>
      <w:t xml:space="preserve">  </w:t>
    </w:r>
    <w:r>
      <w:fldChar w:fldCharType="end"/>
    </w:r>
    <w:r>
      <w:fldChar w:fldCharType="begin"/>
    </w:r>
    <w:r>
      <w:instrText xml:space="preserve"> STYLEREF  "</w:instrText>
    </w:r>
    <w:r>
      <w:instrText>标题</w:instrText>
    </w:r>
    <w:r>
      <w:instrText xml:space="preserve"> 1"  \* MERGEFORMAT </w:instrText>
    </w:r>
    <w:r>
      <w:fldChar w:fldCharType="separate"/>
    </w:r>
    <w:r w:rsidR="00A378BC">
      <w:rPr>
        <w:rFonts w:hint="eastAsia"/>
        <w:noProof/>
      </w:rPr>
      <w:t>履约超时管理平台的分析与设计</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EBDFA" w14:textId="7E7E5107" w:rsidR="00DE7045" w:rsidRPr="001A1F34" w:rsidRDefault="00DE7045"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 MERGEFORMAT </w:instrText>
    </w:r>
    <w:r>
      <w:fldChar w:fldCharType="separate"/>
    </w:r>
    <w:r w:rsidR="00A378BC">
      <w:rPr>
        <w:rFonts w:hint="eastAsia"/>
        <w:noProof/>
      </w:rPr>
      <w:t>致</w:t>
    </w:r>
    <w:r w:rsidR="00A378BC">
      <w:rPr>
        <w:rFonts w:hint="eastAsia"/>
        <w:noProof/>
      </w:rPr>
      <w:t xml:space="preserve">     </w:t>
    </w:r>
    <w:r w:rsidR="00A378BC">
      <w:rPr>
        <w:rFonts w:hint="eastAsia"/>
        <w:noProof/>
      </w:rPr>
      <w:t>谢</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8F0F17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0D93F25"/>
    <w:multiLevelType w:val="hybridMultilevel"/>
    <w:tmpl w:val="A142F906"/>
    <w:lvl w:ilvl="0" w:tplc="B0124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A50F65"/>
    <w:multiLevelType w:val="hybridMultilevel"/>
    <w:tmpl w:val="7ADCED68"/>
    <w:lvl w:ilvl="0" w:tplc="4AB09B40">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95766F"/>
    <w:multiLevelType w:val="hybridMultilevel"/>
    <w:tmpl w:val="EDD81364"/>
    <w:lvl w:ilvl="0" w:tplc="F97E0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C813FF"/>
    <w:multiLevelType w:val="hybridMultilevel"/>
    <w:tmpl w:val="A79C79B4"/>
    <w:lvl w:ilvl="0" w:tplc="91AA8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F64C5A"/>
    <w:multiLevelType w:val="hybridMultilevel"/>
    <w:tmpl w:val="CC9AD336"/>
    <w:lvl w:ilvl="0" w:tplc="19DC8E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2D2EF4"/>
    <w:multiLevelType w:val="hybridMultilevel"/>
    <w:tmpl w:val="6AF6C7BC"/>
    <w:lvl w:ilvl="0" w:tplc="D8EC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9547CC"/>
    <w:multiLevelType w:val="hybridMultilevel"/>
    <w:tmpl w:val="41801552"/>
    <w:lvl w:ilvl="0" w:tplc="B6E85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5A0439"/>
    <w:multiLevelType w:val="multilevel"/>
    <w:tmpl w:val="8D2C6354"/>
    <w:lvl w:ilvl="0">
      <w:start w:val="1"/>
      <w:numFmt w:val="chineseCountingThousand"/>
      <w:suff w:val="nothing"/>
      <w:lvlText w:val="第%1章  "/>
      <w:lvlJc w:val="left"/>
      <w:pPr>
        <w:ind w:left="0" w:firstLine="0"/>
      </w:pPr>
      <w:rPr>
        <w:rFonts w:hint="eastAsia"/>
      </w:rPr>
    </w:lvl>
    <w:lvl w:ilvl="1">
      <w:start w:val="1"/>
      <w:numFmt w:val="decimal"/>
      <w:isLgl/>
      <w:suff w:val="nothing"/>
      <w:lvlText w:val="%1.%2 "/>
      <w:lvlJc w:val="left"/>
      <w:pPr>
        <w:ind w:left="0" w:firstLine="0"/>
      </w:pPr>
      <w:rPr>
        <w:rFonts w:hint="eastAsia"/>
      </w:rPr>
    </w:lvl>
    <w:lvl w:ilvl="2">
      <w:start w:val="1"/>
      <w:numFmt w:val="decimal"/>
      <w:isLgl/>
      <w:suff w:val="nothing"/>
      <w:lvlText w:val="%1.%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15:restartNumberingAfterBreak="0">
    <w:nsid w:val="1705434A"/>
    <w:multiLevelType w:val="multilevel"/>
    <w:tmpl w:val="795E996C"/>
    <w:lvl w:ilvl="0">
      <w:start w:val="1"/>
      <w:numFmt w:val="decimal"/>
      <w:lvlText w:val="%1."/>
      <w:lvlJc w:val="left"/>
      <w:pPr>
        <w:ind w:left="360" w:hanging="360"/>
      </w:pPr>
      <w:rPr>
        <w:rFonts w:hint="default"/>
      </w:rPr>
    </w:lvl>
    <w:lvl w:ilvl="1">
      <w:start w:val="3"/>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8801545"/>
    <w:multiLevelType w:val="hybridMultilevel"/>
    <w:tmpl w:val="AEA0E146"/>
    <w:lvl w:ilvl="0" w:tplc="0D92D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C8328F"/>
    <w:multiLevelType w:val="hybridMultilevel"/>
    <w:tmpl w:val="2F9A8D96"/>
    <w:lvl w:ilvl="0" w:tplc="7EA05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B775B51"/>
    <w:multiLevelType w:val="hybridMultilevel"/>
    <w:tmpl w:val="CC3A6C22"/>
    <w:lvl w:ilvl="0" w:tplc="EBE2BD7C">
      <w:start w:val="1"/>
      <w:numFmt w:val="decimal"/>
      <w:lvlText w:val="%1."/>
      <w:lvlJc w:val="left"/>
      <w:pPr>
        <w:ind w:left="0" w:firstLine="482"/>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3" w15:restartNumberingAfterBreak="0">
    <w:nsid w:val="1DA458F8"/>
    <w:multiLevelType w:val="hybridMultilevel"/>
    <w:tmpl w:val="A8E2723A"/>
    <w:lvl w:ilvl="0" w:tplc="13608E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1D6349"/>
    <w:multiLevelType w:val="hybridMultilevel"/>
    <w:tmpl w:val="91D290CE"/>
    <w:lvl w:ilvl="0" w:tplc="ACB403BC">
      <w:start w:val="1"/>
      <w:numFmt w:val="decimal"/>
      <w:lvlText w:val="%1."/>
      <w:lvlJc w:val="left"/>
      <w:pPr>
        <w:ind w:left="902" w:hanging="482"/>
      </w:pPr>
      <w:rPr>
        <w:rFonts w:ascii="宋体" w:eastAsia="宋体" w:hAnsi="宋体"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0895670"/>
    <w:multiLevelType w:val="hybridMultilevel"/>
    <w:tmpl w:val="540CADE6"/>
    <w:lvl w:ilvl="0" w:tplc="0AA470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FA04DB"/>
    <w:multiLevelType w:val="hybridMultilevel"/>
    <w:tmpl w:val="54C47186"/>
    <w:lvl w:ilvl="0" w:tplc="A62099C2">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8DF24CA"/>
    <w:multiLevelType w:val="hybridMultilevel"/>
    <w:tmpl w:val="BBF8A04E"/>
    <w:lvl w:ilvl="0" w:tplc="F2C05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E647036"/>
    <w:multiLevelType w:val="hybridMultilevel"/>
    <w:tmpl w:val="0CAA3854"/>
    <w:lvl w:ilvl="0" w:tplc="090672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E6C24F7"/>
    <w:multiLevelType w:val="hybridMultilevel"/>
    <w:tmpl w:val="6DC45350"/>
    <w:lvl w:ilvl="0" w:tplc="EA82F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EC32F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4AE2282"/>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BE911C8"/>
    <w:multiLevelType w:val="multilevel"/>
    <w:tmpl w:val="A6C68BEA"/>
    <w:lvl w:ilvl="0">
      <w:start w:val="1"/>
      <w:numFmt w:val="decimal"/>
      <w:lvlText w:val="%1."/>
      <w:lvlJc w:val="left"/>
      <w:pPr>
        <w:ind w:left="360" w:hanging="360"/>
      </w:pPr>
      <w:rPr>
        <w:rFonts w:hint="default"/>
      </w:rPr>
    </w:lvl>
    <w:lvl w:ilvl="1">
      <w:start w:val="1"/>
      <w:numFmt w:val="decimal"/>
      <w:isLgl/>
      <w:lvlText w:val="%1.%2"/>
      <w:lvlJc w:val="left"/>
      <w:pPr>
        <w:ind w:left="864" w:hanging="624"/>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720" w:hanging="1800"/>
      </w:pPr>
      <w:rPr>
        <w:rFonts w:hint="default"/>
      </w:rPr>
    </w:lvl>
  </w:abstractNum>
  <w:abstractNum w:abstractNumId="23" w15:restartNumberingAfterBreak="0">
    <w:nsid w:val="41285C8B"/>
    <w:multiLevelType w:val="multilevel"/>
    <w:tmpl w:val="529CA99C"/>
    <w:lvl w:ilvl="0">
      <w:start w:val="1"/>
      <w:numFmt w:val="decimal"/>
      <w:lvlText w:val="%1."/>
      <w:lvlJc w:val="left"/>
      <w:pPr>
        <w:ind w:left="360" w:hanging="360"/>
      </w:pPr>
      <w:rPr>
        <w:rFonts w:hint="default"/>
      </w:rPr>
    </w:lvl>
    <w:lvl w:ilvl="1">
      <w:start w:val="1"/>
      <w:numFmt w:val="decimal"/>
      <w:isLgl/>
      <w:lvlText w:val="%1.%2"/>
      <w:lvlJc w:val="left"/>
      <w:pPr>
        <w:ind w:left="852" w:hanging="852"/>
      </w:pPr>
      <w:rPr>
        <w:rFonts w:hint="default"/>
      </w:rPr>
    </w:lvl>
    <w:lvl w:ilvl="2">
      <w:start w:val="4"/>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42987F84"/>
    <w:multiLevelType w:val="multilevel"/>
    <w:tmpl w:val="7396BC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2BA21B7"/>
    <w:multiLevelType w:val="hybridMultilevel"/>
    <w:tmpl w:val="40B8592A"/>
    <w:lvl w:ilvl="0" w:tplc="13841340">
      <w:start w:val="1"/>
      <w:numFmt w:val="bullet"/>
      <w:lvlText w:val="•"/>
      <w:lvlJc w:val="left"/>
      <w:pPr>
        <w:ind w:left="900" w:hanging="420"/>
      </w:pPr>
      <w:rPr>
        <w:rFonts w:ascii="宋体" w:hAnsi="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42E4772D"/>
    <w:multiLevelType w:val="hybridMultilevel"/>
    <w:tmpl w:val="7ADA8A6E"/>
    <w:lvl w:ilvl="0" w:tplc="CC36E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48F68C2"/>
    <w:multiLevelType w:val="hybridMultilevel"/>
    <w:tmpl w:val="8A1AA868"/>
    <w:lvl w:ilvl="0" w:tplc="1F4AB864">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83140AF"/>
    <w:multiLevelType w:val="hybridMultilevel"/>
    <w:tmpl w:val="E968F806"/>
    <w:lvl w:ilvl="0" w:tplc="661A8C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A84613D"/>
    <w:multiLevelType w:val="multilevel"/>
    <w:tmpl w:val="C990162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4A90492F"/>
    <w:multiLevelType w:val="multilevel"/>
    <w:tmpl w:val="5F02514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4BDF71EA"/>
    <w:multiLevelType w:val="multilevel"/>
    <w:tmpl w:val="D4A8BE92"/>
    <w:lvl w:ilvl="0">
      <w:start w:val="1"/>
      <w:numFmt w:val="decimal"/>
      <w:lvlText w:val="%1."/>
      <w:lvlJc w:val="left"/>
      <w:pPr>
        <w:ind w:left="420" w:hanging="420"/>
      </w:p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4C076CCC"/>
    <w:multiLevelType w:val="multilevel"/>
    <w:tmpl w:val="29CA7A72"/>
    <w:lvl w:ilvl="0">
      <w:start w:val="1"/>
      <w:numFmt w:val="decimal"/>
      <w:lvlText w:val="%1."/>
      <w:lvlJc w:val="left"/>
      <w:pPr>
        <w:ind w:left="360" w:hanging="360"/>
      </w:pPr>
      <w:rPr>
        <w:rFonts w:hint="default"/>
      </w:rPr>
    </w:lvl>
    <w:lvl w:ilvl="1">
      <w:start w:val="3"/>
      <w:numFmt w:val="decimal"/>
      <w:isLgl/>
      <w:lvlText w:val="%1.%2"/>
      <w:lvlJc w:val="left"/>
      <w:pPr>
        <w:ind w:left="528" w:hanging="528"/>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DB42878"/>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4FB635C4"/>
    <w:multiLevelType w:val="hybridMultilevel"/>
    <w:tmpl w:val="B3BA9246"/>
    <w:lvl w:ilvl="0" w:tplc="EF869F56">
      <w:start w:val="1"/>
      <w:numFmt w:val="decimal"/>
      <w:lvlText w:val="%1."/>
      <w:lvlJc w:val="left"/>
      <w:pPr>
        <w:ind w:left="360" w:hanging="360"/>
      </w:pPr>
      <w:rPr>
        <w:rFonts w:ascii="宋体" w:eastAsia="宋体" w:hAnsi="宋体" w:cstheme="minorBidi"/>
      </w:rPr>
    </w:lvl>
    <w:lvl w:ilvl="1" w:tplc="E9E20B8E">
      <w:start w:val="1"/>
      <w:numFmt w:val="decimal"/>
      <w:lvlText w:val="%2."/>
      <w:lvlJc w:val="left"/>
      <w:pPr>
        <w:ind w:left="0" w:firstLine="420"/>
      </w:pPr>
      <w:rPr>
        <w:rFonts w:ascii="宋体" w:eastAsia="宋体" w:hAnsi="宋体" w:cstheme="minorBid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1BC5FE0"/>
    <w:multiLevelType w:val="multilevel"/>
    <w:tmpl w:val="040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6" w15:restartNumberingAfterBreak="0">
    <w:nsid w:val="52B70ACC"/>
    <w:multiLevelType w:val="hybridMultilevel"/>
    <w:tmpl w:val="BA6E9830"/>
    <w:lvl w:ilvl="0" w:tplc="687E2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3F10EE6"/>
    <w:multiLevelType w:val="hybridMultilevel"/>
    <w:tmpl w:val="C68EAA6A"/>
    <w:lvl w:ilvl="0" w:tplc="EFEE3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8587C3C"/>
    <w:multiLevelType w:val="hybridMultilevel"/>
    <w:tmpl w:val="9D7C44B4"/>
    <w:lvl w:ilvl="0" w:tplc="2632AE34">
      <w:start w:val="1"/>
      <w:numFmt w:val="decimal"/>
      <w:lvlText w:val="%1."/>
      <w:lvlJc w:val="left"/>
      <w:pPr>
        <w:ind w:left="360" w:hanging="360"/>
      </w:pPr>
      <w:rPr>
        <w:rFonts w:ascii="宋体" w:eastAsia="宋体" w:hAnsi="宋体" w:cstheme="minorBidi"/>
      </w:rPr>
    </w:lvl>
    <w:lvl w:ilvl="1" w:tplc="B9EAE532">
      <w:start w:val="1"/>
      <w:numFmt w:val="decimal"/>
      <w:lvlText w:val="%2."/>
      <w:lvlJc w:val="left"/>
      <w:pPr>
        <w:ind w:left="840" w:hanging="420"/>
      </w:pPr>
      <w:rPr>
        <w:rFonts w:ascii="宋体" w:eastAsia="宋体" w:hAnsi="宋体" w:cstheme="minorBidi"/>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A8029E3"/>
    <w:multiLevelType w:val="hybridMultilevel"/>
    <w:tmpl w:val="6846AE3A"/>
    <w:lvl w:ilvl="0" w:tplc="E0282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D606EF4"/>
    <w:multiLevelType w:val="hybridMultilevel"/>
    <w:tmpl w:val="28C67AD4"/>
    <w:lvl w:ilvl="0" w:tplc="8A124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EC0395B"/>
    <w:multiLevelType w:val="hybridMultilevel"/>
    <w:tmpl w:val="296673F8"/>
    <w:lvl w:ilvl="0" w:tplc="91026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ED429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0753427"/>
    <w:multiLevelType w:val="hybridMultilevel"/>
    <w:tmpl w:val="814A7E76"/>
    <w:lvl w:ilvl="0" w:tplc="73C61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3631C7C"/>
    <w:multiLevelType w:val="multilevel"/>
    <w:tmpl w:val="F4BA3FA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5" w15:restartNumberingAfterBreak="0">
    <w:nsid w:val="676722B8"/>
    <w:multiLevelType w:val="hybridMultilevel"/>
    <w:tmpl w:val="965266E4"/>
    <w:lvl w:ilvl="0" w:tplc="2CE25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7D34C84"/>
    <w:multiLevelType w:val="hybridMultilevel"/>
    <w:tmpl w:val="86307E9A"/>
    <w:lvl w:ilvl="0" w:tplc="B9AC8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888675E"/>
    <w:multiLevelType w:val="multilevel"/>
    <w:tmpl w:val="8960BD9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776A005E"/>
    <w:multiLevelType w:val="hybridMultilevel"/>
    <w:tmpl w:val="85F44E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15:restartNumberingAfterBreak="0">
    <w:nsid w:val="79841F37"/>
    <w:multiLevelType w:val="hybridMultilevel"/>
    <w:tmpl w:val="EF509938"/>
    <w:lvl w:ilvl="0" w:tplc="8C7C1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9D06B43"/>
    <w:multiLevelType w:val="hybridMultilevel"/>
    <w:tmpl w:val="FB5CBB02"/>
    <w:lvl w:ilvl="0" w:tplc="251CF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AD50536"/>
    <w:multiLevelType w:val="hybridMultilevel"/>
    <w:tmpl w:val="1B760590"/>
    <w:lvl w:ilvl="0" w:tplc="4C12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0"/>
  </w:num>
  <w:num w:numId="2">
    <w:abstractNumId w:val="7"/>
  </w:num>
  <w:num w:numId="3">
    <w:abstractNumId w:val="29"/>
  </w:num>
  <w:num w:numId="4">
    <w:abstractNumId w:val="23"/>
  </w:num>
  <w:num w:numId="5">
    <w:abstractNumId w:val="9"/>
  </w:num>
  <w:num w:numId="6">
    <w:abstractNumId w:val="32"/>
  </w:num>
  <w:num w:numId="7">
    <w:abstractNumId w:val="48"/>
  </w:num>
  <w:num w:numId="8">
    <w:abstractNumId w:val="28"/>
  </w:num>
  <w:num w:numId="9">
    <w:abstractNumId w:val="39"/>
  </w:num>
  <w:num w:numId="10">
    <w:abstractNumId w:val="46"/>
  </w:num>
  <w:num w:numId="11">
    <w:abstractNumId w:val="1"/>
  </w:num>
  <w:num w:numId="12">
    <w:abstractNumId w:val="17"/>
  </w:num>
  <w:num w:numId="13">
    <w:abstractNumId w:val="12"/>
  </w:num>
  <w:num w:numId="14">
    <w:abstractNumId w:val="31"/>
  </w:num>
  <w:num w:numId="15">
    <w:abstractNumId w:val="43"/>
  </w:num>
  <w:num w:numId="16">
    <w:abstractNumId w:val="41"/>
  </w:num>
  <w:num w:numId="17">
    <w:abstractNumId w:val="24"/>
  </w:num>
  <w:num w:numId="18">
    <w:abstractNumId w:val="47"/>
  </w:num>
  <w:num w:numId="19">
    <w:abstractNumId w:val="37"/>
  </w:num>
  <w:num w:numId="20">
    <w:abstractNumId w:val="11"/>
  </w:num>
  <w:num w:numId="21">
    <w:abstractNumId w:val="22"/>
  </w:num>
  <w:num w:numId="22">
    <w:abstractNumId w:val="10"/>
  </w:num>
  <w:num w:numId="23">
    <w:abstractNumId w:val="44"/>
  </w:num>
  <w:num w:numId="24">
    <w:abstractNumId w:val="6"/>
  </w:num>
  <w:num w:numId="25">
    <w:abstractNumId w:val="18"/>
  </w:num>
  <w:num w:numId="26">
    <w:abstractNumId w:val="26"/>
  </w:num>
  <w:num w:numId="27">
    <w:abstractNumId w:val="49"/>
  </w:num>
  <w:num w:numId="28">
    <w:abstractNumId w:val="5"/>
  </w:num>
  <w:num w:numId="29">
    <w:abstractNumId w:val="40"/>
  </w:num>
  <w:num w:numId="30">
    <w:abstractNumId w:val="34"/>
  </w:num>
  <w:num w:numId="31">
    <w:abstractNumId w:val="27"/>
  </w:num>
  <w:num w:numId="32">
    <w:abstractNumId w:val="4"/>
  </w:num>
  <w:num w:numId="33">
    <w:abstractNumId w:val="13"/>
  </w:num>
  <w:num w:numId="34">
    <w:abstractNumId w:val="50"/>
  </w:num>
  <w:num w:numId="35">
    <w:abstractNumId w:val="16"/>
  </w:num>
  <w:num w:numId="36">
    <w:abstractNumId w:val="2"/>
  </w:num>
  <w:num w:numId="37">
    <w:abstractNumId w:val="33"/>
  </w:num>
  <w:num w:numId="38">
    <w:abstractNumId w:val="20"/>
  </w:num>
  <w:num w:numId="39">
    <w:abstractNumId w:val="36"/>
  </w:num>
  <w:num w:numId="40">
    <w:abstractNumId w:val="15"/>
  </w:num>
  <w:num w:numId="41">
    <w:abstractNumId w:val="3"/>
  </w:num>
  <w:num w:numId="42">
    <w:abstractNumId w:val="45"/>
  </w:num>
  <w:num w:numId="43">
    <w:abstractNumId w:val="51"/>
  </w:num>
  <w:num w:numId="44">
    <w:abstractNumId w:val="19"/>
  </w:num>
  <w:num w:numId="45">
    <w:abstractNumId w:val="42"/>
  </w:num>
  <w:num w:numId="46">
    <w:abstractNumId w:val="38"/>
  </w:num>
  <w:num w:numId="47">
    <w:abstractNumId w:val="14"/>
  </w:num>
  <w:num w:numId="48">
    <w:abstractNumId w:val="35"/>
  </w:num>
  <w:num w:numId="49">
    <w:abstractNumId w:val="0"/>
  </w:num>
  <w:num w:numId="50">
    <w:abstractNumId w:val="25"/>
  </w:num>
  <w:num w:numId="51">
    <w:abstractNumId w:val="21"/>
  </w:num>
  <w:num w:numId="52">
    <w:abstractNumId w:val="8"/>
  </w:num>
  <w:num w:numId="53">
    <w:abstractNumId w:val="35"/>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jq">
    <w15:presenceInfo w15:providerId="None" w15:userId="wjq"/>
  </w15:person>
  <w15:person w15:author="bob king">
    <w15:presenceInfo w15:providerId="Windows Live" w15:userId="f989e169f23697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6EF"/>
    <w:rsid w:val="000000AD"/>
    <w:rsid w:val="00001ECD"/>
    <w:rsid w:val="000025DD"/>
    <w:rsid w:val="00004834"/>
    <w:rsid w:val="00005084"/>
    <w:rsid w:val="00005EE3"/>
    <w:rsid w:val="00006ABF"/>
    <w:rsid w:val="00010DE0"/>
    <w:rsid w:val="0001217C"/>
    <w:rsid w:val="0001234A"/>
    <w:rsid w:val="0001280F"/>
    <w:rsid w:val="00013980"/>
    <w:rsid w:val="000139CA"/>
    <w:rsid w:val="00013A6F"/>
    <w:rsid w:val="000143D7"/>
    <w:rsid w:val="00014C10"/>
    <w:rsid w:val="00015FC9"/>
    <w:rsid w:val="00015FDB"/>
    <w:rsid w:val="00017BA1"/>
    <w:rsid w:val="00020665"/>
    <w:rsid w:val="00021760"/>
    <w:rsid w:val="00022407"/>
    <w:rsid w:val="00022A7E"/>
    <w:rsid w:val="00022CA0"/>
    <w:rsid w:val="00023728"/>
    <w:rsid w:val="00024EBB"/>
    <w:rsid w:val="000250E6"/>
    <w:rsid w:val="00025D24"/>
    <w:rsid w:val="00026983"/>
    <w:rsid w:val="0002749A"/>
    <w:rsid w:val="00030087"/>
    <w:rsid w:val="0003052C"/>
    <w:rsid w:val="000305EF"/>
    <w:rsid w:val="00030834"/>
    <w:rsid w:val="00032045"/>
    <w:rsid w:val="00032E45"/>
    <w:rsid w:val="00033694"/>
    <w:rsid w:val="00036DFF"/>
    <w:rsid w:val="000373D6"/>
    <w:rsid w:val="00037490"/>
    <w:rsid w:val="0003783E"/>
    <w:rsid w:val="00041EBD"/>
    <w:rsid w:val="0004271A"/>
    <w:rsid w:val="00043481"/>
    <w:rsid w:val="00043969"/>
    <w:rsid w:val="000453EE"/>
    <w:rsid w:val="000459FC"/>
    <w:rsid w:val="00045F78"/>
    <w:rsid w:val="00046739"/>
    <w:rsid w:val="00046970"/>
    <w:rsid w:val="00050473"/>
    <w:rsid w:val="00050C09"/>
    <w:rsid w:val="00050D73"/>
    <w:rsid w:val="00052132"/>
    <w:rsid w:val="00052C0F"/>
    <w:rsid w:val="000531C6"/>
    <w:rsid w:val="00056BDA"/>
    <w:rsid w:val="000618BB"/>
    <w:rsid w:val="000631E3"/>
    <w:rsid w:val="00063B9A"/>
    <w:rsid w:val="000666A3"/>
    <w:rsid w:val="000707BA"/>
    <w:rsid w:val="000724DF"/>
    <w:rsid w:val="00072C3F"/>
    <w:rsid w:val="0007393C"/>
    <w:rsid w:val="00073B85"/>
    <w:rsid w:val="00074626"/>
    <w:rsid w:val="000746C2"/>
    <w:rsid w:val="00075703"/>
    <w:rsid w:val="00075821"/>
    <w:rsid w:val="00076A1A"/>
    <w:rsid w:val="00076E49"/>
    <w:rsid w:val="000773EE"/>
    <w:rsid w:val="0008022F"/>
    <w:rsid w:val="00080EDB"/>
    <w:rsid w:val="00081184"/>
    <w:rsid w:val="000820CF"/>
    <w:rsid w:val="00082AF1"/>
    <w:rsid w:val="00083E30"/>
    <w:rsid w:val="00085E24"/>
    <w:rsid w:val="00086121"/>
    <w:rsid w:val="00086628"/>
    <w:rsid w:val="0009129D"/>
    <w:rsid w:val="0009159E"/>
    <w:rsid w:val="000925AF"/>
    <w:rsid w:val="000926A1"/>
    <w:rsid w:val="00093784"/>
    <w:rsid w:val="0009475F"/>
    <w:rsid w:val="00094A88"/>
    <w:rsid w:val="00097B8F"/>
    <w:rsid w:val="00097DCB"/>
    <w:rsid w:val="000A07D9"/>
    <w:rsid w:val="000A0A40"/>
    <w:rsid w:val="000A1618"/>
    <w:rsid w:val="000A16FE"/>
    <w:rsid w:val="000A2772"/>
    <w:rsid w:val="000A35FA"/>
    <w:rsid w:val="000A6ED5"/>
    <w:rsid w:val="000B16E9"/>
    <w:rsid w:val="000B3141"/>
    <w:rsid w:val="000B31A3"/>
    <w:rsid w:val="000B3582"/>
    <w:rsid w:val="000B3B4C"/>
    <w:rsid w:val="000B586E"/>
    <w:rsid w:val="000C1BA2"/>
    <w:rsid w:val="000C1BA9"/>
    <w:rsid w:val="000C2B63"/>
    <w:rsid w:val="000C3749"/>
    <w:rsid w:val="000C4EFE"/>
    <w:rsid w:val="000C5235"/>
    <w:rsid w:val="000C5EEE"/>
    <w:rsid w:val="000C6D39"/>
    <w:rsid w:val="000C753D"/>
    <w:rsid w:val="000C7A20"/>
    <w:rsid w:val="000D03BB"/>
    <w:rsid w:val="000D15CC"/>
    <w:rsid w:val="000D2D55"/>
    <w:rsid w:val="000D4800"/>
    <w:rsid w:val="000D4C5B"/>
    <w:rsid w:val="000D4D50"/>
    <w:rsid w:val="000D4E88"/>
    <w:rsid w:val="000D5A0A"/>
    <w:rsid w:val="000D60CF"/>
    <w:rsid w:val="000D6636"/>
    <w:rsid w:val="000D7F07"/>
    <w:rsid w:val="000E09D2"/>
    <w:rsid w:val="000E0C12"/>
    <w:rsid w:val="000E20FC"/>
    <w:rsid w:val="000E2E0A"/>
    <w:rsid w:val="000E2E3D"/>
    <w:rsid w:val="000E6437"/>
    <w:rsid w:val="000E6478"/>
    <w:rsid w:val="000E71B2"/>
    <w:rsid w:val="000F3B86"/>
    <w:rsid w:val="000F541E"/>
    <w:rsid w:val="000F5F73"/>
    <w:rsid w:val="000F6210"/>
    <w:rsid w:val="000F6290"/>
    <w:rsid w:val="000F6464"/>
    <w:rsid w:val="000F7865"/>
    <w:rsid w:val="0010172E"/>
    <w:rsid w:val="001018A6"/>
    <w:rsid w:val="00101FE6"/>
    <w:rsid w:val="00103E65"/>
    <w:rsid w:val="00105144"/>
    <w:rsid w:val="00105DFD"/>
    <w:rsid w:val="00106BD2"/>
    <w:rsid w:val="0010764B"/>
    <w:rsid w:val="00107A17"/>
    <w:rsid w:val="00110196"/>
    <w:rsid w:val="00110E03"/>
    <w:rsid w:val="00112465"/>
    <w:rsid w:val="00112ACD"/>
    <w:rsid w:val="00113D19"/>
    <w:rsid w:val="00114313"/>
    <w:rsid w:val="00115F7A"/>
    <w:rsid w:val="0011775C"/>
    <w:rsid w:val="00117D60"/>
    <w:rsid w:val="00120A12"/>
    <w:rsid w:val="00121CFD"/>
    <w:rsid w:val="00123FA1"/>
    <w:rsid w:val="00124462"/>
    <w:rsid w:val="001244DA"/>
    <w:rsid w:val="001246A7"/>
    <w:rsid w:val="00124EE3"/>
    <w:rsid w:val="00125B9F"/>
    <w:rsid w:val="001266AA"/>
    <w:rsid w:val="00127642"/>
    <w:rsid w:val="001277C7"/>
    <w:rsid w:val="00130AFF"/>
    <w:rsid w:val="00130C89"/>
    <w:rsid w:val="001319E8"/>
    <w:rsid w:val="00131B45"/>
    <w:rsid w:val="00134170"/>
    <w:rsid w:val="001353E7"/>
    <w:rsid w:val="00135602"/>
    <w:rsid w:val="001372D7"/>
    <w:rsid w:val="00141995"/>
    <w:rsid w:val="001421BE"/>
    <w:rsid w:val="00142B9A"/>
    <w:rsid w:val="00144392"/>
    <w:rsid w:val="00144A03"/>
    <w:rsid w:val="00145ED1"/>
    <w:rsid w:val="00147FF0"/>
    <w:rsid w:val="00150163"/>
    <w:rsid w:val="00152069"/>
    <w:rsid w:val="00152290"/>
    <w:rsid w:val="00153B1E"/>
    <w:rsid w:val="00154B25"/>
    <w:rsid w:val="00155314"/>
    <w:rsid w:val="00155606"/>
    <w:rsid w:val="00156189"/>
    <w:rsid w:val="001567FA"/>
    <w:rsid w:val="0015758E"/>
    <w:rsid w:val="00160056"/>
    <w:rsid w:val="00161A97"/>
    <w:rsid w:val="00163DB2"/>
    <w:rsid w:val="00165D8B"/>
    <w:rsid w:val="00166C2F"/>
    <w:rsid w:val="00167E97"/>
    <w:rsid w:val="0017139A"/>
    <w:rsid w:val="0017302D"/>
    <w:rsid w:val="0017304B"/>
    <w:rsid w:val="0017391B"/>
    <w:rsid w:val="001748C2"/>
    <w:rsid w:val="00174B46"/>
    <w:rsid w:val="00175239"/>
    <w:rsid w:val="00176E0E"/>
    <w:rsid w:val="00177860"/>
    <w:rsid w:val="00180B7D"/>
    <w:rsid w:val="0018235C"/>
    <w:rsid w:val="001839B7"/>
    <w:rsid w:val="00184B62"/>
    <w:rsid w:val="001851EE"/>
    <w:rsid w:val="0018595F"/>
    <w:rsid w:val="00186B92"/>
    <w:rsid w:val="00187100"/>
    <w:rsid w:val="00187FBF"/>
    <w:rsid w:val="001901DF"/>
    <w:rsid w:val="001916B6"/>
    <w:rsid w:val="001921DE"/>
    <w:rsid w:val="001925BD"/>
    <w:rsid w:val="001936E5"/>
    <w:rsid w:val="00193A5B"/>
    <w:rsid w:val="00194181"/>
    <w:rsid w:val="001966AC"/>
    <w:rsid w:val="001979C5"/>
    <w:rsid w:val="00197ECA"/>
    <w:rsid w:val="001A0A96"/>
    <w:rsid w:val="001A1F34"/>
    <w:rsid w:val="001A238A"/>
    <w:rsid w:val="001A4553"/>
    <w:rsid w:val="001A7BB3"/>
    <w:rsid w:val="001B08BC"/>
    <w:rsid w:val="001B1ABC"/>
    <w:rsid w:val="001B27E3"/>
    <w:rsid w:val="001B2E40"/>
    <w:rsid w:val="001B397F"/>
    <w:rsid w:val="001B41D4"/>
    <w:rsid w:val="001B4D2B"/>
    <w:rsid w:val="001B4E8E"/>
    <w:rsid w:val="001B5277"/>
    <w:rsid w:val="001B6DF9"/>
    <w:rsid w:val="001B6E42"/>
    <w:rsid w:val="001C06B4"/>
    <w:rsid w:val="001C2F26"/>
    <w:rsid w:val="001C30B8"/>
    <w:rsid w:val="001C33B7"/>
    <w:rsid w:val="001C3E51"/>
    <w:rsid w:val="001C415A"/>
    <w:rsid w:val="001C4E92"/>
    <w:rsid w:val="001C5447"/>
    <w:rsid w:val="001C5997"/>
    <w:rsid w:val="001C62D6"/>
    <w:rsid w:val="001C76A3"/>
    <w:rsid w:val="001D1DD1"/>
    <w:rsid w:val="001D298D"/>
    <w:rsid w:val="001D2B58"/>
    <w:rsid w:val="001D30B8"/>
    <w:rsid w:val="001D390B"/>
    <w:rsid w:val="001D4320"/>
    <w:rsid w:val="001D5A2B"/>
    <w:rsid w:val="001D626B"/>
    <w:rsid w:val="001D6694"/>
    <w:rsid w:val="001D7CCE"/>
    <w:rsid w:val="001D7CE0"/>
    <w:rsid w:val="001E1817"/>
    <w:rsid w:val="001E23F6"/>
    <w:rsid w:val="001E249E"/>
    <w:rsid w:val="001E3BEC"/>
    <w:rsid w:val="001E5C51"/>
    <w:rsid w:val="001E5C91"/>
    <w:rsid w:val="001E7136"/>
    <w:rsid w:val="001F017C"/>
    <w:rsid w:val="001F0D81"/>
    <w:rsid w:val="001F0D87"/>
    <w:rsid w:val="001F19AD"/>
    <w:rsid w:val="001F1F39"/>
    <w:rsid w:val="001F1FB3"/>
    <w:rsid w:val="001F274C"/>
    <w:rsid w:val="001F29E4"/>
    <w:rsid w:val="001F4857"/>
    <w:rsid w:val="001F59F4"/>
    <w:rsid w:val="001F6D77"/>
    <w:rsid w:val="001F6EF2"/>
    <w:rsid w:val="001F7239"/>
    <w:rsid w:val="001F7C42"/>
    <w:rsid w:val="00201B6A"/>
    <w:rsid w:val="00202EDB"/>
    <w:rsid w:val="002041DD"/>
    <w:rsid w:val="00204F82"/>
    <w:rsid w:val="00205972"/>
    <w:rsid w:val="002067E1"/>
    <w:rsid w:val="002078F5"/>
    <w:rsid w:val="00207E51"/>
    <w:rsid w:val="00211187"/>
    <w:rsid w:val="00211E7D"/>
    <w:rsid w:val="002128A5"/>
    <w:rsid w:val="002129C7"/>
    <w:rsid w:val="00216609"/>
    <w:rsid w:val="002209A6"/>
    <w:rsid w:val="00221609"/>
    <w:rsid w:val="002235C6"/>
    <w:rsid w:val="00223945"/>
    <w:rsid w:val="00223EA6"/>
    <w:rsid w:val="00225162"/>
    <w:rsid w:val="00225D2E"/>
    <w:rsid w:val="00226288"/>
    <w:rsid w:val="002277AC"/>
    <w:rsid w:val="00227ECA"/>
    <w:rsid w:val="00227FB8"/>
    <w:rsid w:val="00230F80"/>
    <w:rsid w:val="0023251A"/>
    <w:rsid w:val="002340F4"/>
    <w:rsid w:val="002351E4"/>
    <w:rsid w:val="00237A24"/>
    <w:rsid w:val="0024157C"/>
    <w:rsid w:val="00241C0B"/>
    <w:rsid w:val="00242DDC"/>
    <w:rsid w:val="002430FB"/>
    <w:rsid w:val="00243DF9"/>
    <w:rsid w:val="00244043"/>
    <w:rsid w:val="0024409F"/>
    <w:rsid w:val="0024432C"/>
    <w:rsid w:val="00244ADD"/>
    <w:rsid w:val="002456A6"/>
    <w:rsid w:val="00245A4D"/>
    <w:rsid w:val="00250F8C"/>
    <w:rsid w:val="00252456"/>
    <w:rsid w:val="0025274C"/>
    <w:rsid w:val="00252976"/>
    <w:rsid w:val="00254ABC"/>
    <w:rsid w:val="00255001"/>
    <w:rsid w:val="00255605"/>
    <w:rsid w:val="002557F7"/>
    <w:rsid w:val="002567F5"/>
    <w:rsid w:val="00256B8D"/>
    <w:rsid w:val="00256B9D"/>
    <w:rsid w:val="0025701A"/>
    <w:rsid w:val="002608F8"/>
    <w:rsid w:val="00260F19"/>
    <w:rsid w:val="00262394"/>
    <w:rsid w:val="002631AA"/>
    <w:rsid w:val="00264711"/>
    <w:rsid w:val="00264E85"/>
    <w:rsid w:val="002657B8"/>
    <w:rsid w:val="00266342"/>
    <w:rsid w:val="0026743E"/>
    <w:rsid w:val="0026751D"/>
    <w:rsid w:val="00267CD4"/>
    <w:rsid w:val="002704D3"/>
    <w:rsid w:val="002706F5"/>
    <w:rsid w:val="00271290"/>
    <w:rsid w:val="002737D1"/>
    <w:rsid w:val="00274569"/>
    <w:rsid w:val="00274EBB"/>
    <w:rsid w:val="00274EED"/>
    <w:rsid w:val="00276063"/>
    <w:rsid w:val="00277669"/>
    <w:rsid w:val="002777E1"/>
    <w:rsid w:val="00277A8C"/>
    <w:rsid w:val="0028062E"/>
    <w:rsid w:val="0028085D"/>
    <w:rsid w:val="00280DE4"/>
    <w:rsid w:val="002824A6"/>
    <w:rsid w:val="0028269A"/>
    <w:rsid w:val="0028305B"/>
    <w:rsid w:val="002835B9"/>
    <w:rsid w:val="00283B9C"/>
    <w:rsid w:val="002842DE"/>
    <w:rsid w:val="002859BE"/>
    <w:rsid w:val="00291057"/>
    <w:rsid w:val="002918C1"/>
    <w:rsid w:val="00292967"/>
    <w:rsid w:val="00292E73"/>
    <w:rsid w:val="002931C1"/>
    <w:rsid w:val="00294BF9"/>
    <w:rsid w:val="00294CE2"/>
    <w:rsid w:val="00295ACB"/>
    <w:rsid w:val="00295FB2"/>
    <w:rsid w:val="0029678D"/>
    <w:rsid w:val="00296FD5"/>
    <w:rsid w:val="0029769C"/>
    <w:rsid w:val="00297B7A"/>
    <w:rsid w:val="002A1093"/>
    <w:rsid w:val="002A13A8"/>
    <w:rsid w:val="002A2B1C"/>
    <w:rsid w:val="002A49A4"/>
    <w:rsid w:val="002A5926"/>
    <w:rsid w:val="002B0254"/>
    <w:rsid w:val="002B05F5"/>
    <w:rsid w:val="002B3DA0"/>
    <w:rsid w:val="002B7420"/>
    <w:rsid w:val="002B76D8"/>
    <w:rsid w:val="002B7D33"/>
    <w:rsid w:val="002C068A"/>
    <w:rsid w:val="002C08DC"/>
    <w:rsid w:val="002C0A72"/>
    <w:rsid w:val="002C4237"/>
    <w:rsid w:val="002C49D3"/>
    <w:rsid w:val="002C51D8"/>
    <w:rsid w:val="002C6505"/>
    <w:rsid w:val="002C6B46"/>
    <w:rsid w:val="002D0CA1"/>
    <w:rsid w:val="002D108F"/>
    <w:rsid w:val="002D1746"/>
    <w:rsid w:val="002D2429"/>
    <w:rsid w:val="002D2AE8"/>
    <w:rsid w:val="002D46C6"/>
    <w:rsid w:val="002D47B9"/>
    <w:rsid w:val="002D491F"/>
    <w:rsid w:val="002D4AA8"/>
    <w:rsid w:val="002D4E35"/>
    <w:rsid w:val="002D779B"/>
    <w:rsid w:val="002D79CE"/>
    <w:rsid w:val="002D79DE"/>
    <w:rsid w:val="002E09AF"/>
    <w:rsid w:val="002E0F52"/>
    <w:rsid w:val="002E1020"/>
    <w:rsid w:val="002E1858"/>
    <w:rsid w:val="002E24CA"/>
    <w:rsid w:val="002E2E4D"/>
    <w:rsid w:val="002E41B2"/>
    <w:rsid w:val="002E71EE"/>
    <w:rsid w:val="002F0713"/>
    <w:rsid w:val="002F1CCE"/>
    <w:rsid w:val="002F440D"/>
    <w:rsid w:val="002F4456"/>
    <w:rsid w:val="002F4F81"/>
    <w:rsid w:val="002F5175"/>
    <w:rsid w:val="002F6D65"/>
    <w:rsid w:val="002F705B"/>
    <w:rsid w:val="002F7519"/>
    <w:rsid w:val="002F7664"/>
    <w:rsid w:val="002F7E71"/>
    <w:rsid w:val="002F7EEB"/>
    <w:rsid w:val="0030113C"/>
    <w:rsid w:val="003033E8"/>
    <w:rsid w:val="0030407E"/>
    <w:rsid w:val="00304184"/>
    <w:rsid w:val="0030469F"/>
    <w:rsid w:val="0030470C"/>
    <w:rsid w:val="00304D9F"/>
    <w:rsid w:val="00305A82"/>
    <w:rsid w:val="00305AB9"/>
    <w:rsid w:val="00305E47"/>
    <w:rsid w:val="00306ED7"/>
    <w:rsid w:val="00307E36"/>
    <w:rsid w:val="00310BF0"/>
    <w:rsid w:val="003111BB"/>
    <w:rsid w:val="00311C7C"/>
    <w:rsid w:val="00311D1C"/>
    <w:rsid w:val="003131B8"/>
    <w:rsid w:val="0031362A"/>
    <w:rsid w:val="003138C5"/>
    <w:rsid w:val="003151EE"/>
    <w:rsid w:val="003152A3"/>
    <w:rsid w:val="00316B99"/>
    <w:rsid w:val="003170AE"/>
    <w:rsid w:val="00317454"/>
    <w:rsid w:val="003205D0"/>
    <w:rsid w:val="0032091C"/>
    <w:rsid w:val="00322446"/>
    <w:rsid w:val="003225EA"/>
    <w:rsid w:val="00322670"/>
    <w:rsid w:val="00323D96"/>
    <w:rsid w:val="00323DB3"/>
    <w:rsid w:val="00324162"/>
    <w:rsid w:val="00324C5D"/>
    <w:rsid w:val="00325286"/>
    <w:rsid w:val="00325424"/>
    <w:rsid w:val="003255EF"/>
    <w:rsid w:val="00325C32"/>
    <w:rsid w:val="00330009"/>
    <w:rsid w:val="00332E76"/>
    <w:rsid w:val="0033425E"/>
    <w:rsid w:val="00334F60"/>
    <w:rsid w:val="00335CE9"/>
    <w:rsid w:val="0033795B"/>
    <w:rsid w:val="00340CAE"/>
    <w:rsid w:val="00341947"/>
    <w:rsid w:val="00341C5B"/>
    <w:rsid w:val="003438D4"/>
    <w:rsid w:val="00344EE6"/>
    <w:rsid w:val="00345377"/>
    <w:rsid w:val="0034708A"/>
    <w:rsid w:val="00347317"/>
    <w:rsid w:val="00350083"/>
    <w:rsid w:val="003505C4"/>
    <w:rsid w:val="00350CBF"/>
    <w:rsid w:val="00350D92"/>
    <w:rsid w:val="00350E2D"/>
    <w:rsid w:val="0035198C"/>
    <w:rsid w:val="003523CE"/>
    <w:rsid w:val="00353FD0"/>
    <w:rsid w:val="00354ACD"/>
    <w:rsid w:val="003575BA"/>
    <w:rsid w:val="003625B6"/>
    <w:rsid w:val="0036280D"/>
    <w:rsid w:val="003634DB"/>
    <w:rsid w:val="00364676"/>
    <w:rsid w:val="00366ABA"/>
    <w:rsid w:val="0036756C"/>
    <w:rsid w:val="003675DE"/>
    <w:rsid w:val="00370112"/>
    <w:rsid w:val="00370CEB"/>
    <w:rsid w:val="00372402"/>
    <w:rsid w:val="00373B9E"/>
    <w:rsid w:val="0037463C"/>
    <w:rsid w:val="003755D4"/>
    <w:rsid w:val="00376116"/>
    <w:rsid w:val="00376716"/>
    <w:rsid w:val="00376C1B"/>
    <w:rsid w:val="00376F8C"/>
    <w:rsid w:val="00377EC8"/>
    <w:rsid w:val="0038014D"/>
    <w:rsid w:val="003805E6"/>
    <w:rsid w:val="003835BE"/>
    <w:rsid w:val="00383FCF"/>
    <w:rsid w:val="003849E1"/>
    <w:rsid w:val="0038636E"/>
    <w:rsid w:val="003907AA"/>
    <w:rsid w:val="00391800"/>
    <w:rsid w:val="00391A25"/>
    <w:rsid w:val="00392A75"/>
    <w:rsid w:val="00392E38"/>
    <w:rsid w:val="00396B77"/>
    <w:rsid w:val="00396E41"/>
    <w:rsid w:val="00397E70"/>
    <w:rsid w:val="003A0109"/>
    <w:rsid w:val="003A123A"/>
    <w:rsid w:val="003A14B8"/>
    <w:rsid w:val="003A1D3C"/>
    <w:rsid w:val="003A246E"/>
    <w:rsid w:val="003A2BBE"/>
    <w:rsid w:val="003A3661"/>
    <w:rsid w:val="003A4793"/>
    <w:rsid w:val="003A4ECF"/>
    <w:rsid w:val="003A5839"/>
    <w:rsid w:val="003A58CD"/>
    <w:rsid w:val="003A7554"/>
    <w:rsid w:val="003A7576"/>
    <w:rsid w:val="003A7AAE"/>
    <w:rsid w:val="003A7D54"/>
    <w:rsid w:val="003A7F59"/>
    <w:rsid w:val="003B1BBD"/>
    <w:rsid w:val="003B3EB6"/>
    <w:rsid w:val="003B4C08"/>
    <w:rsid w:val="003B5439"/>
    <w:rsid w:val="003B553E"/>
    <w:rsid w:val="003B591F"/>
    <w:rsid w:val="003B5A54"/>
    <w:rsid w:val="003B5FE3"/>
    <w:rsid w:val="003C0737"/>
    <w:rsid w:val="003C2373"/>
    <w:rsid w:val="003C2F55"/>
    <w:rsid w:val="003C32E0"/>
    <w:rsid w:val="003C437F"/>
    <w:rsid w:val="003C44B9"/>
    <w:rsid w:val="003C4570"/>
    <w:rsid w:val="003C4E07"/>
    <w:rsid w:val="003C59BD"/>
    <w:rsid w:val="003C6021"/>
    <w:rsid w:val="003C604D"/>
    <w:rsid w:val="003D01A5"/>
    <w:rsid w:val="003D01C4"/>
    <w:rsid w:val="003D0478"/>
    <w:rsid w:val="003D0703"/>
    <w:rsid w:val="003D0EC6"/>
    <w:rsid w:val="003D24F9"/>
    <w:rsid w:val="003D5135"/>
    <w:rsid w:val="003D56D3"/>
    <w:rsid w:val="003D6384"/>
    <w:rsid w:val="003D642C"/>
    <w:rsid w:val="003E0E9C"/>
    <w:rsid w:val="003E0F68"/>
    <w:rsid w:val="003E1887"/>
    <w:rsid w:val="003E23B5"/>
    <w:rsid w:val="003E5AE9"/>
    <w:rsid w:val="003E648B"/>
    <w:rsid w:val="003E7BDD"/>
    <w:rsid w:val="003F02C5"/>
    <w:rsid w:val="003F0FDE"/>
    <w:rsid w:val="003F1175"/>
    <w:rsid w:val="003F1264"/>
    <w:rsid w:val="003F17E0"/>
    <w:rsid w:val="003F1C1E"/>
    <w:rsid w:val="003F28FD"/>
    <w:rsid w:val="003F34B9"/>
    <w:rsid w:val="003F3C02"/>
    <w:rsid w:val="003F3EF4"/>
    <w:rsid w:val="003F405B"/>
    <w:rsid w:val="003F42BE"/>
    <w:rsid w:val="003F4DA8"/>
    <w:rsid w:val="003F5028"/>
    <w:rsid w:val="003F6305"/>
    <w:rsid w:val="003F643F"/>
    <w:rsid w:val="003F68D0"/>
    <w:rsid w:val="003F70AB"/>
    <w:rsid w:val="003F7721"/>
    <w:rsid w:val="003F7C82"/>
    <w:rsid w:val="00400E2E"/>
    <w:rsid w:val="00402313"/>
    <w:rsid w:val="00402368"/>
    <w:rsid w:val="00402D26"/>
    <w:rsid w:val="0040320B"/>
    <w:rsid w:val="00403E06"/>
    <w:rsid w:val="00403F39"/>
    <w:rsid w:val="00404FAF"/>
    <w:rsid w:val="00405902"/>
    <w:rsid w:val="0040676B"/>
    <w:rsid w:val="00411140"/>
    <w:rsid w:val="004112EC"/>
    <w:rsid w:val="004118EB"/>
    <w:rsid w:val="0041340A"/>
    <w:rsid w:val="004134F2"/>
    <w:rsid w:val="00414244"/>
    <w:rsid w:val="00422B7F"/>
    <w:rsid w:val="00423840"/>
    <w:rsid w:val="004243CA"/>
    <w:rsid w:val="00425A39"/>
    <w:rsid w:val="004270D5"/>
    <w:rsid w:val="00427546"/>
    <w:rsid w:val="0043011F"/>
    <w:rsid w:val="004304D9"/>
    <w:rsid w:val="004307C1"/>
    <w:rsid w:val="00430975"/>
    <w:rsid w:val="004321A8"/>
    <w:rsid w:val="00433AC3"/>
    <w:rsid w:val="00435A8D"/>
    <w:rsid w:val="0044007E"/>
    <w:rsid w:val="00441F5E"/>
    <w:rsid w:val="00444355"/>
    <w:rsid w:val="00445F5D"/>
    <w:rsid w:val="00446FE0"/>
    <w:rsid w:val="004500C4"/>
    <w:rsid w:val="0045017A"/>
    <w:rsid w:val="00450AD5"/>
    <w:rsid w:val="00451CD6"/>
    <w:rsid w:val="00451EF4"/>
    <w:rsid w:val="00452534"/>
    <w:rsid w:val="0045267A"/>
    <w:rsid w:val="004526C2"/>
    <w:rsid w:val="004530B0"/>
    <w:rsid w:val="004547E8"/>
    <w:rsid w:val="00454D9A"/>
    <w:rsid w:val="00454DFA"/>
    <w:rsid w:val="00455BC1"/>
    <w:rsid w:val="00456968"/>
    <w:rsid w:val="00456CBD"/>
    <w:rsid w:val="00456EAD"/>
    <w:rsid w:val="0045723D"/>
    <w:rsid w:val="004575EC"/>
    <w:rsid w:val="00461394"/>
    <w:rsid w:val="00461F5B"/>
    <w:rsid w:val="0046247B"/>
    <w:rsid w:val="004626E4"/>
    <w:rsid w:val="00462C27"/>
    <w:rsid w:val="00465229"/>
    <w:rsid w:val="004655C8"/>
    <w:rsid w:val="004667F0"/>
    <w:rsid w:val="00467029"/>
    <w:rsid w:val="004713F4"/>
    <w:rsid w:val="00471D3A"/>
    <w:rsid w:val="00472E28"/>
    <w:rsid w:val="00473BE3"/>
    <w:rsid w:val="00473ED6"/>
    <w:rsid w:val="00475DE9"/>
    <w:rsid w:val="00477422"/>
    <w:rsid w:val="00477597"/>
    <w:rsid w:val="00477D4C"/>
    <w:rsid w:val="004814F5"/>
    <w:rsid w:val="004836AF"/>
    <w:rsid w:val="00483B34"/>
    <w:rsid w:val="004844CD"/>
    <w:rsid w:val="00485C5F"/>
    <w:rsid w:val="00486019"/>
    <w:rsid w:val="00490ACE"/>
    <w:rsid w:val="0049115A"/>
    <w:rsid w:val="00491480"/>
    <w:rsid w:val="00491A24"/>
    <w:rsid w:val="00491A2B"/>
    <w:rsid w:val="00492A33"/>
    <w:rsid w:val="00492E22"/>
    <w:rsid w:val="00493113"/>
    <w:rsid w:val="00493155"/>
    <w:rsid w:val="004932E5"/>
    <w:rsid w:val="00493A3E"/>
    <w:rsid w:val="00493CC7"/>
    <w:rsid w:val="004944AC"/>
    <w:rsid w:val="004945CF"/>
    <w:rsid w:val="004947A9"/>
    <w:rsid w:val="00494F41"/>
    <w:rsid w:val="0049670A"/>
    <w:rsid w:val="004A04DA"/>
    <w:rsid w:val="004A0707"/>
    <w:rsid w:val="004A0964"/>
    <w:rsid w:val="004A0BFA"/>
    <w:rsid w:val="004A1A59"/>
    <w:rsid w:val="004A1A6C"/>
    <w:rsid w:val="004A33E0"/>
    <w:rsid w:val="004A390D"/>
    <w:rsid w:val="004A4820"/>
    <w:rsid w:val="004A4F57"/>
    <w:rsid w:val="004A50F9"/>
    <w:rsid w:val="004A6C42"/>
    <w:rsid w:val="004A7300"/>
    <w:rsid w:val="004A7886"/>
    <w:rsid w:val="004B0430"/>
    <w:rsid w:val="004B21FA"/>
    <w:rsid w:val="004B38B2"/>
    <w:rsid w:val="004B4D30"/>
    <w:rsid w:val="004B5471"/>
    <w:rsid w:val="004B6341"/>
    <w:rsid w:val="004B6D16"/>
    <w:rsid w:val="004B7762"/>
    <w:rsid w:val="004B7B29"/>
    <w:rsid w:val="004C0DC5"/>
    <w:rsid w:val="004C1108"/>
    <w:rsid w:val="004C1421"/>
    <w:rsid w:val="004C1580"/>
    <w:rsid w:val="004C5776"/>
    <w:rsid w:val="004C5EE5"/>
    <w:rsid w:val="004C6267"/>
    <w:rsid w:val="004C6632"/>
    <w:rsid w:val="004C7B9C"/>
    <w:rsid w:val="004D0625"/>
    <w:rsid w:val="004D17D8"/>
    <w:rsid w:val="004D20C7"/>
    <w:rsid w:val="004D36F2"/>
    <w:rsid w:val="004D38F1"/>
    <w:rsid w:val="004D3C61"/>
    <w:rsid w:val="004D3F5E"/>
    <w:rsid w:val="004D4E1C"/>
    <w:rsid w:val="004D4EE5"/>
    <w:rsid w:val="004D5DB7"/>
    <w:rsid w:val="004D77EE"/>
    <w:rsid w:val="004E0430"/>
    <w:rsid w:val="004E0ED5"/>
    <w:rsid w:val="004F00F5"/>
    <w:rsid w:val="004F085A"/>
    <w:rsid w:val="004F261B"/>
    <w:rsid w:val="004F2A92"/>
    <w:rsid w:val="004F2D5F"/>
    <w:rsid w:val="004F3AE4"/>
    <w:rsid w:val="004F4093"/>
    <w:rsid w:val="004F42A8"/>
    <w:rsid w:val="004F5121"/>
    <w:rsid w:val="004F635F"/>
    <w:rsid w:val="004F7504"/>
    <w:rsid w:val="005001F6"/>
    <w:rsid w:val="00500736"/>
    <w:rsid w:val="0050171C"/>
    <w:rsid w:val="00501B37"/>
    <w:rsid w:val="00501FA5"/>
    <w:rsid w:val="005023FF"/>
    <w:rsid w:val="005032E8"/>
    <w:rsid w:val="00504435"/>
    <w:rsid w:val="00505215"/>
    <w:rsid w:val="00505364"/>
    <w:rsid w:val="005064DB"/>
    <w:rsid w:val="00507087"/>
    <w:rsid w:val="0050773B"/>
    <w:rsid w:val="00507F58"/>
    <w:rsid w:val="00510537"/>
    <w:rsid w:val="00510678"/>
    <w:rsid w:val="005112AB"/>
    <w:rsid w:val="00511F45"/>
    <w:rsid w:val="0051343F"/>
    <w:rsid w:val="00515F77"/>
    <w:rsid w:val="00517B90"/>
    <w:rsid w:val="00520694"/>
    <w:rsid w:val="00521877"/>
    <w:rsid w:val="00521AD0"/>
    <w:rsid w:val="00523244"/>
    <w:rsid w:val="0052436F"/>
    <w:rsid w:val="0052446F"/>
    <w:rsid w:val="005250AB"/>
    <w:rsid w:val="005253C4"/>
    <w:rsid w:val="00526663"/>
    <w:rsid w:val="005267F4"/>
    <w:rsid w:val="005268CE"/>
    <w:rsid w:val="005269ED"/>
    <w:rsid w:val="00527BC8"/>
    <w:rsid w:val="00527C68"/>
    <w:rsid w:val="00531432"/>
    <w:rsid w:val="00531BAA"/>
    <w:rsid w:val="00532865"/>
    <w:rsid w:val="00533213"/>
    <w:rsid w:val="0053377A"/>
    <w:rsid w:val="0053588E"/>
    <w:rsid w:val="0053710C"/>
    <w:rsid w:val="0053787A"/>
    <w:rsid w:val="00541B31"/>
    <w:rsid w:val="00542D04"/>
    <w:rsid w:val="00543745"/>
    <w:rsid w:val="005437E6"/>
    <w:rsid w:val="00543BC8"/>
    <w:rsid w:val="00543F01"/>
    <w:rsid w:val="00545E4C"/>
    <w:rsid w:val="00547A9B"/>
    <w:rsid w:val="0055088F"/>
    <w:rsid w:val="00551F5A"/>
    <w:rsid w:val="005524A8"/>
    <w:rsid w:val="005538F7"/>
    <w:rsid w:val="00553CE3"/>
    <w:rsid w:val="00555E69"/>
    <w:rsid w:val="00555F62"/>
    <w:rsid w:val="005567D7"/>
    <w:rsid w:val="00556FEB"/>
    <w:rsid w:val="005577A4"/>
    <w:rsid w:val="00562CC3"/>
    <w:rsid w:val="00563381"/>
    <w:rsid w:val="00563AC6"/>
    <w:rsid w:val="00563E78"/>
    <w:rsid w:val="00565662"/>
    <w:rsid w:val="0056595C"/>
    <w:rsid w:val="00566C7D"/>
    <w:rsid w:val="005673AE"/>
    <w:rsid w:val="00567991"/>
    <w:rsid w:val="00567B44"/>
    <w:rsid w:val="005700C8"/>
    <w:rsid w:val="00570512"/>
    <w:rsid w:val="00570E89"/>
    <w:rsid w:val="00571718"/>
    <w:rsid w:val="00571D1E"/>
    <w:rsid w:val="00573079"/>
    <w:rsid w:val="00573247"/>
    <w:rsid w:val="00575813"/>
    <w:rsid w:val="0057669F"/>
    <w:rsid w:val="00580D09"/>
    <w:rsid w:val="005815A6"/>
    <w:rsid w:val="005818C8"/>
    <w:rsid w:val="00581BA3"/>
    <w:rsid w:val="005822AD"/>
    <w:rsid w:val="00582FC8"/>
    <w:rsid w:val="00583320"/>
    <w:rsid w:val="005839C7"/>
    <w:rsid w:val="005848A3"/>
    <w:rsid w:val="00585AE7"/>
    <w:rsid w:val="0058669E"/>
    <w:rsid w:val="0058731D"/>
    <w:rsid w:val="00587636"/>
    <w:rsid w:val="00587E23"/>
    <w:rsid w:val="005904E7"/>
    <w:rsid w:val="00591111"/>
    <w:rsid w:val="00591469"/>
    <w:rsid w:val="00591D06"/>
    <w:rsid w:val="00591D9F"/>
    <w:rsid w:val="00592070"/>
    <w:rsid w:val="005924CF"/>
    <w:rsid w:val="00592C76"/>
    <w:rsid w:val="00593993"/>
    <w:rsid w:val="00595492"/>
    <w:rsid w:val="00595D68"/>
    <w:rsid w:val="005962FB"/>
    <w:rsid w:val="005972E5"/>
    <w:rsid w:val="005A0E92"/>
    <w:rsid w:val="005A133A"/>
    <w:rsid w:val="005A1376"/>
    <w:rsid w:val="005A1CD6"/>
    <w:rsid w:val="005A298C"/>
    <w:rsid w:val="005A31AA"/>
    <w:rsid w:val="005A3635"/>
    <w:rsid w:val="005A3D16"/>
    <w:rsid w:val="005A74D3"/>
    <w:rsid w:val="005A74E0"/>
    <w:rsid w:val="005A7E36"/>
    <w:rsid w:val="005B0721"/>
    <w:rsid w:val="005B0843"/>
    <w:rsid w:val="005B08CA"/>
    <w:rsid w:val="005B1509"/>
    <w:rsid w:val="005B23DF"/>
    <w:rsid w:val="005B2F78"/>
    <w:rsid w:val="005B54D4"/>
    <w:rsid w:val="005B61FF"/>
    <w:rsid w:val="005C1459"/>
    <w:rsid w:val="005C1879"/>
    <w:rsid w:val="005C1A6A"/>
    <w:rsid w:val="005C3809"/>
    <w:rsid w:val="005C3D1E"/>
    <w:rsid w:val="005C50F6"/>
    <w:rsid w:val="005C6587"/>
    <w:rsid w:val="005C722B"/>
    <w:rsid w:val="005D0593"/>
    <w:rsid w:val="005D1254"/>
    <w:rsid w:val="005D13EB"/>
    <w:rsid w:val="005D1688"/>
    <w:rsid w:val="005D1AB7"/>
    <w:rsid w:val="005D32A6"/>
    <w:rsid w:val="005D35D1"/>
    <w:rsid w:val="005D4B40"/>
    <w:rsid w:val="005E1673"/>
    <w:rsid w:val="005E1C70"/>
    <w:rsid w:val="005E22D7"/>
    <w:rsid w:val="005E2467"/>
    <w:rsid w:val="005E3243"/>
    <w:rsid w:val="005E46C9"/>
    <w:rsid w:val="005E4D4A"/>
    <w:rsid w:val="005E5049"/>
    <w:rsid w:val="005F08BC"/>
    <w:rsid w:val="005F0985"/>
    <w:rsid w:val="005F20A2"/>
    <w:rsid w:val="005F2276"/>
    <w:rsid w:val="005F2AC4"/>
    <w:rsid w:val="005F2DAD"/>
    <w:rsid w:val="005F3EE7"/>
    <w:rsid w:val="005F45B5"/>
    <w:rsid w:val="00601058"/>
    <w:rsid w:val="006027CF"/>
    <w:rsid w:val="006028D7"/>
    <w:rsid w:val="00602D68"/>
    <w:rsid w:val="0060369D"/>
    <w:rsid w:val="00603B59"/>
    <w:rsid w:val="006055EC"/>
    <w:rsid w:val="006057EE"/>
    <w:rsid w:val="00606973"/>
    <w:rsid w:val="00606F74"/>
    <w:rsid w:val="00607BEA"/>
    <w:rsid w:val="00610901"/>
    <w:rsid w:val="006115B7"/>
    <w:rsid w:val="00612D7F"/>
    <w:rsid w:val="0061591A"/>
    <w:rsid w:val="0061619D"/>
    <w:rsid w:val="006164B3"/>
    <w:rsid w:val="0061687E"/>
    <w:rsid w:val="00620CF6"/>
    <w:rsid w:val="00621334"/>
    <w:rsid w:val="006229FF"/>
    <w:rsid w:val="00624246"/>
    <w:rsid w:val="00626316"/>
    <w:rsid w:val="006279BF"/>
    <w:rsid w:val="00631C66"/>
    <w:rsid w:val="006325A1"/>
    <w:rsid w:val="0063315E"/>
    <w:rsid w:val="00633546"/>
    <w:rsid w:val="00633AC3"/>
    <w:rsid w:val="006341DB"/>
    <w:rsid w:val="00634435"/>
    <w:rsid w:val="00635130"/>
    <w:rsid w:val="0064064F"/>
    <w:rsid w:val="00640F8F"/>
    <w:rsid w:val="00641F3B"/>
    <w:rsid w:val="00642A84"/>
    <w:rsid w:val="00642B7D"/>
    <w:rsid w:val="006433D2"/>
    <w:rsid w:val="00643A5A"/>
    <w:rsid w:val="00643F8B"/>
    <w:rsid w:val="006450B5"/>
    <w:rsid w:val="0064628F"/>
    <w:rsid w:val="006469A9"/>
    <w:rsid w:val="00646E4E"/>
    <w:rsid w:val="006472C7"/>
    <w:rsid w:val="00647E67"/>
    <w:rsid w:val="006508EF"/>
    <w:rsid w:val="0065202C"/>
    <w:rsid w:val="0065269B"/>
    <w:rsid w:val="006527B2"/>
    <w:rsid w:val="00652A8B"/>
    <w:rsid w:val="00652C9F"/>
    <w:rsid w:val="00652E95"/>
    <w:rsid w:val="006548B3"/>
    <w:rsid w:val="00654DC4"/>
    <w:rsid w:val="00654EA4"/>
    <w:rsid w:val="006562CC"/>
    <w:rsid w:val="006578EE"/>
    <w:rsid w:val="00660D72"/>
    <w:rsid w:val="0066117B"/>
    <w:rsid w:val="0066194A"/>
    <w:rsid w:val="00662571"/>
    <w:rsid w:val="006627C9"/>
    <w:rsid w:val="0066303D"/>
    <w:rsid w:val="00663919"/>
    <w:rsid w:val="00663D40"/>
    <w:rsid w:val="006643E0"/>
    <w:rsid w:val="00665A4D"/>
    <w:rsid w:val="00665FC1"/>
    <w:rsid w:val="00667B4E"/>
    <w:rsid w:val="0067067D"/>
    <w:rsid w:val="006707DC"/>
    <w:rsid w:val="00670CBC"/>
    <w:rsid w:val="00670F30"/>
    <w:rsid w:val="0067103E"/>
    <w:rsid w:val="00671DB8"/>
    <w:rsid w:val="0067249F"/>
    <w:rsid w:val="006725C5"/>
    <w:rsid w:val="00673317"/>
    <w:rsid w:val="00673C44"/>
    <w:rsid w:val="00674053"/>
    <w:rsid w:val="0067521A"/>
    <w:rsid w:val="006752D8"/>
    <w:rsid w:val="00676836"/>
    <w:rsid w:val="00682175"/>
    <w:rsid w:val="00682448"/>
    <w:rsid w:val="006829C8"/>
    <w:rsid w:val="00683704"/>
    <w:rsid w:val="0068399E"/>
    <w:rsid w:val="00683DC6"/>
    <w:rsid w:val="006840F6"/>
    <w:rsid w:val="0068487C"/>
    <w:rsid w:val="006859BB"/>
    <w:rsid w:val="00686F0A"/>
    <w:rsid w:val="00687EDC"/>
    <w:rsid w:val="00691D50"/>
    <w:rsid w:val="00691E32"/>
    <w:rsid w:val="00694CE6"/>
    <w:rsid w:val="00694F1C"/>
    <w:rsid w:val="006958F1"/>
    <w:rsid w:val="00696164"/>
    <w:rsid w:val="006A2D78"/>
    <w:rsid w:val="006A4400"/>
    <w:rsid w:val="006A4727"/>
    <w:rsid w:val="006A4D3D"/>
    <w:rsid w:val="006A611C"/>
    <w:rsid w:val="006A7914"/>
    <w:rsid w:val="006B06DD"/>
    <w:rsid w:val="006B2794"/>
    <w:rsid w:val="006B32F1"/>
    <w:rsid w:val="006B49A6"/>
    <w:rsid w:val="006B69BB"/>
    <w:rsid w:val="006B6E33"/>
    <w:rsid w:val="006B74C1"/>
    <w:rsid w:val="006B7FDD"/>
    <w:rsid w:val="006C1227"/>
    <w:rsid w:val="006C1583"/>
    <w:rsid w:val="006C1653"/>
    <w:rsid w:val="006C2FCC"/>
    <w:rsid w:val="006C34D4"/>
    <w:rsid w:val="006C37C0"/>
    <w:rsid w:val="006C3BE1"/>
    <w:rsid w:val="006C4B31"/>
    <w:rsid w:val="006C55D2"/>
    <w:rsid w:val="006C5FD1"/>
    <w:rsid w:val="006C6708"/>
    <w:rsid w:val="006C6F05"/>
    <w:rsid w:val="006C76F4"/>
    <w:rsid w:val="006C791C"/>
    <w:rsid w:val="006C7D89"/>
    <w:rsid w:val="006D1121"/>
    <w:rsid w:val="006D1255"/>
    <w:rsid w:val="006D1377"/>
    <w:rsid w:val="006D1795"/>
    <w:rsid w:val="006D1D4B"/>
    <w:rsid w:val="006D2F36"/>
    <w:rsid w:val="006D3346"/>
    <w:rsid w:val="006D33D3"/>
    <w:rsid w:val="006D3923"/>
    <w:rsid w:val="006D3B32"/>
    <w:rsid w:val="006D5063"/>
    <w:rsid w:val="006D516F"/>
    <w:rsid w:val="006D5A1E"/>
    <w:rsid w:val="006D5E06"/>
    <w:rsid w:val="006D634C"/>
    <w:rsid w:val="006D6CDD"/>
    <w:rsid w:val="006D72BE"/>
    <w:rsid w:val="006D7C18"/>
    <w:rsid w:val="006E03C8"/>
    <w:rsid w:val="006E1421"/>
    <w:rsid w:val="006E18B4"/>
    <w:rsid w:val="006E2117"/>
    <w:rsid w:val="006E2689"/>
    <w:rsid w:val="006E36E8"/>
    <w:rsid w:val="006E378C"/>
    <w:rsid w:val="006E40DD"/>
    <w:rsid w:val="006E4B3B"/>
    <w:rsid w:val="006E4D3B"/>
    <w:rsid w:val="006E53C4"/>
    <w:rsid w:val="006E6C7F"/>
    <w:rsid w:val="006E6D0F"/>
    <w:rsid w:val="006E6DAA"/>
    <w:rsid w:val="006E7094"/>
    <w:rsid w:val="006F0185"/>
    <w:rsid w:val="006F0725"/>
    <w:rsid w:val="006F2DB3"/>
    <w:rsid w:val="006F4127"/>
    <w:rsid w:val="006F50ED"/>
    <w:rsid w:val="006F55D7"/>
    <w:rsid w:val="006F6EE0"/>
    <w:rsid w:val="006F7DE7"/>
    <w:rsid w:val="00700EFA"/>
    <w:rsid w:val="00703230"/>
    <w:rsid w:val="007043A0"/>
    <w:rsid w:val="0070506B"/>
    <w:rsid w:val="00705DAA"/>
    <w:rsid w:val="00706189"/>
    <w:rsid w:val="00707A07"/>
    <w:rsid w:val="00712143"/>
    <w:rsid w:val="0071278D"/>
    <w:rsid w:val="00712D7C"/>
    <w:rsid w:val="00712DB8"/>
    <w:rsid w:val="007154A4"/>
    <w:rsid w:val="00717D16"/>
    <w:rsid w:val="007205D7"/>
    <w:rsid w:val="007207CD"/>
    <w:rsid w:val="007220A7"/>
    <w:rsid w:val="007220A9"/>
    <w:rsid w:val="007234E6"/>
    <w:rsid w:val="007237F4"/>
    <w:rsid w:val="00723955"/>
    <w:rsid w:val="0072479F"/>
    <w:rsid w:val="00725052"/>
    <w:rsid w:val="00725D85"/>
    <w:rsid w:val="00726245"/>
    <w:rsid w:val="00726DAF"/>
    <w:rsid w:val="00727625"/>
    <w:rsid w:val="0072769A"/>
    <w:rsid w:val="00730538"/>
    <w:rsid w:val="00730C4E"/>
    <w:rsid w:val="00731541"/>
    <w:rsid w:val="00731E48"/>
    <w:rsid w:val="007335D4"/>
    <w:rsid w:val="007336AA"/>
    <w:rsid w:val="007338FF"/>
    <w:rsid w:val="00733B38"/>
    <w:rsid w:val="007340A4"/>
    <w:rsid w:val="00735012"/>
    <w:rsid w:val="007364A6"/>
    <w:rsid w:val="00736538"/>
    <w:rsid w:val="007367ED"/>
    <w:rsid w:val="00737E3C"/>
    <w:rsid w:val="007413DD"/>
    <w:rsid w:val="00741754"/>
    <w:rsid w:val="00741B99"/>
    <w:rsid w:val="0074214F"/>
    <w:rsid w:val="0074324F"/>
    <w:rsid w:val="00743B2A"/>
    <w:rsid w:val="00744D35"/>
    <w:rsid w:val="0074510B"/>
    <w:rsid w:val="007469B1"/>
    <w:rsid w:val="00747AB7"/>
    <w:rsid w:val="007514DF"/>
    <w:rsid w:val="007515FF"/>
    <w:rsid w:val="00751E5D"/>
    <w:rsid w:val="007544F0"/>
    <w:rsid w:val="007548A0"/>
    <w:rsid w:val="00755494"/>
    <w:rsid w:val="00755708"/>
    <w:rsid w:val="00756969"/>
    <w:rsid w:val="00756ED0"/>
    <w:rsid w:val="007575E4"/>
    <w:rsid w:val="00757CE1"/>
    <w:rsid w:val="00757D34"/>
    <w:rsid w:val="007607F7"/>
    <w:rsid w:val="00764202"/>
    <w:rsid w:val="0076474C"/>
    <w:rsid w:val="00764E9C"/>
    <w:rsid w:val="007654D9"/>
    <w:rsid w:val="00765D5F"/>
    <w:rsid w:val="00766F91"/>
    <w:rsid w:val="00767970"/>
    <w:rsid w:val="00767971"/>
    <w:rsid w:val="0077017C"/>
    <w:rsid w:val="00770BD4"/>
    <w:rsid w:val="00773C1F"/>
    <w:rsid w:val="0077724E"/>
    <w:rsid w:val="0077774E"/>
    <w:rsid w:val="007779A5"/>
    <w:rsid w:val="00781847"/>
    <w:rsid w:val="00783BBC"/>
    <w:rsid w:val="00783DA7"/>
    <w:rsid w:val="0078448A"/>
    <w:rsid w:val="007844D4"/>
    <w:rsid w:val="00787034"/>
    <w:rsid w:val="007909CD"/>
    <w:rsid w:val="00792C2D"/>
    <w:rsid w:val="00793196"/>
    <w:rsid w:val="007936F3"/>
    <w:rsid w:val="00794447"/>
    <w:rsid w:val="007946D1"/>
    <w:rsid w:val="00794DB8"/>
    <w:rsid w:val="0079654C"/>
    <w:rsid w:val="007971AE"/>
    <w:rsid w:val="007A0B6D"/>
    <w:rsid w:val="007A10EE"/>
    <w:rsid w:val="007A1369"/>
    <w:rsid w:val="007A1E5D"/>
    <w:rsid w:val="007A2C20"/>
    <w:rsid w:val="007A3CD0"/>
    <w:rsid w:val="007A51D6"/>
    <w:rsid w:val="007A558C"/>
    <w:rsid w:val="007A57DB"/>
    <w:rsid w:val="007A5E51"/>
    <w:rsid w:val="007A685C"/>
    <w:rsid w:val="007A6F72"/>
    <w:rsid w:val="007A70CA"/>
    <w:rsid w:val="007A74C0"/>
    <w:rsid w:val="007A7AC9"/>
    <w:rsid w:val="007A7B85"/>
    <w:rsid w:val="007B0C47"/>
    <w:rsid w:val="007B1874"/>
    <w:rsid w:val="007B1F04"/>
    <w:rsid w:val="007B5484"/>
    <w:rsid w:val="007B5880"/>
    <w:rsid w:val="007B6856"/>
    <w:rsid w:val="007B77DC"/>
    <w:rsid w:val="007C1402"/>
    <w:rsid w:val="007C182E"/>
    <w:rsid w:val="007C1D23"/>
    <w:rsid w:val="007C1DB3"/>
    <w:rsid w:val="007C2102"/>
    <w:rsid w:val="007C3FF5"/>
    <w:rsid w:val="007C4231"/>
    <w:rsid w:val="007C5B26"/>
    <w:rsid w:val="007C7304"/>
    <w:rsid w:val="007C7552"/>
    <w:rsid w:val="007D0DB0"/>
    <w:rsid w:val="007D1287"/>
    <w:rsid w:val="007D28AE"/>
    <w:rsid w:val="007D35E3"/>
    <w:rsid w:val="007D3793"/>
    <w:rsid w:val="007D3B51"/>
    <w:rsid w:val="007D49C9"/>
    <w:rsid w:val="007D56E9"/>
    <w:rsid w:val="007D5C41"/>
    <w:rsid w:val="007D6BDE"/>
    <w:rsid w:val="007D6F11"/>
    <w:rsid w:val="007D7646"/>
    <w:rsid w:val="007E081D"/>
    <w:rsid w:val="007E1A53"/>
    <w:rsid w:val="007E2503"/>
    <w:rsid w:val="007E2B2C"/>
    <w:rsid w:val="007E3CB7"/>
    <w:rsid w:val="007E450F"/>
    <w:rsid w:val="007E54D1"/>
    <w:rsid w:val="007E645B"/>
    <w:rsid w:val="007F0270"/>
    <w:rsid w:val="007F0886"/>
    <w:rsid w:val="007F1C1F"/>
    <w:rsid w:val="007F21AF"/>
    <w:rsid w:val="007F394A"/>
    <w:rsid w:val="007F3C31"/>
    <w:rsid w:val="007F4B72"/>
    <w:rsid w:val="007F4CCA"/>
    <w:rsid w:val="007F6088"/>
    <w:rsid w:val="007F65B2"/>
    <w:rsid w:val="007F6EF0"/>
    <w:rsid w:val="007F77FD"/>
    <w:rsid w:val="00800A94"/>
    <w:rsid w:val="00802857"/>
    <w:rsid w:val="0080402C"/>
    <w:rsid w:val="00804B34"/>
    <w:rsid w:val="0080508D"/>
    <w:rsid w:val="0081100E"/>
    <w:rsid w:val="00811864"/>
    <w:rsid w:val="00812301"/>
    <w:rsid w:val="00812D49"/>
    <w:rsid w:val="0081325E"/>
    <w:rsid w:val="00813335"/>
    <w:rsid w:val="0081428D"/>
    <w:rsid w:val="0081447A"/>
    <w:rsid w:val="0081646A"/>
    <w:rsid w:val="008177BA"/>
    <w:rsid w:val="0082062E"/>
    <w:rsid w:val="0082156C"/>
    <w:rsid w:val="00821B45"/>
    <w:rsid w:val="00823065"/>
    <w:rsid w:val="0082425E"/>
    <w:rsid w:val="0082470F"/>
    <w:rsid w:val="008248D5"/>
    <w:rsid w:val="00824A14"/>
    <w:rsid w:val="00824C9E"/>
    <w:rsid w:val="00825B40"/>
    <w:rsid w:val="00826520"/>
    <w:rsid w:val="00826DB1"/>
    <w:rsid w:val="008274A4"/>
    <w:rsid w:val="008278ED"/>
    <w:rsid w:val="00827F22"/>
    <w:rsid w:val="0083006C"/>
    <w:rsid w:val="008309E0"/>
    <w:rsid w:val="00831A62"/>
    <w:rsid w:val="00831D16"/>
    <w:rsid w:val="00831E71"/>
    <w:rsid w:val="008328F6"/>
    <w:rsid w:val="008329F0"/>
    <w:rsid w:val="00833E9E"/>
    <w:rsid w:val="00834B79"/>
    <w:rsid w:val="00835A8F"/>
    <w:rsid w:val="00835BA4"/>
    <w:rsid w:val="00836022"/>
    <w:rsid w:val="00840069"/>
    <w:rsid w:val="00842122"/>
    <w:rsid w:val="00842127"/>
    <w:rsid w:val="0084265A"/>
    <w:rsid w:val="0084599A"/>
    <w:rsid w:val="00847C86"/>
    <w:rsid w:val="00850335"/>
    <w:rsid w:val="00850B8C"/>
    <w:rsid w:val="00851A91"/>
    <w:rsid w:val="00853BE7"/>
    <w:rsid w:val="00854115"/>
    <w:rsid w:val="008547EE"/>
    <w:rsid w:val="00854DA0"/>
    <w:rsid w:val="00855113"/>
    <w:rsid w:val="00855168"/>
    <w:rsid w:val="008563AF"/>
    <w:rsid w:val="008579A5"/>
    <w:rsid w:val="008609B5"/>
    <w:rsid w:val="00861C23"/>
    <w:rsid w:val="008632B5"/>
    <w:rsid w:val="008652F0"/>
    <w:rsid w:val="0086583C"/>
    <w:rsid w:val="00865A07"/>
    <w:rsid w:val="00866C08"/>
    <w:rsid w:val="00866FB2"/>
    <w:rsid w:val="00867196"/>
    <w:rsid w:val="0086764A"/>
    <w:rsid w:val="00867777"/>
    <w:rsid w:val="00867C87"/>
    <w:rsid w:val="0087297E"/>
    <w:rsid w:val="00874428"/>
    <w:rsid w:val="008744CF"/>
    <w:rsid w:val="00875283"/>
    <w:rsid w:val="00875ADD"/>
    <w:rsid w:val="00876D35"/>
    <w:rsid w:val="00881BE1"/>
    <w:rsid w:val="00881DCB"/>
    <w:rsid w:val="00882592"/>
    <w:rsid w:val="00884829"/>
    <w:rsid w:val="0088616E"/>
    <w:rsid w:val="0088646A"/>
    <w:rsid w:val="00890175"/>
    <w:rsid w:val="008901F5"/>
    <w:rsid w:val="0089068C"/>
    <w:rsid w:val="00890D9E"/>
    <w:rsid w:val="00891E44"/>
    <w:rsid w:val="00891F33"/>
    <w:rsid w:val="008928F5"/>
    <w:rsid w:val="008959B3"/>
    <w:rsid w:val="00895CB8"/>
    <w:rsid w:val="00896415"/>
    <w:rsid w:val="00896690"/>
    <w:rsid w:val="00896EC1"/>
    <w:rsid w:val="00897CAF"/>
    <w:rsid w:val="008A0032"/>
    <w:rsid w:val="008A08E3"/>
    <w:rsid w:val="008A39AC"/>
    <w:rsid w:val="008A7B1A"/>
    <w:rsid w:val="008B0F6F"/>
    <w:rsid w:val="008B11E1"/>
    <w:rsid w:val="008B1709"/>
    <w:rsid w:val="008B1BF1"/>
    <w:rsid w:val="008B26C8"/>
    <w:rsid w:val="008B3236"/>
    <w:rsid w:val="008B3ACF"/>
    <w:rsid w:val="008B3CBD"/>
    <w:rsid w:val="008B42BB"/>
    <w:rsid w:val="008B4DDF"/>
    <w:rsid w:val="008B605A"/>
    <w:rsid w:val="008B65B2"/>
    <w:rsid w:val="008B6E05"/>
    <w:rsid w:val="008B7014"/>
    <w:rsid w:val="008B78FC"/>
    <w:rsid w:val="008C1387"/>
    <w:rsid w:val="008C2424"/>
    <w:rsid w:val="008C3097"/>
    <w:rsid w:val="008C352F"/>
    <w:rsid w:val="008C56E5"/>
    <w:rsid w:val="008C6569"/>
    <w:rsid w:val="008C6A4B"/>
    <w:rsid w:val="008D0523"/>
    <w:rsid w:val="008D0BB3"/>
    <w:rsid w:val="008D33C2"/>
    <w:rsid w:val="008D42F7"/>
    <w:rsid w:val="008D5D57"/>
    <w:rsid w:val="008D641B"/>
    <w:rsid w:val="008D6FF0"/>
    <w:rsid w:val="008D7431"/>
    <w:rsid w:val="008E016C"/>
    <w:rsid w:val="008E0758"/>
    <w:rsid w:val="008E0B79"/>
    <w:rsid w:val="008E13A3"/>
    <w:rsid w:val="008E2ACC"/>
    <w:rsid w:val="008E3514"/>
    <w:rsid w:val="008E3900"/>
    <w:rsid w:val="008E5191"/>
    <w:rsid w:val="008E5EB1"/>
    <w:rsid w:val="008E66CE"/>
    <w:rsid w:val="008E6F4E"/>
    <w:rsid w:val="008E72C6"/>
    <w:rsid w:val="008F05CB"/>
    <w:rsid w:val="008F265F"/>
    <w:rsid w:val="008F454E"/>
    <w:rsid w:val="008F5BAE"/>
    <w:rsid w:val="008F5E00"/>
    <w:rsid w:val="008F66D1"/>
    <w:rsid w:val="008F6CD0"/>
    <w:rsid w:val="008F7EDA"/>
    <w:rsid w:val="0090018B"/>
    <w:rsid w:val="00900BF2"/>
    <w:rsid w:val="00902035"/>
    <w:rsid w:val="00902B87"/>
    <w:rsid w:val="00903106"/>
    <w:rsid w:val="00904E9F"/>
    <w:rsid w:val="00905118"/>
    <w:rsid w:val="009054B7"/>
    <w:rsid w:val="0091117A"/>
    <w:rsid w:val="00911710"/>
    <w:rsid w:val="00911A3F"/>
    <w:rsid w:val="009120E9"/>
    <w:rsid w:val="00912F4D"/>
    <w:rsid w:val="0091356F"/>
    <w:rsid w:val="00913738"/>
    <w:rsid w:val="0091483A"/>
    <w:rsid w:val="0091650D"/>
    <w:rsid w:val="00917A09"/>
    <w:rsid w:val="0092002A"/>
    <w:rsid w:val="00920225"/>
    <w:rsid w:val="00921CC8"/>
    <w:rsid w:val="00921FEF"/>
    <w:rsid w:val="00925354"/>
    <w:rsid w:val="00931539"/>
    <w:rsid w:val="0093231B"/>
    <w:rsid w:val="0093311E"/>
    <w:rsid w:val="00933AE2"/>
    <w:rsid w:val="00933C43"/>
    <w:rsid w:val="00933C7A"/>
    <w:rsid w:val="00934864"/>
    <w:rsid w:val="009357B1"/>
    <w:rsid w:val="009367E5"/>
    <w:rsid w:val="00936E5B"/>
    <w:rsid w:val="00937188"/>
    <w:rsid w:val="0093749F"/>
    <w:rsid w:val="0093763D"/>
    <w:rsid w:val="009403B2"/>
    <w:rsid w:val="00940B7F"/>
    <w:rsid w:val="00941326"/>
    <w:rsid w:val="00943E17"/>
    <w:rsid w:val="009444FD"/>
    <w:rsid w:val="00945AA9"/>
    <w:rsid w:val="0095009B"/>
    <w:rsid w:val="00950536"/>
    <w:rsid w:val="00950A6A"/>
    <w:rsid w:val="00950AFF"/>
    <w:rsid w:val="00950EBC"/>
    <w:rsid w:val="00951470"/>
    <w:rsid w:val="00951F88"/>
    <w:rsid w:val="009522D7"/>
    <w:rsid w:val="0095263A"/>
    <w:rsid w:val="00953409"/>
    <w:rsid w:val="00953548"/>
    <w:rsid w:val="00955C84"/>
    <w:rsid w:val="00956457"/>
    <w:rsid w:val="009564AA"/>
    <w:rsid w:val="00956A8D"/>
    <w:rsid w:val="00957E47"/>
    <w:rsid w:val="009604E9"/>
    <w:rsid w:val="0096129F"/>
    <w:rsid w:val="009615BE"/>
    <w:rsid w:val="0096203F"/>
    <w:rsid w:val="00962439"/>
    <w:rsid w:val="009642CE"/>
    <w:rsid w:val="00964BB8"/>
    <w:rsid w:val="00964CBF"/>
    <w:rsid w:val="00966B8A"/>
    <w:rsid w:val="009670A4"/>
    <w:rsid w:val="00967D95"/>
    <w:rsid w:val="0097134B"/>
    <w:rsid w:val="009722B3"/>
    <w:rsid w:val="009739A3"/>
    <w:rsid w:val="009744A3"/>
    <w:rsid w:val="00974EAD"/>
    <w:rsid w:val="00975041"/>
    <w:rsid w:val="00975576"/>
    <w:rsid w:val="00977892"/>
    <w:rsid w:val="009801E8"/>
    <w:rsid w:val="009812FE"/>
    <w:rsid w:val="00981903"/>
    <w:rsid w:val="00981E19"/>
    <w:rsid w:val="0098345E"/>
    <w:rsid w:val="00984E13"/>
    <w:rsid w:val="00985060"/>
    <w:rsid w:val="00985610"/>
    <w:rsid w:val="009857E7"/>
    <w:rsid w:val="00985AA5"/>
    <w:rsid w:val="0098635E"/>
    <w:rsid w:val="00986610"/>
    <w:rsid w:val="00986896"/>
    <w:rsid w:val="009878B4"/>
    <w:rsid w:val="00990816"/>
    <w:rsid w:val="0099092E"/>
    <w:rsid w:val="00990D19"/>
    <w:rsid w:val="0099131A"/>
    <w:rsid w:val="0099455B"/>
    <w:rsid w:val="009950A7"/>
    <w:rsid w:val="0099521A"/>
    <w:rsid w:val="00995DBC"/>
    <w:rsid w:val="009968CD"/>
    <w:rsid w:val="009A043C"/>
    <w:rsid w:val="009A4C5D"/>
    <w:rsid w:val="009A65B3"/>
    <w:rsid w:val="009A6643"/>
    <w:rsid w:val="009A756D"/>
    <w:rsid w:val="009A7716"/>
    <w:rsid w:val="009B0C59"/>
    <w:rsid w:val="009B2ACE"/>
    <w:rsid w:val="009B2F65"/>
    <w:rsid w:val="009B4EBC"/>
    <w:rsid w:val="009B67B4"/>
    <w:rsid w:val="009B7B7F"/>
    <w:rsid w:val="009C0545"/>
    <w:rsid w:val="009C0A45"/>
    <w:rsid w:val="009C1AE9"/>
    <w:rsid w:val="009C2F6D"/>
    <w:rsid w:val="009C43C9"/>
    <w:rsid w:val="009C58A3"/>
    <w:rsid w:val="009C7C7C"/>
    <w:rsid w:val="009D0262"/>
    <w:rsid w:val="009D03C9"/>
    <w:rsid w:val="009D0C64"/>
    <w:rsid w:val="009D13EE"/>
    <w:rsid w:val="009D2985"/>
    <w:rsid w:val="009D3215"/>
    <w:rsid w:val="009D5E3E"/>
    <w:rsid w:val="009D6DC8"/>
    <w:rsid w:val="009E12EA"/>
    <w:rsid w:val="009E15B1"/>
    <w:rsid w:val="009E1D50"/>
    <w:rsid w:val="009E25E1"/>
    <w:rsid w:val="009E3086"/>
    <w:rsid w:val="009E33C6"/>
    <w:rsid w:val="009E3D2E"/>
    <w:rsid w:val="009E4ADB"/>
    <w:rsid w:val="009E50FB"/>
    <w:rsid w:val="009E5FB2"/>
    <w:rsid w:val="009E6AC3"/>
    <w:rsid w:val="009E6CF9"/>
    <w:rsid w:val="009E7938"/>
    <w:rsid w:val="009E7E1D"/>
    <w:rsid w:val="009F02EA"/>
    <w:rsid w:val="009F0C4C"/>
    <w:rsid w:val="009F0E8A"/>
    <w:rsid w:val="009F1C85"/>
    <w:rsid w:val="009F4CA7"/>
    <w:rsid w:val="009F5CA9"/>
    <w:rsid w:val="009F7A46"/>
    <w:rsid w:val="00A003D1"/>
    <w:rsid w:val="00A01497"/>
    <w:rsid w:val="00A02080"/>
    <w:rsid w:val="00A0218F"/>
    <w:rsid w:val="00A0280E"/>
    <w:rsid w:val="00A037AF"/>
    <w:rsid w:val="00A06204"/>
    <w:rsid w:val="00A0693C"/>
    <w:rsid w:val="00A079E4"/>
    <w:rsid w:val="00A10809"/>
    <w:rsid w:val="00A1433B"/>
    <w:rsid w:val="00A153EC"/>
    <w:rsid w:val="00A16BF3"/>
    <w:rsid w:val="00A17C62"/>
    <w:rsid w:val="00A23CBF"/>
    <w:rsid w:val="00A244EB"/>
    <w:rsid w:val="00A302C2"/>
    <w:rsid w:val="00A30CC1"/>
    <w:rsid w:val="00A30DE7"/>
    <w:rsid w:val="00A31404"/>
    <w:rsid w:val="00A3151C"/>
    <w:rsid w:val="00A31E78"/>
    <w:rsid w:val="00A32B13"/>
    <w:rsid w:val="00A33B4D"/>
    <w:rsid w:val="00A35B37"/>
    <w:rsid w:val="00A3769F"/>
    <w:rsid w:val="00A378BC"/>
    <w:rsid w:val="00A37C91"/>
    <w:rsid w:val="00A412BD"/>
    <w:rsid w:val="00A419FB"/>
    <w:rsid w:val="00A4257C"/>
    <w:rsid w:val="00A43F60"/>
    <w:rsid w:val="00A4554E"/>
    <w:rsid w:val="00A45DA7"/>
    <w:rsid w:val="00A46292"/>
    <w:rsid w:val="00A4644B"/>
    <w:rsid w:val="00A511DB"/>
    <w:rsid w:val="00A51B06"/>
    <w:rsid w:val="00A51C05"/>
    <w:rsid w:val="00A51E1F"/>
    <w:rsid w:val="00A5407E"/>
    <w:rsid w:val="00A54CD9"/>
    <w:rsid w:val="00A55779"/>
    <w:rsid w:val="00A5628C"/>
    <w:rsid w:val="00A56379"/>
    <w:rsid w:val="00A57BB2"/>
    <w:rsid w:val="00A60448"/>
    <w:rsid w:val="00A61B75"/>
    <w:rsid w:val="00A62A43"/>
    <w:rsid w:val="00A636F0"/>
    <w:rsid w:val="00A640B9"/>
    <w:rsid w:val="00A64468"/>
    <w:rsid w:val="00A64478"/>
    <w:rsid w:val="00A64CC9"/>
    <w:rsid w:val="00A659F1"/>
    <w:rsid w:val="00A65B00"/>
    <w:rsid w:val="00A6651E"/>
    <w:rsid w:val="00A66618"/>
    <w:rsid w:val="00A66D8C"/>
    <w:rsid w:val="00A671EE"/>
    <w:rsid w:val="00A672B5"/>
    <w:rsid w:val="00A708F4"/>
    <w:rsid w:val="00A73BB4"/>
    <w:rsid w:val="00A7425C"/>
    <w:rsid w:val="00A74A2B"/>
    <w:rsid w:val="00A74DAE"/>
    <w:rsid w:val="00A7500B"/>
    <w:rsid w:val="00A750CC"/>
    <w:rsid w:val="00A75261"/>
    <w:rsid w:val="00A76B5D"/>
    <w:rsid w:val="00A76D3E"/>
    <w:rsid w:val="00A76E3D"/>
    <w:rsid w:val="00A8038D"/>
    <w:rsid w:val="00A80565"/>
    <w:rsid w:val="00A80931"/>
    <w:rsid w:val="00A80D15"/>
    <w:rsid w:val="00A80EC6"/>
    <w:rsid w:val="00A818E4"/>
    <w:rsid w:val="00A83A0E"/>
    <w:rsid w:val="00A83EB0"/>
    <w:rsid w:val="00A83FCE"/>
    <w:rsid w:val="00A8499D"/>
    <w:rsid w:val="00A86129"/>
    <w:rsid w:val="00A92490"/>
    <w:rsid w:val="00A92775"/>
    <w:rsid w:val="00A92C9C"/>
    <w:rsid w:val="00A93459"/>
    <w:rsid w:val="00A9480D"/>
    <w:rsid w:val="00A948C8"/>
    <w:rsid w:val="00A9677E"/>
    <w:rsid w:val="00A977A9"/>
    <w:rsid w:val="00AA0F5B"/>
    <w:rsid w:val="00AA1CA9"/>
    <w:rsid w:val="00AA1ED1"/>
    <w:rsid w:val="00AA2248"/>
    <w:rsid w:val="00AA22A0"/>
    <w:rsid w:val="00AA47AF"/>
    <w:rsid w:val="00AA5A21"/>
    <w:rsid w:val="00AA7412"/>
    <w:rsid w:val="00AA7A5F"/>
    <w:rsid w:val="00AB1DB0"/>
    <w:rsid w:val="00AB23C0"/>
    <w:rsid w:val="00AB2D49"/>
    <w:rsid w:val="00AB3245"/>
    <w:rsid w:val="00AB41E5"/>
    <w:rsid w:val="00AB4E26"/>
    <w:rsid w:val="00AB4ECB"/>
    <w:rsid w:val="00AB63F4"/>
    <w:rsid w:val="00AB7E15"/>
    <w:rsid w:val="00AC114E"/>
    <w:rsid w:val="00AC1EC0"/>
    <w:rsid w:val="00AC2501"/>
    <w:rsid w:val="00AC3E21"/>
    <w:rsid w:val="00AC3F38"/>
    <w:rsid w:val="00AC4CCA"/>
    <w:rsid w:val="00AC4D1A"/>
    <w:rsid w:val="00AC4FE8"/>
    <w:rsid w:val="00AC5063"/>
    <w:rsid w:val="00AC618F"/>
    <w:rsid w:val="00AC69D7"/>
    <w:rsid w:val="00AD05E6"/>
    <w:rsid w:val="00AD0A30"/>
    <w:rsid w:val="00AD1031"/>
    <w:rsid w:val="00AD1516"/>
    <w:rsid w:val="00AD1A4C"/>
    <w:rsid w:val="00AD3531"/>
    <w:rsid w:val="00AD3676"/>
    <w:rsid w:val="00AD3C29"/>
    <w:rsid w:val="00AD4B29"/>
    <w:rsid w:val="00AD5E52"/>
    <w:rsid w:val="00AD7B2D"/>
    <w:rsid w:val="00AD7E90"/>
    <w:rsid w:val="00AE1228"/>
    <w:rsid w:val="00AE32CA"/>
    <w:rsid w:val="00AE497E"/>
    <w:rsid w:val="00AE52F5"/>
    <w:rsid w:val="00AE5BCB"/>
    <w:rsid w:val="00AE658B"/>
    <w:rsid w:val="00AE6CC0"/>
    <w:rsid w:val="00AE6D41"/>
    <w:rsid w:val="00AE6ED3"/>
    <w:rsid w:val="00AF0102"/>
    <w:rsid w:val="00AF157D"/>
    <w:rsid w:val="00AF241C"/>
    <w:rsid w:val="00AF2D6F"/>
    <w:rsid w:val="00AF30E9"/>
    <w:rsid w:val="00AF3823"/>
    <w:rsid w:val="00AF636E"/>
    <w:rsid w:val="00AF7146"/>
    <w:rsid w:val="00B00099"/>
    <w:rsid w:val="00B00EB4"/>
    <w:rsid w:val="00B02006"/>
    <w:rsid w:val="00B02BA0"/>
    <w:rsid w:val="00B05748"/>
    <w:rsid w:val="00B064AD"/>
    <w:rsid w:val="00B06B2A"/>
    <w:rsid w:val="00B102FA"/>
    <w:rsid w:val="00B1076F"/>
    <w:rsid w:val="00B11553"/>
    <w:rsid w:val="00B11998"/>
    <w:rsid w:val="00B11CDE"/>
    <w:rsid w:val="00B12BA4"/>
    <w:rsid w:val="00B15E48"/>
    <w:rsid w:val="00B16A7F"/>
    <w:rsid w:val="00B16F0B"/>
    <w:rsid w:val="00B17294"/>
    <w:rsid w:val="00B1769D"/>
    <w:rsid w:val="00B2170D"/>
    <w:rsid w:val="00B21CF2"/>
    <w:rsid w:val="00B21E93"/>
    <w:rsid w:val="00B221A2"/>
    <w:rsid w:val="00B229AE"/>
    <w:rsid w:val="00B23EB5"/>
    <w:rsid w:val="00B24154"/>
    <w:rsid w:val="00B2455A"/>
    <w:rsid w:val="00B24A5C"/>
    <w:rsid w:val="00B258AC"/>
    <w:rsid w:val="00B262A5"/>
    <w:rsid w:val="00B2645C"/>
    <w:rsid w:val="00B2678D"/>
    <w:rsid w:val="00B2740E"/>
    <w:rsid w:val="00B27D5B"/>
    <w:rsid w:val="00B304EC"/>
    <w:rsid w:val="00B307A5"/>
    <w:rsid w:val="00B309D5"/>
    <w:rsid w:val="00B315CA"/>
    <w:rsid w:val="00B31930"/>
    <w:rsid w:val="00B336A9"/>
    <w:rsid w:val="00B33B0B"/>
    <w:rsid w:val="00B34713"/>
    <w:rsid w:val="00B34729"/>
    <w:rsid w:val="00B34C1B"/>
    <w:rsid w:val="00B35E0C"/>
    <w:rsid w:val="00B36FD1"/>
    <w:rsid w:val="00B41017"/>
    <w:rsid w:val="00B41527"/>
    <w:rsid w:val="00B41BA8"/>
    <w:rsid w:val="00B41F9C"/>
    <w:rsid w:val="00B42A94"/>
    <w:rsid w:val="00B43B3A"/>
    <w:rsid w:val="00B43F1F"/>
    <w:rsid w:val="00B4450F"/>
    <w:rsid w:val="00B446E5"/>
    <w:rsid w:val="00B44C92"/>
    <w:rsid w:val="00B44D16"/>
    <w:rsid w:val="00B46130"/>
    <w:rsid w:val="00B46EA1"/>
    <w:rsid w:val="00B51B9F"/>
    <w:rsid w:val="00B520E4"/>
    <w:rsid w:val="00B527B0"/>
    <w:rsid w:val="00B52C56"/>
    <w:rsid w:val="00B5567C"/>
    <w:rsid w:val="00B5582F"/>
    <w:rsid w:val="00B55A7F"/>
    <w:rsid w:val="00B567A0"/>
    <w:rsid w:val="00B57BE7"/>
    <w:rsid w:val="00B57C1E"/>
    <w:rsid w:val="00B60B97"/>
    <w:rsid w:val="00B61A27"/>
    <w:rsid w:val="00B62FFF"/>
    <w:rsid w:val="00B63191"/>
    <w:rsid w:val="00B63686"/>
    <w:rsid w:val="00B64079"/>
    <w:rsid w:val="00B64293"/>
    <w:rsid w:val="00B65401"/>
    <w:rsid w:val="00B663F2"/>
    <w:rsid w:val="00B66415"/>
    <w:rsid w:val="00B66781"/>
    <w:rsid w:val="00B705DE"/>
    <w:rsid w:val="00B70613"/>
    <w:rsid w:val="00B720D8"/>
    <w:rsid w:val="00B72659"/>
    <w:rsid w:val="00B72F93"/>
    <w:rsid w:val="00B73E9A"/>
    <w:rsid w:val="00B7485F"/>
    <w:rsid w:val="00B77ED9"/>
    <w:rsid w:val="00B77F5D"/>
    <w:rsid w:val="00B80175"/>
    <w:rsid w:val="00B81A2E"/>
    <w:rsid w:val="00B82047"/>
    <w:rsid w:val="00B82116"/>
    <w:rsid w:val="00B82F01"/>
    <w:rsid w:val="00B83EF3"/>
    <w:rsid w:val="00B84E5B"/>
    <w:rsid w:val="00B86514"/>
    <w:rsid w:val="00B91859"/>
    <w:rsid w:val="00B9246E"/>
    <w:rsid w:val="00B92E40"/>
    <w:rsid w:val="00B92F93"/>
    <w:rsid w:val="00B93BCA"/>
    <w:rsid w:val="00B93FC4"/>
    <w:rsid w:val="00B95542"/>
    <w:rsid w:val="00B969F9"/>
    <w:rsid w:val="00B96B0C"/>
    <w:rsid w:val="00B97693"/>
    <w:rsid w:val="00B97FCB"/>
    <w:rsid w:val="00BA04EF"/>
    <w:rsid w:val="00BA0E71"/>
    <w:rsid w:val="00BA2252"/>
    <w:rsid w:val="00BA23DA"/>
    <w:rsid w:val="00BA24F3"/>
    <w:rsid w:val="00BA28BB"/>
    <w:rsid w:val="00BA34E4"/>
    <w:rsid w:val="00BA3BF3"/>
    <w:rsid w:val="00BA3CEA"/>
    <w:rsid w:val="00BA4467"/>
    <w:rsid w:val="00BA5ACD"/>
    <w:rsid w:val="00BA67B2"/>
    <w:rsid w:val="00BA68EA"/>
    <w:rsid w:val="00BA73A0"/>
    <w:rsid w:val="00BA73FC"/>
    <w:rsid w:val="00BA77D6"/>
    <w:rsid w:val="00BB0A29"/>
    <w:rsid w:val="00BB0AE9"/>
    <w:rsid w:val="00BB1074"/>
    <w:rsid w:val="00BB1C5B"/>
    <w:rsid w:val="00BB2E7B"/>
    <w:rsid w:val="00BB4CA4"/>
    <w:rsid w:val="00BB5EBB"/>
    <w:rsid w:val="00BB6732"/>
    <w:rsid w:val="00BC0E27"/>
    <w:rsid w:val="00BC1D29"/>
    <w:rsid w:val="00BC22EF"/>
    <w:rsid w:val="00BC2874"/>
    <w:rsid w:val="00BC2D39"/>
    <w:rsid w:val="00BC394A"/>
    <w:rsid w:val="00BC6811"/>
    <w:rsid w:val="00BC7B4A"/>
    <w:rsid w:val="00BC7F93"/>
    <w:rsid w:val="00BD1656"/>
    <w:rsid w:val="00BD2023"/>
    <w:rsid w:val="00BD2409"/>
    <w:rsid w:val="00BD30BF"/>
    <w:rsid w:val="00BD34C2"/>
    <w:rsid w:val="00BD3847"/>
    <w:rsid w:val="00BD3A0A"/>
    <w:rsid w:val="00BD4D35"/>
    <w:rsid w:val="00BD4ED3"/>
    <w:rsid w:val="00BD5503"/>
    <w:rsid w:val="00BD5705"/>
    <w:rsid w:val="00BD5928"/>
    <w:rsid w:val="00BD59B6"/>
    <w:rsid w:val="00BD6EAF"/>
    <w:rsid w:val="00BD75B4"/>
    <w:rsid w:val="00BD775F"/>
    <w:rsid w:val="00BE0A29"/>
    <w:rsid w:val="00BE2C21"/>
    <w:rsid w:val="00BE4C33"/>
    <w:rsid w:val="00BE6343"/>
    <w:rsid w:val="00BE6947"/>
    <w:rsid w:val="00BF0186"/>
    <w:rsid w:val="00BF0AAB"/>
    <w:rsid w:val="00BF1222"/>
    <w:rsid w:val="00BF27EB"/>
    <w:rsid w:val="00BF286A"/>
    <w:rsid w:val="00BF4990"/>
    <w:rsid w:val="00BF4BB7"/>
    <w:rsid w:val="00BF57B2"/>
    <w:rsid w:val="00BF587A"/>
    <w:rsid w:val="00BF6294"/>
    <w:rsid w:val="00BF632A"/>
    <w:rsid w:val="00BF6B27"/>
    <w:rsid w:val="00C00203"/>
    <w:rsid w:val="00C017B2"/>
    <w:rsid w:val="00C020EC"/>
    <w:rsid w:val="00C020F6"/>
    <w:rsid w:val="00C028DC"/>
    <w:rsid w:val="00C03CFF"/>
    <w:rsid w:val="00C04C3D"/>
    <w:rsid w:val="00C05540"/>
    <w:rsid w:val="00C059F5"/>
    <w:rsid w:val="00C05D8A"/>
    <w:rsid w:val="00C07D2F"/>
    <w:rsid w:val="00C07E33"/>
    <w:rsid w:val="00C113F0"/>
    <w:rsid w:val="00C118FE"/>
    <w:rsid w:val="00C12350"/>
    <w:rsid w:val="00C1261D"/>
    <w:rsid w:val="00C132D4"/>
    <w:rsid w:val="00C13A11"/>
    <w:rsid w:val="00C1449D"/>
    <w:rsid w:val="00C144B3"/>
    <w:rsid w:val="00C145B6"/>
    <w:rsid w:val="00C15EF6"/>
    <w:rsid w:val="00C16197"/>
    <w:rsid w:val="00C16C8F"/>
    <w:rsid w:val="00C17741"/>
    <w:rsid w:val="00C205CF"/>
    <w:rsid w:val="00C207A1"/>
    <w:rsid w:val="00C21243"/>
    <w:rsid w:val="00C216C6"/>
    <w:rsid w:val="00C23B98"/>
    <w:rsid w:val="00C24193"/>
    <w:rsid w:val="00C249FC"/>
    <w:rsid w:val="00C26678"/>
    <w:rsid w:val="00C27964"/>
    <w:rsid w:val="00C27CB9"/>
    <w:rsid w:val="00C27FBA"/>
    <w:rsid w:val="00C30903"/>
    <w:rsid w:val="00C31C1B"/>
    <w:rsid w:val="00C32470"/>
    <w:rsid w:val="00C33368"/>
    <w:rsid w:val="00C336C1"/>
    <w:rsid w:val="00C337E3"/>
    <w:rsid w:val="00C34B67"/>
    <w:rsid w:val="00C363CE"/>
    <w:rsid w:val="00C36423"/>
    <w:rsid w:val="00C375A3"/>
    <w:rsid w:val="00C415E9"/>
    <w:rsid w:val="00C41D10"/>
    <w:rsid w:val="00C42FD5"/>
    <w:rsid w:val="00C4336B"/>
    <w:rsid w:val="00C43E15"/>
    <w:rsid w:val="00C44370"/>
    <w:rsid w:val="00C44721"/>
    <w:rsid w:val="00C45BE9"/>
    <w:rsid w:val="00C46475"/>
    <w:rsid w:val="00C478D0"/>
    <w:rsid w:val="00C503CD"/>
    <w:rsid w:val="00C51B77"/>
    <w:rsid w:val="00C53970"/>
    <w:rsid w:val="00C54BC5"/>
    <w:rsid w:val="00C559C6"/>
    <w:rsid w:val="00C55C38"/>
    <w:rsid w:val="00C5668E"/>
    <w:rsid w:val="00C57D6E"/>
    <w:rsid w:val="00C61E43"/>
    <w:rsid w:val="00C6265E"/>
    <w:rsid w:val="00C62AB9"/>
    <w:rsid w:val="00C62B3B"/>
    <w:rsid w:val="00C63021"/>
    <w:rsid w:val="00C640E4"/>
    <w:rsid w:val="00C65783"/>
    <w:rsid w:val="00C65FCC"/>
    <w:rsid w:val="00C660D7"/>
    <w:rsid w:val="00C67E7D"/>
    <w:rsid w:val="00C67F73"/>
    <w:rsid w:val="00C70B2B"/>
    <w:rsid w:val="00C70BB7"/>
    <w:rsid w:val="00C72E83"/>
    <w:rsid w:val="00C72FA1"/>
    <w:rsid w:val="00C732EA"/>
    <w:rsid w:val="00C742B8"/>
    <w:rsid w:val="00C74A5A"/>
    <w:rsid w:val="00C75AFC"/>
    <w:rsid w:val="00C806B4"/>
    <w:rsid w:val="00C80B0B"/>
    <w:rsid w:val="00C80C3E"/>
    <w:rsid w:val="00C813B4"/>
    <w:rsid w:val="00C81831"/>
    <w:rsid w:val="00C839AE"/>
    <w:rsid w:val="00C83ECE"/>
    <w:rsid w:val="00C843C3"/>
    <w:rsid w:val="00C8502C"/>
    <w:rsid w:val="00C86281"/>
    <w:rsid w:val="00C86856"/>
    <w:rsid w:val="00C868B4"/>
    <w:rsid w:val="00C874C1"/>
    <w:rsid w:val="00C91462"/>
    <w:rsid w:val="00C9147B"/>
    <w:rsid w:val="00C91493"/>
    <w:rsid w:val="00C917D9"/>
    <w:rsid w:val="00C919EC"/>
    <w:rsid w:val="00C933AD"/>
    <w:rsid w:val="00C94726"/>
    <w:rsid w:val="00C956B7"/>
    <w:rsid w:val="00C96674"/>
    <w:rsid w:val="00CA0CB3"/>
    <w:rsid w:val="00CA1E5A"/>
    <w:rsid w:val="00CA2160"/>
    <w:rsid w:val="00CA2FE1"/>
    <w:rsid w:val="00CA3940"/>
    <w:rsid w:val="00CA3A55"/>
    <w:rsid w:val="00CA435E"/>
    <w:rsid w:val="00CA51DB"/>
    <w:rsid w:val="00CA5FB1"/>
    <w:rsid w:val="00CA7AF6"/>
    <w:rsid w:val="00CB01E6"/>
    <w:rsid w:val="00CB140B"/>
    <w:rsid w:val="00CB1CC0"/>
    <w:rsid w:val="00CB294F"/>
    <w:rsid w:val="00CB4FE7"/>
    <w:rsid w:val="00CB5FA0"/>
    <w:rsid w:val="00CB7065"/>
    <w:rsid w:val="00CB77F8"/>
    <w:rsid w:val="00CB7968"/>
    <w:rsid w:val="00CB7B08"/>
    <w:rsid w:val="00CC05C0"/>
    <w:rsid w:val="00CC0A38"/>
    <w:rsid w:val="00CC0F02"/>
    <w:rsid w:val="00CC42B9"/>
    <w:rsid w:val="00CC58C2"/>
    <w:rsid w:val="00CC5BB1"/>
    <w:rsid w:val="00CC5ECA"/>
    <w:rsid w:val="00CD12FB"/>
    <w:rsid w:val="00CD264F"/>
    <w:rsid w:val="00CD2E23"/>
    <w:rsid w:val="00CD4E9A"/>
    <w:rsid w:val="00CE0A73"/>
    <w:rsid w:val="00CE27BB"/>
    <w:rsid w:val="00CE2F2C"/>
    <w:rsid w:val="00CE3AAF"/>
    <w:rsid w:val="00CE4FD3"/>
    <w:rsid w:val="00CE70AB"/>
    <w:rsid w:val="00CE73FB"/>
    <w:rsid w:val="00CE74AA"/>
    <w:rsid w:val="00CF0B76"/>
    <w:rsid w:val="00CF168E"/>
    <w:rsid w:val="00CF16EF"/>
    <w:rsid w:val="00CF1925"/>
    <w:rsid w:val="00CF19C9"/>
    <w:rsid w:val="00CF2215"/>
    <w:rsid w:val="00CF22F8"/>
    <w:rsid w:val="00CF2D39"/>
    <w:rsid w:val="00CF2F5A"/>
    <w:rsid w:val="00CF3ABE"/>
    <w:rsid w:val="00CF3D00"/>
    <w:rsid w:val="00CF4D8D"/>
    <w:rsid w:val="00CF5988"/>
    <w:rsid w:val="00CF5D11"/>
    <w:rsid w:val="00CF6CA5"/>
    <w:rsid w:val="00D003B1"/>
    <w:rsid w:val="00D018B8"/>
    <w:rsid w:val="00D02BBB"/>
    <w:rsid w:val="00D03528"/>
    <w:rsid w:val="00D055DD"/>
    <w:rsid w:val="00D05B7E"/>
    <w:rsid w:val="00D063BA"/>
    <w:rsid w:val="00D106AE"/>
    <w:rsid w:val="00D107A2"/>
    <w:rsid w:val="00D11CE8"/>
    <w:rsid w:val="00D14EEE"/>
    <w:rsid w:val="00D16501"/>
    <w:rsid w:val="00D169CB"/>
    <w:rsid w:val="00D16C57"/>
    <w:rsid w:val="00D17B76"/>
    <w:rsid w:val="00D21482"/>
    <w:rsid w:val="00D21D6B"/>
    <w:rsid w:val="00D2289A"/>
    <w:rsid w:val="00D23094"/>
    <w:rsid w:val="00D237BA"/>
    <w:rsid w:val="00D24518"/>
    <w:rsid w:val="00D24A70"/>
    <w:rsid w:val="00D25D1A"/>
    <w:rsid w:val="00D26883"/>
    <w:rsid w:val="00D309CD"/>
    <w:rsid w:val="00D313D7"/>
    <w:rsid w:val="00D31CF2"/>
    <w:rsid w:val="00D322A4"/>
    <w:rsid w:val="00D3236D"/>
    <w:rsid w:val="00D32FAE"/>
    <w:rsid w:val="00D33FE8"/>
    <w:rsid w:val="00D34975"/>
    <w:rsid w:val="00D34AE7"/>
    <w:rsid w:val="00D4006E"/>
    <w:rsid w:val="00D40E2A"/>
    <w:rsid w:val="00D416BB"/>
    <w:rsid w:val="00D43536"/>
    <w:rsid w:val="00D446C3"/>
    <w:rsid w:val="00D459D6"/>
    <w:rsid w:val="00D46575"/>
    <w:rsid w:val="00D47468"/>
    <w:rsid w:val="00D47841"/>
    <w:rsid w:val="00D506CF"/>
    <w:rsid w:val="00D50EF3"/>
    <w:rsid w:val="00D5389C"/>
    <w:rsid w:val="00D53D7F"/>
    <w:rsid w:val="00D549A2"/>
    <w:rsid w:val="00D55708"/>
    <w:rsid w:val="00D561BB"/>
    <w:rsid w:val="00D56F89"/>
    <w:rsid w:val="00D60DF6"/>
    <w:rsid w:val="00D61448"/>
    <w:rsid w:val="00D6188C"/>
    <w:rsid w:val="00D64A09"/>
    <w:rsid w:val="00D6641F"/>
    <w:rsid w:val="00D67349"/>
    <w:rsid w:val="00D7044C"/>
    <w:rsid w:val="00D712E0"/>
    <w:rsid w:val="00D7167A"/>
    <w:rsid w:val="00D71B90"/>
    <w:rsid w:val="00D73C64"/>
    <w:rsid w:val="00D75793"/>
    <w:rsid w:val="00D75907"/>
    <w:rsid w:val="00D762A0"/>
    <w:rsid w:val="00D76D0F"/>
    <w:rsid w:val="00D778E3"/>
    <w:rsid w:val="00D81EB2"/>
    <w:rsid w:val="00D83AE4"/>
    <w:rsid w:val="00D861FE"/>
    <w:rsid w:val="00D870B1"/>
    <w:rsid w:val="00D91702"/>
    <w:rsid w:val="00D9174D"/>
    <w:rsid w:val="00D91821"/>
    <w:rsid w:val="00D91FD4"/>
    <w:rsid w:val="00D92665"/>
    <w:rsid w:val="00D9279F"/>
    <w:rsid w:val="00D945A9"/>
    <w:rsid w:val="00D94B52"/>
    <w:rsid w:val="00D95220"/>
    <w:rsid w:val="00D95CB9"/>
    <w:rsid w:val="00D97CC2"/>
    <w:rsid w:val="00D97EFF"/>
    <w:rsid w:val="00DA06C4"/>
    <w:rsid w:val="00DA07DD"/>
    <w:rsid w:val="00DA0BCB"/>
    <w:rsid w:val="00DA0ECA"/>
    <w:rsid w:val="00DA30A3"/>
    <w:rsid w:val="00DA3707"/>
    <w:rsid w:val="00DA3865"/>
    <w:rsid w:val="00DA3B97"/>
    <w:rsid w:val="00DA4AA2"/>
    <w:rsid w:val="00DA4AB3"/>
    <w:rsid w:val="00DA4BBA"/>
    <w:rsid w:val="00DA5839"/>
    <w:rsid w:val="00DA5DA2"/>
    <w:rsid w:val="00DA62EA"/>
    <w:rsid w:val="00DA7DE6"/>
    <w:rsid w:val="00DB2DD5"/>
    <w:rsid w:val="00DB3273"/>
    <w:rsid w:val="00DB36C6"/>
    <w:rsid w:val="00DB3E9A"/>
    <w:rsid w:val="00DB5BF7"/>
    <w:rsid w:val="00DB67B7"/>
    <w:rsid w:val="00DB6BB4"/>
    <w:rsid w:val="00DC02DF"/>
    <w:rsid w:val="00DC32D0"/>
    <w:rsid w:val="00DC3AA9"/>
    <w:rsid w:val="00DC40AA"/>
    <w:rsid w:val="00DC4DE9"/>
    <w:rsid w:val="00DC5871"/>
    <w:rsid w:val="00DC6566"/>
    <w:rsid w:val="00DD017F"/>
    <w:rsid w:val="00DD0489"/>
    <w:rsid w:val="00DD21BD"/>
    <w:rsid w:val="00DD37CE"/>
    <w:rsid w:val="00DD3BAE"/>
    <w:rsid w:val="00DD4099"/>
    <w:rsid w:val="00DD5361"/>
    <w:rsid w:val="00DD5F25"/>
    <w:rsid w:val="00DD69B7"/>
    <w:rsid w:val="00DD7CB7"/>
    <w:rsid w:val="00DE133B"/>
    <w:rsid w:val="00DE1545"/>
    <w:rsid w:val="00DE1F53"/>
    <w:rsid w:val="00DE289D"/>
    <w:rsid w:val="00DE2CA2"/>
    <w:rsid w:val="00DE48F8"/>
    <w:rsid w:val="00DE54F2"/>
    <w:rsid w:val="00DE5E7E"/>
    <w:rsid w:val="00DE631B"/>
    <w:rsid w:val="00DE6F7A"/>
    <w:rsid w:val="00DE7045"/>
    <w:rsid w:val="00DE7077"/>
    <w:rsid w:val="00DF08C6"/>
    <w:rsid w:val="00DF199A"/>
    <w:rsid w:val="00DF3AFF"/>
    <w:rsid w:val="00DF4380"/>
    <w:rsid w:val="00DF4A64"/>
    <w:rsid w:val="00DF5055"/>
    <w:rsid w:val="00DF518A"/>
    <w:rsid w:val="00DF52BC"/>
    <w:rsid w:val="00DF5FB5"/>
    <w:rsid w:val="00DF6A38"/>
    <w:rsid w:val="00E01596"/>
    <w:rsid w:val="00E02859"/>
    <w:rsid w:val="00E02E16"/>
    <w:rsid w:val="00E030F4"/>
    <w:rsid w:val="00E04B53"/>
    <w:rsid w:val="00E05D72"/>
    <w:rsid w:val="00E10F30"/>
    <w:rsid w:val="00E1266C"/>
    <w:rsid w:val="00E12FCC"/>
    <w:rsid w:val="00E13104"/>
    <w:rsid w:val="00E13F1F"/>
    <w:rsid w:val="00E14539"/>
    <w:rsid w:val="00E1488F"/>
    <w:rsid w:val="00E14D68"/>
    <w:rsid w:val="00E16B67"/>
    <w:rsid w:val="00E16F9A"/>
    <w:rsid w:val="00E1771E"/>
    <w:rsid w:val="00E20C64"/>
    <w:rsid w:val="00E20C6B"/>
    <w:rsid w:val="00E20F07"/>
    <w:rsid w:val="00E217BE"/>
    <w:rsid w:val="00E220ED"/>
    <w:rsid w:val="00E23557"/>
    <w:rsid w:val="00E23630"/>
    <w:rsid w:val="00E23F2C"/>
    <w:rsid w:val="00E25493"/>
    <w:rsid w:val="00E26775"/>
    <w:rsid w:val="00E2723E"/>
    <w:rsid w:val="00E2732D"/>
    <w:rsid w:val="00E32166"/>
    <w:rsid w:val="00E329DB"/>
    <w:rsid w:val="00E344B1"/>
    <w:rsid w:val="00E356B3"/>
    <w:rsid w:val="00E3663A"/>
    <w:rsid w:val="00E36DB6"/>
    <w:rsid w:val="00E376F1"/>
    <w:rsid w:val="00E41EF9"/>
    <w:rsid w:val="00E42E2B"/>
    <w:rsid w:val="00E42FD7"/>
    <w:rsid w:val="00E43187"/>
    <w:rsid w:val="00E43D30"/>
    <w:rsid w:val="00E45B34"/>
    <w:rsid w:val="00E46310"/>
    <w:rsid w:val="00E464AD"/>
    <w:rsid w:val="00E50CE9"/>
    <w:rsid w:val="00E51389"/>
    <w:rsid w:val="00E51A56"/>
    <w:rsid w:val="00E51B64"/>
    <w:rsid w:val="00E521B4"/>
    <w:rsid w:val="00E52242"/>
    <w:rsid w:val="00E52F81"/>
    <w:rsid w:val="00E53221"/>
    <w:rsid w:val="00E54D5C"/>
    <w:rsid w:val="00E54EF1"/>
    <w:rsid w:val="00E55481"/>
    <w:rsid w:val="00E60EFE"/>
    <w:rsid w:val="00E618FD"/>
    <w:rsid w:val="00E61A39"/>
    <w:rsid w:val="00E61BFB"/>
    <w:rsid w:val="00E62206"/>
    <w:rsid w:val="00E623D1"/>
    <w:rsid w:val="00E643B2"/>
    <w:rsid w:val="00E64781"/>
    <w:rsid w:val="00E64924"/>
    <w:rsid w:val="00E65C61"/>
    <w:rsid w:val="00E66D44"/>
    <w:rsid w:val="00E66D63"/>
    <w:rsid w:val="00E67ED3"/>
    <w:rsid w:val="00E707B9"/>
    <w:rsid w:val="00E70CF6"/>
    <w:rsid w:val="00E71587"/>
    <w:rsid w:val="00E72420"/>
    <w:rsid w:val="00E7255B"/>
    <w:rsid w:val="00E7303C"/>
    <w:rsid w:val="00E73D66"/>
    <w:rsid w:val="00E7698C"/>
    <w:rsid w:val="00E76BAE"/>
    <w:rsid w:val="00E76F44"/>
    <w:rsid w:val="00E7743D"/>
    <w:rsid w:val="00E80578"/>
    <w:rsid w:val="00E80A85"/>
    <w:rsid w:val="00E823F6"/>
    <w:rsid w:val="00E82822"/>
    <w:rsid w:val="00E832C2"/>
    <w:rsid w:val="00E84702"/>
    <w:rsid w:val="00E8488C"/>
    <w:rsid w:val="00E853EA"/>
    <w:rsid w:val="00E866FC"/>
    <w:rsid w:val="00E87981"/>
    <w:rsid w:val="00E90FF6"/>
    <w:rsid w:val="00E91AC6"/>
    <w:rsid w:val="00E92ABA"/>
    <w:rsid w:val="00E958FD"/>
    <w:rsid w:val="00E96700"/>
    <w:rsid w:val="00E96E6A"/>
    <w:rsid w:val="00E97E58"/>
    <w:rsid w:val="00EA07B3"/>
    <w:rsid w:val="00EA12D2"/>
    <w:rsid w:val="00EA1603"/>
    <w:rsid w:val="00EA1D13"/>
    <w:rsid w:val="00EA1F9E"/>
    <w:rsid w:val="00EA1FCB"/>
    <w:rsid w:val="00EA2F8D"/>
    <w:rsid w:val="00EA3C48"/>
    <w:rsid w:val="00EA51C6"/>
    <w:rsid w:val="00EA698F"/>
    <w:rsid w:val="00EA6EDE"/>
    <w:rsid w:val="00EB0384"/>
    <w:rsid w:val="00EB0C04"/>
    <w:rsid w:val="00EB1A78"/>
    <w:rsid w:val="00EB264D"/>
    <w:rsid w:val="00EB60ED"/>
    <w:rsid w:val="00EB6346"/>
    <w:rsid w:val="00EB67DE"/>
    <w:rsid w:val="00EB70E5"/>
    <w:rsid w:val="00EB774E"/>
    <w:rsid w:val="00EB775C"/>
    <w:rsid w:val="00EB7766"/>
    <w:rsid w:val="00EC0C55"/>
    <w:rsid w:val="00EC12D2"/>
    <w:rsid w:val="00EC2EB2"/>
    <w:rsid w:val="00EC41CB"/>
    <w:rsid w:val="00EC5F82"/>
    <w:rsid w:val="00EC6FE6"/>
    <w:rsid w:val="00EC72D3"/>
    <w:rsid w:val="00ED13FA"/>
    <w:rsid w:val="00ED2862"/>
    <w:rsid w:val="00ED5556"/>
    <w:rsid w:val="00ED6886"/>
    <w:rsid w:val="00ED6B32"/>
    <w:rsid w:val="00ED7F0E"/>
    <w:rsid w:val="00EE037E"/>
    <w:rsid w:val="00EE06E1"/>
    <w:rsid w:val="00EE0781"/>
    <w:rsid w:val="00EE07F1"/>
    <w:rsid w:val="00EE0E26"/>
    <w:rsid w:val="00EE0F3A"/>
    <w:rsid w:val="00EE136B"/>
    <w:rsid w:val="00EE1F72"/>
    <w:rsid w:val="00EE34E6"/>
    <w:rsid w:val="00EE3A80"/>
    <w:rsid w:val="00EE41F3"/>
    <w:rsid w:val="00EE467A"/>
    <w:rsid w:val="00EE63EC"/>
    <w:rsid w:val="00EE6688"/>
    <w:rsid w:val="00EF3768"/>
    <w:rsid w:val="00EF3BA1"/>
    <w:rsid w:val="00EF4139"/>
    <w:rsid w:val="00EF4D3B"/>
    <w:rsid w:val="00EF522C"/>
    <w:rsid w:val="00EF52D1"/>
    <w:rsid w:val="00F0052C"/>
    <w:rsid w:val="00F00C02"/>
    <w:rsid w:val="00F01DF7"/>
    <w:rsid w:val="00F026E3"/>
    <w:rsid w:val="00F045A9"/>
    <w:rsid w:val="00F049C8"/>
    <w:rsid w:val="00F05AA4"/>
    <w:rsid w:val="00F106D2"/>
    <w:rsid w:val="00F10A22"/>
    <w:rsid w:val="00F110F1"/>
    <w:rsid w:val="00F11C1F"/>
    <w:rsid w:val="00F11F90"/>
    <w:rsid w:val="00F12A0E"/>
    <w:rsid w:val="00F13594"/>
    <w:rsid w:val="00F170AE"/>
    <w:rsid w:val="00F17A0C"/>
    <w:rsid w:val="00F207A8"/>
    <w:rsid w:val="00F21728"/>
    <w:rsid w:val="00F22431"/>
    <w:rsid w:val="00F23117"/>
    <w:rsid w:val="00F2548A"/>
    <w:rsid w:val="00F26B13"/>
    <w:rsid w:val="00F26C4A"/>
    <w:rsid w:val="00F26F35"/>
    <w:rsid w:val="00F30072"/>
    <w:rsid w:val="00F30501"/>
    <w:rsid w:val="00F35F68"/>
    <w:rsid w:val="00F36253"/>
    <w:rsid w:val="00F370A4"/>
    <w:rsid w:val="00F37599"/>
    <w:rsid w:val="00F40500"/>
    <w:rsid w:val="00F4051E"/>
    <w:rsid w:val="00F4054D"/>
    <w:rsid w:val="00F4140F"/>
    <w:rsid w:val="00F42032"/>
    <w:rsid w:val="00F43427"/>
    <w:rsid w:val="00F43593"/>
    <w:rsid w:val="00F43B19"/>
    <w:rsid w:val="00F44CF6"/>
    <w:rsid w:val="00F45B52"/>
    <w:rsid w:val="00F46417"/>
    <w:rsid w:val="00F501B6"/>
    <w:rsid w:val="00F50DFF"/>
    <w:rsid w:val="00F536CE"/>
    <w:rsid w:val="00F53D43"/>
    <w:rsid w:val="00F567AF"/>
    <w:rsid w:val="00F56E9A"/>
    <w:rsid w:val="00F57C83"/>
    <w:rsid w:val="00F60F62"/>
    <w:rsid w:val="00F61DE6"/>
    <w:rsid w:val="00F63093"/>
    <w:rsid w:val="00F64F5C"/>
    <w:rsid w:val="00F65260"/>
    <w:rsid w:val="00F65A17"/>
    <w:rsid w:val="00F6611D"/>
    <w:rsid w:val="00F664E4"/>
    <w:rsid w:val="00F66C15"/>
    <w:rsid w:val="00F66D2E"/>
    <w:rsid w:val="00F675BF"/>
    <w:rsid w:val="00F716E8"/>
    <w:rsid w:val="00F72022"/>
    <w:rsid w:val="00F73733"/>
    <w:rsid w:val="00F76229"/>
    <w:rsid w:val="00F768B0"/>
    <w:rsid w:val="00F77EB7"/>
    <w:rsid w:val="00F80857"/>
    <w:rsid w:val="00F80A44"/>
    <w:rsid w:val="00F80E05"/>
    <w:rsid w:val="00F81349"/>
    <w:rsid w:val="00F81441"/>
    <w:rsid w:val="00F82694"/>
    <w:rsid w:val="00F82740"/>
    <w:rsid w:val="00F83150"/>
    <w:rsid w:val="00F8375E"/>
    <w:rsid w:val="00F83803"/>
    <w:rsid w:val="00F84AD7"/>
    <w:rsid w:val="00F84C14"/>
    <w:rsid w:val="00F87C3C"/>
    <w:rsid w:val="00F915D8"/>
    <w:rsid w:val="00F91699"/>
    <w:rsid w:val="00F93548"/>
    <w:rsid w:val="00F93763"/>
    <w:rsid w:val="00F943E7"/>
    <w:rsid w:val="00F952D3"/>
    <w:rsid w:val="00F96863"/>
    <w:rsid w:val="00FA0115"/>
    <w:rsid w:val="00FA0467"/>
    <w:rsid w:val="00FA0ADC"/>
    <w:rsid w:val="00FA309E"/>
    <w:rsid w:val="00FA3422"/>
    <w:rsid w:val="00FA4829"/>
    <w:rsid w:val="00FA4E9B"/>
    <w:rsid w:val="00FA5AE8"/>
    <w:rsid w:val="00FA69D5"/>
    <w:rsid w:val="00FA6A70"/>
    <w:rsid w:val="00FA7770"/>
    <w:rsid w:val="00FA77DB"/>
    <w:rsid w:val="00FB03E2"/>
    <w:rsid w:val="00FB1012"/>
    <w:rsid w:val="00FB1498"/>
    <w:rsid w:val="00FB1E4C"/>
    <w:rsid w:val="00FB25F5"/>
    <w:rsid w:val="00FB3029"/>
    <w:rsid w:val="00FB3274"/>
    <w:rsid w:val="00FB4590"/>
    <w:rsid w:val="00FB65DA"/>
    <w:rsid w:val="00FB6976"/>
    <w:rsid w:val="00FB6E7B"/>
    <w:rsid w:val="00FB7AA8"/>
    <w:rsid w:val="00FB7C8F"/>
    <w:rsid w:val="00FC20DF"/>
    <w:rsid w:val="00FC37EC"/>
    <w:rsid w:val="00FC47BB"/>
    <w:rsid w:val="00FC5CCD"/>
    <w:rsid w:val="00FC61F8"/>
    <w:rsid w:val="00FC6559"/>
    <w:rsid w:val="00FC69D0"/>
    <w:rsid w:val="00FD029F"/>
    <w:rsid w:val="00FD063D"/>
    <w:rsid w:val="00FD0734"/>
    <w:rsid w:val="00FD189F"/>
    <w:rsid w:val="00FD4A12"/>
    <w:rsid w:val="00FD5846"/>
    <w:rsid w:val="00FD7499"/>
    <w:rsid w:val="00FD7F56"/>
    <w:rsid w:val="00FE1AA3"/>
    <w:rsid w:val="00FE1B50"/>
    <w:rsid w:val="00FE2A77"/>
    <w:rsid w:val="00FE2BB3"/>
    <w:rsid w:val="00FE2CD8"/>
    <w:rsid w:val="00FE2F3A"/>
    <w:rsid w:val="00FE455D"/>
    <w:rsid w:val="00FE5070"/>
    <w:rsid w:val="00FE6628"/>
    <w:rsid w:val="00FF1F28"/>
    <w:rsid w:val="00FF2FD7"/>
    <w:rsid w:val="00FF355E"/>
    <w:rsid w:val="00FF403A"/>
    <w:rsid w:val="00FF502E"/>
    <w:rsid w:val="00FF50A4"/>
    <w:rsid w:val="00FF60FE"/>
    <w:rsid w:val="00FF658C"/>
    <w:rsid w:val="00FF6616"/>
    <w:rsid w:val="00FF6DA0"/>
    <w:rsid w:val="00FF6ECD"/>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BF415"/>
  <w15:chartTrackingRefBased/>
  <w15:docId w15:val="{6DA1B122-0041-4154-ACE5-07249390E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874C1"/>
    <w:pPr>
      <w:widowControl w:val="0"/>
      <w:jc w:val="both"/>
    </w:pPr>
  </w:style>
  <w:style w:type="paragraph" w:styleId="1">
    <w:name w:val="heading 1"/>
    <w:basedOn w:val="a0"/>
    <w:next w:val="a0"/>
    <w:link w:val="10"/>
    <w:qFormat/>
    <w:rsid w:val="00B17294"/>
    <w:pPr>
      <w:keepNext/>
      <w:keepLines/>
      <w:spacing w:before="340" w:after="330" w:line="578" w:lineRule="auto"/>
      <w:ind w:left="432"/>
      <w:jc w:val="center"/>
      <w:outlineLvl w:val="0"/>
    </w:pPr>
    <w:rPr>
      <w:rFonts w:ascii="黑体" w:eastAsia="黑体" w:hAnsi="Times New Roman" w:cs="Times New Roman"/>
      <w:b/>
      <w:bCs/>
      <w:kern w:val="44"/>
      <w:sz w:val="44"/>
      <w:szCs w:val="44"/>
    </w:rPr>
  </w:style>
  <w:style w:type="paragraph" w:styleId="2">
    <w:name w:val="heading 2"/>
    <w:basedOn w:val="a0"/>
    <w:next w:val="a0"/>
    <w:link w:val="20"/>
    <w:rsid w:val="00B63686"/>
    <w:pPr>
      <w:keepNext/>
      <w:keepLines/>
      <w:numPr>
        <w:ilvl w:val="1"/>
        <w:numId w:val="48"/>
      </w:numPr>
      <w:spacing w:before="260" w:after="260" w:line="416" w:lineRule="auto"/>
      <w:outlineLvl w:val="1"/>
    </w:pPr>
    <w:rPr>
      <w:rFonts w:ascii="Arial" w:eastAsia="黑体" w:hAnsi="Arial" w:cs="Times New Roman"/>
      <w:b/>
      <w:bCs/>
      <w:sz w:val="32"/>
      <w:szCs w:val="32"/>
    </w:rPr>
  </w:style>
  <w:style w:type="paragraph" w:styleId="3">
    <w:name w:val="heading 3"/>
    <w:basedOn w:val="a0"/>
    <w:next w:val="a0"/>
    <w:link w:val="30"/>
    <w:uiPriority w:val="9"/>
    <w:unhideWhenUsed/>
    <w:qFormat/>
    <w:rsid w:val="009A65B3"/>
    <w:pPr>
      <w:keepNext/>
      <w:keepLines/>
      <w:spacing w:before="260" w:after="260" w:line="416" w:lineRule="auto"/>
      <w:outlineLvl w:val="2"/>
    </w:pPr>
    <w:rPr>
      <w:rFonts w:eastAsia="黑体"/>
      <w:b/>
      <w:bCs/>
      <w:sz w:val="32"/>
      <w:szCs w:val="32"/>
    </w:rPr>
  </w:style>
  <w:style w:type="paragraph" w:styleId="4">
    <w:name w:val="heading 4"/>
    <w:basedOn w:val="a0"/>
    <w:next w:val="a0"/>
    <w:link w:val="40"/>
    <w:uiPriority w:val="9"/>
    <w:semiHidden/>
    <w:unhideWhenUsed/>
    <w:rsid w:val="00B63686"/>
    <w:pPr>
      <w:keepNext/>
      <w:keepLines/>
      <w:numPr>
        <w:ilvl w:val="3"/>
        <w:numId w:val="4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B63686"/>
    <w:pPr>
      <w:keepNext/>
      <w:keepLines/>
      <w:numPr>
        <w:ilvl w:val="4"/>
        <w:numId w:val="48"/>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B63686"/>
    <w:pPr>
      <w:keepNext/>
      <w:keepLines/>
      <w:numPr>
        <w:ilvl w:val="5"/>
        <w:numId w:val="4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B63686"/>
    <w:pPr>
      <w:keepNext/>
      <w:keepLines/>
      <w:numPr>
        <w:ilvl w:val="6"/>
        <w:numId w:val="48"/>
      </w:numPr>
      <w:spacing w:before="240" w:after="64" w:line="320" w:lineRule="auto"/>
      <w:outlineLvl w:val="6"/>
    </w:pPr>
    <w:rPr>
      <w:b/>
      <w:bCs/>
      <w:sz w:val="24"/>
      <w:szCs w:val="24"/>
    </w:rPr>
  </w:style>
  <w:style w:type="paragraph" w:styleId="8">
    <w:name w:val="heading 8"/>
    <w:basedOn w:val="a0"/>
    <w:next w:val="a0"/>
    <w:link w:val="80"/>
    <w:uiPriority w:val="9"/>
    <w:semiHidden/>
    <w:unhideWhenUsed/>
    <w:qFormat/>
    <w:rsid w:val="00B63686"/>
    <w:pPr>
      <w:keepNext/>
      <w:keepLines/>
      <w:numPr>
        <w:ilvl w:val="7"/>
        <w:numId w:val="4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B63686"/>
    <w:pPr>
      <w:keepNext/>
      <w:keepLines/>
      <w:numPr>
        <w:ilvl w:val="8"/>
        <w:numId w:val="48"/>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B17294"/>
    <w:rPr>
      <w:rFonts w:ascii="黑体" w:eastAsia="黑体" w:hAnsi="Times New Roman" w:cs="Times New Roman"/>
      <w:b/>
      <w:bCs/>
      <w:kern w:val="44"/>
      <w:sz w:val="44"/>
      <w:szCs w:val="44"/>
    </w:rPr>
  </w:style>
  <w:style w:type="character" w:customStyle="1" w:styleId="20">
    <w:name w:val="标题 2 字符"/>
    <w:basedOn w:val="a1"/>
    <w:link w:val="2"/>
    <w:rsid w:val="00B63686"/>
    <w:rPr>
      <w:rFonts w:ascii="Arial" w:eastAsia="黑体" w:hAnsi="Arial" w:cs="Times New Roman"/>
      <w:b/>
      <w:bCs/>
      <w:sz w:val="32"/>
      <w:szCs w:val="32"/>
    </w:rPr>
  </w:style>
  <w:style w:type="paragraph" w:styleId="a4">
    <w:name w:val="Date"/>
    <w:basedOn w:val="a0"/>
    <w:next w:val="a0"/>
    <w:link w:val="a5"/>
    <w:uiPriority w:val="99"/>
    <w:semiHidden/>
    <w:unhideWhenUsed/>
    <w:rsid w:val="00175239"/>
    <w:pPr>
      <w:ind w:leftChars="2500" w:left="100"/>
    </w:pPr>
  </w:style>
  <w:style w:type="character" w:customStyle="1" w:styleId="a5">
    <w:name w:val="日期 字符"/>
    <w:basedOn w:val="a1"/>
    <w:link w:val="a4"/>
    <w:uiPriority w:val="99"/>
    <w:semiHidden/>
    <w:rsid w:val="00175239"/>
  </w:style>
  <w:style w:type="character" w:customStyle="1" w:styleId="30">
    <w:name w:val="标题 3 字符"/>
    <w:basedOn w:val="a1"/>
    <w:link w:val="3"/>
    <w:uiPriority w:val="9"/>
    <w:rsid w:val="009A65B3"/>
    <w:rPr>
      <w:rFonts w:eastAsia="黑体"/>
      <w:b/>
      <w:bCs/>
      <w:sz w:val="32"/>
      <w:szCs w:val="32"/>
    </w:rPr>
  </w:style>
  <w:style w:type="paragraph" w:styleId="a6">
    <w:name w:val="List Paragraph"/>
    <w:basedOn w:val="a0"/>
    <w:uiPriority w:val="34"/>
    <w:qFormat/>
    <w:rsid w:val="00403E06"/>
    <w:pPr>
      <w:ind w:firstLineChars="200" w:firstLine="420"/>
    </w:pPr>
  </w:style>
  <w:style w:type="paragraph" w:customStyle="1" w:styleId="a7">
    <w:name w:val="论文正文"/>
    <w:basedOn w:val="a0"/>
    <w:link w:val="Char"/>
    <w:qFormat/>
    <w:rsid w:val="00094A88"/>
    <w:pPr>
      <w:spacing w:line="360" w:lineRule="auto"/>
      <w:ind w:firstLineChars="200" w:firstLine="200"/>
    </w:pPr>
    <w:rPr>
      <w:rFonts w:ascii="Arial" w:eastAsia="宋体" w:hAnsi="Arial" w:cs="Arial"/>
      <w:sz w:val="24"/>
      <w:szCs w:val="24"/>
    </w:rPr>
  </w:style>
  <w:style w:type="character" w:customStyle="1" w:styleId="Char">
    <w:name w:val="论文正文 Char"/>
    <w:link w:val="a7"/>
    <w:rsid w:val="00094A88"/>
    <w:rPr>
      <w:rFonts w:ascii="Arial" w:eastAsia="宋体" w:hAnsi="Arial" w:cs="Arial"/>
      <w:sz w:val="24"/>
      <w:szCs w:val="24"/>
    </w:rPr>
  </w:style>
  <w:style w:type="paragraph" w:styleId="a8">
    <w:name w:val="Balloon Text"/>
    <w:basedOn w:val="a0"/>
    <w:link w:val="a9"/>
    <w:uiPriority w:val="99"/>
    <w:semiHidden/>
    <w:unhideWhenUsed/>
    <w:rsid w:val="00543F01"/>
    <w:rPr>
      <w:sz w:val="18"/>
      <w:szCs w:val="18"/>
    </w:rPr>
  </w:style>
  <w:style w:type="character" w:customStyle="1" w:styleId="a9">
    <w:name w:val="批注框文本 字符"/>
    <w:basedOn w:val="a1"/>
    <w:link w:val="a8"/>
    <w:uiPriority w:val="99"/>
    <w:semiHidden/>
    <w:rsid w:val="00543F01"/>
    <w:rPr>
      <w:sz w:val="18"/>
      <w:szCs w:val="18"/>
    </w:rPr>
  </w:style>
  <w:style w:type="character" w:styleId="aa">
    <w:name w:val="page number"/>
    <w:basedOn w:val="a1"/>
    <w:rsid w:val="00543F01"/>
  </w:style>
  <w:style w:type="paragraph" w:customStyle="1" w:styleId="ab">
    <w:name w:val="宋体"/>
    <w:basedOn w:val="a0"/>
    <w:rsid w:val="00543F01"/>
    <w:pPr>
      <w:jc w:val="center"/>
    </w:pPr>
    <w:rPr>
      <w:rFonts w:ascii="Times New Roman" w:eastAsia="楷体_GB2312" w:hAnsi="Times New Roman" w:cs="Times New Roman"/>
      <w:b/>
      <w:sz w:val="30"/>
      <w:szCs w:val="24"/>
    </w:rPr>
  </w:style>
  <w:style w:type="paragraph" w:styleId="ac">
    <w:name w:val="header"/>
    <w:basedOn w:val="a0"/>
    <w:link w:val="ad"/>
    <w:uiPriority w:val="99"/>
    <w:rsid w:val="00543F01"/>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d">
    <w:name w:val="页眉 字符"/>
    <w:basedOn w:val="a1"/>
    <w:link w:val="ac"/>
    <w:uiPriority w:val="99"/>
    <w:rsid w:val="00543F01"/>
    <w:rPr>
      <w:rFonts w:ascii="Times New Roman" w:eastAsia="宋体" w:hAnsi="Times New Roman" w:cs="Times New Roman"/>
      <w:sz w:val="18"/>
      <w:szCs w:val="18"/>
    </w:rPr>
  </w:style>
  <w:style w:type="paragraph" w:styleId="ae">
    <w:name w:val="footer"/>
    <w:basedOn w:val="a0"/>
    <w:link w:val="af"/>
    <w:uiPriority w:val="99"/>
    <w:rsid w:val="00543F01"/>
    <w:pPr>
      <w:tabs>
        <w:tab w:val="center" w:pos="4153"/>
        <w:tab w:val="right" w:pos="8306"/>
      </w:tabs>
      <w:snapToGrid w:val="0"/>
      <w:jc w:val="left"/>
    </w:pPr>
    <w:rPr>
      <w:rFonts w:ascii="Times New Roman" w:eastAsia="宋体" w:hAnsi="Times New Roman" w:cs="Times New Roman"/>
      <w:sz w:val="18"/>
      <w:szCs w:val="18"/>
    </w:rPr>
  </w:style>
  <w:style w:type="character" w:customStyle="1" w:styleId="af">
    <w:name w:val="页脚 字符"/>
    <w:basedOn w:val="a1"/>
    <w:link w:val="ae"/>
    <w:uiPriority w:val="99"/>
    <w:rsid w:val="00543F01"/>
    <w:rPr>
      <w:rFonts w:ascii="Times New Roman" w:eastAsia="宋体" w:hAnsi="Times New Roman" w:cs="Times New Roman"/>
      <w:sz w:val="18"/>
      <w:szCs w:val="18"/>
    </w:rPr>
  </w:style>
  <w:style w:type="paragraph" w:styleId="TOC">
    <w:name w:val="TOC Heading"/>
    <w:basedOn w:val="1"/>
    <w:next w:val="a0"/>
    <w:uiPriority w:val="39"/>
    <w:unhideWhenUsed/>
    <w:qFormat/>
    <w:rsid w:val="00B6368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0"/>
    <w:next w:val="a0"/>
    <w:autoRedefine/>
    <w:uiPriority w:val="39"/>
    <w:unhideWhenUsed/>
    <w:rsid w:val="00F81349"/>
  </w:style>
  <w:style w:type="paragraph" w:styleId="TOC2">
    <w:name w:val="toc 2"/>
    <w:basedOn w:val="a0"/>
    <w:next w:val="a0"/>
    <w:autoRedefine/>
    <w:uiPriority w:val="39"/>
    <w:unhideWhenUsed/>
    <w:rsid w:val="00F81349"/>
    <w:pPr>
      <w:ind w:leftChars="200" w:left="420"/>
    </w:pPr>
  </w:style>
  <w:style w:type="paragraph" w:styleId="TOC3">
    <w:name w:val="toc 3"/>
    <w:basedOn w:val="a0"/>
    <w:next w:val="a0"/>
    <w:autoRedefine/>
    <w:uiPriority w:val="39"/>
    <w:unhideWhenUsed/>
    <w:rsid w:val="00F81349"/>
    <w:pPr>
      <w:tabs>
        <w:tab w:val="left" w:pos="1680"/>
        <w:tab w:val="right" w:leader="dot" w:pos="8296"/>
      </w:tabs>
      <w:ind w:leftChars="400" w:left="840"/>
    </w:pPr>
  </w:style>
  <w:style w:type="character" w:styleId="af0">
    <w:name w:val="Hyperlink"/>
    <w:basedOn w:val="a1"/>
    <w:uiPriority w:val="99"/>
    <w:unhideWhenUsed/>
    <w:rsid w:val="00F81349"/>
    <w:rPr>
      <w:color w:val="0563C1" w:themeColor="hyperlink"/>
      <w:u w:val="single"/>
    </w:rPr>
  </w:style>
  <w:style w:type="character" w:styleId="af1">
    <w:name w:val="annotation reference"/>
    <w:semiHidden/>
    <w:rsid w:val="00563AC6"/>
    <w:rPr>
      <w:sz w:val="21"/>
      <w:szCs w:val="21"/>
    </w:rPr>
  </w:style>
  <w:style w:type="paragraph" w:styleId="af2">
    <w:name w:val="annotation text"/>
    <w:basedOn w:val="a0"/>
    <w:link w:val="af3"/>
    <w:semiHidden/>
    <w:rsid w:val="00563AC6"/>
    <w:pPr>
      <w:jc w:val="left"/>
    </w:pPr>
    <w:rPr>
      <w:rFonts w:ascii="Times New Roman" w:eastAsia="宋体" w:hAnsi="Times New Roman" w:cs="Times New Roman"/>
      <w:sz w:val="24"/>
      <w:szCs w:val="24"/>
    </w:rPr>
  </w:style>
  <w:style w:type="character" w:customStyle="1" w:styleId="af3">
    <w:name w:val="批注文字 字符"/>
    <w:basedOn w:val="a1"/>
    <w:link w:val="af2"/>
    <w:semiHidden/>
    <w:rsid w:val="00563AC6"/>
    <w:rPr>
      <w:rFonts w:ascii="Times New Roman" w:eastAsia="宋体" w:hAnsi="Times New Roman" w:cs="Times New Roman"/>
      <w:sz w:val="24"/>
      <w:szCs w:val="24"/>
    </w:rPr>
  </w:style>
  <w:style w:type="table" w:styleId="af4">
    <w:name w:val="Table Grid"/>
    <w:basedOn w:val="a2"/>
    <w:uiPriority w:val="39"/>
    <w:rsid w:val="00827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5">
    <w:name w:val="Grid Table Light"/>
    <w:basedOn w:val="a2"/>
    <w:uiPriority w:val="40"/>
    <w:rsid w:val="004713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6">
    <w:name w:val="annotation subject"/>
    <w:basedOn w:val="af2"/>
    <w:next w:val="af2"/>
    <w:link w:val="af7"/>
    <w:uiPriority w:val="99"/>
    <w:semiHidden/>
    <w:unhideWhenUsed/>
    <w:rsid w:val="0008022F"/>
    <w:rPr>
      <w:rFonts w:asciiTheme="minorHAnsi" w:eastAsiaTheme="minorEastAsia" w:hAnsiTheme="minorHAnsi" w:cstheme="minorBidi"/>
      <w:b/>
      <w:bCs/>
      <w:sz w:val="21"/>
      <w:szCs w:val="22"/>
    </w:rPr>
  </w:style>
  <w:style w:type="character" w:customStyle="1" w:styleId="af7">
    <w:name w:val="批注主题 字符"/>
    <w:basedOn w:val="af3"/>
    <w:link w:val="af6"/>
    <w:uiPriority w:val="99"/>
    <w:semiHidden/>
    <w:rsid w:val="0008022F"/>
    <w:rPr>
      <w:rFonts w:ascii="Times New Roman" w:eastAsia="宋体" w:hAnsi="Times New Roman" w:cs="Times New Roman"/>
      <w:b/>
      <w:bCs/>
      <w:sz w:val="24"/>
      <w:szCs w:val="24"/>
    </w:rPr>
  </w:style>
  <w:style w:type="character" w:customStyle="1" w:styleId="40">
    <w:name w:val="标题 4 字符"/>
    <w:basedOn w:val="a1"/>
    <w:link w:val="4"/>
    <w:uiPriority w:val="9"/>
    <w:semiHidden/>
    <w:rsid w:val="00B63686"/>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B63686"/>
    <w:rPr>
      <w:b/>
      <w:bCs/>
      <w:sz w:val="28"/>
      <w:szCs w:val="28"/>
    </w:rPr>
  </w:style>
  <w:style w:type="character" w:customStyle="1" w:styleId="60">
    <w:name w:val="标题 6 字符"/>
    <w:basedOn w:val="a1"/>
    <w:link w:val="6"/>
    <w:uiPriority w:val="9"/>
    <w:semiHidden/>
    <w:rsid w:val="00B63686"/>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B63686"/>
    <w:rPr>
      <w:b/>
      <w:bCs/>
      <w:sz w:val="24"/>
      <w:szCs w:val="24"/>
    </w:rPr>
  </w:style>
  <w:style w:type="character" w:customStyle="1" w:styleId="80">
    <w:name w:val="标题 8 字符"/>
    <w:basedOn w:val="a1"/>
    <w:link w:val="8"/>
    <w:uiPriority w:val="9"/>
    <w:semiHidden/>
    <w:rsid w:val="00B63686"/>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B63686"/>
    <w:rPr>
      <w:rFonts w:asciiTheme="majorHAnsi" w:eastAsiaTheme="majorEastAsia" w:hAnsiTheme="majorHAnsi" w:cstheme="majorBidi"/>
      <w:szCs w:val="21"/>
    </w:rPr>
  </w:style>
  <w:style w:type="paragraph" w:styleId="af8">
    <w:name w:val="caption"/>
    <w:basedOn w:val="a0"/>
    <w:next w:val="a0"/>
    <w:uiPriority w:val="35"/>
    <w:unhideWhenUsed/>
    <w:qFormat/>
    <w:rsid w:val="00B63686"/>
    <w:pPr>
      <w:spacing w:line="360" w:lineRule="auto"/>
      <w:jc w:val="center"/>
    </w:pPr>
    <w:rPr>
      <w:rFonts w:ascii="Arial" w:eastAsia="宋体" w:hAnsi="Arial" w:cstheme="majorBidi"/>
      <w:sz w:val="24"/>
      <w:szCs w:val="20"/>
    </w:rPr>
  </w:style>
  <w:style w:type="paragraph" w:styleId="af9">
    <w:name w:val="table of figures"/>
    <w:basedOn w:val="a0"/>
    <w:next w:val="a0"/>
    <w:uiPriority w:val="99"/>
    <w:unhideWhenUsed/>
    <w:rsid w:val="00A750CC"/>
    <w:pPr>
      <w:ind w:left="420" w:hanging="420"/>
      <w:jc w:val="left"/>
    </w:pPr>
    <w:rPr>
      <w:rFonts w:eastAsiaTheme="minorHAnsi"/>
      <w:smallCaps/>
      <w:sz w:val="20"/>
      <w:szCs w:val="20"/>
    </w:rPr>
  </w:style>
  <w:style w:type="character" w:styleId="afa">
    <w:name w:val="Unresolved Mention"/>
    <w:basedOn w:val="a1"/>
    <w:uiPriority w:val="99"/>
    <w:semiHidden/>
    <w:unhideWhenUsed/>
    <w:rsid w:val="005815A6"/>
    <w:rPr>
      <w:color w:val="605E5C"/>
      <w:shd w:val="clear" w:color="auto" w:fill="E1DFDD"/>
    </w:rPr>
  </w:style>
  <w:style w:type="paragraph" w:styleId="HTML">
    <w:name w:val="HTML Preformatted"/>
    <w:basedOn w:val="a0"/>
    <w:link w:val="HTML0"/>
    <w:uiPriority w:val="99"/>
    <w:unhideWhenUsed/>
    <w:rsid w:val="004774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477422"/>
    <w:rPr>
      <w:rFonts w:ascii="宋体" w:eastAsia="宋体" w:hAnsi="宋体" w:cs="宋体"/>
      <w:kern w:val="0"/>
      <w:sz w:val="24"/>
      <w:szCs w:val="24"/>
    </w:rPr>
  </w:style>
  <w:style w:type="paragraph" w:styleId="a">
    <w:name w:val="List Bullet"/>
    <w:basedOn w:val="a0"/>
    <w:uiPriority w:val="99"/>
    <w:unhideWhenUsed/>
    <w:rsid w:val="00CE70AB"/>
    <w:pPr>
      <w:numPr>
        <w:numId w:val="4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2013">
      <w:bodyDiv w:val="1"/>
      <w:marLeft w:val="0"/>
      <w:marRight w:val="0"/>
      <w:marTop w:val="0"/>
      <w:marBottom w:val="0"/>
      <w:divBdr>
        <w:top w:val="none" w:sz="0" w:space="0" w:color="auto"/>
        <w:left w:val="none" w:sz="0" w:space="0" w:color="auto"/>
        <w:bottom w:val="none" w:sz="0" w:space="0" w:color="auto"/>
        <w:right w:val="none" w:sz="0" w:space="0" w:color="auto"/>
      </w:divBdr>
      <w:divsChild>
        <w:div w:id="30814134">
          <w:marLeft w:val="0"/>
          <w:marRight w:val="0"/>
          <w:marTop w:val="0"/>
          <w:marBottom w:val="0"/>
          <w:divBdr>
            <w:top w:val="none" w:sz="0" w:space="0" w:color="auto"/>
            <w:left w:val="none" w:sz="0" w:space="0" w:color="auto"/>
            <w:bottom w:val="none" w:sz="0" w:space="0" w:color="auto"/>
            <w:right w:val="none" w:sz="0" w:space="0" w:color="auto"/>
          </w:divBdr>
          <w:divsChild>
            <w:div w:id="1417360224">
              <w:marLeft w:val="0"/>
              <w:marRight w:val="0"/>
              <w:marTop w:val="0"/>
              <w:marBottom w:val="0"/>
              <w:divBdr>
                <w:top w:val="none" w:sz="0" w:space="0" w:color="auto"/>
                <w:left w:val="none" w:sz="0" w:space="0" w:color="auto"/>
                <w:bottom w:val="none" w:sz="0" w:space="0" w:color="auto"/>
                <w:right w:val="none" w:sz="0" w:space="0" w:color="auto"/>
              </w:divBdr>
            </w:div>
            <w:div w:id="284890828">
              <w:marLeft w:val="0"/>
              <w:marRight w:val="0"/>
              <w:marTop w:val="0"/>
              <w:marBottom w:val="0"/>
              <w:divBdr>
                <w:top w:val="none" w:sz="0" w:space="0" w:color="auto"/>
                <w:left w:val="none" w:sz="0" w:space="0" w:color="auto"/>
                <w:bottom w:val="none" w:sz="0" w:space="0" w:color="auto"/>
                <w:right w:val="none" w:sz="0" w:space="0" w:color="auto"/>
              </w:divBdr>
            </w:div>
            <w:div w:id="827787184">
              <w:marLeft w:val="0"/>
              <w:marRight w:val="0"/>
              <w:marTop w:val="0"/>
              <w:marBottom w:val="0"/>
              <w:divBdr>
                <w:top w:val="none" w:sz="0" w:space="0" w:color="auto"/>
                <w:left w:val="none" w:sz="0" w:space="0" w:color="auto"/>
                <w:bottom w:val="none" w:sz="0" w:space="0" w:color="auto"/>
                <w:right w:val="none" w:sz="0" w:space="0" w:color="auto"/>
              </w:divBdr>
            </w:div>
            <w:div w:id="1908148852">
              <w:marLeft w:val="0"/>
              <w:marRight w:val="0"/>
              <w:marTop w:val="0"/>
              <w:marBottom w:val="0"/>
              <w:divBdr>
                <w:top w:val="none" w:sz="0" w:space="0" w:color="auto"/>
                <w:left w:val="none" w:sz="0" w:space="0" w:color="auto"/>
                <w:bottom w:val="none" w:sz="0" w:space="0" w:color="auto"/>
                <w:right w:val="none" w:sz="0" w:space="0" w:color="auto"/>
              </w:divBdr>
            </w:div>
            <w:div w:id="259028438">
              <w:marLeft w:val="0"/>
              <w:marRight w:val="0"/>
              <w:marTop w:val="0"/>
              <w:marBottom w:val="0"/>
              <w:divBdr>
                <w:top w:val="none" w:sz="0" w:space="0" w:color="auto"/>
                <w:left w:val="none" w:sz="0" w:space="0" w:color="auto"/>
                <w:bottom w:val="none" w:sz="0" w:space="0" w:color="auto"/>
                <w:right w:val="none" w:sz="0" w:space="0" w:color="auto"/>
              </w:divBdr>
            </w:div>
            <w:div w:id="1349285951">
              <w:marLeft w:val="0"/>
              <w:marRight w:val="0"/>
              <w:marTop w:val="0"/>
              <w:marBottom w:val="0"/>
              <w:divBdr>
                <w:top w:val="none" w:sz="0" w:space="0" w:color="auto"/>
                <w:left w:val="none" w:sz="0" w:space="0" w:color="auto"/>
                <w:bottom w:val="none" w:sz="0" w:space="0" w:color="auto"/>
                <w:right w:val="none" w:sz="0" w:space="0" w:color="auto"/>
              </w:divBdr>
            </w:div>
            <w:div w:id="1128471507">
              <w:marLeft w:val="0"/>
              <w:marRight w:val="0"/>
              <w:marTop w:val="0"/>
              <w:marBottom w:val="0"/>
              <w:divBdr>
                <w:top w:val="none" w:sz="0" w:space="0" w:color="auto"/>
                <w:left w:val="none" w:sz="0" w:space="0" w:color="auto"/>
                <w:bottom w:val="none" w:sz="0" w:space="0" w:color="auto"/>
                <w:right w:val="none" w:sz="0" w:space="0" w:color="auto"/>
              </w:divBdr>
            </w:div>
            <w:div w:id="189613822">
              <w:marLeft w:val="0"/>
              <w:marRight w:val="0"/>
              <w:marTop w:val="0"/>
              <w:marBottom w:val="0"/>
              <w:divBdr>
                <w:top w:val="none" w:sz="0" w:space="0" w:color="auto"/>
                <w:left w:val="none" w:sz="0" w:space="0" w:color="auto"/>
                <w:bottom w:val="none" w:sz="0" w:space="0" w:color="auto"/>
                <w:right w:val="none" w:sz="0" w:space="0" w:color="auto"/>
              </w:divBdr>
            </w:div>
            <w:div w:id="667907452">
              <w:marLeft w:val="0"/>
              <w:marRight w:val="0"/>
              <w:marTop w:val="0"/>
              <w:marBottom w:val="0"/>
              <w:divBdr>
                <w:top w:val="none" w:sz="0" w:space="0" w:color="auto"/>
                <w:left w:val="none" w:sz="0" w:space="0" w:color="auto"/>
                <w:bottom w:val="none" w:sz="0" w:space="0" w:color="auto"/>
                <w:right w:val="none" w:sz="0" w:space="0" w:color="auto"/>
              </w:divBdr>
            </w:div>
            <w:div w:id="1207912370">
              <w:marLeft w:val="0"/>
              <w:marRight w:val="0"/>
              <w:marTop w:val="0"/>
              <w:marBottom w:val="0"/>
              <w:divBdr>
                <w:top w:val="none" w:sz="0" w:space="0" w:color="auto"/>
                <w:left w:val="none" w:sz="0" w:space="0" w:color="auto"/>
                <w:bottom w:val="none" w:sz="0" w:space="0" w:color="auto"/>
                <w:right w:val="none" w:sz="0" w:space="0" w:color="auto"/>
              </w:divBdr>
            </w:div>
            <w:div w:id="647904551">
              <w:marLeft w:val="0"/>
              <w:marRight w:val="0"/>
              <w:marTop w:val="0"/>
              <w:marBottom w:val="0"/>
              <w:divBdr>
                <w:top w:val="none" w:sz="0" w:space="0" w:color="auto"/>
                <w:left w:val="none" w:sz="0" w:space="0" w:color="auto"/>
                <w:bottom w:val="none" w:sz="0" w:space="0" w:color="auto"/>
                <w:right w:val="none" w:sz="0" w:space="0" w:color="auto"/>
              </w:divBdr>
            </w:div>
            <w:div w:id="505901256">
              <w:marLeft w:val="0"/>
              <w:marRight w:val="0"/>
              <w:marTop w:val="0"/>
              <w:marBottom w:val="0"/>
              <w:divBdr>
                <w:top w:val="none" w:sz="0" w:space="0" w:color="auto"/>
                <w:left w:val="none" w:sz="0" w:space="0" w:color="auto"/>
                <w:bottom w:val="none" w:sz="0" w:space="0" w:color="auto"/>
                <w:right w:val="none" w:sz="0" w:space="0" w:color="auto"/>
              </w:divBdr>
            </w:div>
            <w:div w:id="1174538204">
              <w:marLeft w:val="0"/>
              <w:marRight w:val="0"/>
              <w:marTop w:val="0"/>
              <w:marBottom w:val="0"/>
              <w:divBdr>
                <w:top w:val="none" w:sz="0" w:space="0" w:color="auto"/>
                <w:left w:val="none" w:sz="0" w:space="0" w:color="auto"/>
                <w:bottom w:val="none" w:sz="0" w:space="0" w:color="auto"/>
                <w:right w:val="none" w:sz="0" w:space="0" w:color="auto"/>
              </w:divBdr>
            </w:div>
            <w:div w:id="100028766">
              <w:marLeft w:val="0"/>
              <w:marRight w:val="0"/>
              <w:marTop w:val="0"/>
              <w:marBottom w:val="0"/>
              <w:divBdr>
                <w:top w:val="none" w:sz="0" w:space="0" w:color="auto"/>
                <w:left w:val="none" w:sz="0" w:space="0" w:color="auto"/>
                <w:bottom w:val="none" w:sz="0" w:space="0" w:color="auto"/>
                <w:right w:val="none" w:sz="0" w:space="0" w:color="auto"/>
              </w:divBdr>
            </w:div>
            <w:div w:id="553926241">
              <w:marLeft w:val="0"/>
              <w:marRight w:val="0"/>
              <w:marTop w:val="0"/>
              <w:marBottom w:val="0"/>
              <w:divBdr>
                <w:top w:val="none" w:sz="0" w:space="0" w:color="auto"/>
                <w:left w:val="none" w:sz="0" w:space="0" w:color="auto"/>
                <w:bottom w:val="none" w:sz="0" w:space="0" w:color="auto"/>
                <w:right w:val="none" w:sz="0" w:space="0" w:color="auto"/>
              </w:divBdr>
            </w:div>
            <w:div w:id="1009332109">
              <w:marLeft w:val="0"/>
              <w:marRight w:val="0"/>
              <w:marTop w:val="0"/>
              <w:marBottom w:val="0"/>
              <w:divBdr>
                <w:top w:val="none" w:sz="0" w:space="0" w:color="auto"/>
                <w:left w:val="none" w:sz="0" w:space="0" w:color="auto"/>
                <w:bottom w:val="none" w:sz="0" w:space="0" w:color="auto"/>
                <w:right w:val="none" w:sz="0" w:space="0" w:color="auto"/>
              </w:divBdr>
            </w:div>
            <w:div w:id="1463385219">
              <w:marLeft w:val="0"/>
              <w:marRight w:val="0"/>
              <w:marTop w:val="0"/>
              <w:marBottom w:val="0"/>
              <w:divBdr>
                <w:top w:val="none" w:sz="0" w:space="0" w:color="auto"/>
                <w:left w:val="none" w:sz="0" w:space="0" w:color="auto"/>
                <w:bottom w:val="none" w:sz="0" w:space="0" w:color="auto"/>
                <w:right w:val="none" w:sz="0" w:space="0" w:color="auto"/>
              </w:divBdr>
            </w:div>
            <w:div w:id="1797211674">
              <w:marLeft w:val="0"/>
              <w:marRight w:val="0"/>
              <w:marTop w:val="0"/>
              <w:marBottom w:val="0"/>
              <w:divBdr>
                <w:top w:val="none" w:sz="0" w:space="0" w:color="auto"/>
                <w:left w:val="none" w:sz="0" w:space="0" w:color="auto"/>
                <w:bottom w:val="none" w:sz="0" w:space="0" w:color="auto"/>
                <w:right w:val="none" w:sz="0" w:space="0" w:color="auto"/>
              </w:divBdr>
            </w:div>
            <w:div w:id="1617368369">
              <w:marLeft w:val="0"/>
              <w:marRight w:val="0"/>
              <w:marTop w:val="0"/>
              <w:marBottom w:val="0"/>
              <w:divBdr>
                <w:top w:val="none" w:sz="0" w:space="0" w:color="auto"/>
                <w:left w:val="none" w:sz="0" w:space="0" w:color="auto"/>
                <w:bottom w:val="none" w:sz="0" w:space="0" w:color="auto"/>
                <w:right w:val="none" w:sz="0" w:space="0" w:color="auto"/>
              </w:divBdr>
            </w:div>
            <w:div w:id="63989543">
              <w:marLeft w:val="0"/>
              <w:marRight w:val="0"/>
              <w:marTop w:val="0"/>
              <w:marBottom w:val="0"/>
              <w:divBdr>
                <w:top w:val="none" w:sz="0" w:space="0" w:color="auto"/>
                <w:left w:val="none" w:sz="0" w:space="0" w:color="auto"/>
                <w:bottom w:val="none" w:sz="0" w:space="0" w:color="auto"/>
                <w:right w:val="none" w:sz="0" w:space="0" w:color="auto"/>
              </w:divBdr>
            </w:div>
            <w:div w:id="1819103688">
              <w:marLeft w:val="0"/>
              <w:marRight w:val="0"/>
              <w:marTop w:val="0"/>
              <w:marBottom w:val="0"/>
              <w:divBdr>
                <w:top w:val="none" w:sz="0" w:space="0" w:color="auto"/>
                <w:left w:val="none" w:sz="0" w:space="0" w:color="auto"/>
                <w:bottom w:val="none" w:sz="0" w:space="0" w:color="auto"/>
                <w:right w:val="none" w:sz="0" w:space="0" w:color="auto"/>
              </w:divBdr>
            </w:div>
            <w:div w:id="331840856">
              <w:marLeft w:val="0"/>
              <w:marRight w:val="0"/>
              <w:marTop w:val="0"/>
              <w:marBottom w:val="0"/>
              <w:divBdr>
                <w:top w:val="none" w:sz="0" w:space="0" w:color="auto"/>
                <w:left w:val="none" w:sz="0" w:space="0" w:color="auto"/>
                <w:bottom w:val="none" w:sz="0" w:space="0" w:color="auto"/>
                <w:right w:val="none" w:sz="0" w:space="0" w:color="auto"/>
              </w:divBdr>
            </w:div>
            <w:div w:id="1489901985">
              <w:marLeft w:val="0"/>
              <w:marRight w:val="0"/>
              <w:marTop w:val="0"/>
              <w:marBottom w:val="0"/>
              <w:divBdr>
                <w:top w:val="none" w:sz="0" w:space="0" w:color="auto"/>
                <w:left w:val="none" w:sz="0" w:space="0" w:color="auto"/>
                <w:bottom w:val="none" w:sz="0" w:space="0" w:color="auto"/>
                <w:right w:val="none" w:sz="0" w:space="0" w:color="auto"/>
              </w:divBdr>
            </w:div>
            <w:div w:id="950435815">
              <w:marLeft w:val="0"/>
              <w:marRight w:val="0"/>
              <w:marTop w:val="0"/>
              <w:marBottom w:val="0"/>
              <w:divBdr>
                <w:top w:val="none" w:sz="0" w:space="0" w:color="auto"/>
                <w:left w:val="none" w:sz="0" w:space="0" w:color="auto"/>
                <w:bottom w:val="none" w:sz="0" w:space="0" w:color="auto"/>
                <w:right w:val="none" w:sz="0" w:space="0" w:color="auto"/>
              </w:divBdr>
            </w:div>
            <w:div w:id="1652950490">
              <w:marLeft w:val="0"/>
              <w:marRight w:val="0"/>
              <w:marTop w:val="0"/>
              <w:marBottom w:val="0"/>
              <w:divBdr>
                <w:top w:val="none" w:sz="0" w:space="0" w:color="auto"/>
                <w:left w:val="none" w:sz="0" w:space="0" w:color="auto"/>
                <w:bottom w:val="none" w:sz="0" w:space="0" w:color="auto"/>
                <w:right w:val="none" w:sz="0" w:space="0" w:color="auto"/>
              </w:divBdr>
            </w:div>
            <w:div w:id="269968080">
              <w:marLeft w:val="0"/>
              <w:marRight w:val="0"/>
              <w:marTop w:val="0"/>
              <w:marBottom w:val="0"/>
              <w:divBdr>
                <w:top w:val="none" w:sz="0" w:space="0" w:color="auto"/>
                <w:left w:val="none" w:sz="0" w:space="0" w:color="auto"/>
                <w:bottom w:val="none" w:sz="0" w:space="0" w:color="auto"/>
                <w:right w:val="none" w:sz="0" w:space="0" w:color="auto"/>
              </w:divBdr>
            </w:div>
            <w:div w:id="1632443814">
              <w:marLeft w:val="0"/>
              <w:marRight w:val="0"/>
              <w:marTop w:val="0"/>
              <w:marBottom w:val="0"/>
              <w:divBdr>
                <w:top w:val="none" w:sz="0" w:space="0" w:color="auto"/>
                <w:left w:val="none" w:sz="0" w:space="0" w:color="auto"/>
                <w:bottom w:val="none" w:sz="0" w:space="0" w:color="auto"/>
                <w:right w:val="none" w:sz="0" w:space="0" w:color="auto"/>
              </w:divBdr>
            </w:div>
            <w:div w:id="1918127779">
              <w:marLeft w:val="0"/>
              <w:marRight w:val="0"/>
              <w:marTop w:val="0"/>
              <w:marBottom w:val="0"/>
              <w:divBdr>
                <w:top w:val="none" w:sz="0" w:space="0" w:color="auto"/>
                <w:left w:val="none" w:sz="0" w:space="0" w:color="auto"/>
                <w:bottom w:val="none" w:sz="0" w:space="0" w:color="auto"/>
                <w:right w:val="none" w:sz="0" w:space="0" w:color="auto"/>
              </w:divBdr>
            </w:div>
            <w:div w:id="1522625860">
              <w:marLeft w:val="0"/>
              <w:marRight w:val="0"/>
              <w:marTop w:val="0"/>
              <w:marBottom w:val="0"/>
              <w:divBdr>
                <w:top w:val="none" w:sz="0" w:space="0" w:color="auto"/>
                <w:left w:val="none" w:sz="0" w:space="0" w:color="auto"/>
                <w:bottom w:val="none" w:sz="0" w:space="0" w:color="auto"/>
                <w:right w:val="none" w:sz="0" w:space="0" w:color="auto"/>
              </w:divBdr>
            </w:div>
            <w:div w:id="2133400447">
              <w:marLeft w:val="0"/>
              <w:marRight w:val="0"/>
              <w:marTop w:val="0"/>
              <w:marBottom w:val="0"/>
              <w:divBdr>
                <w:top w:val="none" w:sz="0" w:space="0" w:color="auto"/>
                <w:left w:val="none" w:sz="0" w:space="0" w:color="auto"/>
                <w:bottom w:val="none" w:sz="0" w:space="0" w:color="auto"/>
                <w:right w:val="none" w:sz="0" w:space="0" w:color="auto"/>
              </w:divBdr>
            </w:div>
            <w:div w:id="1813062319">
              <w:marLeft w:val="0"/>
              <w:marRight w:val="0"/>
              <w:marTop w:val="0"/>
              <w:marBottom w:val="0"/>
              <w:divBdr>
                <w:top w:val="none" w:sz="0" w:space="0" w:color="auto"/>
                <w:left w:val="none" w:sz="0" w:space="0" w:color="auto"/>
                <w:bottom w:val="none" w:sz="0" w:space="0" w:color="auto"/>
                <w:right w:val="none" w:sz="0" w:space="0" w:color="auto"/>
              </w:divBdr>
            </w:div>
            <w:div w:id="713045734">
              <w:marLeft w:val="0"/>
              <w:marRight w:val="0"/>
              <w:marTop w:val="0"/>
              <w:marBottom w:val="0"/>
              <w:divBdr>
                <w:top w:val="none" w:sz="0" w:space="0" w:color="auto"/>
                <w:left w:val="none" w:sz="0" w:space="0" w:color="auto"/>
                <w:bottom w:val="none" w:sz="0" w:space="0" w:color="auto"/>
                <w:right w:val="none" w:sz="0" w:space="0" w:color="auto"/>
              </w:divBdr>
            </w:div>
            <w:div w:id="1017274570">
              <w:marLeft w:val="0"/>
              <w:marRight w:val="0"/>
              <w:marTop w:val="0"/>
              <w:marBottom w:val="0"/>
              <w:divBdr>
                <w:top w:val="none" w:sz="0" w:space="0" w:color="auto"/>
                <w:left w:val="none" w:sz="0" w:space="0" w:color="auto"/>
                <w:bottom w:val="none" w:sz="0" w:space="0" w:color="auto"/>
                <w:right w:val="none" w:sz="0" w:space="0" w:color="auto"/>
              </w:divBdr>
            </w:div>
            <w:div w:id="1553228314">
              <w:marLeft w:val="0"/>
              <w:marRight w:val="0"/>
              <w:marTop w:val="0"/>
              <w:marBottom w:val="0"/>
              <w:divBdr>
                <w:top w:val="none" w:sz="0" w:space="0" w:color="auto"/>
                <w:left w:val="none" w:sz="0" w:space="0" w:color="auto"/>
                <w:bottom w:val="none" w:sz="0" w:space="0" w:color="auto"/>
                <w:right w:val="none" w:sz="0" w:space="0" w:color="auto"/>
              </w:divBdr>
            </w:div>
            <w:div w:id="624194902">
              <w:marLeft w:val="0"/>
              <w:marRight w:val="0"/>
              <w:marTop w:val="0"/>
              <w:marBottom w:val="0"/>
              <w:divBdr>
                <w:top w:val="none" w:sz="0" w:space="0" w:color="auto"/>
                <w:left w:val="none" w:sz="0" w:space="0" w:color="auto"/>
                <w:bottom w:val="none" w:sz="0" w:space="0" w:color="auto"/>
                <w:right w:val="none" w:sz="0" w:space="0" w:color="auto"/>
              </w:divBdr>
            </w:div>
            <w:div w:id="33707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2034">
      <w:bodyDiv w:val="1"/>
      <w:marLeft w:val="0"/>
      <w:marRight w:val="0"/>
      <w:marTop w:val="0"/>
      <w:marBottom w:val="0"/>
      <w:divBdr>
        <w:top w:val="none" w:sz="0" w:space="0" w:color="auto"/>
        <w:left w:val="none" w:sz="0" w:space="0" w:color="auto"/>
        <w:bottom w:val="none" w:sz="0" w:space="0" w:color="auto"/>
        <w:right w:val="none" w:sz="0" w:space="0" w:color="auto"/>
      </w:divBdr>
      <w:divsChild>
        <w:div w:id="1259097784">
          <w:marLeft w:val="0"/>
          <w:marRight w:val="0"/>
          <w:marTop w:val="0"/>
          <w:marBottom w:val="0"/>
          <w:divBdr>
            <w:top w:val="none" w:sz="0" w:space="0" w:color="auto"/>
            <w:left w:val="none" w:sz="0" w:space="0" w:color="auto"/>
            <w:bottom w:val="none" w:sz="0" w:space="0" w:color="auto"/>
            <w:right w:val="none" w:sz="0" w:space="0" w:color="auto"/>
          </w:divBdr>
          <w:divsChild>
            <w:div w:id="917443353">
              <w:marLeft w:val="0"/>
              <w:marRight w:val="0"/>
              <w:marTop w:val="0"/>
              <w:marBottom w:val="0"/>
              <w:divBdr>
                <w:top w:val="none" w:sz="0" w:space="0" w:color="auto"/>
                <w:left w:val="none" w:sz="0" w:space="0" w:color="auto"/>
                <w:bottom w:val="none" w:sz="0" w:space="0" w:color="auto"/>
                <w:right w:val="none" w:sz="0" w:space="0" w:color="auto"/>
              </w:divBdr>
            </w:div>
            <w:div w:id="580873159">
              <w:marLeft w:val="0"/>
              <w:marRight w:val="0"/>
              <w:marTop w:val="0"/>
              <w:marBottom w:val="0"/>
              <w:divBdr>
                <w:top w:val="none" w:sz="0" w:space="0" w:color="auto"/>
                <w:left w:val="none" w:sz="0" w:space="0" w:color="auto"/>
                <w:bottom w:val="none" w:sz="0" w:space="0" w:color="auto"/>
                <w:right w:val="none" w:sz="0" w:space="0" w:color="auto"/>
              </w:divBdr>
            </w:div>
            <w:div w:id="1306008133">
              <w:marLeft w:val="0"/>
              <w:marRight w:val="0"/>
              <w:marTop w:val="0"/>
              <w:marBottom w:val="0"/>
              <w:divBdr>
                <w:top w:val="none" w:sz="0" w:space="0" w:color="auto"/>
                <w:left w:val="none" w:sz="0" w:space="0" w:color="auto"/>
                <w:bottom w:val="none" w:sz="0" w:space="0" w:color="auto"/>
                <w:right w:val="none" w:sz="0" w:space="0" w:color="auto"/>
              </w:divBdr>
            </w:div>
            <w:div w:id="1707023804">
              <w:marLeft w:val="0"/>
              <w:marRight w:val="0"/>
              <w:marTop w:val="0"/>
              <w:marBottom w:val="0"/>
              <w:divBdr>
                <w:top w:val="none" w:sz="0" w:space="0" w:color="auto"/>
                <w:left w:val="none" w:sz="0" w:space="0" w:color="auto"/>
                <w:bottom w:val="none" w:sz="0" w:space="0" w:color="auto"/>
                <w:right w:val="none" w:sz="0" w:space="0" w:color="auto"/>
              </w:divBdr>
            </w:div>
            <w:div w:id="1177386312">
              <w:marLeft w:val="0"/>
              <w:marRight w:val="0"/>
              <w:marTop w:val="0"/>
              <w:marBottom w:val="0"/>
              <w:divBdr>
                <w:top w:val="none" w:sz="0" w:space="0" w:color="auto"/>
                <w:left w:val="none" w:sz="0" w:space="0" w:color="auto"/>
                <w:bottom w:val="none" w:sz="0" w:space="0" w:color="auto"/>
                <w:right w:val="none" w:sz="0" w:space="0" w:color="auto"/>
              </w:divBdr>
            </w:div>
            <w:div w:id="1669479984">
              <w:marLeft w:val="0"/>
              <w:marRight w:val="0"/>
              <w:marTop w:val="0"/>
              <w:marBottom w:val="0"/>
              <w:divBdr>
                <w:top w:val="none" w:sz="0" w:space="0" w:color="auto"/>
                <w:left w:val="none" w:sz="0" w:space="0" w:color="auto"/>
                <w:bottom w:val="none" w:sz="0" w:space="0" w:color="auto"/>
                <w:right w:val="none" w:sz="0" w:space="0" w:color="auto"/>
              </w:divBdr>
            </w:div>
            <w:div w:id="1503206201">
              <w:marLeft w:val="0"/>
              <w:marRight w:val="0"/>
              <w:marTop w:val="0"/>
              <w:marBottom w:val="0"/>
              <w:divBdr>
                <w:top w:val="none" w:sz="0" w:space="0" w:color="auto"/>
                <w:left w:val="none" w:sz="0" w:space="0" w:color="auto"/>
                <w:bottom w:val="none" w:sz="0" w:space="0" w:color="auto"/>
                <w:right w:val="none" w:sz="0" w:space="0" w:color="auto"/>
              </w:divBdr>
            </w:div>
            <w:div w:id="1737051809">
              <w:marLeft w:val="0"/>
              <w:marRight w:val="0"/>
              <w:marTop w:val="0"/>
              <w:marBottom w:val="0"/>
              <w:divBdr>
                <w:top w:val="none" w:sz="0" w:space="0" w:color="auto"/>
                <w:left w:val="none" w:sz="0" w:space="0" w:color="auto"/>
                <w:bottom w:val="none" w:sz="0" w:space="0" w:color="auto"/>
                <w:right w:val="none" w:sz="0" w:space="0" w:color="auto"/>
              </w:divBdr>
            </w:div>
            <w:div w:id="336884196">
              <w:marLeft w:val="0"/>
              <w:marRight w:val="0"/>
              <w:marTop w:val="0"/>
              <w:marBottom w:val="0"/>
              <w:divBdr>
                <w:top w:val="none" w:sz="0" w:space="0" w:color="auto"/>
                <w:left w:val="none" w:sz="0" w:space="0" w:color="auto"/>
                <w:bottom w:val="none" w:sz="0" w:space="0" w:color="auto"/>
                <w:right w:val="none" w:sz="0" w:space="0" w:color="auto"/>
              </w:divBdr>
            </w:div>
            <w:div w:id="1686595509">
              <w:marLeft w:val="0"/>
              <w:marRight w:val="0"/>
              <w:marTop w:val="0"/>
              <w:marBottom w:val="0"/>
              <w:divBdr>
                <w:top w:val="none" w:sz="0" w:space="0" w:color="auto"/>
                <w:left w:val="none" w:sz="0" w:space="0" w:color="auto"/>
                <w:bottom w:val="none" w:sz="0" w:space="0" w:color="auto"/>
                <w:right w:val="none" w:sz="0" w:space="0" w:color="auto"/>
              </w:divBdr>
            </w:div>
            <w:div w:id="742990416">
              <w:marLeft w:val="0"/>
              <w:marRight w:val="0"/>
              <w:marTop w:val="0"/>
              <w:marBottom w:val="0"/>
              <w:divBdr>
                <w:top w:val="none" w:sz="0" w:space="0" w:color="auto"/>
                <w:left w:val="none" w:sz="0" w:space="0" w:color="auto"/>
                <w:bottom w:val="none" w:sz="0" w:space="0" w:color="auto"/>
                <w:right w:val="none" w:sz="0" w:space="0" w:color="auto"/>
              </w:divBdr>
            </w:div>
            <w:div w:id="1984236061">
              <w:marLeft w:val="0"/>
              <w:marRight w:val="0"/>
              <w:marTop w:val="0"/>
              <w:marBottom w:val="0"/>
              <w:divBdr>
                <w:top w:val="none" w:sz="0" w:space="0" w:color="auto"/>
                <w:left w:val="none" w:sz="0" w:space="0" w:color="auto"/>
                <w:bottom w:val="none" w:sz="0" w:space="0" w:color="auto"/>
                <w:right w:val="none" w:sz="0" w:space="0" w:color="auto"/>
              </w:divBdr>
            </w:div>
            <w:div w:id="2136024342">
              <w:marLeft w:val="0"/>
              <w:marRight w:val="0"/>
              <w:marTop w:val="0"/>
              <w:marBottom w:val="0"/>
              <w:divBdr>
                <w:top w:val="none" w:sz="0" w:space="0" w:color="auto"/>
                <w:left w:val="none" w:sz="0" w:space="0" w:color="auto"/>
                <w:bottom w:val="none" w:sz="0" w:space="0" w:color="auto"/>
                <w:right w:val="none" w:sz="0" w:space="0" w:color="auto"/>
              </w:divBdr>
            </w:div>
            <w:div w:id="1457989481">
              <w:marLeft w:val="0"/>
              <w:marRight w:val="0"/>
              <w:marTop w:val="0"/>
              <w:marBottom w:val="0"/>
              <w:divBdr>
                <w:top w:val="none" w:sz="0" w:space="0" w:color="auto"/>
                <w:left w:val="none" w:sz="0" w:space="0" w:color="auto"/>
                <w:bottom w:val="none" w:sz="0" w:space="0" w:color="auto"/>
                <w:right w:val="none" w:sz="0" w:space="0" w:color="auto"/>
              </w:divBdr>
            </w:div>
            <w:div w:id="1813670180">
              <w:marLeft w:val="0"/>
              <w:marRight w:val="0"/>
              <w:marTop w:val="0"/>
              <w:marBottom w:val="0"/>
              <w:divBdr>
                <w:top w:val="none" w:sz="0" w:space="0" w:color="auto"/>
                <w:left w:val="none" w:sz="0" w:space="0" w:color="auto"/>
                <w:bottom w:val="none" w:sz="0" w:space="0" w:color="auto"/>
                <w:right w:val="none" w:sz="0" w:space="0" w:color="auto"/>
              </w:divBdr>
            </w:div>
            <w:div w:id="998575774">
              <w:marLeft w:val="0"/>
              <w:marRight w:val="0"/>
              <w:marTop w:val="0"/>
              <w:marBottom w:val="0"/>
              <w:divBdr>
                <w:top w:val="none" w:sz="0" w:space="0" w:color="auto"/>
                <w:left w:val="none" w:sz="0" w:space="0" w:color="auto"/>
                <w:bottom w:val="none" w:sz="0" w:space="0" w:color="auto"/>
                <w:right w:val="none" w:sz="0" w:space="0" w:color="auto"/>
              </w:divBdr>
            </w:div>
            <w:div w:id="1395811739">
              <w:marLeft w:val="0"/>
              <w:marRight w:val="0"/>
              <w:marTop w:val="0"/>
              <w:marBottom w:val="0"/>
              <w:divBdr>
                <w:top w:val="none" w:sz="0" w:space="0" w:color="auto"/>
                <w:left w:val="none" w:sz="0" w:space="0" w:color="auto"/>
                <w:bottom w:val="none" w:sz="0" w:space="0" w:color="auto"/>
                <w:right w:val="none" w:sz="0" w:space="0" w:color="auto"/>
              </w:divBdr>
            </w:div>
            <w:div w:id="604194223">
              <w:marLeft w:val="0"/>
              <w:marRight w:val="0"/>
              <w:marTop w:val="0"/>
              <w:marBottom w:val="0"/>
              <w:divBdr>
                <w:top w:val="none" w:sz="0" w:space="0" w:color="auto"/>
                <w:left w:val="none" w:sz="0" w:space="0" w:color="auto"/>
                <w:bottom w:val="none" w:sz="0" w:space="0" w:color="auto"/>
                <w:right w:val="none" w:sz="0" w:space="0" w:color="auto"/>
              </w:divBdr>
            </w:div>
            <w:div w:id="1694188364">
              <w:marLeft w:val="0"/>
              <w:marRight w:val="0"/>
              <w:marTop w:val="0"/>
              <w:marBottom w:val="0"/>
              <w:divBdr>
                <w:top w:val="none" w:sz="0" w:space="0" w:color="auto"/>
                <w:left w:val="none" w:sz="0" w:space="0" w:color="auto"/>
                <w:bottom w:val="none" w:sz="0" w:space="0" w:color="auto"/>
                <w:right w:val="none" w:sz="0" w:space="0" w:color="auto"/>
              </w:divBdr>
            </w:div>
            <w:div w:id="1227837026">
              <w:marLeft w:val="0"/>
              <w:marRight w:val="0"/>
              <w:marTop w:val="0"/>
              <w:marBottom w:val="0"/>
              <w:divBdr>
                <w:top w:val="none" w:sz="0" w:space="0" w:color="auto"/>
                <w:left w:val="none" w:sz="0" w:space="0" w:color="auto"/>
                <w:bottom w:val="none" w:sz="0" w:space="0" w:color="auto"/>
                <w:right w:val="none" w:sz="0" w:space="0" w:color="auto"/>
              </w:divBdr>
            </w:div>
            <w:div w:id="776608112">
              <w:marLeft w:val="0"/>
              <w:marRight w:val="0"/>
              <w:marTop w:val="0"/>
              <w:marBottom w:val="0"/>
              <w:divBdr>
                <w:top w:val="none" w:sz="0" w:space="0" w:color="auto"/>
                <w:left w:val="none" w:sz="0" w:space="0" w:color="auto"/>
                <w:bottom w:val="none" w:sz="0" w:space="0" w:color="auto"/>
                <w:right w:val="none" w:sz="0" w:space="0" w:color="auto"/>
              </w:divBdr>
            </w:div>
            <w:div w:id="2145272106">
              <w:marLeft w:val="0"/>
              <w:marRight w:val="0"/>
              <w:marTop w:val="0"/>
              <w:marBottom w:val="0"/>
              <w:divBdr>
                <w:top w:val="none" w:sz="0" w:space="0" w:color="auto"/>
                <w:left w:val="none" w:sz="0" w:space="0" w:color="auto"/>
                <w:bottom w:val="none" w:sz="0" w:space="0" w:color="auto"/>
                <w:right w:val="none" w:sz="0" w:space="0" w:color="auto"/>
              </w:divBdr>
            </w:div>
            <w:div w:id="2113545363">
              <w:marLeft w:val="0"/>
              <w:marRight w:val="0"/>
              <w:marTop w:val="0"/>
              <w:marBottom w:val="0"/>
              <w:divBdr>
                <w:top w:val="none" w:sz="0" w:space="0" w:color="auto"/>
                <w:left w:val="none" w:sz="0" w:space="0" w:color="auto"/>
                <w:bottom w:val="none" w:sz="0" w:space="0" w:color="auto"/>
                <w:right w:val="none" w:sz="0" w:space="0" w:color="auto"/>
              </w:divBdr>
            </w:div>
            <w:div w:id="1055273182">
              <w:marLeft w:val="0"/>
              <w:marRight w:val="0"/>
              <w:marTop w:val="0"/>
              <w:marBottom w:val="0"/>
              <w:divBdr>
                <w:top w:val="none" w:sz="0" w:space="0" w:color="auto"/>
                <w:left w:val="none" w:sz="0" w:space="0" w:color="auto"/>
                <w:bottom w:val="none" w:sz="0" w:space="0" w:color="auto"/>
                <w:right w:val="none" w:sz="0" w:space="0" w:color="auto"/>
              </w:divBdr>
            </w:div>
            <w:div w:id="1285234729">
              <w:marLeft w:val="0"/>
              <w:marRight w:val="0"/>
              <w:marTop w:val="0"/>
              <w:marBottom w:val="0"/>
              <w:divBdr>
                <w:top w:val="none" w:sz="0" w:space="0" w:color="auto"/>
                <w:left w:val="none" w:sz="0" w:space="0" w:color="auto"/>
                <w:bottom w:val="none" w:sz="0" w:space="0" w:color="auto"/>
                <w:right w:val="none" w:sz="0" w:space="0" w:color="auto"/>
              </w:divBdr>
            </w:div>
            <w:div w:id="1767653306">
              <w:marLeft w:val="0"/>
              <w:marRight w:val="0"/>
              <w:marTop w:val="0"/>
              <w:marBottom w:val="0"/>
              <w:divBdr>
                <w:top w:val="none" w:sz="0" w:space="0" w:color="auto"/>
                <w:left w:val="none" w:sz="0" w:space="0" w:color="auto"/>
                <w:bottom w:val="none" w:sz="0" w:space="0" w:color="auto"/>
                <w:right w:val="none" w:sz="0" w:space="0" w:color="auto"/>
              </w:divBdr>
            </w:div>
            <w:div w:id="1585606661">
              <w:marLeft w:val="0"/>
              <w:marRight w:val="0"/>
              <w:marTop w:val="0"/>
              <w:marBottom w:val="0"/>
              <w:divBdr>
                <w:top w:val="none" w:sz="0" w:space="0" w:color="auto"/>
                <w:left w:val="none" w:sz="0" w:space="0" w:color="auto"/>
                <w:bottom w:val="none" w:sz="0" w:space="0" w:color="auto"/>
                <w:right w:val="none" w:sz="0" w:space="0" w:color="auto"/>
              </w:divBdr>
            </w:div>
            <w:div w:id="654647355">
              <w:marLeft w:val="0"/>
              <w:marRight w:val="0"/>
              <w:marTop w:val="0"/>
              <w:marBottom w:val="0"/>
              <w:divBdr>
                <w:top w:val="none" w:sz="0" w:space="0" w:color="auto"/>
                <w:left w:val="none" w:sz="0" w:space="0" w:color="auto"/>
                <w:bottom w:val="none" w:sz="0" w:space="0" w:color="auto"/>
                <w:right w:val="none" w:sz="0" w:space="0" w:color="auto"/>
              </w:divBdr>
            </w:div>
            <w:div w:id="425157221">
              <w:marLeft w:val="0"/>
              <w:marRight w:val="0"/>
              <w:marTop w:val="0"/>
              <w:marBottom w:val="0"/>
              <w:divBdr>
                <w:top w:val="none" w:sz="0" w:space="0" w:color="auto"/>
                <w:left w:val="none" w:sz="0" w:space="0" w:color="auto"/>
                <w:bottom w:val="none" w:sz="0" w:space="0" w:color="auto"/>
                <w:right w:val="none" w:sz="0" w:space="0" w:color="auto"/>
              </w:divBdr>
            </w:div>
            <w:div w:id="1332560783">
              <w:marLeft w:val="0"/>
              <w:marRight w:val="0"/>
              <w:marTop w:val="0"/>
              <w:marBottom w:val="0"/>
              <w:divBdr>
                <w:top w:val="none" w:sz="0" w:space="0" w:color="auto"/>
                <w:left w:val="none" w:sz="0" w:space="0" w:color="auto"/>
                <w:bottom w:val="none" w:sz="0" w:space="0" w:color="auto"/>
                <w:right w:val="none" w:sz="0" w:space="0" w:color="auto"/>
              </w:divBdr>
            </w:div>
            <w:div w:id="1415055321">
              <w:marLeft w:val="0"/>
              <w:marRight w:val="0"/>
              <w:marTop w:val="0"/>
              <w:marBottom w:val="0"/>
              <w:divBdr>
                <w:top w:val="none" w:sz="0" w:space="0" w:color="auto"/>
                <w:left w:val="none" w:sz="0" w:space="0" w:color="auto"/>
                <w:bottom w:val="none" w:sz="0" w:space="0" w:color="auto"/>
                <w:right w:val="none" w:sz="0" w:space="0" w:color="auto"/>
              </w:divBdr>
            </w:div>
            <w:div w:id="752355456">
              <w:marLeft w:val="0"/>
              <w:marRight w:val="0"/>
              <w:marTop w:val="0"/>
              <w:marBottom w:val="0"/>
              <w:divBdr>
                <w:top w:val="none" w:sz="0" w:space="0" w:color="auto"/>
                <w:left w:val="none" w:sz="0" w:space="0" w:color="auto"/>
                <w:bottom w:val="none" w:sz="0" w:space="0" w:color="auto"/>
                <w:right w:val="none" w:sz="0" w:space="0" w:color="auto"/>
              </w:divBdr>
            </w:div>
            <w:div w:id="628128994">
              <w:marLeft w:val="0"/>
              <w:marRight w:val="0"/>
              <w:marTop w:val="0"/>
              <w:marBottom w:val="0"/>
              <w:divBdr>
                <w:top w:val="none" w:sz="0" w:space="0" w:color="auto"/>
                <w:left w:val="none" w:sz="0" w:space="0" w:color="auto"/>
                <w:bottom w:val="none" w:sz="0" w:space="0" w:color="auto"/>
                <w:right w:val="none" w:sz="0" w:space="0" w:color="auto"/>
              </w:divBdr>
            </w:div>
            <w:div w:id="242953899">
              <w:marLeft w:val="0"/>
              <w:marRight w:val="0"/>
              <w:marTop w:val="0"/>
              <w:marBottom w:val="0"/>
              <w:divBdr>
                <w:top w:val="none" w:sz="0" w:space="0" w:color="auto"/>
                <w:left w:val="none" w:sz="0" w:space="0" w:color="auto"/>
                <w:bottom w:val="none" w:sz="0" w:space="0" w:color="auto"/>
                <w:right w:val="none" w:sz="0" w:space="0" w:color="auto"/>
              </w:divBdr>
            </w:div>
            <w:div w:id="1988171397">
              <w:marLeft w:val="0"/>
              <w:marRight w:val="0"/>
              <w:marTop w:val="0"/>
              <w:marBottom w:val="0"/>
              <w:divBdr>
                <w:top w:val="none" w:sz="0" w:space="0" w:color="auto"/>
                <w:left w:val="none" w:sz="0" w:space="0" w:color="auto"/>
                <w:bottom w:val="none" w:sz="0" w:space="0" w:color="auto"/>
                <w:right w:val="none" w:sz="0" w:space="0" w:color="auto"/>
              </w:divBdr>
            </w:div>
            <w:div w:id="115680797">
              <w:marLeft w:val="0"/>
              <w:marRight w:val="0"/>
              <w:marTop w:val="0"/>
              <w:marBottom w:val="0"/>
              <w:divBdr>
                <w:top w:val="none" w:sz="0" w:space="0" w:color="auto"/>
                <w:left w:val="none" w:sz="0" w:space="0" w:color="auto"/>
                <w:bottom w:val="none" w:sz="0" w:space="0" w:color="auto"/>
                <w:right w:val="none" w:sz="0" w:space="0" w:color="auto"/>
              </w:divBdr>
            </w:div>
            <w:div w:id="1212421581">
              <w:marLeft w:val="0"/>
              <w:marRight w:val="0"/>
              <w:marTop w:val="0"/>
              <w:marBottom w:val="0"/>
              <w:divBdr>
                <w:top w:val="none" w:sz="0" w:space="0" w:color="auto"/>
                <w:left w:val="none" w:sz="0" w:space="0" w:color="auto"/>
                <w:bottom w:val="none" w:sz="0" w:space="0" w:color="auto"/>
                <w:right w:val="none" w:sz="0" w:space="0" w:color="auto"/>
              </w:divBdr>
            </w:div>
            <w:div w:id="1716195483">
              <w:marLeft w:val="0"/>
              <w:marRight w:val="0"/>
              <w:marTop w:val="0"/>
              <w:marBottom w:val="0"/>
              <w:divBdr>
                <w:top w:val="none" w:sz="0" w:space="0" w:color="auto"/>
                <w:left w:val="none" w:sz="0" w:space="0" w:color="auto"/>
                <w:bottom w:val="none" w:sz="0" w:space="0" w:color="auto"/>
                <w:right w:val="none" w:sz="0" w:space="0" w:color="auto"/>
              </w:divBdr>
            </w:div>
            <w:div w:id="150760783">
              <w:marLeft w:val="0"/>
              <w:marRight w:val="0"/>
              <w:marTop w:val="0"/>
              <w:marBottom w:val="0"/>
              <w:divBdr>
                <w:top w:val="none" w:sz="0" w:space="0" w:color="auto"/>
                <w:left w:val="none" w:sz="0" w:space="0" w:color="auto"/>
                <w:bottom w:val="none" w:sz="0" w:space="0" w:color="auto"/>
                <w:right w:val="none" w:sz="0" w:space="0" w:color="auto"/>
              </w:divBdr>
            </w:div>
            <w:div w:id="181162969">
              <w:marLeft w:val="0"/>
              <w:marRight w:val="0"/>
              <w:marTop w:val="0"/>
              <w:marBottom w:val="0"/>
              <w:divBdr>
                <w:top w:val="none" w:sz="0" w:space="0" w:color="auto"/>
                <w:left w:val="none" w:sz="0" w:space="0" w:color="auto"/>
                <w:bottom w:val="none" w:sz="0" w:space="0" w:color="auto"/>
                <w:right w:val="none" w:sz="0" w:space="0" w:color="auto"/>
              </w:divBdr>
            </w:div>
            <w:div w:id="1150754991">
              <w:marLeft w:val="0"/>
              <w:marRight w:val="0"/>
              <w:marTop w:val="0"/>
              <w:marBottom w:val="0"/>
              <w:divBdr>
                <w:top w:val="none" w:sz="0" w:space="0" w:color="auto"/>
                <w:left w:val="none" w:sz="0" w:space="0" w:color="auto"/>
                <w:bottom w:val="none" w:sz="0" w:space="0" w:color="auto"/>
                <w:right w:val="none" w:sz="0" w:space="0" w:color="auto"/>
              </w:divBdr>
            </w:div>
            <w:div w:id="19260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26019">
      <w:bodyDiv w:val="1"/>
      <w:marLeft w:val="0"/>
      <w:marRight w:val="0"/>
      <w:marTop w:val="0"/>
      <w:marBottom w:val="0"/>
      <w:divBdr>
        <w:top w:val="none" w:sz="0" w:space="0" w:color="auto"/>
        <w:left w:val="none" w:sz="0" w:space="0" w:color="auto"/>
        <w:bottom w:val="none" w:sz="0" w:space="0" w:color="auto"/>
        <w:right w:val="none" w:sz="0" w:space="0" w:color="auto"/>
      </w:divBdr>
      <w:divsChild>
        <w:div w:id="1732535403">
          <w:marLeft w:val="0"/>
          <w:marRight w:val="0"/>
          <w:marTop w:val="0"/>
          <w:marBottom w:val="0"/>
          <w:divBdr>
            <w:top w:val="none" w:sz="0" w:space="0" w:color="auto"/>
            <w:left w:val="none" w:sz="0" w:space="0" w:color="auto"/>
            <w:bottom w:val="none" w:sz="0" w:space="0" w:color="auto"/>
            <w:right w:val="none" w:sz="0" w:space="0" w:color="auto"/>
          </w:divBdr>
          <w:divsChild>
            <w:div w:id="837189301">
              <w:marLeft w:val="0"/>
              <w:marRight w:val="0"/>
              <w:marTop w:val="0"/>
              <w:marBottom w:val="0"/>
              <w:divBdr>
                <w:top w:val="none" w:sz="0" w:space="0" w:color="auto"/>
                <w:left w:val="none" w:sz="0" w:space="0" w:color="auto"/>
                <w:bottom w:val="none" w:sz="0" w:space="0" w:color="auto"/>
                <w:right w:val="none" w:sz="0" w:space="0" w:color="auto"/>
              </w:divBdr>
            </w:div>
            <w:div w:id="601374800">
              <w:marLeft w:val="0"/>
              <w:marRight w:val="0"/>
              <w:marTop w:val="0"/>
              <w:marBottom w:val="0"/>
              <w:divBdr>
                <w:top w:val="none" w:sz="0" w:space="0" w:color="auto"/>
                <w:left w:val="none" w:sz="0" w:space="0" w:color="auto"/>
                <w:bottom w:val="none" w:sz="0" w:space="0" w:color="auto"/>
                <w:right w:val="none" w:sz="0" w:space="0" w:color="auto"/>
              </w:divBdr>
            </w:div>
            <w:div w:id="1542202436">
              <w:marLeft w:val="0"/>
              <w:marRight w:val="0"/>
              <w:marTop w:val="0"/>
              <w:marBottom w:val="0"/>
              <w:divBdr>
                <w:top w:val="none" w:sz="0" w:space="0" w:color="auto"/>
                <w:left w:val="none" w:sz="0" w:space="0" w:color="auto"/>
                <w:bottom w:val="none" w:sz="0" w:space="0" w:color="auto"/>
                <w:right w:val="none" w:sz="0" w:space="0" w:color="auto"/>
              </w:divBdr>
            </w:div>
            <w:div w:id="1356154978">
              <w:marLeft w:val="0"/>
              <w:marRight w:val="0"/>
              <w:marTop w:val="0"/>
              <w:marBottom w:val="0"/>
              <w:divBdr>
                <w:top w:val="none" w:sz="0" w:space="0" w:color="auto"/>
                <w:left w:val="none" w:sz="0" w:space="0" w:color="auto"/>
                <w:bottom w:val="none" w:sz="0" w:space="0" w:color="auto"/>
                <w:right w:val="none" w:sz="0" w:space="0" w:color="auto"/>
              </w:divBdr>
            </w:div>
            <w:div w:id="125201867">
              <w:marLeft w:val="0"/>
              <w:marRight w:val="0"/>
              <w:marTop w:val="0"/>
              <w:marBottom w:val="0"/>
              <w:divBdr>
                <w:top w:val="none" w:sz="0" w:space="0" w:color="auto"/>
                <w:left w:val="none" w:sz="0" w:space="0" w:color="auto"/>
                <w:bottom w:val="none" w:sz="0" w:space="0" w:color="auto"/>
                <w:right w:val="none" w:sz="0" w:space="0" w:color="auto"/>
              </w:divBdr>
            </w:div>
            <w:div w:id="101071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8487">
      <w:bodyDiv w:val="1"/>
      <w:marLeft w:val="0"/>
      <w:marRight w:val="0"/>
      <w:marTop w:val="0"/>
      <w:marBottom w:val="0"/>
      <w:divBdr>
        <w:top w:val="none" w:sz="0" w:space="0" w:color="auto"/>
        <w:left w:val="none" w:sz="0" w:space="0" w:color="auto"/>
        <w:bottom w:val="none" w:sz="0" w:space="0" w:color="auto"/>
        <w:right w:val="none" w:sz="0" w:space="0" w:color="auto"/>
      </w:divBdr>
      <w:divsChild>
        <w:div w:id="1331639994">
          <w:marLeft w:val="0"/>
          <w:marRight w:val="0"/>
          <w:marTop w:val="0"/>
          <w:marBottom w:val="0"/>
          <w:divBdr>
            <w:top w:val="none" w:sz="0" w:space="0" w:color="auto"/>
            <w:left w:val="none" w:sz="0" w:space="0" w:color="auto"/>
            <w:bottom w:val="none" w:sz="0" w:space="0" w:color="auto"/>
            <w:right w:val="none" w:sz="0" w:space="0" w:color="auto"/>
          </w:divBdr>
          <w:divsChild>
            <w:div w:id="2008628131">
              <w:marLeft w:val="0"/>
              <w:marRight w:val="0"/>
              <w:marTop w:val="0"/>
              <w:marBottom w:val="0"/>
              <w:divBdr>
                <w:top w:val="none" w:sz="0" w:space="0" w:color="auto"/>
                <w:left w:val="none" w:sz="0" w:space="0" w:color="auto"/>
                <w:bottom w:val="none" w:sz="0" w:space="0" w:color="auto"/>
                <w:right w:val="none" w:sz="0" w:space="0" w:color="auto"/>
              </w:divBdr>
            </w:div>
            <w:div w:id="76903843">
              <w:marLeft w:val="0"/>
              <w:marRight w:val="0"/>
              <w:marTop w:val="0"/>
              <w:marBottom w:val="0"/>
              <w:divBdr>
                <w:top w:val="none" w:sz="0" w:space="0" w:color="auto"/>
                <w:left w:val="none" w:sz="0" w:space="0" w:color="auto"/>
                <w:bottom w:val="none" w:sz="0" w:space="0" w:color="auto"/>
                <w:right w:val="none" w:sz="0" w:space="0" w:color="auto"/>
              </w:divBdr>
            </w:div>
            <w:div w:id="711728213">
              <w:marLeft w:val="0"/>
              <w:marRight w:val="0"/>
              <w:marTop w:val="0"/>
              <w:marBottom w:val="0"/>
              <w:divBdr>
                <w:top w:val="none" w:sz="0" w:space="0" w:color="auto"/>
                <w:left w:val="none" w:sz="0" w:space="0" w:color="auto"/>
                <w:bottom w:val="none" w:sz="0" w:space="0" w:color="auto"/>
                <w:right w:val="none" w:sz="0" w:space="0" w:color="auto"/>
              </w:divBdr>
            </w:div>
            <w:div w:id="1822696705">
              <w:marLeft w:val="0"/>
              <w:marRight w:val="0"/>
              <w:marTop w:val="0"/>
              <w:marBottom w:val="0"/>
              <w:divBdr>
                <w:top w:val="none" w:sz="0" w:space="0" w:color="auto"/>
                <w:left w:val="none" w:sz="0" w:space="0" w:color="auto"/>
                <w:bottom w:val="none" w:sz="0" w:space="0" w:color="auto"/>
                <w:right w:val="none" w:sz="0" w:space="0" w:color="auto"/>
              </w:divBdr>
            </w:div>
            <w:div w:id="1003821195">
              <w:marLeft w:val="0"/>
              <w:marRight w:val="0"/>
              <w:marTop w:val="0"/>
              <w:marBottom w:val="0"/>
              <w:divBdr>
                <w:top w:val="none" w:sz="0" w:space="0" w:color="auto"/>
                <w:left w:val="none" w:sz="0" w:space="0" w:color="auto"/>
                <w:bottom w:val="none" w:sz="0" w:space="0" w:color="auto"/>
                <w:right w:val="none" w:sz="0" w:space="0" w:color="auto"/>
              </w:divBdr>
            </w:div>
            <w:div w:id="765418166">
              <w:marLeft w:val="0"/>
              <w:marRight w:val="0"/>
              <w:marTop w:val="0"/>
              <w:marBottom w:val="0"/>
              <w:divBdr>
                <w:top w:val="none" w:sz="0" w:space="0" w:color="auto"/>
                <w:left w:val="none" w:sz="0" w:space="0" w:color="auto"/>
                <w:bottom w:val="none" w:sz="0" w:space="0" w:color="auto"/>
                <w:right w:val="none" w:sz="0" w:space="0" w:color="auto"/>
              </w:divBdr>
            </w:div>
            <w:div w:id="379405619">
              <w:marLeft w:val="0"/>
              <w:marRight w:val="0"/>
              <w:marTop w:val="0"/>
              <w:marBottom w:val="0"/>
              <w:divBdr>
                <w:top w:val="none" w:sz="0" w:space="0" w:color="auto"/>
                <w:left w:val="none" w:sz="0" w:space="0" w:color="auto"/>
                <w:bottom w:val="none" w:sz="0" w:space="0" w:color="auto"/>
                <w:right w:val="none" w:sz="0" w:space="0" w:color="auto"/>
              </w:divBdr>
            </w:div>
            <w:div w:id="1104230603">
              <w:marLeft w:val="0"/>
              <w:marRight w:val="0"/>
              <w:marTop w:val="0"/>
              <w:marBottom w:val="0"/>
              <w:divBdr>
                <w:top w:val="none" w:sz="0" w:space="0" w:color="auto"/>
                <w:left w:val="none" w:sz="0" w:space="0" w:color="auto"/>
                <w:bottom w:val="none" w:sz="0" w:space="0" w:color="auto"/>
                <w:right w:val="none" w:sz="0" w:space="0" w:color="auto"/>
              </w:divBdr>
            </w:div>
            <w:div w:id="1457065838">
              <w:marLeft w:val="0"/>
              <w:marRight w:val="0"/>
              <w:marTop w:val="0"/>
              <w:marBottom w:val="0"/>
              <w:divBdr>
                <w:top w:val="none" w:sz="0" w:space="0" w:color="auto"/>
                <w:left w:val="none" w:sz="0" w:space="0" w:color="auto"/>
                <w:bottom w:val="none" w:sz="0" w:space="0" w:color="auto"/>
                <w:right w:val="none" w:sz="0" w:space="0" w:color="auto"/>
              </w:divBdr>
            </w:div>
            <w:div w:id="1854761432">
              <w:marLeft w:val="0"/>
              <w:marRight w:val="0"/>
              <w:marTop w:val="0"/>
              <w:marBottom w:val="0"/>
              <w:divBdr>
                <w:top w:val="none" w:sz="0" w:space="0" w:color="auto"/>
                <w:left w:val="none" w:sz="0" w:space="0" w:color="auto"/>
                <w:bottom w:val="none" w:sz="0" w:space="0" w:color="auto"/>
                <w:right w:val="none" w:sz="0" w:space="0" w:color="auto"/>
              </w:divBdr>
            </w:div>
            <w:div w:id="582682131">
              <w:marLeft w:val="0"/>
              <w:marRight w:val="0"/>
              <w:marTop w:val="0"/>
              <w:marBottom w:val="0"/>
              <w:divBdr>
                <w:top w:val="none" w:sz="0" w:space="0" w:color="auto"/>
                <w:left w:val="none" w:sz="0" w:space="0" w:color="auto"/>
                <w:bottom w:val="none" w:sz="0" w:space="0" w:color="auto"/>
                <w:right w:val="none" w:sz="0" w:space="0" w:color="auto"/>
              </w:divBdr>
            </w:div>
            <w:div w:id="2420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15395">
      <w:bodyDiv w:val="1"/>
      <w:marLeft w:val="0"/>
      <w:marRight w:val="0"/>
      <w:marTop w:val="0"/>
      <w:marBottom w:val="0"/>
      <w:divBdr>
        <w:top w:val="none" w:sz="0" w:space="0" w:color="auto"/>
        <w:left w:val="none" w:sz="0" w:space="0" w:color="auto"/>
        <w:bottom w:val="none" w:sz="0" w:space="0" w:color="auto"/>
        <w:right w:val="none" w:sz="0" w:space="0" w:color="auto"/>
      </w:divBdr>
      <w:divsChild>
        <w:div w:id="1993018209">
          <w:marLeft w:val="0"/>
          <w:marRight w:val="0"/>
          <w:marTop w:val="0"/>
          <w:marBottom w:val="0"/>
          <w:divBdr>
            <w:top w:val="none" w:sz="0" w:space="0" w:color="auto"/>
            <w:left w:val="none" w:sz="0" w:space="0" w:color="auto"/>
            <w:bottom w:val="none" w:sz="0" w:space="0" w:color="auto"/>
            <w:right w:val="none" w:sz="0" w:space="0" w:color="auto"/>
          </w:divBdr>
          <w:divsChild>
            <w:div w:id="1104769602">
              <w:marLeft w:val="0"/>
              <w:marRight w:val="0"/>
              <w:marTop w:val="0"/>
              <w:marBottom w:val="0"/>
              <w:divBdr>
                <w:top w:val="none" w:sz="0" w:space="0" w:color="auto"/>
                <w:left w:val="none" w:sz="0" w:space="0" w:color="auto"/>
                <w:bottom w:val="none" w:sz="0" w:space="0" w:color="auto"/>
                <w:right w:val="none" w:sz="0" w:space="0" w:color="auto"/>
              </w:divBdr>
            </w:div>
            <w:div w:id="90129382">
              <w:marLeft w:val="0"/>
              <w:marRight w:val="0"/>
              <w:marTop w:val="0"/>
              <w:marBottom w:val="0"/>
              <w:divBdr>
                <w:top w:val="none" w:sz="0" w:space="0" w:color="auto"/>
                <w:left w:val="none" w:sz="0" w:space="0" w:color="auto"/>
                <w:bottom w:val="none" w:sz="0" w:space="0" w:color="auto"/>
                <w:right w:val="none" w:sz="0" w:space="0" w:color="auto"/>
              </w:divBdr>
            </w:div>
            <w:div w:id="1811165374">
              <w:marLeft w:val="0"/>
              <w:marRight w:val="0"/>
              <w:marTop w:val="0"/>
              <w:marBottom w:val="0"/>
              <w:divBdr>
                <w:top w:val="none" w:sz="0" w:space="0" w:color="auto"/>
                <w:left w:val="none" w:sz="0" w:space="0" w:color="auto"/>
                <w:bottom w:val="none" w:sz="0" w:space="0" w:color="auto"/>
                <w:right w:val="none" w:sz="0" w:space="0" w:color="auto"/>
              </w:divBdr>
            </w:div>
            <w:div w:id="198854863">
              <w:marLeft w:val="0"/>
              <w:marRight w:val="0"/>
              <w:marTop w:val="0"/>
              <w:marBottom w:val="0"/>
              <w:divBdr>
                <w:top w:val="none" w:sz="0" w:space="0" w:color="auto"/>
                <w:left w:val="none" w:sz="0" w:space="0" w:color="auto"/>
                <w:bottom w:val="none" w:sz="0" w:space="0" w:color="auto"/>
                <w:right w:val="none" w:sz="0" w:space="0" w:color="auto"/>
              </w:divBdr>
            </w:div>
            <w:div w:id="1370374125">
              <w:marLeft w:val="0"/>
              <w:marRight w:val="0"/>
              <w:marTop w:val="0"/>
              <w:marBottom w:val="0"/>
              <w:divBdr>
                <w:top w:val="none" w:sz="0" w:space="0" w:color="auto"/>
                <w:left w:val="none" w:sz="0" w:space="0" w:color="auto"/>
                <w:bottom w:val="none" w:sz="0" w:space="0" w:color="auto"/>
                <w:right w:val="none" w:sz="0" w:space="0" w:color="auto"/>
              </w:divBdr>
            </w:div>
            <w:div w:id="300305546">
              <w:marLeft w:val="0"/>
              <w:marRight w:val="0"/>
              <w:marTop w:val="0"/>
              <w:marBottom w:val="0"/>
              <w:divBdr>
                <w:top w:val="none" w:sz="0" w:space="0" w:color="auto"/>
                <w:left w:val="none" w:sz="0" w:space="0" w:color="auto"/>
                <w:bottom w:val="none" w:sz="0" w:space="0" w:color="auto"/>
                <w:right w:val="none" w:sz="0" w:space="0" w:color="auto"/>
              </w:divBdr>
            </w:div>
            <w:div w:id="2062973411">
              <w:marLeft w:val="0"/>
              <w:marRight w:val="0"/>
              <w:marTop w:val="0"/>
              <w:marBottom w:val="0"/>
              <w:divBdr>
                <w:top w:val="none" w:sz="0" w:space="0" w:color="auto"/>
                <w:left w:val="none" w:sz="0" w:space="0" w:color="auto"/>
                <w:bottom w:val="none" w:sz="0" w:space="0" w:color="auto"/>
                <w:right w:val="none" w:sz="0" w:space="0" w:color="auto"/>
              </w:divBdr>
            </w:div>
            <w:div w:id="700278131">
              <w:marLeft w:val="0"/>
              <w:marRight w:val="0"/>
              <w:marTop w:val="0"/>
              <w:marBottom w:val="0"/>
              <w:divBdr>
                <w:top w:val="none" w:sz="0" w:space="0" w:color="auto"/>
                <w:left w:val="none" w:sz="0" w:space="0" w:color="auto"/>
                <w:bottom w:val="none" w:sz="0" w:space="0" w:color="auto"/>
                <w:right w:val="none" w:sz="0" w:space="0" w:color="auto"/>
              </w:divBdr>
            </w:div>
            <w:div w:id="412897487">
              <w:marLeft w:val="0"/>
              <w:marRight w:val="0"/>
              <w:marTop w:val="0"/>
              <w:marBottom w:val="0"/>
              <w:divBdr>
                <w:top w:val="none" w:sz="0" w:space="0" w:color="auto"/>
                <w:left w:val="none" w:sz="0" w:space="0" w:color="auto"/>
                <w:bottom w:val="none" w:sz="0" w:space="0" w:color="auto"/>
                <w:right w:val="none" w:sz="0" w:space="0" w:color="auto"/>
              </w:divBdr>
            </w:div>
            <w:div w:id="1165588992">
              <w:marLeft w:val="0"/>
              <w:marRight w:val="0"/>
              <w:marTop w:val="0"/>
              <w:marBottom w:val="0"/>
              <w:divBdr>
                <w:top w:val="none" w:sz="0" w:space="0" w:color="auto"/>
                <w:left w:val="none" w:sz="0" w:space="0" w:color="auto"/>
                <w:bottom w:val="none" w:sz="0" w:space="0" w:color="auto"/>
                <w:right w:val="none" w:sz="0" w:space="0" w:color="auto"/>
              </w:divBdr>
            </w:div>
            <w:div w:id="1942832802">
              <w:marLeft w:val="0"/>
              <w:marRight w:val="0"/>
              <w:marTop w:val="0"/>
              <w:marBottom w:val="0"/>
              <w:divBdr>
                <w:top w:val="none" w:sz="0" w:space="0" w:color="auto"/>
                <w:left w:val="none" w:sz="0" w:space="0" w:color="auto"/>
                <w:bottom w:val="none" w:sz="0" w:space="0" w:color="auto"/>
                <w:right w:val="none" w:sz="0" w:space="0" w:color="auto"/>
              </w:divBdr>
            </w:div>
            <w:div w:id="1169364829">
              <w:marLeft w:val="0"/>
              <w:marRight w:val="0"/>
              <w:marTop w:val="0"/>
              <w:marBottom w:val="0"/>
              <w:divBdr>
                <w:top w:val="none" w:sz="0" w:space="0" w:color="auto"/>
                <w:left w:val="none" w:sz="0" w:space="0" w:color="auto"/>
                <w:bottom w:val="none" w:sz="0" w:space="0" w:color="auto"/>
                <w:right w:val="none" w:sz="0" w:space="0" w:color="auto"/>
              </w:divBdr>
            </w:div>
            <w:div w:id="1592660797">
              <w:marLeft w:val="0"/>
              <w:marRight w:val="0"/>
              <w:marTop w:val="0"/>
              <w:marBottom w:val="0"/>
              <w:divBdr>
                <w:top w:val="none" w:sz="0" w:space="0" w:color="auto"/>
                <w:left w:val="none" w:sz="0" w:space="0" w:color="auto"/>
                <w:bottom w:val="none" w:sz="0" w:space="0" w:color="auto"/>
                <w:right w:val="none" w:sz="0" w:space="0" w:color="auto"/>
              </w:divBdr>
            </w:div>
            <w:div w:id="728109508">
              <w:marLeft w:val="0"/>
              <w:marRight w:val="0"/>
              <w:marTop w:val="0"/>
              <w:marBottom w:val="0"/>
              <w:divBdr>
                <w:top w:val="none" w:sz="0" w:space="0" w:color="auto"/>
                <w:left w:val="none" w:sz="0" w:space="0" w:color="auto"/>
                <w:bottom w:val="none" w:sz="0" w:space="0" w:color="auto"/>
                <w:right w:val="none" w:sz="0" w:space="0" w:color="auto"/>
              </w:divBdr>
            </w:div>
            <w:div w:id="228418547">
              <w:marLeft w:val="0"/>
              <w:marRight w:val="0"/>
              <w:marTop w:val="0"/>
              <w:marBottom w:val="0"/>
              <w:divBdr>
                <w:top w:val="none" w:sz="0" w:space="0" w:color="auto"/>
                <w:left w:val="none" w:sz="0" w:space="0" w:color="auto"/>
                <w:bottom w:val="none" w:sz="0" w:space="0" w:color="auto"/>
                <w:right w:val="none" w:sz="0" w:space="0" w:color="auto"/>
              </w:divBdr>
            </w:div>
            <w:div w:id="2019769861">
              <w:marLeft w:val="0"/>
              <w:marRight w:val="0"/>
              <w:marTop w:val="0"/>
              <w:marBottom w:val="0"/>
              <w:divBdr>
                <w:top w:val="none" w:sz="0" w:space="0" w:color="auto"/>
                <w:left w:val="none" w:sz="0" w:space="0" w:color="auto"/>
                <w:bottom w:val="none" w:sz="0" w:space="0" w:color="auto"/>
                <w:right w:val="none" w:sz="0" w:space="0" w:color="auto"/>
              </w:divBdr>
            </w:div>
            <w:div w:id="1469014630">
              <w:marLeft w:val="0"/>
              <w:marRight w:val="0"/>
              <w:marTop w:val="0"/>
              <w:marBottom w:val="0"/>
              <w:divBdr>
                <w:top w:val="none" w:sz="0" w:space="0" w:color="auto"/>
                <w:left w:val="none" w:sz="0" w:space="0" w:color="auto"/>
                <w:bottom w:val="none" w:sz="0" w:space="0" w:color="auto"/>
                <w:right w:val="none" w:sz="0" w:space="0" w:color="auto"/>
              </w:divBdr>
            </w:div>
            <w:div w:id="194932967">
              <w:marLeft w:val="0"/>
              <w:marRight w:val="0"/>
              <w:marTop w:val="0"/>
              <w:marBottom w:val="0"/>
              <w:divBdr>
                <w:top w:val="none" w:sz="0" w:space="0" w:color="auto"/>
                <w:left w:val="none" w:sz="0" w:space="0" w:color="auto"/>
                <w:bottom w:val="none" w:sz="0" w:space="0" w:color="auto"/>
                <w:right w:val="none" w:sz="0" w:space="0" w:color="auto"/>
              </w:divBdr>
            </w:div>
            <w:div w:id="115568448">
              <w:marLeft w:val="0"/>
              <w:marRight w:val="0"/>
              <w:marTop w:val="0"/>
              <w:marBottom w:val="0"/>
              <w:divBdr>
                <w:top w:val="none" w:sz="0" w:space="0" w:color="auto"/>
                <w:left w:val="none" w:sz="0" w:space="0" w:color="auto"/>
                <w:bottom w:val="none" w:sz="0" w:space="0" w:color="auto"/>
                <w:right w:val="none" w:sz="0" w:space="0" w:color="auto"/>
              </w:divBdr>
            </w:div>
            <w:div w:id="537595807">
              <w:marLeft w:val="0"/>
              <w:marRight w:val="0"/>
              <w:marTop w:val="0"/>
              <w:marBottom w:val="0"/>
              <w:divBdr>
                <w:top w:val="none" w:sz="0" w:space="0" w:color="auto"/>
                <w:left w:val="none" w:sz="0" w:space="0" w:color="auto"/>
                <w:bottom w:val="none" w:sz="0" w:space="0" w:color="auto"/>
                <w:right w:val="none" w:sz="0" w:space="0" w:color="auto"/>
              </w:divBdr>
            </w:div>
            <w:div w:id="1305743730">
              <w:marLeft w:val="0"/>
              <w:marRight w:val="0"/>
              <w:marTop w:val="0"/>
              <w:marBottom w:val="0"/>
              <w:divBdr>
                <w:top w:val="none" w:sz="0" w:space="0" w:color="auto"/>
                <w:left w:val="none" w:sz="0" w:space="0" w:color="auto"/>
                <w:bottom w:val="none" w:sz="0" w:space="0" w:color="auto"/>
                <w:right w:val="none" w:sz="0" w:space="0" w:color="auto"/>
              </w:divBdr>
            </w:div>
            <w:div w:id="1499421891">
              <w:marLeft w:val="0"/>
              <w:marRight w:val="0"/>
              <w:marTop w:val="0"/>
              <w:marBottom w:val="0"/>
              <w:divBdr>
                <w:top w:val="none" w:sz="0" w:space="0" w:color="auto"/>
                <w:left w:val="none" w:sz="0" w:space="0" w:color="auto"/>
                <w:bottom w:val="none" w:sz="0" w:space="0" w:color="auto"/>
                <w:right w:val="none" w:sz="0" w:space="0" w:color="auto"/>
              </w:divBdr>
            </w:div>
            <w:div w:id="1498183348">
              <w:marLeft w:val="0"/>
              <w:marRight w:val="0"/>
              <w:marTop w:val="0"/>
              <w:marBottom w:val="0"/>
              <w:divBdr>
                <w:top w:val="none" w:sz="0" w:space="0" w:color="auto"/>
                <w:left w:val="none" w:sz="0" w:space="0" w:color="auto"/>
                <w:bottom w:val="none" w:sz="0" w:space="0" w:color="auto"/>
                <w:right w:val="none" w:sz="0" w:space="0" w:color="auto"/>
              </w:divBdr>
            </w:div>
            <w:div w:id="2105105948">
              <w:marLeft w:val="0"/>
              <w:marRight w:val="0"/>
              <w:marTop w:val="0"/>
              <w:marBottom w:val="0"/>
              <w:divBdr>
                <w:top w:val="none" w:sz="0" w:space="0" w:color="auto"/>
                <w:left w:val="none" w:sz="0" w:space="0" w:color="auto"/>
                <w:bottom w:val="none" w:sz="0" w:space="0" w:color="auto"/>
                <w:right w:val="none" w:sz="0" w:space="0" w:color="auto"/>
              </w:divBdr>
            </w:div>
            <w:div w:id="1774129435">
              <w:marLeft w:val="0"/>
              <w:marRight w:val="0"/>
              <w:marTop w:val="0"/>
              <w:marBottom w:val="0"/>
              <w:divBdr>
                <w:top w:val="none" w:sz="0" w:space="0" w:color="auto"/>
                <w:left w:val="none" w:sz="0" w:space="0" w:color="auto"/>
                <w:bottom w:val="none" w:sz="0" w:space="0" w:color="auto"/>
                <w:right w:val="none" w:sz="0" w:space="0" w:color="auto"/>
              </w:divBdr>
            </w:div>
            <w:div w:id="855314369">
              <w:marLeft w:val="0"/>
              <w:marRight w:val="0"/>
              <w:marTop w:val="0"/>
              <w:marBottom w:val="0"/>
              <w:divBdr>
                <w:top w:val="none" w:sz="0" w:space="0" w:color="auto"/>
                <w:left w:val="none" w:sz="0" w:space="0" w:color="auto"/>
                <w:bottom w:val="none" w:sz="0" w:space="0" w:color="auto"/>
                <w:right w:val="none" w:sz="0" w:space="0" w:color="auto"/>
              </w:divBdr>
            </w:div>
            <w:div w:id="1739013755">
              <w:marLeft w:val="0"/>
              <w:marRight w:val="0"/>
              <w:marTop w:val="0"/>
              <w:marBottom w:val="0"/>
              <w:divBdr>
                <w:top w:val="none" w:sz="0" w:space="0" w:color="auto"/>
                <w:left w:val="none" w:sz="0" w:space="0" w:color="auto"/>
                <w:bottom w:val="none" w:sz="0" w:space="0" w:color="auto"/>
                <w:right w:val="none" w:sz="0" w:space="0" w:color="auto"/>
              </w:divBdr>
            </w:div>
            <w:div w:id="177626747">
              <w:marLeft w:val="0"/>
              <w:marRight w:val="0"/>
              <w:marTop w:val="0"/>
              <w:marBottom w:val="0"/>
              <w:divBdr>
                <w:top w:val="none" w:sz="0" w:space="0" w:color="auto"/>
                <w:left w:val="none" w:sz="0" w:space="0" w:color="auto"/>
                <w:bottom w:val="none" w:sz="0" w:space="0" w:color="auto"/>
                <w:right w:val="none" w:sz="0" w:space="0" w:color="auto"/>
              </w:divBdr>
            </w:div>
            <w:div w:id="1105081433">
              <w:marLeft w:val="0"/>
              <w:marRight w:val="0"/>
              <w:marTop w:val="0"/>
              <w:marBottom w:val="0"/>
              <w:divBdr>
                <w:top w:val="none" w:sz="0" w:space="0" w:color="auto"/>
                <w:left w:val="none" w:sz="0" w:space="0" w:color="auto"/>
                <w:bottom w:val="none" w:sz="0" w:space="0" w:color="auto"/>
                <w:right w:val="none" w:sz="0" w:space="0" w:color="auto"/>
              </w:divBdr>
            </w:div>
            <w:div w:id="1135756605">
              <w:marLeft w:val="0"/>
              <w:marRight w:val="0"/>
              <w:marTop w:val="0"/>
              <w:marBottom w:val="0"/>
              <w:divBdr>
                <w:top w:val="none" w:sz="0" w:space="0" w:color="auto"/>
                <w:left w:val="none" w:sz="0" w:space="0" w:color="auto"/>
                <w:bottom w:val="none" w:sz="0" w:space="0" w:color="auto"/>
                <w:right w:val="none" w:sz="0" w:space="0" w:color="auto"/>
              </w:divBdr>
            </w:div>
            <w:div w:id="1626540671">
              <w:marLeft w:val="0"/>
              <w:marRight w:val="0"/>
              <w:marTop w:val="0"/>
              <w:marBottom w:val="0"/>
              <w:divBdr>
                <w:top w:val="none" w:sz="0" w:space="0" w:color="auto"/>
                <w:left w:val="none" w:sz="0" w:space="0" w:color="auto"/>
                <w:bottom w:val="none" w:sz="0" w:space="0" w:color="auto"/>
                <w:right w:val="none" w:sz="0" w:space="0" w:color="auto"/>
              </w:divBdr>
            </w:div>
            <w:div w:id="1193347610">
              <w:marLeft w:val="0"/>
              <w:marRight w:val="0"/>
              <w:marTop w:val="0"/>
              <w:marBottom w:val="0"/>
              <w:divBdr>
                <w:top w:val="none" w:sz="0" w:space="0" w:color="auto"/>
                <w:left w:val="none" w:sz="0" w:space="0" w:color="auto"/>
                <w:bottom w:val="none" w:sz="0" w:space="0" w:color="auto"/>
                <w:right w:val="none" w:sz="0" w:space="0" w:color="auto"/>
              </w:divBdr>
            </w:div>
            <w:div w:id="122356768">
              <w:marLeft w:val="0"/>
              <w:marRight w:val="0"/>
              <w:marTop w:val="0"/>
              <w:marBottom w:val="0"/>
              <w:divBdr>
                <w:top w:val="none" w:sz="0" w:space="0" w:color="auto"/>
                <w:left w:val="none" w:sz="0" w:space="0" w:color="auto"/>
                <w:bottom w:val="none" w:sz="0" w:space="0" w:color="auto"/>
                <w:right w:val="none" w:sz="0" w:space="0" w:color="auto"/>
              </w:divBdr>
            </w:div>
            <w:div w:id="117842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0409">
      <w:bodyDiv w:val="1"/>
      <w:marLeft w:val="0"/>
      <w:marRight w:val="0"/>
      <w:marTop w:val="0"/>
      <w:marBottom w:val="0"/>
      <w:divBdr>
        <w:top w:val="none" w:sz="0" w:space="0" w:color="auto"/>
        <w:left w:val="none" w:sz="0" w:space="0" w:color="auto"/>
        <w:bottom w:val="none" w:sz="0" w:space="0" w:color="auto"/>
        <w:right w:val="none" w:sz="0" w:space="0" w:color="auto"/>
      </w:divBdr>
      <w:divsChild>
        <w:div w:id="989669843">
          <w:marLeft w:val="0"/>
          <w:marRight w:val="0"/>
          <w:marTop w:val="0"/>
          <w:marBottom w:val="0"/>
          <w:divBdr>
            <w:top w:val="none" w:sz="0" w:space="0" w:color="auto"/>
            <w:left w:val="none" w:sz="0" w:space="0" w:color="auto"/>
            <w:bottom w:val="none" w:sz="0" w:space="0" w:color="auto"/>
            <w:right w:val="none" w:sz="0" w:space="0" w:color="auto"/>
          </w:divBdr>
          <w:divsChild>
            <w:div w:id="780421433">
              <w:marLeft w:val="0"/>
              <w:marRight w:val="0"/>
              <w:marTop w:val="0"/>
              <w:marBottom w:val="0"/>
              <w:divBdr>
                <w:top w:val="none" w:sz="0" w:space="0" w:color="auto"/>
                <w:left w:val="none" w:sz="0" w:space="0" w:color="auto"/>
                <w:bottom w:val="none" w:sz="0" w:space="0" w:color="auto"/>
                <w:right w:val="none" w:sz="0" w:space="0" w:color="auto"/>
              </w:divBdr>
            </w:div>
            <w:div w:id="623728132">
              <w:marLeft w:val="0"/>
              <w:marRight w:val="0"/>
              <w:marTop w:val="0"/>
              <w:marBottom w:val="0"/>
              <w:divBdr>
                <w:top w:val="none" w:sz="0" w:space="0" w:color="auto"/>
                <w:left w:val="none" w:sz="0" w:space="0" w:color="auto"/>
                <w:bottom w:val="none" w:sz="0" w:space="0" w:color="auto"/>
                <w:right w:val="none" w:sz="0" w:space="0" w:color="auto"/>
              </w:divBdr>
            </w:div>
            <w:div w:id="1784231503">
              <w:marLeft w:val="0"/>
              <w:marRight w:val="0"/>
              <w:marTop w:val="0"/>
              <w:marBottom w:val="0"/>
              <w:divBdr>
                <w:top w:val="none" w:sz="0" w:space="0" w:color="auto"/>
                <w:left w:val="none" w:sz="0" w:space="0" w:color="auto"/>
                <w:bottom w:val="none" w:sz="0" w:space="0" w:color="auto"/>
                <w:right w:val="none" w:sz="0" w:space="0" w:color="auto"/>
              </w:divBdr>
            </w:div>
            <w:div w:id="2077049371">
              <w:marLeft w:val="0"/>
              <w:marRight w:val="0"/>
              <w:marTop w:val="0"/>
              <w:marBottom w:val="0"/>
              <w:divBdr>
                <w:top w:val="none" w:sz="0" w:space="0" w:color="auto"/>
                <w:left w:val="none" w:sz="0" w:space="0" w:color="auto"/>
                <w:bottom w:val="none" w:sz="0" w:space="0" w:color="auto"/>
                <w:right w:val="none" w:sz="0" w:space="0" w:color="auto"/>
              </w:divBdr>
            </w:div>
            <w:div w:id="654454034">
              <w:marLeft w:val="0"/>
              <w:marRight w:val="0"/>
              <w:marTop w:val="0"/>
              <w:marBottom w:val="0"/>
              <w:divBdr>
                <w:top w:val="none" w:sz="0" w:space="0" w:color="auto"/>
                <w:left w:val="none" w:sz="0" w:space="0" w:color="auto"/>
                <w:bottom w:val="none" w:sz="0" w:space="0" w:color="auto"/>
                <w:right w:val="none" w:sz="0" w:space="0" w:color="auto"/>
              </w:divBdr>
            </w:div>
            <w:div w:id="784691530">
              <w:marLeft w:val="0"/>
              <w:marRight w:val="0"/>
              <w:marTop w:val="0"/>
              <w:marBottom w:val="0"/>
              <w:divBdr>
                <w:top w:val="none" w:sz="0" w:space="0" w:color="auto"/>
                <w:left w:val="none" w:sz="0" w:space="0" w:color="auto"/>
                <w:bottom w:val="none" w:sz="0" w:space="0" w:color="auto"/>
                <w:right w:val="none" w:sz="0" w:space="0" w:color="auto"/>
              </w:divBdr>
            </w:div>
            <w:div w:id="1331710449">
              <w:marLeft w:val="0"/>
              <w:marRight w:val="0"/>
              <w:marTop w:val="0"/>
              <w:marBottom w:val="0"/>
              <w:divBdr>
                <w:top w:val="none" w:sz="0" w:space="0" w:color="auto"/>
                <w:left w:val="none" w:sz="0" w:space="0" w:color="auto"/>
                <w:bottom w:val="none" w:sz="0" w:space="0" w:color="auto"/>
                <w:right w:val="none" w:sz="0" w:space="0" w:color="auto"/>
              </w:divBdr>
            </w:div>
            <w:div w:id="887648899">
              <w:marLeft w:val="0"/>
              <w:marRight w:val="0"/>
              <w:marTop w:val="0"/>
              <w:marBottom w:val="0"/>
              <w:divBdr>
                <w:top w:val="none" w:sz="0" w:space="0" w:color="auto"/>
                <w:left w:val="none" w:sz="0" w:space="0" w:color="auto"/>
                <w:bottom w:val="none" w:sz="0" w:space="0" w:color="auto"/>
                <w:right w:val="none" w:sz="0" w:space="0" w:color="auto"/>
              </w:divBdr>
            </w:div>
            <w:div w:id="1086344099">
              <w:marLeft w:val="0"/>
              <w:marRight w:val="0"/>
              <w:marTop w:val="0"/>
              <w:marBottom w:val="0"/>
              <w:divBdr>
                <w:top w:val="none" w:sz="0" w:space="0" w:color="auto"/>
                <w:left w:val="none" w:sz="0" w:space="0" w:color="auto"/>
                <w:bottom w:val="none" w:sz="0" w:space="0" w:color="auto"/>
                <w:right w:val="none" w:sz="0" w:space="0" w:color="auto"/>
              </w:divBdr>
            </w:div>
            <w:div w:id="1200706540">
              <w:marLeft w:val="0"/>
              <w:marRight w:val="0"/>
              <w:marTop w:val="0"/>
              <w:marBottom w:val="0"/>
              <w:divBdr>
                <w:top w:val="none" w:sz="0" w:space="0" w:color="auto"/>
                <w:left w:val="none" w:sz="0" w:space="0" w:color="auto"/>
                <w:bottom w:val="none" w:sz="0" w:space="0" w:color="auto"/>
                <w:right w:val="none" w:sz="0" w:space="0" w:color="auto"/>
              </w:divBdr>
            </w:div>
            <w:div w:id="554464305">
              <w:marLeft w:val="0"/>
              <w:marRight w:val="0"/>
              <w:marTop w:val="0"/>
              <w:marBottom w:val="0"/>
              <w:divBdr>
                <w:top w:val="none" w:sz="0" w:space="0" w:color="auto"/>
                <w:left w:val="none" w:sz="0" w:space="0" w:color="auto"/>
                <w:bottom w:val="none" w:sz="0" w:space="0" w:color="auto"/>
                <w:right w:val="none" w:sz="0" w:space="0" w:color="auto"/>
              </w:divBdr>
            </w:div>
            <w:div w:id="886182876">
              <w:marLeft w:val="0"/>
              <w:marRight w:val="0"/>
              <w:marTop w:val="0"/>
              <w:marBottom w:val="0"/>
              <w:divBdr>
                <w:top w:val="none" w:sz="0" w:space="0" w:color="auto"/>
                <w:left w:val="none" w:sz="0" w:space="0" w:color="auto"/>
                <w:bottom w:val="none" w:sz="0" w:space="0" w:color="auto"/>
                <w:right w:val="none" w:sz="0" w:space="0" w:color="auto"/>
              </w:divBdr>
            </w:div>
            <w:div w:id="1801268749">
              <w:marLeft w:val="0"/>
              <w:marRight w:val="0"/>
              <w:marTop w:val="0"/>
              <w:marBottom w:val="0"/>
              <w:divBdr>
                <w:top w:val="none" w:sz="0" w:space="0" w:color="auto"/>
                <w:left w:val="none" w:sz="0" w:space="0" w:color="auto"/>
                <w:bottom w:val="none" w:sz="0" w:space="0" w:color="auto"/>
                <w:right w:val="none" w:sz="0" w:space="0" w:color="auto"/>
              </w:divBdr>
            </w:div>
            <w:div w:id="745372251">
              <w:marLeft w:val="0"/>
              <w:marRight w:val="0"/>
              <w:marTop w:val="0"/>
              <w:marBottom w:val="0"/>
              <w:divBdr>
                <w:top w:val="none" w:sz="0" w:space="0" w:color="auto"/>
                <w:left w:val="none" w:sz="0" w:space="0" w:color="auto"/>
                <w:bottom w:val="none" w:sz="0" w:space="0" w:color="auto"/>
                <w:right w:val="none" w:sz="0" w:space="0" w:color="auto"/>
              </w:divBdr>
            </w:div>
            <w:div w:id="604968870">
              <w:marLeft w:val="0"/>
              <w:marRight w:val="0"/>
              <w:marTop w:val="0"/>
              <w:marBottom w:val="0"/>
              <w:divBdr>
                <w:top w:val="none" w:sz="0" w:space="0" w:color="auto"/>
                <w:left w:val="none" w:sz="0" w:space="0" w:color="auto"/>
                <w:bottom w:val="none" w:sz="0" w:space="0" w:color="auto"/>
                <w:right w:val="none" w:sz="0" w:space="0" w:color="auto"/>
              </w:divBdr>
            </w:div>
            <w:div w:id="1515535300">
              <w:marLeft w:val="0"/>
              <w:marRight w:val="0"/>
              <w:marTop w:val="0"/>
              <w:marBottom w:val="0"/>
              <w:divBdr>
                <w:top w:val="none" w:sz="0" w:space="0" w:color="auto"/>
                <w:left w:val="none" w:sz="0" w:space="0" w:color="auto"/>
                <w:bottom w:val="none" w:sz="0" w:space="0" w:color="auto"/>
                <w:right w:val="none" w:sz="0" w:space="0" w:color="auto"/>
              </w:divBdr>
            </w:div>
            <w:div w:id="2044094839">
              <w:marLeft w:val="0"/>
              <w:marRight w:val="0"/>
              <w:marTop w:val="0"/>
              <w:marBottom w:val="0"/>
              <w:divBdr>
                <w:top w:val="none" w:sz="0" w:space="0" w:color="auto"/>
                <w:left w:val="none" w:sz="0" w:space="0" w:color="auto"/>
                <w:bottom w:val="none" w:sz="0" w:space="0" w:color="auto"/>
                <w:right w:val="none" w:sz="0" w:space="0" w:color="auto"/>
              </w:divBdr>
            </w:div>
            <w:div w:id="622922499">
              <w:marLeft w:val="0"/>
              <w:marRight w:val="0"/>
              <w:marTop w:val="0"/>
              <w:marBottom w:val="0"/>
              <w:divBdr>
                <w:top w:val="none" w:sz="0" w:space="0" w:color="auto"/>
                <w:left w:val="none" w:sz="0" w:space="0" w:color="auto"/>
                <w:bottom w:val="none" w:sz="0" w:space="0" w:color="auto"/>
                <w:right w:val="none" w:sz="0" w:space="0" w:color="auto"/>
              </w:divBdr>
            </w:div>
            <w:div w:id="1831362190">
              <w:marLeft w:val="0"/>
              <w:marRight w:val="0"/>
              <w:marTop w:val="0"/>
              <w:marBottom w:val="0"/>
              <w:divBdr>
                <w:top w:val="none" w:sz="0" w:space="0" w:color="auto"/>
                <w:left w:val="none" w:sz="0" w:space="0" w:color="auto"/>
                <w:bottom w:val="none" w:sz="0" w:space="0" w:color="auto"/>
                <w:right w:val="none" w:sz="0" w:space="0" w:color="auto"/>
              </w:divBdr>
            </w:div>
            <w:div w:id="359935192">
              <w:marLeft w:val="0"/>
              <w:marRight w:val="0"/>
              <w:marTop w:val="0"/>
              <w:marBottom w:val="0"/>
              <w:divBdr>
                <w:top w:val="none" w:sz="0" w:space="0" w:color="auto"/>
                <w:left w:val="none" w:sz="0" w:space="0" w:color="auto"/>
                <w:bottom w:val="none" w:sz="0" w:space="0" w:color="auto"/>
                <w:right w:val="none" w:sz="0" w:space="0" w:color="auto"/>
              </w:divBdr>
            </w:div>
            <w:div w:id="1947805715">
              <w:marLeft w:val="0"/>
              <w:marRight w:val="0"/>
              <w:marTop w:val="0"/>
              <w:marBottom w:val="0"/>
              <w:divBdr>
                <w:top w:val="none" w:sz="0" w:space="0" w:color="auto"/>
                <w:left w:val="none" w:sz="0" w:space="0" w:color="auto"/>
                <w:bottom w:val="none" w:sz="0" w:space="0" w:color="auto"/>
                <w:right w:val="none" w:sz="0" w:space="0" w:color="auto"/>
              </w:divBdr>
            </w:div>
            <w:div w:id="1911038749">
              <w:marLeft w:val="0"/>
              <w:marRight w:val="0"/>
              <w:marTop w:val="0"/>
              <w:marBottom w:val="0"/>
              <w:divBdr>
                <w:top w:val="none" w:sz="0" w:space="0" w:color="auto"/>
                <w:left w:val="none" w:sz="0" w:space="0" w:color="auto"/>
                <w:bottom w:val="none" w:sz="0" w:space="0" w:color="auto"/>
                <w:right w:val="none" w:sz="0" w:space="0" w:color="auto"/>
              </w:divBdr>
            </w:div>
            <w:div w:id="655376519">
              <w:marLeft w:val="0"/>
              <w:marRight w:val="0"/>
              <w:marTop w:val="0"/>
              <w:marBottom w:val="0"/>
              <w:divBdr>
                <w:top w:val="none" w:sz="0" w:space="0" w:color="auto"/>
                <w:left w:val="none" w:sz="0" w:space="0" w:color="auto"/>
                <w:bottom w:val="none" w:sz="0" w:space="0" w:color="auto"/>
                <w:right w:val="none" w:sz="0" w:space="0" w:color="auto"/>
              </w:divBdr>
            </w:div>
            <w:div w:id="68815081">
              <w:marLeft w:val="0"/>
              <w:marRight w:val="0"/>
              <w:marTop w:val="0"/>
              <w:marBottom w:val="0"/>
              <w:divBdr>
                <w:top w:val="none" w:sz="0" w:space="0" w:color="auto"/>
                <w:left w:val="none" w:sz="0" w:space="0" w:color="auto"/>
                <w:bottom w:val="none" w:sz="0" w:space="0" w:color="auto"/>
                <w:right w:val="none" w:sz="0" w:space="0" w:color="auto"/>
              </w:divBdr>
            </w:div>
            <w:div w:id="1440638817">
              <w:marLeft w:val="0"/>
              <w:marRight w:val="0"/>
              <w:marTop w:val="0"/>
              <w:marBottom w:val="0"/>
              <w:divBdr>
                <w:top w:val="none" w:sz="0" w:space="0" w:color="auto"/>
                <w:left w:val="none" w:sz="0" w:space="0" w:color="auto"/>
                <w:bottom w:val="none" w:sz="0" w:space="0" w:color="auto"/>
                <w:right w:val="none" w:sz="0" w:space="0" w:color="auto"/>
              </w:divBdr>
            </w:div>
            <w:div w:id="220487832">
              <w:marLeft w:val="0"/>
              <w:marRight w:val="0"/>
              <w:marTop w:val="0"/>
              <w:marBottom w:val="0"/>
              <w:divBdr>
                <w:top w:val="none" w:sz="0" w:space="0" w:color="auto"/>
                <w:left w:val="none" w:sz="0" w:space="0" w:color="auto"/>
                <w:bottom w:val="none" w:sz="0" w:space="0" w:color="auto"/>
                <w:right w:val="none" w:sz="0" w:space="0" w:color="auto"/>
              </w:divBdr>
            </w:div>
            <w:div w:id="1359353900">
              <w:marLeft w:val="0"/>
              <w:marRight w:val="0"/>
              <w:marTop w:val="0"/>
              <w:marBottom w:val="0"/>
              <w:divBdr>
                <w:top w:val="none" w:sz="0" w:space="0" w:color="auto"/>
                <w:left w:val="none" w:sz="0" w:space="0" w:color="auto"/>
                <w:bottom w:val="none" w:sz="0" w:space="0" w:color="auto"/>
                <w:right w:val="none" w:sz="0" w:space="0" w:color="auto"/>
              </w:divBdr>
            </w:div>
            <w:div w:id="1565095161">
              <w:marLeft w:val="0"/>
              <w:marRight w:val="0"/>
              <w:marTop w:val="0"/>
              <w:marBottom w:val="0"/>
              <w:divBdr>
                <w:top w:val="none" w:sz="0" w:space="0" w:color="auto"/>
                <w:left w:val="none" w:sz="0" w:space="0" w:color="auto"/>
                <w:bottom w:val="none" w:sz="0" w:space="0" w:color="auto"/>
                <w:right w:val="none" w:sz="0" w:space="0" w:color="auto"/>
              </w:divBdr>
            </w:div>
            <w:div w:id="523061396">
              <w:marLeft w:val="0"/>
              <w:marRight w:val="0"/>
              <w:marTop w:val="0"/>
              <w:marBottom w:val="0"/>
              <w:divBdr>
                <w:top w:val="none" w:sz="0" w:space="0" w:color="auto"/>
                <w:left w:val="none" w:sz="0" w:space="0" w:color="auto"/>
                <w:bottom w:val="none" w:sz="0" w:space="0" w:color="auto"/>
                <w:right w:val="none" w:sz="0" w:space="0" w:color="auto"/>
              </w:divBdr>
            </w:div>
            <w:div w:id="1994525256">
              <w:marLeft w:val="0"/>
              <w:marRight w:val="0"/>
              <w:marTop w:val="0"/>
              <w:marBottom w:val="0"/>
              <w:divBdr>
                <w:top w:val="none" w:sz="0" w:space="0" w:color="auto"/>
                <w:left w:val="none" w:sz="0" w:space="0" w:color="auto"/>
                <w:bottom w:val="none" w:sz="0" w:space="0" w:color="auto"/>
                <w:right w:val="none" w:sz="0" w:space="0" w:color="auto"/>
              </w:divBdr>
            </w:div>
            <w:div w:id="1925188913">
              <w:marLeft w:val="0"/>
              <w:marRight w:val="0"/>
              <w:marTop w:val="0"/>
              <w:marBottom w:val="0"/>
              <w:divBdr>
                <w:top w:val="none" w:sz="0" w:space="0" w:color="auto"/>
                <w:left w:val="none" w:sz="0" w:space="0" w:color="auto"/>
                <w:bottom w:val="none" w:sz="0" w:space="0" w:color="auto"/>
                <w:right w:val="none" w:sz="0" w:space="0" w:color="auto"/>
              </w:divBdr>
            </w:div>
            <w:div w:id="67996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26671">
      <w:bodyDiv w:val="1"/>
      <w:marLeft w:val="0"/>
      <w:marRight w:val="0"/>
      <w:marTop w:val="0"/>
      <w:marBottom w:val="0"/>
      <w:divBdr>
        <w:top w:val="none" w:sz="0" w:space="0" w:color="auto"/>
        <w:left w:val="none" w:sz="0" w:space="0" w:color="auto"/>
        <w:bottom w:val="none" w:sz="0" w:space="0" w:color="auto"/>
        <w:right w:val="none" w:sz="0" w:space="0" w:color="auto"/>
      </w:divBdr>
      <w:divsChild>
        <w:div w:id="79302190">
          <w:marLeft w:val="0"/>
          <w:marRight w:val="0"/>
          <w:marTop w:val="0"/>
          <w:marBottom w:val="0"/>
          <w:divBdr>
            <w:top w:val="none" w:sz="0" w:space="0" w:color="auto"/>
            <w:left w:val="none" w:sz="0" w:space="0" w:color="auto"/>
            <w:bottom w:val="none" w:sz="0" w:space="0" w:color="auto"/>
            <w:right w:val="none" w:sz="0" w:space="0" w:color="auto"/>
          </w:divBdr>
          <w:divsChild>
            <w:div w:id="346639498">
              <w:marLeft w:val="0"/>
              <w:marRight w:val="0"/>
              <w:marTop w:val="0"/>
              <w:marBottom w:val="0"/>
              <w:divBdr>
                <w:top w:val="none" w:sz="0" w:space="0" w:color="auto"/>
                <w:left w:val="none" w:sz="0" w:space="0" w:color="auto"/>
                <w:bottom w:val="none" w:sz="0" w:space="0" w:color="auto"/>
                <w:right w:val="none" w:sz="0" w:space="0" w:color="auto"/>
              </w:divBdr>
            </w:div>
            <w:div w:id="2070570166">
              <w:marLeft w:val="0"/>
              <w:marRight w:val="0"/>
              <w:marTop w:val="0"/>
              <w:marBottom w:val="0"/>
              <w:divBdr>
                <w:top w:val="none" w:sz="0" w:space="0" w:color="auto"/>
                <w:left w:val="none" w:sz="0" w:space="0" w:color="auto"/>
                <w:bottom w:val="none" w:sz="0" w:space="0" w:color="auto"/>
                <w:right w:val="none" w:sz="0" w:space="0" w:color="auto"/>
              </w:divBdr>
            </w:div>
            <w:div w:id="1260211500">
              <w:marLeft w:val="0"/>
              <w:marRight w:val="0"/>
              <w:marTop w:val="0"/>
              <w:marBottom w:val="0"/>
              <w:divBdr>
                <w:top w:val="none" w:sz="0" w:space="0" w:color="auto"/>
                <w:left w:val="none" w:sz="0" w:space="0" w:color="auto"/>
                <w:bottom w:val="none" w:sz="0" w:space="0" w:color="auto"/>
                <w:right w:val="none" w:sz="0" w:space="0" w:color="auto"/>
              </w:divBdr>
            </w:div>
            <w:div w:id="1076631494">
              <w:marLeft w:val="0"/>
              <w:marRight w:val="0"/>
              <w:marTop w:val="0"/>
              <w:marBottom w:val="0"/>
              <w:divBdr>
                <w:top w:val="none" w:sz="0" w:space="0" w:color="auto"/>
                <w:left w:val="none" w:sz="0" w:space="0" w:color="auto"/>
                <w:bottom w:val="none" w:sz="0" w:space="0" w:color="auto"/>
                <w:right w:val="none" w:sz="0" w:space="0" w:color="auto"/>
              </w:divBdr>
            </w:div>
            <w:div w:id="540557127">
              <w:marLeft w:val="0"/>
              <w:marRight w:val="0"/>
              <w:marTop w:val="0"/>
              <w:marBottom w:val="0"/>
              <w:divBdr>
                <w:top w:val="none" w:sz="0" w:space="0" w:color="auto"/>
                <w:left w:val="none" w:sz="0" w:space="0" w:color="auto"/>
                <w:bottom w:val="none" w:sz="0" w:space="0" w:color="auto"/>
                <w:right w:val="none" w:sz="0" w:space="0" w:color="auto"/>
              </w:divBdr>
            </w:div>
            <w:div w:id="472724030">
              <w:marLeft w:val="0"/>
              <w:marRight w:val="0"/>
              <w:marTop w:val="0"/>
              <w:marBottom w:val="0"/>
              <w:divBdr>
                <w:top w:val="none" w:sz="0" w:space="0" w:color="auto"/>
                <w:left w:val="none" w:sz="0" w:space="0" w:color="auto"/>
                <w:bottom w:val="none" w:sz="0" w:space="0" w:color="auto"/>
                <w:right w:val="none" w:sz="0" w:space="0" w:color="auto"/>
              </w:divBdr>
            </w:div>
            <w:div w:id="27062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4402">
      <w:bodyDiv w:val="1"/>
      <w:marLeft w:val="0"/>
      <w:marRight w:val="0"/>
      <w:marTop w:val="0"/>
      <w:marBottom w:val="0"/>
      <w:divBdr>
        <w:top w:val="none" w:sz="0" w:space="0" w:color="auto"/>
        <w:left w:val="none" w:sz="0" w:space="0" w:color="auto"/>
        <w:bottom w:val="none" w:sz="0" w:space="0" w:color="auto"/>
        <w:right w:val="none" w:sz="0" w:space="0" w:color="auto"/>
      </w:divBdr>
    </w:div>
    <w:div w:id="334849125">
      <w:bodyDiv w:val="1"/>
      <w:marLeft w:val="0"/>
      <w:marRight w:val="0"/>
      <w:marTop w:val="0"/>
      <w:marBottom w:val="0"/>
      <w:divBdr>
        <w:top w:val="none" w:sz="0" w:space="0" w:color="auto"/>
        <w:left w:val="none" w:sz="0" w:space="0" w:color="auto"/>
        <w:bottom w:val="none" w:sz="0" w:space="0" w:color="auto"/>
        <w:right w:val="none" w:sz="0" w:space="0" w:color="auto"/>
      </w:divBdr>
      <w:divsChild>
        <w:div w:id="1491945714">
          <w:marLeft w:val="0"/>
          <w:marRight w:val="0"/>
          <w:marTop w:val="0"/>
          <w:marBottom w:val="0"/>
          <w:divBdr>
            <w:top w:val="none" w:sz="0" w:space="0" w:color="auto"/>
            <w:left w:val="none" w:sz="0" w:space="0" w:color="auto"/>
            <w:bottom w:val="none" w:sz="0" w:space="0" w:color="auto"/>
            <w:right w:val="none" w:sz="0" w:space="0" w:color="auto"/>
          </w:divBdr>
          <w:divsChild>
            <w:div w:id="6556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5609">
      <w:bodyDiv w:val="1"/>
      <w:marLeft w:val="0"/>
      <w:marRight w:val="0"/>
      <w:marTop w:val="0"/>
      <w:marBottom w:val="0"/>
      <w:divBdr>
        <w:top w:val="none" w:sz="0" w:space="0" w:color="auto"/>
        <w:left w:val="none" w:sz="0" w:space="0" w:color="auto"/>
        <w:bottom w:val="none" w:sz="0" w:space="0" w:color="auto"/>
        <w:right w:val="none" w:sz="0" w:space="0" w:color="auto"/>
      </w:divBdr>
      <w:divsChild>
        <w:div w:id="574163729">
          <w:marLeft w:val="0"/>
          <w:marRight w:val="0"/>
          <w:marTop w:val="0"/>
          <w:marBottom w:val="0"/>
          <w:divBdr>
            <w:top w:val="none" w:sz="0" w:space="0" w:color="auto"/>
            <w:left w:val="none" w:sz="0" w:space="0" w:color="auto"/>
            <w:bottom w:val="none" w:sz="0" w:space="0" w:color="auto"/>
            <w:right w:val="none" w:sz="0" w:space="0" w:color="auto"/>
          </w:divBdr>
          <w:divsChild>
            <w:div w:id="1888879457">
              <w:marLeft w:val="0"/>
              <w:marRight w:val="0"/>
              <w:marTop w:val="0"/>
              <w:marBottom w:val="0"/>
              <w:divBdr>
                <w:top w:val="none" w:sz="0" w:space="0" w:color="auto"/>
                <w:left w:val="none" w:sz="0" w:space="0" w:color="auto"/>
                <w:bottom w:val="none" w:sz="0" w:space="0" w:color="auto"/>
                <w:right w:val="none" w:sz="0" w:space="0" w:color="auto"/>
              </w:divBdr>
            </w:div>
            <w:div w:id="645627842">
              <w:marLeft w:val="0"/>
              <w:marRight w:val="0"/>
              <w:marTop w:val="0"/>
              <w:marBottom w:val="0"/>
              <w:divBdr>
                <w:top w:val="none" w:sz="0" w:space="0" w:color="auto"/>
                <w:left w:val="none" w:sz="0" w:space="0" w:color="auto"/>
                <w:bottom w:val="none" w:sz="0" w:space="0" w:color="auto"/>
                <w:right w:val="none" w:sz="0" w:space="0" w:color="auto"/>
              </w:divBdr>
            </w:div>
            <w:div w:id="1794515149">
              <w:marLeft w:val="0"/>
              <w:marRight w:val="0"/>
              <w:marTop w:val="0"/>
              <w:marBottom w:val="0"/>
              <w:divBdr>
                <w:top w:val="none" w:sz="0" w:space="0" w:color="auto"/>
                <w:left w:val="none" w:sz="0" w:space="0" w:color="auto"/>
                <w:bottom w:val="none" w:sz="0" w:space="0" w:color="auto"/>
                <w:right w:val="none" w:sz="0" w:space="0" w:color="auto"/>
              </w:divBdr>
            </w:div>
            <w:div w:id="1504391823">
              <w:marLeft w:val="0"/>
              <w:marRight w:val="0"/>
              <w:marTop w:val="0"/>
              <w:marBottom w:val="0"/>
              <w:divBdr>
                <w:top w:val="none" w:sz="0" w:space="0" w:color="auto"/>
                <w:left w:val="none" w:sz="0" w:space="0" w:color="auto"/>
                <w:bottom w:val="none" w:sz="0" w:space="0" w:color="auto"/>
                <w:right w:val="none" w:sz="0" w:space="0" w:color="auto"/>
              </w:divBdr>
            </w:div>
            <w:div w:id="648872015">
              <w:marLeft w:val="0"/>
              <w:marRight w:val="0"/>
              <w:marTop w:val="0"/>
              <w:marBottom w:val="0"/>
              <w:divBdr>
                <w:top w:val="none" w:sz="0" w:space="0" w:color="auto"/>
                <w:left w:val="none" w:sz="0" w:space="0" w:color="auto"/>
                <w:bottom w:val="none" w:sz="0" w:space="0" w:color="auto"/>
                <w:right w:val="none" w:sz="0" w:space="0" w:color="auto"/>
              </w:divBdr>
            </w:div>
            <w:div w:id="1406418636">
              <w:marLeft w:val="0"/>
              <w:marRight w:val="0"/>
              <w:marTop w:val="0"/>
              <w:marBottom w:val="0"/>
              <w:divBdr>
                <w:top w:val="none" w:sz="0" w:space="0" w:color="auto"/>
                <w:left w:val="none" w:sz="0" w:space="0" w:color="auto"/>
                <w:bottom w:val="none" w:sz="0" w:space="0" w:color="auto"/>
                <w:right w:val="none" w:sz="0" w:space="0" w:color="auto"/>
              </w:divBdr>
            </w:div>
            <w:div w:id="845175284">
              <w:marLeft w:val="0"/>
              <w:marRight w:val="0"/>
              <w:marTop w:val="0"/>
              <w:marBottom w:val="0"/>
              <w:divBdr>
                <w:top w:val="none" w:sz="0" w:space="0" w:color="auto"/>
                <w:left w:val="none" w:sz="0" w:space="0" w:color="auto"/>
                <w:bottom w:val="none" w:sz="0" w:space="0" w:color="auto"/>
                <w:right w:val="none" w:sz="0" w:space="0" w:color="auto"/>
              </w:divBdr>
            </w:div>
            <w:div w:id="2022078708">
              <w:marLeft w:val="0"/>
              <w:marRight w:val="0"/>
              <w:marTop w:val="0"/>
              <w:marBottom w:val="0"/>
              <w:divBdr>
                <w:top w:val="none" w:sz="0" w:space="0" w:color="auto"/>
                <w:left w:val="none" w:sz="0" w:space="0" w:color="auto"/>
                <w:bottom w:val="none" w:sz="0" w:space="0" w:color="auto"/>
                <w:right w:val="none" w:sz="0" w:space="0" w:color="auto"/>
              </w:divBdr>
            </w:div>
            <w:div w:id="1588997562">
              <w:marLeft w:val="0"/>
              <w:marRight w:val="0"/>
              <w:marTop w:val="0"/>
              <w:marBottom w:val="0"/>
              <w:divBdr>
                <w:top w:val="none" w:sz="0" w:space="0" w:color="auto"/>
                <w:left w:val="none" w:sz="0" w:space="0" w:color="auto"/>
                <w:bottom w:val="none" w:sz="0" w:space="0" w:color="auto"/>
                <w:right w:val="none" w:sz="0" w:space="0" w:color="auto"/>
              </w:divBdr>
            </w:div>
            <w:div w:id="1511487945">
              <w:marLeft w:val="0"/>
              <w:marRight w:val="0"/>
              <w:marTop w:val="0"/>
              <w:marBottom w:val="0"/>
              <w:divBdr>
                <w:top w:val="none" w:sz="0" w:space="0" w:color="auto"/>
                <w:left w:val="none" w:sz="0" w:space="0" w:color="auto"/>
                <w:bottom w:val="none" w:sz="0" w:space="0" w:color="auto"/>
                <w:right w:val="none" w:sz="0" w:space="0" w:color="auto"/>
              </w:divBdr>
            </w:div>
            <w:div w:id="1345091513">
              <w:marLeft w:val="0"/>
              <w:marRight w:val="0"/>
              <w:marTop w:val="0"/>
              <w:marBottom w:val="0"/>
              <w:divBdr>
                <w:top w:val="none" w:sz="0" w:space="0" w:color="auto"/>
                <w:left w:val="none" w:sz="0" w:space="0" w:color="auto"/>
                <w:bottom w:val="none" w:sz="0" w:space="0" w:color="auto"/>
                <w:right w:val="none" w:sz="0" w:space="0" w:color="auto"/>
              </w:divBdr>
            </w:div>
            <w:div w:id="277295818">
              <w:marLeft w:val="0"/>
              <w:marRight w:val="0"/>
              <w:marTop w:val="0"/>
              <w:marBottom w:val="0"/>
              <w:divBdr>
                <w:top w:val="none" w:sz="0" w:space="0" w:color="auto"/>
                <w:left w:val="none" w:sz="0" w:space="0" w:color="auto"/>
                <w:bottom w:val="none" w:sz="0" w:space="0" w:color="auto"/>
                <w:right w:val="none" w:sz="0" w:space="0" w:color="auto"/>
              </w:divBdr>
            </w:div>
            <w:div w:id="2141528756">
              <w:marLeft w:val="0"/>
              <w:marRight w:val="0"/>
              <w:marTop w:val="0"/>
              <w:marBottom w:val="0"/>
              <w:divBdr>
                <w:top w:val="none" w:sz="0" w:space="0" w:color="auto"/>
                <w:left w:val="none" w:sz="0" w:space="0" w:color="auto"/>
                <w:bottom w:val="none" w:sz="0" w:space="0" w:color="auto"/>
                <w:right w:val="none" w:sz="0" w:space="0" w:color="auto"/>
              </w:divBdr>
            </w:div>
            <w:div w:id="1862670703">
              <w:marLeft w:val="0"/>
              <w:marRight w:val="0"/>
              <w:marTop w:val="0"/>
              <w:marBottom w:val="0"/>
              <w:divBdr>
                <w:top w:val="none" w:sz="0" w:space="0" w:color="auto"/>
                <w:left w:val="none" w:sz="0" w:space="0" w:color="auto"/>
                <w:bottom w:val="none" w:sz="0" w:space="0" w:color="auto"/>
                <w:right w:val="none" w:sz="0" w:space="0" w:color="auto"/>
              </w:divBdr>
            </w:div>
            <w:div w:id="1430928906">
              <w:marLeft w:val="0"/>
              <w:marRight w:val="0"/>
              <w:marTop w:val="0"/>
              <w:marBottom w:val="0"/>
              <w:divBdr>
                <w:top w:val="none" w:sz="0" w:space="0" w:color="auto"/>
                <w:left w:val="none" w:sz="0" w:space="0" w:color="auto"/>
                <w:bottom w:val="none" w:sz="0" w:space="0" w:color="auto"/>
                <w:right w:val="none" w:sz="0" w:space="0" w:color="auto"/>
              </w:divBdr>
            </w:div>
            <w:div w:id="278689285">
              <w:marLeft w:val="0"/>
              <w:marRight w:val="0"/>
              <w:marTop w:val="0"/>
              <w:marBottom w:val="0"/>
              <w:divBdr>
                <w:top w:val="none" w:sz="0" w:space="0" w:color="auto"/>
                <w:left w:val="none" w:sz="0" w:space="0" w:color="auto"/>
                <w:bottom w:val="none" w:sz="0" w:space="0" w:color="auto"/>
                <w:right w:val="none" w:sz="0" w:space="0" w:color="auto"/>
              </w:divBdr>
            </w:div>
            <w:div w:id="12311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02312">
      <w:bodyDiv w:val="1"/>
      <w:marLeft w:val="0"/>
      <w:marRight w:val="0"/>
      <w:marTop w:val="0"/>
      <w:marBottom w:val="0"/>
      <w:divBdr>
        <w:top w:val="none" w:sz="0" w:space="0" w:color="auto"/>
        <w:left w:val="none" w:sz="0" w:space="0" w:color="auto"/>
        <w:bottom w:val="none" w:sz="0" w:space="0" w:color="auto"/>
        <w:right w:val="none" w:sz="0" w:space="0" w:color="auto"/>
      </w:divBdr>
    </w:div>
    <w:div w:id="567107423">
      <w:bodyDiv w:val="1"/>
      <w:marLeft w:val="0"/>
      <w:marRight w:val="0"/>
      <w:marTop w:val="0"/>
      <w:marBottom w:val="0"/>
      <w:divBdr>
        <w:top w:val="none" w:sz="0" w:space="0" w:color="auto"/>
        <w:left w:val="none" w:sz="0" w:space="0" w:color="auto"/>
        <w:bottom w:val="none" w:sz="0" w:space="0" w:color="auto"/>
        <w:right w:val="none" w:sz="0" w:space="0" w:color="auto"/>
      </w:divBdr>
      <w:divsChild>
        <w:div w:id="640379061">
          <w:marLeft w:val="0"/>
          <w:marRight w:val="0"/>
          <w:marTop w:val="0"/>
          <w:marBottom w:val="0"/>
          <w:divBdr>
            <w:top w:val="none" w:sz="0" w:space="0" w:color="auto"/>
            <w:left w:val="none" w:sz="0" w:space="0" w:color="auto"/>
            <w:bottom w:val="none" w:sz="0" w:space="0" w:color="auto"/>
            <w:right w:val="none" w:sz="0" w:space="0" w:color="auto"/>
          </w:divBdr>
          <w:divsChild>
            <w:div w:id="2025785131">
              <w:marLeft w:val="0"/>
              <w:marRight w:val="0"/>
              <w:marTop w:val="0"/>
              <w:marBottom w:val="0"/>
              <w:divBdr>
                <w:top w:val="none" w:sz="0" w:space="0" w:color="auto"/>
                <w:left w:val="none" w:sz="0" w:space="0" w:color="auto"/>
                <w:bottom w:val="none" w:sz="0" w:space="0" w:color="auto"/>
                <w:right w:val="none" w:sz="0" w:space="0" w:color="auto"/>
              </w:divBdr>
            </w:div>
            <w:div w:id="2059360097">
              <w:marLeft w:val="0"/>
              <w:marRight w:val="0"/>
              <w:marTop w:val="0"/>
              <w:marBottom w:val="0"/>
              <w:divBdr>
                <w:top w:val="none" w:sz="0" w:space="0" w:color="auto"/>
                <w:left w:val="none" w:sz="0" w:space="0" w:color="auto"/>
                <w:bottom w:val="none" w:sz="0" w:space="0" w:color="auto"/>
                <w:right w:val="none" w:sz="0" w:space="0" w:color="auto"/>
              </w:divBdr>
            </w:div>
            <w:div w:id="1053115638">
              <w:marLeft w:val="0"/>
              <w:marRight w:val="0"/>
              <w:marTop w:val="0"/>
              <w:marBottom w:val="0"/>
              <w:divBdr>
                <w:top w:val="none" w:sz="0" w:space="0" w:color="auto"/>
                <w:left w:val="none" w:sz="0" w:space="0" w:color="auto"/>
                <w:bottom w:val="none" w:sz="0" w:space="0" w:color="auto"/>
                <w:right w:val="none" w:sz="0" w:space="0" w:color="auto"/>
              </w:divBdr>
            </w:div>
            <w:div w:id="941493256">
              <w:marLeft w:val="0"/>
              <w:marRight w:val="0"/>
              <w:marTop w:val="0"/>
              <w:marBottom w:val="0"/>
              <w:divBdr>
                <w:top w:val="none" w:sz="0" w:space="0" w:color="auto"/>
                <w:left w:val="none" w:sz="0" w:space="0" w:color="auto"/>
                <w:bottom w:val="none" w:sz="0" w:space="0" w:color="auto"/>
                <w:right w:val="none" w:sz="0" w:space="0" w:color="auto"/>
              </w:divBdr>
            </w:div>
            <w:div w:id="275017165">
              <w:marLeft w:val="0"/>
              <w:marRight w:val="0"/>
              <w:marTop w:val="0"/>
              <w:marBottom w:val="0"/>
              <w:divBdr>
                <w:top w:val="none" w:sz="0" w:space="0" w:color="auto"/>
                <w:left w:val="none" w:sz="0" w:space="0" w:color="auto"/>
                <w:bottom w:val="none" w:sz="0" w:space="0" w:color="auto"/>
                <w:right w:val="none" w:sz="0" w:space="0" w:color="auto"/>
              </w:divBdr>
            </w:div>
            <w:div w:id="1797025774">
              <w:marLeft w:val="0"/>
              <w:marRight w:val="0"/>
              <w:marTop w:val="0"/>
              <w:marBottom w:val="0"/>
              <w:divBdr>
                <w:top w:val="none" w:sz="0" w:space="0" w:color="auto"/>
                <w:left w:val="none" w:sz="0" w:space="0" w:color="auto"/>
                <w:bottom w:val="none" w:sz="0" w:space="0" w:color="auto"/>
                <w:right w:val="none" w:sz="0" w:space="0" w:color="auto"/>
              </w:divBdr>
            </w:div>
            <w:div w:id="493110647">
              <w:marLeft w:val="0"/>
              <w:marRight w:val="0"/>
              <w:marTop w:val="0"/>
              <w:marBottom w:val="0"/>
              <w:divBdr>
                <w:top w:val="none" w:sz="0" w:space="0" w:color="auto"/>
                <w:left w:val="none" w:sz="0" w:space="0" w:color="auto"/>
                <w:bottom w:val="none" w:sz="0" w:space="0" w:color="auto"/>
                <w:right w:val="none" w:sz="0" w:space="0" w:color="auto"/>
              </w:divBdr>
            </w:div>
            <w:div w:id="2121604835">
              <w:marLeft w:val="0"/>
              <w:marRight w:val="0"/>
              <w:marTop w:val="0"/>
              <w:marBottom w:val="0"/>
              <w:divBdr>
                <w:top w:val="none" w:sz="0" w:space="0" w:color="auto"/>
                <w:left w:val="none" w:sz="0" w:space="0" w:color="auto"/>
                <w:bottom w:val="none" w:sz="0" w:space="0" w:color="auto"/>
                <w:right w:val="none" w:sz="0" w:space="0" w:color="auto"/>
              </w:divBdr>
            </w:div>
            <w:div w:id="81610097">
              <w:marLeft w:val="0"/>
              <w:marRight w:val="0"/>
              <w:marTop w:val="0"/>
              <w:marBottom w:val="0"/>
              <w:divBdr>
                <w:top w:val="none" w:sz="0" w:space="0" w:color="auto"/>
                <w:left w:val="none" w:sz="0" w:space="0" w:color="auto"/>
                <w:bottom w:val="none" w:sz="0" w:space="0" w:color="auto"/>
                <w:right w:val="none" w:sz="0" w:space="0" w:color="auto"/>
              </w:divBdr>
            </w:div>
            <w:div w:id="6280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25397">
      <w:bodyDiv w:val="1"/>
      <w:marLeft w:val="0"/>
      <w:marRight w:val="0"/>
      <w:marTop w:val="0"/>
      <w:marBottom w:val="0"/>
      <w:divBdr>
        <w:top w:val="none" w:sz="0" w:space="0" w:color="auto"/>
        <w:left w:val="none" w:sz="0" w:space="0" w:color="auto"/>
        <w:bottom w:val="none" w:sz="0" w:space="0" w:color="auto"/>
        <w:right w:val="none" w:sz="0" w:space="0" w:color="auto"/>
      </w:divBdr>
      <w:divsChild>
        <w:div w:id="1430808587">
          <w:marLeft w:val="0"/>
          <w:marRight w:val="0"/>
          <w:marTop w:val="0"/>
          <w:marBottom w:val="0"/>
          <w:divBdr>
            <w:top w:val="none" w:sz="0" w:space="0" w:color="auto"/>
            <w:left w:val="none" w:sz="0" w:space="0" w:color="auto"/>
            <w:bottom w:val="none" w:sz="0" w:space="0" w:color="auto"/>
            <w:right w:val="none" w:sz="0" w:space="0" w:color="auto"/>
          </w:divBdr>
          <w:divsChild>
            <w:div w:id="944504944">
              <w:marLeft w:val="0"/>
              <w:marRight w:val="0"/>
              <w:marTop w:val="0"/>
              <w:marBottom w:val="0"/>
              <w:divBdr>
                <w:top w:val="none" w:sz="0" w:space="0" w:color="auto"/>
                <w:left w:val="none" w:sz="0" w:space="0" w:color="auto"/>
                <w:bottom w:val="none" w:sz="0" w:space="0" w:color="auto"/>
                <w:right w:val="none" w:sz="0" w:space="0" w:color="auto"/>
              </w:divBdr>
            </w:div>
            <w:div w:id="1200241160">
              <w:marLeft w:val="0"/>
              <w:marRight w:val="0"/>
              <w:marTop w:val="0"/>
              <w:marBottom w:val="0"/>
              <w:divBdr>
                <w:top w:val="none" w:sz="0" w:space="0" w:color="auto"/>
                <w:left w:val="none" w:sz="0" w:space="0" w:color="auto"/>
                <w:bottom w:val="none" w:sz="0" w:space="0" w:color="auto"/>
                <w:right w:val="none" w:sz="0" w:space="0" w:color="auto"/>
              </w:divBdr>
            </w:div>
            <w:div w:id="1365448782">
              <w:marLeft w:val="0"/>
              <w:marRight w:val="0"/>
              <w:marTop w:val="0"/>
              <w:marBottom w:val="0"/>
              <w:divBdr>
                <w:top w:val="none" w:sz="0" w:space="0" w:color="auto"/>
                <w:left w:val="none" w:sz="0" w:space="0" w:color="auto"/>
                <w:bottom w:val="none" w:sz="0" w:space="0" w:color="auto"/>
                <w:right w:val="none" w:sz="0" w:space="0" w:color="auto"/>
              </w:divBdr>
            </w:div>
            <w:div w:id="1771773848">
              <w:marLeft w:val="0"/>
              <w:marRight w:val="0"/>
              <w:marTop w:val="0"/>
              <w:marBottom w:val="0"/>
              <w:divBdr>
                <w:top w:val="none" w:sz="0" w:space="0" w:color="auto"/>
                <w:left w:val="none" w:sz="0" w:space="0" w:color="auto"/>
                <w:bottom w:val="none" w:sz="0" w:space="0" w:color="auto"/>
                <w:right w:val="none" w:sz="0" w:space="0" w:color="auto"/>
              </w:divBdr>
            </w:div>
            <w:div w:id="388304237">
              <w:marLeft w:val="0"/>
              <w:marRight w:val="0"/>
              <w:marTop w:val="0"/>
              <w:marBottom w:val="0"/>
              <w:divBdr>
                <w:top w:val="none" w:sz="0" w:space="0" w:color="auto"/>
                <w:left w:val="none" w:sz="0" w:space="0" w:color="auto"/>
                <w:bottom w:val="none" w:sz="0" w:space="0" w:color="auto"/>
                <w:right w:val="none" w:sz="0" w:space="0" w:color="auto"/>
              </w:divBdr>
            </w:div>
            <w:div w:id="151794355">
              <w:marLeft w:val="0"/>
              <w:marRight w:val="0"/>
              <w:marTop w:val="0"/>
              <w:marBottom w:val="0"/>
              <w:divBdr>
                <w:top w:val="none" w:sz="0" w:space="0" w:color="auto"/>
                <w:left w:val="none" w:sz="0" w:space="0" w:color="auto"/>
                <w:bottom w:val="none" w:sz="0" w:space="0" w:color="auto"/>
                <w:right w:val="none" w:sz="0" w:space="0" w:color="auto"/>
              </w:divBdr>
            </w:div>
            <w:div w:id="475949408">
              <w:marLeft w:val="0"/>
              <w:marRight w:val="0"/>
              <w:marTop w:val="0"/>
              <w:marBottom w:val="0"/>
              <w:divBdr>
                <w:top w:val="none" w:sz="0" w:space="0" w:color="auto"/>
                <w:left w:val="none" w:sz="0" w:space="0" w:color="auto"/>
                <w:bottom w:val="none" w:sz="0" w:space="0" w:color="auto"/>
                <w:right w:val="none" w:sz="0" w:space="0" w:color="auto"/>
              </w:divBdr>
            </w:div>
            <w:div w:id="777214721">
              <w:marLeft w:val="0"/>
              <w:marRight w:val="0"/>
              <w:marTop w:val="0"/>
              <w:marBottom w:val="0"/>
              <w:divBdr>
                <w:top w:val="none" w:sz="0" w:space="0" w:color="auto"/>
                <w:left w:val="none" w:sz="0" w:space="0" w:color="auto"/>
                <w:bottom w:val="none" w:sz="0" w:space="0" w:color="auto"/>
                <w:right w:val="none" w:sz="0" w:space="0" w:color="auto"/>
              </w:divBdr>
            </w:div>
            <w:div w:id="1428042407">
              <w:marLeft w:val="0"/>
              <w:marRight w:val="0"/>
              <w:marTop w:val="0"/>
              <w:marBottom w:val="0"/>
              <w:divBdr>
                <w:top w:val="none" w:sz="0" w:space="0" w:color="auto"/>
                <w:left w:val="none" w:sz="0" w:space="0" w:color="auto"/>
                <w:bottom w:val="none" w:sz="0" w:space="0" w:color="auto"/>
                <w:right w:val="none" w:sz="0" w:space="0" w:color="auto"/>
              </w:divBdr>
            </w:div>
            <w:div w:id="1195269011">
              <w:marLeft w:val="0"/>
              <w:marRight w:val="0"/>
              <w:marTop w:val="0"/>
              <w:marBottom w:val="0"/>
              <w:divBdr>
                <w:top w:val="none" w:sz="0" w:space="0" w:color="auto"/>
                <w:left w:val="none" w:sz="0" w:space="0" w:color="auto"/>
                <w:bottom w:val="none" w:sz="0" w:space="0" w:color="auto"/>
                <w:right w:val="none" w:sz="0" w:space="0" w:color="auto"/>
              </w:divBdr>
            </w:div>
            <w:div w:id="1018776174">
              <w:marLeft w:val="0"/>
              <w:marRight w:val="0"/>
              <w:marTop w:val="0"/>
              <w:marBottom w:val="0"/>
              <w:divBdr>
                <w:top w:val="none" w:sz="0" w:space="0" w:color="auto"/>
                <w:left w:val="none" w:sz="0" w:space="0" w:color="auto"/>
                <w:bottom w:val="none" w:sz="0" w:space="0" w:color="auto"/>
                <w:right w:val="none" w:sz="0" w:space="0" w:color="auto"/>
              </w:divBdr>
            </w:div>
            <w:div w:id="1768959456">
              <w:marLeft w:val="0"/>
              <w:marRight w:val="0"/>
              <w:marTop w:val="0"/>
              <w:marBottom w:val="0"/>
              <w:divBdr>
                <w:top w:val="none" w:sz="0" w:space="0" w:color="auto"/>
                <w:left w:val="none" w:sz="0" w:space="0" w:color="auto"/>
                <w:bottom w:val="none" w:sz="0" w:space="0" w:color="auto"/>
                <w:right w:val="none" w:sz="0" w:space="0" w:color="auto"/>
              </w:divBdr>
            </w:div>
            <w:div w:id="1987738324">
              <w:marLeft w:val="0"/>
              <w:marRight w:val="0"/>
              <w:marTop w:val="0"/>
              <w:marBottom w:val="0"/>
              <w:divBdr>
                <w:top w:val="none" w:sz="0" w:space="0" w:color="auto"/>
                <w:left w:val="none" w:sz="0" w:space="0" w:color="auto"/>
                <w:bottom w:val="none" w:sz="0" w:space="0" w:color="auto"/>
                <w:right w:val="none" w:sz="0" w:space="0" w:color="auto"/>
              </w:divBdr>
            </w:div>
            <w:div w:id="1024526328">
              <w:marLeft w:val="0"/>
              <w:marRight w:val="0"/>
              <w:marTop w:val="0"/>
              <w:marBottom w:val="0"/>
              <w:divBdr>
                <w:top w:val="none" w:sz="0" w:space="0" w:color="auto"/>
                <w:left w:val="none" w:sz="0" w:space="0" w:color="auto"/>
                <w:bottom w:val="none" w:sz="0" w:space="0" w:color="auto"/>
                <w:right w:val="none" w:sz="0" w:space="0" w:color="auto"/>
              </w:divBdr>
            </w:div>
            <w:div w:id="831336709">
              <w:marLeft w:val="0"/>
              <w:marRight w:val="0"/>
              <w:marTop w:val="0"/>
              <w:marBottom w:val="0"/>
              <w:divBdr>
                <w:top w:val="none" w:sz="0" w:space="0" w:color="auto"/>
                <w:left w:val="none" w:sz="0" w:space="0" w:color="auto"/>
                <w:bottom w:val="none" w:sz="0" w:space="0" w:color="auto"/>
                <w:right w:val="none" w:sz="0" w:space="0" w:color="auto"/>
              </w:divBdr>
            </w:div>
            <w:div w:id="311713543">
              <w:marLeft w:val="0"/>
              <w:marRight w:val="0"/>
              <w:marTop w:val="0"/>
              <w:marBottom w:val="0"/>
              <w:divBdr>
                <w:top w:val="none" w:sz="0" w:space="0" w:color="auto"/>
                <w:left w:val="none" w:sz="0" w:space="0" w:color="auto"/>
                <w:bottom w:val="none" w:sz="0" w:space="0" w:color="auto"/>
                <w:right w:val="none" w:sz="0" w:space="0" w:color="auto"/>
              </w:divBdr>
            </w:div>
            <w:div w:id="787310250">
              <w:marLeft w:val="0"/>
              <w:marRight w:val="0"/>
              <w:marTop w:val="0"/>
              <w:marBottom w:val="0"/>
              <w:divBdr>
                <w:top w:val="none" w:sz="0" w:space="0" w:color="auto"/>
                <w:left w:val="none" w:sz="0" w:space="0" w:color="auto"/>
                <w:bottom w:val="none" w:sz="0" w:space="0" w:color="auto"/>
                <w:right w:val="none" w:sz="0" w:space="0" w:color="auto"/>
              </w:divBdr>
            </w:div>
            <w:div w:id="468788897">
              <w:marLeft w:val="0"/>
              <w:marRight w:val="0"/>
              <w:marTop w:val="0"/>
              <w:marBottom w:val="0"/>
              <w:divBdr>
                <w:top w:val="none" w:sz="0" w:space="0" w:color="auto"/>
                <w:left w:val="none" w:sz="0" w:space="0" w:color="auto"/>
                <w:bottom w:val="none" w:sz="0" w:space="0" w:color="auto"/>
                <w:right w:val="none" w:sz="0" w:space="0" w:color="auto"/>
              </w:divBdr>
            </w:div>
            <w:div w:id="1916041585">
              <w:marLeft w:val="0"/>
              <w:marRight w:val="0"/>
              <w:marTop w:val="0"/>
              <w:marBottom w:val="0"/>
              <w:divBdr>
                <w:top w:val="none" w:sz="0" w:space="0" w:color="auto"/>
                <w:left w:val="none" w:sz="0" w:space="0" w:color="auto"/>
                <w:bottom w:val="none" w:sz="0" w:space="0" w:color="auto"/>
                <w:right w:val="none" w:sz="0" w:space="0" w:color="auto"/>
              </w:divBdr>
            </w:div>
            <w:div w:id="285279436">
              <w:marLeft w:val="0"/>
              <w:marRight w:val="0"/>
              <w:marTop w:val="0"/>
              <w:marBottom w:val="0"/>
              <w:divBdr>
                <w:top w:val="none" w:sz="0" w:space="0" w:color="auto"/>
                <w:left w:val="none" w:sz="0" w:space="0" w:color="auto"/>
                <w:bottom w:val="none" w:sz="0" w:space="0" w:color="auto"/>
                <w:right w:val="none" w:sz="0" w:space="0" w:color="auto"/>
              </w:divBdr>
            </w:div>
            <w:div w:id="311494817">
              <w:marLeft w:val="0"/>
              <w:marRight w:val="0"/>
              <w:marTop w:val="0"/>
              <w:marBottom w:val="0"/>
              <w:divBdr>
                <w:top w:val="none" w:sz="0" w:space="0" w:color="auto"/>
                <w:left w:val="none" w:sz="0" w:space="0" w:color="auto"/>
                <w:bottom w:val="none" w:sz="0" w:space="0" w:color="auto"/>
                <w:right w:val="none" w:sz="0" w:space="0" w:color="auto"/>
              </w:divBdr>
            </w:div>
            <w:div w:id="252737824">
              <w:marLeft w:val="0"/>
              <w:marRight w:val="0"/>
              <w:marTop w:val="0"/>
              <w:marBottom w:val="0"/>
              <w:divBdr>
                <w:top w:val="none" w:sz="0" w:space="0" w:color="auto"/>
                <w:left w:val="none" w:sz="0" w:space="0" w:color="auto"/>
                <w:bottom w:val="none" w:sz="0" w:space="0" w:color="auto"/>
                <w:right w:val="none" w:sz="0" w:space="0" w:color="auto"/>
              </w:divBdr>
            </w:div>
            <w:div w:id="1646474062">
              <w:marLeft w:val="0"/>
              <w:marRight w:val="0"/>
              <w:marTop w:val="0"/>
              <w:marBottom w:val="0"/>
              <w:divBdr>
                <w:top w:val="none" w:sz="0" w:space="0" w:color="auto"/>
                <w:left w:val="none" w:sz="0" w:space="0" w:color="auto"/>
                <w:bottom w:val="none" w:sz="0" w:space="0" w:color="auto"/>
                <w:right w:val="none" w:sz="0" w:space="0" w:color="auto"/>
              </w:divBdr>
            </w:div>
            <w:div w:id="1274704362">
              <w:marLeft w:val="0"/>
              <w:marRight w:val="0"/>
              <w:marTop w:val="0"/>
              <w:marBottom w:val="0"/>
              <w:divBdr>
                <w:top w:val="none" w:sz="0" w:space="0" w:color="auto"/>
                <w:left w:val="none" w:sz="0" w:space="0" w:color="auto"/>
                <w:bottom w:val="none" w:sz="0" w:space="0" w:color="auto"/>
                <w:right w:val="none" w:sz="0" w:space="0" w:color="auto"/>
              </w:divBdr>
            </w:div>
            <w:div w:id="1027755418">
              <w:marLeft w:val="0"/>
              <w:marRight w:val="0"/>
              <w:marTop w:val="0"/>
              <w:marBottom w:val="0"/>
              <w:divBdr>
                <w:top w:val="none" w:sz="0" w:space="0" w:color="auto"/>
                <w:left w:val="none" w:sz="0" w:space="0" w:color="auto"/>
                <w:bottom w:val="none" w:sz="0" w:space="0" w:color="auto"/>
                <w:right w:val="none" w:sz="0" w:space="0" w:color="auto"/>
              </w:divBdr>
            </w:div>
            <w:div w:id="576018689">
              <w:marLeft w:val="0"/>
              <w:marRight w:val="0"/>
              <w:marTop w:val="0"/>
              <w:marBottom w:val="0"/>
              <w:divBdr>
                <w:top w:val="none" w:sz="0" w:space="0" w:color="auto"/>
                <w:left w:val="none" w:sz="0" w:space="0" w:color="auto"/>
                <w:bottom w:val="none" w:sz="0" w:space="0" w:color="auto"/>
                <w:right w:val="none" w:sz="0" w:space="0" w:color="auto"/>
              </w:divBdr>
            </w:div>
            <w:div w:id="809203803">
              <w:marLeft w:val="0"/>
              <w:marRight w:val="0"/>
              <w:marTop w:val="0"/>
              <w:marBottom w:val="0"/>
              <w:divBdr>
                <w:top w:val="none" w:sz="0" w:space="0" w:color="auto"/>
                <w:left w:val="none" w:sz="0" w:space="0" w:color="auto"/>
                <w:bottom w:val="none" w:sz="0" w:space="0" w:color="auto"/>
                <w:right w:val="none" w:sz="0" w:space="0" w:color="auto"/>
              </w:divBdr>
            </w:div>
            <w:div w:id="1702585321">
              <w:marLeft w:val="0"/>
              <w:marRight w:val="0"/>
              <w:marTop w:val="0"/>
              <w:marBottom w:val="0"/>
              <w:divBdr>
                <w:top w:val="none" w:sz="0" w:space="0" w:color="auto"/>
                <w:left w:val="none" w:sz="0" w:space="0" w:color="auto"/>
                <w:bottom w:val="none" w:sz="0" w:space="0" w:color="auto"/>
                <w:right w:val="none" w:sz="0" w:space="0" w:color="auto"/>
              </w:divBdr>
            </w:div>
            <w:div w:id="327053834">
              <w:marLeft w:val="0"/>
              <w:marRight w:val="0"/>
              <w:marTop w:val="0"/>
              <w:marBottom w:val="0"/>
              <w:divBdr>
                <w:top w:val="none" w:sz="0" w:space="0" w:color="auto"/>
                <w:left w:val="none" w:sz="0" w:space="0" w:color="auto"/>
                <w:bottom w:val="none" w:sz="0" w:space="0" w:color="auto"/>
                <w:right w:val="none" w:sz="0" w:space="0" w:color="auto"/>
              </w:divBdr>
            </w:div>
            <w:div w:id="200632717">
              <w:marLeft w:val="0"/>
              <w:marRight w:val="0"/>
              <w:marTop w:val="0"/>
              <w:marBottom w:val="0"/>
              <w:divBdr>
                <w:top w:val="none" w:sz="0" w:space="0" w:color="auto"/>
                <w:left w:val="none" w:sz="0" w:space="0" w:color="auto"/>
                <w:bottom w:val="none" w:sz="0" w:space="0" w:color="auto"/>
                <w:right w:val="none" w:sz="0" w:space="0" w:color="auto"/>
              </w:divBdr>
            </w:div>
            <w:div w:id="2006744900">
              <w:marLeft w:val="0"/>
              <w:marRight w:val="0"/>
              <w:marTop w:val="0"/>
              <w:marBottom w:val="0"/>
              <w:divBdr>
                <w:top w:val="none" w:sz="0" w:space="0" w:color="auto"/>
                <w:left w:val="none" w:sz="0" w:space="0" w:color="auto"/>
                <w:bottom w:val="none" w:sz="0" w:space="0" w:color="auto"/>
                <w:right w:val="none" w:sz="0" w:space="0" w:color="auto"/>
              </w:divBdr>
            </w:div>
            <w:div w:id="182285277">
              <w:marLeft w:val="0"/>
              <w:marRight w:val="0"/>
              <w:marTop w:val="0"/>
              <w:marBottom w:val="0"/>
              <w:divBdr>
                <w:top w:val="none" w:sz="0" w:space="0" w:color="auto"/>
                <w:left w:val="none" w:sz="0" w:space="0" w:color="auto"/>
                <w:bottom w:val="none" w:sz="0" w:space="0" w:color="auto"/>
                <w:right w:val="none" w:sz="0" w:space="0" w:color="auto"/>
              </w:divBdr>
            </w:div>
            <w:div w:id="325673930">
              <w:marLeft w:val="0"/>
              <w:marRight w:val="0"/>
              <w:marTop w:val="0"/>
              <w:marBottom w:val="0"/>
              <w:divBdr>
                <w:top w:val="none" w:sz="0" w:space="0" w:color="auto"/>
                <w:left w:val="none" w:sz="0" w:space="0" w:color="auto"/>
                <w:bottom w:val="none" w:sz="0" w:space="0" w:color="auto"/>
                <w:right w:val="none" w:sz="0" w:space="0" w:color="auto"/>
              </w:divBdr>
            </w:div>
            <w:div w:id="1635023552">
              <w:marLeft w:val="0"/>
              <w:marRight w:val="0"/>
              <w:marTop w:val="0"/>
              <w:marBottom w:val="0"/>
              <w:divBdr>
                <w:top w:val="none" w:sz="0" w:space="0" w:color="auto"/>
                <w:left w:val="none" w:sz="0" w:space="0" w:color="auto"/>
                <w:bottom w:val="none" w:sz="0" w:space="0" w:color="auto"/>
                <w:right w:val="none" w:sz="0" w:space="0" w:color="auto"/>
              </w:divBdr>
            </w:div>
            <w:div w:id="12739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7482">
      <w:bodyDiv w:val="1"/>
      <w:marLeft w:val="0"/>
      <w:marRight w:val="0"/>
      <w:marTop w:val="0"/>
      <w:marBottom w:val="0"/>
      <w:divBdr>
        <w:top w:val="none" w:sz="0" w:space="0" w:color="auto"/>
        <w:left w:val="none" w:sz="0" w:space="0" w:color="auto"/>
        <w:bottom w:val="none" w:sz="0" w:space="0" w:color="auto"/>
        <w:right w:val="none" w:sz="0" w:space="0" w:color="auto"/>
      </w:divBdr>
      <w:divsChild>
        <w:div w:id="1135097747">
          <w:marLeft w:val="0"/>
          <w:marRight w:val="0"/>
          <w:marTop w:val="0"/>
          <w:marBottom w:val="0"/>
          <w:divBdr>
            <w:top w:val="none" w:sz="0" w:space="0" w:color="auto"/>
            <w:left w:val="none" w:sz="0" w:space="0" w:color="auto"/>
            <w:bottom w:val="none" w:sz="0" w:space="0" w:color="auto"/>
            <w:right w:val="none" w:sz="0" w:space="0" w:color="auto"/>
          </w:divBdr>
          <w:divsChild>
            <w:div w:id="599993300">
              <w:marLeft w:val="0"/>
              <w:marRight w:val="0"/>
              <w:marTop w:val="0"/>
              <w:marBottom w:val="0"/>
              <w:divBdr>
                <w:top w:val="none" w:sz="0" w:space="0" w:color="auto"/>
                <w:left w:val="none" w:sz="0" w:space="0" w:color="auto"/>
                <w:bottom w:val="none" w:sz="0" w:space="0" w:color="auto"/>
                <w:right w:val="none" w:sz="0" w:space="0" w:color="auto"/>
              </w:divBdr>
            </w:div>
            <w:div w:id="151718091">
              <w:marLeft w:val="0"/>
              <w:marRight w:val="0"/>
              <w:marTop w:val="0"/>
              <w:marBottom w:val="0"/>
              <w:divBdr>
                <w:top w:val="none" w:sz="0" w:space="0" w:color="auto"/>
                <w:left w:val="none" w:sz="0" w:space="0" w:color="auto"/>
                <w:bottom w:val="none" w:sz="0" w:space="0" w:color="auto"/>
                <w:right w:val="none" w:sz="0" w:space="0" w:color="auto"/>
              </w:divBdr>
            </w:div>
            <w:div w:id="1487016673">
              <w:marLeft w:val="0"/>
              <w:marRight w:val="0"/>
              <w:marTop w:val="0"/>
              <w:marBottom w:val="0"/>
              <w:divBdr>
                <w:top w:val="none" w:sz="0" w:space="0" w:color="auto"/>
                <w:left w:val="none" w:sz="0" w:space="0" w:color="auto"/>
                <w:bottom w:val="none" w:sz="0" w:space="0" w:color="auto"/>
                <w:right w:val="none" w:sz="0" w:space="0" w:color="auto"/>
              </w:divBdr>
            </w:div>
            <w:div w:id="1056003368">
              <w:marLeft w:val="0"/>
              <w:marRight w:val="0"/>
              <w:marTop w:val="0"/>
              <w:marBottom w:val="0"/>
              <w:divBdr>
                <w:top w:val="none" w:sz="0" w:space="0" w:color="auto"/>
                <w:left w:val="none" w:sz="0" w:space="0" w:color="auto"/>
                <w:bottom w:val="none" w:sz="0" w:space="0" w:color="auto"/>
                <w:right w:val="none" w:sz="0" w:space="0" w:color="auto"/>
              </w:divBdr>
            </w:div>
            <w:div w:id="265158782">
              <w:marLeft w:val="0"/>
              <w:marRight w:val="0"/>
              <w:marTop w:val="0"/>
              <w:marBottom w:val="0"/>
              <w:divBdr>
                <w:top w:val="none" w:sz="0" w:space="0" w:color="auto"/>
                <w:left w:val="none" w:sz="0" w:space="0" w:color="auto"/>
                <w:bottom w:val="none" w:sz="0" w:space="0" w:color="auto"/>
                <w:right w:val="none" w:sz="0" w:space="0" w:color="auto"/>
              </w:divBdr>
            </w:div>
            <w:div w:id="1948198610">
              <w:marLeft w:val="0"/>
              <w:marRight w:val="0"/>
              <w:marTop w:val="0"/>
              <w:marBottom w:val="0"/>
              <w:divBdr>
                <w:top w:val="none" w:sz="0" w:space="0" w:color="auto"/>
                <w:left w:val="none" w:sz="0" w:space="0" w:color="auto"/>
                <w:bottom w:val="none" w:sz="0" w:space="0" w:color="auto"/>
                <w:right w:val="none" w:sz="0" w:space="0" w:color="auto"/>
              </w:divBdr>
            </w:div>
            <w:div w:id="1802384796">
              <w:marLeft w:val="0"/>
              <w:marRight w:val="0"/>
              <w:marTop w:val="0"/>
              <w:marBottom w:val="0"/>
              <w:divBdr>
                <w:top w:val="none" w:sz="0" w:space="0" w:color="auto"/>
                <w:left w:val="none" w:sz="0" w:space="0" w:color="auto"/>
                <w:bottom w:val="none" w:sz="0" w:space="0" w:color="auto"/>
                <w:right w:val="none" w:sz="0" w:space="0" w:color="auto"/>
              </w:divBdr>
            </w:div>
            <w:div w:id="1022393571">
              <w:marLeft w:val="0"/>
              <w:marRight w:val="0"/>
              <w:marTop w:val="0"/>
              <w:marBottom w:val="0"/>
              <w:divBdr>
                <w:top w:val="none" w:sz="0" w:space="0" w:color="auto"/>
                <w:left w:val="none" w:sz="0" w:space="0" w:color="auto"/>
                <w:bottom w:val="none" w:sz="0" w:space="0" w:color="auto"/>
                <w:right w:val="none" w:sz="0" w:space="0" w:color="auto"/>
              </w:divBdr>
            </w:div>
            <w:div w:id="925840989">
              <w:marLeft w:val="0"/>
              <w:marRight w:val="0"/>
              <w:marTop w:val="0"/>
              <w:marBottom w:val="0"/>
              <w:divBdr>
                <w:top w:val="none" w:sz="0" w:space="0" w:color="auto"/>
                <w:left w:val="none" w:sz="0" w:space="0" w:color="auto"/>
                <w:bottom w:val="none" w:sz="0" w:space="0" w:color="auto"/>
                <w:right w:val="none" w:sz="0" w:space="0" w:color="auto"/>
              </w:divBdr>
            </w:div>
            <w:div w:id="594751270">
              <w:marLeft w:val="0"/>
              <w:marRight w:val="0"/>
              <w:marTop w:val="0"/>
              <w:marBottom w:val="0"/>
              <w:divBdr>
                <w:top w:val="none" w:sz="0" w:space="0" w:color="auto"/>
                <w:left w:val="none" w:sz="0" w:space="0" w:color="auto"/>
                <w:bottom w:val="none" w:sz="0" w:space="0" w:color="auto"/>
                <w:right w:val="none" w:sz="0" w:space="0" w:color="auto"/>
              </w:divBdr>
            </w:div>
            <w:div w:id="1695812132">
              <w:marLeft w:val="0"/>
              <w:marRight w:val="0"/>
              <w:marTop w:val="0"/>
              <w:marBottom w:val="0"/>
              <w:divBdr>
                <w:top w:val="none" w:sz="0" w:space="0" w:color="auto"/>
                <w:left w:val="none" w:sz="0" w:space="0" w:color="auto"/>
                <w:bottom w:val="none" w:sz="0" w:space="0" w:color="auto"/>
                <w:right w:val="none" w:sz="0" w:space="0" w:color="auto"/>
              </w:divBdr>
            </w:div>
            <w:div w:id="415323713">
              <w:marLeft w:val="0"/>
              <w:marRight w:val="0"/>
              <w:marTop w:val="0"/>
              <w:marBottom w:val="0"/>
              <w:divBdr>
                <w:top w:val="none" w:sz="0" w:space="0" w:color="auto"/>
                <w:left w:val="none" w:sz="0" w:space="0" w:color="auto"/>
                <w:bottom w:val="none" w:sz="0" w:space="0" w:color="auto"/>
                <w:right w:val="none" w:sz="0" w:space="0" w:color="auto"/>
              </w:divBdr>
            </w:div>
            <w:div w:id="597568613">
              <w:marLeft w:val="0"/>
              <w:marRight w:val="0"/>
              <w:marTop w:val="0"/>
              <w:marBottom w:val="0"/>
              <w:divBdr>
                <w:top w:val="none" w:sz="0" w:space="0" w:color="auto"/>
                <w:left w:val="none" w:sz="0" w:space="0" w:color="auto"/>
                <w:bottom w:val="none" w:sz="0" w:space="0" w:color="auto"/>
                <w:right w:val="none" w:sz="0" w:space="0" w:color="auto"/>
              </w:divBdr>
            </w:div>
            <w:div w:id="1171603055">
              <w:marLeft w:val="0"/>
              <w:marRight w:val="0"/>
              <w:marTop w:val="0"/>
              <w:marBottom w:val="0"/>
              <w:divBdr>
                <w:top w:val="none" w:sz="0" w:space="0" w:color="auto"/>
                <w:left w:val="none" w:sz="0" w:space="0" w:color="auto"/>
                <w:bottom w:val="none" w:sz="0" w:space="0" w:color="auto"/>
                <w:right w:val="none" w:sz="0" w:space="0" w:color="auto"/>
              </w:divBdr>
            </w:div>
            <w:div w:id="987171064">
              <w:marLeft w:val="0"/>
              <w:marRight w:val="0"/>
              <w:marTop w:val="0"/>
              <w:marBottom w:val="0"/>
              <w:divBdr>
                <w:top w:val="none" w:sz="0" w:space="0" w:color="auto"/>
                <w:left w:val="none" w:sz="0" w:space="0" w:color="auto"/>
                <w:bottom w:val="none" w:sz="0" w:space="0" w:color="auto"/>
                <w:right w:val="none" w:sz="0" w:space="0" w:color="auto"/>
              </w:divBdr>
            </w:div>
            <w:div w:id="710032514">
              <w:marLeft w:val="0"/>
              <w:marRight w:val="0"/>
              <w:marTop w:val="0"/>
              <w:marBottom w:val="0"/>
              <w:divBdr>
                <w:top w:val="none" w:sz="0" w:space="0" w:color="auto"/>
                <w:left w:val="none" w:sz="0" w:space="0" w:color="auto"/>
                <w:bottom w:val="none" w:sz="0" w:space="0" w:color="auto"/>
                <w:right w:val="none" w:sz="0" w:space="0" w:color="auto"/>
              </w:divBdr>
            </w:div>
            <w:div w:id="1589343260">
              <w:marLeft w:val="0"/>
              <w:marRight w:val="0"/>
              <w:marTop w:val="0"/>
              <w:marBottom w:val="0"/>
              <w:divBdr>
                <w:top w:val="none" w:sz="0" w:space="0" w:color="auto"/>
                <w:left w:val="none" w:sz="0" w:space="0" w:color="auto"/>
                <w:bottom w:val="none" w:sz="0" w:space="0" w:color="auto"/>
                <w:right w:val="none" w:sz="0" w:space="0" w:color="auto"/>
              </w:divBdr>
            </w:div>
            <w:div w:id="1842503397">
              <w:marLeft w:val="0"/>
              <w:marRight w:val="0"/>
              <w:marTop w:val="0"/>
              <w:marBottom w:val="0"/>
              <w:divBdr>
                <w:top w:val="none" w:sz="0" w:space="0" w:color="auto"/>
                <w:left w:val="none" w:sz="0" w:space="0" w:color="auto"/>
                <w:bottom w:val="none" w:sz="0" w:space="0" w:color="auto"/>
                <w:right w:val="none" w:sz="0" w:space="0" w:color="auto"/>
              </w:divBdr>
            </w:div>
            <w:div w:id="66336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1653">
      <w:bodyDiv w:val="1"/>
      <w:marLeft w:val="0"/>
      <w:marRight w:val="0"/>
      <w:marTop w:val="0"/>
      <w:marBottom w:val="0"/>
      <w:divBdr>
        <w:top w:val="none" w:sz="0" w:space="0" w:color="auto"/>
        <w:left w:val="none" w:sz="0" w:space="0" w:color="auto"/>
        <w:bottom w:val="none" w:sz="0" w:space="0" w:color="auto"/>
        <w:right w:val="none" w:sz="0" w:space="0" w:color="auto"/>
      </w:divBdr>
      <w:divsChild>
        <w:div w:id="1374647398">
          <w:marLeft w:val="0"/>
          <w:marRight w:val="0"/>
          <w:marTop w:val="0"/>
          <w:marBottom w:val="0"/>
          <w:divBdr>
            <w:top w:val="none" w:sz="0" w:space="0" w:color="auto"/>
            <w:left w:val="none" w:sz="0" w:space="0" w:color="auto"/>
            <w:bottom w:val="none" w:sz="0" w:space="0" w:color="auto"/>
            <w:right w:val="none" w:sz="0" w:space="0" w:color="auto"/>
          </w:divBdr>
          <w:divsChild>
            <w:div w:id="159162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5466">
      <w:bodyDiv w:val="1"/>
      <w:marLeft w:val="0"/>
      <w:marRight w:val="0"/>
      <w:marTop w:val="0"/>
      <w:marBottom w:val="0"/>
      <w:divBdr>
        <w:top w:val="none" w:sz="0" w:space="0" w:color="auto"/>
        <w:left w:val="none" w:sz="0" w:space="0" w:color="auto"/>
        <w:bottom w:val="none" w:sz="0" w:space="0" w:color="auto"/>
        <w:right w:val="none" w:sz="0" w:space="0" w:color="auto"/>
      </w:divBdr>
      <w:divsChild>
        <w:div w:id="413861516">
          <w:marLeft w:val="0"/>
          <w:marRight w:val="0"/>
          <w:marTop w:val="0"/>
          <w:marBottom w:val="0"/>
          <w:divBdr>
            <w:top w:val="none" w:sz="0" w:space="0" w:color="auto"/>
            <w:left w:val="none" w:sz="0" w:space="0" w:color="auto"/>
            <w:bottom w:val="none" w:sz="0" w:space="0" w:color="auto"/>
            <w:right w:val="none" w:sz="0" w:space="0" w:color="auto"/>
          </w:divBdr>
          <w:divsChild>
            <w:div w:id="1526360148">
              <w:marLeft w:val="0"/>
              <w:marRight w:val="0"/>
              <w:marTop w:val="0"/>
              <w:marBottom w:val="0"/>
              <w:divBdr>
                <w:top w:val="none" w:sz="0" w:space="0" w:color="auto"/>
                <w:left w:val="none" w:sz="0" w:space="0" w:color="auto"/>
                <w:bottom w:val="none" w:sz="0" w:space="0" w:color="auto"/>
                <w:right w:val="none" w:sz="0" w:space="0" w:color="auto"/>
              </w:divBdr>
            </w:div>
            <w:div w:id="125392709">
              <w:marLeft w:val="0"/>
              <w:marRight w:val="0"/>
              <w:marTop w:val="0"/>
              <w:marBottom w:val="0"/>
              <w:divBdr>
                <w:top w:val="none" w:sz="0" w:space="0" w:color="auto"/>
                <w:left w:val="none" w:sz="0" w:space="0" w:color="auto"/>
                <w:bottom w:val="none" w:sz="0" w:space="0" w:color="auto"/>
                <w:right w:val="none" w:sz="0" w:space="0" w:color="auto"/>
              </w:divBdr>
            </w:div>
            <w:div w:id="627321890">
              <w:marLeft w:val="0"/>
              <w:marRight w:val="0"/>
              <w:marTop w:val="0"/>
              <w:marBottom w:val="0"/>
              <w:divBdr>
                <w:top w:val="none" w:sz="0" w:space="0" w:color="auto"/>
                <w:left w:val="none" w:sz="0" w:space="0" w:color="auto"/>
                <w:bottom w:val="none" w:sz="0" w:space="0" w:color="auto"/>
                <w:right w:val="none" w:sz="0" w:space="0" w:color="auto"/>
              </w:divBdr>
            </w:div>
            <w:div w:id="582493584">
              <w:marLeft w:val="0"/>
              <w:marRight w:val="0"/>
              <w:marTop w:val="0"/>
              <w:marBottom w:val="0"/>
              <w:divBdr>
                <w:top w:val="none" w:sz="0" w:space="0" w:color="auto"/>
                <w:left w:val="none" w:sz="0" w:space="0" w:color="auto"/>
                <w:bottom w:val="none" w:sz="0" w:space="0" w:color="auto"/>
                <w:right w:val="none" w:sz="0" w:space="0" w:color="auto"/>
              </w:divBdr>
            </w:div>
            <w:div w:id="114981879">
              <w:marLeft w:val="0"/>
              <w:marRight w:val="0"/>
              <w:marTop w:val="0"/>
              <w:marBottom w:val="0"/>
              <w:divBdr>
                <w:top w:val="none" w:sz="0" w:space="0" w:color="auto"/>
                <w:left w:val="none" w:sz="0" w:space="0" w:color="auto"/>
                <w:bottom w:val="none" w:sz="0" w:space="0" w:color="auto"/>
                <w:right w:val="none" w:sz="0" w:space="0" w:color="auto"/>
              </w:divBdr>
            </w:div>
            <w:div w:id="1460025652">
              <w:marLeft w:val="0"/>
              <w:marRight w:val="0"/>
              <w:marTop w:val="0"/>
              <w:marBottom w:val="0"/>
              <w:divBdr>
                <w:top w:val="none" w:sz="0" w:space="0" w:color="auto"/>
                <w:left w:val="none" w:sz="0" w:space="0" w:color="auto"/>
                <w:bottom w:val="none" w:sz="0" w:space="0" w:color="auto"/>
                <w:right w:val="none" w:sz="0" w:space="0" w:color="auto"/>
              </w:divBdr>
            </w:div>
            <w:div w:id="358511863">
              <w:marLeft w:val="0"/>
              <w:marRight w:val="0"/>
              <w:marTop w:val="0"/>
              <w:marBottom w:val="0"/>
              <w:divBdr>
                <w:top w:val="none" w:sz="0" w:space="0" w:color="auto"/>
                <w:left w:val="none" w:sz="0" w:space="0" w:color="auto"/>
                <w:bottom w:val="none" w:sz="0" w:space="0" w:color="auto"/>
                <w:right w:val="none" w:sz="0" w:space="0" w:color="auto"/>
              </w:divBdr>
            </w:div>
            <w:div w:id="1390032848">
              <w:marLeft w:val="0"/>
              <w:marRight w:val="0"/>
              <w:marTop w:val="0"/>
              <w:marBottom w:val="0"/>
              <w:divBdr>
                <w:top w:val="none" w:sz="0" w:space="0" w:color="auto"/>
                <w:left w:val="none" w:sz="0" w:space="0" w:color="auto"/>
                <w:bottom w:val="none" w:sz="0" w:space="0" w:color="auto"/>
                <w:right w:val="none" w:sz="0" w:space="0" w:color="auto"/>
              </w:divBdr>
            </w:div>
            <w:div w:id="1238243162">
              <w:marLeft w:val="0"/>
              <w:marRight w:val="0"/>
              <w:marTop w:val="0"/>
              <w:marBottom w:val="0"/>
              <w:divBdr>
                <w:top w:val="none" w:sz="0" w:space="0" w:color="auto"/>
                <w:left w:val="none" w:sz="0" w:space="0" w:color="auto"/>
                <w:bottom w:val="none" w:sz="0" w:space="0" w:color="auto"/>
                <w:right w:val="none" w:sz="0" w:space="0" w:color="auto"/>
              </w:divBdr>
            </w:div>
            <w:div w:id="1748108505">
              <w:marLeft w:val="0"/>
              <w:marRight w:val="0"/>
              <w:marTop w:val="0"/>
              <w:marBottom w:val="0"/>
              <w:divBdr>
                <w:top w:val="none" w:sz="0" w:space="0" w:color="auto"/>
                <w:left w:val="none" w:sz="0" w:space="0" w:color="auto"/>
                <w:bottom w:val="none" w:sz="0" w:space="0" w:color="auto"/>
                <w:right w:val="none" w:sz="0" w:space="0" w:color="auto"/>
              </w:divBdr>
            </w:div>
            <w:div w:id="2029258893">
              <w:marLeft w:val="0"/>
              <w:marRight w:val="0"/>
              <w:marTop w:val="0"/>
              <w:marBottom w:val="0"/>
              <w:divBdr>
                <w:top w:val="none" w:sz="0" w:space="0" w:color="auto"/>
                <w:left w:val="none" w:sz="0" w:space="0" w:color="auto"/>
                <w:bottom w:val="none" w:sz="0" w:space="0" w:color="auto"/>
                <w:right w:val="none" w:sz="0" w:space="0" w:color="auto"/>
              </w:divBdr>
            </w:div>
            <w:div w:id="384333076">
              <w:marLeft w:val="0"/>
              <w:marRight w:val="0"/>
              <w:marTop w:val="0"/>
              <w:marBottom w:val="0"/>
              <w:divBdr>
                <w:top w:val="none" w:sz="0" w:space="0" w:color="auto"/>
                <w:left w:val="none" w:sz="0" w:space="0" w:color="auto"/>
                <w:bottom w:val="none" w:sz="0" w:space="0" w:color="auto"/>
                <w:right w:val="none" w:sz="0" w:space="0" w:color="auto"/>
              </w:divBdr>
            </w:div>
            <w:div w:id="876889206">
              <w:marLeft w:val="0"/>
              <w:marRight w:val="0"/>
              <w:marTop w:val="0"/>
              <w:marBottom w:val="0"/>
              <w:divBdr>
                <w:top w:val="none" w:sz="0" w:space="0" w:color="auto"/>
                <w:left w:val="none" w:sz="0" w:space="0" w:color="auto"/>
                <w:bottom w:val="none" w:sz="0" w:space="0" w:color="auto"/>
                <w:right w:val="none" w:sz="0" w:space="0" w:color="auto"/>
              </w:divBdr>
            </w:div>
            <w:div w:id="125588795">
              <w:marLeft w:val="0"/>
              <w:marRight w:val="0"/>
              <w:marTop w:val="0"/>
              <w:marBottom w:val="0"/>
              <w:divBdr>
                <w:top w:val="none" w:sz="0" w:space="0" w:color="auto"/>
                <w:left w:val="none" w:sz="0" w:space="0" w:color="auto"/>
                <w:bottom w:val="none" w:sz="0" w:space="0" w:color="auto"/>
                <w:right w:val="none" w:sz="0" w:space="0" w:color="auto"/>
              </w:divBdr>
            </w:div>
            <w:div w:id="1464693047">
              <w:marLeft w:val="0"/>
              <w:marRight w:val="0"/>
              <w:marTop w:val="0"/>
              <w:marBottom w:val="0"/>
              <w:divBdr>
                <w:top w:val="none" w:sz="0" w:space="0" w:color="auto"/>
                <w:left w:val="none" w:sz="0" w:space="0" w:color="auto"/>
                <w:bottom w:val="none" w:sz="0" w:space="0" w:color="auto"/>
                <w:right w:val="none" w:sz="0" w:space="0" w:color="auto"/>
              </w:divBdr>
            </w:div>
            <w:div w:id="2018850340">
              <w:marLeft w:val="0"/>
              <w:marRight w:val="0"/>
              <w:marTop w:val="0"/>
              <w:marBottom w:val="0"/>
              <w:divBdr>
                <w:top w:val="none" w:sz="0" w:space="0" w:color="auto"/>
                <w:left w:val="none" w:sz="0" w:space="0" w:color="auto"/>
                <w:bottom w:val="none" w:sz="0" w:space="0" w:color="auto"/>
                <w:right w:val="none" w:sz="0" w:space="0" w:color="auto"/>
              </w:divBdr>
            </w:div>
            <w:div w:id="693075918">
              <w:marLeft w:val="0"/>
              <w:marRight w:val="0"/>
              <w:marTop w:val="0"/>
              <w:marBottom w:val="0"/>
              <w:divBdr>
                <w:top w:val="none" w:sz="0" w:space="0" w:color="auto"/>
                <w:left w:val="none" w:sz="0" w:space="0" w:color="auto"/>
                <w:bottom w:val="none" w:sz="0" w:space="0" w:color="auto"/>
                <w:right w:val="none" w:sz="0" w:space="0" w:color="auto"/>
              </w:divBdr>
            </w:div>
            <w:div w:id="785271690">
              <w:marLeft w:val="0"/>
              <w:marRight w:val="0"/>
              <w:marTop w:val="0"/>
              <w:marBottom w:val="0"/>
              <w:divBdr>
                <w:top w:val="none" w:sz="0" w:space="0" w:color="auto"/>
                <w:left w:val="none" w:sz="0" w:space="0" w:color="auto"/>
                <w:bottom w:val="none" w:sz="0" w:space="0" w:color="auto"/>
                <w:right w:val="none" w:sz="0" w:space="0" w:color="auto"/>
              </w:divBdr>
            </w:div>
            <w:div w:id="445268858">
              <w:marLeft w:val="0"/>
              <w:marRight w:val="0"/>
              <w:marTop w:val="0"/>
              <w:marBottom w:val="0"/>
              <w:divBdr>
                <w:top w:val="none" w:sz="0" w:space="0" w:color="auto"/>
                <w:left w:val="none" w:sz="0" w:space="0" w:color="auto"/>
                <w:bottom w:val="none" w:sz="0" w:space="0" w:color="auto"/>
                <w:right w:val="none" w:sz="0" w:space="0" w:color="auto"/>
              </w:divBdr>
            </w:div>
            <w:div w:id="1084061427">
              <w:marLeft w:val="0"/>
              <w:marRight w:val="0"/>
              <w:marTop w:val="0"/>
              <w:marBottom w:val="0"/>
              <w:divBdr>
                <w:top w:val="none" w:sz="0" w:space="0" w:color="auto"/>
                <w:left w:val="none" w:sz="0" w:space="0" w:color="auto"/>
                <w:bottom w:val="none" w:sz="0" w:space="0" w:color="auto"/>
                <w:right w:val="none" w:sz="0" w:space="0" w:color="auto"/>
              </w:divBdr>
            </w:div>
            <w:div w:id="2090300767">
              <w:marLeft w:val="0"/>
              <w:marRight w:val="0"/>
              <w:marTop w:val="0"/>
              <w:marBottom w:val="0"/>
              <w:divBdr>
                <w:top w:val="none" w:sz="0" w:space="0" w:color="auto"/>
                <w:left w:val="none" w:sz="0" w:space="0" w:color="auto"/>
                <w:bottom w:val="none" w:sz="0" w:space="0" w:color="auto"/>
                <w:right w:val="none" w:sz="0" w:space="0" w:color="auto"/>
              </w:divBdr>
            </w:div>
            <w:div w:id="1762944533">
              <w:marLeft w:val="0"/>
              <w:marRight w:val="0"/>
              <w:marTop w:val="0"/>
              <w:marBottom w:val="0"/>
              <w:divBdr>
                <w:top w:val="none" w:sz="0" w:space="0" w:color="auto"/>
                <w:left w:val="none" w:sz="0" w:space="0" w:color="auto"/>
                <w:bottom w:val="none" w:sz="0" w:space="0" w:color="auto"/>
                <w:right w:val="none" w:sz="0" w:space="0" w:color="auto"/>
              </w:divBdr>
            </w:div>
            <w:div w:id="1230459626">
              <w:marLeft w:val="0"/>
              <w:marRight w:val="0"/>
              <w:marTop w:val="0"/>
              <w:marBottom w:val="0"/>
              <w:divBdr>
                <w:top w:val="none" w:sz="0" w:space="0" w:color="auto"/>
                <w:left w:val="none" w:sz="0" w:space="0" w:color="auto"/>
                <w:bottom w:val="none" w:sz="0" w:space="0" w:color="auto"/>
                <w:right w:val="none" w:sz="0" w:space="0" w:color="auto"/>
              </w:divBdr>
            </w:div>
            <w:div w:id="1863013854">
              <w:marLeft w:val="0"/>
              <w:marRight w:val="0"/>
              <w:marTop w:val="0"/>
              <w:marBottom w:val="0"/>
              <w:divBdr>
                <w:top w:val="none" w:sz="0" w:space="0" w:color="auto"/>
                <w:left w:val="none" w:sz="0" w:space="0" w:color="auto"/>
                <w:bottom w:val="none" w:sz="0" w:space="0" w:color="auto"/>
                <w:right w:val="none" w:sz="0" w:space="0" w:color="auto"/>
              </w:divBdr>
            </w:div>
            <w:div w:id="1030185740">
              <w:marLeft w:val="0"/>
              <w:marRight w:val="0"/>
              <w:marTop w:val="0"/>
              <w:marBottom w:val="0"/>
              <w:divBdr>
                <w:top w:val="none" w:sz="0" w:space="0" w:color="auto"/>
                <w:left w:val="none" w:sz="0" w:space="0" w:color="auto"/>
                <w:bottom w:val="none" w:sz="0" w:space="0" w:color="auto"/>
                <w:right w:val="none" w:sz="0" w:space="0" w:color="auto"/>
              </w:divBdr>
            </w:div>
            <w:div w:id="1720547883">
              <w:marLeft w:val="0"/>
              <w:marRight w:val="0"/>
              <w:marTop w:val="0"/>
              <w:marBottom w:val="0"/>
              <w:divBdr>
                <w:top w:val="none" w:sz="0" w:space="0" w:color="auto"/>
                <w:left w:val="none" w:sz="0" w:space="0" w:color="auto"/>
                <w:bottom w:val="none" w:sz="0" w:space="0" w:color="auto"/>
                <w:right w:val="none" w:sz="0" w:space="0" w:color="auto"/>
              </w:divBdr>
            </w:div>
            <w:div w:id="1738743707">
              <w:marLeft w:val="0"/>
              <w:marRight w:val="0"/>
              <w:marTop w:val="0"/>
              <w:marBottom w:val="0"/>
              <w:divBdr>
                <w:top w:val="none" w:sz="0" w:space="0" w:color="auto"/>
                <w:left w:val="none" w:sz="0" w:space="0" w:color="auto"/>
                <w:bottom w:val="none" w:sz="0" w:space="0" w:color="auto"/>
                <w:right w:val="none" w:sz="0" w:space="0" w:color="auto"/>
              </w:divBdr>
            </w:div>
            <w:div w:id="382294786">
              <w:marLeft w:val="0"/>
              <w:marRight w:val="0"/>
              <w:marTop w:val="0"/>
              <w:marBottom w:val="0"/>
              <w:divBdr>
                <w:top w:val="none" w:sz="0" w:space="0" w:color="auto"/>
                <w:left w:val="none" w:sz="0" w:space="0" w:color="auto"/>
                <w:bottom w:val="none" w:sz="0" w:space="0" w:color="auto"/>
                <w:right w:val="none" w:sz="0" w:space="0" w:color="auto"/>
              </w:divBdr>
            </w:div>
            <w:div w:id="1055111">
              <w:marLeft w:val="0"/>
              <w:marRight w:val="0"/>
              <w:marTop w:val="0"/>
              <w:marBottom w:val="0"/>
              <w:divBdr>
                <w:top w:val="none" w:sz="0" w:space="0" w:color="auto"/>
                <w:left w:val="none" w:sz="0" w:space="0" w:color="auto"/>
                <w:bottom w:val="none" w:sz="0" w:space="0" w:color="auto"/>
                <w:right w:val="none" w:sz="0" w:space="0" w:color="auto"/>
              </w:divBdr>
            </w:div>
            <w:div w:id="1917208998">
              <w:marLeft w:val="0"/>
              <w:marRight w:val="0"/>
              <w:marTop w:val="0"/>
              <w:marBottom w:val="0"/>
              <w:divBdr>
                <w:top w:val="none" w:sz="0" w:space="0" w:color="auto"/>
                <w:left w:val="none" w:sz="0" w:space="0" w:color="auto"/>
                <w:bottom w:val="none" w:sz="0" w:space="0" w:color="auto"/>
                <w:right w:val="none" w:sz="0" w:space="0" w:color="auto"/>
              </w:divBdr>
            </w:div>
            <w:div w:id="141045341">
              <w:marLeft w:val="0"/>
              <w:marRight w:val="0"/>
              <w:marTop w:val="0"/>
              <w:marBottom w:val="0"/>
              <w:divBdr>
                <w:top w:val="none" w:sz="0" w:space="0" w:color="auto"/>
                <w:left w:val="none" w:sz="0" w:space="0" w:color="auto"/>
                <w:bottom w:val="none" w:sz="0" w:space="0" w:color="auto"/>
                <w:right w:val="none" w:sz="0" w:space="0" w:color="auto"/>
              </w:divBdr>
            </w:div>
            <w:div w:id="680932914">
              <w:marLeft w:val="0"/>
              <w:marRight w:val="0"/>
              <w:marTop w:val="0"/>
              <w:marBottom w:val="0"/>
              <w:divBdr>
                <w:top w:val="none" w:sz="0" w:space="0" w:color="auto"/>
                <w:left w:val="none" w:sz="0" w:space="0" w:color="auto"/>
                <w:bottom w:val="none" w:sz="0" w:space="0" w:color="auto"/>
                <w:right w:val="none" w:sz="0" w:space="0" w:color="auto"/>
              </w:divBdr>
            </w:div>
            <w:div w:id="1076050331">
              <w:marLeft w:val="0"/>
              <w:marRight w:val="0"/>
              <w:marTop w:val="0"/>
              <w:marBottom w:val="0"/>
              <w:divBdr>
                <w:top w:val="none" w:sz="0" w:space="0" w:color="auto"/>
                <w:left w:val="none" w:sz="0" w:space="0" w:color="auto"/>
                <w:bottom w:val="none" w:sz="0" w:space="0" w:color="auto"/>
                <w:right w:val="none" w:sz="0" w:space="0" w:color="auto"/>
              </w:divBdr>
            </w:div>
            <w:div w:id="2004039736">
              <w:marLeft w:val="0"/>
              <w:marRight w:val="0"/>
              <w:marTop w:val="0"/>
              <w:marBottom w:val="0"/>
              <w:divBdr>
                <w:top w:val="none" w:sz="0" w:space="0" w:color="auto"/>
                <w:left w:val="none" w:sz="0" w:space="0" w:color="auto"/>
                <w:bottom w:val="none" w:sz="0" w:space="0" w:color="auto"/>
                <w:right w:val="none" w:sz="0" w:space="0" w:color="auto"/>
              </w:divBdr>
            </w:div>
            <w:div w:id="1259634212">
              <w:marLeft w:val="0"/>
              <w:marRight w:val="0"/>
              <w:marTop w:val="0"/>
              <w:marBottom w:val="0"/>
              <w:divBdr>
                <w:top w:val="none" w:sz="0" w:space="0" w:color="auto"/>
                <w:left w:val="none" w:sz="0" w:space="0" w:color="auto"/>
                <w:bottom w:val="none" w:sz="0" w:space="0" w:color="auto"/>
                <w:right w:val="none" w:sz="0" w:space="0" w:color="auto"/>
              </w:divBdr>
            </w:div>
            <w:div w:id="11889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5331">
      <w:bodyDiv w:val="1"/>
      <w:marLeft w:val="0"/>
      <w:marRight w:val="0"/>
      <w:marTop w:val="0"/>
      <w:marBottom w:val="0"/>
      <w:divBdr>
        <w:top w:val="none" w:sz="0" w:space="0" w:color="auto"/>
        <w:left w:val="none" w:sz="0" w:space="0" w:color="auto"/>
        <w:bottom w:val="none" w:sz="0" w:space="0" w:color="auto"/>
        <w:right w:val="none" w:sz="0" w:space="0" w:color="auto"/>
      </w:divBdr>
      <w:divsChild>
        <w:div w:id="1680279330">
          <w:marLeft w:val="0"/>
          <w:marRight w:val="0"/>
          <w:marTop w:val="0"/>
          <w:marBottom w:val="0"/>
          <w:divBdr>
            <w:top w:val="none" w:sz="0" w:space="0" w:color="auto"/>
            <w:left w:val="none" w:sz="0" w:space="0" w:color="auto"/>
            <w:bottom w:val="none" w:sz="0" w:space="0" w:color="auto"/>
            <w:right w:val="none" w:sz="0" w:space="0" w:color="auto"/>
          </w:divBdr>
          <w:divsChild>
            <w:div w:id="315380840">
              <w:marLeft w:val="0"/>
              <w:marRight w:val="0"/>
              <w:marTop w:val="0"/>
              <w:marBottom w:val="0"/>
              <w:divBdr>
                <w:top w:val="none" w:sz="0" w:space="0" w:color="auto"/>
                <w:left w:val="none" w:sz="0" w:space="0" w:color="auto"/>
                <w:bottom w:val="none" w:sz="0" w:space="0" w:color="auto"/>
                <w:right w:val="none" w:sz="0" w:space="0" w:color="auto"/>
              </w:divBdr>
            </w:div>
            <w:div w:id="1261371438">
              <w:marLeft w:val="0"/>
              <w:marRight w:val="0"/>
              <w:marTop w:val="0"/>
              <w:marBottom w:val="0"/>
              <w:divBdr>
                <w:top w:val="none" w:sz="0" w:space="0" w:color="auto"/>
                <w:left w:val="none" w:sz="0" w:space="0" w:color="auto"/>
                <w:bottom w:val="none" w:sz="0" w:space="0" w:color="auto"/>
                <w:right w:val="none" w:sz="0" w:space="0" w:color="auto"/>
              </w:divBdr>
            </w:div>
            <w:div w:id="2143694046">
              <w:marLeft w:val="0"/>
              <w:marRight w:val="0"/>
              <w:marTop w:val="0"/>
              <w:marBottom w:val="0"/>
              <w:divBdr>
                <w:top w:val="none" w:sz="0" w:space="0" w:color="auto"/>
                <w:left w:val="none" w:sz="0" w:space="0" w:color="auto"/>
                <w:bottom w:val="none" w:sz="0" w:space="0" w:color="auto"/>
                <w:right w:val="none" w:sz="0" w:space="0" w:color="auto"/>
              </w:divBdr>
            </w:div>
            <w:div w:id="1490553998">
              <w:marLeft w:val="0"/>
              <w:marRight w:val="0"/>
              <w:marTop w:val="0"/>
              <w:marBottom w:val="0"/>
              <w:divBdr>
                <w:top w:val="none" w:sz="0" w:space="0" w:color="auto"/>
                <w:left w:val="none" w:sz="0" w:space="0" w:color="auto"/>
                <w:bottom w:val="none" w:sz="0" w:space="0" w:color="auto"/>
                <w:right w:val="none" w:sz="0" w:space="0" w:color="auto"/>
              </w:divBdr>
            </w:div>
            <w:div w:id="631984752">
              <w:marLeft w:val="0"/>
              <w:marRight w:val="0"/>
              <w:marTop w:val="0"/>
              <w:marBottom w:val="0"/>
              <w:divBdr>
                <w:top w:val="none" w:sz="0" w:space="0" w:color="auto"/>
                <w:left w:val="none" w:sz="0" w:space="0" w:color="auto"/>
                <w:bottom w:val="none" w:sz="0" w:space="0" w:color="auto"/>
                <w:right w:val="none" w:sz="0" w:space="0" w:color="auto"/>
              </w:divBdr>
            </w:div>
            <w:div w:id="1059086567">
              <w:marLeft w:val="0"/>
              <w:marRight w:val="0"/>
              <w:marTop w:val="0"/>
              <w:marBottom w:val="0"/>
              <w:divBdr>
                <w:top w:val="none" w:sz="0" w:space="0" w:color="auto"/>
                <w:left w:val="none" w:sz="0" w:space="0" w:color="auto"/>
                <w:bottom w:val="none" w:sz="0" w:space="0" w:color="auto"/>
                <w:right w:val="none" w:sz="0" w:space="0" w:color="auto"/>
              </w:divBdr>
            </w:div>
            <w:div w:id="362749445">
              <w:marLeft w:val="0"/>
              <w:marRight w:val="0"/>
              <w:marTop w:val="0"/>
              <w:marBottom w:val="0"/>
              <w:divBdr>
                <w:top w:val="none" w:sz="0" w:space="0" w:color="auto"/>
                <w:left w:val="none" w:sz="0" w:space="0" w:color="auto"/>
                <w:bottom w:val="none" w:sz="0" w:space="0" w:color="auto"/>
                <w:right w:val="none" w:sz="0" w:space="0" w:color="auto"/>
              </w:divBdr>
            </w:div>
            <w:div w:id="864098614">
              <w:marLeft w:val="0"/>
              <w:marRight w:val="0"/>
              <w:marTop w:val="0"/>
              <w:marBottom w:val="0"/>
              <w:divBdr>
                <w:top w:val="none" w:sz="0" w:space="0" w:color="auto"/>
                <w:left w:val="none" w:sz="0" w:space="0" w:color="auto"/>
                <w:bottom w:val="none" w:sz="0" w:space="0" w:color="auto"/>
                <w:right w:val="none" w:sz="0" w:space="0" w:color="auto"/>
              </w:divBdr>
            </w:div>
            <w:div w:id="1170026995">
              <w:marLeft w:val="0"/>
              <w:marRight w:val="0"/>
              <w:marTop w:val="0"/>
              <w:marBottom w:val="0"/>
              <w:divBdr>
                <w:top w:val="none" w:sz="0" w:space="0" w:color="auto"/>
                <w:left w:val="none" w:sz="0" w:space="0" w:color="auto"/>
                <w:bottom w:val="none" w:sz="0" w:space="0" w:color="auto"/>
                <w:right w:val="none" w:sz="0" w:space="0" w:color="auto"/>
              </w:divBdr>
            </w:div>
            <w:div w:id="1348561847">
              <w:marLeft w:val="0"/>
              <w:marRight w:val="0"/>
              <w:marTop w:val="0"/>
              <w:marBottom w:val="0"/>
              <w:divBdr>
                <w:top w:val="none" w:sz="0" w:space="0" w:color="auto"/>
                <w:left w:val="none" w:sz="0" w:space="0" w:color="auto"/>
                <w:bottom w:val="none" w:sz="0" w:space="0" w:color="auto"/>
                <w:right w:val="none" w:sz="0" w:space="0" w:color="auto"/>
              </w:divBdr>
            </w:div>
            <w:div w:id="1810784713">
              <w:marLeft w:val="0"/>
              <w:marRight w:val="0"/>
              <w:marTop w:val="0"/>
              <w:marBottom w:val="0"/>
              <w:divBdr>
                <w:top w:val="none" w:sz="0" w:space="0" w:color="auto"/>
                <w:left w:val="none" w:sz="0" w:space="0" w:color="auto"/>
                <w:bottom w:val="none" w:sz="0" w:space="0" w:color="auto"/>
                <w:right w:val="none" w:sz="0" w:space="0" w:color="auto"/>
              </w:divBdr>
            </w:div>
            <w:div w:id="2017462165">
              <w:marLeft w:val="0"/>
              <w:marRight w:val="0"/>
              <w:marTop w:val="0"/>
              <w:marBottom w:val="0"/>
              <w:divBdr>
                <w:top w:val="none" w:sz="0" w:space="0" w:color="auto"/>
                <w:left w:val="none" w:sz="0" w:space="0" w:color="auto"/>
                <w:bottom w:val="none" w:sz="0" w:space="0" w:color="auto"/>
                <w:right w:val="none" w:sz="0" w:space="0" w:color="auto"/>
              </w:divBdr>
            </w:div>
            <w:div w:id="1473980650">
              <w:marLeft w:val="0"/>
              <w:marRight w:val="0"/>
              <w:marTop w:val="0"/>
              <w:marBottom w:val="0"/>
              <w:divBdr>
                <w:top w:val="none" w:sz="0" w:space="0" w:color="auto"/>
                <w:left w:val="none" w:sz="0" w:space="0" w:color="auto"/>
                <w:bottom w:val="none" w:sz="0" w:space="0" w:color="auto"/>
                <w:right w:val="none" w:sz="0" w:space="0" w:color="auto"/>
              </w:divBdr>
            </w:div>
            <w:div w:id="510023818">
              <w:marLeft w:val="0"/>
              <w:marRight w:val="0"/>
              <w:marTop w:val="0"/>
              <w:marBottom w:val="0"/>
              <w:divBdr>
                <w:top w:val="none" w:sz="0" w:space="0" w:color="auto"/>
                <w:left w:val="none" w:sz="0" w:space="0" w:color="auto"/>
                <w:bottom w:val="none" w:sz="0" w:space="0" w:color="auto"/>
                <w:right w:val="none" w:sz="0" w:space="0" w:color="auto"/>
              </w:divBdr>
            </w:div>
            <w:div w:id="1323655585">
              <w:marLeft w:val="0"/>
              <w:marRight w:val="0"/>
              <w:marTop w:val="0"/>
              <w:marBottom w:val="0"/>
              <w:divBdr>
                <w:top w:val="none" w:sz="0" w:space="0" w:color="auto"/>
                <w:left w:val="none" w:sz="0" w:space="0" w:color="auto"/>
                <w:bottom w:val="none" w:sz="0" w:space="0" w:color="auto"/>
                <w:right w:val="none" w:sz="0" w:space="0" w:color="auto"/>
              </w:divBdr>
            </w:div>
            <w:div w:id="169028626">
              <w:marLeft w:val="0"/>
              <w:marRight w:val="0"/>
              <w:marTop w:val="0"/>
              <w:marBottom w:val="0"/>
              <w:divBdr>
                <w:top w:val="none" w:sz="0" w:space="0" w:color="auto"/>
                <w:left w:val="none" w:sz="0" w:space="0" w:color="auto"/>
                <w:bottom w:val="none" w:sz="0" w:space="0" w:color="auto"/>
                <w:right w:val="none" w:sz="0" w:space="0" w:color="auto"/>
              </w:divBdr>
            </w:div>
            <w:div w:id="1154029818">
              <w:marLeft w:val="0"/>
              <w:marRight w:val="0"/>
              <w:marTop w:val="0"/>
              <w:marBottom w:val="0"/>
              <w:divBdr>
                <w:top w:val="none" w:sz="0" w:space="0" w:color="auto"/>
                <w:left w:val="none" w:sz="0" w:space="0" w:color="auto"/>
                <w:bottom w:val="none" w:sz="0" w:space="0" w:color="auto"/>
                <w:right w:val="none" w:sz="0" w:space="0" w:color="auto"/>
              </w:divBdr>
            </w:div>
            <w:div w:id="1018459016">
              <w:marLeft w:val="0"/>
              <w:marRight w:val="0"/>
              <w:marTop w:val="0"/>
              <w:marBottom w:val="0"/>
              <w:divBdr>
                <w:top w:val="none" w:sz="0" w:space="0" w:color="auto"/>
                <w:left w:val="none" w:sz="0" w:space="0" w:color="auto"/>
                <w:bottom w:val="none" w:sz="0" w:space="0" w:color="auto"/>
                <w:right w:val="none" w:sz="0" w:space="0" w:color="auto"/>
              </w:divBdr>
            </w:div>
            <w:div w:id="1668483984">
              <w:marLeft w:val="0"/>
              <w:marRight w:val="0"/>
              <w:marTop w:val="0"/>
              <w:marBottom w:val="0"/>
              <w:divBdr>
                <w:top w:val="none" w:sz="0" w:space="0" w:color="auto"/>
                <w:left w:val="none" w:sz="0" w:space="0" w:color="auto"/>
                <w:bottom w:val="none" w:sz="0" w:space="0" w:color="auto"/>
                <w:right w:val="none" w:sz="0" w:space="0" w:color="auto"/>
              </w:divBdr>
            </w:div>
            <w:div w:id="413630087">
              <w:marLeft w:val="0"/>
              <w:marRight w:val="0"/>
              <w:marTop w:val="0"/>
              <w:marBottom w:val="0"/>
              <w:divBdr>
                <w:top w:val="none" w:sz="0" w:space="0" w:color="auto"/>
                <w:left w:val="none" w:sz="0" w:space="0" w:color="auto"/>
                <w:bottom w:val="none" w:sz="0" w:space="0" w:color="auto"/>
                <w:right w:val="none" w:sz="0" w:space="0" w:color="auto"/>
              </w:divBdr>
            </w:div>
            <w:div w:id="898443753">
              <w:marLeft w:val="0"/>
              <w:marRight w:val="0"/>
              <w:marTop w:val="0"/>
              <w:marBottom w:val="0"/>
              <w:divBdr>
                <w:top w:val="none" w:sz="0" w:space="0" w:color="auto"/>
                <w:left w:val="none" w:sz="0" w:space="0" w:color="auto"/>
                <w:bottom w:val="none" w:sz="0" w:space="0" w:color="auto"/>
                <w:right w:val="none" w:sz="0" w:space="0" w:color="auto"/>
              </w:divBdr>
            </w:div>
            <w:div w:id="1576469519">
              <w:marLeft w:val="0"/>
              <w:marRight w:val="0"/>
              <w:marTop w:val="0"/>
              <w:marBottom w:val="0"/>
              <w:divBdr>
                <w:top w:val="none" w:sz="0" w:space="0" w:color="auto"/>
                <w:left w:val="none" w:sz="0" w:space="0" w:color="auto"/>
                <w:bottom w:val="none" w:sz="0" w:space="0" w:color="auto"/>
                <w:right w:val="none" w:sz="0" w:space="0" w:color="auto"/>
              </w:divBdr>
            </w:div>
            <w:div w:id="985166006">
              <w:marLeft w:val="0"/>
              <w:marRight w:val="0"/>
              <w:marTop w:val="0"/>
              <w:marBottom w:val="0"/>
              <w:divBdr>
                <w:top w:val="none" w:sz="0" w:space="0" w:color="auto"/>
                <w:left w:val="none" w:sz="0" w:space="0" w:color="auto"/>
                <w:bottom w:val="none" w:sz="0" w:space="0" w:color="auto"/>
                <w:right w:val="none" w:sz="0" w:space="0" w:color="auto"/>
              </w:divBdr>
            </w:div>
            <w:div w:id="758984373">
              <w:marLeft w:val="0"/>
              <w:marRight w:val="0"/>
              <w:marTop w:val="0"/>
              <w:marBottom w:val="0"/>
              <w:divBdr>
                <w:top w:val="none" w:sz="0" w:space="0" w:color="auto"/>
                <w:left w:val="none" w:sz="0" w:space="0" w:color="auto"/>
                <w:bottom w:val="none" w:sz="0" w:space="0" w:color="auto"/>
                <w:right w:val="none" w:sz="0" w:space="0" w:color="auto"/>
              </w:divBdr>
            </w:div>
            <w:div w:id="2036616790">
              <w:marLeft w:val="0"/>
              <w:marRight w:val="0"/>
              <w:marTop w:val="0"/>
              <w:marBottom w:val="0"/>
              <w:divBdr>
                <w:top w:val="none" w:sz="0" w:space="0" w:color="auto"/>
                <w:left w:val="none" w:sz="0" w:space="0" w:color="auto"/>
                <w:bottom w:val="none" w:sz="0" w:space="0" w:color="auto"/>
                <w:right w:val="none" w:sz="0" w:space="0" w:color="auto"/>
              </w:divBdr>
            </w:div>
            <w:div w:id="1435174228">
              <w:marLeft w:val="0"/>
              <w:marRight w:val="0"/>
              <w:marTop w:val="0"/>
              <w:marBottom w:val="0"/>
              <w:divBdr>
                <w:top w:val="none" w:sz="0" w:space="0" w:color="auto"/>
                <w:left w:val="none" w:sz="0" w:space="0" w:color="auto"/>
                <w:bottom w:val="none" w:sz="0" w:space="0" w:color="auto"/>
                <w:right w:val="none" w:sz="0" w:space="0" w:color="auto"/>
              </w:divBdr>
            </w:div>
            <w:div w:id="1977880607">
              <w:marLeft w:val="0"/>
              <w:marRight w:val="0"/>
              <w:marTop w:val="0"/>
              <w:marBottom w:val="0"/>
              <w:divBdr>
                <w:top w:val="none" w:sz="0" w:space="0" w:color="auto"/>
                <w:left w:val="none" w:sz="0" w:space="0" w:color="auto"/>
                <w:bottom w:val="none" w:sz="0" w:space="0" w:color="auto"/>
                <w:right w:val="none" w:sz="0" w:space="0" w:color="auto"/>
              </w:divBdr>
            </w:div>
            <w:div w:id="62878627">
              <w:marLeft w:val="0"/>
              <w:marRight w:val="0"/>
              <w:marTop w:val="0"/>
              <w:marBottom w:val="0"/>
              <w:divBdr>
                <w:top w:val="none" w:sz="0" w:space="0" w:color="auto"/>
                <w:left w:val="none" w:sz="0" w:space="0" w:color="auto"/>
                <w:bottom w:val="none" w:sz="0" w:space="0" w:color="auto"/>
                <w:right w:val="none" w:sz="0" w:space="0" w:color="auto"/>
              </w:divBdr>
            </w:div>
            <w:div w:id="1716657531">
              <w:marLeft w:val="0"/>
              <w:marRight w:val="0"/>
              <w:marTop w:val="0"/>
              <w:marBottom w:val="0"/>
              <w:divBdr>
                <w:top w:val="none" w:sz="0" w:space="0" w:color="auto"/>
                <w:left w:val="none" w:sz="0" w:space="0" w:color="auto"/>
                <w:bottom w:val="none" w:sz="0" w:space="0" w:color="auto"/>
                <w:right w:val="none" w:sz="0" w:space="0" w:color="auto"/>
              </w:divBdr>
            </w:div>
            <w:div w:id="70007873">
              <w:marLeft w:val="0"/>
              <w:marRight w:val="0"/>
              <w:marTop w:val="0"/>
              <w:marBottom w:val="0"/>
              <w:divBdr>
                <w:top w:val="none" w:sz="0" w:space="0" w:color="auto"/>
                <w:left w:val="none" w:sz="0" w:space="0" w:color="auto"/>
                <w:bottom w:val="none" w:sz="0" w:space="0" w:color="auto"/>
                <w:right w:val="none" w:sz="0" w:space="0" w:color="auto"/>
              </w:divBdr>
            </w:div>
            <w:div w:id="643241566">
              <w:marLeft w:val="0"/>
              <w:marRight w:val="0"/>
              <w:marTop w:val="0"/>
              <w:marBottom w:val="0"/>
              <w:divBdr>
                <w:top w:val="none" w:sz="0" w:space="0" w:color="auto"/>
                <w:left w:val="none" w:sz="0" w:space="0" w:color="auto"/>
                <w:bottom w:val="none" w:sz="0" w:space="0" w:color="auto"/>
                <w:right w:val="none" w:sz="0" w:space="0" w:color="auto"/>
              </w:divBdr>
            </w:div>
            <w:div w:id="263657099">
              <w:marLeft w:val="0"/>
              <w:marRight w:val="0"/>
              <w:marTop w:val="0"/>
              <w:marBottom w:val="0"/>
              <w:divBdr>
                <w:top w:val="none" w:sz="0" w:space="0" w:color="auto"/>
                <w:left w:val="none" w:sz="0" w:space="0" w:color="auto"/>
                <w:bottom w:val="none" w:sz="0" w:space="0" w:color="auto"/>
                <w:right w:val="none" w:sz="0" w:space="0" w:color="auto"/>
              </w:divBdr>
            </w:div>
            <w:div w:id="1355113036">
              <w:marLeft w:val="0"/>
              <w:marRight w:val="0"/>
              <w:marTop w:val="0"/>
              <w:marBottom w:val="0"/>
              <w:divBdr>
                <w:top w:val="none" w:sz="0" w:space="0" w:color="auto"/>
                <w:left w:val="none" w:sz="0" w:space="0" w:color="auto"/>
                <w:bottom w:val="none" w:sz="0" w:space="0" w:color="auto"/>
                <w:right w:val="none" w:sz="0" w:space="0" w:color="auto"/>
              </w:divBdr>
            </w:div>
            <w:div w:id="355932437">
              <w:marLeft w:val="0"/>
              <w:marRight w:val="0"/>
              <w:marTop w:val="0"/>
              <w:marBottom w:val="0"/>
              <w:divBdr>
                <w:top w:val="none" w:sz="0" w:space="0" w:color="auto"/>
                <w:left w:val="none" w:sz="0" w:space="0" w:color="auto"/>
                <w:bottom w:val="none" w:sz="0" w:space="0" w:color="auto"/>
                <w:right w:val="none" w:sz="0" w:space="0" w:color="auto"/>
              </w:divBdr>
            </w:div>
            <w:div w:id="1063405493">
              <w:marLeft w:val="0"/>
              <w:marRight w:val="0"/>
              <w:marTop w:val="0"/>
              <w:marBottom w:val="0"/>
              <w:divBdr>
                <w:top w:val="none" w:sz="0" w:space="0" w:color="auto"/>
                <w:left w:val="none" w:sz="0" w:space="0" w:color="auto"/>
                <w:bottom w:val="none" w:sz="0" w:space="0" w:color="auto"/>
                <w:right w:val="none" w:sz="0" w:space="0" w:color="auto"/>
              </w:divBdr>
            </w:div>
            <w:div w:id="127556674">
              <w:marLeft w:val="0"/>
              <w:marRight w:val="0"/>
              <w:marTop w:val="0"/>
              <w:marBottom w:val="0"/>
              <w:divBdr>
                <w:top w:val="none" w:sz="0" w:space="0" w:color="auto"/>
                <w:left w:val="none" w:sz="0" w:space="0" w:color="auto"/>
                <w:bottom w:val="none" w:sz="0" w:space="0" w:color="auto"/>
                <w:right w:val="none" w:sz="0" w:space="0" w:color="auto"/>
              </w:divBdr>
            </w:div>
            <w:div w:id="2109962476">
              <w:marLeft w:val="0"/>
              <w:marRight w:val="0"/>
              <w:marTop w:val="0"/>
              <w:marBottom w:val="0"/>
              <w:divBdr>
                <w:top w:val="none" w:sz="0" w:space="0" w:color="auto"/>
                <w:left w:val="none" w:sz="0" w:space="0" w:color="auto"/>
                <w:bottom w:val="none" w:sz="0" w:space="0" w:color="auto"/>
                <w:right w:val="none" w:sz="0" w:space="0" w:color="auto"/>
              </w:divBdr>
            </w:div>
            <w:div w:id="386802111">
              <w:marLeft w:val="0"/>
              <w:marRight w:val="0"/>
              <w:marTop w:val="0"/>
              <w:marBottom w:val="0"/>
              <w:divBdr>
                <w:top w:val="none" w:sz="0" w:space="0" w:color="auto"/>
                <w:left w:val="none" w:sz="0" w:space="0" w:color="auto"/>
                <w:bottom w:val="none" w:sz="0" w:space="0" w:color="auto"/>
                <w:right w:val="none" w:sz="0" w:space="0" w:color="auto"/>
              </w:divBdr>
            </w:div>
            <w:div w:id="481847841">
              <w:marLeft w:val="0"/>
              <w:marRight w:val="0"/>
              <w:marTop w:val="0"/>
              <w:marBottom w:val="0"/>
              <w:divBdr>
                <w:top w:val="none" w:sz="0" w:space="0" w:color="auto"/>
                <w:left w:val="none" w:sz="0" w:space="0" w:color="auto"/>
                <w:bottom w:val="none" w:sz="0" w:space="0" w:color="auto"/>
                <w:right w:val="none" w:sz="0" w:space="0" w:color="auto"/>
              </w:divBdr>
            </w:div>
            <w:div w:id="616177149">
              <w:marLeft w:val="0"/>
              <w:marRight w:val="0"/>
              <w:marTop w:val="0"/>
              <w:marBottom w:val="0"/>
              <w:divBdr>
                <w:top w:val="none" w:sz="0" w:space="0" w:color="auto"/>
                <w:left w:val="none" w:sz="0" w:space="0" w:color="auto"/>
                <w:bottom w:val="none" w:sz="0" w:space="0" w:color="auto"/>
                <w:right w:val="none" w:sz="0" w:space="0" w:color="auto"/>
              </w:divBdr>
            </w:div>
            <w:div w:id="118691390">
              <w:marLeft w:val="0"/>
              <w:marRight w:val="0"/>
              <w:marTop w:val="0"/>
              <w:marBottom w:val="0"/>
              <w:divBdr>
                <w:top w:val="none" w:sz="0" w:space="0" w:color="auto"/>
                <w:left w:val="none" w:sz="0" w:space="0" w:color="auto"/>
                <w:bottom w:val="none" w:sz="0" w:space="0" w:color="auto"/>
                <w:right w:val="none" w:sz="0" w:space="0" w:color="auto"/>
              </w:divBdr>
            </w:div>
            <w:div w:id="1586762597">
              <w:marLeft w:val="0"/>
              <w:marRight w:val="0"/>
              <w:marTop w:val="0"/>
              <w:marBottom w:val="0"/>
              <w:divBdr>
                <w:top w:val="none" w:sz="0" w:space="0" w:color="auto"/>
                <w:left w:val="none" w:sz="0" w:space="0" w:color="auto"/>
                <w:bottom w:val="none" w:sz="0" w:space="0" w:color="auto"/>
                <w:right w:val="none" w:sz="0" w:space="0" w:color="auto"/>
              </w:divBdr>
            </w:div>
            <w:div w:id="384909495">
              <w:marLeft w:val="0"/>
              <w:marRight w:val="0"/>
              <w:marTop w:val="0"/>
              <w:marBottom w:val="0"/>
              <w:divBdr>
                <w:top w:val="none" w:sz="0" w:space="0" w:color="auto"/>
                <w:left w:val="none" w:sz="0" w:space="0" w:color="auto"/>
                <w:bottom w:val="none" w:sz="0" w:space="0" w:color="auto"/>
                <w:right w:val="none" w:sz="0" w:space="0" w:color="auto"/>
              </w:divBdr>
            </w:div>
            <w:div w:id="1183516169">
              <w:marLeft w:val="0"/>
              <w:marRight w:val="0"/>
              <w:marTop w:val="0"/>
              <w:marBottom w:val="0"/>
              <w:divBdr>
                <w:top w:val="none" w:sz="0" w:space="0" w:color="auto"/>
                <w:left w:val="none" w:sz="0" w:space="0" w:color="auto"/>
                <w:bottom w:val="none" w:sz="0" w:space="0" w:color="auto"/>
                <w:right w:val="none" w:sz="0" w:space="0" w:color="auto"/>
              </w:divBdr>
            </w:div>
            <w:div w:id="2139571533">
              <w:marLeft w:val="0"/>
              <w:marRight w:val="0"/>
              <w:marTop w:val="0"/>
              <w:marBottom w:val="0"/>
              <w:divBdr>
                <w:top w:val="none" w:sz="0" w:space="0" w:color="auto"/>
                <w:left w:val="none" w:sz="0" w:space="0" w:color="auto"/>
                <w:bottom w:val="none" w:sz="0" w:space="0" w:color="auto"/>
                <w:right w:val="none" w:sz="0" w:space="0" w:color="auto"/>
              </w:divBdr>
            </w:div>
            <w:div w:id="906066219">
              <w:marLeft w:val="0"/>
              <w:marRight w:val="0"/>
              <w:marTop w:val="0"/>
              <w:marBottom w:val="0"/>
              <w:divBdr>
                <w:top w:val="none" w:sz="0" w:space="0" w:color="auto"/>
                <w:left w:val="none" w:sz="0" w:space="0" w:color="auto"/>
                <w:bottom w:val="none" w:sz="0" w:space="0" w:color="auto"/>
                <w:right w:val="none" w:sz="0" w:space="0" w:color="auto"/>
              </w:divBdr>
            </w:div>
            <w:div w:id="82189782">
              <w:marLeft w:val="0"/>
              <w:marRight w:val="0"/>
              <w:marTop w:val="0"/>
              <w:marBottom w:val="0"/>
              <w:divBdr>
                <w:top w:val="none" w:sz="0" w:space="0" w:color="auto"/>
                <w:left w:val="none" w:sz="0" w:space="0" w:color="auto"/>
                <w:bottom w:val="none" w:sz="0" w:space="0" w:color="auto"/>
                <w:right w:val="none" w:sz="0" w:space="0" w:color="auto"/>
              </w:divBdr>
            </w:div>
            <w:div w:id="674576869">
              <w:marLeft w:val="0"/>
              <w:marRight w:val="0"/>
              <w:marTop w:val="0"/>
              <w:marBottom w:val="0"/>
              <w:divBdr>
                <w:top w:val="none" w:sz="0" w:space="0" w:color="auto"/>
                <w:left w:val="none" w:sz="0" w:space="0" w:color="auto"/>
                <w:bottom w:val="none" w:sz="0" w:space="0" w:color="auto"/>
                <w:right w:val="none" w:sz="0" w:space="0" w:color="auto"/>
              </w:divBdr>
            </w:div>
            <w:div w:id="434402655">
              <w:marLeft w:val="0"/>
              <w:marRight w:val="0"/>
              <w:marTop w:val="0"/>
              <w:marBottom w:val="0"/>
              <w:divBdr>
                <w:top w:val="none" w:sz="0" w:space="0" w:color="auto"/>
                <w:left w:val="none" w:sz="0" w:space="0" w:color="auto"/>
                <w:bottom w:val="none" w:sz="0" w:space="0" w:color="auto"/>
                <w:right w:val="none" w:sz="0" w:space="0" w:color="auto"/>
              </w:divBdr>
            </w:div>
            <w:div w:id="1723360061">
              <w:marLeft w:val="0"/>
              <w:marRight w:val="0"/>
              <w:marTop w:val="0"/>
              <w:marBottom w:val="0"/>
              <w:divBdr>
                <w:top w:val="none" w:sz="0" w:space="0" w:color="auto"/>
                <w:left w:val="none" w:sz="0" w:space="0" w:color="auto"/>
                <w:bottom w:val="none" w:sz="0" w:space="0" w:color="auto"/>
                <w:right w:val="none" w:sz="0" w:space="0" w:color="auto"/>
              </w:divBdr>
            </w:div>
            <w:div w:id="1045131881">
              <w:marLeft w:val="0"/>
              <w:marRight w:val="0"/>
              <w:marTop w:val="0"/>
              <w:marBottom w:val="0"/>
              <w:divBdr>
                <w:top w:val="none" w:sz="0" w:space="0" w:color="auto"/>
                <w:left w:val="none" w:sz="0" w:space="0" w:color="auto"/>
                <w:bottom w:val="none" w:sz="0" w:space="0" w:color="auto"/>
                <w:right w:val="none" w:sz="0" w:space="0" w:color="auto"/>
              </w:divBdr>
            </w:div>
            <w:div w:id="1575509721">
              <w:marLeft w:val="0"/>
              <w:marRight w:val="0"/>
              <w:marTop w:val="0"/>
              <w:marBottom w:val="0"/>
              <w:divBdr>
                <w:top w:val="none" w:sz="0" w:space="0" w:color="auto"/>
                <w:left w:val="none" w:sz="0" w:space="0" w:color="auto"/>
                <w:bottom w:val="none" w:sz="0" w:space="0" w:color="auto"/>
                <w:right w:val="none" w:sz="0" w:space="0" w:color="auto"/>
              </w:divBdr>
            </w:div>
            <w:div w:id="11528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5978">
      <w:bodyDiv w:val="1"/>
      <w:marLeft w:val="0"/>
      <w:marRight w:val="0"/>
      <w:marTop w:val="0"/>
      <w:marBottom w:val="0"/>
      <w:divBdr>
        <w:top w:val="none" w:sz="0" w:space="0" w:color="auto"/>
        <w:left w:val="none" w:sz="0" w:space="0" w:color="auto"/>
        <w:bottom w:val="none" w:sz="0" w:space="0" w:color="auto"/>
        <w:right w:val="none" w:sz="0" w:space="0" w:color="auto"/>
      </w:divBdr>
    </w:div>
    <w:div w:id="760494904">
      <w:bodyDiv w:val="1"/>
      <w:marLeft w:val="0"/>
      <w:marRight w:val="0"/>
      <w:marTop w:val="0"/>
      <w:marBottom w:val="0"/>
      <w:divBdr>
        <w:top w:val="none" w:sz="0" w:space="0" w:color="auto"/>
        <w:left w:val="none" w:sz="0" w:space="0" w:color="auto"/>
        <w:bottom w:val="none" w:sz="0" w:space="0" w:color="auto"/>
        <w:right w:val="none" w:sz="0" w:space="0" w:color="auto"/>
      </w:divBdr>
      <w:divsChild>
        <w:div w:id="1922136834">
          <w:marLeft w:val="0"/>
          <w:marRight w:val="0"/>
          <w:marTop w:val="0"/>
          <w:marBottom w:val="0"/>
          <w:divBdr>
            <w:top w:val="none" w:sz="0" w:space="0" w:color="auto"/>
            <w:left w:val="none" w:sz="0" w:space="0" w:color="auto"/>
            <w:bottom w:val="none" w:sz="0" w:space="0" w:color="auto"/>
            <w:right w:val="none" w:sz="0" w:space="0" w:color="auto"/>
          </w:divBdr>
          <w:divsChild>
            <w:div w:id="383724336">
              <w:marLeft w:val="0"/>
              <w:marRight w:val="0"/>
              <w:marTop w:val="0"/>
              <w:marBottom w:val="0"/>
              <w:divBdr>
                <w:top w:val="none" w:sz="0" w:space="0" w:color="auto"/>
                <w:left w:val="none" w:sz="0" w:space="0" w:color="auto"/>
                <w:bottom w:val="none" w:sz="0" w:space="0" w:color="auto"/>
                <w:right w:val="none" w:sz="0" w:space="0" w:color="auto"/>
              </w:divBdr>
            </w:div>
            <w:div w:id="1980649036">
              <w:marLeft w:val="0"/>
              <w:marRight w:val="0"/>
              <w:marTop w:val="0"/>
              <w:marBottom w:val="0"/>
              <w:divBdr>
                <w:top w:val="none" w:sz="0" w:space="0" w:color="auto"/>
                <w:left w:val="none" w:sz="0" w:space="0" w:color="auto"/>
                <w:bottom w:val="none" w:sz="0" w:space="0" w:color="auto"/>
                <w:right w:val="none" w:sz="0" w:space="0" w:color="auto"/>
              </w:divBdr>
            </w:div>
            <w:div w:id="1236236398">
              <w:marLeft w:val="0"/>
              <w:marRight w:val="0"/>
              <w:marTop w:val="0"/>
              <w:marBottom w:val="0"/>
              <w:divBdr>
                <w:top w:val="none" w:sz="0" w:space="0" w:color="auto"/>
                <w:left w:val="none" w:sz="0" w:space="0" w:color="auto"/>
                <w:bottom w:val="none" w:sz="0" w:space="0" w:color="auto"/>
                <w:right w:val="none" w:sz="0" w:space="0" w:color="auto"/>
              </w:divBdr>
            </w:div>
            <w:div w:id="1125738051">
              <w:marLeft w:val="0"/>
              <w:marRight w:val="0"/>
              <w:marTop w:val="0"/>
              <w:marBottom w:val="0"/>
              <w:divBdr>
                <w:top w:val="none" w:sz="0" w:space="0" w:color="auto"/>
                <w:left w:val="none" w:sz="0" w:space="0" w:color="auto"/>
                <w:bottom w:val="none" w:sz="0" w:space="0" w:color="auto"/>
                <w:right w:val="none" w:sz="0" w:space="0" w:color="auto"/>
              </w:divBdr>
            </w:div>
            <w:div w:id="961880910">
              <w:marLeft w:val="0"/>
              <w:marRight w:val="0"/>
              <w:marTop w:val="0"/>
              <w:marBottom w:val="0"/>
              <w:divBdr>
                <w:top w:val="none" w:sz="0" w:space="0" w:color="auto"/>
                <w:left w:val="none" w:sz="0" w:space="0" w:color="auto"/>
                <w:bottom w:val="none" w:sz="0" w:space="0" w:color="auto"/>
                <w:right w:val="none" w:sz="0" w:space="0" w:color="auto"/>
              </w:divBdr>
            </w:div>
            <w:div w:id="1860774702">
              <w:marLeft w:val="0"/>
              <w:marRight w:val="0"/>
              <w:marTop w:val="0"/>
              <w:marBottom w:val="0"/>
              <w:divBdr>
                <w:top w:val="none" w:sz="0" w:space="0" w:color="auto"/>
                <w:left w:val="none" w:sz="0" w:space="0" w:color="auto"/>
                <w:bottom w:val="none" w:sz="0" w:space="0" w:color="auto"/>
                <w:right w:val="none" w:sz="0" w:space="0" w:color="auto"/>
              </w:divBdr>
            </w:div>
            <w:div w:id="621695108">
              <w:marLeft w:val="0"/>
              <w:marRight w:val="0"/>
              <w:marTop w:val="0"/>
              <w:marBottom w:val="0"/>
              <w:divBdr>
                <w:top w:val="none" w:sz="0" w:space="0" w:color="auto"/>
                <w:left w:val="none" w:sz="0" w:space="0" w:color="auto"/>
                <w:bottom w:val="none" w:sz="0" w:space="0" w:color="auto"/>
                <w:right w:val="none" w:sz="0" w:space="0" w:color="auto"/>
              </w:divBdr>
            </w:div>
            <w:div w:id="156964959">
              <w:marLeft w:val="0"/>
              <w:marRight w:val="0"/>
              <w:marTop w:val="0"/>
              <w:marBottom w:val="0"/>
              <w:divBdr>
                <w:top w:val="none" w:sz="0" w:space="0" w:color="auto"/>
                <w:left w:val="none" w:sz="0" w:space="0" w:color="auto"/>
                <w:bottom w:val="none" w:sz="0" w:space="0" w:color="auto"/>
                <w:right w:val="none" w:sz="0" w:space="0" w:color="auto"/>
              </w:divBdr>
            </w:div>
            <w:div w:id="10735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1076">
      <w:bodyDiv w:val="1"/>
      <w:marLeft w:val="0"/>
      <w:marRight w:val="0"/>
      <w:marTop w:val="0"/>
      <w:marBottom w:val="0"/>
      <w:divBdr>
        <w:top w:val="none" w:sz="0" w:space="0" w:color="auto"/>
        <w:left w:val="none" w:sz="0" w:space="0" w:color="auto"/>
        <w:bottom w:val="none" w:sz="0" w:space="0" w:color="auto"/>
        <w:right w:val="none" w:sz="0" w:space="0" w:color="auto"/>
      </w:divBdr>
      <w:divsChild>
        <w:div w:id="400950857">
          <w:marLeft w:val="0"/>
          <w:marRight w:val="0"/>
          <w:marTop w:val="0"/>
          <w:marBottom w:val="0"/>
          <w:divBdr>
            <w:top w:val="none" w:sz="0" w:space="0" w:color="auto"/>
            <w:left w:val="none" w:sz="0" w:space="0" w:color="auto"/>
            <w:bottom w:val="none" w:sz="0" w:space="0" w:color="auto"/>
            <w:right w:val="none" w:sz="0" w:space="0" w:color="auto"/>
          </w:divBdr>
          <w:divsChild>
            <w:div w:id="9500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770">
      <w:bodyDiv w:val="1"/>
      <w:marLeft w:val="0"/>
      <w:marRight w:val="0"/>
      <w:marTop w:val="0"/>
      <w:marBottom w:val="0"/>
      <w:divBdr>
        <w:top w:val="none" w:sz="0" w:space="0" w:color="auto"/>
        <w:left w:val="none" w:sz="0" w:space="0" w:color="auto"/>
        <w:bottom w:val="none" w:sz="0" w:space="0" w:color="auto"/>
        <w:right w:val="none" w:sz="0" w:space="0" w:color="auto"/>
      </w:divBdr>
      <w:divsChild>
        <w:div w:id="1045717811">
          <w:marLeft w:val="0"/>
          <w:marRight w:val="0"/>
          <w:marTop w:val="0"/>
          <w:marBottom w:val="0"/>
          <w:divBdr>
            <w:top w:val="none" w:sz="0" w:space="0" w:color="auto"/>
            <w:left w:val="none" w:sz="0" w:space="0" w:color="auto"/>
            <w:bottom w:val="none" w:sz="0" w:space="0" w:color="auto"/>
            <w:right w:val="none" w:sz="0" w:space="0" w:color="auto"/>
          </w:divBdr>
          <w:divsChild>
            <w:div w:id="8966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87514">
      <w:bodyDiv w:val="1"/>
      <w:marLeft w:val="0"/>
      <w:marRight w:val="0"/>
      <w:marTop w:val="0"/>
      <w:marBottom w:val="0"/>
      <w:divBdr>
        <w:top w:val="none" w:sz="0" w:space="0" w:color="auto"/>
        <w:left w:val="none" w:sz="0" w:space="0" w:color="auto"/>
        <w:bottom w:val="none" w:sz="0" w:space="0" w:color="auto"/>
        <w:right w:val="none" w:sz="0" w:space="0" w:color="auto"/>
      </w:divBdr>
      <w:divsChild>
        <w:div w:id="875435001">
          <w:marLeft w:val="0"/>
          <w:marRight w:val="0"/>
          <w:marTop w:val="0"/>
          <w:marBottom w:val="0"/>
          <w:divBdr>
            <w:top w:val="none" w:sz="0" w:space="0" w:color="auto"/>
            <w:left w:val="none" w:sz="0" w:space="0" w:color="auto"/>
            <w:bottom w:val="none" w:sz="0" w:space="0" w:color="auto"/>
            <w:right w:val="none" w:sz="0" w:space="0" w:color="auto"/>
          </w:divBdr>
          <w:divsChild>
            <w:div w:id="288245238">
              <w:marLeft w:val="0"/>
              <w:marRight w:val="0"/>
              <w:marTop w:val="0"/>
              <w:marBottom w:val="0"/>
              <w:divBdr>
                <w:top w:val="none" w:sz="0" w:space="0" w:color="auto"/>
                <w:left w:val="none" w:sz="0" w:space="0" w:color="auto"/>
                <w:bottom w:val="none" w:sz="0" w:space="0" w:color="auto"/>
                <w:right w:val="none" w:sz="0" w:space="0" w:color="auto"/>
              </w:divBdr>
            </w:div>
            <w:div w:id="279649252">
              <w:marLeft w:val="0"/>
              <w:marRight w:val="0"/>
              <w:marTop w:val="0"/>
              <w:marBottom w:val="0"/>
              <w:divBdr>
                <w:top w:val="none" w:sz="0" w:space="0" w:color="auto"/>
                <w:left w:val="none" w:sz="0" w:space="0" w:color="auto"/>
                <w:bottom w:val="none" w:sz="0" w:space="0" w:color="auto"/>
                <w:right w:val="none" w:sz="0" w:space="0" w:color="auto"/>
              </w:divBdr>
            </w:div>
            <w:div w:id="254245080">
              <w:marLeft w:val="0"/>
              <w:marRight w:val="0"/>
              <w:marTop w:val="0"/>
              <w:marBottom w:val="0"/>
              <w:divBdr>
                <w:top w:val="none" w:sz="0" w:space="0" w:color="auto"/>
                <w:left w:val="none" w:sz="0" w:space="0" w:color="auto"/>
                <w:bottom w:val="none" w:sz="0" w:space="0" w:color="auto"/>
                <w:right w:val="none" w:sz="0" w:space="0" w:color="auto"/>
              </w:divBdr>
            </w:div>
            <w:div w:id="348024080">
              <w:marLeft w:val="0"/>
              <w:marRight w:val="0"/>
              <w:marTop w:val="0"/>
              <w:marBottom w:val="0"/>
              <w:divBdr>
                <w:top w:val="none" w:sz="0" w:space="0" w:color="auto"/>
                <w:left w:val="none" w:sz="0" w:space="0" w:color="auto"/>
                <w:bottom w:val="none" w:sz="0" w:space="0" w:color="auto"/>
                <w:right w:val="none" w:sz="0" w:space="0" w:color="auto"/>
              </w:divBdr>
            </w:div>
            <w:div w:id="738097972">
              <w:marLeft w:val="0"/>
              <w:marRight w:val="0"/>
              <w:marTop w:val="0"/>
              <w:marBottom w:val="0"/>
              <w:divBdr>
                <w:top w:val="none" w:sz="0" w:space="0" w:color="auto"/>
                <w:left w:val="none" w:sz="0" w:space="0" w:color="auto"/>
                <w:bottom w:val="none" w:sz="0" w:space="0" w:color="auto"/>
                <w:right w:val="none" w:sz="0" w:space="0" w:color="auto"/>
              </w:divBdr>
            </w:div>
            <w:div w:id="959142099">
              <w:marLeft w:val="0"/>
              <w:marRight w:val="0"/>
              <w:marTop w:val="0"/>
              <w:marBottom w:val="0"/>
              <w:divBdr>
                <w:top w:val="none" w:sz="0" w:space="0" w:color="auto"/>
                <w:left w:val="none" w:sz="0" w:space="0" w:color="auto"/>
                <w:bottom w:val="none" w:sz="0" w:space="0" w:color="auto"/>
                <w:right w:val="none" w:sz="0" w:space="0" w:color="auto"/>
              </w:divBdr>
            </w:div>
            <w:div w:id="10373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1224">
      <w:bodyDiv w:val="1"/>
      <w:marLeft w:val="0"/>
      <w:marRight w:val="0"/>
      <w:marTop w:val="0"/>
      <w:marBottom w:val="0"/>
      <w:divBdr>
        <w:top w:val="none" w:sz="0" w:space="0" w:color="auto"/>
        <w:left w:val="none" w:sz="0" w:space="0" w:color="auto"/>
        <w:bottom w:val="none" w:sz="0" w:space="0" w:color="auto"/>
        <w:right w:val="none" w:sz="0" w:space="0" w:color="auto"/>
      </w:divBdr>
      <w:divsChild>
        <w:div w:id="1649018325">
          <w:marLeft w:val="0"/>
          <w:marRight w:val="0"/>
          <w:marTop w:val="0"/>
          <w:marBottom w:val="0"/>
          <w:divBdr>
            <w:top w:val="none" w:sz="0" w:space="0" w:color="auto"/>
            <w:left w:val="none" w:sz="0" w:space="0" w:color="auto"/>
            <w:bottom w:val="none" w:sz="0" w:space="0" w:color="auto"/>
            <w:right w:val="none" w:sz="0" w:space="0" w:color="auto"/>
          </w:divBdr>
          <w:divsChild>
            <w:div w:id="396146">
              <w:marLeft w:val="0"/>
              <w:marRight w:val="0"/>
              <w:marTop w:val="0"/>
              <w:marBottom w:val="0"/>
              <w:divBdr>
                <w:top w:val="none" w:sz="0" w:space="0" w:color="auto"/>
                <w:left w:val="none" w:sz="0" w:space="0" w:color="auto"/>
                <w:bottom w:val="none" w:sz="0" w:space="0" w:color="auto"/>
                <w:right w:val="none" w:sz="0" w:space="0" w:color="auto"/>
              </w:divBdr>
            </w:div>
            <w:div w:id="680009522">
              <w:marLeft w:val="0"/>
              <w:marRight w:val="0"/>
              <w:marTop w:val="0"/>
              <w:marBottom w:val="0"/>
              <w:divBdr>
                <w:top w:val="none" w:sz="0" w:space="0" w:color="auto"/>
                <w:left w:val="none" w:sz="0" w:space="0" w:color="auto"/>
                <w:bottom w:val="none" w:sz="0" w:space="0" w:color="auto"/>
                <w:right w:val="none" w:sz="0" w:space="0" w:color="auto"/>
              </w:divBdr>
            </w:div>
            <w:div w:id="1534150221">
              <w:marLeft w:val="0"/>
              <w:marRight w:val="0"/>
              <w:marTop w:val="0"/>
              <w:marBottom w:val="0"/>
              <w:divBdr>
                <w:top w:val="none" w:sz="0" w:space="0" w:color="auto"/>
                <w:left w:val="none" w:sz="0" w:space="0" w:color="auto"/>
                <w:bottom w:val="none" w:sz="0" w:space="0" w:color="auto"/>
                <w:right w:val="none" w:sz="0" w:space="0" w:color="auto"/>
              </w:divBdr>
            </w:div>
            <w:div w:id="529152399">
              <w:marLeft w:val="0"/>
              <w:marRight w:val="0"/>
              <w:marTop w:val="0"/>
              <w:marBottom w:val="0"/>
              <w:divBdr>
                <w:top w:val="none" w:sz="0" w:space="0" w:color="auto"/>
                <w:left w:val="none" w:sz="0" w:space="0" w:color="auto"/>
                <w:bottom w:val="none" w:sz="0" w:space="0" w:color="auto"/>
                <w:right w:val="none" w:sz="0" w:space="0" w:color="auto"/>
              </w:divBdr>
            </w:div>
            <w:div w:id="1189685855">
              <w:marLeft w:val="0"/>
              <w:marRight w:val="0"/>
              <w:marTop w:val="0"/>
              <w:marBottom w:val="0"/>
              <w:divBdr>
                <w:top w:val="none" w:sz="0" w:space="0" w:color="auto"/>
                <w:left w:val="none" w:sz="0" w:space="0" w:color="auto"/>
                <w:bottom w:val="none" w:sz="0" w:space="0" w:color="auto"/>
                <w:right w:val="none" w:sz="0" w:space="0" w:color="auto"/>
              </w:divBdr>
            </w:div>
            <w:div w:id="208537847">
              <w:marLeft w:val="0"/>
              <w:marRight w:val="0"/>
              <w:marTop w:val="0"/>
              <w:marBottom w:val="0"/>
              <w:divBdr>
                <w:top w:val="none" w:sz="0" w:space="0" w:color="auto"/>
                <w:left w:val="none" w:sz="0" w:space="0" w:color="auto"/>
                <w:bottom w:val="none" w:sz="0" w:space="0" w:color="auto"/>
                <w:right w:val="none" w:sz="0" w:space="0" w:color="auto"/>
              </w:divBdr>
            </w:div>
            <w:div w:id="2049790022">
              <w:marLeft w:val="0"/>
              <w:marRight w:val="0"/>
              <w:marTop w:val="0"/>
              <w:marBottom w:val="0"/>
              <w:divBdr>
                <w:top w:val="none" w:sz="0" w:space="0" w:color="auto"/>
                <w:left w:val="none" w:sz="0" w:space="0" w:color="auto"/>
                <w:bottom w:val="none" w:sz="0" w:space="0" w:color="auto"/>
                <w:right w:val="none" w:sz="0" w:space="0" w:color="auto"/>
              </w:divBdr>
            </w:div>
            <w:div w:id="512300019">
              <w:marLeft w:val="0"/>
              <w:marRight w:val="0"/>
              <w:marTop w:val="0"/>
              <w:marBottom w:val="0"/>
              <w:divBdr>
                <w:top w:val="none" w:sz="0" w:space="0" w:color="auto"/>
                <w:left w:val="none" w:sz="0" w:space="0" w:color="auto"/>
                <w:bottom w:val="none" w:sz="0" w:space="0" w:color="auto"/>
                <w:right w:val="none" w:sz="0" w:space="0" w:color="auto"/>
              </w:divBdr>
            </w:div>
            <w:div w:id="1814982872">
              <w:marLeft w:val="0"/>
              <w:marRight w:val="0"/>
              <w:marTop w:val="0"/>
              <w:marBottom w:val="0"/>
              <w:divBdr>
                <w:top w:val="none" w:sz="0" w:space="0" w:color="auto"/>
                <w:left w:val="none" w:sz="0" w:space="0" w:color="auto"/>
                <w:bottom w:val="none" w:sz="0" w:space="0" w:color="auto"/>
                <w:right w:val="none" w:sz="0" w:space="0" w:color="auto"/>
              </w:divBdr>
            </w:div>
            <w:div w:id="736783075">
              <w:marLeft w:val="0"/>
              <w:marRight w:val="0"/>
              <w:marTop w:val="0"/>
              <w:marBottom w:val="0"/>
              <w:divBdr>
                <w:top w:val="none" w:sz="0" w:space="0" w:color="auto"/>
                <w:left w:val="none" w:sz="0" w:space="0" w:color="auto"/>
                <w:bottom w:val="none" w:sz="0" w:space="0" w:color="auto"/>
                <w:right w:val="none" w:sz="0" w:space="0" w:color="auto"/>
              </w:divBdr>
            </w:div>
            <w:div w:id="656299584">
              <w:marLeft w:val="0"/>
              <w:marRight w:val="0"/>
              <w:marTop w:val="0"/>
              <w:marBottom w:val="0"/>
              <w:divBdr>
                <w:top w:val="none" w:sz="0" w:space="0" w:color="auto"/>
                <w:left w:val="none" w:sz="0" w:space="0" w:color="auto"/>
                <w:bottom w:val="none" w:sz="0" w:space="0" w:color="auto"/>
                <w:right w:val="none" w:sz="0" w:space="0" w:color="auto"/>
              </w:divBdr>
            </w:div>
            <w:div w:id="1808623497">
              <w:marLeft w:val="0"/>
              <w:marRight w:val="0"/>
              <w:marTop w:val="0"/>
              <w:marBottom w:val="0"/>
              <w:divBdr>
                <w:top w:val="none" w:sz="0" w:space="0" w:color="auto"/>
                <w:left w:val="none" w:sz="0" w:space="0" w:color="auto"/>
                <w:bottom w:val="none" w:sz="0" w:space="0" w:color="auto"/>
                <w:right w:val="none" w:sz="0" w:space="0" w:color="auto"/>
              </w:divBdr>
            </w:div>
            <w:div w:id="360205370">
              <w:marLeft w:val="0"/>
              <w:marRight w:val="0"/>
              <w:marTop w:val="0"/>
              <w:marBottom w:val="0"/>
              <w:divBdr>
                <w:top w:val="none" w:sz="0" w:space="0" w:color="auto"/>
                <w:left w:val="none" w:sz="0" w:space="0" w:color="auto"/>
                <w:bottom w:val="none" w:sz="0" w:space="0" w:color="auto"/>
                <w:right w:val="none" w:sz="0" w:space="0" w:color="auto"/>
              </w:divBdr>
            </w:div>
            <w:div w:id="2028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53273">
      <w:bodyDiv w:val="1"/>
      <w:marLeft w:val="0"/>
      <w:marRight w:val="0"/>
      <w:marTop w:val="0"/>
      <w:marBottom w:val="0"/>
      <w:divBdr>
        <w:top w:val="none" w:sz="0" w:space="0" w:color="auto"/>
        <w:left w:val="none" w:sz="0" w:space="0" w:color="auto"/>
        <w:bottom w:val="none" w:sz="0" w:space="0" w:color="auto"/>
        <w:right w:val="none" w:sz="0" w:space="0" w:color="auto"/>
      </w:divBdr>
      <w:divsChild>
        <w:div w:id="296032446">
          <w:marLeft w:val="0"/>
          <w:marRight w:val="0"/>
          <w:marTop w:val="0"/>
          <w:marBottom w:val="0"/>
          <w:divBdr>
            <w:top w:val="none" w:sz="0" w:space="0" w:color="auto"/>
            <w:left w:val="none" w:sz="0" w:space="0" w:color="auto"/>
            <w:bottom w:val="none" w:sz="0" w:space="0" w:color="auto"/>
            <w:right w:val="none" w:sz="0" w:space="0" w:color="auto"/>
          </w:divBdr>
          <w:divsChild>
            <w:div w:id="1948153456">
              <w:marLeft w:val="0"/>
              <w:marRight w:val="0"/>
              <w:marTop w:val="0"/>
              <w:marBottom w:val="0"/>
              <w:divBdr>
                <w:top w:val="none" w:sz="0" w:space="0" w:color="auto"/>
                <w:left w:val="none" w:sz="0" w:space="0" w:color="auto"/>
                <w:bottom w:val="none" w:sz="0" w:space="0" w:color="auto"/>
                <w:right w:val="none" w:sz="0" w:space="0" w:color="auto"/>
              </w:divBdr>
            </w:div>
            <w:div w:id="1298603800">
              <w:marLeft w:val="0"/>
              <w:marRight w:val="0"/>
              <w:marTop w:val="0"/>
              <w:marBottom w:val="0"/>
              <w:divBdr>
                <w:top w:val="none" w:sz="0" w:space="0" w:color="auto"/>
                <w:left w:val="none" w:sz="0" w:space="0" w:color="auto"/>
                <w:bottom w:val="none" w:sz="0" w:space="0" w:color="auto"/>
                <w:right w:val="none" w:sz="0" w:space="0" w:color="auto"/>
              </w:divBdr>
            </w:div>
            <w:div w:id="1541043526">
              <w:marLeft w:val="0"/>
              <w:marRight w:val="0"/>
              <w:marTop w:val="0"/>
              <w:marBottom w:val="0"/>
              <w:divBdr>
                <w:top w:val="none" w:sz="0" w:space="0" w:color="auto"/>
                <w:left w:val="none" w:sz="0" w:space="0" w:color="auto"/>
                <w:bottom w:val="none" w:sz="0" w:space="0" w:color="auto"/>
                <w:right w:val="none" w:sz="0" w:space="0" w:color="auto"/>
              </w:divBdr>
            </w:div>
            <w:div w:id="994182977">
              <w:marLeft w:val="0"/>
              <w:marRight w:val="0"/>
              <w:marTop w:val="0"/>
              <w:marBottom w:val="0"/>
              <w:divBdr>
                <w:top w:val="none" w:sz="0" w:space="0" w:color="auto"/>
                <w:left w:val="none" w:sz="0" w:space="0" w:color="auto"/>
                <w:bottom w:val="none" w:sz="0" w:space="0" w:color="auto"/>
                <w:right w:val="none" w:sz="0" w:space="0" w:color="auto"/>
              </w:divBdr>
            </w:div>
            <w:div w:id="1300106776">
              <w:marLeft w:val="0"/>
              <w:marRight w:val="0"/>
              <w:marTop w:val="0"/>
              <w:marBottom w:val="0"/>
              <w:divBdr>
                <w:top w:val="none" w:sz="0" w:space="0" w:color="auto"/>
                <w:left w:val="none" w:sz="0" w:space="0" w:color="auto"/>
                <w:bottom w:val="none" w:sz="0" w:space="0" w:color="auto"/>
                <w:right w:val="none" w:sz="0" w:space="0" w:color="auto"/>
              </w:divBdr>
            </w:div>
            <w:div w:id="848526905">
              <w:marLeft w:val="0"/>
              <w:marRight w:val="0"/>
              <w:marTop w:val="0"/>
              <w:marBottom w:val="0"/>
              <w:divBdr>
                <w:top w:val="none" w:sz="0" w:space="0" w:color="auto"/>
                <w:left w:val="none" w:sz="0" w:space="0" w:color="auto"/>
                <w:bottom w:val="none" w:sz="0" w:space="0" w:color="auto"/>
                <w:right w:val="none" w:sz="0" w:space="0" w:color="auto"/>
              </w:divBdr>
            </w:div>
            <w:div w:id="194225482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793406794">
              <w:marLeft w:val="0"/>
              <w:marRight w:val="0"/>
              <w:marTop w:val="0"/>
              <w:marBottom w:val="0"/>
              <w:divBdr>
                <w:top w:val="none" w:sz="0" w:space="0" w:color="auto"/>
                <w:left w:val="none" w:sz="0" w:space="0" w:color="auto"/>
                <w:bottom w:val="none" w:sz="0" w:space="0" w:color="auto"/>
                <w:right w:val="none" w:sz="0" w:space="0" w:color="auto"/>
              </w:divBdr>
            </w:div>
            <w:div w:id="1588923293">
              <w:marLeft w:val="0"/>
              <w:marRight w:val="0"/>
              <w:marTop w:val="0"/>
              <w:marBottom w:val="0"/>
              <w:divBdr>
                <w:top w:val="none" w:sz="0" w:space="0" w:color="auto"/>
                <w:left w:val="none" w:sz="0" w:space="0" w:color="auto"/>
                <w:bottom w:val="none" w:sz="0" w:space="0" w:color="auto"/>
                <w:right w:val="none" w:sz="0" w:space="0" w:color="auto"/>
              </w:divBdr>
            </w:div>
            <w:div w:id="2146658412">
              <w:marLeft w:val="0"/>
              <w:marRight w:val="0"/>
              <w:marTop w:val="0"/>
              <w:marBottom w:val="0"/>
              <w:divBdr>
                <w:top w:val="none" w:sz="0" w:space="0" w:color="auto"/>
                <w:left w:val="none" w:sz="0" w:space="0" w:color="auto"/>
                <w:bottom w:val="none" w:sz="0" w:space="0" w:color="auto"/>
                <w:right w:val="none" w:sz="0" w:space="0" w:color="auto"/>
              </w:divBdr>
            </w:div>
            <w:div w:id="771704548">
              <w:marLeft w:val="0"/>
              <w:marRight w:val="0"/>
              <w:marTop w:val="0"/>
              <w:marBottom w:val="0"/>
              <w:divBdr>
                <w:top w:val="none" w:sz="0" w:space="0" w:color="auto"/>
                <w:left w:val="none" w:sz="0" w:space="0" w:color="auto"/>
                <w:bottom w:val="none" w:sz="0" w:space="0" w:color="auto"/>
                <w:right w:val="none" w:sz="0" w:space="0" w:color="auto"/>
              </w:divBdr>
            </w:div>
            <w:div w:id="956066126">
              <w:marLeft w:val="0"/>
              <w:marRight w:val="0"/>
              <w:marTop w:val="0"/>
              <w:marBottom w:val="0"/>
              <w:divBdr>
                <w:top w:val="none" w:sz="0" w:space="0" w:color="auto"/>
                <w:left w:val="none" w:sz="0" w:space="0" w:color="auto"/>
                <w:bottom w:val="none" w:sz="0" w:space="0" w:color="auto"/>
                <w:right w:val="none" w:sz="0" w:space="0" w:color="auto"/>
              </w:divBdr>
            </w:div>
            <w:div w:id="2017805105">
              <w:marLeft w:val="0"/>
              <w:marRight w:val="0"/>
              <w:marTop w:val="0"/>
              <w:marBottom w:val="0"/>
              <w:divBdr>
                <w:top w:val="none" w:sz="0" w:space="0" w:color="auto"/>
                <w:left w:val="none" w:sz="0" w:space="0" w:color="auto"/>
                <w:bottom w:val="none" w:sz="0" w:space="0" w:color="auto"/>
                <w:right w:val="none" w:sz="0" w:space="0" w:color="auto"/>
              </w:divBdr>
            </w:div>
            <w:div w:id="1552037701">
              <w:marLeft w:val="0"/>
              <w:marRight w:val="0"/>
              <w:marTop w:val="0"/>
              <w:marBottom w:val="0"/>
              <w:divBdr>
                <w:top w:val="none" w:sz="0" w:space="0" w:color="auto"/>
                <w:left w:val="none" w:sz="0" w:space="0" w:color="auto"/>
                <w:bottom w:val="none" w:sz="0" w:space="0" w:color="auto"/>
                <w:right w:val="none" w:sz="0" w:space="0" w:color="auto"/>
              </w:divBdr>
            </w:div>
            <w:div w:id="1750231618">
              <w:marLeft w:val="0"/>
              <w:marRight w:val="0"/>
              <w:marTop w:val="0"/>
              <w:marBottom w:val="0"/>
              <w:divBdr>
                <w:top w:val="none" w:sz="0" w:space="0" w:color="auto"/>
                <w:left w:val="none" w:sz="0" w:space="0" w:color="auto"/>
                <w:bottom w:val="none" w:sz="0" w:space="0" w:color="auto"/>
                <w:right w:val="none" w:sz="0" w:space="0" w:color="auto"/>
              </w:divBdr>
            </w:div>
            <w:div w:id="95642533">
              <w:marLeft w:val="0"/>
              <w:marRight w:val="0"/>
              <w:marTop w:val="0"/>
              <w:marBottom w:val="0"/>
              <w:divBdr>
                <w:top w:val="none" w:sz="0" w:space="0" w:color="auto"/>
                <w:left w:val="none" w:sz="0" w:space="0" w:color="auto"/>
                <w:bottom w:val="none" w:sz="0" w:space="0" w:color="auto"/>
                <w:right w:val="none" w:sz="0" w:space="0" w:color="auto"/>
              </w:divBdr>
            </w:div>
            <w:div w:id="1388994495">
              <w:marLeft w:val="0"/>
              <w:marRight w:val="0"/>
              <w:marTop w:val="0"/>
              <w:marBottom w:val="0"/>
              <w:divBdr>
                <w:top w:val="none" w:sz="0" w:space="0" w:color="auto"/>
                <w:left w:val="none" w:sz="0" w:space="0" w:color="auto"/>
                <w:bottom w:val="none" w:sz="0" w:space="0" w:color="auto"/>
                <w:right w:val="none" w:sz="0" w:space="0" w:color="auto"/>
              </w:divBdr>
            </w:div>
            <w:div w:id="1180311732">
              <w:marLeft w:val="0"/>
              <w:marRight w:val="0"/>
              <w:marTop w:val="0"/>
              <w:marBottom w:val="0"/>
              <w:divBdr>
                <w:top w:val="none" w:sz="0" w:space="0" w:color="auto"/>
                <w:left w:val="none" w:sz="0" w:space="0" w:color="auto"/>
                <w:bottom w:val="none" w:sz="0" w:space="0" w:color="auto"/>
                <w:right w:val="none" w:sz="0" w:space="0" w:color="auto"/>
              </w:divBdr>
            </w:div>
            <w:div w:id="673070272">
              <w:marLeft w:val="0"/>
              <w:marRight w:val="0"/>
              <w:marTop w:val="0"/>
              <w:marBottom w:val="0"/>
              <w:divBdr>
                <w:top w:val="none" w:sz="0" w:space="0" w:color="auto"/>
                <w:left w:val="none" w:sz="0" w:space="0" w:color="auto"/>
                <w:bottom w:val="none" w:sz="0" w:space="0" w:color="auto"/>
                <w:right w:val="none" w:sz="0" w:space="0" w:color="auto"/>
              </w:divBdr>
            </w:div>
            <w:div w:id="540747174">
              <w:marLeft w:val="0"/>
              <w:marRight w:val="0"/>
              <w:marTop w:val="0"/>
              <w:marBottom w:val="0"/>
              <w:divBdr>
                <w:top w:val="none" w:sz="0" w:space="0" w:color="auto"/>
                <w:left w:val="none" w:sz="0" w:space="0" w:color="auto"/>
                <w:bottom w:val="none" w:sz="0" w:space="0" w:color="auto"/>
                <w:right w:val="none" w:sz="0" w:space="0" w:color="auto"/>
              </w:divBdr>
            </w:div>
            <w:div w:id="1498418730">
              <w:marLeft w:val="0"/>
              <w:marRight w:val="0"/>
              <w:marTop w:val="0"/>
              <w:marBottom w:val="0"/>
              <w:divBdr>
                <w:top w:val="none" w:sz="0" w:space="0" w:color="auto"/>
                <w:left w:val="none" w:sz="0" w:space="0" w:color="auto"/>
                <w:bottom w:val="none" w:sz="0" w:space="0" w:color="auto"/>
                <w:right w:val="none" w:sz="0" w:space="0" w:color="auto"/>
              </w:divBdr>
            </w:div>
            <w:div w:id="1830055392">
              <w:marLeft w:val="0"/>
              <w:marRight w:val="0"/>
              <w:marTop w:val="0"/>
              <w:marBottom w:val="0"/>
              <w:divBdr>
                <w:top w:val="none" w:sz="0" w:space="0" w:color="auto"/>
                <w:left w:val="none" w:sz="0" w:space="0" w:color="auto"/>
                <w:bottom w:val="none" w:sz="0" w:space="0" w:color="auto"/>
                <w:right w:val="none" w:sz="0" w:space="0" w:color="auto"/>
              </w:divBdr>
            </w:div>
            <w:div w:id="1572764106">
              <w:marLeft w:val="0"/>
              <w:marRight w:val="0"/>
              <w:marTop w:val="0"/>
              <w:marBottom w:val="0"/>
              <w:divBdr>
                <w:top w:val="none" w:sz="0" w:space="0" w:color="auto"/>
                <w:left w:val="none" w:sz="0" w:space="0" w:color="auto"/>
                <w:bottom w:val="none" w:sz="0" w:space="0" w:color="auto"/>
                <w:right w:val="none" w:sz="0" w:space="0" w:color="auto"/>
              </w:divBdr>
            </w:div>
            <w:div w:id="1755316715">
              <w:marLeft w:val="0"/>
              <w:marRight w:val="0"/>
              <w:marTop w:val="0"/>
              <w:marBottom w:val="0"/>
              <w:divBdr>
                <w:top w:val="none" w:sz="0" w:space="0" w:color="auto"/>
                <w:left w:val="none" w:sz="0" w:space="0" w:color="auto"/>
                <w:bottom w:val="none" w:sz="0" w:space="0" w:color="auto"/>
                <w:right w:val="none" w:sz="0" w:space="0" w:color="auto"/>
              </w:divBdr>
            </w:div>
            <w:div w:id="647827115">
              <w:marLeft w:val="0"/>
              <w:marRight w:val="0"/>
              <w:marTop w:val="0"/>
              <w:marBottom w:val="0"/>
              <w:divBdr>
                <w:top w:val="none" w:sz="0" w:space="0" w:color="auto"/>
                <w:left w:val="none" w:sz="0" w:space="0" w:color="auto"/>
                <w:bottom w:val="none" w:sz="0" w:space="0" w:color="auto"/>
                <w:right w:val="none" w:sz="0" w:space="0" w:color="auto"/>
              </w:divBdr>
            </w:div>
            <w:div w:id="1028067167">
              <w:marLeft w:val="0"/>
              <w:marRight w:val="0"/>
              <w:marTop w:val="0"/>
              <w:marBottom w:val="0"/>
              <w:divBdr>
                <w:top w:val="none" w:sz="0" w:space="0" w:color="auto"/>
                <w:left w:val="none" w:sz="0" w:space="0" w:color="auto"/>
                <w:bottom w:val="none" w:sz="0" w:space="0" w:color="auto"/>
                <w:right w:val="none" w:sz="0" w:space="0" w:color="auto"/>
              </w:divBdr>
            </w:div>
            <w:div w:id="1140684368">
              <w:marLeft w:val="0"/>
              <w:marRight w:val="0"/>
              <w:marTop w:val="0"/>
              <w:marBottom w:val="0"/>
              <w:divBdr>
                <w:top w:val="none" w:sz="0" w:space="0" w:color="auto"/>
                <w:left w:val="none" w:sz="0" w:space="0" w:color="auto"/>
                <w:bottom w:val="none" w:sz="0" w:space="0" w:color="auto"/>
                <w:right w:val="none" w:sz="0" w:space="0" w:color="auto"/>
              </w:divBdr>
            </w:div>
            <w:div w:id="173501831">
              <w:marLeft w:val="0"/>
              <w:marRight w:val="0"/>
              <w:marTop w:val="0"/>
              <w:marBottom w:val="0"/>
              <w:divBdr>
                <w:top w:val="none" w:sz="0" w:space="0" w:color="auto"/>
                <w:left w:val="none" w:sz="0" w:space="0" w:color="auto"/>
                <w:bottom w:val="none" w:sz="0" w:space="0" w:color="auto"/>
                <w:right w:val="none" w:sz="0" w:space="0" w:color="auto"/>
              </w:divBdr>
            </w:div>
            <w:div w:id="141432264">
              <w:marLeft w:val="0"/>
              <w:marRight w:val="0"/>
              <w:marTop w:val="0"/>
              <w:marBottom w:val="0"/>
              <w:divBdr>
                <w:top w:val="none" w:sz="0" w:space="0" w:color="auto"/>
                <w:left w:val="none" w:sz="0" w:space="0" w:color="auto"/>
                <w:bottom w:val="none" w:sz="0" w:space="0" w:color="auto"/>
                <w:right w:val="none" w:sz="0" w:space="0" w:color="auto"/>
              </w:divBdr>
            </w:div>
            <w:div w:id="825320467">
              <w:marLeft w:val="0"/>
              <w:marRight w:val="0"/>
              <w:marTop w:val="0"/>
              <w:marBottom w:val="0"/>
              <w:divBdr>
                <w:top w:val="none" w:sz="0" w:space="0" w:color="auto"/>
                <w:left w:val="none" w:sz="0" w:space="0" w:color="auto"/>
                <w:bottom w:val="none" w:sz="0" w:space="0" w:color="auto"/>
                <w:right w:val="none" w:sz="0" w:space="0" w:color="auto"/>
              </w:divBdr>
            </w:div>
            <w:div w:id="1209685654">
              <w:marLeft w:val="0"/>
              <w:marRight w:val="0"/>
              <w:marTop w:val="0"/>
              <w:marBottom w:val="0"/>
              <w:divBdr>
                <w:top w:val="none" w:sz="0" w:space="0" w:color="auto"/>
                <w:left w:val="none" w:sz="0" w:space="0" w:color="auto"/>
                <w:bottom w:val="none" w:sz="0" w:space="0" w:color="auto"/>
                <w:right w:val="none" w:sz="0" w:space="0" w:color="auto"/>
              </w:divBdr>
            </w:div>
            <w:div w:id="1611625786">
              <w:marLeft w:val="0"/>
              <w:marRight w:val="0"/>
              <w:marTop w:val="0"/>
              <w:marBottom w:val="0"/>
              <w:divBdr>
                <w:top w:val="none" w:sz="0" w:space="0" w:color="auto"/>
                <w:left w:val="none" w:sz="0" w:space="0" w:color="auto"/>
                <w:bottom w:val="none" w:sz="0" w:space="0" w:color="auto"/>
                <w:right w:val="none" w:sz="0" w:space="0" w:color="auto"/>
              </w:divBdr>
            </w:div>
            <w:div w:id="1298146920">
              <w:marLeft w:val="0"/>
              <w:marRight w:val="0"/>
              <w:marTop w:val="0"/>
              <w:marBottom w:val="0"/>
              <w:divBdr>
                <w:top w:val="none" w:sz="0" w:space="0" w:color="auto"/>
                <w:left w:val="none" w:sz="0" w:space="0" w:color="auto"/>
                <w:bottom w:val="none" w:sz="0" w:space="0" w:color="auto"/>
                <w:right w:val="none" w:sz="0" w:space="0" w:color="auto"/>
              </w:divBdr>
            </w:div>
            <w:div w:id="84620045">
              <w:marLeft w:val="0"/>
              <w:marRight w:val="0"/>
              <w:marTop w:val="0"/>
              <w:marBottom w:val="0"/>
              <w:divBdr>
                <w:top w:val="none" w:sz="0" w:space="0" w:color="auto"/>
                <w:left w:val="none" w:sz="0" w:space="0" w:color="auto"/>
                <w:bottom w:val="none" w:sz="0" w:space="0" w:color="auto"/>
                <w:right w:val="none" w:sz="0" w:space="0" w:color="auto"/>
              </w:divBdr>
            </w:div>
            <w:div w:id="212299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088">
      <w:bodyDiv w:val="1"/>
      <w:marLeft w:val="0"/>
      <w:marRight w:val="0"/>
      <w:marTop w:val="0"/>
      <w:marBottom w:val="0"/>
      <w:divBdr>
        <w:top w:val="none" w:sz="0" w:space="0" w:color="auto"/>
        <w:left w:val="none" w:sz="0" w:space="0" w:color="auto"/>
        <w:bottom w:val="none" w:sz="0" w:space="0" w:color="auto"/>
        <w:right w:val="none" w:sz="0" w:space="0" w:color="auto"/>
      </w:divBdr>
      <w:divsChild>
        <w:div w:id="1490095016">
          <w:marLeft w:val="0"/>
          <w:marRight w:val="0"/>
          <w:marTop w:val="0"/>
          <w:marBottom w:val="0"/>
          <w:divBdr>
            <w:top w:val="none" w:sz="0" w:space="0" w:color="auto"/>
            <w:left w:val="none" w:sz="0" w:space="0" w:color="auto"/>
            <w:bottom w:val="none" w:sz="0" w:space="0" w:color="auto"/>
            <w:right w:val="none" w:sz="0" w:space="0" w:color="auto"/>
          </w:divBdr>
          <w:divsChild>
            <w:div w:id="31614126">
              <w:marLeft w:val="0"/>
              <w:marRight w:val="0"/>
              <w:marTop w:val="0"/>
              <w:marBottom w:val="0"/>
              <w:divBdr>
                <w:top w:val="none" w:sz="0" w:space="0" w:color="auto"/>
                <w:left w:val="none" w:sz="0" w:space="0" w:color="auto"/>
                <w:bottom w:val="none" w:sz="0" w:space="0" w:color="auto"/>
                <w:right w:val="none" w:sz="0" w:space="0" w:color="auto"/>
              </w:divBdr>
            </w:div>
            <w:div w:id="474569882">
              <w:marLeft w:val="0"/>
              <w:marRight w:val="0"/>
              <w:marTop w:val="0"/>
              <w:marBottom w:val="0"/>
              <w:divBdr>
                <w:top w:val="none" w:sz="0" w:space="0" w:color="auto"/>
                <w:left w:val="none" w:sz="0" w:space="0" w:color="auto"/>
                <w:bottom w:val="none" w:sz="0" w:space="0" w:color="auto"/>
                <w:right w:val="none" w:sz="0" w:space="0" w:color="auto"/>
              </w:divBdr>
            </w:div>
            <w:div w:id="826674626">
              <w:marLeft w:val="0"/>
              <w:marRight w:val="0"/>
              <w:marTop w:val="0"/>
              <w:marBottom w:val="0"/>
              <w:divBdr>
                <w:top w:val="none" w:sz="0" w:space="0" w:color="auto"/>
                <w:left w:val="none" w:sz="0" w:space="0" w:color="auto"/>
                <w:bottom w:val="none" w:sz="0" w:space="0" w:color="auto"/>
                <w:right w:val="none" w:sz="0" w:space="0" w:color="auto"/>
              </w:divBdr>
            </w:div>
            <w:div w:id="1365792119">
              <w:marLeft w:val="0"/>
              <w:marRight w:val="0"/>
              <w:marTop w:val="0"/>
              <w:marBottom w:val="0"/>
              <w:divBdr>
                <w:top w:val="none" w:sz="0" w:space="0" w:color="auto"/>
                <w:left w:val="none" w:sz="0" w:space="0" w:color="auto"/>
                <w:bottom w:val="none" w:sz="0" w:space="0" w:color="auto"/>
                <w:right w:val="none" w:sz="0" w:space="0" w:color="auto"/>
              </w:divBdr>
            </w:div>
            <w:div w:id="1567371929">
              <w:marLeft w:val="0"/>
              <w:marRight w:val="0"/>
              <w:marTop w:val="0"/>
              <w:marBottom w:val="0"/>
              <w:divBdr>
                <w:top w:val="none" w:sz="0" w:space="0" w:color="auto"/>
                <w:left w:val="none" w:sz="0" w:space="0" w:color="auto"/>
                <w:bottom w:val="none" w:sz="0" w:space="0" w:color="auto"/>
                <w:right w:val="none" w:sz="0" w:space="0" w:color="auto"/>
              </w:divBdr>
            </w:div>
            <w:div w:id="1049375699">
              <w:marLeft w:val="0"/>
              <w:marRight w:val="0"/>
              <w:marTop w:val="0"/>
              <w:marBottom w:val="0"/>
              <w:divBdr>
                <w:top w:val="none" w:sz="0" w:space="0" w:color="auto"/>
                <w:left w:val="none" w:sz="0" w:space="0" w:color="auto"/>
                <w:bottom w:val="none" w:sz="0" w:space="0" w:color="auto"/>
                <w:right w:val="none" w:sz="0" w:space="0" w:color="auto"/>
              </w:divBdr>
            </w:div>
            <w:div w:id="764572667">
              <w:marLeft w:val="0"/>
              <w:marRight w:val="0"/>
              <w:marTop w:val="0"/>
              <w:marBottom w:val="0"/>
              <w:divBdr>
                <w:top w:val="none" w:sz="0" w:space="0" w:color="auto"/>
                <w:left w:val="none" w:sz="0" w:space="0" w:color="auto"/>
                <w:bottom w:val="none" w:sz="0" w:space="0" w:color="auto"/>
                <w:right w:val="none" w:sz="0" w:space="0" w:color="auto"/>
              </w:divBdr>
            </w:div>
            <w:div w:id="82460462">
              <w:marLeft w:val="0"/>
              <w:marRight w:val="0"/>
              <w:marTop w:val="0"/>
              <w:marBottom w:val="0"/>
              <w:divBdr>
                <w:top w:val="none" w:sz="0" w:space="0" w:color="auto"/>
                <w:left w:val="none" w:sz="0" w:space="0" w:color="auto"/>
                <w:bottom w:val="none" w:sz="0" w:space="0" w:color="auto"/>
                <w:right w:val="none" w:sz="0" w:space="0" w:color="auto"/>
              </w:divBdr>
            </w:div>
            <w:div w:id="1892302720">
              <w:marLeft w:val="0"/>
              <w:marRight w:val="0"/>
              <w:marTop w:val="0"/>
              <w:marBottom w:val="0"/>
              <w:divBdr>
                <w:top w:val="none" w:sz="0" w:space="0" w:color="auto"/>
                <w:left w:val="none" w:sz="0" w:space="0" w:color="auto"/>
                <w:bottom w:val="none" w:sz="0" w:space="0" w:color="auto"/>
                <w:right w:val="none" w:sz="0" w:space="0" w:color="auto"/>
              </w:divBdr>
            </w:div>
            <w:div w:id="954092664">
              <w:marLeft w:val="0"/>
              <w:marRight w:val="0"/>
              <w:marTop w:val="0"/>
              <w:marBottom w:val="0"/>
              <w:divBdr>
                <w:top w:val="none" w:sz="0" w:space="0" w:color="auto"/>
                <w:left w:val="none" w:sz="0" w:space="0" w:color="auto"/>
                <w:bottom w:val="none" w:sz="0" w:space="0" w:color="auto"/>
                <w:right w:val="none" w:sz="0" w:space="0" w:color="auto"/>
              </w:divBdr>
            </w:div>
            <w:div w:id="923733005">
              <w:marLeft w:val="0"/>
              <w:marRight w:val="0"/>
              <w:marTop w:val="0"/>
              <w:marBottom w:val="0"/>
              <w:divBdr>
                <w:top w:val="none" w:sz="0" w:space="0" w:color="auto"/>
                <w:left w:val="none" w:sz="0" w:space="0" w:color="auto"/>
                <w:bottom w:val="none" w:sz="0" w:space="0" w:color="auto"/>
                <w:right w:val="none" w:sz="0" w:space="0" w:color="auto"/>
              </w:divBdr>
            </w:div>
            <w:div w:id="17963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2072">
      <w:bodyDiv w:val="1"/>
      <w:marLeft w:val="0"/>
      <w:marRight w:val="0"/>
      <w:marTop w:val="0"/>
      <w:marBottom w:val="0"/>
      <w:divBdr>
        <w:top w:val="none" w:sz="0" w:space="0" w:color="auto"/>
        <w:left w:val="none" w:sz="0" w:space="0" w:color="auto"/>
        <w:bottom w:val="none" w:sz="0" w:space="0" w:color="auto"/>
        <w:right w:val="none" w:sz="0" w:space="0" w:color="auto"/>
      </w:divBdr>
      <w:divsChild>
        <w:div w:id="1580407011">
          <w:marLeft w:val="0"/>
          <w:marRight w:val="0"/>
          <w:marTop w:val="0"/>
          <w:marBottom w:val="0"/>
          <w:divBdr>
            <w:top w:val="none" w:sz="0" w:space="0" w:color="auto"/>
            <w:left w:val="none" w:sz="0" w:space="0" w:color="auto"/>
            <w:bottom w:val="none" w:sz="0" w:space="0" w:color="auto"/>
            <w:right w:val="none" w:sz="0" w:space="0" w:color="auto"/>
          </w:divBdr>
          <w:divsChild>
            <w:div w:id="12577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394">
      <w:bodyDiv w:val="1"/>
      <w:marLeft w:val="0"/>
      <w:marRight w:val="0"/>
      <w:marTop w:val="0"/>
      <w:marBottom w:val="0"/>
      <w:divBdr>
        <w:top w:val="none" w:sz="0" w:space="0" w:color="auto"/>
        <w:left w:val="none" w:sz="0" w:space="0" w:color="auto"/>
        <w:bottom w:val="none" w:sz="0" w:space="0" w:color="auto"/>
        <w:right w:val="none" w:sz="0" w:space="0" w:color="auto"/>
      </w:divBdr>
      <w:divsChild>
        <w:div w:id="9259656">
          <w:marLeft w:val="0"/>
          <w:marRight w:val="0"/>
          <w:marTop w:val="0"/>
          <w:marBottom w:val="0"/>
          <w:divBdr>
            <w:top w:val="none" w:sz="0" w:space="0" w:color="auto"/>
            <w:left w:val="none" w:sz="0" w:space="0" w:color="auto"/>
            <w:bottom w:val="none" w:sz="0" w:space="0" w:color="auto"/>
            <w:right w:val="none" w:sz="0" w:space="0" w:color="auto"/>
          </w:divBdr>
          <w:divsChild>
            <w:div w:id="849027258">
              <w:marLeft w:val="0"/>
              <w:marRight w:val="0"/>
              <w:marTop w:val="0"/>
              <w:marBottom w:val="0"/>
              <w:divBdr>
                <w:top w:val="none" w:sz="0" w:space="0" w:color="auto"/>
                <w:left w:val="none" w:sz="0" w:space="0" w:color="auto"/>
                <w:bottom w:val="none" w:sz="0" w:space="0" w:color="auto"/>
                <w:right w:val="none" w:sz="0" w:space="0" w:color="auto"/>
              </w:divBdr>
            </w:div>
            <w:div w:id="32270800">
              <w:marLeft w:val="0"/>
              <w:marRight w:val="0"/>
              <w:marTop w:val="0"/>
              <w:marBottom w:val="0"/>
              <w:divBdr>
                <w:top w:val="none" w:sz="0" w:space="0" w:color="auto"/>
                <w:left w:val="none" w:sz="0" w:space="0" w:color="auto"/>
                <w:bottom w:val="none" w:sz="0" w:space="0" w:color="auto"/>
                <w:right w:val="none" w:sz="0" w:space="0" w:color="auto"/>
              </w:divBdr>
            </w:div>
            <w:div w:id="1840924419">
              <w:marLeft w:val="0"/>
              <w:marRight w:val="0"/>
              <w:marTop w:val="0"/>
              <w:marBottom w:val="0"/>
              <w:divBdr>
                <w:top w:val="none" w:sz="0" w:space="0" w:color="auto"/>
                <w:left w:val="none" w:sz="0" w:space="0" w:color="auto"/>
                <w:bottom w:val="none" w:sz="0" w:space="0" w:color="auto"/>
                <w:right w:val="none" w:sz="0" w:space="0" w:color="auto"/>
              </w:divBdr>
            </w:div>
            <w:div w:id="1657761372">
              <w:marLeft w:val="0"/>
              <w:marRight w:val="0"/>
              <w:marTop w:val="0"/>
              <w:marBottom w:val="0"/>
              <w:divBdr>
                <w:top w:val="none" w:sz="0" w:space="0" w:color="auto"/>
                <w:left w:val="none" w:sz="0" w:space="0" w:color="auto"/>
                <w:bottom w:val="none" w:sz="0" w:space="0" w:color="auto"/>
                <w:right w:val="none" w:sz="0" w:space="0" w:color="auto"/>
              </w:divBdr>
            </w:div>
            <w:div w:id="1472822923">
              <w:marLeft w:val="0"/>
              <w:marRight w:val="0"/>
              <w:marTop w:val="0"/>
              <w:marBottom w:val="0"/>
              <w:divBdr>
                <w:top w:val="none" w:sz="0" w:space="0" w:color="auto"/>
                <w:left w:val="none" w:sz="0" w:space="0" w:color="auto"/>
                <w:bottom w:val="none" w:sz="0" w:space="0" w:color="auto"/>
                <w:right w:val="none" w:sz="0" w:space="0" w:color="auto"/>
              </w:divBdr>
            </w:div>
            <w:div w:id="1208562899">
              <w:marLeft w:val="0"/>
              <w:marRight w:val="0"/>
              <w:marTop w:val="0"/>
              <w:marBottom w:val="0"/>
              <w:divBdr>
                <w:top w:val="none" w:sz="0" w:space="0" w:color="auto"/>
                <w:left w:val="none" w:sz="0" w:space="0" w:color="auto"/>
                <w:bottom w:val="none" w:sz="0" w:space="0" w:color="auto"/>
                <w:right w:val="none" w:sz="0" w:space="0" w:color="auto"/>
              </w:divBdr>
            </w:div>
            <w:div w:id="337194130">
              <w:marLeft w:val="0"/>
              <w:marRight w:val="0"/>
              <w:marTop w:val="0"/>
              <w:marBottom w:val="0"/>
              <w:divBdr>
                <w:top w:val="none" w:sz="0" w:space="0" w:color="auto"/>
                <w:left w:val="none" w:sz="0" w:space="0" w:color="auto"/>
                <w:bottom w:val="none" w:sz="0" w:space="0" w:color="auto"/>
                <w:right w:val="none" w:sz="0" w:space="0" w:color="auto"/>
              </w:divBdr>
            </w:div>
            <w:div w:id="67306490">
              <w:marLeft w:val="0"/>
              <w:marRight w:val="0"/>
              <w:marTop w:val="0"/>
              <w:marBottom w:val="0"/>
              <w:divBdr>
                <w:top w:val="none" w:sz="0" w:space="0" w:color="auto"/>
                <w:left w:val="none" w:sz="0" w:space="0" w:color="auto"/>
                <w:bottom w:val="none" w:sz="0" w:space="0" w:color="auto"/>
                <w:right w:val="none" w:sz="0" w:space="0" w:color="auto"/>
              </w:divBdr>
            </w:div>
            <w:div w:id="471755549">
              <w:marLeft w:val="0"/>
              <w:marRight w:val="0"/>
              <w:marTop w:val="0"/>
              <w:marBottom w:val="0"/>
              <w:divBdr>
                <w:top w:val="none" w:sz="0" w:space="0" w:color="auto"/>
                <w:left w:val="none" w:sz="0" w:space="0" w:color="auto"/>
                <w:bottom w:val="none" w:sz="0" w:space="0" w:color="auto"/>
                <w:right w:val="none" w:sz="0" w:space="0" w:color="auto"/>
              </w:divBdr>
            </w:div>
            <w:div w:id="1347250345">
              <w:marLeft w:val="0"/>
              <w:marRight w:val="0"/>
              <w:marTop w:val="0"/>
              <w:marBottom w:val="0"/>
              <w:divBdr>
                <w:top w:val="none" w:sz="0" w:space="0" w:color="auto"/>
                <w:left w:val="none" w:sz="0" w:space="0" w:color="auto"/>
                <w:bottom w:val="none" w:sz="0" w:space="0" w:color="auto"/>
                <w:right w:val="none" w:sz="0" w:space="0" w:color="auto"/>
              </w:divBdr>
            </w:div>
            <w:div w:id="1152788952">
              <w:marLeft w:val="0"/>
              <w:marRight w:val="0"/>
              <w:marTop w:val="0"/>
              <w:marBottom w:val="0"/>
              <w:divBdr>
                <w:top w:val="none" w:sz="0" w:space="0" w:color="auto"/>
                <w:left w:val="none" w:sz="0" w:space="0" w:color="auto"/>
                <w:bottom w:val="none" w:sz="0" w:space="0" w:color="auto"/>
                <w:right w:val="none" w:sz="0" w:space="0" w:color="auto"/>
              </w:divBdr>
            </w:div>
            <w:div w:id="1246454710">
              <w:marLeft w:val="0"/>
              <w:marRight w:val="0"/>
              <w:marTop w:val="0"/>
              <w:marBottom w:val="0"/>
              <w:divBdr>
                <w:top w:val="none" w:sz="0" w:space="0" w:color="auto"/>
                <w:left w:val="none" w:sz="0" w:space="0" w:color="auto"/>
                <w:bottom w:val="none" w:sz="0" w:space="0" w:color="auto"/>
                <w:right w:val="none" w:sz="0" w:space="0" w:color="auto"/>
              </w:divBdr>
            </w:div>
            <w:div w:id="1368751862">
              <w:marLeft w:val="0"/>
              <w:marRight w:val="0"/>
              <w:marTop w:val="0"/>
              <w:marBottom w:val="0"/>
              <w:divBdr>
                <w:top w:val="none" w:sz="0" w:space="0" w:color="auto"/>
                <w:left w:val="none" w:sz="0" w:space="0" w:color="auto"/>
                <w:bottom w:val="none" w:sz="0" w:space="0" w:color="auto"/>
                <w:right w:val="none" w:sz="0" w:space="0" w:color="auto"/>
              </w:divBdr>
            </w:div>
            <w:div w:id="1498376426">
              <w:marLeft w:val="0"/>
              <w:marRight w:val="0"/>
              <w:marTop w:val="0"/>
              <w:marBottom w:val="0"/>
              <w:divBdr>
                <w:top w:val="none" w:sz="0" w:space="0" w:color="auto"/>
                <w:left w:val="none" w:sz="0" w:space="0" w:color="auto"/>
                <w:bottom w:val="none" w:sz="0" w:space="0" w:color="auto"/>
                <w:right w:val="none" w:sz="0" w:space="0" w:color="auto"/>
              </w:divBdr>
            </w:div>
            <w:div w:id="249506188">
              <w:marLeft w:val="0"/>
              <w:marRight w:val="0"/>
              <w:marTop w:val="0"/>
              <w:marBottom w:val="0"/>
              <w:divBdr>
                <w:top w:val="none" w:sz="0" w:space="0" w:color="auto"/>
                <w:left w:val="none" w:sz="0" w:space="0" w:color="auto"/>
                <w:bottom w:val="none" w:sz="0" w:space="0" w:color="auto"/>
                <w:right w:val="none" w:sz="0" w:space="0" w:color="auto"/>
              </w:divBdr>
            </w:div>
            <w:div w:id="1997227255">
              <w:marLeft w:val="0"/>
              <w:marRight w:val="0"/>
              <w:marTop w:val="0"/>
              <w:marBottom w:val="0"/>
              <w:divBdr>
                <w:top w:val="none" w:sz="0" w:space="0" w:color="auto"/>
                <w:left w:val="none" w:sz="0" w:space="0" w:color="auto"/>
                <w:bottom w:val="none" w:sz="0" w:space="0" w:color="auto"/>
                <w:right w:val="none" w:sz="0" w:space="0" w:color="auto"/>
              </w:divBdr>
            </w:div>
            <w:div w:id="1351839285">
              <w:marLeft w:val="0"/>
              <w:marRight w:val="0"/>
              <w:marTop w:val="0"/>
              <w:marBottom w:val="0"/>
              <w:divBdr>
                <w:top w:val="none" w:sz="0" w:space="0" w:color="auto"/>
                <w:left w:val="none" w:sz="0" w:space="0" w:color="auto"/>
                <w:bottom w:val="none" w:sz="0" w:space="0" w:color="auto"/>
                <w:right w:val="none" w:sz="0" w:space="0" w:color="auto"/>
              </w:divBdr>
            </w:div>
            <w:div w:id="432365832">
              <w:marLeft w:val="0"/>
              <w:marRight w:val="0"/>
              <w:marTop w:val="0"/>
              <w:marBottom w:val="0"/>
              <w:divBdr>
                <w:top w:val="none" w:sz="0" w:space="0" w:color="auto"/>
                <w:left w:val="none" w:sz="0" w:space="0" w:color="auto"/>
                <w:bottom w:val="none" w:sz="0" w:space="0" w:color="auto"/>
                <w:right w:val="none" w:sz="0" w:space="0" w:color="auto"/>
              </w:divBdr>
            </w:div>
            <w:div w:id="91173088">
              <w:marLeft w:val="0"/>
              <w:marRight w:val="0"/>
              <w:marTop w:val="0"/>
              <w:marBottom w:val="0"/>
              <w:divBdr>
                <w:top w:val="none" w:sz="0" w:space="0" w:color="auto"/>
                <w:left w:val="none" w:sz="0" w:space="0" w:color="auto"/>
                <w:bottom w:val="none" w:sz="0" w:space="0" w:color="auto"/>
                <w:right w:val="none" w:sz="0" w:space="0" w:color="auto"/>
              </w:divBdr>
            </w:div>
            <w:div w:id="472412439">
              <w:marLeft w:val="0"/>
              <w:marRight w:val="0"/>
              <w:marTop w:val="0"/>
              <w:marBottom w:val="0"/>
              <w:divBdr>
                <w:top w:val="none" w:sz="0" w:space="0" w:color="auto"/>
                <w:left w:val="none" w:sz="0" w:space="0" w:color="auto"/>
                <w:bottom w:val="none" w:sz="0" w:space="0" w:color="auto"/>
                <w:right w:val="none" w:sz="0" w:space="0" w:color="auto"/>
              </w:divBdr>
            </w:div>
            <w:div w:id="1005478723">
              <w:marLeft w:val="0"/>
              <w:marRight w:val="0"/>
              <w:marTop w:val="0"/>
              <w:marBottom w:val="0"/>
              <w:divBdr>
                <w:top w:val="none" w:sz="0" w:space="0" w:color="auto"/>
                <w:left w:val="none" w:sz="0" w:space="0" w:color="auto"/>
                <w:bottom w:val="none" w:sz="0" w:space="0" w:color="auto"/>
                <w:right w:val="none" w:sz="0" w:space="0" w:color="auto"/>
              </w:divBdr>
            </w:div>
            <w:div w:id="407271972">
              <w:marLeft w:val="0"/>
              <w:marRight w:val="0"/>
              <w:marTop w:val="0"/>
              <w:marBottom w:val="0"/>
              <w:divBdr>
                <w:top w:val="none" w:sz="0" w:space="0" w:color="auto"/>
                <w:left w:val="none" w:sz="0" w:space="0" w:color="auto"/>
                <w:bottom w:val="none" w:sz="0" w:space="0" w:color="auto"/>
                <w:right w:val="none" w:sz="0" w:space="0" w:color="auto"/>
              </w:divBdr>
            </w:div>
            <w:div w:id="1739865808">
              <w:marLeft w:val="0"/>
              <w:marRight w:val="0"/>
              <w:marTop w:val="0"/>
              <w:marBottom w:val="0"/>
              <w:divBdr>
                <w:top w:val="none" w:sz="0" w:space="0" w:color="auto"/>
                <w:left w:val="none" w:sz="0" w:space="0" w:color="auto"/>
                <w:bottom w:val="none" w:sz="0" w:space="0" w:color="auto"/>
                <w:right w:val="none" w:sz="0" w:space="0" w:color="auto"/>
              </w:divBdr>
            </w:div>
            <w:div w:id="1584297506">
              <w:marLeft w:val="0"/>
              <w:marRight w:val="0"/>
              <w:marTop w:val="0"/>
              <w:marBottom w:val="0"/>
              <w:divBdr>
                <w:top w:val="none" w:sz="0" w:space="0" w:color="auto"/>
                <w:left w:val="none" w:sz="0" w:space="0" w:color="auto"/>
                <w:bottom w:val="none" w:sz="0" w:space="0" w:color="auto"/>
                <w:right w:val="none" w:sz="0" w:space="0" w:color="auto"/>
              </w:divBdr>
            </w:div>
            <w:div w:id="873231521">
              <w:marLeft w:val="0"/>
              <w:marRight w:val="0"/>
              <w:marTop w:val="0"/>
              <w:marBottom w:val="0"/>
              <w:divBdr>
                <w:top w:val="none" w:sz="0" w:space="0" w:color="auto"/>
                <w:left w:val="none" w:sz="0" w:space="0" w:color="auto"/>
                <w:bottom w:val="none" w:sz="0" w:space="0" w:color="auto"/>
                <w:right w:val="none" w:sz="0" w:space="0" w:color="auto"/>
              </w:divBdr>
            </w:div>
            <w:div w:id="2105375592">
              <w:marLeft w:val="0"/>
              <w:marRight w:val="0"/>
              <w:marTop w:val="0"/>
              <w:marBottom w:val="0"/>
              <w:divBdr>
                <w:top w:val="none" w:sz="0" w:space="0" w:color="auto"/>
                <w:left w:val="none" w:sz="0" w:space="0" w:color="auto"/>
                <w:bottom w:val="none" w:sz="0" w:space="0" w:color="auto"/>
                <w:right w:val="none" w:sz="0" w:space="0" w:color="auto"/>
              </w:divBdr>
            </w:div>
            <w:div w:id="1823544181">
              <w:marLeft w:val="0"/>
              <w:marRight w:val="0"/>
              <w:marTop w:val="0"/>
              <w:marBottom w:val="0"/>
              <w:divBdr>
                <w:top w:val="none" w:sz="0" w:space="0" w:color="auto"/>
                <w:left w:val="none" w:sz="0" w:space="0" w:color="auto"/>
                <w:bottom w:val="none" w:sz="0" w:space="0" w:color="auto"/>
                <w:right w:val="none" w:sz="0" w:space="0" w:color="auto"/>
              </w:divBdr>
            </w:div>
            <w:div w:id="1811172609">
              <w:marLeft w:val="0"/>
              <w:marRight w:val="0"/>
              <w:marTop w:val="0"/>
              <w:marBottom w:val="0"/>
              <w:divBdr>
                <w:top w:val="none" w:sz="0" w:space="0" w:color="auto"/>
                <w:left w:val="none" w:sz="0" w:space="0" w:color="auto"/>
                <w:bottom w:val="none" w:sz="0" w:space="0" w:color="auto"/>
                <w:right w:val="none" w:sz="0" w:space="0" w:color="auto"/>
              </w:divBdr>
            </w:div>
            <w:div w:id="1029406334">
              <w:marLeft w:val="0"/>
              <w:marRight w:val="0"/>
              <w:marTop w:val="0"/>
              <w:marBottom w:val="0"/>
              <w:divBdr>
                <w:top w:val="none" w:sz="0" w:space="0" w:color="auto"/>
                <w:left w:val="none" w:sz="0" w:space="0" w:color="auto"/>
                <w:bottom w:val="none" w:sz="0" w:space="0" w:color="auto"/>
                <w:right w:val="none" w:sz="0" w:space="0" w:color="auto"/>
              </w:divBdr>
            </w:div>
            <w:div w:id="1369721878">
              <w:marLeft w:val="0"/>
              <w:marRight w:val="0"/>
              <w:marTop w:val="0"/>
              <w:marBottom w:val="0"/>
              <w:divBdr>
                <w:top w:val="none" w:sz="0" w:space="0" w:color="auto"/>
                <w:left w:val="none" w:sz="0" w:space="0" w:color="auto"/>
                <w:bottom w:val="none" w:sz="0" w:space="0" w:color="auto"/>
                <w:right w:val="none" w:sz="0" w:space="0" w:color="auto"/>
              </w:divBdr>
            </w:div>
            <w:div w:id="39982282">
              <w:marLeft w:val="0"/>
              <w:marRight w:val="0"/>
              <w:marTop w:val="0"/>
              <w:marBottom w:val="0"/>
              <w:divBdr>
                <w:top w:val="none" w:sz="0" w:space="0" w:color="auto"/>
                <w:left w:val="none" w:sz="0" w:space="0" w:color="auto"/>
                <w:bottom w:val="none" w:sz="0" w:space="0" w:color="auto"/>
                <w:right w:val="none" w:sz="0" w:space="0" w:color="auto"/>
              </w:divBdr>
            </w:div>
            <w:div w:id="582303526">
              <w:marLeft w:val="0"/>
              <w:marRight w:val="0"/>
              <w:marTop w:val="0"/>
              <w:marBottom w:val="0"/>
              <w:divBdr>
                <w:top w:val="none" w:sz="0" w:space="0" w:color="auto"/>
                <w:left w:val="none" w:sz="0" w:space="0" w:color="auto"/>
                <w:bottom w:val="none" w:sz="0" w:space="0" w:color="auto"/>
                <w:right w:val="none" w:sz="0" w:space="0" w:color="auto"/>
              </w:divBdr>
            </w:div>
            <w:div w:id="682247172">
              <w:marLeft w:val="0"/>
              <w:marRight w:val="0"/>
              <w:marTop w:val="0"/>
              <w:marBottom w:val="0"/>
              <w:divBdr>
                <w:top w:val="none" w:sz="0" w:space="0" w:color="auto"/>
                <w:left w:val="none" w:sz="0" w:space="0" w:color="auto"/>
                <w:bottom w:val="none" w:sz="0" w:space="0" w:color="auto"/>
                <w:right w:val="none" w:sz="0" w:space="0" w:color="auto"/>
              </w:divBdr>
            </w:div>
            <w:div w:id="2014649019">
              <w:marLeft w:val="0"/>
              <w:marRight w:val="0"/>
              <w:marTop w:val="0"/>
              <w:marBottom w:val="0"/>
              <w:divBdr>
                <w:top w:val="none" w:sz="0" w:space="0" w:color="auto"/>
                <w:left w:val="none" w:sz="0" w:space="0" w:color="auto"/>
                <w:bottom w:val="none" w:sz="0" w:space="0" w:color="auto"/>
                <w:right w:val="none" w:sz="0" w:space="0" w:color="auto"/>
              </w:divBdr>
            </w:div>
            <w:div w:id="3969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0146">
      <w:bodyDiv w:val="1"/>
      <w:marLeft w:val="0"/>
      <w:marRight w:val="0"/>
      <w:marTop w:val="0"/>
      <w:marBottom w:val="0"/>
      <w:divBdr>
        <w:top w:val="none" w:sz="0" w:space="0" w:color="auto"/>
        <w:left w:val="none" w:sz="0" w:space="0" w:color="auto"/>
        <w:bottom w:val="none" w:sz="0" w:space="0" w:color="auto"/>
        <w:right w:val="none" w:sz="0" w:space="0" w:color="auto"/>
      </w:divBdr>
      <w:divsChild>
        <w:div w:id="299389286">
          <w:marLeft w:val="0"/>
          <w:marRight w:val="0"/>
          <w:marTop w:val="0"/>
          <w:marBottom w:val="0"/>
          <w:divBdr>
            <w:top w:val="none" w:sz="0" w:space="0" w:color="auto"/>
            <w:left w:val="none" w:sz="0" w:space="0" w:color="auto"/>
            <w:bottom w:val="none" w:sz="0" w:space="0" w:color="auto"/>
            <w:right w:val="none" w:sz="0" w:space="0" w:color="auto"/>
          </w:divBdr>
          <w:divsChild>
            <w:div w:id="256255762">
              <w:marLeft w:val="0"/>
              <w:marRight w:val="0"/>
              <w:marTop w:val="0"/>
              <w:marBottom w:val="0"/>
              <w:divBdr>
                <w:top w:val="none" w:sz="0" w:space="0" w:color="auto"/>
                <w:left w:val="none" w:sz="0" w:space="0" w:color="auto"/>
                <w:bottom w:val="none" w:sz="0" w:space="0" w:color="auto"/>
                <w:right w:val="none" w:sz="0" w:space="0" w:color="auto"/>
              </w:divBdr>
            </w:div>
            <w:div w:id="1653018072">
              <w:marLeft w:val="0"/>
              <w:marRight w:val="0"/>
              <w:marTop w:val="0"/>
              <w:marBottom w:val="0"/>
              <w:divBdr>
                <w:top w:val="none" w:sz="0" w:space="0" w:color="auto"/>
                <w:left w:val="none" w:sz="0" w:space="0" w:color="auto"/>
                <w:bottom w:val="none" w:sz="0" w:space="0" w:color="auto"/>
                <w:right w:val="none" w:sz="0" w:space="0" w:color="auto"/>
              </w:divBdr>
            </w:div>
            <w:div w:id="651907314">
              <w:marLeft w:val="0"/>
              <w:marRight w:val="0"/>
              <w:marTop w:val="0"/>
              <w:marBottom w:val="0"/>
              <w:divBdr>
                <w:top w:val="none" w:sz="0" w:space="0" w:color="auto"/>
                <w:left w:val="none" w:sz="0" w:space="0" w:color="auto"/>
                <w:bottom w:val="none" w:sz="0" w:space="0" w:color="auto"/>
                <w:right w:val="none" w:sz="0" w:space="0" w:color="auto"/>
              </w:divBdr>
            </w:div>
            <w:div w:id="19774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98454">
      <w:bodyDiv w:val="1"/>
      <w:marLeft w:val="0"/>
      <w:marRight w:val="0"/>
      <w:marTop w:val="0"/>
      <w:marBottom w:val="0"/>
      <w:divBdr>
        <w:top w:val="none" w:sz="0" w:space="0" w:color="auto"/>
        <w:left w:val="none" w:sz="0" w:space="0" w:color="auto"/>
        <w:bottom w:val="none" w:sz="0" w:space="0" w:color="auto"/>
        <w:right w:val="none" w:sz="0" w:space="0" w:color="auto"/>
      </w:divBdr>
      <w:divsChild>
        <w:div w:id="750615797">
          <w:marLeft w:val="0"/>
          <w:marRight w:val="0"/>
          <w:marTop w:val="0"/>
          <w:marBottom w:val="0"/>
          <w:divBdr>
            <w:top w:val="none" w:sz="0" w:space="0" w:color="auto"/>
            <w:left w:val="none" w:sz="0" w:space="0" w:color="auto"/>
            <w:bottom w:val="none" w:sz="0" w:space="0" w:color="auto"/>
            <w:right w:val="none" w:sz="0" w:space="0" w:color="auto"/>
          </w:divBdr>
          <w:divsChild>
            <w:div w:id="291904702">
              <w:marLeft w:val="0"/>
              <w:marRight w:val="0"/>
              <w:marTop w:val="0"/>
              <w:marBottom w:val="0"/>
              <w:divBdr>
                <w:top w:val="none" w:sz="0" w:space="0" w:color="auto"/>
                <w:left w:val="none" w:sz="0" w:space="0" w:color="auto"/>
                <w:bottom w:val="none" w:sz="0" w:space="0" w:color="auto"/>
                <w:right w:val="none" w:sz="0" w:space="0" w:color="auto"/>
              </w:divBdr>
            </w:div>
            <w:div w:id="814419314">
              <w:marLeft w:val="0"/>
              <w:marRight w:val="0"/>
              <w:marTop w:val="0"/>
              <w:marBottom w:val="0"/>
              <w:divBdr>
                <w:top w:val="none" w:sz="0" w:space="0" w:color="auto"/>
                <w:left w:val="none" w:sz="0" w:space="0" w:color="auto"/>
                <w:bottom w:val="none" w:sz="0" w:space="0" w:color="auto"/>
                <w:right w:val="none" w:sz="0" w:space="0" w:color="auto"/>
              </w:divBdr>
            </w:div>
            <w:div w:id="1676221211">
              <w:marLeft w:val="0"/>
              <w:marRight w:val="0"/>
              <w:marTop w:val="0"/>
              <w:marBottom w:val="0"/>
              <w:divBdr>
                <w:top w:val="none" w:sz="0" w:space="0" w:color="auto"/>
                <w:left w:val="none" w:sz="0" w:space="0" w:color="auto"/>
                <w:bottom w:val="none" w:sz="0" w:space="0" w:color="auto"/>
                <w:right w:val="none" w:sz="0" w:space="0" w:color="auto"/>
              </w:divBdr>
            </w:div>
            <w:div w:id="2048067121">
              <w:marLeft w:val="0"/>
              <w:marRight w:val="0"/>
              <w:marTop w:val="0"/>
              <w:marBottom w:val="0"/>
              <w:divBdr>
                <w:top w:val="none" w:sz="0" w:space="0" w:color="auto"/>
                <w:left w:val="none" w:sz="0" w:space="0" w:color="auto"/>
                <w:bottom w:val="none" w:sz="0" w:space="0" w:color="auto"/>
                <w:right w:val="none" w:sz="0" w:space="0" w:color="auto"/>
              </w:divBdr>
            </w:div>
            <w:div w:id="309090768">
              <w:marLeft w:val="0"/>
              <w:marRight w:val="0"/>
              <w:marTop w:val="0"/>
              <w:marBottom w:val="0"/>
              <w:divBdr>
                <w:top w:val="none" w:sz="0" w:space="0" w:color="auto"/>
                <w:left w:val="none" w:sz="0" w:space="0" w:color="auto"/>
                <w:bottom w:val="none" w:sz="0" w:space="0" w:color="auto"/>
                <w:right w:val="none" w:sz="0" w:space="0" w:color="auto"/>
              </w:divBdr>
            </w:div>
            <w:div w:id="5861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258">
      <w:bodyDiv w:val="1"/>
      <w:marLeft w:val="0"/>
      <w:marRight w:val="0"/>
      <w:marTop w:val="0"/>
      <w:marBottom w:val="0"/>
      <w:divBdr>
        <w:top w:val="none" w:sz="0" w:space="0" w:color="auto"/>
        <w:left w:val="none" w:sz="0" w:space="0" w:color="auto"/>
        <w:bottom w:val="none" w:sz="0" w:space="0" w:color="auto"/>
        <w:right w:val="none" w:sz="0" w:space="0" w:color="auto"/>
      </w:divBdr>
      <w:divsChild>
        <w:div w:id="566839377">
          <w:marLeft w:val="0"/>
          <w:marRight w:val="0"/>
          <w:marTop w:val="0"/>
          <w:marBottom w:val="0"/>
          <w:divBdr>
            <w:top w:val="none" w:sz="0" w:space="0" w:color="auto"/>
            <w:left w:val="none" w:sz="0" w:space="0" w:color="auto"/>
            <w:bottom w:val="none" w:sz="0" w:space="0" w:color="auto"/>
            <w:right w:val="none" w:sz="0" w:space="0" w:color="auto"/>
          </w:divBdr>
          <w:divsChild>
            <w:div w:id="1306160293">
              <w:marLeft w:val="0"/>
              <w:marRight w:val="0"/>
              <w:marTop w:val="0"/>
              <w:marBottom w:val="0"/>
              <w:divBdr>
                <w:top w:val="none" w:sz="0" w:space="0" w:color="auto"/>
                <w:left w:val="none" w:sz="0" w:space="0" w:color="auto"/>
                <w:bottom w:val="none" w:sz="0" w:space="0" w:color="auto"/>
                <w:right w:val="none" w:sz="0" w:space="0" w:color="auto"/>
              </w:divBdr>
            </w:div>
            <w:div w:id="256136134">
              <w:marLeft w:val="0"/>
              <w:marRight w:val="0"/>
              <w:marTop w:val="0"/>
              <w:marBottom w:val="0"/>
              <w:divBdr>
                <w:top w:val="none" w:sz="0" w:space="0" w:color="auto"/>
                <w:left w:val="none" w:sz="0" w:space="0" w:color="auto"/>
                <w:bottom w:val="none" w:sz="0" w:space="0" w:color="auto"/>
                <w:right w:val="none" w:sz="0" w:space="0" w:color="auto"/>
              </w:divBdr>
            </w:div>
            <w:div w:id="1882084238">
              <w:marLeft w:val="0"/>
              <w:marRight w:val="0"/>
              <w:marTop w:val="0"/>
              <w:marBottom w:val="0"/>
              <w:divBdr>
                <w:top w:val="none" w:sz="0" w:space="0" w:color="auto"/>
                <w:left w:val="none" w:sz="0" w:space="0" w:color="auto"/>
                <w:bottom w:val="none" w:sz="0" w:space="0" w:color="auto"/>
                <w:right w:val="none" w:sz="0" w:space="0" w:color="auto"/>
              </w:divBdr>
            </w:div>
            <w:div w:id="92283981">
              <w:marLeft w:val="0"/>
              <w:marRight w:val="0"/>
              <w:marTop w:val="0"/>
              <w:marBottom w:val="0"/>
              <w:divBdr>
                <w:top w:val="none" w:sz="0" w:space="0" w:color="auto"/>
                <w:left w:val="none" w:sz="0" w:space="0" w:color="auto"/>
                <w:bottom w:val="none" w:sz="0" w:space="0" w:color="auto"/>
                <w:right w:val="none" w:sz="0" w:space="0" w:color="auto"/>
              </w:divBdr>
            </w:div>
            <w:div w:id="1119643245">
              <w:marLeft w:val="0"/>
              <w:marRight w:val="0"/>
              <w:marTop w:val="0"/>
              <w:marBottom w:val="0"/>
              <w:divBdr>
                <w:top w:val="none" w:sz="0" w:space="0" w:color="auto"/>
                <w:left w:val="none" w:sz="0" w:space="0" w:color="auto"/>
                <w:bottom w:val="none" w:sz="0" w:space="0" w:color="auto"/>
                <w:right w:val="none" w:sz="0" w:space="0" w:color="auto"/>
              </w:divBdr>
            </w:div>
            <w:div w:id="54746688">
              <w:marLeft w:val="0"/>
              <w:marRight w:val="0"/>
              <w:marTop w:val="0"/>
              <w:marBottom w:val="0"/>
              <w:divBdr>
                <w:top w:val="none" w:sz="0" w:space="0" w:color="auto"/>
                <w:left w:val="none" w:sz="0" w:space="0" w:color="auto"/>
                <w:bottom w:val="none" w:sz="0" w:space="0" w:color="auto"/>
                <w:right w:val="none" w:sz="0" w:space="0" w:color="auto"/>
              </w:divBdr>
            </w:div>
            <w:div w:id="1763913919">
              <w:marLeft w:val="0"/>
              <w:marRight w:val="0"/>
              <w:marTop w:val="0"/>
              <w:marBottom w:val="0"/>
              <w:divBdr>
                <w:top w:val="none" w:sz="0" w:space="0" w:color="auto"/>
                <w:left w:val="none" w:sz="0" w:space="0" w:color="auto"/>
                <w:bottom w:val="none" w:sz="0" w:space="0" w:color="auto"/>
                <w:right w:val="none" w:sz="0" w:space="0" w:color="auto"/>
              </w:divBdr>
            </w:div>
            <w:div w:id="656803643">
              <w:marLeft w:val="0"/>
              <w:marRight w:val="0"/>
              <w:marTop w:val="0"/>
              <w:marBottom w:val="0"/>
              <w:divBdr>
                <w:top w:val="none" w:sz="0" w:space="0" w:color="auto"/>
                <w:left w:val="none" w:sz="0" w:space="0" w:color="auto"/>
                <w:bottom w:val="none" w:sz="0" w:space="0" w:color="auto"/>
                <w:right w:val="none" w:sz="0" w:space="0" w:color="auto"/>
              </w:divBdr>
            </w:div>
            <w:div w:id="1837647826">
              <w:marLeft w:val="0"/>
              <w:marRight w:val="0"/>
              <w:marTop w:val="0"/>
              <w:marBottom w:val="0"/>
              <w:divBdr>
                <w:top w:val="none" w:sz="0" w:space="0" w:color="auto"/>
                <w:left w:val="none" w:sz="0" w:space="0" w:color="auto"/>
                <w:bottom w:val="none" w:sz="0" w:space="0" w:color="auto"/>
                <w:right w:val="none" w:sz="0" w:space="0" w:color="auto"/>
              </w:divBdr>
            </w:div>
            <w:div w:id="1863788401">
              <w:marLeft w:val="0"/>
              <w:marRight w:val="0"/>
              <w:marTop w:val="0"/>
              <w:marBottom w:val="0"/>
              <w:divBdr>
                <w:top w:val="none" w:sz="0" w:space="0" w:color="auto"/>
                <w:left w:val="none" w:sz="0" w:space="0" w:color="auto"/>
                <w:bottom w:val="none" w:sz="0" w:space="0" w:color="auto"/>
                <w:right w:val="none" w:sz="0" w:space="0" w:color="auto"/>
              </w:divBdr>
            </w:div>
            <w:div w:id="954597715">
              <w:marLeft w:val="0"/>
              <w:marRight w:val="0"/>
              <w:marTop w:val="0"/>
              <w:marBottom w:val="0"/>
              <w:divBdr>
                <w:top w:val="none" w:sz="0" w:space="0" w:color="auto"/>
                <w:left w:val="none" w:sz="0" w:space="0" w:color="auto"/>
                <w:bottom w:val="none" w:sz="0" w:space="0" w:color="auto"/>
                <w:right w:val="none" w:sz="0" w:space="0" w:color="auto"/>
              </w:divBdr>
            </w:div>
            <w:div w:id="1377048548">
              <w:marLeft w:val="0"/>
              <w:marRight w:val="0"/>
              <w:marTop w:val="0"/>
              <w:marBottom w:val="0"/>
              <w:divBdr>
                <w:top w:val="none" w:sz="0" w:space="0" w:color="auto"/>
                <w:left w:val="none" w:sz="0" w:space="0" w:color="auto"/>
                <w:bottom w:val="none" w:sz="0" w:space="0" w:color="auto"/>
                <w:right w:val="none" w:sz="0" w:space="0" w:color="auto"/>
              </w:divBdr>
            </w:div>
            <w:div w:id="281308765">
              <w:marLeft w:val="0"/>
              <w:marRight w:val="0"/>
              <w:marTop w:val="0"/>
              <w:marBottom w:val="0"/>
              <w:divBdr>
                <w:top w:val="none" w:sz="0" w:space="0" w:color="auto"/>
                <w:left w:val="none" w:sz="0" w:space="0" w:color="auto"/>
                <w:bottom w:val="none" w:sz="0" w:space="0" w:color="auto"/>
                <w:right w:val="none" w:sz="0" w:space="0" w:color="auto"/>
              </w:divBdr>
            </w:div>
            <w:div w:id="396244515">
              <w:marLeft w:val="0"/>
              <w:marRight w:val="0"/>
              <w:marTop w:val="0"/>
              <w:marBottom w:val="0"/>
              <w:divBdr>
                <w:top w:val="none" w:sz="0" w:space="0" w:color="auto"/>
                <w:left w:val="none" w:sz="0" w:space="0" w:color="auto"/>
                <w:bottom w:val="none" w:sz="0" w:space="0" w:color="auto"/>
                <w:right w:val="none" w:sz="0" w:space="0" w:color="auto"/>
              </w:divBdr>
            </w:div>
            <w:div w:id="114756514">
              <w:marLeft w:val="0"/>
              <w:marRight w:val="0"/>
              <w:marTop w:val="0"/>
              <w:marBottom w:val="0"/>
              <w:divBdr>
                <w:top w:val="none" w:sz="0" w:space="0" w:color="auto"/>
                <w:left w:val="none" w:sz="0" w:space="0" w:color="auto"/>
                <w:bottom w:val="none" w:sz="0" w:space="0" w:color="auto"/>
                <w:right w:val="none" w:sz="0" w:space="0" w:color="auto"/>
              </w:divBdr>
            </w:div>
            <w:div w:id="1400864214">
              <w:marLeft w:val="0"/>
              <w:marRight w:val="0"/>
              <w:marTop w:val="0"/>
              <w:marBottom w:val="0"/>
              <w:divBdr>
                <w:top w:val="none" w:sz="0" w:space="0" w:color="auto"/>
                <w:left w:val="none" w:sz="0" w:space="0" w:color="auto"/>
                <w:bottom w:val="none" w:sz="0" w:space="0" w:color="auto"/>
                <w:right w:val="none" w:sz="0" w:space="0" w:color="auto"/>
              </w:divBdr>
            </w:div>
            <w:div w:id="867570826">
              <w:marLeft w:val="0"/>
              <w:marRight w:val="0"/>
              <w:marTop w:val="0"/>
              <w:marBottom w:val="0"/>
              <w:divBdr>
                <w:top w:val="none" w:sz="0" w:space="0" w:color="auto"/>
                <w:left w:val="none" w:sz="0" w:space="0" w:color="auto"/>
                <w:bottom w:val="none" w:sz="0" w:space="0" w:color="auto"/>
                <w:right w:val="none" w:sz="0" w:space="0" w:color="auto"/>
              </w:divBdr>
            </w:div>
            <w:div w:id="120809808">
              <w:marLeft w:val="0"/>
              <w:marRight w:val="0"/>
              <w:marTop w:val="0"/>
              <w:marBottom w:val="0"/>
              <w:divBdr>
                <w:top w:val="none" w:sz="0" w:space="0" w:color="auto"/>
                <w:left w:val="none" w:sz="0" w:space="0" w:color="auto"/>
                <w:bottom w:val="none" w:sz="0" w:space="0" w:color="auto"/>
                <w:right w:val="none" w:sz="0" w:space="0" w:color="auto"/>
              </w:divBdr>
            </w:div>
            <w:div w:id="1398472999">
              <w:marLeft w:val="0"/>
              <w:marRight w:val="0"/>
              <w:marTop w:val="0"/>
              <w:marBottom w:val="0"/>
              <w:divBdr>
                <w:top w:val="none" w:sz="0" w:space="0" w:color="auto"/>
                <w:left w:val="none" w:sz="0" w:space="0" w:color="auto"/>
                <w:bottom w:val="none" w:sz="0" w:space="0" w:color="auto"/>
                <w:right w:val="none" w:sz="0" w:space="0" w:color="auto"/>
              </w:divBdr>
            </w:div>
            <w:div w:id="965427170">
              <w:marLeft w:val="0"/>
              <w:marRight w:val="0"/>
              <w:marTop w:val="0"/>
              <w:marBottom w:val="0"/>
              <w:divBdr>
                <w:top w:val="none" w:sz="0" w:space="0" w:color="auto"/>
                <w:left w:val="none" w:sz="0" w:space="0" w:color="auto"/>
                <w:bottom w:val="none" w:sz="0" w:space="0" w:color="auto"/>
                <w:right w:val="none" w:sz="0" w:space="0" w:color="auto"/>
              </w:divBdr>
            </w:div>
            <w:div w:id="18103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3230">
      <w:bodyDiv w:val="1"/>
      <w:marLeft w:val="0"/>
      <w:marRight w:val="0"/>
      <w:marTop w:val="0"/>
      <w:marBottom w:val="0"/>
      <w:divBdr>
        <w:top w:val="none" w:sz="0" w:space="0" w:color="auto"/>
        <w:left w:val="none" w:sz="0" w:space="0" w:color="auto"/>
        <w:bottom w:val="none" w:sz="0" w:space="0" w:color="auto"/>
        <w:right w:val="none" w:sz="0" w:space="0" w:color="auto"/>
      </w:divBdr>
      <w:divsChild>
        <w:div w:id="1282766569">
          <w:marLeft w:val="0"/>
          <w:marRight w:val="0"/>
          <w:marTop w:val="0"/>
          <w:marBottom w:val="0"/>
          <w:divBdr>
            <w:top w:val="none" w:sz="0" w:space="0" w:color="auto"/>
            <w:left w:val="none" w:sz="0" w:space="0" w:color="auto"/>
            <w:bottom w:val="none" w:sz="0" w:space="0" w:color="auto"/>
            <w:right w:val="none" w:sz="0" w:space="0" w:color="auto"/>
          </w:divBdr>
          <w:divsChild>
            <w:div w:id="204298968">
              <w:marLeft w:val="0"/>
              <w:marRight w:val="0"/>
              <w:marTop w:val="0"/>
              <w:marBottom w:val="0"/>
              <w:divBdr>
                <w:top w:val="none" w:sz="0" w:space="0" w:color="auto"/>
                <w:left w:val="none" w:sz="0" w:space="0" w:color="auto"/>
                <w:bottom w:val="none" w:sz="0" w:space="0" w:color="auto"/>
                <w:right w:val="none" w:sz="0" w:space="0" w:color="auto"/>
              </w:divBdr>
            </w:div>
            <w:div w:id="938374842">
              <w:marLeft w:val="0"/>
              <w:marRight w:val="0"/>
              <w:marTop w:val="0"/>
              <w:marBottom w:val="0"/>
              <w:divBdr>
                <w:top w:val="none" w:sz="0" w:space="0" w:color="auto"/>
                <w:left w:val="none" w:sz="0" w:space="0" w:color="auto"/>
                <w:bottom w:val="none" w:sz="0" w:space="0" w:color="auto"/>
                <w:right w:val="none" w:sz="0" w:space="0" w:color="auto"/>
              </w:divBdr>
            </w:div>
            <w:div w:id="1526402416">
              <w:marLeft w:val="0"/>
              <w:marRight w:val="0"/>
              <w:marTop w:val="0"/>
              <w:marBottom w:val="0"/>
              <w:divBdr>
                <w:top w:val="none" w:sz="0" w:space="0" w:color="auto"/>
                <w:left w:val="none" w:sz="0" w:space="0" w:color="auto"/>
                <w:bottom w:val="none" w:sz="0" w:space="0" w:color="auto"/>
                <w:right w:val="none" w:sz="0" w:space="0" w:color="auto"/>
              </w:divBdr>
            </w:div>
            <w:div w:id="259143737">
              <w:marLeft w:val="0"/>
              <w:marRight w:val="0"/>
              <w:marTop w:val="0"/>
              <w:marBottom w:val="0"/>
              <w:divBdr>
                <w:top w:val="none" w:sz="0" w:space="0" w:color="auto"/>
                <w:left w:val="none" w:sz="0" w:space="0" w:color="auto"/>
                <w:bottom w:val="none" w:sz="0" w:space="0" w:color="auto"/>
                <w:right w:val="none" w:sz="0" w:space="0" w:color="auto"/>
              </w:divBdr>
            </w:div>
            <w:div w:id="2023586195">
              <w:marLeft w:val="0"/>
              <w:marRight w:val="0"/>
              <w:marTop w:val="0"/>
              <w:marBottom w:val="0"/>
              <w:divBdr>
                <w:top w:val="none" w:sz="0" w:space="0" w:color="auto"/>
                <w:left w:val="none" w:sz="0" w:space="0" w:color="auto"/>
                <w:bottom w:val="none" w:sz="0" w:space="0" w:color="auto"/>
                <w:right w:val="none" w:sz="0" w:space="0" w:color="auto"/>
              </w:divBdr>
            </w:div>
            <w:div w:id="565459385">
              <w:marLeft w:val="0"/>
              <w:marRight w:val="0"/>
              <w:marTop w:val="0"/>
              <w:marBottom w:val="0"/>
              <w:divBdr>
                <w:top w:val="none" w:sz="0" w:space="0" w:color="auto"/>
                <w:left w:val="none" w:sz="0" w:space="0" w:color="auto"/>
                <w:bottom w:val="none" w:sz="0" w:space="0" w:color="auto"/>
                <w:right w:val="none" w:sz="0" w:space="0" w:color="auto"/>
              </w:divBdr>
            </w:div>
            <w:div w:id="19665033">
              <w:marLeft w:val="0"/>
              <w:marRight w:val="0"/>
              <w:marTop w:val="0"/>
              <w:marBottom w:val="0"/>
              <w:divBdr>
                <w:top w:val="none" w:sz="0" w:space="0" w:color="auto"/>
                <w:left w:val="none" w:sz="0" w:space="0" w:color="auto"/>
                <w:bottom w:val="none" w:sz="0" w:space="0" w:color="auto"/>
                <w:right w:val="none" w:sz="0" w:space="0" w:color="auto"/>
              </w:divBdr>
            </w:div>
            <w:div w:id="1621037594">
              <w:marLeft w:val="0"/>
              <w:marRight w:val="0"/>
              <w:marTop w:val="0"/>
              <w:marBottom w:val="0"/>
              <w:divBdr>
                <w:top w:val="none" w:sz="0" w:space="0" w:color="auto"/>
                <w:left w:val="none" w:sz="0" w:space="0" w:color="auto"/>
                <w:bottom w:val="none" w:sz="0" w:space="0" w:color="auto"/>
                <w:right w:val="none" w:sz="0" w:space="0" w:color="auto"/>
              </w:divBdr>
            </w:div>
            <w:div w:id="123079698">
              <w:marLeft w:val="0"/>
              <w:marRight w:val="0"/>
              <w:marTop w:val="0"/>
              <w:marBottom w:val="0"/>
              <w:divBdr>
                <w:top w:val="none" w:sz="0" w:space="0" w:color="auto"/>
                <w:left w:val="none" w:sz="0" w:space="0" w:color="auto"/>
                <w:bottom w:val="none" w:sz="0" w:space="0" w:color="auto"/>
                <w:right w:val="none" w:sz="0" w:space="0" w:color="auto"/>
              </w:divBdr>
            </w:div>
            <w:div w:id="661158321">
              <w:marLeft w:val="0"/>
              <w:marRight w:val="0"/>
              <w:marTop w:val="0"/>
              <w:marBottom w:val="0"/>
              <w:divBdr>
                <w:top w:val="none" w:sz="0" w:space="0" w:color="auto"/>
                <w:left w:val="none" w:sz="0" w:space="0" w:color="auto"/>
                <w:bottom w:val="none" w:sz="0" w:space="0" w:color="auto"/>
                <w:right w:val="none" w:sz="0" w:space="0" w:color="auto"/>
              </w:divBdr>
            </w:div>
            <w:div w:id="359405379">
              <w:marLeft w:val="0"/>
              <w:marRight w:val="0"/>
              <w:marTop w:val="0"/>
              <w:marBottom w:val="0"/>
              <w:divBdr>
                <w:top w:val="none" w:sz="0" w:space="0" w:color="auto"/>
                <w:left w:val="none" w:sz="0" w:space="0" w:color="auto"/>
                <w:bottom w:val="none" w:sz="0" w:space="0" w:color="auto"/>
                <w:right w:val="none" w:sz="0" w:space="0" w:color="auto"/>
              </w:divBdr>
            </w:div>
            <w:div w:id="36666861">
              <w:marLeft w:val="0"/>
              <w:marRight w:val="0"/>
              <w:marTop w:val="0"/>
              <w:marBottom w:val="0"/>
              <w:divBdr>
                <w:top w:val="none" w:sz="0" w:space="0" w:color="auto"/>
                <w:left w:val="none" w:sz="0" w:space="0" w:color="auto"/>
                <w:bottom w:val="none" w:sz="0" w:space="0" w:color="auto"/>
                <w:right w:val="none" w:sz="0" w:space="0" w:color="auto"/>
              </w:divBdr>
            </w:div>
            <w:div w:id="243034855">
              <w:marLeft w:val="0"/>
              <w:marRight w:val="0"/>
              <w:marTop w:val="0"/>
              <w:marBottom w:val="0"/>
              <w:divBdr>
                <w:top w:val="none" w:sz="0" w:space="0" w:color="auto"/>
                <w:left w:val="none" w:sz="0" w:space="0" w:color="auto"/>
                <w:bottom w:val="none" w:sz="0" w:space="0" w:color="auto"/>
                <w:right w:val="none" w:sz="0" w:space="0" w:color="auto"/>
              </w:divBdr>
            </w:div>
            <w:div w:id="1219514312">
              <w:marLeft w:val="0"/>
              <w:marRight w:val="0"/>
              <w:marTop w:val="0"/>
              <w:marBottom w:val="0"/>
              <w:divBdr>
                <w:top w:val="none" w:sz="0" w:space="0" w:color="auto"/>
                <w:left w:val="none" w:sz="0" w:space="0" w:color="auto"/>
                <w:bottom w:val="none" w:sz="0" w:space="0" w:color="auto"/>
                <w:right w:val="none" w:sz="0" w:space="0" w:color="auto"/>
              </w:divBdr>
            </w:div>
            <w:div w:id="1204050786">
              <w:marLeft w:val="0"/>
              <w:marRight w:val="0"/>
              <w:marTop w:val="0"/>
              <w:marBottom w:val="0"/>
              <w:divBdr>
                <w:top w:val="none" w:sz="0" w:space="0" w:color="auto"/>
                <w:left w:val="none" w:sz="0" w:space="0" w:color="auto"/>
                <w:bottom w:val="none" w:sz="0" w:space="0" w:color="auto"/>
                <w:right w:val="none" w:sz="0" w:space="0" w:color="auto"/>
              </w:divBdr>
            </w:div>
            <w:div w:id="1824202692">
              <w:marLeft w:val="0"/>
              <w:marRight w:val="0"/>
              <w:marTop w:val="0"/>
              <w:marBottom w:val="0"/>
              <w:divBdr>
                <w:top w:val="none" w:sz="0" w:space="0" w:color="auto"/>
                <w:left w:val="none" w:sz="0" w:space="0" w:color="auto"/>
                <w:bottom w:val="none" w:sz="0" w:space="0" w:color="auto"/>
                <w:right w:val="none" w:sz="0" w:space="0" w:color="auto"/>
              </w:divBdr>
            </w:div>
            <w:div w:id="1170604726">
              <w:marLeft w:val="0"/>
              <w:marRight w:val="0"/>
              <w:marTop w:val="0"/>
              <w:marBottom w:val="0"/>
              <w:divBdr>
                <w:top w:val="none" w:sz="0" w:space="0" w:color="auto"/>
                <w:left w:val="none" w:sz="0" w:space="0" w:color="auto"/>
                <w:bottom w:val="none" w:sz="0" w:space="0" w:color="auto"/>
                <w:right w:val="none" w:sz="0" w:space="0" w:color="auto"/>
              </w:divBdr>
            </w:div>
            <w:div w:id="18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1669">
      <w:bodyDiv w:val="1"/>
      <w:marLeft w:val="0"/>
      <w:marRight w:val="0"/>
      <w:marTop w:val="0"/>
      <w:marBottom w:val="0"/>
      <w:divBdr>
        <w:top w:val="none" w:sz="0" w:space="0" w:color="auto"/>
        <w:left w:val="none" w:sz="0" w:space="0" w:color="auto"/>
        <w:bottom w:val="none" w:sz="0" w:space="0" w:color="auto"/>
        <w:right w:val="none" w:sz="0" w:space="0" w:color="auto"/>
      </w:divBdr>
      <w:divsChild>
        <w:div w:id="898370009">
          <w:marLeft w:val="0"/>
          <w:marRight w:val="0"/>
          <w:marTop w:val="0"/>
          <w:marBottom w:val="0"/>
          <w:divBdr>
            <w:top w:val="none" w:sz="0" w:space="0" w:color="auto"/>
            <w:left w:val="none" w:sz="0" w:space="0" w:color="auto"/>
            <w:bottom w:val="none" w:sz="0" w:space="0" w:color="auto"/>
            <w:right w:val="none" w:sz="0" w:space="0" w:color="auto"/>
          </w:divBdr>
          <w:divsChild>
            <w:div w:id="2013410883">
              <w:marLeft w:val="0"/>
              <w:marRight w:val="0"/>
              <w:marTop w:val="0"/>
              <w:marBottom w:val="0"/>
              <w:divBdr>
                <w:top w:val="none" w:sz="0" w:space="0" w:color="auto"/>
                <w:left w:val="none" w:sz="0" w:space="0" w:color="auto"/>
                <w:bottom w:val="none" w:sz="0" w:space="0" w:color="auto"/>
                <w:right w:val="none" w:sz="0" w:space="0" w:color="auto"/>
              </w:divBdr>
            </w:div>
            <w:div w:id="1356299778">
              <w:marLeft w:val="0"/>
              <w:marRight w:val="0"/>
              <w:marTop w:val="0"/>
              <w:marBottom w:val="0"/>
              <w:divBdr>
                <w:top w:val="none" w:sz="0" w:space="0" w:color="auto"/>
                <w:left w:val="none" w:sz="0" w:space="0" w:color="auto"/>
                <w:bottom w:val="none" w:sz="0" w:space="0" w:color="auto"/>
                <w:right w:val="none" w:sz="0" w:space="0" w:color="auto"/>
              </w:divBdr>
            </w:div>
            <w:div w:id="1284656200">
              <w:marLeft w:val="0"/>
              <w:marRight w:val="0"/>
              <w:marTop w:val="0"/>
              <w:marBottom w:val="0"/>
              <w:divBdr>
                <w:top w:val="none" w:sz="0" w:space="0" w:color="auto"/>
                <w:left w:val="none" w:sz="0" w:space="0" w:color="auto"/>
                <w:bottom w:val="none" w:sz="0" w:space="0" w:color="auto"/>
                <w:right w:val="none" w:sz="0" w:space="0" w:color="auto"/>
              </w:divBdr>
            </w:div>
            <w:div w:id="16321565">
              <w:marLeft w:val="0"/>
              <w:marRight w:val="0"/>
              <w:marTop w:val="0"/>
              <w:marBottom w:val="0"/>
              <w:divBdr>
                <w:top w:val="none" w:sz="0" w:space="0" w:color="auto"/>
                <w:left w:val="none" w:sz="0" w:space="0" w:color="auto"/>
                <w:bottom w:val="none" w:sz="0" w:space="0" w:color="auto"/>
                <w:right w:val="none" w:sz="0" w:space="0" w:color="auto"/>
              </w:divBdr>
            </w:div>
            <w:div w:id="1065303540">
              <w:marLeft w:val="0"/>
              <w:marRight w:val="0"/>
              <w:marTop w:val="0"/>
              <w:marBottom w:val="0"/>
              <w:divBdr>
                <w:top w:val="none" w:sz="0" w:space="0" w:color="auto"/>
                <w:left w:val="none" w:sz="0" w:space="0" w:color="auto"/>
                <w:bottom w:val="none" w:sz="0" w:space="0" w:color="auto"/>
                <w:right w:val="none" w:sz="0" w:space="0" w:color="auto"/>
              </w:divBdr>
            </w:div>
            <w:div w:id="1516457369">
              <w:marLeft w:val="0"/>
              <w:marRight w:val="0"/>
              <w:marTop w:val="0"/>
              <w:marBottom w:val="0"/>
              <w:divBdr>
                <w:top w:val="none" w:sz="0" w:space="0" w:color="auto"/>
                <w:left w:val="none" w:sz="0" w:space="0" w:color="auto"/>
                <w:bottom w:val="none" w:sz="0" w:space="0" w:color="auto"/>
                <w:right w:val="none" w:sz="0" w:space="0" w:color="auto"/>
              </w:divBdr>
            </w:div>
            <w:div w:id="73014193">
              <w:marLeft w:val="0"/>
              <w:marRight w:val="0"/>
              <w:marTop w:val="0"/>
              <w:marBottom w:val="0"/>
              <w:divBdr>
                <w:top w:val="none" w:sz="0" w:space="0" w:color="auto"/>
                <w:left w:val="none" w:sz="0" w:space="0" w:color="auto"/>
                <w:bottom w:val="none" w:sz="0" w:space="0" w:color="auto"/>
                <w:right w:val="none" w:sz="0" w:space="0" w:color="auto"/>
              </w:divBdr>
            </w:div>
            <w:div w:id="1387950590">
              <w:marLeft w:val="0"/>
              <w:marRight w:val="0"/>
              <w:marTop w:val="0"/>
              <w:marBottom w:val="0"/>
              <w:divBdr>
                <w:top w:val="none" w:sz="0" w:space="0" w:color="auto"/>
                <w:left w:val="none" w:sz="0" w:space="0" w:color="auto"/>
                <w:bottom w:val="none" w:sz="0" w:space="0" w:color="auto"/>
                <w:right w:val="none" w:sz="0" w:space="0" w:color="auto"/>
              </w:divBdr>
            </w:div>
            <w:div w:id="877396887">
              <w:marLeft w:val="0"/>
              <w:marRight w:val="0"/>
              <w:marTop w:val="0"/>
              <w:marBottom w:val="0"/>
              <w:divBdr>
                <w:top w:val="none" w:sz="0" w:space="0" w:color="auto"/>
                <w:left w:val="none" w:sz="0" w:space="0" w:color="auto"/>
                <w:bottom w:val="none" w:sz="0" w:space="0" w:color="auto"/>
                <w:right w:val="none" w:sz="0" w:space="0" w:color="auto"/>
              </w:divBdr>
            </w:div>
            <w:div w:id="1235237968">
              <w:marLeft w:val="0"/>
              <w:marRight w:val="0"/>
              <w:marTop w:val="0"/>
              <w:marBottom w:val="0"/>
              <w:divBdr>
                <w:top w:val="none" w:sz="0" w:space="0" w:color="auto"/>
                <w:left w:val="none" w:sz="0" w:space="0" w:color="auto"/>
                <w:bottom w:val="none" w:sz="0" w:space="0" w:color="auto"/>
                <w:right w:val="none" w:sz="0" w:space="0" w:color="auto"/>
              </w:divBdr>
            </w:div>
            <w:div w:id="1465199390">
              <w:marLeft w:val="0"/>
              <w:marRight w:val="0"/>
              <w:marTop w:val="0"/>
              <w:marBottom w:val="0"/>
              <w:divBdr>
                <w:top w:val="none" w:sz="0" w:space="0" w:color="auto"/>
                <w:left w:val="none" w:sz="0" w:space="0" w:color="auto"/>
                <w:bottom w:val="none" w:sz="0" w:space="0" w:color="auto"/>
                <w:right w:val="none" w:sz="0" w:space="0" w:color="auto"/>
              </w:divBdr>
            </w:div>
            <w:div w:id="901789317">
              <w:marLeft w:val="0"/>
              <w:marRight w:val="0"/>
              <w:marTop w:val="0"/>
              <w:marBottom w:val="0"/>
              <w:divBdr>
                <w:top w:val="none" w:sz="0" w:space="0" w:color="auto"/>
                <w:left w:val="none" w:sz="0" w:space="0" w:color="auto"/>
                <w:bottom w:val="none" w:sz="0" w:space="0" w:color="auto"/>
                <w:right w:val="none" w:sz="0" w:space="0" w:color="auto"/>
              </w:divBdr>
            </w:div>
            <w:div w:id="915238265">
              <w:marLeft w:val="0"/>
              <w:marRight w:val="0"/>
              <w:marTop w:val="0"/>
              <w:marBottom w:val="0"/>
              <w:divBdr>
                <w:top w:val="none" w:sz="0" w:space="0" w:color="auto"/>
                <w:left w:val="none" w:sz="0" w:space="0" w:color="auto"/>
                <w:bottom w:val="none" w:sz="0" w:space="0" w:color="auto"/>
                <w:right w:val="none" w:sz="0" w:space="0" w:color="auto"/>
              </w:divBdr>
            </w:div>
            <w:div w:id="1880700695">
              <w:marLeft w:val="0"/>
              <w:marRight w:val="0"/>
              <w:marTop w:val="0"/>
              <w:marBottom w:val="0"/>
              <w:divBdr>
                <w:top w:val="none" w:sz="0" w:space="0" w:color="auto"/>
                <w:left w:val="none" w:sz="0" w:space="0" w:color="auto"/>
                <w:bottom w:val="none" w:sz="0" w:space="0" w:color="auto"/>
                <w:right w:val="none" w:sz="0" w:space="0" w:color="auto"/>
              </w:divBdr>
            </w:div>
            <w:div w:id="329606973">
              <w:marLeft w:val="0"/>
              <w:marRight w:val="0"/>
              <w:marTop w:val="0"/>
              <w:marBottom w:val="0"/>
              <w:divBdr>
                <w:top w:val="none" w:sz="0" w:space="0" w:color="auto"/>
                <w:left w:val="none" w:sz="0" w:space="0" w:color="auto"/>
                <w:bottom w:val="none" w:sz="0" w:space="0" w:color="auto"/>
                <w:right w:val="none" w:sz="0" w:space="0" w:color="auto"/>
              </w:divBdr>
            </w:div>
            <w:div w:id="694426195">
              <w:marLeft w:val="0"/>
              <w:marRight w:val="0"/>
              <w:marTop w:val="0"/>
              <w:marBottom w:val="0"/>
              <w:divBdr>
                <w:top w:val="none" w:sz="0" w:space="0" w:color="auto"/>
                <w:left w:val="none" w:sz="0" w:space="0" w:color="auto"/>
                <w:bottom w:val="none" w:sz="0" w:space="0" w:color="auto"/>
                <w:right w:val="none" w:sz="0" w:space="0" w:color="auto"/>
              </w:divBdr>
            </w:div>
            <w:div w:id="1762411180">
              <w:marLeft w:val="0"/>
              <w:marRight w:val="0"/>
              <w:marTop w:val="0"/>
              <w:marBottom w:val="0"/>
              <w:divBdr>
                <w:top w:val="none" w:sz="0" w:space="0" w:color="auto"/>
                <w:left w:val="none" w:sz="0" w:space="0" w:color="auto"/>
                <w:bottom w:val="none" w:sz="0" w:space="0" w:color="auto"/>
                <w:right w:val="none" w:sz="0" w:space="0" w:color="auto"/>
              </w:divBdr>
            </w:div>
            <w:div w:id="1411734319">
              <w:marLeft w:val="0"/>
              <w:marRight w:val="0"/>
              <w:marTop w:val="0"/>
              <w:marBottom w:val="0"/>
              <w:divBdr>
                <w:top w:val="none" w:sz="0" w:space="0" w:color="auto"/>
                <w:left w:val="none" w:sz="0" w:space="0" w:color="auto"/>
                <w:bottom w:val="none" w:sz="0" w:space="0" w:color="auto"/>
                <w:right w:val="none" w:sz="0" w:space="0" w:color="auto"/>
              </w:divBdr>
            </w:div>
            <w:div w:id="1055616051">
              <w:marLeft w:val="0"/>
              <w:marRight w:val="0"/>
              <w:marTop w:val="0"/>
              <w:marBottom w:val="0"/>
              <w:divBdr>
                <w:top w:val="none" w:sz="0" w:space="0" w:color="auto"/>
                <w:left w:val="none" w:sz="0" w:space="0" w:color="auto"/>
                <w:bottom w:val="none" w:sz="0" w:space="0" w:color="auto"/>
                <w:right w:val="none" w:sz="0" w:space="0" w:color="auto"/>
              </w:divBdr>
            </w:div>
            <w:div w:id="345906094">
              <w:marLeft w:val="0"/>
              <w:marRight w:val="0"/>
              <w:marTop w:val="0"/>
              <w:marBottom w:val="0"/>
              <w:divBdr>
                <w:top w:val="none" w:sz="0" w:space="0" w:color="auto"/>
                <w:left w:val="none" w:sz="0" w:space="0" w:color="auto"/>
                <w:bottom w:val="none" w:sz="0" w:space="0" w:color="auto"/>
                <w:right w:val="none" w:sz="0" w:space="0" w:color="auto"/>
              </w:divBdr>
            </w:div>
            <w:div w:id="2132355141">
              <w:marLeft w:val="0"/>
              <w:marRight w:val="0"/>
              <w:marTop w:val="0"/>
              <w:marBottom w:val="0"/>
              <w:divBdr>
                <w:top w:val="none" w:sz="0" w:space="0" w:color="auto"/>
                <w:left w:val="none" w:sz="0" w:space="0" w:color="auto"/>
                <w:bottom w:val="none" w:sz="0" w:space="0" w:color="auto"/>
                <w:right w:val="none" w:sz="0" w:space="0" w:color="auto"/>
              </w:divBdr>
            </w:div>
            <w:div w:id="1617104528">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1156188415">
              <w:marLeft w:val="0"/>
              <w:marRight w:val="0"/>
              <w:marTop w:val="0"/>
              <w:marBottom w:val="0"/>
              <w:divBdr>
                <w:top w:val="none" w:sz="0" w:space="0" w:color="auto"/>
                <w:left w:val="none" w:sz="0" w:space="0" w:color="auto"/>
                <w:bottom w:val="none" w:sz="0" w:space="0" w:color="auto"/>
                <w:right w:val="none" w:sz="0" w:space="0" w:color="auto"/>
              </w:divBdr>
            </w:div>
            <w:div w:id="458770171">
              <w:marLeft w:val="0"/>
              <w:marRight w:val="0"/>
              <w:marTop w:val="0"/>
              <w:marBottom w:val="0"/>
              <w:divBdr>
                <w:top w:val="none" w:sz="0" w:space="0" w:color="auto"/>
                <w:left w:val="none" w:sz="0" w:space="0" w:color="auto"/>
                <w:bottom w:val="none" w:sz="0" w:space="0" w:color="auto"/>
                <w:right w:val="none" w:sz="0" w:space="0" w:color="auto"/>
              </w:divBdr>
            </w:div>
            <w:div w:id="558830909">
              <w:marLeft w:val="0"/>
              <w:marRight w:val="0"/>
              <w:marTop w:val="0"/>
              <w:marBottom w:val="0"/>
              <w:divBdr>
                <w:top w:val="none" w:sz="0" w:space="0" w:color="auto"/>
                <w:left w:val="none" w:sz="0" w:space="0" w:color="auto"/>
                <w:bottom w:val="none" w:sz="0" w:space="0" w:color="auto"/>
                <w:right w:val="none" w:sz="0" w:space="0" w:color="auto"/>
              </w:divBdr>
            </w:div>
            <w:div w:id="1524896889">
              <w:marLeft w:val="0"/>
              <w:marRight w:val="0"/>
              <w:marTop w:val="0"/>
              <w:marBottom w:val="0"/>
              <w:divBdr>
                <w:top w:val="none" w:sz="0" w:space="0" w:color="auto"/>
                <w:left w:val="none" w:sz="0" w:space="0" w:color="auto"/>
                <w:bottom w:val="none" w:sz="0" w:space="0" w:color="auto"/>
                <w:right w:val="none" w:sz="0" w:space="0" w:color="auto"/>
              </w:divBdr>
            </w:div>
            <w:div w:id="1766685360">
              <w:marLeft w:val="0"/>
              <w:marRight w:val="0"/>
              <w:marTop w:val="0"/>
              <w:marBottom w:val="0"/>
              <w:divBdr>
                <w:top w:val="none" w:sz="0" w:space="0" w:color="auto"/>
                <w:left w:val="none" w:sz="0" w:space="0" w:color="auto"/>
                <w:bottom w:val="none" w:sz="0" w:space="0" w:color="auto"/>
                <w:right w:val="none" w:sz="0" w:space="0" w:color="auto"/>
              </w:divBdr>
            </w:div>
            <w:div w:id="1606302541">
              <w:marLeft w:val="0"/>
              <w:marRight w:val="0"/>
              <w:marTop w:val="0"/>
              <w:marBottom w:val="0"/>
              <w:divBdr>
                <w:top w:val="none" w:sz="0" w:space="0" w:color="auto"/>
                <w:left w:val="none" w:sz="0" w:space="0" w:color="auto"/>
                <w:bottom w:val="none" w:sz="0" w:space="0" w:color="auto"/>
                <w:right w:val="none" w:sz="0" w:space="0" w:color="auto"/>
              </w:divBdr>
            </w:div>
            <w:div w:id="483815235">
              <w:marLeft w:val="0"/>
              <w:marRight w:val="0"/>
              <w:marTop w:val="0"/>
              <w:marBottom w:val="0"/>
              <w:divBdr>
                <w:top w:val="none" w:sz="0" w:space="0" w:color="auto"/>
                <w:left w:val="none" w:sz="0" w:space="0" w:color="auto"/>
                <w:bottom w:val="none" w:sz="0" w:space="0" w:color="auto"/>
                <w:right w:val="none" w:sz="0" w:space="0" w:color="auto"/>
              </w:divBdr>
            </w:div>
            <w:div w:id="278726919">
              <w:marLeft w:val="0"/>
              <w:marRight w:val="0"/>
              <w:marTop w:val="0"/>
              <w:marBottom w:val="0"/>
              <w:divBdr>
                <w:top w:val="none" w:sz="0" w:space="0" w:color="auto"/>
                <w:left w:val="none" w:sz="0" w:space="0" w:color="auto"/>
                <w:bottom w:val="none" w:sz="0" w:space="0" w:color="auto"/>
                <w:right w:val="none" w:sz="0" w:space="0" w:color="auto"/>
              </w:divBdr>
            </w:div>
            <w:div w:id="1377394429">
              <w:marLeft w:val="0"/>
              <w:marRight w:val="0"/>
              <w:marTop w:val="0"/>
              <w:marBottom w:val="0"/>
              <w:divBdr>
                <w:top w:val="none" w:sz="0" w:space="0" w:color="auto"/>
                <w:left w:val="none" w:sz="0" w:space="0" w:color="auto"/>
                <w:bottom w:val="none" w:sz="0" w:space="0" w:color="auto"/>
                <w:right w:val="none" w:sz="0" w:space="0" w:color="auto"/>
              </w:divBdr>
            </w:div>
            <w:div w:id="1052852966">
              <w:marLeft w:val="0"/>
              <w:marRight w:val="0"/>
              <w:marTop w:val="0"/>
              <w:marBottom w:val="0"/>
              <w:divBdr>
                <w:top w:val="none" w:sz="0" w:space="0" w:color="auto"/>
                <w:left w:val="none" w:sz="0" w:space="0" w:color="auto"/>
                <w:bottom w:val="none" w:sz="0" w:space="0" w:color="auto"/>
                <w:right w:val="none" w:sz="0" w:space="0" w:color="auto"/>
              </w:divBdr>
            </w:div>
            <w:div w:id="502360459">
              <w:marLeft w:val="0"/>
              <w:marRight w:val="0"/>
              <w:marTop w:val="0"/>
              <w:marBottom w:val="0"/>
              <w:divBdr>
                <w:top w:val="none" w:sz="0" w:space="0" w:color="auto"/>
                <w:left w:val="none" w:sz="0" w:space="0" w:color="auto"/>
                <w:bottom w:val="none" w:sz="0" w:space="0" w:color="auto"/>
                <w:right w:val="none" w:sz="0" w:space="0" w:color="auto"/>
              </w:divBdr>
            </w:div>
            <w:div w:id="649486046">
              <w:marLeft w:val="0"/>
              <w:marRight w:val="0"/>
              <w:marTop w:val="0"/>
              <w:marBottom w:val="0"/>
              <w:divBdr>
                <w:top w:val="none" w:sz="0" w:space="0" w:color="auto"/>
                <w:left w:val="none" w:sz="0" w:space="0" w:color="auto"/>
                <w:bottom w:val="none" w:sz="0" w:space="0" w:color="auto"/>
                <w:right w:val="none" w:sz="0" w:space="0" w:color="auto"/>
              </w:divBdr>
            </w:div>
            <w:div w:id="72237359">
              <w:marLeft w:val="0"/>
              <w:marRight w:val="0"/>
              <w:marTop w:val="0"/>
              <w:marBottom w:val="0"/>
              <w:divBdr>
                <w:top w:val="none" w:sz="0" w:space="0" w:color="auto"/>
                <w:left w:val="none" w:sz="0" w:space="0" w:color="auto"/>
                <w:bottom w:val="none" w:sz="0" w:space="0" w:color="auto"/>
                <w:right w:val="none" w:sz="0" w:space="0" w:color="auto"/>
              </w:divBdr>
            </w:div>
            <w:div w:id="1021473443">
              <w:marLeft w:val="0"/>
              <w:marRight w:val="0"/>
              <w:marTop w:val="0"/>
              <w:marBottom w:val="0"/>
              <w:divBdr>
                <w:top w:val="none" w:sz="0" w:space="0" w:color="auto"/>
                <w:left w:val="none" w:sz="0" w:space="0" w:color="auto"/>
                <w:bottom w:val="none" w:sz="0" w:space="0" w:color="auto"/>
                <w:right w:val="none" w:sz="0" w:space="0" w:color="auto"/>
              </w:divBdr>
            </w:div>
            <w:div w:id="144124025">
              <w:marLeft w:val="0"/>
              <w:marRight w:val="0"/>
              <w:marTop w:val="0"/>
              <w:marBottom w:val="0"/>
              <w:divBdr>
                <w:top w:val="none" w:sz="0" w:space="0" w:color="auto"/>
                <w:left w:val="none" w:sz="0" w:space="0" w:color="auto"/>
                <w:bottom w:val="none" w:sz="0" w:space="0" w:color="auto"/>
                <w:right w:val="none" w:sz="0" w:space="0" w:color="auto"/>
              </w:divBdr>
            </w:div>
            <w:div w:id="1138231594">
              <w:marLeft w:val="0"/>
              <w:marRight w:val="0"/>
              <w:marTop w:val="0"/>
              <w:marBottom w:val="0"/>
              <w:divBdr>
                <w:top w:val="none" w:sz="0" w:space="0" w:color="auto"/>
                <w:left w:val="none" w:sz="0" w:space="0" w:color="auto"/>
                <w:bottom w:val="none" w:sz="0" w:space="0" w:color="auto"/>
                <w:right w:val="none" w:sz="0" w:space="0" w:color="auto"/>
              </w:divBdr>
            </w:div>
            <w:div w:id="427971034">
              <w:marLeft w:val="0"/>
              <w:marRight w:val="0"/>
              <w:marTop w:val="0"/>
              <w:marBottom w:val="0"/>
              <w:divBdr>
                <w:top w:val="none" w:sz="0" w:space="0" w:color="auto"/>
                <w:left w:val="none" w:sz="0" w:space="0" w:color="auto"/>
                <w:bottom w:val="none" w:sz="0" w:space="0" w:color="auto"/>
                <w:right w:val="none" w:sz="0" w:space="0" w:color="auto"/>
              </w:divBdr>
            </w:div>
            <w:div w:id="932475492">
              <w:marLeft w:val="0"/>
              <w:marRight w:val="0"/>
              <w:marTop w:val="0"/>
              <w:marBottom w:val="0"/>
              <w:divBdr>
                <w:top w:val="none" w:sz="0" w:space="0" w:color="auto"/>
                <w:left w:val="none" w:sz="0" w:space="0" w:color="auto"/>
                <w:bottom w:val="none" w:sz="0" w:space="0" w:color="auto"/>
                <w:right w:val="none" w:sz="0" w:space="0" w:color="auto"/>
              </w:divBdr>
            </w:div>
            <w:div w:id="319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818">
      <w:bodyDiv w:val="1"/>
      <w:marLeft w:val="0"/>
      <w:marRight w:val="0"/>
      <w:marTop w:val="0"/>
      <w:marBottom w:val="0"/>
      <w:divBdr>
        <w:top w:val="none" w:sz="0" w:space="0" w:color="auto"/>
        <w:left w:val="none" w:sz="0" w:space="0" w:color="auto"/>
        <w:bottom w:val="none" w:sz="0" w:space="0" w:color="auto"/>
        <w:right w:val="none" w:sz="0" w:space="0" w:color="auto"/>
      </w:divBdr>
    </w:div>
    <w:div w:id="1820607670">
      <w:bodyDiv w:val="1"/>
      <w:marLeft w:val="0"/>
      <w:marRight w:val="0"/>
      <w:marTop w:val="0"/>
      <w:marBottom w:val="0"/>
      <w:divBdr>
        <w:top w:val="none" w:sz="0" w:space="0" w:color="auto"/>
        <w:left w:val="none" w:sz="0" w:space="0" w:color="auto"/>
        <w:bottom w:val="none" w:sz="0" w:space="0" w:color="auto"/>
        <w:right w:val="none" w:sz="0" w:space="0" w:color="auto"/>
      </w:divBdr>
      <w:divsChild>
        <w:div w:id="1424566011">
          <w:marLeft w:val="0"/>
          <w:marRight w:val="0"/>
          <w:marTop w:val="0"/>
          <w:marBottom w:val="0"/>
          <w:divBdr>
            <w:top w:val="none" w:sz="0" w:space="0" w:color="auto"/>
            <w:left w:val="none" w:sz="0" w:space="0" w:color="auto"/>
            <w:bottom w:val="none" w:sz="0" w:space="0" w:color="auto"/>
            <w:right w:val="none" w:sz="0" w:space="0" w:color="auto"/>
          </w:divBdr>
          <w:divsChild>
            <w:div w:id="3447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7389">
      <w:bodyDiv w:val="1"/>
      <w:marLeft w:val="0"/>
      <w:marRight w:val="0"/>
      <w:marTop w:val="0"/>
      <w:marBottom w:val="0"/>
      <w:divBdr>
        <w:top w:val="none" w:sz="0" w:space="0" w:color="auto"/>
        <w:left w:val="none" w:sz="0" w:space="0" w:color="auto"/>
        <w:bottom w:val="none" w:sz="0" w:space="0" w:color="auto"/>
        <w:right w:val="none" w:sz="0" w:space="0" w:color="auto"/>
      </w:divBdr>
      <w:divsChild>
        <w:div w:id="334118582">
          <w:marLeft w:val="0"/>
          <w:marRight w:val="0"/>
          <w:marTop w:val="0"/>
          <w:marBottom w:val="0"/>
          <w:divBdr>
            <w:top w:val="none" w:sz="0" w:space="0" w:color="auto"/>
            <w:left w:val="none" w:sz="0" w:space="0" w:color="auto"/>
            <w:bottom w:val="none" w:sz="0" w:space="0" w:color="auto"/>
            <w:right w:val="none" w:sz="0" w:space="0" w:color="auto"/>
          </w:divBdr>
          <w:divsChild>
            <w:div w:id="2095125195">
              <w:marLeft w:val="0"/>
              <w:marRight w:val="0"/>
              <w:marTop w:val="0"/>
              <w:marBottom w:val="0"/>
              <w:divBdr>
                <w:top w:val="none" w:sz="0" w:space="0" w:color="auto"/>
                <w:left w:val="none" w:sz="0" w:space="0" w:color="auto"/>
                <w:bottom w:val="none" w:sz="0" w:space="0" w:color="auto"/>
                <w:right w:val="none" w:sz="0" w:space="0" w:color="auto"/>
              </w:divBdr>
            </w:div>
            <w:div w:id="2082218211">
              <w:marLeft w:val="0"/>
              <w:marRight w:val="0"/>
              <w:marTop w:val="0"/>
              <w:marBottom w:val="0"/>
              <w:divBdr>
                <w:top w:val="none" w:sz="0" w:space="0" w:color="auto"/>
                <w:left w:val="none" w:sz="0" w:space="0" w:color="auto"/>
                <w:bottom w:val="none" w:sz="0" w:space="0" w:color="auto"/>
                <w:right w:val="none" w:sz="0" w:space="0" w:color="auto"/>
              </w:divBdr>
            </w:div>
            <w:div w:id="589311293">
              <w:marLeft w:val="0"/>
              <w:marRight w:val="0"/>
              <w:marTop w:val="0"/>
              <w:marBottom w:val="0"/>
              <w:divBdr>
                <w:top w:val="none" w:sz="0" w:space="0" w:color="auto"/>
                <w:left w:val="none" w:sz="0" w:space="0" w:color="auto"/>
                <w:bottom w:val="none" w:sz="0" w:space="0" w:color="auto"/>
                <w:right w:val="none" w:sz="0" w:space="0" w:color="auto"/>
              </w:divBdr>
            </w:div>
            <w:div w:id="371881505">
              <w:marLeft w:val="0"/>
              <w:marRight w:val="0"/>
              <w:marTop w:val="0"/>
              <w:marBottom w:val="0"/>
              <w:divBdr>
                <w:top w:val="none" w:sz="0" w:space="0" w:color="auto"/>
                <w:left w:val="none" w:sz="0" w:space="0" w:color="auto"/>
                <w:bottom w:val="none" w:sz="0" w:space="0" w:color="auto"/>
                <w:right w:val="none" w:sz="0" w:space="0" w:color="auto"/>
              </w:divBdr>
            </w:div>
            <w:div w:id="2106343106">
              <w:marLeft w:val="0"/>
              <w:marRight w:val="0"/>
              <w:marTop w:val="0"/>
              <w:marBottom w:val="0"/>
              <w:divBdr>
                <w:top w:val="none" w:sz="0" w:space="0" w:color="auto"/>
                <w:left w:val="none" w:sz="0" w:space="0" w:color="auto"/>
                <w:bottom w:val="none" w:sz="0" w:space="0" w:color="auto"/>
                <w:right w:val="none" w:sz="0" w:space="0" w:color="auto"/>
              </w:divBdr>
            </w:div>
            <w:div w:id="848252999">
              <w:marLeft w:val="0"/>
              <w:marRight w:val="0"/>
              <w:marTop w:val="0"/>
              <w:marBottom w:val="0"/>
              <w:divBdr>
                <w:top w:val="none" w:sz="0" w:space="0" w:color="auto"/>
                <w:left w:val="none" w:sz="0" w:space="0" w:color="auto"/>
                <w:bottom w:val="none" w:sz="0" w:space="0" w:color="auto"/>
                <w:right w:val="none" w:sz="0" w:space="0" w:color="auto"/>
              </w:divBdr>
            </w:div>
            <w:div w:id="1543131955">
              <w:marLeft w:val="0"/>
              <w:marRight w:val="0"/>
              <w:marTop w:val="0"/>
              <w:marBottom w:val="0"/>
              <w:divBdr>
                <w:top w:val="none" w:sz="0" w:space="0" w:color="auto"/>
                <w:left w:val="none" w:sz="0" w:space="0" w:color="auto"/>
                <w:bottom w:val="none" w:sz="0" w:space="0" w:color="auto"/>
                <w:right w:val="none" w:sz="0" w:space="0" w:color="auto"/>
              </w:divBdr>
            </w:div>
            <w:div w:id="1915435397">
              <w:marLeft w:val="0"/>
              <w:marRight w:val="0"/>
              <w:marTop w:val="0"/>
              <w:marBottom w:val="0"/>
              <w:divBdr>
                <w:top w:val="none" w:sz="0" w:space="0" w:color="auto"/>
                <w:left w:val="none" w:sz="0" w:space="0" w:color="auto"/>
                <w:bottom w:val="none" w:sz="0" w:space="0" w:color="auto"/>
                <w:right w:val="none" w:sz="0" w:space="0" w:color="auto"/>
              </w:divBdr>
            </w:div>
            <w:div w:id="1096050534">
              <w:marLeft w:val="0"/>
              <w:marRight w:val="0"/>
              <w:marTop w:val="0"/>
              <w:marBottom w:val="0"/>
              <w:divBdr>
                <w:top w:val="none" w:sz="0" w:space="0" w:color="auto"/>
                <w:left w:val="none" w:sz="0" w:space="0" w:color="auto"/>
                <w:bottom w:val="none" w:sz="0" w:space="0" w:color="auto"/>
                <w:right w:val="none" w:sz="0" w:space="0" w:color="auto"/>
              </w:divBdr>
            </w:div>
            <w:div w:id="1450196666">
              <w:marLeft w:val="0"/>
              <w:marRight w:val="0"/>
              <w:marTop w:val="0"/>
              <w:marBottom w:val="0"/>
              <w:divBdr>
                <w:top w:val="none" w:sz="0" w:space="0" w:color="auto"/>
                <w:left w:val="none" w:sz="0" w:space="0" w:color="auto"/>
                <w:bottom w:val="none" w:sz="0" w:space="0" w:color="auto"/>
                <w:right w:val="none" w:sz="0" w:space="0" w:color="auto"/>
              </w:divBdr>
            </w:div>
            <w:div w:id="245578466">
              <w:marLeft w:val="0"/>
              <w:marRight w:val="0"/>
              <w:marTop w:val="0"/>
              <w:marBottom w:val="0"/>
              <w:divBdr>
                <w:top w:val="none" w:sz="0" w:space="0" w:color="auto"/>
                <w:left w:val="none" w:sz="0" w:space="0" w:color="auto"/>
                <w:bottom w:val="none" w:sz="0" w:space="0" w:color="auto"/>
                <w:right w:val="none" w:sz="0" w:space="0" w:color="auto"/>
              </w:divBdr>
            </w:div>
            <w:div w:id="157616504">
              <w:marLeft w:val="0"/>
              <w:marRight w:val="0"/>
              <w:marTop w:val="0"/>
              <w:marBottom w:val="0"/>
              <w:divBdr>
                <w:top w:val="none" w:sz="0" w:space="0" w:color="auto"/>
                <w:left w:val="none" w:sz="0" w:space="0" w:color="auto"/>
                <w:bottom w:val="none" w:sz="0" w:space="0" w:color="auto"/>
                <w:right w:val="none" w:sz="0" w:space="0" w:color="auto"/>
              </w:divBdr>
            </w:div>
            <w:div w:id="10601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410">
      <w:bodyDiv w:val="1"/>
      <w:marLeft w:val="0"/>
      <w:marRight w:val="0"/>
      <w:marTop w:val="0"/>
      <w:marBottom w:val="0"/>
      <w:divBdr>
        <w:top w:val="none" w:sz="0" w:space="0" w:color="auto"/>
        <w:left w:val="none" w:sz="0" w:space="0" w:color="auto"/>
        <w:bottom w:val="none" w:sz="0" w:space="0" w:color="auto"/>
        <w:right w:val="none" w:sz="0" w:space="0" w:color="auto"/>
      </w:divBdr>
      <w:divsChild>
        <w:div w:id="100153371">
          <w:marLeft w:val="0"/>
          <w:marRight w:val="0"/>
          <w:marTop w:val="0"/>
          <w:marBottom w:val="0"/>
          <w:divBdr>
            <w:top w:val="none" w:sz="0" w:space="0" w:color="auto"/>
            <w:left w:val="none" w:sz="0" w:space="0" w:color="auto"/>
            <w:bottom w:val="none" w:sz="0" w:space="0" w:color="auto"/>
            <w:right w:val="none" w:sz="0" w:space="0" w:color="auto"/>
          </w:divBdr>
          <w:divsChild>
            <w:div w:id="202972">
              <w:marLeft w:val="0"/>
              <w:marRight w:val="0"/>
              <w:marTop w:val="0"/>
              <w:marBottom w:val="0"/>
              <w:divBdr>
                <w:top w:val="none" w:sz="0" w:space="0" w:color="auto"/>
                <w:left w:val="none" w:sz="0" w:space="0" w:color="auto"/>
                <w:bottom w:val="none" w:sz="0" w:space="0" w:color="auto"/>
                <w:right w:val="none" w:sz="0" w:space="0" w:color="auto"/>
              </w:divBdr>
            </w:div>
            <w:div w:id="1137838378">
              <w:marLeft w:val="0"/>
              <w:marRight w:val="0"/>
              <w:marTop w:val="0"/>
              <w:marBottom w:val="0"/>
              <w:divBdr>
                <w:top w:val="none" w:sz="0" w:space="0" w:color="auto"/>
                <w:left w:val="none" w:sz="0" w:space="0" w:color="auto"/>
                <w:bottom w:val="none" w:sz="0" w:space="0" w:color="auto"/>
                <w:right w:val="none" w:sz="0" w:space="0" w:color="auto"/>
              </w:divBdr>
            </w:div>
            <w:div w:id="213391161">
              <w:marLeft w:val="0"/>
              <w:marRight w:val="0"/>
              <w:marTop w:val="0"/>
              <w:marBottom w:val="0"/>
              <w:divBdr>
                <w:top w:val="none" w:sz="0" w:space="0" w:color="auto"/>
                <w:left w:val="none" w:sz="0" w:space="0" w:color="auto"/>
                <w:bottom w:val="none" w:sz="0" w:space="0" w:color="auto"/>
                <w:right w:val="none" w:sz="0" w:space="0" w:color="auto"/>
              </w:divBdr>
            </w:div>
            <w:div w:id="2100636679">
              <w:marLeft w:val="0"/>
              <w:marRight w:val="0"/>
              <w:marTop w:val="0"/>
              <w:marBottom w:val="0"/>
              <w:divBdr>
                <w:top w:val="none" w:sz="0" w:space="0" w:color="auto"/>
                <w:left w:val="none" w:sz="0" w:space="0" w:color="auto"/>
                <w:bottom w:val="none" w:sz="0" w:space="0" w:color="auto"/>
                <w:right w:val="none" w:sz="0" w:space="0" w:color="auto"/>
              </w:divBdr>
            </w:div>
            <w:div w:id="246812053">
              <w:marLeft w:val="0"/>
              <w:marRight w:val="0"/>
              <w:marTop w:val="0"/>
              <w:marBottom w:val="0"/>
              <w:divBdr>
                <w:top w:val="none" w:sz="0" w:space="0" w:color="auto"/>
                <w:left w:val="none" w:sz="0" w:space="0" w:color="auto"/>
                <w:bottom w:val="none" w:sz="0" w:space="0" w:color="auto"/>
                <w:right w:val="none" w:sz="0" w:space="0" w:color="auto"/>
              </w:divBdr>
            </w:div>
            <w:div w:id="529535878">
              <w:marLeft w:val="0"/>
              <w:marRight w:val="0"/>
              <w:marTop w:val="0"/>
              <w:marBottom w:val="0"/>
              <w:divBdr>
                <w:top w:val="none" w:sz="0" w:space="0" w:color="auto"/>
                <w:left w:val="none" w:sz="0" w:space="0" w:color="auto"/>
                <w:bottom w:val="none" w:sz="0" w:space="0" w:color="auto"/>
                <w:right w:val="none" w:sz="0" w:space="0" w:color="auto"/>
              </w:divBdr>
            </w:div>
            <w:div w:id="5979876">
              <w:marLeft w:val="0"/>
              <w:marRight w:val="0"/>
              <w:marTop w:val="0"/>
              <w:marBottom w:val="0"/>
              <w:divBdr>
                <w:top w:val="none" w:sz="0" w:space="0" w:color="auto"/>
                <w:left w:val="none" w:sz="0" w:space="0" w:color="auto"/>
                <w:bottom w:val="none" w:sz="0" w:space="0" w:color="auto"/>
                <w:right w:val="none" w:sz="0" w:space="0" w:color="auto"/>
              </w:divBdr>
            </w:div>
            <w:div w:id="1002009550">
              <w:marLeft w:val="0"/>
              <w:marRight w:val="0"/>
              <w:marTop w:val="0"/>
              <w:marBottom w:val="0"/>
              <w:divBdr>
                <w:top w:val="none" w:sz="0" w:space="0" w:color="auto"/>
                <w:left w:val="none" w:sz="0" w:space="0" w:color="auto"/>
                <w:bottom w:val="none" w:sz="0" w:space="0" w:color="auto"/>
                <w:right w:val="none" w:sz="0" w:space="0" w:color="auto"/>
              </w:divBdr>
            </w:div>
            <w:div w:id="1379162059">
              <w:marLeft w:val="0"/>
              <w:marRight w:val="0"/>
              <w:marTop w:val="0"/>
              <w:marBottom w:val="0"/>
              <w:divBdr>
                <w:top w:val="none" w:sz="0" w:space="0" w:color="auto"/>
                <w:left w:val="none" w:sz="0" w:space="0" w:color="auto"/>
                <w:bottom w:val="none" w:sz="0" w:space="0" w:color="auto"/>
                <w:right w:val="none" w:sz="0" w:space="0" w:color="auto"/>
              </w:divBdr>
            </w:div>
            <w:div w:id="877814462">
              <w:marLeft w:val="0"/>
              <w:marRight w:val="0"/>
              <w:marTop w:val="0"/>
              <w:marBottom w:val="0"/>
              <w:divBdr>
                <w:top w:val="none" w:sz="0" w:space="0" w:color="auto"/>
                <w:left w:val="none" w:sz="0" w:space="0" w:color="auto"/>
                <w:bottom w:val="none" w:sz="0" w:space="0" w:color="auto"/>
                <w:right w:val="none" w:sz="0" w:space="0" w:color="auto"/>
              </w:divBdr>
            </w:div>
            <w:div w:id="7103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61276">
      <w:bodyDiv w:val="1"/>
      <w:marLeft w:val="0"/>
      <w:marRight w:val="0"/>
      <w:marTop w:val="0"/>
      <w:marBottom w:val="0"/>
      <w:divBdr>
        <w:top w:val="none" w:sz="0" w:space="0" w:color="auto"/>
        <w:left w:val="none" w:sz="0" w:space="0" w:color="auto"/>
        <w:bottom w:val="none" w:sz="0" w:space="0" w:color="auto"/>
        <w:right w:val="none" w:sz="0" w:space="0" w:color="auto"/>
      </w:divBdr>
      <w:divsChild>
        <w:div w:id="1140152219">
          <w:marLeft w:val="0"/>
          <w:marRight w:val="0"/>
          <w:marTop w:val="0"/>
          <w:marBottom w:val="0"/>
          <w:divBdr>
            <w:top w:val="none" w:sz="0" w:space="0" w:color="auto"/>
            <w:left w:val="none" w:sz="0" w:space="0" w:color="auto"/>
            <w:bottom w:val="none" w:sz="0" w:space="0" w:color="auto"/>
            <w:right w:val="none" w:sz="0" w:space="0" w:color="auto"/>
          </w:divBdr>
          <w:divsChild>
            <w:div w:id="65210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82901">
      <w:bodyDiv w:val="1"/>
      <w:marLeft w:val="0"/>
      <w:marRight w:val="0"/>
      <w:marTop w:val="0"/>
      <w:marBottom w:val="0"/>
      <w:divBdr>
        <w:top w:val="none" w:sz="0" w:space="0" w:color="auto"/>
        <w:left w:val="none" w:sz="0" w:space="0" w:color="auto"/>
        <w:bottom w:val="none" w:sz="0" w:space="0" w:color="auto"/>
        <w:right w:val="none" w:sz="0" w:space="0" w:color="auto"/>
      </w:divBdr>
      <w:divsChild>
        <w:div w:id="1717463521">
          <w:marLeft w:val="0"/>
          <w:marRight w:val="0"/>
          <w:marTop w:val="0"/>
          <w:marBottom w:val="0"/>
          <w:divBdr>
            <w:top w:val="none" w:sz="0" w:space="0" w:color="auto"/>
            <w:left w:val="none" w:sz="0" w:space="0" w:color="auto"/>
            <w:bottom w:val="none" w:sz="0" w:space="0" w:color="auto"/>
            <w:right w:val="none" w:sz="0" w:space="0" w:color="auto"/>
          </w:divBdr>
          <w:divsChild>
            <w:div w:id="1875117780">
              <w:marLeft w:val="0"/>
              <w:marRight w:val="0"/>
              <w:marTop w:val="0"/>
              <w:marBottom w:val="0"/>
              <w:divBdr>
                <w:top w:val="none" w:sz="0" w:space="0" w:color="auto"/>
                <w:left w:val="none" w:sz="0" w:space="0" w:color="auto"/>
                <w:bottom w:val="none" w:sz="0" w:space="0" w:color="auto"/>
                <w:right w:val="none" w:sz="0" w:space="0" w:color="auto"/>
              </w:divBdr>
            </w:div>
            <w:div w:id="2010056733">
              <w:marLeft w:val="0"/>
              <w:marRight w:val="0"/>
              <w:marTop w:val="0"/>
              <w:marBottom w:val="0"/>
              <w:divBdr>
                <w:top w:val="none" w:sz="0" w:space="0" w:color="auto"/>
                <w:left w:val="none" w:sz="0" w:space="0" w:color="auto"/>
                <w:bottom w:val="none" w:sz="0" w:space="0" w:color="auto"/>
                <w:right w:val="none" w:sz="0" w:space="0" w:color="auto"/>
              </w:divBdr>
            </w:div>
            <w:div w:id="1417940320">
              <w:marLeft w:val="0"/>
              <w:marRight w:val="0"/>
              <w:marTop w:val="0"/>
              <w:marBottom w:val="0"/>
              <w:divBdr>
                <w:top w:val="none" w:sz="0" w:space="0" w:color="auto"/>
                <w:left w:val="none" w:sz="0" w:space="0" w:color="auto"/>
                <w:bottom w:val="none" w:sz="0" w:space="0" w:color="auto"/>
                <w:right w:val="none" w:sz="0" w:space="0" w:color="auto"/>
              </w:divBdr>
            </w:div>
            <w:div w:id="881597481">
              <w:marLeft w:val="0"/>
              <w:marRight w:val="0"/>
              <w:marTop w:val="0"/>
              <w:marBottom w:val="0"/>
              <w:divBdr>
                <w:top w:val="none" w:sz="0" w:space="0" w:color="auto"/>
                <w:left w:val="none" w:sz="0" w:space="0" w:color="auto"/>
                <w:bottom w:val="none" w:sz="0" w:space="0" w:color="auto"/>
                <w:right w:val="none" w:sz="0" w:space="0" w:color="auto"/>
              </w:divBdr>
            </w:div>
            <w:div w:id="1780759880">
              <w:marLeft w:val="0"/>
              <w:marRight w:val="0"/>
              <w:marTop w:val="0"/>
              <w:marBottom w:val="0"/>
              <w:divBdr>
                <w:top w:val="none" w:sz="0" w:space="0" w:color="auto"/>
                <w:left w:val="none" w:sz="0" w:space="0" w:color="auto"/>
                <w:bottom w:val="none" w:sz="0" w:space="0" w:color="auto"/>
                <w:right w:val="none" w:sz="0" w:space="0" w:color="auto"/>
              </w:divBdr>
            </w:div>
            <w:div w:id="149173940">
              <w:marLeft w:val="0"/>
              <w:marRight w:val="0"/>
              <w:marTop w:val="0"/>
              <w:marBottom w:val="0"/>
              <w:divBdr>
                <w:top w:val="none" w:sz="0" w:space="0" w:color="auto"/>
                <w:left w:val="none" w:sz="0" w:space="0" w:color="auto"/>
                <w:bottom w:val="none" w:sz="0" w:space="0" w:color="auto"/>
                <w:right w:val="none" w:sz="0" w:space="0" w:color="auto"/>
              </w:divBdr>
            </w:div>
            <w:div w:id="5537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79009">
      <w:bodyDiv w:val="1"/>
      <w:marLeft w:val="0"/>
      <w:marRight w:val="0"/>
      <w:marTop w:val="0"/>
      <w:marBottom w:val="0"/>
      <w:divBdr>
        <w:top w:val="none" w:sz="0" w:space="0" w:color="auto"/>
        <w:left w:val="none" w:sz="0" w:space="0" w:color="auto"/>
        <w:bottom w:val="none" w:sz="0" w:space="0" w:color="auto"/>
        <w:right w:val="none" w:sz="0" w:space="0" w:color="auto"/>
      </w:divBdr>
      <w:divsChild>
        <w:div w:id="1515724502">
          <w:marLeft w:val="0"/>
          <w:marRight w:val="0"/>
          <w:marTop w:val="0"/>
          <w:marBottom w:val="0"/>
          <w:divBdr>
            <w:top w:val="none" w:sz="0" w:space="0" w:color="auto"/>
            <w:left w:val="none" w:sz="0" w:space="0" w:color="auto"/>
            <w:bottom w:val="none" w:sz="0" w:space="0" w:color="auto"/>
            <w:right w:val="none" w:sz="0" w:space="0" w:color="auto"/>
          </w:divBdr>
          <w:divsChild>
            <w:div w:id="963657916">
              <w:marLeft w:val="0"/>
              <w:marRight w:val="0"/>
              <w:marTop w:val="0"/>
              <w:marBottom w:val="0"/>
              <w:divBdr>
                <w:top w:val="none" w:sz="0" w:space="0" w:color="auto"/>
                <w:left w:val="none" w:sz="0" w:space="0" w:color="auto"/>
                <w:bottom w:val="none" w:sz="0" w:space="0" w:color="auto"/>
                <w:right w:val="none" w:sz="0" w:space="0" w:color="auto"/>
              </w:divBdr>
            </w:div>
            <w:div w:id="155002917">
              <w:marLeft w:val="0"/>
              <w:marRight w:val="0"/>
              <w:marTop w:val="0"/>
              <w:marBottom w:val="0"/>
              <w:divBdr>
                <w:top w:val="none" w:sz="0" w:space="0" w:color="auto"/>
                <w:left w:val="none" w:sz="0" w:space="0" w:color="auto"/>
                <w:bottom w:val="none" w:sz="0" w:space="0" w:color="auto"/>
                <w:right w:val="none" w:sz="0" w:space="0" w:color="auto"/>
              </w:divBdr>
            </w:div>
            <w:div w:id="531917199">
              <w:marLeft w:val="0"/>
              <w:marRight w:val="0"/>
              <w:marTop w:val="0"/>
              <w:marBottom w:val="0"/>
              <w:divBdr>
                <w:top w:val="none" w:sz="0" w:space="0" w:color="auto"/>
                <w:left w:val="none" w:sz="0" w:space="0" w:color="auto"/>
                <w:bottom w:val="none" w:sz="0" w:space="0" w:color="auto"/>
                <w:right w:val="none" w:sz="0" w:space="0" w:color="auto"/>
              </w:divBdr>
            </w:div>
            <w:div w:id="878586298">
              <w:marLeft w:val="0"/>
              <w:marRight w:val="0"/>
              <w:marTop w:val="0"/>
              <w:marBottom w:val="0"/>
              <w:divBdr>
                <w:top w:val="none" w:sz="0" w:space="0" w:color="auto"/>
                <w:left w:val="none" w:sz="0" w:space="0" w:color="auto"/>
                <w:bottom w:val="none" w:sz="0" w:space="0" w:color="auto"/>
                <w:right w:val="none" w:sz="0" w:space="0" w:color="auto"/>
              </w:divBdr>
            </w:div>
            <w:div w:id="1486431492">
              <w:marLeft w:val="0"/>
              <w:marRight w:val="0"/>
              <w:marTop w:val="0"/>
              <w:marBottom w:val="0"/>
              <w:divBdr>
                <w:top w:val="none" w:sz="0" w:space="0" w:color="auto"/>
                <w:left w:val="none" w:sz="0" w:space="0" w:color="auto"/>
                <w:bottom w:val="none" w:sz="0" w:space="0" w:color="auto"/>
                <w:right w:val="none" w:sz="0" w:space="0" w:color="auto"/>
              </w:divBdr>
            </w:div>
            <w:div w:id="349643603">
              <w:marLeft w:val="0"/>
              <w:marRight w:val="0"/>
              <w:marTop w:val="0"/>
              <w:marBottom w:val="0"/>
              <w:divBdr>
                <w:top w:val="none" w:sz="0" w:space="0" w:color="auto"/>
                <w:left w:val="none" w:sz="0" w:space="0" w:color="auto"/>
                <w:bottom w:val="none" w:sz="0" w:space="0" w:color="auto"/>
                <w:right w:val="none" w:sz="0" w:space="0" w:color="auto"/>
              </w:divBdr>
            </w:div>
            <w:div w:id="1214543949">
              <w:marLeft w:val="0"/>
              <w:marRight w:val="0"/>
              <w:marTop w:val="0"/>
              <w:marBottom w:val="0"/>
              <w:divBdr>
                <w:top w:val="none" w:sz="0" w:space="0" w:color="auto"/>
                <w:left w:val="none" w:sz="0" w:space="0" w:color="auto"/>
                <w:bottom w:val="none" w:sz="0" w:space="0" w:color="auto"/>
                <w:right w:val="none" w:sz="0" w:space="0" w:color="auto"/>
              </w:divBdr>
            </w:div>
            <w:div w:id="1554851857">
              <w:marLeft w:val="0"/>
              <w:marRight w:val="0"/>
              <w:marTop w:val="0"/>
              <w:marBottom w:val="0"/>
              <w:divBdr>
                <w:top w:val="none" w:sz="0" w:space="0" w:color="auto"/>
                <w:left w:val="none" w:sz="0" w:space="0" w:color="auto"/>
                <w:bottom w:val="none" w:sz="0" w:space="0" w:color="auto"/>
                <w:right w:val="none" w:sz="0" w:space="0" w:color="auto"/>
              </w:divBdr>
            </w:div>
            <w:div w:id="809056334">
              <w:marLeft w:val="0"/>
              <w:marRight w:val="0"/>
              <w:marTop w:val="0"/>
              <w:marBottom w:val="0"/>
              <w:divBdr>
                <w:top w:val="none" w:sz="0" w:space="0" w:color="auto"/>
                <w:left w:val="none" w:sz="0" w:space="0" w:color="auto"/>
                <w:bottom w:val="none" w:sz="0" w:space="0" w:color="auto"/>
                <w:right w:val="none" w:sz="0" w:space="0" w:color="auto"/>
              </w:divBdr>
            </w:div>
            <w:div w:id="30717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3936">
      <w:bodyDiv w:val="1"/>
      <w:marLeft w:val="0"/>
      <w:marRight w:val="0"/>
      <w:marTop w:val="0"/>
      <w:marBottom w:val="0"/>
      <w:divBdr>
        <w:top w:val="none" w:sz="0" w:space="0" w:color="auto"/>
        <w:left w:val="none" w:sz="0" w:space="0" w:color="auto"/>
        <w:bottom w:val="none" w:sz="0" w:space="0" w:color="auto"/>
        <w:right w:val="none" w:sz="0" w:space="0" w:color="auto"/>
      </w:divBdr>
      <w:divsChild>
        <w:div w:id="5639462">
          <w:marLeft w:val="0"/>
          <w:marRight w:val="0"/>
          <w:marTop w:val="0"/>
          <w:marBottom w:val="0"/>
          <w:divBdr>
            <w:top w:val="none" w:sz="0" w:space="0" w:color="auto"/>
            <w:left w:val="none" w:sz="0" w:space="0" w:color="auto"/>
            <w:bottom w:val="none" w:sz="0" w:space="0" w:color="auto"/>
            <w:right w:val="none" w:sz="0" w:space="0" w:color="auto"/>
          </w:divBdr>
          <w:divsChild>
            <w:div w:id="113537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489">
      <w:bodyDiv w:val="1"/>
      <w:marLeft w:val="0"/>
      <w:marRight w:val="0"/>
      <w:marTop w:val="0"/>
      <w:marBottom w:val="0"/>
      <w:divBdr>
        <w:top w:val="none" w:sz="0" w:space="0" w:color="auto"/>
        <w:left w:val="none" w:sz="0" w:space="0" w:color="auto"/>
        <w:bottom w:val="none" w:sz="0" w:space="0" w:color="auto"/>
        <w:right w:val="none" w:sz="0" w:space="0" w:color="auto"/>
      </w:divBdr>
      <w:divsChild>
        <w:div w:id="802575996">
          <w:marLeft w:val="0"/>
          <w:marRight w:val="0"/>
          <w:marTop w:val="0"/>
          <w:marBottom w:val="0"/>
          <w:divBdr>
            <w:top w:val="none" w:sz="0" w:space="0" w:color="auto"/>
            <w:left w:val="none" w:sz="0" w:space="0" w:color="auto"/>
            <w:bottom w:val="none" w:sz="0" w:space="0" w:color="auto"/>
            <w:right w:val="none" w:sz="0" w:space="0" w:color="auto"/>
          </w:divBdr>
          <w:divsChild>
            <w:div w:id="955217000">
              <w:marLeft w:val="0"/>
              <w:marRight w:val="0"/>
              <w:marTop w:val="0"/>
              <w:marBottom w:val="0"/>
              <w:divBdr>
                <w:top w:val="none" w:sz="0" w:space="0" w:color="auto"/>
                <w:left w:val="none" w:sz="0" w:space="0" w:color="auto"/>
                <w:bottom w:val="none" w:sz="0" w:space="0" w:color="auto"/>
                <w:right w:val="none" w:sz="0" w:space="0" w:color="auto"/>
              </w:divBdr>
            </w:div>
            <w:div w:id="1400207106">
              <w:marLeft w:val="0"/>
              <w:marRight w:val="0"/>
              <w:marTop w:val="0"/>
              <w:marBottom w:val="0"/>
              <w:divBdr>
                <w:top w:val="none" w:sz="0" w:space="0" w:color="auto"/>
                <w:left w:val="none" w:sz="0" w:space="0" w:color="auto"/>
                <w:bottom w:val="none" w:sz="0" w:space="0" w:color="auto"/>
                <w:right w:val="none" w:sz="0" w:space="0" w:color="auto"/>
              </w:divBdr>
            </w:div>
            <w:div w:id="608048436">
              <w:marLeft w:val="0"/>
              <w:marRight w:val="0"/>
              <w:marTop w:val="0"/>
              <w:marBottom w:val="0"/>
              <w:divBdr>
                <w:top w:val="none" w:sz="0" w:space="0" w:color="auto"/>
                <w:left w:val="none" w:sz="0" w:space="0" w:color="auto"/>
                <w:bottom w:val="none" w:sz="0" w:space="0" w:color="auto"/>
                <w:right w:val="none" w:sz="0" w:space="0" w:color="auto"/>
              </w:divBdr>
            </w:div>
            <w:div w:id="2101175549">
              <w:marLeft w:val="0"/>
              <w:marRight w:val="0"/>
              <w:marTop w:val="0"/>
              <w:marBottom w:val="0"/>
              <w:divBdr>
                <w:top w:val="none" w:sz="0" w:space="0" w:color="auto"/>
                <w:left w:val="none" w:sz="0" w:space="0" w:color="auto"/>
                <w:bottom w:val="none" w:sz="0" w:space="0" w:color="auto"/>
                <w:right w:val="none" w:sz="0" w:space="0" w:color="auto"/>
              </w:divBdr>
            </w:div>
            <w:div w:id="1734310482">
              <w:marLeft w:val="0"/>
              <w:marRight w:val="0"/>
              <w:marTop w:val="0"/>
              <w:marBottom w:val="0"/>
              <w:divBdr>
                <w:top w:val="none" w:sz="0" w:space="0" w:color="auto"/>
                <w:left w:val="none" w:sz="0" w:space="0" w:color="auto"/>
                <w:bottom w:val="none" w:sz="0" w:space="0" w:color="auto"/>
                <w:right w:val="none" w:sz="0" w:space="0" w:color="auto"/>
              </w:divBdr>
            </w:div>
            <w:div w:id="1343164598">
              <w:marLeft w:val="0"/>
              <w:marRight w:val="0"/>
              <w:marTop w:val="0"/>
              <w:marBottom w:val="0"/>
              <w:divBdr>
                <w:top w:val="none" w:sz="0" w:space="0" w:color="auto"/>
                <w:left w:val="none" w:sz="0" w:space="0" w:color="auto"/>
                <w:bottom w:val="none" w:sz="0" w:space="0" w:color="auto"/>
                <w:right w:val="none" w:sz="0" w:space="0" w:color="auto"/>
              </w:divBdr>
            </w:div>
            <w:div w:id="418335458">
              <w:marLeft w:val="0"/>
              <w:marRight w:val="0"/>
              <w:marTop w:val="0"/>
              <w:marBottom w:val="0"/>
              <w:divBdr>
                <w:top w:val="none" w:sz="0" w:space="0" w:color="auto"/>
                <w:left w:val="none" w:sz="0" w:space="0" w:color="auto"/>
                <w:bottom w:val="none" w:sz="0" w:space="0" w:color="auto"/>
                <w:right w:val="none" w:sz="0" w:space="0" w:color="auto"/>
              </w:divBdr>
            </w:div>
            <w:div w:id="1888181593">
              <w:marLeft w:val="0"/>
              <w:marRight w:val="0"/>
              <w:marTop w:val="0"/>
              <w:marBottom w:val="0"/>
              <w:divBdr>
                <w:top w:val="none" w:sz="0" w:space="0" w:color="auto"/>
                <w:left w:val="none" w:sz="0" w:space="0" w:color="auto"/>
                <w:bottom w:val="none" w:sz="0" w:space="0" w:color="auto"/>
                <w:right w:val="none" w:sz="0" w:space="0" w:color="auto"/>
              </w:divBdr>
            </w:div>
            <w:div w:id="1402289364">
              <w:marLeft w:val="0"/>
              <w:marRight w:val="0"/>
              <w:marTop w:val="0"/>
              <w:marBottom w:val="0"/>
              <w:divBdr>
                <w:top w:val="none" w:sz="0" w:space="0" w:color="auto"/>
                <w:left w:val="none" w:sz="0" w:space="0" w:color="auto"/>
                <w:bottom w:val="none" w:sz="0" w:space="0" w:color="auto"/>
                <w:right w:val="none" w:sz="0" w:space="0" w:color="auto"/>
              </w:divBdr>
            </w:div>
            <w:div w:id="403534215">
              <w:marLeft w:val="0"/>
              <w:marRight w:val="0"/>
              <w:marTop w:val="0"/>
              <w:marBottom w:val="0"/>
              <w:divBdr>
                <w:top w:val="none" w:sz="0" w:space="0" w:color="auto"/>
                <w:left w:val="none" w:sz="0" w:space="0" w:color="auto"/>
                <w:bottom w:val="none" w:sz="0" w:space="0" w:color="auto"/>
                <w:right w:val="none" w:sz="0" w:space="0" w:color="auto"/>
              </w:divBdr>
            </w:div>
            <w:div w:id="1916238345">
              <w:marLeft w:val="0"/>
              <w:marRight w:val="0"/>
              <w:marTop w:val="0"/>
              <w:marBottom w:val="0"/>
              <w:divBdr>
                <w:top w:val="none" w:sz="0" w:space="0" w:color="auto"/>
                <w:left w:val="none" w:sz="0" w:space="0" w:color="auto"/>
                <w:bottom w:val="none" w:sz="0" w:space="0" w:color="auto"/>
                <w:right w:val="none" w:sz="0" w:space="0" w:color="auto"/>
              </w:divBdr>
            </w:div>
            <w:div w:id="1379626951">
              <w:marLeft w:val="0"/>
              <w:marRight w:val="0"/>
              <w:marTop w:val="0"/>
              <w:marBottom w:val="0"/>
              <w:divBdr>
                <w:top w:val="none" w:sz="0" w:space="0" w:color="auto"/>
                <w:left w:val="none" w:sz="0" w:space="0" w:color="auto"/>
                <w:bottom w:val="none" w:sz="0" w:space="0" w:color="auto"/>
                <w:right w:val="none" w:sz="0" w:space="0" w:color="auto"/>
              </w:divBdr>
            </w:div>
            <w:div w:id="1237592871">
              <w:marLeft w:val="0"/>
              <w:marRight w:val="0"/>
              <w:marTop w:val="0"/>
              <w:marBottom w:val="0"/>
              <w:divBdr>
                <w:top w:val="none" w:sz="0" w:space="0" w:color="auto"/>
                <w:left w:val="none" w:sz="0" w:space="0" w:color="auto"/>
                <w:bottom w:val="none" w:sz="0" w:space="0" w:color="auto"/>
                <w:right w:val="none" w:sz="0" w:space="0" w:color="auto"/>
              </w:divBdr>
            </w:div>
            <w:div w:id="410322337">
              <w:marLeft w:val="0"/>
              <w:marRight w:val="0"/>
              <w:marTop w:val="0"/>
              <w:marBottom w:val="0"/>
              <w:divBdr>
                <w:top w:val="none" w:sz="0" w:space="0" w:color="auto"/>
                <w:left w:val="none" w:sz="0" w:space="0" w:color="auto"/>
                <w:bottom w:val="none" w:sz="0" w:space="0" w:color="auto"/>
                <w:right w:val="none" w:sz="0" w:space="0" w:color="auto"/>
              </w:divBdr>
            </w:div>
            <w:div w:id="1991247134">
              <w:marLeft w:val="0"/>
              <w:marRight w:val="0"/>
              <w:marTop w:val="0"/>
              <w:marBottom w:val="0"/>
              <w:divBdr>
                <w:top w:val="none" w:sz="0" w:space="0" w:color="auto"/>
                <w:left w:val="none" w:sz="0" w:space="0" w:color="auto"/>
                <w:bottom w:val="none" w:sz="0" w:space="0" w:color="auto"/>
                <w:right w:val="none" w:sz="0" w:space="0" w:color="auto"/>
              </w:divBdr>
            </w:div>
            <w:div w:id="1614246810">
              <w:marLeft w:val="0"/>
              <w:marRight w:val="0"/>
              <w:marTop w:val="0"/>
              <w:marBottom w:val="0"/>
              <w:divBdr>
                <w:top w:val="none" w:sz="0" w:space="0" w:color="auto"/>
                <w:left w:val="none" w:sz="0" w:space="0" w:color="auto"/>
                <w:bottom w:val="none" w:sz="0" w:space="0" w:color="auto"/>
                <w:right w:val="none" w:sz="0" w:space="0" w:color="auto"/>
              </w:divBdr>
            </w:div>
            <w:div w:id="162204385">
              <w:marLeft w:val="0"/>
              <w:marRight w:val="0"/>
              <w:marTop w:val="0"/>
              <w:marBottom w:val="0"/>
              <w:divBdr>
                <w:top w:val="none" w:sz="0" w:space="0" w:color="auto"/>
                <w:left w:val="none" w:sz="0" w:space="0" w:color="auto"/>
                <w:bottom w:val="none" w:sz="0" w:space="0" w:color="auto"/>
                <w:right w:val="none" w:sz="0" w:space="0" w:color="auto"/>
              </w:divBdr>
            </w:div>
            <w:div w:id="1488941708">
              <w:marLeft w:val="0"/>
              <w:marRight w:val="0"/>
              <w:marTop w:val="0"/>
              <w:marBottom w:val="0"/>
              <w:divBdr>
                <w:top w:val="none" w:sz="0" w:space="0" w:color="auto"/>
                <w:left w:val="none" w:sz="0" w:space="0" w:color="auto"/>
                <w:bottom w:val="none" w:sz="0" w:space="0" w:color="auto"/>
                <w:right w:val="none" w:sz="0" w:space="0" w:color="auto"/>
              </w:divBdr>
            </w:div>
            <w:div w:id="139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zh.wikipedia.org/w/index.php?title=%E9%9D%A2%E5%90%91%E6%B6%88%E6%81%AF%E4%B8%AD%E9%97%B4%E4%BB%B6&amp;action=edit&amp;redlink=1"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www.cssn.net.cn/cssn/front/listpage.jsp" TargetMode="Externa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microsoft.com/office/2011/relationships/people" Target="people.xml"/><Relationship Id="rId10" Type="http://schemas.openxmlformats.org/officeDocument/2006/relationships/image" Target="media/image2.wmf"/><Relationship Id="rId19" Type="http://schemas.openxmlformats.org/officeDocument/2006/relationships/hyperlink" Target="https://zh.wikipedia.org/wiki/SMTP" TargetMode="Externa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44B31-B347-42E7-BC60-46B3D345B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9306</TotalTime>
  <Pages>77</Pages>
  <Words>9904</Words>
  <Characters>56453</Characters>
  <Application>Microsoft Office Word</Application>
  <DocSecurity>0</DocSecurity>
  <Lines>470</Lines>
  <Paragraphs>132</Paragraphs>
  <ScaleCrop>false</ScaleCrop>
  <Company/>
  <LinksUpToDate>false</LinksUpToDate>
  <CharactersWithSpaces>66225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king</dc:creator>
  <cp:keywords/>
  <dc:description/>
  <cp:lastModifiedBy>bob king</cp:lastModifiedBy>
  <cp:revision>920</cp:revision>
  <dcterms:created xsi:type="dcterms:W3CDTF">2020-03-20T12:42:00Z</dcterms:created>
  <dcterms:modified xsi:type="dcterms:W3CDTF">2020-04-05T05:31:00Z</dcterms:modified>
</cp:coreProperties>
</file>