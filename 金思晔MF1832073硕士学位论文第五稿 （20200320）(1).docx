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3pt;height:63.7pt;mso-position-horizontal-relative:page;mso-position-vertical-relative:page" o:ole="" fillcolor="#6d6d6d">
            <v:imagedata r:id="rId8" o:title=""/>
          </v:shape>
          <o:OLEObject Type="Embed" ProgID="Word.Picture.8" ShapeID="对象 1" DrawAspect="Content" ObjectID="_1647530975"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6pt;height:60pt;mso-position-horizontal-relative:page;mso-position-vertical-relative:page" o:ole="" fillcolor="#6d6d6d">
            <v:imagedata r:id="rId10" o:title=""/>
          </v:shape>
          <o:OLEObject Type="Embed" ProgID="Word.Picture.8" ShapeID="对象 2" DrawAspect="Content" ObjectID="_1647530976"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F52BC">
            <w:pPr>
              <w:ind w:left="1" w:firstLineChars="50" w:firstLine="10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325286">
        <w:rPr>
          <w:rFonts w:ascii="Times New Roman" w:hAnsi="Times New Roman" w:cs="Times New Roman"/>
          <w:b/>
          <w:sz w:val="30"/>
        </w:rPr>
        <w:t>MF1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r w:rsidRPr="00B17294">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B17294">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89969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381C2723"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B17294">
        <w:rPr>
          <w:rFonts w:ascii="Arial" w:eastAsia="宋体" w:hAnsi="Arial" w:hint="eastAsia"/>
          <w:sz w:val="24"/>
          <w:szCs w:val="28"/>
        </w:rPr>
        <w:t>SpringBoot</w:t>
      </w:r>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899700"/>
      <w:r w:rsidRPr="00B17294">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4542041D"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r w:rsidR="00633AC3" w:rsidRPr="00B17294">
        <w:t>Ele</w:t>
      </w:r>
      <w:r w:rsidR="00633AC3" w:rsidRPr="00AA0F5B">
        <w:t>m</w:t>
      </w:r>
      <w:r w:rsidR="00633AC3" w:rsidRPr="00B17294">
        <w:t>e’</w:t>
      </w:r>
      <w:r w:rsidR="00633AC3" w:rsidRPr="00AA0F5B">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48DC21D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009C43C9" w:rsidRPr="00B17294">
        <w:t>non</w:t>
      </w:r>
      <w:r w:rsidR="009C43C9">
        <w:t>-</w:t>
      </w:r>
      <w:r w:rsidR="009C43C9"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lastRenderedPageBreak/>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A1EF8AF" w:rsidR="00305A82" w:rsidRDefault="0086764A" w:rsidP="00AA0F5B">
      <w:pPr>
        <w:pStyle w:val="a7"/>
        <w:ind w:firstLine="480"/>
      </w:pPr>
      <w:r w:rsidRPr="0086764A">
        <w:t xml:space="preserve">The platform has been put into practical use, which can better solve the problem that </w:t>
      </w:r>
      <w:r w:rsidR="00F01DF7" w:rsidRPr="00F01DF7">
        <w:t>demand of operators</w:t>
      </w:r>
      <w:r w:rsidRPr="0086764A">
        <w:t xml:space="preserve"> </w:t>
      </w:r>
      <w:r w:rsidR="009C43C9" w:rsidRPr="0086764A">
        <w:t>cannot</w:t>
      </w:r>
      <w:r w:rsidRPr="0086764A">
        <w:t xml:space="preserve"> be quickly responded, and further effectively early warning and handling the performance timeout situation.</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r w:rsidRPr="00B17294">
        <w:rPr>
          <w:rFonts w:ascii="Arial" w:eastAsia="宋体" w:hAnsi="Arial" w:cs="Arial"/>
          <w:b/>
          <w:bCs/>
          <w:sz w:val="24"/>
          <w:szCs w:val="24"/>
        </w:rPr>
        <w:t>KeyWords</w:t>
      </w:r>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899701"/>
      <w:bookmarkStart w:id="53" w:name="_Toc25758701"/>
      <w:r w:rsidRPr="00BD5503">
        <w:rPr>
          <w:rFonts w:hint="eastAsia"/>
        </w:rPr>
        <w:lastRenderedPageBreak/>
        <w:t>目录</w:t>
      </w:r>
      <w:bookmarkEnd w:id="52"/>
    </w:p>
    <w:p w14:paraId="3C29945B" w14:textId="218F4CF7" w:rsidR="0026634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99699" w:history="1">
        <w:r w:rsidR="00266342" w:rsidRPr="00B83935">
          <w:rPr>
            <w:rStyle w:val="af0"/>
            <w:noProof/>
          </w:rPr>
          <w:t>摘  要</w:t>
        </w:r>
        <w:r w:rsidR="00266342">
          <w:rPr>
            <w:noProof/>
            <w:webHidden/>
          </w:rPr>
          <w:tab/>
        </w:r>
        <w:r w:rsidR="00266342">
          <w:rPr>
            <w:noProof/>
            <w:webHidden/>
          </w:rPr>
          <w:fldChar w:fldCharType="begin"/>
        </w:r>
        <w:r w:rsidR="00266342">
          <w:rPr>
            <w:noProof/>
            <w:webHidden/>
          </w:rPr>
          <w:instrText xml:space="preserve"> PAGEREF _Toc36899699 \h </w:instrText>
        </w:r>
        <w:r w:rsidR="00266342">
          <w:rPr>
            <w:noProof/>
            <w:webHidden/>
          </w:rPr>
        </w:r>
        <w:r w:rsidR="00266342">
          <w:rPr>
            <w:noProof/>
            <w:webHidden/>
          </w:rPr>
          <w:fldChar w:fldCharType="separate"/>
        </w:r>
        <w:r w:rsidR="00E96E6A">
          <w:rPr>
            <w:noProof/>
            <w:webHidden/>
          </w:rPr>
          <w:t>I</w:t>
        </w:r>
        <w:r w:rsidR="00266342">
          <w:rPr>
            <w:noProof/>
            <w:webHidden/>
          </w:rPr>
          <w:fldChar w:fldCharType="end"/>
        </w:r>
      </w:hyperlink>
    </w:p>
    <w:p w14:paraId="222D28B3" w14:textId="50D21892" w:rsidR="00266342" w:rsidRDefault="00B41527">
      <w:pPr>
        <w:pStyle w:val="TOC1"/>
        <w:tabs>
          <w:tab w:val="right" w:leader="dot" w:pos="8296"/>
        </w:tabs>
        <w:rPr>
          <w:noProof/>
        </w:rPr>
      </w:pPr>
      <w:hyperlink w:anchor="_Toc36899700" w:history="1">
        <w:r w:rsidR="00266342" w:rsidRPr="00B83935">
          <w:rPr>
            <w:rStyle w:val="af0"/>
            <w:noProof/>
          </w:rPr>
          <w:t>Abstract</w:t>
        </w:r>
        <w:r w:rsidR="00266342">
          <w:rPr>
            <w:noProof/>
            <w:webHidden/>
          </w:rPr>
          <w:tab/>
        </w:r>
        <w:r w:rsidR="00266342">
          <w:rPr>
            <w:noProof/>
            <w:webHidden/>
          </w:rPr>
          <w:fldChar w:fldCharType="begin"/>
        </w:r>
        <w:r w:rsidR="00266342">
          <w:rPr>
            <w:noProof/>
            <w:webHidden/>
          </w:rPr>
          <w:instrText xml:space="preserve"> PAGEREF _Toc36899700 \h </w:instrText>
        </w:r>
        <w:r w:rsidR="00266342">
          <w:rPr>
            <w:noProof/>
            <w:webHidden/>
          </w:rPr>
        </w:r>
        <w:r w:rsidR="00266342">
          <w:rPr>
            <w:noProof/>
            <w:webHidden/>
          </w:rPr>
          <w:fldChar w:fldCharType="separate"/>
        </w:r>
        <w:r w:rsidR="00E96E6A">
          <w:rPr>
            <w:noProof/>
            <w:webHidden/>
          </w:rPr>
          <w:t>II</w:t>
        </w:r>
        <w:r w:rsidR="00266342">
          <w:rPr>
            <w:noProof/>
            <w:webHidden/>
          </w:rPr>
          <w:fldChar w:fldCharType="end"/>
        </w:r>
      </w:hyperlink>
    </w:p>
    <w:p w14:paraId="397F1300" w14:textId="0C3C65E0" w:rsidR="00266342" w:rsidRDefault="00B41527">
      <w:pPr>
        <w:pStyle w:val="TOC1"/>
        <w:tabs>
          <w:tab w:val="right" w:leader="dot" w:pos="8296"/>
        </w:tabs>
        <w:rPr>
          <w:noProof/>
        </w:rPr>
      </w:pPr>
      <w:hyperlink w:anchor="_Toc36899701" w:history="1">
        <w:r w:rsidR="00266342" w:rsidRPr="00B83935">
          <w:rPr>
            <w:rStyle w:val="af0"/>
            <w:noProof/>
          </w:rPr>
          <w:t>目录</w:t>
        </w:r>
        <w:r w:rsidR="00266342">
          <w:rPr>
            <w:noProof/>
            <w:webHidden/>
          </w:rPr>
          <w:tab/>
        </w:r>
        <w:r w:rsidR="00266342">
          <w:rPr>
            <w:noProof/>
            <w:webHidden/>
          </w:rPr>
          <w:fldChar w:fldCharType="begin"/>
        </w:r>
        <w:r w:rsidR="00266342">
          <w:rPr>
            <w:noProof/>
            <w:webHidden/>
          </w:rPr>
          <w:instrText xml:space="preserve"> PAGEREF _Toc36899701 \h </w:instrText>
        </w:r>
        <w:r w:rsidR="00266342">
          <w:rPr>
            <w:noProof/>
            <w:webHidden/>
          </w:rPr>
        </w:r>
        <w:r w:rsidR="00266342">
          <w:rPr>
            <w:noProof/>
            <w:webHidden/>
          </w:rPr>
          <w:fldChar w:fldCharType="separate"/>
        </w:r>
        <w:r w:rsidR="00E96E6A">
          <w:rPr>
            <w:noProof/>
            <w:webHidden/>
          </w:rPr>
          <w:t>IV</w:t>
        </w:r>
        <w:r w:rsidR="00266342">
          <w:rPr>
            <w:noProof/>
            <w:webHidden/>
          </w:rPr>
          <w:fldChar w:fldCharType="end"/>
        </w:r>
      </w:hyperlink>
    </w:p>
    <w:p w14:paraId="5B08B4C6" w14:textId="32F6A8B9" w:rsidR="00266342" w:rsidRDefault="00B41527">
      <w:pPr>
        <w:pStyle w:val="TOC1"/>
        <w:tabs>
          <w:tab w:val="right" w:leader="dot" w:pos="8296"/>
        </w:tabs>
        <w:rPr>
          <w:noProof/>
        </w:rPr>
      </w:pPr>
      <w:hyperlink w:anchor="_Toc36899702" w:history="1">
        <w:r w:rsidR="00266342" w:rsidRPr="00B83935">
          <w:rPr>
            <w:rStyle w:val="af0"/>
            <w:noProof/>
          </w:rPr>
          <w:t>图目录</w:t>
        </w:r>
        <w:r w:rsidR="00266342">
          <w:rPr>
            <w:noProof/>
            <w:webHidden/>
          </w:rPr>
          <w:tab/>
        </w:r>
        <w:r w:rsidR="00266342">
          <w:rPr>
            <w:noProof/>
            <w:webHidden/>
          </w:rPr>
          <w:fldChar w:fldCharType="begin"/>
        </w:r>
        <w:r w:rsidR="00266342">
          <w:rPr>
            <w:noProof/>
            <w:webHidden/>
          </w:rPr>
          <w:instrText xml:space="preserve"> PAGEREF _Toc36899702 \h </w:instrText>
        </w:r>
        <w:r w:rsidR="00266342">
          <w:rPr>
            <w:noProof/>
            <w:webHidden/>
          </w:rPr>
        </w:r>
        <w:r w:rsidR="00266342">
          <w:rPr>
            <w:noProof/>
            <w:webHidden/>
          </w:rPr>
          <w:fldChar w:fldCharType="separate"/>
        </w:r>
        <w:r w:rsidR="00E96E6A">
          <w:rPr>
            <w:noProof/>
            <w:webHidden/>
          </w:rPr>
          <w:t>VI</w:t>
        </w:r>
        <w:r w:rsidR="00266342">
          <w:rPr>
            <w:noProof/>
            <w:webHidden/>
          </w:rPr>
          <w:fldChar w:fldCharType="end"/>
        </w:r>
      </w:hyperlink>
    </w:p>
    <w:p w14:paraId="780BFE98" w14:textId="24595898" w:rsidR="00266342" w:rsidRDefault="00B41527">
      <w:pPr>
        <w:pStyle w:val="TOC1"/>
        <w:tabs>
          <w:tab w:val="right" w:leader="dot" w:pos="8296"/>
        </w:tabs>
        <w:rPr>
          <w:noProof/>
        </w:rPr>
      </w:pPr>
      <w:hyperlink w:anchor="_Toc36899703" w:history="1">
        <w:r w:rsidR="00266342" w:rsidRPr="00B83935">
          <w:rPr>
            <w:rStyle w:val="af0"/>
            <w:noProof/>
          </w:rPr>
          <w:t>表目录</w:t>
        </w:r>
        <w:r w:rsidR="00266342">
          <w:rPr>
            <w:noProof/>
            <w:webHidden/>
          </w:rPr>
          <w:tab/>
        </w:r>
        <w:r w:rsidR="00266342">
          <w:rPr>
            <w:noProof/>
            <w:webHidden/>
          </w:rPr>
          <w:fldChar w:fldCharType="begin"/>
        </w:r>
        <w:r w:rsidR="00266342">
          <w:rPr>
            <w:noProof/>
            <w:webHidden/>
          </w:rPr>
          <w:instrText xml:space="preserve"> PAGEREF _Toc36899703 \h </w:instrText>
        </w:r>
        <w:r w:rsidR="00266342">
          <w:rPr>
            <w:noProof/>
            <w:webHidden/>
          </w:rPr>
        </w:r>
        <w:r w:rsidR="00266342">
          <w:rPr>
            <w:noProof/>
            <w:webHidden/>
          </w:rPr>
          <w:fldChar w:fldCharType="separate"/>
        </w:r>
        <w:r w:rsidR="00E96E6A">
          <w:rPr>
            <w:noProof/>
            <w:webHidden/>
          </w:rPr>
          <w:t>VII</w:t>
        </w:r>
        <w:r w:rsidR="00266342">
          <w:rPr>
            <w:noProof/>
            <w:webHidden/>
          </w:rPr>
          <w:fldChar w:fldCharType="end"/>
        </w:r>
      </w:hyperlink>
    </w:p>
    <w:p w14:paraId="7F331848" w14:textId="66BE3A0D" w:rsidR="00266342" w:rsidRDefault="00B41527">
      <w:pPr>
        <w:pStyle w:val="TOC1"/>
        <w:tabs>
          <w:tab w:val="right" w:leader="dot" w:pos="8296"/>
        </w:tabs>
        <w:rPr>
          <w:noProof/>
        </w:rPr>
      </w:pPr>
      <w:hyperlink w:anchor="_Toc36899704" w:history="1">
        <w:r w:rsidR="00266342" w:rsidRPr="00B83935">
          <w:rPr>
            <w:rStyle w:val="af0"/>
            <w:noProof/>
          </w:rPr>
          <w:t>第一章 引言</w:t>
        </w:r>
        <w:r w:rsidR="00266342">
          <w:rPr>
            <w:noProof/>
            <w:webHidden/>
          </w:rPr>
          <w:tab/>
        </w:r>
        <w:r w:rsidR="00266342">
          <w:rPr>
            <w:noProof/>
            <w:webHidden/>
          </w:rPr>
          <w:fldChar w:fldCharType="begin"/>
        </w:r>
        <w:r w:rsidR="00266342">
          <w:rPr>
            <w:noProof/>
            <w:webHidden/>
          </w:rPr>
          <w:instrText xml:space="preserve"> PAGEREF _Toc36899704 \h </w:instrText>
        </w:r>
        <w:r w:rsidR="00266342">
          <w:rPr>
            <w:noProof/>
            <w:webHidden/>
          </w:rPr>
        </w:r>
        <w:r w:rsidR="00266342">
          <w:rPr>
            <w:noProof/>
            <w:webHidden/>
          </w:rPr>
          <w:fldChar w:fldCharType="separate"/>
        </w:r>
        <w:r w:rsidR="00E96E6A">
          <w:rPr>
            <w:noProof/>
            <w:webHidden/>
          </w:rPr>
          <w:t>1</w:t>
        </w:r>
        <w:r w:rsidR="00266342">
          <w:rPr>
            <w:noProof/>
            <w:webHidden/>
          </w:rPr>
          <w:fldChar w:fldCharType="end"/>
        </w:r>
      </w:hyperlink>
    </w:p>
    <w:p w14:paraId="66378727" w14:textId="78B031EF" w:rsidR="00266342" w:rsidRDefault="00B41527">
      <w:pPr>
        <w:pStyle w:val="TOC2"/>
        <w:tabs>
          <w:tab w:val="right" w:leader="dot" w:pos="8296"/>
        </w:tabs>
        <w:rPr>
          <w:noProof/>
        </w:rPr>
      </w:pPr>
      <w:hyperlink w:anchor="_Toc36899705" w:history="1">
        <w:r w:rsidR="00266342" w:rsidRPr="00B83935">
          <w:rPr>
            <w:rStyle w:val="af0"/>
            <w:noProof/>
          </w:rPr>
          <w:t>1.1 项目背景</w:t>
        </w:r>
        <w:r w:rsidR="00266342">
          <w:rPr>
            <w:noProof/>
            <w:webHidden/>
          </w:rPr>
          <w:tab/>
        </w:r>
        <w:r w:rsidR="00266342">
          <w:rPr>
            <w:noProof/>
            <w:webHidden/>
          </w:rPr>
          <w:fldChar w:fldCharType="begin"/>
        </w:r>
        <w:r w:rsidR="00266342">
          <w:rPr>
            <w:noProof/>
            <w:webHidden/>
          </w:rPr>
          <w:instrText xml:space="preserve"> PAGEREF _Toc36899705 \h </w:instrText>
        </w:r>
        <w:r w:rsidR="00266342">
          <w:rPr>
            <w:noProof/>
            <w:webHidden/>
          </w:rPr>
        </w:r>
        <w:r w:rsidR="00266342">
          <w:rPr>
            <w:noProof/>
            <w:webHidden/>
          </w:rPr>
          <w:fldChar w:fldCharType="separate"/>
        </w:r>
        <w:r w:rsidR="00E96E6A">
          <w:rPr>
            <w:noProof/>
            <w:webHidden/>
          </w:rPr>
          <w:t>1</w:t>
        </w:r>
        <w:r w:rsidR="00266342">
          <w:rPr>
            <w:noProof/>
            <w:webHidden/>
          </w:rPr>
          <w:fldChar w:fldCharType="end"/>
        </w:r>
      </w:hyperlink>
    </w:p>
    <w:p w14:paraId="7B48CCE3" w14:textId="433C5C1E" w:rsidR="00266342" w:rsidRDefault="00B41527">
      <w:pPr>
        <w:pStyle w:val="TOC2"/>
        <w:tabs>
          <w:tab w:val="right" w:leader="dot" w:pos="8296"/>
        </w:tabs>
        <w:rPr>
          <w:noProof/>
        </w:rPr>
      </w:pPr>
      <w:hyperlink w:anchor="_Toc36899706" w:history="1">
        <w:r w:rsidR="00266342" w:rsidRPr="00B83935">
          <w:rPr>
            <w:rStyle w:val="af0"/>
            <w:noProof/>
          </w:rPr>
          <w:t>1.2 国内外发展现状</w:t>
        </w:r>
        <w:r w:rsidR="00266342">
          <w:rPr>
            <w:noProof/>
            <w:webHidden/>
          </w:rPr>
          <w:tab/>
        </w:r>
        <w:r w:rsidR="00266342">
          <w:rPr>
            <w:noProof/>
            <w:webHidden/>
          </w:rPr>
          <w:fldChar w:fldCharType="begin"/>
        </w:r>
        <w:r w:rsidR="00266342">
          <w:rPr>
            <w:noProof/>
            <w:webHidden/>
          </w:rPr>
          <w:instrText xml:space="preserve"> PAGEREF _Toc36899706 \h </w:instrText>
        </w:r>
        <w:r w:rsidR="00266342">
          <w:rPr>
            <w:noProof/>
            <w:webHidden/>
          </w:rPr>
        </w:r>
        <w:r w:rsidR="00266342">
          <w:rPr>
            <w:noProof/>
            <w:webHidden/>
          </w:rPr>
          <w:fldChar w:fldCharType="separate"/>
        </w:r>
        <w:r w:rsidR="00E96E6A">
          <w:rPr>
            <w:noProof/>
            <w:webHidden/>
          </w:rPr>
          <w:t>2</w:t>
        </w:r>
        <w:r w:rsidR="00266342">
          <w:rPr>
            <w:noProof/>
            <w:webHidden/>
          </w:rPr>
          <w:fldChar w:fldCharType="end"/>
        </w:r>
      </w:hyperlink>
    </w:p>
    <w:p w14:paraId="32E92BFC" w14:textId="6644259A" w:rsidR="00266342" w:rsidRDefault="00B41527">
      <w:pPr>
        <w:pStyle w:val="TOC2"/>
        <w:tabs>
          <w:tab w:val="right" w:leader="dot" w:pos="8296"/>
        </w:tabs>
        <w:rPr>
          <w:noProof/>
        </w:rPr>
      </w:pPr>
      <w:hyperlink w:anchor="_Toc36899707" w:history="1">
        <w:r w:rsidR="00266342" w:rsidRPr="00B83935">
          <w:rPr>
            <w:rStyle w:val="af0"/>
            <w:noProof/>
          </w:rPr>
          <w:t>1.3 本文主要工作</w:t>
        </w:r>
        <w:r w:rsidR="00266342">
          <w:rPr>
            <w:noProof/>
            <w:webHidden/>
          </w:rPr>
          <w:tab/>
        </w:r>
        <w:r w:rsidR="00266342">
          <w:rPr>
            <w:noProof/>
            <w:webHidden/>
          </w:rPr>
          <w:fldChar w:fldCharType="begin"/>
        </w:r>
        <w:r w:rsidR="00266342">
          <w:rPr>
            <w:noProof/>
            <w:webHidden/>
          </w:rPr>
          <w:instrText xml:space="preserve"> PAGEREF _Toc36899707 \h </w:instrText>
        </w:r>
        <w:r w:rsidR="00266342">
          <w:rPr>
            <w:noProof/>
            <w:webHidden/>
          </w:rPr>
        </w:r>
        <w:r w:rsidR="00266342">
          <w:rPr>
            <w:noProof/>
            <w:webHidden/>
          </w:rPr>
          <w:fldChar w:fldCharType="separate"/>
        </w:r>
        <w:r w:rsidR="00E96E6A">
          <w:rPr>
            <w:noProof/>
            <w:webHidden/>
          </w:rPr>
          <w:t>3</w:t>
        </w:r>
        <w:r w:rsidR="00266342">
          <w:rPr>
            <w:noProof/>
            <w:webHidden/>
          </w:rPr>
          <w:fldChar w:fldCharType="end"/>
        </w:r>
      </w:hyperlink>
    </w:p>
    <w:p w14:paraId="36491E6A" w14:textId="1919F743" w:rsidR="00266342" w:rsidRDefault="00B41527">
      <w:pPr>
        <w:pStyle w:val="TOC2"/>
        <w:tabs>
          <w:tab w:val="right" w:leader="dot" w:pos="8296"/>
        </w:tabs>
        <w:rPr>
          <w:noProof/>
        </w:rPr>
      </w:pPr>
      <w:hyperlink w:anchor="_Toc36899708" w:history="1">
        <w:r w:rsidR="00266342" w:rsidRPr="00B83935">
          <w:rPr>
            <w:rStyle w:val="af0"/>
            <w:noProof/>
          </w:rPr>
          <w:t>1.4 本文组织结构</w:t>
        </w:r>
        <w:r w:rsidR="00266342">
          <w:rPr>
            <w:noProof/>
            <w:webHidden/>
          </w:rPr>
          <w:tab/>
        </w:r>
        <w:r w:rsidR="00266342">
          <w:rPr>
            <w:noProof/>
            <w:webHidden/>
          </w:rPr>
          <w:fldChar w:fldCharType="begin"/>
        </w:r>
        <w:r w:rsidR="00266342">
          <w:rPr>
            <w:noProof/>
            <w:webHidden/>
          </w:rPr>
          <w:instrText xml:space="preserve"> PAGEREF _Toc36899708 \h </w:instrText>
        </w:r>
        <w:r w:rsidR="00266342">
          <w:rPr>
            <w:noProof/>
            <w:webHidden/>
          </w:rPr>
        </w:r>
        <w:r w:rsidR="00266342">
          <w:rPr>
            <w:noProof/>
            <w:webHidden/>
          </w:rPr>
          <w:fldChar w:fldCharType="separate"/>
        </w:r>
        <w:r w:rsidR="00E96E6A">
          <w:rPr>
            <w:noProof/>
            <w:webHidden/>
          </w:rPr>
          <w:t>4</w:t>
        </w:r>
        <w:r w:rsidR="00266342">
          <w:rPr>
            <w:noProof/>
            <w:webHidden/>
          </w:rPr>
          <w:fldChar w:fldCharType="end"/>
        </w:r>
      </w:hyperlink>
    </w:p>
    <w:p w14:paraId="2E20A75E" w14:textId="704ED0BC" w:rsidR="00266342" w:rsidRDefault="00B41527">
      <w:pPr>
        <w:pStyle w:val="TOC1"/>
        <w:tabs>
          <w:tab w:val="right" w:leader="dot" w:pos="8296"/>
        </w:tabs>
        <w:rPr>
          <w:noProof/>
        </w:rPr>
      </w:pPr>
      <w:hyperlink w:anchor="_Toc36899709" w:history="1">
        <w:r w:rsidR="00266342" w:rsidRPr="00B83935">
          <w:rPr>
            <w:rStyle w:val="af0"/>
            <w:noProof/>
          </w:rPr>
          <w:t>第二章 技术综述</w:t>
        </w:r>
        <w:r w:rsidR="00266342">
          <w:rPr>
            <w:noProof/>
            <w:webHidden/>
          </w:rPr>
          <w:tab/>
        </w:r>
        <w:r w:rsidR="00266342">
          <w:rPr>
            <w:noProof/>
            <w:webHidden/>
          </w:rPr>
          <w:fldChar w:fldCharType="begin"/>
        </w:r>
        <w:r w:rsidR="00266342">
          <w:rPr>
            <w:noProof/>
            <w:webHidden/>
          </w:rPr>
          <w:instrText xml:space="preserve"> PAGEREF _Toc36899709 \h </w:instrText>
        </w:r>
        <w:r w:rsidR="00266342">
          <w:rPr>
            <w:noProof/>
            <w:webHidden/>
          </w:rPr>
        </w:r>
        <w:r w:rsidR="00266342">
          <w:rPr>
            <w:noProof/>
            <w:webHidden/>
          </w:rPr>
          <w:fldChar w:fldCharType="separate"/>
        </w:r>
        <w:r w:rsidR="00E96E6A">
          <w:rPr>
            <w:noProof/>
            <w:webHidden/>
          </w:rPr>
          <w:t>5</w:t>
        </w:r>
        <w:r w:rsidR="00266342">
          <w:rPr>
            <w:noProof/>
            <w:webHidden/>
          </w:rPr>
          <w:fldChar w:fldCharType="end"/>
        </w:r>
      </w:hyperlink>
    </w:p>
    <w:p w14:paraId="35C19957" w14:textId="7ADA29CC" w:rsidR="00266342" w:rsidRDefault="00B41527">
      <w:pPr>
        <w:pStyle w:val="TOC2"/>
        <w:tabs>
          <w:tab w:val="right" w:leader="dot" w:pos="8296"/>
        </w:tabs>
        <w:rPr>
          <w:noProof/>
        </w:rPr>
      </w:pPr>
      <w:hyperlink w:anchor="_Toc36899710" w:history="1">
        <w:r w:rsidR="00266342" w:rsidRPr="00B83935">
          <w:rPr>
            <w:rStyle w:val="af0"/>
            <w:noProof/>
          </w:rPr>
          <w:t>2.1 SpringBoot</w:t>
        </w:r>
        <w:r w:rsidR="00266342">
          <w:rPr>
            <w:noProof/>
            <w:webHidden/>
          </w:rPr>
          <w:tab/>
        </w:r>
        <w:r w:rsidR="00266342">
          <w:rPr>
            <w:noProof/>
            <w:webHidden/>
          </w:rPr>
          <w:fldChar w:fldCharType="begin"/>
        </w:r>
        <w:r w:rsidR="00266342">
          <w:rPr>
            <w:noProof/>
            <w:webHidden/>
          </w:rPr>
          <w:instrText xml:space="preserve"> PAGEREF _Toc36899710 \h </w:instrText>
        </w:r>
        <w:r w:rsidR="00266342">
          <w:rPr>
            <w:noProof/>
            <w:webHidden/>
          </w:rPr>
        </w:r>
        <w:r w:rsidR="00266342">
          <w:rPr>
            <w:noProof/>
            <w:webHidden/>
          </w:rPr>
          <w:fldChar w:fldCharType="separate"/>
        </w:r>
        <w:r w:rsidR="00E96E6A">
          <w:rPr>
            <w:noProof/>
            <w:webHidden/>
          </w:rPr>
          <w:t>5</w:t>
        </w:r>
        <w:r w:rsidR="00266342">
          <w:rPr>
            <w:noProof/>
            <w:webHidden/>
          </w:rPr>
          <w:fldChar w:fldCharType="end"/>
        </w:r>
      </w:hyperlink>
    </w:p>
    <w:p w14:paraId="5F24706D" w14:textId="6A650C55" w:rsidR="00266342" w:rsidRDefault="00B41527">
      <w:pPr>
        <w:pStyle w:val="TOC2"/>
        <w:tabs>
          <w:tab w:val="right" w:leader="dot" w:pos="8296"/>
        </w:tabs>
        <w:rPr>
          <w:noProof/>
        </w:rPr>
      </w:pPr>
      <w:hyperlink w:anchor="_Toc36899711" w:history="1">
        <w:r w:rsidR="00266342" w:rsidRPr="00B83935">
          <w:rPr>
            <w:rStyle w:val="af0"/>
            <w:noProof/>
          </w:rPr>
          <w:t>2.2 RabbitMQ</w:t>
        </w:r>
        <w:r w:rsidR="00266342">
          <w:rPr>
            <w:noProof/>
            <w:webHidden/>
          </w:rPr>
          <w:tab/>
        </w:r>
        <w:r w:rsidR="00266342">
          <w:rPr>
            <w:noProof/>
            <w:webHidden/>
          </w:rPr>
          <w:fldChar w:fldCharType="begin"/>
        </w:r>
        <w:r w:rsidR="00266342">
          <w:rPr>
            <w:noProof/>
            <w:webHidden/>
          </w:rPr>
          <w:instrText xml:space="preserve"> PAGEREF _Toc36899711 \h </w:instrText>
        </w:r>
        <w:r w:rsidR="00266342">
          <w:rPr>
            <w:noProof/>
            <w:webHidden/>
          </w:rPr>
        </w:r>
        <w:r w:rsidR="00266342">
          <w:rPr>
            <w:noProof/>
            <w:webHidden/>
          </w:rPr>
          <w:fldChar w:fldCharType="separate"/>
        </w:r>
        <w:r w:rsidR="00E96E6A">
          <w:rPr>
            <w:noProof/>
            <w:webHidden/>
          </w:rPr>
          <w:t>5</w:t>
        </w:r>
        <w:r w:rsidR="00266342">
          <w:rPr>
            <w:noProof/>
            <w:webHidden/>
          </w:rPr>
          <w:fldChar w:fldCharType="end"/>
        </w:r>
      </w:hyperlink>
    </w:p>
    <w:p w14:paraId="13F9ECED" w14:textId="386F133A" w:rsidR="00266342" w:rsidRDefault="00B41527">
      <w:pPr>
        <w:pStyle w:val="TOC2"/>
        <w:tabs>
          <w:tab w:val="right" w:leader="dot" w:pos="8296"/>
        </w:tabs>
        <w:rPr>
          <w:noProof/>
        </w:rPr>
      </w:pPr>
      <w:hyperlink w:anchor="_Toc36899712" w:history="1">
        <w:r w:rsidR="00266342" w:rsidRPr="00B83935">
          <w:rPr>
            <w:rStyle w:val="af0"/>
            <w:rFonts w:eastAsia="宋体" w:cs="Arial"/>
            <w:noProof/>
          </w:rPr>
          <w:t>2.3 E-Scheduler</w:t>
        </w:r>
        <w:r w:rsidR="00266342">
          <w:rPr>
            <w:noProof/>
            <w:webHidden/>
          </w:rPr>
          <w:tab/>
        </w:r>
        <w:r w:rsidR="00266342">
          <w:rPr>
            <w:noProof/>
            <w:webHidden/>
          </w:rPr>
          <w:fldChar w:fldCharType="begin"/>
        </w:r>
        <w:r w:rsidR="00266342">
          <w:rPr>
            <w:noProof/>
            <w:webHidden/>
          </w:rPr>
          <w:instrText xml:space="preserve"> PAGEREF _Toc36899712 \h </w:instrText>
        </w:r>
        <w:r w:rsidR="00266342">
          <w:rPr>
            <w:noProof/>
            <w:webHidden/>
          </w:rPr>
        </w:r>
        <w:r w:rsidR="00266342">
          <w:rPr>
            <w:noProof/>
            <w:webHidden/>
          </w:rPr>
          <w:fldChar w:fldCharType="separate"/>
        </w:r>
        <w:r w:rsidR="00E96E6A">
          <w:rPr>
            <w:noProof/>
            <w:webHidden/>
          </w:rPr>
          <w:t>7</w:t>
        </w:r>
        <w:r w:rsidR="00266342">
          <w:rPr>
            <w:noProof/>
            <w:webHidden/>
          </w:rPr>
          <w:fldChar w:fldCharType="end"/>
        </w:r>
      </w:hyperlink>
    </w:p>
    <w:p w14:paraId="76030614" w14:textId="2AE9E023" w:rsidR="00266342" w:rsidRDefault="00B41527">
      <w:pPr>
        <w:pStyle w:val="TOC2"/>
        <w:tabs>
          <w:tab w:val="right" w:leader="dot" w:pos="8296"/>
        </w:tabs>
        <w:rPr>
          <w:noProof/>
        </w:rPr>
      </w:pPr>
      <w:hyperlink w:anchor="_Toc36899713" w:history="1">
        <w:r w:rsidR="00266342" w:rsidRPr="00B83935">
          <w:rPr>
            <w:rStyle w:val="af0"/>
            <w:rFonts w:eastAsia="宋体" w:cs="Arial"/>
            <w:noProof/>
          </w:rPr>
          <w:t>2.4 Redis</w:t>
        </w:r>
        <w:r w:rsidR="00266342">
          <w:rPr>
            <w:noProof/>
            <w:webHidden/>
          </w:rPr>
          <w:tab/>
        </w:r>
        <w:r w:rsidR="00266342">
          <w:rPr>
            <w:noProof/>
            <w:webHidden/>
          </w:rPr>
          <w:fldChar w:fldCharType="begin"/>
        </w:r>
        <w:r w:rsidR="00266342">
          <w:rPr>
            <w:noProof/>
            <w:webHidden/>
          </w:rPr>
          <w:instrText xml:space="preserve"> PAGEREF _Toc36899713 \h </w:instrText>
        </w:r>
        <w:r w:rsidR="00266342">
          <w:rPr>
            <w:noProof/>
            <w:webHidden/>
          </w:rPr>
        </w:r>
        <w:r w:rsidR="00266342">
          <w:rPr>
            <w:noProof/>
            <w:webHidden/>
          </w:rPr>
          <w:fldChar w:fldCharType="separate"/>
        </w:r>
        <w:r w:rsidR="00E96E6A">
          <w:rPr>
            <w:noProof/>
            <w:webHidden/>
          </w:rPr>
          <w:t>8</w:t>
        </w:r>
        <w:r w:rsidR="00266342">
          <w:rPr>
            <w:noProof/>
            <w:webHidden/>
          </w:rPr>
          <w:fldChar w:fldCharType="end"/>
        </w:r>
      </w:hyperlink>
    </w:p>
    <w:p w14:paraId="6D0D2021" w14:textId="3781D4F2" w:rsidR="00266342" w:rsidRDefault="00B41527">
      <w:pPr>
        <w:pStyle w:val="TOC2"/>
        <w:tabs>
          <w:tab w:val="right" w:leader="dot" w:pos="8296"/>
        </w:tabs>
        <w:rPr>
          <w:noProof/>
        </w:rPr>
      </w:pPr>
      <w:hyperlink w:anchor="_Toc36899714" w:history="1">
        <w:r w:rsidR="00266342" w:rsidRPr="00B83935">
          <w:rPr>
            <w:rStyle w:val="af0"/>
            <w:rFonts w:eastAsia="宋体" w:cs="Arial"/>
            <w:noProof/>
          </w:rPr>
          <w:t xml:space="preserve">2.5 </w:t>
        </w:r>
        <w:r w:rsidR="00266342" w:rsidRPr="00B83935">
          <w:rPr>
            <w:rStyle w:val="af0"/>
            <w:rFonts w:eastAsia="宋体" w:cs="Arial"/>
            <w:noProof/>
          </w:rPr>
          <w:t>本章小结</w:t>
        </w:r>
        <w:r w:rsidR="00266342">
          <w:rPr>
            <w:noProof/>
            <w:webHidden/>
          </w:rPr>
          <w:tab/>
        </w:r>
        <w:r w:rsidR="00266342">
          <w:rPr>
            <w:noProof/>
            <w:webHidden/>
          </w:rPr>
          <w:fldChar w:fldCharType="begin"/>
        </w:r>
        <w:r w:rsidR="00266342">
          <w:rPr>
            <w:noProof/>
            <w:webHidden/>
          </w:rPr>
          <w:instrText xml:space="preserve"> PAGEREF _Toc36899714 \h </w:instrText>
        </w:r>
        <w:r w:rsidR="00266342">
          <w:rPr>
            <w:noProof/>
            <w:webHidden/>
          </w:rPr>
        </w:r>
        <w:r w:rsidR="00266342">
          <w:rPr>
            <w:noProof/>
            <w:webHidden/>
          </w:rPr>
          <w:fldChar w:fldCharType="separate"/>
        </w:r>
        <w:r w:rsidR="00E96E6A">
          <w:rPr>
            <w:noProof/>
            <w:webHidden/>
          </w:rPr>
          <w:t>9</w:t>
        </w:r>
        <w:r w:rsidR="00266342">
          <w:rPr>
            <w:noProof/>
            <w:webHidden/>
          </w:rPr>
          <w:fldChar w:fldCharType="end"/>
        </w:r>
      </w:hyperlink>
    </w:p>
    <w:p w14:paraId="2B967D5D" w14:textId="12548253" w:rsidR="00266342" w:rsidRDefault="00B41527">
      <w:pPr>
        <w:pStyle w:val="TOC1"/>
        <w:tabs>
          <w:tab w:val="right" w:leader="dot" w:pos="8296"/>
        </w:tabs>
        <w:rPr>
          <w:noProof/>
        </w:rPr>
      </w:pPr>
      <w:hyperlink w:anchor="_Toc36899715" w:history="1">
        <w:r w:rsidR="00266342" w:rsidRPr="00B83935">
          <w:rPr>
            <w:rStyle w:val="af0"/>
            <w:noProof/>
          </w:rPr>
          <w:t>第三章 履约超时管理平台的分析与设计</w:t>
        </w:r>
        <w:r w:rsidR="00266342">
          <w:rPr>
            <w:noProof/>
            <w:webHidden/>
          </w:rPr>
          <w:tab/>
        </w:r>
        <w:r w:rsidR="00266342">
          <w:rPr>
            <w:noProof/>
            <w:webHidden/>
          </w:rPr>
          <w:fldChar w:fldCharType="begin"/>
        </w:r>
        <w:r w:rsidR="00266342">
          <w:rPr>
            <w:noProof/>
            <w:webHidden/>
          </w:rPr>
          <w:instrText xml:space="preserve"> PAGEREF _Toc36899715 \h </w:instrText>
        </w:r>
        <w:r w:rsidR="00266342">
          <w:rPr>
            <w:noProof/>
            <w:webHidden/>
          </w:rPr>
        </w:r>
        <w:r w:rsidR="00266342">
          <w:rPr>
            <w:noProof/>
            <w:webHidden/>
          </w:rPr>
          <w:fldChar w:fldCharType="separate"/>
        </w:r>
        <w:r w:rsidR="00E96E6A">
          <w:rPr>
            <w:noProof/>
            <w:webHidden/>
          </w:rPr>
          <w:t>10</w:t>
        </w:r>
        <w:r w:rsidR="00266342">
          <w:rPr>
            <w:noProof/>
            <w:webHidden/>
          </w:rPr>
          <w:fldChar w:fldCharType="end"/>
        </w:r>
      </w:hyperlink>
    </w:p>
    <w:p w14:paraId="47541780" w14:textId="5B1DFFDA" w:rsidR="00266342" w:rsidRDefault="00B41527">
      <w:pPr>
        <w:pStyle w:val="TOC2"/>
        <w:tabs>
          <w:tab w:val="right" w:leader="dot" w:pos="8296"/>
        </w:tabs>
        <w:rPr>
          <w:noProof/>
        </w:rPr>
      </w:pPr>
      <w:hyperlink w:anchor="_Toc36899716" w:history="1">
        <w:r w:rsidR="00266342" w:rsidRPr="00B83935">
          <w:rPr>
            <w:rStyle w:val="af0"/>
            <w:noProof/>
          </w:rPr>
          <w:t>3.1 系统边界</w:t>
        </w:r>
        <w:r w:rsidR="00266342">
          <w:rPr>
            <w:noProof/>
            <w:webHidden/>
          </w:rPr>
          <w:tab/>
        </w:r>
        <w:r w:rsidR="00266342">
          <w:rPr>
            <w:noProof/>
            <w:webHidden/>
          </w:rPr>
          <w:fldChar w:fldCharType="begin"/>
        </w:r>
        <w:r w:rsidR="00266342">
          <w:rPr>
            <w:noProof/>
            <w:webHidden/>
          </w:rPr>
          <w:instrText xml:space="preserve"> PAGEREF _Toc36899716 \h </w:instrText>
        </w:r>
        <w:r w:rsidR="00266342">
          <w:rPr>
            <w:noProof/>
            <w:webHidden/>
          </w:rPr>
        </w:r>
        <w:r w:rsidR="00266342">
          <w:rPr>
            <w:noProof/>
            <w:webHidden/>
          </w:rPr>
          <w:fldChar w:fldCharType="separate"/>
        </w:r>
        <w:r w:rsidR="00E96E6A">
          <w:rPr>
            <w:noProof/>
            <w:webHidden/>
          </w:rPr>
          <w:t>10</w:t>
        </w:r>
        <w:r w:rsidR="00266342">
          <w:rPr>
            <w:noProof/>
            <w:webHidden/>
          </w:rPr>
          <w:fldChar w:fldCharType="end"/>
        </w:r>
      </w:hyperlink>
    </w:p>
    <w:p w14:paraId="0016649E" w14:textId="5CAC829B" w:rsidR="00266342" w:rsidRDefault="00B41527">
      <w:pPr>
        <w:pStyle w:val="TOC2"/>
        <w:tabs>
          <w:tab w:val="right" w:leader="dot" w:pos="8296"/>
        </w:tabs>
        <w:rPr>
          <w:noProof/>
        </w:rPr>
      </w:pPr>
      <w:hyperlink w:anchor="_Toc36899717" w:history="1">
        <w:r w:rsidR="00266342" w:rsidRPr="00B83935">
          <w:rPr>
            <w:rStyle w:val="af0"/>
            <w:noProof/>
          </w:rPr>
          <w:t>3.2 业务描述</w:t>
        </w:r>
        <w:r w:rsidR="00266342">
          <w:rPr>
            <w:noProof/>
            <w:webHidden/>
          </w:rPr>
          <w:tab/>
        </w:r>
        <w:r w:rsidR="00266342">
          <w:rPr>
            <w:noProof/>
            <w:webHidden/>
          </w:rPr>
          <w:fldChar w:fldCharType="begin"/>
        </w:r>
        <w:r w:rsidR="00266342">
          <w:rPr>
            <w:noProof/>
            <w:webHidden/>
          </w:rPr>
          <w:instrText xml:space="preserve"> PAGEREF _Toc36899717 \h </w:instrText>
        </w:r>
        <w:r w:rsidR="00266342">
          <w:rPr>
            <w:noProof/>
            <w:webHidden/>
          </w:rPr>
        </w:r>
        <w:r w:rsidR="00266342">
          <w:rPr>
            <w:noProof/>
            <w:webHidden/>
          </w:rPr>
          <w:fldChar w:fldCharType="separate"/>
        </w:r>
        <w:r w:rsidR="00E96E6A">
          <w:rPr>
            <w:noProof/>
            <w:webHidden/>
          </w:rPr>
          <w:t>11</w:t>
        </w:r>
        <w:r w:rsidR="00266342">
          <w:rPr>
            <w:noProof/>
            <w:webHidden/>
          </w:rPr>
          <w:fldChar w:fldCharType="end"/>
        </w:r>
      </w:hyperlink>
    </w:p>
    <w:p w14:paraId="761EB013" w14:textId="36DCB1F6" w:rsidR="00266342" w:rsidRDefault="00B41527">
      <w:pPr>
        <w:pStyle w:val="TOC2"/>
        <w:tabs>
          <w:tab w:val="right" w:leader="dot" w:pos="8296"/>
        </w:tabs>
        <w:rPr>
          <w:noProof/>
        </w:rPr>
      </w:pPr>
      <w:hyperlink w:anchor="_Toc36899718" w:history="1">
        <w:r w:rsidR="00266342" w:rsidRPr="00B83935">
          <w:rPr>
            <w:rStyle w:val="af0"/>
            <w:noProof/>
          </w:rPr>
          <w:t>3.3 需求分析</w:t>
        </w:r>
        <w:r w:rsidR="00266342">
          <w:rPr>
            <w:noProof/>
            <w:webHidden/>
          </w:rPr>
          <w:tab/>
        </w:r>
        <w:r w:rsidR="00266342">
          <w:rPr>
            <w:noProof/>
            <w:webHidden/>
          </w:rPr>
          <w:fldChar w:fldCharType="begin"/>
        </w:r>
        <w:r w:rsidR="00266342">
          <w:rPr>
            <w:noProof/>
            <w:webHidden/>
          </w:rPr>
          <w:instrText xml:space="preserve"> PAGEREF _Toc36899718 \h </w:instrText>
        </w:r>
        <w:r w:rsidR="00266342">
          <w:rPr>
            <w:noProof/>
            <w:webHidden/>
          </w:rPr>
        </w:r>
        <w:r w:rsidR="00266342">
          <w:rPr>
            <w:noProof/>
            <w:webHidden/>
          </w:rPr>
          <w:fldChar w:fldCharType="separate"/>
        </w:r>
        <w:r w:rsidR="00E96E6A">
          <w:rPr>
            <w:noProof/>
            <w:webHidden/>
          </w:rPr>
          <w:t>12</w:t>
        </w:r>
        <w:r w:rsidR="00266342">
          <w:rPr>
            <w:noProof/>
            <w:webHidden/>
          </w:rPr>
          <w:fldChar w:fldCharType="end"/>
        </w:r>
      </w:hyperlink>
    </w:p>
    <w:p w14:paraId="1255CF54" w14:textId="290B669B" w:rsidR="00266342" w:rsidRDefault="00B41527">
      <w:pPr>
        <w:pStyle w:val="TOC3"/>
        <w:rPr>
          <w:noProof/>
        </w:rPr>
      </w:pPr>
      <w:hyperlink w:anchor="_Toc36899719" w:history="1">
        <w:r w:rsidR="00266342" w:rsidRPr="00B83935">
          <w:rPr>
            <w:rStyle w:val="af0"/>
            <w:rFonts w:ascii="Arial" w:hAnsi="Arial" w:cs="Arial"/>
            <w:noProof/>
          </w:rPr>
          <w:t>3.3.1</w:t>
        </w:r>
        <w:r w:rsidR="00266342" w:rsidRPr="00B83935">
          <w:rPr>
            <w:rStyle w:val="af0"/>
            <w:noProof/>
          </w:rPr>
          <w:t xml:space="preserve"> 规则管理功能</w:t>
        </w:r>
        <w:r w:rsidR="00266342">
          <w:rPr>
            <w:noProof/>
            <w:webHidden/>
          </w:rPr>
          <w:tab/>
        </w:r>
        <w:r w:rsidR="00266342">
          <w:rPr>
            <w:noProof/>
            <w:webHidden/>
          </w:rPr>
          <w:fldChar w:fldCharType="begin"/>
        </w:r>
        <w:r w:rsidR="00266342">
          <w:rPr>
            <w:noProof/>
            <w:webHidden/>
          </w:rPr>
          <w:instrText xml:space="preserve"> PAGEREF _Toc36899719 \h </w:instrText>
        </w:r>
        <w:r w:rsidR="00266342">
          <w:rPr>
            <w:noProof/>
            <w:webHidden/>
          </w:rPr>
        </w:r>
        <w:r w:rsidR="00266342">
          <w:rPr>
            <w:noProof/>
            <w:webHidden/>
          </w:rPr>
          <w:fldChar w:fldCharType="separate"/>
        </w:r>
        <w:r w:rsidR="00E96E6A">
          <w:rPr>
            <w:noProof/>
            <w:webHidden/>
          </w:rPr>
          <w:t>12</w:t>
        </w:r>
        <w:r w:rsidR="00266342">
          <w:rPr>
            <w:noProof/>
            <w:webHidden/>
          </w:rPr>
          <w:fldChar w:fldCharType="end"/>
        </w:r>
      </w:hyperlink>
    </w:p>
    <w:p w14:paraId="00FF858A" w14:textId="73865F29" w:rsidR="00266342" w:rsidRDefault="00B41527">
      <w:pPr>
        <w:pStyle w:val="TOC3"/>
        <w:rPr>
          <w:noProof/>
        </w:rPr>
      </w:pPr>
      <w:hyperlink w:anchor="_Toc36899720" w:history="1">
        <w:r w:rsidR="00266342" w:rsidRPr="00B83935">
          <w:rPr>
            <w:rStyle w:val="af0"/>
            <w:rFonts w:ascii="Arial" w:hAnsi="Arial" w:cs="Arial"/>
            <w:noProof/>
          </w:rPr>
          <w:t>3.3.2</w:t>
        </w:r>
        <w:r w:rsidR="00266342" w:rsidRPr="00B83935">
          <w:rPr>
            <w:rStyle w:val="af0"/>
            <w:noProof/>
          </w:rPr>
          <w:t xml:space="preserve"> 规则预处理功能</w:t>
        </w:r>
        <w:r w:rsidR="00266342">
          <w:rPr>
            <w:noProof/>
            <w:webHidden/>
          </w:rPr>
          <w:tab/>
        </w:r>
        <w:r w:rsidR="00266342">
          <w:rPr>
            <w:noProof/>
            <w:webHidden/>
          </w:rPr>
          <w:fldChar w:fldCharType="begin"/>
        </w:r>
        <w:r w:rsidR="00266342">
          <w:rPr>
            <w:noProof/>
            <w:webHidden/>
          </w:rPr>
          <w:instrText xml:space="preserve"> PAGEREF _Toc36899720 \h </w:instrText>
        </w:r>
        <w:r w:rsidR="00266342">
          <w:rPr>
            <w:noProof/>
            <w:webHidden/>
          </w:rPr>
        </w:r>
        <w:r w:rsidR="00266342">
          <w:rPr>
            <w:noProof/>
            <w:webHidden/>
          </w:rPr>
          <w:fldChar w:fldCharType="separate"/>
        </w:r>
        <w:r w:rsidR="00E96E6A">
          <w:rPr>
            <w:noProof/>
            <w:webHidden/>
          </w:rPr>
          <w:t>14</w:t>
        </w:r>
        <w:r w:rsidR="00266342">
          <w:rPr>
            <w:noProof/>
            <w:webHidden/>
          </w:rPr>
          <w:fldChar w:fldCharType="end"/>
        </w:r>
      </w:hyperlink>
    </w:p>
    <w:p w14:paraId="65B29F33" w14:textId="7398868A" w:rsidR="00266342" w:rsidRDefault="00B41527">
      <w:pPr>
        <w:pStyle w:val="TOC3"/>
        <w:rPr>
          <w:noProof/>
        </w:rPr>
      </w:pPr>
      <w:hyperlink w:anchor="_Toc36899721" w:history="1">
        <w:r w:rsidR="00266342" w:rsidRPr="00B83935">
          <w:rPr>
            <w:rStyle w:val="af0"/>
            <w:rFonts w:ascii="Arial" w:hAnsi="Arial" w:cs="Arial"/>
            <w:noProof/>
          </w:rPr>
          <w:t>3.3.3</w:t>
        </w:r>
        <w:r w:rsidR="00266342" w:rsidRPr="00B83935">
          <w:rPr>
            <w:rStyle w:val="af0"/>
            <w:noProof/>
          </w:rPr>
          <w:t xml:space="preserve"> 审核流程管理功能</w:t>
        </w:r>
        <w:r w:rsidR="00266342">
          <w:rPr>
            <w:noProof/>
            <w:webHidden/>
          </w:rPr>
          <w:tab/>
        </w:r>
        <w:r w:rsidR="00266342">
          <w:rPr>
            <w:noProof/>
            <w:webHidden/>
          </w:rPr>
          <w:fldChar w:fldCharType="begin"/>
        </w:r>
        <w:r w:rsidR="00266342">
          <w:rPr>
            <w:noProof/>
            <w:webHidden/>
          </w:rPr>
          <w:instrText xml:space="preserve"> PAGEREF _Toc36899721 \h </w:instrText>
        </w:r>
        <w:r w:rsidR="00266342">
          <w:rPr>
            <w:noProof/>
            <w:webHidden/>
          </w:rPr>
        </w:r>
        <w:r w:rsidR="00266342">
          <w:rPr>
            <w:noProof/>
            <w:webHidden/>
          </w:rPr>
          <w:fldChar w:fldCharType="separate"/>
        </w:r>
        <w:r w:rsidR="00E96E6A">
          <w:rPr>
            <w:noProof/>
            <w:webHidden/>
          </w:rPr>
          <w:t>16</w:t>
        </w:r>
        <w:r w:rsidR="00266342">
          <w:rPr>
            <w:noProof/>
            <w:webHidden/>
          </w:rPr>
          <w:fldChar w:fldCharType="end"/>
        </w:r>
      </w:hyperlink>
    </w:p>
    <w:p w14:paraId="10925DD8" w14:textId="1412BBBD" w:rsidR="00266342" w:rsidRDefault="00B41527">
      <w:pPr>
        <w:pStyle w:val="TOC3"/>
        <w:rPr>
          <w:noProof/>
        </w:rPr>
      </w:pPr>
      <w:hyperlink w:anchor="_Toc36899722" w:history="1">
        <w:r w:rsidR="00266342" w:rsidRPr="00B83935">
          <w:rPr>
            <w:rStyle w:val="af0"/>
            <w:rFonts w:ascii="Arial" w:hAnsi="Arial" w:cs="Arial"/>
            <w:noProof/>
          </w:rPr>
          <w:t>3.3.4</w:t>
        </w:r>
        <w:r w:rsidR="00266342" w:rsidRPr="00B83935">
          <w:rPr>
            <w:rStyle w:val="af0"/>
            <w:noProof/>
          </w:rPr>
          <w:t xml:space="preserve"> 规则应用功能</w:t>
        </w:r>
        <w:r w:rsidR="00266342">
          <w:rPr>
            <w:noProof/>
            <w:webHidden/>
          </w:rPr>
          <w:tab/>
        </w:r>
        <w:r w:rsidR="00266342">
          <w:rPr>
            <w:noProof/>
            <w:webHidden/>
          </w:rPr>
          <w:fldChar w:fldCharType="begin"/>
        </w:r>
        <w:r w:rsidR="00266342">
          <w:rPr>
            <w:noProof/>
            <w:webHidden/>
          </w:rPr>
          <w:instrText xml:space="preserve"> PAGEREF _Toc36899722 \h </w:instrText>
        </w:r>
        <w:r w:rsidR="00266342">
          <w:rPr>
            <w:noProof/>
            <w:webHidden/>
          </w:rPr>
        </w:r>
        <w:r w:rsidR="00266342">
          <w:rPr>
            <w:noProof/>
            <w:webHidden/>
          </w:rPr>
          <w:fldChar w:fldCharType="separate"/>
        </w:r>
        <w:r w:rsidR="00E96E6A">
          <w:rPr>
            <w:noProof/>
            <w:webHidden/>
          </w:rPr>
          <w:t>20</w:t>
        </w:r>
        <w:r w:rsidR="00266342">
          <w:rPr>
            <w:noProof/>
            <w:webHidden/>
          </w:rPr>
          <w:fldChar w:fldCharType="end"/>
        </w:r>
      </w:hyperlink>
    </w:p>
    <w:p w14:paraId="5A26DF24" w14:textId="43725EAB" w:rsidR="00266342" w:rsidRDefault="00B41527">
      <w:pPr>
        <w:pStyle w:val="TOC3"/>
        <w:rPr>
          <w:noProof/>
        </w:rPr>
      </w:pPr>
      <w:hyperlink w:anchor="_Toc36899723" w:history="1">
        <w:r w:rsidR="00266342" w:rsidRPr="00B83935">
          <w:rPr>
            <w:rStyle w:val="af0"/>
            <w:rFonts w:ascii="Arial" w:hAnsi="Arial" w:cs="Arial"/>
            <w:noProof/>
          </w:rPr>
          <w:t>3.3.5</w:t>
        </w:r>
        <w:r w:rsidR="00266342" w:rsidRPr="00B83935">
          <w:rPr>
            <w:rStyle w:val="af0"/>
            <w:noProof/>
          </w:rPr>
          <w:t xml:space="preserve"> 非功能需求</w:t>
        </w:r>
        <w:r w:rsidR="00266342">
          <w:rPr>
            <w:noProof/>
            <w:webHidden/>
          </w:rPr>
          <w:tab/>
        </w:r>
        <w:r w:rsidR="00266342">
          <w:rPr>
            <w:noProof/>
            <w:webHidden/>
          </w:rPr>
          <w:fldChar w:fldCharType="begin"/>
        </w:r>
        <w:r w:rsidR="00266342">
          <w:rPr>
            <w:noProof/>
            <w:webHidden/>
          </w:rPr>
          <w:instrText xml:space="preserve"> PAGEREF _Toc36899723 \h </w:instrText>
        </w:r>
        <w:r w:rsidR="00266342">
          <w:rPr>
            <w:noProof/>
            <w:webHidden/>
          </w:rPr>
        </w:r>
        <w:r w:rsidR="00266342">
          <w:rPr>
            <w:noProof/>
            <w:webHidden/>
          </w:rPr>
          <w:fldChar w:fldCharType="separate"/>
        </w:r>
        <w:r w:rsidR="00E96E6A">
          <w:rPr>
            <w:noProof/>
            <w:webHidden/>
          </w:rPr>
          <w:t>23</w:t>
        </w:r>
        <w:r w:rsidR="00266342">
          <w:rPr>
            <w:noProof/>
            <w:webHidden/>
          </w:rPr>
          <w:fldChar w:fldCharType="end"/>
        </w:r>
      </w:hyperlink>
    </w:p>
    <w:p w14:paraId="204B4059" w14:textId="3B2C318B" w:rsidR="00266342" w:rsidRDefault="00B41527">
      <w:pPr>
        <w:pStyle w:val="TOC2"/>
        <w:tabs>
          <w:tab w:val="right" w:leader="dot" w:pos="8296"/>
        </w:tabs>
        <w:rPr>
          <w:noProof/>
        </w:rPr>
      </w:pPr>
      <w:hyperlink w:anchor="_Toc36899724" w:history="1">
        <w:r w:rsidR="00266342" w:rsidRPr="00B83935">
          <w:rPr>
            <w:rStyle w:val="af0"/>
            <w:noProof/>
          </w:rPr>
          <w:t>3.4 系统总体设计</w:t>
        </w:r>
        <w:r w:rsidR="00266342">
          <w:rPr>
            <w:noProof/>
            <w:webHidden/>
          </w:rPr>
          <w:tab/>
        </w:r>
        <w:r w:rsidR="00266342">
          <w:rPr>
            <w:noProof/>
            <w:webHidden/>
          </w:rPr>
          <w:fldChar w:fldCharType="begin"/>
        </w:r>
        <w:r w:rsidR="00266342">
          <w:rPr>
            <w:noProof/>
            <w:webHidden/>
          </w:rPr>
          <w:instrText xml:space="preserve"> PAGEREF _Toc36899724 \h </w:instrText>
        </w:r>
        <w:r w:rsidR="00266342">
          <w:rPr>
            <w:noProof/>
            <w:webHidden/>
          </w:rPr>
        </w:r>
        <w:r w:rsidR="00266342">
          <w:rPr>
            <w:noProof/>
            <w:webHidden/>
          </w:rPr>
          <w:fldChar w:fldCharType="separate"/>
        </w:r>
        <w:r w:rsidR="00E96E6A">
          <w:rPr>
            <w:noProof/>
            <w:webHidden/>
          </w:rPr>
          <w:t>23</w:t>
        </w:r>
        <w:r w:rsidR="00266342">
          <w:rPr>
            <w:noProof/>
            <w:webHidden/>
          </w:rPr>
          <w:fldChar w:fldCharType="end"/>
        </w:r>
      </w:hyperlink>
    </w:p>
    <w:p w14:paraId="01F048C3" w14:textId="273C24ED" w:rsidR="00266342" w:rsidRDefault="00B41527">
      <w:pPr>
        <w:pStyle w:val="TOC3"/>
        <w:rPr>
          <w:noProof/>
        </w:rPr>
      </w:pPr>
      <w:hyperlink w:anchor="_Toc36899725" w:history="1">
        <w:r w:rsidR="00266342" w:rsidRPr="00B83935">
          <w:rPr>
            <w:rStyle w:val="af0"/>
            <w:rFonts w:ascii="Arial" w:hAnsi="Arial" w:cs="Arial"/>
            <w:noProof/>
          </w:rPr>
          <w:t>3.4.1</w:t>
        </w:r>
        <w:r w:rsidR="00266342" w:rsidRPr="00B83935">
          <w:rPr>
            <w:rStyle w:val="af0"/>
            <w:noProof/>
          </w:rPr>
          <w:t xml:space="preserve"> 规则设计</w:t>
        </w:r>
        <w:r w:rsidR="00266342">
          <w:rPr>
            <w:noProof/>
            <w:webHidden/>
          </w:rPr>
          <w:tab/>
        </w:r>
        <w:r w:rsidR="00266342">
          <w:rPr>
            <w:noProof/>
            <w:webHidden/>
          </w:rPr>
          <w:fldChar w:fldCharType="begin"/>
        </w:r>
        <w:r w:rsidR="00266342">
          <w:rPr>
            <w:noProof/>
            <w:webHidden/>
          </w:rPr>
          <w:instrText xml:space="preserve"> PAGEREF _Toc36899725 \h </w:instrText>
        </w:r>
        <w:r w:rsidR="00266342">
          <w:rPr>
            <w:noProof/>
            <w:webHidden/>
          </w:rPr>
        </w:r>
        <w:r w:rsidR="00266342">
          <w:rPr>
            <w:noProof/>
            <w:webHidden/>
          </w:rPr>
          <w:fldChar w:fldCharType="separate"/>
        </w:r>
        <w:r w:rsidR="00E96E6A">
          <w:rPr>
            <w:noProof/>
            <w:webHidden/>
          </w:rPr>
          <w:t>23</w:t>
        </w:r>
        <w:r w:rsidR="00266342">
          <w:rPr>
            <w:noProof/>
            <w:webHidden/>
          </w:rPr>
          <w:fldChar w:fldCharType="end"/>
        </w:r>
      </w:hyperlink>
    </w:p>
    <w:p w14:paraId="7A241DAE" w14:textId="076D2EE9" w:rsidR="00266342" w:rsidRDefault="00B41527">
      <w:pPr>
        <w:pStyle w:val="TOC3"/>
        <w:rPr>
          <w:noProof/>
        </w:rPr>
      </w:pPr>
      <w:hyperlink w:anchor="_Toc36899726" w:history="1">
        <w:r w:rsidR="00266342" w:rsidRPr="00B83935">
          <w:rPr>
            <w:rStyle w:val="af0"/>
            <w:rFonts w:ascii="Arial" w:hAnsi="Arial" w:cs="Arial"/>
            <w:noProof/>
          </w:rPr>
          <w:t>3.4.2</w:t>
        </w:r>
        <w:r w:rsidR="00266342" w:rsidRPr="00B83935">
          <w:rPr>
            <w:rStyle w:val="af0"/>
            <w:noProof/>
          </w:rPr>
          <w:t xml:space="preserve"> 架构设计</w:t>
        </w:r>
        <w:r w:rsidR="00266342">
          <w:rPr>
            <w:noProof/>
            <w:webHidden/>
          </w:rPr>
          <w:tab/>
        </w:r>
        <w:r w:rsidR="00266342">
          <w:rPr>
            <w:noProof/>
            <w:webHidden/>
          </w:rPr>
          <w:fldChar w:fldCharType="begin"/>
        </w:r>
        <w:r w:rsidR="00266342">
          <w:rPr>
            <w:noProof/>
            <w:webHidden/>
          </w:rPr>
          <w:instrText xml:space="preserve"> PAGEREF _Toc36899726 \h </w:instrText>
        </w:r>
        <w:r w:rsidR="00266342">
          <w:rPr>
            <w:noProof/>
            <w:webHidden/>
          </w:rPr>
        </w:r>
        <w:r w:rsidR="00266342">
          <w:rPr>
            <w:noProof/>
            <w:webHidden/>
          </w:rPr>
          <w:fldChar w:fldCharType="separate"/>
        </w:r>
        <w:r w:rsidR="00E96E6A">
          <w:rPr>
            <w:noProof/>
            <w:webHidden/>
          </w:rPr>
          <w:t>29</w:t>
        </w:r>
        <w:r w:rsidR="00266342">
          <w:rPr>
            <w:noProof/>
            <w:webHidden/>
          </w:rPr>
          <w:fldChar w:fldCharType="end"/>
        </w:r>
      </w:hyperlink>
    </w:p>
    <w:p w14:paraId="569388EF" w14:textId="685C6E38" w:rsidR="00266342" w:rsidRDefault="00B41527">
      <w:pPr>
        <w:pStyle w:val="TOC3"/>
        <w:rPr>
          <w:noProof/>
        </w:rPr>
      </w:pPr>
      <w:hyperlink w:anchor="_Toc36899727" w:history="1">
        <w:r w:rsidR="00266342" w:rsidRPr="00B83935">
          <w:rPr>
            <w:rStyle w:val="af0"/>
            <w:rFonts w:ascii="Arial" w:hAnsi="Arial" w:cs="Arial"/>
            <w:noProof/>
          </w:rPr>
          <w:t>3.4.3</w:t>
        </w:r>
        <w:r w:rsidR="00266342" w:rsidRPr="00B83935">
          <w:rPr>
            <w:rStyle w:val="af0"/>
            <w:noProof/>
          </w:rPr>
          <w:t xml:space="preserve"> 功能组成设计</w:t>
        </w:r>
        <w:r w:rsidR="00266342">
          <w:rPr>
            <w:noProof/>
            <w:webHidden/>
          </w:rPr>
          <w:tab/>
        </w:r>
        <w:r w:rsidR="00266342">
          <w:rPr>
            <w:noProof/>
            <w:webHidden/>
          </w:rPr>
          <w:fldChar w:fldCharType="begin"/>
        </w:r>
        <w:r w:rsidR="00266342">
          <w:rPr>
            <w:noProof/>
            <w:webHidden/>
          </w:rPr>
          <w:instrText xml:space="preserve"> PAGEREF _Toc36899727 \h </w:instrText>
        </w:r>
        <w:r w:rsidR="00266342">
          <w:rPr>
            <w:noProof/>
            <w:webHidden/>
          </w:rPr>
        </w:r>
        <w:r w:rsidR="00266342">
          <w:rPr>
            <w:noProof/>
            <w:webHidden/>
          </w:rPr>
          <w:fldChar w:fldCharType="separate"/>
        </w:r>
        <w:r w:rsidR="00E96E6A">
          <w:rPr>
            <w:noProof/>
            <w:webHidden/>
          </w:rPr>
          <w:t>30</w:t>
        </w:r>
        <w:r w:rsidR="00266342">
          <w:rPr>
            <w:noProof/>
            <w:webHidden/>
          </w:rPr>
          <w:fldChar w:fldCharType="end"/>
        </w:r>
      </w:hyperlink>
    </w:p>
    <w:p w14:paraId="74F918CE" w14:textId="1F3E0A2A" w:rsidR="00266342" w:rsidRDefault="00B41527">
      <w:pPr>
        <w:pStyle w:val="TOC3"/>
        <w:rPr>
          <w:noProof/>
        </w:rPr>
      </w:pPr>
      <w:hyperlink w:anchor="_Toc36899728" w:history="1">
        <w:r w:rsidR="00266342" w:rsidRPr="00B83935">
          <w:rPr>
            <w:rStyle w:val="af0"/>
            <w:rFonts w:ascii="Arial" w:hAnsi="Arial" w:cs="Arial"/>
            <w:noProof/>
          </w:rPr>
          <w:t>3.4.4</w:t>
        </w:r>
        <w:r w:rsidR="00266342" w:rsidRPr="00B83935">
          <w:rPr>
            <w:rStyle w:val="af0"/>
            <w:noProof/>
          </w:rPr>
          <w:t xml:space="preserve"> 部署设计</w:t>
        </w:r>
        <w:r w:rsidR="00266342">
          <w:rPr>
            <w:noProof/>
            <w:webHidden/>
          </w:rPr>
          <w:tab/>
        </w:r>
        <w:r w:rsidR="00266342">
          <w:rPr>
            <w:noProof/>
            <w:webHidden/>
          </w:rPr>
          <w:fldChar w:fldCharType="begin"/>
        </w:r>
        <w:r w:rsidR="00266342">
          <w:rPr>
            <w:noProof/>
            <w:webHidden/>
          </w:rPr>
          <w:instrText xml:space="preserve"> PAGEREF _Toc36899728 \h </w:instrText>
        </w:r>
        <w:r w:rsidR="00266342">
          <w:rPr>
            <w:noProof/>
            <w:webHidden/>
          </w:rPr>
        </w:r>
        <w:r w:rsidR="00266342">
          <w:rPr>
            <w:noProof/>
            <w:webHidden/>
          </w:rPr>
          <w:fldChar w:fldCharType="separate"/>
        </w:r>
        <w:r w:rsidR="00E96E6A">
          <w:rPr>
            <w:noProof/>
            <w:webHidden/>
          </w:rPr>
          <w:t>31</w:t>
        </w:r>
        <w:r w:rsidR="00266342">
          <w:rPr>
            <w:noProof/>
            <w:webHidden/>
          </w:rPr>
          <w:fldChar w:fldCharType="end"/>
        </w:r>
      </w:hyperlink>
    </w:p>
    <w:p w14:paraId="13398AD4" w14:textId="5CE2F651" w:rsidR="00266342" w:rsidRDefault="00B41527">
      <w:pPr>
        <w:pStyle w:val="TOC2"/>
        <w:tabs>
          <w:tab w:val="right" w:leader="dot" w:pos="8296"/>
        </w:tabs>
        <w:rPr>
          <w:noProof/>
        </w:rPr>
      </w:pPr>
      <w:hyperlink w:anchor="_Toc36899729" w:history="1">
        <w:r w:rsidR="00266342" w:rsidRPr="00B83935">
          <w:rPr>
            <w:rStyle w:val="af0"/>
            <w:noProof/>
          </w:rPr>
          <w:t>3.5 数据库设计</w:t>
        </w:r>
        <w:r w:rsidR="00266342">
          <w:rPr>
            <w:noProof/>
            <w:webHidden/>
          </w:rPr>
          <w:tab/>
        </w:r>
        <w:r w:rsidR="00266342">
          <w:rPr>
            <w:noProof/>
            <w:webHidden/>
          </w:rPr>
          <w:fldChar w:fldCharType="begin"/>
        </w:r>
        <w:r w:rsidR="00266342">
          <w:rPr>
            <w:noProof/>
            <w:webHidden/>
          </w:rPr>
          <w:instrText xml:space="preserve"> PAGEREF _Toc36899729 \h </w:instrText>
        </w:r>
        <w:r w:rsidR="00266342">
          <w:rPr>
            <w:noProof/>
            <w:webHidden/>
          </w:rPr>
        </w:r>
        <w:r w:rsidR="00266342">
          <w:rPr>
            <w:noProof/>
            <w:webHidden/>
          </w:rPr>
          <w:fldChar w:fldCharType="separate"/>
        </w:r>
        <w:r w:rsidR="00E96E6A">
          <w:rPr>
            <w:noProof/>
            <w:webHidden/>
          </w:rPr>
          <w:t>32</w:t>
        </w:r>
        <w:r w:rsidR="00266342">
          <w:rPr>
            <w:noProof/>
            <w:webHidden/>
          </w:rPr>
          <w:fldChar w:fldCharType="end"/>
        </w:r>
      </w:hyperlink>
    </w:p>
    <w:p w14:paraId="218FA163" w14:textId="6842955F" w:rsidR="00266342" w:rsidRDefault="00B41527">
      <w:pPr>
        <w:pStyle w:val="TOC2"/>
        <w:tabs>
          <w:tab w:val="right" w:leader="dot" w:pos="8296"/>
        </w:tabs>
        <w:rPr>
          <w:noProof/>
        </w:rPr>
      </w:pPr>
      <w:hyperlink w:anchor="_Toc36899730" w:history="1">
        <w:r w:rsidR="00266342" w:rsidRPr="00B83935">
          <w:rPr>
            <w:rStyle w:val="af0"/>
            <w:noProof/>
          </w:rPr>
          <w:t>3.6 本章小结</w:t>
        </w:r>
        <w:r w:rsidR="00266342">
          <w:rPr>
            <w:noProof/>
            <w:webHidden/>
          </w:rPr>
          <w:tab/>
        </w:r>
        <w:r w:rsidR="00266342">
          <w:rPr>
            <w:noProof/>
            <w:webHidden/>
          </w:rPr>
          <w:fldChar w:fldCharType="begin"/>
        </w:r>
        <w:r w:rsidR="00266342">
          <w:rPr>
            <w:noProof/>
            <w:webHidden/>
          </w:rPr>
          <w:instrText xml:space="preserve"> PAGEREF _Toc36899730 \h </w:instrText>
        </w:r>
        <w:r w:rsidR="00266342">
          <w:rPr>
            <w:noProof/>
            <w:webHidden/>
          </w:rPr>
        </w:r>
        <w:r w:rsidR="00266342">
          <w:rPr>
            <w:noProof/>
            <w:webHidden/>
          </w:rPr>
          <w:fldChar w:fldCharType="separate"/>
        </w:r>
        <w:r w:rsidR="00E96E6A">
          <w:rPr>
            <w:noProof/>
            <w:webHidden/>
          </w:rPr>
          <w:t>36</w:t>
        </w:r>
        <w:r w:rsidR="00266342">
          <w:rPr>
            <w:noProof/>
            <w:webHidden/>
          </w:rPr>
          <w:fldChar w:fldCharType="end"/>
        </w:r>
      </w:hyperlink>
    </w:p>
    <w:p w14:paraId="1E2F198D" w14:textId="5CB4DBFA" w:rsidR="00266342" w:rsidRDefault="00B41527">
      <w:pPr>
        <w:pStyle w:val="TOC1"/>
        <w:tabs>
          <w:tab w:val="right" w:leader="dot" w:pos="8296"/>
        </w:tabs>
        <w:rPr>
          <w:noProof/>
        </w:rPr>
      </w:pPr>
      <w:hyperlink w:anchor="_Toc36899731" w:history="1">
        <w:r w:rsidR="00266342" w:rsidRPr="00B83935">
          <w:rPr>
            <w:rStyle w:val="af0"/>
            <w:noProof/>
          </w:rPr>
          <w:t>第四章 履约超时管理平台的实现</w:t>
        </w:r>
        <w:r w:rsidR="00266342">
          <w:rPr>
            <w:noProof/>
            <w:webHidden/>
          </w:rPr>
          <w:tab/>
        </w:r>
        <w:r w:rsidR="00266342">
          <w:rPr>
            <w:noProof/>
            <w:webHidden/>
          </w:rPr>
          <w:fldChar w:fldCharType="begin"/>
        </w:r>
        <w:r w:rsidR="00266342">
          <w:rPr>
            <w:noProof/>
            <w:webHidden/>
          </w:rPr>
          <w:instrText xml:space="preserve"> PAGEREF _Toc36899731 \h </w:instrText>
        </w:r>
        <w:r w:rsidR="00266342">
          <w:rPr>
            <w:noProof/>
            <w:webHidden/>
          </w:rPr>
        </w:r>
        <w:r w:rsidR="00266342">
          <w:rPr>
            <w:noProof/>
            <w:webHidden/>
          </w:rPr>
          <w:fldChar w:fldCharType="separate"/>
        </w:r>
        <w:r w:rsidR="00E96E6A">
          <w:rPr>
            <w:noProof/>
            <w:webHidden/>
          </w:rPr>
          <w:t>37</w:t>
        </w:r>
        <w:r w:rsidR="00266342">
          <w:rPr>
            <w:noProof/>
            <w:webHidden/>
          </w:rPr>
          <w:fldChar w:fldCharType="end"/>
        </w:r>
      </w:hyperlink>
    </w:p>
    <w:p w14:paraId="0FF3EDBF" w14:textId="34EAB5A4" w:rsidR="00266342" w:rsidRDefault="00B41527">
      <w:pPr>
        <w:pStyle w:val="TOC2"/>
        <w:tabs>
          <w:tab w:val="right" w:leader="dot" w:pos="8296"/>
        </w:tabs>
        <w:rPr>
          <w:noProof/>
        </w:rPr>
      </w:pPr>
      <w:hyperlink w:anchor="_Toc36899732" w:history="1">
        <w:r w:rsidR="00266342" w:rsidRPr="00B83935">
          <w:rPr>
            <w:rStyle w:val="af0"/>
            <w:noProof/>
          </w:rPr>
          <w:t>4.1 规则管理模块</w:t>
        </w:r>
        <w:r w:rsidR="00266342">
          <w:rPr>
            <w:noProof/>
            <w:webHidden/>
          </w:rPr>
          <w:tab/>
        </w:r>
        <w:r w:rsidR="00266342">
          <w:rPr>
            <w:noProof/>
            <w:webHidden/>
          </w:rPr>
          <w:fldChar w:fldCharType="begin"/>
        </w:r>
        <w:r w:rsidR="00266342">
          <w:rPr>
            <w:noProof/>
            <w:webHidden/>
          </w:rPr>
          <w:instrText xml:space="preserve"> PAGEREF _Toc36899732 \h </w:instrText>
        </w:r>
        <w:r w:rsidR="00266342">
          <w:rPr>
            <w:noProof/>
            <w:webHidden/>
          </w:rPr>
        </w:r>
        <w:r w:rsidR="00266342">
          <w:rPr>
            <w:noProof/>
            <w:webHidden/>
          </w:rPr>
          <w:fldChar w:fldCharType="separate"/>
        </w:r>
        <w:r w:rsidR="00E96E6A">
          <w:rPr>
            <w:noProof/>
            <w:webHidden/>
          </w:rPr>
          <w:t>37</w:t>
        </w:r>
        <w:r w:rsidR="00266342">
          <w:rPr>
            <w:noProof/>
            <w:webHidden/>
          </w:rPr>
          <w:fldChar w:fldCharType="end"/>
        </w:r>
      </w:hyperlink>
    </w:p>
    <w:p w14:paraId="1BF482B8" w14:textId="15487125" w:rsidR="00266342" w:rsidRDefault="00B41527">
      <w:pPr>
        <w:pStyle w:val="TOC3"/>
        <w:rPr>
          <w:noProof/>
        </w:rPr>
      </w:pPr>
      <w:hyperlink w:anchor="_Toc36899733" w:history="1">
        <w:r w:rsidR="00266342" w:rsidRPr="00B83935">
          <w:rPr>
            <w:rStyle w:val="af0"/>
            <w:rFonts w:ascii="Arial" w:hAnsi="Arial" w:cs="Arial"/>
            <w:noProof/>
          </w:rPr>
          <w:t>4.1.1</w:t>
        </w:r>
        <w:r w:rsidR="00266342" w:rsidRPr="00B83935">
          <w:rPr>
            <w:rStyle w:val="af0"/>
            <w:noProof/>
          </w:rPr>
          <w:t xml:space="preserve"> 规则管理模块详细设计</w:t>
        </w:r>
        <w:r w:rsidR="00266342">
          <w:rPr>
            <w:noProof/>
            <w:webHidden/>
          </w:rPr>
          <w:tab/>
        </w:r>
        <w:r w:rsidR="00266342">
          <w:rPr>
            <w:noProof/>
            <w:webHidden/>
          </w:rPr>
          <w:fldChar w:fldCharType="begin"/>
        </w:r>
        <w:r w:rsidR="00266342">
          <w:rPr>
            <w:noProof/>
            <w:webHidden/>
          </w:rPr>
          <w:instrText xml:space="preserve"> PAGEREF _Toc36899733 \h </w:instrText>
        </w:r>
        <w:r w:rsidR="00266342">
          <w:rPr>
            <w:noProof/>
            <w:webHidden/>
          </w:rPr>
        </w:r>
        <w:r w:rsidR="00266342">
          <w:rPr>
            <w:noProof/>
            <w:webHidden/>
          </w:rPr>
          <w:fldChar w:fldCharType="separate"/>
        </w:r>
        <w:r w:rsidR="00E96E6A">
          <w:rPr>
            <w:noProof/>
            <w:webHidden/>
          </w:rPr>
          <w:t>37</w:t>
        </w:r>
        <w:r w:rsidR="00266342">
          <w:rPr>
            <w:noProof/>
            <w:webHidden/>
          </w:rPr>
          <w:fldChar w:fldCharType="end"/>
        </w:r>
      </w:hyperlink>
    </w:p>
    <w:p w14:paraId="0E478784" w14:textId="17CC22AE" w:rsidR="00266342" w:rsidRDefault="00B41527">
      <w:pPr>
        <w:pStyle w:val="TOC3"/>
        <w:rPr>
          <w:noProof/>
        </w:rPr>
      </w:pPr>
      <w:hyperlink w:anchor="_Toc36899734" w:history="1">
        <w:r w:rsidR="00266342" w:rsidRPr="00B83935">
          <w:rPr>
            <w:rStyle w:val="af0"/>
            <w:rFonts w:ascii="Arial" w:hAnsi="Arial" w:cs="Arial"/>
            <w:noProof/>
          </w:rPr>
          <w:t>4.1.2</w:t>
        </w:r>
        <w:r w:rsidR="00266342" w:rsidRPr="00B83935">
          <w:rPr>
            <w:rStyle w:val="af0"/>
            <w:noProof/>
          </w:rPr>
          <w:t xml:space="preserve"> 规则操作功能实现</w:t>
        </w:r>
        <w:r w:rsidR="00266342">
          <w:rPr>
            <w:noProof/>
            <w:webHidden/>
          </w:rPr>
          <w:tab/>
        </w:r>
        <w:r w:rsidR="00266342">
          <w:rPr>
            <w:noProof/>
            <w:webHidden/>
          </w:rPr>
          <w:fldChar w:fldCharType="begin"/>
        </w:r>
        <w:r w:rsidR="00266342">
          <w:rPr>
            <w:noProof/>
            <w:webHidden/>
          </w:rPr>
          <w:instrText xml:space="preserve"> PAGEREF _Toc36899734 \h </w:instrText>
        </w:r>
        <w:r w:rsidR="00266342">
          <w:rPr>
            <w:noProof/>
            <w:webHidden/>
          </w:rPr>
        </w:r>
        <w:r w:rsidR="00266342">
          <w:rPr>
            <w:noProof/>
            <w:webHidden/>
          </w:rPr>
          <w:fldChar w:fldCharType="separate"/>
        </w:r>
        <w:r w:rsidR="00E96E6A">
          <w:rPr>
            <w:noProof/>
            <w:webHidden/>
          </w:rPr>
          <w:t>38</w:t>
        </w:r>
        <w:r w:rsidR="00266342">
          <w:rPr>
            <w:noProof/>
            <w:webHidden/>
          </w:rPr>
          <w:fldChar w:fldCharType="end"/>
        </w:r>
      </w:hyperlink>
    </w:p>
    <w:p w14:paraId="69268F0B" w14:textId="5158E26B" w:rsidR="00266342" w:rsidRDefault="00B41527">
      <w:pPr>
        <w:pStyle w:val="TOC3"/>
        <w:rPr>
          <w:noProof/>
        </w:rPr>
      </w:pPr>
      <w:hyperlink w:anchor="_Toc36899735" w:history="1">
        <w:r w:rsidR="00266342" w:rsidRPr="00B83935">
          <w:rPr>
            <w:rStyle w:val="af0"/>
            <w:rFonts w:ascii="Arial" w:hAnsi="Arial" w:cs="Arial"/>
            <w:noProof/>
          </w:rPr>
          <w:t>4.1.3</w:t>
        </w:r>
        <w:r w:rsidR="00266342" w:rsidRPr="00B83935">
          <w:rPr>
            <w:rStyle w:val="af0"/>
            <w:noProof/>
          </w:rPr>
          <w:t xml:space="preserve"> 日志查询功能实现</w:t>
        </w:r>
        <w:r w:rsidR="00266342">
          <w:rPr>
            <w:noProof/>
            <w:webHidden/>
          </w:rPr>
          <w:tab/>
        </w:r>
        <w:r w:rsidR="00266342">
          <w:rPr>
            <w:noProof/>
            <w:webHidden/>
          </w:rPr>
          <w:fldChar w:fldCharType="begin"/>
        </w:r>
        <w:r w:rsidR="00266342">
          <w:rPr>
            <w:noProof/>
            <w:webHidden/>
          </w:rPr>
          <w:instrText xml:space="preserve"> PAGEREF _Toc36899735 \h </w:instrText>
        </w:r>
        <w:r w:rsidR="00266342">
          <w:rPr>
            <w:noProof/>
            <w:webHidden/>
          </w:rPr>
        </w:r>
        <w:r w:rsidR="00266342">
          <w:rPr>
            <w:noProof/>
            <w:webHidden/>
          </w:rPr>
          <w:fldChar w:fldCharType="separate"/>
        </w:r>
        <w:r w:rsidR="00E96E6A">
          <w:rPr>
            <w:noProof/>
            <w:webHidden/>
          </w:rPr>
          <w:t>40</w:t>
        </w:r>
        <w:r w:rsidR="00266342">
          <w:rPr>
            <w:noProof/>
            <w:webHidden/>
          </w:rPr>
          <w:fldChar w:fldCharType="end"/>
        </w:r>
      </w:hyperlink>
    </w:p>
    <w:p w14:paraId="074A8CC4" w14:textId="32C7A987" w:rsidR="00266342" w:rsidRDefault="00B41527">
      <w:pPr>
        <w:pStyle w:val="TOC3"/>
        <w:rPr>
          <w:noProof/>
        </w:rPr>
      </w:pPr>
      <w:hyperlink w:anchor="_Toc36899736" w:history="1">
        <w:r w:rsidR="00266342" w:rsidRPr="00B83935">
          <w:rPr>
            <w:rStyle w:val="af0"/>
            <w:rFonts w:ascii="Arial" w:hAnsi="Arial" w:cs="Arial"/>
            <w:noProof/>
          </w:rPr>
          <w:t>4.1.4</w:t>
        </w:r>
        <w:r w:rsidR="00266342" w:rsidRPr="00B83935">
          <w:rPr>
            <w:rStyle w:val="af0"/>
            <w:noProof/>
          </w:rPr>
          <w:t xml:space="preserve"> 规则过期告警功能实现</w:t>
        </w:r>
        <w:r w:rsidR="00266342">
          <w:rPr>
            <w:noProof/>
            <w:webHidden/>
          </w:rPr>
          <w:tab/>
        </w:r>
        <w:r w:rsidR="00266342">
          <w:rPr>
            <w:noProof/>
            <w:webHidden/>
          </w:rPr>
          <w:fldChar w:fldCharType="begin"/>
        </w:r>
        <w:r w:rsidR="00266342">
          <w:rPr>
            <w:noProof/>
            <w:webHidden/>
          </w:rPr>
          <w:instrText xml:space="preserve"> PAGEREF _Toc36899736 \h </w:instrText>
        </w:r>
        <w:r w:rsidR="00266342">
          <w:rPr>
            <w:noProof/>
            <w:webHidden/>
          </w:rPr>
        </w:r>
        <w:r w:rsidR="00266342">
          <w:rPr>
            <w:noProof/>
            <w:webHidden/>
          </w:rPr>
          <w:fldChar w:fldCharType="separate"/>
        </w:r>
        <w:r w:rsidR="00E96E6A">
          <w:rPr>
            <w:noProof/>
            <w:webHidden/>
          </w:rPr>
          <w:t>41</w:t>
        </w:r>
        <w:r w:rsidR="00266342">
          <w:rPr>
            <w:noProof/>
            <w:webHidden/>
          </w:rPr>
          <w:fldChar w:fldCharType="end"/>
        </w:r>
      </w:hyperlink>
    </w:p>
    <w:p w14:paraId="5206E0AB" w14:textId="3B56D705" w:rsidR="00266342" w:rsidRDefault="00B41527">
      <w:pPr>
        <w:pStyle w:val="TOC2"/>
        <w:tabs>
          <w:tab w:val="right" w:leader="dot" w:pos="8296"/>
        </w:tabs>
        <w:rPr>
          <w:noProof/>
        </w:rPr>
      </w:pPr>
      <w:hyperlink w:anchor="_Toc36899737" w:history="1">
        <w:r w:rsidR="00266342" w:rsidRPr="00B83935">
          <w:rPr>
            <w:rStyle w:val="af0"/>
            <w:noProof/>
          </w:rPr>
          <w:t>4.2 规则预处理模块</w:t>
        </w:r>
        <w:r w:rsidR="00266342">
          <w:rPr>
            <w:noProof/>
            <w:webHidden/>
          </w:rPr>
          <w:tab/>
        </w:r>
        <w:r w:rsidR="00266342">
          <w:rPr>
            <w:noProof/>
            <w:webHidden/>
          </w:rPr>
          <w:fldChar w:fldCharType="begin"/>
        </w:r>
        <w:r w:rsidR="00266342">
          <w:rPr>
            <w:noProof/>
            <w:webHidden/>
          </w:rPr>
          <w:instrText xml:space="preserve"> PAGEREF _Toc36899737 \h </w:instrText>
        </w:r>
        <w:r w:rsidR="00266342">
          <w:rPr>
            <w:noProof/>
            <w:webHidden/>
          </w:rPr>
        </w:r>
        <w:r w:rsidR="00266342">
          <w:rPr>
            <w:noProof/>
            <w:webHidden/>
          </w:rPr>
          <w:fldChar w:fldCharType="separate"/>
        </w:r>
        <w:r w:rsidR="00E96E6A">
          <w:rPr>
            <w:noProof/>
            <w:webHidden/>
          </w:rPr>
          <w:t>41</w:t>
        </w:r>
        <w:r w:rsidR="00266342">
          <w:rPr>
            <w:noProof/>
            <w:webHidden/>
          </w:rPr>
          <w:fldChar w:fldCharType="end"/>
        </w:r>
      </w:hyperlink>
    </w:p>
    <w:p w14:paraId="6CE5D310" w14:textId="12FFCC3F" w:rsidR="00266342" w:rsidRDefault="00B41527">
      <w:pPr>
        <w:pStyle w:val="TOC3"/>
        <w:rPr>
          <w:noProof/>
        </w:rPr>
      </w:pPr>
      <w:hyperlink w:anchor="_Toc36899738" w:history="1">
        <w:r w:rsidR="00266342" w:rsidRPr="00B83935">
          <w:rPr>
            <w:rStyle w:val="af0"/>
            <w:rFonts w:ascii="Arial" w:hAnsi="Arial" w:cs="Arial"/>
            <w:noProof/>
          </w:rPr>
          <w:t>4.2.1</w:t>
        </w:r>
        <w:r w:rsidR="00266342" w:rsidRPr="00B83935">
          <w:rPr>
            <w:rStyle w:val="af0"/>
            <w:noProof/>
          </w:rPr>
          <w:t xml:space="preserve"> 规则预处理模块设计</w:t>
        </w:r>
        <w:r w:rsidR="00266342">
          <w:rPr>
            <w:noProof/>
            <w:webHidden/>
          </w:rPr>
          <w:tab/>
        </w:r>
        <w:r w:rsidR="00266342">
          <w:rPr>
            <w:noProof/>
            <w:webHidden/>
          </w:rPr>
          <w:fldChar w:fldCharType="begin"/>
        </w:r>
        <w:r w:rsidR="00266342">
          <w:rPr>
            <w:noProof/>
            <w:webHidden/>
          </w:rPr>
          <w:instrText xml:space="preserve"> PAGEREF _Toc36899738 \h </w:instrText>
        </w:r>
        <w:r w:rsidR="00266342">
          <w:rPr>
            <w:noProof/>
            <w:webHidden/>
          </w:rPr>
        </w:r>
        <w:r w:rsidR="00266342">
          <w:rPr>
            <w:noProof/>
            <w:webHidden/>
          </w:rPr>
          <w:fldChar w:fldCharType="separate"/>
        </w:r>
        <w:r w:rsidR="00E96E6A">
          <w:rPr>
            <w:noProof/>
            <w:webHidden/>
          </w:rPr>
          <w:t>41</w:t>
        </w:r>
        <w:r w:rsidR="00266342">
          <w:rPr>
            <w:noProof/>
            <w:webHidden/>
          </w:rPr>
          <w:fldChar w:fldCharType="end"/>
        </w:r>
      </w:hyperlink>
    </w:p>
    <w:p w14:paraId="47DF0FF0" w14:textId="340B0F44" w:rsidR="00266342" w:rsidRDefault="00B41527">
      <w:pPr>
        <w:pStyle w:val="TOC3"/>
        <w:rPr>
          <w:noProof/>
        </w:rPr>
      </w:pPr>
      <w:hyperlink w:anchor="_Toc36899739" w:history="1">
        <w:r w:rsidR="00266342" w:rsidRPr="00B83935">
          <w:rPr>
            <w:rStyle w:val="af0"/>
            <w:rFonts w:ascii="Arial" w:hAnsi="Arial" w:cs="Arial"/>
            <w:noProof/>
          </w:rPr>
          <w:t>4.2.2</w:t>
        </w:r>
        <w:r w:rsidR="00266342" w:rsidRPr="00B83935">
          <w:rPr>
            <w:rStyle w:val="af0"/>
            <w:noProof/>
          </w:rPr>
          <w:t xml:space="preserve"> 构建检查规则功能实现</w:t>
        </w:r>
        <w:r w:rsidR="00266342">
          <w:rPr>
            <w:noProof/>
            <w:webHidden/>
          </w:rPr>
          <w:tab/>
        </w:r>
        <w:r w:rsidR="00266342">
          <w:rPr>
            <w:noProof/>
            <w:webHidden/>
          </w:rPr>
          <w:fldChar w:fldCharType="begin"/>
        </w:r>
        <w:r w:rsidR="00266342">
          <w:rPr>
            <w:noProof/>
            <w:webHidden/>
          </w:rPr>
          <w:instrText xml:space="preserve"> PAGEREF _Toc36899739 \h </w:instrText>
        </w:r>
        <w:r w:rsidR="00266342">
          <w:rPr>
            <w:noProof/>
            <w:webHidden/>
          </w:rPr>
        </w:r>
        <w:r w:rsidR="00266342">
          <w:rPr>
            <w:noProof/>
            <w:webHidden/>
          </w:rPr>
          <w:fldChar w:fldCharType="separate"/>
        </w:r>
        <w:r w:rsidR="00E96E6A">
          <w:rPr>
            <w:noProof/>
            <w:webHidden/>
          </w:rPr>
          <w:t>44</w:t>
        </w:r>
        <w:r w:rsidR="00266342">
          <w:rPr>
            <w:noProof/>
            <w:webHidden/>
          </w:rPr>
          <w:fldChar w:fldCharType="end"/>
        </w:r>
      </w:hyperlink>
    </w:p>
    <w:p w14:paraId="53733F3B" w14:textId="4769AA45" w:rsidR="00266342" w:rsidRDefault="00B41527">
      <w:pPr>
        <w:pStyle w:val="TOC3"/>
        <w:rPr>
          <w:noProof/>
        </w:rPr>
      </w:pPr>
      <w:hyperlink w:anchor="_Toc36899740" w:history="1">
        <w:r w:rsidR="00266342" w:rsidRPr="00B83935">
          <w:rPr>
            <w:rStyle w:val="af0"/>
            <w:rFonts w:ascii="Arial" w:hAnsi="Arial" w:cs="Arial"/>
            <w:noProof/>
          </w:rPr>
          <w:t>4.2.3</w:t>
        </w:r>
        <w:r w:rsidR="00266342" w:rsidRPr="00B83935">
          <w:rPr>
            <w:rStyle w:val="af0"/>
            <w:noProof/>
          </w:rPr>
          <w:t xml:space="preserve"> 构建生效范围功能实现</w:t>
        </w:r>
        <w:r w:rsidR="00266342">
          <w:rPr>
            <w:noProof/>
            <w:webHidden/>
          </w:rPr>
          <w:tab/>
        </w:r>
        <w:r w:rsidR="00266342">
          <w:rPr>
            <w:noProof/>
            <w:webHidden/>
          </w:rPr>
          <w:fldChar w:fldCharType="begin"/>
        </w:r>
        <w:r w:rsidR="00266342">
          <w:rPr>
            <w:noProof/>
            <w:webHidden/>
          </w:rPr>
          <w:instrText xml:space="preserve"> PAGEREF _Toc36899740 \h </w:instrText>
        </w:r>
        <w:r w:rsidR="00266342">
          <w:rPr>
            <w:noProof/>
            <w:webHidden/>
          </w:rPr>
        </w:r>
        <w:r w:rsidR="00266342">
          <w:rPr>
            <w:noProof/>
            <w:webHidden/>
          </w:rPr>
          <w:fldChar w:fldCharType="separate"/>
        </w:r>
        <w:r w:rsidR="00E96E6A">
          <w:rPr>
            <w:noProof/>
            <w:webHidden/>
          </w:rPr>
          <w:t>45</w:t>
        </w:r>
        <w:r w:rsidR="00266342">
          <w:rPr>
            <w:noProof/>
            <w:webHidden/>
          </w:rPr>
          <w:fldChar w:fldCharType="end"/>
        </w:r>
      </w:hyperlink>
    </w:p>
    <w:p w14:paraId="074D9A7F" w14:textId="74779D4F" w:rsidR="00266342" w:rsidRDefault="00B41527">
      <w:pPr>
        <w:pStyle w:val="TOC3"/>
        <w:rPr>
          <w:noProof/>
        </w:rPr>
      </w:pPr>
      <w:hyperlink w:anchor="_Toc36899741" w:history="1">
        <w:r w:rsidR="00266342" w:rsidRPr="00B83935">
          <w:rPr>
            <w:rStyle w:val="af0"/>
            <w:rFonts w:ascii="Arial" w:hAnsi="Arial" w:cs="Arial"/>
            <w:noProof/>
          </w:rPr>
          <w:t>4.2.4</w:t>
        </w:r>
        <w:r w:rsidR="00266342" w:rsidRPr="00B83935">
          <w:rPr>
            <w:rStyle w:val="af0"/>
            <w:noProof/>
          </w:rPr>
          <w:t xml:space="preserve"> 构建</w:t>
        </w:r>
        <w:r w:rsidR="00266342" w:rsidRPr="00B83935">
          <w:rPr>
            <w:rStyle w:val="af0"/>
            <w:rFonts w:ascii="Arial" w:hAnsi="Arial"/>
            <w:noProof/>
          </w:rPr>
          <w:t>Action</w:t>
        </w:r>
        <w:r w:rsidR="00266342" w:rsidRPr="00B83935">
          <w:rPr>
            <w:rStyle w:val="af0"/>
            <w:noProof/>
          </w:rPr>
          <w:t>功能实现</w:t>
        </w:r>
        <w:r w:rsidR="00266342">
          <w:rPr>
            <w:noProof/>
            <w:webHidden/>
          </w:rPr>
          <w:tab/>
        </w:r>
        <w:r w:rsidR="00266342">
          <w:rPr>
            <w:noProof/>
            <w:webHidden/>
          </w:rPr>
          <w:fldChar w:fldCharType="begin"/>
        </w:r>
        <w:r w:rsidR="00266342">
          <w:rPr>
            <w:noProof/>
            <w:webHidden/>
          </w:rPr>
          <w:instrText xml:space="preserve"> PAGEREF _Toc36899741 \h </w:instrText>
        </w:r>
        <w:r w:rsidR="00266342">
          <w:rPr>
            <w:noProof/>
            <w:webHidden/>
          </w:rPr>
        </w:r>
        <w:r w:rsidR="00266342">
          <w:rPr>
            <w:noProof/>
            <w:webHidden/>
          </w:rPr>
          <w:fldChar w:fldCharType="separate"/>
        </w:r>
        <w:r w:rsidR="00E96E6A">
          <w:rPr>
            <w:noProof/>
            <w:webHidden/>
          </w:rPr>
          <w:t>46</w:t>
        </w:r>
        <w:r w:rsidR="00266342">
          <w:rPr>
            <w:noProof/>
            <w:webHidden/>
          </w:rPr>
          <w:fldChar w:fldCharType="end"/>
        </w:r>
      </w:hyperlink>
    </w:p>
    <w:p w14:paraId="472CA85E" w14:textId="627AD858" w:rsidR="00266342" w:rsidRDefault="00B41527">
      <w:pPr>
        <w:pStyle w:val="TOC2"/>
        <w:tabs>
          <w:tab w:val="right" w:leader="dot" w:pos="8296"/>
        </w:tabs>
        <w:rPr>
          <w:noProof/>
        </w:rPr>
      </w:pPr>
      <w:hyperlink w:anchor="_Toc36899742" w:history="1">
        <w:r w:rsidR="00266342" w:rsidRPr="00B83935">
          <w:rPr>
            <w:rStyle w:val="af0"/>
            <w:noProof/>
          </w:rPr>
          <w:t>4.3 审核流模块</w:t>
        </w:r>
        <w:r w:rsidR="00266342">
          <w:rPr>
            <w:noProof/>
            <w:webHidden/>
          </w:rPr>
          <w:tab/>
        </w:r>
        <w:r w:rsidR="00266342">
          <w:rPr>
            <w:noProof/>
            <w:webHidden/>
          </w:rPr>
          <w:fldChar w:fldCharType="begin"/>
        </w:r>
        <w:r w:rsidR="00266342">
          <w:rPr>
            <w:noProof/>
            <w:webHidden/>
          </w:rPr>
          <w:instrText xml:space="preserve"> PAGEREF _Toc36899742 \h </w:instrText>
        </w:r>
        <w:r w:rsidR="00266342">
          <w:rPr>
            <w:noProof/>
            <w:webHidden/>
          </w:rPr>
        </w:r>
        <w:r w:rsidR="00266342">
          <w:rPr>
            <w:noProof/>
            <w:webHidden/>
          </w:rPr>
          <w:fldChar w:fldCharType="separate"/>
        </w:r>
        <w:r w:rsidR="00E96E6A">
          <w:rPr>
            <w:noProof/>
            <w:webHidden/>
          </w:rPr>
          <w:t>47</w:t>
        </w:r>
        <w:r w:rsidR="00266342">
          <w:rPr>
            <w:noProof/>
            <w:webHidden/>
          </w:rPr>
          <w:fldChar w:fldCharType="end"/>
        </w:r>
      </w:hyperlink>
    </w:p>
    <w:p w14:paraId="1743FAC3" w14:textId="54AC7C32" w:rsidR="00266342" w:rsidRDefault="00B41527">
      <w:pPr>
        <w:pStyle w:val="TOC3"/>
        <w:rPr>
          <w:noProof/>
        </w:rPr>
      </w:pPr>
      <w:hyperlink w:anchor="_Toc36899743" w:history="1">
        <w:r w:rsidR="00266342" w:rsidRPr="00B83935">
          <w:rPr>
            <w:rStyle w:val="af0"/>
            <w:rFonts w:ascii="Arial" w:hAnsi="Arial" w:cs="Arial"/>
            <w:noProof/>
          </w:rPr>
          <w:t>4.3.1</w:t>
        </w:r>
        <w:r w:rsidR="00266342" w:rsidRPr="00B83935">
          <w:rPr>
            <w:rStyle w:val="af0"/>
            <w:noProof/>
          </w:rPr>
          <w:t xml:space="preserve"> 审核流模块设计</w:t>
        </w:r>
        <w:r w:rsidR="00266342">
          <w:rPr>
            <w:noProof/>
            <w:webHidden/>
          </w:rPr>
          <w:tab/>
        </w:r>
        <w:r w:rsidR="00266342">
          <w:rPr>
            <w:noProof/>
            <w:webHidden/>
          </w:rPr>
          <w:fldChar w:fldCharType="begin"/>
        </w:r>
        <w:r w:rsidR="00266342">
          <w:rPr>
            <w:noProof/>
            <w:webHidden/>
          </w:rPr>
          <w:instrText xml:space="preserve"> PAGEREF _Toc36899743 \h </w:instrText>
        </w:r>
        <w:r w:rsidR="00266342">
          <w:rPr>
            <w:noProof/>
            <w:webHidden/>
          </w:rPr>
        </w:r>
        <w:r w:rsidR="00266342">
          <w:rPr>
            <w:noProof/>
            <w:webHidden/>
          </w:rPr>
          <w:fldChar w:fldCharType="separate"/>
        </w:r>
        <w:r w:rsidR="00E96E6A">
          <w:rPr>
            <w:noProof/>
            <w:webHidden/>
          </w:rPr>
          <w:t>47</w:t>
        </w:r>
        <w:r w:rsidR="00266342">
          <w:rPr>
            <w:noProof/>
            <w:webHidden/>
          </w:rPr>
          <w:fldChar w:fldCharType="end"/>
        </w:r>
      </w:hyperlink>
    </w:p>
    <w:p w14:paraId="25F7D1CD" w14:textId="053419E2" w:rsidR="00266342" w:rsidRDefault="00B41527">
      <w:pPr>
        <w:pStyle w:val="TOC3"/>
        <w:rPr>
          <w:noProof/>
        </w:rPr>
      </w:pPr>
      <w:hyperlink w:anchor="_Toc36899744" w:history="1">
        <w:r w:rsidR="00266342" w:rsidRPr="00B83935">
          <w:rPr>
            <w:rStyle w:val="af0"/>
            <w:rFonts w:ascii="Arial" w:hAnsi="Arial" w:cs="Arial"/>
            <w:noProof/>
          </w:rPr>
          <w:t>4.3.2</w:t>
        </w:r>
        <w:r w:rsidR="00266342" w:rsidRPr="00B83935">
          <w:rPr>
            <w:rStyle w:val="af0"/>
            <w:noProof/>
          </w:rPr>
          <w:t xml:space="preserve"> 审核流操作功能实现</w:t>
        </w:r>
        <w:r w:rsidR="00266342">
          <w:rPr>
            <w:noProof/>
            <w:webHidden/>
          </w:rPr>
          <w:tab/>
        </w:r>
        <w:r w:rsidR="00266342">
          <w:rPr>
            <w:noProof/>
            <w:webHidden/>
          </w:rPr>
          <w:fldChar w:fldCharType="begin"/>
        </w:r>
        <w:r w:rsidR="00266342">
          <w:rPr>
            <w:noProof/>
            <w:webHidden/>
          </w:rPr>
          <w:instrText xml:space="preserve"> PAGEREF _Toc36899744 \h </w:instrText>
        </w:r>
        <w:r w:rsidR="00266342">
          <w:rPr>
            <w:noProof/>
            <w:webHidden/>
          </w:rPr>
        </w:r>
        <w:r w:rsidR="00266342">
          <w:rPr>
            <w:noProof/>
            <w:webHidden/>
          </w:rPr>
          <w:fldChar w:fldCharType="separate"/>
        </w:r>
        <w:r w:rsidR="00E96E6A">
          <w:rPr>
            <w:noProof/>
            <w:webHidden/>
          </w:rPr>
          <w:t>49</w:t>
        </w:r>
        <w:r w:rsidR="00266342">
          <w:rPr>
            <w:noProof/>
            <w:webHidden/>
          </w:rPr>
          <w:fldChar w:fldCharType="end"/>
        </w:r>
      </w:hyperlink>
    </w:p>
    <w:p w14:paraId="2F385979" w14:textId="5B76725F" w:rsidR="00266342" w:rsidRDefault="00B41527">
      <w:pPr>
        <w:pStyle w:val="TOC3"/>
        <w:rPr>
          <w:noProof/>
        </w:rPr>
      </w:pPr>
      <w:hyperlink w:anchor="_Toc36899745" w:history="1">
        <w:r w:rsidR="00266342" w:rsidRPr="00B83935">
          <w:rPr>
            <w:rStyle w:val="af0"/>
            <w:rFonts w:ascii="Arial" w:hAnsi="Arial" w:cs="Arial"/>
            <w:noProof/>
          </w:rPr>
          <w:t>4.3.3</w:t>
        </w:r>
        <w:r w:rsidR="00266342" w:rsidRPr="00B83935">
          <w:rPr>
            <w:rStyle w:val="af0"/>
            <w:noProof/>
          </w:rPr>
          <w:t xml:space="preserve"> 审核权转移功能实现</w:t>
        </w:r>
        <w:r w:rsidR="00266342">
          <w:rPr>
            <w:noProof/>
            <w:webHidden/>
          </w:rPr>
          <w:tab/>
        </w:r>
        <w:r w:rsidR="00266342">
          <w:rPr>
            <w:noProof/>
            <w:webHidden/>
          </w:rPr>
          <w:fldChar w:fldCharType="begin"/>
        </w:r>
        <w:r w:rsidR="00266342">
          <w:rPr>
            <w:noProof/>
            <w:webHidden/>
          </w:rPr>
          <w:instrText xml:space="preserve"> PAGEREF _Toc36899745 \h </w:instrText>
        </w:r>
        <w:r w:rsidR="00266342">
          <w:rPr>
            <w:noProof/>
            <w:webHidden/>
          </w:rPr>
        </w:r>
        <w:r w:rsidR="00266342">
          <w:rPr>
            <w:noProof/>
            <w:webHidden/>
          </w:rPr>
          <w:fldChar w:fldCharType="separate"/>
        </w:r>
        <w:r w:rsidR="00E96E6A">
          <w:rPr>
            <w:noProof/>
            <w:webHidden/>
          </w:rPr>
          <w:t>51</w:t>
        </w:r>
        <w:r w:rsidR="00266342">
          <w:rPr>
            <w:noProof/>
            <w:webHidden/>
          </w:rPr>
          <w:fldChar w:fldCharType="end"/>
        </w:r>
      </w:hyperlink>
    </w:p>
    <w:p w14:paraId="1FCD530C" w14:textId="0A6BA4FA" w:rsidR="00266342" w:rsidRDefault="00B41527">
      <w:pPr>
        <w:pStyle w:val="TOC3"/>
        <w:rPr>
          <w:noProof/>
        </w:rPr>
      </w:pPr>
      <w:hyperlink w:anchor="_Toc36899746" w:history="1">
        <w:r w:rsidR="00266342" w:rsidRPr="00B83935">
          <w:rPr>
            <w:rStyle w:val="af0"/>
            <w:rFonts w:ascii="Arial" w:hAnsi="Arial" w:cs="Arial"/>
            <w:noProof/>
          </w:rPr>
          <w:t>4.3.4</w:t>
        </w:r>
        <w:r w:rsidR="00266342" w:rsidRPr="00B83935">
          <w:rPr>
            <w:rStyle w:val="af0"/>
            <w:noProof/>
          </w:rPr>
          <w:t xml:space="preserve"> 审核消息保障功能实现</w:t>
        </w:r>
        <w:r w:rsidR="00266342">
          <w:rPr>
            <w:noProof/>
            <w:webHidden/>
          </w:rPr>
          <w:tab/>
        </w:r>
        <w:r w:rsidR="00266342">
          <w:rPr>
            <w:noProof/>
            <w:webHidden/>
          </w:rPr>
          <w:fldChar w:fldCharType="begin"/>
        </w:r>
        <w:r w:rsidR="00266342">
          <w:rPr>
            <w:noProof/>
            <w:webHidden/>
          </w:rPr>
          <w:instrText xml:space="preserve"> PAGEREF _Toc36899746 \h </w:instrText>
        </w:r>
        <w:r w:rsidR="00266342">
          <w:rPr>
            <w:noProof/>
            <w:webHidden/>
          </w:rPr>
        </w:r>
        <w:r w:rsidR="00266342">
          <w:rPr>
            <w:noProof/>
            <w:webHidden/>
          </w:rPr>
          <w:fldChar w:fldCharType="separate"/>
        </w:r>
        <w:r w:rsidR="00E96E6A">
          <w:rPr>
            <w:noProof/>
            <w:webHidden/>
          </w:rPr>
          <w:t>52</w:t>
        </w:r>
        <w:r w:rsidR="00266342">
          <w:rPr>
            <w:noProof/>
            <w:webHidden/>
          </w:rPr>
          <w:fldChar w:fldCharType="end"/>
        </w:r>
      </w:hyperlink>
    </w:p>
    <w:p w14:paraId="22F7AFE7" w14:textId="0F0D1AB1" w:rsidR="00266342" w:rsidRDefault="00B41527">
      <w:pPr>
        <w:pStyle w:val="TOC2"/>
        <w:tabs>
          <w:tab w:val="right" w:leader="dot" w:pos="8296"/>
        </w:tabs>
        <w:rPr>
          <w:noProof/>
        </w:rPr>
      </w:pPr>
      <w:hyperlink w:anchor="_Toc36899747" w:history="1">
        <w:r w:rsidR="00266342" w:rsidRPr="00B83935">
          <w:rPr>
            <w:rStyle w:val="af0"/>
            <w:noProof/>
          </w:rPr>
          <w:t>4.4 规则应用模块</w:t>
        </w:r>
        <w:r w:rsidR="00266342">
          <w:rPr>
            <w:noProof/>
            <w:webHidden/>
          </w:rPr>
          <w:tab/>
        </w:r>
        <w:r w:rsidR="00266342">
          <w:rPr>
            <w:noProof/>
            <w:webHidden/>
          </w:rPr>
          <w:fldChar w:fldCharType="begin"/>
        </w:r>
        <w:r w:rsidR="00266342">
          <w:rPr>
            <w:noProof/>
            <w:webHidden/>
          </w:rPr>
          <w:instrText xml:space="preserve"> PAGEREF _Toc36899747 \h </w:instrText>
        </w:r>
        <w:r w:rsidR="00266342">
          <w:rPr>
            <w:noProof/>
            <w:webHidden/>
          </w:rPr>
        </w:r>
        <w:r w:rsidR="00266342">
          <w:rPr>
            <w:noProof/>
            <w:webHidden/>
          </w:rPr>
          <w:fldChar w:fldCharType="separate"/>
        </w:r>
        <w:r w:rsidR="00E96E6A">
          <w:rPr>
            <w:noProof/>
            <w:webHidden/>
          </w:rPr>
          <w:t>53</w:t>
        </w:r>
        <w:r w:rsidR="00266342">
          <w:rPr>
            <w:noProof/>
            <w:webHidden/>
          </w:rPr>
          <w:fldChar w:fldCharType="end"/>
        </w:r>
      </w:hyperlink>
    </w:p>
    <w:p w14:paraId="132401C5" w14:textId="469F368E" w:rsidR="00266342" w:rsidRDefault="00B41527">
      <w:pPr>
        <w:pStyle w:val="TOC3"/>
        <w:rPr>
          <w:noProof/>
        </w:rPr>
      </w:pPr>
      <w:hyperlink w:anchor="_Toc36899748" w:history="1">
        <w:r w:rsidR="00266342" w:rsidRPr="00B83935">
          <w:rPr>
            <w:rStyle w:val="af0"/>
            <w:rFonts w:ascii="Arial" w:hAnsi="Arial" w:cs="Arial"/>
            <w:noProof/>
          </w:rPr>
          <w:t>4.4.1</w:t>
        </w:r>
        <w:r w:rsidR="00266342" w:rsidRPr="00B83935">
          <w:rPr>
            <w:rStyle w:val="af0"/>
            <w:noProof/>
          </w:rPr>
          <w:t xml:space="preserve"> 规则应用模块设计</w:t>
        </w:r>
        <w:r w:rsidR="00266342">
          <w:rPr>
            <w:noProof/>
            <w:webHidden/>
          </w:rPr>
          <w:tab/>
        </w:r>
        <w:r w:rsidR="00266342">
          <w:rPr>
            <w:noProof/>
            <w:webHidden/>
          </w:rPr>
          <w:fldChar w:fldCharType="begin"/>
        </w:r>
        <w:r w:rsidR="00266342">
          <w:rPr>
            <w:noProof/>
            <w:webHidden/>
          </w:rPr>
          <w:instrText xml:space="preserve"> PAGEREF _Toc36899748 \h </w:instrText>
        </w:r>
        <w:r w:rsidR="00266342">
          <w:rPr>
            <w:noProof/>
            <w:webHidden/>
          </w:rPr>
        </w:r>
        <w:r w:rsidR="00266342">
          <w:rPr>
            <w:noProof/>
            <w:webHidden/>
          </w:rPr>
          <w:fldChar w:fldCharType="separate"/>
        </w:r>
        <w:r w:rsidR="00E96E6A">
          <w:rPr>
            <w:noProof/>
            <w:webHidden/>
          </w:rPr>
          <w:t>53</w:t>
        </w:r>
        <w:r w:rsidR="00266342">
          <w:rPr>
            <w:noProof/>
            <w:webHidden/>
          </w:rPr>
          <w:fldChar w:fldCharType="end"/>
        </w:r>
      </w:hyperlink>
    </w:p>
    <w:p w14:paraId="676495AA" w14:textId="7F9A5A98" w:rsidR="00266342" w:rsidRDefault="00B41527">
      <w:pPr>
        <w:pStyle w:val="TOC3"/>
        <w:rPr>
          <w:noProof/>
        </w:rPr>
      </w:pPr>
      <w:hyperlink w:anchor="_Toc36899749" w:history="1">
        <w:r w:rsidR="00266342" w:rsidRPr="00B83935">
          <w:rPr>
            <w:rStyle w:val="af0"/>
            <w:rFonts w:ascii="Arial" w:hAnsi="Arial" w:cs="Arial"/>
            <w:noProof/>
          </w:rPr>
          <w:t>4.4.2</w:t>
        </w:r>
        <w:r w:rsidR="00266342" w:rsidRPr="00B83935">
          <w:rPr>
            <w:rStyle w:val="af0"/>
            <w:noProof/>
          </w:rPr>
          <w:t xml:space="preserve"> 规则判定功能实现</w:t>
        </w:r>
        <w:r w:rsidR="00266342">
          <w:rPr>
            <w:noProof/>
            <w:webHidden/>
          </w:rPr>
          <w:tab/>
        </w:r>
        <w:r w:rsidR="00266342">
          <w:rPr>
            <w:noProof/>
            <w:webHidden/>
          </w:rPr>
          <w:fldChar w:fldCharType="begin"/>
        </w:r>
        <w:r w:rsidR="00266342">
          <w:rPr>
            <w:noProof/>
            <w:webHidden/>
          </w:rPr>
          <w:instrText xml:space="preserve"> PAGEREF _Toc36899749 \h </w:instrText>
        </w:r>
        <w:r w:rsidR="00266342">
          <w:rPr>
            <w:noProof/>
            <w:webHidden/>
          </w:rPr>
        </w:r>
        <w:r w:rsidR="00266342">
          <w:rPr>
            <w:noProof/>
            <w:webHidden/>
          </w:rPr>
          <w:fldChar w:fldCharType="separate"/>
        </w:r>
        <w:r w:rsidR="00E96E6A">
          <w:rPr>
            <w:noProof/>
            <w:webHidden/>
          </w:rPr>
          <w:t>55</w:t>
        </w:r>
        <w:r w:rsidR="00266342">
          <w:rPr>
            <w:noProof/>
            <w:webHidden/>
          </w:rPr>
          <w:fldChar w:fldCharType="end"/>
        </w:r>
      </w:hyperlink>
    </w:p>
    <w:p w14:paraId="18CE9651" w14:textId="0FD08A33" w:rsidR="00266342" w:rsidRDefault="00B41527">
      <w:pPr>
        <w:pStyle w:val="TOC3"/>
        <w:rPr>
          <w:noProof/>
        </w:rPr>
      </w:pPr>
      <w:hyperlink w:anchor="_Toc36899750" w:history="1">
        <w:r w:rsidR="00266342" w:rsidRPr="00B83935">
          <w:rPr>
            <w:rStyle w:val="af0"/>
            <w:rFonts w:ascii="Arial" w:hAnsi="Arial" w:cs="Arial"/>
            <w:noProof/>
          </w:rPr>
          <w:t>4.4.3</w:t>
        </w:r>
        <w:r w:rsidR="00266342" w:rsidRPr="00B83935">
          <w:rPr>
            <w:rStyle w:val="af0"/>
            <w:noProof/>
          </w:rPr>
          <w:t xml:space="preserve"> 缓存更新功能实现</w:t>
        </w:r>
        <w:r w:rsidR="00266342">
          <w:rPr>
            <w:noProof/>
            <w:webHidden/>
          </w:rPr>
          <w:tab/>
        </w:r>
        <w:r w:rsidR="00266342">
          <w:rPr>
            <w:noProof/>
            <w:webHidden/>
          </w:rPr>
          <w:fldChar w:fldCharType="begin"/>
        </w:r>
        <w:r w:rsidR="00266342">
          <w:rPr>
            <w:noProof/>
            <w:webHidden/>
          </w:rPr>
          <w:instrText xml:space="preserve"> PAGEREF _Toc36899750 \h </w:instrText>
        </w:r>
        <w:r w:rsidR="00266342">
          <w:rPr>
            <w:noProof/>
            <w:webHidden/>
          </w:rPr>
        </w:r>
        <w:r w:rsidR="00266342">
          <w:rPr>
            <w:noProof/>
            <w:webHidden/>
          </w:rPr>
          <w:fldChar w:fldCharType="separate"/>
        </w:r>
        <w:r w:rsidR="00E96E6A">
          <w:rPr>
            <w:noProof/>
            <w:webHidden/>
          </w:rPr>
          <w:t>57</w:t>
        </w:r>
        <w:r w:rsidR="00266342">
          <w:rPr>
            <w:noProof/>
            <w:webHidden/>
          </w:rPr>
          <w:fldChar w:fldCharType="end"/>
        </w:r>
      </w:hyperlink>
    </w:p>
    <w:p w14:paraId="4869690F" w14:textId="173439E9" w:rsidR="00266342" w:rsidRDefault="00B41527">
      <w:pPr>
        <w:pStyle w:val="TOC2"/>
        <w:tabs>
          <w:tab w:val="right" w:leader="dot" w:pos="8296"/>
        </w:tabs>
        <w:rPr>
          <w:noProof/>
        </w:rPr>
      </w:pPr>
      <w:hyperlink w:anchor="_Toc36899751" w:history="1">
        <w:r w:rsidR="00266342" w:rsidRPr="00B83935">
          <w:rPr>
            <w:rStyle w:val="af0"/>
            <w:noProof/>
          </w:rPr>
          <w:t>4.5 系统测试</w:t>
        </w:r>
        <w:r w:rsidR="00266342">
          <w:rPr>
            <w:noProof/>
            <w:webHidden/>
          </w:rPr>
          <w:tab/>
        </w:r>
        <w:r w:rsidR="00266342">
          <w:rPr>
            <w:noProof/>
            <w:webHidden/>
          </w:rPr>
          <w:fldChar w:fldCharType="begin"/>
        </w:r>
        <w:r w:rsidR="00266342">
          <w:rPr>
            <w:noProof/>
            <w:webHidden/>
          </w:rPr>
          <w:instrText xml:space="preserve"> PAGEREF _Toc36899751 \h </w:instrText>
        </w:r>
        <w:r w:rsidR="00266342">
          <w:rPr>
            <w:noProof/>
            <w:webHidden/>
          </w:rPr>
        </w:r>
        <w:r w:rsidR="00266342">
          <w:rPr>
            <w:noProof/>
            <w:webHidden/>
          </w:rPr>
          <w:fldChar w:fldCharType="separate"/>
        </w:r>
        <w:r w:rsidR="00E96E6A">
          <w:rPr>
            <w:noProof/>
            <w:webHidden/>
          </w:rPr>
          <w:t>57</w:t>
        </w:r>
        <w:r w:rsidR="00266342">
          <w:rPr>
            <w:noProof/>
            <w:webHidden/>
          </w:rPr>
          <w:fldChar w:fldCharType="end"/>
        </w:r>
      </w:hyperlink>
    </w:p>
    <w:p w14:paraId="0EF030CE" w14:textId="0BD1186D" w:rsidR="00266342" w:rsidRDefault="00B41527">
      <w:pPr>
        <w:pStyle w:val="TOC3"/>
        <w:rPr>
          <w:noProof/>
        </w:rPr>
      </w:pPr>
      <w:hyperlink w:anchor="_Toc36899752" w:history="1">
        <w:r w:rsidR="00266342" w:rsidRPr="00B83935">
          <w:rPr>
            <w:rStyle w:val="af0"/>
            <w:rFonts w:ascii="Arial" w:hAnsi="Arial" w:cs="Arial"/>
            <w:noProof/>
          </w:rPr>
          <w:t>4.5.1</w:t>
        </w:r>
        <w:r w:rsidR="00266342" w:rsidRPr="00B83935">
          <w:rPr>
            <w:rStyle w:val="af0"/>
            <w:noProof/>
          </w:rPr>
          <w:t xml:space="preserve"> 测试环境</w:t>
        </w:r>
        <w:r w:rsidR="00266342">
          <w:rPr>
            <w:noProof/>
            <w:webHidden/>
          </w:rPr>
          <w:tab/>
        </w:r>
        <w:r w:rsidR="00266342">
          <w:rPr>
            <w:noProof/>
            <w:webHidden/>
          </w:rPr>
          <w:fldChar w:fldCharType="begin"/>
        </w:r>
        <w:r w:rsidR="00266342">
          <w:rPr>
            <w:noProof/>
            <w:webHidden/>
          </w:rPr>
          <w:instrText xml:space="preserve"> PAGEREF _Toc36899752 \h </w:instrText>
        </w:r>
        <w:r w:rsidR="00266342">
          <w:rPr>
            <w:noProof/>
            <w:webHidden/>
          </w:rPr>
        </w:r>
        <w:r w:rsidR="00266342">
          <w:rPr>
            <w:noProof/>
            <w:webHidden/>
          </w:rPr>
          <w:fldChar w:fldCharType="separate"/>
        </w:r>
        <w:r w:rsidR="00E96E6A">
          <w:rPr>
            <w:noProof/>
            <w:webHidden/>
          </w:rPr>
          <w:t>57</w:t>
        </w:r>
        <w:r w:rsidR="00266342">
          <w:rPr>
            <w:noProof/>
            <w:webHidden/>
          </w:rPr>
          <w:fldChar w:fldCharType="end"/>
        </w:r>
      </w:hyperlink>
    </w:p>
    <w:p w14:paraId="2F8D05D6" w14:textId="3EC840C2" w:rsidR="00266342" w:rsidRDefault="00B41527">
      <w:pPr>
        <w:pStyle w:val="TOC3"/>
        <w:rPr>
          <w:noProof/>
        </w:rPr>
      </w:pPr>
      <w:hyperlink w:anchor="_Toc36899753" w:history="1">
        <w:r w:rsidR="00266342" w:rsidRPr="00B83935">
          <w:rPr>
            <w:rStyle w:val="af0"/>
            <w:rFonts w:ascii="Arial" w:hAnsi="Arial" w:cs="Arial"/>
            <w:noProof/>
          </w:rPr>
          <w:t>4.5.2</w:t>
        </w:r>
        <w:r w:rsidR="00266342" w:rsidRPr="00B83935">
          <w:rPr>
            <w:rStyle w:val="af0"/>
            <w:noProof/>
          </w:rPr>
          <w:t xml:space="preserve"> 测试结果</w:t>
        </w:r>
        <w:r w:rsidR="00266342">
          <w:rPr>
            <w:noProof/>
            <w:webHidden/>
          </w:rPr>
          <w:tab/>
        </w:r>
        <w:r w:rsidR="00266342">
          <w:rPr>
            <w:noProof/>
            <w:webHidden/>
          </w:rPr>
          <w:fldChar w:fldCharType="begin"/>
        </w:r>
        <w:r w:rsidR="00266342">
          <w:rPr>
            <w:noProof/>
            <w:webHidden/>
          </w:rPr>
          <w:instrText xml:space="preserve"> PAGEREF _Toc36899753 \h </w:instrText>
        </w:r>
        <w:r w:rsidR="00266342">
          <w:rPr>
            <w:noProof/>
            <w:webHidden/>
          </w:rPr>
        </w:r>
        <w:r w:rsidR="00266342">
          <w:rPr>
            <w:noProof/>
            <w:webHidden/>
          </w:rPr>
          <w:fldChar w:fldCharType="separate"/>
        </w:r>
        <w:r w:rsidR="00E96E6A">
          <w:rPr>
            <w:noProof/>
            <w:webHidden/>
          </w:rPr>
          <w:t>58</w:t>
        </w:r>
        <w:r w:rsidR="00266342">
          <w:rPr>
            <w:noProof/>
            <w:webHidden/>
          </w:rPr>
          <w:fldChar w:fldCharType="end"/>
        </w:r>
      </w:hyperlink>
    </w:p>
    <w:p w14:paraId="5025A2A8" w14:textId="19FB3945" w:rsidR="00266342" w:rsidRDefault="00B41527">
      <w:pPr>
        <w:pStyle w:val="TOC3"/>
        <w:rPr>
          <w:noProof/>
        </w:rPr>
      </w:pPr>
      <w:hyperlink w:anchor="_Toc36899754" w:history="1">
        <w:r w:rsidR="00266342" w:rsidRPr="00B83935">
          <w:rPr>
            <w:rStyle w:val="af0"/>
            <w:rFonts w:ascii="Arial" w:hAnsi="Arial" w:cs="Arial"/>
            <w:noProof/>
          </w:rPr>
          <w:t>4.5.3</w:t>
        </w:r>
        <w:r w:rsidR="00266342" w:rsidRPr="00B83935">
          <w:rPr>
            <w:rStyle w:val="af0"/>
            <w:noProof/>
          </w:rPr>
          <w:t xml:space="preserve"> 测试设计</w:t>
        </w:r>
        <w:r w:rsidR="00266342">
          <w:rPr>
            <w:noProof/>
            <w:webHidden/>
          </w:rPr>
          <w:tab/>
        </w:r>
        <w:r w:rsidR="00266342">
          <w:rPr>
            <w:noProof/>
            <w:webHidden/>
          </w:rPr>
          <w:fldChar w:fldCharType="begin"/>
        </w:r>
        <w:r w:rsidR="00266342">
          <w:rPr>
            <w:noProof/>
            <w:webHidden/>
          </w:rPr>
          <w:instrText xml:space="preserve"> PAGEREF _Toc36899754 \h </w:instrText>
        </w:r>
        <w:r w:rsidR="00266342">
          <w:rPr>
            <w:noProof/>
            <w:webHidden/>
          </w:rPr>
        </w:r>
        <w:r w:rsidR="00266342">
          <w:rPr>
            <w:noProof/>
            <w:webHidden/>
          </w:rPr>
          <w:fldChar w:fldCharType="separate"/>
        </w:r>
        <w:r w:rsidR="00E96E6A">
          <w:rPr>
            <w:noProof/>
            <w:webHidden/>
          </w:rPr>
          <w:t>58</w:t>
        </w:r>
        <w:r w:rsidR="00266342">
          <w:rPr>
            <w:noProof/>
            <w:webHidden/>
          </w:rPr>
          <w:fldChar w:fldCharType="end"/>
        </w:r>
      </w:hyperlink>
    </w:p>
    <w:p w14:paraId="4EDDDE8C" w14:textId="15279DF4" w:rsidR="00266342" w:rsidRDefault="00B41527">
      <w:pPr>
        <w:pStyle w:val="TOC2"/>
        <w:tabs>
          <w:tab w:val="right" w:leader="dot" w:pos="8296"/>
        </w:tabs>
        <w:rPr>
          <w:noProof/>
        </w:rPr>
      </w:pPr>
      <w:hyperlink w:anchor="_Toc36899755" w:history="1">
        <w:r w:rsidR="00266342" w:rsidRPr="00B83935">
          <w:rPr>
            <w:rStyle w:val="af0"/>
            <w:noProof/>
          </w:rPr>
          <w:t>4.6 本章小结</w:t>
        </w:r>
        <w:r w:rsidR="00266342">
          <w:rPr>
            <w:noProof/>
            <w:webHidden/>
          </w:rPr>
          <w:tab/>
        </w:r>
        <w:r w:rsidR="00266342">
          <w:rPr>
            <w:noProof/>
            <w:webHidden/>
          </w:rPr>
          <w:fldChar w:fldCharType="begin"/>
        </w:r>
        <w:r w:rsidR="00266342">
          <w:rPr>
            <w:noProof/>
            <w:webHidden/>
          </w:rPr>
          <w:instrText xml:space="preserve"> PAGEREF _Toc36899755 \h </w:instrText>
        </w:r>
        <w:r w:rsidR="00266342">
          <w:rPr>
            <w:noProof/>
            <w:webHidden/>
          </w:rPr>
        </w:r>
        <w:r w:rsidR="00266342">
          <w:rPr>
            <w:noProof/>
            <w:webHidden/>
          </w:rPr>
          <w:fldChar w:fldCharType="separate"/>
        </w:r>
        <w:r w:rsidR="00E96E6A">
          <w:rPr>
            <w:noProof/>
            <w:webHidden/>
          </w:rPr>
          <w:t>61</w:t>
        </w:r>
        <w:r w:rsidR="00266342">
          <w:rPr>
            <w:noProof/>
            <w:webHidden/>
          </w:rPr>
          <w:fldChar w:fldCharType="end"/>
        </w:r>
      </w:hyperlink>
    </w:p>
    <w:p w14:paraId="30AF80B2" w14:textId="1C816815" w:rsidR="00266342" w:rsidRDefault="00B41527">
      <w:pPr>
        <w:pStyle w:val="TOC1"/>
        <w:tabs>
          <w:tab w:val="right" w:leader="dot" w:pos="8296"/>
        </w:tabs>
        <w:rPr>
          <w:noProof/>
        </w:rPr>
      </w:pPr>
      <w:hyperlink w:anchor="_Toc36899756" w:history="1">
        <w:r w:rsidR="00266342" w:rsidRPr="00B83935">
          <w:rPr>
            <w:rStyle w:val="af0"/>
            <w:noProof/>
          </w:rPr>
          <w:t>第五章 总结与展望</w:t>
        </w:r>
        <w:r w:rsidR="00266342">
          <w:rPr>
            <w:noProof/>
            <w:webHidden/>
          </w:rPr>
          <w:tab/>
        </w:r>
        <w:r w:rsidR="00266342">
          <w:rPr>
            <w:noProof/>
            <w:webHidden/>
          </w:rPr>
          <w:fldChar w:fldCharType="begin"/>
        </w:r>
        <w:r w:rsidR="00266342">
          <w:rPr>
            <w:noProof/>
            <w:webHidden/>
          </w:rPr>
          <w:instrText xml:space="preserve"> PAGEREF _Toc36899756 \h </w:instrText>
        </w:r>
        <w:r w:rsidR="00266342">
          <w:rPr>
            <w:noProof/>
            <w:webHidden/>
          </w:rPr>
        </w:r>
        <w:r w:rsidR="00266342">
          <w:rPr>
            <w:noProof/>
            <w:webHidden/>
          </w:rPr>
          <w:fldChar w:fldCharType="separate"/>
        </w:r>
        <w:r w:rsidR="00E96E6A">
          <w:rPr>
            <w:noProof/>
            <w:webHidden/>
          </w:rPr>
          <w:t>62</w:t>
        </w:r>
        <w:r w:rsidR="00266342">
          <w:rPr>
            <w:noProof/>
            <w:webHidden/>
          </w:rPr>
          <w:fldChar w:fldCharType="end"/>
        </w:r>
      </w:hyperlink>
    </w:p>
    <w:p w14:paraId="57E8EC5A" w14:textId="35A6183E" w:rsidR="00266342" w:rsidRDefault="00B41527">
      <w:pPr>
        <w:pStyle w:val="TOC2"/>
        <w:tabs>
          <w:tab w:val="right" w:leader="dot" w:pos="8296"/>
        </w:tabs>
        <w:rPr>
          <w:noProof/>
        </w:rPr>
      </w:pPr>
      <w:hyperlink w:anchor="_Toc36899757" w:history="1">
        <w:r w:rsidR="00266342" w:rsidRPr="00B83935">
          <w:rPr>
            <w:rStyle w:val="af0"/>
            <w:noProof/>
          </w:rPr>
          <w:t>5.1 总结</w:t>
        </w:r>
        <w:r w:rsidR="00266342">
          <w:rPr>
            <w:noProof/>
            <w:webHidden/>
          </w:rPr>
          <w:tab/>
        </w:r>
        <w:r w:rsidR="00266342">
          <w:rPr>
            <w:noProof/>
            <w:webHidden/>
          </w:rPr>
          <w:fldChar w:fldCharType="begin"/>
        </w:r>
        <w:r w:rsidR="00266342">
          <w:rPr>
            <w:noProof/>
            <w:webHidden/>
          </w:rPr>
          <w:instrText xml:space="preserve"> PAGEREF _Toc36899757 \h </w:instrText>
        </w:r>
        <w:r w:rsidR="00266342">
          <w:rPr>
            <w:noProof/>
            <w:webHidden/>
          </w:rPr>
        </w:r>
        <w:r w:rsidR="00266342">
          <w:rPr>
            <w:noProof/>
            <w:webHidden/>
          </w:rPr>
          <w:fldChar w:fldCharType="separate"/>
        </w:r>
        <w:r w:rsidR="00E96E6A">
          <w:rPr>
            <w:noProof/>
            <w:webHidden/>
          </w:rPr>
          <w:t>62</w:t>
        </w:r>
        <w:r w:rsidR="00266342">
          <w:rPr>
            <w:noProof/>
            <w:webHidden/>
          </w:rPr>
          <w:fldChar w:fldCharType="end"/>
        </w:r>
      </w:hyperlink>
    </w:p>
    <w:p w14:paraId="1DC021AC" w14:textId="492B5CA1" w:rsidR="00266342" w:rsidRDefault="00B41527">
      <w:pPr>
        <w:pStyle w:val="TOC2"/>
        <w:tabs>
          <w:tab w:val="right" w:leader="dot" w:pos="8296"/>
        </w:tabs>
        <w:rPr>
          <w:noProof/>
        </w:rPr>
      </w:pPr>
      <w:hyperlink w:anchor="_Toc36899758" w:history="1">
        <w:r w:rsidR="00266342" w:rsidRPr="00B83935">
          <w:rPr>
            <w:rStyle w:val="af0"/>
            <w:noProof/>
          </w:rPr>
          <w:t>5.2 工作展望</w:t>
        </w:r>
        <w:r w:rsidR="00266342">
          <w:rPr>
            <w:noProof/>
            <w:webHidden/>
          </w:rPr>
          <w:tab/>
        </w:r>
        <w:r w:rsidR="00266342">
          <w:rPr>
            <w:noProof/>
            <w:webHidden/>
          </w:rPr>
          <w:fldChar w:fldCharType="begin"/>
        </w:r>
        <w:r w:rsidR="00266342">
          <w:rPr>
            <w:noProof/>
            <w:webHidden/>
          </w:rPr>
          <w:instrText xml:space="preserve"> PAGEREF _Toc36899758 \h </w:instrText>
        </w:r>
        <w:r w:rsidR="00266342">
          <w:rPr>
            <w:noProof/>
            <w:webHidden/>
          </w:rPr>
        </w:r>
        <w:r w:rsidR="00266342">
          <w:rPr>
            <w:noProof/>
            <w:webHidden/>
          </w:rPr>
          <w:fldChar w:fldCharType="separate"/>
        </w:r>
        <w:r w:rsidR="00E96E6A">
          <w:rPr>
            <w:noProof/>
            <w:webHidden/>
          </w:rPr>
          <w:t>62</w:t>
        </w:r>
        <w:r w:rsidR="00266342">
          <w:rPr>
            <w:noProof/>
            <w:webHidden/>
          </w:rPr>
          <w:fldChar w:fldCharType="end"/>
        </w:r>
      </w:hyperlink>
    </w:p>
    <w:p w14:paraId="6ED88951" w14:textId="38127474" w:rsidR="00266342" w:rsidRDefault="00B41527">
      <w:pPr>
        <w:pStyle w:val="TOC1"/>
        <w:tabs>
          <w:tab w:val="right" w:leader="dot" w:pos="8296"/>
        </w:tabs>
        <w:rPr>
          <w:noProof/>
        </w:rPr>
      </w:pPr>
      <w:hyperlink w:anchor="_Toc36899759" w:history="1">
        <w:r w:rsidR="00266342" w:rsidRPr="00B83935">
          <w:rPr>
            <w:rStyle w:val="af0"/>
            <w:noProof/>
          </w:rPr>
          <w:t>参 考 文 献</w:t>
        </w:r>
        <w:r w:rsidR="00266342">
          <w:rPr>
            <w:noProof/>
            <w:webHidden/>
          </w:rPr>
          <w:tab/>
        </w:r>
        <w:r w:rsidR="00266342">
          <w:rPr>
            <w:noProof/>
            <w:webHidden/>
          </w:rPr>
          <w:fldChar w:fldCharType="begin"/>
        </w:r>
        <w:r w:rsidR="00266342">
          <w:rPr>
            <w:noProof/>
            <w:webHidden/>
          </w:rPr>
          <w:instrText xml:space="preserve"> PAGEREF _Toc36899759 \h </w:instrText>
        </w:r>
        <w:r w:rsidR="00266342">
          <w:rPr>
            <w:noProof/>
            <w:webHidden/>
          </w:rPr>
        </w:r>
        <w:r w:rsidR="00266342">
          <w:rPr>
            <w:noProof/>
            <w:webHidden/>
          </w:rPr>
          <w:fldChar w:fldCharType="separate"/>
        </w:r>
        <w:r w:rsidR="00E96E6A">
          <w:rPr>
            <w:noProof/>
            <w:webHidden/>
          </w:rPr>
          <w:t>63</w:t>
        </w:r>
        <w:r w:rsidR="00266342">
          <w:rPr>
            <w:noProof/>
            <w:webHidden/>
          </w:rPr>
          <w:fldChar w:fldCharType="end"/>
        </w:r>
      </w:hyperlink>
    </w:p>
    <w:p w14:paraId="0418CD5C" w14:textId="1B7BD508" w:rsidR="00266342" w:rsidRDefault="00B41527">
      <w:pPr>
        <w:pStyle w:val="TOC1"/>
        <w:tabs>
          <w:tab w:val="right" w:leader="dot" w:pos="8296"/>
        </w:tabs>
        <w:rPr>
          <w:noProof/>
        </w:rPr>
      </w:pPr>
      <w:hyperlink w:anchor="_Toc36899760" w:history="1">
        <w:r w:rsidR="00266342" w:rsidRPr="00B83935">
          <w:rPr>
            <w:rStyle w:val="af0"/>
            <w:noProof/>
          </w:rPr>
          <w:t>致     谢</w:t>
        </w:r>
        <w:r w:rsidR="00266342">
          <w:rPr>
            <w:noProof/>
            <w:webHidden/>
          </w:rPr>
          <w:tab/>
        </w:r>
        <w:r w:rsidR="00266342">
          <w:rPr>
            <w:noProof/>
            <w:webHidden/>
          </w:rPr>
          <w:fldChar w:fldCharType="begin"/>
        </w:r>
        <w:r w:rsidR="00266342">
          <w:rPr>
            <w:noProof/>
            <w:webHidden/>
          </w:rPr>
          <w:instrText xml:space="preserve"> PAGEREF _Toc36899760 \h </w:instrText>
        </w:r>
        <w:r w:rsidR="00266342">
          <w:rPr>
            <w:noProof/>
            <w:webHidden/>
          </w:rPr>
        </w:r>
        <w:r w:rsidR="00266342">
          <w:rPr>
            <w:noProof/>
            <w:webHidden/>
          </w:rPr>
          <w:fldChar w:fldCharType="separate"/>
        </w:r>
        <w:r w:rsidR="00E96E6A">
          <w:rPr>
            <w:noProof/>
            <w:webHidden/>
          </w:rPr>
          <w:t>66</w:t>
        </w:r>
        <w:r w:rsidR="00266342">
          <w:rPr>
            <w:noProof/>
            <w:webHidden/>
          </w:rPr>
          <w:fldChar w:fldCharType="end"/>
        </w:r>
      </w:hyperlink>
    </w:p>
    <w:p w14:paraId="74C55780" w14:textId="468AE94F"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899702"/>
      <w:bookmarkStart w:id="55" w:name="_Toc25758703"/>
      <w:bookmarkEnd w:id="53"/>
      <w:r w:rsidRPr="00A750CC">
        <w:rPr>
          <w:rFonts w:hint="eastAsia"/>
        </w:rPr>
        <w:lastRenderedPageBreak/>
        <w:t>图目录</w:t>
      </w:r>
      <w:bookmarkEnd w:id="54"/>
    </w:p>
    <w:p w14:paraId="41DD135E" w14:textId="509BDBE3"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E96E6A">
          <w:rPr>
            <w:noProof/>
            <w:webHidden/>
          </w:rPr>
          <w:t>1</w:t>
        </w:r>
        <w:r w:rsidR="00FA3422">
          <w:rPr>
            <w:noProof/>
            <w:webHidden/>
          </w:rPr>
          <w:fldChar w:fldCharType="end"/>
        </w:r>
      </w:hyperlink>
    </w:p>
    <w:p w14:paraId="593CC66D" w14:textId="14783514" w:rsidR="00FA3422" w:rsidRDefault="00B41527">
      <w:pPr>
        <w:pStyle w:val="af9"/>
        <w:tabs>
          <w:tab w:val="right" w:leader="dot" w:pos="8296"/>
        </w:tabs>
        <w:rPr>
          <w:rFonts w:eastAsiaTheme="minorEastAsia"/>
          <w:smallCaps w:val="0"/>
          <w:noProof/>
          <w:sz w:val="21"/>
          <w:szCs w:val="22"/>
        </w:rPr>
      </w:pPr>
      <w:hyperlink w:anchor="_Toc36852278" w:history="1">
        <w:r w:rsidR="00FA3422" w:rsidRPr="00FD69F3">
          <w:rPr>
            <w:rStyle w:val="af0"/>
            <w:noProof/>
          </w:rPr>
          <w:t xml:space="preserve">图 2.1  </w:t>
        </w:r>
        <w:r w:rsidR="00FA3422" w:rsidRPr="00B17294">
          <w:rPr>
            <w:rStyle w:val="af0"/>
            <w:rFonts w:ascii="Arial" w:hAnsi="Arial"/>
            <w:noProof/>
          </w:rPr>
          <w:t>RabbitMQ</w:t>
        </w:r>
        <w:r w:rsidR="00FA3422" w:rsidRPr="00FD69F3">
          <w:rPr>
            <w:rStyle w:val="af0"/>
            <w:noProof/>
          </w:rPr>
          <w:t>内部结构图</w:t>
        </w:r>
        <w:r w:rsidR="00FA3422">
          <w:rPr>
            <w:noProof/>
            <w:webHidden/>
          </w:rPr>
          <w:tab/>
        </w:r>
        <w:r w:rsidR="00FA3422">
          <w:rPr>
            <w:noProof/>
            <w:webHidden/>
          </w:rPr>
          <w:fldChar w:fldCharType="begin"/>
        </w:r>
        <w:r w:rsidR="00FA3422">
          <w:rPr>
            <w:noProof/>
            <w:webHidden/>
          </w:rPr>
          <w:instrText xml:space="preserve"> PAGEREF _Toc36852278 \h </w:instrText>
        </w:r>
        <w:r w:rsidR="00FA3422">
          <w:rPr>
            <w:noProof/>
            <w:webHidden/>
          </w:rPr>
        </w:r>
        <w:r w:rsidR="00FA3422">
          <w:rPr>
            <w:noProof/>
            <w:webHidden/>
          </w:rPr>
          <w:fldChar w:fldCharType="separate"/>
        </w:r>
        <w:r w:rsidR="00E96E6A">
          <w:rPr>
            <w:noProof/>
            <w:webHidden/>
          </w:rPr>
          <w:t>7</w:t>
        </w:r>
        <w:r w:rsidR="00FA3422">
          <w:rPr>
            <w:noProof/>
            <w:webHidden/>
          </w:rPr>
          <w:fldChar w:fldCharType="end"/>
        </w:r>
      </w:hyperlink>
    </w:p>
    <w:p w14:paraId="0B95362B" w14:textId="4C168DC7" w:rsidR="00FA3422" w:rsidRDefault="00B41527">
      <w:pPr>
        <w:pStyle w:val="af9"/>
        <w:tabs>
          <w:tab w:val="right" w:leader="dot" w:pos="8296"/>
        </w:tabs>
        <w:rPr>
          <w:rFonts w:eastAsiaTheme="minorEastAsia"/>
          <w:smallCaps w:val="0"/>
          <w:noProof/>
          <w:sz w:val="21"/>
          <w:szCs w:val="22"/>
        </w:rPr>
      </w:pPr>
      <w:hyperlink w:anchor="_Toc36852279" w:history="1">
        <w:r w:rsidR="00FA3422" w:rsidRPr="00FD69F3">
          <w:rPr>
            <w:rStyle w:val="af0"/>
            <w:noProof/>
          </w:rPr>
          <w:t>图 3.1  系统边界</w:t>
        </w:r>
        <w:r w:rsidR="00FA3422">
          <w:rPr>
            <w:noProof/>
            <w:webHidden/>
          </w:rPr>
          <w:tab/>
        </w:r>
        <w:r w:rsidR="00FA3422">
          <w:rPr>
            <w:noProof/>
            <w:webHidden/>
          </w:rPr>
          <w:fldChar w:fldCharType="begin"/>
        </w:r>
        <w:r w:rsidR="00FA3422">
          <w:rPr>
            <w:noProof/>
            <w:webHidden/>
          </w:rPr>
          <w:instrText xml:space="preserve"> PAGEREF _Toc36852279 \h </w:instrText>
        </w:r>
        <w:r w:rsidR="00FA3422">
          <w:rPr>
            <w:noProof/>
            <w:webHidden/>
          </w:rPr>
        </w:r>
        <w:r w:rsidR="00FA3422">
          <w:rPr>
            <w:noProof/>
            <w:webHidden/>
          </w:rPr>
          <w:fldChar w:fldCharType="separate"/>
        </w:r>
        <w:r w:rsidR="00E96E6A">
          <w:rPr>
            <w:noProof/>
            <w:webHidden/>
          </w:rPr>
          <w:t>10</w:t>
        </w:r>
        <w:r w:rsidR="00FA3422">
          <w:rPr>
            <w:noProof/>
            <w:webHidden/>
          </w:rPr>
          <w:fldChar w:fldCharType="end"/>
        </w:r>
      </w:hyperlink>
    </w:p>
    <w:p w14:paraId="764BB8AE" w14:textId="10366F20" w:rsidR="00FA3422" w:rsidRDefault="00B41527">
      <w:pPr>
        <w:pStyle w:val="af9"/>
        <w:tabs>
          <w:tab w:val="right" w:leader="dot" w:pos="8296"/>
        </w:tabs>
        <w:rPr>
          <w:rFonts w:eastAsiaTheme="minorEastAsia"/>
          <w:smallCaps w:val="0"/>
          <w:noProof/>
          <w:sz w:val="21"/>
          <w:szCs w:val="22"/>
        </w:rPr>
      </w:pPr>
      <w:hyperlink w:anchor="_Toc36852280" w:history="1">
        <w:r w:rsidR="00FA3422" w:rsidRPr="00FD69F3">
          <w:rPr>
            <w:rStyle w:val="af0"/>
            <w:noProof/>
          </w:rPr>
          <w:t>图 3.2  规则管理用例图</w:t>
        </w:r>
        <w:r w:rsidR="00FA3422">
          <w:rPr>
            <w:noProof/>
            <w:webHidden/>
          </w:rPr>
          <w:tab/>
        </w:r>
        <w:r w:rsidR="00FA3422">
          <w:rPr>
            <w:noProof/>
            <w:webHidden/>
          </w:rPr>
          <w:fldChar w:fldCharType="begin"/>
        </w:r>
        <w:r w:rsidR="00FA3422">
          <w:rPr>
            <w:noProof/>
            <w:webHidden/>
          </w:rPr>
          <w:instrText xml:space="preserve"> PAGEREF _Toc36852280 \h </w:instrText>
        </w:r>
        <w:r w:rsidR="00FA3422">
          <w:rPr>
            <w:noProof/>
            <w:webHidden/>
          </w:rPr>
        </w:r>
        <w:r w:rsidR="00FA3422">
          <w:rPr>
            <w:noProof/>
            <w:webHidden/>
          </w:rPr>
          <w:fldChar w:fldCharType="separate"/>
        </w:r>
        <w:r w:rsidR="00E96E6A">
          <w:rPr>
            <w:noProof/>
            <w:webHidden/>
          </w:rPr>
          <w:t>12</w:t>
        </w:r>
        <w:r w:rsidR="00FA3422">
          <w:rPr>
            <w:noProof/>
            <w:webHidden/>
          </w:rPr>
          <w:fldChar w:fldCharType="end"/>
        </w:r>
      </w:hyperlink>
    </w:p>
    <w:p w14:paraId="51F8D9BB" w14:textId="464832F9" w:rsidR="00FA3422" w:rsidRDefault="00B41527">
      <w:pPr>
        <w:pStyle w:val="af9"/>
        <w:tabs>
          <w:tab w:val="right" w:leader="dot" w:pos="8296"/>
        </w:tabs>
        <w:rPr>
          <w:rFonts w:eastAsiaTheme="minorEastAsia"/>
          <w:smallCaps w:val="0"/>
          <w:noProof/>
          <w:sz w:val="21"/>
          <w:szCs w:val="22"/>
        </w:rPr>
      </w:pPr>
      <w:hyperlink w:anchor="_Toc36852281" w:history="1">
        <w:r w:rsidR="00FA3422" w:rsidRPr="00FD69F3">
          <w:rPr>
            <w:rStyle w:val="af0"/>
            <w:noProof/>
          </w:rPr>
          <w:t>图 3.3  规则预处理用例图</w:t>
        </w:r>
        <w:r w:rsidR="00FA3422">
          <w:rPr>
            <w:noProof/>
            <w:webHidden/>
          </w:rPr>
          <w:tab/>
        </w:r>
        <w:r w:rsidR="00FA3422">
          <w:rPr>
            <w:noProof/>
            <w:webHidden/>
          </w:rPr>
          <w:fldChar w:fldCharType="begin"/>
        </w:r>
        <w:r w:rsidR="00FA3422">
          <w:rPr>
            <w:noProof/>
            <w:webHidden/>
          </w:rPr>
          <w:instrText xml:space="preserve"> PAGEREF _Toc36852281 \h </w:instrText>
        </w:r>
        <w:r w:rsidR="00FA3422">
          <w:rPr>
            <w:noProof/>
            <w:webHidden/>
          </w:rPr>
        </w:r>
        <w:r w:rsidR="00FA3422">
          <w:rPr>
            <w:noProof/>
            <w:webHidden/>
          </w:rPr>
          <w:fldChar w:fldCharType="separate"/>
        </w:r>
        <w:r w:rsidR="00E96E6A">
          <w:rPr>
            <w:noProof/>
            <w:webHidden/>
          </w:rPr>
          <w:t>14</w:t>
        </w:r>
        <w:r w:rsidR="00FA3422">
          <w:rPr>
            <w:noProof/>
            <w:webHidden/>
          </w:rPr>
          <w:fldChar w:fldCharType="end"/>
        </w:r>
      </w:hyperlink>
    </w:p>
    <w:p w14:paraId="52C5B1C6" w14:textId="094CF7F2" w:rsidR="00FA3422" w:rsidRDefault="00B41527">
      <w:pPr>
        <w:pStyle w:val="af9"/>
        <w:tabs>
          <w:tab w:val="right" w:leader="dot" w:pos="8296"/>
        </w:tabs>
        <w:rPr>
          <w:rFonts w:eastAsiaTheme="minorEastAsia"/>
          <w:smallCaps w:val="0"/>
          <w:noProof/>
          <w:sz w:val="21"/>
          <w:szCs w:val="22"/>
        </w:rPr>
      </w:pPr>
      <w:hyperlink w:anchor="_Toc36852282" w:history="1">
        <w:r w:rsidR="00FA3422" w:rsidRPr="00FD69F3">
          <w:rPr>
            <w:rStyle w:val="af0"/>
            <w:noProof/>
          </w:rPr>
          <w:t>图 3.4  审核流程用例图</w:t>
        </w:r>
        <w:r w:rsidR="00FA3422">
          <w:rPr>
            <w:noProof/>
            <w:webHidden/>
          </w:rPr>
          <w:tab/>
        </w:r>
        <w:r w:rsidR="00FA3422">
          <w:rPr>
            <w:noProof/>
            <w:webHidden/>
          </w:rPr>
          <w:fldChar w:fldCharType="begin"/>
        </w:r>
        <w:r w:rsidR="00FA3422">
          <w:rPr>
            <w:noProof/>
            <w:webHidden/>
          </w:rPr>
          <w:instrText xml:space="preserve"> PAGEREF _Toc36852282 \h </w:instrText>
        </w:r>
        <w:r w:rsidR="00FA3422">
          <w:rPr>
            <w:noProof/>
            <w:webHidden/>
          </w:rPr>
        </w:r>
        <w:r w:rsidR="00FA3422">
          <w:rPr>
            <w:noProof/>
            <w:webHidden/>
          </w:rPr>
          <w:fldChar w:fldCharType="separate"/>
        </w:r>
        <w:r w:rsidR="00E96E6A">
          <w:rPr>
            <w:noProof/>
            <w:webHidden/>
          </w:rPr>
          <w:t>17</w:t>
        </w:r>
        <w:r w:rsidR="00FA3422">
          <w:rPr>
            <w:noProof/>
            <w:webHidden/>
          </w:rPr>
          <w:fldChar w:fldCharType="end"/>
        </w:r>
      </w:hyperlink>
    </w:p>
    <w:p w14:paraId="0541E6C7" w14:textId="5BF1294A" w:rsidR="00FA3422" w:rsidRDefault="00B41527">
      <w:pPr>
        <w:pStyle w:val="af9"/>
        <w:tabs>
          <w:tab w:val="right" w:leader="dot" w:pos="8296"/>
        </w:tabs>
        <w:rPr>
          <w:rFonts w:eastAsiaTheme="minorEastAsia"/>
          <w:smallCaps w:val="0"/>
          <w:noProof/>
          <w:sz w:val="21"/>
          <w:szCs w:val="22"/>
        </w:rPr>
      </w:pPr>
      <w:hyperlink w:anchor="_Toc36852283" w:history="1">
        <w:r w:rsidR="00FA3422" w:rsidRPr="00FD69F3">
          <w:rPr>
            <w:rStyle w:val="af0"/>
            <w:noProof/>
          </w:rPr>
          <w:t>图 3.5  审核流流程图</w:t>
        </w:r>
        <w:r w:rsidR="00FA3422">
          <w:rPr>
            <w:noProof/>
            <w:webHidden/>
          </w:rPr>
          <w:tab/>
        </w:r>
        <w:r w:rsidR="00FA3422">
          <w:rPr>
            <w:noProof/>
            <w:webHidden/>
          </w:rPr>
          <w:fldChar w:fldCharType="begin"/>
        </w:r>
        <w:r w:rsidR="00FA3422">
          <w:rPr>
            <w:noProof/>
            <w:webHidden/>
          </w:rPr>
          <w:instrText xml:space="preserve"> PAGEREF _Toc36852283 \h </w:instrText>
        </w:r>
        <w:r w:rsidR="00FA3422">
          <w:rPr>
            <w:noProof/>
            <w:webHidden/>
          </w:rPr>
        </w:r>
        <w:r w:rsidR="00FA3422">
          <w:rPr>
            <w:noProof/>
            <w:webHidden/>
          </w:rPr>
          <w:fldChar w:fldCharType="separate"/>
        </w:r>
        <w:r w:rsidR="00E96E6A">
          <w:rPr>
            <w:noProof/>
            <w:webHidden/>
          </w:rPr>
          <w:t>18</w:t>
        </w:r>
        <w:r w:rsidR="00FA3422">
          <w:rPr>
            <w:noProof/>
            <w:webHidden/>
          </w:rPr>
          <w:fldChar w:fldCharType="end"/>
        </w:r>
      </w:hyperlink>
    </w:p>
    <w:p w14:paraId="4C3F1EB5" w14:textId="54D6FA9C" w:rsidR="00FA3422" w:rsidRDefault="00B41527">
      <w:pPr>
        <w:pStyle w:val="af9"/>
        <w:tabs>
          <w:tab w:val="right" w:leader="dot" w:pos="8296"/>
        </w:tabs>
        <w:rPr>
          <w:rFonts w:eastAsiaTheme="minorEastAsia"/>
          <w:smallCaps w:val="0"/>
          <w:noProof/>
          <w:sz w:val="21"/>
          <w:szCs w:val="22"/>
        </w:rPr>
      </w:pPr>
      <w:hyperlink w:anchor="_Toc36852284" w:history="1">
        <w:r w:rsidR="00FA3422" w:rsidRPr="00FD69F3">
          <w:rPr>
            <w:rStyle w:val="af0"/>
            <w:noProof/>
          </w:rPr>
          <w:t>图 3.6  业务处理用例图</w:t>
        </w:r>
        <w:r w:rsidR="00FA3422">
          <w:rPr>
            <w:noProof/>
            <w:webHidden/>
          </w:rPr>
          <w:tab/>
        </w:r>
        <w:r w:rsidR="00FA3422">
          <w:rPr>
            <w:noProof/>
            <w:webHidden/>
          </w:rPr>
          <w:fldChar w:fldCharType="begin"/>
        </w:r>
        <w:r w:rsidR="00FA3422">
          <w:rPr>
            <w:noProof/>
            <w:webHidden/>
          </w:rPr>
          <w:instrText xml:space="preserve"> PAGEREF _Toc36852284 \h </w:instrText>
        </w:r>
        <w:r w:rsidR="00FA3422">
          <w:rPr>
            <w:noProof/>
            <w:webHidden/>
          </w:rPr>
        </w:r>
        <w:r w:rsidR="00FA3422">
          <w:rPr>
            <w:noProof/>
            <w:webHidden/>
          </w:rPr>
          <w:fldChar w:fldCharType="separate"/>
        </w:r>
        <w:r w:rsidR="00E96E6A">
          <w:rPr>
            <w:noProof/>
            <w:webHidden/>
          </w:rPr>
          <w:t>20</w:t>
        </w:r>
        <w:r w:rsidR="00FA3422">
          <w:rPr>
            <w:noProof/>
            <w:webHidden/>
          </w:rPr>
          <w:fldChar w:fldCharType="end"/>
        </w:r>
      </w:hyperlink>
    </w:p>
    <w:p w14:paraId="2C89EB5C" w14:textId="3E87F61C" w:rsidR="00FA3422" w:rsidRDefault="00B41527">
      <w:pPr>
        <w:pStyle w:val="af9"/>
        <w:tabs>
          <w:tab w:val="right" w:leader="dot" w:pos="8296"/>
        </w:tabs>
        <w:rPr>
          <w:rFonts w:eastAsiaTheme="minorEastAsia"/>
          <w:smallCaps w:val="0"/>
          <w:noProof/>
          <w:sz w:val="21"/>
          <w:szCs w:val="22"/>
        </w:rPr>
      </w:pPr>
      <w:hyperlink w:anchor="_Toc36852285" w:history="1">
        <w:r w:rsidR="00FA3422" w:rsidRPr="00FD69F3">
          <w:rPr>
            <w:rStyle w:val="af0"/>
            <w:noProof/>
          </w:rPr>
          <w:t>图 3.7  规则判定流程图</w:t>
        </w:r>
        <w:r w:rsidR="00FA3422">
          <w:rPr>
            <w:noProof/>
            <w:webHidden/>
          </w:rPr>
          <w:tab/>
        </w:r>
        <w:r w:rsidR="00FA3422">
          <w:rPr>
            <w:noProof/>
            <w:webHidden/>
          </w:rPr>
          <w:fldChar w:fldCharType="begin"/>
        </w:r>
        <w:r w:rsidR="00FA3422">
          <w:rPr>
            <w:noProof/>
            <w:webHidden/>
          </w:rPr>
          <w:instrText xml:space="preserve"> PAGEREF _Toc36852285 \h </w:instrText>
        </w:r>
        <w:r w:rsidR="00FA3422">
          <w:rPr>
            <w:noProof/>
            <w:webHidden/>
          </w:rPr>
        </w:r>
        <w:r w:rsidR="00FA3422">
          <w:rPr>
            <w:noProof/>
            <w:webHidden/>
          </w:rPr>
          <w:fldChar w:fldCharType="separate"/>
        </w:r>
        <w:r w:rsidR="00E96E6A">
          <w:rPr>
            <w:noProof/>
            <w:webHidden/>
          </w:rPr>
          <w:t>21</w:t>
        </w:r>
        <w:r w:rsidR="00FA3422">
          <w:rPr>
            <w:noProof/>
            <w:webHidden/>
          </w:rPr>
          <w:fldChar w:fldCharType="end"/>
        </w:r>
      </w:hyperlink>
    </w:p>
    <w:p w14:paraId="4216E796" w14:textId="73BE780F" w:rsidR="00FA3422" w:rsidRDefault="00B41527">
      <w:pPr>
        <w:pStyle w:val="af9"/>
        <w:tabs>
          <w:tab w:val="right" w:leader="dot" w:pos="8296"/>
        </w:tabs>
        <w:rPr>
          <w:rFonts w:eastAsiaTheme="minorEastAsia"/>
          <w:smallCaps w:val="0"/>
          <w:noProof/>
          <w:sz w:val="21"/>
          <w:szCs w:val="22"/>
        </w:rPr>
      </w:pPr>
      <w:hyperlink w:anchor="_Toc36852286" w:history="1">
        <w:r w:rsidR="00FA3422" w:rsidRPr="00FD69F3">
          <w:rPr>
            <w:rStyle w:val="af0"/>
            <w:noProof/>
          </w:rPr>
          <w:t>图 3.8  系统架构图</w:t>
        </w:r>
        <w:r w:rsidR="00FA3422">
          <w:rPr>
            <w:noProof/>
            <w:webHidden/>
          </w:rPr>
          <w:tab/>
        </w:r>
        <w:r w:rsidR="00FA3422">
          <w:rPr>
            <w:noProof/>
            <w:webHidden/>
          </w:rPr>
          <w:fldChar w:fldCharType="begin"/>
        </w:r>
        <w:r w:rsidR="00FA3422">
          <w:rPr>
            <w:noProof/>
            <w:webHidden/>
          </w:rPr>
          <w:instrText xml:space="preserve"> PAGEREF _Toc36852286 \h </w:instrText>
        </w:r>
        <w:r w:rsidR="00FA3422">
          <w:rPr>
            <w:noProof/>
            <w:webHidden/>
          </w:rPr>
        </w:r>
        <w:r w:rsidR="00FA3422">
          <w:rPr>
            <w:noProof/>
            <w:webHidden/>
          </w:rPr>
          <w:fldChar w:fldCharType="separate"/>
        </w:r>
        <w:r w:rsidR="00E96E6A">
          <w:rPr>
            <w:noProof/>
            <w:webHidden/>
          </w:rPr>
          <w:t>29</w:t>
        </w:r>
        <w:r w:rsidR="00FA3422">
          <w:rPr>
            <w:noProof/>
            <w:webHidden/>
          </w:rPr>
          <w:fldChar w:fldCharType="end"/>
        </w:r>
      </w:hyperlink>
    </w:p>
    <w:p w14:paraId="03BF440E" w14:textId="62AC2F30" w:rsidR="00FA3422" w:rsidRDefault="00B41527">
      <w:pPr>
        <w:pStyle w:val="af9"/>
        <w:tabs>
          <w:tab w:val="right" w:leader="dot" w:pos="8296"/>
        </w:tabs>
        <w:rPr>
          <w:rFonts w:eastAsiaTheme="minorEastAsia"/>
          <w:smallCaps w:val="0"/>
          <w:noProof/>
          <w:sz w:val="21"/>
          <w:szCs w:val="22"/>
        </w:rPr>
      </w:pPr>
      <w:hyperlink w:anchor="_Toc36852287" w:history="1">
        <w:r w:rsidR="00FA3422" w:rsidRPr="00FD69F3">
          <w:rPr>
            <w:rStyle w:val="af0"/>
            <w:noProof/>
          </w:rPr>
          <w:t>图 3.9  系统功能模块图</w:t>
        </w:r>
        <w:r w:rsidR="00FA3422">
          <w:rPr>
            <w:noProof/>
            <w:webHidden/>
          </w:rPr>
          <w:tab/>
        </w:r>
        <w:r w:rsidR="00FA3422">
          <w:rPr>
            <w:noProof/>
            <w:webHidden/>
          </w:rPr>
          <w:fldChar w:fldCharType="begin"/>
        </w:r>
        <w:r w:rsidR="00FA3422">
          <w:rPr>
            <w:noProof/>
            <w:webHidden/>
          </w:rPr>
          <w:instrText xml:space="preserve"> PAGEREF _Toc36852287 \h </w:instrText>
        </w:r>
        <w:r w:rsidR="00FA3422">
          <w:rPr>
            <w:noProof/>
            <w:webHidden/>
          </w:rPr>
        </w:r>
        <w:r w:rsidR="00FA3422">
          <w:rPr>
            <w:noProof/>
            <w:webHidden/>
          </w:rPr>
          <w:fldChar w:fldCharType="separate"/>
        </w:r>
        <w:r w:rsidR="00E96E6A">
          <w:rPr>
            <w:noProof/>
            <w:webHidden/>
          </w:rPr>
          <w:t>30</w:t>
        </w:r>
        <w:r w:rsidR="00FA3422">
          <w:rPr>
            <w:noProof/>
            <w:webHidden/>
          </w:rPr>
          <w:fldChar w:fldCharType="end"/>
        </w:r>
      </w:hyperlink>
    </w:p>
    <w:p w14:paraId="5BA28967" w14:textId="2594DAAD" w:rsidR="00FA3422" w:rsidRDefault="00B41527">
      <w:pPr>
        <w:pStyle w:val="af9"/>
        <w:tabs>
          <w:tab w:val="right" w:leader="dot" w:pos="8296"/>
        </w:tabs>
        <w:rPr>
          <w:rFonts w:eastAsiaTheme="minorEastAsia"/>
          <w:smallCaps w:val="0"/>
          <w:noProof/>
          <w:sz w:val="21"/>
          <w:szCs w:val="22"/>
        </w:rPr>
      </w:pPr>
      <w:hyperlink w:anchor="_Toc36852288" w:history="1">
        <w:r w:rsidR="00FA3422" w:rsidRPr="00FD69F3">
          <w:rPr>
            <w:rStyle w:val="af0"/>
            <w:noProof/>
          </w:rPr>
          <w:t>图 3.10  部署设计</w:t>
        </w:r>
        <w:r w:rsidR="00FA3422">
          <w:rPr>
            <w:noProof/>
            <w:webHidden/>
          </w:rPr>
          <w:tab/>
        </w:r>
        <w:r w:rsidR="00FA3422">
          <w:rPr>
            <w:noProof/>
            <w:webHidden/>
          </w:rPr>
          <w:fldChar w:fldCharType="begin"/>
        </w:r>
        <w:r w:rsidR="00FA3422">
          <w:rPr>
            <w:noProof/>
            <w:webHidden/>
          </w:rPr>
          <w:instrText xml:space="preserve"> PAGEREF _Toc36852288 \h </w:instrText>
        </w:r>
        <w:r w:rsidR="00FA3422">
          <w:rPr>
            <w:noProof/>
            <w:webHidden/>
          </w:rPr>
        </w:r>
        <w:r w:rsidR="00FA3422">
          <w:rPr>
            <w:noProof/>
            <w:webHidden/>
          </w:rPr>
          <w:fldChar w:fldCharType="separate"/>
        </w:r>
        <w:r w:rsidR="00E96E6A">
          <w:rPr>
            <w:noProof/>
            <w:webHidden/>
          </w:rPr>
          <w:t>31</w:t>
        </w:r>
        <w:r w:rsidR="00FA3422">
          <w:rPr>
            <w:noProof/>
            <w:webHidden/>
          </w:rPr>
          <w:fldChar w:fldCharType="end"/>
        </w:r>
      </w:hyperlink>
    </w:p>
    <w:p w14:paraId="057E16BA" w14:textId="60D09FAA" w:rsidR="00FA3422" w:rsidRDefault="00B41527">
      <w:pPr>
        <w:pStyle w:val="af9"/>
        <w:tabs>
          <w:tab w:val="right" w:leader="dot" w:pos="8296"/>
        </w:tabs>
        <w:rPr>
          <w:rFonts w:eastAsiaTheme="minorEastAsia"/>
          <w:smallCaps w:val="0"/>
          <w:noProof/>
          <w:sz w:val="21"/>
          <w:szCs w:val="22"/>
        </w:rPr>
      </w:pPr>
      <w:hyperlink w:anchor="_Toc36852289" w:history="1">
        <w:r w:rsidR="00FA3422" w:rsidRPr="00FD69F3">
          <w:rPr>
            <w:rStyle w:val="af0"/>
            <w:noProof/>
          </w:rPr>
          <w:t>图 3.11  实体关系图</w:t>
        </w:r>
        <w:r w:rsidR="00FA3422">
          <w:rPr>
            <w:noProof/>
            <w:webHidden/>
          </w:rPr>
          <w:tab/>
        </w:r>
        <w:r w:rsidR="00FA3422">
          <w:rPr>
            <w:noProof/>
            <w:webHidden/>
          </w:rPr>
          <w:fldChar w:fldCharType="begin"/>
        </w:r>
        <w:r w:rsidR="00FA3422">
          <w:rPr>
            <w:noProof/>
            <w:webHidden/>
          </w:rPr>
          <w:instrText xml:space="preserve"> PAGEREF _Toc36852289 \h </w:instrText>
        </w:r>
        <w:r w:rsidR="00FA3422">
          <w:rPr>
            <w:noProof/>
            <w:webHidden/>
          </w:rPr>
        </w:r>
        <w:r w:rsidR="00FA3422">
          <w:rPr>
            <w:noProof/>
            <w:webHidden/>
          </w:rPr>
          <w:fldChar w:fldCharType="separate"/>
        </w:r>
        <w:r w:rsidR="00E96E6A">
          <w:rPr>
            <w:noProof/>
            <w:webHidden/>
          </w:rPr>
          <w:t>33</w:t>
        </w:r>
        <w:r w:rsidR="00FA3422">
          <w:rPr>
            <w:noProof/>
            <w:webHidden/>
          </w:rPr>
          <w:fldChar w:fldCharType="end"/>
        </w:r>
      </w:hyperlink>
    </w:p>
    <w:p w14:paraId="513A9D09" w14:textId="25B51605" w:rsidR="00FA3422" w:rsidRDefault="00B41527">
      <w:pPr>
        <w:pStyle w:val="af9"/>
        <w:tabs>
          <w:tab w:val="right" w:leader="dot" w:pos="8296"/>
        </w:tabs>
        <w:rPr>
          <w:rFonts w:eastAsiaTheme="minorEastAsia"/>
          <w:smallCaps w:val="0"/>
          <w:noProof/>
          <w:sz w:val="21"/>
          <w:szCs w:val="22"/>
        </w:rPr>
      </w:pPr>
      <w:hyperlink w:anchor="_Toc36852290" w:history="1">
        <w:r w:rsidR="00FA3422" w:rsidRPr="00FD69F3">
          <w:rPr>
            <w:rStyle w:val="af0"/>
            <w:noProof/>
          </w:rPr>
          <w:t>图 4.1  规则管理类图</w:t>
        </w:r>
        <w:r w:rsidR="00FA3422">
          <w:rPr>
            <w:noProof/>
            <w:webHidden/>
          </w:rPr>
          <w:tab/>
        </w:r>
        <w:r w:rsidR="00FA3422">
          <w:rPr>
            <w:noProof/>
            <w:webHidden/>
          </w:rPr>
          <w:fldChar w:fldCharType="begin"/>
        </w:r>
        <w:r w:rsidR="00FA3422">
          <w:rPr>
            <w:noProof/>
            <w:webHidden/>
          </w:rPr>
          <w:instrText xml:space="preserve"> PAGEREF _Toc36852290 \h </w:instrText>
        </w:r>
        <w:r w:rsidR="00FA3422">
          <w:rPr>
            <w:noProof/>
            <w:webHidden/>
          </w:rPr>
        </w:r>
        <w:r w:rsidR="00FA3422">
          <w:rPr>
            <w:noProof/>
            <w:webHidden/>
          </w:rPr>
          <w:fldChar w:fldCharType="separate"/>
        </w:r>
        <w:r w:rsidR="00E96E6A">
          <w:rPr>
            <w:noProof/>
            <w:webHidden/>
          </w:rPr>
          <w:t>37</w:t>
        </w:r>
        <w:r w:rsidR="00FA3422">
          <w:rPr>
            <w:noProof/>
            <w:webHidden/>
          </w:rPr>
          <w:fldChar w:fldCharType="end"/>
        </w:r>
      </w:hyperlink>
    </w:p>
    <w:p w14:paraId="50A73657" w14:textId="7A2D98B8" w:rsidR="00FA3422" w:rsidRDefault="00B41527">
      <w:pPr>
        <w:pStyle w:val="af9"/>
        <w:tabs>
          <w:tab w:val="right" w:leader="dot" w:pos="8296"/>
        </w:tabs>
        <w:rPr>
          <w:rFonts w:eastAsiaTheme="minorEastAsia"/>
          <w:smallCaps w:val="0"/>
          <w:noProof/>
          <w:sz w:val="21"/>
          <w:szCs w:val="22"/>
        </w:rPr>
      </w:pPr>
      <w:hyperlink w:anchor="_Toc36852291" w:history="1">
        <w:r w:rsidR="00FA3422" w:rsidRPr="00FD69F3">
          <w:rPr>
            <w:rStyle w:val="af0"/>
            <w:noProof/>
          </w:rPr>
          <w:t>图 4.2  规则操作时序图</w:t>
        </w:r>
        <w:r w:rsidR="00FA3422">
          <w:rPr>
            <w:noProof/>
            <w:webHidden/>
          </w:rPr>
          <w:tab/>
        </w:r>
        <w:r w:rsidR="00FA3422">
          <w:rPr>
            <w:noProof/>
            <w:webHidden/>
          </w:rPr>
          <w:fldChar w:fldCharType="begin"/>
        </w:r>
        <w:r w:rsidR="00FA3422">
          <w:rPr>
            <w:noProof/>
            <w:webHidden/>
          </w:rPr>
          <w:instrText xml:space="preserve"> PAGEREF _Toc36852291 \h </w:instrText>
        </w:r>
        <w:r w:rsidR="00FA3422">
          <w:rPr>
            <w:noProof/>
            <w:webHidden/>
          </w:rPr>
        </w:r>
        <w:r w:rsidR="00FA3422">
          <w:rPr>
            <w:noProof/>
            <w:webHidden/>
          </w:rPr>
          <w:fldChar w:fldCharType="separate"/>
        </w:r>
        <w:r w:rsidR="00E96E6A">
          <w:rPr>
            <w:noProof/>
            <w:webHidden/>
          </w:rPr>
          <w:t>38</w:t>
        </w:r>
        <w:r w:rsidR="00FA3422">
          <w:rPr>
            <w:noProof/>
            <w:webHidden/>
          </w:rPr>
          <w:fldChar w:fldCharType="end"/>
        </w:r>
      </w:hyperlink>
    </w:p>
    <w:p w14:paraId="39DC79CD" w14:textId="3380A4E3" w:rsidR="00FA3422" w:rsidRDefault="00B41527">
      <w:pPr>
        <w:pStyle w:val="af9"/>
        <w:tabs>
          <w:tab w:val="right" w:leader="dot" w:pos="8296"/>
        </w:tabs>
        <w:rPr>
          <w:rFonts w:eastAsiaTheme="minorEastAsia"/>
          <w:smallCaps w:val="0"/>
          <w:noProof/>
          <w:sz w:val="21"/>
          <w:szCs w:val="22"/>
        </w:rPr>
      </w:pPr>
      <w:hyperlink w:anchor="_Toc36852292" w:history="1">
        <w:r w:rsidR="00FA3422" w:rsidRPr="00FD69F3">
          <w:rPr>
            <w:rStyle w:val="af0"/>
            <w:noProof/>
          </w:rPr>
          <w:t>图 4.3  新增规则实现</w:t>
        </w:r>
        <w:r w:rsidR="00FA3422">
          <w:rPr>
            <w:noProof/>
            <w:webHidden/>
          </w:rPr>
          <w:tab/>
        </w:r>
        <w:r w:rsidR="00FA3422">
          <w:rPr>
            <w:noProof/>
            <w:webHidden/>
          </w:rPr>
          <w:fldChar w:fldCharType="begin"/>
        </w:r>
        <w:r w:rsidR="00FA3422">
          <w:rPr>
            <w:noProof/>
            <w:webHidden/>
          </w:rPr>
          <w:instrText xml:space="preserve"> PAGEREF _Toc36852292 \h </w:instrText>
        </w:r>
        <w:r w:rsidR="00FA3422">
          <w:rPr>
            <w:noProof/>
            <w:webHidden/>
          </w:rPr>
        </w:r>
        <w:r w:rsidR="00FA3422">
          <w:rPr>
            <w:noProof/>
            <w:webHidden/>
          </w:rPr>
          <w:fldChar w:fldCharType="separate"/>
        </w:r>
        <w:r w:rsidR="00E96E6A">
          <w:rPr>
            <w:noProof/>
            <w:webHidden/>
          </w:rPr>
          <w:t>39</w:t>
        </w:r>
        <w:r w:rsidR="00FA3422">
          <w:rPr>
            <w:noProof/>
            <w:webHidden/>
          </w:rPr>
          <w:fldChar w:fldCharType="end"/>
        </w:r>
      </w:hyperlink>
    </w:p>
    <w:p w14:paraId="5A399147" w14:textId="2710B3AA" w:rsidR="00FA3422" w:rsidRDefault="00B41527">
      <w:pPr>
        <w:pStyle w:val="af9"/>
        <w:tabs>
          <w:tab w:val="right" w:leader="dot" w:pos="8296"/>
        </w:tabs>
        <w:rPr>
          <w:rFonts w:eastAsiaTheme="minorEastAsia"/>
          <w:smallCaps w:val="0"/>
          <w:noProof/>
          <w:sz w:val="21"/>
          <w:szCs w:val="22"/>
        </w:rPr>
      </w:pPr>
      <w:hyperlink w:anchor="_Toc36852293" w:history="1">
        <w:r w:rsidR="00FA3422" w:rsidRPr="00FD69F3">
          <w:rPr>
            <w:rStyle w:val="af0"/>
            <w:noProof/>
          </w:rPr>
          <w:t>图 4.4  规则详情页面</w:t>
        </w:r>
        <w:r w:rsidR="00FA3422">
          <w:rPr>
            <w:noProof/>
            <w:webHidden/>
          </w:rPr>
          <w:tab/>
        </w:r>
        <w:r w:rsidR="00FA3422">
          <w:rPr>
            <w:noProof/>
            <w:webHidden/>
          </w:rPr>
          <w:fldChar w:fldCharType="begin"/>
        </w:r>
        <w:r w:rsidR="00FA3422">
          <w:rPr>
            <w:noProof/>
            <w:webHidden/>
          </w:rPr>
          <w:instrText xml:space="preserve"> PAGEREF _Toc36852293 \h </w:instrText>
        </w:r>
        <w:r w:rsidR="00FA3422">
          <w:rPr>
            <w:noProof/>
            <w:webHidden/>
          </w:rPr>
        </w:r>
        <w:r w:rsidR="00FA3422">
          <w:rPr>
            <w:noProof/>
            <w:webHidden/>
          </w:rPr>
          <w:fldChar w:fldCharType="separate"/>
        </w:r>
        <w:r w:rsidR="00E96E6A">
          <w:rPr>
            <w:noProof/>
            <w:webHidden/>
          </w:rPr>
          <w:t>40</w:t>
        </w:r>
        <w:r w:rsidR="00FA3422">
          <w:rPr>
            <w:noProof/>
            <w:webHidden/>
          </w:rPr>
          <w:fldChar w:fldCharType="end"/>
        </w:r>
      </w:hyperlink>
    </w:p>
    <w:p w14:paraId="6D872888" w14:textId="2309BEC5" w:rsidR="00FA3422" w:rsidRDefault="00B41527">
      <w:pPr>
        <w:pStyle w:val="af9"/>
        <w:tabs>
          <w:tab w:val="right" w:leader="dot" w:pos="8296"/>
        </w:tabs>
        <w:rPr>
          <w:rFonts w:eastAsiaTheme="minorEastAsia"/>
          <w:smallCaps w:val="0"/>
          <w:noProof/>
          <w:sz w:val="21"/>
          <w:szCs w:val="22"/>
        </w:rPr>
      </w:pPr>
      <w:hyperlink w:anchor="_Toc36852294" w:history="1">
        <w:r w:rsidR="00FA3422" w:rsidRPr="00FD69F3">
          <w:rPr>
            <w:rStyle w:val="af0"/>
            <w:noProof/>
          </w:rPr>
          <w:t>图 4.5  规则配置详情页面</w:t>
        </w:r>
        <w:r w:rsidR="00FA3422">
          <w:rPr>
            <w:noProof/>
            <w:webHidden/>
          </w:rPr>
          <w:tab/>
        </w:r>
        <w:r w:rsidR="00FA3422">
          <w:rPr>
            <w:noProof/>
            <w:webHidden/>
          </w:rPr>
          <w:fldChar w:fldCharType="begin"/>
        </w:r>
        <w:r w:rsidR="00FA3422">
          <w:rPr>
            <w:noProof/>
            <w:webHidden/>
          </w:rPr>
          <w:instrText xml:space="preserve"> PAGEREF _Toc36852294 \h </w:instrText>
        </w:r>
        <w:r w:rsidR="00FA3422">
          <w:rPr>
            <w:noProof/>
            <w:webHidden/>
          </w:rPr>
        </w:r>
        <w:r w:rsidR="00FA3422">
          <w:rPr>
            <w:noProof/>
            <w:webHidden/>
          </w:rPr>
          <w:fldChar w:fldCharType="separate"/>
        </w:r>
        <w:r w:rsidR="00E96E6A">
          <w:rPr>
            <w:noProof/>
            <w:webHidden/>
          </w:rPr>
          <w:t>40</w:t>
        </w:r>
        <w:r w:rsidR="00FA3422">
          <w:rPr>
            <w:noProof/>
            <w:webHidden/>
          </w:rPr>
          <w:fldChar w:fldCharType="end"/>
        </w:r>
      </w:hyperlink>
    </w:p>
    <w:p w14:paraId="752ADE24" w14:textId="367F5C4E" w:rsidR="00FA3422" w:rsidRDefault="00B41527">
      <w:pPr>
        <w:pStyle w:val="af9"/>
        <w:tabs>
          <w:tab w:val="right" w:leader="dot" w:pos="8296"/>
        </w:tabs>
        <w:rPr>
          <w:rFonts w:eastAsiaTheme="minorEastAsia"/>
          <w:smallCaps w:val="0"/>
          <w:noProof/>
          <w:sz w:val="21"/>
          <w:szCs w:val="22"/>
        </w:rPr>
      </w:pPr>
      <w:hyperlink w:anchor="_Toc36852295" w:history="1">
        <w:r w:rsidR="00FA3422" w:rsidRPr="00FD69F3">
          <w:rPr>
            <w:rStyle w:val="af0"/>
            <w:noProof/>
          </w:rPr>
          <w:t>图 4.6  日志查询功能实现</w:t>
        </w:r>
        <w:r w:rsidR="00FA3422">
          <w:rPr>
            <w:noProof/>
            <w:webHidden/>
          </w:rPr>
          <w:tab/>
        </w:r>
        <w:r w:rsidR="00FA3422">
          <w:rPr>
            <w:noProof/>
            <w:webHidden/>
          </w:rPr>
          <w:fldChar w:fldCharType="begin"/>
        </w:r>
        <w:r w:rsidR="00FA3422">
          <w:rPr>
            <w:noProof/>
            <w:webHidden/>
          </w:rPr>
          <w:instrText xml:space="preserve"> PAGEREF _Toc36852295 \h </w:instrText>
        </w:r>
        <w:r w:rsidR="00FA3422">
          <w:rPr>
            <w:noProof/>
            <w:webHidden/>
          </w:rPr>
        </w:r>
        <w:r w:rsidR="00FA3422">
          <w:rPr>
            <w:noProof/>
            <w:webHidden/>
          </w:rPr>
          <w:fldChar w:fldCharType="separate"/>
        </w:r>
        <w:r w:rsidR="00E96E6A">
          <w:rPr>
            <w:noProof/>
            <w:webHidden/>
          </w:rPr>
          <w:t>41</w:t>
        </w:r>
        <w:r w:rsidR="00FA3422">
          <w:rPr>
            <w:noProof/>
            <w:webHidden/>
          </w:rPr>
          <w:fldChar w:fldCharType="end"/>
        </w:r>
      </w:hyperlink>
    </w:p>
    <w:p w14:paraId="08990B49" w14:textId="32C48E10" w:rsidR="00FA3422" w:rsidRDefault="00B41527">
      <w:pPr>
        <w:pStyle w:val="af9"/>
        <w:tabs>
          <w:tab w:val="right" w:leader="dot" w:pos="8296"/>
        </w:tabs>
        <w:rPr>
          <w:rFonts w:eastAsiaTheme="minorEastAsia"/>
          <w:smallCaps w:val="0"/>
          <w:noProof/>
          <w:sz w:val="21"/>
          <w:szCs w:val="22"/>
        </w:rPr>
      </w:pPr>
      <w:hyperlink w:anchor="_Toc36852296" w:history="1">
        <w:r w:rsidR="00FA3422" w:rsidRPr="00FD69F3">
          <w:rPr>
            <w:rStyle w:val="af0"/>
            <w:noProof/>
          </w:rPr>
          <w:t>图 4.7  规则过期告警功能实现</w:t>
        </w:r>
        <w:r w:rsidR="00FA3422">
          <w:rPr>
            <w:noProof/>
            <w:webHidden/>
          </w:rPr>
          <w:tab/>
        </w:r>
        <w:r w:rsidR="00FA3422">
          <w:rPr>
            <w:noProof/>
            <w:webHidden/>
          </w:rPr>
          <w:fldChar w:fldCharType="begin"/>
        </w:r>
        <w:r w:rsidR="00FA3422">
          <w:rPr>
            <w:noProof/>
            <w:webHidden/>
          </w:rPr>
          <w:instrText xml:space="preserve"> PAGEREF _Toc36852296 \h </w:instrText>
        </w:r>
        <w:r w:rsidR="00FA3422">
          <w:rPr>
            <w:noProof/>
            <w:webHidden/>
          </w:rPr>
        </w:r>
        <w:r w:rsidR="00FA3422">
          <w:rPr>
            <w:noProof/>
            <w:webHidden/>
          </w:rPr>
          <w:fldChar w:fldCharType="separate"/>
        </w:r>
        <w:r w:rsidR="00E96E6A">
          <w:rPr>
            <w:noProof/>
            <w:webHidden/>
          </w:rPr>
          <w:t>41</w:t>
        </w:r>
        <w:r w:rsidR="00FA3422">
          <w:rPr>
            <w:noProof/>
            <w:webHidden/>
          </w:rPr>
          <w:fldChar w:fldCharType="end"/>
        </w:r>
      </w:hyperlink>
    </w:p>
    <w:p w14:paraId="72529AE6" w14:textId="00F7BD3F" w:rsidR="00FA3422" w:rsidRDefault="00B41527">
      <w:pPr>
        <w:pStyle w:val="af9"/>
        <w:tabs>
          <w:tab w:val="right" w:leader="dot" w:pos="8296"/>
        </w:tabs>
        <w:rPr>
          <w:rFonts w:eastAsiaTheme="minorEastAsia"/>
          <w:smallCaps w:val="0"/>
          <w:noProof/>
          <w:sz w:val="21"/>
          <w:szCs w:val="22"/>
        </w:rPr>
      </w:pPr>
      <w:hyperlink w:anchor="_Toc36852297" w:history="1">
        <w:r w:rsidR="00FA3422" w:rsidRPr="00FD69F3">
          <w:rPr>
            <w:rStyle w:val="af0"/>
            <w:noProof/>
          </w:rPr>
          <w:t>图 4.8  规则执行表达式</w:t>
        </w:r>
        <w:r w:rsidR="00FA3422">
          <w:rPr>
            <w:noProof/>
            <w:webHidden/>
          </w:rPr>
          <w:tab/>
        </w:r>
        <w:r w:rsidR="00FA3422">
          <w:rPr>
            <w:noProof/>
            <w:webHidden/>
          </w:rPr>
          <w:fldChar w:fldCharType="begin"/>
        </w:r>
        <w:r w:rsidR="00FA3422">
          <w:rPr>
            <w:noProof/>
            <w:webHidden/>
          </w:rPr>
          <w:instrText xml:space="preserve"> PAGEREF _Toc36852297 \h </w:instrText>
        </w:r>
        <w:r w:rsidR="00FA3422">
          <w:rPr>
            <w:noProof/>
            <w:webHidden/>
          </w:rPr>
        </w:r>
        <w:r w:rsidR="00FA3422">
          <w:rPr>
            <w:noProof/>
            <w:webHidden/>
          </w:rPr>
          <w:fldChar w:fldCharType="separate"/>
        </w:r>
        <w:r w:rsidR="00E96E6A">
          <w:rPr>
            <w:noProof/>
            <w:webHidden/>
          </w:rPr>
          <w:t>42</w:t>
        </w:r>
        <w:r w:rsidR="00FA3422">
          <w:rPr>
            <w:noProof/>
            <w:webHidden/>
          </w:rPr>
          <w:fldChar w:fldCharType="end"/>
        </w:r>
      </w:hyperlink>
    </w:p>
    <w:p w14:paraId="660D7046" w14:textId="231FE491" w:rsidR="00FA3422" w:rsidRDefault="00B41527">
      <w:pPr>
        <w:pStyle w:val="af9"/>
        <w:tabs>
          <w:tab w:val="right" w:leader="dot" w:pos="8296"/>
        </w:tabs>
        <w:rPr>
          <w:rFonts w:eastAsiaTheme="minorEastAsia"/>
          <w:smallCaps w:val="0"/>
          <w:noProof/>
          <w:sz w:val="21"/>
          <w:szCs w:val="22"/>
        </w:rPr>
      </w:pPr>
      <w:hyperlink w:anchor="_Toc36852298" w:history="1">
        <w:r w:rsidR="00FA3422" w:rsidRPr="00FD69F3">
          <w:rPr>
            <w:rStyle w:val="af0"/>
            <w:noProof/>
          </w:rPr>
          <w:t>图 4.9  规则解析树概括</w:t>
        </w:r>
        <w:r w:rsidR="00FA3422">
          <w:rPr>
            <w:noProof/>
            <w:webHidden/>
          </w:rPr>
          <w:tab/>
        </w:r>
        <w:r w:rsidR="00FA3422">
          <w:rPr>
            <w:noProof/>
            <w:webHidden/>
          </w:rPr>
          <w:fldChar w:fldCharType="begin"/>
        </w:r>
        <w:r w:rsidR="00FA3422">
          <w:rPr>
            <w:noProof/>
            <w:webHidden/>
          </w:rPr>
          <w:instrText xml:space="preserve"> PAGEREF _Toc36852298 \h </w:instrText>
        </w:r>
        <w:r w:rsidR="00FA3422">
          <w:rPr>
            <w:noProof/>
            <w:webHidden/>
          </w:rPr>
        </w:r>
        <w:r w:rsidR="00FA3422">
          <w:rPr>
            <w:noProof/>
            <w:webHidden/>
          </w:rPr>
          <w:fldChar w:fldCharType="separate"/>
        </w:r>
        <w:r w:rsidR="00E96E6A">
          <w:rPr>
            <w:noProof/>
            <w:webHidden/>
          </w:rPr>
          <w:t>42</w:t>
        </w:r>
        <w:r w:rsidR="00FA3422">
          <w:rPr>
            <w:noProof/>
            <w:webHidden/>
          </w:rPr>
          <w:fldChar w:fldCharType="end"/>
        </w:r>
      </w:hyperlink>
    </w:p>
    <w:p w14:paraId="2C991E0C" w14:textId="29DFE32E" w:rsidR="00FA3422" w:rsidRDefault="00B41527">
      <w:pPr>
        <w:pStyle w:val="af9"/>
        <w:tabs>
          <w:tab w:val="right" w:leader="dot" w:pos="8296"/>
        </w:tabs>
        <w:rPr>
          <w:rFonts w:eastAsiaTheme="minorEastAsia"/>
          <w:smallCaps w:val="0"/>
          <w:noProof/>
          <w:sz w:val="21"/>
          <w:szCs w:val="22"/>
        </w:rPr>
      </w:pPr>
      <w:hyperlink w:anchor="_Toc36852299" w:history="1">
        <w:r w:rsidR="00FA3422" w:rsidRPr="00FD69F3">
          <w:rPr>
            <w:rStyle w:val="af0"/>
            <w:noProof/>
          </w:rPr>
          <w:t xml:space="preserve">图 4.10  </w:t>
        </w:r>
        <w:r w:rsidR="00FA3422" w:rsidRPr="00B17294">
          <w:rPr>
            <w:rStyle w:val="af0"/>
            <w:rFonts w:ascii="Arial" w:hAnsi="Arial"/>
            <w:noProof/>
          </w:rPr>
          <w:t>predictDeliverTimeCondition</w:t>
        </w:r>
        <w:r w:rsidR="00FA3422" w:rsidRPr="00FD69F3">
          <w:rPr>
            <w:rStyle w:val="af0"/>
            <w:noProof/>
          </w:rPr>
          <w:t>节点</w:t>
        </w:r>
        <w:r w:rsidR="00FA3422">
          <w:rPr>
            <w:noProof/>
            <w:webHidden/>
          </w:rPr>
          <w:tab/>
        </w:r>
        <w:r w:rsidR="00FA3422">
          <w:rPr>
            <w:noProof/>
            <w:webHidden/>
          </w:rPr>
          <w:fldChar w:fldCharType="begin"/>
        </w:r>
        <w:r w:rsidR="00FA3422">
          <w:rPr>
            <w:noProof/>
            <w:webHidden/>
          </w:rPr>
          <w:instrText xml:space="preserve"> PAGEREF _Toc36852299 \h </w:instrText>
        </w:r>
        <w:r w:rsidR="00FA3422">
          <w:rPr>
            <w:noProof/>
            <w:webHidden/>
          </w:rPr>
        </w:r>
        <w:r w:rsidR="00FA3422">
          <w:rPr>
            <w:noProof/>
            <w:webHidden/>
          </w:rPr>
          <w:fldChar w:fldCharType="separate"/>
        </w:r>
        <w:r w:rsidR="00E96E6A">
          <w:rPr>
            <w:noProof/>
            <w:webHidden/>
          </w:rPr>
          <w:t>43</w:t>
        </w:r>
        <w:r w:rsidR="00FA3422">
          <w:rPr>
            <w:noProof/>
            <w:webHidden/>
          </w:rPr>
          <w:fldChar w:fldCharType="end"/>
        </w:r>
      </w:hyperlink>
    </w:p>
    <w:p w14:paraId="09228C6D" w14:textId="2F0641E4" w:rsidR="00FA3422" w:rsidRDefault="00B41527">
      <w:pPr>
        <w:pStyle w:val="af9"/>
        <w:tabs>
          <w:tab w:val="right" w:leader="dot" w:pos="8296"/>
        </w:tabs>
        <w:rPr>
          <w:rFonts w:eastAsiaTheme="minorEastAsia"/>
          <w:smallCaps w:val="0"/>
          <w:noProof/>
          <w:sz w:val="21"/>
          <w:szCs w:val="22"/>
        </w:rPr>
      </w:pPr>
      <w:hyperlink w:anchor="_Toc36852300" w:history="1">
        <w:r w:rsidR="00FA3422" w:rsidRPr="00FD69F3">
          <w:rPr>
            <w:rStyle w:val="af0"/>
            <w:noProof/>
          </w:rPr>
          <w:t>图 4.11  规则预处理类图</w:t>
        </w:r>
        <w:r w:rsidR="00FA3422">
          <w:rPr>
            <w:noProof/>
            <w:webHidden/>
          </w:rPr>
          <w:tab/>
        </w:r>
        <w:r w:rsidR="00FA3422">
          <w:rPr>
            <w:noProof/>
            <w:webHidden/>
          </w:rPr>
          <w:fldChar w:fldCharType="begin"/>
        </w:r>
        <w:r w:rsidR="00FA3422">
          <w:rPr>
            <w:noProof/>
            <w:webHidden/>
          </w:rPr>
          <w:instrText xml:space="preserve"> PAGEREF _Toc36852300 \h </w:instrText>
        </w:r>
        <w:r w:rsidR="00FA3422">
          <w:rPr>
            <w:noProof/>
            <w:webHidden/>
          </w:rPr>
        </w:r>
        <w:r w:rsidR="00FA3422">
          <w:rPr>
            <w:noProof/>
            <w:webHidden/>
          </w:rPr>
          <w:fldChar w:fldCharType="separate"/>
        </w:r>
        <w:r w:rsidR="00E96E6A">
          <w:rPr>
            <w:noProof/>
            <w:webHidden/>
          </w:rPr>
          <w:t>43</w:t>
        </w:r>
        <w:r w:rsidR="00FA3422">
          <w:rPr>
            <w:noProof/>
            <w:webHidden/>
          </w:rPr>
          <w:fldChar w:fldCharType="end"/>
        </w:r>
      </w:hyperlink>
    </w:p>
    <w:p w14:paraId="0D71F1D1" w14:textId="2F5A37A7" w:rsidR="00FA3422" w:rsidRDefault="00B41527">
      <w:pPr>
        <w:pStyle w:val="af9"/>
        <w:tabs>
          <w:tab w:val="right" w:leader="dot" w:pos="8296"/>
        </w:tabs>
        <w:rPr>
          <w:rFonts w:eastAsiaTheme="minorEastAsia"/>
          <w:smallCaps w:val="0"/>
          <w:noProof/>
          <w:sz w:val="21"/>
          <w:szCs w:val="22"/>
        </w:rPr>
      </w:pPr>
      <w:hyperlink w:anchor="_Toc36852301" w:history="1">
        <w:r w:rsidR="00FA3422" w:rsidRPr="00FD69F3">
          <w:rPr>
            <w:rStyle w:val="af0"/>
            <w:noProof/>
          </w:rPr>
          <w:t>图 4.12  检查规则实现图</w:t>
        </w:r>
        <w:r w:rsidR="00FA3422">
          <w:rPr>
            <w:noProof/>
            <w:webHidden/>
          </w:rPr>
          <w:tab/>
        </w:r>
        <w:r w:rsidR="00FA3422">
          <w:rPr>
            <w:noProof/>
            <w:webHidden/>
          </w:rPr>
          <w:fldChar w:fldCharType="begin"/>
        </w:r>
        <w:r w:rsidR="00FA3422">
          <w:rPr>
            <w:noProof/>
            <w:webHidden/>
          </w:rPr>
          <w:instrText xml:space="preserve"> PAGEREF _Toc36852301 \h </w:instrText>
        </w:r>
        <w:r w:rsidR="00FA3422">
          <w:rPr>
            <w:noProof/>
            <w:webHidden/>
          </w:rPr>
        </w:r>
        <w:r w:rsidR="00FA3422">
          <w:rPr>
            <w:noProof/>
            <w:webHidden/>
          </w:rPr>
          <w:fldChar w:fldCharType="separate"/>
        </w:r>
        <w:r w:rsidR="00E96E6A">
          <w:rPr>
            <w:noProof/>
            <w:webHidden/>
          </w:rPr>
          <w:t>45</w:t>
        </w:r>
        <w:r w:rsidR="00FA3422">
          <w:rPr>
            <w:noProof/>
            <w:webHidden/>
          </w:rPr>
          <w:fldChar w:fldCharType="end"/>
        </w:r>
      </w:hyperlink>
    </w:p>
    <w:p w14:paraId="67568596" w14:textId="7354053E" w:rsidR="00FA3422" w:rsidRDefault="00B41527">
      <w:pPr>
        <w:pStyle w:val="af9"/>
        <w:tabs>
          <w:tab w:val="right" w:leader="dot" w:pos="8296"/>
        </w:tabs>
        <w:rPr>
          <w:rFonts w:eastAsiaTheme="minorEastAsia"/>
          <w:smallCaps w:val="0"/>
          <w:noProof/>
          <w:sz w:val="21"/>
          <w:szCs w:val="22"/>
        </w:rPr>
      </w:pPr>
      <w:hyperlink w:anchor="_Toc36852302" w:history="1">
        <w:r w:rsidR="00FA3422" w:rsidRPr="00FD69F3">
          <w:rPr>
            <w:rStyle w:val="af0"/>
            <w:noProof/>
          </w:rPr>
          <w:t>图 4.13  构建生效范围实现图</w:t>
        </w:r>
        <w:r w:rsidR="00FA3422">
          <w:rPr>
            <w:noProof/>
            <w:webHidden/>
          </w:rPr>
          <w:tab/>
        </w:r>
        <w:r w:rsidR="00FA3422">
          <w:rPr>
            <w:noProof/>
            <w:webHidden/>
          </w:rPr>
          <w:fldChar w:fldCharType="begin"/>
        </w:r>
        <w:r w:rsidR="00FA3422">
          <w:rPr>
            <w:noProof/>
            <w:webHidden/>
          </w:rPr>
          <w:instrText xml:space="preserve"> PAGEREF _Toc36852302 \h </w:instrText>
        </w:r>
        <w:r w:rsidR="00FA3422">
          <w:rPr>
            <w:noProof/>
            <w:webHidden/>
          </w:rPr>
        </w:r>
        <w:r w:rsidR="00FA3422">
          <w:rPr>
            <w:noProof/>
            <w:webHidden/>
          </w:rPr>
          <w:fldChar w:fldCharType="separate"/>
        </w:r>
        <w:r w:rsidR="00E96E6A">
          <w:rPr>
            <w:noProof/>
            <w:webHidden/>
          </w:rPr>
          <w:t>46</w:t>
        </w:r>
        <w:r w:rsidR="00FA3422">
          <w:rPr>
            <w:noProof/>
            <w:webHidden/>
          </w:rPr>
          <w:fldChar w:fldCharType="end"/>
        </w:r>
      </w:hyperlink>
    </w:p>
    <w:p w14:paraId="7D4FC133" w14:textId="1F199982" w:rsidR="00FA3422" w:rsidRDefault="00B41527">
      <w:pPr>
        <w:pStyle w:val="af9"/>
        <w:tabs>
          <w:tab w:val="right" w:leader="dot" w:pos="8296"/>
        </w:tabs>
        <w:rPr>
          <w:rFonts w:eastAsiaTheme="minorEastAsia"/>
          <w:smallCaps w:val="0"/>
          <w:noProof/>
          <w:sz w:val="21"/>
          <w:szCs w:val="22"/>
        </w:rPr>
      </w:pPr>
      <w:hyperlink w:anchor="_Toc36852303" w:history="1">
        <w:r w:rsidR="00FA3422" w:rsidRPr="00FD69F3">
          <w:rPr>
            <w:rStyle w:val="af0"/>
            <w:noProof/>
          </w:rPr>
          <w:t>图 4.14  构建</w:t>
        </w:r>
        <w:r w:rsidR="00FA3422" w:rsidRPr="00B17294">
          <w:rPr>
            <w:rStyle w:val="af0"/>
            <w:rFonts w:ascii="Arial" w:hAnsi="Arial"/>
            <w:noProof/>
          </w:rPr>
          <w:t>Action</w:t>
        </w:r>
        <w:r w:rsidR="00FA3422" w:rsidRPr="00FD69F3">
          <w:rPr>
            <w:rStyle w:val="af0"/>
            <w:noProof/>
          </w:rPr>
          <w:t>功能实现图</w:t>
        </w:r>
        <w:r w:rsidR="00FA3422">
          <w:rPr>
            <w:noProof/>
            <w:webHidden/>
          </w:rPr>
          <w:tab/>
        </w:r>
        <w:r w:rsidR="00FA3422">
          <w:rPr>
            <w:noProof/>
            <w:webHidden/>
          </w:rPr>
          <w:fldChar w:fldCharType="begin"/>
        </w:r>
        <w:r w:rsidR="00FA3422">
          <w:rPr>
            <w:noProof/>
            <w:webHidden/>
          </w:rPr>
          <w:instrText xml:space="preserve"> PAGEREF _Toc36852303 \h </w:instrText>
        </w:r>
        <w:r w:rsidR="00FA3422">
          <w:rPr>
            <w:noProof/>
            <w:webHidden/>
          </w:rPr>
        </w:r>
        <w:r w:rsidR="00FA3422">
          <w:rPr>
            <w:noProof/>
            <w:webHidden/>
          </w:rPr>
          <w:fldChar w:fldCharType="separate"/>
        </w:r>
        <w:r w:rsidR="00E96E6A">
          <w:rPr>
            <w:noProof/>
            <w:webHidden/>
          </w:rPr>
          <w:t>47</w:t>
        </w:r>
        <w:r w:rsidR="00FA3422">
          <w:rPr>
            <w:noProof/>
            <w:webHidden/>
          </w:rPr>
          <w:fldChar w:fldCharType="end"/>
        </w:r>
      </w:hyperlink>
    </w:p>
    <w:p w14:paraId="77B3CF70" w14:textId="103D3F92" w:rsidR="00FA3422" w:rsidRDefault="00B41527">
      <w:pPr>
        <w:pStyle w:val="af9"/>
        <w:tabs>
          <w:tab w:val="right" w:leader="dot" w:pos="8296"/>
        </w:tabs>
        <w:rPr>
          <w:rFonts w:eastAsiaTheme="minorEastAsia"/>
          <w:smallCaps w:val="0"/>
          <w:noProof/>
          <w:sz w:val="21"/>
          <w:szCs w:val="22"/>
        </w:rPr>
      </w:pPr>
      <w:hyperlink w:anchor="_Toc36852304" w:history="1">
        <w:r w:rsidR="00FA3422" w:rsidRPr="00FD69F3">
          <w:rPr>
            <w:rStyle w:val="af0"/>
            <w:noProof/>
          </w:rPr>
          <w:t>图 4.15  审核流模块类图</w:t>
        </w:r>
        <w:r w:rsidR="00FA3422">
          <w:rPr>
            <w:noProof/>
            <w:webHidden/>
          </w:rPr>
          <w:tab/>
        </w:r>
        <w:r w:rsidR="00FA3422">
          <w:rPr>
            <w:noProof/>
            <w:webHidden/>
          </w:rPr>
          <w:fldChar w:fldCharType="begin"/>
        </w:r>
        <w:r w:rsidR="00FA3422">
          <w:rPr>
            <w:noProof/>
            <w:webHidden/>
          </w:rPr>
          <w:instrText xml:space="preserve"> PAGEREF _Toc36852304 \h </w:instrText>
        </w:r>
        <w:r w:rsidR="00FA3422">
          <w:rPr>
            <w:noProof/>
            <w:webHidden/>
          </w:rPr>
        </w:r>
        <w:r w:rsidR="00FA3422">
          <w:rPr>
            <w:noProof/>
            <w:webHidden/>
          </w:rPr>
          <w:fldChar w:fldCharType="separate"/>
        </w:r>
        <w:r w:rsidR="00E96E6A">
          <w:rPr>
            <w:noProof/>
            <w:webHidden/>
          </w:rPr>
          <w:t>48</w:t>
        </w:r>
        <w:r w:rsidR="00FA3422">
          <w:rPr>
            <w:noProof/>
            <w:webHidden/>
          </w:rPr>
          <w:fldChar w:fldCharType="end"/>
        </w:r>
      </w:hyperlink>
    </w:p>
    <w:p w14:paraId="4829FD17" w14:textId="52BAB244" w:rsidR="00FA3422" w:rsidRDefault="00B41527">
      <w:pPr>
        <w:pStyle w:val="af9"/>
        <w:tabs>
          <w:tab w:val="right" w:leader="dot" w:pos="8296"/>
        </w:tabs>
        <w:rPr>
          <w:rFonts w:eastAsiaTheme="minorEastAsia"/>
          <w:smallCaps w:val="0"/>
          <w:noProof/>
          <w:sz w:val="21"/>
          <w:szCs w:val="22"/>
        </w:rPr>
      </w:pPr>
      <w:hyperlink w:anchor="_Toc36852305" w:history="1">
        <w:r w:rsidR="00FA3422" w:rsidRPr="00FD69F3">
          <w:rPr>
            <w:rStyle w:val="af0"/>
            <w:noProof/>
          </w:rPr>
          <w:t>图 4.16  审核流操作时序图</w:t>
        </w:r>
        <w:r w:rsidR="00FA3422">
          <w:rPr>
            <w:noProof/>
            <w:webHidden/>
          </w:rPr>
          <w:tab/>
        </w:r>
        <w:r w:rsidR="00FA3422">
          <w:rPr>
            <w:noProof/>
            <w:webHidden/>
          </w:rPr>
          <w:fldChar w:fldCharType="begin"/>
        </w:r>
        <w:r w:rsidR="00FA3422">
          <w:rPr>
            <w:noProof/>
            <w:webHidden/>
          </w:rPr>
          <w:instrText xml:space="preserve"> PAGEREF _Toc36852305 \h </w:instrText>
        </w:r>
        <w:r w:rsidR="00FA3422">
          <w:rPr>
            <w:noProof/>
            <w:webHidden/>
          </w:rPr>
        </w:r>
        <w:r w:rsidR="00FA3422">
          <w:rPr>
            <w:noProof/>
            <w:webHidden/>
          </w:rPr>
          <w:fldChar w:fldCharType="separate"/>
        </w:r>
        <w:r w:rsidR="00E96E6A">
          <w:rPr>
            <w:noProof/>
            <w:webHidden/>
          </w:rPr>
          <w:t>49</w:t>
        </w:r>
        <w:r w:rsidR="00FA3422">
          <w:rPr>
            <w:noProof/>
            <w:webHidden/>
          </w:rPr>
          <w:fldChar w:fldCharType="end"/>
        </w:r>
      </w:hyperlink>
    </w:p>
    <w:p w14:paraId="0DDF2982" w14:textId="7E8015B7" w:rsidR="00FA3422" w:rsidRDefault="00B41527">
      <w:pPr>
        <w:pStyle w:val="af9"/>
        <w:tabs>
          <w:tab w:val="right" w:leader="dot" w:pos="8296"/>
        </w:tabs>
        <w:rPr>
          <w:rFonts w:eastAsiaTheme="minorEastAsia"/>
          <w:smallCaps w:val="0"/>
          <w:noProof/>
          <w:sz w:val="21"/>
          <w:szCs w:val="22"/>
        </w:rPr>
      </w:pPr>
      <w:hyperlink w:anchor="_Toc36852306" w:history="1">
        <w:r w:rsidR="00FA3422" w:rsidRPr="00FD69F3">
          <w:rPr>
            <w:rStyle w:val="af0"/>
            <w:noProof/>
          </w:rPr>
          <w:t>图 4.17  审核流操作功能实现图</w:t>
        </w:r>
        <w:r w:rsidR="00FA3422">
          <w:rPr>
            <w:noProof/>
            <w:webHidden/>
          </w:rPr>
          <w:tab/>
        </w:r>
        <w:r w:rsidR="00FA3422">
          <w:rPr>
            <w:noProof/>
            <w:webHidden/>
          </w:rPr>
          <w:fldChar w:fldCharType="begin"/>
        </w:r>
        <w:r w:rsidR="00FA3422">
          <w:rPr>
            <w:noProof/>
            <w:webHidden/>
          </w:rPr>
          <w:instrText xml:space="preserve"> PAGEREF _Toc36852306 \h </w:instrText>
        </w:r>
        <w:r w:rsidR="00FA3422">
          <w:rPr>
            <w:noProof/>
            <w:webHidden/>
          </w:rPr>
        </w:r>
        <w:r w:rsidR="00FA3422">
          <w:rPr>
            <w:noProof/>
            <w:webHidden/>
          </w:rPr>
          <w:fldChar w:fldCharType="separate"/>
        </w:r>
        <w:r w:rsidR="00E96E6A">
          <w:rPr>
            <w:noProof/>
            <w:webHidden/>
          </w:rPr>
          <w:t>50</w:t>
        </w:r>
        <w:r w:rsidR="00FA3422">
          <w:rPr>
            <w:noProof/>
            <w:webHidden/>
          </w:rPr>
          <w:fldChar w:fldCharType="end"/>
        </w:r>
      </w:hyperlink>
    </w:p>
    <w:p w14:paraId="45482503" w14:textId="78481862" w:rsidR="00FA3422" w:rsidRDefault="00B41527">
      <w:pPr>
        <w:pStyle w:val="af9"/>
        <w:tabs>
          <w:tab w:val="right" w:leader="dot" w:pos="8296"/>
        </w:tabs>
        <w:rPr>
          <w:rFonts w:eastAsiaTheme="minorEastAsia"/>
          <w:smallCaps w:val="0"/>
          <w:noProof/>
          <w:sz w:val="21"/>
          <w:szCs w:val="22"/>
        </w:rPr>
      </w:pPr>
      <w:hyperlink w:anchor="_Toc36852307" w:history="1">
        <w:r w:rsidR="00FA3422" w:rsidRPr="00FD69F3">
          <w:rPr>
            <w:rStyle w:val="af0"/>
            <w:noProof/>
          </w:rPr>
          <w:t>图 4.18  审核流操作界面</w:t>
        </w:r>
        <w:r w:rsidR="00FA3422">
          <w:rPr>
            <w:noProof/>
            <w:webHidden/>
          </w:rPr>
          <w:tab/>
        </w:r>
        <w:r w:rsidR="00FA3422">
          <w:rPr>
            <w:noProof/>
            <w:webHidden/>
          </w:rPr>
          <w:fldChar w:fldCharType="begin"/>
        </w:r>
        <w:r w:rsidR="00FA3422">
          <w:rPr>
            <w:noProof/>
            <w:webHidden/>
          </w:rPr>
          <w:instrText xml:space="preserve"> PAGEREF _Toc36852307 \h </w:instrText>
        </w:r>
        <w:r w:rsidR="00FA3422">
          <w:rPr>
            <w:noProof/>
            <w:webHidden/>
          </w:rPr>
        </w:r>
        <w:r w:rsidR="00FA3422">
          <w:rPr>
            <w:noProof/>
            <w:webHidden/>
          </w:rPr>
          <w:fldChar w:fldCharType="separate"/>
        </w:r>
        <w:r w:rsidR="00E96E6A">
          <w:rPr>
            <w:noProof/>
            <w:webHidden/>
          </w:rPr>
          <w:t>50</w:t>
        </w:r>
        <w:r w:rsidR="00FA3422">
          <w:rPr>
            <w:noProof/>
            <w:webHidden/>
          </w:rPr>
          <w:fldChar w:fldCharType="end"/>
        </w:r>
      </w:hyperlink>
    </w:p>
    <w:p w14:paraId="7BC0B42F" w14:textId="7E51BA22" w:rsidR="00FA3422" w:rsidRDefault="00B41527">
      <w:pPr>
        <w:pStyle w:val="af9"/>
        <w:tabs>
          <w:tab w:val="right" w:leader="dot" w:pos="8296"/>
        </w:tabs>
        <w:rPr>
          <w:rFonts w:eastAsiaTheme="minorEastAsia"/>
          <w:smallCaps w:val="0"/>
          <w:noProof/>
          <w:sz w:val="21"/>
          <w:szCs w:val="22"/>
        </w:rPr>
      </w:pPr>
      <w:hyperlink w:anchor="_Toc36852308" w:history="1">
        <w:r w:rsidR="00FA3422" w:rsidRPr="00FD69F3">
          <w:rPr>
            <w:rStyle w:val="af0"/>
            <w:noProof/>
          </w:rPr>
          <w:t>图 4.19  审核权转移时序图</w:t>
        </w:r>
        <w:r w:rsidR="00FA3422">
          <w:rPr>
            <w:noProof/>
            <w:webHidden/>
          </w:rPr>
          <w:tab/>
        </w:r>
        <w:r w:rsidR="00FA3422">
          <w:rPr>
            <w:noProof/>
            <w:webHidden/>
          </w:rPr>
          <w:fldChar w:fldCharType="begin"/>
        </w:r>
        <w:r w:rsidR="00FA3422">
          <w:rPr>
            <w:noProof/>
            <w:webHidden/>
          </w:rPr>
          <w:instrText xml:space="preserve"> PAGEREF _Toc36852308 \h </w:instrText>
        </w:r>
        <w:r w:rsidR="00FA3422">
          <w:rPr>
            <w:noProof/>
            <w:webHidden/>
          </w:rPr>
        </w:r>
        <w:r w:rsidR="00FA3422">
          <w:rPr>
            <w:noProof/>
            <w:webHidden/>
          </w:rPr>
          <w:fldChar w:fldCharType="separate"/>
        </w:r>
        <w:r w:rsidR="00E96E6A">
          <w:rPr>
            <w:noProof/>
            <w:webHidden/>
          </w:rPr>
          <w:t>51</w:t>
        </w:r>
        <w:r w:rsidR="00FA3422">
          <w:rPr>
            <w:noProof/>
            <w:webHidden/>
          </w:rPr>
          <w:fldChar w:fldCharType="end"/>
        </w:r>
      </w:hyperlink>
    </w:p>
    <w:p w14:paraId="2ACD75F2" w14:textId="161B593C" w:rsidR="00FA3422" w:rsidRDefault="00B41527">
      <w:pPr>
        <w:pStyle w:val="af9"/>
        <w:tabs>
          <w:tab w:val="right" w:leader="dot" w:pos="8296"/>
        </w:tabs>
        <w:rPr>
          <w:rFonts w:eastAsiaTheme="minorEastAsia"/>
          <w:smallCaps w:val="0"/>
          <w:noProof/>
          <w:sz w:val="21"/>
          <w:szCs w:val="22"/>
        </w:rPr>
      </w:pPr>
      <w:hyperlink w:anchor="_Toc36852309" w:history="1">
        <w:r w:rsidR="00FA3422" w:rsidRPr="00FD69F3">
          <w:rPr>
            <w:rStyle w:val="af0"/>
            <w:noProof/>
          </w:rPr>
          <w:t>图 4.20  审核流操作实现</w:t>
        </w:r>
        <w:r w:rsidR="00FA3422">
          <w:rPr>
            <w:noProof/>
            <w:webHidden/>
          </w:rPr>
          <w:tab/>
        </w:r>
        <w:r w:rsidR="00FA3422">
          <w:rPr>
            <w:noProof/>
            <w:webHidden/>
          </w:rPr>
          <w:fldChar w:fldCharType="begin"/>
        </w:r>
        <w:r w:rsidR="00FA3422">
          <w:rPr>
            <w:noProof/>
            <w:webHidden/>
          </w:rPr>
          <w:instrText xml:space="preserve"> PAGEREF _Toc36852309 \h </w:instrText>
        </w:r>
        <w:r w:rsidR="00FA3422">
          <w:rPr>
            <w:noProof/>
            <w:webHidden/>
          </w:rPr>
        </w:r>
        <w:r w:rsidR="00FA3422">
          <w:rPr>
            <w:noProof/>
            <w:webHidden/>
          </w:rPr>
          <w:fldChar w:fldCharType="separate"/>
        </w:r>
        <w:r w:rsidR="00E96E6A">
          <w:rPr>
            <w:noProof/>
            <w:webHidden/>
          </w:rPr>
          <w:t>51</w:t>
        </w:r>
        <w:r w:rsidR="00FA3422">
          <w:rPr>
            <w:noProof/>
            <w:webHidden/>
          </w:rPr>
          <w:fldChar w:fldCharType="end"/>
        </w:r>
      </w:hyperlink>
    </w:p>
    <w:p w14:paraId="27329CF5" w14:textId="6DA3B816" w:rsidR="00FA3422" w:rsidRDefault="00B41527">
      <w:pPr>
        <w:pStyle w:val="af9"/>
        <w:tabs>
          <w:tab w:val="right" w:leader="dot" w:pos="8296"/>
        </w:tabs>
        <w:rPr>
          <w:rFonts w:eastAsiaTheme="minorEastAsia"/>
          <w:smallCaps w:val="0"/>
          <w:noProof/>
          <w:sz w:val="21"/>
          <w:szCs w:val="22"/>
        </w:rPr>
      </w:pPr>
      <w:hyperlink w:anchor="_Toc36852310" w:history="1">
        <w:r w:rsidR="00FA3422" w:rsidRPr="00FD69F3">
          <w:rPr>
            <w:rStyle w:val="af0"/>
            <w:noProof/>
          </w:rPr>
          <w:t>图 4.21  审核消息保障时序图</w:t>
        </w:r>
        <w:r w:rsidR="00FA3422">
          <w:rPr>
            <w:noProof/>
            <w:webHidden/>
          </w:rPr>
          <w:tab/>
        </w:r>
        <w:r w:rsidR="00FA3422">
          <w:rPr>
            <w:noProof/>
            <w:webHidden/>
          </w:rPr>
          <w:fldChar w:fldCharType="begin"/>
        </w:r>
        <w:r w:rsidR="00FA3422">
          <w:rPr>
            <w:noProof/>
            <w:webHidden/>
          </w:rPr>
          <w:instrText xml:space="preserve"> PAGEREF _Toc36852310 \h </w:instrText>
        </w:r>
        <w:r w:rsidR="00FA3422">
          <w:rPr>
            <w:noProof/>
            <w:webHidden/>
          </w:rPr>
        </w:r>
        <w:r w:rsidR="00FA3422">
          <w:rPr>
            <w:noProof/>
            <w:webHidden/>
          </w:rPr>
          <w:fldChar w:fldCharType="separate"/>
        </w:r>
        <w:r w:rsidR="00E96E6A">
          <w:rPr>
            <w:noProof/>
            <w:webHidden/>
          </w:rPr>
          <w:t>52</w:t>
        </w:r>
        <w:r w:rsidR="00FA3422">
          <w:rPr>
            <w:noProof/>
            <w:webHidden/>
          </w:rPr>
          <w:fldChar w:fldCharType="end"/>
        </w:r>
      </w:hyperlink>
    </w:p>
    <w:p w14:paraId="5BBC26E3" w14:textId="79B5CE55" w:rsidR="00FA3422" w:rsidRDefault="00B41527">
      <w:pPr>
        <w:pStyle w:val="af9"/>
        <w:tabs>
          <w:tab w:val="right" w:leader="dot" w:pos="8296"/>
        </w:tabs>
        <w:rPr>
          <w:rFonts w:eastAsiaTheme="minorEastAsia"/>
          <w:smallCaps w:val="0"/>
          <w:noProof/>
          <w:sz w:val="21"/>
          <w:szCs w:val="22"/>
        </w:rPr>
      </w:pPr>
      <w:hyperlink w:anchor="_Toc36852311" w:history="1">
        <w:r w:rsidR="00FA3422" w:rsidRPr="00FD69F3">
          <w:rPr>
            <w:rStyle w:val="af0"/>
            <w:noProof/>
          </w:rPr>
          <w:t>图 4.22  审核信息保障实现</w:t>
        </w:r>
        <w:r w:rsidR="00FA3422">
          <w:rPr>
            <w:noProof/>
            <w:webHidden/>
          </w:rPr>
          <w:tab/>
        </w:r>
        <w:r w:rsidR="00FA3422">
          <w:rPr>
            <w:noProof/>
            <w:webHidden/>
          </w:rPr>
          <w:fldChar w:fldCharType="begin"/>
        </w:r>
        <w:r w:rsidR="00FA3422">
          <w:rPr>
            <w:noProof/>
            <w:webHidden/>
          </w:rPr>
          <w:instrText xml:space="preserve"> PAGEREF _Toc36852311 \h </w:instrText>
        </w:r>
        <w:r w:rsidR="00FA3422">
          <w:rPr>
            <w:noProof/>
            <w:webHidden/>
          </w:rPr>
        </w:r>
        <w:r w:rsidR="00FA3422">
          <w:rPr>
            <w:noProof/>
            <w:webHidden/>
          </w:rPr>
          <w:fldChar w:fldCharType="separate"/>
        </w:r>
        <w:r w:rsidR="00E96E6A">
          <w:rPr>
            <w:noProof/>
            <w:webHidden/>
          </w:rPr>
          <w:t>52</w:t>
        </w:r>
        <w:r w:rsidR="00FA3422">
          <w:rPr>
            <w:noProof/>
            <w:webHidden/>
          </w:rPr>
          <w:fldChar w:fldCharType="end"/>
        </w:r>
      </w:hyperlink>
    </w:p>
    <w:p w14:paraId="5C2CC208" w14:textId="2F0EE935" w:rsidR="00FA3422" w:rsidRDefault="00B41527">
      <w:pPr>
        <w:pStyle w:val="af9"/>
        <w:tabs>
          <w:tab w:val="right" w:leader="dot" w:pos="8296"/>
        </w:tabs>
        <w:rPr>
          <w:rFonts w:eastAsiaTheme="minorEastAsia"/>
          <w:smallCaps w:val="0"/>
          <w:noProof/>
          <w:sz w:val="21"/>
          <w:szCs w:val="22"/>
        </w:rPr>
      </w:pPr>
      <w:hyperlink w:anchor="_Toc36852312" w:history="1">
        <w:r w:rsidR="00FA3422" w:rsidRPr="00FD69F3">
          <w:rPr>
            <w:rStyle w:val="af0"/>
            <w:noProof/>
          </w:rPr>
          <w:t>图 4.23  业务处理模块类图</w:t>
        </w:r>
        <w:r w:rsidR="00FA3422">
          <w:rPr>
            <w:noProof/>
            <w:webHidden/>
          </w:rPr>
          <w:tab/>
        </w:r>
        <w:r w:rsidR="00FA3422">
          <w:rPr>
            <w:noProof/>
            <w:webHidden/>
          </w:rPr>
          <w:fldChar w:fldCharType="begin"/>
        </w:r>
        <w:r w:rsidR="00FA3422">
          <w:rPr>
            <w:noProof/>
            <w:webHidden/>
          </w:rPr>
          <w:instrText xml:space="preserve"> PAGEREF _Toc36852312 \h </w:instrText>
        </w:r>
        <w:r w:rsidR="00FA3422">
          <w:rPr>
            <w:noProof/>
            <w:webHidden/>
          </w:rPr>
        </w:r>
        <w:r w:rsidR="00FA3422">
          <w:rPr>
            <w:noProof/>
            <w:webHidden/>
          </w:rPr>
          <w:fldChar w:fldCharType="separate"/>
        </w:r>
        <w:r w:rsidR="00E96E6A">
          <w:rPr>
            <w:noProof/>
            <w:webHidden/>
          </w:rPr>
          <w:t>53</w:t>
        </w:r>
        <w:r w:rsidR="00FA3422">
          <w:rPr>
            <w:noProof/>
            <w:webHidden/>
          </w:rPr>
          <w:fldChar w:fldCharType="end"/>
        </w:r>
      </w:hyperlink>
    </w:p>
    <w:p w14:paraId="3C1C9881" w14:textId="77042285" w:rsidR="00FA3422" w:rsidRDefault="00B41527">
      <w:pPr>
        <w:pStyle w:val="af9"/>
        <w:tabs>
          <w:tab w:val="right" w:leader="dot" w:pos="8296"/>
        </w:tabs>
        <w:rPr>
          <w:rFonts w:eastAsiaTheme="minorEastAsia"/>
          <w:smallCaps w:val="0"/>
          <w:noProof/>
          <w:sz w:val="21"/>
          <w:szCs w:val="22"/>
        </w:rPr>
      </w:pPr>
      <w:hyperlink w:anchor="_Toc36852313" w:history="1">
        <w:r w:rsidR="00FA3422" w:rsidRPr="00FD69F3">
          <w:rPr>
            <w:rStyle w:val="af0"/>
            <w:noProof/>
          </w:rPr>
          <w:t>图 4.24  规则应用时序图</w:t>
        </w:r>
        <w:r w:rsidR="00FA3422">
          <w:rPr>
            <w:noProof/>
            <w:webHidden/>
          </w:rPr>
          <w:tab/>
        </w:r>
        <w:r w:rsidR="00FA3422">
          <w:rPr>
            <w:noProof/>
            <w:webHidden/>
          </w:rPr>
          <w:fldChar w:fldCharType="begin"/>
        </w:r>
        <w:r w:rsidR="00FA3422">
          <w:rPr>
            <w:noProof/>
            <w:webHidden/>
          </w:rPr>
          <w:instrText xml:space="preserve"> PAGEREF _Toc36852313 \h </w:instrText>
        </w:r>
        <w:r w:rsidR="00FA3422">
          <w:rPr>
            <w:noProof/>
            <w:webHidden/>
          </w:rPr>
        </w:r>
        <w:r w:rsidR="00FA3422">
          <w:rPr>
            <w:noProof/>
            <w:webHidden/>
          </w:rPr>
          <w:fldChar w:fldCharType="separate"/>
        </w:r>
        <w:r w:rsidR="00E96E6A">
          <w:rPr>
            <w:noProof/>
            <w:webHidden/>
          </w:rPr>
          <w:t>55</w:t>
        </w:r>
        <w:r w:rsidR="00FA3422">
          <w:rPr>
            <w:noProof/>
            <w:webHidden/>
          </w:rPr>
          <w:fldChar w:fldCharType="end"/>
        </w:r>
      </w:hyperlink>
    </w:p>
    <w:p w14:paraId="30136069" w14:textId="75216763" w:rsidR="00FA3422" w:rsidRDefault="00B41527">
      <w:pPr>
        <w:pStyle w:val="af9"/>
        <w:tabs>
          <w:tab w:val="right" w:leader="dot" w:pos="8296"/>
        </w:tabs>
        <w:rPr>
          <w:rFonts w:eastAsiaTheme="minorEastAsia"/>
          <w:smallCaps w:val="0"/>
          <w:noProof/>
          <w:sz w:val="21"/>
          <w:szCs w:val="22"/>
        </w:rPr>
      </w:pPr>
      <w:hyperlink w:anchor="_Toc36852314" w:history="1">
        <w:r w:rsidR="00FA3422" w:rsidRPr="00FD69F3">
          <w:rPr>
            <w:rStyle w:val="af0"/>
            <w:noProof/>
          </w:rPr>
          <w:t>图 4.25  规则应用功能实现</w:t>
        </w:r>
        <w:r w:rsidR="00FA3422">
          <w:rPr>
            <w:noProof/>
            <w:webHidden/>
          </w:rPr>
          <w:tab/>
        </w:r>
        <w:r w:rsidR="00FA3422">
          <w:rPr>
            <w:noProof/>
            <w:webHidden/>
          </w:rPr>
          <w:fldChar w:fldCharType="begin"/>
        </w:r>
        <w:r w:rsidR="00FA3422">
          <w:rPr>
            <w:noProof/>
            <w:webHidden/>
          </w:rPr>
          <w:instrText xml:space="preserve"> PAGEREF _Toc36852314 \h </w:instrText>
        </w:r>
        <w:r w:rsidR="00FA3422">
          <w:rPr>
            <w:noProof/>
            <w:webHidden/>
          </w:rPr>
        </w:r>
        <w:r w:rsidR="00FA3422">
          <w:rPr>
            <w:noProof/>
            <w:webHidden/>
          </w:rPr>
          <w:fldChar w:fldCharType="separate"/>
        </w:r>
        <w:r w:rsidR="00E96E6A">
          <w:rPr>
            <w:noProof/>
            <w:webHidden/>
          </w:rPr>
          <w:t>56</w:t>
        </w:r>
        <w:r w:rsidR="00FA3422">
          <w:rPr>
            <w:noProof/>
            <w:webHidden/>
          </w:rPr>
          <w:fldChar w:fldCharType="end"/>
        </w:r>
      </w:hyperlink>
    </w:p>
    <w:p w14:paraId="726663EC" w14:textId="415A2E3C" w:rsidR="00FA3422" w:rsidRDefault="00B41527">
      <w:pPr>
        <w:pStyle w:val="af9"/>
        <w:tabs>
          <w:tab w:val="right" w:leader="dot" w:pos="8296"/>
        </w:tabs>
        <w:rPr>
          <w:rFonts w:eastAsiaTheme="minorEastAsia"/>
          <w:smallCaps w:val="0"/>
          <w:noProof/>
          <w:sz w:val="21"/>
          <w:szCs w:val="22"/>
        </w:rPr>
      </w:pPr>
      <w:hyperlink w:anchor="_Toc36852315" w:history="1">
        <w:r w:rsidR="00FA3422" w:rsidRPr="00FD69F3">
          <w:rPr>
            <w:rStyle w:val="af0"/>
            <w:noProof/>
          </w:rPr>
          <w:t>图 4.26  缓存更新功能实现</w:t>
        </w:r>
        <w:r w:rsidR="00FA3422">
          <w:rPr>
            <w:noProof/>
            <w:webHidden/>
          </w:rPr>
          <w:tab/>
        </w:r>
        <w:r w:rsidR="00FA3422">
          <w:rPr>
            <w:noProof/>
            <w:webHidden/>
          </w:rPr>
          <w:fldChar w:fldCharType="begin"/>
        </w:r>
        <w:r w:rsidR="00FA3422">
          <w:rPr>
            <w:noProof/>
            <w:webHidden/>
          </w:rPr>
          <w:instrText xml:space="preserve"> PAGEREF _Toc36852315 \h </w:instrText>
        </w:r>
        <w:r w:rsidR="00FA3422">
          <w:rPr>
            <w:noProof/>
            <w:webHidden/>
          </w:rPr>
        </w:r>
        <w:r w:rsidR="00FA3422">
          <w:rPr>
            <w:noProof/>
            <w:webHidden/>
          </w:rPr>
          <w:fldChar w:fldCharType="separate"/>
        </w:r>
        <w:r w:rsidR="00E96E6A">
          <w:rPr>
            <w:noProof/>
            <w:webHidden/>
          </w:rPr>
          <w:t>57</w:t>
        </w:r>
        <w:r w:rsidR="00FA3422">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899703"/>
      <w:bookmarkEnd w:id="55"/>
      <w:r w:rsidRPr="00A750CC">
        <w:rPr>
          <w:rFonts w:hint="eastAsia"/>
        </w:rPr>
        <w:lastRenderedPageBreak/>
        <w:t>表目录</w:t>
      </w:r>
      <w:bookmarkEnd w:id="56"/>
    </w:p>
    <w:p w14:paraId="391E873D" w14:textId="4B2C92E3"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E96E6A">
          <w:rPr>
            <w:noProof/>
            <w:webHidden/>
          </w:rPr>
          <w:t>11</w:t>
        </w:r>
        <w:r w:rsidR="009A65B3">
          <w:rPr>
            <w:noProof/>
            <w:webHidden/>
          </w:rPr>
          <w:fldChar w:fldCharType="end"/>
        </w:r>
      </w:hyperlink>
    </w:p>
    <w:p w14:paraId="63370540" w14:textId="304E278A" w:rsidR="009A65B3" w:rsidRDefault="00B41527">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E96E6A">
          <w:rPr>
            <w:noProof/>
            <w:webHidden/>
          </w:rPr>
          <w:t>13</w:t>
        </w:r>
        <w:r w:rsidR="009A65B3">
          <w:rPr>
            <w:noProof/>
            <w:webHidden/>
          </w:rPr>
          <w:fldChar w:fldCharType="end"/>
        </w:r>
      </w:hyperlink>
    </w:p>
    <w:p w14:paraId="50D15D23" w14:textId="14CDE76F" w:rsidR="009A65B3" w:rsidRDefault="00B41527">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E96E6A">
          <w:rPr>
            <w:noProof/>
            <w:webHidden/>
          </w:rPr>
          <w:t>13</w:t>
        </w:r>
        <w:r w:rsidR="009A65B3">
          <w:rPr>
            <w:noProof/>
            <w:webHidden/>
          </w:rPr>
          <w:fldChar w:fldCharType="end"/>
        </w:r>
      </w:hyperlink>
    </w:p>
    <w:p w14:paraId="0AEEEF58" w14:textId="01F0021C" w:rsidR="009A65B3" w:rsidRDefault="00B41527">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E96E6A">
          <w:rPr>
            <w:noProof/>
            <w:webHidden/>
          </w:rPr>
          <w:t>14</w:t>
        </w:r>
        <w:r w:rsidR="009A65B3">
          <w:rPr>
            <w:noProof/>
            <w:webHidden/>
          </w:rPr>
          <w:fldChar w:fldCharType="end"/>
        </w:r>
      </w:hyperlink>
    </w:p>
    <w:p w14:paraId="0B60BE77" w14:textId="2FE80694" w:rsidR="009A65B3" w:rsidRDefault="00B41527">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E96E6A">
          <w:rPr>
            <w:noProof/>
            <w:webHidden/>
          </w:rPr>
          <w:t>15</w:t>
        </w:r>
        <w:r w:rsidR="009A65B3">
          <w:rPr>
            <w:noProof/>
            <w:webHidden/>
          </w:rPr>
          <w:fldChar w:fldCharType="end"/>
        </w:r>
      </w:hyperlink>
    </w:p>
    <w:p w14:paraId="19779740" w14:textId="2FA23911" w:rsidR="009A65B3" w:rsidRDefault="00B41527">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E96E6A">
          <w:rPr>
            <w:noProof/>
            <w:webHidden/>
          </w:rPr>
          <w:t>16</w:t>
        </w:r>
        <w:r w:rsidR="009A65B3">
          <w:rPr>
            <w:noProof/>
            <w:webHidden/>
          </w:rPr>
          <w:fldChar w:fldCharType="end"/>
        </w:r>
      </w:hyperlink>
    </w:p>
    <w:p w14:paraId="1BF238AF" w14:textId="49CC99FB" w:rsidR="009A65B3" w:rsidRDefault="00B41527">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E96E6A">
          <w:rPr>
            <w:noProof/>
            <w:webHidden/>
          </w:rPr>
          <w:t>16</w:t>
        </w:r>
        <w:r w:rsidR="009A65B3">
          <w:rPr>
            <w:noProof/>
            <w:webHidden/>
          </w:rPr>
          <w:fldChar w:fldCharType="end"/>
        </w:r>
      </w:hyperlink>
    </w:p>
    <w:p w14:paraId="36756186" w14:textId="79F19EB7" w:rsidR="009A65B3" w:rsidRDefault="00B41527">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E96E6A">
          <w:rPr>
            <w:noProof/>
            <w:webHidden/>
          </w:rPr>
          <w:t>17</w:t>
        </w:r>
        <w:r w:rsidR="009A65B3">
          <w:rPr>
            <w:noProof/>
            <w:webHidden/>
          </w:rPr>
          <w:fldChar w:fldCharType="end"/>
        </w:r>
      </w:hyperlink>
    </w:p>
    <w:p w14:paraId="502B2440" w14:textId="1E507DDD" w:rsidR="009A65B3" w:rsidRDefault="00B41527">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E96E6A">
          <w:rPr>
            <w:noProof/>
            <w:webHidden/>
          </w:rPr>
          <w:t>18</w:t>
        </w:r>
        <w:r w:rsidR="009A65B3">
          <w:rPr>
            <w:noProof/>
            <w:webHidden/>
          </w:rPr>
          <w:fldChar w:fldCharType="end"/>
        </w:r>
      </w:hyperlink>
    </w:p>
    <w:p w14:paraId="221A8B89" w14:textId="0B63329C" w:rsidR="009A65B3" w:rsidRDefault="00B41527">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E96E6A">
          <w:rPr>
            <w:noProof/>
            <w:webHidden/>
          </w:rPr>
          <w:t>19</w:t>
        </w:r>
        <w:r w:rsidR="009A65B3">
          <w:rPr>
            <w:noProof/>
            <w:webHidden/>
          </w:rPr>
          <w:fldChar w:fldCharType="end"/>
        </w:r>
      </w:hyperlink>
    </w:p>
    <w:p w14:paraId="6F67C9E7" w14:textId="5EC303DD" w:rsidR="009A65B3" w:rsidRDefault="00B41527">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E96E6A">
          <w:rPr>
            <w:noProof/>
            <w:webHidden/>
          </w:rPr>
          <w:t>21</w:t>
        </w:r>
        <w:r w:rsidR="009A65B3">
          <w:rPr>
            <w:noProof/>
            <w:webHidden/>
          </w:rPr>
          <w:fldChar w:fldCharType="end"/>
        </w:r>
      </w:hyperlink>
    </w:p>
    <w:p w14:paraId="7BB99987" w14:textId="40F87941" w:rsidR="009A65B3" w:rsidRDefault="00B41527">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E96E6A">
          <w:rPr>
            <w:noProof/>
            <w:webHidden/>
          </w:rPr>
          <w:t>22</w:t>
        </w:r>
        <w:r w:rsidR="009A65B3">
          <w:rPr>
            <w:noProof/>
            <w:webHidden/>
          </w:rPr>
          <w:fldChar w:fldCharType="end"/>
        </w:r>
      </w:hyperlink>
    </w:p>
    <w:p w14:paraId="1A43BE91" w14:textId="5C0CC979" w:rsidR="009A65B3" w:rsidRDefault="00B41527">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E96E6A">
          <w:rPr>
            <w:noProof/>
            <w:webHidden/>
          </w:rPr>
          <w:t>23</w:t>
        </w:r>
        <w:r w:rsidR="009A65B3">
          <w:rPr>
            <w:noProof/>
            <w:webHidden/>
          </w:rPr>
          <w:fldChar w:fldCharType="end"/>
        </w:r>
      </w:hyperlink>
    </w:p>
    <w:p w14:paraId="33F27128" w14:textId="29109BBC" w:rsidR="009A65B3" w:rsidRDefault="00B41527">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E96E6A">
          <w:rPr>
            <w:noProof/>
            <w:webHidden/>
          </w:rPr>
          <w:t>24</w:t>
        </w:r>
        <w:r w:rsidR="009A65B3">
          <w:rPr>
            <w:noProof/>
            <w:webHidden/>
          </w:rPr>
          <w:fldChar w:fldCharType="end"/>
        </w:r>
      </w:hyperlink>
    </w:p>
    <w:p w14:paraId="76EBD303" w14:textId="3FDAEC3E" w:rsidR="009A65B3" w:rsidRDefault="00B41527">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E96E6A">
          <w:rPr>
            <w:noProof/>
            <w:webHidden/>
          </w:rPr>
          <w:t>25</w:t>
        </w:r>
        <w:r w:rsidR="009A65B3">
          <w:rPr>
            <w:noProof/>
            <w:webHidden/>
          </w:rPr>
          <w:fldChar w:fldCharType="end"/>
        </w:r>
      </w:hyperlink>
    </w:p>
    <w:p w14:paraId="500AFEDE" w14:textId="3D1E48D0" w:rsidR="009A65B3" w:rsidRDefault="00B41527">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E96E6A">
          <w:rPr>
            <w:noProof/>
            <w:webHidden/>
          </w:rPr>
          <w:t>26</w:t>
        </w:r>
        <w:r w:rsidR="009A65B3">
          <w:rPr>
            <w:noProof/>
            <w:webHidden/>
          </w:rPr>
          <w:fldChar w:fldCharType="end"/>
        </w:r>
      </w:hyperlink>
    </w:p>
    <w:p w14:paraId="50E07053" w14:textId="6C5C7A4C" w:rsidR="009A65B3" w:rsidRDefault="00B41527">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E96E6A">
          <w:rPr>
            <w:noProof/>
            <w:webHidden/>
          </w:rPr>
          <w:t>27</w:t>
        </w:r>
        <w:r w:rsidR="009A65B3">
          <w:rPr>
            <w:noProof/>
            <w:webHidden/>
          </w:rPr>
          <w:fldChar w:fldCharType="end"/>
        </w:r>
      </w:hyperlink>
    </w:p>
    <w:p w14:paraId="4D420CA6" w14:textId="7B727EF2" w:rsidR="009A65B3" w:rsidRDefault="00B41527">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E96E6A">
          <w:rPr>
            <w:noProof/>
            <w:webHidden/>
          </w:rPr>
          <w:t>27</w:t>
        </w:r>
        <w:r w:rsidR="009A65B3">
          <w:rPr>
            <w:noProof/>
            <w:webHidden/>
          </w:rPr>
          <w:fldChar w:fldCharType="end"/>
        </w:r>
      </w:hyperlink>
    </w:p>
    <w:p w14:paraId="79EC16BD" w14:textId="65F82BEF" w:rsidR="009A65B3" w:rsidRDefault="00B41527">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E96E6A">
          <w:rPr>
            <w:noProof/>
            <w:webHidden/>
          </w:rPr>
          <w:t>28</w:t>
        </w:r>
        <w:r w:rsidR="009A65B3">
          <w:rPr>
            <w:noProof/>
            <w:webHidden/>
          </w:rPr>
          <w:fldChar w:fldCharType="end"/>
        </w:r>
      </w:hyperlink>
    </w:p>
    <w:p w14:paraId="71315A13" w14:textId="58768E0D" w:rsidR="009A65B3" w:rsidRDefault="00B41527">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E96E6A">
          <w:rPr>
            <w:noProof/>
            <w:webHidden/>
          </w:rPr>
          <w:t>28</w:t>
        </w:r>
        <w:r w:rsidR="009A65B3">
          <w:rPr>
            <w:noProof/>
            <w:webHidden/>
          </w:rPr>
          <w:fldChar w:fldCharType="end"/>
        </w:r>
      </w:hyperlink>
    </w:p>
    <w:p w14:paraId="0D599034" w14:textId="4089C5C3" w:rsidR="009A65B3" w:rsidRDefault="00B41527">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 xml:space="preserve">表 3.21  </w:t>
        </w:r>
        <w:r w:rsidR="009A65B3" w:rsidRPr="00B17294">
          <w:rPr>
            <w:rStyle w:val="af0"/>
            <w:rFonts w:ascii="Arial" w:hAnsi="Arial"/>
            <w:noProof/>
          </w:rPr>
          <w:t>rule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E96E6A">
          <w:rPr>
            <w:noProof/>
            <w:webHidden/>
          </w:rPr>
          <w:t>33</w:t>
        </w:r>
        <w:r w:rsidR="009A65B3">
          <w:rPr>
            <w:noProof/>
            <w:webHidden/>
          </w:rPr>
          <w:fldChar w:fldCharType="end"/>
        </w:r>
      </w:hyperlink>
    </w:p>
    <w:p w14:paraId="3FFDD3C3" w14:textId="3921CE98" w:rsidR="009A65B3" w:rsidRDefault="00B41527">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 xml:space="preserve">表 3.22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draft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E96E6A">
          <w:rPr>
            <w:noProof/>
            <w:webHidden/>
          </w:rPr>
          <w:t>34</w:t>
        </w:r>
        <w:r w:rsidR="009A65B3">
          <w:rPr>
            <w:noProof/>
            <w:webHidden/>
          </w:rPr>
          <w:fldChar w:fldCharType="end"/>
        </w:r>
      </w:hyperlink>
    </w:p>
    <w:p w14:paraId="07B1B483" w14:textId="77B9E457" w:rsidR="009A65B3" w:rsidRDefault="00B41527">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 xml:space="preserve">表 3.23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E96E6A">
          <w:rPr>
            <w:noProof/>
            <w:webHidden/>
          </w:rPr>
          <w:t>34</w:t>
        </w:r>
        <w:r w:rsidR="009A65B3">
          <w:rPr>
            <w:noProof/>
            <w:webHidden/>
          </w:rPr>
          <w:fldChar w:fldCharType="end"/>
        </w:r>
      </w:hyperlink>
    </w:p>
    <w:p w14:paraId="4766C2CE" w14:textId="53105641" w:rsidR="009A65B3" w:rsidRDefault="00B41527">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 xml:space="preserve">表 3.24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not</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E96E6A">
          <w:rPr>
            <w:noProof/>
            <w:webHidden/>
          </w:rPr>
          <w:t>35</w:t>
        </w:r>
        <w:r w:rsidR="009A65B3">
          <w:rPr>
            <w:noProof/>
            <w:webHidden/>
          </w:rPr>
          <w:fldChar w:fldCharType="end"/>
        </w:r>
      </w:hyperlink>
    </w:p>
    <w:p w14:paraId="4C4C4209" w14:textId="5A30777C" w:rsidR="009A65B3" w:rsidRDefault="00B41527">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 xml:space="preserve">表 3.25  </w:t>
        </w:r>
        <w:r w:rsidR="009A65B3" w:rsidRPr="00B17294">
          <w:rPr>
            <w:rStyle w:val="af0"/>
            <w:rFonts w:ascii="Arial" w:hAnsi="Arial"/>
            <w:noProof/>
          </w:rPr>
          <w:t>action</w:t>
        </w:r>
        <w:r w:rsidR="009A65B3" w:rsidRPr="00F66F18">
          <w:rPr>
            <w:rStyle w:val="af0"/>
            <w:noProof/>
          </w:rPr>
          <w:t>_</w:t>
        </w:r>
        <w:r w:rsidR="009A65B3" w:rsidRPr="00B17294">
          <w:rPr>
            <w:rStyle w:val="af0"/>
            <w:rFonts w:ascii="Arial" w:hAnsi="Arial"/>
            <w:noProof/>
          </w:rPr>
          <w:t>execute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E96E6A">
          <w:rPr>
            <w:noProof/>
            <w:webHidden/>
          </w:rPr>
          <w:t>35</w:t>
        </w:r>
        <w:r w:rsidR="009A65B3">
          <w:rPr>
            <w:noProof/>
            <w:webHidden/>
          </w:rPr>
          <w:fldChar w:fldCharType="end"/>
        </w:r>
      </w:hyperlink>
    </w:p>
    <w:p w14:paraId="248E2E02" w14:textId="21C8D2B8" w:rsidR="009A65B3" w:rsidRDefault="00B41527">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 xml:space="preserve">表 3.26  </w:t>
        </w:r>
        <w:r w:rsidR="009A65B3" w:rsidRPr="00B17294">
          <w:rPr>
            <w:rStyle w:val="af0"/>
            <w:rFonts w:ascii="Arial" w:hAnsi="Arial"/>
            <w:noProof/>
          </w:rPr>
          <w:t>operate</w:t>
        </w:r>
        <w:r w:rsidR="009A65B3" w:rsidRPr="00F66F18">
          <w:rPr>
            <w:rStyle w:val="af0"/>
            <w:noProof/>
          </w:rPr>
          <w:t>_</w:t>
        </w:r>
        <w:r w:rsidR="009A65B3" w:rsidRPr="00B17294">
          <w:rPr>
            <w:rStyle w:val="af0"/>
            <w:rFonts w:ascii="Arial" w:hAnsi="Arial"/>
            <w:noProof/>
          </w:rPr>
          <w:t>record</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E96E6A">
          <w:rPr>
            <w:noProof/>
            <w:webHidden/>
          </w:rPr>
          <w:t>35</w:t>
        </w:r>
        <w:r w:rsidR="009A65B3">
          <w:rPr>
            <w:noProof/>
            <w:webHidden/>
          </w:rPr>
          <w:fldChar w:fldCharType="end"/>
        </w:r>
      </w:hyperlink>
    </w:p>
    <w:p w14:paraId="7D87DB4A" w14:textId="73FF3C90" w:rsidR="009A65B3" w:rsidRDefault="00B41527">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 xml:space="preserve">表 3.27  </w:t>
        </w:r>
        <w:r w:rsidR="009A65B3" w:rsidRPr="00B17294">
          <w:rPr>
            <w:rStyle w:val="af0"/>
            <w:rFonts w:ascii="Arial" w:hAnsi="Arial"/>
            <w:noProof/>
          </w:rPr>
          <w:t>operator</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E96E6A">
          <w:rPr>
            <w:noProof/>
            <w:webHidden/>
          </w:rPr>
          <w:t>36</w:t>
        </w:r>
        <w:r w:rsidR="009A65B3">
          <w:rPr>
            <w:noProof/>
            <w:webHidden/>
          </w:rPr>
          <w:fldChar w:fldCharType="end"/>
        </w:r>
      </w:hyperlink>
    </w:p>
    <w:p w14:paraId="5FF49A8B" w14:textId="36FA9122" w:rsidR="009A65B3" w:rsidRDefault="00B41527">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E96E6A">
          <w:rPr>
            <w:noProof/>
            <w:webHidden/>
          </w:rPr>
          <w:t>57</w:t>
        </w:r>
        <w:r w:rsidR="009A65B3">
          <w:rPr>
            <w:noProof/>
            <w:webHidden/>
          </w:rPr>
          <w:fldChar w:fldCharType="end"/>
        </w:r>
      </w:hyperlink>
    </w:p>
    <w:p w14:paraId="45D9BFA8" w14:textId="1E812E10" w:rsidR="009A65B3" w:rsidRDefault="00B41527">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E96E6A">
          <w:rPr>
            <w:noProof/>
            <w:webHidden/>
          </w:rPr>
          <w:t>57</w:t>
        </w:r>
        <w:r w:rsidR="009A65B3">
          <w:rPr>
            <w:noProof/>
            <w:webHidden/>
          </w:rPr>
          <w:fldChar w:fldCharType="end"/>
        </w:r>
      </w:hyperlink>
    </w:p>
    <w:p w14:paraId="4D9A5EDB" w14:textId="298C1E6E" w:rsidR="009A65B3" w:rsidRDefault="00B41527">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E96E6A">
          <w:rPr>
            <w:noProof/>
            <w:webHidden/>
          </w:rPr>
          <w:t>58</w:t>
        </w:r>
        <w:r w:rsidR="009A65B3">
          <w:rPr>
            <w:noProof/>
            <w:webHidden/>
          </w:rPr>
          <w:fldChar w:fldCharType="end"/>
        </w:r>
      </w:hyperlink>
    </w:p>
    <w:p w14:paraId="3635D4B2" w14:textId="48FD8509" w:rsidR="009A65B3" w:rsidRDefault="00B41527">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E96E6A">
          <w:rPr>
            <w:noProof/>
            <w:webHidden/>
          </w:rPr>
          <w:t>59</w:t>
        </w:r>
        <w:r w:rsidR="009A65B3">
          <w:rPr>
            <w:noProof/>
            <w:webHidden/>
          </w:rPr>
          <w:fldChar w:fldCharType="end"/>
        </w:r>
      </w:hyperlink>
    </w:p>
    <w:p w14:paraId="4A2D8209" w14:textId="302EFD58" w:rsidR="009A65B3" w:rsidRDefault="00B41527">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E96E6A">
          <w:rPr>
            <w:noProof/>
            <w:webHidden/>
          </w:rPr>
          <w:t>59</w:t>
        </w:r>
        <w:r w:rsidR="009A65B3">
          <w:rPr>
            <w:noProof/>
            <w:webHidden/>
          </w:rPr>
          <w:fldChar w:fldCharType="end"/>
        </w:r>
      </w:hyperlink>
    </w:p>
    <w:p w14:paraId="4EE27726" w14:textId="4D831BC3" w:rsidR="009A65B3" w:rsidRDefault="00B41527">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E96E6A">
          <w:rPr>
            <w:noProof/>
            <w:webHidden/>
          </w:rPr>
          <w:t>59</w:t>
        </w:r>
        <w:r w:rsidR="009A65B3">
          <w:rPr>
            <w:noProof/>
            <w:webHidden/>
          </w:rPr>
          <w:fldChar w:fldCharType="end"/>
        </w:r>
      </w:hyperlink>
    </w:p>
    <w:p w14:paraId="6101CB83" w14:textId="50B5AC52" w:rsidR="009A65B3" w:rsidRDefault="00B41527">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E96E6A">
          <w:rPr>
            <w:noProof/>
            <w:webHidden/>
          </w:rPr>
          <w:t>60</w:t>
        </w:r>
        <w:r w:rsidR="009A65B3">
          <w:rPr>
            <w:noProof/>
            <w:webHidden/>
          </w:rPr>
          <w:fldChar w:fldCharType="end"/>
        </w:r>
      </w:hyperlink>
    </w:p>
    <w:p w14:paraId="1CE95136" w14:textId="352EF964" w:rsidR="009A65B3" w:rsidRDefault="00B41527">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E96E6A">
          <w:rPr>
            <w:noProof/>
            <w:webHidden/>
          </w:rPr>
          <w:t>60</w:t>
        </w:r>
        <w:r w:rsidR="009A65B3">
          <w:rPr>
            <w:noProof/>
            <w:webHidden/>
          </w:rPr>
          <w:fldChar w:fldCharType="end"/>
        </w:r>
      </w:hyperlink>
    </w:p>
    <w:p w14:paraId="3DDD3851" w14:textId="078CFE0E" w:rsidR="009A65B3" w:rsidRDefault="00B41527">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E96E6A">
          <w:rPr>
            <w:noProof/>
            <w:webHidden/>
          </w:rPr>
          <w:t>60</w:t>
        </w:r>
        <w:r w:rsidR="009A65B3">
          <w:rPr>
            <w:noProof/>
            <w:webHidden/>
          </w:rPr>
          <w:fldChar w:fldCharType="end"/>
        </w:r>
      </w:hyperlink>
    </w:p>
    <w:p w14:paraId="6AC66200" w14:textId="3C364601" w:rsidR="009A65B3" w:rsidRDefault="00B41527">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E96E6A">
          <w:rPr>
            <w:noProof/>
            <w:webHidden/>
          </w:rPr>
          <w:t>61</w:t>
        </w:r>
        <w:r w:rsidR="009A65B3">
          <w:rPr>
            <w:noProof/>
            <w:webHidden/>
          </w:rPr>
          <w:fldChar w:fldCharType="end"/>
        </w:r>
      </w:hyperlink>
    </w:p>
    <w:p w14:paraId="57AA8D63" w14:textId="04D0C0FA" w:rsidR="009A65B3" w:rsidRDefault="00B41527">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E96E6A">
          <w:rPr>
            <w:noProof/>
            <w:webHidden/>
          </w:rPr>
          <w:t>58</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17294">
      <w:pPr>
        <w:pStyle w:val="1"/>
        <w:numPr>
          <w:ilvl w:val="0"/>
          <w:numId w:val="52"/>
        </w:numPr>
      </w:pPr>
      <w:bookmarkStart w:id="57" w:name="_Toc25947913"/>
      <w:bookmarkStart w:id="58" w:name="_Toc36642679"/>
      <w:bookmarkStart w:id="59" w:name="_Toc36643251"/>
      <w:bookmarkStart w:id="60" w:name="_Toc36732774"/>
      <w:bookmarkStart w:id="61" w:name="_Toc3689970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BF4990">
      <w:pPr>
        <w:pStyle w:val="2"/>
        <w:numPr>
          <w:ilvl w:val="1"/>
          <w:numId w:val="52"/>
        </w:numPr>
      </w:pPr>
      <w:bookmarkStart w:id="62" w:name="_Toc36642680"/>
      <w:bookmarkStart w:id="63" w:name="_Toc36643252"/>
      <w:bookmarkStart w:id="64" w:name="_Toc36732775"/>
      <w:bookmarkStart w:id="65" w:name="_Toc3689970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9" w:name="_Toc36736567"/>
      <w:bookmarkStart w:id="70" w:name="_Toc36852277"/>
      <w:r>
        <w:t>图</w:t>
      </w:r>
      <w:r>
        <w:t xml:space="preserve"> </w:t>
      </w:r>
      <w:fldSimple w:instr=" STYLEREF 1 \s ">
        <w:r w:rsidR="00E7698C" w:rsidRPr="003F1175">
          <w:rPr>
            <w:noProof/>
          </w:rPr>
          <w:t>1</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1" w:name="_Toc36642681"/>
      <w:bookmarkStart w:id="72" w:name="_Toc36643253"/>
      <w:bookmarkStart w:id="73" w:name="_Toc36732776"/>
      <w:bookmarkStart w:id="74" w:name="_Toc36899706"/>
      <w:r>
        <w:rPr>
          <w:rFonts w:hint="eastAsia"/>
        </w:rPr>
        <w:t>国内外发展</w:t>
      </w:r>
      <w:r w:rsidR="00BC7F93">
        <w:rPr>
          <w:rFonts w:hint="eastAsia"/>
        </w:rPr>
        <w:t>现状</w:t>
      </w:r>
      <w:bookmarkEnd w:id="71"/>
      <w:bookmarkEnd w:id="72"/>
      <w:bookmarkEnd w:id="73"/>
      <w:bookmarkEnd w:id="74"/>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限时、京准达、极速达、定时达、夜间配、自提等配送服务。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5" w:name="OLE_LINK4"/>
      <w:bookmarkStart w:id="76" w:name="OLE_LINK5"/>
      <w:r w:rsidR="006508EF" w:rsidRPr="003805E6">
        <w:rPr>
          <w:rFonts w:ascii="宋体" w:eastAsia="宋体" w:hAnsi="宋体" w:cs="Arial"/>
          <w:color w:val="333333"/>
          <w:sz w:val="24"/>
          <w:szCs w:val="24"/>
          <w:shd w:val="clear" w:color="auto" w:fill="FFFFFF"/>
        </w:rPr>
        <w:t>快递服务行业标准</w:t>
      </w:r>
      <w:bookmarkEnd w:id="75"/>
      <w:bookmarkEnd w:id="76"/>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场景提赔偿申请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r w:rsidR="00D309CD">
        <w:rPr>
          <w:rFonts w:ascii="宋体" w:eastAsia="宋体" w:hAnsi="宋体" w:hint="eastAsia"/>
          <w:sz w:val="24"/>
          <w:szCs w:val="24"/>
        </w:rPr>
        <w:t>美团对超时赔付有着较为严格的准入条件，商家自配送订单不参与赔付，如果是美团平台配送，</w:t>
      </w:r>
      <w:r w:rsidR="00256B8D">
        <w:rPr>
          <w:rFonts w:ascii="宋体" w:eastAsia="宋体" w:hAnsi="宋体" w:hint="eastAsia"/>
          <w:sz w:val="24"/>
          <w:szCs w:val="24"/>
        </w:rPr>
        <w:t>那么用户在下单时需要注意是否写明送餐超时的赔偿条款，如果有超时条款，美团平台会根据超时条款自动赔付，如果没有，用户需要自行联系商家，美团平台在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r w:rsidR="00B52C56">
        <w:rPr>
          <w:rFonts w:ascii="宋体" w:eastAsia="宋体" w:hAnsi="宋体" w:hint="eastAsia"/>
          <w:sz w:val="24"/>
          <w:szCs w:val="24"/>
        </w:rPr>
        <w:t>美团推出了准时宝服务，</w:t>
      </w:r>
      <w:r w:rsidR="00F83150">
        <w:rPr>
          <w:rFonts w:ascii="宋体" w:eastAsia="宋体" w:hAnsi="宋体" w:hint="eastAsia"/>
          <w:sz w:val="24"/>
          <w:szCs w:val="24"/>
        </w:rPr>
        <w:t>准时宝是一个增值服务，用户购买准时保之后，如果遇到配送超时的场景，美团平台会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国内外卖行业竞争激烈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r w:rsidR="005A1CD6">
        <w:rPr>
          <w:rFonts w:ascii="宋体" w:eastAsia="宋体" w:hAnsi="宋体" w:hint="eastAsia"/>
          <w:sz w:val="24"/>
          <w:szCs w:val="24"/>
        </w:rPr>
        <w:t>美团履约</w:t>
      </w:r>
      <w:r w:rsidR="00E14D68">
        <w:rPr>
          <w:rFonts w:ascii="宋体" w:eastAsia="宋体" w:hAnsi="宋体" w:hint="eastAsia"/>
          <w:sz w:val="24"/>
          <w:szCs w:val="24"/>
        </w:rPr>
        <w:t>超时赔付方式值得借鉴</w:t>
      </w:r>
      <w:r w:rsidR="007340A4">
        <w:rPr>
          <w:rFonts w:ascii="宋体" w:eastAsia="宋体" w:hAnsi="宋体" w:hint="eastAsia"/>
          <w:sz w:val="24"/>
          <w:szCs w:val="24"/>
        </w:rPr>
        <w:t>，</w:t>
      </w:r>
      <w:r w:rsidR="00E14D68">
        <w:rPr>
          <w:rFonts w:ascii="宋体" w:eastAsia="宋体" w:hAnsi="宋体" w:hint="eastAsia"/>
          <w:sz w:val="24"/>
          <w:szCs w:val="24"/>
        </w:rPr>
        <w:t>但美团并未开源一款履约超时管理平台，同时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节中遇到的问题是伴随着饿了么业务发展和软件演化过程而产生，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7" w:name="_Toc9453458"/>
      <w:bookmarkStart w:id="78" w:name="_Toc25947916"/>
      <w:bookmarkStart w:id="79" w:name="_Toc36642682"/>
      <w:bookmarkStart w:id="80" w:name="_Toc36643254"/>
      <w:bookmarkStart w:id="81" w:name="_Toc36732777"/>
      <w:bookmarkStart w:id="82" w:name="_Toc36899707"/>
      <w:r>
        <w:rPr>
          <w:rFonts w:hint="eastAsia"/>
        </w:rPr>
        <w:t>本文主要工作</w:t>
      </w:r>
      <w:bookmarkEnd w:id="77"/>
      <w:bookmarkEnd w:id="78"/>
      <w:bookmarkEnd w:id="79"/>
      <w:bookmarkEnd w:id="80"/>
      <w:bookmarkEnd w:id="81"/>
      <w:bookmarkEnd w:id="82"/>
    </w:p>
    <w:p w14:paraId="3F8EFA25" w14:textId="2163FD43" w:rsidR="00562CC3" w:rsidRDefault="007A5E51"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4"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w:t>
      </w:r>
      <w:r w:rsidR="00297B7A">
        <w:rPr>
          <w:rFonts w:ascii="宋体" w:eastAsia="宋体" w:hAnsi="宋体" w:hint="eastAsia"/>
          <w:sz w:val="24"/>
          <w:szCs w:val="24"/>
        </w:rPr>
        <w:lastRenderedPageBreak/>
        <w:t>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BF4990">
      <w:pPr>
        <w:pStyle w:val="2"/>
        <w:numPr>
          <w:ilvl w:val="1"/>
          <w:numId w:val="52"/>
        </w:numPr>
      </w:pPr>
      <w:bookmarkStart w:id="85" w:name="_Toc9453459"/>
      <w:bookmarkStart w:id="86" w:name="_Toc25947917"/>
      <w:bookmarkStart w:id="87" w:name="_Toc36642683"/>
      <w:bookmarkStart w:id="88" w:name="_Toc36643255"/>
      <w:bookmarkStart w:id="89" w:name="_Toc36732778"/>
      <w:bookmarkStart w:id="90" w:name="_Toc36899708"/>
      <w:r w:rsidRPr="00472E28">
        <w:rPr>
          <w:rFonts w:hint="eastAsia"/>
        </w:rPr>
        <w:t>本文组织结构</w:t>
      </w:r>
      <w:bookmarkEnd w:id="85"/>
      <w:bookmarkEnd w:id="86"/>
      <w:bookmarkEnd w:id="87"/>
      <w:bookmarkEnd w:id="88"/>
      <w:bookmarkEnd w:id="89"/>
      <w:bookmarkEnd w:id="90"/>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7287B6C9"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RabbitM</w:t>
      </w:r>
      <w:r w:rsidR="002D491F">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2D491F">
        <w:rPr>
          <w:rFonts w:ascii="Arial" w:eastAsia="宋体" w:hAnsi="Arial" w:hint="eastAsia"/>
          <w:sz w:val="24"/>
          <w:szCs w:val="24"/>
        </w:rPr>
        <w:t>缓存</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17294">
      <w:pPr>
        <w:pStyle w:val="1"/>
        <w:numPr>
          <w:ilvl w:val="0"/>
          <w:numId w:val="52"/>
        </w:numPr>
      </w:pPr>
      <w:bookmarkStart w:id="91" w:name="_Toc9453460"/>
      <w:bookmarkStart w:id="92" w:name="_Toc25947918"/>
      <w:bookmarkStart w:id="93" w:name="_Toc36642684"/>
      <w:bookmarkStart w:id="94" w:name="_Toc36643256"/>
      <w:bookmarkStart w:id="95" w:name="_Toc36732779"/>
      <w:bookmarkStart w:id="96" w:name="_Toc36899709"/>
      <w:r>
        <w:rPr>
          <w:rFonts w:hint="eastAsia"/>
        </w:rPr>
        <w:lastRenderedPageBreak/>
        <w:t>技术综述</w:t>
      </w:r>
      <w:bookmarkEnd w:id="91"/>
      <w:bookmarkEnd w:id="92"/>
      <w:bookmarkEnd w:id="93"/>
      <w:bookmarkEnd w:id="94"/>
      <w:bookmarkEnd w:id="95"/>
      <w:bookmarkEnd w:id="96"/>
    </w:p>
    <w:p w14:paraId="6D8C2EFD" w14:textId="1022A769" w:rsidR="004C6632" w:rsidRDefault="00472E28" w:rsidP="00BF4990">
      <w:pPr>
        <w:pStyle w:val="2"/>
        <w:numPr>
          <w:ilvl w:val="1"/>
          <w:numId w:val="52"/>
        </w:numPr>
      </w:pPr>
      <w:bookmarkStart w:id="97" w:name="_Toc9453461"/>
      <w:bookmarkStart w:id="98" w:name="_Toc25947919"/>
      <w:bookmarkStart w:id="99" w:name="_Toc36642685"/>
      <w:bookmarkStart w:id="100" w:name="_Toc36643257"/>
      <w:bookmarkStart w:id="101" w:name="_Toc36732780"/>
      <w:bookmarkStart w:id="102" w:name="_Toc36899710"/>
      <w:r w:rsidRPr="00B17294">
        <w:rPr>
          <w:rFonts w:hint="eastAsia"/>
        </w:rPr>
        <w:t>SpringBoot</w:t>
      </w:r>
      <w:bookmarkEnd w:id="97"/>
      <w:bookmarkEnd w:id="98"/>
      <w:bookmarkEnd w:id="99"/>
      <w:bookmarkEnd w:id="100"/>
      <w:bookmarkEnd w:id="101"/>
      <w:bookmarkEnd w:id="102"/>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SpringBoot</w:t>
      </w:r>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r w:rsidRPr="00B17294">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B17294">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B17294">
        <w:rPr>
          <w:rFonts w:ascii="Arial" w:eastAsia="宋体" w:hAnsi="Arial" w:hint="eastAsia"/>
          <w:sz w:val="24"/>
          <w:szCs w:val="24"/>
        </w:rPr>
        <w:t>SpringBoot</w:t>
      </w:r>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B17294">
        <w:rPr>
          <w:rFonts w:ascii="Arial" w:eastAsia="宋体" w:hAnsi="Arial" w:cs="Arial"/>
          <w:sz w:val="24"/>
          <w:szCs w:val="28"/>
        </w:rPr>
        <w:t>Ginanjar</w:t>
      </w:r>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B17294">
        <w:rPr>
          <w:rFonts w:ascii="Arial" w:eastAsia="宋体" w:hAnsi="Arial" w:cs="Arial"/>
          <w:sz w:val="24"/>
          <w:szCs w:val="24"/>
        </w:rPr>
        <w:t>SpringBoot</w:t>
      </w:r>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B17294">
        <w:rPr>
          <w:rFonts w:ascii="Arial" w:eastAsia="宋体" w:hAnsi="Arial" w:cs="Arial"/>
          <w:sz w:val="24"/>
          <w:szCs w:val="28"/>
        </w:rPr>
        <w:t>Tzilla</w:t>
      </w:r>
      <w:r w:rsidR="001C415A" w:rsidRPr="00106BD2">
        <w:rPr>
          <w:rFonts w:ascii="Arial" w:eastAsia="宋体" w:hAnsi="Arial" w:cs="Arial"/>
          <w:sz w:val="24"/>
          <w:szCs w:val="28"/>
        </w:rPr>
        <w:t xml:space="preserve"> </w:t>
      </w:r>
      <w:r w:rsidR="001C415A" w:rsidRPr="00B17294">
        <w:rPr>
          <w:rFonts w:ascii="Arial" w:eastAsia="宋体" w:hAnsi="Arial" w:cs="Arial"/>
          <w:sz w:val="24"/>
          <w:szCs w:val="28"/>
        </w:rPr>
        <w:t>Elrad</w:t>
      </w:r>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3" w:name="_Toc36642686"/>
      <w:bookmarkStart w:id="104" w:name="_Toc36643258"/>
      <w:bookmarkStart w:id="105" w:name="_Toc36732781"/>
      <w:bookmarkStart w:id="106" w:name="_Toc36899711"/>
      <w:r w:rsidRPr="00B17294">
        <w:rPr>
          <w:rFonts w:hint="eastAsia"/>
        </w:rPr>
        <w:t>RabbitM</w:t>
      </w:r>
      <w:r w:rsidR="0040676B" w:rsidRPr="00B17294">
        <w:rPr>
          <w:rFonts w:hint="eastAsia"/>
        </w:rPr>
        <w:t>Q</w:t>
      </w:r>
      <w:bookmarkEnd w:id="103"/>
      <w:bookmarkEnd w:id="104"/>
      <w:bookmarkEnd w:id="105"/>
      <w:bookmarkEnd w:id="106"/>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7" w:name="OLE_LINK19"/>
      <w:bookmarkStart w:id="108" w:name="OLE_LINK20"/>
      <w:r w:rsidRPr="00B17294">
        <w:rPr>
          <w:rFonts w:ascii="Arial" w:eastAsia="宋体" w:hAnsi="Arial" w:hint="eastAsia"/>
          <w:sz w:val="24"/>
          <w:szCs w:val="24"/>
        </w:rPr>
        <w:t>AMQP</w:t>
      </w:r>
      <w:bookmarkEnd w:id="107"/>
      <w:bookmarkEnd w:id="108"/>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B17294">
          <w:rPr>
            <w:rFonts w:ascii="Arial" w:eastAsia="宋体" w:hAnsi="Arial"/>
            <w:sz w:val="24"/>
            <w:szCs w:val="24"/>
          </w:rPr>
          <w:t>SMTP</w:t>
        </w:r>
      </w:hyperlink>
      <w:r w:rsidRPr="00913738">
        <w:rPr>
          <w:rFonts w:ascii="宋体" w:eastAsia="宋体" w:hAnsi="宋体"/>
          <w:sz w:val="24"/>
          <w:szCs w:val="24"/>
        </w:rPr>
        <w:t>，</w:t>
      </w:r>
      <w:hyperlink r:id="rId22" w:tooltip="HTTP" w:history="1">
        <w:r w:rsidRPr="00B17294">
          <w:rPr>
            <w:rFonts w:ascii="Arial" w:eastAsia="宋体" w:hAnsi="Arial"/>
            <w:sz w:val="24"/>
            <w:szCs w:val="24"/>
          </w:rPr>
          <w:t>HTTP</w:t>
        </w:r>
      </w:hyperlink>
      <w:r w:rsidRPr="00913738">
        <w:rPr>
          <w:rFonts w:ascii="宋体" w:eastAsia="宋体" w:hAnsi="宋体"/>
          <w:sz w:val="24"/>
          <w:szCs w:val="24"/>
        </w:rPr>
        <w:t>，</w:t>
      </w:r>
      <w:hyperlink r:id="rId23" w:tooltip="FTP" w:history="1">
        <w:r w:rsidRPr="00B17294">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B17294">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9" w:name="_Toc36736568"/>
      <w:bookmarkStart w:id="110" w:name="_Toc36852278"/>
      <w:r w:rsidRPr="00AC114E">
        <w:t>图</w:t>
      </w:r>
      <w:r w:rsidRPr="00AC114E">
        <w:t xml:space="preserve"> </w:t>
      </w:r>
      <w:fldSimple w:instr=" STYLEREF 1 \s ">
        <w:r w:rsidR="00E7698C" w:rsidRPr="003F1175">
          <w:rPr>
            <w:noProof/>
          </w:rPr>
          <w:t>2</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B17294">
        <w:t>RabbitMQ</w:t>
      </w:r>
      <w:r w:rsidRPr="00AC114E">
        <w:t>内部结构图</w:t>
      </w:r>
      <w:bookmarkEnd w:id="109"/>
      <w:bookmarkEnd w:id="110"/>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EE0F3A">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EE0F3A">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EE0F3A">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1" w:name="_Toc36899712"/>
      <w:r w:rsidRPr="00B17294">
        <w:rPr>
          <w:rFonts w:eastAsia="宋体" w:cs="Arial" w:hint="eastAsia"/>
        </w:rPr>
        <w:t>E</w:t>
      </w:r>
      <w:r>
        <w:rPr>
          <w:rFonts w:eastAsia="宋体" w:cs="Arial"/>
        </w:rPr>
        <w:t>-</w:t>
      </w:r>
      <w:r w:rsidRPr="00B17294">
        <w:rPr>
          <w:rFonts w:eastAsia="宋体" w:cs="Arial"/>
        </w:rPr>
        <w:t>Scheduler</w:t>
      </w:r>
      <w:bookmarkEnd w:id="111"/>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2" w:name="_Toc25947923"/>
      <w:bookmarkStart w:id="113" w:name="_Toc36642688"/>
      <w:bookmarkStart w:id="114" w:name="_Toc36643260"/>
      <w:bookmarkStart w:id="115" w:name="_Toc36732783"/>
      <w:bookmarkStart w:id="116" w:name="_Toc36899713"/>
      <w:r w:rsidRPr="00B17294">
        <w:rPr>
          <w:rFonts w:eastAsia="宋体" w:cs="Arial" w:hint="eastAsia"/>
        </w:rPr>
        <w:t>R</w:t>
      </w:r>
      <w:r w:rsidR="00472E28" w:rsidRPr="00B17294">
        <w:rPr>
          <w:rFonts w:eastAsia="宋体" w:cs="Arial"/>
        </w:rPr>
        <w:t>edis</w:t>
      </w:r>
      <w:bookmarkEnd w:id="112"/>
      <w:bookmarkEnd w:id="113"/>
      <w:bookmarkEnd w:id="114"/>
      <w:bookmarkEnd w:id="115"/>
      <w:bookmarkEnd w:id="116"/>
    </w:p>
    <w:p w14:paraId="3E7E457C" w14:textId="5F511842" w:rsidR="00913738" w:rsidRDefault="008F66D1" w:rsidP="008F66D1">
      <w:pPr>
        <w:spacing w:line="360" w:lineRule="auto"/>
        <w:ind w:firstLineChars="200" w:firstLine="480"/>
        <w:rPr>
          <w:rFonts w:ascii="宋体" w:eastAsia="宋体" w:hAnsi="宋体"/>
          <w:sz w:val="24"/>
          <w:szCs w:val="24"/>
        </w:rPr>
      </w:pPr>
      <w:r w:rsidRPr="00B17294">
        <w:rPr>
          <w:rFonts w:ascii="Arial" w:eastAsia="宋体" w:hAnsi="Arial"/>
          <w:sz w:val="24"/>
          <w:szCs w:val="24"/>
        </w:rPr>
        <w:t>r</w:t>
      </w:r>
      <w:r w:rsidR="00913738" w:rsidRPr="00B17294">
        <w:rPr>
          <w:rFonts w:ascii="Arial" w:eastAsia="宋体" w:hAnsi="Arial" w:hint="eastAsia"/>
          <w:sz w:val="24"/>
          <w:szCs w:val="24"/>
        </w:rPr>
        <w:t>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sidR="00913738" w:rsidRPr="00B17294">
        <w:rPr>
          <w:rFonts w:ascii="Arial" w:eastAsia="宋体" w:hAnsi="Arial" w:hint="eastAsia"/>
          <w:sz w:val="24"/>
          <w:szCs w:val="24"/>
        </w:rPr>
        <w:t>r</w:t>
      </w:r>
      <w:r w:rsidR="00913738" w:rsidRPr="00B17294">
        <w:rPr>
          <w:rFonts w:ascii="Arial" w:eastAsia="宋体" w:hAnsi="Arial"/>
          <w:sz w:val="24"/>
          <w:szCs w:val="24"/>
        </w:rPr>
        <w:t>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r w:rsidRPr="00B17294">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Pr="00B17294">
        <w:rPr>
          <w:rFonts w:ascii="Arial" w:eastAsia="宋体" w:hAnsi="Arial" w:hint="eastAsia"/>
          <w:sz w:val="24"/>
          <w:szCs w:val="24"/>
        </w:rPr>
        <w:t>redis</w:t>
      </w:r>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lastRenderedPageBreak/>
        <w:t>redis</w:t>
      </w:r>
      <w:r w:rsidRPr="00DF2EC1">
        <w:rPr>
          <w:rFonts w:ascii="宋体" w:eastAsia="宋体" w:hAnsi="宋体" w:hint="eastAsia"/>
          <w:sz w:val="24"/>
          <w:szCs w:val="24"/>
        </w:rPr>
        <w:t>能够做到速度快的原因有如下几点：</w:t>
      </w:r>
      <w:r w:rsidRPr="00B17294">
        <w:rPr>
          <w:rFonts w:ascii="Arial" w:eastAsia="宋体" w:hAnsi="Arial" w:hint="eastAsia"/>
          <w:sz w:val="24"/>
          <w:szCs w:val="24"/>
        </w:rPr>
        <w:t>redis</w:t>
      </w:r>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r w:rsidRPr="00B17294">
        <w:rPr>
          <w:rFonts w:ascii="Arial" w:eastAsia="宋体" w:hAnsi="Arial" w:hint="eastAsia"/>
          <w:sz w:val="24"/>
          <w:szCs w:val="24"/>
        </w:rPr>
        <w:t>epoll</w:t>
      </w:r>
      <w:r>
        <w:rPr>
          <w:rFonts w:ascii="宋体" w:eastAsia="宋体" w:hAnsi="宋体" w:hint="eastAsia"/>
          <w:sz w:val="24"/>
          <w:szCs w:val="24"/>
        </w:rPr>
        <w:t>的方式实现；由于是单线程的缘故，并不存在并发竞争的问题。由于上述的原因，</w:t>
      </w:r>
      <w:r w:rsidRPr="00B17294">
        <w:rPr>
          <w:rFonts w:ascii="Arial" w:eastAsia="宋体" w:hAnsi="Arial" w:hint="eastAsia"/>
          <w:sz w:val="24"/>
          <w:szCs w:val="24"/>
        </w:rPr>
        <w:t>redis</w:t>
      </w:r>
      <w:r>
        <w:rPr>
          <w:rFonts w:ascii="宋体" w:eastAsia="宋体" w:hAnsi="宋体" w:hint="eastAsia"/>
          <w:sz w:val="24"/>
          <w:szCs w:val="24"/>
        </w:rPr>
        <w:t>的速度很快。</w:t>
      </w:r>
      <w:r w:rsidR="00EA12D2" w:rsidRPr="00B17294">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sidR="00EA12D2" w:rsidRPr="00B17294">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Pr="00B17294">
        <w:rPr>
          <w:rFonts w:ascii="Arial" w:eastAsia="宋体" w:hAnsi="Arial" w:hint="eastAsia"/>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r w:rsidRPr="00B17294">
        <w:rPr>
          <w:rFonts w:ascii="Arial" w:eastAsia="宋体" w:hAnsi="Arial" w:hint="eastAsia"/>
          <w:sz w:val="24"/>
          <w:szCs w:val="24"/>
        </w:rPr>
        <w:t>redis</w:t>
      </w:r>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r>
        <w:rPr>
          <w:rFonts w:ascii="宋体" w:eastAsia="宋体" w:hAnsi="宋体" w:hint="eastAsia"/>
          <w:sz w:val="24"/>
          <w:szCs w:val="24"/>
        </w:rPr>
        <w:t>宕机，就会自动将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7" w:name="_Toc25947924"/>
      <w:bookmarkStart w:id="118" w:name="_Toc36642689"/>
      <w:bookmarkStart w:id="119" w:name="_Toc36643261"/>
      <w:bookmarkStart w:id="120" w:name="_Toc36732784"/>
      <w:bookmarkStart w:id="121" w:name="_Toc36899714"/>
      <w:r w:rsidRPr="00472E28">
        <w:rPr>
          <w:rFonts w:eastAsia="宋体" w:cs="Arial" w:hint="eastAsia"/>
        </w:rPr>
        <w:t>本章小结</w:t>
      </w:r>
      <w:bookmarkEnd w:id="117"/>
      <w:bookmarkEnd w:id="118"/>
      <w:bookmarkEnd w:id="119"/>
      <w:bookmarkEnd w:id="120"/>
      <w:bookmarkEnd w:id="121"/>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B17294">
        <w:rPr>
          <w:rFonts w:ascii="Arial" w:eastAsia="宋体" w:hAnsi="Arial" w:hint="eastAsia"/>
          <w:sz w:val="24"/>
          <w:szCs w:val="24"/>
        </w:rPr>
        <w:t>SpringBoot</w:t>
      </w:r>
      <w:r>
        <w:rPr>
          <w:rFonts w:ascii="宋体" w:eastAsia="宋体" w:hAnsi="宋体" w:hint="eastAsia"/>
          <w:sz w:val="24"/>
          <w:szCs w:val="24"/>
        </w:rPr>
        <w:t>搭建项目的基础框架；使用</w:t>
      </w:r>
      <w:r w:rsidRPr="00B17294">
        <w:rPr>
          <w:rFonts w:ascii="Arial" w:eastAsia="宋体" w:hAnsi="Arial" w:hint="eastAsia"/>
          <w:sz w:val="24"/>
          <w:szCs w:val="24"/>
        </w:rPr>
        <w:t>redis</w:t>
      </w:r>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17294">
      <w:pPr>
        <w:pStyle w:val="1"/>
        <w:numPr>
          <w:ilvl w:val="0"/>
          <w:numId w:val="52"/>
        </w:numPr>
      </w:pPr>
      <w:bookmarkStart w:id="122" w:name="_Toc25947925"/>
      <w:bookmarkStart w:id="123" w:name="_Toc36642690"/>
      <w:bookmarkStart w:id="124" w:name="_Toc36643262"/>
      <w:bookmarkStart w:id="125" w:name="_Toc36732785"/>
      <w:bookmarkStart w:id="126" w:name="_Toc36899715"/>
      <w:r>
        <w:rPr>
          <w:rFonts w:hint="eastAsia"/>
        </w:rPr>
        <w:lastRenderedPageBreak/>
        <w:t>履约超时管理平台的分析与设计</w:t>
      </w:r>
      <w:bookmarkEnd w:id="122"/>
      <w:bookmarkEnd w:id="123"/>
      <w:bookmarkEnd w:id="124"/>
      <w:bookmarkEnd w:id="125"/>
      <w:bookmarkEnd w:id="126"/>
    </w:p>
    <w:p w14:paraId="06C5FE50" w14:textId="77B979C6" w:rsidR="001F29E4" w:rsidRPr="00A37C91" w:rsidRDefault="007909CD" w:rsidP="00BF4990">
      <w:pPr>
        <w:pStyle w:val="2"/>
        <w:numPr>
          <w:ilvl w:val="1"/>
          <w:numId w:val="52"/>
        </w:numPr>
      </w:pPr>
      <w:bookmarkStart w:id="127" w:name="_Toc36642691"/>
      <w:bookmarkStart w:id="128" w:name="_Toc36643263"/>
      <w:bookmarkStart w:id="129" w:name="_Toc36732786"/>
      <w:bookmarkStart w:id="130" w:name="_Toc36899716"/>
      <w:r>
        <w:rPr>
          <w:rFonts w:hint="eastAsia"/>
        </w:rPr>
        <w:t>系统边界</w:t>
      </w:r>
      <w:bookmarkEnd w:id="127"/>
      <w:bookmarkEnd w:id="128"/>
      <w:bookmarkEnd w:id="129"/>
      <w:bookmarkEnd w:id="130"/>
    </w:p>
    <w:p w14:paraId="6083CC97" w14:textId="770D6423" w:rsidR="00950A6A" w:rsidRDefault="00B969F9" w:rsidP="00B11998">
      <w:pPr>
        <w:spacing w:line="360" w:lineRule="auto"/>
        <w:ind w:firstLineChars="200" w:firstLine="480"/>
        <w:rPr>
          <w:ins w:id="131"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2" w:name="_Toc36736569"/>
      <w:bookmarkStart w:id="133" w:name="_Toc3685227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2"/>
      <w:bookmarkEnd w:id="133"/>
    </w:p>
    <w:p w14:paraId="2D39F92E" w14:textId="21819BBD" w:rsidR="00FE2CD8" w:rsidRDefault="00950A6A" w:rsidP="00BF4990">
      <w:pPr>
        <w:pStyle w:val="2"/>
        <w:numPr>
          <w:ilvl w:val="1"/>
          <w:numId w:val="52"/>
        </w:numPr>
      </w:pPr>
      <w:bookmarkStart w:id="134" w:name="_Toc36642692"/>
      <w:bookmarkStart w:id="135" w:name="_Toc36643264"/>
      <w:bookmarkStart w:id="136" w:name="_Toc36732787"/>
      <w:bookmarkStart w:id="137" w:name="_Toc36899717"/>
      <w:r>
        <w:rPr>
          <w:rFonts w:hint="eastAsia"/>
        </w:rPr>
        <w:lastRenderedPageBreak/>
        <w:t>业务描述</w:t>
      </w:r>
      <w:bookmarkEnd w:id="134"/>
      <w:bookmarkEnd w:id="135"/>
      <w:bookmarkEnd w:id="136"/>
      <w:bookmarkEnd w:id="13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8" w:name="_Toc36736491"/>
      <w:bookmarkStart w:id="139" w:name="_Toc3684457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8"/>
      <w:bookmarkEnd w:id="13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40" w:name="_Toc25947928"/>
    </w:p>
    <w:p w14:paraId="712968E7" w14:textId="2CEA8BC1" w:rsidR="00C26678" w:rsidRPr="00471D3A" w:rsidRDefault="00483B34"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1" w:name="_Toc36642693"/>
      <w:bookmarkStart w:id="142" w:name="_Toc36643265"/>
      <w:bookmarkStart w:id="143" w:name="_Toc36732788"/>
      <w:bookmarkStart w:id="144" w:name="_Toc36899718"/>
      <w:r w:rsidRPr="002277AC">
        <w:rPr>
          <w:rFonts w:hint="eastAsia"/>
        </w:rPr>
        <w:lastRenderedPageBreak/>
        <w:t>需求分析</w:t>
      </w:r>
      <w:bookmarkEnd w:id="141"/>
      <w:bookmarkEnd w:id="142"/>
      <w:bookmarkEnd w:id="143"/>
      <w:bookmarkEnd w:id="144"/>
    </w:p>
    <w:p w14:paraId="6D7AF421" w14:textId="005A0512" w:rsidR="006C37C0" w:rsidRDefault="00712DB8" w:rsidP="00BF4990">
      <w:pPr>
        <w:pStyle w:val="3"/>
        <w:numPr>
          <w:ilvl w:val="2"/>
          <w:numId w:val="52"/>
        </w:numPr>
      </w:pPr>
      <w:bookmarkStart w:id="145" w:name="_Toc36642694"/>
      <w:bookmarkStart w:id="146" w:name="_Toc36643266"/>
      <w:bookmarkStart w:id="147" w:name="_Toc36732789"/>
      <w:bookmarkStart w:id="148" w:name="_Toc36899719"/>
      <w:r>
        <w:rPr>
          <w:rFonts w:hint="eastAsia"/>
        </w:rPr>
        <w:t>规则</w:t>
      </w:r>
      <w:r w:rsidR="002235C6">
        <w:rPr>
          <w:rFonts w:hint="eastAsia"/>
        </w:rPr>
        <w:t>管理</w:t>
      </w:r>
      <w:bookmarkEnd w:id="140"/>
      <w:bookmarkEnd w:id="145"/>
      <w:bookmarkEnd w:id="146"/>
      <w:bookmarkEnd w:id="147"/>
      <w:r w:rsidR="00D14EEE">
        <w:rPr>
          <w:rFonts w:hint="eastAsia"/>
        </w:rPr>
        <w:t>功能</w:t>
      </w:r>
      <w:bookmarkEnd w:id="14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9" w:name="_Toc36736570"/>
      <w:bookmarkStart w:id="150" w:name="_Toc36852280"/>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9"/>
      <w:bookmarkEnd w:id="150"/>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1" w:name="_Toc36736492"/>
      <w:bookmarkStart w:id="152" w:name="_Toc36844576"/>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1"/>
      <w:bookmarkEnd w:id="15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3" w:name="OLE_LINK13"/>
            <w:bookmarkStart w:id="154" w:name="OLE_LINK14"/>
            <w:r>
              <w:rPr>
                <w:rFonts w:ascii="Arial" w:eastAsia="宋体" w:hAnsi="Arial" w:cs="Arial" w:hint="eastAsia"/>
                <w:szCs w:val="21"/>
              </w:rPr>
              <w:t>用户已经通过权限认证</w:t>
            </w:r>
            <w:bookmarkEnd w:id="153"/>
            <w:bookmarkEnd w:id="15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hint="eastAsia"/>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hint="eastAsia"/>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5" w:name="_Toc36736493"/>
      <w:bookmarkStart w:id="156" w:name="_Toc3684457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7" w:name="_Toc36736494"/>
      <w:bookmarkStart w:id="158" w:name="_Toc3684457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AA7412">
            <w:pPr>
              <w:pStyle w:val="a6"/>
              <w:widowControl/>
              <w:numPr>
                <w:ilvl w:val="0"/>
                <w:numId w:val="3"/>
              </w:numPr>
              <w:ind w:firstLineChars="0"/>
              <w:jc w:val="left"/>
              <w:rPr>
                <w:rFonts w:ascii="Arial" w:eastAsia="宋体" w:hAnsi="Arial" w:cs="Arial" w:hint="eastAsia"/>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9" w:name="_Toc36642695"/>
      <w:bookmarkStart w:id="160" w:name="_Toc36643267"/>
      <w:bookmarkStart w:id="161" w:name="_Toc36732790"/>
      <w:bookmarkStart w:id="162" w:name="_Toc36899720"/>
      <w:r>
        <w:rPr>
          <w:rFonts w:hint="eastAsia"/>
        </w:rPr>
        <w:t>规则预处理功能</w:t>
      </w:r>
      <w:bookmarkEnd w:id="159"/>
      <w:bookmarkEnd w:id="160"/>
      <w:bookmarkEnd w:id="161"/>
      <w:bookmarkEnd w:id="16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3" w:name="_Toc36736571"/>
      <w:bookmarkStart w:id="164" w:name="_Toc36852281"/>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3"/>
      <w:bookmarkEnd w:id="164"/>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前端传送的规则数据保存在VO对象中，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t>规</w:t>
      </w:r>
      <w:r w:rsidR="00652A8B">
        <w:rPr>
          <w:rFonts w:ascii="宋体" w:eastAsia="宋体" w:hAnsi="宋体" w:hint="eastAsia"/>
          <w:sz w:val="24"/>
          <w:szCs w:val="24"/>
        </w:rPr>
        <w:lastRenderedPageBreak/>
        <w:t>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5" w:name="_Toc36736495"/>
      <w:bookmarkStart w:id="166" w:name="_Toc3684457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5"/>
      <w:bookmarkEnd w:id="16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hint="eastAsia"/>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7" w:name="_Toc36736496"/>
      <w:bookmarkStart w:id="168" w:name="_Toc3684458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9" w:name="_Toc36736497"/>
      <w:bookmarkStart w:id="170" w:name="_Toc3684458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9"/>
      <w:bookmarkEnd w:id="17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1" w:name="_Toc36642696"/>
      <w:bookmarkStart w:id="172" w:name="_Toc36643268"/>
      <w:bookmarkStart w:id="173" w:name="_Toc36732791"/>
      <w:bookmarkStart w:id="174" w:name="_Toc36899721"/>
      <w:r>
        <w:rPr>
          <w:rFonts w:hint="eastAsia"/>
        </w:rPr>
        <w:t>审核流程管理功能</w:t>
      </w:r>
      <w:bookmarkEnd w:id="171"/>
      <w:bookmarkEnd w:id="172"/>
      <w:bookmarkEnd w:id="173"/>
      <w:bookmarkEnd w:id="17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drawing>
          <wp:inline distT="0" distB="0" distL="0" distR="0" wp14:anchorId="22B01EE5" wp14:editId="5BE3A744">
            <wp:extent cx="3815080" cy="2875549"/>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8134" cy="288538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5" w:name="_Toc36736572"/>
      <w:bookmarkStart w:id="176" w:name="_Toc36852282"/>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5"/>
      <w:bookmarkEnd w:id="176"/>
    </w:p>
    <w:p w14:paraId="60BEDF8C" w14:textId="5326130E"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7" w:name="_Toc36736498"/>
      <w:bookmarkStart w:id="178" w:name="_Toc3684458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4AE86FAA" w:rsidR="00563E78" w:rsidRDefault="00563E78" w:rsidP="00563E78">
      <w:pPr>
        <w:pStyle w:val="af8"/>
        <w:rPr>
          <w:rFonts w:ascii="宋体" w:hAnsi="宋体"/>
          <w:szCs w:val="24"/>
        </w:rPr>
      </w:pPr>
      <w:bookmarkStart w:id="179" w:name="_Toc36736573"/>
      <w:bookmarkStart w:id="180" w:name="_Toc36852283"/>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bookmarkEnd w:id="179"/>
      <w:bookmarkEnd w:id="180"/>
      <w:r w:rsidR="006578EE">
        <w:rPr>
          <w:rFonts w:ascii="宋体" w:hAnsi="宋体" w:hint="eastAsia"/>
          <w:szCs w:val="24"/>
        </w:rPr>
        <w:t>审核权转移流程图</w:t>
      </w:r>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1" w:name="_Toc36736499"/>
      <w:bookmarkStart w:id="182" w:name="_Toc3684458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8248D5">
        <w:rPr>
          <w:rFonts w:ascii="Arial" w:eastAsia="宋体" w:hAnsi="Arial" w:hint="eastAsia"/>
          <w:sz w:val="24"/>
          <w:szCs w:val="24"/>
        </w:rPr>
        <w:t xml:space="preserve"> 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突然宕机，可以通过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B17294">
        <w:rPr>
          <w:rFonts w:ascii="Arial" w:eastAsia="宋体" w:hAnsi="Arial"/>
          <w:sz w:val="24"/>
          <w:szCs w:val="24"/>
        </w:rPr>
        <w:t>MQ</w:t>
      </w:r>
      <w:r w:rsidR="00B77ED9">
        <w:rPr>
          <w:rFonts w:ascii="Arial" w:eastAsia="宋体" w:hAnsi="Arial"/>
          <w:sz w:val="24"/>
          <w:szCs w:val="24"/>
        </w:rPr>
        <w:t xml:space="preserve"> </w:t>
      </w:r>
      <w:r w:rsidR="00B77ED9">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w:t>
      </w:r>
      <w:r w:rsidR="003C6021">
        <w:rPr>
          <w:rFonts w:ascii="宋体" w:eastAsia="宋体" w:hAnsi="宋体" w:hint="eastAsia"/>
          <w:sz w:val="24"/>
          <w:szCs w:val="24"/>
        </w:rPr>
        <w:t>通过</w:t>
      </w:r>
      <w:r w:rsidR="003C6021" w:rsidRPr="00B17294">
        <w:rPr>
          <w:rFonts w:ascii="Arial" w:eastAsia="宋体" w:hAnsi="Arial" w:cs="Arial"/>
          <w:sz w:val="24"/>
          <w:szCs w:val="24"/>
        </w:rPr>
        <w:t>E</w:t>
      </w:r>
      <w:r w:rsidR="003C6021" w:rsidRPr="00FA4E9B">
        <w:rPr>
          <w:rFonts w:ascii="Arial" w:eastAsia="宋体" w:hAnsi="Arial" w:cs="Arial"/>
          <w:sz w:val="24"/>
          <w:szCs w:val="24"/>
        </w:rPr>
        <w:t>-</w:t>
      </w:r>
      <w:r w:rsidR="003C6021" w:rsidRPr="00B17294">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w:t>
      </w:r>
      <w:r w:rsidR="00C80C3E">
        <w:rPr>
          <w:rFonts w:ascii="宋体" w:eastAsia="宋体" w:hAnsi="宋体" w:hint="eastAsia"/>
          <w:sz w:val="24"/>
          <w:szCs w:val="24"/>
        </w:rPr>
        <w:t>审核平台</w:t>
      </w:r>
      <w:r w:rsidR="00C80C3E">
        <w:rPr>
          <w:rFonts w:ascii="宋体" w:eastAsia="宋体" w:hAnsi="宋体" w:hint="eastAsia"/>
          <w:sz w:val="24"/>
          <w:szCs w:val="24"/>
        </w:rPr>
        <w:t>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3" w:name="_Toc36844584"/>
      <w:r>
        <w:t>表</w:t>
      </w:r>
      <w:r>
        <w:t xml:space="preserve"> </w:t>
      </w:r>
      <w:fldSimple w:instr=" STYLEREF 1 \s ">
        <w:r>
          <w:rPr>
            <w:noProof/>
          </w:rPr>
          <w:t>3</w:t>
        </w:r>
      </w:fldSimple>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6E1421">
            <w:pPr>
              <w:pStyle w:val="a6"/>
              <w:widowControl/>
              <w:numPr>
                <w:ilvl w:val="0"/>
                <w:numId w:val="22"/>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4" w:name="_Toc36642697"/>
      <w:bookmarkStart w:id="185" w:name="_Toc36643269"/>
      <w:bookmarkStart w:id="186" w:name="_Toc36732792"/>
      <w:bookmarkStart w:id="187" w:name="_Toc36899722"/>
      <w:r>
        <w:rPr>
          <w:rFonts w:hint="eastAsia"/>
        </w:rPr>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8" w:name="_Toc36736574"/>
      <w:bookmarkStart w:id="189" w:name="_Toc36852284"/>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8"/>
      <w:bookmarkEnd w:id="189"/>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FD189F">
      <w:pPr>
        <w:keepNext/>
        <w:spacing w:line="360" w:lineRule="auto"/>
        <w:ind w:firstLineChars="200" w:firstLine="420"/>
        <w:jc w:val="center"/>
      </w:pPr>
      <w:r>
        <w:rPr>
          <w:noProof/>
        </w:rPr>
        <w:drawing>
          <wp:inline distT="0" distB="0" distL="0" distR="0" wp14:anchorId="723C8DCB" wp14:editId="309383FB">
            <wp:extent cx="4922942" cy="5800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0793" cy="5833542"/>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90" w:name="_Toc36736575"/>
      <w:bookmarkStart w:id="191" w:name="_Toc36852285"/>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90"/>
      <w:bookmarkEnd w:id="191"/>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w:t>
      </w:r>
      <w:r w:rsidR="00CF6CA5">
        <w:rPr>
          <w:rFonts w:ascii="宋体" w:eastAsia="宋体" w:hAnsi="宋体" w:hint="eastAsia"/>
          <w:sz w:val="24"/>
          <w:szCs w:val="24"/>
        </w:rPr>
        <w:lastRenderedPageBreak/>
        <w:t>命中日志</w:t>
      </w:r>
      <w:r w:rsidR="002C08DC">
        <w:rPr>
          <w:rFonts w:ascii="宋体" w:eastAsia="宋体" w:hAnsi="宋体" w:hint="eastAsia"/>
          <w:sz w:val="24"/>
          <w:szCs w:val="24"/>
        </w:rPr>
        <w:t>，并根据规则中配置的Action执行后续操作。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会回调创建延时任务时指定的接口，在回调接口中，平台会继续进行匹配，具体逻辑与</w:t>
      </w:r>
      <w:r w:rsidR="00CD4E9A">
        <w:rPr>
          <w:rFonts w:ascii="宋体" w:eastAsia="宋体" w:hAnsi="宋体" w:hint="eastAsia"/>
          <w:sz w:val="24"/>
          <w:szCs w:val="24"/>
        </w:rPr>
        <w:t>消息监听入口逻辑相同。</w:t>
      </w:r>
      <w:bookmarkStart w:id="192" w:name="_GoBack"/>
      <w:bookmarkEnd w:id="192"/>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3" w:name="_Toc36736500"/>
      <w:bookmarkStart w:id="194" w:name="_Toc3684458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3"/>
      <w:bookmarkEnd w:id="19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B17294">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r w:rsidR="003152A3" w:rsidRPr="00B17294">
        <w:rPr>
          <w:rFonts w:ascii="Arial" w:eastAsia="宋体" w:hAnsi="Arial" w:hint="eastAsia"/>
          <w:sz w:val="24"/>
          <w:szCs w:val="24"/>
        </w:rPr>
        <w:t>drc</w:t>
      </w:r>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B17294">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机房还监听着</w:t>
      </w:r>
      <w:r w:rsidR="009878B4" w:rsidRPr="00B17294">
        <w:rPr>
          <w:rFonts w:ascii="Arial" w:eastAsia="宋体" w:hAnsi="Arial" w:hint="eastAsia"/>
          <w:sz w:val="24"/>
          <w:szCs w:val="24"/>
        </w:rPr>
        <w:t>B</w:t>
      </w:r>
      <w:r w:rsidR="009878B4">
        <w:rPr>
          <w:rFonts w:ascii="宋体" w:eastAsia="宋体" w:hAnsi="宋体" w:hint="eastAsia"/>
          <w:sz w:val="24"/>
          <w:szCs w:val="24"/>
        </w:rPr>
        <w:t>机房的</w:t>
      </w:r>
      <w:r w:rsidR="009878B4" w:rsidRPr="00B17294">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w:t>
      </w:r>
      <w:r w:rsidR="00671DB8">
        <w:rPr>
          <w:rFonts w:ascii="宋体" w:eastAsia="宋体" w:hAnsi="宋体" w:hint="eastAsia"/>
          <w:sz w:val="24"/>
          <w:szCs w:val="24"/>
        </w:rPr>
        <w:lastRenderedPageBreak/>
        <w:t>台使用</w:t>
      </w:r>
      <w:r w:rsidR="00671DB8" w:rsidRPr="00B17294">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5" w:name="_Toc36736501"/>
      <w:bookmarkStart w:id="196" w:name="_Toc3684458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5"/>
      <w:bookmarkEnd w:id="196"/>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B17294">
              <w:rPr>
                <w:rFonts w:ascii="Arial" w:eastAsia="宋体" w:hAnsi="Arial" w:hint="eastAsia"/>
                <w:szCs w:val="21"/>
              </w:rPr>
              <w:t>d</w:t>
            </w:r>
            <w:r w:rsidR="00D5389C" w:rsidRPr="00B17294">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r w:rsidRPr="00B17294">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提取</w:t>
            </w:r>
            <w:r w:rsidRPr="00B17294">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53548">
      <w:pPr>
        <w:pStyle w:val="3"/>
        <w:numPr>
          <w:ilvl w:val="2"/>
          <w:numId w:val="52"/>
        </w:numPr>
      </w:pPr>
      <w:bookmarkStart w:id="197" w:name="_Toc36899723"/>
      <w:r>
        <w:rPr>
          <w:rFonts w:hint="eastAsia"/>
        </w:rPr>
        <w:t>非功能需求</w:t>
      </w:r>
      <w:bookmarkEnd w:id="197"/>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BF4990">
      <w:pPr>
        <w:pStyle w:val="2"/>
        <w:numPr>
          <w:ilvl w:val="1"/>
          <w:numId w:val="52"/>
        </w:numPr>
      </w:pPr>
      <w:bookmarkStart w:id="198" w:name="_Toc36642698"/>
      <w:bookmarkStart w:id="199" w:name="_Toc36643270"/>
      <w:bookmarkStart w:id="200" w:name="_Toc36732793"/>
      <w:bookmarkStart w:id="201" w:name="_Toc36899724"/>
      <w:bookmarkStart w:id="202" w:name="_Toc25947932"/>
      <w:r>
        <w:rPr>
          <w:rFonts w:hint="eastAsia"/>
        </w:rPr>
        <w:t>系统总体设计</w:t>
      </w:r>
      <w:bookmarkEnd w:id="198"/>
      <w:bookmarkEnd w:id="199"/>
      <w:bookmarkEnd w:id="200"/>
      <w:bookmarkEnd w:id="201"/>
    </w:p>
    <w:p w14:paraId="0D57067F" w14:textId="542DA4E9" w:rsidR="00C13A11" w:rsidRPr="00C13A11" w:rsidRDefault="00C13A11" w:rsidP="00BF4990">
      <w:pPr>
        <w:pStyle w:val="3"/>
        <w:numPr>
          <w:ilvl w:val="2"/>
          <w:numId w:val="52"/>
        </w:numPr>
      </w:pPr>
      <w:bookmarkStart w:id="203" w:name="_Toc36642699"/>
      <w:bookmarkStart w:id="204" w:name="_Toc36643271"/>
      <w:bookmarkStart w:id="205" w:name="_Toc36732794"/>
      <w:bookmarkStart w:id="206" w:name="_Toc36899725"/>
      <w:r>
        <w:rPr>
          <w:rFonts w:hint="eastAsia"/>
        </w:rPr>
        <w:t>规则设计</w:t>
      </w:r>
      <w:bookmarkEnd w:id="203"/>
      <w:bookmarkEnd w:id="204"/>
      <w:bookmarkEnd w:id="205"/>
      <w:bookmarkEnd w:id="206"/>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Pr="006A611C">
        <w:rPr>
          <w:rFonts w:ascii="宋体" w:eastAsia="宋体" w:hAnsi="宋体" w:hint="eastAsia"/>
          <w:sz w:val="24"/>
          <w:szCs w:val="24"/>
        </w:rPr>
        <w:lastRenderedPageBreak/>
        <w:t>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7" w:name="_Toc36736502"/>
      <w:bookmarkStart w:id="208" w:name="_Toc3684458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7"/>
      <w:bookmarkEnd w:id="208"/>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9" w:name="_Toc36736503"/>
      <w:bookmarkStart w:id="210" w:name="_Toc3684458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9"/>
      <w:bookmarkEnd w:id="210"/>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B17294">
              <w:rPr>
                <w:rFonts w:ascii="Arial" w:eastAsia="宋体" w:hAnsi="Arial" w:hint="eastAsia"/>
                <w:szCs w:val="21"/>
              </w:rPr>
              <w:t>i</w:t>
            </w:r>
            <w:r w:rsidR="00C13A11" w:rsidRPr="00B17294">
              <w:rPr>
                <w:rFonts w:ascii="Arial" w:eastAsia="宋体" w:hAnsi="Arial"/>
                <w:szCs w:val="21"/>
              </w:rPr>
              <w:t>phone</w:t>
            </w:r>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w:t>
      </w:r>
      <w:r>
        <w:rPr>
          <w:rFonts w:ascii="宋体" w:eastAsia="宋体" w:hAnsi="宋体" w:hint="eastAsia"/>
          <w:sz w:val="24"/>
          <w:szCs w:val="24"/>
        </w:rPr>
        <w:lastRenderedPageBreak/>
        <w:t>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11" w:name="_Toc36736504"/>
      <w:bookmarkStart w:id="212" w:name="_Toc3684458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11"/>
      <w:bookmarkEnd w:id="212"/>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3" w:name="_Toc36736505"/>
      <w:bookmarkStart w:id="214" w:name="_Toc3684459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3"/>
      <w:bookmarkEnd w:id="214"/>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lastRenderedPageBreak/>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5" w:name="_Toc36736506"/>
      <w:bookmarkStart w:id="216" w:name="_Toc3684459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订单信息；运单主状态和运单子状态可以用于判断当前运单处于那个阶</w:t>
      </w:r>
      <w:r w:rsidR="00F61DE6">
        <w:rPr>
          <w:rFonts w:ascii="宋体" w:eastAsia="宋体" w:hAnsi="宋体" w:hint="eastAsia"/>
          <w:sz w:val="24"/>
          <w:szCs w:val="24"/>
        </w:rPr>
        <w:lastRenderedPageBreak/>
        <w:t>段。</w:t>
      </w:r>
    </w:p>
    <w:p w14:paraId="5AAAB5A6" w14:textId="51A2A2DB" w:rsidR="00FD189F" w:rsidRDefault="00FD189F" w:rsidP="00FD189F">
      <w:pPr>
        <w:pStyle w:val="af8"/>
        <w:keepNext/>
      </w:pPr>
      <w:bookmarkStart w:id="217" w:name="_Toc36736507"/>
      <w:bookmarkStart w:id="218" w:name="_Toc3684459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7"/>
      <w:bookmarkEnd w:id="218"/>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9" w:name="_Toc36736508"/>
      <w:bookmarkStart w:id="220" w:name="_Toc3684459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9"/>
      <w:bookmarkEnd w:id="22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21" w:name="_Toc36736509"/>
      <w:bookmarkStart w:id="222" w:name="_Toc3684459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21"/>
      <w:bookmarkEnd w:id="22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B17294">
              <w:rPr>
                <w:rFonts w:ascii="Arial" w:eastAsia="宋体" w:hAnsi="Arial"/>
              </w:rPr>
              <w:t>Event</w:t>
            </w:r>
            <w:r w:rsidRPr="003F1175">
              <w:rPr>
                <w:rFonts w:ascii="Arial" w:eastAsia="宋体" w:hAnsi="Arial"/>
              </w:rPr>
              <w:t>_</w:t>
            </w:r>
            <w:r w:rsidRPr="00B17294">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B17294">
              <w:rPr>
                <w:rFonts w:ascii="Arial" w:eastAsia="宋体" w:hAnsi="Arial" w:hint="eastAsia"/>
              </w:rPr>
              <w:t>E</w:t>
            </w:r>
            <w:r w:rsidRPr="00B17294">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lastRenderedPageBreak/>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3" w:name="_Toc36642700"/>
      <w:bookmarkStart w:id="224" w:name="_Toc36643272"/>
      <w:bookmarkStart w:id="225" w:name="_Toc36732795"/>
      <w:bookmarkStart w:id="226" w:name="_Toc36899726"/>
      <w:r>
        <w:rPr>
          <w:rFonts w:hint="eastAsia"/>
        </w:rPr>
        <w:t>架构设计</w:t>
      </w:r>
      <w:bookmarkEnd w:id="223"/>
      <w:bookmarkEnd w:id="224"/>
      <w:bookmarkEnd w:id="225"/>
      <w:bookmarkEnd w:id="226"/>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8"/>
      </w:pPr>
      <w:bookmarkStart w:id="227" w:name="_Toc36736576"/>
      <w:bookmarkStart w:id="228" w:name="_Toc36852286"/>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7"/>
      <w:bookmarkEnd w:id="228"/>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B17294">
        <w:rPr>
          <w:rFonts w:ascii="Arial" w:eastAsia="宋体" w:hAnsi="Arial" w:hint="eastAsia"/>
          <w:sz w:val="24"/>
          <w:szCs w:val="24"/>
        </w:rPr>
        <w:t>MySql</w:t>
      </w:r>
      <w:r w:rsidRPr="00A30DE7">
        <w:rPr>
          <w:rFonts w:ascii="宋体" w:eastAsia="宋体" w:hAnsi="宋体" w:hint="eastAsia"/>
          <w:sz w:val="24"/>
          <w:szCs w:val="24"/>
        </w:rPr>
        <w:t>数据接入和</w:t>
      </w:r>
      <w:r w:rsidRPr="00B17294">
        <w:rPr>
          <w:rFonts w:ascii="Arial" w:eastAsia="宋体" w:hAnsi="Arial" w:hint="eastAsia"/>
          <w:sz w:val="24"/>
          <w:szCs w:val="24"/>
        </w:rPr>
        <w:t>redis</w:t>
      </w:r>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r w:rsidRPr="00B17294">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r w:rsidRPr="00B17294">
        <w:rPr>
          <w:rFonts w:ascii="Arial" w:eastAsia="宋体" w:hAnsi="Arial" w:hint="eastAsia"/>
          <w:sz w:val="24"/>
          <w:szCs w:val="24"/>
        </w:rPr>
        <w:t>MySql</w:t>
      </w:r>
      <w:r w:rsidRPr="00A30DE7">
        <w:rPr>
          <w:rFonts w:ascii="宋体" w:eastAsia="宋体" w:hAnsi="宋体" w:hint="eastAsia"/>
          <w:sz w:val="24"/>
          <w:szCs w:val="24"/>
        </w:rPr>
        <w:t>和非关系型数据库</w:t>
      </w:r>
      <w:r w:rsidRPr="00B17294">
        <w:rPr>
          <w:rFonts w:ascii="Arial" w:eastAsia="宋体" w:hAnsi="Arial" w:hint="eastAsia"/>
          <w:sz w:val="24"/>
          <w:szCs w:val="24"/>
        </w:rPr>
        <w:lastRenderedPageBreak/>
        <w:t>Redis</w:t>
      </w:r>
      <w:r w:rsidRPr="00A30DE7">
        <w:rPr>
          <w:rFonts w:ascii="宋体" w:eastAsia="宋体" w:hAnsi="宋体" w:hint="eastAsia"/>
          <w:sz w:val="24"/>
          <w:szCs w:val="24"/>
        </w:rPr>
        <w:t>。</w:t>
      </w:r>
      <w:r w:rsidRPr="00B17294">
        <w:rPr>
          <w:rFonts w:ascii="Arial" w:eastAsia="宋体" w:hAnsi="Arial" w:hint="eastAsia"/>
          <w:sz w:val="24"/>
          <w:szCs w:val="24"/>
        </w:rPr>
        <w:t>Mysql</w:t>
      </w:r>
      <w:r w:rsidRPr="00A30DE7">
        <w:rPr>
          <w:rFonts w:ascii="宋体" w:eastAsia="宋体" w:hAnsi="宋体" w:hint="eastAsia"/>
          <w:sz w:val="24"/>
          <w:szCs w:val="24"/>
        </w:rPr>
        <w:t>是主流的数据存储组件，需要长期存储的数据可以存放在</w:t>
      </w:r>
      <w:r w:rsidRPr="00B17294">
        <w:rPr>
          <w:rFonts w:ascii="Arial" w:eastAsia="宋体" w:hAnsi="Arial" w:hint="eastAsia"/>
          <w:sz w:val="24"/>
          <w:szCs w:val="24"/>
        </w:rPr>
        <w:t>Mysql</w:t>
      </w:r>
      <w:r w:rsidRPr="00A30DE7">
        <w:rPr>
          <w:rFonts w:ascii="宋体" w:eastAsia="宋体" w:hAnsi="宋体" w:hint="eastAsia"/>
          <w:sz w:val="24"/>
          <w:szCs w:val="24"/>
        </w:rPr>
        <w:t>中；</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B17294">
        <w:rPr>
          <w:rFonts w:ascii="Arial" w:eastAsia="宋体" w:hAnsi="Arial" w:hint="eastAsia"/>
          <w:sz w:val="24"/>
          <w:szCs w:val="24"/>
        </w:rPr>
        <w:t>Mysql</w:t>
      </w:r>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r w:rsidRPr="00B17294">
        <w:rPr>
          <w:rFonts w:ascii="Arial" w:eastAsia="宋体" w:hAnsi="Arial" w:hint="eastAsia"/>
          <w:sz w:val="24"/>
          <w:szCs w:val="24"/>
        </w:rPr>
        <w:t>Huskar</w:t>
      </w:r>
      <w:r w:rsidRPr="00A30DE7">
        <w:rPr>
          <w:rFonts w:ascii="宋体" w:eastAsia="宋体" w:hAnsi="宋体" w:hint="eastAsia"/>
          <w:sz w:val="24"/>
          <w:szCs w:val="24"/>
        </w:rPr>
        <w:t>平台上进行服务的注册，同时，平台会将服务暴露，以便其他服务引用；审核流平台和任务调度中心为系统依赖的基础服务；</w:t>
      </w:r>
      <w:r w:rsidRPr="00B17294">
        <w:rPr>
          <w:rFonts w:ascii="Arial" w:eastAsia="宋体" w:hAnsi="Arial" w:hint="eastAsia"/>
          <w:sz w:val="24"/>
          <w:szCs w:val="24"/>
        </w:rPr>
        <w:t>RabbitMq</w:t>
      </w:r>
      <w:r w:rsidRPr="00A30DE7">
        <w:rPr>
          <w:rFonts w:ascii="宋体" w:eastAsia="宋体" w:hAnsi="宋体" w:hint="eastAsia"/>
          <w:sz w:val="24"/>
          <w:szCs w:val="24"/>
        </w:rPr>
        <w:t>为消息中间件，系统通过</w:t>
      </w:r>
      <w:r w:rsidRPr="00B17294">
        <w:rPr>
          <w:rFonts w:ascii="Arial" w:eastAsia="宋体" w:hAnsi="Arial" w:hint="eastAsia"/>
          <w:sz w:val="24"/>
          <w:szCs w:val="24"/>
        </w:rPr>
        <w:t>RabbitMq</w:t>
      </w:r>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9" w:name="_Toc36642701"/>
      <w:bookmarkStart w:id="230" w:name="_Toc36643273"/>
      <w:bookmarkStart w:id="231" w:name="_Toc36732796"/>
      <w:bookmarkStart w:id="232" w:name="_Toc36899727"/>
      <w:r>
        <w:rPr>
          <w:rFonts w:hint="eastAsia"/>
        </w:rPr>
        <w:t>功能组成设计</w:t>
      </w:r>
      <w:bookmarkEnd w:id="229"/>
      <w:bookmarkEnd w:id="230"/>
      <w:bookmarkEnd w:id="231"/>
      <w:bookmarkEnd w:id="232"/>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3" w:name="_Toc36736577"/>
      <w:bookmarkStart w:id="234" w:name="_Toc36852287"/>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3"/>
      <w:bookmarkEnd w:id="234"/>
    </w:p>
    <w:p w14:paraId="6AD0F793" w14:textId="563A79C9" w:rsidR="00C57D6E" w:rsidRDefault="00364676" w:rsidP="00BF4990">
      <w:pPr>
        <w:pStyle w:val="3"/>
        <w:numPr>
          <w:ilvl w:val="2"/>
          <w:numId w:val="52"/>
        </w:numPr>
      </w:pPr>
      <w:bookmarkStart w:id="235" w:name="_Toc36642702"/>
      <w:bookmarkStart w:id="236" w:name="_Toc36643274"/>
      <w:bookmarkStart w:id="237" w:name="_Toc36732797"/>
      <w:bookmarkStart w:id="238" w:name="_Toc36899728"/>
      <w:r>
        <w:rPr>
          <w:rFonts w:hint="eastAsia"/>
        </w:rPr>
        <w:lastRenderedPageBreak/>
        <w:t>部署</w:t>
      </w:r>
      <w:r w:rsidR="00842122">
        <w:rPr>
          <w:rFonts w:hint="eastAsia"/>
        </w:rPr>
        <w:t>设计</w:t>
      </w:r>
      <w:bookmarkEnd w:id="235"/>
      <w:bookmarkEnd w:id="236"/>
      <w:bookmarkEnd w:id="237"/>
      <w:bookmarkEnd w:id="238"/>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8"/>
      </w:pPr>
      <w:bookmarkStart w:id="239" w:name="_Toc36736578"/>
      <w:bookmarkStart w:id="240" w:name="_Toc36852288"/>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9"/>
      <w:bookmarkEnd w:id="240"/>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r w:rsidR="00FB1498" w:rsidRPr="00B17294">
        <w:rPr>
          <w:rFonts w:ascii="Arial" w:eastAsia="宋体" w:hAnsi="Arial" w:hint="eastAsia"/>
          <w:sz w:val="24"/>
          <w:szCs w:val="24"/>
        </w:rPr>
        <w:t>kubernetes</w:t>
      </w:r>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r w:rsidR="00FB1498" w:rsidRPr="00B17294">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B17294">
        <w:rPr>
          <w:rFonts w:ascii="Arial" w:eastAsia="宋体" w:hAnsi="Arial" w:hint="eastAsia"/>
          <w:sz w:val="24"/>
          <w:szCs w:val="24"/>
        </w:rPr>
        <w:t>kubernetes</w:t>
      </w:r>
      <w:r w:rsidR="00D003B1">
        <w:rPr>
          <w:rFonts w:ascii="宋体" w:eastAsia="宋体" w:hAnsi="宋体" w:hint="eastAsia"/>
          <w:sz w:val="24"/>
          <w:szCs w:val="24"/>
        </w:rPr>
        <w:t>，</w:t>
      </w:r>
      <w:r w:rsidR="0087297E" w:rsidRPr="00B17294">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41"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w:t>
      </w:r>
      <w:r w:rsidR="00FB3274" w:rsidRPr="00A30DE7">
        <w:rPr>
          <w:rFonts w:ascii="宋体" w:eastAsia="宋体" w:hAnsi="宋体" w:hint="eastAsia"/>
          <w:sz w:val="24"/>
          <w:szCs w:val="24"/>
        </w:rPr>
        <w:lastRenderedPageBreak/>
        <w:t>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02BA0422" w:rsidR="004C6632" w:rsidRDefault="004C6632" w:rsidP="00BF4990">
      <w:pPr>
        <w:pStyle w:val="2"/>
        <w:numPr>
          <w:ilvl w:val="1"/>
          <w:numId w:val="52"/>
        </w:numPr>
      </w:pPr>
      <w:bookmarkStart w:id="242" w:name="_Toc36642703"/>
      <w:bookmarkStart w:id="243" w:name="_Toc36643275"/>
      <w:bookmarkStart w:id="244" w:name="_Toc36732798"/>
      <w:bookmarkStart w:id="245" w:name="_Toc36899729"/>
      <w:r>
        <w:rPr>
          <w:rFonts w:hint="eastAsia"/>
        </w:rPr>
        <w:t>数据库设计</w:t>
      </w:r>
      <w:bookmarkEnd w:id="202"/>
      <w:bookmarkEnd w:id="242"/>
      <w:bookmarkEnd w:id="243"/>
      <w:bookmarkEnd w:id="244"/>
      <w:bookmarkEnd w:id="245"/>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r w:rsidR="00E52242" w:rsidRPr="00A30DE7">
        <w:rPr>
          <w:rFonts w:ascii="宋体" w:eastAsia="宋体" w:hAnsi="宋体" w:hint="eastAsia"/>
          <w:sz w:val="24"/>
          <w:szCs w:val="24"/>
        </w:rPr>
        <w:t>表负责存储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3F405B" w:rsidRPr="00A30DE7">
        <w:rPr>
          <w:rFonts w:ascii="宋体" w:eastAsia="宋体" w:hAnsi="宋体" w:hint="eastAsia"/>
          <w:sz w:val="24"/>
          <w:szCs w:val="24"/>
        </w:rPr>
        <w:t>表负责存储规则的修改记录，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表负责存储操作人员信息，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r w:rsidR="00505364">
        <w:rPr>
          <w:rFonts w:ascii="宋体" w:eastAsia="宋体" w:hAnsi="宋体" w:hint="eastAsia"/>
          <w:sz w:val="24"/>
          <w:szCs w:val="24"/>
        </w:rPr>
        <w:t>和</w:t>
      </w:r>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6" w:name="_Toc36736579"/>
      <w:bookmarkStart w:id="247" w:name="_Toc3685228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6"/>
      <w:bookmarkEnd w:id="247"/>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8" w:name="_Toc36736510"/>
      <w:bookmarkStart w:id="249" w:name="_Toc3684459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8"/>
      <w:bookmarkEnd w:id="249"/>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50" w:name="OLE_LINK11"/>
            <w:bookmarkStart w:id="251" w:name="OLE_LINK12"/>
            <w:r>
              <w:rPr>
                <w:rFonts w:ascii="宋体" w:eastAsia="宋体" w:hAnsi="宋体" w:hint="eastAsia"/>
              </w:rPr>
              <w:t>否</w:t>
            </w:r>
            <w:bookmarkEnd w:id="250"/>
            <w:bookmarkEnd w:id="251"/>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2" w:name="_Toc36736511"/>
      <w:bookmarkStart w:id="253" w:name="_Toc3684459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Pr="00B17294">
        <w:t>rule</w:t>
      </w:r>
      <w:r w:rsidRPr="003F1175">
        <w:t>_</w:t>
      </w:r>
      <w:r w:rsidRPr="00B17294">
        <w:t>draft</w:t>
      </w:r>
      <w:r w:rsidRPr="00891CED">
        <w:t>表结构</w:t>
      </w:r>
      <w:bookmarkEnd w:id="252"/>
      <w:bookmarkEnd w:id="25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4" w:name="OLE_LINK6"/>
      <w:bookmarkStart w:id="255" w:name="OLE_LINK7"/>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4"/>
      <w:bookmarkEnd w:id="255"/>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是一个潜在的高频查询关键字，因此，需要对</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加索引。</w:t>
      </w:r>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6" w:name="_Toc36736512"/>
      <w:bookmarkStart w:id="257" w:name="_Toc3684459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B17294">
        <w:t>rule</w:t>
      </w:r>
      <w:r w:rsidRPr="003F1175">
        <w:t>_</w:t>
      </w:r>
      <w:r w:rsidRPr="00B17294">
        <w:t>hit</w:t>
      </w:r>
      <w:r w:rsidRPr="00676B16">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存储订单未命中规则记录。</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r w:rsidR="00D92665" w:rsidRPr="001244DA">
        <w:rPr>
          <w:rFonts w:ascii="宋体" w:eastAsia="宋体" w:hAnsi="宋体" w:hint="eastAsia"/>
          <w:kern w:val="0"/>
          <w:sz w:val="24"/>
          <w:szCs w:val="24"/>
        </w:rPr>
        <w:t>表类似的是，</w:t>
      </w:r>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为高频查询关键字，因此需要对</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加索引。</w:t>
      </w:r>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8" w:name="_Toc36736513"/>
      <w:bookmarkStart w:id="259" w:name="_Toc3684459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Pr="00B17294">
        <w:t>rule</w:t>
      </w:r>
      <w:r w:rsidRPr="003F1175">
        <w:t>_</w:t>
      </w:r>
      <w:r w:rsidRPr="00B17294">
        <w:t>not</w:t>
      </w:r>
      <w:r w:rsidRPr="003F1175">
        <w:t>_</w:t>
      </w:r>
      <w:r w:rsidRPr="00B17294">
        <w:t>hit</w:t>
      </w:r>
      <w:r w:rsidRPr="00663F21">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
        </w:tc>
        <w:tc>
          <w:tcPr>
            <w:tcW w:w="2047" w:type="dxa"/>
          </w:tcPr>
          <w:p w14:paraId="3E4D9C51" w14:textId="7F2AC9F5" w:rsidR="00897CAF" w:rsidRPr="00444355" w:rsidRDefault="00897CAF" w:rsidP="006E1421">
            <w:pPr>
              <w:rPr>
                <w:rFonts w:ascii="宋体" w:eastAsia="宋体" w:hAnsi="宋体"/>
                <w:szCs w:val="21"/>
              </w:rPr>
            </w:pPr>
            <w:r w:rsidRPr="00B17294">
              <w:rPr>
                <w:rFonts w:ascii="Arial" w:eastAsia="宋体" w:hAnsi="Arial" w:hint="eastAsia"/>
                <w:szCs w:val="21"/>
              </w:rPr>
              <w:t>Tex</w:t>
            </w:r>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60" w:name="_Toc36736514"/>
      <w:bookmarkStart w:id="261" w:name="_Toc3684459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B17294">
        <w:t>action</w:t>
      </w:r>
      <w:r w:rsidRPr="003F1175">
        <w:t>_</w:t>
      </w:r>
      <w:r w:rsidRPr="00B17294">
        <w:t>execute</w:t>
      </w:r>
      <w:r w:rsidRPr="00641405">
        <w:t>表结构</w:t>
      </w:r>
      <w:bookmarkEnd w:id="260"/>
      <w:bookmarkEnd w:id="261"/>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2" w:name="OLE_LINK8"/>
      <w:bookmarkStart w:id="263" w:name="OLE_LINK9"/>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2"/>
      <w:bookmarkEnd w:id="263"/>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4" w:name="_Toc36736515"/>
      <w:bookmarkStart w:id="265" w:name="_Toc3684460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B17294">
        <w:t>operate</w:t>
      </w:r>
      <w:r w:rsidRPr="003F1175">
        <w:t>_</w:t>
      </w:r>
      <w:r w:rsidRPr="00B17294">
        <w:t>record</w:t>
      </w:r>
      <w:r w:rsidRPr="00130B38">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w:t>
      </w:r>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6" w:name="_Toc36736516"/>
      <w:bookmarkStart w:id="267" w:name="_Toc3684460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6"/>
      <w:bookmarkEnd w:id="267"/>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8" w:name="OLE_LINK10"/>
            <w:r w:rsidRPr="00B17294">
              <w:rPr>
                <w:rFonts w:ascii="Arial" w:eastAsia="宋体" w:hAnsi="Arial"/>
              </w:rPr>
              <w:t>A</w:t>
            </w:r>
            <w:r w:rsidRPr="00B17294">
              <w:rPr>
                <w:rFonts w:ascii="Arial" w:eastAsia="宋体" w:hAnsi="Arial" w:hint="eastAsia"/>
              </w:rPr>
              <w:t>uthority</w:t>
            </w:r>
            <w:bookmarkEnd w:id="268"/>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9" w:name="_Toc25947933"/>
      <w:bookmarkStart w:id="270" w:name="_Toc36642704"/>
      <w:bookmarkStart w:id="271" w:name="_Toc36643276"/>
      <w:bookmarkStart w:id="272" w:name="_Toc36732799"/>
      <w:bookmarkStart w:id="273" w:name="_Toc36899730"/>
      <w:r>
        <w:rPr>
          <w:rFonts w:hint="eastAsia"/>
        </w:rPr>
        <w:t>本章小结</w:t>
      </w:r>
      <w:bookmarkEnd w:id="269"/>
      <w:bookmarkEnd w:id="270"/>
      <w:bookmarkEnd w:id="271"/>
      <w:bookmarkEnd w:id="272"/>
      <w:bookmarkEnd w:id="273"/>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17294">
      <w:pPr>
        <w:pStyle w:val="1"/>
        <w:numPr>
          <w:ilvl w:val="0"/>
          <w:numId w:val="52"/>
        </w:numPr>
      </w:pPr>
      <w:bookmarkStart w:id="274" w:name="_Toc25947934"/>
      <w:bookmarkStart w:id="275" w:name="_Toc36642705"/>
      <w:bookmarkStart w:id="276" w:name="_Toc36643277"/>
      <w:bookmarkStart w:id="277" w:name="_Toc36732800"/>
      <w:bookmarkStart w:id="278" w:name="_Toc36899731"/>
      <w:r>
        <w:rPr>
          <w:rFonts w:hint="eastAsia"/>
        </w:rPr>
        <w:lastRenderedPageBreak/>
        <w:t>履约超时管理平台的</w:t>
      </w:r>
      <w:r w:rsidR="008C1387">
        <w:rPr>
          <w:rFonts w:hint="eastAsia"/>
        </w:rPr>
        <w:t>实现</w:t>
      </w:r>
      <w:bookmarkEnd w:id="274"/>
      <w:bookmarkEnd w:id="275"/>
      <w:bookmarkEnd w:id="276"/>
      <w:bookmarkEnd w:id="277"/>
      <w:bookmarkEnd w:id="278"/>
    </w:p>
    <w:p w14:paraId="3686FD86" w14:textId="11BF5245" w:rsidR="004C6632" w:rsidRDefault="00CB77F8" w:rsidP="00BF4990">
      <w:pPr>
        <w:pStyle w:val="2"/>
        <w:numPr>
          <w:ilvl w:val="1"/>
          <w:numId w:val="52"/>
        </w:numPr>
      </w:pPr>
      <w:bookmarkStart w:id="279" w:name="_Toc25947935"/>
      <w:bookmarkStart w:id="280" w:name="_Toc36642706"/>
      <w:bookmarkStart w:id="281" w:name="_Toc36643278"/>
      <w:bookmarkStart w:id="282" w:name="_Toc36732801"/>
      <w:bookmarkStart w:id="283" w:name="_Toc36899732"/>
      <w:r>
        <w:rPr>
          <w:rFonts w:hint="eastAsia"/>
        </w:rPr>
        <w:t>规则管理模块</w:t>
      </w:r>
      <w:bookmarkEnd w:id="279"/>
      <w:bookmarkEnd w:id="280"/>
      <w:bookmarkEnd w:id="281"/>
      <w:bookmarkEnd w:id="282"/>
      <w:bookmarkEnd w:id="283"/>
    </w:p>
    <w:p w14:paraId="4F7623B3" w14:textId="01F154AE" w:rsidR="008C6569" w:rsidRPr="008C6569" w:rsidRDefault="00D14EEE" w:rsidP="00BF4990">
      <w:pPr>
        <w:pStyle w:val="3"/>
        <w:numPr>
          <w:ilvl w:val="2"/>
          <w:numId w:val="52"/>
        </w:numPr>
      </w:pPr>
      <w:bookmarkStart w:id="284" w:name="_Toc36642707"/>
      <w:bookmarkStart w:id="285" w:name="_Toc36643279"/>
      <w:bookmarkStart w:id="286" w:name="_Toc36732802"/>
      <w:bookmarkStart w:id="287" w:name="_Toc36899733"/>
      <w:r>
        <w:rPr>
          <w:rFonts w:hint="eastAsia"/>
        </w:rPr>
        <w:t>规则管理模块详细设计</w:t>
      </w:r>
      <w:bookmarkEnd w:id="284"/>
      <w:bookmarkEnd w:id="285"/>
      <w:bookmarkEnd w:id="286"/>
      <w:bookmarkEnd w:id="287"/>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8" w:name="_Toc36736580"/>
      <w:bookmarkStart w:id="289" w:name="_Toc3685229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8"/>
      <w:bookmarkEnd w:id="289"/>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B17294">
        <w:rPr>
          <w:rFonts w:ascii="Arial" w:eastAsia="宋体" w:hAnsi="Arial"/>
          <w:sz w:val="24"/>
          <w:szCs w:val="24"/>
        </w:rPr>
        <w:t>RuleManageServiceImpl</w:t>
      </w:r>
      <w:r w:rsidR="004B6341">
        <w:rPr>
          <w:rFonts w:ascii="宋体" w:eastAsia="宋体" w:hAnsi="宋体" w:hint="eastAsia"/>
          <w:sz w:val="24"/>
          <w:szCs w:val="24"/>
        </w:rPr>
        <w:t>实现了</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接口和</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B17294">
        <w:rPr>
          <w:rFonts w:ascii="Arial" w:eastAsia="宋体" w:hAnsi="Arial" w:hint="eastAsia"/>
          <w:sz w:val="24"/>
          <w:szCs w:val="24"/>
        </w:rPr>
        <w:t>Cache</w:t>
      </w:r>
      <w:r w:rsidR="004B6341" w:rsidRPr="00B17294">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r w:rsidR="003505C4">
        <w:rPr>
          <w:rFonts w:ascii="宋体" w:eastAsia="宋体" w:hAnsi="宋体" w:hint="eastAsia"/>
          <w:sz w:val="24"/>
          <w:szCs w:val="24"/>
        </w:rPr>
        <w:t>负责获取订单信息。</w:t>
      </w:r>
      <w:r w:rsidR="003505C4" w:rsidRPr="00B17294">
        <w:rPr>
          <w:rFonts w:ascii="Arial" w:eastAsia="宋体" w:hAnsi="Arial" w:hint="eastAsia"/>
          <w:sz w:val="24"/>
          <w:szCs w:val="24"/>
        </w:rPr>
        <w:t>SecenRuleService</w:t>
      </w:r>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90" w:name="_Toc36732803"/>
      <w:bookmarkStart w:id="291" w:name="_Toc36899734"/>
      <w:r>
        <w:rPr>
          <w:rFonts w:hint="eastAsia"/>
        </w:rPr>
        <w:t>规则操作功能实现</w:t>
      </w:r>
      <w:bookmarkEnd w:id="290"/>
      <w:bookmarkEnd w:id="291"/>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B17294">
        <w:rPr>
          <w:rFonts w:ascii="Arial" w:eastAsia="宋体" w:hAnsi="Arial" w:hint="eastAsia"/>
          <w:sz w:val="24"/>
          <w:szCs w:val="24"/>
        </w:rPr>
        <w:t>Cache</w:t>
      </w:r>
      <w:r w:rsidR="007043A0" w:rsidRPr="00B17294">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B17294">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r w:rsidR="00461394" w:rsidRPr="00CB77F8">
        <w:rPr>
          <w:rFonts w:ascii="宋体" w:eastAsia="宋体" w:hAnsi="宋体" w:hint="eastAsia"/>
          <w:sz w:val="24"/>
          <w:szCs w:val="24"/>
        </w:rPr>
        <w:t>、</w:t>
      </w:r>
      <w:bookmarkStart w:id="292" w:name="_Hlk36331730"/>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2"/>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B17294">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3" w:name="_Toc36736581"/>
      <w:bookmarkStart w:id="294" w:name="_Toc36852291"/>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3"/>
      <w:bookmarkEnd w:id="294"/>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B17294">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B17294">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B17294">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B17294">
        <w:rPr>
          <w:rFonts w:ascii="Arial" w:eastAsia="宋体" w:hAnsi="Arial"/>
          <w:sz w:val="24"/>
          <w:szCs w:val="24"/>
        </w:rPr>
        <w:t>syncRunnerService</w:t>
      </w:r>
      <w:r w:rsidR="00E76F44">
        <w:rPr>
          <w:rFonts w:ascii="宋体" w:eastAsia="宋体" w:hAnsi="宋体" w:hint="eastAsia"/>
          <w:sz w:val="24"/>
          <w:szCs w:val="24"/>
        </w:rPr>
        <w:t>的</w:t>
      </w:r>
      <w:r w:rsidR="008A7B1A" w:rsidRPr="00B17294">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B17294">
        <w:rPr>
          <w:rFonts w:ascii="Arial" w:eastAsia="宋体" w:hAnsi="Arial" w:hint="eastAsia"/>
          <w:sz w:val="24"/>
          <w:szCs w:val="24"/>
        </w:rPr>
        <w:t>get</w:t>
      </w:r>
      <w:r w:rsidRPr="00B17294">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B17294">
        <w:rPr>
          <w:rFonts w:ascii="Arial" w:eastAsia="宋体" w:hAnsi="Arial" w:hint="eastAsia"/>
          <w:sz w:val="24"/>
          <w:szCs w:val="24"/>
        </w:rPr>
        <w:t>get</w:t>
      </w:r>
      <w:r w:rsidR="00F65A17" w:rsidRPr="00B17294">
        <w:rPr>
          <w:rFonts w:ascii="Arial" w:eastAsia="宋体" w:hAnsi="Arial"/>
          <w:sz w:val="24"/>
          <w:szCs w:val="24"/>
        </w:rPr>
        <w:t>Rules</w:t>
      </w:r>
      <w:r w:rsidR="00F65A17">
        <w:rPr>
          <w:rFonts w:ascii="宋体" w:eastAsia="宋体" w:hAnsi="宋体" w:hint="eastAsia"/>
          <w:sz w:val="24"/>
          <w:szCs w:val="24"/>
        </w:rPr>
        <w:t>方法中调用</w:t>
      </w:r>
      <w:r w:rsidR="00F65A17" w:rsidRPr="00B17294">
        <w:rPr>
          <w:rFonts w:ascii="Arial" w:eastAsia="宋体" w:hAnsi="Arial" w:hint="eastAsia"/>
          <w:sz w:val="24"/>
          <w:szCs w:val="24"/>
        </w:rPr>
        <w:t>CacheUtils</w:t>
      </w:r>
      <w:r w:rsidR="00F65A17">
        <w:rPr>
          <w:rFonts w:ascii="宋体" w:eastAsia="宋体" w:hAnsi="宋体" w:hint="eastAsia"/>
          <w:sz w:val="24"/>
          <w:szCs w:val="24"/>
        </w:rPr>
        <w:t>的</w:t>
      </w:r>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r w:rsidR="00F65A17">
        <w:rPr>
          <w:rFonts w:ascii="宋体" w:eastAsia="宋体" w:hAnsi="宋体" w:hint="eastAsia"/>
          <w:sz w:val="24"/>
          <w:szCs w:val="24"/>
        </w:rPr>
        <w:t>方法，将查询到的规则缓存在</w:t>
      </w:r>
      <w:r w:rsidR="00F65A17" w:rsidRPr="00B17294">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B17294">
              <w:rPr>
                <w:rFonts w:ascii="Arial" w:eastAsia="宋体" w:hAnsi="Arial"/>
                <w:szCs w:val="21"/>
              </w:rPr>
              <w:t>public</w:t>
            </w: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r w:rsidRPr="00B17294">
              <w:rPr>
                <w:rFonts w:ascii="Arial" w:eastAsia="宋体" w:hAnsi="Arial"/>
                <w:szCs w:val="21"/>
              </w:rPr>
              <w:t>createConfig</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 xml:space="preserve"> </w:t>
            </w:r>
            <w:r w:rsidRPr="00B17294">
              <w:rPr>
                <w:rFonts w:ascii="Arial" w:eastAsia="宋体" w:hAnsi="Arial"/>
                <w:szCs w:val="21"/>
              </w:rPr>
              <w:t>ruleContent</w:t>
            </w:r>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validate</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sceneRuleService</w:t>
            </w:r>
            <w:r w:rsidRPr="001244DA">
              <w:rPr>
                <w:rFonts w:ascii="Arial" w:eastAsia="宋体" w:hAnsi="Arial"/>
                <w:szCs w:val="21"/>
              </w:rPr>
              <w:t>.</w:t>
            </w:r>
            <w:r w:rsidRPr="00B17294">
              <w:rPr>
                <w:rFonts w:ascii="Arial" w:eastAsia="宋体" w:hAnsi="Arial"/>
                <w:szCs w:val="21"/>
              </w:rPr>
              <w:t>cantians</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Pr="00B17294">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syncRunnerService</w:t>
            </w:r>
            <w:r w:rsidRPr="001244DA">
              <w:rPr>
                <w:rFonts w:ascii="Arial" w:eastAsia="宋体" w:hAnsi="Arial"/>
                <w:szCs w:val="21"/>
              </w:rPr>
              <w:t>.</w:t>
            </w:r>
            <w:r w:rsidRPr="00B17294">
              <w:rPr>
                <w:rFonts w:ascii="Arial" w:eastAsia="宋体" w:hAnsi="Arial"/>
                <w:szCs w:val="21"/>
              </w:rPr>
              <w:t>syncCreateApplyWithExtend</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String</w:t>
            </w:r>
            <w:r w:rsidRPr="007D6BDE">
              <w:rPr>
                <w:rFonts w:ascii="宋体" w:eastAsia="宋体" w:hAnsi="宋体"/>
                <w:szCs w:val="21"/>
              </w:rPr>
              <w:t xml:space="preserve"> </w:t>
            </w:r>
            <w:r w:rsidRPr="00B17294">
              <w:rPr>
                <w:rFonts w:ascii="Arial" w:eastAsia="宋体" w:hAnsi="Arial"/>
                <w:szCs w:val="21"/>
              </w:rPr>
              <w:t>JsonStr</w:t>
            </w:r>
            <w:r w:rsidRPr="007D6BDE">
              <w:rPr>
                <w:rFonts w:ascii="宋体" w:eastAsia="宋体" w:hAnsi="宋体"/>
                <w:szCs w:val="21"/>
              </w:rPr>
              <w:t xml:space="preserve"> </w:t>
            </w:r>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r w:rsidRPr="001244DA">
              <w:rPr>
                <w:rFonts w:ascii="Arial" w:eastAsia="宋体" w:hAnsi="Arial"/>
                <w:szCs w:val="21"/>
              </w:rPr>
              <w:t>.</w:t>
            </w:r>
            <w:r w:rsidRPr="00B17294">
              <w:rPr>
                <w:rFonts w:ascii="Arial" w:eastAsia="宋体" w:hAnsi="Arial"/>
                <w:szCs w:val="21"/>
              </w:rPr>
              <w:t>toString</w:t>
            </w:r>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xml:space="preserve"> = </w:t>
            </w:r>
            <w:r w:rsidRPr="00B17294">
              <w:rPr>
                <w:rFonts w:ascii="Arial" w:eastAsia="宋体" w:hAnsi="Arial"/>
                <w:szCs w:val="21"/>
              </w:rPr>
              <w:t>sceneRuleDraftDao</w:t>
            </w:r>
            <w:r w:rsidRPr="001244DA">
              <w:rPr>
                <w:rFonts w:ascii="Arial" w:eastAsia="宋体" w:hAnsi="Arial"/>
                <w:szCs w:val="21"/>
              </w:rPr>
              <w:t>.</w:t>
            </w:r>
            <w:r w:rsidRPr="00B17294">
              <w:rPr>
                <w:rFonts w:ascii="Arial" w:eastAsia="宋体" w:hAnsi="Arial"/>
                <w:szCs w:val="21"/>
              </w:rPr>
              <w:t>inset</w:t>
            </w:r>
            <w:r w:rsidRPr="007D6BDE">
              <w:rPr>
                <w:rFonts w:ascii="宋体" w:eastAsia="宋体" w:hAnsi="宋体"/>
                <w:szCs w:val="21"/>
              </w:rPr>
              <w:t>(</w:t>
            </w:r>
            <w:r w:rsidRPr="00B17294">
              <w:rPr>
                <w:rFonts w:ascii="Arial" w:eastAsia="宋体" w:hAnsi="Arial"/>
                <w:szCs w:val="21"/>
              </w:rPr>
              <w:t>JsonStr</w:t>
            </w:r>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00494F41" w:rsidRPr="00B17294">
              <w:rPr>
                <w:rFonts w:ascii="Arial" w:eastAsia="宋体" w:hAnsi="Arial" w:hint="eastAsia"/>
                <w:szCs w:val="21"/>
              </w:rPr>
              <w:t>Runtime</w:t>
            </w:r>
            <w:r w:rsidRPr="00B17294">
              <w:rPr>
                <w:rFonts w:ascii="Arial" w:eastAsia="宋体" w:hAnsi="Arial"/>
                <w:szCs w:val="21"/>
              </w:rPr>
              <w:t>Exception</w:t>
            </w:r>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return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w:t>
            </w:r>
          </w:p>
          <w:p w14:paraId="503652EA" w14:textId="4F17C87A" w:rsidR="007D6BDE" w:rsidRDefault="007D6BDE" w:rsidP="006D3346">
            <w:pPr>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B17294">
              <w:rPr>
                <w:rFonts w:ascii="Arial" w:eastAsia="宋体" w:hAnsi="Arial"/>
                <w:szCs w:val="21"/>
              </w:rPr>
              <w:t>public</w:t>
            </w:r>
            <w:r w:rsidRPr="00755494">
              <w:rPr>
                <w:rFonts w:ascii="宋体" w:eastAsia="宋体" w:hAnsi="宋体"/>
                <w:szCs w:val="21"/>
              </w:rPr>
              <w:t> </w:t>
            </w:r>
            <w:r w:rsidRPr="00B17294">
              <w:rPr>
                <w:rFonts w:ascii="Arial" w:eastAsia="宋体" w:hAnsi="Arial"/>
                <w:szCs w:val="21"/>
              </w:rPr>
              <w:t>Response</w:t>
            </w:r>
            <w:r w:rsidRPr="00755494">
              <w:rPr>
                <w:rFonts w:ascii="宋体" w:eastAsia="宋体" w:hAnsi="宋体"/>
                <w:szCs w:val="21"/>
              </w:rPr>
              <w:t>&lt;</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&gt;&gt; </w:t>
            </w:r>
            <w:r w:rsidRPr="00B17294">
              <w:rPr>
                <w:rFonts w:ascii="Arial" w:eastAsia="宋体" w:hAnsi="Arial"/>
                <w:szCs w:val="21"/>
              </w:rPr>
              <w:t>getRules</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 </w:t>
            </w:r>
            <w:r w:rsidRPr="00B17294">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validate</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SceneRulePO</w:t>
            </w:r>
            <w:r w:rsidRPr="00755494">
              <w:rPr>
                <w:rFonts w:ascii="宋体" w:eastAsia="宋体" w:hAnsi="宋体"/>
                <w:szCs w:val="21"/>
              </w:rPr>
              <w:t>&gt; </w:t>
            </w:r>
            <w:r w:rsidRPr="00B17294">
              <w:rPr>
                <w:rFonts w:ascii="Arial" w:eastAsia="宋体" w:hAnsi="Arial"/>
                <w:szCs w:val="21"/>
              </w:rPr>
              <w:t>rulePOList</w:t>
            </w:r>
            <w:r w:rsidRPr="00755494">
              <w:rPr>
                <w:rFonts w:ascii="宋体" w:eastAsia="宋体" w:hAnsi="宋体"/>
                <w:szCs w:val="21"/>
              </w:rPr>
              <w:t> = </w:t>
            </w:r>
            <w:r w:rsidRPr="00B17294">
              <w:rPr>
                <w:rFonts w:ascii="Arial" w:eastAsia="宋体" w:hAnsi="Arial"/>
                <w:szCs w:val="21"/>
              </w:rPr>
              <w:t>sceneRuleDao</w:t>
            </w:r>
            <w:r w:rsidRPr="001244DA">
              <w:rPr>
                <w:rFonts w:ascii="Arial" w:eastAsia="宋体" w:hAnsi="Arial"/>
                <w:szCs w:val="21"/>
              </w:rPr>
              <w:t>.</w:t>
            </w:r>
            <w:r w:rsidRPr="00B17294">
              <w:rPr>
                <w:rFonts w:ascii="Arial" w:eastAsia="宋体" w:hAnsi="Arial"/>
                <w:szCs w:val="21"/>
              </w:rPr>
              <w:t>get</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r w:rsidRPr="00B17294">
              <w:rPr>
                <w:rFonts w:ascii="Arial" w:eastAsia="宋体" w:hAnsi="Arial"/>
                <w:szCs w:val="21"/>
              </w:rPr>
              <w:t>redis</w:t>
            </w:r>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CacheUtils</w:t>
            </w:r>
            <w:r w:rsidRPr="001244DA">
              <w:rPr>
                <w:rFonts w:ascii="Arial" w:eastAsia="宋体" w:hAnsi="Arial"/>
                <w:szCs w:val="21"/>
              </w:rPr>
              <w:t>.</w:t>
            </w:r>
            <w:r w:rsidRPr="00B17294">
              <w:rPr>
                <w:rFonts w:ascii="Arial" w:eastAsia="宋体" w:hAnsi="Arial"/>
                <w:szCs w:val="21"/>
              </w:rPr>
              <w:t>cacheRules</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B17294">
              <w:rPr>
                <w:rFonts w:ascii="Arial" w:eastAsia="宋体" w:hAnsi="Arial"/>
                <w:szCs w:val="21"/>
              </w:rPr>
              <w:t>po</w:t>
            </w:r>
            <w:r w:rsidRPr="00755494">
              <w:rPr>
                <w:rFonts w:ascii="宋体" w:eastAsia="宋体" w:hAnsi="宋体"/>
                <w:szCs w:val="21"/>
              </w:rPr>
              <w:t>转换成</w:t>
            </w:r>
            <w:r w:rsidRPr="00B17294">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 </w:t>
            </w:r>
            <w:r w:rsidRPr="00B17294">
              <w:rPr>
                <w:rFonts w:ascii="Arial" w:eastAsia="宋体" w:hAnsi="Arial"/>
                <w:szCs w:val="21"/>
              </w:rPr>
              <w:t>ruleDTOList</w:t>
            </w:r>
            <w:r w:rsidRPr="00755494">
              <w:rPr>
                <w:rFonts w:ascii="宋体" w:eastAsia="宋体" w:hAnsi="宋体"/>
                <w:szCs w:val="21"/>
              </w:rPr>
              <w:t> = </w:t>
            </w:r>
            <w:r w:rsidRPr="00B17294">
              <w:rPr>
                <w:rFonts w:ascii="Arial" w:eastAsia="宋体" w:hAnsi="Arial"/>
                <w:szCs w:val="21"/>
              </w:rPr>
              <w:t>transfer</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return</w:t>
            </w:r>
            <w:r w:rsidRPr="00755494">
              <w:rPr>
                <w:rFonts w:ascii="宋体" w:eastAsia="宋体" w:hAnsi="宋体"/>
                <w:szCs w:val="21"/>
              </w:rPr>
              <w:t> </w:t>
            </w:r>
            <w:r w:rsidRPr="00B17294">
              <w:rPr>
                <w:rFonts w:ascii="Arial" w:eastAsia="宋体" w:hAnsi="Arial"/>
                <w:szCs w:val="21"/>
              </w:rPr>
              <w:t>Response</w:t>
            </w:r>
            <w:r w:rsidRPr="001244DA">
              <w:rPr>
                <w:rFonts w:ascii="Arial" w:eastAsia="宋体" w:hAnsi="Arial"/>
                <w:szCs w:val="21"/>
              </w:rPr>
              <w:t>.</w:t>
            </w:r>
            <w:r w:rsidRPr="00B17294">
              <w:rPr>
                <w:rFonts w:ascii="Arial" w:eastAsia="宋体" w:hAnsi="Arial"/>
                <w:szCs w:val="21"/>
              </w:rPr>
              <w:t>SUCCESS</w:t>
            </w:r>
            <w:r w:rsidRPr="00755494">
              <w:rPr>
                <w:rFonts w:ascii="宋体" w:eastAsia="宋体" w:hAnsi="宋体"/>
                <w:szCs w:val="21"/>
              </w:rPr>
              <w:t>(</w:t>
            </w:r>
            <w:r w:rsidRPr="00B17294">
              <w:rPr>
                <w:rFonts w:ascii="Arial" w:eastAsia="宋体" w:hAnsi="Arial"/>
                <w:szCs w:val="21"/>
              </w:rPr>
              <w:t>ruleDTOList</w:t>
            </w:r>
            <w:r w:rsidRPr="00755494">
              <w:rPr>
                <w:rFonts w:ascii="宋体" w:eastAsia="宋体" w:hAnsi="宋体"/>
                <w:szCs w:val="21"/>
              </w:rPr>
              <w:t>);</w:t>
            </w:r>
          </w:p>
          <w:p w14:paraId="6C873064" w14:textId="0F61659C"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5" w:name="_Toc36736582"/>
      <w:bookmarkStart w:id="296"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5"/>
      <w:bookmarkEnd w:id="296"/>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7" w:name="_Toc36736583"/>
      <w:bookmarkStart w:id="298" w:name="_Toc36852293"/>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7"/>
      <w:bookmarkEnd w:id="298"/>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9" w:name="_Toc36736584"/>
      <w:bookmarkStart w:id="300" w:name="_Toc3685229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9"/>
      <w:bookmarkEnd w:id="300"/>
    </w:p>
    <w:p w14:paraId="7BB85171" w14:textId="690BCAA8" w:rsidR="00BD2023" w:rsidRDefault="001F7239" w:rsidP="00BF4990">
      <w:pPr>
        <w:pStyle w:val="3"/>
        <w:numPr>
          <w:ilvl w:val="2"/>
          <w:numId w:val="52"/>
        </w:numPr>
      </w:pPr>
      <w:bookmarkStart w:id="301" w:name="_Toc36642709"/>
      <w:bookmarkStart w:id="302" w:name="_Toc36643281"/>
      <w:bookmarkStart w:id="303" w:name="_Toc36732804"/>
      <w:bookmarkStart w:id="304" w:name="_Toc36899735"/>
      <w:r w:rsidRPr="001F7239">
        <w:rPr>
          <w:rFonts w:hint="eastAsia"/>
        </w:rPr>
        <w:t>日志查询功能实现</w:t>
      </w:r>
      <w:bookmarkEnd w:id="301"/>
      <w:bookmarkEnd w:id="302"/>
      <w:bookmarkEnd w:id="303"/>
      <w:bookmarkEnd w:id="304"/>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B17294">
        <w:rPr>
          <w:rFonts w:ascii="Arial" w:eastAsia="宋体" w:hAnsi="Arial" w:hint="eastAsia"/>
          <w:sz w:val="24"/>
          <w:szCs w:val="24"/>
        </w:rPr>
        <w:t>get</w:t>
      </w:r>
      <w:r w:rsidR="00890175" w:rsidRPr="00B17294">
        <w:rPr>
          <w:rFonts w:ascii="Arial" w:eastAsia="宋体" w:hAnsi="Arial"/>
          <w:sz w:val="24"/>
          <w:szCs w:val="24"/>
        </w:rPr>
        <w:t>HitRecord</w:t>
      </w:r>
      <w:r w:rsidR="00890175">
        <w:rPr>
          <w:rFonts w:ascii="宋体" w:eastAsia="宋体" w:hAnsi="宋体" w:hint="eastAsia"/>
          <w:sz w:val="24"/>
          <w:szCs w:val="24"/>
        </w:rPr>
        <w:t>调用</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getHitRecord</w:t>
            </w:r>
            <w:r w:rsidRPr="00607BEA">
              <w:rPr>
                <w:rFonts w:ascii="宋体" w:eastAsia="宋体" w:hAnsi="宋体"/>
              </w:rPr>
              <w:t>(</w:t>
            </w:r>
            <w:r w:rsidR="00E43D30" w:rsidRPr="00B17294">
              <w:rPr>
                <w:rFonts w:ascii="Arial" w:eastAsia="宋体" w:hAnsi="Arial"/>
              </w:rPr>
              <w:t>RecordQuery</w:t>
            </w:r>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OrderHitRecordDTO</w:t>
            </w:r>
            <w:r w:rsidRPr="00607BEA">
              <w:rPr>
                <w:rFonts w:ascii="宋体" w:eastAsia="宋体" w:hAnsi="宋体"/>
              </w:rPr>
              <w:t xml:space="preserve"> </w:t>
            </w:r>
            <w:r w:rsidR="00EA1603" w:rsidRPr="00B17294">
              <w:rPr>
                <w:rFonts w:ascii="Arial" w:eastAsia="宋体" w:hAnsi="Arial"/>
              </w:rPr>
              <w:t>r</w:t>
            </w:r>
            <w:r w:rsidRPr="00B17294">
              <w:rPr>
                <w:rFonts w:ascii="Arial" w:eastAsia="宋体" w:hAnsi="Arial"/>
              </w:rPr>
              <w:t>ecordDTO</w:t>
            </w:r>
            <w:r w:rsidRPr="00607BEA">
              <w:rPr>
                <w:rFonts w:ascii="宋体" w:eastAsia="宋体" w:hAnsi="宋体"/>
              </w:rPr>
              <w:t xml:space="preserve"> = </w:t>
            </w:r>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transfer</w:t>
            </w:r>
            <w:r w:rsidRPr="00607BEA">
              <w:rPr>
                <w:rFonts w:ascii="宋体" w:eastAsia="宋体" w:hAnsi="宋体"/>
              </w:rPr>
              <w:t>(</w:t>
            </w:r>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 </w:t>
            </w:r>
            <w:r w:rsidRPr="00B17294">
              <w:rPr>
                <w:rFonts w:ascii="Arial" w:eastAsia="宋体" w:hAnsi="Arial"/>
              </w:rPr>
              <w:t>Response</w:t>
            </w:r>
            <w:r w:rsidRPr="001244DA">
              <w:rPr>
                <w:rFonts w:ascii="Arial" w:eastAsia="宋体" w:hAnsi="Arial"/>
              </w:rPr>
              <w:t>.</w:t>
            </w:r>
            <w:r w:rsidRPr="00B17294">
              <w:rPr>
                <w:rFonts w:ascii="Arial" w:eastAsia="宋体" w:hAnsi="Arial"/>
              </w:rPr>
              <w:t>SUCCESS</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5" w:name="_Toc36736585"/>
      <w:bookmarkStart w:id="306" w:name="_Toc36852295"/>
      <w:bookmarkStart w:id="307" w:name="_Toc36642710"/>
      <w:bookmarkStart w:id="308" w:name="_Toc36643282"/>
      <w:bookmarkStart w:id="309" w:name="_Toc3673280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5"/>
      <w:bookmarkEnd w:id="306"/>
    </w:p>
    <w:p w14:paraId="7084FDA4" w14:textId="297B1A16" w:rsidR="001F7239" w:rsidRDefault="000459FC" w:rsidP="00BF4990">
      <w:pPr>
        <w:pStyle w:val="3"/>
        <w:numPr>
          <w:ilvl w:val="2"/>
          <w:numId w:val="52"/>
        </w:numPr>
      </w:pPr>
      <w:bookmarkStart w:id="310" w:name="_Toc36899736"/>
      <w:r>
        <w:rPr>
          <w:rFonts w:hint="eastAsia"/>
        </w:rPr>
        <w:t>规则过期告警功能实现</w:t>
      </w:r>
      <w:bookmarkEnd w:id="307"/>
      <w:bookmarkEnd w:id="308"/>
      <w:bookmarkEnd w:id="309"/>
      <w:bookmarkEnd w:id="310"/>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r w:rsidRPr="00B17294">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B17294">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r w:rsidRPr="00B17294">
              <w:rPr>
                <w:rFonts w:ascii="Arial" w:eastAsia="宋体" w:hAnsi="Arial"/>
              </w:rPr>
              <w:t>callBackTimeOutTask</w:t>
            </w:r>
            <w:r w:rsidRPr="001F19AD">
              <w:rPr>
                <w:rFonts w:ascii="宋体" w:eastAsia="宋体" w:hAnsi="宋体"/>
              </w:rPr>
              <w:t>(</w:t>
            </w:r>
            <w:r w:rsidRPr="00B17294">
              <w:rPr>
                <w:rFonts w:ascii="Arial" w:eastAsia="宋体" w:hAnsi="Arial"/>
              </w:rPr>
              <w:t>String</w:t>
            </w:r>
            <w:r w:rsidRPr="001F19AD">
              <w:rPr>
                <w:rFonts w:ascii="宋体" w:eastAsia="宋体" w:hAnsi="宋体"/>
              </w:rPr>
              <w:t xml:space="preserve"> </w:t>
            </w:r>
            <w:r w:rsidRPr="00B17294">
              <w:rPr>
                <w:rFonts w:ascii="Arial" w:eastAsia="宋体" w:hAnsi="Arial"/>
              </w:rPr>
              <w:t>ruleName</w:t>
            </w:r>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B17294">
              <w:rPr>
                <w:rFonts w:ascii="Arial" w:eastAsia="宋体" w:hAnsi="Arial" w:hint="eastAsia"/>
              </w:rPr>
              <w:t>prepare</w:t>
            </w:r>
            <w:r w:rsidRPr="00B17294">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B17294">
              <w:rPr>
                <w:rFonts w:ascii="Arial" w:eastAsia="宋体" w:hAnsi="Arial"/>
              </w:rPr>
              <w:t>SimpleEmail</w:t>
            </w:r>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r w:rsidRPr="00B17294">
              <w:rPr>
                <w:rFonts w:ascii="Arial" w:eastAsia="宋体" w:hAnsi="Arial"/>
              </w:rPr>
              <w:t>prepareEmail</w:t>
            </w:r>
            <w:r>
              <w:rPr>
                <w:rFonts w:ascii="宋体" w:eastAsia="宋体" w:hAnsi="宋体"/>
              </w:rPr>
              <w:t>(</w:t>
            </w:r>
            <w:r w:rsidRPr="00B17294">
              <w:rPr>
                <w:rFonts w:ascii="Arial" w:eastAsia="宋体" w:hAnsi="Arial" w:hint="eastAsia"/>
              </w:rPr>
              <w:t>rule</w:t>
            </w:r>
            <w:r w:rsidRPr="00B17294">
              <w:rPr>
                <w:rFonts w:ascii="Arial" w:eastAsia="宋体" w:hAnsi="Arial"/>
              </w:rPr>
              <w:t>Name</w:t>
            </w:r>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r w:rsidRPr="00B17294">
              <w:rPr>
                <w:rFonts w:ascii="Arial" w:eastAsia="宋体" w:hAnsi="Arial"/>
              </w:rPr>
              <w:t>Mail</w:t>
            </w:r>
            <w:r w:rsidRPr="001244DA">
              <w:rPr>
                <w:rFonts w:ascii="Arial" w:eastAsia="宋体" w:hAnsi="Arial"/>
              </w:rPr>
              <w:t>.</w:t>
            </w:r>
            <w:r w:rsidRPr="00B17294">
              <w:rPr>
                <w:rFonts w:ascii="Arial" w:eastAsia="宋体" w:hAnsi="Arial"/>
              </w:rPr>
              <w:t>send</w:t>
            </w:r>
            <w:r>
              <w:rPr>
                <w:rFonts w:ascii="宋体" w:eastAsia="宋体" w:hAnsi="宋体"/>
              </w:rPr>
              <w:t>();</w:t>
            </w:r>
          </w:p>
          <w:p w14:paraId="6145340A" w14:textId="103FD396" w:rsidR="00C46475" w:rsidRDefault="001F19AD" w:rsidP="006D3346">
            <w:pPr>
              <w:keepNext/>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11" w:name="_Toc36736586"/>
      <w:bookmarkStart w:id="312" w:name="_Toc36852296"/>
      <w:bookmarkStart w:id="313" w:name="_Toc36642711"/>
      <w:bookmarkStart w:id="314" w:name="_Toc36643283"/>
      <w:bookmarkStart w:id="315" w:name="_Toc3673280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11"/>
      <w:bookmarkEnd w:id="312"/>
    </w:p>
    <w:p w14:paraId="6A8AA5BE" w14:textId="0C97AEE2" w:rsidR="002F705B" w:rsidRDefault="007C182E" w:rsidP="00BF4990">
      <w:pPr>
        <w:pStyle w:val="2"/>
        <w:numPr>
          <w:ilvl w:val="1"/>
          <w:numId w:val="52"/>
        </w:numPr>
      </w:pPr>
      <w:bookmarkStart w:id="316" w:name="_Toc36899737"/>
      <w:r>
        <w:rPr>
          <w:rFonts w:hint="eastAsia"/>
        </w:rPr>
        <w:t>规则预处理模块</w:t>
      </w:r>
      <w:bookmarkEnd w:id="313"/>
      <w:bookmarkEnd w:id="314"/>
      <w:bookmarkEnd w:id="315"/>
      <w:bookmarkEnd w:id="316"/>
    </w:p>
    <w:p w14:paraId="321CC841" w14:textId="1F07236A" w:rsidR="00B80175" w:rsidRPr="00B80175" w:rsidRDefault="00B80175" w:rsidP="00BF4990">
      <w:pPr>
        <w:pStyle w:val="3"/>
        <w:numPr>
          <w:ilvl w:val="2"/>
          <w:numId w:val="52"/>
        </w:numPr>
      </w:pPr>
      <w:bookmarkStart w:id="317" w:name="_Toc36642712"/>
      <w:bookmarkStart w:id="318" w:name="_Toc36643284"/>
      <w:bookmarkStart w:id="319" w:name="_Toc36732807"/>
      <w:bookmarkStart w:id="320" w:name="_Toc36899738"/>
      <w:r>
        <w:rPr>
          <w:rFonts w:hint="eastAsia"/>
        </w:rPr>
        <w:t>规则预处理模块设计</w:t>
      </w:r>
      <w:bookmarkEnd w:id="317"/>
      <w:bookmarkEnd w:id="318"/>
      <w:bookmarkEnd w:id="319"/>
      <w:bookmarkEnd w:id="320"/>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B17294">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B17294">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B17294">
              <w:rPr>
                <w:rFonts w:ascii="Arial" w:eastAsia="宋体" w:hAnsi="Arial"/>
                <w:szCs w:val="21"/>
              </w:rPr>
              <w:t>R</w:t>
            </w:r>
            <w:r w:rsidRPr="00B17294">
              <w:rPr>
                <w:rFonts w:ascii="Arial" w:eastAsia="宋体" w:hAnsi="Arial" w:hint="eastAsia"/>
                <w:szCs w:val="21"/>
              </w:rPr>
              <w:t>st</w:t>
            </w:r>
            <w:r w:rsidRPr="005F0985">
              <w:rPr>
                <w:rFonts w:ascii="宋体" w:eastAsia="宋体" w:hAnsi="宋体"/>
                <w:szCs w:val="21"/>
              </w:rPr>
              <w:t xml:space="preserve"> = (((</w:t>
            </w:r>
            <w:r w:rsidRPr="00B17294">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TRIGGERAT</w:t>
            </w:r>
            <w:r w:rsidRPr="005F0985">
              <w:rPr>
                <w:rFonts w:ascii="宋体" w:eastAsia="宋体" w:hAnsi="宋体"/>
                <w:szCs w:val="21"/>
              </w:rPr>
              <w:t>(</w:t>
            </w:r>
            <w:r w:rsidRPr="00B17294">
              <w:rPr>
                <w:rFonts w:ascii="Arial" w:eastAsia="宋体" w:hAnsi="Arial" w:hint="eastAsia"/>
                <w:szCs w:val="21"/>
              </w:rPr>
              <w:t>trigger</w:t>
            </w:r>
            <w:r w:rsidRPr="00B17294">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orderStatuCondition</w:t>
            </w:r>
            <w:r w:rsidRPr="005F0985">
              <w:rPr>
                <w:rFonts w:ascii="宋体" w:eastAsia="宋体" w:hAnsi="宋体"/>
                <w:szCs w:val="21"/>
              </w:rPr>
              <w:t>))</w:t>
            </w:r>
          </w:p>
        </w:tc>
      </w:tr>
    </w:tbl>
    <w:p w14:paraId="551840CE" w14:textId="52E8D95E" w:rsidR="00FD189F" w:rsidRDefault="00FD189F">
      <w:pPr>
        <w:pStyle w:val="af8"/>
      </w:pPr>
      <w:bookmarkStart w:id="321" w:name="_Toc36736587"/>
      <w:bookmarkStart w:id="322"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21"/>
      <w:bookmarkEnd w:id="322"/>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3" w:name="_Toc36736588"/>
      <w:bookmarkStart w:id="324" w:name="_Toc3685229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3"/>
      <w:bookmarkEnd w:id="324"/>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5" w:name="OLE_LINK17"/>
      <w:bookmarkStart w:id="326" w:name="OLE_LINK18"/>
      <w:r w:rsidRPr="00B17294">
        <w:rPr>
          <w:rFonts w:ascii="Arial" w:eastAsia="宋体" w:hAnsi="Arial"/>
          <w:sz w:val="24"/>
          <w:szCs w:val="24"/>
        </w:rPr>
        <w:t>predictDeliverTimeCondition</w:t>
      </w:r>
      <w:bookmarkEnd w:id="325"/>
      <w:bookmarkEnd w:id="326"/>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7" w:name="_Toc36736589"/>
      <w:bookmarkStart w:id="328" w:name="_Toc36852299"/>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B17294">
        <w:t>predictDeliverTimeCondition</w:t>
      </w:r>
      <w:r w:rsidRPr="004D031E">
        <w:t>节点</w:t>
      </w:r>
      <w:bookmarkEnd w:id="327"/>
      <w:bookmarkEnd w:id="328"/>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9" w:name="_Toc36736590"/>
      <w:bookmarkStart w:id="330" w:name="_Toc36852300"/>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9"/>
      <w:bookmarkEnd w:id="330"/>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B17294">
        <w:rPr>
          <w:rFonts w:ascii="Arial" w:eastAsia="宋体" w:hAnsi="Arial" w:hint="eastAsia"/>
          <w:sz w:val="24"/>
          <w:szCs w:val="24"/>
        </w:rPr>
        <w:t>num</w:t>
      </w:r>
      <w:r w:rsidRPr="00B17294">
        <w:rPr>
          <w:rFonts w:ascii="Arial" w:eastAsia="宋体" w:hAnsi="Arial"/>
          <w:sz w:val="24"/>
          <w:szCs w:val="24"/>
        </w:rPr>
        <w:t>OfArguements</w:t>
      </w:r>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r w:rsidRPr="00B17294">
        <w:rPr>
          <w:rFonts w:ascii="Arial" w:eastAsia="宋体" w:hAnsi="Arial" w:hint="eastAsia"/>
          <w:sz w:val="24"/>
          <w:szCs w:val="24"/>
        </w:rPr>
        <w:t>getNa</w:t>
      </w:r>
      <w:r w:rsidRPr="00B17294">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B17294">
        <w:rPr>
          <w:rFonts w:ascii="Arial" w:eastAsia="宋体" w:hAnsi="Arial" w:hint="eastAsia"/>
          <w:sz w:val="24"/>
          <w:szCs w:val="24"/>
        </w:rPr>
        <w:t>Binary</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和</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r w:rsidRPr="00B17294">
        <w:rPr>
          <w:rFonts w:ascii="Arial" w:eastAsia="宋体" w:hAnsi="Arial" w:hint="eastAsia"/>
          <w:sz w:val="24"/>
          <w:szCs w:val="24"/>
        </w:rPr>
        <w:t>Function</w:t>
      </w:r>
      <w:r w:rsidRPr="00B17294">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B17294">
        <w:rPr>
          <w:rFonts w:ascii="Arial" w:eastAsia="宋体" w:hAnsi="Arial" w:hint="eastAsia"/>
          <w:sz w:val="24"/>
          <w:szCs w:val="24"/>
        </w:rPr>
        <w:t>build</w:t>
      </w:r>
      <w:r w:rsidRPr="00B17294">
        <w:rPr>
          <w:rFonts w:ascii="Arial" w:eastAsia="宋体" w:hAnsi="Arial"/>
          <w:sz w:val="24"/>
          <w:szCs w:val="24"/>
        </w:rPr>
        <w:t>CheckRule</w:t>
      </w:r>
      <w:r>
        <w:rPr>
          <w:rFonts w:ascii="宋体" w:eastAsia="宋体" w:hAnsi="宋体" w:hint="eastAsia"/>
          <w:sz w:val="24"/>
          <w:szCs w:val="24"/>
        </w:rPr>
        <w:t>函数构建的是条件校验规则，以上文描述的树状结构进行构建；</w:t>
      </w:r>
      <w:r w:rsidRPr="00B17294">
        <w:rPr>
          <w:rFonts w:ascii="Arial" w:eastAsia="宋体" w:hAnsi="Arial" w:hint="eastAsia"/>
          <w:sz w:val="24"/>
          <w:szCs w:val="24"/>
        </w:rPr>
        <w:t>build</w:t>
      </w:r>
      <w:r w:rsidRPr="00B17294">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r w:rsidRPr="00B17294">
        <w:rPr>
          <w:rFonts w:ascii="Arial" w:eastAsia="宋体" w:hAnsi="Arial" w:hint="eastAsia"/>
          <w:sz w:val="24"/>
          <w:szCs w:val="24"/>
        </w:rPr>
        <w:t>springboot</w:t>
      </w:r>
      <w:r>
        <w:rPr>
          <w:rFonts w:ascii="宋体" w:eastAsia="宋体" w:hAnsi="宋体" w:hint="eastAsia"/>
          <w:sz w:val="24"/>
          <w:szCs w:val="24"/>
        </w:rPr>
        <w:t>框架进行开发，可以使用</w:t>
      </w:r>
      <w:r w:rsidRPr="00B17294">
        <w:rPr>
          <w:rFonts w:ascii="Arial" w:eastAsia="宋体" w:hAnsi="Arial" w:hint="eastAsia"/>
          <w:sz w:val="24"/>
          <w:szCs w:val="24"/>
        </w:rPr>
        <w:t>springboot</w:t>
      </w:r>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31" w:name="_Toc36642713"/>
      <w:bookmarkStart w:id="332" w:name="_Toc36643285"/>
      <w:bookmarkStart w:id="333" w:name="_Toc36732808"/>
      <w:bookmarkStart w:id="334" w:name="_Toc36899739"/>
      <w:r>
        <w:rPr>
          <w:rFonts w:hint="eastAsia"/>
        </w:rPr>
        <w:t>构建检查规则</w:t>
      </w:r>
      <w:r w:rsidR="001D30B8">
        <w:rPr>
          <w:rFonts w:hint="eastAsia"/>
        </w:rPr>
        <w:t>功能实现</w:t>
      </w:r>
      <w:bookmarkEnd w:id="331"/>
      <w:bookmarkEnd w:id="332"/>
      <w:bookmarkEnd w:id="333"/>
      <w:bookmarkEnd w:id="334"/>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B17294">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B17294">
        <w:rPr>
          <w:rFonts w:ascii="Arial" w:eastAsia="宋体" w:hAnsi="Arial"/>
          <w:sz w:val="24"/>
          <w:szCs w:val="28"/>
        </w:rPr>
        <w:t>SceneRuleConfigDto</w:t>
      </w:r>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r w:rsidRPr="00B17294">
        <w:rPr>
          <w:rFonts w:ascii="Arial" w:eastAsia="宋体" w:hAnsi="Arial" w:hint="eastAsia"/>
          <w:sz w:val="24"/>
          <w:szCs w:val="28"/>
        </w:rPr>
        <w:t>FunctionBuilder</w:t>
      </w:r>
      <w:r>
        <w:rPr>
          <w:rFonts w:ascii="宋体" w:eastAsia="宋体" w:hAnsi="宋体" w:hint="eastAsia"/>
          <w:sz w:val="24"/>
          <w:szCs w:val="28"/>
        </w:rPr>
        <w:t>类</w:t>
      </w:r>
      <w:r w:rsidRPr="00B17294">
        <w:rPr>
          <w:rFonts w:ascii="Arial" w:eastAsia="宋体" w:hAnsi="Arial" w:hint="eastAsia"/>
          <w:sz w:val="24"/>
          <w:szCs w:val="28"/>
        </w:rPr>
        <w:t>n</w:t>
      </w:r>
      <w:r w:rsidRPr="00B17294">
        <w:rPr>
          <w:rFonts w:ascii="Arial" w:eastAsia="宋体" w:hAnsi="Arial"/>
          <w:sz w:val="24"/>
          <w:szCs w:val="28"/>
        </w:rPr>
        <w:t>ewFunction</w:t>
      </w:r>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lastRenderedPageBreak/>
              <w:t>public</w:t>
            </w:r>
            <w:r>
              <w:t xml:space="preserve"> </w:t>
            </w:r>
            <w:r w:rsidRPr="00B17294">
              <w:rPr>
                <w:rFonts w:ascii="Arial" w:hAnsi="Arial"/>
              </w:rPr>
              <w:t>FunctionDto</w:t>
            </w:r>
            <w:r>
              <w:t xml:space="preserve"> </w:t>
            </w:r>
            <w:r w:rsidRPr="00B17294">
              <w:rPr>
                <w:rFonts w:ascii="Arial" w:hAnsi="Arial"/>
              </w:rPr>
              <w:t>buildCheckRule</w:t>
            </w:r>
            <w:r>
              <w:t>(</w:t>
            </w:r>
            <w:r w:rsidRPr="00B17294">
              <w:rPr>
                <w:rFonts w:ascii="Arial" w:hAnsi="Arial"/>
              </w:rPr>
              <w:t>SceneRuleConfigDto</w:t>
            </w:r>
            <w:r>
              <w:t xml:space="preserve"> </w:t>
            </w:r>
            <w:r w:rsidRPr="00B17294">
              <w:rPr>
                <w:rFonts w:ascii="Arial" w:hAnsi="Arial"/>
              </w:rPr>
              <w:t>sceneRuleConfigDto</w:t>
            </w:r>
            <w:r>
              <w:t>){</w:t>
            </w:r>
          </w:p>
          <w:p w14:paraId="42FBF695" w14:textId="77777777" w:rsidR="00FC37EC" w:rsidRDefault="00FC37EC" w:rsidP="00FC37EC">
            <w:r>
              <w:t xml:space="preserve">    </w:t>
            </w:r>
            <w:r w:rsidRPr="00B17294">
              <w:rPr>
                <w:rFonts w:ascii="Arial" w:hAnsi="Arial"/>
              </w:rPr>
              <w:t>FunctionBuilder</w:t>
            </w:r>
            <w:r>
              <w:t xml:space="preserve"> </w:t>
            </w:r>
            <w:r w:rsidRPr="00B17294">
              <w:rPr>
                <w:rFonts w:ascii="Arial" w:hAnsi="Arial"/>
              </w:rPr>
              <w: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AND</w:t>
            </w:r>
            <w:r>
              <w:t>)</w:t>
            </w:r>
          </w:p>
          <w:p w14:paraId="572F7AE2"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B17294">
              <w:rPr>
                <w:rFonts w:ascii="Arial" w:hAnsi="Arial"/>
              </w:rPr>
              <w:t>Function</w:t>
            </w:r>
            <w:r>
              <w:t xml:space="preserve"> </w:t>
            </w:r>
            <w:r w:rsidRPr="00B17294">
              <w:rPr>
                <w:rFonts w:ascii="Arial" w:hAnsi="Arial"/>
              </w:rPr>
              <w:t>func</w:t>
            </w:r>
            <w:r>
              <w:t xml:space="preserve"> = </w:t>
            </w:r>
            <w:r w:rsidRPr="00B17294">
              <w:rPr>
                <w:rFonts w:ascii="Arial" w:hAnsi="Arial"/>
              </w:rPr>
              <w:t>sceneRuleConfigDto</w:t>
            </w:r>
            <w:r w:rsidRPr="001244DA">
              <w:rPr>
                <w:rFonts w:ascii="Arial" w:hAnsi="Arial"/>
              </w:rPr>
              <w:t>.</w:t>
            </w:r>
            <w:r w:rsidRPr="00B17294">
              <w:rPr>
                <w:rFonts w:ascii="Arial" w:hAnsi="Arial"/>
              </w:rPr>
              <w:t>getOrderBizType</w:t>
            </w:r>
            <w:r>
              <w:t xml:space="preserve">() == </w:t>
            </w:r>
            <w:r w:rsidRPr="00B17294">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B17294">
              <w:rPr>
                <w:rFonts w:ascii="Arial" w:hAnsi="Arial"/>
              </w:rPr>
              <w:t>COMMON</w:t>
            </w:r>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r>
              <w:t>;</w:t>
            </w:r>
          </w:p>
          <w:p w14:paraId="3CE54937" w14:textId="77777777" w:rsidR="00FC37EC" w:rsidRDefault="00FC37EC" w:rsidP="00FC37EC">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r w:rsidRPr="00B17294">
              <w:rPr>
                <w:rFonts w:ascii="Arial" w:hAnsi="Arial"/>
              </w:rPr>
              <w:t>orderAttrComp</w:t>
            </w:r>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B17294">
              <w:rPr>
                <w:rFonts w:ascii="Arial" w:hAnsi="Arial"/>
              </w:rPr>
              <w:t>TradeNodeConditionDto</w:t>
            </w:r>
            <w:r>
              <w:t xml:space="preserve"> </w:t>
            </w:r>
            <w:r w:rsidRPr="00B17294">
              <w:rPr>
                <w:rFonts w:ascii="Arial" w:hAnsi="Arial"/>
              </w:rPr>
              <w:t>cond</w:t>
            </w:r>
            <w:r>
              <w:t xml:space="preserve"> = </w:t>
            </w:r>
            <w:r w:rsidRPr="00B17294">
              <w:rPr>
                <w:rFonts w:ascii="Arial" w:hAnsi="Arial"/>
              </w:rPr>
              <w:t>sceneRuleConfigDto</w:t>
            </w:r>
            <w:r w:rsidRPr="001244DA">
              <w:rPr>
                <w:rFonts w:ascii="Arial" w:hAnsi="Arial"/>
              </w:rPr>
              <w:t>.</w:t>
            </w:r>
            <w:r w:rsidRPr="00B17294">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B17294">
              <w:rPr>
                <w:rFonts w:ascii="Arial" w:hAnsi="Arial"/>
              </w:rPr>
              <w:t>HotAxeTriggerNode</w:t>
            </w:r>
            <w:r>
              <w:t xml:space="preserve"> </w:t>
            </w:r>
            <w:r w:rsidRPr="00B17294">
              <w:rPr>
                <w:rFonts w:ascii="Arial" w:hAnsi="Arial"/>
              </w:rPr>
              <w:t>event</w:t>
            </w:r>
            <w:r>
              <w:t xml:space="preserve"> = </w:t>
            </w:r>
            <w:r w:rsidRPr="00B17294">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getTradeNode</w:t>
            </w:r>
            <w:r>
              <w:t>()</w:t>
            </w:r>
            <w:r w:rsidRPr="001244DA">
              <w:rPr>
                <w:rFonts w:ascii="Arial" w:hAnsi="Arial"/>
              </w:rPr>
              <w:t>.</w:t>
            </w:r>
            <w:r w:rsidRPr="00B17294">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B17294">
              <w:rPr>
                <w:rFonts w:ascii="Arial" w:hAnsi="Arial"/>
              </w:rPr>
              <w:t>FunctionBuilder</w:t>
            </w:r>
            <w:r>
              <w:t xml:space="preserve"> </w:t>
            </w:r>
            <w:r w:rsidRPr="00B17294">
              <w:rPr>
                <w:rFonts w:ascii="Arial" w:hAnsi="Arial"/>
              </w:rPr>
              <w:t>triggerAtBuilder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r>
              <w:t>)</w:t>
            </w:r>
          </w:p>
          <w:p w14:paraId="795E14C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w:t>
            </w:r>
            <w:r>
              <w:t>())</w:t>
            </w:r>
          </w:p>
          <w:p w14:paraId="294FE019"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event</w:t>
            </w:r>
            <w:r w:rsidRPr="001244DA">
              <w:rPr>
                <w:rFonts w:ascii="Arial" w:hAnsi="Arial"/>
              </w:rPr>
              <w:t>.</w:t>
            </w:r>
            <w:r w:rsidRPr="00B17294">
              <w:rPr>
                <w:rFonts w:ascii="Arial" w:hAnsi="Arial"/>
              </w:rPr>
              <w:t>getTimeFunc</w:t>
            </w:r>
            <w:r>
              <w:t>())</w:t>
            </w:r>
          </w:p>
          <w:p w14:paraId="7854F5C5"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MULTIPLY</w:t>
            </w:r>
            <w:r>
              <w:t>)</w:t>
            </w:r>
          </w:p>
          <w:p w14:paraId="6E658CD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cond</w:t>
            </w:r>
            <w:r w:rsidRPr="001244DA">
              <w:rPr>
                <w:rFonts w:ascii="Arial" w:hAnsi="Arial"/>
              </w:rPr>
              <w:t>.</w:t>
            </w:r>
            <w:r w:rsidRPr="00B17294">
              <w:rPr>
                <w:rFonts w:ascii="Arial" w:hAnsi="Arial"/>
              </w:rPr>
              <w:t>getTime</w:t>
            </w:r>
            <w:r>
              <w:t>())</w:t>
            </w:r>
          </w:p>
          <w:p w14:paraId="48D8DAC3"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r w:rsidRPr="00B17294">
              <w:rPr>
                <w:rFonts w:ascii="Arial" w:hAnsi="Arial"/>
              </w:rPr>
              <w:t>HotAxeTargetNode</w:t>
            </w:r>
            <w:r>
              <w:t xml:space="preserve"> </w:t>
            </w:r>
            <w:r w:rsidRPr="00B17294">
              <w:rPr>
                <w:rFonts w:ascii="Arial" w:hAnsi="Arial"/>
              </w:rPr>
              <w:t>target</w:t>
            </w:r>
            <w:r>
              <w:t xml:space="preserve"> = </w:t>
            </w:r>
            <w:r w:rsidRPr="00B17294">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getTargetNode</w:t>
            </w:r>
            <w:r>
              <w:t>()</w:t>
            </w:r>
            <w:r w:rsidRPr="001244DA">
              <w:rPr>
                <w:rFonts w:ascii="Arial" w:hAnsi="Arial"/>
              </w:rPr>
              <w:t>.</w:t>
            </w:r>
            <w:r w:rsidRPr="00B17294">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r w:rsidRPr="00B17294">
              <w:rPr>
                <w:rFonts w:ascii="Arial" w:hAnsi="Arial"/>
              </w:rPr>
              <w:t>for</w:t>
            </w:r>
            <w:r>
              <w:t>(</w:t>
            </w:r>
            <w:r w:rsidRPr="00B17294">
              <w:rPr>
                <w:rFonts w:ascii="Arial" w:hAnsi="Arial"/>
              </w:rPr>
              <w:t>TradeNodeExtraCondition</w:t>
            </w:r>
            <w:r>
              <w:t xml:space="preserve"> </w:t>
            </w:r>
            <w:r w:rsidRPr="00B17294">
              <w:rPr>
                <w:rFonts w:ascii="Arial" w:hAnsi="Arial"/>
              </w:rPr>
              <w:t>nodeCondition</w:t>
            </w:r>
            <w:r>
              <w:t xml:space="preserve"> </w:t>
            </w:r>
            <w:r w:rsidRPr="00B17294">
              <w:rPr>
                <w:rFonts w:ascii="Arial" w:hAnsi="Arial"/>
              </w:rPr>
              <w:t>extraCond</w:t>
            </w:r>
            <w:r>
              <w:t xml:space="preserve"> : </w:t>
            </w:r>
            <w:r w:rsidRPr="00B17294">
              <w:rPr>
                <w:rFonts w:ascii="Arial" w:hAnsi="Arial"/>
              </w:rPr>
              <w:t>cond</w:t>
            </w:r>
            <w:r w:rsidRPr="001244DA">
              <w:rPr>
                <w:rFonts w:ascii="Arial" w:hAnsi="Arial"/>
              </w:rPr>
              <w:t>.</w:t>
            </w:r>
            <w:r w:rsidRPr="00B17294">
              <w:rPr>
                <w:rFonts w:ascii="Arial" w:hAnsi="Arial"/>
              </w:rPr>
              <w:t>getExtraConditions</w:t>
            </w:r>
            <w:r>
              <w:t>()){</w:t>
            </w:r>
          </w:p>
          <w:p w14:paraId="3C78964E" w14:textId="77777777" w:rsidR="00C15EF6" w:rsidRDefault="00C15EF6" w:rsidP="00C15EF6">
            <w:r>
              <w:t xml:space="preserve">        </w:t>
            </w:r>
            <w:r w:rsidRPr="00B17294">
              <w:rPr>
                <w:rFonts w:ascii="Arial" w:hAnsi="Arial"/>
              </w:rPr>
              <w:t>HotAxeExtraCondition</w:t>
            </w:r>
            <w:r>
              <w:t xml:space="preserve"> </w:t>
            </w:r>
            <w:r w:rsidRPr="00B17294">
              <w:rPr>
                <w:rFonts w:ascii="Arial" w:hAnsi="Arial"/>
              </w:rPr>
              <w:t>nodeCondition</w:t>
            </w:r>
            <w:r>
              <w:t xml:space="preserve"> = </w:t>
            </w:r>
            <w:r w:rsidRPr="00B17294">
              <w:rPr>
                <w:rFonts w:ascii="Arial" w:hAnsi="Arial"/>
              </w:rPr>
              <w:t>extraCond</w:t>
            </w:r>
            <w:r w:rsidRPr="001244DA">
              <w:rPr>
                <w:rFonts w:ascii="Arial" w:hAnsi="Arial"/>
              </w:rPr>
              <w:t>.</w:t>
            </w:r>
            <w:r w:rsidRPr="00B17294">
              <w:rPr>
                <w:rFonts w:ascii="Arial" w:hAnsi="Arial"/>
              </w:rPr>
              <w:t>getConditionNode</w:t>
            </w:r>
            <w:r>
              <w:t>();</w:t>
            </w:r>
          </w:p>
          <w:p w14:paraId="792B14C2" w14:textId="77777777" w:rsidR="00C15EF6" w:rsidRDefault="00C15EF6" w:rsidP="00C15EF6">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p>
          <w:p w14:paraId="04C8624C" w14:textId="77777777" w:rsidR="00C15EF6" w:rsidRDefault="00C15EF6" w:rsidP="00C15EF6">
            <w:r>
              <w:t xml:space="preserve">            </w:t>
            </w:r>
            <w:r w:rsidRPr="00B17294">
              <w:rPr>
                <w:rFonts w:ascii="Arial" w:hAnsi="Arial"/>
              </w:rPr>
              <w:t>newFunction</w:t>
            </w:r>
            <w:r>
              <w:t>(</w:t>
            </w:r>
            <w:r w:rsidRPr="00B17294">
              <w:rPr>
                <w:rFonts w:ascii="Arial" w:hAnsi="Arial"/>
              </w:rPr>
              <w:t>extraCond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getFUnction</w:t>
            </w:r>
            <w:r>
              <w:t>())</w:t>
            </w:r>
          </w:p>
          <w:p w14:paraId="166FAEFD"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nodeCondition</w:t>
            </w:r>
            <w:r w:rsidRPr="001244DA">
              <w:rPr>
                <w:rFonts w:ascii="Arial" w:hAnsi="Arial"/>
              </w:rPr>
              <w:t>.</w:t>
            </w:r>
            <w:r w:rsidRPr="00B17294">
              <w:rPr>
                <w:rFonts w:ascii="Arial" w:hAnsi="Arial"/>
              </w:rPr>
              <w:t>getFunc</w:t>
            </w:r>
            <w:r>
              <w:t>())</w:t>
            </w:r>
          </w:p>
          <w:p w14:paraId="5598EE49"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extraCond</w:t>
            </w:r>
            <w:r w:rsidRPr="001244DA">
              <w:rPr>
                <w:rFonts w:ascii="Arial" w:hAnsi="Arial"/>
              </w:rPr>
              <w:t>.</w:t>
            </w:r>
            <w:r w:rsidRPr="00B17294">
              <w:rPr>
                <w:rFonts w:ascii="Arial" w:hAnsi="Arial"/>
              </w:rPr>
              <w:t>getTime</w:t>
            </w:r>
            <w:r>
              <w:t>()))</w:t>
            </w:r>
          </w:p>
          <w:p w14:paraId="66FA4035" w14:textId="77777777" w:rsidR="00C15EF6" w:rsidRDefault="00C15EF6" w:rsidP="00C15EF6">
            <w:r>
              <w:t xml:space="preserve">            </w:t>
            </w:r>
            <w:r w:rsidRPr="001244DA">
              <w:rPr>
                <w:rFonts w:ascii="Arial" w:hAnsi="Arial"/>
              </w:rPr>
              <w:t>.</w:t>
            </w:r>
            <w:r w:rsidRPr="00B17294">
              <w:rPr>
                <w:rFonts w:ascii="Arial" w:hAnsi="Arial"/>
              </w:rPr>
              <w:t>build</w:t>
            </w:r>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r w:rsidRPr="00B17294">
              <w:rPr>
                <w:rFonts w:ascii="Arial" w:hAnsi="Arial"/>
              </w:rPr>
              <w:t>target</w:t>
            </w:r>
            <w:r w:rsidRPr="001244DA">
              <w:rPr>
                <w:rFonts w:ascii="Arial" w:hAnsi="Arial"/>
              </w:rPr>
              <w:t>.</w:t>
            </w:r>
            <w:r w:rsidRPr="00B17294">
              <w:rPr>
                <w:rFonts w:ascii="Arial" w:hAnsi="Arial"/>
              </w:rPr>
              <w:t>getFunc</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5" w:name="_Toc36736591"/>
      <w:bookmarkStart w:id="336"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5"/>
      <w:bookmarkEnd w:id="336"/>
    </w:p>
    <w:p w14:paraId="45795907" w14:textId="7DABB3A1" w:rsidR="00AF30E9" w:rsidRDefault="00AF30E9" w:rsidP="00BF4990">
      <w:pPr>
        <w:pStyle w:val="3"/>
        <w:numPr>
          <w:ilvl w:val="2"/>
          <w:numId w:val="52"/>
        </w:numPr>
      </w:pPr>
      <w:bookmarkStart w:id="337" w:name="_Toc36732809"/>
      <w:bookmarkStart w:id="338" w:name="_Toc36899740"/>
      <w:r>
        <w:rPr>
          <w:rFonts w:hint="eastAsia"/>
        </w:rPr>
        <w:t>构建生效范围功能实现</w:t>
      </w:r>
      <w:bookmarkEnd w:id="337"/>
      <w:bookmarkEnd w:id="338"/>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r w:rsidRPr="00B17294">
        <w:rPr>
          <w:rFonts w:hint="eastAsia"/>
          <w:szCs w:val="28"/>
        </w:rPr>
        <w:t>Function</w:t>
      </w:r>
      <w:r w:rsidRPr="00B17294">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r w:rsidRPr="00B17294">
              <w:rPr>
                <w:rFonts w:ascii="Arial" w:eastAsia="宋体" w:hAnsi="Arial"/>
              </w:rPr>
              <w:t>FunctionDto</w:t>
            </w:r>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C55C38">
              <w:rPr>
                <w:rFonts w:ascii="宋体" w:eastAsia="宋体" w:hAnsi="宋体"/>
              </w:rPr>
              <w:t>(</w:t>
            </w:r>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r w:rsidRPr="00B17294">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B17294">
              <w:rPr>
                <w:rFonts w:ascii="Arial" w:eastAsia="宋体" w:hAnsi="Arial"/>
              </w:rPr>
              <w:t>FunctionName</w:t>
            </w:r>
            <w:r w:rsidRPr="001244DA">
              <w:rPr>
                <w:rFonts w:ascii="Arial" w:eastAsia="宋体" w:hAnsi="Arial"/>
              </w:rPr>
              <w:t>.</w:t>
            </w:r>
            <w:r w:rsidRPr="00B17294">
              <w:rPr>
                <w:rFonts w:ascii="Arial" w:eastAsia="宋体" w:hAnsi="Arial"/>
              </w:rPr>
              <w:t>And</w:t>
            </w:r>
            <w:r w:rsidRPr="00C55C38">
              <w:rPr>
                <w:rFonts w:ascii="宋体" w:eastAsia="宋体" w:hAnsi="宋体"/>
              </w:rPr>
              <w:t>)</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getCityIds</w:t>
            </w:r>
            <w:r w:rsidRPr="00C55C38">
              <w:rPr>
                <w:rFonts w:ascii="宋体" w:eastAsia="宋体" w:hAnsi="宋体"/>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F664E4">
              <w:rPr>
                <w:rFonts w:ascii="Arial" w:eastAsia="宋体" w:hAnsi="Arial" w:cs="Arial"/>
              </w:rPr>
              <w:t>builder.add(build</w:t>
            </w:r>
            <w:r w:rsidR="00403F39">
              <w:rPr>
                <w:rFonts w:ascii="Arial" w:eastAsia="宋体" w:hAnsi="Arial" w:cs="Arial"/>
              </w:rPr>
              <w:t>ConditionRule</w:t>
            </w:r>
            <w:r w:rsidRPr="00F664E4">
              <w:rPr>
                <w:rFonts w:ascii="Arial" w:eastAsia="宋体" w:hAnsi="Arial" w:cs="Arial"/>
              </w:rPr>
              <w:t>(“attrbute_json.district_id”))</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r w:rsidRPr="00C55C38">
              <w:rPr>
                <w:rFonts w:ascii="宋体" w:eastAsia="宋体" w:hAnsi="宋体"/>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F664E4">
              <w:rPr>
                <w:rFonts w:ascii="Arial" w:eastAsia="宋体" w:hAnsi="Arial" w:cs="Arial"/>
              </w:rPr>
              <w:t>builder.add(</w:t>
            </w:r>
            <w:r w:rsidR="00403F39" w:rsidRPr="00F664E4">
              <w:rPr>
                <w:rFonts w:ascii="Arial" w:eastAsia="宋体" w:hAnsi="Arial" w:cs="Arial"/>
              </w:rPr>
              <w:t>build</w:t>
            </w:r>
            <w:r w:rsidR="00403F39">
              <w:rPr>
                <w:rFonts w:ascii="Arial" w:eastAsia="宋体" w:hAnsi="Arial" w:cs="Arial"/>
              </w:rPr>
              <w:t>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r w:rsidR="00403F39" w:rsidRPr="00403F39">
              <w:rPr>
                <w:rFonts w:ascii="Arial" w:eastAsia="宋体" w:hAnsi="Arial" w:cs="Arial"/>
              </w:rPr>
              <w:t>checkOrderComeFrom(condition))</w:t>
            </w:r>
            <w:r w:rsidRPr="00403F39">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Pr>
                <w:rFonts w:ascii="Arial" w:eastAsia="宋体" w:hAnsi="Arial" w:cs="Arial"/>
              </w:rPr>
              <w:t>builder.add</w:t>
            </w:r>
            <w:r w:rsidR="00403F39">
              <w:rPr>
                <w:rFonts w:ascii="Arial" w:eastAsia="宋体" w:hAnsi="Arial" w:cs="Arial" w:hint="eastAsia"/>
              </w:rPr>
              <w:t>(</w:t>
            </w:r>
            <w:r w:rsidR="00403F39" w:rsidRPr="00F664E4">
              <w:rPr>
                <w:rFonts w:ascii="Arial" w:eastAsia="宋体" w:hAnsi="Arial" w:cs="Arial"/>
              </w:rPr>
              <w:t>build</w:t>
            </w:r>
            <w:r w:rsidR="00403F39">
              <w:rPr>
                <w:rFonts w:ascii="Arial" w:eastAsia="宋体" w:hAnsi="Arial" w:cs="Arial"/>
              </w:rPr>
              <w:t>ConditionRule(“come_from”));</w:t>
            </w:r>
          </w:p>
          <w:p w14:paraId="06AAED7B" w14:textId="33A7BA39" w:rsidR="00C55C38" w:rsidRPr="00403F39" w:rsidRDefault="00C55C38" w:rsidP="00C55C38">
            <w:pPr>
              <w:ind w:firstLine="420"/>
              <w:rPr>
                <w:rFonts w:ascii="Arial" w:eastAsia="宋体" w:hAnsi="Arial" w:cs="Arial"/>
              </w:rPr>
            </w:pPr>
            <w:r w:rsidRPr="00403F39">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r w:rsidRPr="00C55C38">
              <w:rPr>
                <w:rFonts w:ascii="宋体" w:eastAsia="宋体" w:hAnsi="宋体"/>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r w:rsidRPr="00B17294">
              <w:rPr>
                <w:rFonts w:ascii="Arial" w:eastAsia="宋体" w:hAnsi="Arial"/>
              </w:rPr>
              <w:t>json</w:t>
            </w:r>
            <w:r w:rsidRPr="001244DA">
              <w:rPr>
                <w:rFonts w:ascii="Arial" w:eastAsia="宋体" w:hAnsi="Arial"/>
              </w:rPr>
              <w:t>.</w:t>
            </w:r>
            <w:r w:rsidRPr="00B17294">
              <w:rPr>
                <w:rFonts w:ascii="Arial" w:eastAsia="宋体" w:hAnsi="Arial"/>
              </w:rPr>
              <w:t>delivery</w:t>
            </w:r>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C55C38">
              <w:rPr>
                <w:rFonts w:ascii="宋体" w:eastAsia="宋体" w:hAnsi="宋体"/>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public static FunctionDto buildeConditionRule(String field){</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FunctionBuilder inFunc = newFunction(FunctionName.IN)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.add(orderAttr(field));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condition.getCityIds().forEach(id -&gt; inFunc.add(newConst(id)));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inFunc.build();</w:t>
            </w:r>
          </w:p>
          <w:p w14:paraId="423BC162" w14:textId="4525E5BA" w:rsidR="007F1C1F" w:rsidRPr="007F1C1F" w:rsidRDefault="007F1C1F" w:rsidP="007F1C1F">
            <w:pPr>
              <w:keepNext/>
              <w:rPr>
                <w:rFonts w:ascii="Arial" w:eastAsia="宋体" w:hAnsi="Arial" w:cs="Arial"/>
              </w:rPr>
            </w:pPr>
            <w:r w:rsidRPr="007F1C1F">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8A749C4" w:rsidR="00FD189F" w:rsidRDefault="00FD189F">
      <w:pPr>
        <w:pStyle w:val="af8"/>
      </w:pPr>
      <w:bookmarkStart w:id="339" w:name="_Toc36736592"/>
      <w:bookmarkStart w:id="340"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9"/>
      <w:bookmarkEnd w:id="340"/>
    </w:p>
    <w:p w14:paraId="24C04B98" w14:textId="4EB3D657" w:rsidR="00AF30E9" w:rsidRDefault="00AF30E9" w:rsidP="00BF4990">
      <w:pPr>
        <w:pStyle w:val="3"/>
        <w:numPr>
          <w:ilvl w:val="2"/>
          <w:numId w:val="52"/>
        </w:numPr>
      </w:pPr>
      <w:bookmarkStart w:id="341" w:name="_Toc36732810"/>
      <w:bookmarkStart w:id="342" w:name="_Toc36899741"/>
      <w:r>
        <w:rPr>
          <w:rFonts w:hint="eastAsia"/>
        </w:rPr>
        <w:t>构建</w:t>
      </w:r>
      <w:r w:rsidRPr="00B17294">
        <w:rPr>
          <w:rFonts w:ascii="Arial" w:hAnsi="Arial" w:hint="eastAsia"/>
        </w:rPr>
        <w:t>Action</w:t>
      </w:r>
      <w:r>
        <w:rPr>
          <w:rFonts w:hint="eastAsia"/>
        </w:rPr>
        <w:t>功能实现</w:t>
      </w:r>
      <w:bookmarkEnd w:id="341"/>
      <w:bookmarkEnd w:id="342"/>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r w:rsidRPr="00B17294">
        <w:rPr>
          <w:rFonts w:ascii="Arial" w:eastAsia="宋体" w:hAnsi="Arial" w:hint="eastAsia"/>
          <w:sz w:val="24"/>
          <w:szCs w:val="28"/>
        </w:rPr>
        <w:t>Excutor</w:t>
      </w:r>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r w:rsidRPr="00B17294">
        <w:rPr>
          <w:rFonts w:ascii="Arial" w:eastAsia="宋体" w:hAnsi="Arial"/>
          <w:sz w:val="24"/>
          <w:szCs w:val="28"/>
        </w:rPr>
        <w:t>buildAction</w:t>
      </w:r>
      <w:r>
        <w:rPr>
          <w:rFonts w:ascii="宋体" w:eastAsia="宋体" w:hAnsi="宋体" w:hint="eastAsia"/>
          <w:sz w:val="24"/>
          <w:szCs w:val="28"/>
        </w:rPr>
        <w:t>从</w:t>
      </w:r>
      <w:r w:rsidRPr="00B17294">
        <w:rPr>
          <w:rFonts w:ascii="Arial" w:eastAsia="宋体" w:hAnsi="Arial"/>
          <w:sz w:val="24"/>
          <w:szCs w:val="28"/>
        </w:rPr>
        <w:t>sceneRuleConfigDto</w:t>
      </w:r>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r w:rsidRPr="00B17294">
        <w:rPr>
          <w:rFonts w:ascii="Arial" w:eastAsia="宋体" w:hAnsi="Arial" w:hint="eastAsia"/>
          <w:sz w:val="24"/>
          <w:szCs w:val="28"/>
        </w:rPr>
        <w:t>build</w:t>
      </w:r>
      <w:r w:rsidRPr="00B17294">
        <w:rPr>
          <w:rFonts w:ascii="Arial" w:eastAsia="宋体" w:hAnsi="Arial"/>
          <w:sz w:val="24"/>
          <w:szCs w:val="28"/>
        </w:rPr>
        <w:t>Action</w:t>
      </w:r>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r w:rsidRPr="00B17294">
              <w:rPr>
                <w:rFonts w:ascii="Arial" w:eastAsia="宋体" w:hAnsi="Arial"/>
              </w:rPr>
              <w:t>FunctionDto</w:t>
            </w:r>
            <w:r>
              <w:rPr>
                <w:rFonts w:ascii="宋体" w:eastAsia="宋体" w:hAnsi="宋体"/>
              </w:rPr>
              <w:t xml:space="preserve"> </w:t>
            </w:r>
            <w:r w:rsidR="00AF30E9" w:rsidRPr="00B17294">
              <w:rPr>
                <w:rFonts w:ascii="Arial" w:eastAsia="宋体" w:hAnsi="Arial"/>
              </w:rPr>
              <w:t>buildAction</w:t>
            </w:r>
            <w:r w:rsidR="00AF30E9" w:rsidRPr="006840F6">
              <w:rPr>
                <w:rFonts w:ascii="宋体" w:eastAsia="宋体" w:hAnsi="宋体"/>
              </w:rPr>
              <w:t>(</w:t>
            </w:r>
            <w:r w:rsidR="00AF30E9" w:rsidRPr="00B17294">
              <w:rPr>
                <w:rFonts w:ascii="Arial" w:eastAsia="宋体" w:hAnsi="Arial"/>
              </w:rPr>
              <w:t>SceneRuleConfigDto</w:t>
            </w:r>
            <w:r w:rsidR="00AF30E9" w:rsidRPr="006840F6">
              <w:rPr>
                <w:rFonts w:ascii="宋体" w:eastAsia="宋体" w:hAnsi="宋体"/>
              </w:rPr>
              <w:t xml:space="preserve"> </w:t>
            </w:r>
            <w:r w:rsidR="00AF30E9" w:rsidRPr="00B17294">
              <w:rPr>
                <w:rFonts w:ascii="Arial" w:eastAsia="宋体" w:hAnsi="Arial"/>
              </w:rPr>
              <w:t>sceneRuleConfigDto</w:t>
            </w:r>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FunctionBuilder</w:t>
            </w:r>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r w:rsidRPr="00B17294">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emptyAction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else</w:t>
            </w:r>
            <w:r w:rsidRPr="006840F6">
              <w:rPr>
                <w:rFonts w:ascii="宋体" w:eastAsia="宋体" w:hAnsi="宋体"/>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buildMessageAction</w:t>
            </w:r>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r w:rsidRPr="00B17294">
              <w:rPr>
                <w:rFonts w:ascii="Arial" w:eastAsia="宋体" w:hAnsi="Arial"/>
              </w:rPr>
              <w:t>FunctionDto</w:t>
            </w:r>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r w:rsidRPr="00B17294">
              <w:rPr>
                <w:rFonts w:ascii="Arial" w:eastAsia="宋体" w:hAnsi="Arial"/>
              </w:rPr>
              <w:t>buildCompensationAction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compensations</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r w:rsidRPr="00B17294">
              <w:rPr>
                <w:rFonts w:ascii="Arial" w:eastAsia="宋体" w:hAnsi="Arial"/>
              </w:rPr>
              <w:t>item</w:t>
            </w:r>
            <w:r w:rsidRPr="006840F6">
              <w:rPr>
                <w:rFonts w:ascii="宋体" w:eastAsia="宋体" w:hAnsi="宋体"/>
              </w:rPr>
              <w:t>-&gt;{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item</w:t>
            </w:r>
            <w:r w:rsidRPr="006840F6">
              <w:rPr>
                <w:rFonts w:ascii="宋体" w:eastAsia="宋体" w:hAnsi="宋体"/>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FunctionDto</w:t>
            </w:r>
            <w:r w:rsidRPr="006840F6">
              <w:rPr>
                <w:rFonts w:ascii="宋体" w:eastAsia="宋体" w:hAnsi="宋体"/>
              </w:rPr>
              <w:t xml:space="preserve"> </w:t>
            </w:r>
            <w:r w:rsidRPr="00B17294">
              <w:rPr>
                <w:rFonts w:ascii="Arial" w:eastAsia="宋体" w:hAnsi="Arial"/>
              </w:rPr>
              <w:t>cancelCondition</w:t>
            </w:r>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74A2B">
              <w:rPr>
                <w:rFonts w:ascii="Arial" w:eastAsia="宋体" w:hAnsi="Arial" w:cs="Arial"/>
              </w:rPr>
              <w:t>builder.add(buildCancelAction(cancelCondition));</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A74A2B">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builderClaimAction</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3" w:name="_Toc36736593"/>
      <w:bookmarkStart w:id="344" w:name="_Toc36852303"/>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B17294">
        <w:t>Action</w:t>
      </w:r>
      <w:r w:rsidRPr="00D92C03">
        <w:t>功能实现图</w:t>
      </w:r>
      <w:bookmarkEnd w:id="343"/>
      <w:bookmarkEnd w:id="344"/>
    </w:p>
    <w:p w14:paraId="526D4405" w14:textId="72D924CA" w:rsidR="001D30B8" w:rsidRPr="001D30B8" w:rsidRDefault="00BD3847" w:rsidP="00BF4990">
      <w:pPr>
        <w:pStyle w:val="2"/>
        <w:numPr>
          <w:ilvl w:val="1"/>
          <w:numId w:val="52"/>
        </w:numPr>
      </w:pPr>
      <w:bookmarkStart w:id="345" w:name="_Toc25947936"/>
      <w:bookmarkStart w:id="346" w:name="_Toc36642714"/>
      <w:bookmarkStart w:id="347" w:name="_Toc36643286"/>
      <w:bookmarkStart w:id="348" w:name="_Toc36732811"/>
      <w:bookmarkStart w:id="349" w:name="_Toc36899742"/>
      <w:r>
        <w:rPr>
          <w:rFonts w:hint="eastAsia"/>
        </w:rPr>
        <w:t>审核流模块</w:t>
      </w:r>
      <w:bookmarkEnd w:id="345"/>
      <w:bookmarkEnd w:id="346"/>
      <w:bookmarkEnd w:id="347"/>
      <w:bookmarkEnd w:id="348"/>
      <w:bookmarkEnd w:id="349"/>
    </w:p>
    <w:p w14:paraId="3ED7197B" w14:textId="44FD8610" w:rsidR="001D30B8" w:rsidRDefault="001D30B8" w:rsidP="00BF4990">
      <w:pPr>
        <w:pStyle w:val="3"/>
        <w:numPr>
          <w:ilvl w:val="2"/>
          <w:numId w:val="52"/>
        </w:numPr>
      </w:pPr>
      <w:bookmarkStart w:id="350" w:name="_Toc36642715"/>
      <w:bookmarkStart w:id="351" w:name="_Toc36643287"/>
      <w:bookmarkStart w:id="352" w:name="_Toc36732812"/>
      <w:bookmarkStart w:id="353" w:name="_Toc36899743"/>
      <w:r>
        <w:rPr>
          <w:rFonts w:hint="eastAsia"/>
        </w:rPr>
        <w:t>审核流模块设计</w:t>
      </w:r>
      <w:bookmarkEnd w:id="350"/>
      <w:bookmarkEnd w:id="351"/>
      <w:bookmarkEnd w:id="352"/>
      <w:bookmarkEnd w:id="353"/>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drawing>
          <wp:inline distT="0" distB="0" distL="0" distR="0" wp14:anchorId="6F7D364B" wp14:editId="252FBEBE">
            <wp:extent cx="3760823" cy="4015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449" cy="4036696"/>
                    </a:xfrm>
                    <a:prstGeom prst="rect">
                      <a:avLst/>
                    </a:prstGeom>
                    <a:noFill/>
                    <a:ln>
                      <a:noFill/>
                    </a:ln>
                  </pic:spPr>
                </pic:pic>
              </a:graphicData>
            </a:graphic>
          </wp:inline>
        </w:drawing>
      </w:r>
    </w:p>
    <w:p w14:paraId="2513E751" w14:textId="5C941D44" w:rsidR="00F567AF" w:rsidRDefault="00FD189F" w:rsidP="00FD189F">
      <w:pPr>
        <w:pStyle w:val="af8"/>
      </w:pPr>
      <w:bookmarkStart w:id="354" w:name="_Toc36736594"/>
      <w:bookmarkStart w:id="355" w:name="_Toc3685230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4"/>
      <w:bookmarkEnd w:id="355"/>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的</w:t>
      </w:r>
      <w:r w:rsidR="006C1227" w:rsidRPr="00B17294">
        <w:rPr>
          <w:rFonts w:ascii="Arial" w:eastAsia="宋体" w:hAnsi="Arial" w:hint="eastAsia"/>
          <w:sz w:val="24"/>
          <w:szCs w:val="24"/>
        </w:rPr>
        <w:t>o</w:t>
      </w:r>
      <w:r w:rsidR="006C1227" w:rsidRPr="00B17294">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B17294">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r w:rsidR="00391800">
        <w:rPr>
          <w:rFonts w:ascii="宋体" w:eastAsia="宋体" w:hAnsi="宋体" w:hint="eastAsia"/>
          <w:sz w:val="24"/>
          <w:szCs w:val="24"/>
        </w:rPr>
        <w:t>的</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B17294">
        <w:rPr>
          <w:rFonts w:ascii="Arial" w:eastAsia="宋体" w:hAnsi="Arial" w:hint="eastAsia"/>
          <w:sz w:val="24"/>
          <w:szCs w:val="24"/>
        </w:rPr>
        <w:t>RunnerService</w:t>
      </w:r>
      <w:r w:rsidR="00414244">
        <w:rPr>
          <w:rFonts w:ascii="宋体" w:eastAsia="宋体" w:hAnsi="宋体" w:hint="eastAsia"/>
          <w:sz w:val="24"/>
          <w:szCs w:val="24"/>
        </w:rPr>
        <w:t>和</w:t>
      </w:r>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r w:rsidR="00414244">
        <w:rPr>
          <w:rFonts w:ascii="宋体" w:eastAsia="宋体" w:hAnsi="宋体" w:hint="eastAsia"/>
          <w:sz w:val="24"/>
          <w:szCs w:val="24"/>
        </w:rPr>
        <w:t>。</w:t>
      </w:r>
      <w:r w:rsidR="00414244" w:rsidRPr="00B17294">
        <w:rPr>
          <w:rFonts w:ascii="Arial" w:eastAsia="宋体" w:hAnsi="Arial" w:hint="eastAsia"/>
          <w:sz w:val="24"/>
          <w:szCs w:val="24"/>
        </w:rPr>
        <w:t>Runner</w:t>
      </w:r>
      <w:r w:rsidR="00414244" w:rsidRPr="00B17294">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B17294">
        <w:rPr>
          <w:rFonts w:ascii="Arial" w:eastAsia="宋体" w:hAnsi="Arial" w:hint="eastAsia"/>
          <w:sz w:val="24"/>
          <w:szCs w:val="24"/>
        </w:rPr>
        <w:t>RunnerService</w:t>
      </w:r>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B17294">
        <w:rPr>
          <w:rFonts w:ascii="Arial" w:eastAsia="宋体" w:hAnsi="Arial" w:hint="eastAsia"/>
          <w:sz w:val="24"/>
          <w:szCs w:val="24"/>
        </w:rPr>
        <w:lastRenderedPageBreak/>
        <w:t>Scene</w:t>
      </w:r>
      <w:r w:rsidR="00DE6F7A" w:rsidRPr="00B17294">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B17294">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B17294">
        <w:rPr>
          <w:rFonts w:ascii="Arial" w:eastAsia="宋体" w:hAnsi="Arial" w:hint="eastAsia"/>
          <w:sz w:val="24"/>
          <w:szCs w:val="24"/>
        </w:rPr>
        <w:t>J</w:t>
      </w:r>
      <w:r w:rsidR="006D1121" w:rsidRPr="00B17294">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6" w:name="_Toc36642716"/>
      <w:bookmarkStart w:id="357" w:name="_Toc36643288"/>
      <w:bookmarkStart w:id="358" w:name="_Toc36732813"/>
      <w:bookmarkStart w:id="359" w:name="_Toc36899744"/>
      <w:r>
        <w:rPr>
          <w:rFonts w:hint="eastAsia"/>
        </w:rPr>
        <w:t>审核流操作功能实现</w:t>
      </w:r>
      <w:bookmarkEnd w:id="356"/>
      <w:bookmarkEnd w:id="357"/>
      <w:bookmarkEnd w:id="358"/>
      <w:bookmarkEnd w:id="359"/>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2CE854A" w:rsidR="00E16F9A" w:rsidRDefault="00FD189F" w:rsidP="00FD189F">
      <w:pPr>
        <w:pStyle w:val="af8"/>
      </w:pPr>
      <w:bookmarkStart w:id="360" w:name="_Toc36736595"/>
      <w:bookmarkStart w:id="361" w:name="_Toc36852305"/>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审核流操作时序图</w:t>
      </w:r>
      <w:bookmarkEnd w:id="360"/>
      <w:bookmarkEnd w:id="361"/>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r w:rsidR="00037490">
        <w:rPr>
          <w:rFonts w:ascii="宋体" w:eastAsia="宋体" w:hAnsi="宋体" w:hint="eastAsia"/>
          <w:sz w:val="24"/>
          <w:szCs w:val="24"/>
        </w:rPr>
        <w:t>通过调用</w:t>
      </w:r>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B17294">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B17294">
        <w:rPr>
          <w:rFonts w:ascii="Arial" w:eastAsia="宋体" w:hAnsi="Arial" w:hint="eastAsia"/>
          <w:sz w:val="24"/>
          <w:szCs w:val="24"/>
        </w:rPr>
        <w:lastRenderedPageBreak/>
        <w:t>SceneRuleDraft</w:t>
      </w:r>
      <w:r w:rsidR="005D4B40" w:rsidRPr="00B17294">
        <w:rPr>
          <w:rFonts w:ascii="Arial" w:eastAsia="宋体" w:hAnsi="Arial"/>
          <w:sz w:val="24"/>
          <w:szCs w:val="24"/>
        </w:rPr>
        <w:t>Dao</w:t>
      </w:r>
      <w:r w:rsidR="005D4B40">
        <w:rPr>
          <w:rFonts w:ascii="宋体" w:eastAsia="宋体" w:hAnsi="宋体" w:hint="eastAsia"/>
          <w:sz w:val="24"/>
          <w:szCs w:val="24"/>
        </w:rPr>
        <w:t>和</w:t>
      </w:r>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B17294">
        <w:rPr>
          <w:rFonts w:ascii="Arial" w:eastAsia="宋体" w:hAnsi="Arial" w:hint="eastAsia"/>
          <w:sz w:val="24"/>
          <w:szCs w:val="24"/>
        </w:rPr>
        <w:t>get</w:t>
      </w:r>
      <w:r w:rsidR="00A83FCE" w:rsidRPr="00B17294">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B17294">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r w:rsidRPr="00B17294">
              <w:rPr>
                <w:rFonts w:ascii="Arial" w:hAnsi="Arial"/>
              </w:rPr>
              <w:t>getDraftRule</w:t>
            </w:r>
            <w:r>
              <w:t>(</w:t>
            </w:r>
            <w:r w:rsidRPr="00B17294">
              <w:rPr>
                <w:rFonts w:ascii="Arial" w:hAnsi="Arial"/>
              </w:rPr>
              <w:t>DraftRuleQuery</w:t>
            </w:r>
            <w:r>
              <w:t xml:space="preserve"> </w:t>
            </w:r>
            <w:r w:rsidRPr="00B17294">
              <w:rPr>
                <w:rFonts w:ascii="Arial" w:hAnsi="Arial"/>
              </w:rPr>
              <w:t>query</w:t>
            </w:r>
            <w: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r w:rsidRPr="00B17294">
              <w:rPr>
                <w:rFonts w:ascii="Arial" w:hAnsi="Arial"/>
              </w:rPr>
              <w:t>DraftRuleDTO</w:t>
            </w:r>
            <w:r>
              <w:t xml:space="preserve">&gt; </w:t>
            </w:r>
            <w:r w:rsidRPr="00B17294">
              <w:rPr>
                <w:rFonts w:ascii="Arial" w:hAnsi="Arial"/>
              </w:rPr>
              <w:t>draftRuleDTOList</w:t>
            </w:r>
            <w:r>
              <w:t xml:space="preserve"> = </w:t>
            </w:r>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r w:rsidRPr="00B17294">
              <w:rPr>
                <w:rFonts w:ascii="Arial" w:hAnsi="Arial"/>
              </w:rPr>
              <w:t>Response</w:t>
            </w:r>
            <w:r w:rsidRPr="001244DA">
              <w:rPr>
                <w:rFonts w:ascii="Arial" w:hAnsi="Arial"/>
              </w:rPr>
              <w:t>.</w:t>
            </w:r>
            <w:r w:rsidRPr="00B17294">
              <w:rPr>
                <w:rFonts w:ascii="Arial" w:hAnsi="Arial"/>
              </w:rPr>
              <w:t>SUCCESS</w:t>
            </w:r>
            <w:r>
              <w:t>(</w:t>
            </w:r>
            <w:r w:rsidR="00CA2160" w:rsidRPr="00CA2160">
              <w:rPr>
                <w:rFonts w:ascii="Arial" w:hAnsi="Arial" w:cs="Arial"/>
              </w:rPr>
              <w:t>transferToVO</w:t>
            </w:r>
            <w:r w:rsidR="00CA2160">
              <w:t>(</w:t>
            </w:r>
            <w:r w:rsidR="00CA2160" w:rsidRPr="00B17294">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r w:rsidRPr="00B17294">
              <w:rPr>
                <w:rFonts w:ascii="Arial" w:hAnsi="Arial"/>
              </w:rPr>
              <w:t>terminateAudit</w:t>
            </w:r>
            <w:r>
              <w:t>(</w:t>
            </w:r>
            <w:r w:rsidRPr="00B17294">
              <w:rPr>
                <w:rFonts w:ascii="Arial" w:hAnsi="Arial"/>
              </w:rPr>
              <w:t>DraftRuleVO</w:t>
            </w:r>
            <w:r>
              <w:t xml:space="preserve"> </w:t>
            </w:r>
            <w:r w:rsidRPr="00B17294">
              <w:rPr>
                <w:rFonts w:ascii="Arial" w:hAnsi="Arial"/>
              </w:rPr>
              <w:t>draftRuleVO</w:t>
            </w:r>
            <w: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r w:rsidRPr="00B17294">
              <w:rPr>
                <w:rFonts w:ascii="Arial" w:hAnsi="Arial"/>
              </w:rPr>
              <w:t>isSuccess</w:t>
            </w:r>
            <w:r>
              <w:t xml:space="preserve"> = </w:t>
            </w:r>
            <w:r w:rsidRPr="00B17294">
              <w:rPr>
                <w:rFonts w:ascii="Arial" w:hAnsi="Arial"/>
              </w:rPr>
              <w:t>runnerService</w:t>
            </w:r>
            <w:r w:rsidRPr="001244DA">
              <w:rPr>
                <w:rFonts w:ascii="Arial" w:hAnsi="Arial"/>
              </w:rPr>
              <w:t>.</w:t>
            </w:r>
            <w:r w:rsidRPr="00B17294">
              <w:rPr>
                <w:rFonts w:ascii="Arial" w:hAnsi="Arial"/>
              </w:rPr>
              <w:t>terninateAudit</w:t>
            </w:r>
            <w:r>
              <w:t xml:space="preserve">();// </w:t>
            </w:r>
            <w:r w:rsidRPr="00B17294">
              <w:rPr>
                <w:rFonts w:ascii="Arial" w:hAnsi="Arial"/>
              </w:rPr>
              <w:t>rpc</w:t>
            </w:r>
            <w:r>
              <w:t>调用</w:t>
            </w:r>
            <w:r w:rsidR="00E42FD7">
              <w:rPr>
                <w:rFonts w:hint="eastAsia"/>
              </w:rPr>
              <w:t>。</w:t>
            </w:r>
          </w:p>
          <w:p w14:paraId="0ABCE2B7" w14:textId="0402C255" w:rsidR="009E3086" w:rsidRDefault="009E3086" w:rsidP="00E42FD7">
            <w:pPr>
              <w:ind w:firstLine="420"/>
              <w:rPr>
                <w:rFonts w:ascii="Arial" w:hAnsi="Arial" w:cs="Arial"/>
              </w:rPr>
            </w:pPr>
            <w:r w:rsidRPr="009E3086">
              <w:rPr>
                <w:rFonts w:ascii="Arial" w:hAnsi="Arial" w:cs="Arial"/>
              </w:rPr>
              <w:t>If(! isSuccess) return false;</w:t>
            </w:r>
          </w:p>
          <w:p w14:paraId="2FFE2F97" w14:textId="39A5C4D9" w:rsidR="00280DE4" w:rsidRDefault="00280DE4" w:rsidP="00280DE4">
            <w:r>
              <w:t xml:space="preserve">    </w:t>
            </w:r>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t>}</w:t>
            </w:r>
          </w:p>
        </w:tc>
      </w:tr>
    </w:tbl>
    <w:p w14:paraId="5387FCDA" w14:textId="70D7A9DC" w:rsidR="005F0985" w:rsidRDefault="00FD189F" w:rsidP="00FD189F">
      <w:pPr>
        <w:pStyle w:val="af8"/>
      </w:pPr>
      <w:bookmarkStart w:id="362" w:name="_Toc36736596"/>
      <w:bookmarkStart w:id="363" w:name="_Toc36852306"/>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审核流操作功能实现图</w:t>
      </w:r>
      <w:bookmarkEnd w:id="362"/>
      <w:bookmarkEnd w:id="363"/>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4" w:name="_Toc36736597"/>
      <w:bookmarkStart w:id="365" w:name="_Toc36852307"/>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审核流操作界面</w:t>
      </w:r>
      <w:bookmarkEnd w:id="364"/>
      <w:bookmarkEnd w:id="365"/>
    </w:p>
    <w:p w14:paraId="38CF67FA" w14:textId="695BB81B" w:rsidR="00D778E3" w:rsidRDefault="000459FC" w:rsidP="00BF4990">
      <w:pPr>
        <w:pStyle w:val="3"/>
        <w:numPr>
          <w:ilvl w:val="2"/>
          <w:numId w:val="52"/>
        </w:numPr>
      </w:pPr>
      <w:bookmarkStart w:id="366" w:name="_Toc36642717"/>
      <w:bookmarkStart w:id="367" w:name="_Toc36643289"/>
      <w:bookmarkStart w:id="368" w:name="_Toc36732814"/>
      <w:bookmarkStart w:id="369" w:name="_Toc36899745"/>
      <w:r>
        <w:rPr>
          <w:rFonts w:hint="eastAsia"/>
        </w:rPr>
        <w:lastRenderedPageBreak/>
        <w:t>审核权转移功能实现</w:t>
      </w:r>
      <w:bookmarkEnd w:id="366"/>
      <w:bookmarkEnd w:id="367"/>
      <w:bookmarkEnd w:id="368"/>
      <w:bookmarkEnd w:id="369"/>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70" w:name="_Toc36736598"/>
      <w:bookmarkStart w:id="371" w:name="_Toc3685230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70"/>
      <w:bookmarkEnd w:id="371"/>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负责监听审核消息队列，</w:t>
      </w:r>
      <w:r w:rsidRPr="00B17294">
        <w:rPr>
          <w:rFonts w:ascii="Arial" w:eastAsia="宋体" w:hAnsi="Arial" w:hint="eastAsia"/>
          <w:sz w:val="24"/>
          <w:szCs w:val="24"/>
        </w:rPr>
        <w:t>H</w:t>
      </w:r>
      <w:r w:rsidRPr="00B17294">
        <w:rPr>
          <w:rFonts w:ascii="Arial" w:eastAsia="宋体" w:hAnsi="Arial"/>
          <w:sz w:val="24"/>
          <w:szCs w:val="24"/>
        </w:rPr>
        <w:t>andleAuditMessageService</w:t>
      </w:r>
      <w:r>
        <w:rPr>
          <w:rFonts w:ascii="宋体" w:eastAsia="宋体" w:hAnsi="宋体" w:hint="eastAsia"/>
          <w:sz w:val="24"/>
          <w:szCs w:val="24"/>
        </w:rPr>
        <w:t>处理</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B17294">
        <w:rPr>
          <w:rFonts w:ascii="Arial" w:eastAsia="宋体" w:hAnsi="Arial" w:hint="eastAsia"/>
          <w:sz w:val="24"/>
          <w:szCs w:val="24"/>
        </w:rPr>
        <w:t>Handle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SceneRuleDao</w:t>
      </w:r>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B17294">
        <w:rPr>
          <w:rFonts w:ascii="Arial" w:eastAsia="宋体" w:hAnsi="Arial" w:hint="eastAsia"/>
          <w:sz w:val="24"/>
          <w:szCs w:val="24"/>
        </w:rPr>
        <w:t>Hanle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Sync</w:t>
      </w:r>
      <w:r w:rsidRPr="00B17294">
        <w:rPr>
          <w:rFonts w:ascii="Arial" w:eastAsia="宋体" w:hAnsi="Arial"/>
          <w:sz w:val="24"/>
          <w:szCs w:val="24"/>
        </w:rPr>
        <w:t>RunnerService</w:t>
      </w:r>
      <w:r>
        <w:rPr>
          <w:rFonts w:ascii="宋体" w:eastAsia="宋体" w:hAnsi="宋体" w:hint="eastAsia"/>
          <w:sz w:val="24"/>
          <w:szCs w:val="24"/>
        </w:rPr>
        <w:t>转移审核权，同时通过</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public void handleAuditMessage(AuditMessage message) {</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E8488C">
              <w:rPr>
                <w:rFonts w:ascii="Arial" w:eastAsia="宋体" w:hAnsi="Arial"/>
                <w:szCs w:val="21"/>
              </w:rPr>
              <w:t>checkSuccesOrFail(message);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NEXT_NODE.get(messsage.currentState);//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RunnerService.transfer(next);</w:t>
            </w:r>
          </w:p>
          <w:p w14:paraId="0B8EB23F" w14:textId="591BE66B" w:rsidR="00895CB8" w:rsidRDefault="00296FD5" w:rsidP="00296FD5">
            <w:pPr>
              <w:keepNext/>
            </w:pPr>
            <w:r w:rsidRPr="00E8488C">
              <w:rPr>
                <w:rFonts w:ascii="Arial" w:eastAsia="宋体" w:hAnsi="Arial"/>
                <w:szCs w:val="21"/>
              </w:rPr>
              <w:t>}</w:t>
            </w:r>
          </w:p>
        </w:tc>
      </w:tr>
    </w:tbl>
    <w:p w14:paraId="5861160E" w14:textId="5217C525" w:rsidR="00FD189F" w:rsidRDefault="00FD189F">
      <w:pPr>
        <w:pStyle w:val="af8"/>
      </w:pPr>
      <w:bookmarkStart w:id="372" w:name="_Toc36736599"/>
      <w:bookmarkStart w:id="373" w:name="_Toc36852309"/>
      <w:bookmarkStart w:id="374" w:name="_Toc36642718"/>
      <w:bookmarkStart w:id="375" w:name="_Toc36643290"/>
      <w:bookmarkStart w:id="376" w:name="_Toc3673281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审核流操作实现</w:t>
      </w:r>
      <w:bookmarkEnd w:id="372"/>
      <w:bookmarkEnd w:id="373"/>
    </w:p>
    <w:p w14:paraId="28F32938" w14:textId="6873258E" w:rsidR="000459FC" w:rsidRDefault="000459FC" w:rsidP="00BF4990">
      <w:pPr>
        <w:pStyle w:val="3"/>
        <w:numPr>
          <w:ilvl w:val="2"/>
          <w:numId w:val="52"/>
        </w:numPr>
      </w:pPr>
      <w:bookmarkStart w:id="377" w:name="_Toc36899746"/>
      <w:r>
        <w:rPr>
          <w:rFonts w:hint="eastAsia"/>
        </w:rPr>
        <w:lastRenderedPageBreak/>
        <w:t>审核消息保障功能实现</w:t>
      </w:r>
      <w:bookmarkEnd w:id="374"/>
      <w:bookmarkEnd w:id="375"/>
      <w:bookmarkEnd w:id="376"/>
      <w:bookmarkEnd w:id="377"/>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8" w:name="_Toc36736600"/>
      <w:bookmarkStart w:id="379" w:name="_Toc3685231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8"/>
      <w:bookmarkEnd w:id="379"/>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r w:rsidR="006E4D3B" w:rsidRPr="00B17294">
        <w:rPr>
          <w:rFonts w:ascii="Arial" w:eastAsia="宋体" w:hAnsi="Arial"/>
          <w:sz w:val="24"/>
          <w:szCs w:val="24"/>
        </w:rPr>
        <w:t>draftRuleService</w:t>
      </w:r>
      <w:r w:rsidR="006E4D3B">
        <w:rPr>
          <w:rFonts w:ascii="宋体" w:eastAsia="宋体" w:hAnsi="宋体" w:hint="eastAsia"/>
          <w:sz w:val="24"/>
          <w:szCs w:val="24"/>
        </w:rPr>
        <w:t>的</w:t>
      </w:r>
      <w:r w:rsidR="006E4D3B" w:rsidRPr="00B17294">
        <w:rPr>
          <w:rFonts w:ascii="Arial" w:eastAsia="宋体" w:hAnsi="Arial" w:hint="eastAsia"/>
          <w:sz w:val="24"/>
          <w:szCs w:val="24"/>
        </w:rPr>
        <w:t>get</w:t>
      </w:r>
      <w:r w:rsidR="006E4D3B" w:rsidRPr="00B17294">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r w:rsidRPr="00B17294">
              <w:rPr>
                <w:rFonts w:ascii="Arial" w:eastAsia="宋体" w:hAnsi="Arial"/>
              </w:rPr>
              <w:t>checkAuditState</w:t>
            </w:r>
            <w:r w:rsidRPr="00E16B67">
              <w:rPr>
                <w:rFonts w:ascii="宋体" w:eastAsia="宋体" w:hAnsi="宋体"/>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r w:rsidRPr="00B17294">
              <w:rPr>
                <w:rFonts w:ascii="Arial" w:eastAsia="宋体" w:hAnsi="Arial"/>
              </w:rPr>
              <w:t>DraftRuleDTO</w:t>
            </w:r>
            <w:r w:rsidRPr="00E16B67">
              <w:rPr>
                <w:rFonts w:ascii="宋体" w:eastAsia="宋体" w:hAnsi="宋体"/>
              </w:rPr>
              <w:t xml:space="preserve">&gt; </w:t>
            </w:r>
            <w:r w:rsidRPr="00B17294">
              <w:rPr>
                <w:rFonts w:ascii="Arial" w:eastAsia="宋体" w:hAnsi="Arial"/>
              </w:rPr>
              <w:t>draftRuleList</w:t>
            </w:r>
            <w:r w:rsidRPr="00E16B67">
              <w:rPr>
                <w:rFonts w:ascii="宋体" w:eastAsia="宋体" w:hAnsi="宋体"/>
              </w:rPr>
              <w:t xml:space="preserve"> = </w:t>
            </w:r>
            <w:bookmarkStart w:id="380" w:name="OLE_LINK22"/>
            <w:bookmarkStart w:id="381" w:name="OLE_LINK23"/>
            <w:r w:rsidR="00555E69" w:rsidRPr="00B17294">
              <w:rPr>
                <w:rFonts w:ascii="Arial" w:eastAsia="宋体" w:hAnsi="Arial"/>
              </w:rPr>
              <w:t>d</w:t>
            </w:r>
            <w:r w:rsidRPr="00B17294">
              <w:rPr>
                <w:rFonts w:ascii="Arial" w:eastAsia="宋体" w:hAnsi="Arial"/>
              </w:rPr>
              <w:t>raftRuleService</w:t>
            </w:r>
            <w:bookmarkEnd w:id="380"/>
            <w:bookmarkEnd w:id="381"/>
            <w:r w:rsidRPr="001244DA">
              <w:rPr>
                <w:rFonts w:ascii="Arial" w:eastAsia="宋体" w:hAnsi="Arial"/>
              </w:rPr>
              <w:t>.</w:t>
            </w:r>
            <w:r w:rsidRPr="00B17294">
              <w:rPr>
                <w:rFonts w:ascii="Arial" w:eastAsia="宋体" w:hAnsi="Arial"/>
              </w:rPr>
              <w:t>getDraftRules</w:t>
            </w:r>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for</w:t>
            </w:r>
            <w:r w:rsidRPr="00E16B67">
              <w:rPr>
                <w:rFonts w:ascii="宋体" w:eastAsia="宋体" w:hAnsi="宋体"/>
              </w:rPr>
              <w:t>(</w:t>
            </w:r>
            <w:r w:rsidRPr="00B17294">
              <w:rPr>
                <w:rFonts w:ascii="Arial" w:eastAsia="宋体" w:hAnsi="Arial"/>
              </w:rPr>
              <w:t>DraftRuleDTO</w:t>
            </w:r>
            <w:r w:rsidRPr="00E16B67">
              <w:rPr>
                <w:rFonts w:ascii="宋体" w:eastAsia="宋体" w:hAnsi="宋体"/>
              </w:rPr>
              <w:t xml:space="preserve"> </w:t>
            </w:r>
            <w:r w:rsidRPr="00B17294">
              <w:rPr>
                <w:rFonts w:ascii="Arial" w:eastAsia="宋体" w:hAnsi="Arial"/>
              </w:rPr>
              <w:t>draftRule</w:t>
            </w:r>
            <w:r w:rsidRPr="00E16B67">
              <w:rPr>
                <w:rFonts w:ascii="宋体" w:eastAsia="宋体" w:hAnsi="宋体"/>
              </w:rPr>
              <w:t xml:space="preserve"> : </w:t>
            </w:r>
            <w:r w:rsidRPr="00B17294">
              <w:rPr>
                <w:rFonts w:ascii="Arial" w:eastAsia="宋体" w:hAnsi="Arial"/>
              </w:rPr>
              <w:t>draftRuleList</w:t>
            </w:r>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r w:rsidRPr="00B17294">
              <w:rPr>
                <w:rFonts w:ascii="Arial" w:eastAsia="宋体" w:hAnsi="Arial"/>
              </w:rPr>
              <w:t>ruleName</w:t>
            </w:r>
            <w:r w:rsidRPr="00E16B67">
              <w:rPr>
                <w:rFonts w:ascii="宋体" w:eastAsia="宋体" w:hAnsi="宋体"/>
              </w:rPr>
              <w:t xml:space="preserve"> = </w:t>
            </w:r>
            <w:r w:rsidRPr="00B17294">
              <w:rPr>
                <w:rFonts w:ascii="Arial" w:eastAsia="宋体" w:hAnsi="Arial"/>
              </w:rPr>
              <w:t>draftRule</w:t>
            </w:r>
            <w:r w:rsidRPr="001244DA">
              <w:rPr>
                <w:rFonts w:ascii="Arial" w:eastAsia="宋体" w:hAnsi="Arial"/>
              </w:rPr>
              <w:t>.</w:t>
            </w:r>
            <w:r w:rsidRPr="00B17294">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 </w:t>
            </w:r>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r w:rsidRPr="00E16B67">
              <w:rPr>
                <w:rFonts w:ascii="宋体" w:eastAsia="宋体" w:hAnsi="宋体"/>
              </w:rPr>
              <w:t>(</w:t>
            </w:r>
            <w:r w:rsidRPr="00B17294">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if</w:t>
            </w:r>
            <w:r w:rsidRPr="00E16B67">
              <w:rPr>
                <w:rFonts w:ascii="宋体" w:eastAsia="宋体" w:hAnsi="宋体"/>
              </w:rPr>
              <w:t>(</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 xml:space="preserve"> != </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AuditMessage</w:t>
            </w:r>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r w:rsidRPr="00B17294">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82" w:name="_Toc36736601"/>
      <w:bookmarkStart w:id="383" w:name="_Toc36852311"/>
      <w:bookmarkStart w:id="384" w:name="_Toc25947937"/>
      <w:bookmarkStart w:id="385" w:name="_Toc36642719"/>
      <w:bookmarkStart w:id="386" w:name="_Toc36643291"/>
      <w:bookmarkStart w:id="387" w:name="_Toc3673281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2"/>
      <w:bookmarkEnd w:id="383"/>
    </w:p>
    <w:p w14:paraId="1D0D7CF0" w14:textId="6D89F885" w:rsidR="003F68D0" w:rsidRDefault="00A5628C" w:rsidP="00BF4990">
      <w:pPr>
        <w:pStyle w:val="2"/>
        <w:numPr>
          <w:ilvl w:val="1"/>
          <w:numId w:val="52"/>
        </w:numPr>
      </w:pPr>
      <w:bookmarkStart w:id="388" w:name="_Toc36899747"/>
      <w:r>
        <w:rPr>
          <w:rFonts w:hint="eastAsia"/>
        </w:rPr>
        <w:lastRenderedPageBreak/>
        <w:t>规则应用</w:t>
      </w:r>
      <w:r w:rsidR="00BD3847">
        <w:rPr>
          <w:rFonts w:hint="eastAsia"/>
        </w:rPr>
        <w:t>模块</w:t>
      </w:r>
      <w:bookmarkEnd w:id="384"/>
      <w:bookmarkEnd w:id="385"/>
      <w:bookmarkEnd w:id="386"/>
      <w:bookmarkEnd w:id="387"/>
      <w:bookmarkEnd w:id="388"/>
    </w:p>
    <w:p w14:paraId="75C7DC40" w14:textId="4CB7FFAA" w:rsidR="001D30B8" w:rsidRPr="001D30B8" w:rsidRDefault="00A5628C" w:rsidP="00BF4990">
      <w:pPr>
        <w:pStyle w:val="3"/>
        <w:numPr>
          <w:ilvl w:val="2"/>
          <w:numId w:val="52"/>
        </w:numPr>
      </w:pPr>
      <w:bookmarkStart w:id="389" w:name="_Toc36642720"/>
      <w:bookmarkStart w:id="390" w:name="_Toc36643292"/>
      <w:bookmarkStart w:id="391" w:name="_Toc36732817"/>
      <w:bookmarkStart w:id="392" w:name="_Toc36899748"/>
      <w:r>
        <w:rPr>
          <w:rFonts w:hint="eastAsia"/>
        </w:rPr>
        <w:t>规则应用</w:t>
      </w:r>
      <w:r w:rsidR="001D30B8">
        <w:rPr>
          <w:rFonts w:hint="eastAsia"/>
        </w:rPr>
        <w:t>模块设计</w:t>
      </w:r>
      <w:bookmarkEnd w:id="389"/>
      <w:bookmarkEnd w:id="390"/>
      <w:bookmarkEnd w:id="391"/>
      <w:bookmarkEnd w:id="392"/>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3" w:name="_Toc36736602"/>
      <w:bookmarkStart w:id="394" w:name="_Toc36852312"/>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3"/>
      <w:bookmarkEnd w:id="394"/>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r w:rsidRPr="00B17294">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B17294">
        <w:rPr>
          <w:rFonts w:ascii="Arial" w:eastAsia="宋体" w:hAnsi="Arial" w:hint="eastAsia"/>
          <w:sz w:val="24"/>
          <w:szCs w:val="24"/>
        </w:rPr>
        <w:t>OrderEventConsumer</w:t>
      </w:r>
      <w:r>
        <w:rPr>
          <w:rFonts w:ascii="宋体" w:eastAsia="宋体" w:hAnsi="宋体" w:hint="eastAsia"/>
          <w:sz w:val="24"/>
          <w:szCs w:val="24"/>
        </w:rPr>
        <w:t>中主要引用了两个接口，</w:t>
      </w:r>
      <w:r w:rsidRPr="00B17294">
        <w:rPr>
          <w:rFonts w:ascii="Arial" w:eastAsia="宋体" w:hAnsi="Arial"/>
          <w:sz w:val="24"/>
          <w:szCs w:val="24"/>
        </w:rPr>
        <w:lastRenderedPageBreak/>
        <w:t>HandleSceneEventServic</w:t>
      </w:r>
      <w:r w:rsidRPr="00B17294">
        <w:rPr>
          <w:rFonts w:ascii="Arial" w:eastAsia="宋体" w:hAnsi="Arial" w:hint="eastAsia"/>
          <w:sz w:val="24"/>
          <w:szCs w:val="24"/>
        </w:rPr>
        <w:t>e</w:t>
      </w:r>
      <w:r>
        <w:rPr>
          <w:rFonts w:ascii="宋体" w:eastAsia="宋体" w:hAnsi="宋体" w:hint="eastAsia"/>
          <w:sz w:val="24"/>
          <w:szCs w:val="24"/>
        </w:rPr>
        <w:t>接口和</w:t>
      </w:r>
      <w:r w:rsidRPr="00B17294">
        <w:rPr>
          <w:rFonts w:ascii="Arial" w:eastAsia="宋体" w:hAnsi="Arial" w:hint="eastAsia"/>
          <w:sz w:val="24"/>
          <w:szCs w:val="24"/>
        </w:rPr>
        <w:t>OrderQueryService</w:t>
      </w:r>
      <w:r>
        <w:rPr>
          <w:rFonts w:ascii="宋体" w:eastAsia="宋体" w:hAnsi="宋体" w:hint="eastAsia"/>
          <w:sz w:val="24"/>
          <w:szCs w:val="24"/>
        </w:rPr>
        <w:t>接口。</w:t>
      </w:r>
      <w:r w:rsidRPr="00B17294">
        <w:rPr>
          <w:rFonts w:ascii="Arial" w:eastAsia="宋体" w:hAnsi="Arial" w:hint="eastAsia"/>
          <w:sz w:val="24"/>
          <w:szCs w:val="24"/>
        </w:rPr>
        <w:t>OrderQuery</w:t>
      </w:r>
      <w:r w:rsidRPr="00B17294">
        <w:rPr>
          <w:rFonts w:ascii="Arial" w:eastAsia="宋体" w:hAnsi="Arial"/>
          <w:sz w:val="24"/>
          <w:szCs w:val="24"/>
        </w:rPr>
        <w:t>Service</w:t>
      </w:r>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接口外，还实现了</w:t>
      </w:r>
      <w:r w:rsidRPr="00B17294">
        <w:rPr>
          <w:rFonts w:ascii="Arial" w:eastAsia="宋体" w:hAnsi="Arial" w:hint="eastAsia"/>
          <w:sz w:val="24"/>
          <w:szCs w:val="24"/>
        </w:rPr>
        <w:t>TocCall</w:t>
      </w:r>
      <w:r w:rsidRPr="00B17294">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Pr="00B17294">
        <w:rPr>
          <w:rFonts w:ascii="Arial" w:eastAsia="宋体" w:hAnsi="Arial" w:hint="eastAsia"/>
          <w:sz w:val="24"/>
          <w:szCs w:val="24"/>
        </w:rPr>
        <w:t>redis</w:t>
      </w:r>
      <w:r>
        <w:rPr>
          <w:rFonts w:ascii="宋体" w:eastAsia="宋体" w:hAnsi="宋体" w:hint="eastAsia"/>
          <w:sz w:val="24"/>
          <w:szCs w:val="24"/>
        </w:rPr>
        <w:t>缓存中，</w:t>
      </w:r>
      <w:r w:rsidRPr="00B17294">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Pr="00B17294">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5" w:name="_Toc36642721"/>
      <w:bookmarkStart w:id="396" w:name="_Toc36643293"/>
      <w:bookmarkStart w:id="397" w:name="_Toc36732818"/>
      <w:bookmarkStart w:id="398" w:name="_Toc36899749"/>
      <w:r>
        <w:rPr>
          <w:rFonts w:hint="eastAsia"/>
        </w:rPr>
        <w:lastRenderedPageBreak/>
        <w:t>规则判定功能实现</w:t>
      </w:r>
      <w:bookmarkEnd w:id="395"/>
      <w:bookmarkEnd w:id="396"/>
      <w:bookmarkEnd w:id="397"/>
      <w:bookmarkEnd w:id="398"/>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9" w:name="_Toc36736603"/>
      <w:bookmarkStart w:id="400" w:name="_Toc36852313"/>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9"/>
      <w:bookmarkEnd w:id="400"/>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r w:rsidR="0064064F" w:rsidRPr="00B17294">
        <w:rPr>
          <w:rFonts w:ascii="Arial" w:eastAsia="宋体" w:hAnsi="Arial" w:hint="eastAsia"/>
          <w:sz w:val="24"/>
          <w:szCs w:val="24"/>
        </w:rPr>
        <w:t>Order</w:t>
      </w:r>
      <w:r w:rsidR="0064064F" w:rsidRPr="00B17294">
        <w:rPr>
          <w:rFonts w:ascii="Arial" w:eastAsia="宋体" w:hAnsi="Arial"/>
          <w:sz w:val="24"/>
          <w:szCs w:val="24"/>
        </w:rPr>
        <w:t>EventConsumer</w:t>
      </w:r>
      <w:r w:rsidR="0064064F">
        <w:rPr>
          <w:rFonts w:ascii="宋体" w:eastAsia="宋体" w:hAnsi="宋体" w:hint="eastAsia"/>
          <w:sz w:val="24"/>
          <w:szCs w:val="24"/>
        </w:rPr>
        <w:t>负责监听订单消息，</w:t>
      </w:r>
      <w:r w:rsidR="0064064F" w:rsidRPr="00B17294">
        <w:rPr>
          <w:rFonts w:ascii="Arial" w:eastAsia="宋体" w:hAnsi="Arial" w:hint="eastAsia"/>
          <w:sz w:val="24"/>
          <w:szCs w:val="24"/>
        </w:rPr>
        <w:t>HandleScene</w:t>
      </w:r>
      <w:r w:rsidR="0064064F" w:rsidRPr="00B17294">
        <w:rPr>
          <w:rFonts w:ascii="Arial" w:eastAsia="宋体" w:hAnsi="Arial"/>
          <w:sz w:val="24"/>
          <w:szCs w:val="24"/>
        </w:rPr>
        <w:t>EventService</w:t>
      </w:r>
      <w:r w:rsidR="0064064F" w:rsidRPr="00B17294">
        <w:rPr>
          <w:rFonts w:ascii="Arial" w:eastAsia="宋体" w:hAnsi="Arial" w:hint="eastAsia"/>
          <w:sz w:val="24"/>
          <w:szCs w:val="24"/>
        </w:rPr>
        <w:t>Impl</w:t>
      </w:r>
      <w:r w:rsidR="0064064F">
        <w:rPr>
          <w:rFonts w:ascii="宋体" w:eastAsia="宋体" w:hAnsi="宋体" w:hint="eastAsia"/>
          <w:sz w:val="24"/>
          <w:szCs w:val="24"/>
        </w:rPr>
        <w:t>负责处理</w:t>
      </w:r>
      <w:r w:rsidR="0064064F" w:rsidRPr="00B17294">
        <w:rPr>
          <w:rFonts w:ascii="Arial" w:eastAsia="宋体" w:hAnsi="Arial"/>
          <w:sz w:val="24"/>
          <w:szCs w:val="24"/>
        </w:rPr>
        <w:t>OrderEventConsumer</w:t>
      </w:r>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B17294">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r w:rsidR="000D03BB" w:rsidRPr="00B17294">
        <w:rPr>
          <w:rFonts w:ascii="Arial" w:eastAsia="宋体" w:hAnsi="Arial" w:hint="eastAsia"/>
          <w:sz w:val="24"/>
          <w:szCs w:val="24"/>
        </w:rPr>
        <w:t>HandleScene</w:t>
      </w:r>
      <w:r w:rsidR="000D03BB" w:rsidRPr="00B17294">
        <w:rPr>
          <w:rFonts w:ascii="Arial" w:eastAsia="宋体" w:hAnsi="Arial"/>
          <w:sz w:val="24"/>
          <w:szCs w:val="24"/>
        </w:rPr>
        <w:t>EventService</w:t>
      </w:r>
      <w:r w:rsidR="000D03BB" w:rsidRPr="00B17294">
        <w:rPr>
          <w:rFonts w:ascii="Arial" w:eastAsia="宋体" w:hAnsi="Arial" w:hint="eastAsia"/>
          <w:sz w:val="24"/>
          <w:szCs w:val="24"/>
        </w:rPr>
        <w:t>Impl</w:t>
      </w:r>
      <w:r w:rsidR="000D03BB">
        <w:rPr>
          <w:rFonts w:ascii="宋体" w:eastAsia="宋体" w:hAnsi="宋体" w:hint="eastAsia"/>
          <w:sz w:val="24"/>
          <w:szCs w:val="24"/>
        </w:rPr>
        <w:t>通过</w:t>
      </w:r>
      <w:r w:rsidR="000D03BB" w:rsidRPr="00B17294">
        <w:rPr>
          <w:rFonts w:ascii="Arial" w:eastAsia="宋体" w:hAnsi="Arial" w:hint="eastAsia"/>
          <w:sz w:val="24"/>
          <w:szCs w:val="24"/>
        </w:rPr>
        <w:t>T</w:t>
      </w:r>
      <w:r w:rsidR="000D03BB" w:rsidRPr="00B17294">
        <w:rPr>
          <w:rFonts w:ascii="Arial" w:eastAsia="宋体" w:hAnsi="Arial"/>
          <w:sz w:val="24"/>
          <w:szCs w:val="24"/>
        </w:rPr>
        <w:t>OC</w:t>
      </w:r>
      <w:r w:rsidR="000D03BB" w:rsidRPr="00B17294">
        <w:rPr>
          <w:rFonts w:ascii="Arial" w:eastAsia="宋体" w:hAnsi="Arial" w:hint="eastAsia"/>
          <w:sz w:val="24"/>
          <w:szCs w:val="24"/>
        </w:rPr>
        <w:t>W</w:t>
      </w:r>
      <w:r w:rsidR="000D03BB" w:rsidRPr="00B17294">
        <w:rPr>
          <w:rFonts w:ascii="Arial" w:eastAsia="宋体" w:hAnsi="Arial"/>
          <w:sz w:val="24"/>
          <w:szCs w:val="24"/>
        </w:rPr>
        <w:t>rite</w:t>
      </w:r>
      <w:r w:rsidR="000D03BB" w:rsidRPr="00B17294">
        <w:rPr>
          <w:rFonts w:ascii="Arial" w:eastAsia="宋体" w:hAnsi="Arial" w:hint="eastAsia"/>
          <w:sz w:val="24"/>
          <w:szCs w:val="24"/>
        </w:rPr>
        <w:t>Service</w:t>
      </w:r>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r w:rsidR="001246A7" w:rsidRPr="00B17294">
        <w:rPr>
          <w:rFonts w:ascii="Arial" w:eastAsia="宋体" w:hAnsi="Arial" w:hint="eastAsia"/>
          <w:sz w:val="24"/>
          <w:szCs w:val="24"/>
        </w:rPr>
        <w:t>HandleScene</w:t>
      </w:r>
      <w:r w:rsidR="001246A7" w:rsidRPr="00B17294">
        <w:rPr>
          <w:rFonts w:ascii="Arial" w:eastAsia="宋体" w:hAnsi="Arial"/>
          <w:sz w:val="24"/>
          <w:szCs w:val="24"/>
        </w:rPr>
        <w:t>EventService</w:t>
      </w:r>
      <w:r w:rsidR="001246A7" w:rsidRPr="00B17294">
        <w:rPr>
          <w:rFonts w:ascii="Arial" w:eastAsia="宋体" w:hAnsi="Arial" w:hint="eastAsia"/>
          <w:sz w:val="24"/>
          <w:szCs w:val="24"/>
        </w:rPr>
        <w:t>Impl</w:t>
      </w:r>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延时中心回调入口负责处理到期的定时任务，</w:t>
      </w:r>
      <w:r w:rsidR="00687EDC" w:rsidRPr="00B17294">
        <w:rPr>
          <w:rFonts w:ascii="Arial" w:eastAsia="宋体" w:hAnsi="Arial" w:hint="eastAsia"/>
          <w:sz w:val="24"/>
          <w:szCs w:val="24"/>
        </w:rPr>
        <w:t>HandleScene</w:t>
      </w:r>
      <w:r w:rsidR="00687EDC" w:rsidRPr="00B17294">
        <w:rPr>
          <w:rFonts w:ascii="Arial" w:eastAsia="宋体" w:hAnsi="Arial"/>
          <w:sz w:val="24"/>
          <w:szCs w:val="24"/>
        </w:rPr>
        <w:t>EventService</w:t>
      </w:r>
      <w:r w:rsidR="00687EDC" w:rsidRPr="00B17294">
        <w:rPr>
          <w:rFonts w:ascii="Arial" w:eastAsia="宋体" w:hAnsi="Arial" w:hint="eastAsia"/>
          <w:sz w:val="24"/>
          <w:szCs w:val="24"/>
        </w:rPr>
        <w:t>Impl</w:t>
      </w:r>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r w:rsidR="00EE136B" w:rsidRPr="00B17294">
        <w:rPr>
          <w:rFonts w:ascii="Arial" w:eastAsia="宋体" w:hAnsi="Arial" w:hint="eastAsia"/>
          <w:sz w:val="24"/>
          <w:szCs w:val="24"/>
        </w:rPr>
        <w:t>HandleScene</w:t>
      </w:r>
      <w:r w:rsidR="00EE136B" w:rsidRPr="00B17294">
        <w:rPr>
          <w:rFonts w:ascii="Arial" w:eastAsia="宋体" w:hAnsi="Arial"/>
          <w:sz w:val="24"/>
          <w:szCs w:val="24"/>
        </w:rPr>
        <w:t>EventService</w:t>
      </w:r>
      <w:r w:rsidR="00EE136B" w:rsidRPr="00B17294">
        <w:rPr>
          <w:rFonts w:ascii="Arial" w:eastAsia="宋体" w:hAnsi="Arial" w:hint="eastAsia"/>
          <w:sz w:val="24"/>
          <w:szCs w:val="24"/>
        </w:rPr>
        <w:t>Impl</w:t>
      </w:r>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r w:rsidR="00015FDB" w:rsidRPr="00B17294">
        <w:rPr>
          <w:rFonts w:ascii="Arial" w:eastAsia="宋体" w:hAnsi="Arial" w:hint="eastAsia"/>
          <w:sz w:val="24"/>
          <w:szCs w:val="28"/>
        </w:rPr>
        <w:t>handl</w:t>
      </w:r>
      <w:r w:rsidR="00015FDB" w:rsidRPr="00B17294">
        <w:rPr>
          <w:rFonts w:ascii="Arial" w:eastAsia="宋体" w:hAnsi="Arial"/>
          <w:sz w:val="24"/>
          <w:szCs w:val="28"/>
        </w:rPr>
        <w:t>eOrder</w:t>
      </w:r>
      <w:r w:rsidR="00015FDB" w:rsidRPr="00B17294">
        <w:rPr>
          <w:rFonts w:ascii="Arial" w:eastAsia="宋体" w:hAnsi="Arial" w:hint="eastAsia"/>
          <w:sz w:val="24"/>
          <w:szCs w:val="28"/>
        </w:rPr>
        <w:t>Message</w:t>
      </w:r>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r w:rsidR="00F00C02" w:rsidRPr="00B17294">
        <w:rPr>
          <w:rFonts w:ascii="Arial" w:eastAsia="宋体" w:hAnsi="Arial" w:hint="eastAsia"/>
          <w:sz w:val="24"/>
          <w:szCs w:val="28"/>
        </w:rPr>
        <w:t>handleOrder</w:t>
      </w:r>
      <w:r w:rsidR="00F00C02" w:rsidRPr="00B17294">
        <w:rPr>
          <w:rFonts w:ascii="Arial" w:eastAsia="宋体" w:hAnsi="Arial"/>
          <w:sz w:val="24"/>
          <w:szCs w:val="28"/>
        </w:rPr>
        <w:t>Event</w:t>
      </w:r>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B17294">
        <w:rPr>
          <w:rFonts w:ascii="Arial" w:eastAsia="宋体" w:hAnsi="Arial" w:hint="eastAsia"/>
          <w:sz w:val="24"/>
          <w:szCs w:val="28"/>
        </w:rPr>
        <w:t>catch</w:t>
      </w:r>
      <w:r w:rsidR="001F4857">
        <w:rPr>
          <w:rFonts w:ascii="宋体" w:eastAsia="宋体" w:hAnsi="宋体" w:hint="eastAsia"/>
          <w:sz w:val="24"/>
          <w:szCs w:val="28"/>
        </w:rPr>
        <w:t>语句中调用</w:t>
      </w:r>
      <w:r w:rsidR="001F4857" w:rsidRPr="00B17294">
        <w:rPr>
          <w:rFonts w:ascii="Arial" w:eastAsia="宋体" w:hAnsi="Arial"/>
          <w:sz w:val="24"/>
          <w:szCs w:val="24"/>
        </w:rPr>
        <w:t>tocWriteService</w:t>
      </w:r>
      <w:r w:rsidR="001F4857">
        <w:rPr>
          <w:rFonts w:ascii="宋体" w:eastAsia="宋体" w:hAnsi="宋体" w:hint="eastAsia"/>
          <w:sz w:val="24"/>
          <w:szCs w:val="24"/>
        </w:rPr>
        <w:t>的</w:t>
      </w:r>
      <w:r w:rsidR="001F4857" w:rsidRPr="00B17294">
        <w:rPr>
          <w:rFonts w:ascii="Arial" w:eastAsia="宋体" w:hAnsi="Arial" w:hint="eastAsia"/>
          <w:sz w:val="24"/>
          <w:szCs w:val="24"/>
        </w:rPr>
        <w:t>create</w:t>
      </w:r>
      <w:r w:rsidR="001F4857" w:rsidRPr="00B17294">
        <w:rPr>
          <w:rFonts w:ascii="Arial" w:eastAsia="宋体" w:hAnsi="Arial"/>
          <w:sz w:val="24"/>
          <w:szCs w:val="24"/>
        </w:rPr>
        <w:t>Task</w:t>
      </w:r>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r w:rsidR="008B6E05" w:rsidRPr="00B17294">
        <w:rPr>
          <w:rFonts w:ascii="Arial" w:eastAsia="宋体" w:hAnsi="Arial"/>
          <w:sz w:val="24"/>
          <w:szCs w:val="24"/>
        </w:rPr>
        <w:t>callBackTimeOutTask</w:t>
      </w:r>
      <w:r w:rsidR="008B6E05">
        <w:rPr>
          <w:rFonts w:ascii="宋体" w:eastAsia="宋体" w:hAnsi="宋体" w:hint="eastAsia"/>
          <w:sz w:val="24"/>
          <w:szCs w:val="24"/>
        </w:rPr>
        <w:t>方法为延时任务中心的回调方法，负责处理定时任务到期之后的逻辑，与</w:t>
      </w:r>
      <w:r w:rsidR="008B6E05" w:rsidRPr="00B17294">
        <w:rPr>
          <w:rFonts w:ascii="Arial" w:eastAsia="宋体" w:hAnsi="Arial" w:hint="eastAsia"/>
          <w:sz w:val="24"/>
          <w:szCs w:val="24"/>
        </w:rPr>
        <w:t>handle</w:t>
      </w:r>
      <w:r w:rsidR="008B6E05" w:rsidRPr="00B17294">
        <w:rPr>
          <w:rFonts w:ascii="Arial" w:eastAsia="宋体" w:hAnsi="Arial"/>
          <w:sz w:val="24"/>
          <w:szCs w:val="24"/>
        </w:rPr>
        <w:t>OrderEvent</w:t>
      </w:r>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RabbitListener</w:t>
            </w:r>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r w:rsidRPr="00B17294">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handleOrderMessage</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B17294">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222D7519" w14:textId="62406080"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4F1FD13" w14:textId="64AB96D9"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r w:rsidRPr="00B17294">
              <w:rPr>
                <w:rFonts w:ascii="Arial" w:eastAsia="宋体" w:hAnsi="Arial"/>
                <w:szCs w:val="21"/>
              </w:rPr>
              <w:t>getRules</w:t>
            </w:r>
            <w:r w:rsidRPr="00E16B67">
              <w:rPr>
                <w:rFonts w:ascii="宋体" w:eastAsia="宋体" w:hAnsi="宋体"/>
                <w:szCs w:val="21"/>
              </w:rPr>
              <w:t>(</w:t>
            </w:r>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9D0262">
              <w:rPr>
                <w:rFonts w:ascii="宋体" w:eastAsia="宋体" w:hAnsi="宋体"/>
                <w:szCs w:val="21"/>
              </w:rPr>
              <w:t xml:space="preserve"> </w:t>
            </w:r>
            <w:r w:rsidR="009D0262">
              <w:rPr>
                <w:rFonts w:ascii="宋体" w:eastAsia="宋体" w:hAnsi="宋体" w:hint="eastAsia"/>
                <w:szCs w:val="21"/>
              </w:rPr>
              <w:t>获取规则</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RuleFunction</w:t>
            </w:r>
            <w:r w:rsidRPr="00E16B67">
              <w:rPr>
                <w:rFonts w:ascii="宋体" w:eastAsia="宋体" w:hAnsi="宋体"/>
                <w:szCs w:val="21"/>
              </w:rPr>
              <w:t xml:space="preserve">&gt; </w:t>
            </w:r>
            <w:r w:rsidRPr="00B17294">
              <w:rPr>
                <w:rFonts w:ascii="Arial" w:eastAsia="宋体" w:hAnsi="Arial"/>
                <w:szCs w:val="21"/>
              </w:rPr>
              <w:t>ruleFunctionList</w:t>
            </w:r>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r w:rsidRPr="00B17294">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B17294">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9D0262">
              <w:rPr>
                <w:rFonts w:ascii="Arial" w:eastAsia="宋体" w:hAnsi="Arial" w:cs="Arial"/>
                <w:szCs w:val="21"/>
              </w:rPr>
              <w:t>rules.stream().map(buildFunction).collect(...);</w:t>
            </w:r>
            <w:r>
              <w:rPr>
                <w:rFonts w:ascii="Arial" w:eastAsia="宋体" w:hAnsi="Arial" w:cs="Arial"/>
                <w:szCs w:val="21"/>
              </w:rPr>
              <w:t xml:space="preserve"> //json-&gt;Obj</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try</w:t>
            </w:r>
            <w:r w:rsidRPr="00E16B67">
              <w:rPr>
                <w:rFonts w:ascii="宋体" w:eastAsia="宋体" w:hAnsi="宋体"/>
                <w:szCs w:val="21"/>
              </w:rPr>
              <w:t>{</w:t>
            </w:r>
          </w:p>
          <w:p w14:paraId="36084BF2" w14:textId="1823E63B"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350083">
              <w:rPr>
                <w:rFonts w:ascii="Arial" w:eastAsia="宋体" w:hAnsi="Arial" w:cs="Arial"/>
                <w:szCs w:val="21"/>
              </w:rPr>
              <w:t>checkRuleAndExecuteAction(ruleFunctionList);</w:t>
            </w:r>
            <w:r w:rsidR="00350083">
              <w:rPr>
                <w:rFonts w:ascii="Arial" w:eastAsia="宋体" w:hAnsi="Arial" w:cs="Arial" w:hint="eastAsia"/>
                <w:szCs w:val="21"/>
              </w:rPr>
              <w:t>//</w:t>
            </w:r>
            <w:r w:rsidR="00350083">
              <w:rPr>
                <w:rFonts w:ascii="Arial" w:eastAsia="宋体" w:hAnsi="Arial" w:cs="Arial"/>
                <w:szCs w:val="21"/>
              </w:rPr>
              <w:t xml:space="preserve"> </w:t>
            </w:r>
            <w:r w:rsidR="00350083">
              <w:rPr>
                <w:rFonts w:ascii="Arial" w:eastAsia="宋体" w:hAnsi="Arial" w:cs="Arial" w:hint="eastAsia"/>
                <w:szCs w:val="21"/>
              </w:rPr>
              <w:t>检查规则并执行</w:t>
            </w:r>
            <w:r w:rsidR="00350083">
              <w:rPr>
                <w:rFonts w:ascii="Arial" w:eastAsia="宋体" w:hAnsi="Arial" w:cs="Arial" w:hint="eastAsia"/>
                <w:szCs w:val="21"/>
              </w:rPr>
              <w:t>Action</w:t>
            </w:r>
          </w:p>
          <w:p w14:paraId="4736E987" w14:textId="282EF56E"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catch</w:t>
            </w:r>
            <w:r w:rsidRPr="00E16B67">
              <w:rPr>
                <w:rFonts w:ascii="宋体" w:eastAsia="宋体" w:hAnsi="宋体"/>
                <w:szCs w:val="21"/>
              </w:rPr>
              <w:t>(</w:t>
            </w:r>
            <w:r w:rsidRPr="00B17294">
              <w:rPr>
                <w:rFonts w:ascii="Arial" w:eastAsia="宋体" w:hAnsi="Arial"/>
                <w:szCs w:val="21"/>
              </w:rPr>
              <w:t>TimeOutInterruptException</w:t>
            </w:r>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p>
          <w:p w14:paraId="20A9B131" w14:textId="3553898A"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r w:rsidR="00350083" w:rsidRPr="00350083">
              <w:rPr>
                <w:rFonts w:ascii="Arial" w:eastAsia="宋体" w:hAnsi="Arial" w:cs="Arial"/>
                <w:szCs w:val="21"/>
              </w:rPr>
              <w:t>//</w:t>
            </w:r>
            <w:r w:rsidR="00350083">
              <w:rPr>
                <w:rFonts w:ascii="宋体" w:eastAsia="宋体" w:hAnsi="宋体" w:hint="eastAsia"/>
                <w:szCs w:val="21"/>
              </w:rPr>
              <w:t>延时处理抛异常</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706F352" w14:textId="77777777" w:rsidR="00D91702" w:rsidRDefault="00D91702" w:rsidP="00E7698C">
            <w:pPr>
              <w:keepNext/>
              <w:rPr>
                <w:rFonts w:ascii="宋体" w:eastAsia="宋体" w:hAnsi="宋体"/>
                <w:szCs w:val="21"/>
              </w:rPr>
            </w:pPr>
            <w:r w:rsidRPr="00E16B67">
              <w:rPr>
                <w:rFonts w:ascii="宋体" w:eastAsia="宋体" w:hAnsi="宋体"/>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callBackTimeOutTask</w:t>
            </w:r>
            <w:r w:rsidRPr="00E16B67">
              <w:rPr>
                <w:rFonts w:ascii="宋体" w:eastAsia="宋体" w:hAnsi="宋体"/>
                <w:szCs w:val="21"/>
              </w:rPr>
              <w:t>(</w:t>
            </w:r>
            <w:r w:rsidRPr="00B17294">
              <w:rPr>
                <w:rFonts w:ascii="Arial" w:eastAsia="宋体" w:hAnsi="Arial"/>
                <w:szCs w:val="21"/>
              </w:rPr>
              <w:t>String</w:t>
            </w:r>
            <w:r w:rsidRPr="00E16B67">
              <w:rPr>
                <w:rFonts w:ascii="宋体" w:eastAsia="宋体" w:hAnsi="宋体"/>
                <w:szCs w:val="21"/>
              </w:rPr>
              <w:t xml:space="preserve"> </w:t>
            </w:r>
            <w:r w:rsidRPr="00B17294">
              <w:rPr>
                <w:rFonts w:ascii="Arial" w:eastAsia="宋体" w:hAnsi="Arial"/>
                <w:szCs w:val="21"/>
              </w:rPr>
              <w:t>ruleText</w:t>
            </w:r>
            <w:r w:rsidRPr="00E16B67">
              <w:rPr>
                <w:rFonts w:ascii="宋体" w:eastAsia="宋体" w:hAnsi="宋体"/>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RuleFunctions</w:t>
            </w:r>
            <w:r w:rsidRPr="00E16B67">
              <w:rPr>
                <w:rFonts w:ascii="宋体" w:eastAsia="宋体" w:hAnsi="宋体"/>
                <w:szCs w:val="21"/>
              </w:rPr>
              <w:t xml:space="preserve"> </w:t>
            </w:r>
            <w:r w:rsidRPr="00B17294">
              <w:rPr>
                <w:rFonts w:ascii="Arial" w:eastAsia="宋体" w:hAnsi="Arial"/>
                <w:szCs w:val="21"/>
              </w:rPr>
              <w:t>rootFunction</w:t>
            </w:r>
            <w:r w:rsidRPr="00E16B67">
              <w:rPr>
                <w:rFonts w:ascii="宋体" w:eastAsia="宋体" w:hAnsi="宋体"/>
                <w:szCs w:val="21"/>
              </w:rPr>
              <w:t xml:space="preserve"> = </w:t>
            </w:r>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r w:rsidRPr="00E16B67">
              <w:rPr>
                <w:rFonts w:ascii="宋体" w:eastAsia="宋体" w:hAnsi="宋体"/>
                <w:szCs w:val="21"/>
              </w:rPr>
              <w:t>(</w:t>
            </w:r>
            <w:r w:rsidRPr="00B17294">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350083">
              <w:rPr>
                <w:rFonts w:ascii="Arial" w:eastAsia="宋体" w:hAnsi="Arial" w:cs="Arial"/>
                <w:szCs w:val="21"/>
              </w:rPr>
              <w:t>checkRuleAndExecuteAction(ruleFunctionList);</w:t>
            </w:r>
          </w:p>
          <w:p w14:paraId="11EB870B" w14:textId="532664CE" w:rsidR="009D0262" w:rsidRPr="009D0262" w:rsidRDefault="009D0262" w:rsidP="009D0262">
            <w:pPr>
              <w:rPr>
                <w:rFonts w:ascii="宋体" w:eastAsia="宋体" w:hAnsi="宋体"/>
                <w:szCs w:val="21"/>
              </w:rPr>
            </w:pPr>
            <w:r w:rsidRPr="00E16B67">
              <w:rPr>
                <w:rFonts w:ascii="宋体" w:eastAsia="宋体" w:hAnsi="宋体"/>
                <w:szCs w:val="21"/>
              </w:rPr>
              <w:t>}</w:t>
            </w:r>
          </w:p>
        </w:tc>
      </w:tr>
    </w:tbl>
    <w:p w14:paraId="4006C48B" w14:textId="0D872403" w:rsidR="00E7698C" w:rsidRDefault="00E7698C">
      <w:pPr>
        <w:pStyle w:val="af8"/>
      </w:pPr>
      <w:bookmarkStart w:id="401" w:name="_Toc36736604"/>
      <w:bookmarkStart w:id="402" w:name="_Toc36852314"/>
      <w:bookmarkStart w:id="403" w:name="_Toc36642722"/>
      <w:bookmarkStart w:id="404" w:name="_Toc36643294"/>
      <w:bookmarkStart w:id="405" w:name="_Toc367328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1"/>
      <w:bookmarkEnd w:id="402"/>
    </w:p>
    <w:p w14:paraId="78734FFC" w14:textId="0AF02B08" w:rsidR="005A31AA" w:rsidRDefault="001D30B8" w:rsidP="00BF4990">
      <w:pPr>
        <w:pStyle w:val="3"/>
        <w:numPr>
          <w:ilvl w:val="2"/>
          <w:numId w:val="52"/>
        </w:numPr>
      </w:pPr>
      <w:bookmarkStart w:id="406" w:name="_Toc36899750"/>
      <w:r>
        <w:rPr>
          <w:rFonts w:hint="eastAsia"/>
        </w:rPr>
        <w:lastRenderedPageBreak/>
        <w:t>缓存更新功能实现</w:t>
      </w:r>
      <w:bookmarkEnd w:id="403"/>
      <w:bookmarkEnd w:id="404"/>
      <w:bookmarkEnd w:id="405"/>
      <w:bookmarkEnd w:id="406"/>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B91859" w:rsidRPr="00B17294">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B17294">
              <w:rPr>
                <w:rFonts w:ascii="Arial" w:eastAsia="宋体" w:hAnsi="Arial"/>
              </w:rPr>
              <w:t>RabbitMq</w:t>
            </w:r>
            <w:r w:rsidRPr="0072479F">
              <w:rPr>
                <w:rFonts w:ascii="宋体" w:eastAsia="宋体" w:hAnsi="宋体"/>
              </w:rPr>
              <w:t>("</w:t>
            </w:r>
            <w:r w:rsidRPr="00B17294">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r w:rsidRPr="00B17294">
              <w:rPr>
                <w:rFonts w:ascii="Arial" w:eastAsia="宋体" w:hAnsi="Arial"/>
              </w:rPr>
              <w:t>DrcMessageHandler</w:t>
            </w:r>
            <w:r w:rsidRPr="0072479F">
              <w:rPr>
                <w:rFonts w:ascii="宋体" w:eastAsia="宋体" w:hAnsi="宋体"/>
              </w:rPr>
              <w:t>(</w:t>
            </w:r>
            <w:r w:rsidRPr="00B17294">
              <w:rPr>
                <w:rFonts w:ascii="Arial" w:eastAsia="宋体" w:hAnsi="Arial"/>
              </w:rPr>
              <w:t>DrcMessage</w:t>
            </w:r>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r w:rsidRPr="00B17294">
              <w:rPr>
                <w:rFonts w:ascii="Arial" w:eastAsia="宋体" w:hAnsi="Arial"/>
              </w:rPr>
              <w:t>message</w:t>
            </w:r>
            <w:r w:rsidRPr="001244DA">
              <w:rPr>
                <w:rFonts w:ascii="Arial" w:eastAsia="宋体" w:hAnsi="Arial"/>
              </w:rPr>
              <w:t>.</w:t>
            </w:r>
            <w:r w:rsidRPr="00B17294">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jedis</w:t>
            </w:r>
            <w:r w:rsidRPr="001244DA">
              <w:rPr>
                <w:rFonts w:ascii="Arial" w:eastAsia="宋体" w:hAnsi="Arial"/>
              </w:rPr>
              <w:t>.</w:t>
            </w:r>
            <w:r w:rsidRPr="00B17294">
              <w:rPr>
                <w:rFonts w:ascii="Arial" w:eastAsia="宋体" w:hAnsi="Arial"/>
              </w:rPr>
              <w:t>remove</w:t>
            </w:r>
            <w:r w:rsidRPr="0072479F">
              <w:rPr>
                <w:rFonts w:ascii="宋体" w:eastAsia="宋体" w:hAnsi="宋体"/>
              </w:rPr>
              <w:t>(</w:t>
            </w:r>
            <w:r w:rsidRPr="00B17294">
              <w:rPr>
                <w:rFonts w:ascii="Arial" w:eastAsia="宋体" w:hAnsi="Arial"/>
              </w:rPr>
              <w:t>rule</w:t>
            </w:r>
            <w:r w:rsidRPr="001244DA">
              <w:rPr>
                <w:rFonts w:ascii="Arial" w:eastAsia="宋体" w:hAnsi="Arial"/>
              </w:rPr>
              <w:t>.</w:t>
            </w:r>
            <w:r w:rsidRPr="00B17294">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13E2FA1C" w14:textId="4B8BC3AC" w:rsidR="00F87C3C" w:rsidRPr="00F87C3C" w:rsidRDefault="00E7698C" w:rsidP="008D0523">
      <w:pPr>
        <w:pStyle w:val="af8"/>
      </w:pPr>
      <w:bookmarkStart w:id="407" w:name="_Toc36736605"/>
      <w:bookmarkStart w:id="408" w:name="_Toc36852315"/>
      <w:bookmarkStart w:id="409" w:name="_Toc25947938"/>
      <w:bookmarkStart w:id="410" w:name="_Toc36642723"/>
      <w:bookmarkStart w:id="411" w:name="_Toc36643295"/>
      <w:bookmarkStart w:id="412" w:name="_Toc367328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7"/>
      <w:bookmarkEnd w:id="408"/>
    </w:p>
    <w:p w14:paraId="6FC379F9" w14:textId="34164124" w:rsidR="008C1387" w:rsidRDefault="008C1387" w:rsidP="00BF4990">
      <w:pPr>
        <w:pStyle w:val="2"/>
        <w:numPr>
          <w:ilvl w:val="1"/>
          <w:numId w:val="52"/>
        </w:numPr>
      </w:pPr>
      <w:bookmarkStart w:id="413" w:name="_Toc36899751"/>
      <w:r>
        <w:rPr>
          <w:rFonts w:hint="eastAsia"/>
        </w:rPr>
        <w:t>系统测试</w:t>
      </w:r>
      <w:bookmarkEnd w:id="409"/>
      <w:bookmarkEnd w:id="410"/>
      <w:bookmarkEnd w:id="411"/>
      <w:bookmarkEnd w:id="412"/>
      <w:bookmarkEnd w:id="413"/>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4" w:name="_Toc25947939"/>
      <w:bookmarkStart w:id="415" w:name="_Toc36642724"/>
      <w:bookmarkStart w:id="416" w:name="_Toc36643296"/>
      <w:bookmarkStart w:id="417" w:name="_Toc36732821"/>
      <w:bookmarkStart w:id="418" w:name="_Toc36899752"/>
      <w:r>
        <w:rPr>
          <w:rFonts w:hint="eastAsia"/>
        </w:rPr>
        <w:t>测试环境</w:t>
      </w:r>
      <w:bookmarkEnd w:id="414"/>
      <w:bookmarkEnd w:id="415"/>
      <w:bookmarkEnd w:id="416"/>
      <w:bookmarkEnd w:id="417"/>
      <w:bookmarkEnd w:id="418"/>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9" w:name="_Toc36736517"/>
      <w:bookmarkStart w:id="420" w:name="_Toc36844602"/>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9"/>
      <w:bookmarkEnd w:id="42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B17294">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B17294">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1" w:name="_Toc36736518"/>
      <w:bookmarkStart w:id="422" w:name="_Toc3684460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1"/>
      <w:bookmarkEnd w:id="422"/>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lastRenderedPageBreak/>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B17294">
              <w:rPr>
                <w:rFonts w:ascii="Arial" w:eastAsia="宋体" w:hAnsi="Arial" w:hint="eastAsia"/>
                <w:szCs w:val="21"/>
              </w:rPr>
              <w:t>Mysql</w:t>
            </w:r>
          </w:p>
        </w:tc>
      </w:tr>
    </w:tbl>
    <w:p w14:paraId="386B9B3F" w14:textId="77777777" w:rsidR="006D3346" w:rsidRDefault="006D3346" w:rsidP="006D3346">
      <w:pPr>
        <w:pStyle w:val="3"/>
        <w:numPr>
          <w:ilvl w:val="2"/>
          <w:numId w:val="52"/>
        </w:numPr>
      </w:pPr>
      <w:bookmarkStart w:id="423" w:name="_Toc25947941"/>
      <w:bookmarkStart w:id="424" w:name="_Toc36642726"/>
      <w:bookmarkStart w:id="425" w:name="_Toc36643298"/>
      <w:bookmarkStart w:id="426" w:name="_Toc36732823"/>
      <w:bookmarkStart w:id="427" w:name="_Toc36899753"/>
      <w:bookmarkStart w:id="428" w:name="_Toc25947940"/>
      <w:bookmarkStart w:id="429" w:name="_Toc36642725"/>
      <w:bookmarkStart w:id="430" w:name="_Toc36643297"/>
      <w:bookmarkStart w:id="431" w:name="_Toc36732822"/>
      <w:r>
        <w:rPr>
          <w:rFonts w:hint="eastAsia"/>
        </w:rPr>
        <w:t>测试结果</w:t>
      </w:r>
      <w:bookmarkEnd w:id="423"/>
      <w:bookmarkEnd w:id="424"/>
      <w:bookmarkEnd w:id="425"/>
      <w:bookmarkEnd w:id="426"/>
      <w:bookmarkEnd w:id="427"/>
    </w:p>
    <w:p w14:paraId="132F97DB" w14:textId="77777777" w:rsidR="006D3346" w:rsidRDefault="006D3346" w:rsidP="006D3346">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3E1697A" w14:textId="77777777" w:rsidR="006D3346" w:rsidRDefault="006D3346" w:rsidP="006D3346">
      <w:pPr>
        <w:pStyle w:val="af8"/>
        <w:keepNext/>
      </w:pPr>
      <w:bookmarkStart w:id="432" w:name="_Toc36736527"/>
      <w:bookmarkStart w:id="433" w:name="_Toc36844612"/>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32"/>
      <w:bookmarkEnd w:id="433"/>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6D3346" w:rsidRPr="00124D13" w14:paraId="39C1558B" w14:textId="77777777" w:rsidTr="00EB70E5">
        <w:tc>
          <w:tcPr>
            <w:tcW w:w="2765" w:type="dxa"/>
          </w:tcPr>
          <w:p w14:paraId="19983AA6"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000EB72B"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测试用例名称</w:t>
            </w:r>
          </w:p>
        </w:tc>
        <w:tc>
          <w:tcPr>
            <w:tcW w:w="2766" w:type="dxa"/>
          </w:tcPr>
          <w:p w14:paraId="4F959D53"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测试结果</w:t>
            </w:r>
          </w:p>
        </w:tc>
      </w:tr>
      <w:tr w:rsidR="006D3346" w:rsidRPr="00124D13" w14:paraId="77EAE183" w14:textId="77777777" w:rsidTr="00EB70E5">
        <w:tc>
          <w:tcPr>
            <w:tcW w:w="2765" w:type="dxa"/>
          </w:tcPr>
          <w:p w14:paraId="48FB752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71CB750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规则操作</w:t>
            </w:r>
          </w:p>
        </w:tc>
        <w:tc>
          <w:tcPr>
            <w:tcW w:w="2766" w:type="dxa"/>
          </w:tcPr>
          <w:p w14:paraId="2556398F"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70FC8F13" w14:textId="77777777" w:rsidTr="00EB70E5">
        <w:tc>
          <w:tcPr>
            <w:tcW w:w="2765" w:type="dxa"/>
          </w:tcPr>
          <w:p w14:paraId="08DA5222"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3A8D996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日志查询</w:t>
            </w:r>
          </w:p>
        </w:tc>
        <w:tc>
          <w:tcPr>
            <w:tcW w:w="2766" w:type="dxa"/>
          </w:tcPr>
          <w:p w14:paraId="6543B17A"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86AF15D" w14:textId="77777777" w:rsidTr="00EB70E5">
        <w:tc>
          <w:tcPr>
            <w:tcW w:w="2765" w:type="dxa"/>
          </w:tcPr>
          <w:p w14:paraId="2409D27A"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27DC4E7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规则过期告警</w:t>
            </w:r>
          </w:p>
        </w:tc>
        <w:tc>
          <w:tcPr>
            <w:tcW w:w="2766" w:type="dxa"/>
          </w:tcPr>
          <w:p w14:paraId="49BBE5C7"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216EAB16" w14:textId="77777777" w:rsidTr="00EB70E5">
        <w:tc>
          <w:tcPr>
            <w:tcW w:w="2765" w:type="dxa"/>
          </w:tcPr>
          <w:p w14:paraId="49BA501B"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0B9FF50D" w14:textId="77777777" w:rsidR="006D3346" w:rsidRPr="00124D13" w:rsidRDefault="006D3346" w:rsidP="00EB70E5">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1288B404"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4A0E438" w14:textId="77777777" w:rsidTr="00EB70E5">
        <w:tc>
          <w:tcPr>
            <w:tcW w:w="2765" w:type="dxa"/>
          </w:tcPr>
          <w:p w14:paraId="2DA63639"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5C7AEA45" w14:textId="77777777" w:rsidR="006D3346" w:rsidRPr="00124D13" w:rsidRDefault="006D3346" w:rsidP="00EB70E5">
            <w:pPr>
              <w:rPr>
                <w:rFonts w:ascii="宋体" w:eastAsia="宋体" w:hAnsi="宋体"/>
                <w:szCs w:val="21"/>
              </w:rPr>
            </w:pPr>
            <w:r>
              <w:rPr>
                <w:rFonts w:ascii="宋体" w:eastAsia="宋体" w:hAnsi="宋体" w:hint="eastAsia"/>
              </w:rPr>
              <w:t>审核权转移</w:t>
            </w:r>
          </w:p>
        </w:tc>
        <w:tc>
          <w:tcPr>
            <w:tcW w:w="2766" w:type="dxa"/>
          </w:tcPr>
          <w:p w14:paraId="727A306E"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5AD2627" w14:textId="77777777" w:rsidTr="00EB70E5">
        <w:tc>
          <w:tcPr>
            <w:tcW w:w="2765" w:type="dxa"/>
          </w:tcPr>
          <w:p w14:paraId="3B6026B7"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72BA034F" w14:textId="77777777" w:rsidR="006D3346" w:rsidRPr="00124D13" w:rsidRDefault="006D3346" w:rsidP="00EB70E5">
            <w:pPr>
              <w:rPr>
                <w:rFonts w:ascii="宋体" w:eastAsia="宋体" w:hAnsi="宋体"/>
                <w:szCs w:val="21"/>
              </w:rPr>
            </w:pPr>
            <w:r>
              <w:rPr>
                <w:rFonts w:ascii="宋体" w:eastAsia="宋体" w:hAnsi="宋体" w:hint="eastAsia"/>
              </w:rPr>
              <w:t>审核消息保障</w:t>
            </w:r>
          </w:p>
        </w:tc>
        <w:tc>
          <w:tcPr>
            <w:tcW w:w="2766" w:type="dxa"/>
          </w:tcPr>
          <w:p w14:paraId="651DDCD1"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A56188F" w14:textId="77777777" w:rsidTr="00EB70E5">
        <w:tc>
          <w:tcPr>
            <w:tcW w:w="2765" w:type="dxa"/>
          </w:tcPr>
          <w:p w14:paraId="1E9D730C"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195354C6" w14:textId="77777777" w:rsidR="006D3346" w:rsidRPr="00124D13" w:rsidRDefault="006D3346" w:rsidP="00EB70E5">
            <w:pPr>
              <w:rPr>
                <w:rFonts w:ascii="宋体" w:eastAsia="宋体" w:hAnsi="宋体"/>
                <w:szCs w:val="21"/>
              </w:rPr>
            </w:pPr>
            <w:r>
              <w:rPr>
                <w:rFonts w:ascii="宋体" w:eastAsia="宋体" w:hAnsi="宋体" w:hint="eastAsia"/>
              </w:rPr>
              <w:t>规则判定</w:t>
            </w:r>
          </w:p>
        </w:tc>
        <w:tc>
          <w:tcPr>
            <w:tcW w:w="2766" w:type="dxa"/>
          </w:tcPr>
          <w:p w14:paraId="2CE7F95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10C46FE0" w14:textId="77777777" w:rsidTr="00EB70E5">
        <w:tc>
          <w:tcPr>
            <w:tcW w:w="2765" w:type="dxa"/>
          </w:tcPr>
          <w:p w14:paraId="33F9137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756DB80A" w14:textId="77777777" w:rsidR="006D3346" w:rsidRPr="00124D13" w:rsidRDefault="006D3346" w:rsidP="00EB70E5">
            <w:pPr>
              <w:rPr>
                <w:rFonts w:ascii="宋体" w:eastAsia="宋体" w:hAnsi="宋体"/>
                <w:szCs w:val="21"/>
              </w:rPr>
            </w:pPr>
            <w:r w:rsidRPr="001D4713">
              <w:rPr>
                <w:rFonts w:ascii="宋体" w:eastAsia="宋体" w:hAnsi="宋体" w:hint="eastAsia"/>
              </w:rPr>
              <w:t>规则预处理功能</w:t>
            </w:r>
          </w:p>
        </w:tc>
        <w:tc>
          <w:tcPr>
            <w:tcW w:w="2766" w:type="dxa"/>
          </w:tcPr>
          <w:p w14:paraId="0D3A4DB9"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bl>
    <w:p w14:paraId="031C6825" w14:textId="00FA0CE0" w:rsidR="008C1387" w:rsidRDefault="008C1387" w:rsidP="00BF4990">
      <w:pPr>
        <w:pStyle w:val="3"/>
        <w:numPr>
          <w:ilvl w:val="2"/>
          <w:numId w:val="52"/>
        </w:numPr>
      </w:pPr>
      <w:bookmarkStart w:id="434" w:name="_Toc36899754"/>
      <w:r>
        <w:rPr>
          <w:rFonts w:hint="eastAsia"/>
        </w:rPr>
        <w:t>测试设计</w:t>
      </w:r>
      <w:bookmarkEnd w:id="428"/>
      <w:bookmarkEnd w:id="429"/>
      <w:bookmarkEnd w:id="430"/>
      <w:bookmarkEnd w:id="431"/>
      <w:bookmarkEnd w:id="434"/>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35" w:name="_Toc36736519"/>
      <w:bookmarkStart w:id="436" w:name="_Toc3684460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35"/>
      <w:bookmarkEnd w:id="43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CA3940">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7" w:name="_Toc36736520"/>
      <w:bookmarkStart w:id="438" w:name="_Toc36844605"/>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7"/>
      <w:bookmarkEnd w:id="43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9" w:name="_Toc36736521"/>
      <w:bookmarkStart w:id="440" w:name="_Toc3684460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9"/>
      <w:bookmarkEnd w:id="44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41" w:name="_Toc36736522"/>
      <w:bookmarkStart w:id="442" w:name="_Toc3684460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41"/>
      <w:bookmarkEnd w:id="44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w:t>
      </w:r>
      <w:r>
        <w:rPr>
          <w:rFonts w:ascii="宋体" w:eastAsia="宋体" w:hAnsi="宋体" w:hint="eastAsia"/>
          <w:sz w:val="24"/>
          <w:szCs w:val="24"/>
        </w:rPr>
        <w:lastRenderedPageBreak/>
        <w:t>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43" w:name="_Toc36736523"/>
      <w:bookmarkStart w:id="444" w:name="_Toc3684460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43"/>
      <w:bookmarkEnd w:id="44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45" w:name="_Toc36736524"/>
      <w:bookmarkStart w:id="446" w:name="_Toc3684460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45"/>
      <w:bookmarkEnd w:id="44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7"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8"/>
        <w:keepNext/>
      </w:pPr>
      <w:bookmarkStart w:id="448" w:name="_Toc36736525"/>
      <w:bookmarkStart w:id="449" w:name="_Toc3684461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8"/>
      <w:bookmarkEnd w:id="44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lastRenderedPageBreak/>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8"/>
        <w:keepNext/>
      </w:pPr>
      <w:bookmarkStart w:id="450" w:name="_Toc36736526"/>
      <w:bookmarkStart w:id="451" w:name="_Toc3684461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50"/>
      <w:bookmarkEnd w:id="45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5C9D99F5" w14:textId="77777777" w:rsidR="008632B5" w:rsidRDefault="00E376F1" w:rsidP="00BF4990">
      <w:pPr>
        <w:pStyle w:val="2"/>
        <w:numPr>
          <w:ilvl w:val="1"/>
          <w:numId w:val="52"/>
        </w:numPr>
      </w:pPr>
      <w:bookmarkStart w:id="452" w:name="_Toc36899755"/>
      <w:bookmarkStart w:id="453" w:name="_Toc136107013"/>
      <w:bookmarkStart w:id="454" w:name="_Toc9453508"/>
      <w:bookmarkStart w:id="455" w:name="_Toc25947942"/>
      <w:bookmarkEnd w:id="447"/>
      <w:r>
        <w:rPr>
          <w:rFonts w:hint="eastAsia"/>
        </w:rPr>
        <w:t>本章小结</w:t>
      </w:r>
      <w:bookmarkEnd w:id="452"/>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17294">
      <w:pPr>
        <w:pStyle w:val="1"/>
        <w:numPr>
          <w:ilvl w:val="0"/>
          <w:numId w:val="52"/>
        </w:numPr>
      </w:pPr>
      <w:bookmarkStart w:id="456" w:name="_Toc36642727"/>
      <w:bookmarkStart w:id="457" w:name="_Toc36643299"/>
      <w:bookmarkStart w:id="458" w:name="_Toc36732824"/>
      <w:bookmarkStart w:id="459" w:name="_Toc36899756"/>
      <w:r>
        <w:rPr>
          <w:rFonts w:hint="eastAsia"/>
        </w:rPr>
        <w:lastRenderedPageBreak/>
        <w:t>总结与展望</w:t>
      </w:r>
      <w:bookmarkEnd w:id="453"/>
      <w:bookmarkEnd w:id="454"/>
      <w:bookmarkEnd w:id="455"/>
      <w:bookmarkEnd w:id="456"/>
      <w:bookmarkEnd w:id="457"/>
      <w:bookmarkEnd w:id="458"/>
      <w:bookmarkEnd w:id="459"/>
    </w:p>
    <w:p w14:paraId="416040A9" w14:textId="78D9AD40" w:rsidR="008C1387" w:rsidRDefault="008C1387" w:rsidP="00BF4990">
      <w:pPr>
        <w:pStyle w:val="2"/>
        <w:numPr>
          <w:ilvl w:val="1"/>
          <w:numId w:val="52"/>
        </w:numPr>
      </w:pPr>
      <w:bookmarkStart w:id="460" w:name="_Toc25947943"/>
      <w:bookmarkStart w:id="461" w:name="_Toc36642728"/>
      <w:bookmarkStart w:id="462" w:name="_Toc36643300"/>
      <w:bookmarkStart w:id="463" w:name="_Toc36732825"/>
      <w:bookmarkStart w:id="464" w:name="_Toc36899757"/>
      <w:r>
        <w:rPr>
          <w:rFonts w:hint="eastAsia"/>
        </w:rPr>
        <w:t>总结</w:t>
      </w:r>
      <w:bookmarkEnd w:id="460"/>
      <w:bookmarkEnd w:id="461"/>
      <w:bookmarkEnd w:id="462"/>
      <w:bookmarkEnd w:id="463"/>
      <w:bookmarkEnd w:id="464"/>
    </w:p>
    <w:p w14:paraId="5415B543" w14:textId="5A3DFA20"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r w:rsidR="0040676B" w:rsidRPr="00B17294">
        <w:rPr>
          <w:rFonts w:ascii="Arial" w:eastAsia="宋体" w:hAnsi="Arial" w:hint="eastAsia"/>
          <w:sz w:val="24"/>
          <w:szCs w:val="28"/>
        </w:rPr>
        <w:t>SpringBoot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110E03">
        <w:rPr>
          <w:rFonts w:ascii="Arial" w:eastAsia="宋体" w:hAnsi="Arial" w:hint="eastAsia"/>
          <w:sz w:val="24"/>
          <w:szCs w:val="28"/>
        </w:rPr>
        <w:t>缓存</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B17294">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7A558C">
      <w:pPr>
        <w:pStyle w:val="a6"/>
        <w:numPr>
          <w:ilvl w:val="0"/>
          <w:numId w:val="54"/>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BF4990">
      <w:pPr>
        <w:pStyle w:val="2"/>
        <w:numPr>
          <w:ilvl w:val="1"/>
          <w:numId w:val="52"/>
        </w:numPr>
      </w:pPr>
      <w:bookmarkStart w:id="465" w:name="_Toc25947944"/>
      <w:bookmarkStart w:id="466" w:name="_Toc36642729"/>
      <w:bookmarkStart w:id="467" w:name="_Toc36643301"/>
      <w:bookmarkStart w:id="468" w:name="_Toc36732826"/>
      <w:bookmarkStart w:id="469" w:name="_Toc36899758"/>
      <w:r>
        <w:rPr>
          <w:rFonts w:hint="eastAsia"/>
        </w:rPr>
        <w:t>工作</w:t>
      </w:r>
      <w:r w:rsidR="008C1387">
        <w:rPr>
          <w:rFonts w:hint="eastAsia"/>
        </w:rPr>
        <w:t>展望</w:t>
      </w:r>
      <w:bookmarkEnd w:id="465"/>
      <w:bookmarkEnd w:id="466"/>
      <w:bookmarkEnd w:id="467"/>
      <w:bookmarkEnd w:id="468"/>
      <w:bookmarkEnd w:id="469"/>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A7716">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70" w:name="_Toc136107018"/>
      <w:bookmarkStart w:id="471" w:name="_Toc9453511"/>
      <w:bookmarkStart w:id="472" w:name="_Toc25947945"/>
      <w:bookmarkStart w:id="473" w:name="_Toc36642730"/>
      <w:bookmarkStart w:id="474" w:name="_Toc36643302"/>
      <w:bookmarkStart w:id="475" w:name="_Toc36732827"/>
      <w:bookmarkStart w:id="476" w:name="_Toc36899759"/>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70"/>
      <w:bookmarkEnd w:id="471"/>
      <w:bookmarkEnd w:id="472"/>
      <w:bookmarkEnd w:id="473"/>
      <w:bookmarkEnd w:id="474"/>
      <w:bookmarkEnd w:id="475"/>
      <w:bookmarkEnd w:id="476"/>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7" w:name="OLE_LINK1"/>
      <w:r>
        <w:rPr>
          <w:rFonts w:ascii="Arial" w:eastAsia="宋体" w:hAnsi="Arial" w:cs="Arial" w:hint="eastAsia"/>
          <w:sz w:val="24"/>
          <w:szCs w:val="28"/>
        </w:rPr>
        <w:t>[</w:t>
      </w:r>
      <w:r w:rsidRPr="00B17294">
        <w:rPr>
          <w:rFonts w:ascii="Arial" w:eastAsia="宋体" w:hAnsi="Arial" w:cs="Arial"/>
          <w:sz w:val="24"/>
          <w:szCs w:val="28"/>
        </w:rPr>
        <w:t>Elrad</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7"/>
      <w:r>
        <w:rPr>
          <w:rFonts w:ascii="Arial" w:eastAsia="宋体" w:hAnsi="Arial" w:cs="Arial"/>
          <w:sz w:val="24"/>
          <w:szCs w:val="28"/>
        </w:rPr>
        <w:tab/>
      </w:r>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r w:rsidRPr="00756969">
        <w:rPr>
          <w:rFonts w:ascii="Arial" w:eastAsia="宋体" w:hAnsi="Arial" w:cs="Arial"/>
          <w:sz w:val="24"/>
          <w:szCs w:val="28"/>
        </w:rPr>
        <w:t xml:space="preserve">, </w:t>
      </w:r>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Ginanjar</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r w:rsidRPr="00FE2BB3">
        <w:rPr>
          <w:rFonts w:ascii="Arial" w:eastAsia="宋体" w:hAnsi="Arial" w:cs="Arial"/>
          <w:sz w:val="24"/>
          <w:szCs w:val="28"/>
        </w:rPr>
        <w:t xml:space="preserve"> </w:t>
      </w:r>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8" w:name="OLE_LINK31"/>
      <w:bookmarkStart w:id="479" w:name="OLE_LINK32"/>
      <w:r w:rsidRPr="000D5A0A">
        <w:rPr>
          <w:rFonts w:ascii="Arial" w:eastAsia="宋体" w:hAnsi="Arial" w:cs="Arial"/>
          <w:sz w:val="24"/>
          <w:szCs w:val="28"/>
        </w:rPr>
        <w:t>互联网餐饮外卖发展研究</w:t>
      </w:r>
      <w:bookmarkEnd w:id="478"/>
      <w:bookmarkEnd w:id="479"/>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Pr="00B17294">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80" w:name="OLE_LINK33"/>
      <w:bookmarkStart w:id="481"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80"/>
      <w:bookmarkEnd w:id="481"/>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2" w:name="OLE_LINK29"/>
      <w:bookmarkStart w:id="483" w:name="OLE_LINK30"/>
      <w:r w:rsidRPr="004836AF">
        <w:rPr>
          <w:rFonts w:ascii="Arial" w:eastAsia="宋体" w:hAnsi="Arial" w:cs="Arial"/>
          <w:sz w:val="24"/>
          <w:szCs w:val="28"/>
        </w:rPr>
        <w:t>熊永平</w:t>
      </w:r>
      <w:bookmarkEnd w:id="482"/>
      <w:bookmarkEnd w:id="483"/>
      <w:r w:rsidRPr="004836AF">
        <w:rPr>
          <w:rFonts w:ascii="Arial" w:eastAsia="宋体" w:hAnsi="Arial" w:cs="Arial"/>
          <w:sz w:val="24"/>
          <w:szCs w:val="28"/>
        </w:rPr>
        <w:t>.</w:t>
      </w:r>
      <w:r w:rsidRPr="004836AF">
        <w:rPr>
          <w:rFonts w:ascii="Arial" w:eastAsia="宋体" w:hAnsi="Arial" w:cs="Arial"/>
          <w:sz w:val="24"/>
          <w:szCs w:val="28"/>
        </w:rPr>
        <w:t>基于</w:t>
      </w:r>
      <w:r w:rsidRPr="00B17294">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4" w:name="OLE_LINK21"/>
      <w:bookmarkStart w:id="485" w:name="OLE_LINK26"/>
      <w:r w:rsidRPr="00E618FD">
        <w:rPr>
          <w:rFonts w:ascii="Arial" w:eastAsia="宋体" w:hAnsi="Arial" w:cs="Arial"/>
          <w:sz w:val="24"/>
          <w:szCs w:val="28"/>
        </w:rPr>
        <w:t>徐震</w:t>
      </w:r>
      <w:bookmarkEnd w:id="484"/>
      <w:bookmarkEnd w:id="485"/>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B17294">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B17294">
        <w:rPr>
          <w:rFonts w:ascii="Arial" w:eastAsia="宋体" w:hAnsi="Arial" w:cs="Arial"/>
          <w:sz w:val="24"/>
          <w:szCs w:val="28"/>
        </w:rPr>
        <w:t>SpringBoot</w:t>
      </w:r>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2"/>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6" w:name="_Toc9453512"/>
      <w:bookmarkStart w:id="487" w:name="_Toc25947946"/>
      <w:bookmarkStart w:id="488" w:name="_Toc36642731"/>
      <w:bookmarkStart w:id="489" w:name="_Toc36643303"/>
      <w:bookmarkStart w:id="490" w:name="_Toc36732828"/>
      <w:bookmarkStart w:id="491" w:name="_Toc36899760"/>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6"/>
      <w:bookmarkEnd w:id="487"/>
      <w:bookmarkEnd w:id="488"/>
      <w:bookmarkEnd w:id="489"/>
      <w:bookmarkEnd w:id="490"/>
      <w:bookmarkEnd w:id="491"/>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受益颇多。老师认真负责的态度和渊博的学识让我钦佩。在此向王老师表示衷心的感谢。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4E94196F" w14:textId="04E60287" w:rsidR="009F0E8A" w:rsidRDefault="009F0E8A" w:rsidP="00730C4E">
      <w:pPr>
        <w:spacing w:line="360" w:lineRule="auto"/>
        <w:ind w:firstLineChars="200" w:firstLine="480"/>
        <w:rPr>
          <w:rFonts w:ascii="宋体" w:eastAsia="宋体" w:hAnsi="宋体"/>
          <w:sz w:val="24"/>
          <w:szCs w:val="28"/>
        </w:rPr>
      </w:pPr>
      <w:r>
        <w:rPr>
          <w:rFonts w:ascii="宋体" w:eastAsia="宋体" w:hAnsi="宋体"/>
          <w:sz w:val="24"/>
          <w:szCs w:val="28"/>
        </w:rPr>
        <w:t>感谢我的舍友和同学们，他们的存在让我的研究生期间充满乐趣。</w:t>
      </w:r>
    </w:p>
    <w:p w14:paraId="20411F71" w14:textId="397FDD62" w:rsidR="0081325E" w:rsidRPr="004575EC" w:rsidRDefault="0081325E" w:rsidP="00177860">
      <w:pPr>
        <w:spacing w:line="360" w:lineRule="auto"/>
        <w:ind w:firstLineChars="200" w:firstLine="480"/>
        <w:rPr>
          <w:rFonts w:ascii="宋体" w:eastAsia="宋体" w:hAnsi="宋体"/>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17DFA" w14:textId="77777777" w:rsidR="00725D85" w:rsidRDefault="00725D85">
      <w:r>
        <w:separator/>
      </w:r>
    </w:p>
  </w:endnote>
  <w:endnote w:type="continuationSeparator" w:id="0">
    <w:p w14:paraId="66204219" w14:textId="77777777" w:rsidR="00725D85" w:rsidRDefault="0072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B41527" w:rsidRDefault="00B41527">
        <w:pPr>
          <w:pStyle w:val="ae"/>
          <w:jc w:val="center"/>
        </w:pPr>
      </w:p>
    </w:sdtContent>
  </w:sdt>
  <w:p w14:paraId="25048738" w14:textId="77777777" w:rsidR="00B41527" w:rsidRDefault="00B4152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B41527" w:rsidRDefault="00B41527">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B41527" w:rsidRDefault="00B4152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B41527" w:rsidRDefault="00B41527">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B41527" w:rsidRDefault="00B4152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41A9A" w14:textId="77777777" w:rsidR="00725D85" w:rsidRDefault="00725D85">
      <w:r>
        <w:separator/>
      </w:r>
    </w:p>
  </w:footnote>
  <w:footnote w:type="continuationSeparator" w:id="0">
    <w:p w14:paraId="7C71C99E" w14:textId="77777777" w:rsidR="00725D85" w:rsidRDefault="00725D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2FE1DDF1" w:rsidR="00B41527" w:rsidRPr="001A1F34" w:rsidRDefault="00B4152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0E09D2">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05B30951" w:rsidR="00B41527" w:rsidRPr="001A1F34" w:rsidRDefault="00B4152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CD4E9A">
      <w:rPr>
        <w:rFonts w:hint="eastAsia"/>
        <w:noProof/>
      </w:rPr>
      <w:t>第三章</w:t>
    </w:r>
    <w:r w:rsidR="00CD4E9A">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CD4E9A">
      <w:rPr>
        <w:rFonts w:hint="eastAsia"/>
        <w:noProof/>
      </w:rPr>
      <w:t>履约超时管理平台的分析与设计</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505037BD" w:rsidR="00B41527" w:rsidRPr="001A1F34" w:rsidRDefault="00B4152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7B77DC">
      <w:rPr>
        <w:rFonts w:hint="eastAsia"/>
        <w:noProof/>
      </w:rPr>
      <w:t>致</w:t>
    </w:r>
    <w:r w:rsidR="007B77DC">
      <w:rPr>
        <w:rFonts w:hint="eastAsia"/>
        <w:noProof/>
      </w:rPr>
      <w:t xml:space="preserve">     </w:t>
    </w:r>
    <w:r w:rsidR="007B77DC">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2"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1F46416"/>
    <w:multiLevelType w:val="multilevel"/>
    <w:tmpl w:val="B2E8095E"/>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ascii="Arial" w:hAnsi="Arial" w:cs="Arial"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ED33697"/>
    <w:multiLevelType w:val="hybridMultilevel"/>
    <w:tmpl w:val="3C5866EE"/>
    <w:lvl w:ilvl="0" w:tplc="243EE6C6">
      <w:start w:val="1"/>
      <w:numFmt w:val="decimal"/>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3"/>
  </w:num>
  <w:num w:numId="2">
    <w:abstractNumId w:val="30"/>
  </w:num>
  <w:num w:numId="3">
    <w:abstractNumId w:val="7"/>
  </w:num>
  <w:num w:numId="4">
    <w:abstractNumId w:val="29"/>
  </w:num>
  <w:num w:numId="5">
    <w:abstractNumId w:val="22"/>
  </w:num>
  <w:num w:numId="6">
    <w:abstractNumId w:val="8"/>
  </w:num>
  <w:num w:numId="7">
    <w:abstractNumId w:val="32"/>
  </w:num>
  <w:num w:numId="8">
    <w:abstractNumId w:val="49"/>
  </w:num>
  <w:num w:numId="9">
    <w:abstractNumId w:val="28"/>
  </w:num>
  <w:num w:numId="10">
    <w:abstractNumId w:val="39"/>
  </w:num>
  <w:num w:numId="11">
    <w:abstractNumId w:val="46"/>
  </w:num>
  <w:num w:numId="12">
    <w:abstractNumId w:val="1"/>
  </w:num>
  <w:num w:numId="13">
    <w:abstractNumId w:val="16"/>
  </w:num>
  <w:num w:numId="14">
    <w:abstractNumId w:val="11"/>
  </w:num>
  <w:num w:numId="15">
    <w:abstractNumId w:val="31"/>
  </w:num>
  <w:num w:numId="16">
    <w:abstractNumId w:val="43"/>
  </w:num>
  <w:num w:numId="17">
    <w:abstractNumId w:val="41"/>
  </w:num>
  <w:num w:numId="18">
    <w:abstractNumId w:val="24"/>
  </w:num>
  <w:num w:numId="19">
    <w:abstractNumId w:val="47"/>
  </w:num>
  <w:num w:numId="20">
    <w:abstractNumId w:val="37"/>
  </w:num>
  <w:num w:numId="21">
    <w:abstractNumId w:val="10"/>
  </w:num>
  <w:num w:numId="22">
    <w:abstractNumId w:val="21"/>
  </w:num>
  <w:num w:numId="23">
    <w:abstractNumId w:val="9"/>
  </w:num>
  <w:num w:numId="24">
    <w:abstractNumId w:val="44"/>
  </w:num>
  <w:num w:numId="25">
    <w:abstractNumId w:val="6"/>
  </w:num>
  <w:num w:numId="26">
    <w:abstractNumId w:val="17"/>
  </w:num>
  <w:num w:numId="27">
    <w:abstractNumId w:val="26"/>
  </w:num>
  <w:num w:numId="28">
    <w:abstractNumId w:val="50"/>
  </w:num>
  <w:num w:numId="29">
    <w:abstractNumId w:val="5"/>
  </w:num>
  <w:num w:numId="30">
    <w:abstractNumId w:val="40"/>
  </w:num>
  <w:num w:numId="31">
    <w:abstractNumId w:val="34"/>
  </w:num>
  <w:num w:numId="32">
    <w:abstractNumId w:val="53"/>
    <w:lvlOverride w:ilvl="0">
      <w:lvl w:ilvl="0" w:tplc="243EE6C6">
        <w:start w:val="1"/>
        <w:numFmt w:val="decimal"/>
        <w:lvlText w:val="%1."/>
        <w:lvlJc w:val="left"/>
        <w:pPr>
          <w:ind w:left="420" w:firstLine="0"/>
        </w:pPr>
        <w:rPr>
          <w:rFonts w:ascii="宋体" w:eastAsia="宋体" w:hAnsi="宋体" w:cstheme="minorBidi"/>
        </w:rPr>
      </w:lvl>
    </w:lvlOverride>
    <w:lvlOverride w:ilvl="1">
      <w:lvl w:ilvl="1" w:tplc="04090019" w:tentative="1">
        <w:start w:val="1"/>
        <w:numFmt w:val="lowerLetter"/>
        <w:lvlText w:val="%2)"/>
        <w:lvlJc w:val="left"/>
        <w:pPr>
          <w:ind w:left="1260" w:hanging="420"/>
        </w:pPr>
      </w:lvl>
    </w:lvlOverride>
    <w:lvlOverride w:ilvl="2">
      <w:lvl w:ilvl="2" w:tplc="0409001B" w:tentative="1">
        <w:start w:val="1"/>
        <w:numFmt w:val="lowerRoman"/>
        <w:lvlText w:val="%3."/>
        <w:lvlJc w:val="right"/>
        <w:pPr>
          <w:ind w:left="1680" w:hanging="420"/>
        </w:pPr>
      </w:lvl>
    </w:lvlOverride>
    <w:lvlOverride w:ilvl="3">
      <w:lvl w:ilvl="3" w:tplc="0409000F" w:tentative="1">
        <w:start w:val="1"/>
        <w:numFmt w:val="decimal"/>
        <w:lvlText w:val="%4."/>
        <w:lvlJc w:val="left"/>
        <w:pPr>
          <w:ind w:left="2100" w:hanging="420"/>
        </w:pPr>
      </w:lvl>
    </w:lvlOverride>
    <w:lvlOverride w:ilvl="4">
      <w:lvl w:ilvl="4" w:tplc="04090019" w:tentative="1">
        <w:start w:val="1"/>
        <w:numFmt w:val="lowerLetter"/>
        <w:lvlText w:val="%5)"/>
        <w:lvlJc w:val="left"/>
        <w:pPr>
          <w:ind w:left="2520" w:hanging="420"/>
        </w:pPr>
      </w:lvl>
    </w:lvlOverride>
    <w:lvlOverride w:ilvl="5">
      <w:lvl w:ilvl="5" w:tplc="0409001B" w:tentative="1">
        <w:start w:val="1"/>
        <w:numFmt w:val="lowerRoman"/>
        <w:lvlText w:val="%6."/>
        <w:lvlJc w:val="right"/>
        <w:pPr>
          <w:ind w:left="2940" w:hanging="420"/>
        </w:pPr>
      </w:lvl>
    </w:lvlOverride>
    <w:lvlOverride w:ilvl="6">
      <w:lvl w:ilvl="6" w:tplc="0409000F" w:tentative="1">
        <w:start w:val="1"/>
        <w:numFmt w:val="decimal"/>
        <w:lvlText w:val="%7."/>
        <w:lvlJc w:val="left"/>
        <w:pPr>
          <w:ind w:left="3360" w:hanging="420"/>
        </w:pPr>
      </w:lvl>
    </w:lvlOverride>
    <w:lvlOverride w:ilvl="7">
      <w:lvl w:ilvl="7" w:tplc="04090019" w:tentative="1">
        <w:start w:val="1"/>
        <w:numFmt w:val="lowerLetter"/>
        <w:lvlText w:val="%8)"/>
        <w:lvlJc w:val="left"/>
        <w:pPr>
          <w:ind w:left="3780" w:hanging="420"/>
        </w:pPr>
      </w:lvl>
    </w:lvlOverride>
    <w:lvlOverride w:ilvl="8">
      <w:lvl w:ilvl="8" w:tplc="0409001B" w:tentative="1">
        <w:start w:val="1"/>
        <w:numFmt w:val="lowerRoman"/>
        <w:lvlText w:val="%9."/>
        <w:lvlJc w:val="right"/>
        <w:pPr>
          <w:ind w:left="4200" w:hanging="420"/>
        </w:pPr>
      </w:lvl>
    </w:lvlOverride>
  </w:num>
  <w:num w:numId="33">
    <w:abstractNumId w:val="27"/>
  </w:num>
  <w:num w:numId="34">
    <w:abstractNumId w:val="4"/>
  </w:num>
  <w:num w:numId="35">
    <w:abstractNumId w:val="12"/>
  </w:num>
  <w:num w:numId="36">
    <w:abstractNumId w:val="51"/>
  </w:num>
  <w:num w:numId="37">
    <w:abstractNumId w:val="15"/>
  </w:num>
  <w:num w:numId="38">
    <w:abstractNumId w:val="2"/>
  </w:num>
  <w:num w:numId="39">
    <w:abstractNumId w:val="33"/>
  </w:num>
  <w:num w:numId="40">
    <w:abstractNumId w:val="19"/>
  </w:num>
  <w:num w:numId="41">
    <w:abstractNumId w:val="36"/>
  </w:num>
  <w:num w:numId="42">
    <w:abstractNumId w:val="14"/>
  </w:num>
  <w:num w:numId="43">
    <w:abstractNumId w:val="3"/>
  </w:num>
  <w:num w:numId="44">
    <w:abstractNumId w:val="45"/>
  </w:num>
  <w:num w:numId="45">
    <w:abstractNumId w:val="52"/>
  </w:num>
  <w:num w:numId="46">
    <w:abstractNumId w:val="18"/>
  </w:num>
  <w:num w:numId="47">
    <w:abstractNumId w:val="42"/>
  </w:num>
  <w:num w:numId="48">
    <w:abstractNumId w:val="38"/>
  </w:num>
  <w:num w:numId="49">
    <w:abstractNumId w:val="48"/>
  </w:num>
  <w:num w:numId="50">
    <w:abstractNumId w:val="13"/>
  </w:num>
  <w:num w:numId="51">
    <w:abstractNumId w:val="35"/>
  </w:num>
  <w:num w:numId="52">
    <w:abstractNumId w:val="23"/>
  </w:num>
  <w:num w:numId="53">
    <w:abstractNumId w:val="0"/>
  </w:num>
  <w:num w:numId="54">
    <w:abstractNumId w:val="25"/>
  </w:num>
  <w:num w:numId="55">
    <w:abstractNumId w:val="2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703"/>
    <w:rsid w:val="00075821"/>
    <w:rsid w:val="00076A1A"/>
    <w:rsid w:val="00076E49"/>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35FA"/>
    <w:rsid w:val="000A6ED5"/>
    <w:rsid w:val="000B16E9"/>
    <w:rsid w:val="000B3141"/>
    <w:rsid w:val="000B31A3"/>
    <w:rsid w:val="000B3582"/>
    <w:rsid w:val="000B586E"/>
    <w:rsid w:val="000C1BA2"/>
    <w:rsid w:val="000C1BA9"/>
    <w:rsid w:val="000C2B63"/>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2069"/>
    <w:rsid w:val="00152290"/>
    <w:rsid w:val="00153B1E"/>
    <w:rsid w:val="00155314"/>
    <w:rsid w:val="00155606"/>
    <w:rsid w:val="001567FA"/>
    <w:rsid w:val="0015758E"/>
    <w:rsid w:val="00160056"/>
    <w:rsid w:val="00161A97"/>
    <w:rsid w:val="00163DB2"/>
    <w:rsid w:val="00165D8B"/>
    <w:rsid w:val="00166C2F"/>
    <w:rsid w:val="0017139A"/>
    <w:rsid w:val="0017302D"/>
    <w:rsid w:val="0017304B"/>
    <w:rsid w:val="0017391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6E5"/>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5BC1"/>
    <w:rsid w:val="00456968"/>
    <w:rsid w:val="00456CBD"/>
    <w:rsid w:val="0045723D"/>
    <w:rsid w:val="004575EC"/>
    <w:rsid w:val="00461394"/>
    <w:rsid w:val="00461F5B"/>
    <w:rsid w:val="0046247B"/>
    <w:rsid w:val="004626E4"/>
    <w:rsid w:val="00462C27"/>
    <w:rsid w:val="00465229"/>
    <w:rsid w:val="004655C8"/>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580"/>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3EE7"/>
    <w:rsid w:val="005F45B5"/>
    <w:rsid w:val="00601058"/>
    <w:rsid w:val="006027CF"/>
    <w:rsid w:val="006028D7"/>
    <w:rsid w:val="00602D68"/>
    <w:rsid w:val="0060369D"/>
    <w:rsid w:val="00603B59"/>
    <w:rsid w:val="006055EC"/>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CE6"/>
    <w:rsid w:val="00694F1C"/>
    <w:rsid w:val="006958F1"/>
    <w:rsid w:val="00696164"/>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346"/>
    <w:rsid w:val="006D3923"/>
    <w:rsid w:val="006D5063"/>
    <w:rsid w:val="006D516F"/>
    <w:rsid w:val="006D5A1E"/>
    <w:rsid w:val="006D5E06"/>
    <w:rsid w:val="006D634C"/>
    <w:rsid w:val="006D72BE"/>
    <w:rsid w:val="006D7C18"/>
    <w:rsid w:val="006E03C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DAF"/>
    <w:rsid w:val="00727625"/>
    <w:rsid w:val="0072769A"/>
    <w:rsid w:val="00730C4E"/>
    <w:rsid w:val="00731541"/>
    <w:rsid w:val="007335D4"/>
    <w:rsid w:val="007336AA"/>
    <w:rsid w:val="007338FF"/>
    <w:rsid w:val="00733B38"/>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1C1F"/>
    <w:rsid w:val="007F21AF"/>
    <w:rsid w:val="007F394A"/>
    <w:rsid w:val="007F3C31"/>
    <w:rsid w:val="007F4B72"/>
    <w:rsid w:val="007F4CCA"/>
    <w:rsid w:val="007F65B2"/>
    <w:rsid w:val="007F6EF0"/>
    <w:rsid w:val="007F77FD"/>
    <w:rsid w:val="00800A94"/>
    <w:rsid w:val="00802857"/>
    <w:rsid w:val="0080402C"/>
    <w:rsid w:val="00804B34"/>
    <w:rsid w:val="0080508D"/>
    <w:rsid w:val="0081100E"/>
    <w:rsid w:val="00812301"/>
    <w:rsid w:val="00812D49"/>
    <w:rsid w:val="0081325E"/>
    <w:rsid w:val="00813335"/>
    <w:rsid w:val="0081428D"/>
    <w:rsid w:val="0081646A"/>
    <w:rsid w:val="008177BA"/>
    <w:rsid w:val="0082156C"/>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65A"/>
    <w:rsid w:val="0084599A"/>
    <w:rsid w:val="00847C86"/>
    <w:rsid w:val="00850335"/>
    <w:rsid w:val="00850B8C"/>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63D"/>
    <w:rsid w:val="009403B2"/>
    <w:rsid w:val="00941326"/>
    <w:rsid w:val="00943E17"/>
    <w:rsid w:val="009444FD"/>
    <w:rsid w:val="00945AA9"/>
    <w:rsid w:val="0095009B"/>
    <w:rsid w:val="00950536"/>
    <w:rsid w:val="00950A6A"/>
    <w:rsid w:val="00950AFF"/>
    <w:rsid w:val="00950EBC"/>
    <w:rsid w:val="00951470"/>
    <w:rsid w:val="00951F88"/>
    <w:rsid w:val="009522D7"/>
    <w:rsid w:val="0095263A"/>
    <w:rsid w:val="00953409"/>
    <w:rsid w:val="00953548"/>
    <w:rsid w:val="00955C84"/>
    <w:rsid w:val="009564AA"/>
    <w:rsid w:val="00956A8D"/>
    <w:rsid w:val="00957E47"/>
    <w:rsid w:val="009604E9"/>
    <w:rsid w:val="0096129F"/>
    <w:rsid w:val="009615BE"/>
    <w:rsid w:val="0096203F"/>
    <w:rsid w:val="00962439"/>
    <w:rsid w:val="009642CE"/>
    <w:rsid w:val="00964CBF"/>
    <w:rsid w:val="00966B8A"/>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17C62"/>
    <w:rsid w:val="00A244EB"/>
    <w:rsid w:val="00A30CC1"/>
    <w:rsid w:val="00A30DE7"/>
    <w:rsid w:val="00A31404"/>
    <w:rsid w:val="00A3151C"/>
    <w:rsid w:val="00A31E78"/>
    <w:rsid w:val="00A32B13"/>
    <w:rsid w:val="00A33B4D"/>
    <w:rsid w:val="00A35B37"/>
    <w:rsid w:val="00A37C91"/>
    <w:rsid w:val="00A412BD"/>
    <w:rsid w:val="00A4257C"/>
    <w:rsid w:val="00A45DA7"/>
    <w:rsid w:val="00A46292"/>
    <w:rsid w:val="00A4644B"/>
    <w:rsid w:val="00A51B06"/>
    <w:rsid w:val="00A51C05"/>
    <w:rsid w:val="00A51E1F"/>
    <w:rsid w:val="00A5407E"/>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412"/>
    <w:rsid w:val="00AA7A5F"/>
    <w:rsid w:val="00AB1DB0"/>
    <w:rsid w:val="00AB23C0"/>
    <w:rsid w:val="00AB3245"/>
    <w:rsid w:val="00AB41E5"/>
    <w:rsid w:val="00AB4E26"/>
    <w:rsid w:val="00AB4ECB"/>
    <w:rsid w:val="00AB63F4"/>
    <w:rsid w:val="00AB7E15"/>
    <w:rsid w:val="00AC114E"/>
    <w:rsid w:val="00AC1EC0"/>
    <w:rsid w:val="00AC2501"/>
    <w:rsid w:val="00AC3E21"/>
    <w:rsid w:val="00AC3F38"/>
    <w:rsid w:val="00AC4CCA"/>
    <w:rsid w:val="00AC4FE8"/>
    <w:rsid w:val="00AC5063"/>
    <w:rsid w:val="00AC618F"/>
    <w:rsid w:val="00AC69D7"/>
    <w:rsid w:val="00AD05E6"/>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7A5"/>
    <w:rsid w:val="00B309D5"/>
    <w:rsid w:val="00B315CA"/>
    <w:rsid w:val="00B31930"/>
    <w:rsid w:val="00B336A9"/>
    <w:rsid w:val="00B33B0B"/>
    <w:rsid w:val="00B34713"/>
    <w:rsid w:val="00B34729"/>
    <w:rsid w:val="00B34C1B"/>
    <w:rsid w:val="00B35E0C"/>
    <w:rsid w:val="00B36FD1"/>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39AE"/>
    <w:rsid w:val="00C83ECE"/>
    <w:rsid w:val="00C843C3"/>
    <w:rsid w:val="00C8502C"/>
    <w:rsid w:val="00C86281"/>
    <w:rsid w:val="00C86856"/>
    <w:rsid w:val="00C868B4"/>
    <w:rsid w:val="00C874C1"/>
    <w:rsid w:val="00C91462"/>
    <w:rsid w:val="00C9147B"/>
    <w:rsid w:val="00C91493"/>
    <w:rsid w:val="00C917D9"/>
    <w:rsid w:val="00C919EC"/>
    <w:rsid w:val="00C933AD"/>
    <w:rsid w:val="00C94726"/>
    <w:rsid w:val="00C956B7"/>
    <w:rsid w:val="00C96674"/>
    <w:rsid w:val="00CA0CB3"/>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1F53"/>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2BC"/>
    <w:rsid w:val="00DF5FB5"/>
    <w:rsid w:val="00DF6A38"/>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5B34"/>
    <w:rsid w:val="00E46310"/>
    <w:rsid w:val="00E464AD"/>
    <w:rsid w:val="00E50CE9"/>
    <w:rsid w:val="00E51389"/>
    <w:rsid w:val="00E51A56"/>
    <w:rsid w:val="00E521B4"/>
    <w:rsid w:val="00E52242"/>
    <w:rsid w:val="00E52F81"/>
    <w:rsid w:val="00E53221"/>
    <w:rsid w:val="00E54D5C"/>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1DF7"/>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ssn.net.cn/cssn/front/listpage.js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FFF9C-09D8-400B-8FD5-0C5FDD0B0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8598</TotalTime>
  <Pages>76</Pages>
  <Words>9817</Words>
  <Characters>55962</Characters>
  <Application>Microsoft Office Word</Application>
  <DocSecurity>0</DocSecurity>
  <Lines>466</Lines>
  <Paragraphs>131</Paragraphs>
  <ScaleCrop>false</ScaleCrop>
  <Company/>
  <LinksUpToDate>false</LinksUpToDate>
  <CharactersWithSpaces>65648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802</cp:revision>
  <dcterms:created xsi:type="dcterms:W3CDTF">2020-03-20T12:42:00Z</dcterms:created>
  <dcterms:modified xsi:type="dcterms:W3CDTF">2020-04-04T10:39:00Z</dcterms:modified>
</cp:coreProperties>
</file>