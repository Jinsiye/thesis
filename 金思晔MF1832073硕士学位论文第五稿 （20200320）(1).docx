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7pt;height:63pt;mso-position-horizontal-relative:page;mso-position-vertical-relative:page" o:ole="" fillcolor="#6d6d6d">
            <v:imagedata r:id="rId8" o:title=""/>
          </v:shape>
          <o:OLEObject Type="Embed" ProgID="Word.Picture.8" ShapeID="对象 1" DrawAspect="Content" ObjectID="_1647457345"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5pt;height:60pt;mso-position-horizontal-relative:page;mso-position-vertical-relative:page" o:ole="" fillcolor="#6d6d6d">
            <v:imagedata r:id="rId10" o:title=""/>
          </v:shape>
          <o:OLEObject Type="Embed" ProgID="Word.Picture.8" ShapeID="对象 2" DrawAspect="Content" ObjectID="_1647457346"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r>
        <w:rPr>
          <w:rFonts w:ascii="宋体" w:hAnsi="宋体" w:hint="eastAsia"/>
          <w:b/>
          <w:sz w:val="52"/>
          <w:szCs w:val="52"/>
        </w:rPr>
        <w:t>研</w:t>
      </w:r>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Pr="004A4F57"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08ABF1BA" w:rsidR="00543F01" w:rsidRDefault="00543F01" w:rsidP="009C7C7C">
            <w:pPr>
              <w:ind w:left="1"/>
              <w:jc w:val="center"/>
              <w:rPr>
                <w:rFonts w:ascii="宋体" w:hAnsi="宋体"/>
                <w:sz w:val="32"/>
              </w:rPr>
            </w:pPr>
            <w:r>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9C7C7C">
              <w:rPr>
                <w:rFonts w:ascii="宋体" w:hAnsi="宋体" w:hint="eastAsia"/>
                <w:sz w:val="32"/>
              </w:rPr>
              <w:t>履约超时管理平台</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3F1175">
        <w:rPr>
          <w:rFonts w:ascii="Arial" w:eastAsia="楷体_GB2312" w:hAnsi="Arial"/>
          <w:b/>
          <w:sz w:val="28"/>
          <w:szCs w:val="28"/>
        </w:rPr>
        <w:t>20</w:t>
      </w:r>
      <w:r w:rsidR="00591D06" w:rsidRPr="003F1175">
        <w:rPr>
          <w:rFonts w:ascii="Arial" w:eastAsia="楷体_GB2312" w:hAnsi="Arial"/>
          <w:b/>
          <w:sz w:val="28"/>
          <w:szCs w:val="28"/>
        </w:rPr>
        <w:t>20</w:t>
      </w:r>
      <w:r w:rsidRPr="0093255C">
        <w:rPr>
          <w:rFonts w:eastAsia="楷体_GB2312"/>
          <w:b/>
          <w:sz w:val="28"/>
          <w:szCs w:val="28"/>
        </w:rPr>
        <w:t xml:space="preserve"> </w:t>
      </w:r>
      <w:r w:rsidRPr="0093255C">
        <w:rPr>
          <w:rFonts w:eastAsia="楷体_GB2312"/>
          <w:b/>
          <w:sz w:val="28"/>
          <w:szCs w:val="28"/>
        </w:rPr>
        <w:t>年</w:t>
      </w:r>
      <w:r w:rsidRPr="0093255C">
        <w:rPr>
          <w:b/>
          <w:sz w:val="28"/>
          <w:szCs w:val="28"/>
        </w:rPr>
        <w:t xml:space="preserve">  </w:t>
      </w:r>
      <w:r w:rsidRPr="003F1175">
        <w:rPr>
          <w:rFonts w:ascii="Arial" w:hAnsi="Arial"/>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w:t>
      </w:r>
      <w:r w:rsidRPr="003E5AE9">
        <w:rPr>
          <w:rFonts w:ascii="Arial" w:hAnsi="Arial"/>
          <w:b/>
          <w:sz w:val="30"/>
        </w:rPr>
        <w:t>M</w:t>
      </w:r>
      <w:r w:rsidRPr="003E5AE9">
        <w:rPr>
          <w:rFonts w:ascii="Arial" w:hAnsi="Arial" w:hint="eastAsia"/>
          <w:b/>
          <w:sz w:val="30"/>
        </w:rPr>
        <w:t>F</w:t>
      </w:r>
      <w:r w:rsidRPr="003F1175">
        <w:rPr>
          <w:rFonts w:ascii="Arial" w:hAnsi="Arial"/>
          <w:b/>
          <w:sz w:val="30"/>
        </w:rPr>
        <w:t>1</w:t>
      </w:r>
      <w:r w:rsidR="00C44721" w:rsidRPr="003F1175">
        <w:rPr>
          <w:rFonts w:ascii="Arial" w:hAnsi="Arial" w:hint="eastAsia"/>
          <w:b/>
          <w:sz w:val="30"/>
        </w:rPr>
        <w:t>832073</w:t>
      </w:r>
    </w:p>
    <w:p w14:paraId="789D2267" w14:textId="3650A509" w:rsidR="00543F01" w:rsidRDefault="00543F01" w:rsidP="00543F01">
      <w:pPr>
        <w:rPr>
          <w:b/>
          <w:sz w:val="30"/>
        </w:rPr>
      </w:pPr>
      <w:r>
        <w:rPr>
          <w:rFonts w:hAnsi="宋体"/>
          <w:b/>
          <w:sz w:val="30"/>
        </w:rPr>
        <w:t>论文答辩日期：</w:t>
      </w:r>
      <w:r>
        <w:rPr>
          <w:b/>
          <w:sz w:val="30"/>
        </w:rPr>
        <w:t xml:space="preserve">   </w:t>
      </w:r>
      <w:r w:rsidRPr="003F1175">
        <w:rPr>
          <w:rFonts w:ascii="Arial" w:hAnsi="Arial"/>
          <w:b/>
          <w:sz w:val="30"/>
        </w:rPr>
        <w:t>20</w:t>
      </w:r>
      <w:r w:rsidR="00C44721" w:rsidRPr="003F1175">
        <w:rPr>
          <w:rFonts w:ascii="Arial" w:hAnsi="Arial" w:hint="eastAsia"/>
          <w:b/>
          <w:sz w:val="30"/>
        </w:rPr>
        <w:t>20</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4CC214D2" w14:textId="7CE590F3" w:rsidR="007338FF" w:rsidRDefault="00543F01" w:rsidP="00543F01">
      <w:pPr>
        <w:rPr>
          <w:rFonts w:hAnsi="宋体"/>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75F86632" w14:textId="4E990434" w:rsidR="007338FF" w:rsidRDefault="007338FF" w:rsidP="007338FF">
      <w:pPr>
        <w:rPr>
          <w:rFonts w:ascii="宋体" w:eastAsia="宋体" w:hAnsi="宋体" w:cs="Times New Roman"/>
          <w:b/>
          <w:sz w:val="32"/>
          <w:szCs w:val="32"/>
        </w:rPr>
      </w:pPr>
      <w:r>
        <w:rPr>
          <w:rFonts w:ascii="宋体" w:eastAsia="宋体" w:hAnsi="宋体" w:cs="Times New Roman"/>
          <w:b/>
          <w:sz w:val="32"/>
          <w:szCs w:val="32"/>
        </w:rPr>
        <w:br w:type="page"/>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77777777" w:rsidR="007338FF" w:rsidRPr="007338FF" w:rsidRDefault="007338FF" w:rsidP="007338FF">
      <w:pPr>
        <w:rPr>
          <w:rFonts w:ascii="宋体" w:eastAsia="宋体" w:hAnsi="宋体" w:cs="Times New Roman"/>
          <w:b/>
          <w:sz w:val="32"/>
          <w:szCs w:val="32"/>
        </w:rPr>
      </w:pPr>
    </w:p>
    <w:p w14:paraId="52CD2616" w14:textId="557587B9" w:rsidR="00C44721" w:rsidRDefault="009C7C7C" w:rsidP="00543F01">
      <w:pPr>
        <w:jc w:val="center"/>
        <w:rPr>
          <w:rFonts w:ascii="宋体" w:hAnsi="宋体"/>
          <w:b/>
          <w:sz w:val="44"/>
          <w:szCs w:val="44"/>
        </w:rPr>
      </w:pPr>
      <w:r>
        <w:rPr>
          <w:rFonts w:ascii="宋体" w:hAnsi="宋体" w:hint="eastAsia"/>
          <w:b/>
          <w:sz w:val="44"/>
          <w:szCs w:val="44"/>
        </w:rPr>
        <w:t>履约超时管理平台</w:t>
      </w:r>
      <w:r w:rsidR="00C44721">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a"/>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3F1175">
              <w:rPr>
                <w:rFonts w:ascii="Arial" w:hAnsi="Arial"/>
                <w:b/>
                <w:sz w:val="30"/>
                <w:szCs w:val="30"/>
              </w:rPr>
              <w:t>20</w:t>
            </w:r>
            <w:r w:rsidR="00165D8B">
              <w:rPr>
                <w:rFonts w:ascii="Arial" w:hAnsi="Arial" w:hint="eastAsia"/>
                <w:b/>
                <w:sz w:val="30"/>
                <w:szCs w:val="30"/>
              </w:rPr>
              <w:t>20</w:t>
            </w:r>
            <w:r>
              <w:rPr>
                <w:rFonts w:hAnsi="宋体"/>
                <w:b/>
                <w:sz w:val="30"/>
                <w:szCs w:val="30"/>
              </w:rPr>
              <w:t>年</w:t>
            </w:r>
            <w:r w:rsidRPr="003F1175">
              <w:rPr>
                <w:rFonts w:ascii="Arial" w:hAnsi="Arial"/>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3E5AE9">
        <w:rPr>
          <w:rFonts w:ascii="Arial" w:eastAsia="楷体_GB2312" w:hAnsi="Arial" w:cs="Arial"/>
          <w:b/>
          <w:sz w:val="48"/>
          <w:szCs w:val="48"/>
        </w:rPr>
        <w:lastRenderedPageBreak/>
        <w:t>The</w:t>
      </w:r>
      <w:r>
        <w:rPr>
          <w:rFonts w:ascii="Arial" w:eastAsia="楷体_GB2312" w:hAnsi="Arial" w:cs="Arial"/>
          <w:b/>
          <w:sz w:val="48"/>
          <w:szCs w:val="48"/>
        </w:rPr>
        <w:t xml:space="preserve"> </w:t>
      </w:r>
      <w:r w:rsidRPr="003E5AE9">
        <w:rPr>
          <w:rFonts w:ascii="Arial" w:eastAsia="楷体_GB2312" w:hAnsi="Arial" w:cs="Arial"/>
          <w:b/>
          <w:sz w:val="48"/>
          <w:szCs w:val="48"/>
        </w:rPr>
        <w:t>Design</w:t>
      </w:r>
      <w:r>
        <w:rPr>
          <w:rFonts w:ascii="Arial" w:eastAsia="楷体_GB2312" w:hAnsi="Arial" w:cs="Arial"/>
          <w:b/>
          <w:sz w:val="48"/>
          <w:szCs w:val="48"/>
        </w:rPr>
        <w:t xml:space="preserve"> </w:t>
      </w:r>
      <w:r w:rsidRPr="003E5AE9">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3E5AE9">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3E5AE9">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3E5AE9">
        <w:rPr>
          <w:rFonts w:ascii="Arial" w:eastAsia="楷体_GB2312" w:hAnsi="Arial" w:cs="Arial" w:hint="eastAsia"/>
          <w:b/>
          <w:sz w:val="48"/>
          <w:szCs w:val="48"/>
        </w:rPr>
        <w:t>Performance</w:t>
      </w:r>
      <w:r>
        <w:rPr>
          <w:rFonts w:ascii="Arial" w:eastAsia="楷体_GB2312" w:hAnsi="Arial" w:cs="Arial"/>
          <w:b/>
          <w:sz w:val="48"/>
          <w:szCs w:val="48"/>
        </w:rPr>
        <w:t xml:space="preserve"> </w:t>
      </w:r>
      <w:r w:rsidRPr="003E5AE9">
        <w:rPr>
          <w:rFonts w:ascii="Arial" w:eastAsia="楷体_GB2312" w:hAnsi="Arial" w:cs="Arial"/>
          <w:b/>
          <w:sz w:val="48"/>
          <w:szCs w:val="48"/>
        </w:rPr>
        <w:t>Overtime</w:t>
      </w:r>
      <w:r>
        <w:rPr>
          <w:rFonts w:ascii="Arial" w:eastAsia="楷体_GB2312" w:hAnsi="Arial" w:cs="Arial"/>
          <w:b/>
          <w:sz w:val="48"/>
          <w:szCs w:val="48"/>
        </w:rPr>
        <w:t xml:space="preserve"> </w:t>
      </w:r>
      <w:r w:rsidRPr="003E5AE9">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5454BC24" w14:textId="51C28B37" w:rsidR="00B11553" w:rsidRDefault="00B11553" w:rsidP="00543F01">
      <w:pPr>
        <w:jc w:val="center"/>
        <w:rPr>
          <w:rFonts w:ascii="Arial" w:hAnsi="Arial" w:cs="Arial"/>
        </w:rPr>
      </w:pPr>
    </w:p>
    <w:p w14:paraId="2F63AA87" w14:textId="1D91C5F3" w:rsidR="00B11553" w:rsidRDefault="00B11553" w:rsidP="00543F01">
      <w:pPr>
        <w:jc w:val="center"/>
        <w:rPr>
          <w:rFonts w:ascii="Arial" w:hAnsi="Arial" w:cs="Arial"/>
        </w:rPr>
      </w:pPr>
    </w:p>
    <w:p w14:paraId="7C63CAFF" w14:textId="1B6FA308" w:rsidR="00B11553" w:rsidRDefault="00B11553" w:rsidP="00543F01">
      <w:pPr>
        <w:jc w:val="center"/>
        <w:rPr>
          <w:rFonts w:ascii="Arial" w:hAnsi="Arial" w:cs="Arial"/>
        </w:rPr>
      </w:pPr>
    </w:p>
    <w:p w14:paraId="24CE3044" w14:textId="151E69B0" w:rsidR="00B11553" w:rsidRDefault="00B11553" w:rsidP="00543F01">
      <w:pPr>
        <w:jc w:val="center"/>
        <w:rPr>
          <w:rFonts w:ascii="Arial" w:hAnsi="Arial" w:cs="Arial"/>
        </w:rPr>
      </w:pPr>
    </w:p>
    <w:p w14:paraId="4AC93544" w14:textId="240D519D" w:rsidR="00B11553" w:rsidRDefault="00B11553" w:rsidP="00543F01">
      <w:pPr>
        <w:jc w:val="center"/>
        <w:rPr>
          <w:rFonts w:ascii="Arial" w:hAnsi="Arial" w:cs="Arial"/>
        </w:rPr>
      </w:pPr>
    </w:p>
    <w:p w14:paraId="2E00BAB2" w14:textId="6D06FD27" w:rsidR="00B11553" w:rsidRDefault="00B11553" w:rsidP="00543F01">
      <w:pPr>
        <w:jc w:val="center"/>
        <w:rPr>
          <w:rFonts w:ascii="Arial" w:hAnsi="Arial" w:cs="Arial"/>
        </w:rPr>
      </w:pPr>
    </w:p>
    <w:p w14:paraId="402AADBD" w14:textId="77777777" w:rsidR="00B11553" w:rsidRPr="005437E6" w:rsidRDefault="00B11553"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proofErr w:type="spellStart"/>
      <w:r w:rsidRPr="003E5AE9">
        <w:rPr>
          <w:rFonts w:ascii="Arial" w:hAnsi="Arial" w:cs="Arial"/>
          <w:b/>
          <w:sz w:val="44"/>
          <w:szCs w:val="44"/>
        </w:rPr>
        <w:t>Jin</w:t>
      </w:r>
      <w:proofErr w:type="spellEnd"/>
      <w:r w:rsidR="00563AC6">
        <w:rPr>
          <w:rFonts w:ascii="Arial" w:hAnsi="Arial" w:cs="Arial" w:hint="eastAsia"/>
          <w:b/>
          <w:sz w:val="44"/>
          <w:szCs w:val="44"/>
        </w:rPr>
        <w:t>,</w:t>
      </w:r>
      <w:r w:rsidR="00563AC6">
        <w:rPr>
          <w:rFonts w:ascii="Arial" w:hAnsi="Arial" w:cs="Arial"/>
          <w:b/>
          <w:sz w:val="44"/>
          <w:szCs w:val="44"/>
        </w:rPr>
        <w:t xml:space="preserve"> </w:t>
      </w:r>
      <w:r w:rsidRPr="003E5AE9">
        <w:rPr>
          <w:rFonts w:ascii="Arial" w:hAnsi="Arial" w:cs="Arial"/>
          <w:b/>
          <w:sz w:val="44"/>
          <w:szCs w:val="44"/>
        </w:rPr>
        <w:t>Si</w:t>
      </w:r>
      <w:r>
        <w:rPr>
          <w:rFonts w:ascii="Arial" w:hAnsi="Arial" w:cs="Arial"/>
          <w:b/>
          <w:sz w:val="44"/>
          <w:szCs w:val="44"/>
        </w:rPr>
        <w:t xml:space="preserve"> </w:t>
      </w:r>
      <w:r w:rsidRPr="003E5AE9">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3E5AE9">
        <w:rPr>
          <w:rFonts w:ascii="Arial" w:hAnsi="Arial" w:cs="Arial"/>
          <w:b/>
          <w:sz w:val="32"/>
          <w:szCs w:val="32"/>
        </w:rPr>
        <w:t>Submitted</w:t>
      </w:r>
      <w:r>
        <w:rPr>
          <w:rFonts w:ascii="Arial" w:hAnsi="Arial" w:cs="Arial"/>
          <w:b/>
          <w:sz w:val="32"/>
          <w:szCs w:val="32"/>
        </w:rPr>
        <w:t xml:space="preserve"> </w:t>
      </w:r>
      <w:r w:rsidRPr="003E5AE9">
        <w:rPr>
          <w:rFonts w:ascii="Arial" w:hAnsi="Arial" w:cs="Arial"/>
          <w:b/>
          <w:sz w:val="32"/>
          <w:szCs w:val="32"/>
        </w:rPr>
        <w:t>in</w:t>
      </w:r>
      <w:r>
        <w:rPr>
          <w:rFonts w:ascii="Arial" w:hAnsi="Arial" w:cs="Arial"/>
          <w:b/>
          <w:sz w:val="32"/>
          <w:szCs w:val="32"/>
        </w:rPr>
        <w:t xml:space="preserve"> </w:t>
      </w:r>
      <w:r w:rsidRPr="003E5AE9">
        <w:rPr>
          <w:rFonts w:ascii="Arial" w:hAnsi="Arial" w:cs="Arial"/>
          <w:b/>
          <w:sz w:val="32"/>
          <w:szCs w:val="32"/>
        </w:rPr>
        <w:t>partial</w:t>
      </w:r>
      <w:r>
        <w:rPr>
          <w:rFonts w:ascii="Arial" w:hAnsi="Arial" w:cs="Arial"/>
          <w:b/>
          <w:sz w:val="32"/>
          <w:szCs w:val="32"/>
        </w:rPr>
        <w:t xml:space="preserve"> </w:t>
      </w:r>
      <w:r w:rsidRPr="003E5AE9">
        <w:rPr>
          <w:rFonts w:ascii="Arial" w:hAnsi="Arial" w:cs="Arial"/>
          <w:b/>
          <w:sz w:val="32"/>
          <w:szCs w:val="32"/>
        </w:rPr>
        <w:t>fulfillment</w:t>
      </w:r>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the</w:t>
      </w:r>
      <w:r>
        <w:rPr>
          <w:rFonts w:ascii="Arial" w:hAnsi="Arial" w:cs="Arial"/>
          <w:b/>
          <w:sz w:val="32"/>
          <w:szCs w:val="32"/>
        </w:rPr>
        <w:t xml:space="preserve"> </w:t>
      </w:r>
      <w:r w:rsidRPr="003E5AE9">
        <w:rPr>
          <w:rFonts w:ascii="Arial" w:hAnsi="Arial" w:cs="Arial"/>
          <w:b/>
          <w:sz w:val="32"/>
          <w:szCs w:val="32"/>
        </w:rPr>
        <w:t>requirements</w:t>
      </w:r>
      <w:r>
        <w:rPr>
          <w:rFonts w:ascii="Arial" w:hAnsi="Arial" w:cs="Arial"/>
          <w:b/>
          <w:sz w:val="32"/>
          <w:szCs w:val="32"/>
        </w:rPr>
        <w:t xml:space="preserve"> </w:t>
      </w:r>
      <w:r w:rsidRPr="003E5AE9">
        <w:rPr>
          <w:rFonts w:ascii="Arial" w:hAnsi="Arial" w:cs="Arial"/>
          <w:b/>
          <w:sz w:val="32"/>
          <w:szCs w:val="32"/>
        </w:rPr>
        <w:t>for</w:t>
      </w:r>
      <w:r>
        <w:rPr>
          <w:rFonts w:ascii="Arial" w:hAnsi="Arial" w:cs="Arial"/>
          <w:b/>
          <w:sz w:val="32"/>
          <w:szCs w:val="32"/>
        </w:rPr>
        <w:t xml:space="preserve"> </w:t>
      </w:r>
      <w:r w:rsidRPr="003E5AE9">
        <w:rPr>
          <w:rFonts w:ascii="Arial" w:hAnsi="Arial" w:cs="Arial"/>
          <w:b/>
          <w:sz w:val="32"/>
          <w:szCs w:val="32"/>
        </w:rPr>
        <w:t>the</w:t>
      </w:r>
      <w:r>
        <w:rPr>
          <w:rFonts w:ascii="Arial" w:hAnsi="Arial" w:cs="Arial"/>
          <w:b/>
          <w:sz w:val="32"/>
          <w:szCs w:val="32"/>
        </w:rPr>
        <w:t xml:space="preserve"> </w:t>
      </w:r>
      <w:r w:rsidRPr="003E5AE9">
        <w:rPr>
          <w:rFonts w:ascii="Arial" w:hAnsi="Arial" w:cs="Arial"/>
          <w:b/>
          <w:sz w:val="32"/>
          <w:szCs w:val="32"/>
        </w:rPr>
        <w:t>degree</w:t>
      </w:r>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Master</w:t>
      </w:r>
      <w:bookmarkEnd w:id="19"/>
      <w:r>
        <w:rPr>
          <w:rFonts w:ascii="Arial" w:hAnsi="Arial" w:cs="Arial"/>
          <w:b/>
          <w:sz w:val="32"/>
          <w:szCs w:val="32"/>
        </w:rPr>
        <w:t xml:space="preserve"> </w:t>
      </w:r>
      <w:r w:rsidRPr="003E5AE9">
        <w:rPr>
          <w:rFonts w:ascii="Arial" w:hAnsi="Arial" w:cs="Arial"/>
          <w:b/>
          <w:sz w:val="32"/>
          <w:szCs w:val="32"/>
        </w:rPr>
        <w:t>of</w:t>
      </w:r>
      <w:r>
        <w:rPr>
          <w:rFonts w:ascii="Arial" w:hAnsi="Arial" w:cs="Arial"/>
          <w:b/>
          <w:sz w:val="32"/>
          <w:szCs w:val="32"/>
        </w:rPr>
        <w:t xml:space="preserve"> </w:t>
      </w:r>
      <w:r w:rsidRPr="003E5AE9">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3E5AE9">
        <w:rPr>
          <w:rFonts w:ascii="Arial" w:hAnsi="Arial" w:cs="Arial"/>
          <w:sz w:val="30"/>
          <w:szCs w:val="30"/>
        </w:rPr>
        <w:t>Supervised</w:t>
      </w:r>
      <w:r>
        <w:rPr>
          <w:rFonts w:ascii="Arial" w:hAnsi="Arial" w:cs="Arial"/>
          <w:sz w:val="30"/>
          <w:szCs w:val="30"/>
        </w:rPr>
        <w:t xml:space="preserve"> </w:t>
      </w:r>
      <w:r w:rsidRPr="003E5AE9">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3E5AE9">
        <w:rPr>
          <w:rFonts w:ascii="Arial" w:hAnsi="Arial" w:cs="Arial"/>
          <w:sz w:val="30"/>
          <w:szCs w:val="30"/>
        </w:rPr>
        <w:t>Senior</w:t>
      </w:r>
      <w:r>
        <w:rPr>
          <w:rFonts w:ascii="Arial" w:hAnsi="Arial" w:cs="Arial"/>
          <w:sz w:val="30"/>
          <w:szCs w:val="30"/>
        </w:rPr>
        <w:t xml:space="preserve"> </w:t>
      </w:r>
      <w:r w:rsidRPr="003E5AE9">
        <w:rPr>
          <w:rFonts w:ascii="Arial" w:hAnsi="Arial" w:cs="Arial"/>
          <w:sz w:val="30"/>
          <w:szCs w:val="30"/>
        </w:rPr>
        <w:t>Engineer</w:t>
      </w:r>
      <w:r>
        <w:rPr>
          <w:rFonts w:ascii="Arial" w:hAnsi="Arial" w:cs="Arial"/>
          <w:b/>
          <w:sz w:val="30"/>
          <w:szCs w:val="30"/>
        </w:rPr>
        <w:t xml:space="preserve"> </w:t>
      </w:r>
      <w:r w:rsidRPr="003E5AE9">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proofErr w:type="spellStart"/>
      <w:r w:rsidRPr="003E5AE9">
        <w:rPr>
          <w:rFonts w:ascii="Arial" w:hAnsi="Arial" w:cs="Arial"/>
          <w:b/>
          <w:sz w:val="30"/>
          <w:szCs w:val="30"/>
        </w:rPr>
        <w:t>Jinqing</w:t>
      </w:r>
      <w:proofErr w:type="spellEnd"/>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3E5AE9">
        <w:rPr>
          <w:rFonts w:ascii="Arial" w:hAnsi="Arial" w:cs="Arial"/>
          <w:sz w:val="28"/>
          <w:szCs w:val="28"/>
        </w:rPr>
        <w:t>Software</w:t>
      </w:r>
      <w:r>
        <w:rPr>
          <w:rFonts w:ascii="Arial" w:hAnsi="Arial" w:cs="Arial"/>
          <w:sz w:val="28"/>
          <w:szCs w:val="28"/>
        </w:rPr>
        <w:t xml:space="preserve"> </w:t>
      </w:r>
      <w:r w:rsidRPr="003E5AE9">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3E5AE9">
        <w:rPr>
          <w:rFonts w:ascii="Arial" w:hAnsi="Arial" w:cs="Arial"/>
          <w:b/>
          <w:sz w:val="28"/>
          <w:szCs w:val="28"/>
        </w:rPr>
        <w:t>NANJING</w:t>
      </w:r>
      <w:r>
        <w:rPr>
          <w:rFonts w:ascii="Arial" w:hAnsi="Arial" w:cs="Arial"/>
          <w:b/>
          <w:sz w:val="28"/>
          <w:szCs w:val="28"/>
        </w:rPr>
        <w:t xml:space="preserve"> </w:t>
      </w:r>
      <w:r w:rsidRPr="003E5AE9">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3E5AE9">
        <w:rPr>
          <w:rFonts w:ascii="Arial" w:hAnsi="Arial" w:cs="Arial"/>
          <w:sz w:val="28"/>
          <w:szCs w:val="28"/>
        </w:rPr>
        <w:t>Nanjing</w:t>
      </w:r>
      <w:r>
        <w:rPr>
          <w:rFonts w:ascii="Arial" w:hAnsi="Arial" w:cs="Arial"/>
          <w:sz w:val="28"/>
          <w:szCs w:val="28"/>
        </w:rPr>
        <w:t xml:space="preserve">, </w:t>
      </w:r>
      <w:r w:rsidRPr="003E5AE9">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3E5AE9">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D5503">
      <w:pPr>
        <w:pStyle w:val="1"/>
        <w:numPr>
          <w:ilvl w:val="0"/>
          <w:numId w:val="0"/>
        </w:numPr>
        <w:rPr>
          <w:rFonts w:ascii="黑体"/>
          <w:b w:val="0"/>
        </w:rPr>
      </w:pPr>
      <w:bookmarkStart w:id="31" w:name="_Toc36643247"/>
      <w:bookmarkStart w:id="32" w:name="_Toc36732770"/>
      <w:bookmarkStart w:id="33" w:name="_Toc36844475"/>
      <w:r>
        <w:rPr>
          <w:rFonts w:ascii="黑体" w:hint="eastAsia"/>
          <w:b w:val="0"/>
        </w:rPr>
        <w:lastRenderedPageBreak/>
        <w:t>摘</w:t>
      </w:r>
      <w:r w:rsidR="004A390D">
        <w:rPr>
          <w:rFonts w:ascii="黑体" w:hint="eastAsia"/>
          <w:b w:val="0"/>
        </w:rPr>
        <w:t xml:space="preserve"> </w:t>
      </w:r>
      <w:r w:rsidR="004A390D">
        <w:rPr>
          <w:rFonts w:ascii="黑体"/>
          <w:b w:val="0"/>
        </w:rPr>
        <w:t xml:space="preserve"> </w:t>
      </w:r>
      <w:r>
        <w:rPr>
          <w:rFonts w:ascii="黑体" w:hint="eastAsia"/>
          <w:b w:val="0"/>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677058E1"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proofErr w:type="spellStart"/>
      <w:r w:rsidRPr="003E5AE9">
        <w:rPr>
          <w:rFonts w:ascii="Arial" w:eastAsia="宋体" w:hAnsi="Arial" w:hint="eastAsia"/>
          <w:sz w:val="24"/>
          <w:szCs w:val="28"/>
        </w:rPr>
        <w:t>SpringBoot</w:t>
      </w:r>
      <w:proofErr w:type="spellEnd"/>
      <w:r>
        <w:rPr>
          <w:rFonts w:ascii="宋体" w:eastAsia="宋体" w:hAnsi="宋体" w:hint="eastAsia"/>
          <w:sz w:val="24"/>
          <w:szCs w:val="28"/>
        </w:rPr>
        <w:t>、</w:t>
      </w:r>
      <w:r w:rsidRPr="003E5AE9">
        <w:rPr>
          <w:rFonts w:ascii="Arial" w:eastAsia="宋体" w:hAnsi="Arial" w:hint="eastAsia"/>
          <w:sz w:val="24"/>
          <w:szCs w:val="28"/>
        </w:rPr>
        <w:t>RabbitMQ</w:t>
      </w:r>
      <w:r>
        <w:rPr>
          <w:rFonts w:ascii="宋体" w:eastAsia="宋体" w:hAnsi="宋体" w:hint="eastAsia"/>
          <w:sz w:val="24"/>
          <w:szCs w:val="28"/>
        </w:rPr>
        <w:t>、</w:t>
      </w:r>
      <w:r w:rsidR="00FA4E9B" w:rsidRPr="00FA4E9B">
        <w:rPr>
          <w:rFonts w:ascii="Arial" w:eastAsia="宋体" w:hAnsi="Arial" w:cs="Arial"/>
          <w:sz w:val="24"/>
          <w:szCs w:val="24"/>
        </w:rPr>
        <w:t>E-Scheduler</w:t>
      </w:r>
      <w:r>
        <w:rPr>
          <w:rFonts w:ascii="宋体" w:eastAsia="宋体" w:hAnsi="宋体" w:hint="eastAsia"/>
          <w:sz w:val="24"/>
          <w:szCs w:val="28"/>
        </w:rPr>
        <w:t>、</w:t>
      </w:r>
      <w:r w:rsidRPr="003E5AE9">
        <w:rPr>
          <w:rFonts w:ascii="Arial" w:eastAsia="宋体" w:hAnsi="Arial" w:hint="eastAsia"/>
          <w:sz w:val="24"/>
          <w:szCs w:val="28"/>
        </w:rPr>
        <w:t>Redis</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3E5AE9">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D5503">
      <w:pPr>
        <w:pStyle w:val="1"/>
        <w:numPr>
          <w:ilvl w:val="0"/>
          <w:numId w:val="0"/>
        </w:numPr>
        <w:rPr>
          <w:rFonts w:ascii="Arial" w:hAnsi="Arial" w:cs="Arial"/>
        </w:rPr>
      </w:pPr>
      <w:r>
        <w:rPr>
          <w:rFonts w:ascii="Arial" w:hAnsi="Arial" w:cs="Arial"/>
        </w:rPr>
        <w:br w:type="page"/>
      </w:r>
      <w:bookmarkStart w:id="34" w:name="_Toc136854867"/>
      <w:bookmarkStart w:id="35" w:name="_Toc136854959"/>
      <w:bookmarkStart w:id="36" w:name="_Toc136892744"/>
      <w:bookmarkStart w:id="37" w:name="_Toc136892875"/>
      <w:bookmarkStart w:id="38" w:name="_Toc136892941"/>
      <w:bookmarkStart w:id="39" w:name="_Toc136947298"/>
      <w:bookmarkStart w:id="40" w:name="_Toc137200754"/>
      <w:bookmarkStart w:id="41" w:name="_Toc137201221"/>
      <w:bookmarkStart w:id="42" w:name="_Toc187122267"/>
      <w:bookmarkStart w:id="43" w:name="_Toc187761919"/>
      <w:bookmarkStart w:id="44" w:name="_Toc187764275"/>
      <w:bookmarkStart w:id="45" w:name="_Toc9453452"/>
      <w:bookmarkStart w:id="46" w:name="_Toc25947912"/>
      <w:bookmarkStart w:id="47" w:name="_Toc36642676"/>
      <w:bookmarkStart w:id="48" w:name="_Toc36643248"/>
      <w:bookmarkStart w:id="49" w:name="_Toc36732771"/>
      <w:bookmarkStart w:id="50" w:name="_Toc36844476"/>
      <w:r w:rsidRPr="003E5AE9">
        <w:rPr>
          <w:rFonts w:ascii="Arial" w:hAnsi="Arial" w:cs="Arial"/>
        </w:rPr>
        <w:lastRenderedPageBreak/>
        <w:t>Abstract</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3E7267F6" w14:textId="620CB2E0" w:rsidR="00AA0F5B" w:rsidRDefault="00AA0F5B" w:rsidP="00AA0F5B">
      <w:pPr>
        <w:pStyle w:val="a6"/>
        <w:ind w:firstLine="480"/>
      </w:pPr>
      <w:r>
        <w:t>With the development of society, take out has become the first choice for urban office workers to solve the problem of eating. Food and beverage delivery industry is a very sensitive industry to the performance timeout. The order performance timeout will reduce user satisfaction. The delivery platform needs to actively check whether the delivery performance is overtime. If it is overtime, it needs to actively implement the overtime response strategy to reduce user dissatisfaction.</w:t>
      </w:r>
      <w:r w:rsidRPr="00AA0F5B">
        <w:t xml:space="preserve"> </w:t>
      </w:r>
      <w:proofErr w:type="spellStart"/>
      <w:r w:rsidRPr="00AA0F5B">
        <w:t>Ele.me's</w:t>
      </w:r>
      <w:proofErr w:type="spellEnd"/>
      <w:r w:rsidRPr="00AA0F5B">
        <w:t xml:space="preserve"> existing timeout logic is distributed among various systems, such as the compensation system, the user touch system, and the reverse system</w:t>
      </w:r>
      <w:r>
        <w:t xml:space="preserve">.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5E1C70">
        <w:t>thesis</w:t>
      </w:r>
      <w:r w:rsidR="005E1C70">
        <w:t xml:space="preserve"> </w:t>
      </w:r>
      <w:r>
        <w:t>designs and implements the performance timeout management platform, which provides online inspection rules, response strategies, rules come into effect quickly, real-time determination of order performance timeout and other functions.</w:t>
      </w:r>
    </w:p>
    <w:p w14:paraId="4EEF242A" w14:textId="58ED0343" w:rsidR="009B2ACE" w:rsidRDefault="00AA0F5B" w:rsidP="00AA0F5B">
      <w:pPr>
        <w:pStyle w:val="a6"/>
        <w:ind w:firstLine="480"/>
      </w:pPr>
      <w:r>
        <w:t xml:space="preserve">This </w:t>
      </w:r>
      <w:r w:rsidR="005E1C70" w:rsidRPr="005E1C70">
        <w:t>thesis</w:t>
      </w:r>
      <w:r w:rsidR="005E1C70">
        <w:t xml:space="preserve"> </w:t>
      </w:r>
      <w:r>
        <w:t xml:space="preserve">describes the background of the project, describes the function of the performance overtime management platform in the performance service, and introduces the development status at home and abroad. This paper summarizes the technologies used to build the system, including </w:t>
      </w:r>
      <w:r w:rsidR="005E1C70">
        <w:t>S</w:t>
      </w:r>
      <w:r>
        <w:t>pring</w:t>
      </w:r>
      <w:r w:rsidR="005E1C70">
        <w:t xml:space="preserve"> B</w:t>
      </w:r>
      <w:r>
        <w:t xml:space="preserve">oot, </w:t>
      </w:r>
      <w:r w:rsidR="005E1C70">
        <w:t>RabbitMQ</w:t>
      </w:r>
      <w:r>
        <w:t xml:space="preserve">, </w:t>
      </w:r>
      <w:r w:rsidR="00FA4E9B" w:rsidRPr="00FA4E9B">
        <w:t>E-Scheduler</w:t>
      </w:r>
      <w:r>
        <w:t xml:space="preserve">, </w:t>
      </w:r>
      <w:r w:rsidR="00043969">
        <w:t>R</w:t>
      </w:r>
      <w:r>
        <w:t xml:space="preserve">edis, etc. In the system analysis and design, this paper describes the system boundary, analyzes the functional and </w:t>
      </w:r>
      <w:proofErr w:type="spellStart"/>
      <w:r>
        <w:t>non functional</w:t>
      </w:r>
      <w:proofErr w:type="spellEnd"/>
      <w:r>
        <w:t xml:space="preserve"> requirements of the system in detail, and extracts four functions: rule operation, rule preprocessing, audit flow operation and rule application. In the </w:t>
      </w:r>
      <w:r>
        <w:lastRenderedPageBreak/>
        <w:t>overall design of the system, the system architecture, functional modules and system deployment are designed. The database is designed by ER diagram. Through class diagram, sequence diagram and other methods, the paper designs four modules in detail, including rule operation, rule preprocessing, audit flow operation and rule application, gives the specific implementation details, and tests the system.</w:t>
      </w:r>
    </w:p>
    <w:p w14:paraId="29C0E407" w14:textId="77777777" w:rsidR="00305A82" w:rsidRPr="009B2ACE" w:rsidRDefault="00305A82" w:rsidP="00AA0F5B">
      <w:pPr>
        <w:pStyle w:val="a6"/>
        <w:ind w:firstLine="480"/>
      </w:pPr>
    </w:p>
    <w:p w14:paraId="3A29A16A" w14:textId="77777777" w:rsidR="00045F78" w:rsidRPr="00045F78" w:rsidRDefault="0098345E" w:rsidP="00405902">
      <w:pPr>
        <w:spacing w:line="360" w:lineRule="auto"/>
        <w:rPr>
          <w:rFonts w:ascii="Arial" w:eastAsia="宋体" w:hAnsi="Arial" w:cs="Arial"/>
          <w:sz w:val="24"/>
          <w:szCs w:val="24"/>
        </w:rPr>
      </w:pPr>
      <w:proofErr w:type="spellStart"/>
      <w:r w:rsidRPr="00305A82">
        <w:rPr>
          <w:rFonts w:ascii="Arial" w:eastAsia="宋体" w:hAnsi="Arial" w:cs="Arial"/>
          <w:b/>
          <w:bCs/>
          <w:sz w:val="24"/>
          <w:szCs w:val="24"/>
        </w:rPr>
        <w:t>KeyWords</w:t>
      </w:r>
      <w:proofErr w:type="spellEnd"/>
      <w:r w:rsidRPr="00305A82">
        <w:rPr>
          <w:rFonts w:ascii="Arial" w:eastAsia="宋体" w:hAnsi="Arial" w:cs="Arial"/>
          <w:sz w:val="24"/>
          <w:szCs w:val="24"/>
        </w:rPr>
        <w:t>: Performance 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305A82">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305A82">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045F78">
        <w:rPr>
          <w:rFonts w:ascii="Arial" w:eastAsia="宋体" w:hAnsi="Arial" w:cs="Arial"/>
          <w:sz w:val="24"/>
          <w:szCs w:val="24"/>
        </w:rPr>
        <w:t>Fast response to demand</w:t>
      </w:r>
    </w:p>
    <w:p w14:paraId="1DBA1F2B" w14:textId="6A2241A9" w:rsidR="0098345E" w:rsidRPr="00045F78" w:rsidRDefault="0098345E" w:rsidP="008F66D1">
      <w:pPr>
        <w:pStyle w:val="TOC"/>
        <w:numPr>
          <w:ilvl w:val="0"/>
          <w:numId w:val="0"/>
        </w:numPr>
        <w:rPr>
          <w:rFonts w:ascii="Arial" w:eastAsia="宋体" w:hAnsi="Arial" w:cs="Arial"/>
          <w:color w:val="auto"/>
          <w:kern w:val="2"/>
          <w:sz w:val="24"/>
          <w:szCs w:val="24"/>
        </w:rPr>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D5503">
      <w:pPr>
        <w:pStyle w:val="1"/>
        <w:numPr>
          <w:ilvl w:val="0"/>
          <w:numId w:val="0"/>
        </w:numPr>
        <w:rPr>
          <w:rFonts w:ascii="黑体"/>
        </w:rPr>
      </w:pPr>
      <w:bookmarkStart w:id="51" w:name="_Toc25758701"/>
      <w:bookmarkStart w:id="52" w:name="_Toc36844477"/>
      <w:r w:rsidRPr="00BD5503">
        <w:rPr>
          <w:rFonts w:ascii="黑体" w:hint="eastAsia"/>
        </w:rPr>
        <w:lastRenderedPageBreak/>
        <w:t>目录</w:t>
      </w:r>
      <w:bookmarkEnd w:id="52"/>
    </w:p>
    <w:p w14:paraId="1A6D60AA" w14:textId="4FC04A56" w:rsidR="009A65B3"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44475" w:history="1">
        <w:r w:rsidR="009A65B3" w:rsidRPr="007970CD">
          <w:rPr>
            <w:rStyle w:val="af"/>
            <w:rFonts w:ascii="黑体"/>
            <w:noProof/>
          </w:rPr>
          <w:t>摘</w:t>
        </w:r>
        <w:r w:rsidR="009A65B3" w:rsidRPr="007970CD">
          <w:rPr>
            <w:rStyle w:val="af"/>
            <w:rFonts w:ascii="黑体"/>
            <w:noProof/>
          </w:rPr>
          <w:t xml:space="preserve">  </w:t>
        </w:r>
        <w:r w:rsidR="009A65B3" w:rsidRPr="007970CD">
          <w:rPr>
            <w:rStyle w:val="af"/>
            <w:rFonts w:ascii="黑体"/>
            <w:noProof/>
          </w:rPr>
          <w:t>要</w:t>
        </w:r>
        <w:r w:rsidR="009A65B3">
          <w:rPr>
            <w:noProof/>
            <w:webHidden/>
          </w:rPr>
          <w:tab/>
        </w:r>
        <w:r w:rsidR="009A65B3">
          <w:rPr>
            <w:noProof/>
            <w:webHidden/>
          </w:rPr>
          <w:fldChar w:fldCharType="begin"/>
        </w:r>
        <w:r w:rsidR="009A65B3">
          <w:rPr>
            <w:noProof/>
            <w:webHidden/>
          </w:rPr>
          <w:instrText xml:space="preserve"> PAGEREF _Toc36844475 \h </w:instrText>
        </w:r>
        <w:r w:rsidR="009A65B3">
          <w:rPr>
            <w:noProof/>
            <w:webHidden/>
          </w:rPr>
        </w:r>
        <w:r w:rsidR="009A65B3">
          <w:rPr>
            <w:noProof/>
            <w:webHidden/>
          </w:rPr>
          <w:fldChar w:fldCharType="separate"/>
        </w:r>
        <w:r w:rsidR="009A65B3">
          <w:rPr>
            <w:noProof/>
            <w:webHidden/>
          </w:rPr>
          <w:t>I</w:t>
        </w:r>
        <w:r w:rsidR="009A65B3">
          <w:rPr>
            <w:noProof/>
            <w:webHidden/>
          </w:rPr>
          <w:fldChar w:fldCharType="end"/>
        </w:r>
      </w:hyperlink>
    </w:p>
    <w:p w14:paraId="712211CD" w14:textId="20BC7239" w:rsidR="009A65B3" w:rsidRDefault="009A65B3">
      <w:pPr>
        <w:pStyle w:val="TOC1"/>
        <w:tabs>
          <w:tab w:val="right" w:leader="dot" w:pos="8296"/>
        </w:tabs>
        <w:rPr>
          <w:noProof/>
        </w:rPr>
      </w:pPr>
      <w:hyperlink w:anchor="_Toc36844476" w:history="1">
        <w:r w:rsidRPr="007970CD">
          <w:rPr>
            <w:rStyle w:val="af"/>
            <w:rFonts w:ascii="Arial" w:hAnsi="Arial" w:cs="Arial"/>
            <w:noProof/>
          </w:rPr>
          <w:t>Abstract</w:t>
        </w:r>
        <w:r>
          <w:rPr>
            <w:noProof/>
            <w:webHidden/>
          </w:rPr>
          <w:tab/>
        </w:r>
        <w:r>
          <w:rPr>
            <w:noProof/>
            <w:webHidden/>
          </w:rPr>
          <w:fldChar w:fldCharType="begin"/>
        </w:r>
        <w:r>
          <w:rPr>
            <w:noProof/>
            <w:webHidden/>
          </w:rPr>
          <w:instrText xml:space="preserve"> PAGEREF _Toc36844476 \h </w:instrText>
        </w:r>
        <w:r>
          <w:rPr>
            <w:noProof/>
            <w:webHidden/>
          </w:rPr>
        </w:r>
        <w:r>
          <w:rPr>
            <w:noProof/>
            <w:webHidden/>
          </w:rPr>
          <w:fldChar w:fldCharType="separate"/>
        </w:r>
        <w:r>
          <w:rPr>
            <w:noProof/>
            <w:webHidden/>
          </w:rPr>
          <w:t>II</w:t>
        </w:r>
        <w:r>
          <w:rPr>
            <w:noProof/>
            <w:webHidden/>
          </w:rPr>
          <w:fldChar w:fldCharType="end"/>
        </w:r>
      </w:hyperlink>
    </w:p>
    <w:p w14:paraId="4311E094" w14:textId="3D93C825" w:rsidR="009A65B3" w:rsidRDefault="009A65B3">
      <w:pPr>
        <w:pStyle w:val="TOC1"/>
        <w:tabs>
          <w:tab w:val="right" w:leader="dot" w:pos="8296"/>
        </w:tabs>
        <w:rPr>
          <w:noProof/>
        </w:rPr>
      </w:pPr>
      <w:hyperlink w:anchor="_Toc36844477" w:history="1">
        <w:r w:rsidRPr="007970CD">
          <w:rPr>
            <w:rStyle w:val="af"/>
            <w:rFonts w:ascii="黑体"/>
            <w:noProof/>
          </w:rPr>
          <w:t>目录</w:t>
        </w:r>
        <w:r>
          <w:rPr>
            <w:noProof/>
            <w:webHidden/>
          </w:rPr>
          <w:tab/>
        </w:r>
        <w:r>
          <w:rPr>
            <w:noProof/>
            <w:webHidden/>
          </w:rPr>
          <w:fldChar w:fldCharType="begin"/>
        </w:r>
        <w:r>
          <w:rPr>
            <w:noProof/>
            <w:webHidden/>
          </w:rPr>
          <w:instrText xml:space="preserve"> PAGEREF _Toc36844477 \h </w:instrText>
        </w:r>
        <w:r>
          <w:rPr>
            <w:noProof/>
            <w:webHidden/>
          </w:rPr>
        </w:r>
        <w:r>
          <w:rPr>
            <w:noProof/>
            <w:webHidden/>
          </w:rPr>
          <w:fldChar w:fldCharType="separate"/>
        </w:r>
        <w:r>
          <w:rPr>
            <w:noProof/>
            <w:webHidden/>
          </w:rPr>
          <w:t>IV</w:t>
        </w:r>
        <w:r>
          <w:rPr>
            <w:noProof/>
            <w:webHidden/>
          </w:rPr>
          <w:fldChar w:fldCharType="end"/>
        </w:r>
      </w:hyperlink>
    </w:p>
    <w:p w14:paraId="1FE17864" w14:textId="2FEAC53D" w:rsidR="009A65B3" w:rsidRDefault="009A65B3">
      <w:pPr>
        <w:pStyle w:val="TOC1"/>
        <w:tabs>
          <w:tab w:val="right" w:leader="dot" w:pos="8296"/>
        </w:tabs>
        <w:rPr>
          <w:noProof/>
        </w:rPr>
      </w:pPr>
      <w:hyperlink w:anchor="_Toc36844478" w:history="1">
        <w:r w:rsidRPr="007970CD">
          <w:rPr>
            <w:rStyle w:val="af"/>
            <w:rFonts w:ascii="黑体"/>
            <w:noProof/>
          </w:rPr>
          <w:t>图目录</w:t>
        </w:r>
        <w:r>
          <w:rPr>
            <w:noProof/>
            <w:webHidden/>
          </w:rPr>
          <w:tab/>
        </w:r>
        <w:r>
          <w:rPr>
            <w:noProof/>
            <w:webHidden/>
          </w:rPr>
          <w:fldChar w:fldCharType="begin"/>
        </w:r>
        <w:r>
          <w:rPr>
            <w:noProof/>
            <w:webHidden/>
          </w:rPr>
          <w:instrText xml:space="preserve"> PAGEREF _Toc36844478 \h </w:instrText>
        </w:r>
        <w:r>
          <w:rPr>
            <w:noProof/>
            <w:webHidden/>
          </w:rPr>
        </w:r>
        <w:r>
          <w:rPr>
            <w:noProof/>
            <w:webHidden/>
          </w:rPr>
          <w:fldChar w:fldCharType="separate"/>
        </w:r>
        <w:r>
          <w:rPr>
            <w:noProof/>
            <w:webHidden/>
          </w:rPr>
          <w:t>VI</w:t>
        </w:r>
        <w:r>
          <w:rPr>
            <w:noProof/>
            <w:webHidden/>
          </w:rPr>
          <w:fldChar w:fldCharType="end"/>
        </w:r>
      </w:hyperlink>
    </w:p>
    <w:p w14:paraId="27D45A03" w14:textId="0D2183DA" w:rsidR="009A65B3" w:rsidRDefault="009A65B3">
      <w:pPr>
        <w:pStyle w:val="TOC1"/>
        <w:tabs>
          <w:tab w:val="right" w:leader="dot" w:pos="8296"/>
        </w:tabs>
        <w:rPr>
          <w:noProof/>
        </w:rPr>
      </w:pPr>
      <w:hyperlink w:anchor="_Toc36844479" w:history="1">
        <w:r w:rsidRPr="007970CD">
          <w:rPr>
            <w:rStyle w:val="af"/>
            <w:rFonts w:ascii="黑体"/>
            <w:noProof/>
          </w:rPr>
          <w:t>表目录</w:t>
        </w:r>
        <w:r>
          <w:rPr>
            <w:noProof/>
            <w:webHidden/>
          </w:rPr>
          <w:tab/>
        </w:r>
        <w:r>
          <w:rPr>
            <w:noProof/>
            <w:webHidden/>
          </w:rPr>
          <w:fldChar w:fldCharType="begin"/>
        </w:r>
        <w:r>
          <w:rPr>
            <w:noProof/>
            <w:webHidden/>
          </w:rPr>
          <w:instrText xml:space="preserve"> PAGEREF _Toc36844479 \h </w:instrText>
        </w:r>
        <w:r>
          <w:rPr>
            <w:noProof/>
            <w:webHidden/>
          </w:rPr>
        </w:r>
        <w:r>
          <w:rPr>
            <w:noProof/>
            <w:webHidden/>
          </w:rPr>
          <w:fldChar w:fldCharType="separate"/>
        </w:r>
        <w:r>
          <w:rPr>
            <w:noProof/>
            <w:webHidden/>
          </w:rPr>
          <w:t>VII</w:t>
        </w:r>
        <w:r>
          <w:rPr>
            <w:noProof/>
            <w:webHidden/>
          </w:rPr>
          <w:fldChar w:fldCharType="end"/>
        </w:r>
      </w:hyperlink>
    </w:p>
    <w:p w14:paraId="188DFC16" w14:textId="69C9583C" w:rsidR="009A65B3" w:rsidRDefault="009A65B3">
      <w:pPr>
        <w:pStyle w:val="TOC1"/>
        <w:tabs>
          <w:tab w:val="right" w:leader="dot" w:pos="8296"/>
        </w:tabs>
        <w:rPr>
          <w:noProof/>
        </w:rPr>
      </w:pPr>
      <w:hyperlink w:anchor="_Toc36844480" w:history="1">
        <w:r w:rsidRPr="007970CD">
          <w:rPr>
            <w:rStyle w:val="af"/>
            <w:noProof/>
          </w:rPr>
          <w:t>第一章 引言</w:t>
        </w:r>
        <w:r>
          <w:rPr>
            <w:noProof/>
            <w:webHidden/>
          </w:rPr>
          <w:tab/>
        </w:r>
        <w:r>
          <w:rPr>
            <w:noProof/>
            <w:webHidden/>
          </w:rPr>
          <w:fldChar w:fldCharType="begin"/>
        </w:r>
        <w:r>
          <w:rPr>
            <w:noProof/>
            <w:webHidden/>
          </w:rPr>
          <w:instrText xml:space="preserve"> PAGEREF _Toc36844480 \h </w:instrText>
        </w:r>
        <w:r>
          <w:rPr>
            <w:noProof/>
            <w:webHidden/>
          </w:rPr>
        </w:r>
        <w:r>
          <w:rPr>
            <w:noProof/>
            <w:webHidden/>
          </w:rPr>
          <w:fldChar w:fldCharType="separate"/>
        </w:r>
        <w:r>
          <w:rPr>
            <w:noProof/>
            <w:webHidden/>
          </w:rPr>
          <w:t>1</w:t>
        </w:r>
        <w:r>
          <w:rPr>
            <w:noProof/>
            <w:webHidden/>
          </w:rPr>
          <w:fldChar w:fldCharType="end"/>
        </w:r>
      </w:hyperlink>
    </w:p>
    <w:p w14:paraId="1A0C870D" w14:textId="4429241D" w:rsidR="009A65B3" w:rsidRDefault="009A65B3">
      <w:pPr>
        <w:pStyle w:val="TOC2"/>
        <w:tabs>
          <w:tab w:val="right" w:leader="dot" w:pos="8296"/>
        </w:tabs>
        <w:rPr>
          <w:noProof/>
        </w:rPr>
      </w:pPr>
      <w:hyperlink w:anchor="_Toc36844481" w:history="1">
        <w:r w:rsidRPr="007970CD">
          <w:rPr>
            <w:rStyle w:val="af"/>
            <w:noProof/>
          </w:rPr>
          <w:t>1.1 项目背景</w:t>
        </w:r>
        <w:r>
          <w:rPr>
            <w:noProof/>
            <w:webHidden/>
          </w:rPr>
          <w:tab/>
        </w:r>
        <w:r>
          <w:rPr>
            <w:noProof/>
            <w:webHidden/>
          </w:rPr>
          <w:fldChar w:fldCharType="begin"/>
        </w:r>
        <w:r>
          <w:rPr>
            <w:noProof/>
            <w:webHidden/>
          </w:rPr>
          <w:instrText xml:space="preserve"> PAGEREF _Toc36844481 \h </w:instrText>
        </w:r>
        <w:r>
          <w:rPr>
            <w:noProof/>
            <w:webHidden/>
          </w:rPr>
        </w:r>
        <w:r>
          <w:rPr>
            <w:noProof/>
            <w:webHidden/>
          </w:rPr>
          <w:fldChar w:fldCharType="separate"/>
        </w:r>
        <w:r>
          <w:rPr>
            <w:noProof/>
            <w:webHidden/>
          </w:rPr>
          <w:t>1</w:t>
        </w:r>
        <w:r>
          <w:rPr>
            <w:noProof/>
            <w:webHidden/>
          </w:rPr>
          <w:fldChar w:fldCharType="end"/>
        </w:r>
      </w:hyperlink>
    </w:p>
    <w:p w14:paraId="6DA5B3E5" w14:textId="0DA4F51B" w:rsidR="009A65B3" w:rsidRDefault="009A65B3">
      <w:pPr>
        <w:pStyle w:val="TOC2"/>
        <w:tabs>
          <w:tab w:val="right" w:leader="dot" w:pos="8296"/>
        </w:tabs>
        <w:rPr>
          <w:noProof/>
        </w:rPr>
      </w:pPr>
      <w:hyperlink w:anchor="_Toc36844482" w:history="1">
        <w:r w:rsidRPr="007970CD">
          <w:rPr>
            <w:rStyle w:val="af"/>
            <w:noProof/>
          </w:rPr>
          <w:t>1.2 国内外发展现状</w:t>
        </w:r>
        <w:r>
          <w:rPr>
            <w:noProof/>
            <w:webHidden/>
          </w:rPr>
          <w:tab/>
        </w:r>
        <w:r>
          <w:rPr>
            <w:noProof/>
            <w:webHidden/>
          </w:rPr>
          <w:fldChar w:fldCharType="begin"/>
        </w:r>
        <w:r>
          <w:rPr>
            <w:noProof/>
            <w:webHidden/>
          </w:rPr>
          <w:instrText xml:space="preserve"> PAGEREF _Toc36844482 \h </w:instrText>
        </w:r>
        <w:r>
          <w:rPr>
            <w:noProof/>
            <w:webHidden/>
          </w:rPr>
        </w:r>
        <w:r>
          <w:rPr>
            <w:noProof/>
            <w:webHidden/>
          </w:rPr>
          <w:fldChar w:fldCharType="separate"/>
        </w:r>
        <w:r>
          <w:rPr>
            <w:noProof/>
            <w:webHidden/>
          </w:rPr>
          <w:t>2</w:t>
        </w:r>
        <w:r>
          <w:rPr>
            <w:noProof/>
            <w:webHidden/>
          </w:rPr>
          <w:fldChar w:fldCharType="end"/>
        </w:r>
      </w:hyperlink>
    </w:p>
    <w:p w14:paraId="08F33E8C" w14:textId="509DEE19" w:rsidR="009A65B3" w:rsidRDefault="009A65B3">
      <w:pPr>
        <w:pStyle w:val="TOC2"/>
        <w:tabs>
          <w:tab w:val="right" w:leader="dot" w:pos="8296"/>
        </w:tabs>
        <w:rPr>
          <w:noProof/>
        </w:rPr>
      </w:pPr>
      <w:hyperlink w:anchor="_Toc36844483" w:history="1">
        <w:r w:rsidRPr="007970CD">
          <w:rPr>
            <w:rStyle w:val="af"/>
            <w:noProof/>
          </w:rPr>
          <w:t>1.3 本文主要工作</w:t>
        </w:r>
        <w:r>
          <w:rPr>
            <w:noProof/>
            <w:webHidden/>
          </w:rPr>
          <w:tab/>
        </w:r>
        <w:r>
          <w:rPr>
            <w:noProof/>
            <w:webHidden/>
          </w:rPr>
          <w:fldChar w:fldCharType="begin"/>
        </w:r>
        <w:r>
          <w:rPr>
            <w:noProof/>
            <w:webHidden/>
          </w:rPr>
          <w:instrText xml:space="preserve"> PAGEREF _Toc36844483 \h </w:instrText>
        </w:r>
        <w:r>
          <w:rPr>
            <w:noProof/>
            <w:webHidden/>
          </w:rPr>
        </w:r>
        <w:r>
          <w:rPr>
            <w:noProof/>
            <w:webHidden/>
          </w:rPr>
          <w:fldChar w:fldCharType="separate"/>
        </w:r>
        <w:r>
          <w:rPr>
            <w:noProof/>
            <w:webHidden/>
          </w:rPr>
          <w:t>3</w:t>
        </w:r>
        <w:r>
          <w:rPr>
            <w:noProof/>
            <w:webHidden/>
          </w:rPr>
          <w:fldChar w:fldCharType="end"/>
        </w:r>
      </w:hyperlink>
    </w:p>
    <w:p w14:paraId="76B33921" w14:textId="7A03DA90" w:rsidR="009A65B3" w:rsidRDefault="009A65B3">
      <w:pPr>
        <w:pStyle w:val="TOC2"/>
        <w:tabs>
          <w:tab w:val="right" w:leader="dot" w:pos="8296"/>
        </w:tabs>
        <w:rPr>
          <w:noProof/>
        </w:rPr>
      </w:pPr>
      <w:hyperlink w:anchor="_Toc36844484" w:history="1">
        <w:r w:rsidRPr="007970CD">
          <w:rPr>
            <w:rStyle w:val="af"/>
            <w:noProof/>
          </w:rPr>
          <w:t>1.4 本文组织结构</w:t>
        </w:r>
        <w:r>
          <w:rPr>
            <w:noProof/>
            <w:webHidden/>
          </w:rPr>
          <w:tab/>
        </w:r>
        <w:r>
          <w:rPr>
            <w:noProof/>
            <w:webHidden/>
          </w:rPr>
          <w:fldChar w:fldCharType="begin"/>
        </w:r>
        <w:r>
          <w:rPr>
            <w:noProof/>
            <w:webHidden/>
          </w:rPr>
          <w:instrText xml:space="preserve"> PAGEREF _Toc36844484 \h </w:instrText>
        </w:r>
        <w:r>
          <w:rPr>
            <w:noProof/>
            <w:webHidden/>
          </w:rPr>
        </w:r>
        <w:r>
          <w:rPr>
            <w:noProof/>
            <w:webHidden/>
          </w:rPr>
          <w:fldChar w:fldCharType="separate"/>
        </w:r>
        <w:r>
          <w:rPr>
            <w:noProof/>
            <w:webHidden/>
          </w:rPr>
          <w:t>4</w:t>
        </w:r>
        <w:r>
          <w:rPr>
            <w:noProof/>
            <w:webHidden/>
          </w:rPr>
          <w:fldChar w:fldCharType="end"/>
        </w:r>
      </w:hyperlink>
    </w:p>
    <w:p w14:paraId="54A390A3" w14:textId="21918362" w:rsidR="009A65B3" w:rsidRDefault="009A65B3">
      <w:pPr>
        <w:pStyle w:val="TOC1"/>
        <w:tabs>
          <w:tab w:val="right" w:leader="dot" w:pos="8296"/>
        </w:tabs>
        <w:rPr>
          <w:noProof/>
        </w:rPr>
      </w:pPr>
      <w:hyperlink w:anchor="_Toc36844485" w:history="1">
        <w:r w:rsidRPr="007970CD">
          <w:rPr>
            <w:rStyle w:val="af"/>
            <w:noProof/>
          </w:rPr>
          <w:t>第二章 技术综述</w:t>
        </w:r>
        <w:r>
          <w:rPr>
            <w:noProof/>
            <w:webHidden/>
          </w:rPr>
          <w:tab/>
        </w:r>
        <w:r>
          <w:rPr>
            <w:noProof/>
            <w:webHidden/>
          </w:rPr>
          <w:fldChar w:fldCharType="begin"/>
        </w:r>
        <w:r>
          <w:rPr>
            <w:noProof/>
            <w:webHidden/>
          </w:rPr>
          <w:instrText xml:space="preserve"> PAGEREF _Toc36844485 \h </w:instrText>
        </w:r>
        <w:r>
          <w:rPr>
            <w:noProof/>
            <w:webHidden/>
          </w:rPr>
        </w:r>
        <w:r>
          <w:rPr>
            <w:noProof/>
            <w:webHidden/>
          </w:rPr>
          <w:fldChar w:fldCharType="separate"/>
        </w:r>
        <w:r>
          <w:rPr>
            <w:noProof/>
            <w:webHidden/>
          </w:rPr>
          <w:t>5</w:t>
        </w:r>
        <w:r>
          <w:rPr>
            <w:noProof/>
            <w:webHidden/>
          </w:rPr>
          <w:fldChar w:fldCharType="end"/>
        </w:r>
      </w:hyperlink>
    </w:p>
    <w:p w14:paraId="21F09B8D" w14:textId="72981C91" w:rsidR="009A65B3" w:rsidRDefault="009A65B3">
      <w:pPr>
        <w:pStyle w:val="TOC2"/>
        <w:tabs>
          <w:tab w:val="right" w:leader="dot" w:pos="8296"/>
        </w:tabs>
        <w:rPr>
          <w:noProof/>
        </w:rPr>
      </w:pPr>
      <w:hyperlink w:anchor="_Toc36844486" w:history="1">
        <w:r w:rsidRPr="007970CD">
          <w:rPr>
            <w:rStyle w:val="af"/>
            <w:noProof/>
          </w:rPr>
          <w:t>2.1 SpringBoot</w:t>
        </w:r>
        <w:r>
          <w:rPr>
            <w:noProof/>
            <w:webHidden/>
          </w:rPr>
          <w:tab/>
        </w:r>
        <w:r>
          <w:rPr>
            <w:noProof/>
            <w:webHidden/>
          </w:rPr>
          <w:fldChar w:fldCharType="begin"/>
        </w:r>
        <w:r>
          <w:rPr>
            <w:noProof/>
            <w:webHidden/>
          </w:rPr>
          <w:instrText xml:space="preserve"> PAGEREF _Toc36844486 \h </w:instrText>
        </w:r>
        <w:r>
          <w:rPr>
            <w:noProof/>
            <w:webHidden/>
          </w:rPr>
        </w:r>
        <w:r>
          <w:rPr>
            <w:noProof/>
            <w:webHidden/>
          </w:rPr>
          <w:fldChar w:fldCharType="separate"/>
        </w:r>
        <w:r>
          <w:rPr>
            <w:noProof/>
            <w:webHidden/>
          </w:rPr>
          <w:t>5</w:t>
        </w:r>
        <w:r>
          <w:rPr>
            <w:noProof/>
            <w:webHidden/>
          </w:rPr>
          <w:fldChar w:fldCharType="end"/>
        </w:r>
      </w:hyperlink>
    </w:p>
    <w:p w14:paraId="268C3E00" w14:textId="1A603DA6" w:rsidR="009A65B3" w:rsidRDefault="009A65B3">
      <w:pPr>
        <w:pStyle w:val="TOC2"/>
        <w:tabs>
          <w:tab w:val="right" w:leader="dot" w:pos="8296"/>
        </w:tabs>
        <w:rPr>
          <w:noProof/>
        </w:rPr>
      </w:pPr>
      <w:hyperlink w:anchor="_Toc36844487" w:history="1">
        <w:r w:rsidRPr="007970CD">
          <w:rPr>
            <w:rStyle w:val="af"/>
            <w:noProof/>
          </w:rPr>
          <w:t>2.2 RabbitMQ</w:t>
        </w:r>
        <w:r>
          <w:rPr>
            <w:noProof/>
            <w:webHidden/>
          </w:rPr>
          <w:tab/>
        </w:r>
        <w:r>
          <w:rPr>
            <w:noProof/>
            <w:webHidden/>
          </w:rPr>
          <w:fldChar w:fldCharType="begin"/>
        </w:r>
        <w:r>
          <w:rPr>
            <w:noProof/>
            <w:webHidden/>
          </w:rPr>
          <w:instrText xml:space="preserve"> PAGEREF _Toc36844487 \h </w:instrText>
        </w:r>
        <w:r>
          <w:rPr>
            <w:noProof/>
            <w:webHidden/>
          </w:rPr>
        </w:r>
        <w:r>
          <w:rPr>
            <w:noProof/>
            <w:webHidden/>
          </w:rPr>
          <w:fldChar w:fldCharType="separate"/>
        </w:r>
        <w:r>
          <w:rPr>
            <w:noProof/>
            <w:webHidden/>
          </w:rPr>
          <w:t>5</w:t>
        </w:r>
        <w:r>
          <w:rPr>
            <w:noProof/>
            <w:webHidden/>
          </w:rPr>
          <w:fldChar w:fldCharType="end"/>
        </w:r>
      </w:hyperlink>
    </w:p>
    <w:p w14:paraId="6D334E4E" w14:textId="6B57E687" w:rsidR="009A65B3" w:rsidRDefault="009A65B3">
      <w:pPr>
        <w:pStyle w:val="TOC2"/>
        <w:tabs>
          <w:tab w:val="right" w:leader="dot" w:pos="8296"/>
        </w:tabs>
        <w:rPr>
          <w:noProof/>
        </w:rPr>
      </w:pPr>
      <w:hyperlink w:anchor="_Toc36844488" w:history="1">
        <w:r w:rsidRPr="007970CD">
          <w:rPr>
            <w:rStyle w:val="af"/>
            <w:rFonts w:eastAsia="宋体" w:cs="Arial"/>
            <w:noProof/>
          </w:rPr>
          <w:t>2.3 E-Scheduler</w:t>
        </w:r>
        <w:r>
          <w:rPr>
            <w:noProof/>
            <w:webHidden/>
          </w:rPr>
          <w:tab/>
        </w:r>
        <w:r>
          <w:rPr>
            <w:noProof/>
            <w:webHidden/>
          </w:rPr>
          <w:fldChar w:fldCharType="begin"/>
        </w:r>
        <w:r>
          <w:rPr>
            <w:noProof/>
            <w:webHidden/>
          </w:rPr>
          <w:instrText xml:space="preserve"> PAGEREF _Toc36844488 \h </w:instrText>
        </w:r>
        <w:r>
          <w:rPr>
            <w:noProof/>
            <w:webHidden/>
          </w:rPr>
        </w:r>
        <w:r>
          <w:rPr>
            <w:noProof/>
            <w:webHidden/>
          </w:rPr>
          <w:fldChar w:fldCharType="separate"/>
        </w:r>
        <w:r>
          <w:rPr>
            <w:noProof/>
            <w:webHidden/>
          </w:rPr>
          <w:t>7</w:t>
        </w:r>
        <w:r>
          <w:rPr>
            <w:noProof/>
            <w:webHidden/>
          </w:rPr>
          <w:fldChar w:fldCharType="end"/>
        </w:r>
      </w:hyperlink>
    </w:p>
    <w:p w14:paraId="644FEB0A" w14:textId="3A86C8E4" w:rsidR="009A65B3" w:rsidRDefault="009A65B3">
      <w:pPr>
        <w:pStyle w:val="TOC2"/>
        <w:tabs>
          <w:tab w:val="right" w:leader="dot" w:pos="8296"/>
        </w:tabs>
        <w:rPr>
          <w:noProof/>
        </w:rPr>
      </w:pPr>
      <w:hyperlink w:anchor="_Toc36844489" w:history="1">
        <w:r w:rsidRPr="007970CD">
          <w:rPr>
            <w:rStyle w:val="af"/>
            <w:rFonts w:eastAsia="宋体" w:cs="Arial"/>
            <w:noProof/>
          </w:rPr>
          <w:t>2.4 Redis</w:t>
        </w:r>
        <w:r>
          <w:rPr>
            <w:noProof/>
            <w:webHidden/>
          </w:rPr>
          <w:tab/>
        </w:r>
        <w:r>
          <w:rPr>
            <w:noProof/>
            <w:webHidden/>
          </w:rPr>
          <w:fldChar w:fldCharType="begin"/>
        </w:r>
        <w:r>
          <w:rPr>
            <w:noProof/>
            <w:webHidden/>
          </w:rPr>
          <w:instrText xml:space="preserve"> PAGEREF _Toc36844489 \h </w:instrText>
        </w:r>
        <w:r>
          <w:rPr>
            <w:noProof/>
            <w:webHidden/>
          </w:rPr>
        </w:r>
        <w:r>
          <w:rPr>
            <w:noProof/>
            <w:webHidden/>
          </w:rPr>
          <w:fldChar w:fldCharType="separate"/>
        </w:r>
        <w:r>
          <w:rPr>
            <w:noProof/>
            <w:webHidden/>
          </w:rPr>
          <w:t>8</w:t>
        </w:r>
        <w:r>
          <w:rPr>
            <w:noProof/>
            <w:webHidden/>
          </w:rPr>
          <w:fldChar w:fldCharType="end"/>
        </w:r>
      </w:hyperlink>
    </w:p>
    <w:p w14:paraId="68F8BD44" w14:textId="6EB02682" w:rsidR="009A65B3" w:rsidRDefault="009A65B3">
      <w:pPr>
        <w:pStyle w:val="TOC2"/>
        <w:tabs>
          <w:tab w:val="right" w:leader="dot" w:pos="8296"/>
        </w:tabs>
        <w:rPr>
          <w:noProof/>
        </w:rPr>
      </w:pPr>
      <w:hyperlink w:anchor="_Toc36844490" w:history="1">
        <w:r w:rsidRPr="007970CD">
          <w:rPr>
            <w:rStyle w:val="af"/>
            <w:rFonts w:eastAsia="宋体" w:cs="Arial"/>
            <w:noProof/>
          </w:rPr>
          <w:t xml:space="preserve">2.5 </w:t>
        </w:r>
        <w:r w:rsidRPr="007970CD">
          <w:rPr>
            <w:rStyle w:val="af"/>
            <w:rFonts w:eastAsia="宋体" w:cs="Arial"/>
            <w:noProof/>
          </w:rPr>
          <w:t>本章小结</w:t>
        </w:r>
        <w:r>
          <w:rPr>
            <w:noProof/>
            <w:webHidden/>
          </w:rPr>
          <w:tab/>
        </w:r>
        <w:r>
          <w:rPr>
            <w:noProof/>
            <w:webHidden/>
          </w:rPr>
          <w:fldChar w:fldCharType="begin"/>
        </w:r>
        <w:r>
          <w:rPr>
            <w:noProof/>
            <w:webHidden/>
          </w:rPr>
          <w:instrText xml:space="preserve"> PAGEREF _Toc36844490 \h </w:instrText>
        </w:r>
        <w:r>
          <w:rPr>
            <w:noProof/>
            <w:webHidden/>
          </w:rPr>
        </w:r>
        <w:r>
          <w:rPr>
            <w:noProof/>
            <w:webHidden/>
          </w:rPr>
          <w:fldChar w:fldCharType="separate"/>
        </w:r>
        <w:r>
          <w:rPr>
            <w:noProof/>
            <w:webHidden/>
          </w:rPr>
          <w:t>9</w:t>
        </w:r>
        <w:r>
          <w:rPr>
            <w:noProof/>
            <w:webHidden/>
          </w:rPr>
          <w:fldChar w:fldCharType="end"/>
        </w:r>
      </w:hyperlink>
    </w:p>
    <w:p w14:paraId="2981C35B" w14:textId="039A5F75" w:rsidR="009A65B3" w:rsidRDefault="009A65B3">
      <w:pPr>
        <w:pStyle w:val="TOC1"/>
        <w:tabs>
          <w:tab w:val="right" w:leader="dot" w:pos="8296"/>
        </w:tabs>
        <w:rPr>
          <w:noProof/>
        </w:rPr>
      </w:pPr>
      <w:hyperlink w:anchor="_Toc36844491" w:history="1">
        <w:r w:rsidRPr="007970CD">
          <w:rPr>
            <w:rStyle w:val="af"/>
            <w:noProof/>
          </w:rPr>
          <w:t>第三章 履约超时管理平台的分析与设计</w:t>
        </w:r>
        <w:r>
          <w:rPr>
            <w:noProof/>
            <w:webHidden/>
          </w:rPr>
          <w:tab/>
        </w:r>
        <w:r>
          <w:rPr>
            <w:noProof/>
            <w:webHidden/>
          </w:rPr>
          <w:fldChar w:fldCharType="begin"/>
        </w:r>
        <w:r>
          <w:rPr>
            <w:noProof/>
            <w:webHidden/>
          </w:rPr>
          <w:instrText xml:space="preserve"> PAGEREF _Toc36844491 \h </w:instrText>
        </w:r>
        <w:r>
          <w:rPr>
            <w:noProof/>
            <w:webHidden/>
          </w:rPr>
        </w:r>
        <w:r>
          <w:rPr>
            <w:noProof/>
            <w:webHidden/>
          </w:rPr>
          <w:fldChar w:fldCharType="separate"/>
        </w:r>
        <w:r>
          <w:rPr>
            <w:noProof/>
            <w:webHidden/>
          </w:rPr>
          <w:t>10</w:t>
        </w:r>
        <w:r>
          <w:rPr>
            <w:noProof/>
            <w:webHidden/>
          </w:rPr>
          <w:fldChar w:fldCharType="end"/>
        </w:r>
      </w:hyperlink>
    </w:p>
    <w:p w14:paraId="723031E1" w14:textId="4221B3C2" w:rsidR="009A65B3" w:rsidRDefault="009A65B3">
      <w:pPr>
        <w:pStyle w:val="TOC2"/>
        <w:tabs>
          <w:tab w:val="right" w:leader="dot" w:pos="8296"/>
        </w:tabs>
        <w:rPr>
          <w:noProof/>
        </w:rPr>
      </w:pPr>
      <w:hyperlink w:anchor="_Toc36844492" w:history="1">
        <w:r w:rsidRPr="007970CD">
          <w:rPr>
            <w:rStyle w:val="af"/>
            <w:noProof/>
          </w:rPr>
          <w:t>3.1 系统边界</w:t>
        </w:r>
        <w:r>
          <w:rPr>
            <w:noProof/>
            <w:webHidden/>
          </w:rPr>
          <w:tab/>
        </w:r>
        <w:r>
          <w:rPr>
            <w:noProof/>
            <w:webHidden/>
          </w:rPr>
          <w:fldChar w:fldCharType="begin"/>
        </w:r>
        <w:r>
          <w:rPr>
            <w:noProof/>
            <w:webHidden/>
          </w:rPr>
          <w:instrText xml:space="preserve"> PAGEREF _Toc36844492 \h </w:instrText>
        </w:r>
        <w:r>
          <w:rPr>
            <w:noProof/>
            <w:webHidden/>
          </w:rPr>
        </w:r>
        <w:r>
          <w:rPr>
            <w:noProof/>
            <w:webHidden/>
          </w:rPr>
          <w:fldChar w:fldCharType="separate"/>
        </w:r>
        <w:r>
          <w:rPr>
            <w:noProof/>
            <w:webHidden/>
          </w:rPr>
          <w:t>10</w:t>
        </w:r>
        <w:r>
          <w:rPr>
            <w:noProof/>
            <w:webHidden/>
          </w:rPr>
          <w:fldChar w:fldCharType="end"/>
        </w:r>
      </w:hyperlink>
    </w:p>
    <w:p w14:paraId="3DF66AF1" w14:textId="2EDC14ED" w:rsidR="009A65B3" w:rsidRDefault="009A65B3">
      <w:pPr>
        <w:pStyle w:val="TOC2"/>
        <w:tabs>
          <w:tab w:val="right" w:leader="dot" w:pos="8296"/>
        </w:tabs>
        <w:rPr>
          <w:noProof/>
        </w:rPr>
      </w:pPr>
      <w:hyperlink w:anchor="_Toc36844493" w:history="1">
        <w:r w:rsidRPr="007970CD">
          <w:rPr>
            <w:rStyle w:val="af"/>
            <w:noProof/>
          </w:rPr>
          <w:t>3.2 业务描述</w:t>
        </w:r>
        <w:r>
          <w:rPr>
            <w:noProof/>
            <w:webHidden/>
          </w:rPr>
          <w:tab/>
        </w:r>
        <w:r>
          <w:rPr>
            <w:noProof/>
            <w:webHidden/>
          </w:rPr>
          <w:fldChar w:fldCharType="begin"/>
        </w:r>
        <w:r>
          <w:rPr>
            <w:noProof/>
            <w:webHidden/>
          </w:rPr>
          <w:instrText xml:space="preserve"> PAGEREF _Toc36844493 \h </w:instrText>
        </w:r>
        <w:r>
          <w:rPr>
            <w:noProof/>
            <w:webHidden/>
          </w:rPr>
        </w:r>
        <w:r>
          <w:rPr>
            <w:noProof/>
            <w:webHidden/>
          </w:rPr>
          <w:fldChar w:fldCharType="separate"/>
        </w:r>
        <w:r>
          <w:rPr>
            <w:noProof/>
            <w:webHidden/>
          </w:rPr>
          <w:t>11</w:t>
        </w:r>
        <w:r>
          <w:rPr>
            <w:noProof/>
            <w:webHidden/>
          </w:rPr>
          <w:fldChar w:fldCharType="end"/>
        </w:r>
      </w:hyperlink>
    </w:p>
    <w:p w14:paraId="3171701A" w14:textId="6A20739E" w:rsidR="009A65B3" w:rsidRDefault="009A65B3">
      <w:pPr>
        <w:pStyle w:val="TOC2"/>
        <w:tabs>
          <w:tab w:val="right" w:leader="dot" w:pos="8296"/>
        </w:tabs>
        <w:rPr>
          <w:noProof/>
        </w:rPr>
      </w:pPr>
      <w:hyperlink w:anchor="_Toc36844494" w:history="1">
        <w:r w:rsidRPr="007970CD">
          <w:rPr>
            <w:rStyle w:val="af"/>
            <w:noProof/>
          </w:rPr>
          <w:t>3.3 需求分析</w:t>
        </w:r>
        <w:r>
          <w:rPr>
            <w:noProof/>
            <w:webHidden/>
          </w:rPr>
          <w:tab/>
        </w:r>
        <w:r>
          <w:rPr>
            <w:noProof/>
            <w:webHidden/>
          </w:rPr>
          <w:fldChar w:fldCharType="begin"/>
        </w:r>
        <w:r>
          <w:rPr>
            <w:noProof/>
            <w:webHidden/>
          </w:rPr>
          <w:instrText xml:space="preserve"> PAGEREF _Toc36844494 \h </w:instrText>
        </w:r>
        <w:r>
          <w:rPr>
            <w:noProof/>
            <w:webHidden/>
          </w:rPr>
        </w:r>
        <w:r>
          <w:rPr>
            <w:noProof/>
            <w:webHidden/>
          </w:rPr>
          <w:fldChar w:fldCharType="separate"/>
        </w:r>
        <w:r>
          <w:rPr>
            <w:noProof/>
            <w:webHidden/>
          </w:rPr>
          <w:t>12</w:t>
        </w:r>
        <w:r>
          <w:rPr>
            <w:noProof/>
            <w:webHidden/>
          </w:rPr>
          <w:fldChar w:fldCharType="end"/>
        </w:r>
      </w:hyperlink>
    </w:p>
    <w:p w14:paraId="67E65309" w14:textId="0CA8DFE7" w:rsidR="009A65B3" w:rsidRDefault="009A65B3">
      <w:pPr>
        <w:pStyle w:val="TOC3"/>
        <w:rPr>
          <w:noProof/>
        </w:rPr>
      </w:pPr>
      <w:hyperlink w:anchor="_Toc36844495" w:history="1">
        <w:r w:rsidRPr="007970CD">
          <w:rPr>
            <w:rStyle w:val="af"/>
            <w:noProof/>
          </w:rPr>
          <w:t>3.3.1 规则管理功能</w:t>
        </w:r>
        <w:r>
          <w:rPr>
            <w:noProof/>
            <w:webHidden/>
          </w:rPr>
          <w:tab/>
        </w:r>
        <w:r>
          <w:rPr>
            <w:noProof/>
            <w:webHidden/>
          </w:rPr>
          <w:fldChar w:fldCharType="begin"/>
        </w:r>
        <w:r>
          <w:rPr>
            <w:noProof/>
            <w:webHidden/>
          </w:rPr>
          <w:instrText xml:space="preserve"> PAGEREF _Toc36844495 \h </w:instrText>
        </w:r>
        <w:r>
          <w:rPr>
            <w:noProof/>
            <w:webHidden/>
          </w:rPr>
        </w:r>
        <w:r>
          <w:rPr>
            <w:noProof/>
            <w:webHidden/>
          </w:rPr>
          <w:fldChar w:fldCharType="separate"/>
        </w:r>
        <w:r>
          <w:rPr>
            <w:noProof/>
            <w:webHidden/>
          </w:rPr>
          <w:t>12</w:t>
        </w:r>
        <w:r>
          <w:rPr>
            <w:noProof/>
            <w:webHidden/>
          </w:rPr>
          <w:fldChar w:fldCharType="end"/>
        </w:r>
      </w:hyperlink>
    </w:p>
    <w:p w14:paraId="0A0C65F3" w14:textId="5CDCE863" w:rsidR="009A65B3" w:rsidRDefault="009A65B3">
      <w:pPr>
        <w:pStyle w:val="TOC3"/>
        <w:rPr>
          <w:noProof/>
        </w:rPr>
      </w:pPr>
      <w:hyperlink w:anchor="_Toc36844496" w:history="1">
        <w:r w:rsidRPr="007970CD">
          <w:rPr>
            <w:rStyle w:val="af"/>
            <w:noProof/>
          </w:rPr>
          <w:t>3.3.2 规则预处理功能</w:t>
        </w:r>
        <w:r>
          <w:rPr>
            <w:noProof/>
            <w:webHidden/>
          </w:rPr>
          <w:tab/>
        </w:r>
        <w:r>
          <w:rPr>
            <w:noProof/>
            <w:webHidden/>
          </w:rPr>
          <w:fldChar w:fldCharType="begin"/>
        </w:r>
        <w:r>
          <w:rPr>
            <w:noProof/>
            <w:webHidden/>
          </w:rPr>
          <w:instrText xml:space="preserve"> PAGEREF _Toc36844496 \h </w:instrText>
        </w:r>
        <w:r>
          <w:rPr>
            <w:noProof/>
            <w:webHidden/>
          </w:rPr>
        </w:r>
        <w:r>
          <w:rPr>
            <w:noProof/>
            <w:webHidden/>
          </w:rPr>
          <w:fldChar w:fldCharType="separate"/>
        </w:r>
        <w:r>
          <w:rPr>
            <w:noProof/>
            <w:webHidden/>
          </w:rPr>
          <w:t>14</w:t>
        </w:r>
        <w:r>
          <w:rPr>
            <w:noProof/>
            <w:webHidden/>
          </w:rPr>
          <w:fldChar w:fldCharType="end"/>
        </w:r>
      </w:hyperlink>
    </w:p>
    <w:p w14:paraId="18AFE16A" w14:textId="38577865" w:rsidR="009A65B3" w:rsidRDefault="009A65B3">
      <w:pPr>
        <w:pStyle w:val="TOC3"/>
        <w:rPr>
          <w:noProof/>
        </w:rPr>
      </w:pPr>
      <w:hyperlink w:anchor="_Toc36844497" w:history="1">
        <w:r w:rsidRPr="007970CD">
          <w:rPr>
            <w:rStyle w:val="af"/>
            <w:noProof/>
          </w:rPr>
          <w:t>3.3.3 审核流程管理功能</w:t>
        </w:r>
        <w:r>
          <w:rPr>
            <w:noProof/>
            <w:webHidden/>
          </w:rPr>
          <w:tab/>
        </w:r>
        <w:r>
          <w:rPr>
            <w:noProof/>
            <w:webHidden/>
          </w:rPr>
          <w:fldChar w:fldCharType="begin"/>
        </w:r>
        <w:r>
          <w:rPr>
            <w:noProof/>
            <w:webHidden/>
          </w:rPr>
          <w:instrText xml:space="preserve"> PAGEREF _Toc36844497 \h </w:instrText>
        </w:r>
        <w:r>
          <w:rPr>
            <w:noProof/>
            <w:webHidden/>
          </w:rPr>
        </w:r>
        <w:r>
          <w:rPr>
            <w:noProof/>
            <w:webHidden/>
          </w:rPr>
          <w:fldChar w:fldCharType="separate"/>
        </w:r>
        <w:r>
          <w:rPr>
            <w:noProof/>
            <w:webHidden/>
          </w:rPr>
          <w:t>16</w:t>
        </w:r>
        <w:r>
          <w:rPr>
            <w:noProof/>
            <w:webHidden/>
          </w:rPr>
          <w:fldChar w:fldCharType="end"/>
        </w:r>
      </w:hyperlink>
    </w:p>
    <w:p w14:paraId="2E675396" w14:textId="13E6C862" w:rsidR="009A65B3" w:rsidRDefault="009A65B3">
      <w:pPr>
        <w:pStyle w:val="TOC3"/>
        <w:rPr>
          <w:noProof/>
        </w:rPr>
      </w:pPr>
      <w:hyperlink w:anchor="_Toc36844498" w:history="1">
        <w:r w:rsidRPr="007970CD">
          <w:rPr>
            <w:rStyle w:val="af"/>
            <w:noProof/>
          </w:rPr>
          <w:t>3.3.4 规则应用功能</w:t>
        </w:r>
        <w:r>
          <w:rPr>
            <w:noProof/>
            <w:webHidden/>
          </w:rPr>
          <w:tab/>
        </w:r>
        <w:r>
          <w:rPr>
            <w:noProof/>
            <w:webHidden/>
          </w:rPr>
          <w:fldChar w:fldCharType="begin"/>
        </w:r>
        <w:r>
          <w:rPr>
            <w:noProof/>
            <w:webHidden/>
          </w:rPr>
          <w:instrText xml:space="preserve"> PAGEREF _Toc36844498 \h </w:instrText>
        </w:r>
        <w:r>
          <w:rPr>
            <w:noProof/>
            <w:webHidden/>
          </w:rPr>
        </w:r>
        <w:r>
          <w:rPr>
            <w:noProof/>
            <w:webHidden/>
          </w:rPr>
          <w:fldChar w:fldCharType="separate"/>
        </w:r>
        <w:r>
          <w:rPr>
            <w:noProof/>
            <w:webHidden/>
          </w:rPr>
          <w:t>20</w:t>
        </w:r>
        <w:r>
          <w:rPr>
            <w:noProof/>
            <w:webHidden/>
          </w:rPr>
          <w:fldChar w:fldCharType="end"/>
        </w:r>
      </w:hyperlink>
    </w:p>
    <w:p w14:paraId="4CFE5E2F" w14:textId="68A8570E" w:rsidR="009A65B3" w:rsidRDefault="009A65B3">
      <w:pPr>
        <w:pStyle w:val="TOC2"/>
        <w:tabs>
          <w:tab w:val="right" w:leader="dot" w:pos="8296"/>
        </w:tabs>
        <w:rPr>
          <w:noProof/>
        </w:rPr>
      </w:pPr>
      <w:hyperlink w:anchor="_Toc36844499" w:history="1">
        <w:r w:rsidRPr="007970CD">
          <w:rPr>
            <w:rStyle w:val="af"/>
            <w:noProof/>
          </w:rPr>
          <w:t>3.4 系统总体设计</w:t>
        </w:r>
        <w:r>
          <w:rPr>
            <w:noProof/>
            <w:webHidden/>
          </w:rPr>
          <w:tab/>
        </w:r>
        <w:r>
          <w:rPr>
            <w:noProof/>
            <w:webHidden/>
          </w:rPr>
          <w:fldChar w:fldCharType="begin"/>
        </w:r>
        <w:r>
          <w:rPr>
            <w:noProof/>
            <w:webHidden/>
          </w:rPr>
          <w:instrText xml:space="preserve"> PAGEREF _Toc36844499 \h </w:instrText>
        </w:r>
        <w:r>
          <w:rPr>
            <w:noProof/>
            <w:webHidden/>
          </w:rPr>
        </w:r>
        <w:r>
          <w:rPr>
            <w:noProof/>
            <w:webHidden/>
          </w:rPr>
          <w:fldChar w:fldCharType="separate"/>
        </w:r>
        <w:r>
          <w:rPr>
            <w:noProof/>
            <w:webHidden/>
          </w:rPr>
          <w:t>23</w:t>
        </w:r>
        <w:r>
          <w:rPr>
            <w:noProof/>
            <w:webHidden/>
          </w:rPr>
          <w:fldChar w:fldCharType="end"/>
        </w:r>
      </w:hyperlink>
    </w:p>
    <w:p w14:paraId="55700FDC" w14:textId="1D4B9961" w:rsidR="009A65B3" w:rsidRDefault="009A65B3">
      <w:pPr>
        <w:pStyle w:val="TOC3"/>
        <w:rPr>
          <w:noProof/>
        </w:rPr>
      </w:pPr>
      <w:hyperlink w:anchor="_Toc36844500" w:history="1">
        <w:r w:rsidRPr="007970CD">
          <w:rPr>
            <w:rStyle w:val="af"/>
            <w:noProof/>
          </w:rPr>
          <w:t>3.4.1 规则设计</w:t>
        </w:r>
        <w:r>
          <w:rPr>
            <w:noProof/>
            <w:webHidden/>
          </w:rPr>
          <w:tab/>
        </w:r>
        <w:r>
          <w:rPr>
            <w:noProof/>
            <w:webHidden/>
          </w:rPr>
          <w:fldChar w:fldCharType="begin"/>
        </w:r>
        <w:r>
          <w:rPr>
            <w:noProof/>
            <w:webHidden/>
          </w:rPr>
          <w:instrText xml:space="preserve"> PAGEREF _Toc36844500 \h </w:instrText>
        </w:r>
        <w:r>
          <w:rPr>
            <w:noProof/>
            <w:webHidden/>
          </w:rPr>
        </w:r>
        <w:r>
          <w:rPr>
            <w:noProof/>
            <w:webHidden/>
          </w:rPr>
          <w:fldChar w:fldCharType="separate"/>
        </w:r>
        <w:r>
          <w:rPr>
            <w:noProof/>
            <w:webHidden/>
          </w:rPr>
          <w:t>23</w:t>
        </w:r>
        <w:r>
          <w:rPr>
            <w:noProof/>
            <w:webHidden/>
          </w:rPr>
          <w:fldChar w:fldCharType="end"/>
        </w:r>
      </w:hyperlink>
    </w:p>
    <w:p w14:paraId="471D3C25" w14:textId="76D36AF6" w:rsidR="009A65B3" w:rsidRDefault="009A65B3">
      <w:pPr>
        <w:pStyle w:val="TOC3"/>
        <w:rPr>
          <w:noProof/>
        </w:rPr>
      </w:pPr>
      <w:hyperlink w:anchor="_Toc36844501" w:history="1">
        <w:r w:rsidRPr="007970CD">
          <w:rPr>
            <w:rStyle w:val="af"/>
            <w:noProof/>
          </w:rPr>
          <w:t>3.4.2 架构设计</w:t>
        </w:r>
        <w:r>
          <w:rPr>
            <w:noProof/>
            <w:webHidden/>
          </w:rPr>
          <w:tab/>
        </w:r>
        <w:r>
          <w:rPr>
            <w:noProof/>
            <w:webHidden/>
          </w:rPr>
          <w:fldChar w:fldCharType="begin"/>
        </w:r>
        <w:r>
          <w:rPr>
            <w:noProof/>
            <w:webHidden/>
          </w:rPr>
          <w:instrText xml:space="preserve"> PAGEREF _Toc36844501 \h </w:instrText>
        </w:r>
        <w:r>
          <w:rPr>
            <w:noProof/>
            <w:webHidden/>
          </w:rPr>
        </w:r>
        <w:r>
          <w:rPr>
            <w:noProof/>
            <w:webHidden/>
          </w:rPr>
          <w:fldChar w:fldCharType="separate"/>
        </w:r>
        <w:r>
          <w:rPr>
            <w:noProof/>
            <w:webHidden/>
          </w:rPr>
          <w:t>28</w:t>
        </w:r>
        <w:r>
          <w:rPr>
            <w:noProof/>
            <w:webHidden/>
          </w:rPr>
          <w:fldChar w:fldCharType="end"/>
        </w:r>
      </w:hyperlink>
    </w:p>
    <w:p w14:paraId="47992D62" w14:textId="6CEA4D7F" w:rsidR="009A65B3" w:rsidRDefault="009A65B3">
      <w:pPr>
        <w:pStyle w:val="TOC3"/>
        <w:rPr>
          <w:noProof/>
        </w:rPr>
      </w:pPr>
      <w:hyperlink w:anchor="_Toc36844502" w:history="1">
        <w:r w:rsidRPr="007970CD">
          <w:rPr>
            <w:rStyle w:val="af"/>
            <w:noProof/>
          </w:rPr>
          <w:t>3.4.3 功能组成设计</w:t>
        </w:r>
        <w:r>
          <w:rPr>
            <w:noProof/>
            <w:webHidden/>
          </w:rPr>
          <w:tab/>
        </w:r>
        <w:r>
          <w:rPr>
            <w:noProof/>
            <w:webHidden/>
          </w:rPr>
          <w:fldChar w:fldCharType="begin"/>
        </w:r>
        <w:r>
          <w:rPr>
            <w:noProof/>
            <w:webHidden/>
          </w:rPr>
          <w:instrText xml:space="preserve"> PAGEREF _Toc36844502 \h </w:instrText>
        </w:r>
        <w:r>
          <w:rPr>
            <w:noProof/>
            <w:webHidden/>
          </w:rPr>
        </w:r>
        <w:r>
          <w:rPr>
            <w:noProof/>
            <w:webHidden/>
          </w:rPr>
          <w:fldChar w:fldCharType="separate"/>
        </w:r>
        <w:r>
          <w:rPr>
            <w:noProof/>
            <w:webHidden/>
          </w:rPr>
          <w:t>29</w:t>
        </w:r>
        <w:r>
          <w:rPr>
            <w:noProof/>
            <w:webHidden/>
          </w:rPr>
          <w:fldChar w:fldCharType="end"/>
        </w:r>
      </w:hyperlink>
    </w:p>
    <w:p w14:paraId="5A6EEF8D" w14:textId="7EB08578" w:rsidR="009A65B3" w:rsidRDefault="009A65B3">
      <w:pPr>
        <w:pStyle w:val="TOC3"/>
        <w:rPr>
          <w:noProof/>
        </w:rPr>
      </w:pPr>
      <w:hyperlink w:anchor="_Toc36844503" w:history="1">
        <w:r w:rsidRPr="007970CD">
          <w:rPr>
            <w:rStyle w:val="af"/>
            <w:noProof/>
          </w:rPr>
          <w:t>3.4.4 部署设计</w:t>
        </w:r>
        <w:r>
          <w:rPr>
            <w:noProof/>
            <w:webHidden/>
          </w:rPr>
          <w:tab/>
        </w:r>
        <w:r>
          <w:rPr>
            <w:noProof/>
            <w:webHidden/>
          </w:rPr>
          <w:fldChar w:fldCharType="begin"/>
        </w:r>
        <w:r>
          <w:rPr>
            <w:noProof/>
            <w:webHidden/>
          </w:rPr>
          <w:instrText xml:space="preserve"> PAGEREF _Toc36844503 \h </w:instrText>
        </w:r>
        <w:r>
          <w:rPr>
            <w:noProof/>
            <w:webHidden/>
          </w:rPr>
        </w:r>
        <w:r>
          <w:rPr>
            <w:noProof/>
            <w:webHidden/>
          </w:rPr>
          <w:fldChar w:fldCharType="separate"/>
        </w:r>
        <w:r>
          <w:rPr>
            <w:noProof/>
            <w:webHidden/>
          </w:rPr>
          <w:t>30</w:t>
        </w:r>
        <w:r>
          <w:rPr>
            <w:noProof/>
            <w:webHidden/>
          </w:rPr>
          <w:fldChar w:fldCharType="end"/>
        </w:r>
      </w:hyperlink>
    </w:p>
    <w:p w14:paraId="6CE8E417" w14:textId="3FED97AF" w:rsidR="009A65B3" w:rsidRDefault="009A65B3">
      <w:pPr>
        <w:pStyle w:val="TOC2"/>
        <w:tabs>
          <w:tab w:val="right" w:leader="dot" w:pos="8296"/>
        </w:tabs>
        <w:rPr>
          <w:noProof/>
        </w:rPr>
      </w:pPr>
      <w:hyperlink w:anchor="_Toc36844504" w:history="1">
        <w:r w:rsidRPr="007970CD">
          <w:rPr>
            <w:rStyle w:val="af"/>
            <w:noProof/>
          </w:rPr>
          <w:t>3.5 数据库设计</w:t>
        </w:r>
        <w:r>
          <w:rPr>
            <w:noProof/>
            <w:webHidden/>
          </w:rPr>
          <w:tab/>
        </w:r>
        <w:r>
          <w:rPr>
            <w:noProof/>
            <w:webHidden/>
          </w:rPr>
          <w:fldChar w:fldCharType="begin"/>
        </w:r>
        <w:r>
          <w:rPr>
            <w:noProof/>
            <w:webHidden/>
          </w:rPr>
          <w:instrText xml:space="preserve"> PAGEREF _Toc36844504 \h </w:instrText>
        </w:r>
        <w:r>
          <w:rPr>
            <w:noProof/>
            <w:webHidden/>
          </w:rPr>
        </w:r>
        <w:r>
          <w:rPr>
            <w:noProof/>
            <w:webHidden/>
          </w:rPr>
          <w:fldChar w:fldCharType="separate"/>
        </w:r>
        <w:r>
          <w:rPr>
            <w:noProof/>
            <w:webHidden/>
          </w:rPr>
          <w:t>31</w:t>
        </w:r>
        <w:r>
          <w:rPr>
            <w:noProof/>
            <w:webHidden/>
          </w:rPr>
          <w:fldChar w:fldCharType="end"/>
        </w:r>
      </w:hyperlink>
    </w:p>
    <w:p w14:paraId="3D832777" w14:textId="158B1BAE" w:rsidR="009A65B3" w:rsidRDefault="009A65B3">
      <w:pPr>
        <w:pStyle w:val="TOC2"/>
        <w:tabs>
          <w:tab w:val="right" w:leader="dot" w:pos="8296"/>
        </w:tabs>
        <w:rPr>
          <w:noProof/>
        </w:rPr>
      </w:pPr>
      <w:hyperlink w:anchor="_Toc36844505" w:history="1">
        <w:r w:rsidRPr="007970CD">
          <w:rPr>
            <w:rStyle w:val="af"/>
            <w:noProof/>
          </w:rPr>
          <w:t>3.6 本章小结</w:t>
        </w:r>
        <w:r>
          <w:rPr>
            <w:noProof/>
            <w:webHidden/>
          </w:rPr>
          <w:tab/>
        </w:r>
        <w:r>
          <w:rPr>
            <w:noProof/>
            <w:webHidden/>
          </w:rPr>
          <w:fldChar w:fldCharType="begin"/>
        </w:r>
        <w:r>
          <w:rPr>
            <w:noProof/>
            <w:webHidden/>
          </w:rPr>
          <w:instrText xml:space="preserve"> PAGEREF _Toc36844505 \h </w:instrText>
        </w:r>
        <w:r>
          <w:rPr>
            <w:noProof/>
            <w:webHidden/>
          </w:rPr>
        </w:r>
        <w:r>
          <w:rPr>
            <w:noProof/>
            <w:webHidden/>
          </w:rPr>
          <w:fldChar w:fldCharType="separate"/>
        </w:r>
        <w:r>
          <w:rPr>
            <w:noProof/>
            <w:webHidden/>
          </w:rPr>
          <w:t>35</w:t>
        </w:r>
        <w:r>
          <w:rPr>
            <w:noProof/>
            <w:webHidden/>
          </w:rPr>
          <w:fldChar w:fldCharType="end"/>
        </w:r>
      </w:hyperlink>
    </w:p>
    <w:p w14:paraId="6B8DC34A" w14:textId="39F69591" w:rsidR="009A65B3" w:rsidRDefault="009A65B3">
      <w:pPr>
        <w:pStyle w:val="TOC1"/>
        <w:tabs>
          <w:tab w:val="right" w:leader="dot" w:pos="8296"/>
        </w:tabs>
        <w:rPr>
          <w:noProof/>
        </w:rPr>
      </w:pPr>
      <w:hyperlink w:anchor="_Toc36844506" w:history="1">
        <w:r w:rsidRPr="007970CD">
          <w:rPr>
            <w:rStyle w:val="af"/>
            <w:noProof/>
          </w:rPr>
          <w:t>第四章 履约超时管理平台的实现</w:t>
        </w:r>
        <w:r>
          <w:rPr>
            <w:noProof/>
            <w:webHidden/>
          </w:rPr>
          <w:tab/>
        </w:r>
        <w:r>
          <w:rPr>
            <w:noProof/>
            <w:webHidden/>
          </w:rPr>
          <w:fldChar w:fldCharType="begin"/>
        </w:r>
        <w:r>
          <w:rPr>
            <w:noProof/>
            <w:webHidden/>
          </w:rPr>
          <w:instrText xml:space="preserve"> PAGEREF _Toc36844506 \h </w:instrText>
        </w:r>
        <w:r>
          <w:rPr>
            <w:noProof/>
            <w:webHidden/>
          </w:rPr>
        </w:r>
        <w:r>
          <w:rPr>
            <w:noProof/>
            <w:webHidden/>
          </w:rPr>
          <w:fldChar w:fldCharType="separate"/>
        </w:r>
        <w:r>
          <w:rPr>
            <w:noProof/>
            <w:webHidden/>
          </w:rPr>
          <w:t>36</w:t>
        </w:r>
        <w:r>
          <w:rPr>
            <w:noProof/>
            <w:webHidden/>
          </w:rPr>
          <w:fldChar w:fldCharType="end"/>
        </w:r>
      </w:hyperlink>
    </w:p>
    <w:p w14:paraId="3889DD87" w14:textId="42CF933D" w:rsidR="009A65B3" w:rsidRDefault="009A65B3">
      <w:pPr>
        <w:pStyle w:val="TOC2"/>
        <w:tabs>
          <w:tab w:val="right" w:leader="dot" w:pos="8296"/>
        </w:tabs>
        <w:rPr>
          <w:noProof/>
        </w:rPr>
      </w:pPr>
      <w:hyperlink w:anchor="_Toc36844507" w:history="1">
        <w:r w:rsidRPr="007970CD">
          <w:rPr>
            <w:rStyle w:val="af"/>
            <w:noProof/>
          </w:rPr>
          <w:t>4.1 规则管理模块</w:t>
        </w:r>
        <w:r>
          <w:rPr>
            <w:noProof/>
            <w:webHidden/>
          </w:rPr>
          <w:tab/>
        </w:r>
        <w:r>
          <w:rPr>
            <w:noProof/>
            <w:webHidden/>
          </w:rPr>
          <w:fldChar w:fldCharType="begin"/>
        </w:r>
        <w:r>
          <w:rPr>
            <w:noProof/>
            <w:webHidden/>
          </w:rPr>
          <w:instrText xml:space="preserve"> PAGEREF _Toc36844507 \h </w:instrText>
        </w:r>
        <w:r>
          <w:rPr>
            <w:noProof/>
            <w:webHidden/>
          </w:rPr>
        </w:r>
        <w:r>
          <w:rPr>
            <w:noProof/>
            <w:webHidden/>
          </w:rPr>
          <w:fldChar w:fldCharType="separate"/>
        </w:r>
        <w:r>
          <w:rPr>
            <w:noProof/>
            <w:webHidden/>
          </w:rPr>
          <w:t>36</w:t>
        </w:r>
        <w:r>
          <w:rPr>
            <w:noProof/>
            <w:webHidden/>
          </w:rPr>
          <w:fldChar w:fldCharType="end"/>
        </w:r>
      </w:hyperlink>
    </w:p>
    <w:p w14:paraId="1C045066" w14:textId="6BF65E3E" w:rsidR="009A65B3" w:rsidRDefault="009A65B3">
      <w:pPr>
        <w:pStyle w:val="TOC3"/>
        <w:rPr>
          <w:noProof/>
        </w:rPr>
      </w:pPr>
      <w:hyperlink w:anchor="_Toc36844508" w:history="1">
        <w:r w:rsidRPr="007970CD">
          <w:rPr>
            <w:rStyle w:val="af"/>
            <w:noProof/>
          </w:rPr>
          <w:t>4.1.1 规则管理模块详细设计</w:t>
        </w:r>
        <w:r>
          <w:rPr>
            <w:noProof/>
            <w:webHidden/>
          </w:rPr>
          <w:tab/>
        </w:r>
        <w:r>
          <w:rPr>
            <w:noProof/>
            <w:webHidden/>
          </w:rPr>
          <w:fldChar w:fldCharType="begin"/>
        </w:r>
        <w:r>
          <w:rPr>
            <w:noProof/>
            <w:webHidden/>
          </w:rPr>
          <w:instrText xml:space="preserve"> PAGEREF _Toc36844508 \h </w:instrText>
        </w:r>
        <w:r>
          <w:rPr>
            <w:noProof/>
            <w:webHidden/>
          </w:rPr>
        </w:r>
        <w:r>
          <w:rPr>
            <w:noProof/>
            <w:webHidden/>
          </w:rPr>
          <w:fldChar w:fldCharType="separate"/>
        </w:r>
        <w:r>
          <w:rPr>
            <w:noProof/>
            <w:webHidden/>
          </w:rPr>
          <w:t>36</w:t>
        </w:r>
        <w:r>
          <w:rPr>
            <w:noProof/>
            <w:webHidden/>
          </w:rPr>
          <w:fldChar w:fldCharType="end"/>
        </w:r>
      </w:hyperlink>
    </w:p>
    <w:p w14:paraId="6C8D100D" w14:textId="5B88CDD7" w:rsidR="009A65B3" w:rsidRDefault="009A65B3">
      <w:pPr>
        <w:pStyle w:val="TOC3"/>
        <w:rPr>
          <w:noProof/>
        </w:rPr>
      </w:pPr>
      <w:hyperlink w:anchor="_Toc36844509" w:history="1">
        <w:r w:rsidRPr="007970CD">
          <w:rPr>
            <w:rStyle w:val="af"/>
            <w:noProof/>
          </w:rPr>
          <w:t>4.1.2 规则操作功能实现</w:t>
        </w:r>
        <w:r>
          <w:rPr>
            <w:noProof/>
            <w:webHidden/>
          </w:rPr>
          <w:tab/>
        </w:r>
        <w:r>
          <w:rPr>
            <w:noProof/>
            <w:webHidden/>
          </w:rPr>
          <w:fldChar w:fldCharType="begin"/>
        </w:r>
        <w:r>
          <w:rPr>
            <w:noProof/>
            <w:webHidden/>
          </w:rPr>
          <w:instrText xml:space="preserve"> PAGEREF _Toc36844509 \h </w:instrText>
        </w:r>
        <w:r>
          <w:rPr>
            <w:noProof/>
            <w:webHidden/>
          </w:rPr>
        </w:r>
        <w:r>
          <w:rPr>
            <w:noProof/>
            <w:webHidden/>
          </w:rPr>
          <w:fldChar w:fldCharType="separate"/>
        </w:r>
        <w:r>
          <w:rPr>
            <w:noProof/>
            <w:webHidden/>
          </w:rPr>
          <w:t>37</w:t>
        </w:r>
        <w:r>
          <w:rPr>
            <w:noProof/>
            <w:webHidden/>
          </w:rPr>
          <w:fldChar w:fldCharType="end"/>
        </w:r>
      </w:hyperlink>
    </w:p>
    <w:p w14:paraId="7AADA8FF" w14:textId="1442E3B7" w:rsidR="009A65B3" w:rsidRDefault="009A65B3">
      <w:pPr>
        <w:pStyle w:val="TOC3"/>
        <w:rPr>
          <w:noProof/>
        </w:rPr>
      </w:pPr>
      <w:hyperlink w:anchor="_Toc36844510" w:history="1">
        <w:r w:rsidRPr="007970CD">
          <w:rPr>
            <w:rStyle w:val="af"/>
            <w:noProof/>
          </w:rPr>
          <w:t>4.1.3 日志查询功能实现</w:t>
        </w:r>
        <w:r>
          <w:rPr>
            <w:noProof/>
            <w:webHidden/>
          </w:rPr>
          <w:tab/>
        </w:r>
        <w:r>
          <w:rPr>
            <w:noProof/>
            <w:webHidden/>
          </w:rPr>
          <w:fldChar w:fldCharType="begin"/>
        </w:r>
        <w:r>
          <w:rPr>
            <w:noProof/>
            <w:webHidden/>
          </w:rPr>
          <w:instrText xml:space="preserve"> PAGEREF _Toc36844510 \h </w:instrText>
        </w:r>
        <w:r>
          <w:rPr>
            <w:noProof/>
            <w:webHidden/>
          </w:rPr>
        </w:r>
        <w:r>
          <w:rPr>
            <w:noProof/>
            <w:webHidden/>
          </w:rPr>
          <w:fldChar w:fldCharType="separate"/>
        </w:r>
        <w:r>
          <w:rPr>
            <w:noProof/>
            <w:webHidden/>
          </w:rPr>
          <w:t>39</w:t>
        </w:r>
        <w:r>
          <w:rPr>
            <w:noProof/>
            <w:webHidden/>
          </w:rPr>
          <w:fldChar w:fldCharType="end"/>
        </w:r>
      </w:hyperlink>
    </w:p>
    <w:p w14:paraId="73393C97" w14:textId="3D28074A" w:rsidR="009A65B3" w:rsidRDefault="009A65B3">
      <w:pPr>
        <w:pStyle w:val="TOC3"/>
        <w:rPr>
          <w:noProof/>
        </w:rPr>
      </w:pPr>
      <w:hyperlink w:anchor="_Toc36844511" w:history="1">
        <w:r w:rsidRPr="007970CD">
          <w:rPr>
            <w:rStyle w:val="af"/>
            <w:noProof/>
          </w:rPr>
          <w:t>4.1.4 规则过期告警功能实现</w:t>
        </w:r>
        <w:r>
          <w:rPr>
            <w:noProof/>
            <w:webHidden/>
          </w:rPr>
          <w:tab/>
        </w:r>
        <w:r>
          <w:rPr>
            <w:noProof/>
            <w:webHidden/>
          </w:rPr>
          <w:fldChar w:fldCharType="begin"/>
        </w:r>
        <w:r>
          <w:rPr>
            <w:noProof/>
            <w:webHidden/>
          </w:rPr>
          <w:instrText xml:space="preserve"> PAGEREF _Toc36844511 \h </w:instrText>
        </w:r>
        <w:r>
          <w:rPr>
            <w:noProof/>
            <w:webHidden/>
          </w:rPr>
        </w:r>
        <w:r>
          <w:rPr>
            <w:noProof/>
            <w:webHidden/>
          </w:rPr>
          <w:fldChar w:fldCharType="separate"/>
        </w:r>
        <w:r>
          <w:rPr>
            <w:noProof/>
            <w:webHidden/>
          </w:rPr>
          <w:t>40</w:t>
        </w:r>
        <w:r>
          <w:rPr>
            <w:noProof/>
            <w:webHidden/>
          </w:rPr>
          <w:fldChar w:fldCharType="end"/>
        </w:r>
      </w:hyperlink>
    </w:p>
    <w:p w14:paraId="75D653BB" w14:textId="0E90EC9A" w:rsidR="009A65B3" w:rsidRDefault="009A65B3">
      <w:pPr>
        <w:pStyle w:val="TOC2"/>
        <w:tabs>
          <w:tab w:val="right" w:leader="dot" w:pos="8296"/>
        </w:tabs>
        <w:rPr>
          <w:noProof/>
        </w:rPr>
      </w:pPr>
      <w:hyperlink w:anchor="_Toc36844512" w:history="1">
        <w:r w:rsidRPr="007970CD">
          <w:rPr>
            <w:rStyle w:val="af"/>
            <w:noProof/>
          </w:rPr>
          <w:t>4.2 规则预处理模块</w:t>
        </w:r>
        <w:r>
          <w:rPr>
            <w:noProof/>
            <w:webHidden/>
          </w:rPr>
          <w:tab/>
        </w:r>
        <w:r>
          <w:rPr>
            <w:noProof/>
            <w:webHidden/>
          </w:rPr>
          <w:fldChar w:fldCharType="begin"/>
        </w:r>
        <w:r>
          <w:rPr>
            <w:noProof/>
            <w:webHidden/>
          </w:rPr>
          <w:instrText xml:space="preserve"> PAGEREF _Toc36844512 \h </w:instrText>
        </w:r>
        <w:r>
          <w:rPr>
            <w:noProof/>
            <w:webHidden/>
          </w:rPr>
        </w:r>
        <w:r>
          <w:rPr>
            <w:noProof/>
            <w:webHidden/>
          </w:rPr>
          <w:fldChar w:fldCharType="separate"/>
        </w:r>
        <w:r>
          <w:rPr>
            <w:noProof/>
            <w:webHidden/>
          </w:rPr>
          <w:t>40</w:t>
        </w:r>
        <w:r>
          <w:rPr>
            <w:noProof/>
            <w:webHidden/>
          </w:rPr>
          <w:fldChar w:fldCharType="end"/>
        </w:r>
      </w:hyperlink>
    </w:p>
    <w:p w14:paraId="3A5715E9" w14:textId="756AEE73" w:rsidR="009A65B3" w:rsidRDefault="009A65B3">
      <w:pPr>
        <w:pStyle w:val="TOC3"/>
        <w:rPr>
          <w:noProof/>
        </w:rPr>
      </w:pPr>
      <w:hyperlink w:anchor="_Toc36844513" w:history="1">
        <w:r w:rsidRPr="007970CD">
          <w:rPr>
            <w:rStyle w:val="af"/>
            <w:noProof/>
          </w:rPr>
          <w:t>4.2.1 规则预处理模块设计</w:t>
        </w:r>
        <w:r>
          <w:rPr>
            <w:noProof/>
            <w:webHidden/>
          </w:rPr>
          <w:tab/>
        </w:r>
        <w:r>
          <w:rPr>
            <w:noProof/>
            <w:webHidden/>
          </w:rPr>
          <w:fldChar w:fldCharType="begin"/>
        </w:r>
        <w:r>
          <w:rPr>
            <w:noProof/>
            <w:webHidden/>
          </w:rPr>
          <w:instrText xml:space="preserve"> PAGEREF _Toc36844513 \h </w:instrText>
        </w:r>
        <w:r>
          <w:rPr>
            <w:noProof/>
            <w:webHidden/>
          </w:rPr>
        </w:r>
        <w:r>
          <w:rPr>
            <w:noProof/>
            <w:webHidden/>
          </w:rPr>
          <w:fldChar w:fldCharType="separate"/>
        </w:r>
        <w:r>
          <w:rPr>
            <w:noProof/>
            <w:webHidden/>
          </w:rPr>
          <w:t>40</w:t>
        </w:r>
        <w:r>
          <w:rPr>
            <w:noProof/>
            <w:webHidden/>
          </w:rPr>
          <w:fldChar w:fldCharType="end"/>
        </w:r>
      </w:hyperlink>
    </w:p>
    <w:p w14:paraId="39F0518E" w14:textId="75C7AC92" w:rsidR="009A65B3" w:rsidRDefault="009A65B3">
      <w:pPr>
        <w:pStyle w:val="TOC3"/>
        <w:rPr>
          <w:noProof/>
        </w:rPr>
      </w:pPr>
      <w:hyperlink w:anchor="_Toc36844514" w:history="1">
        <w:r w:rsidRPr="007970CD">
          <w:rPr>
            <w:rStyle w:val="af"/>
            <w:noProof/>
          </w:rPr>
          <w:t>4.2.2 构建检查规则功能实现</w:t>
        </w:r>
        <w:r>
          <w:rPr>
            <w:noProof/>
            <w:webHidden/>
          </w:rPr>
          <w:tab/>
        </w:r>
        <w:r>
          <w:rPr>
            <w:noProof/>
            <w:webHidden/>
          </w:rPr>
          <w:fldChar w:fldCharType="begin"/>
        </w:r>
        <w:r>
          <w:rPr>
            <w:noProof/>
            <w:webHidden/>
          </w:rPr>
          <w:instrText xml:space="preserve"> PAGEREF _Toc36844514 \h </w:instrText>
        </w:r>
        <w:r>
          <w:rPr>
            <w:noProof/>
            <w:webHidden/>
          </w:rPr>
        </w:r>
        <w:r>
          <w:rPr>
            <w:noProof/>
            <w:webHidden/>
          </w:rPr>
          <w:fldChar w:fldCharType="separate"/>
        </w:r>
        <w:r>
          <w:rPr>
            <w:noProof/>
            <w:webHidden/>
          </w:rPr>
          <w:t>43</w:t>
        </w:r>
        <w:r>
          <w:rPr>
            <w:noProof/>
            <w:webHidden/>
          </w:rPr>
          <w:fldChar w:fldCharType="end"/>
        </w:r>
      </w:hyperlink>
    </w:p>
    <w:p w14:paraId="53757A1E" w14:textId="33AB6B79" w:rsidR="009A65B3" w:rsidRDefault="009A65B3">
      <w:pPr>
        <w:pStyle w:val="TOC3"/>
        <w:rPr>
          <w:noProof/>
        </w:rPr>
      </w:pPr>
      <w:hyperlink w:anchor="_Toc36844515" w:history="1">
        <w:r w:rsidRPr="007970CD">
          <w:rPr>
            <w:rStyle w:val="af"/>
            <w:noProof/>
          </w:rPr>
          <w:t>4.2.3 构建生效范围功能实现</w:t>
        </w:r>
        <w:r>
          <w:rPr>
            <w:noProof/>
            <w:webHidden/>
          </w:rPr>
          <w:tab/>
        </w:r>
        <w:r>
          <w:rPr>
            <w:noProof/>
            <w:webHidden/>
          </w:rPr>
          <w:fldChar w:fldCharType="begin"/>
        </w:r>
        <w:r>
          <w:rPr>
            <w:noProof/>
            <w:webHidden/>
          </w:rPr>
          <w:instrText xml:space="preserve"> PAGEREF _Toc36844515 \h </w:instrText>
        </w:r>
        <w:r>
          <w:rPr>
            <w:noProof/>
            <w:webHidden/>
          </w:rPr>
        </w:r>
        <w:r>
          <w:rPr>
            <w:noProof/>
            <w:webHidden/>
          </w:rPr>
          <w:fldChar w:fldCharType="separate"/>
        </w:r>
        <w:r>
          <w:rPr>
            <w:noProof/>
            <w:webHidden/>
          </w:rPr>
          <w:t>44</w:t>
        </w:r>
        <w:r>
          <w:rPr>
            <w:noProof/>
            <w:webHidden/>
          </w:rPr>
          <w:fldChar w:fldCharType="end"/>
        </w:r>
      </w:hyperlink>
    </w:p>
    <w:p w14:paraId="5CDAC051" w14:textId="3C74D56C" w:rsidR="009A65B3" w:rsidRDefault="009A65B3">
      <w:pPr>
        <w:pStyle w:val="TOC3"/>
        <w:rPr>
          <w:noProof/>
        </w:rPr>
      </w:pPr>
      <w:hyperlink w:anchor="_Toc36844516" w:history="1">
        <w:r w:rsidRPr="007970CD">
          <w:rPr>
            <w:rStyle w:val="af"/>
            <w:noProof/>
          </w:rPr>
          <w:t>4.2.4 构建</w:t>
        </w:r>
        <w:r w:rsidRPr="007970CD">
          <w:rPr>
            <w:rStyle w:val="af"/>
            <w:rFonts w:ascii="Arial" w:hAnsi="Arial"/>
            <w:noProof/>
          </w:rPr>
          <w:t>Action</w:t>
        </w:r>
        <w:r w:rsidRPr="007970CD">
          <w:rPr>
            <w:rStyle w:val="af"/>
            <w:noProof/>
          </w:rPr>
          <w:t>功能实现</w:t>
        </w:r>
        <w:r>
          <w:rPr>
            <w:noProof/>
            <w:webHidden/>
          </w:rPr>
          <w:tab/>
        </w:r>
        <w:r>
          <w:rPr>
            <w:noProof/>
            <w:webHidden/>
          </w:rPr>
          <w:fldChar w:fldCharType="begin"/>
        </w:r>
        <w:r>
          <w:rPr>
            <w:noProof/>
            <w:webHidden/>
          </w:rPr>
          <w:instrText xml:space="preserve"> PAGEREF _Toc36844516 \h </w:instrText>
        </w:r>
        <w:r>
          <w:rPr>
            <w:noProof/>
            <w:webHidden/>
          </w:rPr>
        </w:r>
        <w:r>
          <w:rPr>
            <w:noProof/>
            <w:webHidden/>
          </w:rPr>
          <w:fldChar w:fldCharType="separate"/>
        </w:r>
        <w:r>
          <w:rPr>
            <w:noProof/>
            <w:webHidden/>
          </w:rPr>
          <w:t>46</w:t>
        </w:r>
        <w:r>
          <w:rPr>
            <w:noProof/>
            <w:webHidden/>
          </w:rPr>
          <w:fldChar w:fldCharType="end"/>
        </w:r>
      </w:hyperlink>
    </w:p>
    <w:p w14:paraId="4F10C116" w14:textId="09C653E3" w:rsidR="009A65B3" w:rsidRDefault="009A65B3">
      <w:pPr>
        <w:pStyle w:val="TOC2"/>
        <w:tabs>
          <w:tab w:val="right" w:leader="dot" w:pos="8296"/>
        </w:tabs>
        <w:rPr>
          <w:noProof/>
        </w:rPr>
      </w:pPr>
      <w:hyperlink w:anchor="_Toc36844517" w:history="1">
        <w:r w:rsidRPr="007970CD">
          <w:rPr>
            <w:rStyle w:val="af"/>
            <w:noProof/>
          </w:rPr>
          <w:t>4.3 审核流模块</w:t>
        </w:r>
        <w:r>
          <w:rPr>
            <w:noProof/>
            <w:webHidden/>
          </w:rPr>
          <w:tab/>
        </w:r>
        <w:r>
          <w:rPr>
            <w:noProof/>
            <w:webHidden/>
          </w:rPr>
          <w:fldChar w:fldCharType="begin"/>
        </w:r>
        <w:r>
          <w:rPr>
            <w:noProof/>
            <w:webHidden/>
          </w:rPr>
          <w:instrText xml:space="preserve"> PAGEREF _Toc36844517 \h </w:instrText>
        </w:r>
        <w:r>
          <w:rPr>
            <w:noProof/>
            <w:webHidden/>
          </w:rPr>
        </w:r>
        <w:r>
          <w:rPr>
            <w:noProof/>
            <w:webHidden/>
          </w:rPr>
          <w:fldChar w:fldCharType="separate"/>
        </w:r>
        <w:r>
          <w:rPr>
            <w:noProof/>
            <w:webHidden/>
          </w:rPr>
          <w:t>47</w:t>
        </w:r>
        <w:r>
          <w:rPr>
            <w:noProof/>
            <w:webHidden/>
          </w:rPr>
          <w:fldChar w:fldCharType="end"/>
        </w:r>
      </w:hyperlink>
    </w:p>
    <w:p w14:paraId="50CC44C7" w14:textId="1654A9F3" w:rsidR="009A65B3" w:rsidRDefault="009A65B3">
      <w:pPr>
        <w:pStyle w:val="TOC3"/>
        <w:rPr>
          <w:noProof/>
        </w:rPr>
      </w:pPr>
      <w:hyperlink w:anchor="_Toc36844518" w:history="1">
        <w:r w:rsidRPr="007970CD">
          <w:rPr>
            <w:rStyle w:val="af"/>
            <w:noProof/>
          </w:rPr>
          <w:t>4.3.1 审核流模块设计</w:t>
        </w:r>
        <w:r>
          <w:rPr>
            <w:noProof/>
            <w:webHidden/>
          </w:rPr>
          <w:tab/>
        </w:r>
        <w:r>
          <w:rPr>
            <w:noProof/>
            <w:webHidden/>
          </w:rPr>
          <w:fldChar w:fldCharType="begin"/>
        </w:r>
        <w:r>
          <w:rPr>
            <w:noProof/>
            <w:webHidden/>
          </w:rPr>
          <w:instrText xml:space="preserve"> PAGEREF _Toc36844518 \h </w:instrText>
        </w:r>
        <w:r>
          <w:rPr>
            <w:noProof/>
            <w:webHidden/>
          </w:rPr>
        </w:r>
        <w:r>
          <w:rPr>
            <w:noProof/>
            <w:webHidden/>
          </w:rPr>
          <w:fldChar w:fldCharType="separate"/>
        </w:r>
        <w:r>
          <w:rPr>
            <w:noProof/>
            <w:webHidden/>
          </w:rPr>
          <w:t>47</w:t>
        </w:r>
        <w:r>
          <w:rPr>
            <w:noProof/>
            <w:webHidden/>
          </w:rPr>
          <w:fldChar w:fldCharType="end"/>
        </w:r>
      </w:hyperlink>
    </w:p>
    <w:p w14:paraId="477773B0" w14:textId="2B2AF711" w:rsidR="009A65B3" w:rsidRDefault="009A65B3">
      <w:pPr>
        <w:pStyle w:val="TOC3"/>
        <w:rPr>
          <w:noProof/>
        </w:rPr>
      </w:pPr>
      <w:hyperlink w:anchor="_Toc36844519" w:history="1">
        <w:r w:rsidRPr="007970CD">
          <w:rPr>
            <w:rStyle w:val="af"/>
            <w:noProof/>
          </w:rPr>
          <w:t>4.3.2 审核流操作功能实现</w:t>
        </w:r>
        <w:r>
          <w:rPr>
            <w:noProof/>
            <w:webHidden/>
          </w:rPr>
          <w:tab/>
        </w:r>
        <w:r>
          <w:rPr>
            <w:noProof/>
            <w:webHidden/>
          </w:rPr>
          <w:fldChar w:fldCharType="begin"/>
        </w:r>
        <w:r>
          <w:rPr>
            <w:noProof/>
            <w:webHidden/>
          </w:rPr>
          <w:instrText xml:space="preserve"> PAGEREF _Toc36844519 \h </w:instrText>
        </w:r>
        <w:r>
          <w:rPr>
            <w:noProof/>
            <w:webHidden/>
          </w:rPr>
        </w:r>
        <w:r>
          <w:rPr>
            <w:noProof/>
            <w:webHidden/>
          </w:rPr>
          <w:fldChar w:fldCharType="separate"/>
        </w:r>
        <w:r>
          <w:rPr>
            <w:noProof/>
            <w:webHidden/>
          </w:rPr>
          <w:t>49</w:t>
        </w:r>
        <w:r>
          <w:rPr>
            <w:noProof/>
            <w:webHidden/>
          </w:rPr>
          <w:fldChar w:fldCharType="end"/>
        </w:r>
      </w:hyperlink>
    </w:p>
    <w:p w14:paraId="4C9E0845" w14:textId="10AB8400" w:rsidR="009A65B3" w:rsidRDefault="009A65B3">
      <w:pPr>
        <w:pStyle w:val="TOC3"/>
        <w:rPr>
          <w:noProof/>
        </w:rPr>
      </w:pPr>
      <w:hyperlink w:anchor="_Toc36844520" w:history="1">
        <w:r w:rsidRPr="007970CD">
          <w:rPr>
            <w:rStyle w:val="af"/>
            <w:noProof/>
          </w:rPr>
          <w:t>4.3.3 审核权转移功能实现</w:t>
        </w:r>
        <w:r>
          <w:rPr>
            <w:noProof/>
            <w:webHidden/>
          </w:rPr>
          <w:tab/>
        </w:r>
        <w:r>
          <w:rPr>
            <w:noProof/>
            <w:webHidden/>
          </w:rPr>
          <w:fldChar w:fldCharType="begin"/>
        </w:r>
        <w:r>
          <w:rPr>
            <w:noProof/>
            <w:webHidden/>
          </w:rPr>
          <w:instrText xml:space="preserve"> PAGEREF _Toc36844520 \h </w:instrText>
        </w:r>
        <w:r>
          <w:rPr>
            <w:noProof/>
            <w:webHidden/>
          </w:rPr>
        </w:r>
        <w:r>
          <w:rPr>
            <w:noProof/>
            <w:webHidden/>
          </w:rPr>
          <w:fldChar w:fldCharType="separate"/>
        </w:r>
        <w:r>
          <w:rPr>
            <w:noProof/>
            <w:webHidden/>
          </w:rPr>
          <w:t>51</w:t>
        </w:r>
        <w:r>
          <w:rPr>
            <w:noProof/>
            <w:webHidden/>
          </w:rPr>
          <w:fldChar w:fldCharType="end"/>
        </w:r>
      </w:hyperlink>
    </w:p>
    <w:p w14:paraId="65B01708" w14:textId="4C2A88FD" w:rsidR="009A65B3" w:rsidRDefault="009A65B3">
      <w:pPr>
        <w:pStyle w:val="TOC3"/>
        <w:rPr>
          <w:noProof/>
        </w:rPr>
      </w:pPr>
      <w:hyperlink w:anchor="_Toc36844521" w:history="1">
        <w:r w:rsidRPr="007970CD">
          <w:rPr>
            <w:rStyle w:val="af"/>
            <w:noProof/>
          </w:rPr>
          <w:t>4.3.4 审核消息保障功能实现</w:t>
        </w:r>
        <w:r>
          <w:rPr>
            <w:noProof/>
            <w:webHidden/>
          </w:rPr>
          <w:tab/>
        </w:r>
        <w:r>
          <w:rPr>
            <w:noProof/>
            <w:webHidden/>
          </w:rPr>
          <w:fldChar w:fldCharType="begin"/>
        </w:r>
        <w:r>
          <w:rPr>
            <w:noProof/>
            <w:webHidden/>
          </w:rPr>
          <w:instrText xml:space="preserve"> PAGEREF _Toc36844521 \h </w:instrText>
        </w:r>
        <w:r>
          <w:rPr>
            <w:noProof/>
            <w:webHidden/>
          </w:rPr>
        </w:r>
        <w:r>
          <w:rPr>
            <w:noProof/>
            <w:webHidden/>
          </w:rPr>
          <w:fldChar w:fldCharType="separate"/>
        </w:r>
        <w:r>
          <w:rPr>
            <w:noProof/>
            <w:webHidden/>
          </w:rPr>
          <w:t>53</w:t>
        </w:r>
        <w:r>
          <w:rPr>
            <w:noProof/>
            <w:webHidden/>
          </w:rPr>
          <w:fldChar w:fldCharType="end"/>
        </w:r>
      </w:hyperlink>
    </w:p>
    <w:p w14:paraId="2F707130" w14:textId="54DB8800" w:rsidR="009A65B3" w:rsidRDefault="009A65B3">
      <w:pPr>
        <w:pStyle w:val="TOC2"/>
        <w:tabs>
          <w:tab w:val="right" w:leader="dot" w:pos="8296"/>
        </w:tabs>
        <w:rPr>
          <w:noProof/>
        </w:rPr>
      </w:pPr>
      <w:hyperlink w:anchor="_Toc36844522" w:history="1">
        <w:r w:rsidRPr="007970CD">
          <w:rPr>
            <w:rStyle w:val="af"/>
            <w:noProof/>
          </w:rPr>
          <w:t>4.4 规则应用模块</w:t>
        </w:r>
        <w:r>
          <w:rPr>
            <w:noProof/>
            <w:webHidden/>
          </w:rPr>
          <w:tab/>
        </w:r>
        <w:r>
          <w:rPr>
            <w:noProof/>
            <w:webHidden/>
          </w:rPr>
          <w:fldChar w:fldCharType="begin"/>
        </w:r>
        <w:r>
          <w:rPr>
            <w:noProof/>
            <w:webHidden/>
          </w:rPr>
          <w:instrText xml:space="preserve"> PAGEREF _Toc36844522 \h </w:instrText>
        </w:r>
        <w:r>
          <w:rPr>
            <w:noProof/>
            <w:webHidden/>
          </w:rPr>
        </w:r>
        <w:r>
          <w:rPr>
            <w:noProof/>
            <w:webHidden/>
          </w:rPr>
          <w:fldChar w:fldCharType="separate"/>
        </w:r>
        <w:r>
          <w:rPr>
            <w:noProof/>
            <w:webHidden/>
          </w:rPr>
          <w:t>54</w:t>
        </w:r>
        <w:r>
          <w:rPr>
            <w:noProof/>
            <w:webHidden/>
          </w:rPr>
          <w:fldChar w:fldCharType="end"/>
        </w:r>
      </w:hyperlink>
    </w:p>
    <w:p w14:paraId="07B30BC4" w14:textId="208C3590" w:rsidR="009A65B3" w:rsidRDefault="009A65B3">
      <w:pPr>
        <w:pStyle w:val="TOC3"/>
        <w:rPr>
          <w:noProof/>
        </w:rPr>
      </w:pPr>
      <w:hyperlink w:anchor="_Toc36844523" w:history="1">
        <w:r w:rsidRPr="007970CD">
          <w:rPr>
            <w:rStyle w:val="af"/>
            <w:noProof/>
          </w:rPr>
          <w:t>4.4.1 规则应用模块设计</w:t>
        </w:r>
        <w:r>
          <w:rPr>
            <w:noProof/>
            <w:webHidden/>
          </w:rPr>
          <w:tab/>
        </w:r>
        <w:r>
          <w:rPr>
            <w:noProof/>
            <w:webHidden/>
          </w:rPr>
          <w:fldChar w:fldCharType="begin"/>
        </w:r>
        <w:r>
          <w:rPr>
            <w:noProof/>
            <w:webHidden/>
          </w:rPr>
          <w:instrText xml:space="preserve"> PAGEREF _Toc36844523 \h </w:instrText>
        </w:r>
        <w:r>
          <w:rPr>
            <w:noProof/>
            <w:webHidden/>
          </w:rPr>
        </w:r>
        <w:r>
          <w:rPr>
            <w:noProof/>
            <w:webHidden/>
          </w:rPr>
          <w:fldChar w:fldCharType="separate"/>
        </w:r>
        <w:r>
          <w:rPr>
            <w:noProof/>
            <w:webHidden/>
          </w:rPr>
          <w:t>54</w:t>
        </w:r>
        <w:r>
          <w:rPr>
            <w:noProof/>
            <w:webHidden/>
          </w:rPr>
          <w:fldChar w:fldCharType="end"/>
        </w:r>
      </w:hyperlink>
    </w:p>
    <w:p w14:paraId="7AD7230F" w14:textId="5D4A6AFB" w:rsidR="009A65B3" w:rsidRDefault="009A65B3">
      <w:pPr>
        <w:pStyle w:val="TOC3"/>
        <w:rPr>
          <w:noProof/>
        </w:rPr>
      </w:pPr>
      <w:hyperlink w:anchor="_Toc36844524" w:history="1">
        <w:r w:rsidRPr="007970CD">
          <w:rPr>
            <w:rStyle w:val="af"/>
            <w:noProof/>
          </w:rPr>
          <w:t>4.4.2 规则判定功能实现</w:t>
        </w:r>
        <w:r>
          <w:rPr>
            <w:noProof/>
            <w:webHidden/>
          </w:rPr>
          <w:tab/>
        </w:r>
        <w:r>
          <w:rPr>
            <w:noProof/>
            <w:webHidden/>
          </w:rPr>
          <w:fldChar w:fldCharType="begin"/>
        </w:r>
        <w:r>
          <w:rPr>
            <w:noProof/>
            <w:webHidden/>
          </w:rPr>
          <w:instrText xml:space="preserve"> PAGEREF _Toc36844524 \h </w:instrText>
        </w:r>
        <w:r>
          <w:rPr>
            <w:noProof/>
            <w:webHidden/>
          </w:rPr>
        </w:r>
        <w:r>
          <w:rPr>
            <w:noProof/>
            <w:webHidden/>
          </w:rPr>
          <w:fldChar w:fldCharType="separate"/>
        </w:r>
        <w:r>
          <w:rPr>
            <w:noProof/>
            <w:webHidden/>
          </w:rPr>
          <w:t>56</w:t>
        </w:r>
        <w:r>
          <w:rPr>
            <w:noProof/>
            <w:webHidden/>
          </w:rPr>
          <w:fldChar w:fldCharType="end"/>
        </w:r>
      </w:hyperlink>
    </w:p>
    <w:p w14:paraId="2A68F3E1" w14:textId="6CE438AF" w:rsidR="009A65B3" w:rsidRDefault="009A65B3">
      <w:pPr>
        <w:pStyle w:val="TOC3"/>
        <w:rPr>
          <w:noProof/>
        </w:rPr>
      </w:pPr>
      <w:hyperlink w:anchor="_Toc36844525" w:history="1">
        <w:r w:rsidRPr="007970CD">
          <w:rPr>
            <w:rStyle w:val="af"/>
            <w:noProof/>
          </w:rPr>
          <w:t>4.4.3 缓存更新功能实现</w:t>
        </w:r>
        <w:r>
          <w:rPr>
            <w:noProof/>
            <w:webHidden/>
          </w:rPr>
          <w:tab/>
        </w:r>
        <w:r>
          <w:rPr>
            <w:noProof/>
            <w:webHidden/>
          </w:rPr>
          <w:fldChar w:fldCharType="begin"/>
        </w:r>
        <w:r>
          <w:rPr>
            <w:noProof/>
            <w:webHidden/>
          </w:rPr>
          <w:instrText xml:space="preserve"> PAGEREF _Toc36844525 \h </w:instrText>
        </w:r>
        <w:r>
          <w:rPr>
            <w:noProof/>
            <w:webHidden/>
          </w:rPr>
        </w:r>
        <w:r>
          <w:rPr>
            <w:noProof/>
            <w:webHidden/>
          </w:rPr>
          <w:fldChar w:fldCharType="separate"/>
        </w:r>
        <w:r>
          <w:rPr>
            <w:noProof/>
            <w:webHidden/>
          </w:rPr>
          <w:t>58</w:t>
        </w:r>
        <w:r>
          <w:rPr>
            <w:noProof/>
            <w:webHidden/>
          </w:rPr>
          <w:fldChar w:fldCharType="end"/>
        </w:r>
      </w:hyperlink>
    </w:p>
    <w:p w14:paraId="1760DB47" w14:textId="79AF91F8" w:rsidR="009A65B3" w:rsidRDefault="009A65B3">
      <w:pPr>
        <w:pStyle w:val="TOC2"/>
        <w:tabs>
          <w:tab w:val="right" w:leader="dot" w:pos="8296"/>
        </w:tabs>
        <w:rPr>
          <w:noProof/>
        </w:rPr>
      </w:pPr>
      <w:hyperlink w:anchor="_Toc36844526" w:history="1">
        <w:r w:rsidRPr="007970CD">
          <w:rPr>
            <w:rStyle w:val="af"/>
            <w:noProof/>
          </w:rPr>
          <w:t>4.5 系统测试</w:t>
        </w:r>
        <w:r>
          <w:rPr>
            <w:noProof/>
            <w:webHidden/>
          </w:rPr>
          <w:tab/>
        </w:r>
        <w:r>
          <w:rPr>
            <w:noProof/>
            <w:webHidden/>
          </w:rPr>
          <w:fldChar w:fldCharType="begin"/>
        </w:r>
        <w:r>
          <w:rPr>
            <w:noProof/>
            <w:webHidden/>
          </w:rPr>
          <w:instrText xml:space="preserve"> PAGEREF _Toc36844526 \h </w:instrText>
        </w:r>
        <w:r>
          <w:rPr>
            <w:noProof/>
            <w:webHidden/>
          </w:rPr>
        </w:r>
        <w:r>
          <w:rPr>
            <w:noProof/>
            <w:webHidden/>
          </w:rPr>
          <w:fldChar w:fldCharType="separate"/>
        </w:r>
        <w:r>
          <w:rPr>
            <w:noProof/>
            <w:webHidden/>
          </w:rPr>
          <w:t>59</w:t>
        </w:r>
        <w:r>
          <w:rPr>
            <w:noProof/>
            <w:webHidden/>
          </w:rPr>
          <w:fldChar w:fldCharType="end"/>
        </w:r>
      </w:hyperlink>
    </w:p>
    <w:p w14:paraId="79C8F2C7" w14:textId="58C25D67" w:rsidR="009A65B3" w:rsidRDefault="009A65B3">
      <w:pPr>
        <w:pStyle w:val="TOC3"/>
        <w:rPr>
          <w:noProof/>
        </w:rPr>
      </w:pPr>
      <w:hyperlink w:anchor="_Toc36844527" w:history="1">
        <w:r w:rsidRPr="007970CD">
          <w:rPr>
            <w:rStyle w:val="af"/>
            <w:noProof/>
          </w:rPr>
          <w:t>4.5.1 测试环境</w:t>
        </w:r>
        <w:r>
          <w:rPr>
            <w:noProof/>
            <w:webHidden/>
          </w:rPr>
          <w:tab/>
        </w:r>
        <w:r>
          <w:rPr>
            <w:noProof/>
            <w:webHidden/>
          </w:rPr>
          <w:fldChar w:fldCharType="begin"/>
        </w:r>
        <w:r>
          <w:rPr>
            <w:noProof/>
            <w:webHidden/>
          </w:rPr>
          <w:instrText xml:space="preserve"> PAGEREF _Toc36844527 \h </w:instrText>
        </w:r>
        <w:r>
          <w:rPr>
            <w:noProof/>
            <w:webHidden/>
          </w:rPr>
        </w:r>
        <w:r>
          <w:rPr>
            <w:noProof/>
            <w:webHidden/>
          </w:rPr>
          <w:fldChar w:fldCharType="separate"/>
        </w:r>
        <w:r>
          <w:rPr>
            <w:noProof/>
            <w:webHidden/>
          </w:rPr>
          <w:t>59</w:t>
        </w:r>
        <w:r>
          <w:rPr>
            <w:noProof/>
            <w:webHidden/>
          </w:rPr>
          <w:fldChar w:fldCharType="end"/>
        </w:r>
      </w:hyperlink>
    </w:p>
    <w:p w14:paraId="2D16C124" w14:textId="31CF5292" w:rsidR="009A65B3" w:rsidRDefault="009A65B3">
      <w:pPr>
        <w:pStyle w:val="TOC3"/>
        <w:rPr>
          <w:noProof/>
        </w:rPr>
      </w:pPr>
      <w:hyperlink w:anchor="_Toc36844528" w:history="1">
        <w:r w:rsidRPr="007970CD">
          <w:rPr>
            <w:rStyle w:val="af"/>
            <w:noProof/>
          </w:rPr>
          <w:t>4.5.2 测试设计</w:t>
        </w:r>
        <w:r>
          <w:rPr>
            <w:noProof/>
            <w:webHidden/>
          </w:rPr>
          <w:tab/>
        </w:r>
        <w:r>
          <w:rPr>
            <w:noProof/>
            <w:webHidden/>
          </w:rPr>
          <w:fldChar w:fldCharType="begin"/>
        </w:r>
        <w:r>
          <w:rPr>
            <w:noProof/>
            <w:webHidden/>
          </w:rPr>
          <w:instrText xml:space="preserve"> PAGEREF _Toc36844528 \h </w:instrText>
        </w:r>
        <w:r>
          <w:rPr>
            <w:noProof/>
            <w:webHidden/>
          </w:rPr>
        </w:r>
        <w:r>
          <w:rPr>
            <w:noProof/>
            <w:webHidden/>
          </w:rPr>
          <w:fldChar w:fldCharType="separate"/>
        </w:r>
        <w:r>
          <w:rPr>
            <w:noProof/>
            <w:webHidden/>
          </w:rPr>
          <w:t>59</w:t>
        </w:r>
        <w:r>
          <w:rPr>
            <w:noProof/>
            <w:webHidden/>
          </w:rPr>
          <w:fldChar w:fldCharType="end"/>
        </w:r>
      </w:hyperlink>
    </w:p>
    <w:p w14:paraId="5CFC5DDD" w14:textId="579B3925" w:rsidR="009A65B3" w:rsidRDefault="009A65B3">
      <w:pPr>
        <w:pStyle w:val="TOC3"/>
        <w:rPr>
          <w:noProof/>
        </w:rPr>
      </w:pPr>
      <w:hyperlink w:anchor="_Toc36844529" w:history="1">
        <w:r w:rsidRPr="007970CD">
          <w:rPr>
            <w:rStyle w:val="af"/>
            <w:noProof/>
          </w:rPr>
          <w:t>4.5.3 测试结果</w:t>
        </w:r>
        <w:r>
          <w:rPr>
            <w:noProof/>
            <w:webHidden/>
          </w:rPr>
          <w:tab/>
        </w:r>
        <w:r>
          <w:rPr>
            <w:noProof/>
            <w:webHidden/>
          </w:rPr>
          <w:fldChar w:fldCharType="begin"/>
        </w:r>
        <w:r>
          <w:rPr>
            <w:noProof/>
            <w:webHidden/>
          </w:rPr>
          <w:instrText xml:space="preserve"> PAGEREF _Toc36844529 \h </w:instrText>
        </w:r>
        <w:r>
          <w:rPr>
            <w:noProof/>
            <w:webHidden/>
          </w:rPr>
        </w:r>
        <w:r>
          <w:rPr>
            <w:noProof/>
            <w:webHidden/>
          </w:rPr>
          <w:fldChar w:fldCharType="separate"/>
        </w:r>
        <w:r>
          <w:rPr>
            <w:noProof/>
            <w:webHidden/>
          </w:rPr>
          <w:t>62</w:t>
        </w:r>
        <w:r>
          <w:rPr>
            <w:noProof/>
            <w:webHidden/>
          </w:rPr>
          <w:fldChar w:fldCharType="end"/>
        </w:r>
      </w:hyperlink>
    </w:p>
    <w:p w14:paraId="58A9D4AE" w14:textId="0A8BF111" w:rsidR="009A65B3" w:rsidRDefault="009A65B3">
      <w:pPr>
        <w:pStyle w:val="TOC2"/>
        <w:tabs>
          <w:tab w:val="right" w:leader="dot" w:pos="8296"/>
        </w:tabs>
        <w:rPr>
          <w:noProof/>
        </w:rPr>
      </w:pPr>
      <w:hyperlink w:anchor="_Toc36844530" w:history="1">
        <w:r w:rsidRPr="007970CD">
          <w:rPr>
            <w:rStyle w:val="af"/>
            <w:noProof/>
          </w:rPr>
          <w:t>4.6 本章小结</w:t>
        </w:r>
        <w:r>
          <w:rPr>
            <w:noProof/>
            <w:webHidden/>
          </w:rPr>
          <w:tab/>
        </w:r>
        <w:r>
          <w:rPr>
            <w:noProof/>
            <w:webHidden/>
          </w:rPr>
          <w:fldChar w:fldCharType="begin"/>
        </w:r>
        <w:r>
          <w:rPr>
            <w:noProof/>
            <w:webHidden/>
          </w:rPr>
          <w:instrText xml:space="preserve"> PAGEREF _Toc36844530 \h </w:instrText>
        </w:r>
        <w:r>
          <w:rPr>
            <w:noProof/>
            <w:webHidden/>
          </w:rPr>
        </w:r>
        <w:r>
          <w:rPr>
            <w:noProof/>
            <w:webHidden/>
          </w:rPr>
          <w:fldChar w:fldCharType="separate"/>
        </w:r>
        <w:r>
          <w:rPr>
            <w:noProof/>
            <w:webHidden/>
          </w:rPr>
          <w:t>63</w:t>
        </w:r>
        <w:r>
          <w:rPr>
            <w:noProof/>
            <w:webHidden/>
          </w:rPr>
          <w:fldChar w:fldCharType="end"/>
        </w:r>
      </w:hyperlink>
    </w:p>
    <w:p w14:paraId="0650F88C" w14:textId="74AADE0F" w:rsidR="009A65B3" w:rsidRDefault="009A65B3">
      <w:pPr>
        <w:pStyle w:val="TOC1"/>
        <w:tabs>
          <w:tab w:val="right" w:leader="dot" w:pos="8296"/>
        </w:tabs>
        <w:rPr>
          <w:noProof/>
        </w:rPr>
      </w:pPr>
      <w:hyperlink w:anchor="_Toc36844531" w:history="1">
        <w:r w:rsidRPr="007970CD">
          <w:rPr>
            <w:rStyle w:val="af"/>
            <w:noProof/>
          </w:rPr>
          <w:t>第五章 总结与展望</w:t>
        </w:r>
        <w:r>
          <w:rPr>
            <w:noProof/>
            <w:webHidden/>
          </w:rPr>
          <w:tab/>
        </w:r>
        <w:r>
          <w:rPr>
            <w:noProof/>
            <w:webHidden/>
          </w:rPr>
          <w:fldChar w:fldCharType="begin"/>
        </w:r>
        <w:r>
          <w:rPr>
            <w:noProof/>
            <w:webHidden/>
          </w:rPr>
          <w:instrText xml:space="preserve"> PAGEREF _Toc36844531 \h </w:instrText>
        </w:r>
        <w:r>
          <w:rPr>
            <w:noProof/>
            <w:webHidden/>
          </w:rPr>
        </w:r>
        <w:r>
          <w:rPr>
            <w:noProof/>
            <w:webHidden/>
          </w:rPr>
          <w:fldChar w:fldCharType="separate"/>
        </w:r>
        <w:r>
          <w:rPr>
            <w:noProof/>
            <w:webHidden/>
          </w:rPr>
          <w:t>64</w:t>
        </w:r>
        <w:r>
          <w:rPr>
            <w:noProof/>
            <w:webHidden/>
          </w:rPr>
          <w:fldChar w:fldCharType="end"/>
        </w:r>
      </w:hyperlink>
    </w:p>
    <w:p w14:paraId="6B5BC476" w14:textId="54A44F6F" w:rsidR="009A65B3" w:rsidRDefault="009A65B3">
      <w:pPr>
        <w:pStyle w:val="TOC2"/>
        <w:tabs>
          <w:tab w:val="right" w:leader="dot" w:pos="8296"/>
        </w:tabs>
        <w:rPr>
          <w:noProof/>
        </w:rPr>
      </w:pPr>
      <w:hyperlink w:anchor="_Toc36844532" w:history="1">
        <w:r w:rsidRPr="007970CD">
          <w:rPr>
            <w:rStyle w:val="af"/>
            <w:noProof/>
          </w:rPr>
          <w:t>5.1 总结</w:t>
        </w:r>
        <w:r>
          <w:rPr>
            <w:noProof/>
            <w:webHidden/>
          </w:rPr>
          <w:tab/>
        </w:r>
        <w:r>
          <w:rPr>
            <w:noProof/>
            <w:webHidden/>
          </w:rPr>
          <w:fldChar w:fldCharType="begin"/>
        </w:r>
        <w:r>
          <w:rPr>
            <w:noProof/>
            <w:webHidden/>
          </w:rPr>
          <w:instrText xml:space="preserve"> PAGEREF _Toc36844532 \h </w:instrText>
        </w:r>
        <w:r>
          <w:rPr>
            <w:noProof/>
            <w:webHidden/>
          </w:rPr>
        </w:r>
        <w:r>
          <w:rPr>
            <w:noProof/>
            <w:webHidden/>
          </w:rPr>
          <w:fldChar w:fldCharType="separate"/>
        </w:r>
        <w:r>
          <w:rPr>
            <w:noProof/>
            <w:webHidden/>
          </w:rPr>
          <w:t>64</w:t>
        </w:r>
        <w:r>
          <w:rPr>
            <w:noProof/>
            <w:webHidden/>
          </w:rPr>
          <w:fldChar w:fldCharType="end"/>
        </w:r>
      </w:hyperlink>
    </w:p>
    <w:p w14:paraId="3A8CC626" w14:textId="0C44EFD0" w:rsidR="009A65B3" w:rsidRDefault="009A65B3">
      <w:pPr>
        <w:pStyle w:val="TOC2"/>
        <w:tabs>
          <w:tab w:val="right" w:leader="dot" w:pos="8296"/>
        </w:tabs>
        <w:rPr>
          <w:noProof/>
        </w:rPr>
      </w:pPr>
      <w:hyperlink w:anchor="_Toc36844533" w:history="1">
        <w:r w:rsidRPr="007970CD">
          <w:rPr>
            <w:rStyle w:val="af"/>
            <w:noProof/>
          </w:rPr>
          <w:t>5.2 工作展望</w:t>
        </w:r>
        <w:r>
          <w:rPr>
            <w:noProof/>
            <w:webHidden/>
          </w:rPr>
          <w:tab/>
        </w:r>
        <w:r>
          <w:rPr>
            <w:noProof/>
            <w:webHidden/>
          </w:rPr>
          <w:fldChar w:fldCharType="begin"/>
        </w:r>
        <w:r>
          <w:rPr>
            <w:noProof/>
            <w:webHidden/>
          </w:rPr>
          <w:instrText xml:space="preserve"> PAGEREF _Toc36844533 \h </w:instrText>
        </w:r>
        <w:r>
          <w:rPr>
            <w:noProof/>
            <w:webHidden/>
          </w:rPr>
        </w:r>
        <w:r>
          <w:rPr>
            <w:noProof/>
            <w:webHidden/>
          </w:rPr>
          <w:fldChar w:fldCharType="separate"/>
        </w:r>
        <w:r>
          <w:rPr>
            <w:noProof/>
            <w:webHidden/>
          </w:rPr>
          <w:t>64</w:t>
        </w:r>
        <w:r>
          <w:rPr>
            <w:noProof/>
            <w:webHidden/>
          </w:rPr>
          <w:fldChar w:fldCharType="end"/>
        </w:r>
      </w:hyperlink>
    </w:p>
    <w:p w14:paraId="459A6D35" w14:textId="1F651CCB" w:rsidR="009A65B3" w:rsidRDefault="009A65B3">
      <w:pPr>
        <w:pStyle w:val="TOC1"/>
        <w:tabs>
          <w:tab w:val="right" w:leader="dot" w:pos="8296"/>
        </w:tabs>
        <w:rPr>
          <w:noProof/>
        </w:rPr>
      </w:pPr>
      <w:hyperlink w:anchor="_Toc36844534" w:history="1">
        <w:r w:rsidRPr="007970CD">
          <w:rPr>
            <w:rStyle w:val="af"/>
            <w:rFonts w:ascii="黑体"/>
            <w:noProof/>
          </w:rPr>
          <w:t>参考文献</w:t>
        </w:r>
        <w:r>
          <w:rPr>
            <w:noProof/>
            <w:webHidden/>
          </w:rPr>
          <w:tab/>
        </w:r>
        <w:r>
          <w:rPr>
            <w:noProof/>
            <w:webHidden/>
          </w:rPr>
          <w:fldChar w:fldCharType="begin"/>
        </w:r>
        <w:r>
          <w:rPr>
            <w:noProof/>
            <w:webHidden/>
          </w:rPr>
          <w:instrText xml:space="preserve"> PAGEREF _Toc36844534 \h </w:instrText>
        </w:r>
        <w:r>
          <w:rPr>
            <w:noProof/>
            <w:webHidden/>
          </w:rPr>
        </w:r>
        <w:r>
          <w:rPr>
            <w:noProof/>
            <w:webHidden/>
          </w:rPr>
          <w:fldChar w:fldCharType="separate"/>
        </w:r>
        <w:r>
          <w:rPr>
            <w:noProof/>
            <w:webHidden/>
          </w:rPr>
          <w:t>65</w:t>
        </w:r>
        <w:r>
          <w:rPr>
            <w:noProof/>
            <w:webHidden/>
          </w:rPr>
          <w:fldChar w:fldCharType="end"/>
        </w:r>
      </w:hyperlink>
    </w:p>
    <w:p w14:paraId="505C5615" w14:textId="7B870CD5" w:rsidR="009A65B3" w:rsidRDefault="009A65B3">
      <w:pPr>
        <w:pStyle w:val="TOC1"/>
        <w:tabs>
          <w:tab w:val="right" w:leader="dot" w:pos="8296"/>
        </w:tabs>
        <w:rPr>
          <w:noProof/>
        </w:rPr>
      </w:pPr>
      <w:hyperlink w:anchor="_Toc36844535" w:history="1">
        <w:r w:rsidRPr="007970CD">
          <w:rPr>
            <w:rStyle w:val="af"/>
            <w:rFonts w:ascii="黑体"/>
            <w:noProof/>
          </w:rPr>
          <w:t>致谢</w:t>
        </w:r>
        <w:r>
          <w:rPr>
            <w:noProof/>
            <w:webHidden/>
          </w:rPr>
          <w:tab/>
        </w:r>
        <w:r>
          <w:rPr>
            <w:noProof/>
            <w:webHidden/>
          </w:rPr>
          <w:fldChar w:fldCharType="begin"/>
        </w:r>
        <w:r>
          <w:rPr>
            <w:noProof/>
            <w:webHidden/>
          </w:rPr>
          <w:instrText xml:space="preserve"> PAGEREF _Toc36844535 \h </w:instrText>
        </w:r>
        <w:r>
          <w:rPr>
            <w:noProof/>
            <w:webHidden/>
          </w:rPr>
        </w:r>
        <w:r>
          <w:rPr>
            <w:noProof/>
            <w:webHidden/>
          </w:rPr>
          <w:fldChar w:fldCharType="separate"/>
        </w:r>
        <w:r>
          <w:rPr>
            <w:noProof/>
            <w:webHidden/>
          </w:rPr>
          <w:t>69</w:t>
        </w:r>
        <w:r>
          <w:rPr>
            <w:noProof/>
            <w:webHidden/>
          </w:rPr>
          <w:fldChar w:fldCharType="end"/>
        </w:r>
      </w:hyperlink>
    </w:p>
    <w:p w14:paraId="74C55780" w14:textId="015F3694"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8632B5">
      <w:pPr>
        <w:pStyle w:val="1"/>
        <w:rPr>
          <w:rFonts w:ascii="黑体"/>
        </w:rPr>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D5503">
      <w:pPr>
        <w:pStyle w:val="1"/>
        <w:numPr>
          <w:ilvl w:val="0"/>
          <w:numId w:val="0"/>
        </w:numPr>
        <w:rPr>
          <w:rFonts w:ascii="黑体"/>
        </w:rPr>
      </w:pPr>
      <w:bookmarkStart w:id="53" w:name="_Toc25758703"/>
      <w:bookmarkStart w:id="54" w:name="_Toc36844478"/>
      <w:bookmarkEnd w:id="51"/>
      <w:r w:rsidRPr="00A750CC">
        <w:rPr>
          <w:rFonts w:ascii="黑体" w:hint="eastAsia"/>
        </w:rPr>
        <w:lastRenderedPageBreak/>
        <w:t>图目录</w:t>
      </w:r>
      <w:bookmarkEnd w:id="54"/>
    </w:p>
    <w:p w14:paraId="2F0ED3A7" w14:textId="1B62750B" w:rsidR="009A65B3" w:rsidRDefault="00BD5503">
      <w:pPr>
        <w:pStyle w:val="af8"/>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44536" w:history="1">
        <w:r w:rsidR="009A65B3" w:rsidRPr="009666AF">
          <w:rPr>
            <w:rStyle w:val="af"/>
            <w:noProof/>
          </w:rPr>
          <w:t>图 1.1  外卖业务履约过程</w:t>
        </w:r>
        <w:r w:rsidR="009A65B3">
          <w:rPr>
            <w:noProof/>
            <w:webHidden/>
          </w:rPr>
          <w:tab/>
        </w:r>
        <w:r w:rsidR="009A65B3">
          <w:rPr>
            <w:noProof/>
            <w:webHidden/>
          </w:rPr>
          <w:fldChar w:fldCharType="begin"/>
        </w:r>
        <w:r w:rsidR="009A65B3">
          <w:rPr>
            <w:noProof/>
            <w:webHidden/>
          </w:rPr>
          <w:instrText xml:space="preserve"> PAGEREF _Toc36844536 \h </w:instrText>
        </w:r>
        <w:r w:rsidR="009A65B3">
          <w:rPr>
            <w:noProof/>
            <w:webHidden/>
          </w:rPr>
        </w:r>
        <w:r w:rsidR="009A65B3">
          <w:rPr>
            <w:noProof/>
            <w:webHidden/>
          </w:rPr>
          <w:fldChar w:fldCharType="separate"/>
        </w:r>
        <w:r w:rsidR="009A65B3">
          <w:rPr>
            <w:noProof/>
            <w:webHidden/>
          </w:rPr>
          <w:t>1</w:t>
        </w:r>
        <w:r w:rsidR="009A65B3">
          <w:rPr>
            <w:noProof/>
            <w:webHidden/>
          </w:rPr>
          <w:fldChar w:fldCharType="end"/>
        </w:r>
      </w:hyperlink>
    </w:p>
    <w:p w14:paraId="66DA8375" w14:textId="07A17F60" w:rsidR="009A65B3" w:rsidRDefault="009A65B3">
      <w:pPr>
        <w:pStyle w:val="af8"/>
        <w:tabs>
          <w:tab w:val="right" w:leader="dot" w:pos="8296"/>
        </w:tabs>
        <w:rPr>
          <w:rFonts w:eastAsiaTheme="minorEastAsia"/>
          <w:smallCaps w:val="0"/>
          <w:noProof/>
          <w:sz w:val="21"/>
          <w:szCs w:val="22"/>
        </w:rPr>
      </w:pPr>
      <w:hyperlink w:anchor="_Toc36844537" w:history="1">
        <w:r w:rsidRPr="009666AF">
          <w:rPr>
            <w:rStyle w:val="af"/>
            <w:noProof/>
          </w:rPr>
          <w:t>图 2.1  RabbitMQ内部结构图</w:t>
        </w:r>
        <w:r>
          <w:rPr>
            <w:noProof/>
            <w:webHidden/>
          </w:rPr>
          <w:tab/>
        </w:r>
        <w:r>
          <w:rPr>
            <w:noProof/>
            <w:webHidden/>
          </w:rPr>
          <w:fldChar w:fldCharType="begin"/>
        </w:r>
        <w:r>
          <w:rPr>
            <w:noProof/>
            <w:webHidden/>
          </w:rPr>
          <w:instrText xml:space="preserve"> PAGEREF _Toc36844537 \h </w:instrText>
        </w:r>
        <w:r>
          <w:rPr>
            <w:noProof/>
            <w:webHidden/>
          </w:rPr>
        </w:r>
        <w:r>
          <w:rPr>
            <w:noProof/>
            <w:webHidden/>
          </w:rPr>
          <w:fldChar w:fldCharType="separate"/>
        </w:r>
        <w:r>
          <w:rPr>
            <w:noProof/>
            <w:webHidden/>
          </w:rPr>
          <w:t>6</w:t>
        </w:r>
        <w:r>
          <w:rPr>
            <w:noProof/>
            <w:webHidden/>
          </w:rPr>
          <w:fldChar w:fldCharType="end"/>
        </w:r>
      </w:hyperlink>
    </w:p>
    <w:p w14:paraId="67F21EE1" w14:textId="4E326C23" w:rsidR="009A65B3" w:rsidRDefault="009A65B3">
      <w:pPr>
        <w:pStyle w:val="af8"/>
        <w:tabs>
          <w:tab w:val="right" w:leader="dot" w:pos="8296"/>
        </w:tabs>
        <w:rPr>
          <w:rFonts w:eastAsiaTheme="minorEastAsia"/>
          <w:smallCaps w:val="0"/>
          <w:noProof/>
          <w:sz w:val="21"/>
          <w:szCs w:val="22"/>
        </w:rPr>
      </w:pPr>
      <w:hyperlink w:anchor="_Toc36844538" w:history="1">
        <w:r w:rsidRPr="009666AF">
          <w:rPr>
            <w:rStyle w:val="af"/>
            <w:noProof/>
          </w:rPr>
          <w:t>图 3.1  系统边界</w:t>
        </w:r>
        <w:r>
          <w:rPr>
            <w:noProof/>
            <w:webHidden/>
          </w:rPr>
          <w:tab/>
        </w:r>
        <w:r>
          <w:rPr>
            <w:noProof/>
            <w:webHidden/>
          </w:rPr>
          <w:fldChar w:fldCharType="begin"/>
        </w:r>
        <w:r>
          <w:rPr>
            <w:noProof/>
            <w:webHidden/>
          </w:rPr>
          <w:instrText xml:space="preserve"> PAGEREF _Toc36844538 \h </w:instrText>
        </w:r>
        <w:r>
          <w:rPr>
            <w:noProof/>
            <w:webHidden/>
          </w:rPr>
        </w:r>
        <w:r>
          <w:rPr>
            <w:noProof/>
            <w:webHidden/>
          </w:rPr>
          <w:fldChar w:fldCharType="separate"/>
        </w:r>
        <w:r>
          <w:rPr>
            <w:noProof/>
            <w:webHidden/>
          </w:rPr>
          <w:t>10</w:t>
        </w:r>
        <w:r>
          <w:rPr>
            <w:noProof/>
            <w:webHidden/>
          </w:rPr>
          <w:fldChar w:fldCharType="end"/>
        </w:r>
      </w:hyperlink>
    </w:p>
    <w:p w14:paraId="4E9795D9" w14:textId="75C9A9E2" w:rsidR="009A65B3" w:rsidRDefault="009A65B3">
      <w:pPr>
        <w:pStyle w:val="af8"/>
        <w:tabs>
          <w:tab w:val="right" w:leader="dot" w:pos="8296"/>
        </w:tabs>
        <w:rPr>
          <w:rFonts w:eastAsiaTheme="minorEastAsia"/>
          <w:smallCaps w:val="0"/>
          <w:noProof/>
          <w:sz w:val="21"/>
          <w:szCs w:val="22"/>
        </w:rPr>
      </w:pPr>
      <w:hyperlink w:anchor="_Toc36844539" w:history="1">
        <w:r w:rsidRPr="009666AF">
          <w:rPr>
            <w:rStyle w:val="af"/>
            <w:noProof/>
          </w:rPr>
          <w:t>图 3.2  规则管理用例图</w:t>
        </w:r>
        <w:r>
          <w:rPr>
            <w:noProof/>
            <w:webHidden/>
          </w:rPr>
          <w:tab/>
        </w:r>
        <w:r>
          <w:rPr>
            <w:noProof/>
            <w:webHidden/>
          </w:rPr>
          <w:fldChar w:fldCharType="begin"/>
        </w:r>
        <w:r>
          <w:rPr>
            <w:noProof/>
            <w:webHidden/>
          </w:rPr>
          <w:instrText xml:space="preserve"> PAGEREF _Toc36844539 \h </w:instrText>
        </w:r>
        <w:r>
          <w:rPr>
            <w:noProof/>
            <w:webHidden/>
          </w:rPr>
        </w:r>
        <w:r>
          <w:rPr>
            <w:noProof/>
            <w:webHidden/>
          </w:rPr>
          <w:fldChar w:fldCharType="separate"/>
        </w:r>
        <w:r>
          <w:rPr>
            <w:noProof/>
            <w:webHidden/>
          </w:rPr>
          <w:t>12</w:t>
        </w:r>
        <w:r>
          <w:rPr>
            <w:noProof/>
            <w:webHidden/>
          </w:rPr>
          <w:fldChar w:fldCharType="end"/>
        </w:r>
      </w:hyperlink>
    </w:p>
    <w:p w14:paraId="285C8631" w14:textId="6FE379C2" w:rsidR="009A65B3" w:rsidRDefault="009A65B3">
      <w:pPr>
        <w:pStyle w:val="af8"/>
        <w:tabs>
          <w:tab w:val="right" w:leader="dot" w:pos="8296"/>
        </w:tabs>
        <w:rPr>
          <w:rFonts w:eastAsiaTheme="minorEastAsia"/>
          <w:smallCaps w:val="0"/>
          <w:noProof/>
          <w:sz w:val="21"/>
          <w:szCs w:val="22"/>
        </w:rPr>
      </w:pPr>
      <w:hyperlink w:anchor="_Toc36844540" w:history="1">
        <w:r w:rsidRPr="009666AF">
          <w:rPr>
            <w:rStyle w:val="af"/>
            <w:noProof/>
          </w:rPr>
          <w:t>图 3.3  规则预处理用例图</w:t>
        </w:r>
        <w:r>
          <w:rPr>
            <w:noProof/>
            <w:webHidden/>
          </w:rPr>
          <w:tab/>
        </w:r>
        <w:r>
          <w:rPr>
            <w:noProof/>
            <w:webHidden/>
          </w:rPr>
          <w:fldChar w:fldCharType="begin"/>
        </w:r>
        <w:r>
          <w:rPr>
            <w:noProof/>
            <w:webHidden/>
          </w:rPr>
          <w:instrText xml:space="preserve"> PAGEREF _Toc36844540 \h </w:instrText>
        </w:r>
        <w:r>
          <w:rPr>
            <w:noProof/>
            <w:webHidden/>
          </w:rPr>
        </w:r>
        <w:r>
          <w:rPr>
            <w:noProof/>
            <w:webHidden/>
          </w:rPr>
          <w:fldChar w:fldCharType="separate"/>
        </w:r>
        <w:r>
          <w:rPr>
            <w:noProof/>
            <w:webHidden/>
          </w:rPr>
          <w:t>14</w:t>
        </w:r>
        <w:r>
          <w:rPr>
            <w:noProof/>
            <w:webHidden/>
          </w:rPr>
          <w:fldChar w:fldCharType="end"/>
        </w:r>
      </w:hyperlink>
    </w:p>
    <w:p w14:paraId="0094CFE9" w14:textId="5BC556A3" w:rsidR="009A65B3" w:rsidRDefault="009A65B3">
      <w:pPr>
        <w:pStyle w:val="af8"/>
        <w:tabs>
          <w:tab w:val="right" w:leader="dot" w:pos="8296"/>
        </w:tabs>
        <w:rPr>
          <w:rFonts w:eastAsiaTheme="minorEastAsia"/>
          <w:smallCaps w:val="0"/>
          <w:noProof/>
          <w:sz w:val="21"/>
          <w:szCs w:val="22"/>
        </w:rPr>
      </w:pPr>
      <w:hyperlink w:anchor="_Toc36844541" w:history="1">
        <w:r w:rsidRPr="009666AF">
          <w:rPr>
            <w:rStyle w:val="af"/>
            <w:noProof/>
          </w:rPr>
          <w:t>图 3.4  审核流程用例图</w:t>
        </w:r>
        <w:r>
          <w:rPr>
            <w:noProof/>
            <w:webHidden/>
          </w:rPr>
          <w:tab/>
        </w:r>
        <w:r>
          <w:rPr>
            <w:noProof/>
            <w:webHidden/>
          </w:rPr>
          <w:fldChar w:fldCharType="begin"/>
        </w:r>
        <w:r>
          <w:rPr>
            <w:noProof/>
            <w:webHidden/>
          </w:rPr>
          <w:instrText xml:space="preserve"> PAGEREF _Toc36844541 \h </w:instrText>
        </w:r>
        <w:r>
          <w:rPr>
            <w:noProof/>
            <w:webHidden/>
          </w:rPr>
        </w:r>
        <w:r>
          <w:rPr>
            <w:noProof/>
            <w:webHidden/>
          </w:rPr>
          <w:fldChar w:fldCharType="separate"/>
        </w:r>
        <w:r>
          <w:rPr>
            <w:noProof/>
            <w:webHidden/>
          </w:rPr>
          <w:t>17</w:t>
        </w:r>
        <w:r>
          <w:rPr>
            <w:noProof/>
            <w:webHidden/>
          </w:rPr>
          <w:fldChar w:fldCharType="end"/>
        </w:r>
      </w:hyperlink>
    </w:p>
    <w:p w14:paraId="67F8C368" w14:textId="02D7A553" w:rsidR="009A65B3" w:rsidRDefault="009A65B3">
      <w:pPr>
        <w:pStyle w:val="af8"/>
        <w:tabs>
          <w:tab w:val="right" w:leader="dot" w:pos="8296"/>
        </w:tabs>
        <w:rPr>
          <w:rFonts w:eastAsiaTheme="minorEastAsia"/>
          <w:smallCaps w:val="0"/>
          <w:noProof/>
          <w:sz w:val="21"/>
          <w:szCs w:val="22"/>
        </w:rPr>
      </w:pPr>
      <w:hyperlink w:anchor="_Toc36844542" w:history="1">
        <w:r w:rsidRPr="009666AF">
          <w:rPr>
            <w:rStyle w:val="af"/>
            <w:noProof/>
          </w:rPr>
          <w:t>图 3.5  审核流流程图</w:t>
        </w:r>
        <w:r>
          <w:rPr>
            <w:noProof/>
            <w:webHidden/>
          </w:rPr>
          <w:tab/>
        </w:r>
        <w:r>
          <w:rPr>
            <w:noProof/>
            <w:webHidden/>
          </w:rPr>
          <w:fldChar w:fldCharType="begin"/>
        </w:r>
        <w:r>
          <w:rPr>
            <w:noProof/>
            <w:webHidden/>
          </w:rPr>
          <w:instrText xml:space="preserve"> PAGEREF _Toc36844542 \h </w:instrText>
        </w:r>
        <w:r>
          <w:rPr>
            <w:noProof/>
            <w:webHidden/>
          </w:rPr>
        </w:r>
        <w:r>
          <w:rPr>
            <w:noProof/>
            <w:webHidden/>
          </w:rPr>
          <w:fldChar w:fldCharType="separate"/>
        </w:r>
        <w:r>
          <w:rPr>
            <w:noProof/>
            <w:webHidden/>
          </w:rPr>
          <w:t>18</w:t>
        </w:r>
        <w:r>
          <w:rPr>
            <w:noProof/>
            <w:webHidden/>
          </w:rPr>
          <w:fldChar w:fldCharType="end"/>
        </w:r>
      </w:hyperlink>
    </w:p>
    <w:p w14:paraId="4D6D5B9A" w14:textId="4F2609BB" w:rsidR="009A65B3" w:rsidRDefault="009A65B3">
      <w:pPr>
        <w:pStyle w:val="af8"/>
        <w:tabs>
          <w:tab w:val="right" w:leader="dot" w:pos="8296"/>
        </w:tabs>
        <w:rPr>
          <w:rFonts w:eastAsiaTheme="minorEastAsia"/>
          <w:smallCaps w:val="0"/>
          <w:noProof/>
          <w:sz w:val="21"/>
          <w:szCs w:val="22"/>
        </w:rPr>
      </w:pPr>
      <w:hyperlink w:anchor="_Toc36844543" w:history="1">
        <w:r w:rsidRPr="009666AF">
          <w:rPr>
            <w:rStyle w:val="af"/>
            <w:noProof/>
          </w:rPr>
          <w:t>图 3.6  业务处理用例图</w:t>
        </w:r>
        <w:r>
          <w:rPr>
            <w:noProof/>
            <w:webHidden/>
          </w:rPr>
          <w:tab/>
        </w:r>
        <w:r>
          <w:rPr>
            <w:noProof/>
            <w:webHidden/>
          </w:rPr>
          <w:fldChar w:fldCharType="begin"/>
        </w:r>
        <w:r>
          <w:rPr>
            <w:noProof/>
            <w:webHidden/>
          </w:rPr>
          <w:instrText xml:space="preserve"> PAGEREF _Toc36844543 \h </w:instrText>
        </w:r>
        <w:r>
          <w:rPr>
            <w:noProof/>
            <w:webHidden/>
          </w:rPr>
        </w:r>
        <w:r>
          <w:rPr>
            <w:noProof/>
            <w:webHidden/>
          </w:rPr>
          <w:fldChar w:fldCharType="separate"/>
        </w:r>
        <w:r>
          <w:rPr>
            <w:noProof/>
            <w:webHidden/>
          </w:rPr>
          <w:t>20</w:t>
        </w:r>
        <w:r>
          <w:rPr>
            <w:noProof/>
            <w:webHidden/>
          </w:rPr>
          <w:fldChar w:fldCharType="end"/>
        </w:r>
      </w:hyperlink>
    </w:p>
    <w:p w14:paraId="775FFAAF" w14:textId="5909ABB1" w:rsidR="009A65B3" w:rsidRDefault="009A65B3">
      <w:pPr>
        <w:pStyle w:val="af8"/>
        <w:tabs>
          <w:tab w:val="right" w:leader="dot" w:pos="8296"/>
        </w:tabs>
        <w:rPr>
          <w:rFonts w:eastAsiaTheme="minorEastAsia"/>
          <w:smallCaps w:val="0"/>
          <w:noProof/>
          <w:sz w:val="21"/>
          <w:szCs w:val="22"/>
        </w:rPr>
      </w:pPr>
      <w:hyperlink w:anchor="_Toc36844544" w:history="1">
        <w:r w:rsidRPr="009666AF">
          <w:rPr>
            <w:rStyle w:val="af"/>
            <w:noProof/>
          </w:rPr>
          <w:t>图 3.7  规则判定流程图</w:t>
        </w:r>
        <w:r>
          <w:rPr>
            <w:noProof/>
            <w:webHidden/>
          </w:rPr>
          <w:tab/>
        </w:r>
        <w:r>
          <w:rPr>
            <w:noProof/>
            <w:webHidden/>
          </w:rPr>
          <w:fldChar w:fldCharType="begin"/>
        </w:r>
        <w:r>
          <w:rPr>
            <w:noProof/>
            <w:webHidden/>
          </w:rPr>
          <w:instrText xml:space="preserve"> PAGEREF _Toc36844544 \h </w:instrText>
        </w:r>
        <w:r>
          <w:rPr>
            <w:noProof/>
            <w:webHidden/>
          </w:rPr>
        </w:r>
        <w:r>
          <w:rPr>
            <w:noProof/>
            <w:webHidden/>
          </w:rPr>
          <w:fldChar w:fldCharType="separate"/>
        </w:r>
        <w:r>
          <w:rPr>
            <w:noProof/>
            <w:webHidden/>
          </w:rPr>
          <w:t>21</w:t>
        </w:r>
        <w:r>
          <w:rPr>
            <w:noProof/>
            <w:webHidden/>
          </w:rPr>
          <w:fldChar w:fldCharType="end"/>
        </w:r>
      </w:hyperlink>
    </w:p>
    <w:p w14:paraId="38210050" w14:textId="54B5949C" w:rsidR="009A65B3" w:rsidRDefault="009A65B3">
      <w:pPr>
        <w:pStyle w:val="af8"/>
        <w:tabs>
          <w:tab w:val="right" w:leader="dot" w:pos="8296"/>
        </w:tabs>
        <w:rPr>
          <w:rFonts w:eastAsiaTheme="minorEastAsia"/>
          <w:smallCaps w:val="0"/>
          <w:noProof/>
          <w:sz w:val="21"/>
          <w:szCs w:val="22"/>
        </w:rPr>
      </w:pPr>
      <w:hyperlink w:anchor="_Toc36844545" w:history="1">
        <w:r w:rsidRPr="009666AF">
          <w:rPr>
            <w:rStyle w:val="af"/>
            <w:noProof/>
          </w:rPr>
          <w:t>图 3.8  系统架构图</w:t>
        </w:r>
        <w:r>
          <w:rPr>
            <w:noProof/>
            <w:webHidden/>
          </w:rPr>
          <w:tab/>
        </w:r>
        <w:r>
          <w:rPr>
            <w:noProof/>
            <w:webHidden/>
          </w:rPr>
          <w:fldChar w:fldCharType="begin"/>
        </w:r>
        <w:r>
          <w:rPr>
            <w:noProof/>
            <w:webHidden/>
          </w:rPr>
          <w:instrText xml:space="preserve"> PAGEREF _Toc36844545 \h </w:instrText>
        </w:r>
        <w:r>
          <w:rPr>
            <w:noProof/>
            <w:webHidden/>
          </w:rPr>
        </w:r>
        <w:r>
          <w:rPr>
            <w:noProof/>
            <w:webHidden/>
          </w:rPr>
          <w:fldChar w:fldCharType="separate"/>
        </w:r>
        <w:r>
          <w:rPr>
            <w:noProof/>
            <w:webHidden/>
          </w:rPr>
          <w:t>28</w:t>
        </w:r>
        <w:r>
          <w:rPr>
            <w:noProof/>
            <w:webHidden/>
          </w:rPr>
          <w:fldChar w:fldCharType="end"/>
        </w:r>
      </w:hyperlink>
    </w:p>
    <w:p w14:paraId="6515D6E6" w14:textId="6BC88BD5" w:rsidR="009A65B3" w:rsidRDefault="009A65B3">
      <w:pPr>
        <w:pStyle w:val="af8"/>
        <w:tabs>
          <w:tab w:val="right" w:leader="dot" w:pos="8296"/>
        </w:tabs>
        <w:rPr>
          <w:rFonts w:eastAsiaTheme="minorEastAsia"/>
          <w:smallCaps w:val="0"/>
          <w:noProof/>
          <w:sz w:val="21"/>
          <w:szCs w:val="22"/>
        </w:rPr>
      </w:pPr>
      <w:hyperlink w:anchor="_Toc36844546" w:history="1">
        <w:r w:rsidRPr="009666AF">
          <w:rPr>
            <w:rStyle w:val="af"/>
            <w:noProof/>
          </w:rPr>
          <w:t>图 3.9  系统功能模块图</w:t>
        </w:r>
        <w:r>
          <w:rPr>
            <w:noProof/>
            <w:webHidden/>
          </w:rPr>
          <w:tab/>
        </w:r>
        <w:r>
          <w:rPr>
            <w:noProof/>
            <w:webHidden/>
          </w:rPr>
          <w:fldChar w:fldCharType="begin"/>
        </w:r>
        <w:r>
          <w:rPr>
            <w:noProof/>
            <w:webHidden/>
          </w:rPr>
          <w:instrText xml:space="preserve"> PAGEREF _Toc36844546 \h </w:instrText>
        </w:r>
        <w:r>
          <w:rPr>
            <w:noProof/>
            <w:webHidden/>
          </w:rPr>
        </w:r>
        <w:r>
          <w:rPr>
            <w:noProof/>
            <w:webHidden/>
          </w:rPr>
          <w:fldChar w:fldCharType="separate"/>
        </w:r>
        <w:r>
          <w:rPr>
            <w:noProof/>
            <w:webHidden/>
          </w:rPr>
          <w:t>30</w:t>
        </w:r>
        <w:r>
          <w:rPr>
            <w:noProof/>
            <w:webHidden/>
          </w:rPr>
          <w:fldChar w:fldCharType="end"/>
        </w:r>
      </w:hyperlink>
    </w:p>
    <w:p w14:paraId="11E22D98" w14:textId="4BB7A1D5" w:rsidR="009A65B3" w:rsidRDefault="009A65B3">
      <w:pPr>
        <w:pStyle w:val="af8"/>
        <w:tabs>
          <w:tab w:val="right" w:leader="dot" w:pos="8296"/>
        </w:tabs>
        <w:rPr>
          <w:rFonts w:eastAsiaTheme="minorEastAsia"/>
          <w:smallCaps w:val="0"/>
          <w:noProof/>
          <w:sz w:val="21"/>
          <w:szCs w:val="22"/>
        </w:rPr>
      </w:pPr>
      <w:hyperlink w:anchor="_Toc36844547" w:history="1">
        <w:r w:rsidRPr="009666AF">
          <w:rPr>
            <w:rStyle w:val="af"/>
            <w:noProof/>
          </w:rPr>
          <w:t>图 3.10  部署设计</w:t>
        </w:r>
        <w:r>
          <w:rPr>
            <w:noProof/>
            <w:webHidden/>
          </w:rPr>
          <w:tab/>
        </w:r>
        <w:r>
          <w:rPr>
            <w:noProof/>
            <w:webHidden/>
          </w:rPr>
          <w:fldChar w:fldCharType="begin"/>
        </w:r>
        <w:r>
          <w:rPr>
            <w:noProof/>
            <w:webHidden/>
          </w:rPr>
          <w:instrText xml:space="preserve"> PAGEREF _Toc36844547 \h </w:instrText>
        </w:r>
        <w:r>
          <w:rPr>
            <w:noProof/>
            <w:webHidden/>
          </w:rPr>
        </w:r>
        <w:r>
          <w:rPr>
            <w:noProof/>
            <w:webHidden/>
          </w:rPr>
          <w:fldChar w:fldCharType="separate"/>
        </w:r>
        <w:r>
          <w:rPr>
            <w:noProof/>
            <w:webHidden/>
          </w:rPr>
          <w:t>30</w:t>
        </w:r>
        <w:r>
          <w:rPr>
            <w:noProof/>
            <w:webHidden/>
          </w:rPr>
          <w:fldChar w:fldCharType="end"/>
        </w:r>
      </w:hyperlink>
    </w:p>
    <w:p w14:paraId="2CFBD33F" w14:textId="6C30CAFC" w:rsidR="009A65B3" w:rsidRDefault="009A65B3">
      <w:pPr>
        <w:pStyle w:val="af8"/>
        <w:tabs>
          <w:tab w:val="right" w:leader="dot" w:pos="8296"/>
        </w:tabs>
        <w:rPr>
          <w:rFonts w:eastAsiaTheme="minorEastAsia"/>
          <w:smallCaps w:val="0"/>
          <w:noProof/>
          <w:sz w:val="21"/>
          <w:szCs w:val="22"/>
        </w:rPr>
      </w:pPr>
      <w:hyperlink w:anchor="_Toc36844548" w:history="1">
        <w:r w:rsidRPr="009666AF">
          <w:rPr>
            <w:rStyle w:val="af"/>
            <w:noProof/>
          </w:rPr>
          <w:t>图 3.11  实体关系图</w:t>
        </w:r>
        <w:r>
          <w:rPr>
            <w:noProof/>
            <w:webHidden/>
          </w:rPr>
          <w:tab/>
        </w:r>
        <w:r>
          <w:rPr>
            <w:noProof/>
            <w:webHidden/>
          </w:rPr>
          <w:fldChar w:fldCharType="begin"/>
        </w:r>
        <w:r>
          <w:rPr>
            <w:noProof/>
            <w:webHidden/>
          </w:rPr>
          <w:instrText xml:space="preserve"> PAGEREF _Toc36844548 \h </w:instrText>
        </w:r>
        <w:r>
          <w:rPr>
            <w:noProof/>
            <w:webHidden/>
          </w:rPr>
        </w:r>
        <w:r>
          <w:rPr>
            <w:noProof/>
            <w:webHidden/>
          </w:rPr>
          <w:fldChar w:fldCharType="separate"/>
        </w:r>
        <w:r>
          <w:rPr>
            <w:noProof/>
            <w:webHidden/>
          </w:rPr>
          <w:t>32</w:t>
        </w:r>
        <w:r>
          <w:rPr>
            <w:noProof/>
            <w:webHidden/>
          </w:rPr>
          <w:fldChar w:fldCharType="end"/>
        </w:r>
      </w:hyperlink>
    </w:p>
    <w:p w14:paraId="53E3E61C" w14:textId="224C196E" w:rsidR="009A65B3" w:rsidRDefault="009A65B3">
      <w:pPr>
        <w:pStyle w:val="af8"/>
        <w:tabs>
          <w:tab w:val="right" w:leader="dot" w:pos="8296"/>
        </w:tabs>
        <w:rPr>
          <w:rFonts w:eastAsiaTheme="minorEastAsia"/>
          <w:smallCaps w:val="0"/>
          <w:noProof/>
          <w:sz w:val="21"/>
          <w:szCs w:val="22"/>
        </w:rPr>
      </w:pPr>
      <w:hyperlink w:anchor="_Toc36844549" w:history="1">
        <w:r w:rsidRPr="009666AF">
          <w:rPr>
            <w:rStyle w:val="af"/>
            <w:noProof/>
          </w:rPr>
          <w:t>图 4.1  规则管理类图</w:t>
        </w:r>
        <w:r>
          <w:rPr>
            <w:noProof/>
            <w:webHidden/>
          </w:rPr>
          <w:tab/>
        </w:r>
        <w:r>
          <w:rPr>
            <w:noProof/>
            <w:webHidden/>
          </w:rPr>
          <w:fldChar w:fldCharType="begin"/>
        </w:r>
        <w:r>
          <w:rPr>
            <w:noProof/>
            <w:webHidden/>
          </w:rPr>
          <w:instrText xml:space="preserve"> PAGEREF _Toc36844549 \h </w:instrText>
        </w:r>
        <w:r>
          <w:rPr>
            <w:noProof/>
            <w:webHidden/>
          </w:rPr>
        </w:r>
        <w:r>
          <w:rPr>
            <w:noProof/>
            <w:webHidden/>
          </w:rPr>
          <w:fldChar w:fldCharType="separate"/>
        </w:r>
        <w:r>
          <w:rPr>
            <w:noProof/>
            <w:webHidden/>
          </w:rPr>
          <w:t>36</w:t>
        </w:r>
        <w:r>
          <w:rPr>
            <w:noProof/>
            <w:webHidden/>
          </w:rPr>
          <w:fldChar w:fldCharType="end"/>
        </w:r>
      </w:hyperlink>
    </w:p>
    <w:p w14:paraId="68FFB249" w14:textId="2E1EA115" w:rsidR="009A65B3" w:rsidRDefault="009A65B3">
      <w:pPr>
        <w:pStyle w:val="af8"/>
        <w:tabs>
          <w:tab w:val="right" w:leader="dot" w:pos="8296"/>
        </w:tabs>
        <w:rPr>
          <w:rFonts w:eastAsiaTheme="minorEastAsia"/>
          <w:smallCaps w:val="0"/>
          <w:noProof/>
          <w:sz w:val="21"/>
          <w:szCs w:val="22"/>
        </w:rPr>
      </w:pPr>
      <w:hyperlink w:anchor="_Toc36844550" w:history="1">
        <w:r w:rsidRPr="009666AF">
          <w:rPr>
            <w:rStyle w:val="af"/>
            <w:noProof/>
          </w:rPr>
          <w:t>图 4.2  规则操作时序图</w:t>
        </w:r>
        <w:r>
          <w:rPr>
            <w:noProof/>
            <w:webHidden/>
          </w:rPr>
          <w:tab/>
        </w:r>
        <w:r>
          <w:rPr>
            <w:noProof/>
            <w:webHidden/>
          </w:rPr>
          <w:fldChar w:fldCharType="begin"/>
        </w:r>
        <w:r>
          <w:rPr>
            <w:noProof/>
            <w:webHidden/>
          </w:rPr>
          <w:instrText xml:space="preserve"> PAGEREF _Toc36844550 \h </w:instrText>
        </w:r>
        <w:r>
          <w:rPr>
            <w:noProof/>
            <w:webHidden/>
          </w:rPr>
        </w:r>
        <w:r>
          <w:rPr>
            <w:noProof/>
            <w:webHidden/>
          </w:rPr>
          <w:fldChar w:fldCharType="separate"/>
        </w:r>
        <w:r>
          <w:rPr>
            <w:noProof/>
            <w:webHidden/>
          </w:rPr>
          <w:t>37</w:t>
        </w:r>
        <w:r>
          <w:rPr>
            <w:noProof/>
            <w:webHidden/>
          </w:rPr>
          <w:fldChar w:fldCharType="end"/>
        </w:r>
      </w:hyperlink>
    </w:p>
    <w:p w14:paraId="34678CDC" w14:textId="5836DEAD" w:rsidR="009A65B3" w:rsidRDefault="009A65B3">
      <w:pPr>
        <w:pStyle w:val="af8"/>
        <w:tabs>
          <w:tab w:val="right" w:leader="dot" w:pos="8296"/>
        </w:tabs>
        <w:rPr>
          <w:rFonts w:eastAsiaTheme="minorEastAsia"/>
          <w:smallCaps w:val="0"/>
          <w:noProof/>
          <w:sz w:val="21"/>
          <w:szCs w:val="22"/>
        </w:rPr>
      </w:pPr>
      <w:hyperlink w:anchor="_Toc36844551" w:history="1">
        <w:r w:rsidRPr="009666AF">
          <w:rPr>
            <w:rStyle w:val="af"/>
            <w:noProof/>
          </w:rPr>
          <w:t>图 4.3  新增规则实现</w:t>
        </w:r>
        <w:r>
          <w:rPr>
            <w:noProof/>
            <w:webHidden/>
          </w:rPr>
          <w:tab/>
        </w:r>
        <w:r>
          <w:rPr>
            <w:noProof/>
            <w:webHidden/>
          </w:rPr>
          <w:fldChar w:fldCharType="begin"/>
        </w:r>
        <w:r>
          <w:rPr>
            <w:noProof/>
            <w:webHidden/>
          </w:rPr>
          <w:instrText xml:space="preserve"> PAGEREF _Toc36844551 \h </w:instrText>
        </w:r>
        <w:r>
          <w:rPr>
            <w:noProof/>
            <w:webHidden/>
          </w:rPr>
        </w:r>
        <w:r>
          <w:rPr>
            <w:noProof/>
            <w:webHidden/>
          </w:rPr>
          <w:fldChar w:fldCharType="separate"/>
        </w:r>
        <w:r>
          <w:rPr>
            <w:noProof/>
            <w:webHidden/>
          </w:rPr>
          <w:t>38</w:t>
        </w:r>
        <w:r>
          <w:rPr>
            <w:noProof/>
            <w:webHidden/>
          </w:rPr>
          <w:fldChar w:fldCharType="end"/>
        </w:r>
      </w:hyperlink>
    </w:p>
    <w:p w14:paraId="0393B4CF" w14:textId="414C9198" w:rsidR="009A65B3" w:rsidRDefault="009A65B3">
      <w:pPr>
        <w:pStyle w:val="af8"/>
        <w:tabs>
          <w:tab w:val="right" w:leader="dot" w:pos="8296"/>
        </w:tabs>
        <w:rPr>
          <w:rFonts w:eastAsiaTheme="minorEastAsia"/>
          <w:smallCaps w:val="0"/>
          <w:noProof/>
          <w:sz w:val="21"/>
          <w:szCs w:val="22"/>
        </w:rPr>
      </w:pPr>
      <w:hyperlink w:anchor="_Toc36844552" w:history="1">
        <w:r w:rsidRPr="009666AF">
          <w:rPr>
            <w:rStyle w:val="af"/>
            <w:noProof/>
          </w:rPr>
          <w:t>图 4.4  规则详情页面</w:t>
        </w:r>
        <w:r>
          <w:rPr>
            <w:noProof/>
            <w:webHidden/>
          </w:rPr>
          <w:tab/>
        </w:r>
        <w:r>
          <w:rPr>
            <w:noProof/>
            <w:webHidden/>
          </w:rPr>
          <w:fldChar w:fldCharType="begin"/>
        </w:r>
        <w:r>
          <w:rPr>
            <w:noProof/>
            <w:webHidden/>
          </w:rPr>
          <w:instrText xml:space="preserve"> PAGEREF _Toc36844552 \h </w:instrText>
        </w:r>
        <w:r>
          <w:rPr>
            <w:noProof/>
            <w:webHidden/>
          </w:rPr>
        </w:r>
        <w:r>
          <w:rPr>
            <w:noProof/>
            <w:webHidden/>
          </w:rPr>
          <w:fldChar w:fldCharType="separate"/>
        </w:r>
        <w:r>
          <w:rPr>
            <w:noProof/>
            <w:webHidden/>
          </w:rPr>
          <w:t>39</w:t>
        </w:r>
        <w:r>
          <w:rPr>
            <w:noProof/>
            <w:webHidden/>
          </w:rPr>
          <w:fldChar w:fldCharType="end"/>
        </w:r>
      </w:hyperlink>
    </w:p>
    <w:p w14:paraId="548C175B" w14:textId="6216C966" w:rsidR="009A65B3" w:rsidRDefault="009A65B3">
      <w:pPr>
        <w:pStyle w:val="af8"/>
        <w:tabs>
          <w:tab w:val="right" w:leader="dot" w:pos="8296"/>
        </w:tabs>
        <w:rPr>
          <w:rFonts w:eastAsiaTheme="minorEastAsia"/>
          <w:smallCaps w:val="0"/>
          <w:noProof/>
          <w:sz w:val="21"/>
          <w:szCs w:val="22"/>
        </w:rPr>
      </w:pPr>
      <w:hyperlink w:anchor="_Toc36844553" w:history="1">
        <w:r w:rsidRPr="009666AF">
          <w:rPr>
            <w:rStyle w:val="af"/>
            <w:noProof/>
          </w:rPr>
          <w:t>图 4.5  规则配置详情页面</w:t>
        </w:r>
        <w:r>
          <w:rPr>
            <w:noProof/>
            <w:webHidden/>
          </w:rPr>
          <w:tab/>
        </w:r>
        <w:r>
          <w:rPr>
            <w:noProof/>
            <w:webHidden/>
          </w:rPr>
          <w:fldChar w:fldCharType="begin"/>
        </w:r>
        <w:r>
          <w:rPr>
            <w:noProof/>
            <w:webHidden/>
          </w:rPr>
          <w:instrText xml:space="preserve"> PAGEREF _Toc36844553 \h </w:instrText>
        </w:r>
        <w:r>
          <w:rPr>
            <w:noProof/>
            <w:webHidden/>
          </w:rPr>
        </w:r>
        <w:r>
          <w:rPr>
            <w:noProof/>
            <w:webHidden/>
          </w:rPr>
          <w:fldChar w:fldCharType="separate"/>
        </w:r>
        <w:r>
          <w:rPr>
            <w:noProof/>
            <w:webHidden/>
          </w:rPr>
          <w:t>39</w:t>
        </w:r>
        <w:r>
          <w:rPr>
            <w:noProof/>
            <w:webHidden/>
          </w:rPr>
          <w:fldChar w:fldCharType="end"/>
        </w:r>
      </w:hyperlink>
    </w:p>
    <w:p w14:paraId="1D68D3B4" w14:textId="20746EB0" w:rsidR="009A65B3" w:rsidRDefault="009A65B3">
      <w:pPr>
        <w:pStyle w:val="af8"/>
        <w:tabs>
          <w:tab w:val="right" w:leader="dot" w:pos="8296"/>
        </w:tabs>
        <w:rPr>
          <w:rFonts w:eastAsiaTheme="minorEastAsia"/>
          <w:smallCaps w:val="0"/>
          <w:noProof/>
          <w:sz w:val="21"/>
          <w:szCs w:val="22"/>
        </w:rPr>
      </w:pPr>
      <w:hyperlink w:anchor="_Toc36844554" w:history="1">
        <w:r w:rsidRPr="009666AF">
          <w:rPr>
            <w:rStyle w:val="af"/>
            <w:noProof/>
          </w:rPr>
          <w:t>图 4.6  日志查询功能实现</w:t>
        </w:r>
        <w:r>
          <w:rPr>
            <w:noProof/>
            <w:webHidden/>
          </w:rPr>
          <w:tab/>
        </w:r>
        <w:r>
          <w:rPr>
            <w:noProof/>
            <w:webHidden/>
          </w:rPr>
          <w:fldChar w:fldCharType="begin"/>
        </w:r>
        <w:r>
          <w:rPr>
            <w:noProof/>
            <w:webHidden/>
          </w:rPr>
          <w:instrText xml:space="preserve"> PAGEREF _Toc36844554 \h </w:instrText>
        </w:r>
        <w:r>
          <w:rPr>
            <w:noProof/>
            <w:webHidden/>
          </w:rPr>
        </w:r>
        <w:r>
          <w:rPr>
            <w:noProof/>
            <w:webHidden/>
          </w:rPr>
          <w:fldChar w:fldCharType="separate"/>
        </w:r>
        <w:r>
          <w:rPr>
            <w:noProof/>
            <w:webHidden/>
          </w:rPr>
          <w:t>40</w:t>
        </w:r>
        <w:r>
          <w:rPr>
            <w:noProof/>
            <w:webHidden/>
          </w:rPr>
          <w:fldChar w:fldCharType="end"/>
        </w:r>
      </w:hyperlink>
    </w:p>
    <w:p w14:paraId="598E6B78" w14:textId="4E694AC0" w:rsidR="009A65B3" w:rsidRDefault="009A65B3">
      <w:pPr>
        <w:pStyle w:val="af8"/>
        <w:tabs>
          <w:tab w:val="right" w:leader="dot" w:pos="8296"/>
        </w:tabs>
        <w:rPr>
          <w:rFonts w:eastAsiaTheme="minorEastAsia"/>
          <w:smallCaps w:val="0"/>
          <w:noProof/>
          <w:sz w:val="21"/>
          <w:szCs w:val="22"/>
        </w:rPr>
      </w:pPr>
      <w:hyperlink w:anchor="_Toc36844555" w:history="1">
        <w:r w:rsidRPr="009666AF">
          <w:rPr>
            <w:rStyle w:val="af"/>
            <w:noProof/>
          </w:rPr>
          <w:t>图 4.7  规则过期告警功能实现</w:t>
        </w:r>
        <w:r>
          <w:rPr>
            <w:noProof/>
            <w:webHidden/>
          </w:rPr>
          <w:tab/>
        </w:r>
        <w:r>
          <w:rPr>
            <w:noProof/>
            <w:webHidden/>
          </w:rPr>
          <w:fldChar w:fldCharType="begin"/>
        </w:r>
        <w:r>
          <w:rPr>
            <w:noProof/>
            <w:webHidden/>
          </w:rPr>
          <w:instrText xml:space="preserve"> PAGEREF _Toc36844555 \h </w:instrText>
        </w:r>
        <w:r>
          <w:rPr>
            <w:noProof/>
            <w:webHidden/>
          </w:rPr>
        </w:r>
        <w:r>
          <w:rPr>
            <w:noProof/>
            <w:webHidden/>
          </w:rPr>
          <w:fldChar w:fldCharType="separate"/>
        </w:r>
        <w:r>
          <w:rPr>
            <w:noProof/>
            <w:webHidden/>
          </w:rPr>
          <w:t>40</w:t>
        </w:r>
        <w:r>
          <w:rPr>
            <w:noProof/>
            <w:webHidden/>
          </w:rPr>
          <w:fldChar w:fldCharType="end"/>
        </w:r>
      </w:hyperlink>
    </w:p>
    <w:p w14:paraId="47BDB495" w14:textId="0E337E81" w:rsidR="009A65B3" w:rsidRDefault="009A65B3">
      <w:pPr>
        <w:pStyle w:val="af8"/>
        <w:tabs>
          <w:tab w:val="right" w:leader="dot" w:pos="8296"/>
        </w:tabs>
        <w:rPr>
          <w:rFonts w:eastAsiaTheme="minorEastAsia"/>
          <w:smallCaps w:val="0"/>
          <w:noProof/>
          <w:sz w:val="21"/>
          <w:szCs w:val="22"/>
        </w:rPr>
      </w:pPr>
      <w:hyperlink w:anchor="_Toc36844556" w:history="1">
        <w:r w:rsidRPr="009666AF">
          <w:rPr>
            <w:rStyle w:val="af"/>
            <w:noProof/>
          </w:rPr>
          <w:t>图 4.8  规则执行表达式</w:t>
        </w:r>
        <w:r>
          <w:rPr>
            <w:noProof/>
            <w:webHidden/>
          </w:rPr>
          <w:tab/>
        </w:r>
        <w:r>
          <w:rPr>
            <w:noProof/>
            <w:webHidden/>
          </w:rPr>
          <w:fldChar w:fldCharType="begin"/>
        </w:r>
        <w:r>
          <w:rPr>
            <w:noProof/>
            <w:webHidden/>
          </w:rPr>
          <w:instrText xml:space="preserve"> PAGEREF _Toc36844556 \h </w:instrText>
        </w:r>
        <w:r>
          <w:rPr>
            <w:noProof/>
            <w:webHidden/>
          </w:rPr>
        </w:r>
        <w:r>
          <w:rPr>
            <w:noProof/>
            <w:webHidden/>
          </w:rPr>
          <w:fldChar w:fldCharType="separate"/>
        </w:r>
        <w:r>
          <w:rPr>
            <w:noProof/>
            <w:webHidden/>
          </w:rPr>
          <w:t>41</w:t>
        </w:r>
        <w:r>
          <w:rPr>
            <w:noProof/>
            <w:webHidden/>
          </w:rPr>
          <w:fldChar w:fldCharType="end"/>
        </w:r>
      </w:hyperlink>
    </w:p>
    <w:p w14:paraId="53C597BD" w14:textId="4EEE1181" w:rsidR="009A65B3" w:rsidRDefault="009A65B3">
      <w:pPr>
        <w:pStyle w:val="af8"/>
        <w:tabs>
          <w:tab w:val="right" w:leader="dot" w:pos="8296"/>
        </w:tabs>
        <w:rPr>
          <w:rFonts w:eastAsiaTheme="minorEastAsia"/>
          <w:smallCaps w:val="0"/>
          <w:noProof/>
          <w:sz w:val="21"/>
          <w:szCs w:val="22"/>
        </w:rPr>
      </w:pPr>
      <w:hyperlink w:anchor="_Toc36844557" w:history="1">
        <w:r w:rsidRPr="009666AF">
          <w:rPr>
            <w:rStyle w:val="af"/>
            <w:noProof/>
          </w:rPr>
          <w:t>图 4.9  规则解析树概括</w:t>
        </w:r>
        <w:r>
          <w:rPr>
            <w:noProof/>
            <w:webHidden/>
          </w:rPr>
          <w:tab/>
        </w:r>
        <w:r>
          <w:rPr>
            <w:noProof/>
            <w:webHidden/>
          </w:rPr>
          <w:fldChar w:fldCharType="begin"/>
        </w:r>
        <w:r>
          <w:rPr>
            <w:noProof/>
            <w:webHidden/>
          </w:rPr>
          <w:instrText xml:space="preserve"> PAGEREF _Toc36844557 \h </w:instrText>
        </w:r>
        <w:r>
          <w:rPr>
            <w:noProof/>
            <w:webHidden/>
          </w:rPr>
        </w:r>
        <w:r>
          <w:rPr>
            <w:noProof/>
            <w:webHidden/>
          </w:rPr>
          <w:fldChar w:fldCharType="separate"/>
        </w:r>
        <w:r>
          <w:rPr>
            <w:noProof/>
            <w:webHidden/>
          </w:rPr>
          <w:t>41</w:t>
        </w:r>
        <w:r>
          <w:rPr>
            <w:noProof/>
            <w:webHidden/>
          </w:rPr>
          <w:fldChar w:fldCharType="end"/>
        </w:r>
      </w:hyperlink>
    </w:p>
    <w:p w14:paraId="5E5AFECE" w14:textId="2611D445" w:rsidR="009A65B3" w:rsidRDefault="009A65B3">
      <w:pPr>
        <w:pStyle w:val="af8"/>
        <w:tabs>
          <w:tab w:val="right" w:leader="dot" w:pos="8296"/>
        </w:tabs>
        <w:rPr>
          <w:rFonts w:eastAsiaTheme="minorEastAsia"/>
          <w:smallCaps w:val="0"/>
          <w:noProof/>
          <w:sz w:val="21"/>
          <w:szCs w:val="22"/>
        </w:rPr>
      </w:pPr>
      <w:hyperlink w:anchor="_Toc36844558" w:history="1">
        <w:r w:rsidRPr="009666AF">
          <w:rPr>
            <w:rStyle w:val="af"/>
            <w:noProof/>
          </w:rPr>
          <w:t>图 4.10  predictDeliverTimeCondition节点</w:t>
        </w:r>
        <w:r>
          <w:rPr>
            <w:noProof/>
            <w:webHidden/>
          </w:rPr>
          <w:tab/>
        </w:r>
        <w:r>
          <w:rPr>
            <w:noProof/>
            <w:webHidden/>
          </w:rPr>
          <w:fldChar w:fldCharType="begin"/>
        </w:r>
        <w:r>
          <w:rPr>
            <w:noProof/>
            <w:webHidden/>
          </w:rPr>
          <w:instrText xml:space="preserve"> PAGEREF _Toc36844558 \h </w:instrText>
        </w:r>
        <w:r>
          <w:rPr>
            <w:noProof/>
            <w:webHidden/>
          </w:rPr>
        </w:r>
        <w:r>
          <w:rPr>
            <w:noProof/>
            <w:webHidden/>
          </w:rPr>
          <w:fldChar w:fldCharType="separate"/>
        </w:r>
        <w:r>
          <w:rPr>
            <w:noProof/>
            <w:webHidden/>
          </w:rPr>
          <w:t>42</w:t>
        </w:r>
        <w:r>
          <w:rPr>
            <w:noProof/>
            <w:webHidden/>
          </w:rPr>
          <w:fldChar w:fldCharType="end"/>
        </w:r>
      </w:hyperlink>
    </w:p>
    <w:p w14:paraId="63EE1A2C" w14:textId="07756984" w:rsidR="009A65B3" w:rsidRDefault="009A65B3">
      <w:pPr>
        <w:pStyle w:val="af8"/>
        <w:tabs>
          <w:tab w:val="right" w:leader="dot" w:pos="8296"/>
        </w:tabs>
        <w:rPr>
          <w:rFonts w:eastAsiaTheme="minorEastAsia"/>
          <w:smallCaps w:val="0"/>
          <w:noProof/>
          <w:sz w:val="21"/>
          <w:szCs w:val="22"/>
        </w:rPr>
      </w:pPr>
      <w:hyperlink w:anchor="_Toc36844559" w:history="1">
        <w:r w:rsidRPr="009666AF">
          <w:rPr>
            <w:rStyle w:val="af"/>
            <w:noProof/>
          </w:rPr>
          <w:t>图 4.11  规则预处理类图</w:t>
        </w:r>
        <w:r>
          <w:rPr>
            <w:noProof/>
            <w:webHidden/>
          </w:rPr>
          <w:tab/>
        </w:r>
        <w:r>
          <w:rPr>
            <w:noProof/>
            <w:webHidden/>
          </w:rPr>
          <w:fldChar w:fldCharType="begin"/>
        </w:r>
        <w:r>
          <w:rPr>
            <w:noProof/>
            <w:webHidden/>
          </w:rPr>
          <w:instrText xml:space="preserve"> PAGEREF _Toc36844559 \h </w:instrText>
        </w:r>
        <w:r>
          <w:rPr>
            <w:noProof/>
            <w:webHidden/>
          </w:rPr>
        </w:r>
        <w:r>
          <w:rPr>
            <w:noProof/>
            <w:webHidden/>
          </w:rPr>
          <w:fldChar w:fldCharType="separate"/>
        </w:r>
        <w:r>
          <w:rPr>
            <w:noProof/>
            <w:webHidden/>
          </w:rPr>
          <w:t>42</w:t>
        </w:r>
        <w:r>
          <w:rPr>
            <w:noProof/>
            <w:webHidden/>
          </w:rPr>
          <w:fldChar w:fldCharType="end"/>
        </w:r>
      </w:hyperlink>
    </w:p>
    <w:p w14:paraId="406EF50F" w14:textId="45C21557" w:rsidR="009A65B3" w:rsidRDefault="009A65B3">
      <w:pPr>
        <w:pStyle w:val="af8"/>
        <w:tabs>
          <w:tab w:val="right" w:leader="dot" w:pos="8296"/>
        </w:tabs>
        <w:rPr>
          <w:rFonts w:eastAsiaTheme="minorEastAsia"/>
          <w:smallCaps w:val="0"/>
          <w:noProof/>
          <w:sz w:val="21"/>
          <w:szCs w:val="22"/>
        </w:rPr>
      </w:pPr>
      <w:hyperlink w:anchor="_Toc36844560" w:history="1">
        <w:r w:rsidRPr="009666AF">
          <w:rPr>
            <w:rStyle w:val="af"/>
            <w:noProof/>
          </w:rPr>
          <w:t>图 4.12  检查规则实现图</w:t>
        </w:r>
        <w:r>
          <w:rPr>
            <w:noProof/>
            <w:webHidden/>
          </w:rPr>
          <w:tab/>
        </w:r>
        <w:r>
          <w:rPr>
            <w:noProof/>
            <w:webHidden/>
          </w:rPr>
          <w:fldChar w:fldCharType="begin"/>
        </w:r>
        <w:r>
          <w:rPr>
            <w:noProof/>
            <w:webHidden/>
          </w:rPr>
          <w:instrText xml:space="preserve"> PAGEREF _Toc36844560 \h </w:instrText>
        </w:r>
        <w:r>
          <w:rPr>
            <w:noProof/>
            <w:webHidden/>
          </w:rPr>
        </w:r>
        <w:r>
          <w:rPr>
            <w:noProof/>
            <w:webHidden/>
          </w:rPr>
          <w:fldChar w:fldCharType="separate"/>
        </w:r>
        <w:r>
          <w:rPr>
            <w:noProof/>
            <w:webHidden/>
          </w:rPr>
          <w:t>44</w:t>
        </w:r>
        <w:r>
          <w:rPr>
            <w:noProof/>
            <w:webHidden/>
          </w:rPr>
          <w:fldChar w:fldCharType="end"/>
        </w:r>
      </w:hyperlink>
    </w:p>
    <w:p w14:paraId="7BBC0993" w14:textId="29DA28A2" w:rsidR="009A65B3" w:rsidRDefault="009A65B3">
      <w:pPr>
        <w:pStyle w:val="af8"/>
        <w:tabs>
          <w:tab w:val="right" w:leader="dot" w:pos="8296"/>
        </w:tabs>
        <w:rPr>
          <w:rFonts w:eastAsiaTheme="minorEastAsia"/>
          <w:smallCaps w:val="0"/>
          <w:noProof/>
          <w:sz w:val="21"/>
          <w:szCs w:val="22"/>
        </w:rPr>
      </w:pPr>
      <w:hyperlink w:anchor="_Toc36844561" w:history="1">
        <w:r w:rsidRPr="009666AF">
          <w:rPr>
            <w:rStyle w:val="af"/>
            <w:noProof/>
          </w:rPr>
          <w:t>图 4.13  构建生效范围实现图</w:t>
        </w:r>
        <w:r>
          <w:rPr>
            <w:noProof/>
            <w:webHidden/>
          </w:rPr>
          <w:tab/>
        </w:r>
        <w:r>
          <w:rPr>
            <w:noProof/>
            <w:webHidden/>
          </w:rPr>
          <w:fldChar w:fldCharType="begin"/>
        </w:r>
        <w:r>
          <w:rPr>
            <w:noProof/>
            <w:webHidden/>
          </w:rPr>
          <w:instrText xml:space="preserve"> PAGEREF _Toc36844561 \h </w:instrText>
        </w:r>
        <w:r>
          <w:rPr>
            <w:noProof/>
            <w:webHidden/>
          </w:rPr>
        </w:r>
        <w:r>
          <w:rPr>
            <w:noProof/>
            <w:webHidden/>
          </w:rPr>
          <w:fldChar w:fldCharType="separate"/>
        </w:r>
        <w:r>
          <w:rPr>
            <w:noProof/>
            <w:webHidden/>
          </w:rPr>
          <w:t>45</w:t>
        </w:r>
        <w:r>
          <w:rPr>
            <w:noProof/>
            <w:webHidden/>
          </w:rPr>
          <w:fldChar w:fldCharType="end"/>
        </w:r>
      </w:hyperlink>
    </w:p>
    <w:p w14:paraId="77C85764" w14:textId="291AABE2" w:rsidR="009A65B3" w:rsidRDefault="009A65B3">
      <w:pPr>
        <w:pStyle w:val="af8"/>
        <w:tabs>
          <w:tab w:val="right" w:leader="dot" w:pos="8296"/>
        </w:tabs>
        <w:rPr>
          <w:rFonts w:eastAsiaTheme="minorEastAsia"/>
          <w:smallCaps w:val="0"/>
          <w:noProof/>
          <w:sz w:val="21"/>
          <w:szCs w:val="22"/>
        </w:rPr>
      </w:pPr>
      <w:hyperlink w:anchor="_Toc36844562" w:history="1">
        <w:r w:rsidRPr="009666AF">
          <w:rPr>
            <w:rStyle w:val="af"/>
            <w:noProof/>
          </w:rPr>
          <w:t>图 4.14  构建Action功能实现图</w:t>
        </w:r>
        <w:r>
          <w:rPr>
            <w:noProof/>
            <w:webHidden/>
          </w:rPr>
          <w:tab/>
        </w:r>
        <w:r>
          <w:rPr>
            <w:noProof/>
            <w:webHidden/>
          </w:rPr>
          <w:fldChar w:fldCharType="begin"/>
        </w:r>
        <w:r>
          <w:rPr>
            <w:noProof/>
            <w:webHidden/>
          </w:rPr>
          <w:instrText xml:space="preserve"> PAGEREF _Toc36844562 \h </w:instrText>
        </w:r>
        <w:r>
          <w:rPr>
            <w:noProof/>
            <w:webHidden/>
          </w:rPr>
        </w:r>
        <w:r>
          <w:rPr>
            <w:noProof/>
            <w:webHidden/>
          </w:rPr>
          <w:fldChar w:fldCharType="separate"/>
        </w:r>
        <w:r>
          <w:rPr>
            <w:noProof/>
            <w:webHidden/>
          </w:rPr>
          <w:t>47</w:t>
        </w:r>
        <w:r>
          <w:rPr>
            <w:noProof/>
            <w:webHidden/>
          </w:rPr>
          <w:fldChar w:fldCharType="end"/>
        </w:r>
      </w:hyperlink>
    </w:p>
    <w:p w14:paraId="5BCD956E" w14:textId="758CFD36" w:rsidR="009A65B3" w:rsidRDefault="009A65B3">
      <w:pPr>
        <w:pStyle w:val="af8"/>
        <w:tabs>
          <w:tab w:val="right" w:leader="dot" w:pos="8296"/>
        </w:tabs>
        <w:rPr>
          <w:rFonts w:eastAsiaTheme="minorEastAsia"/>
          <w:smallCaps w:val="0"/>
          <w:noProof/>
          <w:sz w:val="21"/>
          <w:szCs w:val="22"/>
        </w:rPr>
      </w:pPr>
      <w:hyperlink w:anchor="_Toc36844563" w:history="1">
        <w:r w:rsidRPr="009666AF">
          <w:rPr>
            <w:rStyle w:val="af"/>
            <w:noProof/>
          </w:rPr>
          <w:t>图 4.15  审核流模块类图</w:t>
        </w:r>
        <w:r>
          <w:rPr>
            <w:noProof/>
            <w:webHidden/>
          </w:rPr>
          <w:tab/>
        </w:r>
        <w:r>
          <w:rPr>
            <w:noProof/>
            <w:webHidden/>
          </w:rPr>
          <w:fldChar w:fldCharType="begin"/>
        </w:r>
        <w:r>
          <w:rPr>
            <w:noProof/>
            <w:webHidden/>
          </w:rPr>
          <w:instrText xml:space="preserve"> PAGEREF _Toc36844563 \h </w:instrText>
        </w:r>
        <w:r>
          <w:rPr>
            <w:noProof/>
            <w:webHidden/>
          </w:rPr>
        </w:r>
        <w:r>
          <w:rPr>
            <w:noProof/>
            <w:webHidden/>
          </w:rPr>
          <w:fldChar w:fldCharType="separate"/>
        </w:r>
        <w:r>
          <w:rPr>
            <w:noProof/>
            <w:webHidden/>
          </w:rPr>
          <w:t>48</w:t>
        </w:r>
        <w:r>
          <w:rPr>
            <w:noProof/>
            <w:webHidden/>
          </w:rPr>
          <w:fldChar w:fldCharType="end"/>
        </w:r>
      </w:hyperlink>
    </w:p>
    <w:p w14:paraId="78EA91C5" w14:textId="022969E3" w:rsidR="009A65B3" w:rsidRDefault="009A65B3">
      <w:pPr>
        <w:pStyle w:val="af8"/>
        <w:tabs>
          <w:tab w:val="right" w:leader="dot" w:pos="8296"/>
        </w:tabs>
        <w:rPr>
          <w:rFonts w:eastAsiaTheme="minorEastAsia"/>
          <w:smallCaps w:val="0"/>
          <w:noProof/>
          <w:sz w:val="21"/>
          <w:szCs w:val="22"/>
        </w:rPr>
      </w:pPr>
      <w:hyperlink w:anchor="_Toc36844564" w:history="1">
        <w:r w:rsidRPr="009666AF">
          <w:rPr>
            <w:rStyle w:val="af"/>
            <w:noProof/>
          </w:rPr>
          <w:t>图 4.16  审核流操作时序图</w:t>
        </w:r>
        <w:r>
          <w:rPr>
            <w:noProof/>
            <w:webHidden/>
          </w:rPr>
          <w:tab/>
        </w:r>
        <w:r>
          <w:rPr>
            <w:noProof/>
            <w:webHidden/>
          </w:rPr>
          <w:fldChar w:fldCharType="begin"/>
        </w:r>
        <w:r>
          <w:rPr>
            <w:noProof/>
            <w:webHidden/>
          </w:rPr>
          <w:instrText xml:space="preserve"> PAGEREF _Toc36844564 \h </w:instrText>
        </w:r>
        <w:r>
          <w:rPr>
            <w:noProof/>
            <w:webHidden/>
          </w:rPr>
        </w:r>
        <w:r>
          <w:rPr>
            <w:noProof/>
            <w:webHidden/>
          </w:rPr>
          <w:fldChar w:fldCharType="separate"/>
        </w:r>
        <w:r>
          <w:rPr>
            <w:noProof/>
            <w:webHidden/>
          </w:rPr>
          <w:t>49</w:t>
        </w:r>
        <w:r>
          <w:rPr>
            <w:noProof/>
            <w:webHidden/>
          </w:rPr>
          <w:fldChar w:fldCharType="end"/>
        </w:r>
      </w:hyperlink>
    </w:p>
    <w:p w14:paraId="59E73996" w14:textId="43490684" w:rsidR="009A65B3" w:rsidRDefault="009A65B3">
      <w:pPr>
        <w:pStyle w:val="af8"/>
        <w:tabs>
          <w:tab w:val="right" w:leader="dot" w:pos="8296"/>
        </w:tabs>
        <w:rPr>
          <w:rFonts w:eastAsiaTheme="minorEastAsia"/>
          <w:smallCaps w:val="0"/>
          <w:noProof/>
          <w:sz w:val="21"/>
          <w:szCs w:val="22"/>
        </w:rPr>
      </w:pPr>
      <w:hyperlink w:anchor="_Toc36844565" w:history="1">
        <w:r w:rsidRPr="009666AF">
          <w:rPr>
            <w:rStyle w:val="af"/>
            <w:noProof/>
          </w:rPr>
          <w:t>图 4.17  审核流操作功能实现图</w:t>
        </w:r>
        <w:r>
          <w:rPr>
            <w:noProof/>
            <w:webHidden/>
          </w:rPr>
          <w:tab/>
        </w:r>
        <w:r>
          <w:rPr>
            <w:noProof/>
            <w:webHidden/>
          </w:rPr>
          <w:fldChar w:fldCharType="begin"/>
        </w:r>
        <w:r>
          <w:rPr>
            <w:noProof/>
            <w:webHidden/>
          </w:rPr>
          <w:instrText xml:space="preserve"> PAGEREF _Toc36844565 \h </w:instrText>
        </w:r>
        <w:r>
          <w:rPr>
            <w:noProof/>
            <w:webHidden/>
          </w:rPr>
        </w:r>
        <w:r>
          <w:rPr>
            <w:noProof/>
            <w:webHidden/>
          </w:rPr>
          <w:fldChar w:fldCharType="separate"/>
        </w:r>
        <w:r>
          <w:rPr>
            <w:noProof/>
            <w:webHidden/>
          </w:rPr>
          <w:t>50</w:t>
        </w:r>
        <w:r>
          <w:rPr>
            <w:noProof/>
            <w:webHidden/>
          </w:rPr>
          <w:fldChar w:fldCharType="end"/>
        </w:r>
      </w:hyperlink>
    </w:p>
    <w:p w14:paraId="1699159F" w14:textId="4FF9ABE7" w:rsidR="009A65B3" w:rsidRDefault="009A65B3">
      <w:pPr>
        <w:pStyle w:val="af8"/>
        <w:tabs>
          <w:tab w:val="right" w:leader="dot" w:pos="8296"/>
        </w:tabs>
        <w:rPr>
          <w:rFonts w:eastAsiaTheme="minorEastAsia"/>
          <w:smallCaps w:val="0"/>
          <w:noProof/>
          <w:sz w:val="21"/>
          <w:szCs w:val="22"/>
        </w:rPr>
      </w:pPr>
      <w:hyperlink w:anchor="_Toc36844566" w:history="1">
        <w:r w:rsidRPr="009666AF">
          <w:rPr>
            <w:rStyle w:val="af"/>
            <w:noProof/>
          </w:rPr>
          <w:t>图 4.18  审核流操作界面</w:t>
        </w:r>
        <w:r>
          <w:rPr>
            <w:noProof/>
            <w:webHidden/>
          </w:rPr>
          <w:tab/>
        </w:r>
        <w:r>
          <w:rPr>
            <w:noProof/>
            <w:webHidden/>
          </w:rPr>
          <w:fldChar w:fldCharType="begin"/>
        </w:r>
        <w:r>
          <w:rPr>
            <w:noProof/>
            <w:webHidden/>
          </w:rPr>
          <w:instrText xml:space="preserve"> PAGEREF _Toc36844566 \h </w:instrText>
        </w:r>
        <w:r>
          <w:rPr>
            <w:noProof/>
            <w:webHidden/>
          </w:rPr>
        </w:r>
        <w:r>
          <w:rPr>
            <w:noProof/>
            <w:webHidden/>
          </w:rPr>
          <w:fldChar w:fldCharType="separate"/>
        </w:r>
        <w:r>
          <w:rPr>
            <w:noProof/>
            <w:webHidden/>
          </w:rPr>
          <w:t>51</w:t>
        </w:r>
        <w:r>
          <w:rPr>
            <w:noProof/>
            <w:webHidden/>
          </w:rPr>
          <w:fldChar w:fldCharType="end"/>
        </w:r>
      </w:hyperlink>
    </w:p>
    <w:p w14:paraId="09DF3E58" w14:textId="239D27CD" w:rsidR="009A65B3" w:rsidRDefault="009A65B3">
      <w:pPr>
        <w:pStyle w:val="af8"/>
        <w:tabs>
          <w:tab w:val="right" w:leader="dot" w:pos="8296"/>
        </w:tabs>
        <w:rPr>
          <w:rFonts w:eastAsiaTheme="minorEastAsia"/>
          <w:smallCaps w:val="0"/>
          <w:noProof/>
          <w:sz w:val="21"/>
          <w:szCs w:val="22"/>
        </w:rPr>
      </w:pPr>
      <w:hyperlink w:anchor="_Toc36844567" w:history="1">
        <w:r w:rsidRPr="009666AF">
          <w:rPr>
            <w:rStyle w:val="af"/>
            <w:noProof/>
          </w:rPr>
          <w:t>图 4.19  审核权转移时序图</w:t>
        </w:r>
        <w:r>
          <w:rPr>
            <w:noProof/>
            <w:webHidden/>
          </w:rPr>
          <w:tab/>
        </w:r>
        <w:r>
          <w:rPr>
            <w:noProof/>
            <w:webHidden/>
          </w:rPr>
          <w:fldChar w:fldCharType="begin"/>
        </w:r>
        <w:r>
          <w:rPr>
            <w:noProof/>
            <w:webHidden/>
          </w:rPr>
          <w:instrText xml:space="preserve"> PAGEREF _Toc36844567 \h </w:instrText>
        </w:r>
        <w:r>
          <w:rPr>
            <w:noProof/>
            <w:webHidden/>
          </w:rPr>
        </w:r>
        <w:r>
          <w:rPr>
            <w:noProof/>
            <w:webHidden/>
          </w:rPr>
          <w:fldChar w:fldCharType="separate"/>
        </w:r>
        <w:r>
          <w:rPr>
            <w:noProof/>
            <w:webHidden/>
          </w:rPr>
          <w:t>51</w:t>
        </w:r>
        <w:r>
          <w:rPr>
            <w:noProof/>
            <w:webHidden/>
          </w:rPr>
          <w:fldChar w:fldCharType="end"/>
        </w:r>
      </w:hyperlink>
    </w:p>
    <w:p w14:paraId="546777AE" w14:textId="140C6BCB" w:rsidR="009A65B3" w:rsidRDefault="009A65B3">
      <w:pPr>
        <w:pStyle w:val="af8"/>
        <w:tabs>
          <w:tab w:val="right" w:leader="dot" w:pos="8296"/>
        </w:tabs>
        <w:rPr>
          <w:rFonts w:eastAsiaTheme="minorEastAsia"/>
          <w:smallCaps w:val="0"/>
          <w:noProof/>
          <w:sz w:val="21"/>
          <w:szCs w:val="22"/>
        </w:rPr>
      </w:pPr>
      <w:hyperlink w:anchor="_Toc36844568" w:history="1">
        <w:r w:rsidRPr="009666AF">
          <w:rPr>
            <w:rStyle w:val="af"/>
            <w:noProof/>
          </w:rPr>
          <w:t>图 4.20  审核流操作实现</w:t>
        </w:r>
        <w:r>
          <w:rPr>
            <w:noProof/>
            <w:webHidden/>
          </w:rPr>
          <w:tab/>
        </w:r>
        <w:r>
          <w:rPr>
            <w:noProof/>
            <w:webHidden/>
          </w:rPr>
          <w:fldChar w:fldCharType="begin"/>
        </w:r>
        <w:r>
          <w:rPr>
            <w:noProof/>
            <w:webHidden/>
          </w:rPr>
          <w:instrText xml:space="preserve"> PAGEREF _Toc36844568 \h </w:instrText>
        </w:r>
        <w:r>
          <w:rPr>
            <w:noProof/>
            <w:webHidden/>
          </w:rPr>
        </w:r>
        <w:r>
          <w:rPr>
            <w:noProof/>
            <w:webHidden/>
          </w:rPr>
          <w:fldChar w:fldCharType="separate"/>
        </w:r>
        <w:r>
          <w:rPr>
            <w:noProof/>
            <w:webHidden/>
          </w:rPr>
          <w:t>52</w:t>
        </w:r>
        <w:r>
          <w:rPr>
            <w:noProof/>
            <w:webHidden/>
          </w:rPr>
          <w:fldChar w:fldCharType="end"/>
        </w:r>
      </w:hyperlink>
    </w:p>
    <w:p w14:paraId="20673384" w14:textId="3E99D857" w:rsidR="009A65B3" w:rsidRDefault="009A65B3">
      <w:pPr>
        <w:pStyle w:val="af8"/>
        <w:tabs>
          <w:tab w:val="right" w:leader="dot" w:pos="8296"/>
        </w:tabs>
        <w:rPr>
          <w:rFonts w:eastAsiaTheme="minorEastAsia"/>
          <w:smallCaps w:val="0"/>
          <w:noProof/>
          <w:sz w:val="21"/>
          <w:szCs w:val="22"/>
        </w:rPr>
      </w:pPr>
      <w:hyperlink w:anchor="_Toc36844569" w:history="1">
        <w:r w:rsidRPr="009666AF">
          <w:rPr>
            <w:rStyle w:val="af"/>
            <w:noProof/>
          </w:rPr>
          <w:t>图 4.21  审核消息保障时序图</w:t>
        </w:r>
        <w:r>
          <w:rPr>
            <w:noProof/>
            <w:webHidden/>
          </w:rPr>
          <w:tab/>
        </w:r>
        <w:r>
          <w:rPr>
            <w:noProof/>
            <w:webHidden/>
          </w:rPr>
          <w:fldChar w:fldCharType="begin"/>
        </w:r>
        <w:r>
          <w:rPr>
            <w:noProof/>
            <w:webHidden/>
          </w:rPr>
          <w:instrText xml:space="preserve"> PAGEREF _Toc36844569 \h </w:instrText>
        </w:r>
        <w:r>
          <w:rPr>
            <w:noProof/>
            <w:webHidden/>
          </w:rPr>
        </w:r>
        <w:r>
          <w:rPr>
            <w:noProof/>
            <w:webHidden/>
          </w:rPr>
          <w:fldChar w:fldCharType="separate"/>
        </w:r>
        <w:r>
          <w:rPr>
            <w:noProof/>
            <w:webHidden/>
          </w:rPr>
          <w:t>53</w:t>
        </w:r>
        <w:r>
          <w:rPr>
            <w:noProof/>
            <w:webHidden/>
          </w:rPr>
          <w:fldChar w:fldCharType="end"/>
        </w:r>
      </w:hyperlink>
    </w:p>
    <w:p w14:paraId="3230189C" w14:textId="1AD42AC3" w:rsidR="009A65B3" w:rsidRDefault="009A65B3">
      <w:pPr>
        <w:pStyle w:val="af8"/>
        <w:tabs>
          <w:tab w:val="right" w:leader="dot" w:pos="8296"/>
        </w:tabs>
        <w:rPr>
          <w:rFonts w:eastAsiaTheme="minorEastAsia"/>
          <w:smallCaps w:val="0"/>
          <w:noProof/>
          <w:sz w:val="21"/>
          <w:szCs w:val="22"/>
        </w:rPr>
      </w:pPr>
      <w:hyperlink w:anchor="_Toc36844570" w:history="1">
        <w:r w:rsidRPr="009666AF">
          <w:rPr>
            <w:rStyle w:val="af"/>
            <w:noProof/>
          </w:rPr>
          <w:t>图 4.22  审核信息保障实现</w:t>
        </w:r>
        <w:r>
          <w:rPr>
            <w:noProof/>
            <w:webHidden/>
          </w:rPr>
          <w:tab/>
        </w:r>
        <w:r>
          <w:rPr>
            <w:noProof/>
            <w:webHidden/>
          </w:rPr>
          <w:fldChar w:fldCharType="begin"/>
        </w:r>
        <w:r>
          <w:rPr>
            <w:noProof/>
            <w:webHidden/>
          </w:rPr>
          <w:instrText xml:space="preserve"> PAGEREF _Toc36844570 \h </w:instrText>
        </w:r>
        <w:r>
          <w:rPr>
            <w:noProof/>
            <w:webHidden/>
          </w:rPr>
        </w:r>
        <w:r>
          <w:rPr>
            <w:noProof/>
            <w:webHidden/>
          </w:rPr>
          <w:fldChar w:fldCharType="separate"/>
        </w:r>
        <w:r>
          <w:rPr>
            <w:noProof/>
            <w:webHidden/>
          </w:rPr>
          <w:t>54</w:t>
        </w:r>
        <w:r>
          <w:rPr>
            <w:noProof/>
            <w:webHidden/>
          </w:rPr>
          <w:fldChar w:fldCharType="end"/>
        </w:r>
      </w:hyperlink>
    </w:p>
    <w:p w14:paraId="7A2CE159" w14:textId="0393DB36" w:rsidR="009A65B3" w:rsidRDefault="009A65B3">
      <w:pPr>
        <w:pStyle w:val="af8"/>
        <w:tabs>
          <w:tab w:val="right" w:leader="dot" w:pos="8296"/>
        </w:tabs>
        <w:rPr>
          <w:rFonts w:eastAsiaTheme="minorEastAsia"/>
          <w:smallCaps w:val="0"/>
          <w:noProof/>
          <w:sz w:val="21"/>
          <w:szCs w:val="22"/>
        </w:rPr>
      </w:pPr>
      <w:hyperlink w:anchor="_Toc36844571" w:history="1">
        <w:r w:rsidRPr="009666AF">
          <w:rPr>
            <w:rStyle w:val="af"/>
            <w:noProof/>
          </w:rPr>
          <w:t>图 4.23  业务处理模块类图</w:t>
        </w:r>
        <w:r>
          <w:rPr>
            <w:noProof/>
            <w:webHidden/>
          </w:rPr>
          <w:tab/>
        </w:r>
        <w:r>
          <w:rPr>
            <w:noProof/>
            <w:webHidden/>
          </w:rPr>
          <w:fldChar w:fldCharType="begin"/>
        </w:r>
        <w:r>
          <w:rPr>
            <w:noProof/>
            <w:webHidden/>
          </w:rPr>
          <w:instrText xml:space="preserve"> PAGEREF _Toc36844571 \h </w:instrText>
        </w:r>
        <w:r>
          <w:rPr>
            <w:noProof/>
            <w:webHidden/>
          </w:rPr>
        </w:r>
        <w:r>
          <w:rPr>
            <w:noProof/>
            <w:webHidden/>
          </w:rPr>
          <w:fldChar w:fldCharType="separate"/>
        </w:r>
        <w:r>
          <w:rPr>
            <w:noProof/>
            <w:webHidden/>
          </w:rPr>
          <w:t>54</w:t>
        </w:r>
        <w:r>
          <w:rPr>
            <w:noProof/>
            <w:webHidden/>
          </w:rPr>
          <w:fldChar w:fldCharType="end"/>
        </w:r>
      </w:hyperlink>
    </w:p>
    <w:p w14:paraId="26CE1AE1" w14:textId="16BF60A4" w:rsidR="009A65B3" w:rsidRDefault="009A65B3">
      <w:pPr>
        <w:pStyle w:val="af8"/>
        <w:tabs>
          <w:tab w:val="right" w:leader="dot" w:pos="8296"/>
        </w:tabs>
        <w:rPr>
          <w:rFonts w:eastAsiaTheme="minorEastAsia"/>
          <w:smallCaps w:val="0"/>
          <w:noProof/>
          <w:sz w:val="21"/>
          <w:szCs w:val="22"/>
        </w:rPr>
      </w:pPr>
      <w:hyperlink w:anchor="_Toc36844572" w:history="1">
        <w:r w:rsidRPr="009666AF">
          <w:rPr>
            <w:rStyle w:val="af"/>
            <w:noProof/>
          </w:rPr>
          <w:t>图 4.24  规则应用时序图</w:t>
        </w:r>
        <w:r>
          <w:rPr>
            <w:noProof/>
            <w:webHidden/>
          </w:rPr>
          <w:tab/>
        </w:r>
        <w:r>
          <w:rPr>
            <w:noProof/>
            <w:webHidden/>
          </w:rPr>
          <w:fldChar w:fldCharType="begin"/>
        </w:r>
        <w:r>
          <w:rPr>
            <w:noProof/>
            <w:webHidden/>
          </w:rPr>
          <w:instrText xml:space="preserve"> PAGEREF _Toc36844572 \h </w:instrText>
        </w:r>
        <w:r>
          <w:rPr>
            <w:noProof/>
            <w:webHidden/>
          </w:rPr>
        </w:r>
        <w:r>
          <w:rPr>
            <w:noProof/>
            <w:webHidden/>
          </w:rPr>
          <w:fldChar w:fldCharType="separate"/>
        </w:r>
        <w:r>
          <w:rPr>
            <w:noProof/>
            <w:webHidden/>
          </w:rPr>
          <w:t>56</w:t>
        </w:r>
        <w:r>
          <w:rPr>
            <w:noProof/>
            <w:webHidden/>
          </w:rPr>
          <w:fldChar w:fldCharType="end"/>
        </w:r>
      </w:hyperlink>
    </w:p>
    <w:p w14:paraId="4BE9F3D8" w14:textId="49F35102" w:rsidR="009A65B3" w:rsidRDefault="009A65B3">
      <w:pPr>
        <w:pStyle w:val="af8"/>
        <w:tabs>
          <w:tab w:val="right" w:leader="dot" w:pos="8296"/>
        </w:tabs>
        <w:rPr>
          <w:rFonts w:eastAsiaTheme="minorEastAsia"/>
          <w:smallCaps w:val="0"/>
          <w:noProof/>
          <w:sz w:val="21"/>
          <w:szCs w:val="22"/>
        </w:rPr>
      </w:pPr>
      <w:hyperlink w:anchor="_Toc36844573" w:history="1">
        <w:r w:rsidRPr="009666AF">
          <w:rPr>
            <w:rStyle w:val="af"/>
            <w:noProof/>
          </w:rPr>
          <w:t>图 4.25  规则应用功能实现</w:t>
        </w:r>
        <w:r>
          <w:rPr>
            <w:noProof/>
            <w:webHidden/>
          </w:rPr>
          <w:tab/>
        </w:r>
        <w:r>
          <w:rPr>
            <w:noProof/>
            <w:webHidden/>
          </w:rPr>
          <w:fldChar w:fldCharType="begin"/>
        </w:r>
        <w:r>
          <w:rPr>
            <w:noProof/>
            <w:webHidden/>
          </w:rPr>
          <w:instrText xml:space="preserve"> PAGEREF _Toc36844573 \h </w:instrText>
        </w:r>
        <w:r>
          <w:rPr>
            <w:noProof/>
            <w:webHidden/>
          </w:rPr>
        </w:r>
        <w:r>
          <w:rPr>
            <w:noProof/>
            <w:webHidden/>
          </w:rPr>
          <w:fldChar w:fldCharType="separate"/>
        </w:r>
        <w:r>
          <w:rPr>
            <w:noProof/>
            <w:webHidden/>
          </w:rPr>
          <w:t>58</w:t>
        </w:r>
        <w:r>
          <w:rPr>
            <w:noProof/>
            <w:webHidden/>
          </w:rPr>
          <w:fldChar w:fldCharType="end"/>
        </w:r>
      </w:hyperlink>
    </w:p>
    <w:p w14:paraId="693C7198" w14:textId="75F7FB92" w:rsidR="009A65B3" w:rsidRDefault="009A65B3">
      <w:pPr>
        <w:pStyle w:val="af8"/>
        <w:tabs>
          <w:tab w:val="right" w:leader="dot" w:pos="8296"/>
        </w:tabs>
        <w:rPr>
          <w:rFonts w:eastAsiaTheme="minorEastAsia"/>
          <w:smallCaps w:val="0"/>
          <w:noProof/>
          <w:sz w:val="21"/>
          <w:szCs w:val="22"/>
        </w:rPr>
      </w:pPr>
      <w:hyperlink w:anchor="_Toc36844574" w:history="1">
        <w:r w:rsidRPr="009666AF">
          <w:rPr>
            <w:rStyle w:val="af"/>
            <w:noProof/>
          </w:rPr>
          <w:t>图 4.26  缓存更新功能实现</w:t>
        </w:r>
        <w:r>
          <w:rPr>
            <w:noProof/>
            <w:webHidden/>
          </w:rPr>
          <w:tab/>
        </w:r>
        <w:r>
          <w:rPr>
            <w:noProof/>
            <w:webHidden/>
          </w:rPr>
          <w:fldChar w:fldCharType="begin"/>
        </w:r>
        <w:r>
          <w:rPr>
            <w:noProof/>
            <w:webHidden/>
          </w:rPr>
          <w:instrText xml:space="preserve"> PAGEREF _Toc36844574 \h </w:instrText>
        </w:r>
        <w:r>
          <w:rPr>
            <w:noProof/>
            <w:webHidden/>
          </w:rPr>
        </w:r>
        <w:r>
          <w:rPr>
            <w:noProof/>
            <w:webHidden/>
          </w:rPr>
          <w:fldChar w:fldCharType="separate"/>
        </w:r>
        <w:r>
          <w:rPr>
            <w:noProof/>
            <w:webHidden/>
          </w:rPr>
          <w:t>59</w:t>
        </w:r>
        <w:r>
          <w:rPr>
            <w:noProof/>
            <w:webHidden/>
          </w:rPr>
          <w:fldChar w:fldCharType="end"/>
        </w:r>
      </w:hyperlink>
    </w:p>
    <w:p w14:paraId="377FC22D" w14:textId="4EDEC30A"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D5503">
      <w:pPr>
        <w:pStyle w:val="1"/>
        <w:numPr>
          <w:ilvl w:val="0"/>
          <w:numId w:val="0"/>
        </w:numPr>
        <w:rPr>
          <w:rFonts w:ascii="黑体"/>
        </w:rPr>
      </w:pPr>
      <w:bookmarkStart w:id="55" w:name="_Toc36844479"/>
      <w:bookmarkEnd w:id="53"/>
      <w:r w:rsidRPr="00A750CC">
        <w:rPr>
          <w:rFonts w:ascii="黑体" w:hint="eastAsia"/>
        </w:rPr>
        <w:lastRenderedPageBreak/>
        <w:t>表目录</w:t>
      </w:r>
      <w:bookmarkEnd w:id="55"/>
    </w:p>
    <w:bookmarkStart w:id="56" w:name="_GoBack"/>
    <w:bookmarkEnd w:id="56"/>
    <w:p w14:paraId="391E873D" w14:textId="15DBD7E7" w:rsidR="009A65B3" w:rsidRDefault="00BD5503">
      <w:pPr>
        <w:pStyle w:val="af8"/>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9A65B3">
          <w:rPr>
            <w:noProof/>
            <w:webHidden/>
          </w:rPr>
          <w:t>11</w:t>
        </w:r>
        <w:r w:rsidR="009A65B3">
          <w:rPr>
            <w:noProof/>
            <w:webHidden/>
          </w:rPr>
          <w:fldChar w:fldCharType="end"/>
        </w:r>
      </w:hyperlink>
    </w:p>
    <w:p w14:paraId="63370540" w14:textId="7201AE75" w:rsidR="009A65B3" w:rsidRDefault="009A65B3">
      <w:pPr>
        <w:pStyle w:val="af8"/>
        <w:tabs>
          <w:tab w:val="right" w:leader="dot" w:pos="8296"/>
        </w:tabs>
        <w:rPr>
          <w:rFonts w:eastAsiaTheme="minorEastAsia"/>
          <w:smallCaps w:val="0"/>
          <w:noProof/>
          <w:sz w:val="21"/>
          <w:szCs w:val="22"/>
        </w:rPr>
      </w:pPr>
      <w:hyperlink w:anchor="_Toc36844576" w:history="1">
        <w:r w:rsidRPr="00F66F18">
          <w:rPr>
            <w:rStyle w:val="af"/>
            <w:noProof/>
          </w:rPr>
          <w:t>表 3.2  规则操作用例表</w:t>
        </w:r>
        <w:r>
          <w:rPr>
            <w:noProof/>
            <w:webHidden/>
          </w:rPr>
          <w:tab/>
        </w:r>
        <w:r>
          <w:rPr>
            <w:noProof/>
            <w:webHidden/>
          </w:rPr>
          <w:fldChar w:fldCharType="begin"/>
        </w:r>
        <w:r>
          <w:rPr>
            <w:noProof/>
            <w:webHidden/>
          </w:rPr>
          <w:instrText xml:space="preserve"> PAGEREF _Toc36844576 \h </w:instrText>
        </w:r>
        <w:r>
          <w:rPr>
            <w:noProof/>
            <w:webHidden/>
          </w:rPr>
        </w:r>
        <w:r>
          <w:rPr>
            <w:noProof/>
            <w:webHidden/>
          </w:rPr>
          <w:fldChar w:fldCharType="separate"/>
        </w:r>
        <w:r>
          <w:rPr>
            <w:noProof/>
            <w:webHidden/>
          </w:rPr>
          <w:t>12</w:t>
        </w:r>
        <w:r>
          <w:rPr>
            <w:noProof/>
            <w:webHidden/>
          </w:rPr>
          <w:fldChar w:fldCharType="end"/>
        </w:r>
      </w:hyperlink>
    </w:p>
    <w:p w14:paraId="50D15D23" w14:textId="37671A36" w:rsidR="009A65B3" w:rsidRDefault="009A65B3">
      <w:pPr>
        <w:pStyle w:val="af8"/>
        <w:tabs>
          <w:tab w:val="right" w:leader="dot" w:pos="8296"/>
        </w:tabs>
        <w:rPr>
          <w:rFonts w:eastAsiaTheme="minorEastAsia"/>
          <w:smallCaps w:val="0"/>
          <w:noProof/>
          <w:sz w:val="21"/>
          <w:szCs w:val="22"/>
        </w:rPr>
      </w:pPr>
      <w:hyperlink w:anchor="_Toc36844577" w:history="1">
        <w:r w:rsidRPr="00F66F18">
          <w:rPr>
            <w:rStyle w:val="af"/>
            <w:noProof/>
          </w:rPr>
          <w:t>表 3.3  规则过期告警用例表</w:t>
        </w:r>
        <w:r>
          <w:rPr>
            <w:noProof/>
            <w:webHidden/>
          </w:rPr>
          <w:tab/>
        </w:r>
        <w:r>
          <w:rPr>
            <w:noProof/>
            <w:webHidden/>
          </w:rPr>
          <w:fldChar w:fldCharType="begin"/>
        </w:r>
        <w:r>
          <w:rPr>
            <w:noProof/>
            <w:webHidden/>
          </w:rPr>
          <w:instrText xml:space="preserve"> PAGEREF _Toc36844577 \h </w:instrText>
        </w:r>
        <w:r>
          <w:rPr>
            <w:noProof/>
            <w:webHidden/>
          </w:rPr>
        </w:r>
        <w:r>
          <w:rPr>
            <w:noProof/>
            <w:webHidden/>
          </w:rPr>
          <w:fldChar w:fldCharType="separate"/>
        </w:r>
        <w:r>
          <w:rPr>
            <w:noProof/>
            <w:webHidden/>
          </w:rPr>
          <w:t>13</w:t>
        </w:r>
        <w:r>
          <w:rPr>
            <w:noProof/>
            <w:webHidden/>
          </w:rPr>
          <w:fldChar w:fldCharType="end"/>
        </w:r>
      </w:hyperlink>
    </w:p>
    <w:p w14:paraId="0AEEEF58" w14:textId="65053F36" w:rsidR="009A65B3" w:rsidRDefault="009A65B3">
      <w:pPr>
        <w:pStyle w:val="af8"/>
        <w:tabs>
          <w:tab w:val="right" w:leader="dot" w:pos="8296"/>
        </w:tabs>
        <w:rPr>
          <w:rFonts w:eastAsiaTheme="minorEastAsia"/>
          <w:smallCaps w:val="0"/>
          <w:noProof/>
          <w:sz w:val="21"/>
          <w:szCs w:val="22"/>
        </w:rPr>
      </w:pPr>
      <w:hyperlink w:anchor="_Toc36844578" w:history="1">
        <w:r w:rsidRPr="00F66F18">
          <w:rPr>
            <w:rStyle w:val="af"/>
            <w:noProof/>
          </w:rPr>
          <w:t>表 3.4  日志查询用例表</w:t>
        </w:r>
        <w:r>
          <w:rPr>
            <w:noProof/>
            <w:webHidden/>
          </w:rPr>
          <w:tab/>
        </w:r>
        <w:r>
          <w:rPr>
            <w:noProof/>
            <w:webHidden/>
          </w:rPr>
          <w:fldChar w:fldCharType="begin"/>
        </w:r>
        <w:r>
          <w:rPr>
            <w:noProof/>
            <w:webHidden/>
          </w:rPr>
          <w:instrText xml:space="preserve"> PAGEREF _Toc36844578 \h </w:instrText>
        </w:r>
        <w:r>
          <w:rPr>
            <w:noProof/>
            <w:webHidden/>
          </w:rPr>
        </w:r>
        <w:r>
          <w:rPr>
            <w:noProof/>
            <w:webHidden/>
          </w:rPr>
          <w:fldChar w:fldCharType="separate"/>
        </w:r>
        <w:r>
          <w:rPr>
            <w:noProof/>
            <w:webHidden/>
          </w:rPr>
          <w:t>14</w:t>
        </w:r>
        <w:r>
          <w:rPr>
            <w:noProof/>
            <w:webHidden/>
          </w:rPr>
          <w:fldChar w:fldCharType="end"/>
        </w:r>
      </w:hyperlink>
    </w:p>
    <w:p w14:paraId="0B60BE77" w14:textId="269374BE" w:rsidR="009A65B3" w:rsidRDefault="009A65B3">
      <w:pPr>
        <w:pStyle w:val="af8"/>
        <w:tabs>
          <w:tab w:val="right" w:leader="dot" w:pos="8296"/>
        </w:tabs>
        <w:rPr>
          <w:rFonts w:eastAsiaTheme="minorEastAsia"/>
          <w:smallCaps w:val="0"/>
          <w:noProof/>
          <w:sz w:val="21"/>
          <w:szCs w:val="22"/>
        </w:rPr>
      </w:pPr>
      <w:hyperlink w:anchor="_Toc36844579" w:history="1">
        <w:r w:rsidRPr="00F66F18">
          <w:rPr>
            <w:rStyle w:val="af"/>
            <w:noProof/>
          </w:rPr>
          <w:t>表 3.5  检查规则构建用例图</w:t>
        </w:r>
        <w:r>
          <w:rPr>
            <w:noProof/>
            <w:webHidden/>
          </w:rPr>
          <w:tab/>
        </w:r>
        <w:r>
          <w:rPr>
            <w:noProof/>
            <w:webHidden/>
          </w:rPr>
          <w:fldChar w:fldCharType="begin"/>
        </w:r>
        <w:r>
          <w:rPr>
            <w:noProof/>
            <w:webHidden/>
          </w:rPr>
          <w:instrText xml:space="preserve"> PAGEREF _Toc36844579 \h </w:instrText>
        </w:r>
        <w:r>
          <w:rPr>
            <w:noProof/>
            <w:webHidden/>
          </w:rPr>
        </w:r>
        <w:r>
          <w:rPr>
            <w:noProof/>
            <w:webHidden/>
          </w:rPr>
          <w:fldChar w:fldCharType="separate"/>
        </w:r>
        <w:r>
          <w:rPr>
            <w:noProof/>
            <w:webHidden/>
          </w:rPr>
          <w:t>15</w:t>
        </w:r>
        <w:r>
          <w:rPr>
            <w:noProof/>
            <w:webHidden/>
          </w:rPr>
          <w:fldChar w:fldCharType="end"/>
        </w:r>
      </w:hyperlink>
    </w:p>
    <w:p w14:paraId="19779740" w14:textId="1090F83F" w:rsidR="009A65B3" w:rsidRDefault="009A65B3">
      <w:pPr>
        <w:pStyle w:val="af8"/>
        <w:tabs>
          <w:tab w:val="right" w:leader="dot" w:pos="8296"/>
        </w:tabs>
        <w:rPr>
          <w:rFonts w:eastAsiaTheme="minorEastAsia"/>
          <w:smallCaps w:val="0"/>
          <w:noProof/>
          <w:sz w:val="21"/>
          <w:szCs w:val="22"/>
        </w:rPr>
      </w:pPr>
      <w:hyperlink w:anchor="_Toc36844580" w:history="1">
        <w:r w:rsidRPr="00F66F18">
          <w:rPr>
            <w:rStyle w:val="af"/>
            <w:noProof/>
          </w:rPr>
          <w:t>表 3.6  生效范围构建用例图</w:t>
        </w:r>
        <w:r>
          <w:rPr>
            <w:noProof/>
            <w:webHidden/>
          </w:rPr>
          <w:tab/>
        </w:r>
        <w:r>
          <w:rPr>
            <w:noProof/>
            <w:webHidden/>
          </w:rPr>
          <w:fldChar w:fldCharType="begin"/>
        </w:r>
        <w:r>
          <w:rPr>
            <w:noProof/>
            <w:webHidden/>
          </w:rPr>
          <w:instrText xml:space="preserve"> PAGEREF _Toc36844580 \h </w:instrText>
        </w:r>
        <w:r>
          <w:rPr>
            <w:noProof/>
            <w:webHidden/>
          </w:rPr>
        </w:r>
        <w:r>
          <w:rPr>
            <w:noProof/>
            <w:webHidden/>
          </w:rPr>
          <w:fldChar w:fldCharType="separate"/>
        </w:r>
        <w:r>
          <w:rPr>
            <w:noProof/>
            <w:webHidden/>
          </w:rPr>
          <w:t>15</w:t>
        </w:r>
        <w:r>
          <w:rPr>
            <w:noProof/>
            <w:webHidden/>
          </w:rPr>
          <w:fldChar w:fldCharType="end"/>
        </w:r>
      </w:hyperlink>
    </w:p>
    <w:p w14:paraId="1BF238AF" w14:textId="7AAF0D96" w:rsidR="009A65B3" w:rsidRDefault="009A65B3">
      <w:pPr>
        <w:pStyle w:val="af8"/>
        <w:tabs>
          <w:tab w:val="right" w:leader="dot" w:pos="8296"/>
        </w:tabs>
        <w:rPr>
          <w:rFonts w:eastAsiaTheme="minorEastAsia"/>
          <w:smallCaps w:val="0"/>
          <w:noProof/>
          <w:sz w:val="21"/>
          <w:szCs w:val="22"/>
        </w:rPr>
      </w:pPr>
      <w:hyperlink w:anchor="_Toc36844581" w:history="1">
        <w:r w:rsidRPr="00F66F18">
          <w:rPr>
            <w:rStyle w:val="af"/>
            <w:noProof/>
          </w:rPr>
          <w:t>表 3.7  触发行为构建用例图</w:t>
        </w:r>
        <w:r>
          <w:rPr>
            <w:noProof/>
            <w:webHidden/>
          </w:rPr>
          <w:tab/>
        </w:r>
        <w:r>
          <w:rPr>
            <w:noProof/>
            <w:webHidden/>
          </w:rPr>
          <w:fldChar w:fldCharType="begin"/>
        </w:r>
        <w:r>
          <w:rPr>
            <w:noProof/>
            <w:webHidden/>
          </w:rPr>
          <w:instrText xml:space="preserve"> PAGEREF _Toc36844581 \h </w:instrText>
        </w:r>
        <w:r>
          <w:rPr>
            <w:noProof/>
            <w:webHidden/>
          </w:rPr>
        </w:r>
        <w:r>
          <w:rPr>
            <w:noProof/>
            <w:webHidden/>
          </w:rPr>
          <w:fldChar w:fldCharType="separate"/>
        </w:r>
        <w:r>
          <w:rPr>
            <w:noProof/>
            <w:webHidden/>
          </w:rPr>
          <w:t>16</w:t>
        </w:r>
        <w:r>
          <w:rPr>
            <w:noProof/>
            <w:webHidden/>
          </w:rPr>
          <w:fldChar w:fldCharType="end"/>
        </w:r>
      </w:hyperlink>
    </w:p>
    <w:p w14:paraId="36756186" w14:textId="467DCF31" w:rsidR="009A65B3" w:rsidRDefault="009A65B3">
      <w:pPr>
        <w:pStyle w:val="af8"/>
        <w:tabs>
          <w:tab w:val="right" w:leader="dot" w:pos="8296"/>
        </w:tabs>
        <w:rPr>
          <w:rFonts w:eastAsiaTheme="minorEastAsia"/>
          <w:smallCaps w:val="0"/>
          <w:noProof/>
          <w:sz w:val="21"/>
          <w:szCs w:val="22"/>
        </w:rPr>
      </w:pPr>
      <w:hyperlink w:anchor="_Toc36844582" w:history="1">
        <w:r w:rsidRPr="00F66F18">
          <w:rPr>
            <w:rStyle w:val="af"/>
            <w:noProof/>
          </w:rPr>
          <w:t>表 3.8  审核流操作用例表</w:t>
        </w:r>
        <w:r>
          <w:rPr>
            <w:noProof/>
            <w:webHidden/>
          </w:rPr>
          <w:tab/>
        </w:r>
        <w:r>
          <w:rPr>
            <w:noProof/>
            <w:webHidden/>
          </w:rPr>
          <w:fldChar w:fldCharType="begin"/>
        </w:r>
        <w:r>
          <w:rPr>
            <w:noProof/>
            <w:webHidden/>
          </w:rPr>
          <w:instrText xml:space="preserve"> PAGEREF _Toc36844582 \h </w:instrText>
        </w:r>
        <w:r>
          <w:rPr>
            <w:noProof/>
            <w:webHidden/>
          </w:rPr>
        </w:r>
        <w:r>
          <w:rPr>
            <w:noProof/>
            <w:webHidden/>
          </w:rPr>
          <w:fldChar w:fldCharType="separate"/>
        </w:r>
        <w:r>
          <w:rPr>
            <w:noProof/>
            <w:webHidden/>
          </w:rPr>
          <w:t>17</w:t>
        </w:r>
        <w:r>
          <w:rPr>
            <w:noProof/>
            <w:webHidden/>
          </w:rPr>
          <w:fldChar w:fldCharType="end"/>
        </w:r>
      </w:hyperlink>
    </w:p>
    <w:p w14:paraId="502B2440" w14:textId="6D8EFE30" w:rsidR="009A65B3" w:rsidRDefault="009A65B3">
      <w:pPr>
        <w:pStyle w:val="af8"/>
        <w:tabs>
          <w:tab w:val="right" w:leader="dot" w:pos="8296"/>
        </w:tabs>
        <w:rPr>
          <w:rFonts w:eastAsiaTheme="minorEastAsia"/>
          <w:smallCaps w:val="0"/>
          <w:noProof/>
          <w:sz w:val="21"/>
          <w:szCs w:val="22"/>
        </w:rPr>
      </w:pPr>
      <w:hyperlink w:anchor="_Toc36844583" w:history="1">
        <w:r w:rsidRPr="00F66F18">
          <w:rPr>
            <w:rStyle w:val="af"/>
            <w:noProof/>
          </w:rPr>
          <w:t>表 3.9  审核权流转用例表</w:t>
        </w:r>
        <w:r>
          <w:rPr>
            <w:noProof/>
            <w:webHidden/>
          </w:rPr>
          <w:tab/>
        </w:r>
        <w:r>
          <w:rPr>
            <w:noProof/>
            <w:webHidden/>
          </w:rPr>
          <w:fldChar w:fldCharType="begin"/>
        </w:r>
        <w:r>
          <w:rPr>
            <w:noProof/>
            <w:webHidden/>
          </w:rPr>
          <w:instrText xml:space="preserve"> PAGEREF _Toc36844583 \h </w:instrText>
        </w:r>
        <w:r>
          <w:rPr>
            <w:noProof/>
            <w:webHidden/>
          </w:rPr>
        </w:r>
        <w:r>
          <w:rPr>
            <w:noProof/>
            <w:webHidden/>
          </w:rPr>
          <w:fldChar w:fldCharType="separate"/>
        </w:r>
        <w:r>
          <w:rPr>
            <w:noProof/>
            <w:webHidden/>
          </w:rPr>
          <w:t>18</w:t>
        </w:r>
        <w:r>
          <w:rPr>
            <w:noProof/>
            <w:webHidden/>
          </w:rPr>
          <w:fldChar w:fldCharType="end"/>
        </w:r>
      </w:hyperlink>
    </w:p>
    <w:p w14:paraId="221A8B89" w14:textId="289894D2" w:rsidR="009A65B3" w:rsidRDefault="009A65B3">
      <w:pPr>
        <w:pStyle w:val="af8"/>
        <w:tabs>
          <w:tab w:val="right" w:leader="dot" w:pos="8296"/>
        </w:tabs>
        <w:rPr>
          <w:rFonts w:eastAsiaTheme="minorEastAsia"/>
          <w:smallCaps w:val="0"/>
          <w:noProof/>
          <w:sz w:val="21"/>
          <w:szCs w:val="22"/>
        </w:rPr>
      </w:pPr>
      <w:hyperlink w:anchor="_Toc36844584" w:history="1">
        <w:r w:rsidRPr="00F66F18">
          <w:rPr>
            <w:rStyle w:val="af"/>
            <w:noProof/>
          </w:rPr>
          <w:t>表 3.10  审核消息保障用例表</w:t>
        </w:r>
        <w:r>
          <w:rPr>
            <w:noProof/>
            <w:webHidden/>
          </w:rPr>
          <w:tab/>
        </w:r>
        <w:r>
          <w:rPr>
            <w:noProof/>
            <w:webHidden/>
          </w:rPr>
          <w:fldChar w:fldCharType="begin"/>
        </w:r>
        <w:r>
          <w:rPr>
            <w:noProof/>
            <w:webHidden/>
          </w:rPr>
          <w:instrText xml:space="preserve"> PAGEREF _Toc36844584 \h </w:instrText>
        </w:r>
        <w:r>
          <w:rPr>
            <w:noProof/>
            <w:webHidden/>
          </w:rPr>
        </w:r>
        <w:r>
          <w:rPr>
            <w:noProof/>
            <w:webHidden/>
          </w:rPr>
          <w:fldChar w:fldCharType="separate"/>
        </w:r>
        <w:r>
          <w:rPr>
            <w:noProof/>
            <w:webHidden/>
          </w:rPr>
          <w:t>19</w:t>
        </w:r>
        <w:r>
          <w:rPr>
            <w:noProof/>
            <w:webHidden/>
          </w:rPr>
          <w:fldChar w:fldCharType="end"/>
        </w:r>
      </w:hyperlink>
    </w:p>
    <w:p w14:paraId="6F67C9E7" w14:textId="68DBD3A3" w:rsidR="009A65B3" w:rsidRDefault="009A65B3">
      <w:pPr>
        <w:pStyle w:val="af8"/>
        <w:tabs>
          <w:tab w:val="right" w:leader="dot" w:pos="8296"/>
        </w:tabs>
        <w:rPr>
          <w:rFonts w:eastAsiaTheme="minorEastAsia"/>
          <w:smallCaps w:val="0"/>
          <w:noProof/>
          <w:sz w:val="21"/>
          <w:szCs w:val="22"/>
        </w:rPr>
      </w:pPr>
      <w:hyperlink w:anchor="_Toc36844585" w:history="1">
        <w:r w:rsidRPr="00F66F18">
          <w:rPr>
            <w:rStyle w:val="af"/>
            <w:noProof/>
          </w:rPr>
          <w:t>表 3.11  规则判定用例表</w:t>
        </w:r>
        <w:r>
          <w:rPr>
            <w:noProof/>
            <w:webHidden/>
          </w:rPr>
          <w:tab/>
        </w:r>
        <w:r>
          <w:rPr>
            <w:noProof/>
            <w:webHidden/>
          </w:rPr>
          <w:fldChar w:fldCharType="begin"/>
        </w:r>
        <w:r>
          <w:rPr>
            <w:noProof/>
            <w:webHidden/>
          </w:rPr>
          <w:instrText xml:space="preserve"> PAGEREF _Toc36844585 \h </w:instrText>
        </w:r>
        <w:r>
          <w:rPr>
            <w:noProof/>
            <w:webHidden/>
          </w:rPr>
        </w:r>
        <w:r>
          <w:rPr>
            <w:noProof/>
            <w:webHidden/>
          </w:rPr>
          <w:fldChar w:fldCharType="separate"/>
        </w:r>
        <w:r>
          <w:rPr>
            <w:noProof/>
            <w:webHidden/>
          </w:rPr>
          <w:t>21</w:t>
        </w:r>
        <w:r>
          <w:rPr>
            <w:noProof/>
            <w:webHidden/>
          </w:rPr>
          <w:fldChar w:fldCharType="end"/>
        </w:r>
      </w:hyperlink>
    </w:p>
    <w:p w14:paraId="7BB99987" w14:textId="1B56F520" w:rsidR="009A65B3" w:rsidRDefault="009A65B3">
      <w:pPr>
        <w:pStyle w:val="af8"/>
        <w:tabs>
          <w:tab w:val="right" w:leader="dot" w:pos="8296"/>
        </w:tabs>
        <w:rPr>
          <w:rFonts w:eastAsiaTheme="minorEastAsia"/>
          <w:smallCaps w:val="0"/>
          <w:noProof/>
          <w:sz w:val="21"/>
          <w:szCs w:val="22"/>
        </w:rPr>
      </w:pPr>
      <w:hyperlink w:anchor="_Toc36844586" w:history="1">
        <w:r w:rsidRPr="00F66F18">
          <w:rPr>
            <w:rStyle w:val="af"/>
            <w:noProof/>
          </w:rPr>
          <w:t>表 3.12  缓存同步用例表</w:t>
        </w:r>
        <w:r>
          <w:rPr>
            <w:noProof/>
            <w:webHidden/>
          </w:rPr>
          <w:tab/>
        </w:r>
        <w:r>
          <w:rPr>
            <w:noProof/>
            <w:webHidden/>
          </w:rPr>
          <w:fldChar w:fldCharType="begin"/>
        </w:r>
        <w:r>
          <w:rPr>
            <w:noProof/>
            <w:webHidden/>
          </w:rPr>
          <w:instrText xml:space="preserve"> PAGEREF _Toc36844586 \h </w:instrText>
        </w:r>
        <w:r>
          <w:rPr>
            <w:noProof/>
            <w:webHidden/>
          </w:rPr>
        </w:r>
        <w:r>
          <w:rPr>
            <w:noProof/>
            <w:webHidden/>
          </w:rPr>
          <w:fldChar w:fldCharType="separate"/>
        </w:r>
        <w:r>
          <w:rPr>
            <w:noProof/>
            <w:webHidden/>
          </w:rPr>
          <w:t>22</w:t>
        </w:r>
        <w:r>
          <w:rPr>
            <w:noProof/>
            <w:webHidden/>
          </w:rPr>
          <w:fldChar w:fldCharType="end"/>
        </w:r>
      </w:hyperlink>
    </w:p>
    <w:p w14:paraId="1A43BE91" w14:textId="2D746ECD" w:rsidR="009A65B3" w:rsidRDefault="009A65B3">
      <w:pPr>
        <w:pStyle w:val="af8"/>
        <w:tabs>
          <w:tab w:val="right" w:leader="dot" w:pos="8296"/>
        </w:tabs>
        <w:rPr>
          <w:rFonts w:eastAsiaTheme="minorEastAsia"/>
          <w:smallCaps w:val="0"/>
          <w:noProof/>
          <w:sz w:val="21"/>
          <w:szCs w:val="22"/>
        </w:rPr>
      </w:pPr>
      <w:hyperlink w:anchor="_Toc36844587" w:history="1">
        <w:r w:rsidRPr="00F66F18">
          <w:rPr>
            <w:rStyle w:val="af"/>
            <w:noProof/>
          </w:rPr>
          <w:t>表 3.13  超时检查</w:t>
        </w:r>
        <w:r>
          <w:rPr>
            <w:noProof/>
            <w:webHidden/>
          </w:rPr>
          <w:tab/>
        </w:r>
        <w:r>
          <w:rPr>
            <w:noProof/>
            <w:webHidden/>
          </w:rPr>
          <w:fldChar w:fldCharType="begin"/>
        </w:r>
        <w:r>
          <w:rPr>
            <w:noProof/>
            <w:webHidden/>
          </w:rPr>
          <w:instrText xml:space="preserve"> PAGEREF _Toc36844587 \h </w:instrText>
        </w:r>
        <w:r>
          <w:rPr>
            <w:noProof/>
            <w:webHidden/>
          </w:rPr>
        </w:r>
        <w:r>
          <w:rPr>
            <w:noProof/>
            <w:webHidden/>
          </w:rPr>
          <w:fldChar w:fldCharType="separate"/>
        </w:r>
        <w:r>
          <w:rPr>
            <w:noProof/>
            <w:webHidden/>
          </w:rPr>
          <w:t>23</w:t>
        </w:r>
        <w:r>
          <w:rPr>
            <w:noProof/>
            <w:webHidden/>
          </w:rPr>
          <w:fldChar w:fldCharType="end"/>
        </w:r>
      </w:hyperlink>
    </w:p>
    <w:p w14:paraId="33F27128" w14:textId="0C643DEB" w:rsidR="009A65B3" w:rsidRDefault="009A65B3">
      <w:pPr>
        <w:pStyle w:val="af8"/>
        <w:tabs>
          <w:tab w:val="right" w:leader="dot" w:pos="8296"/>
        </w:tabs>
        <w:rPr>
          <w:rFonts w:eastAsiaTheme="minorEastAsia"/>
          <w:smallCaps w:val="0"/>
          <w:noProof/>
          <w:sz w:val="21"/>
          <w:szCs w:val="22"/>
        </w:rPr>
      </w:pPr>
      <w:hyperlink w:anchor="_Toc36844588" w:history="1">
        <w:r w:rsidRPr="00F66F18">
          <w:rPr>
            <w:rStyle w:val="af"/>
            <w:noProof/>
          </w:rPr>
          <w:t>表 3.14  生效范围表</w:t>
        </w:r>
        <w:r>
          <w:rPr>
            <w:noProof/>
            <w:webHidden/>
          </w:rPr>
          <w:tab/>
        </w:r>
        <w:r>
          <w:rPr>
            <w:noProof/>
            <w:webHidden/>
          </w:rPr>
          <w:fldChar w:fldCharType="begin"/>
        </w:r>
        <w:r>
          <w:rPr>
            <w:noProof/>
            <w:webHidden/>
          </w:rPr>
          <w:instrText xml:space="preserve"> PAGEREF _Toc36844588 \h </w:instrText>
        </w:r>
        <w:r>
          <w:rPr>
            <w:noProof/>
            <w:webHidden/>
          </w:rPr>
        </w:r>
        <w:r>
          <w:rPr>
            <w:noProof/>
            <w:webHidden/>
          </w:rPr>
          <w:fldChar w:fldCharType="separate"/>
        </w:r>
        <w:r>
          <w:rPr>
            <w:noProof/>
            <w:webHidden/>
          </w:rPr>
          <w:t>24</w:t>
        </w:r>
        <w:r>
          <w:rPr>
            <w:noProof/>
            <w:webHidden/>
          </w:rPr>
          <w:fldChar w:fldCharType="end"/>
        </w:r>
      </w:hyperlink>
    </w:p>
    <w:p w14:paraId="76EBD303" w14:textId="4BE2953C" w:rsidR="009A65B3" w:rsidRDefault="009A65B3">
      <w:pPr>
        <w:pStyle w:val="af8"/>
        <w:tabs>
          <w:tab w:val="right" w:leader="dot" w:pos="8296"/>
        </w:tabs>
        <w:rPr>
          <w:rFonts w:eastAsiaTheme="minorEastAsia"/>
          <w:smallCaps w:val="0"/>
          <w:noProof/>
          <w:sz w:val="21"/>
          <w:szCs w:val="22"/>
        </w:rPr>
      </w:pPr>
      <w:hyperlink w:anchor="_Toc36844589" w:history="1">
        <w:r w:rsidRPr="00F66F18">
          <w:rPr>
            <w:rStyle w:val="af"/>
            <w:noProof/>
          </w:rPr>
          <w:t>表 3.15  触发行为表</w:t>
        </w:r>
        <w:r>
          <w:rPr>
            <w:noProof/>
            <w:webHidden/>
          </w:rPr>
          <w:tab/>
        </w:r>
        <w:r>
          <w:rPr>
            <w:noProof/>
            <w:webHidden/>
          </w:rPr>
          <w:fldChar w:fldCharType="begin"/>
        </w:r>
        <w:r>
          <w:rPr>
            <w:noProof/>
            <w:webHidden/>
          </w:rPr>
          <w:instrText xml:space="preserve"> PAGEREF _Toc36844589 \h </w:instrText>
        </w:r>
        <w:r>
          <w:rPr>
            <w:noProof/>
            <w:webHidden/>
          </w:rPr>
        </w:r>
        <w:r>
          <w:rPr>
            <w:noProof/>
            <w:webHidden/>
          </w:rPr>
          <w:fldChar w:fldCharType="separate"/>
        </w:r>
        <w:r>
          <w:rPr>
            <w:noProof/>
            <w:webHidden/>
          </w:rPr>
          <w:t>25</w:t>
        </w:r>
        <w:r>
          <w:rPr>
            <w:noProof/>
            <w:webHidden/>
          </w:rPr>
          <w:fldChar w:fldCharType="end"/>
        </w:r>
      </w:hyperlink>
    </w:p>
    <w:p w14:paraId="500AFEDE" w14:textId="69DAE97D" w:rsidR="009A65B3" w:rsidRDefault="009A65B3">
      <w:pPr>
        <w:pStyle w:val="af8"/>
        <w:tabs>
          <w:tab w:val="right" w:leader="dot" w:pos="8296"/>
        </w:tabs>
        <w:rPr>
          <w:rFonts w:eastAsiaTheme="minorEastAsia"/>
          <w:smallCaps w:val="0"/>
          <w:noProof/>
          <w:sz w:val="21"/>
          <w:szCs w:val="22"/>
        </w:rPr>
      </w:pPr>
      <w:hyperlink w:anchor="_Toc36844590" w:history="1">
        <w:r w:rsidRPr="00F66F18">
          <w:rPr>
            <w:rStyle w:val="af"/>
            <w:noProof/>
          </w:rPr>
          <w:t>表 3.16  函数设计表</w:t>
        </w:r>
        <w:r>
          <w:rPr>
            <w:noProof/>
            <w:webHidden/>
          </w:rPr>
          <w:tab/>
        </w:r>
        <w:r>
          <w:rPr>
            <w:noProof/>
            <w:webHidden/>
          </w:rPr>
          <w:fldChar w:fldCharType="begin"/>
        </w:r>
        <w:r>
          <w:rPr>
            <w:noProof/>
            <w:webHidden/>
          </w:rPr>
          <w:instrText xml:space="preserve"> PAGEREF _Toc36844590 \h </w:instrText>
        </w:r>
        <w:r>
          <w:rPr>
            <w:noProof/>
            <w:webHidden/>
          </w:rPr>
        </w:r>
        <w:r>
          <w:rPr>
            <w:noProof/>
            <w:webHidden/>
          </w:rPr>
          <w:fldChar w:fldCharType="separate"/>
        </w:r>
        <w:r>
          <w:rPr>
            <w:noProof/>
            <w:webHidden/>
          </w:rPr>
          <w:t>26</w:t>
        </w:r>
        <w:r>
          <w:rPr>
            <w:noProof/>
            <w:webHidden/>
          </w:rPr>
          <w:fldChar w:fldCharType="end"/>
        </w:r>
      </w:hyperlink>
    </w:p>
    <w:p w14:paraId="50E07053" w14:textId="0857CECB" w:rsidR="009A65B3" w:rsidRDefault="009A65B3">
      <w:pPr>
        <w:pStyle w:val="af8"/>
        <w:tabs>
          <w:tab w:val="right" w:leader="dot" w:pos="8296"/>
        </w:tabs>
        <w:rPr>
          <w:rFonts w:eastAsiaTheme="minorEastAsia"/>
          <w:smallCaps w:val="0"/>
          <w:noProof/>
          <w:sz w:val="21"/>
          <w:szCs w:val="22"/>
        </w:rPr>
      </w:pPr>
      <w:hyperlink w:anchor="_Toc36844591" w:history="1">
        <w:r w:rsidRPr="00F66F18">
          <w:rPr>
            <w:rStyle w:val="af"/>
            <w:noProof/>
          </w:rPr>
          <w:t>表 3.17  订单消息体表</w:t>
        </w:r>
        <w:r>
          <w:rPr>
            <w:noProof/>
            <w:webHidden/>
          </w:rPr>
          <w:tab/>
        </w:r>
        <w:r>
          <w:rPr>
            <w:noProof/>
            <w:webHidden/>
          </w:rPr>
          <w:fldChar w:fldCharType="begin"/>
        </w:r>
        <w:r>
          <w:rPr>
            <w:noProof/>
            <w:webHidden/>
          </w:rPr>
          <w:instrText xml:space="preserve"> PAGEREF _Toc36844591 \h </w:instrText>
        </w:r>
        <w:r>
          <w:rPr>
            <w:noProof/>
            <w:webHidden/>
          </w:rPr>
        </w:r>
        <w:r>
          <w:rPr>
            <w:noProof/>
            <w:webHidden/>
          </w:rPr>
          <w:fldChar w:fldCharType="separate"/>
        </w:r>
        <w:r>
          <w:rPr>
            <w:noProof/>
            <w:webHidden/>
          </w:rPr>
          <w:t>26</w:t>
        </w:r>
        <w:r>
          <w:rPr>
            <w:noProof/>
            <w:webHidden/>
          </w:rPr>
          <w:fldChar w:fldCharType="end"/>
        </w:r>
      </w:hyperlink>
    </w:p>
    <w:p w14:paraId="4D420CA6" w14:textId="7DD53923" w:rsidR="009A65B3" w:rsidRDefault="009A65B3">
      <w:pPr>
        <w:pStyle w:val="af8"/>
        <w:tabs>
          <w:tab w:val="right" w:leader="dot" w:pos="8296"/>
        </w:tabs>
        <w:rPr>
          <w:rFonts w:eastAsiaTheme="minorEastAsia"/>
          <w:smallCaps w:val="0"/>
          <w:noProof/>
          <w:sz w:val="21"/>
          <w:szCs w:val="22"/>
        </w:rPr>
      </w:pPr>
      <w:hyperlink w:anchor="_Toc36844592" w:history="1">
        <w:r w:rsidRPr="00F66F18">
          <w:rPr>
            <w:rStyle w:val="af"/>
            <w:noProof/>
          </w:rPr>
          <w:t>表 3.18  运单消息体表</w:t>
        </w:r>
        <w:r>
          <w:rPr>
            <w:noProof/>
            <w:webHidden/>
          </w:rPr>
          <w:tab/>
        </w:r>
        <w:r>
          <w:rPr>
            <w:noProof/>
            <w:webHidden/>
          </w:rPr>
          <w:fldChar w:fldCharType="begin"/>
        </w:r>
        <w:r>
          <w:rPr>
            <w:noProof/>
            <w:webHidden/>
          </w:rPr>
          <w:instrText xml:space="preserve"> PAGEREF _Toc36844592 \h </w:instrText>
        </w:r>
        <w:r>
          <w:rPr>
            <w:noProof/>
            <w:webHidden/>
          </w:rPr>
        </w:r>
        <w:r>
          <w:rPr>
            <w:noProof/>
            <w:webHidden/>
          </w:rPr>
          <w:fldChar w:fldCharType="separate"/>
        </w:r>
        <w:r>
          <w:rPr>
            <w:noProof/>
            <w:webHidden/>
          </w:rPr>
          <w:t>27</w:t>
        </w:r>
        <w:r>
          <w:rPr>
            <w:noProof/>
            <w:webHidden/>
          </w:rPr>
          <w:fldChar w:fldCharType="end"/>
        </w:r>
      </w:hyperlink>
    </w:p>
    <w:p w14:paraId="79EC16BD" w14:textId="02967700" w:rsidR="009A65B3" w:rsidRDefault="009A65B3">
      <w:pPr>
        <w:pStyle w:val="af8"/>
        <w:tabs>
          <w:tab w:val="right" w:leader="dot" w:pos="8296"/>
        </w:tabs>
        <w:rPr>
          <w:rFonts w:eastAsiaTheme="minorEastAsia"/>
          <w:smallCaps w:val="0"/>
          <w:noProof/>
          <w:sz w:val="21"/>
          <w:szCs w:val="22"/>
        </w:rPr>
      </w:pPr>
      <w:hyperlink w:anchor="_Toc36844593" w:history="1">
        <w:r w:rsidRPr="00F66F18">
          <w:rPr>
            <w:rStyle w:val="af"/>
            <w:noProof/>
          </w:rPr>
          <w:t>表 3.19  超时消息体表</w:t>
        </w:r>
        <w:r>
          <w:rPr>
            <w:noProof/>
            <w:webHidden/>
          </w:rPr>
          <w:tab/>
        </w:r>
        <w:r>
          <w:rPr>
            <w:noProof/>
            <w:webHidden/>
          </w:rPr>
          <w:fldChar w:fldCharType="begin"/>
        </w:r>
        <w:r>
          <w:rPr>
            <w:noProof/>
            <w:webHidden/>
          </w:rPr>
          <w:instrText xml:space="preserve"> PAGEREF _Toc36844593 \h </w:instrText>
        </w:r>
        <w:r>
          <w:rPr>
            <w:noProof/>
            <w:webHidden/>
          </w:rPr>
        </w:r>
        <w:r>
          <w:rPr>
            <w:noProof/>
            <w:webHidden/>
          </w:rPr>
          <w:fldChar w:fldCharType="separate"/>
        </w:r>
        <w:r>
          <w:rPr>
            <w:noProof/>
            <w:webHidden/>
          </w:rPr>
          <w:t>27</w:t>
        </w:r>
        <w:r>
          <w:rPr>
            <w:noProof/>
            <w:webHidden/>
          </w:rPr>
          <w:fldChar w:fldCharType="end"/>
        </w:r>
      </w:hyperlink>
    </w:p>
    <w:p w14:paraId="71315A13" w14:textId="01DE23AE" w:rsidR="009A65B3" w:rsidRDefault="009A65B3">
      <w:pPr>
        <w:pStyle w:val="af8"/>
        <w:tabs>
          <w:tab w:val="right" w:leader="dot" w:pos="8296"/>
        </w:tabs>
        <w:rPr>
          <w:rFonts w:eastAsiaTheme="minorEastAsia"/>
          <w:smallCaps w:val="0"/>
          <w:noProof/>
          <w:sz w:val="21"/>
          <w:szCs w:val="22"/>
        </w:rPr>
      </w:pPr>
      <w:hyperlink w:anchor="_Toc36844594" w:history="1">
        <w:r w:rsidRPr="00F66F18">
          <w:rPr>
            <w:rStyle w:val="af"/>
            <w:noProof/>
          </w:rPr>
          <w:t>表 3.20  审核流消息体表</w:t>
        </w:r>
        <w:r>
          <w:rPr>
            <w:noProof/>
            <w:webHidden/>
          </w:rPr>
          <w:tab/>
        </w:r>
        <w:r>
          <w:rPr>
            <w:noProof/>
            <w:webHidden/>
          </w:rPr>
          <w:fldChar w:fldCharType="begin"/>
        </w:r>
        <w:r>
          <w:rPr>
            <w:noProof/>
            <w:webHidden/>
          </w:rPr>
          <w:instrText xml:space="preserve"> PAGEREF _Toc36844594 \h </w:instrText>
        </w:r>
        <w:r>
          <w:rPr>
            <w:noProof/>
            <w:webHidden/>
          </w:rPr>
        </w:r>
        <w:r>
          <w:rPr>
            <w:noProof/>
            <w:webHidden/>
          </w:rPr>
          <w:fldChar w:fldCharType="separate"/>
        </w:r>
        <w:r>
          <w:rPr>
            <w:noProof/>
            <w:webHidden/>
          </w:rPr>
          <w:t>28</w:t>
        </w:r>
        <w:r>
          <w:rPr>
            <w:noProof/>
            <w:webHidden/>
          </w:rPr>
          <w:fldChar w:fldCharType="end"/>
        </w:r>
      </w:hyperlink>
    </w:p>
    <w:p w14:paraId="0D599034" w14:textId="5DA625BE" w:rsidR="009A65B3" w:rsidRDefault="009A65B3">
      <w:pPr>
        <w:pStyle w:val="af8"/>
        <w:tabs>
          <w:tab w:val="right" w:leader="dot" w:pos="8296"/>
        </w:tabs>
        <w:rPr>
          <w:rFonts w:eastAsiaTheme="minorEastAsia"/>
          <w:smallCaps w:val="0"/>
          <w:noProof/>
          <w:sz w:val="21"/>
          <w:szCs w:val="22"/>
        </w:rPr>
      </w:pPr>
      <w:hyperlink w:anchor="_Toc36844595" w:history="1">
        <w:r w:rsidRPr="00F66F18">
          <w:rPr>
            <w:rStyle w:val="af"/>
            <w:noProof/>
          </w:rPr>
          <w:t>表 3.21  rule表结构</w:t>
        </w:r>
        <w:r>
          <w:rPr>
            <w:noProof/>
            <w:webHidden/>
          </w:rPr>
          <w:tab/>
        </w:r>
        <w:r>
          <w:rPr>
            <w:noProof/>
            <w:webHidden/>
          </w:rPr>
          <w:fldChar w:fldCharType="begin"/>
        </w:r>
        <w:r>
          <w:rPr>
            <w:noProof/>
            <w:webHidden/>
          </w:rPr>
          <w:instrText xml:space="preserve"> PAGEREF _Toc36844595 \h </w:instrText>
        </w:r>
        <w:r>
          <w:rPr>
            <w:noProof/>
            <w:webHidden/>
          </w:rPr>
        </w:r>
        <w:r>
          <w:rPr>
            <w:noProof/>
            <w:webHidden/>
          </w:rPr>
          <w:fldChar w:fldCharType="separate"/>
        </w:r>
        <w:r>
          <w:rPr>
            <w:noProof/>
            <w:webHidden/>
          </w:rPr>
          <w:t>32</w:t>
        </w:r>
        <w:r>
          <w:rPr>
            <w:noProof/>
            <w:webHidden/>
          </w:rPr>
          <w:fldChar w:fldCharType="end"/>
        </w:r>
      </w:hyperlink>
    </w:p>
    <w:p w14:paraId="3FFDD3C3" w14:textId="2F17948D" w:rsidR="009A65B3" w:rsidRDefault="009A65B3">
      <w:pPr>
        <w:pStyle w:val="af8"/>
        <w:tabs>
          <w:tab w:val="right" w:leader="dot" w:pos="8296"/>
        </w:tabs>
        <w:rPr>
          <w:rFonts w:eastAsiaTheme="minorEastAsia"/>
          <w:smallCaps w:val="0"/>
          <w:noProof/>
          <w:sz w:val="21"/>
          <w:szCs w:val="22"/>
        </w:rPr>
      </w:pPr>
      <w:hyperlink w:anchor="_Toc36844596" w:history="1">
        <w:r w:rsidRPr="00F66F18">
          <w:rPr>
            <w:rStyle w:val="af"/>
            <w:noProof/>
          </w:rPr>
          <w:t>表 3.22  rule_draft表结构</w:t>
        </w:r>
        <w:r>
          <w:rPr>
            <w:noProof/>
            <w:webHidden/>
          </w:rPr>
          <w:tab/>
        </w:r>
        <w:r>
          <w:rPr>
            <w:noProof/>
            <w:webHidden/>
          </w:rPr>
          <w:fldChar w:fldCharType="begin"/>
        </w:r>
        <w:r>
          <w:rPr>
            <w:noProof/>
            <w:webHidden/>
          </w:rPr>
          <w:instrText xml:space="preserve"> PAGEREF _Toc36844596 \h </w:instrText>
        </w:r>
        <w:r>
          <w:rPr>
            <w:noProof/>
            <w:webHidden/>
          </w:rPr>
        </w:r>
        <w:r>
          <w:rPr>
            <w:noProof/>
            <w:webHidden/>
          </w:rPr>
          <w:fldChar w:fldCharType="separate"/>
        </w:r>
        <w:r>
          <w:rPr>
            <w:noProof/>
            <w:webHidden/>
          </w:rPr>
          <w:t>33</w:t>
        </w:r>
        <w:r>
          <w:rPr>
            <w:noProof/>
            <w:webHidden/>
          </w:rPr>
          <w:fldChar w:fldCharType="end"/>
        </w:r>
      </w:hyperlink>
    </w:p>
    <w:p w14:paraId="07B1B483" w14:textId="4E66713B" w:rsidR="009A65B3" w:rsidRDefault="009A65B3">
      <w:pPr>
        <w:pStyle w:val="af8"/>
        <w:tabs>
          <w:tab w:val="right" w:leader="dot" w:pos="8296"/>
        </w:tabs>
        <w:rPr>
          <w:rFonts w:eastAsiaTheme="minorEastAsia"/>
          <w:smallCaps w:val="0"/>
          <w:noProof/>
          <w:sz w:val="21"/>
          <w:szCs w:val="22"/>
        </w:rPr>
      </w:pPr>
      <w:hyperlink w:anchor="_Toc36844597" w:history="1">
        <w:r w:rsidRPr="00F66F18">
          <w:rPr>
            <w:rStyle w:val="af"/>
            <w:noProof/>
          </w:rPr>
          <w:t>表 3.23  rule_hit表结构</w:t>
        </w:r>
        <w:r>
          <w:rPr>
            <w:noProof/>
            <w:webHidden/>
          </w:rPr>
          <w:tab/>
        </w:r>
        <w:r>
          <w:rPr>
            <w:noProof/>
            <w:webHidden/>
          </w:rPr>
          <w:fldChar w:fldCharType="begin"/>
        </w:r>
        <w:r>
          <w:rPr>
            <w:noProof/>
            <w:webHidden/>
          </w:rPr>
          <w:instrText xml:space="preserve"> PAGEREF _Toc36844597 \h </w:instrText>
        </w:r>
        <w:r>
          <w:rPr>
            <w:noProof/>
            <w:webHidden/>
          </w:rPr>
        </w:r>
        <w:r>
          <w:rPr>
            <w:noProof/>
            <w:webHidden/>
          </w:rPr>
          <w:fldChar w:fldCharType="separate"/>
        </w:r>
        <w:r>
          <w:rPr>
            <w:noProof/>
            <w:webHidden/>
          </w:rPr>
          <w:t>33</w:t>
        </w:r>
        <w:r>
          <w:rPr>
            <w:noProof/>
            <w:webHidden/>
          </w:rPr>
          <w:fldChar w:fldCharType="end"/>
        </w:r>
      </w:hyperlink>
    </w:p>
    <w:p w14:paraId="4766C2CE" w14:textId="749F0C6B" w:rsidR="009A65B3" w:rsidRDefault="009A65B3">
      <w:pPr>
        <w:pStyle w:val="af8"/>
        <w:tabs>
          <w:tab w:val="right" w:leader="dot" w:pos="8296"/>
        </w:tabs>
        <w:rPr>
          <w:rFonts w:eastAsiaTheme="minorEastAsia"/>
          <w:smallCaps w:val="0"/>
          <w:noProof/>
          <w:sz w:val="21"/>
          <w:szCs w:val="22"/>
        </w:rPr>
      </w:pPr>
      <w:hyperlink w:anchor="_Toc36844598" w:history="1">
        <w:r w:rsidRPr="00F66F18">
          <w:rPr>
            <w:rStyle w:val="af"/>
            <w:noProof/>
          </w:rPr>
          <w:t>表 3.24  rule_not_hit表结构</w:t>
        </w:r>
        <w:r>
          <w:rPr>
            <w:noProof/>
            <w:webHidden/>
          </w:rPr>
          <w:tab/>
        </w:r>
        <w:r>
          <w:rPr>
            <w:noProof/>
            <w:webHidden/>
          </w:rPr>
          <w:fldChar w:fldCharType="begin"/>
        </w:r>
        <w:r>
          <w:rPr>
            <w:noProof/>
            <w:webHidden/>
          </w:rPr>
          <w:instrText xml:space="preserve"> PAGEREF _Toc36844598 \h </w:instrText>
        </w:r>
        <w:r>
          <w:rPr>
            <w:noProof/>
            <w:webHidden/>
          </w:rPr>
        </w:r>
        <w:r>
          <w:rPr>
            <w:noProof/>
            <w:webHidden/>
          </w:rPr>
          <w:fldChar w:fldCharType="separate"/>
        </w:r>
        <w:r>
          <w:rPr>
            <w:noProof/>
            <w:webHidden/>
          </w:rPr>
          <w:t>34</w:t>
        </w:r>
        <w:r>
          <w:rPr>
            <w:noProof/>
            <w:webHidden/>
          </w:rPr>
          <w:fldChar w:fldCharType="end"/>
        </w:r>
      </w:hyperlink>
    </w:p>
    <w:p w14:paraId="4C4C4209" w14:textId="02ECBFB3" w:rsidR="009A65B3" w:rsidRDefault="009A65B3">
      <w:pPr>
        <w:pStyle w:val="af8"/>
        <w:tabs>
          <w:tab w:val="right" w:leader="dot" w:pos="8296"/>
        </w:tabs>
        <w:rPr>
          <w:rFonts w:eastAsiaTheme="minorEastAsia"/>
          <w:smallCaps w:val="0"/>
          <w:noProof/>
          <w:sz w:val="21"/>
          <w:szCs w:val="22"/>
        </w:rPr>
      </w:pPr>
      <w:hyperlink w:anchor="_Toc36844599" w:history="1">
        <w:r w:rsidRPr="00F66F18">
          <w:rPr>
            <w:rStyle w:val="af"/>
            <w:noProof/>
          </w:rPr>
          <w:t>表 3.25  action_execute表结构</w:t>
        </w:r>
        <w:r>
          <w:rPr>
            <w:noProof/>
            <w:webHidden/>
          </w:rPr>
          <w:tab/>
        </w:r>
        <w:r>
          <w:rPr>
            <w:noProof/>
            <w:webHidden/>
          </w:rPr>
          <w:fldChar w:fldCharType="begin"/>
        </w:r>
        <w:r>
          <w:rPr>
            <w:noProof/>
            <w:webHidden/>
          </w:rPr>
          <w:instrText xml:space="preserve"> PAGEREF _Toc36844599 \h </w:instrText>
        </w:r>
        <w:r>
          <w:rPr>
            <w:noProof/>
            <w:webHidden/>
          </w:rPr>
        </w:r>
        <w:r>
          <w:rPr>
            <w:noProof/>
            <w:webHidden/>
          </w:rPr>
          <w:fldChar w:fldCharType="separate"/>
        </w:r>
        <w:r>
          <w:rPr>
            <w:noProof/>
            <w:webHidden/>
          </w:rPr>
          <w:t>34</w:t>
        </w:r>
        <w:r>
          <w:rPr>
            <w:noProof/>
            <w:webHidden/>
          </w:rPr>
          <w:fldChar w:fldCharType="end"/>
        </w:r>
      </w:hyperlink>
    </w:p>
    <w:p w14:paraId="248E2E02" w14:textId="286326BB" w:rsidR="009A65B3" w:rsidRDefault="009A65B3">
      <w:pPr>
        <w:pStyle w:val="af8"/>
        <w:tabs>
          <w:tab w:val="right" w:leader="dot" w:pos="8296"/>
        </w:tabs>
        <w:rPr>
          <w:rFonts w:eastAsiaTheme="minorEastAsia"/>
          <w:smallCaps w:val="0"/>
          <w:noProof/>
          <w:sz w:val="21"/>
          <w:szCs w:val="22"/>
        </w:rPr>
      </w:pPr>
      <w:hyperlink w:anchor="_Toc36844600" w:history="1">
        <w:r w:rsidRPr="00F66F18">
          <w:rPr>
            <w:rStyle w:val="af"/>
            <w:noProof/>
          </w:rPr>
          <w:t>表 3.26  operate_record表结构</w:t>
        </w:r>
        <w:r>
          <w:rPr>
            <w:noProof/>
            <w:webHidden/>
          </w:rPr>
          <w:tab/>
        </w:r>
        <w:r>
          <w:rPr>
            <w:noProof/>
            <w:webHidden/>
          </w:rPr>
          <w:fldChar w:fldCharType="begin"/>
        </w:r>
        <w:r>
          <w:rPr>
            <w:noProof/>
            <w:webHidden/>
          </w:rPr>
          <w:instrText xml:space="preserve"> PAGEREF _Toc36844600 \h </w:instrText>
        </w:r>
        <w:r>
          <w:rPr>
            <w:noProof/>
            <w:webHidden/>
          </w:rPr>
        </w:r>
        <w:r>
          <w:rPr>
            <w:noProof/>
            <w:webHidden/>
          </w:rPr>
          <w:fldChar w:fldCharType="separate"/>
        </w:r>
        <w:r>
          <w:rPr>
            <w:noProof/>
            <w:webHidden/>
          </w:rPr>
          <w:t>35</w:t>
        </w:r>
        <w:r>
          <w:rPr>
            <w:noProof/>
            <w:webHidden/>
          </w:rPr>
          <w:fldChar w:fldCharType="end"/>
        </w:r>
      </w:hyperlink>
    </w:p>
    <w:p w14:paraId="7D87DB4A" w14:textId="0E7DCA1A" w:rsidR="009A65B3" w:rsidRDefault="009A65B3">
      <w:pPr>
        <w:pStyle w:val="af8"/>
        <w:tabs>
          <w:tab w:val="right" w:leader="dot" w:pos="8296"/>
        </w:tabs>
        <w:rPr>
          <w:rFonts w:eastAsiaTheme="minorEastAsia"/>
          <w:smallCaps w:val="0"/>
          <w:noProof/>
          <w:sz w:val="21"/>
          <w:szCs w:val="22"/>
        </w:rPr>
      </w:pPr>
      <w:hyperlink w:anchor="_Toc36844601" w:history="1">
        <w:r w:rsidRPr="00F66F18">
          <w:rPr>
            <w:rStyle w:val="af"/>
            <w:noProof/>
          </w:rPr>
          <w:t>表 3.27  operator表结构</w:t>
        </w:r>
        <w:r>
          <w:rPr>
            <w:noProof/>
            <w:webHidden/>
          </w:rPr>
          <w:tab/>
        </w:r>
        <w:r>
          <w:rPr>
            <w:noProof/>
            <w:webHidden/>
          </w:rPr>
          <w:fldChar w:fldCharType="begin"/>
        </w:r>
        <w:r>
          <w:rPr>
            <w:noProof/>
            <w:webHidden/>
          </w:rPr>
          <w:instrText xml:space="preserve"> PAGEREF _Toc36844601 \h </w:instrText>
        </w:r>
        <w:r>
          <w:rPr>
            <w:noProof/>
            <w:webHidden/>
          </w:rPr>
        </w:r>
        <w:r>
          <w:rPr>
            <w:noProof/>
            <w:webHidden/>
          </w:rPr>
          <w:fldChar w:fldCharType="separate"/>
        </w:r>
        <w:r>
          <w:rPr>
            <w:noProof/>
            <w:webHidden/>
          </w:rPr>
          <w:t>35</w:t>
        </w:r>
        <w:r>
          <w:rPr>
            <w:noProof/>
            <w:webHidden/>
          </w:rPr>
          <w:fldChar w:fldCharType="end"/>
        </w:r>
      </w:hyperlink>
    </w:p>
    <w:p w14:paraId="5FF49A8B" w14:textId="698E09EA" w:rsidR="009A65B3" w:rsidRDefault="009A65B3">
      <w:pPr>
        <w:pStyle w:val="af8"/>
        <w:tabs>
          <w:tab w:val="right" w:leader="dot" w:pos="8296"/>
        </w:tabs>
        <w:rPr>
          <w:rFonts w:eastAsiaTheme="minorEastAsia"/>
          <w:smallCaps w:val="0"/>
          <w:noProof/>
          <w:sz w:val="21"/>
          <w:szCs w:val="22"/>
        </w:rPr>
      </w:pPr>
      <w:hyperlink w:anchor="_Toc36844602" w:history="1">
        <w:r w:rsidRPr="00F66F18">
          <w:rPr>
            <w:rStyle w:val="af"/>
            <w:noProof/>
          </w:rPr>
          <w:t>表 4.1  硬件和环境配置</w:t>
        </w:r>
        <w:r>
          <w:rPr>
            <w:noProof/>
            <w:webHidden/>
          </w:rPr>
          <w:tab/>
        </w:r>
        <w:r>
          <w:rPr>
            <w:noProof/>
            <w:webHidden/>
          </w:rPr>
          <w:fldChar w:fldCharType="begin"/>
        </w:r>
        <w:r>
          <w:rPr>
            <w:noProof/>
            <w:webHidden/>
          </w:rPr>
          <w:instrText xml:space="preserve"> PAGEREF _Toc36844602 \h </w:instrText>
        </w:r>
        <w:r>
          <w:rPr>
            <w:noProof/>
            <w:webHidden/>
          </w:rPr>
        </w:r>
        <w:r>
          <w:rPr>
            <w:noProof/>
            <w:webHidden/>
          </w:rPr>
          <w:fldChar w:fldCharType="separate"/>
        </w:r>
        <w:r>
          <w:rPr>
            <w:noProof/>
            <w:webHidden/>
          </w:rPr>
          <w:t>59</w:t>
        </w:r>
        <w:r>
          <w:rPr>
            <w:noProof/>
            <w:webHidden/>
          </w:rPr>
          <w:fldChar w:fldCharType="end"/>
        </w:r>
      </w:hyperlink>
    </w:p>
    <w:p w14:paraId="45D9BFA8" w14:textId="4C3E7EFA" w:rsidR="009A65B3" w:rsidRDefault="009A65B3">
      <w:pPr>
        <w:pStyle w:val="af8"/>
        <w:tabs>
          <w:tab w:val="right" w:leader="dot" w:pos="8296"/>
        </w:tabs>
        <w:rPr>
          <w:rFonts w:eastAsiaTheme="minorEastAsia"/>
          <w:smallCaps w:val="0"/>
          <w:noProof/>
          <w:sz w:val="21"/>
          <w:szCs w:val="22"/>
        </w:rPr>
      </w:pPr>
      <w:hyperlink w:anchor="_Toc36844603" w:history="1">
        <w:r w:rsidRPr="00F66F18">
          <w:rPr>
            <w:rStyle w:val="af"/>
            <w:noProof/>
          </w:rPr>
          <w:t>表 4.2  软件配置</w:t>
        </w:r>
        <w:r>
          <w:rPr>
            <w:noProof/>
            <w:webHidden/>
          </w:rPr>
          <w:tab/>
        </w:r>
        <w:r>
          <w:rPr>
            <w:noProof/>
            <w:webHidden/>
          </w:rPr>
          <w:fldChar w:fldCharType="begin"/>
        </w:r>
        <w:r>
          <w:rPr>
            <w:noProof/>
            <w:webHidden/>
          </w:rPr>
          <w:instrText xml:space="preserve"> PAGEREF _Toc36844603 \h </w:instrText>
        </w:r>
        <w:r>
          <w:rPr>
            <w:noProof/>
            <w:webHidden/>
          </w:rPr>
        </w:r>
        <w:r>
          <w:rPr>
            <w:noProof/>
            <w:webHidden/>
          </w:rPr>
          <w:fldChar w:fldCharType="separate"/>
        </w:r>
        <w:r>
          <w:rPr>
            <w:noProof/>
            <w:webHidden/>
          </w:rPr>
          <w:t>59</w:t>
        </w:r>
        <w:r>
          <w:rPr>
            <w:noProof/>
            <w:webHidden/>
          </w:rPr>
          <w:fldChar w:fldCharType="end"/>
        </w:r>
      </w:hyperlink>
    </w:p>
    <w:p w14:paraId="4D9A5EDB" w14:textId="24F3EDD5" w:rsidR="009A65B3" w:rsidRDefault="009A65B3">
      <w:pPr>
        <w:pStyle w:val="af8"/>
        <w:tabs>
          <w:tab w:val="right" w:leader="dot" w:pos="8296"/>
        </w:tabs>
        <w:rPr>
          <w:rFonts w:eastAsiaTheme="minorEastAsia"/>
          <w:smallCaps w:val="0"/>
          <w:noProof/>
          <w:sz w:val="21"/>
          <w:szCs w:val="22"/>
        </w:rPr>
      </w:pPr>
      <w:hyperlink w:anchor="_Toc36844604" w:history="1">
        <w:r w:rsidRPr="00F66F18">
          <w:rPr>
            <w:rStyle w:val="af"/>
            <w:noProof/>
          </w:rPr>
          <w:t>表 4.3  规则操作测试用例</w:t>
        </w:r>
        <w:r>
          <w:rPr>
            <w:noProof/>
            <w:webHidden/>
          </w:rPr>
          <w:tab/>
        </w:r>
        <w:r>
          <w:rPr>
            <w:noProof/>
            <w:webHidden/>
          </w:rPr>
          <w:fldChar w:fldCharType="begin"/>
        </w:r>
        <w:r>
          <w:rPr>
            <w:noProof/>
            <w:webHidden/>
          </w:rPr>
          <w:instrText xml:space="preserve"> PAGEREF _Toc36844604 \h </w:instrText>
        </w:r>
        <w:r>
          <w:rPr>
            <w:noProof/>
            <w:webHidden/>
          </w:rPr>
        </w:r>
        <w:r>
          <w:rPr>
            <w:noProof/>
            <w:webHidden/>
          </w:rPr>
          <w:fldChar w:fldCharType="separate"/>
        </w:r>
        <w:r>
          <w:rPr>
            <w:noProof/>
            <w:webHidden/>
          </w:rPr>
          <w:t>60</w:t>
        </w:r>
        <w:r>
          <w:rPr>
            <w:noProof/>
            <w:webHidden/>
          </w:rPr>
          <w:fldChar w:fldCharType="end"/>
        </w:r>
      </w:hyperlink>
    </w:p>
    <w:p w14:paraId="3635D4B2" w14:textId="5C68A6E2" w:rsidR="009A65B3" w:rsidRDefault="009A65B3">
      <w:pPr>
        <w:pStyle w:val="af8"/>
        <w:tabs>
          <w:tab w:val="right" w:leader="dot" w:pos="8296"/>
        </w:tabs>
        <w:rPr>
          <w:rFonts w:eastAsiaTheme="minorEastAsia"/>
          <w:smallCaps w:val="0"/>
          <w:noProof/>
          <w:sz w:val="21"/>
          <w:szCs w:val="22"/>
        </w:rPr>
      </w:pPr>
      <w:hyperlink w:anchor="_Toc36844605" w:history="1">
        <w:r w:rsidRPr="00F66F18">
          <w:rPr>
            <w:rStyle w:val="af"/>
            <w:noProof/>
          </w:rPr>
          <w:t>表 4.4  日志查询测试用例</w:t>
        </w:r>
        <w:r>
          <w:rPr>
            <w:noProof/>
            <w:webHidden/>
          </w:rPr>
          <w:tab/>
        </w:r>
        <w:r>
          <w:rPr>
            <w:noProof/>
            <w:webHidden/>
          </w:rPr>
          <w:fldChar w:fldCharType="begin"/>
        </w:r>
        <w:r>
          <w:rPr>
            <w:noProof/>
            <w:webHidden/>
          </w:rPr>
          <w:instrText xml:space="preserve"> PAGEREF _Toc36844605 \h </w:instrText>
        </w:r>
        <w:r>
          <w:rPr>
            <w:noProof/>
            <w:webHidden/>
          </w:rPr>
        </w:r>
        <w:r>
          <w:rPr>
            <w:noProof/>
            <w:webHidden/>
          </w:rPr>
          <w:fldChar w:fldCharType="separate"/>
        </w:r>
        <w:r>
          <w:rPr>
            <w:noProof/>
            <w:webHidden/>
          </w:rPr>
          <w:t>60</w:t>
        </w:r>
        <w:r>
          <w:rPr>
            <w:noProof/>
            <w:webHidden/>
          </w:rPr>
          <w:fldChar w:fldCharType="end"/>
        </w:r>
      </w:hyperlink>
    </w:p>
    <w:p w14:paraId="4A2D8209" w14:textId="3DF0A60D" w:rsidR="009A65B3" w:rsidRDefault="009A65B3">
      <w:pPr>
        <w:pStyle w:val="af8"/>
        <w:tabs>
          <w:tab w:val="right" w:leader="dot" w:pos="8296"/>
        </w:tabs>
        <w:rPr>
          <w:rFonts w:eastAsiaTheme="minorEastAsia"/>
          <w:smallCaps w:val="0"/>
          <w:noProof/>
          <w:sz w:val="21"/>
          <w:szCs w:val="22"/>
        </w:rPr>
      </w:pPr>
      <w:hyperlink w:anchor="_Toc36844606" w:history="1">
        <w:r w:rsidRPr="00F66F18">
          <w:rPr>
            <w:rStyle w:val="af"/>
            <w:noProof/>
          </w:rPr>
          <w:t>表 4.5  规则过期告警测试用例</w:t>
        </w:r>
        <w:r>
          <w:rPr>
            <w:noProof/>
            <w:webHidden/>
          </w:rPr>
          <w:tab/>
        </w:r>
        <w:r>
          <w:rPr>
            <w:noProof/>
            <w:webHidden/>
          </w:rPr>
          <w:fldChar w:fldCharType="begin"/>
        </w:r>
        <w:r>
          <w:rPr>
            <w:noProof/>
            <w:webHidden/>
          </w:rPr>
          <w:instrText xml:space="preserve"> PAGEREF _Toc36844606 \h </w:instrText>
        </w:r>
        <w:r>
          <w:rPr>
            <w:noProof/>
            <w:webHidden/>
          </w:rPr>
        </w:r>
        <w:r>
          <w:rPr>
            <w:noProof/>
            <w:webHidden/>
          </w:rPr>
          <w:fldChar w:fldCharType="separate"/>
        </w:r>
        <w:r>
          <w:rPr>
            <w:noProof/>
            <w:webHidden/>
          </w:rPr>
          <w:t>60</w:t>
        </w:r>
        <w:r>
          <w:rPr>
            <w:noProof/>
            <w:webHidden/>
          </w:rPr>
          <w:fldChar w:fldCharType="end"/>
        </w:r>
      </w:hyperlink>
    </w:p>
    <w:p w14:paraId="4EE27726" w14:textId="14805CAF" w:rsidR="009A65B3" w:rsidRDefault="009A65B3">
      <w:pPr>
        <w:pStyle w:val="af8"/>
        <w:tabs>
          <w:tab w:val="right" w:leader="dot" w:pos="8296"/>
        </w:tabs>
        <w:rPr>
          <w:rFonts w:eastAsiaTheme="minorEastAsia"/>
          <w:smallCaps w:val="0"/>
          <w:noProof/>
          <w:sz w:val="21"/>
          <w:szCs w:val="22"/>
        </w:rPr>
      </w:pPr>
      <w:hyperlink w:anchor="_Toc36844607" w:history="1">
        <w:r w:rsidRPr="00F66F18">
          <w:rPr>
            <w:rStyle w:val="af"/>
            <w:noProof/>
          </w:rPr>
          <w:t>表 4.6  审核流操作测试用例</w:t>
        </w:r>
        <w:r>
          <w:rPr>
            <w:noProof/>
            <w:webHidden/>
          </w:rPr>
          <w:tab/>
        </w:r>
        <w:r>
          <w:rPr>
            <w:noProof/>
            <w:webHidden/>
          </w:rPr>
          <w:fldChar w:fldCharType="begin"/>
        </w:r>
        <w:r>
          <w:rPr>
            <w:noProof/>
            <w:webHidden/>
          </w:rPr>
          <w:instrText xml:space="preserve"> PAGEREF _Toc36844607 \h </w:instrText>
        </w:r>
        <w:r>
          <w:rPr>
            <w:noProof/>
            <w:webHidden/>
          </w:rPr>
        </w:r>
        <w:r>
          <w:rPr>
            <w:noProof/>
            <w:webHidden/>
          </w:rPr>
          <w:fldChar w:fldCharType="separate"/>
        </w:r>
        <w:r>
          <w:rPr>
            <w:noProof/>
            <w:webHidden/>
          </w:rPr>
          <w:t>61</w:t>
        </w:r>
        <w:r>
          <w:rPr>
            <w:noProof/>
            <w:webHidden/>
          </w:rPr>
          <w:fldChar w:fldCharType="end"/>
        </w:r>
      </w:hyperlink>
    </w:p>
    <w:p w14:paraId="6101CB83" w14:textId="0FCF92A4" w:rsidR="009A65B3" w:rsidRDefault="009A65B3">
      <w:pPr>
        <w:pStyle w:val="af8"/>
        <w:tabs>
          <w:tab w:val="right" w:leader="dot" w:pos="8296"/>
        </w:tabs>
        <w:rPr>
          <w:rFonts w:eastAsiaTheme="minorEastAsia"/>
          <w:smallCaps w:val="0"/>
          <w:noProof/>
          <w:sz w:val="21"/>
          <w:szCs w:val="22"/>
        </w:rPr>
      </w:pPr>
      <w:hyperlink w:anchor="_Toc36844608" w:history="1">
        <w:r w:rsidRPr="00F66F18">
          <w:rPr>
            <w:rStyle w:val="af"/>
            <w:noProof/>
          </w:rPr>
          <w:t>表 4.7  审核权转移测试用例</w:t>
        </w:r>
        <w:r>
          <w:rPr>
            <w:noProof/>
            <w:webHidden/>
          </w:rPr>
          <w:tab/>
        </w:r>
        <w:r>
          <w:rPr>
            <w:noProof/>
            <w:webHidden/>
          </w:rPr>
          <w:fldChar w:fldCharType="begin"/>
        </w:r>
        <w:r>
          <w:rPr>
            <w:noProof/>
            <w:webHidden/>
          </w:rPr>
          <w:instrText xml:space="preserve"> PAGEREF _Toc36844608 \h </w:instrText>
        </w:r>
        <w:r>
          <w:rPr>
            <w:noProof/>
            <w:webHidden/>
          </w:rPr>
        </w:r>
        <w:r>
          <w:rPr>
            <w:noProof/>
            <w:webHidden/>
          </w:rPr>
          <w:fldChar w:fldCharType="separate"/>
        </w:r>
        <w:r>
          <w:rPr>
            <w:noProof/>
            <w:webHidden/>
          </w:rPr>
          <w:t>61</w:t>
        </w:r>
        <w:r>
          <w:rPr>
            <w:noProof/>
            <w:webHidden/>
          </w:rPr>
          <w:fldChar w:fldCharType="end"/>
        </w:r>
      </w:hyperlink>
    </w:p>
    <w:p w14:paraId="1CE95136" w14:textId="228704F3" w:rsidR="009A65B3" w:rsidRDefault="009A65B3">
      <w:pPr>
        <w:pStyle w:val="af8"/>
        <w:tabs>
          <w:tab w:val="right" w:leader="dot" w:pos="8296"/>
        </w:tabs>
        <w:rPr>
          <w:rFonts w:eastAsiaTheme="minorEastAsia"/>
          <w:smallCaps w:val="0"/>
          <w:noProof/>
          <w:sz w:val="21"/>
          <w:szCs w:val="22"/>
        </w:rPr>
      </w:pPr>
      <w:hyperlink w:anchor="_Toc36844609" w:history="1">
        <w:r w:rsidRPr="00F66F18">
          <w:rPr>
            <w:rStyle w:val="af"/>
            <w:noProof/>
          </w:rPr>
          <w:t>表 4.8  审核消息保障测试用例</w:t>
        </w:r>
        <w:r>
          <w:rPr>
            <w:noProof/>
            <w:webHidden/>
          </w:rPr>
          <w:tab/>
        </w:r>
        <w:r>
          <w:rPr>
            <w:noProof/>
            <w:webHidden/>
          </w:rPr>
          <w:fldChar w:fldCharType="begin"/>
        </w:r>
        <w:r>
          <w:rPr>
            <w:noProof/>
            <w:webHidden/>
          </w:rPr>
          <w:instrText xml:space="preserve"> PAGEREF _Toc36844609 \h </w:instrText>
        </w:r>
        <w:r>
          <w:rPr>
            <w:noProof/>
            <w:webHidden/>
          </w:rPr>
        </w:r>
        <w:r>
          <w:rPr>
            <w:noProof/>
            <w:webHidden/>
          </w:rPr>
          <w:fldChar w:fldCharType="separate"/>
        </w:r>
        <w:r>
          <w:rPr>
            <w:noProof/>
            <w:webHidden/>
          </w:rPr>
          <w:t>61</w:t>
        </w:r>
        <w:r>
          <w:rPr>
            <w:noProof/>
            <w:webHidden/>
          </w:rPr>
          <w:fldChar w:fldCharType="end"/>
        </w:r>
      </w:hyperlink>
    </w:p>
    <w:p w14:paraId="3DDD3851" w14:textId="601EF4C2" w:rsidR="009A65B3" w:rsidRDefault="009A65B3">
      <w:pPr>
        <w:pStyle w:val="af8"/>
        <w:tabs>
          <w:tab w:val="right" w:leader="dot" w:pos="8296"/>
        </w:tabs>
        <w:rPr>
          <w:rFonts w:eastAsiaTheme="minorEastAsia"/>
          <w:smallCaps w:val="0"/>
          <w:noProof/>
          <w:sz w:val="21"/>
          <w:szCs w:val="22"/>
        </w:rPr>
      </w:pPr>
      <w:hyperlink w:anchor="_Toc36844610" w:history="1">
        <w:r w:rsidRPr="00F66F18">
          <w:rPr>
            <w:rStyle w:val="af"/>
            <w:noProof/>
          </w:rPr>
          <w:t>表 4.9  规则判定测试用例</w:t>
        </w:r>
        <w:r>
          <w:rPr>
            <w:noProof/>
            <w:webHidden/>
          </w:rPr>
          <w:tab/>
        </w:r>
        <w:r>
          <w:rPr>
            <w:noProof/>
            <w:webHidden/>
          </w:rPr>
          <w:fldChar w:fldCharType="begin"/>
        </w:r>
        <w:r>
          <w:rPr>
            <w:noProof/>
            <w:webHidden/>
          </w:rPr>
          <w:instrText xml:space="preserve"> PAGEREF _Toc36844610 \h </w:instrText>
        </w:r>
        <w:r>
          <w:rPr>
            <w:noProof/>
            <w:webHidden/>
          </w:rPr>
        </w:r>
        <w:r>
          <w:rPr>
            <w:noProof/>
            <w:webHidden/>
          </w:rPr>
          <w:fldChar w:fldCharType="separate"/>
        </w:r>
        <w:r>
          <w:rPr>
            <w:noProof/>
            <w:webHidden/>
          </w:rPr>
          <w:t>62</w:t>
        </w:r>
        <w:r>
          <w:rPr>
            <w:noProof/>
            <w:webHidden/>
          </w:rPr>
          <w:fldChar w:fldCharType="end"/>
        </w:r>
      </w:hyperlink>
    </w:p>
    <w:p w14:paraId="6AC66200" w14:textId="0ECB9357" w:rsidR="009A65B3" w:rsidRDefault="009A65B3">
      <w:pPr>
        <w:pStyle w:val="af8"/>
        <w:tabs>
          <w:tab w:val="right" w:leader="dot" w:pos="8296"/>
        </w:tabs>
        <w:rPr>
          <w:rFonts w:eastAsiaTheme="minorEastAsia"/>
          <w:smallCaps w:val="0"/>
          <w:noProof/>
          <w:sz w:val="21"/>
          <w:szCs w:val="22"/>
        </w:rPr>
      </w:pPr>
      <w:hyperlink w:anchor="_Toc36844611" w:history="1">
        <w:r w:rsidRPr="00F66F18">
          <w:rPr>
            <w:rStyle w:val="af"/>
            <w:noProof/>
          </w:rPr>
          <w:t>表 4.10  规则预处理功能测试用例</w:t>
        </w:r>
        <w:r>
          <w:rPr>
            <w:noProof/>
            <w:webHidden/>
          </w:rPr>
          <w:tab/>
        </w:r>
        <w:r>
          <w:rPr>
            <w:noProof/>
            <w:webHidden/>
          </w:rPr>
          <w:fldChar w:fldCharType="begin"/>
        </w:r>
        <w:r>
          <w:rPr>
            <w:noProof/>
            <w:webHidden/>
          </w:rPr>
          <w:instrText xml:space="preserve"> PAGEREF _Toc36844611 \h </w:instrText>
        </w:r>
        <w:r>
          <w:rPr>
            <w:noProof/>
            <w:webHidden/>
          </w:rPr>
        </w:r>
        <w:r>
          <w:rPr>
            <w:noProof/>
            <w:webHidden/>
          </w:rPr>
          <w:fldChar w:fldCharType="separate"/>
        </w:r>
        <w:r>
          <w:rPr>
            <w:noProof/>
            <w:webHidden/>
          </w:rPr>
          <w:t>62</w:t>
        </w:r>
        <w:r>
          <w:rPr>
            <w:noProof/>
            <w:webHidden/>
          </w:rPr>
          <w:fldChar w:fldCharType="end"/>
        </w:r>
      </w:hyperlink>
    </w:p>
    <w:p w14:paraId="57AA8D63" w14:textId="7CC8097B" w:rsidR="009A65B3" w:rsidRDefault="009A65B3">
      <w:pPr>
        <w:pStyle w:val="af8"/>
        <w:tabs>
          <w:tab w:val="right" w:leader="dot" w:pos="8296"/>
        </w:tabs>
        <w:rPr>
          <w:rFonts w:eastAsiaTheme="minorEastAsia"/>
          <w:smallCaps w:val="0"/>
          <w:noProof/>
          <w:sz w:val="21"/>
          <w:szCs w:val="22"/>
        </w:rPr>
      </w:pPr>
      <w:hyperlink w:anchor="_Toc36844612" w:history="1">
        <w:r w:rsidRPr="00F66F18">
          <w:rPr>
            <w:rStyle w:val="af"/>
            <w:noProof/>
          </w:rPr>
          <w:t>表 4.11  系统功能测试结果表</w:t>
        </w:r>
        <w:r>
          <w:rPr>
            <w:noProof/>
            <w:webHidden/>
          </w:rPr>
          <w:tab/>
        </w:r>
        <w:r>
          <w:rPr>
            <w:noProof/>
            <w:webHidden/>
          </w:rPr>
          <w:fldChar w:fldCharType="begin"/>
        </w:r>
        <w:r>
          <w:rPr>
            <w:noProof/>
            <w:webHidden/>
          </w:rPr>
          <w:instrText xml:space="preserve"> PAGEREF _Toc36844612 \h </w:instrText>
        </w:r>
        <w:r>
          <w:rPr>
            <w:noProof/>
            <w:webHidden/>
          </w:rPr>
        </w:r>
        <w:r>
          <w:rPr>
            <w:noProof/>
            <w:webHidden/>
          </w:rPr>
          <w:fldChar w:fldCharType="separate"/>
        </w:r>
        <w:r>
          <w:rPr>
            <w:noProof/>
            <w:webHidden/>
          </w:rPr>
          <w:t>63</w:t>
        </w:r>
        <w:r>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F4990">
      <w:pPr>
        <w:pStyle w:val="1"/>
        <w:numPr>
          <w:ilvl w:val="0"/>
          <w:numId w:val="52"/>
        </w:numPr>
        <w:jc w:val="both"/>
      </w:pPr>
      <w:bookmarkStart w:id="57" w:name="_Toc25947913"/>
      <w:bookmarkStart w:id="58" w:name="_Toc36642679"/>
      <w:bookmarkStart w:id="59" w:name="_Toc36643251"/>
      <w:bookmarkStart w:id="60" w:name="_Toc36732774"/>
      <w:bookmarkStart w:id="61" w:name="_Toc36844480"/>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BF4990">
      <w:pPr>
        <w:pStyle w:val="2"/>
        <w:numPr>
          <w:ilvl w:val="1"/>
          <w:numId w:val="52"/>
        </w:numPr>
      </w:pPr>
      <w:bookmarkStart w:id="62" w:name="_Toc36642680"/>
      <w:bookmarkStart w:id="63" w:name="_Toc36643252"/>
      <w:bookmarkStart w:id="64" w:name="_Toc36732775"/>
      <w:bookmarkStart w:id="65" w:name="_Toc36844481"/>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7"/>
      </w:pPr>
      <w:bookmarkStart w:id="69" w:name="_Toc36736567"/>
      <w:bookmarkStart w:id="70" w:name="_Toc36844536"/>
      <w:r>
        <w:t>图</w:t>
      </w:r>
      <w:r>
        <w:t xml:space="preserve"> </w:t>
      </w:r>
      <w:r w:rsidR="00985060">
        <w:fldChar w:fldCharType="begin"/>
      </w:r>
      <w:r w:rsidR="00985060">
        <w:instrText xml:space="preserve"> STYLEREF 1 \s </w:instrText>
      </w:r>
      <w:r w:rsidR="00985060">
        <w:fldChar w:fldCharType="separate"/>
      </w:r>
      <w:r w:rsidR="00E7698C" w:rsidRPr="003F1175">
        <w:rPr>
          <w:noProof/>
        </w:rPr>
        <w:t>1</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1" w:name="_Toc36642681"/>
      <w:bookmarkStart w:id="72" w:name="_Toc36643253"/>
      <w:bookmarkStart w:id="73" w:name="_Toc36732776"/>
      <w:bookmarkStart w:id="74" w:name="_Toc36844482"/>
      <w:r>
        <w:rPr>
          <w:rFonts w:hint="eastAsia"/>
        </w:rPr>
        <w:t>国内外发展</w:t>
      </w:r>
      <w:r w:rsidR="00BC7F93">
        <w:rPr>
          <w:rFonts w:hint="eastAsia"/>
        </w:rPr>
        <w:t>现状</w:t>
      </w:r>
      <w:bookmarkEnd w:id="71"/>
      <w:bookmarkEnd w:id="72"/>
      <w:bookmarkEnd w:id="73"/>
      <w:bookmarkEnd w:id="74"/>
    </w:p>
    <w:p w14:paraId="3B53098D" w14:textId="4F900B47"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3E5AE9">
        <w:rPr>
          <w:rFonts w:ascii="Arial" w:eastAsia="宋体" w:hAnsi="Arial" w:hint="eastAsia"/>
          <w:sz w:val="24"/>
          <w:szCs w:val="24"/>
        </w:rPr>
        <w:t>Uber</w:t>
      </w:r>
      <w:r>
        <w:rPr>
          <w:rFonts w:ascii="宋体" w:eastAsia="宋体" w:hAnsi="宋体"/>
          <w:sz w:val="24"/>
          <w:szCs w:val="24"/>
        </w:rPr>
        <w:t xml:space="preserve"> </w:t>
      </w:r>
      <w:r w:rsidRPr="003E5AE9">
        <w:rPr>
          <w:rFonts w:ascii="Arial" w:eastAsia="宋体" w:hAnsi="Arial"/>
          <w:sz w:val="24"/>
          <w:szCs w:val="24"/>
        </w:rPr>
        <w:t>eats</w:t>
      </w:r>
      <w:r w:rsidR="00DC4DE9">
        <w:rPr>
          <w:rFonts w:ascii="Arial" w:eastAsia="宋体" w:hAnsi="Arial"/>
          <w:sz w:val="24"/>
          <w:szCs w:val="24"/>
        </w:rPr>
        <w:t>[18]</w:t>
      </w:r>
      <w:r w:rsidR="00D16501">
        <w:rPr>
          <w:rFonts w:ascii="宋体" w:eastAsia="宋体" w:hAnsi="宋体" w:hint="eastAsia"/>
          <w:sz w:val="24"/>
          <w:szCs w:val="24"/>
        </w:rPr>
        <w:t>是</w:t>
      </w:r>
      <w:r w:rsidR="00D16501" w:rsidRPr="003E5AE9">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3E5AE9">
        <w:rPr>
          <w:rFonts w:ascii="Arial" w:eastAsia="宋体" w:hAnsi="Arial" w:hint="eastAsia"/>
          <w:sz w:val="24"/>
          <w:szCs w:val="24"/>
        </w:rPr>
        <w:t>Uber</w:t>
      </w:r>
      <w:r w:rsidR="00975041">
        <w:rPr>
          <w:rFonts w:ascii="宋体" w:eastAsia="宋体" w:hAnsi="宋体"/>
          <w:sz w:val="24"/>
          <w:szCs w:val="24"/>
        </w:rPr>
        <w:t xml:space="preserve"> </w:t>
      </w:r>
      <w:r w:rsidR="00975041" w:rsidRPr="003E5AE9">
        <w:rPr>
          <w:rFonts w:ascii="Arial" w:eastAsia="宋体" w:hAnsi="Arial"/>
          <w:sz w:val="24"/>
          <w:szCs w:val="24"/>
        </w:rPr>
        <w:t>ea</w:t>
      </w:r>
      <w:r w:rsidR="00975041" w:rsidRPr="003E5AE9">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DC4DE9">
        <w:rPr>
          <w:rFonts w:ascii="宋体" w:eastAsia="宋体" w:hAnsi="宋体" w:hint="eastAsia"/>
          <w:color w:val="000000"/>
          <w:sz w:val="24"/>
          <w:szCs w:val="24"/>
          <w:shd w:val="clear" w:color="auto" w:fill="FFFFFF"/>
        </w:rPr>
        <w:t>[</w:t>
      </w:r>
      <w:r w:rsidR="00DC4DE9">
        <w:rPr>
          <w:rFonts w:ascii="宋体" w:eastAsia="宋体" w:hAnsi="宋体"/>
          <w:color w:val="000000"/>
          <w:sz w:val="24"/>
          <w:szCs w:val="24"/>
          <w:shd w:val="clear" w:color="auto" w:fill="FFFFFF"/>
        </w:rPr>
        <w:t>19]</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w:t>
      </w:r>
      <w:r w:rsidR="00986610">
        <w:rPr>
          <w:rFonts w:ascii="宋体" w:eastAsia="宋体" w:hAnsi="宋体" w:hint="eastAsia"/>
          <w:sz w:val="24"/>
          <w:szCs w:val="24"/>
        </w:rPr>
        <w:lastRenderedPageBreak/>
        <w:t>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5" w:name="OLE_LINK4"/>
      <w:bookmarkStart w:id="76" w:name="OLE_LINK5"/>
      <w:r w:rsidR="006508EF" w:rsidRPr="003805E6">
        <w:rPr>
          <w:rFonts w:ascii="宋体" w:eastAsia="宋体" w:hAnsi="宋体" w:cs="Arial"/>
          <w:color w:val="333333"/>
          <w:sz w:val="24"/>
          <w:szCs w:val="24"/>
          <w:shd w:val="clear" w:color="auto" w:fill="FFFFFF"/>
        </w:rPr>
        <w:t>快递服务行业标准</w:t>
      </w:r>
      <w:bookmarkEnd w:id="75"/>
      <w:bookmarkEnd w:id="76"/>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5D62637E"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BA2252">
        <w:rPr>
          <w:rFonts w:ascii="宋体" w:eastAsia="宋体" w:hAnsi="宋体" w:hint="eastAsia"/>
          <w:sz w:val="24"/>
          <w:szCs w:val="24"/>
        </w:rPr>
        <w:t>美团外卖是目前国内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7" w:name="_Toc9453458"/>
      <w:bookmarkStart w:id="78" w:name="_Toc25947916"/>
      <w:bookmarkStart w:id="79" w:name="_Toc36642682"/>
      <w:bookmarkStart w:id="80" w:name="_Toc36643254"/>
      <w:bookmarkStart w:id="81" w:name="_Toc36732777"/>
      <w:bookmarkStart w:id="82" w:name="_Toc36844483"/>
      <w:r>
        <w:rPr>
          <w:rFonts w:hint="eastAsia"/>
        </w:rPr>
        <w:t>本文主要工作</w:t>
      </w:r>
      <w:bookmarkEnd w:id="77"/>
      <w:bookmarkEnd w:id="78"/>
      <w:bookmarkEnd w:id="79"/>
      <w:bookmarkEnd w:id="80"/>
      <w:bookmarkEnd w:id="81"/>
      <w:bookmarkEnd w:id="82"/>
    </w:p>
    <w:p w14:paraId="3F8EFA25" w14:textId="682003C6" w:rsidR="00562CC3" w:rsidRDefault="00223EA6"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梳理</w:t>
      </w:r>
      <w:r w:rsidR="00EF3768">
        <w:rPr>
          <w:rFonts w:ascii="宋体" w:eastAsia="宋体" w:hAnsi="宋体" w:hint="eastAsia"/>
          <w:sz w:val="24"/>
          <w:szCs w:val="24"/>
        </w:rPr>
        <w:t>原有系统的业务逻辑以及原有系统之间的</w:t>
      </w:r>
      <w:r>
        <w:rPr>
          <w:rFonts w:ascii="宋体" w:eastAsia="宋体" w:hAnsi="宋体" w:hint="eastAsia"/>
          <w:sz w:val="24"/>
          <w:szCs w:val="24"/>
        </w:rPr>
        <w:t>依赖关系，分析原有系统存在的问题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43E240D0" w:rsidR="00562CC3" w:rsidRDefault="00737E3C"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对于非功能性需求，给出响应时间以及高可用需求。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214DC145" w:rsidR="002129C7" w:rsidRDefault="00FC20DF"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Pr>
          <w:rFonts w:ascii="宋体" w:eastAsia="宋体" w:hAnsi="宋体" w:hint="eastAsia"/>
          <w:sz w:val="24"/>
          <w:szCs w:val="24"/>
        </w:rPr>
        <w:t>设计、实现</w:t>
      </w:r>
      <w:r w:rsidR="00654DC4">
        <w:rPr>
          <w:rFonts w:ascii="宋体" w:eastAsia="宋体" w:hAnsi="宋体" w:hint="eastAsia"/>
          <w:sz w:val="24"/>
          <w:szCs w:val="24"/>
        </w:rPr>
        <w:t>规则配置的主要流程以及选项</w:t>
      </w:r>
      <w:r w:rsidR="003F643F">
        <w:rPr>
          <w:rFonts w:ascii="宋体" w:eastAsia="宋体" w:hAnsi="宋体" w:hint="eastAsia"/>
          <w:sz w:val="24"/>
          <w:szCs w:val="24"/>
        </w:rPr>
        <w:t>；对于流程管理模块，</w:t>
      </w:r>
      <w:r>
        <w:rPr>
          <w:rFonts w:ascii="宋体" w:eastAsia="宋体" w:hAnsi="宋体" w:hint="eastAsia"/>
          <w:sz w:val="24"/>
          <w:szCs w:val="24"/>
        </w:rPr>
        <w:t>设计、实现</w:t>
      </w:r>
      <w:r w:rsidR="003F643F">
        <w:rPr>
          <w:rFonts w:ascii="宋体" w:eastAsia="宋体" w:hAnsi="宋体" w:hint="eastAsia"/>
          <w:sz w:val="24"/>
          <w:szCs w:val="24"/>
        </w:rPr>
        <w:t>流程管理以及通过定时任务保证</w:t>
      </w:r>
      <w:r>
        <w:rPr>
          <w:rFonts w:ascii="宋体" w:eastAsia="宋体" w:hAnsi="宋体" w:hint="eastAsia"/>
          <w:sz w:val="24"/>
          <w:szCs w:val="24"/>
        </w:rPr>
        <w:t>不丢失</w:t>
      </w:r>
      <w:r w:rsidR="003F643F">
        <w:rPr>
          <w:rFonts w:ascii="宋体" w:eastAsia="宋体" w:hAnsi="宋体" w:hint="eastAsia"/>
          <w:sz w:val="24"/>
          <w:szCs w:val="24"/>
        </w:rPr>
        <w:t>流程消息</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Pr>
          <w:rFonts w:ascii="宋体" w:eastAsia="宋体" w:hAnsi="宋体" w:hint="eastAsia"/>
          <w:sz w:val="24"/>
          <w:szCs w:val="24"/>
        </w:rPr>
        <w:t>设计、实现</w:t>
      </w:r>
      <w:r w:rsidR="00DA3707">
        <w:rPr>
          <w:rFonts w:ascii="宋体" w:eastAsia="宋体" w:hAnsi="宋体" w:hint="eastAsia"/>
          <w:sz w:val="24"/>
          <w:szCs w:val="24"/>
        </w:rPr>
        <w:t>规则定义，以及</w:t>
      </w:r>
      <w:r>
        <w:rPr>
          <w:rFonts w:ascii="宋体" w:eastAsia="宋体" w:hAnsi="宋体" w:hint="eastAsia"/>
          <w:sz w:val="24"/>
          <w:szCs w:val="24"/>
        </w:rPr>
        <w:t>构建</w:t>
      </w:r>
      <w:r w:rsidR="00DA3707">
        <w:rPr>
          <w:rFonts w:ascii="宋体" w:eastAsia="宋体" w:hAnsi="宋体" w:hint="eastAsia"/>
          <w:sz w:val="24"/>
          <w:szCs w:val="24"/>
        </w:rPr>
        <w:t>执行树</w:t>
      </w:r>
      <w:r w:rsidR="00311D1C">
        <w:rPr>
          <w:rFonts w:ascii="宋体" w:eastAsia="宋体" w:hAnsi="宋体" w:hint="eastAsia"/>
          <w:sz w:val="24"/>
          <w:szCs w:val="24"/>
        </w:rPr>
        <w:t>；对于业务处理模块，</w:t>
      </w:r>
      <w:r>
        <w:rPr>
          <w:rFonts w:ascii="宋体" w:eastAsia="宋体" w:hAnsi="宋体" w:hint="eastAsia"/>
          <w:sz w:val="24"/>
          <w:szCs w:val="24"/>
        </w:rPr>
        <w:t>设计、实现</w:t>
      </w:r>
      <w:r w:rsidR="00311D1C">
        <w:rPr>
          <w:rFonts w:ascii="宋体" w:eastAsia="宋体" w:hAnsi="宋体" w:hint="eastAsia"/>
          <w:sz w:val="24"/>
          <w:szCs w:val="24"/>
        </w:rPr>
        <w:t>系统的异地多活以及缓存的更新策略。</w:t>
      </w:r>
    </w:p>
    <w:p w14:paraId="0187C51E" w14:textId="3EFC3AE0" w:rsidR="00A76E3D" w:rsidRDefault="00A76E3D" w:rsidP="00BF4990">
      <w:pPr>
        <w:pStyle w:val="2"/>
        <w:numPr>
          <w:ilvl w:val="1"/>
          <w:numId w:val="52"/>
        </w:numPr>
      </w:pPr>
      <w:bookmarkStart w:id="85" w:name="_Toc9453459"/>
      <w:bookmarkStart w:id="86" w:name="_Toc25947917"/>
      <w:bookmarkStart w:id="87" w:name="_Toc36642683"/>
      <w:bookmarkStart w:id="88" w:name="_Toc36643255"/>
      <w:bookmarkStart w:id="89" w:name="_Toc36732778"/>
      <w:bookmarkStart w:id="90" w:name="_Toc36844484"/>
      <w:r w:rsidRPr="00472E28">
        <w:rPr>
          <w:rFonts w:hint="eastAsia"/>
        </w:rPr>
        <w:t>本文组织结构</w:t>
      </w:r>
      <w:bookmarkEnd w:id="85"/>
      <w:bookmarkEnd w:id="86"/>
      <w:bookmarkEnd w:id="87"/>
      <w:bookmarkEnd w:id="88"/>
      <w:bookmarkEnd w:id="89"/>
      <w:bookmarkEnd w:id="90"/>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C184744"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3E5AE9">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3E5AE9">
        <w:rPr>
          <w:rFonts w:ascii="Arial" w:eastAsia="宋体" w:hAnsi="Arial" w:hint="eastAsia"/>
          <w:sz w:val="24"/>
          <w:szCs w:val="24"/>
        </w:rPr>
        <w:t>Boot</w:t>
      </w:r>
      <w:r w:rsidR="003205D0" w:rsidRPr="00BF6B27">
        <w:rPr>
          <w:rFonts w:ascii="宋体" w:eastAsia="宋体" w:hAnsi="宋体" w:hint="eastAsia"/>
          <w:sz w:val="24"/>
          <w:szCs w:val="24"/>
        </w:rPr>
        <w:t>、</w:t>
      </w:r>
      <w:proofErr w:type="spellStart"/>
      <w:r w:rsidR="003205D0" w:rsidRPr="003E5AE9">
        <w:rPr>
          <w:rFonts w:ascii="Arial" w:eastAsia="宋体" w:hAnsi="Arial" w:hint="eastAsia"/>
          <w:sz w:val="24"/>
          <w:szCs w:val="24"/>
        </w:rPr>
        <w:t>RabbitMq</w:t>
      </w:r>
      <w:proofErr w:type="spellEnd"/>
      <w:r w:rsidR="003205D0" w:rsidRPr="00BF6B27">
        <w:rPr>
          <w:rFonts w:ascii="宋体" w:eastAsia="宋体" w:hAnsi="宋体" w:hint="eastAsia"/>
          <w:sz w:val="24"/>
          <w:szCs w:val="24"/>
        </w:rPr>
        <w:t>、</w:t>
      </w:r>
      <w:proofErr w:type="spellStart"/>
      <w:r w:rsidR="003205D0" w:rsidRPr="003E5AE9">
        <w:rPr>
          <w:rFonts w:ascii="Arial" w:eastAsia="宋体" w:hAnsi="Arial" w:hint="eastAsia"/>
          <w:sz w:val="24"/>
          <w:szCs w:val="24"/>
        </w:rPr>
        <w:t>WrokFlow</w:t>
      </w:r>
      <w:proofErr w:type="spellEnd"/>
      <w:r w:rsidR="003205D0" w:rsidRPr="00BF6B27">
        <w:rPr>
          <w:rFonts w:ascii="宋体" w:eastAsia="宋体" w:hAnsi="宋体" w:hint="eastAsia"/>
          <w:sz w:val="24"/>
          <w:szCs w:val="24"/>
        </w:rPr>
        <w:t>、</w:t>
      </w:r>
      <w:r w:rsidR="003205D0" w:rsidRPr="003E5AE9">
        <w:rPr>
          <w:rFonts w:ascii="Arial" w:eastAsia="宋体" w:hAnsi="Arial" w:hint="eastAsia"/>
          <w:sz w:val="24"/>
          <w:szCs w:val="24"/>
        </w:rPr>
        <w:t>Redis</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F4990">
      <w:pPr>
        <w:pStyle w:val="1"/>
        <w:numPr>
          <w:ilvl w:val="0"/>
          <w:numId w:val="52"/>
        </w:numPr>
      </w:pPr>
      <w:bookmarkStart w:id="91" w:name="_Toc9453460"/>
      <w:bookmarkStart w:id="92" w:name="_Toc25947918"/>
      <w:bookmarkStart w:id="93" w:name="_Toc36642684"/>
      <w:bookmarkStart w:id="94" w:name="_Toc36643256"/>
      <w:bookmarkStart w:id="95" w:name="_Toc36732779"/>
      <w:bookmarkStart w:id="96" w:name="_Toc36844485"/>
      <w:r>
        <w:rPr>
          <w:rFonts w:hint="eastAsia"/>
        </w:rPr>
        <w:lastRenderedPageBreak/>
        <w:t>技术综述</w:t>
      </w:r>
      <w:bookmarkEnd w:id="91"/>
      <w:bookmarkEnd w:id="92"/>
      <w:bookmarkEnd w:id="93"/>
      <w:bookmarkEnd w:id="94"/>
      <w:bookmarkEnd w:id="95"/>
      <w:bookmarkEnd w:id="96"/>
    </w:p>
    <w:p w14:paraId="6D8C2EFD" w14:textId="1022A769" w:rsidR="004C6632" w:rsidRDefault="00472E28" w:rsidP="00BF4990">
      <w:pPr>
        <w:pStyle w:val="2"/>
        <w:numPr>
          <w:ilvl w:val="1"/>
          <w:numId w:val="52"/>
        </w:numPr>
      </w:pPr>
      <w:bookmarkStart w:id="97" w:name="_Toc9453461"/>
      <w:bookmarkStart w:id="98" w:name="_Toc25947919"/>
      <w:bookmarkStart w:id="99" w:name="_Toc36642685"/>
      <w:bookmarkStart w:id="100" w:name="_Toc36643257"/>
      <w:bookmarkStart w:id="101" w:name="_Toc36732780"/>
      <w:bookmarkStart w:id="102" w:name="_Toc36844486"/>
      <w:proofErr w:type="spellStart"/>
      <w:r w:rsidRPr="003E5AE9">
        <w:rPr>
          <w:rFonts w:hint="eastAsia"/>
        </w:rPr>
        <w:t>SpringBoot</w:t>
      </w:r>
      <w:bookmarkEnd w:id="97"/>
      <w:bookmarkEnd w:id="98"/>
      <w:bookmarkEnd w:id="99"/>
      <w:bookmarkEnd w:id="100"/>
      <w:bookmarkEnd w:id="101"/>
      <w:bookmarkEnd w:id="102"/>
      <w:proofErr w:type="spellEnd"/>
      <w:r w:rsidR="00504435">
        <w:t xml:space="preserve"> </w:t>
      </w:r>
    </w:p>
    <w:p w14:paraId="26A5CB7A" w14:textId="32DC4482" w:rsidR="0082156C" w:rsidRDefault="002E1858" w:rsidP="0082156C">
      <w:pPr>
        <w:spacing w:line="360" w:lineRule="auto"/>
        <w:ind w:firstLineChars="200" w:firstLine="480"/>
        <w:rPr>
          <w:rFonts w:ascii="宋体" w:eastAsia="宋体" w:hAnsi="宋体"/>
          <w:sz w:val="24"/>
          <w:szCs w:val="24"/>
        </w:rPr>
      </w:pP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是由</w:t>
      </w:r>
      <w:r w:rsidRPr="003E5AE9">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3E5AE9">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3E5AE9">
        <w:rPr>
          <w:rFonts w:ascii="Arial" w:eastAsia="宋体" w:hAnsi="Arial" w:hint="eastAsia"/>
          <w:sz w:val="24"/>
          <w:szCs w:val="24"/>
        </w:rPr>
        <w:t>Spring</w:t>
      </w:r>
      <w:r>
        <w:rPr>
          <w:rFonts w:ascii="宋体" w:eastAsia="宋体" w:hAnsi="宋体" w:hint="eastAsia"/>
          <w:sz w:val="24"/>
          <w:szCs w:val="24"/>
        </w:rPr>
        <w:t>应用和整个搭建和开发的过程</w:t>
      </w:r>
      <w:r w:rsidR="00163DB2" w:rsidRPr="00163DB2">
        <w:rPr>
          <w:rFonts w:ascii="宋体" w:eastAsia="宋体" w:hAnsi="宋体" w:hint="eastAsia"/>
          <w:b/>
          <w:bCs/>
          <w:sz w:val="24"/>
          <w:szCs w:val="24"/>
        </w:rPr>
        <w:t>[</w:t>
      </w:r>
      <w:r w:rsidR="00163DB2" w:rsidRPr="00163DB2">
        <w:rPr>
          <w:rFonts w:ascii="宋体" w:eastAsia="宋体" w:hAnsi="宋体"/>
          <w:b/>
          <w:bCs/>
          <w:sz w:val="24"/>
          <w:szCs w:val="24"/>
        </w:rPr>
        <w:t>2]</w:t>
      </w:r>
      <w:r>
        <w:rPr>
          <w:rFonts w:ascii="宋体" w:eastAsia="宋体" w:hAnsi="宋体" w:hint="eastAsia"/>
          <w:sz w:val="24"/>
          <w:szCs w:val="24"/>
        </w:rPr>
        <w:t>。</w:t>
      </w: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163DB2" w:rsidRPr="00163DB2">
        <w:rPr>
          <w:rFonts w:ascii="宋体" w:eastAsia="宋体" w:hAnsi="宋体" w:hint="eastAsia"/>
          <w:b/>
          <w:bCs/>
          <w:sz w:val="24"/>
          <w:szCs w:val="24"/>
        </w:rPr>
        <w:t>[</w:t>
      </w:r>
      <w:r w:rsidR="00163DB2" w:rsidRPr="00163DB2">
        <w:rPr>
          <w:rFonts w:ascii="宋体" w:eastAsia="宋体" w:hAnsi="宋体"/>
          <w:b/>
          <w:bCs/>
          <w:sz w:val="24"/>
          <w:szCs w:val="24"/>
        </w:rPr>
        <w:t>3]</w:t>
      </w:r>
      <w:r>
        <w:rPr>
          <w:rFonts w:ascii="宋体" w:eastAsia="宋体" w:hAnsi="宋体" w:hint="eastAsia"/>
          <w:sz w:val="24"/>
          <w:szCs w:val="24"/>
        </w:rPr>
        <w:t>。开箱即用，是指在开发过程中，通过在</w:t>
      </w:r>
      <w:r w:rsidRPr="003E5AE9">
        <w:rPr>
          <w:rFonts w:ascii="Arial" w:eastAsia="宋体" w:hAnsi="Arial" w:hint="eastAsia"/>
          <w:sz w:val="24"/>
          <w:szCs w:val="24"/>
        </w:rPr>
        <w:t>Maven</w:t>
      </w:r>
      <w:r>
        <w:rPr>
          <w:rFonts w:ascii="宋体" w:eastAsia="宋体" w:hAnsi="宋体" w:hint="eastAsia"/>
          <w:sz w:val="24"/>
          <w:szCs w:val="24"/>
        </w:rPr>
        <w:t>项目的</w:t>
      </w:r>
      <w:r w:rsidRPr="003E5AE9">
        <w:rPr>
          <w:rFonts w:ascii="Arial" w:eastAsia="宋体" w:hAnsi="Arial" w:hint="eastAsia"/>
          <w:sz w:val="24"/>
          <w:szCs w:val="24"/>
        </w:rPr>
        <w:t>pom</w:t>
      </w:r>
      <w:r>
        <w:rPr>
          <w:rFonts w:ascii="宋体" w:eastAsia="宋体" w:hAnsi="宋体" w:hint="eastAsia"/>
          <w:sz w:val="24"/>
          <w:szCs w:val="24"/>
        </w:rPr>
        <w:t>文件中添加相关依赖包，然后使用对应的注解来代替繁琐的</w:t>
      </w:r>
      <w:r w:rsidRPr="003E5AE9">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3E5AE9">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3E5AE9">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3E5AE9">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265A8D3E" w14:textId="00D71832" w:rsidR="00163DB2" w:rsidRPr="00A32B13" w:rsidRDefault="00163DB2" w:rsidP="0082156C">
      <w:pPr>
        <w:spacing w:line="360" w:lineRule="auto"/>
        <w:ind w:firstLineChars="200" w:firstLine="480"/>
        <w:rPr>
          <w:rFonts w:ascii="宋体" w:eastAsia="宋体" w:hAnsi="宋体"/>
          <w:sz w:val="24"/>
          <w:szCs w:val="24"/>
        </w:rPr>
      </w:pPr>
      <w:r>
        <w:rPr>
          <w:rFonts w:ascii="宋体" w:eastAsia="宋体" w:hAnsi="宋体" w:hint="eastAsia"/>
          <w:sz w:val="24"/>
          <w:szCs w:val="24"/>
        </w:rPr>
        <w:t>面向切面</w:t>
      </w:r>
      <w:r w:rsidRPr="00163DB2">
        <w:rPr>
          <w:rFonts w:ascii="宋体" w:eastAsia="宋体" w:hAnsi="宋体" w:hint="eastAsia"/>
          <w:b/>
          <w:bCs/>
          <w:sz w:val="24"/>
          <w:szCs w:val="24"/>
        </w:rPr>
        <w:t>[</w:t>
      </w:r>
      <w:r w:rsidRPr="00163DB2">
        <w:rPr>
          <w:rFonts w:ascii="宋体" w:eastAsia="宋体" w:hAnsi="宋体"/>
          <w:b/>
          <w:bCs/>
          <w:sz w:val="24"/>
          <w:szCs w:val="24"/>
        </w:rPr>
        <w:t>4]</w:t>
      </w:r>
    </w:p>
    <w:p w14:paraId="4DDCEDAD" w14:textId="6130E6C8" w:rsidR="00472E28" w:rsidRDefault="0032091C" w:rsidP="00BF4990">
      <w:pPr>
        <w:pStyle w:val="2"/>
        <w:numPr>
          <w:ilvl w:val="1"/>
          <w:numId w:val="52"/>
        </w:numPr>
      </w:pPr>
      <w:bookmarkStart w:id="103" w:name="_Toc36642686"/>
      <w:bookmarkStart w:id="104" w:name="_Toc36643258"/>
      <w:bookmarkStart w:id="105" w:name="_Toc36732781"/>
      <w:bookmarkStart w:id="106" w:name="_Toc36844487"/>
      <w:r w:rsidRPr="003E5AE9">
        <w:rPr>
          <w:rFonts w:hint="eastAsia"/>
        </w:rPr>
        <w:t>RabbitM</w:t>
      </w:r>
      <w:r w:rsidR="0040676B" w:rsidRPr="003E5AE9">
        <w:rPr>
          <w:rFonts w:hint="eastAsia"/>
        </w:rPr>
        <w:t>Q</w:t>
      </w:r>
      <w:bookmarkEnd w:id="103"/>
      <w:bookmarkEnd w:id="104"/>
      <w:bookmarkEnd w:id="105"/>
      <w:bookmarkEnd w:id="106"/>
    </w:p>
    <w:p w14:paraId="13693B62" w14:textId="742740EF" w:rsidR="00913738" w:rsidRDefault="00913738" w:rsidP="00913738">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RabbitM</w:t>
      </w:r>
      <w:r w:rsidRPr="003E5AE9">
        <w:rPr>
          <w:rFonts w:ascii="Arial" w:eastAsia="宋体" w:hAnsi="Arial"/>
          <w:sz w:val="24"/>
          <w:szCs w:val="24"/>
        </w:rPr>
        <w:t>Q</w:t>
      </w:r>
      <w:r w:rsidRPr="00913738">
        <w:rPr>
          <w:rFonts w:ascii="宋体" w:eastAsia="宋体" w:hAnsi="宋体" w:hint="eastAsia"/>
          <w:sz w:val="24"/>
          <w:szCs w:val="24"/>
        </w:rPr>
        <w:t>是基于</w:t>
      </w:r>
      <w:r w:rsidRPr="003E5AE9">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6F0725">
        <w:rPr>
          <w:rFonts w:ascii="Arial" w:eastAsia="宋体" w:hAnsi="Arial" w:cs="Arial" w:hint="eastAsia"/>
          <w:sz w:val="24"/>
          <w:szCs w:val="28"/>
        </w:rPr>
        <w:t>[</w:t>
      </w:r>
      <w:r w:rsidR="006F0725" w:rsidRPr="00FC6559">
        <w:rPr>
          <w:rFonts w:ascii="Arial" w:eastAsia="宋体" w:hAnsi="Arial" w:cs="Arial"/>
          <w:sz w:val="24"/>
          <w:szCs w:val="28"/>
        </w:rPr>
        <w:t>Kai Sachs</w:t>
      </w:r>
      <w:r w:rsidR="006F0725">
        <w:rPr>
          <w:rFonts w:ascii="Arial" w:eastAsia="宋体" w:hAnsi="Arial" w:cs="Arial"/>
          <w:sz w:val="24"/>
          <w:szCs w:val="28"/>
        </w:rPr>
        <w:t>,2013]</w:t>
      </w:r>
      <w:r w:rsidRPr="00913738">
        <w:rPr>
          <w:rFonts w:ascii="宋体" w:eastAsia="宋体" w:hAnsi="宋体" w:hint="eastAsia"/>
          <w:sz w:val="24"/>
          <w:szCs w:val="24"/>
        </w:rPr>
        <w:t>，</w:t>
      </w:r>
      <w:bookmarkStart w:id="107" w:name="OLE_LINK19"/>
      <w:bookmarkStart w:id="108" w:name="OLE_LINK20"/>
      <w:r w:rsidRPr="003E5AE9">
        <w:rPr>
          <w:rFonts w:ascii="Arial" w:eastAsia="宋体" w:hAnsi="Arial" w:hint="eastAsia"/>
          <w:sz w:val="24"/>
          <w:szCs w:val="24"/>
        </w:rPr>
        <w:t>AMQP</w:t>
      </w:r>
      <w:bookmarkEnd w:id="107"/>
      <w:bookmarkEnd w:id="108"/>
      <w:r w:rsidRPr="00913738">
        <w:rPr>
          <w:rFonts w:ascii="宋体" w:eastAsia="宋体" w:hAnsi="宋体" w:hint="eastAsia"/>
          <w:sz w:val="24"/>
          <w:szCs w:val="24"/>
        </w:rPr>
        <w:t>协议又称为高级消息队列协议（</w:t>
      </w:r>
      <w:r w:rsidRPr="003E5AE9">
        <w:rPr>
          <w:rFonts w:ascii="Arial" w:eastAsia="宋体" w:hAnsi="Arial" w:hint="eastAsia"/>
          <w:sz w:val="24"/>
          <w:szCs w:val="24"/>
        </w:rPr>
        <w:t>Advanced</w:t>
      </w:r>
      <w:r w:rsidRPr="00913738">
        <w:rPr>
          <w:rFonts w:ascii="宋体" w:eastAsia="宋体" w:hAnsi="宋体"/>
          <w:sz w:val="24"/>
          <w:szCs w:val="24"/>
        </w:rPr>
        <w:t xml:space="preserve"> </w:t>
      </w:r>
      <w:r w:rsidRPr="003E5AE9">
        <w:rPr>
          <w:rFonts w:ascii="Arial" w:eastAsia="宋体" w:hAnsi="Arial"/>
          <w:sz w:val="24"/>
          <w:szCs w:val="24"/>
        </w:rPr>
        <w:t>Message</w:t>
      </w:r>
      <w:r w:rsidRPr="00913738">
        <w:rPr>
          <w:rFonts w:ascii="宋体" w:eastAsia="宋体" w:hAnsi="宋体"/>
          <w:sz w:val="24"/>
          <w:szCs w:val="24"/>
        </w:rPr>
        <w:t xml:space="preserve"> </w:t>
      </w:r>
      <w:r w:rsidRPr="003E5AE9">
        <w:rPr>
          <w:rFonts w:ascii="Arial" w:eastAsia="宋体" w:hAnsi="Arial"/>
          <w:sz w:val="24"/>
          <w:szCs w:val="24"/>
        </w:rPr>
        <w:t>Queuing</w:t>
      </w:r>
      <w:r w:rsidRPr="00913738">
        <w:rPr>
          <w:rFonts w:ascii="宋体" w:eastAsia="宋体" w:hAnsi="宋体"/>
          <w:sz w:val="24"/>
          <w:szCs w:val="24"/>
        </w:rPr>
        <w:t xml:space="preserve"> </w:t>
      </w:r>
      <w:r w:rsidRPr="003E5AE9">
        <w:rPr>
          <w:rFonts w:ascii="Arial" w:eastAsia="宋体" w:hAnsi="Arial"/>
          <w:sz w:val="24"/>
          <w:szCs w:val="24"/>
        </w:rPr>
        <w:t>Protocol</w:t>
      </w:r>
      <w:r w:rsidRPr="00913738">
        <w:rPr>
          <w:rFonts w:ascii="宋体" w:eastAsia="宋体" w:hAnsi="宋体" w:hint="eastAsia"/>
          <w:sz w:val="24"/>
          <w:szCs w:val="24"/>
        </w:rPr>
        <w:t>）</w:t>
      </w:r>
      <w:r w:rsidR="006F0725">
        <w:rPr>
          <w:rFonts w:ascii="Arial" w:eastAsia="宋体" w:hAnsi="Arial" w:cs="Arial" w:hint="eastAsia"/>
          <w:sz w:val="24"/>
          <w:szCs w:val="28"/>
        </w:rPr>
        <w:t>[</w:t>
      </w:r>
      <w:r w:rsidR="006F0725" w:rsidRPr="00FC6559">
        <w:rPr>
          <w:rFonts w:ascii="Arial" w:eastAsia="宋体" w:hAnsi="Arial" w:cs="Arial"/>
          <w:sz w:val="24"/>
          <w:szCs w:val="28"/>
        </w:rPr>
        <w:t>Michele Albano</w:t>
      </w:r>
      <w:r w:rsidR="006F0725">
        <w:rPr>
          <w:rFonts w:ascii="Arial" w:eastAsia="宋体" w:hAnsi="Arial" w:cs="Arial"/>
          <w:sz w:val="24"/>
          <w:szCs w:val="28"/>
        </w:rPr>
        <w:t xml:space="preserve">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BF4990">
        <w:fldChar w:fldCharType="begin"/>
      </w:r>
      <w:r w:rsidR="00BF4990">
        <w:instrText xml:space="preserve"> HYPERLINK "https://zh.wikipedia.org/wiki/%E5%8F%91%E5%B8%83/%E8%AE%A2%E9%98%85" \o "</w:instrText>
      </w:r>
      <w:r w:rsidR="00BF4990">
        <w:instrText>发布</w:instrText>
      </w:r>
      <w:r w:rsidR="00BF4990">
        <w:instrText>/</w:instrText>
      </w:r>
      <w:r w:rsidR="00BF4990">
        <w:instrText>订阅</w:instrText>
      </w:r>
      <w:r w:rsidR="00BF4990">
        <w:instrText xml:space="preserve">" </w:instrText>
      </w:r>
      <w:r w:rsidR="00BF4990">
        <w:fldChar w:fldCharType="separate"/>
      </w:r>
      <w:r w:rsidRPr="00913738">
        <w:rPr>
          <w:rFonts w:ascii="宋体" w:eastAsia="宋体" w:hAnsi="宋体"/>
          <w:sz w:val="24"/>
          <w:szCs w:val="24"/>
        </w:rPr>
        <w:t>订阅-发布</w:t>
      </w:r>
      <w:r w:rsidR="00BF4990">
        <w:rPr>
          <w:rFonts w:ascii="宋体" w:eastAsia="宋体" w:hAnsi="宋体"/>
          <w:sz w:val="24"/>
          <w:szCs w:val="24"/>
        </w:rPr>
        <w:fldChar w:fldCharType="end"/>
      </w:r>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3E5AE9">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BF4990">
        <w:fldChar w:fldCharType="begin"/>
      </w:r>
      <w:r w:rsidR="00BF4990">
        <w:instrText xml:space="preserve"> HYPERLINK "https://zh.wikipedia.org/wiki/%E4%BA%92%E6%93%8D%E4%BD%9C%E6%80%A7" \o "</w:instrText>
      </w:r>
      <w:r w:rsidR="00BF4990">
        <w:instrText>互操作性</w:instrText>
      </w:r>
      <w:r w:rsidR="00BF4990">
        <w:instrText xml:space="preserve">" </w:instrText>
      </w:r>
      <w:r w:rsidR="00BF4990">
        <w:fldChar w:fldCharType="separate"/>
      </w:r>
      <w:r w:rsidRPr="00913738">
        <w:rPr>
          <w:rFonts w:ascii="宋体" w:eastAsia="宋体" w:hAnsi="宋体"/>
          <w:sz w:val="24"/>
          <w:szCs w:val="24"/>
        </w:rPr>
        <w:t>互操作性</w:t>
      </w:r>
      <w:r w:rsidR="00BF4990">
        <w:rPr>
          <w:rFonts w:ascii="宋体" w:eastAsia="宋体" w:hAnsi="宋体"/>
          <w:sz w:val="24"/>
          <w:szCs w:val="24"/>
        </w:rPr>
        <w:fldChar w:fldCharType="end"/>
      </w:r>
      <w:r w:rsidRPr="00913738">
        <w:rPr>
          <w:rFonts w:ascii="宋体" w:eastAsia="宋体" w:hAnsi="宋体"/>
          <w:sz w:val="24"/>
          <w:szCs w:val="24"/>
        </w:rPr>
        <w:t>，就像</w:t>
      </w:r>
      <w:hyperlink r:id="rId19" w:tooltip="SMTP" w:history="1">
        <w:r w:rsidRPr="003E5AE9">
          <w:rPr>
            <w:rFonts w:ascii="Arial" w:eastAsia="宋体" w:hAnsi="Arial"/>
            <w:sz w:val="24"/>
            <w:szCs w:val="24"/>
          </w:rPr>
          <w:t>SMTP</w:t>
        </w:r>
      </w:hyperlink>
      <w:r w:rsidRPr="00913738">
        <w:rPr>
          <w:rFonts w:ascii="宋体" w:eastAsia="宋体" w:hAnsi="宋体"/>
          <w:sz w:val="24"/>
          <w:szCs w:val="24"/>
        </w:rPr>
        <w:t>，</w:t>
      </w:r>
      <w:r w:rsidR="00BF4990">
        <w:fldChar w:fldCharType="begin"/>
      </w:r>
      <w:r w:rsidR="00BF4990">
        <w:instrText xml:space="preserve"> HYPERLINK "https://zh.wikipedia.org/wiki/HTTP" \o "HTTP" </w:instrText>
      </w:r>
      <w:r w:rsidR="00BF4990">
        <w:fldChar w:fldCharType="separate"/>
      </w:r>
      <w:r w:rsidRPr="003E5AE9">
        <w:rPr>
          <w:rFonts w:ascii="Arial" w:eastAsia="宋体" w:hAnsi="Arial"/>
          <w:sz w:val="24"/>
          <w:szCs w:val="24"/>
        </w:rPr>
        <w:t>HTTP</w:t>
      </w:r>
      <w:r w:rsidR="00BF4990">
        <w:rPr>
          <w:rFonts w:ascii="Arial" w:eastAsia="宋体" w:hAnsi="Arial"/>
          <w:sz w:val="24"/>
          <w:szCs w:val="24"/>
        </w:rPr>
        <w:fldChar w:fldCharType="end"/>
      </w:r>
      <w:r w:rsidRPr="00913738">
        <w:rPr>
          <w:rFonts w:ascii="宋体" w:eastAsia="宋体" w:hAnsi="宋体"/>
          <w:sz w:val="24"/>
          <w:szCs w:val="24"/>
        </w:rPr>
        <w:t>，</w:t>
      </w:r>
      <w:r w:rsidR="00BF4990">
        <w:fldChar w:fldCharType="begin"/>
      </w:r>
      <w:r w:rsidR="00BF4990">
        <w:instrText xml:space="preserve"> HYPERLINK "https://zh.w</w:instrText>
      </w:r>
      <w:r w:rsidR="00BF4990">
        <w:instrText xml:space="preserve">ikipedia.org/wiki/FTP" \o "FTP" </w:instrText>
      </w:r>
      <w:r w:rsidR="00BF4990">
        <w:fldChar w:fldCharType="separate"/>
      </w:r>
      <w:r w:rsidRPr="003E5AE9">
        <w:rPr>
          <w:rFonts w:ascii="Arial" w:eastAsia="宋体" w:hAnsi="Arial"/>
          <w:sz w:val="24"/>
          <w:szCs w:val="24"/>
        </w:rPr>
        <w:t>FTP</w:t>
      </w:r>
      <w:r w:rsidR="00BF4990">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BF4990">
        <w:fldChar w:fldCharType="begin"/>
      </w:r>
      <w:r w:rsidR="00BF4990">
        <w:instrText xml:space="preserve"> HYPERLINK "https://zh.wikipedia.org/wiki/Java%E6%B6%88%E6%81%AF%E6%9C%8D%E5%8A%A1" \o "Java</w:instrText>
      </w:r>
      <w:r w:rsidR="00BF4990">
        <w:instrText>消息服务</w:instrText>
      </w:r>
      <w:r w:rsidR="00BF4990">
        <w:instrText xml:space="preserve">" </w:instrText>
      </w:r>
      <w:r w:rsidR="00BF4990">
        <w:fldChar w:fldCharType="separate"/>
      </w:r>
      <w:r w:rsidRPr="003E5AE9">
        <w:rPr>
          <w:rFonts w:ascii="Arial" w:eastAsia="宋体" w:hAnsi="Arial"/>
          <w:sz w:val="24"/>
          <w:szCs w:val="24"/>
        </w:rPr>
        <w:t>Java</w:t>
      </w:r>
      <w:r w:rsidRPr="00913738">
        <w:rPr>
          <w:rFonts w:ascii="宋体" w:eastAsia="宋体" w:hAnsi="宋体"/>
          <w:sz w:val="24"/>
          <w:szCs w:val="24"/>
        </w:rPr>
        <w:t>消息服务</w:t>
      </w:r>
      <w:r w:rsidR="00BF4990">
        <w:rPr>
          <w:rFonts w:ascii="宋体" w:eastAsia="宋体" w:hAnsi="宋体"/>
          <w:sz w:val="24"/>
          <w:szCs w:val="24"/>
        </w:rPr>
        <w:fldChar w:fldCharType="end"/>
      </w:r>
      <w:r w:rsidRPr="00913738">
        <w:rPr>
          <w:rFonts w:ascii="宋体" w:eastAsia="宋体" w:hAnsi="宋体"/>
          <w:sz w:val="24"/>
          <w:szCs w:val="24"/>
        </w:rPr>
        <w:t>）不同的是，</w:t>
      </w:r>
      <w:r w:rsidRPr="003E5AE9">
        <w:rPr>
          <w:rFonts w:ascii="Arial" w:eastAsia="宋体" w:hAnsi="Arial"/>
          <w:sz w:val="24"/>
          <w:szCs w:val="24"/>
        </w:rPr>
        <w:t>JMS</w:t>
      </w:r>
      <w:r w:rsidRPr="00913738">
        <w:rPr>
          <w:rFonts w:ascii="宋体" w:eastAsia="宋体" w:hAnsi="宋体"/>
          <w:sz w:val="24"/>
          <w:szCs w:val="24"/>
        </w:rPr>
        <w:t>在特定的</w:t>
      </w:r>
      <w:r w:rsidRPr="003E5AE9">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6C2FCC">
        <w:rPr>
          <w:rFonts w:ascii="Arial" w:eastAsia="宋体" w:hAnsi="Arial" w:cs="Arial"/>
          <w:sz w:val="24"/>
          <w:szCs w:val="28"/>
        </w:rPr>
        <w:t>[</w:t>
      </w:r>
      <w:r w:rsidR="006C2FCC" w:rsidRPr="007E3CB7">
        <w:rPr>
          <w:rFonts w:ascii="Arial" w:eastAsia="宋体" w:hAnsi="Arial" w:cs="Arial"/>
          <w:sz w:val="24"/>
          <w:szCs w:val="28"/>
        </w:rPr>
        <w:t>Kai Sachs</w:t>
      </w:r>
      <w:r w:rsidR="006C2FCC">
        <w:rPr>
          <w:rFonts w:ascii="Arial" w:eastAsia="宋体" w:hAnsi="Arial" w:cs="Arial"/>
          <w:sz w:val="24"/>
          <w:szCs w:val="28"/>
        </w:rPr>
        <w:t xml:space="preserve"> et al.,2009]</w:t>
      </w:r>
      <w:r w:rsidRPr="00913738">
        <w:rPr>
          <w:rFonts w:ascii="宋体" w:eastAsia="宋体" w:hAnsi="宋体"/>
          <w:sz w:val="24"/>
          <w:szCs w:val="24"/>
        </w:rPr>
        <w:t>。因此，使用了符合协议实现的任意应用程序之间可以保持对消息的创</w:t>
      </w:r>
      <w:r w:rsidRPr="00913738">
        <w:rPr>
          <w:rFonts w:ascii="宋体" w:eastAsia="宋体" w:hAnsi="宋体"/>
          <w:sz w:val="24"/>
          <w:szCs w:val="24"/>
        </w:rPr>
        <w:lastRenderedPageBreak/>
        <w:t>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144392">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3E5AE9">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B63686">
      <w:pPr>
        <w:pStyle w:val="a5"/>
        <w:numPr>
          <w:ilvl w:val="0"/>
          <w:numId w:val="37"/>
        </w:numPr>
        <w:spacing w:line="360" w:lineRule="auto"/>
        <w:ind w:firstLineChars="0"/>
        <w:rPr>
          <w:rFonts w:ascii="宋体" w:eastAsia="宋体" w:hAnsi="宋体"/>
          <w:sz w:val="24"/>
          <w:szCs w:val="24"/>
        </w:rPr>
      </w:pPr>
      <w:r w:rsidRPr="003E5AE9">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3E5AE9">
        <w:rPr>
          <w:rFonts w:ascii="Arial" w:eastAsia="宋体" w:hAnsi="Arial" w:hint="eastAsia"/>
          <w:sz w:val="24"/>
          <w:szCs w:val="24"/>
        </w:rPr>
        <w:t>Exchange</w:t>
      </w:r>
      <w:r>
        <w:rPr>
          <w:rFonts w:ascii="宋体" w:eastAsia="宋体" w:hAnsi="宋体" w:hint="eastAsia"/>
          <w:sz w:val="24"/>
          <w:szCs w:val="24"/>
        </w:rPr>
        <w:t>，由消费者从</w:t>
      </w:r>
      <w:r w:rsidRPr="003E5AE9">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B63686">
      <w:pPr>
        <w:pStyle w:val="a5"/>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Publisher</w:t>
      </w:r>
      <w:r>
        <w:rPr>
          <w:rFonts w:ascii="宋体" w:eastAsia="宋体" w:hAnsi="宋体" w:hint="eastAsia"/>
          <w:sz w:val="24"/>
          <w:szCs w:val="24"/>
        </w:rPr>
        <w:t>。消息的生产者，负责将消息推送到</w:t>
      </w:r>
      <w:r w:rsidRPr="003E5AE9">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B63686">
      <w:pPr>
        <w:pStyle w:val="a5"/>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B63686">
      <w:pPr>
        <w:pStyle w:val="a5"/>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Binding</w:t>
      </w:r>
      <w:r>
        <w:rPr>
          <w:rFonts w:ascii="宋体" w:eastAsia="宋体" w:hAnsi="宋体" w:hint="eastAsia"/>
          <w:sz w:val="24"/>
          <w:szCs w:val="24"/>
        </w:rPr>
        <w:t>。绑定，描述</w:t>
      </w:r>
      <w:r w:rsidRPr="003E5AE9">
        <w:rPr>
          <w:rFonts w:ascii="Arial" w:eastAsia="宋体" w:hAnsi="Arial" w:hint="eastAsia"/>
          <w:sz w:val="24"/>
          <w:szCs w:val="24"/>
        </w:rPr>
        <w:t>Exchange</w:t>
      </w:r>
      <w:r>
        <w:rPr>
          <w:rFonts w:ascii="宋体" w:eastAsia="宋体" w:hAnsi="宋体" w:hint="eastAsia"/>
          <w:sz w:val="24"/>
          <w:szCs w:val="24"/>
        </w:rPr>
        <w:t>和</w:t>
      </w:r>
      <w:r w:rsidRPr="003E5AE9">
        <w:rPr>
          <w:rFonts w:ascii="Arial" w:eastAsia="宋体" w:hAnsi="Arial" w:hint="eastAsia"/>
          <w:sz w:val="24"/>
          <w:szCs w:val="24"/>
        </w:rPr>
        <w:t>Queue</w:t>
      </w:r>
      <w:r>
        <w:rPr>
          <w:rFonts w:ascii="宋体" w:eastAsia="宋体" w:hAnsi="宋体" w:hint="eastAsia"/>
          <w:sz w:val="24"/>
          <w:szCs w:val="24"/>
        </w:rPr>
        <w:t>之间的关系，当</w:t>
      </w:r>
      <w:r w:rsidRPr="003E5AE9">
        <w:rPr>
          <w:rFonts w:ascii="Arial" w:eastAsia="宋体" w:hAnsi="Arial" w:hint="eastAsia"/>
          <w:sz w:val="24"/>
          <w:szCs w:val="24"/>
        </w:rPr>
        <w:t>Exchange</w:t>
      </w:r>
      <w:r>
        <w:rPr>
          <w:rFonts w:ascii="宋体" w:eastAsia="宋体" w:hAnsi="宋体" w:hint="eastAsia"/>
          <w:sz w:val="24"/>
          <w:szCs w:val="24"/>
        </w:rPr>
        <w:t>和</w:t>
      </w:r>
      <w:r w:rsidRPr="003E5AE9">
        <w:rPr>
          <w:rFonts w:ascii="Arial" w:eastAsia="宋体" w:hAnsi="Arial" w:hint="eastAsia"/>
          <w:sz w:val="24"/>
          <w:szCs w:val="24"/>
        </w:rPr>
        <w:t>Queue</w:t>
      </w:r>
      <w:r>
        <w:rPr>
          <w:rFonts w:ascii="宋体" w:eastAsia="宋体" w:hAnsi="宋体" w:hint="eastAsia"/>
          <w:sz w:val="24"/>
          <w:szCs w:val="24"/>
        </w:rPr>
        <w:t>绑定之后，可以决定</w:t>
      </w:r>
      <w:r w:rsidRPr="003E5AE9">
        <w:rPr>
          <w:rFonts w:ascii="Arial" w:eastAsia="宋体" w:hAnsi="Arial" w:hint="eastAsia"/>
          <w:sz w:val="24"/>
          <w:szCs w:val="24"/>
        </w:rPr>
        <w:t>Exchange</w:t>
      </w:r>
      <w:r>
        <w:rPr>
          <w:rFonts w:ascii="宋体" w:eastAsia="宋体" w:hAnsi="宋体" w:hint="eastAsia"/>
          <w:sz w:val="24"/>
          <w:szCs w:val="24"/>
        </w:rPr>
        <w:t>中的哪些消息发送到与之绑定的</w:t>
      </w:r>
      <w:r w:rsidRPr="003E5AE9">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B63686">
      <w:pPr>
        <w:pStyle w:val="a5"/>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B63686">
      <w:pPr>
        <w:pStyle w:val="a5"/>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B63686">
      <w:pPr>
        <w:pStyle w:val="a5"/>
        <w:numPr>
          <w:ilvl w:val="0"/>
          <w:numId w:val="37"/>
        </w:numPr>
        <w:spacing w:line="360" w:lineRule="auto"/>
        <w:ind w:firstLineChars="0"/>
        <w:rPr>
          <w:rFonts w:ascii="宋体" w:eastAsia="宋体" w:hAnsi="宋体"/>
          <w:sz w:val="24"/>
          <w:szCs w:val="24"/>
        </w:rPr>
      </w:pPr>
      <w:r w:rsidRPr="003E5AE9">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7"/>
      </w:pPr>
      <w:bookmarkStart w:id="109" w:name="_Toc36736568"/>
      <w:bookmarkStart w:id="110" w:name="_Toc36844537"/>
      <w:r w:rsidRPr="00AC114E">
        <w:t>图</w:t>
      </w:r>
      <w:r w:rsidRPr="00AC114E">
        <w:t xml:space="preserve"> </w:t>
      </w:r>
      <w:r w:rsidR="00985060">
        <w:fldChar w:fldCharType="begin"/>
      </w:r>
      <w:r w:rsidR="00985060">
        <w:instrText xml:space="preserve"> STYLEREF 1 \s </w:instrText>
      </w:r>
      <w:r w:rsidR="00985060">
        <w:fldChar w:fldCharType="separate"/>
      </w:r>
      <w:r w:rsidR="00E7698C" w:rsidRPr="003F1175">
        <w:rPr>
          <w:noProof/>
        </w:rPr>
        <w:t>2</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3E5AE9">
        <w:t>RabbitMQ</w:t>
      </w:r>
      <w:r w:rsidRPr="00AC114E">
        <w:t>内部结构图</w:t>
      </w:r>
      <w:bookmarkEnd w:id="109"/>
      <w:bookmarkEnd w:id="110"/>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6725C5">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B63686">
      <w:pPr>
        <w:pStyle w:val="a5"/>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Direct</w:t>
      </w:r>
      <w:r>
        <w:rPr>
          <w:rFonts w:ascii="宋体" w:eastAsia="宋体" w:hAnsi="宋体" w:hint="eastAsia"/>
          <w:sz w:val="24"/>
          <w:szCs w:val="24"/>
        </w:rPr>
        <w:t>策略。如果消息中的路由键（</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hint="eastAsia"/>
          <w:sz w:val="24"/>
          <w:szCs w:val="24"/>
        </w:rPr>
        <w:t>中的（绑定键）</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B63686">
      <w:pPr>
        <w:pStyle w:val="a5"/>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t>Topic</w:t>
      </w:r>
      <w:r>
        <w:rPr>
          <w:rFonts w:ascii="宋体" w:eastAsia="宋体" w:hAnsi="宋体" w:hint="eastAsia"/>
          <w:sz w:val="24"/>
          <w:szCs w:val="24"/>
        </w:rPr>
        <w:t>策略。</w:t>
      </w:r>
      <w:r w:rsidRPr="003E5AE9">
        <w:rPr>
          <w:rFonts w:ascii="Arial" w:eastAsia="宋体" w:hAnsi="Arial" w:hint="eastAsia"/>
          <w:sz w:val="24"/>
          <w:szCs w:val="24"/>
        </w:rPr>
        <w:t>Topic</w:t>
      </w:r>
      <w:r>
        <w:rPr>
          <w:rFonts w:ascii="宋体" w:eastAsia="宋体" w:hAnsi="宋体" w:hint="eastAsia"/>
          <w:sz w:val="24"/>
          <w:szCs w:val="24"/>
        </w:rPr>
        <w:t>策略是</w:t>
      </w:r>
      <w:r w:rsidRPr="003E5AE9">
        <w:rPr>
          <w:rFonts w:ascii="Arial" w:eastAsia="宋体" w:hAnsi="Arial" w:hint="eastAsia"/>
          <w:sz w:val="24"/>
          <w:szCs w:val="24"/>
        </w:rPr>
        <w:t>Direct</w:t>
      </w:r>
      <w:r>
        <w:rPr>
          <w:rFonts w:ascii="宋体" w:eastAsia="宋体" w:hAnsi="宋体" w:hint="eastAsia"/>
          <w:sz w:val="24"/>
          <w:szCs w:val="24"/>
        </w:rPr>
        <w:t>策略的升级版本，通过</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B63686">
      <w:pPr>
        <w:pStyle w:val="a5"/>
        <w:numPr>
          <w:ilvl w:val="0"/>
          <w:numId w:val="38"/>
        </w:numPr>
        <w:spacing w:line="360" w:lineRule="auto"/>
        <w:ind w:firstLineChars="0"/>
        <w:rPr>
          <w:rFonts w:ascii="宋体" w:eastAsia="宋体" w:hAnsi="宋体"/>
          <w:sz w:val="24"/>
          <w:szCs w:val="24"/>
        </w:rPr>
      </w:pPr>
      <w:r w:rsidRPr="003E5AE9">
        <w:rPr>
          <w:rFonts w:ascii="Arial" w:eastAsia="宋体" w:hAnsi="Arial" w:hint="eastAsia"/>
          <w:sz w:val="24"/>
          <w:szCs w:val="24"/>
        </w:rPr>
        <w:lastRenderedPageBreak/>
        <w:t>Fanout</w:t>
      </w:r>
      <w:r>
        <w:rPr>
          <w:rFonts w:ascii="宋体" w:eastAsia="宋体" w:hAnsi="宋体" w:hint="eastAsia"/>
          <w:sz w:val="24"/>
          <w:szCs w:val="24"/>
        </w:rPr>
        <w:t>策略。广播策略，忽略</w:t>
      </w:r>
      <w:r w:rsidRPr="003E5AE9">
        <w:rPr>
          <w:rFonts w:ascii="Arial" w:eastAsia="宋体" w:hAnsi="Arial" w:hint="eastAsia"/>
          <w:sz w:val="24"/>
          <w:szCs w:val="24"/>
        </w:rPr>
        <w:t>routing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和</w:t>
      </w:r>
      <w:r w:rsidRPr="003E5AE9">
        <w:rPr>
          <w:rFonts w:ascii="Arial" w:eastAsia="宋体" w:hAnsi="Arial" w:hint="eastAsia"/>
          <w:sz w:val="24"/>
          <w:szCs w:val="24"/>
        </w:rPr>
        <w:t>binding</w:t>
      </w:r>
      <w:r>
        <w:rPr>
          <w:rFonts w:ascii="宋体" w:eastAsia="宋体" w:hAnsi="宋体"/>
          <w:sz w:val="24"/>
          <w:szCs w:val="24"/>
        </w:rPr>
        <w:t xml:space="preserve"> </w:t>
      </w:r>
      <w:r w:rsidRPr="003E5AE9">
        <w:rPr>
          <w:rFonts w:ascii="Arial" w:eastAsia="宋体" w:hAnsi="Arial" w:hint="eastAsia"/>
          <w:sz w:val="24"/>
          <w:szCs w:val="24"/>
        </w:rPr>
        <w:t>key</w:t>
      </w:r>
      <w:r>
        <w:rPr>
          <w:rFonts w:ascii="宋体" w:eastAsia="宋体" w:hAnsi="宋体" w:hint="eastAsia"/>
          <w:sz w:val="24"/>
          <w:szCs w:val="24"/>
        </w:rPr>
        <w:t>，将消息分发到与</w:t>
      </w:r>
      <w:r w:rsidRPr="003E5AE9">
        <w:rPr>
          <w:rFonts w:ascii="Arial" w:eastAsia="宋体" w:hAnsi="Arial" w:hint="eastAsia"/>
          <w:sz w:val="24"/>
          <w:szCs w:val="24"/>
        </w:rPr>
        <w:t>exchange</w:t>
      </w:r>
      <w:r>
        <w:rPr>
          <w:rFonts w:ascii="宋体" w:eastAsia="宋体" w:hAnsi="宋体" w:hint="eastAsia"/>
          <w:sz w:val="24"/>
          <w:szCs w:val="24"/>
        </w:rPr>
        <w:t>绑定的所有</w:t>
      </w:r>
      <w:r w:rsidRPr="003E5AE9">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R</w:t>
      </w:r>
      <w:r w:rsidRPr="003E5AE9">
        <w:rPr>
          <w:rFonts w:ascii="Arial" w:eastAsia="宋体" w:hAnsi="Arial"/>
          <w:sz w:val="24"/>
          <w:szCs w:val="24"/>
        </w:rPr>
        <w:t>abbit</w:t>
      </w:r>
      <w:r w:rsidRPr="003E5AE9">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3E5AE9">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1" w:name="_Toc36844488"/>
      <w:r>
        <w:rPr>
          <w:rFonts w:eastAsia="宋体" w:cs="Arial" w:hint="eastAsia"/>
        </w:rPr>
        <w:t>E</w:t>
      </w:r>
      <w:r>
        <w:rPr>
          <w:rFonts w:eastAsia="宋体" w:cs="Arial"/>
        </w:rPr>
        <w:t>-Scheduler</w:t>
      </w:r>
      <w:bookmarkEnd w:id="111"/>
    </w:p>
    <w:p w14:paraId="6DB3742B" w14:textId="1C46EA32" w:rsidR="00BE6947" w:rsidRDefault="005E22D7" w:rsidP="00BE6947">
      <w:pPr>
        <w:spacing w:line="360" w:lineRule="auto"/>
        <w:ind w:firstLineChars="200" w:firstLine="480"/>
        <w:rPr>
          <w:rFonts w:ascii="宋体" w:eastAsia="宋体" w:hAnsi="宋体"/>
          <w:sz w:val="24"/>
          <w:szCs w:val="24"/>
        </w:rPr>
      </w:pPr>
      <w:r>
        <w:rPr>
          <w:rFonts w:ascii="宋体" w:eastAsia="宋体" w:hAnsi="宋体"/>
          <w:sz w:val="24"/>
          <w:szCs w:val="24"/>
        </w:rPr>
        <w:t>E-Scheduler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Pr>
          <w:rFonts w:ascii="宋体" w:eastAsia="宋体" w:hAnsi="宋体" w:hint="eastAsia"/>
          <w:sz w:val="24"/>
          <w:szCs w:val="24"/>
        </w:rPr>
        <w:t>E</w:t>
      </w:r>
      <w:r w:rsidR="00EA698F">
        <w:rPr>
          <w:rFonts w:ascii="宋体" w:eastAsia="宋体" w:hAnsi="宋体"/>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3E5AE9">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5"/>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S</w:t>
      </w:r>
      <w:r w:rsidRPr="003E5AE9">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5"/>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5"/>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5"/>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5"/>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5"/>
        <w:numPr>
          <w:ilvl w:val="0"/>
          <w:numId w:val="8"/>
        </w:numPr>
        <w:spacing w:line="360" w:lineRule="auto"/>
        <w:ind w:firstLineChars="0"/>
        <w:rPr>
          <w:rFonts w:ascii="宋体" w:eastAsia="宋体" w:hAnsi="宋体"/>
          <w:sz w:val="24"/>
          <w:szCs w:val="24"/>
        </w:rPr>
      </w:pPr>
      <w:r w:rsidRPr="003E5AE9">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Pr>
          <w:rFonts w:ascii="宋体" w:eastAsia="宋体" w:hAnsi="宋体"/>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是一个运行在Docker中的微服务，负责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是一个运行在Docker中的微服务，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2" w:name="_Toc25947923"/>
      <w:bookmarkStart w:id="113" w:name="_Toc36642688"/>
      <w:bookmarkStart w:id="114" w:name="_Toc36643260"/>
      <w:bookmarkStart w:id="115" w:name="_Toc36732783"/>
      <w:bookmarkStart w:id="116" w:name="_Toc36844489"/>
      <w:r w:rsidRPr="003E5AE9">
        <w:rPr>
          <w:rFonts w:eastAsia="宋体" w:cs="Arial" w:hint="eastAsia"/>
        </w:rPr>
        <w:lastRenderedPageBreak/>
        <w:t>R</w:t>
      </w:r>
      <w:r w:rsidR="00472E28" w:rsidRPr="003E5AE9">
        <w:rPr>
          <w:rFonts w:eastAsia="宋体" w:cs="Arial"/>
        </w:rPr>
        <w:t>edis</w:t>
      </w:r>
      <w:bookmarkEnd w:id="112"/>
      <w:bookmarkEnd w:id="113"/>
      <w:bookmarkEnd w:id="114"/>
      <w:bookmarkEnd w:id="115"/>
      <w:bookmarkEnd w:id="116"/>
    </w:p>
    <w:p w14:paraId="3E7E457C" w14:textId="4E920DF2" w:rsidR="00913738" w:rsidRDefault="008F66D1" w:rsidP="008F66D1">
      <w:pPr>
        <w:spacing w:line="360" w:lineRule="auto"/>
        <w:ind w:firstLineChars="200" w:firstLine="480"/>
        <w:rPr>
          <w:rFonts w:ascii="宋体" w:eastAsia="宋体" w:hAnsi="宋体"/>
          <w:sz w:val="24"/>
          <w:szCs w:val="24"/>
        </w:rPr>
      </w:pPr>
      <w:proofErr w:type="spellStart"/>
      <w:r>
        <w:rPr>
          <w:rFonts w:ascii="Arial" w:eastAsia="宋体" w:hAnsi="Arial"/>
          <w:sz w:val="24"/>
          <w:szCs w:val="24"/>
        </w:rPr>
        <w:t>r</w:t>
      </w:r>
      <w:r w:rsidR="00913738" w:rsidRPr="003E5AE9">
        <w:rPr>
          <w:rFonts w:ascii="Arial" w:eastAsia="宋体" w:hAnsi="Arial" w:hint="eastAsia"/>
          <w:sz w:val="24"/>
          <w:szCs w:val="24"/>
        </w:rPr>
        <w:t>edis</w:t>
      </w:r>
      <w:proofErr w:type="spellEnd"/>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3E5AE9">
        <w:rPr>
          <w:rFonts w:ascii="Arial" w:eastAsia="宋体" w:hAnsi="Arial" w:hint="eastAsia"/>
          <w:sz w:val="24"/>
          <w:szCs w:val="24"/>
        </w:rPr>
        <w:t>key</w:t>
      </w:r>
      <w:r w:rsidR="00913738" w:rsidRPr="000D15CC">
        <w:rPr>
          <w:rFonts w:ascii="宋体" w:eastAsia="宋体" w:hAnsi="宋体" w:hint="eastAsia"/>
          <w:sz w:val="24"/>
          <w:szCs w:val="24"/>
        </w:rPr>
        <w:t>-</w:t>
      </w:r>
      <w:r w:rsidR="00913738" w:rsidRPr="003E5AE9">
        <w:rPr>
          <w:rFonts w:ascii="Arial" w:eastAsia="宋体" w:hAnsi="Arial" w:hint="eastAsia"/>
          <w:sz w:val="24"/>
          <w:szCs w:val="24"/>
        </w:rPr>
        <w:t>value</w:t>
      </w:r>
      <w:r w:rsidR="00913738" w:rsidRPr="000D15CC">
        <w:rPr>
          <w:rFonts w:ascii="宋体" w:eastAsia="宋体" w:hAnsi="宋体" w:hint="eastAsia"/>
          <w:sz w:val="24"/>
          <w:szCs w:val="24"/>
        </w:rPr>
        <w:t>存储系统</w:t>
      </w:r>
      <w:r w:rsidR="00F36253">
        <w:rPr>
          <w:rFonts w:ascii="Arial" w:eastAsia="宋体" w:hAnsi="Arial" w:cs="Arial" w:hint="eastAsia"/>
          <w:sz w:val="24"/>
          <w:szCs w:val="28"/>
        </w:rPr>
        <w:t>[</w:t>
      </w:r>
      <w:r w:rsidR="00F36253" w:rsidRPr="00BB1C5B">
        <w:rPr>
          <w:rFonts w:ascii="Arial" w:eastAsia="宋体" w:hAnsi="Arial" w:cs="Arial"/>
          <w:sz w:val="24"/>
          <w:szCs w:val="28"/>
        </w:rPr>
        <w:t>Sarah H</w:t>
      </w:r>
      <w:r w:rsidR="00F36253">
        <w:rPr>
          <w:rFonts w:ascii="Arial" w:eastAsia="宋体" w:hAnsi="Arial" w:cs="Arial"/>
          <w:sz w:val="24"/>
          <w:szCs w:val="28"/>
        </w:rPr>
        <w:t xml:space="preserve"> et al.,2019]</w:t>
      </w:r>
      <w:r w:rsidR="00913738" w:rsidRPr="000D15CC">
        <w:rPr>
          <w:rFonts w:ascii="宋体" w:eastAsia="宋体" w:hAnsi="宋体" w:hint="eastAsia"/>
          <w:sz w:val="24"/>
          <w:szCs w:val="24"/>
        </w:rPr>
        <w:t>，与传统关系型数据库不同的是，</w:t>
      </w:r>
      <w:proofErr w:type="spellStart"/>
      <w:r w:rsidR="00913738" w:rsidRPr="003E5AE9">
        <w:rPr>
          <w:rFonts w:ascii="Arial" w:eastAsia="宋体" w:hAnsi="Arial" w:hint="eastAsia"/>
          <w:sz w:val="24"/>
          <w:szCs w:val="24"/>
        </w:rPr>
        <w:t>r</w:t>
      </w:r>
      <w:r w:rsidR="00913738" w:rsidRPr="003E5AE9">
        <w:rPr>
          <w:rFonts w:ascii="Arial" w:eastAsia="宋体" w:hAnsi="Arial"/>
          <w:sz w:val="24"/>
          <w:szCs w:val="24"/>
        </w:rPr>
        <w:t>edis</w:t>
      </w:r>
      <w:proofErr w:type="spellEnd"/>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3E5AE9">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9E4ADB">
        <w:rPr>
          <w:rFonts w:ascii="Arial" w:eastAsia="宋体" w:hAnsi="Arial" w:cs="Arial"/>
          <w:sz w:val="24"/>
          <w:szCs w:val="28"/>
        </w:rPr>
        <w:t>[</w:t>
      </w:r>
      <w:r w:rsidR="009E4ADB" w:rsidRPr="002F1CCE">
        <w:rPr>
          <w:rFonts w:ascii="Arial" w:eastAsia="宋体" w:hAnsi="Arial" w:cs="Arial"/>
          <w:sz w:val="24"/>
          <w:szCs w:val="28"/>
        </w:rPr>
        <w:t>Paolo Atzeni</w:t>
      </w:r>
      <w:r w:rsidR="009E4ADB">
        <w:rPr>
          <w:rFonts w:ascii="Arial" w:eastAsia="宋体" w:hAnsi="Arial" w:cs="Arial"/>
          <w:sz w:val="24"/>
          <w:szCs w:val="28"/>
        </w:rPr>
        <w:t xml:space="preserve"> et al.,2020]</w:t>
      </w:r>
      <w:r w:rsidR="00913738">
        <w:rPr>
          <w:rFonts w:ascii="宋体" w:eastAsia="宋体" w:hAnsi="宋体" w:hint="eastAsia"/>
          <w:sz w:val="24"/>
          <w:szCs w:val="24"/>
        </w:rPr>
        <w:t>，具体如下：</w:t>
      </w:r>
    </w:p>
    <w:p w14:paraId="0D3C862F" w14:textId="77777777" w:rsidR="00913738" w:rsidRDefault="00913738" w:rsidP="00B63686">
      <w:pPr>
        <w:pStyle w:val="a5"/>
        <w:numPr>
          <w:ilvl w:val="0"/>
          <w:numId w:val="39"/>
        </w:numPr>
        <w:spacing w:line="360" w:lineRule="auto"/>
        <w:ind w:firstLineChars="0"/>
        <w:rPr>
          <w:rFonts w:ascii="宋体" w:eastAsia="宋体" w:hAnsi="宋体"/>
          <w:sz w:val="24"/>
          <w:szCs w:val="24"/>
        </w:rPr>
      </w:pPr>
      <w:r w:rsidRPr="003E5AE9">
        <w:rPr>
          <w:rFonts w:ascii="Arial" w:eastAsia="宋体" w:hAnsi="Arial"/>
          <w:sz w:val="24"/>
          <w:szCs w:val="24"/>
        </w:rPr>
        <w:t>S</w:t>
      </w:r>
      <w:r w:rsidRPr="003E5AE9">
        <w:rPr>
          <w:rFonts w:ascii="Arial" w:eastAsia="宋体" w:hAnsi="Arial" w:hint="eastAsia"/>
          <w:sz w:val="24"/>
          <w:szCs w:val="24"/>
        </w:rPr>
        <w:t>tring</w:t>
      </w:r>
      <w:r w:rsidRPr="00DE1455">
        <w:rPr>
          <w:rFonts w:ascii="宋体" w:eastAsia="宋体" w:hAnsi="宋体" w:hint="eastAsia"/>
          <w:sz w:val="24"/>
          <w:szCs w:val="24"/>
        </w:rPr>
        <w:t>为字符串类型，可以用做</w:t>
      </w:r>
      <w:r w:rsidRPr="003E5AE9">
        <w:rPr>
          <w:rFonts w:ascii="Arial" w:eastAsia="宋体" w:hAnsi="Arial" w:hint="eastAsia"/>
          <w:sz w:val="24"/>
          <w:szCs w:val="24"/>
        </w:rPr>
        <w:t>key</w:t>
      </w:r>
      <w:r w:rsidRPr="00DE1455">
        <w:rPr>
          <w:rFonts w:ascii="宋体" w:eastAsia="宋体" w:hAnsi="宋体" w:hint="eastAsia"/>
          <w:sz w:val="24"/>
          <w:szCs w:val="24"/>
        </w:rPr>
        <w:t>，也可以用作</w:t>
      </w:r>
      <w:r w:rsidRPr="003E5AE9">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3E5AE9">
        <w:rPr>
          <w:rFonts w:ascii="Arial" w:eastAsia="宋体" w:hAnsi="Arial" w:hint="eastAsia"/>
          <w:sz w:val="24"/>
          <w:szCs w:val="24"/>
        </w:rPr>
        <w:t>Redis</w:t>
      </w:r>
      <w:r w:rsidRPr="00DE1455">
        <w:rPr>
          <w:rFonts w:ascii="宋体" w:eastAsia="宋体" w:hAnsi="宋体" w:hint="eastAsia"/>
          <w:sz w:val="24"/>
          <w:szCs w:val="24"/>
        </w:rPr>
        <w:t>自己构建的一种名叫</w:t>
      </w:r>
      <w:r w:rsidRPr="003E5AE9">
        <w:rPr>
          <w:rFonts w:ascii="Arial" w:eastAsia="宋体" w:hAnsi="Arial" w:hint="eastAsia"/>
          <w:sz w:val="24"/>
          <w:szCs w:val="24"/>
        </w:rPr>
        <w:t>Sim</w:t>
      </w:r>
      <w:r w:rsidRPr="003E5AE9">
        <w:rPr>
          <w:rFonts w:ascii="Arial" w:eastAsia="宋体" w:hAnsi="Arial"/>
          <w:sz w:val="24"/>
          <w:szCs w:val="24"/>
        </w:rPr>
        <w:t>ple</w:t>
      </w:r>
      <w:r w:rsidRPr="00DE1455">
        <w:rPr>
          <w:rFonts w:ascii="宋体" w:eastAsia="宋体" w:hAnsi="宋体"/>
          <w:sz w:val="24"/>
          <w:szCs w:val="24"/>
        </w:rPr>
        <w:t xml:space="preserve"> </w:t>
      </w:r>
      <w:r w:rsidRPr="003E5AE9">
        <w:rPr>
          <w:rFonts w:ascii="Arial" w:eastAsia="宋体" w:hAnsi="Arial"/>
          <w:sz w:val="24"/>
          <w:szCs w:val="24"/>
        </w:rPr>
        <w:t>Dynamic</w:t>
      </w:r>
      <w:r w:rsidRPr="00DE1455">
        <w:rPr>
          <w:rFonts w:ascii="宋体" w:eastAsia="宋体" w:hAnsi="宋体"/>
          <w:sz w:val="24"/>
          <w:szCs w:val="24"/>
        </w:rPr>
        <w:t xml:space="preserve"> </w:t>
      </w:r>
      <w:r w:rsidRPr="003E5AE9">
        <w:rPr>
          <w:rFonts w:ascii="Arial" w:eastAsia="宋体" w:hAnsi="Arial"/>
          <w:sz w:val="24"/>
          <w:szCs w:val="24"/>
        </w:rPr>
        <w:t>String</w:t>
      </w:r>
      <w:r w:rsidRPr="00DE1455">
        <w:rPr>
          <w:rFonts w:ascii="宋体" w:eastAsia="宋体" w:hAnsi="宋体"/>
          <w:sz w:val="24"/>
          <w:szCs w:val="24"/>
        </w:rPr>
        <w:t>(</w:t>
      </w:r>
      <w:r w:rsidRPr="003E5AE9">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B63686">
      <w:pPr>
        <w:pStyle w:val="a5"/>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Hash</w:t>
      </w:r>
      <w:r w:rsidRPr="00DE1455">
        <w:rPr>
          <w:rFonts w:ascii="宋体" w:eastAsia="宋体" w:hAnsi="宋体" w:hint="eastAsia"/>
          <w:sz w:val="24"/>
          <w:szCs w:val="24"/>
        </w:rPr>
        <w:t>是一个</w:t>
      </w:r>
      <w:r w:rsidRPr="003E5AE9">
        <w:rPr>
          <w:rFonts w:ascii="Arial" w:eastAsia="宋体" w:hAnsi="Arial" w:hint="eastAsia"/>
          <w:sz w:val="24"/>
          <w:szCs w:val="24"/>
        </w:rPr>
        <w:t>string</w:t>
      </w:r>
      <w:r w:rsidRPr="00DE1455">
        <w:rPr>
          <w:rFonts w:ascii="宋体" w:eastAsia="宋体" w:hAnsi="宋体" w:hint="eastAsia"/>
          <w:sz w:val="24"/>
          <w:szCs w:val="24"/>
        </w:rPr>
        <w:t>类型的</w:t>
      </w:r>
      <w:r w:rsidRPr="003E5AE9">
        <w:rPr>
          <w:rFonts w:ascii="Arial" w:eastAsia="宋体" w:hAnsi="Arial" w:hint="eastAsia"/>
          <w:sz w:val="24"/>
          <w:szCs w:val="24"/>
        </w:rPr>
        <w:t>field</w:t>
      </w:r>
      <w:r w:rsidRPr="00DE1455">
        <w:rPr>
          <w:rFonts w:ascii="宋体" w:eastAsia="宋体" w:hAnsi="宋体" w:hint="eastAsia"/>
          <w:sz w:val="24"/>
          <w:szCs w:val="24"/>
        </w:rPr>
        <w:t>和</w:t>
      </w:r>
      <w:r w:rsidRPr="003E5AE9">
        <w:rPr>
          <w:rFonts w:ascii="Arial" w:eastAsia="宋体" w:hAnsi="Arial" w:hint="eastAsia"/>
          <w:sz w:val="24"/>
          <w:szCs w:val="24"/>
        </w:rPr>
        <w:t>value</w:t>
      </w:r>
      <w:r w:rsidRPr="00DE1455">
        <w:rPr>
          <w:rFonts w:ascii="宋体" w:eastAsia="宋体" w:hAnsi="宋体" w:hint="eastAsia"/>
          <w:sz w:val="24"/>
          <w:szCs w:val="24"/>
        </w:rPr>
        <w:t>的映射表，即</w:t>
      </w:r>
      <w:r w:rsidRPr="003E5AE9">
        <w:rPr>
          <w:rFonts w:ascii="Arial" w:eastAsia="宋体" w:hAnsi="Arial" w:hint="eastAsia"/>
          <w:sz w:val="24"/>
          <w:szCs w:val="24"/>
        </w:rPr>
        <w:t>hash</w:t>
      </w:r>
      <w:r w:rsidRPr="00DE1455">
        <w:rPr>
          <w:rFonts w:ascii="宋体" w:eastAsia="宋体" w:hAnsi="宋体" w:hint="eastAsia"/>
          <w:sz w:val="24"/>
          <w:szCs w:val="24"/>
        </w:rPr>
        <w:t>是由</w:t>
      </w:r>
      <w:r w:rsidRPr="003E5AE9">
        <w:rPr>
          <w:rFonts w:ascii="Arial" w:eastAsia="宋体" w:hAnsi="Arial" w:hint="eastAsia"/>
          <w:sz w:val="24"/>
          <w:szCs w:val="24"/>
        </w:rPr>
        <w:t>key</w:t>
      </w:r>
      <w:r w:rsidRPr="00DE1455">
        <w:rPr>
          <w:rFonts w:ascii="宋体" w:eastAsia="宋体" w:hAnsi="宋体" w:hint="eastAsia"/>
          <w:sz w:val="24"/>
          <w:szCs w:val="24"/>
        </w:rPr>
        <w:t>、</w:t>
      </w:r>
      <w:r w:rsidRPr="003E5AE9">
        <w:rPr>
          <w:rFonts w:ascii="Arial" w:eastAsia="宋体" w:hAnsi="Arial" w:hint="eastAsia"/>
          <w:sz w:val="24"/>
          <w:szCs w:val="24"/>
        </w:rPr>
        <w:t>field</w:t>
      </w:r>
      <w:r w:rsidRPr="00DE1455">
        <w:rPr>
          <w:rFonts w:ascii="宋体" w:eastAsia="宋体" w:hAnsi="宋体" w:hint="eastAsia"/>
          <w:sz w:val="24"/>
          <w:szCs w:val="24"/>
        </w:rPr>
        <w:t>、</w:t>
      </w:r>
      <w:r w:rsidRPr="003E5AE9">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3E5AE9">
        <w:rPr>
          <w:rFonts w:ascii="Arial" w:eastAsia="宋体" w:hAnsi="Arial" w:hint="eastAsia"/>
          <w:sz w:val="24"/>
          <w:szCs w:val="24"/>
        </w:rPr>
        <w:t>key</w:t>
      </w:r>
      <w:r w:rsidRPr="00DE1455">
        <w:rPr>
          <w:rFonts w:ascii="宋体" w:eastAsia="宋体" w:hAnsi="宋体" w:hint="eastAsia"/>
          <w:sz w:val="24"/>
          <w:szCs w:val="24"/>
        </w:rPr>
        <w:t>可以对应多个</w:t>
      </w:r>
      <w:r w:rsidRPr="003E5AE9">
        <w:rPr>
          <w:rFonts w:ascii="Arial" w:eastAsia="宋体" w:hAnsi="Arial" w:hint="eastAsia"/>
          <w:sz w:val="24"/>
          <w:szCs w:val="24"/>
        </w:rPr>
        <w:t>field</w:t>
      </w:r>
      <w:r w:rsidRPr="00DE1455">
        <w:rPr>
          <w:rFonts w:ascii="宋体" w:eastAsia="宋体" w:hAnsi="宋体" w:hint="eastAsia"/>
          <w:sz w:val="24"/>
          <w:szCs w:val="24"/>
        </w:rPr>
        <w:t>，一个</w:t>
      </w:r>
      <w:r w:rsidRPr="003E5AE9">
        <w:rPr>
          <w:rFonts w:ascii="Arial" w:eastAsia="宋体" w:hAnsi="Arial" w:hint="eastAsia"/>
          <w:sz w:val="24"/>
          <w:szCs w:val="24"/>
        </w:rPr>
        <w:t>field</w:t>
      </w:r>
      <w:r w:rsidRPr="00DE1455">
        <w:rPr>
          <w:rFonts w:ascii="宋体" w:eastAsia="宋体" w:hAnsi="宋体" w:hint="eastAsia"/>
          <w:sz w:val="24"/>
          <w:szCs w:val="24"/>
        </w:rPr>
        <w:t>只可以对应一个</w:t>
      </w:r>
      <w:r w:rsidRPr="003E5AE9">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3E5AE9">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B63686">
      <w:pPr>
        <w:pStyle w:val="a5"/>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List</w:t>
      </w:r>
      <w:r w:rsidRPr="00DE1455">
        <w:rPr>
          <w:rFonts w:ascii="宋体" w:eastAsia="宋体" w:hAnsi="宋体" w:hint="eastAsia"/>
          <w:sz w:val="24"/>
          <w:szCs w:val="24"/>
        </w:rPr>
        <w:t>名为链表，是</w:t>
      </w:r>
      <w:proofErr w:type="spellStart"/>
      <w:r w:rsidRPr="003E5AE9">
        <w:rPr>
          <w:rFonts w:ascii="Arial" w:eastAsia="宋体" w:hAnsi="Arial" w:hint="eastAsia"/>
          <w:sz w:val="24"/>
          <w:szCs w:val="24"/>
        </w:rPr>
        <w:t>redis</w:t>
      </w:r>
      <w:proofErr w:type="spellEnd"/>
      <w:r w:rsidRPr="00DE1455">
        <w:rPr>
          <w:rFonts w:ascii="宋体" w:eastAsia="宋体" w:hAnsi="宋体" w:hint="eastAsia"/>
          <w:sz w:val="24"/>
          <w:szCs w:val="24"/>
        </w:rPr>
        <w:t>中最为重要的数据结构之一，</w:t>
      </w:r>
      <w:proofErr w:type="spellStart"/>
      <w:r w:rsidRPr="003E5AE9">
        <w:rPr>
          <w:rFonts w:ascii="Arial" w:eastAsia="宋体" w:hAnsi="Arial" w:hint="eastAsia"/>
          <w:sz w:val="24"/>
          <w:szCs w:val="24"/>
        </w:rPr>
        <w:t>redis</w:t>
      </w:r>
      <w:proofErr w:type="spellEnd"/>
      <w:r w:rsidRPr="00DE1455">
        <w:rPr>
          <w:rFonts w:ascii="宋体" w:eastAsia="宋体" w:hAnsi="宋体" w:hint="eastAsia"/>
          <w:sz w:val="24"/>
          <w:szCs w:val="24"/>
        </w:rPr>
        <w:t>中的</w:t>
      </w:r>
      <w:r w:rsidRPr="003E5AE9">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B63686">
      <w:pPr>
        <w:pStyle w:val="a5"/>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S</w:t>
      </w:r>
      <w:r w:rsidRPr="003E5AE9">
        <w:rPr>
          <w:rFonts w:ascii="Arial" w:eastAsia="宋体" w:hAnsi="Arial"/>
          <w:sz w:val="24"/>
          <w:szCs w:val="24"/>
        </w:rPr>
        <w:t>et</w:t>
      </w:r>
      <w:r>
        <w:rPr>
          <w:rFonts w:ascii="宋体" w:eastAsia="宋体" w:hAnsi="宋体" w:hint="eastAsia"/>
          <w:sz w:val="24"/>
          <w:szCs w:val="24"/>
        </w:rPr>
        <w:t>是一种集合，不可以存放重复元素，除此之外，</w:t>
      </w:r>
      <w:r w:rsidRPr="003E5AE9">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B63686">
      <w:pPr>
        <w:pStyle w:val="a5"/>
        <w:numPr>
          <w:ilvl w:val="0"/>
          <w:numId w:val="39"/>
        </w:numPr>
        <w:spacing w:line="360" w:lineRule="auto"/>
        <w:ind w:firstLineChars="0"/>
        <w:rPr>
          <w:rFonts w:ascii="宋体" w:eastAsia="宋体" w:hAnsi="宋体"/>
          <w:sz w:val="24"/>
          <w:szCs w:val="24"/>
        </w:rPr>
      </w:pPr>
      <w:r w:rsidRPr="003E5AE9">
        <w:rPr>
          <w:rFonts w:ascii="Arial" w:eastAsia="宋体" w:hAnsi="Arial" w:hint="eastAsia"/>
          <w:sz w:val="24"/>
          <w:szCs w:val="24"/>
        </w:rPr>
        <w:t>Sor</w:t>
      </w:r>
      <w:r w:rsidRPr="003E5AE9">
        <w:rPr>
          <w:rFonts w:ascii="Arial" w:eastAsia="宋体" w:hAnsi="Arial"/>
          <w:sz w:val="24"/>
          <w:szCs w:val="24"/>
        </w:rPr>
        <w:t>ted</w:t>
      </w:r>
      <w:r>
        <w:rPr>
          <w:rFonts w:ascii="宋体" w:eastAsia="宋体" w:hAnsi="宋体"/>
          <w:sz w:val="24"/>
          <w:szCs w:val="24"/>
        </w:rPr>
        <w:t xml:space="preserve"> </w:t>
      </w:r>
      <w:r w:rsidRPr="003E5AE9">
        <w:rPr>
          <w:rFonts w:ascii="Arial" w:eastAsia="宋体" w:hAnsi="Arial" w:hint="eastAsia"/>
          <w:sz w:val="24"/>
          <w:szCs w:val="24"/>
        </w:rPr>
        <w:t>set</w:t>
      </w:r>
      <w:r>
        <w:rPr>
          <w:rFonts w:ascii="宋体" w:eastAsia="宋体" w:hAnsi="宋体" w:hint="eastAsia"/>
          <w:sz w:val="24"/>
          <w:szCs w:val="24"/>
        </w:rPr>
        <w:t>，与</w:t>
      </w:r>
      <w:r w:rsidRPr="003E5AE9">
        <w:rPr>
          <w:rFonts w:ascii="Arial" w:eastAsia="宋体" w:hAnsi="Arial" w:hint="eastAsia"/>
          <w:sz w:val="24"/>
          <w:szCs w:val="24"/>
        </w:rPr>
        <w:t>set</w:t>
      </w:r>
      <w:r>
        <w:rPr>
          <w:rFonts w:ascii="宋体" w:eastAsia="宋体" w:hAnsi="宋体" w:hint="eastAsia"/>
          <w:sz w:val="24"/>
          <w:szCs w:val="24"/>
        </w:rPr>
        <w:t>想不，</w:t>
      </w:r>
      <w:r w:rsidRPr="003E5AE9">
        <w:rPr>
          <w:rFonts w:ascii="Arial" w:eastAsia="宋体" w:hAnsi="Arial" w:hint="eastAsia"/>
          <w:sz w:val="24"/>
          <w:szCs w:val="24"/>
        </w:rPr>
        <w:t>sorted</w:t>
      </w:r>
      <w:r>
        <w:rPr>
          <w:rFonts w:ascii="宋体" w:eastAsia="宋体" w:hAnsi="宋体" w:hint="eastAsia"/>
          <w:sz w:val="24"/>
          <w:szCs w:val="24"/>
        </w:rPr>
        <w:t>增加了一个权重参数</w:t>
      </w:r>
      <w:r w:rsidRPr="003E5AE9">
        <w:rPr>
          <w:rFonts w:ascii="Arial" w:eastAsia="宋体" w:hAnsi="Arial" w:hint="eastAsia"/>
          <w:sz w:val="24"/>
          <w:szCs w:val="24"/>
        </w:rPr>
        <w:t>score</w:t>
      </w:r>
      <w:r>
        <w:rPr>
          <w:rFonts w:ascii="宋体" w:eastAsia="宋体" w:hAnsi="宋体" w:hint="eastAsia"/>
          <w:sz w:val="24"/>
          <w:szCs w:val="24"/>
        </w:rPr>
        <w:t>，使得集合中的元素能够按照</w:t>
      </w:r>
      <w:r w:rsidRPr="003E5AE9">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6FFF7E6A" w:rsidR="00913738" w:rsidRDefault="00913738" w:rsidP="00913738">
      <w:pPr>
        <w:spacing w:line="360" w:lineRule="auto"/>
        <w:ind w:firstLineChars="200" w:firstLine="480"/>
        <w:rPr>
          <w:rFonts w:ascii="宋体" w:eastAsia="宋体" w:hAnsi="宋体"/>
          <w:sz w:val="24"/>
          <w:szCs w:val="24"/>
        </w:rPr>
      </w:pPr>
      <w:proofErr w:type="spellStart"/>
      <w:r w:rsidRPr="003E5AE9">
        <w:rPr>
          <w:rFonts w:ascii="Arial" w:eastAsia="宋体" w:hAnsi="Arial" w:hint="eastAsia"/>
          <w:sz w:val="24"/>
          <w:szCs w:val="24"/>
        </w:rPr>
        <w:t>redis</w:t>
      </w:r>
      <w:proofErr w:type="spellEnd"/>
      <w:r w:rsidRPr="00DF2EC1">
        <w:rPr>
          <w:rFonts w:ascii="宋体" w:eastAsia="宋体" w:hAnsi="宋体" w:hint="eastAsia"/>
          <w:sz w:val="24"/>
          <w:szCs w:val="24"/>
        </w:rPr>
        <w:t>能够做到速度快的原因有如下几点：</w:t>
      </w:r>
      <w:proofErr w:type="spellStart"/>
      <w:r w:rsidRPr="003E5AE9">
        <w:rPr>
          <w:rFonts w:ascii="Arial" w:eastAsia="宋体" w:hAnsi="Arial" w:hint="eastAsia"/>
          <w:sz w:val="24"/>
          <w:szCs w:val="24"/>
        </w:rPr>
        <w:t>redis</w:t>
      </w:r>
      <w:proofErr w:type="spellEnd"/>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采用的是单线程</w:t>
      </w:r>
      <w:r w:rsidRPr="003E5AE9">
        <w:rPr>
          <w:rFonts w:ascii="Arial" w:eastAsia="宋体" w:hAnsi="Arial" w:hint="eastAsia"/>
          <w:sz w:val="24"/>
          <w:szCs w:val="24"/>
        </w:rPr>
        <w:t>I</w:t>
      </w:r>
      <w:r>
        <w:rPr>
          <w:rFonts w:ascii="宋体" w:eastAsia="宋体" w:hAnsi="宋体" w:hint="eastAsia"/>
          <w:sz w:val="24"/>
          <w:szCs w:val="24"/>
        </w:rPr>
        <w:t>/</w:t>
      </w:r>
      <w:r w:rsidRPr="003E5AE9">
        <w:rPr>
          <w:rFonts w:ascii="Arial" w:eastAsia="宋体" w:hAnsi="Arial" w:hint="eastAsia"/>
          <w:sz w:val="24"/>
          <w:szCs w:val="24"/>
        </w:rPr>
        <w:t>O</w:t>
      </w:r>
      <w:r>
        <w:rPr>
          <w:rFonts w:ascii="宋体" w:eastAsia="宋体" w:hAnsi="宋体" w:hint="eastAsia"/>
          <w:sz w:val="24"/>
          <w:szCs w:val="24"/>
        </w:rPr>
        <w:t>多路复用模型，</w:t>
      </w:r>
      <w:r w:rsidRPr="003E5AE9">
        <w:rPr>
          <w:rFonts w:ascii="Arial" w:eastAsia="宋体" w:hAnsi="Arial" w:hint="eastAsia"/>
          <w:sz w:val="24"/>
          <w:szCs w:val="24"/>
        </w:rPr>
        <w:t>I</w:t>
      </w:r>
      <w:r>
        <w:rPr>
          <w:rFonts w:ascii="宋体" w:eastAsia="宋体" w:hAnsi="宋体" w:hint="eastAsia"/>
          <w:sz w:val="24"/>
          <w:szCs w:val="24"/>
        </w:rPr>
        <w:t>/</w:t>
      </w:r>
      <w:r w:rsidRPr="003E5AE9">
        <w:rPr>
          <w:rFonts w:ascii="Arial" w:eastAsia="宋体" w:hAnsi="Arial"/>
          <w:sz w:val="24"/>
          <w:szCs w:val="24"/>
        </w:rPr>
        <w:t>O</w:t>
      </w:r>
      <w:r>
        <w:rPr>
          <w:rFonts w:ascii="宋体" w:eastAsia="宋体" w:hAnsi="宋体" w:hint="eastAsia"/>
          <w:sz w:val="24"/>
          <w:szCs w:val="24"/>
        </w:rPr>
        <w:t>多路复用是指一个线程可以处理多个</w:t>
      </w:r>
      <w:r w:rsidRPr="003E5AE9">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3E5AE9">
        <w:rPr>
          <w:rFonts w:ascii="Arial" w:eastAsia="宋体" w:hAnsi="Arial" w:hint="eastAsia"/>
          <w:sz w:val="24"/>
          <w:szCs w:val="24"/>
        </w:rPr>
        <w:t>select</w:t>
      </w:r>
      <w:r>
        <w:rPr>
          <w:rFonts w:ascii="宋体" w:eastAsia="宋体" w:hAnsi="宋体" w:hint="eastAsia"/>
          <w:sz w:val="24"/>
          <w:szCs w:val="24"/>
        </w:rPr>
        <w:t>、</w:t>
      </w:r>
      <w:r w:rsidRPr="003E5AE9">
        <w:rPr>
          <w:rFonts w:ascii="Arial" w:eastAsia="宋体" w:hAnsi="Arial" w:hint="eastAsia"/>
          <w:sz w:val="24"/>
          <w:szCs w:val="24"/>
        </w:rPr>
        <w:t>poll</w:t>
      </w:r>
      <w:r>
        <w:rPr>
          <w:rFonts w:ascii="宋体" w:eastAsia="宋体" w:hAnsi="宋体" w:hint="eastAsia"/>
          <w:sz w:val="24"/>
          <w:szCs w:val="24"/>
        </w:rPr>
        <w:t>和</w:t>
      </w:r>
      <w:proofErr w:type="spellStart"/>
      <w:r w:rsidRPr="003E5AE9">
        <w:rPr>
          <w:rFonts w:ascii="Arial" w:eastAsia="宋体" w:hAnsi="Arial" w:hint="eastAsia"/>
          <w:sz w:val="24"/>
          <w:szCs w:val="24"/>
        </w:rPr>
        <w:t>epoll</w:t>
      </w:r>
      <w:proofErr w:type="spellEnd"/>
      <w:r>
        <w:rPr>
          <w:rFonts w:ascii="宋体" w:eastAsia="宋体" w:hAnsi="宋体" w:hint="eastAsia"/>
          <w:sz w:val="24"/>
          <w:szCs w:val="24"/>
        </w:rPr>
        <w:t>的方式实现；由于是单线程的缘故，并不存在并发竞争的问题。由于上述的原因，</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的速度很快。</w:t>
      </w:r>
      <w:proofErr w:type="spellStart"/>
      <w:r w:rsidR="00EA12D2" w:rsidRPr="00EA12D2">
        <w:rPr>
          <w:rFonts w:ascii="Arial" w:eastAsia="宋体" w:hAnsi="Arial" w:cs="Arial"/>
          <w:sz w:val="24"/>
          <w:szCs w:val="24"/>
        </w:rPr>
        <w:t>redis</w:t>
      </w:r>
      <w:proofErr w:type="spellEnd"/>
      <w:r w:rsidR="00EA12D2">
        <w:rPr>
          <w:rFonts w:ascii="宋体" w:eastAsia="宋体" w:hAnsi="宋体" w:hint="eastAsia"/>
          <w:sz w:val="24"/>
          <w:szCs w:val="24"/>
        </w:rPr>
        <w:t>能持久化缓存数据，通过</w:t>
      </w:r>
      <w:r w:rsidR="00EA12D2" w:rsidRPr="00EA12D2">
        <w:rPr>
          <w:rFonts w:ascii="Arial" w:eastAsia="宋体" w:hAnsi="Arial" w:cs="Arial"/>
          <w:sz w:val="24"/>
          <w:szCs w:val="24"/>
        </w:rPr>
        <w:t>AOF</w:t>
      </w:r>
      <w:r w:rsidR="00EA12D2">
        <w:rPr>
          <w:rFonts w:ascii="宋体" w:eastAsia="宋体" w:hAnsi="宋体" w:hint="eastAsia"/>
          <w:sz w:val="24"/>
          <w:szCs w:val="24"/>
        </w:rPr>
        <w:t>和</w:t>
      </w:r>
      <w:r w:rsidR="00EA12D2" w:rsidRPr="00EA12D2">
        <w:rPr>
          <w:rFonts w:ascii="Arial" w:eastAsia="宋体" w:hAnsi="Arial" w:cs="Arial"/>
          <w:sz w:val="24"/>
          <w:szCs w:val="24"/>
        </w:rPr>
        <w:t>RDB</w:t>
      </w:r>
      <w:r w:rsidR="00EA12D2">
        <w:rPr>
          <w:rFonts w:ascii="宋体" w:eastAsia="宋体" w:hAnsi="宋体" w:hint="eastAsia"/>
          <w:sz w:val="24"/>
          <w:szCs w:val="24"/>
        </w:rPr>
        <w:t>的方式</w:t>
      </w:r>
      <w:r w:rsidR="00EA12D2" w:rsidRPr="00BB1C5B">
        <w:rPr>
          <w:rFonts w:ascii="Arial" w:eastAsia="宋体" w:hAnsi="Arial" w:cs="Arial"/>
          <w:sz w:val="24"/>
          <w:szCs w:val="28"/>
        </w:rPr>
        <w:t>[</w:t>
      </w:r>
      <w:r w:rsidR="00EA12D2" w:rsidRPr="00370CEB">
        <w:rPr>
          <w:rFonts w:ascii="Arial" w:eastAsia="宋体" w:hAnsi="Arial" w:cs="Arial"/>
          <w:sz w:val="24"/>
          <w:szCs w:val="28"/>
        </w:rPr>
        <w:t>Ming Xu et al</w:t>
      </w:r>
      <w:r w:rsidR="00EA12D2">
        <w:rPr>
          <w:rFonts w:ascii="Arial" w:eastAsia="宋体" w:hAnsi="Arial" w:cs="Arial"/>
          <w:sz w:val="24"/>
          <w:szCs w:val="28"/>
        </w:rPr>
        <w:t>., 2014</w:t>
      </w:r>
      <w:r w:rsidR="00EA12D2" w:rsidRPr="00BB1C5B">
        <w:rPr>
          <w:rFonts w:ascii="Arial" w:eastAsia="宋体" w:hAnsi="Arial" w:cs="Arial"/>
          <w:sz w:val="24"/>
          <w:szCs w:val="28"/>
        </w:rPr>
        <w:t>]</w:t>
      </w:r>
      <w:r w:rsidR="00EA12D2">
        <w:rPr>
          <w:rFonts w:ascii="宋体" w:eastAsia="宋体" w:hAnsi="宋体" w:hint="eastAsia"/>
          <w:sz w:val="24"/>
          <w:szCs w:val="24"/>
        </w:rPr>
        <w:t>，将</w:t>
      </w:r>
      <w:proofErr w:type="spellStart"/>
      <w:r w:rsidR="00EA12D2" w:rsidRPr="00EA12D2">
        <w:rPr>
          <w:rFonts w:ascii="Arial" w:eastAsia="宋体" w:hAnsi="Arial" w:cs="Arial"/>
          <w:sz w:val="24"/>
          <w:szCs w:val="24"/>
        </w:rPr>
        <w:t>redis</w:t>
      </w:r>
      <w:proofErr w:type="spellEnd"/>
      <w:r w:rsidR="00EA12D2">
        <w:rPr>
          <w:rFonts w:ascii="宋体" w:eastAsia="宋体" w:hAnsi="宋体" w:hint="eastAsia"/>
          <w:sz w:val="24"/>
          <w:szCs w:val="24"/>
        </w:rPr>
        <w:t>宕机损失降到最低。</w:t>
      </w:r>
    </w:p>
    <w:p w14:paraId="5664E242" w14:textId="3361AF01"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lastRenderedPageBreak/>
        <w:t>为了实现高可用，</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哨兵（</w:t>
      </w:r>
      <w:r w:rsidRPr="003E5AE9">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3E5AE9">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3E5AE9">
        <w:rPr>
          <w:rFonts w:ascii="Arial" w:eastAsia="宋体" w:hAnsi="Arial" w:hint="eastAsia"/>
          <w:sz w:val="24"/>
          <w:szCs w:val="24"/>
        </w:rPr>
        <w:t>Redis</w:t>
      </w:r>
      <w:r>
        <w:rPr>
          <w:rFonts w:ascii="宋体" w:eastAsia="宋体" w:hAnsi="宋体" w:hint="eastAsia"/>
          <w:sz w:val="24"/>
          <w:szCs w:val="24"/>
        </w:rPr>
        <w:t>服务器响应，从而监控运行的多个</w:t>
      </w:r>
      <w:r w:rsidRPr="003E5AE9">
        <w:rPr>
          <w:rFonts w:ascii="Arial" w:eastAsia="宋体" w:hAnsi="Arial" w:hint="eastAsia"/>
          <w:sz w:val="24"/>
          <w:szCs w:val="24"/>
        </w:rPr>
        <w:t>Redis</w:t>
      </w:r>
      <w:r>
        <w:rPr>
          <w:rFonts w:ascii="宋体" w:eastAsia="宋体" w:hAnsi="宋体" w:hint="eastAsia"/>
          <w:sz w:val="24"/>
          <w:szCs w:val="24"/>
        </w:rPr>
        <w:t>实例。当哨兵监测到</w:t>
      </w:r>
      <w:r w:rsidRPr="003E5AE9">
        <w:rPr>
          <w:rFonts w:ascii="Arial" w:eastAsia="宋体" w:hAnsi="Arial" w:hint="eastAsia"/>
          <w:sz w:val="24"/>
          <w:szCs w:val="24"/>
        </w:rPr>
        <w:t>master</w:t>
      </w:r>
      <w:r>
        <w:rPr>
          <w:rFonts w:ascii="宋体" w:eastAsia="宋体" w:hAnsi="宋体" w:hint="eastAsia"/>
          <w:sz w:val="24"/>
          <w:szCs w:val="24"/>
        </w:rPr>
        <w:t>宕机，就会自动将</w:t>
      </w:r>
      <w:r w:rsidRPr="003E5AE9">
        <w:rPr>
          <w:rFonts w:ascii="Arial" w:eastAsia="宋体" w:hAnsi="Arial" w:hint="eastAsia"/>
          <w:sz w:val="24"/>
          <w:szCs w:val="24"/>
        </w:rPr>
        <w:t>slave</w:t>
      </w:r>
      <w:r>
        <w:rPr>
          <w:rFonts w:ascii="宋体" w:eastAsia="宋体" w:hAnsi="宋体" w:hint="eastAsia"/>
          <w:sz w:val="24"/>
          <w:szCs w:val="24"/>
        </w:rPr>
        <w:t>切换成</w:t>
      </w:r>
      <w:r w:rsidRPr="003E5AE9">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3E5AE9">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3E5AE9">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844490"/>
      <w:r w:rsidRPr="00472E28">
        <w:rPr>
          <w:rFonts w:eastAsia="宋体" w:cs="Arial" w:hint="eastAsia"/>
        </w:rPr>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3E5AE9">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proofErr w:type="spellStart"/>
      <w:r w:rsidRPr="003E5AE9">
        <w:rPr>
          <w:rFonts w:ascii="Arial" w:eastAsia="宋体" w:hAnsi="Arial" w:hint="eastAsia"/>
          <w:sz w:val="24"/>
          <w:szCs w:val="24"/>
        </w:rPr>
        <w:t>redis</w:t>
      </w:r>
      <w:proofErr w:type="spellEnd"/>
      <w:r>
        <w:rPr>
          <w:rFonts w:ascii="宋体" w:eastAsia="宋体" w:hAnsi="宋体" w:hint="eastAsia"/>
          <w:sz w:val="24"/>
          <w:szCs w:val="24"/>
        </w:rPr>
        <w:t>缓存来加速数据的访问，以及减轻数据库的压力；使用</w:t>
      </w:r>
      <w:r w:rsidRPr="003E5AE9">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3E5AE9">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FA4E9B">
        <w:rPr>
          <w:rFonts w:ascii="Arial" w:eastAsia="宋体" w:hAnsi="Arial" w:cs="Arial"/>
          <w:sz w:val="24"/>
          <w:szCs w:val="24"/>
        </w:rPr>
        <w:t>E-Scheduler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F4990">
      <w:pPr>
        <w:pStyle w:val="1"/>
        <w:numPr>
          <w:ilvl w:val="0"/>
          <w:numId w:val="52"/>
        </w:numPr>
      </w:pPr>
      <w:bookmarkStart w:id="122" w:name="_Toc25947925"/>
      <w:bookmarkStart w:id="123" w:name="_Toc36642690"/>
      <w:bookmarkStart w:id="124" w:name="_Toc36643262"/>
      <w:bookmarkStart w:id="125" w:name="_Toc36732785"/>
      <w:bookmarkStart w:id="126" w:name="_Toc36844491"/>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BF4990">
      <w:pPr>
        <w:pStyle w:val="2"/>
        <w:numPr>
          <w:ilvl w:val="1"/>
          <w:numId w:val="52"/>
        </w:numPr>
      </w:pPr>
      <w:bookmarkStart w:id="127" w:name="_Toc36642691"/>
      <w:bookmarkStart w:id="128" w:name="_Toc36643263"/>
      <w:bookmarkStart w:id="129" w:name="_Toc36732786"/>
      <w:bookmarkStart w:id="130" w:name="_Toc36844492"/>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7"/>
        <w:rPr>
          <w:rFonts w:ascii="宋体" w:hAnsi="宋体"/>
          <w:szCs w:val="24"/>
        </w:rPr>
      </w:pPr>
      <w:bookmarkStart w:id="132" w:name="_Toc36736569"/>
      <w:bookmarkStart w:id="133" w:name="_Toc36844538"/>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2"/>
      <w:bookmarkEnd w:id="133"/>
    </w:p>
    <w:p w14:paraId="2D39F92E" w14:textId="21819BBD" w:rsidR="00FE2CD8" w:rsidRDefault="00950A6A" w:rsidP="00BF4990">
      <w:pPr>
        <w:pStyle w:val="2"/>
        <w:numPr>
          <w:ilvl w:val="1"/>
          <w:numId w:val="52"/>
        </w:numPr>
      </w:pPr>
      <w:bookmarkStart w:id="134" w:name="_Toc36642692"/>
      <w:bookmarkStart w:id="135" w:name="_Toc36643264"/>
      <w:bookmarkStart w:id="136" w:name="_Toc36732787"/>
      <w:bookmarkStart w:id="137" w:name="_Toc36844493"/>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7AF408E9"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7"/>
        <w:keepNext/>
      </w:pPr>
      <w:bookmarkStart w:id="138" w:name="_Toc36736491"/>
      <w:bookmarkStart w:id="139" w:name="_Toc3684457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3"/>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5"/>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5"/>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5"/>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5"/>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5"/>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5"/>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5"/>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5"/>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5"/>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5"/>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5"/>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5"/>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5"/>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5"/>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5"/>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5"/>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5"/>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7177C4FE" w14:textId="77AF5F84" w:rsidR="00EC2EB2" w:rsidRPr="008959B3" w:rsidRDefault="00F80A44" w:rsidP="00B63686">
      <w:pPr>
        <w:pStyle w:val="a5"/>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B63686">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7B6692E0" w14:textId="291D846D" w:rsidR="00483B34" w:rsidRDefault="00F80A44" w:rsidP="00B63686">
      <w:pPr>
        <w:pStyle w:val="a5"/>
        <w:numPr>
          <w:ilvl w:val="0"/>
          <w:numId w:val="32"/>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bookmarkStart w:id="140" w:name="_Toc25947928"/>
    </w:p>
    <w:p w14:paraId="712968E7" w14:textId="5D5403F4" w:rsidR="00C26678" w:rsidRPr="00C26678" w:rsidRDefault="00483B34" w:rsidP="00B63686">
      <w:pPr>
        <w:pStyle w:val="a5"/>
        <w:numPr>
          <w:ilvl w:val="0"/>
          <w:numId w:val="32"/>
        </w:numPr>
        <w:spacing w:line="360" w:lineRule="auto"/>
        <w:ind w:firstLineChars="0"/>
        <w:rPr>
          <w:rFonts w:ascii="宋体" w:eastAsia="宋体" w:hAnsi="宋体"/>
          <w:sz w:val="24"/>
          <w:szCs w:val="24"/>
        </w:rPr>
      </w:pPr>
      <w:r w:rsidRPr="002277AC">
        <w:rPr>
          <w:rFonts w:ascii="宋体" w:eastAsia="宋体" w:hAnsi="宋体" w:hint="eastAsia"/>
          <w:sz w:val="24"/>
          <w:szCs w:val="24"/>
        </w:rPr>
        <w:t>提供业务处理能力，系统需要监听订单、运单消息，消费这些消息的同时需要与规则库中的规则进行匹配，并且对匹配后的结果进行下一步的处理。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1" w:name="_Toc36642693"/>
      <w:bookmarkStart w:id="142" w:name="_Toc36643265"/>
      <w:bookmarkStart w:id="143" w:name="_Toc36732788"/>
      <w:bookmarkStart w:id="144" w:name="_Toc36844494"/>
      <w:r w:rsidRPr="002277AC">
        <w:rPr>
          <w:rFonts w:hint="eastAsia"/>
        </w:rPr>
        <w:lastRenderedPageBreak/>
        <w:t>需求分析</w:t>
      </w:r>
      <w:bookmarkEnd w:id="141"/>
      <w:bookmarkEnd w:id="142"/>
      <w:bookmarkEnd w:id="143"/>
      <w:bookmarkEnd w:id="144"/>
    </w:p>
    <w:p w14:paraId="6D7AF421" w14:textId="005A0512" w:rsidR="006C37C0" w:rsidRDefault="00712DB8" w:rsidP="00BF4990">
      <w:pPr>
        <w:pStyle w:val="3"/>
        <w:numPr>
          <w:ilvl w:val="2"/>
          <w:numId w:val="52"/>
        </w:numPr>
      </w:pPr>
      <w:bookmarkStart w:id="145" w:name="_Toc36642694"/>
      <w:bookmarkStart w:id="146" w:name="_Toc36643266"/>
      <w:bookmarkStart w:id="147" w:name="_Toc36732789"/>
      <w:bookmarkStart w:id="148" w:name="_Toc36844495"/>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7"/>
      </w:pPr>
      <w:bookmarkStart w:id="149" w:name="_Toc36736570"/>
      <w:bookmarkStart w:id="150" w:name="_Toc36844539"/>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9"/>
      <w:bookmarkEnd w:id="150"/>
    </w:p>
    <w:p w14:paraId="20EE0C01" w14:textId="01A6D73E"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68E74076" w14:textId="79822586" w:rsidR="00B63686" w:rsidRDefault="00B63686" w:rsidP="00B63686">
      <w:pPr>
        <w:pStyle w:val="af7"/>
        <w:keepNext/>
      </w:pPr>
      <w:bookmarkStart w:id="151" w:name="_Toc36736492"/>
      <w:bookmarkStart w:id="152" w:name="_Toc3684457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3"/>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3E5AE9">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lastRenderedPageBreak/>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5"/>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5"/>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5"/>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5"/>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5"/>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5"/>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5"/>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5"/>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22FD97C3"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3E5AE9">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5"/>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5"/>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1CB3A072"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7"/>
        <w:keepNext/>
      </w:pPr>
      <w:bookmarkStart w:id="155" w:name="_Toc36736493"/>
      <w:bookmarkStart w:id="156" w:name="_Toc3684457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3"/>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5"/>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5"/>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5"/>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5"/>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3E5AE9">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5"/>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5"/>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8D7A6C3"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w:t>
      </w:r>
      <w:r>
        <w:rPr>
          <w:rFonts w:ascii="宋体" w:eastAsia="宋体" w:hAnsi="宋体" w:hint="eastAsia"/>
          <w:sz w:val="24"/>
          <w:szCs w:val="24"/>
        </w:rPr>
        <w:lastRenderedPageBreak/>
        <w:t>命中情况，因此需要一个规则命中日志查询功能</w:t>
      </w:r>
      <w:r w:rsidR="00861C23">
        <w:rPr>
          <w:rFonts w:ascii="宋体" w:eastAsia="宋体" w:hAnsi="宋体" w:hint="eastAsia"/>
          <w:sz w:val="24"/>
          <w:szCs w:val="24"/>
        </w:rPr>
        <w:t>，对于查询到的数据，需要提供导出为</w:t>
      </w:r>
      <w:r w:rsidR="00861C23" w:rsidRPr="003E5AE9">
        <w:rPr>
          <w:rFonts w:ascii="Arial" w:eastAsia="宋体" w:hAnsi="Arial" w:hint="eastAsia"/>
          <w:sz w:val="24"/>
          <w:szCs w:val="24"/>
        </w:rPr>
        <w:t>excel</w:t>
      </w:r>
      <w:r w:rsidR="00861C23">
        <w:rPr>
          <w:rFonts w:ascii="宋体" w:eastAsia="宋体" w:hAnsi="宋体" w:hint="eastAsia"/>
          <w:sz w:val="24"/>
          <w:szCs w:val="24"/>
        </w:rPr>
        <w:t>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7"/>
        <w:keepNext/>
      </w:pPr>
      <w:bookmarkStart w:id="157" w:name="_Toc36736494"/>
      <w:bookmarkStart w:id="158" w:name="_Toc3684457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3"/>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6E1421">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6E1421">
            <w:pPr>
              <w:pStyle w:val="a5"/>
              <w:widowControl/>
              <w:numPr>
                <w:ilvl w:val="0"/>
                <w:numId w:val="3"/>
              </w:numPr>
              <w:ind w:firstLineChars="0"/>
              <w:jc w:val="left"/>
              <w:rPr>
                <w:rFonts w:ascii="Arial" w:eastAsia="宋体" w:hAnsi="Arial" w:cs="Arial"/>
                <w:szCs w:val="21"/>
              </w:rPr>
            </w:pPr>
            <w:r>
              <w:rPr>
                <w:rFonts w:ascii="Arial" w:eastAsia="宋体" w:hAnsi="Arial" w:cs="Arial" w:hint="eastAsia"/>
                <w:szCs w:val="21"/>
              </w:rPr>
              <w:t>点击导出结果，将结果以</w:t>
            </w:r>
            <w:r w:rsidRPr="003E5AE9">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9" w:name="_Toc36642695"/>
      <w:bookmarkStart w:id="160" w:name="_Toc36643267"/>
      <w:bookmarkStart w:id="161" w:name="_Toc36732790"/>
      <w:bookmarkStart w:id="162" w:name="_Toc36844496"/>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0509D648">
            <wp:extent cx="3595254" cy="2512074"/>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5254" cy="2512074"/>
                    </a:xfrm>
                    <a:prstGeom prst="rect">
                      <a:avLst/>
                    </a:prstGeom>
                    <a:noFill/>
                    <a:ln>
                      <a:noFill/>
                    </a:ln>
                  </pic:spPr>
                </pic:pic>
              </a:graphicData>
            </a:graphic>
          </wp:inline>
        </w:drawing>
      </w:r>
    </w:p>
    <w:p w14:paraId="27EBD618" w14:textId="481DD92C" w:rsidR="00E623D1" w:rsidRDefault="00B63686" w:rsidP="00B63686">
      <w:pPr>
        <w:pStyle w:val="af7"/>
        <w:rPr>
          <w:rFonts w:ascii="宋体" w:hAnsi="宋体"/>
          <w:szCs w:val="24"/>
        </w:rPr>
      </w:pPr>
      <w:bookmarkStart w:id="163" w:name="_Toc36736571"/>
      <w:bookmarkStart w:id="164" w:name="_Toc36844540"/>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32108D32"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lastRenderedPageBreak/>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负责解析前端配置</w:t>
      </w:r>
      <w:r w:rsidR="0077724E">
        <w:rPr>
          <w:rFonts w:ascii="宋体" w:eastAsia="宋体" w:hAnsi="宋体" w:hint="eastAsia"/>
          <w:sz w:val="24"/>
          <w:szCs w:val="24"/>
        </w:rPr>
        <w:t>的</w:t>
      </w:r>
      <w:r w:rsidR="00511F45">
        <w:rPr>
          <w:rFonts w:ascii="宋体" w:eastAsia="宋体" w:hAnsi="宋体" w:hint="eastAsia"/>
          <w:sz w:val="24"/>
          <w:szCs w:val="24"/>
        </w:rPr>
        <w:t>规则</w:t>
      </w:r>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w:t>
      </w:r>
      <w:r w:rsidR="0077724E">
        <w:rPr>
          <w:rFonts w:ascii="宋体" w:eastAsia="宋体" w:hAnsi="宋体" w:hint="eastAsia"/>
          <w:sz w:val="24"/>
          <w:szCs w:val="24"/>
        </w:rPr>
        <w:t>规则</w:t>
      </w:r>
      <w:r w:rsidR="00086628">
        <w:rPr>
          <w:rFonts w:ascii="宋体" w:eastAsia="宋体" w:hAnsi="宋体" w:hint="eastAsia"/>
          <w:sz w:val="24"/>
          <w:szCs w:val="24"/>
        </w:rPr>
        <w:t>数据封装在</w:t>
      </w:r>
      <w:r w:rsidR="002209A6" w:rsidRPr="003E5AE9">
        <w:rPr>
          <w:rFonts w:ascii="Arial" w:eastAsia="宋体" w:hAnsi="Arial" w:hint="eastAsia"/>
          <w:sz w:val="24"/>
          <w:szCs w:val="24"/>
        </w:rPr>
        <w:t>VO</w:t>
      </w:r>
      <w:r w:rsidR="00086628">
        <w:rPr>
          <w:rFonts w:ascii="宋体" w:eastAsia="宋体" w:hAnsi="宋体" w:hint="eastAsia"/>
          <w:sz w:val="24"/>
          <w:szCs w:val="24"/>
        </w:rPr>
        <w:t>对象当中，传送到服务端，此时的规则对象仅仅保存数据，没有保存规则之间先后依赖关系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其依赖关系体现在前端配置页面上，运营人员无法改变这种关系</w:t>
      </w:r>
      <w:r w:rsidR="006F0185">
        <w:rPr>
          <w:rFonts w:ascii="宋体" w:eastAsia="宋体" w:hAnsi="宋体" w:hint="eastAsia"/>
          <w:sz w:val="24"/>
          <w:szCs w:val="24"/>
        </w:rPr>
        <w:t>，若有新的判断条件、新的应对策略的出现，依赖关系才有可能发生变化，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可以通过树的</w:t>
      </w:r>
      <w:r w:rsidR="00493155">
        <w:rPr>
          <w:rFonts w:ascii="宋体" w:eastAsia="宋体" w:hAnsi="宋体" w:hint="eastAsia"/>
          <w:sz w:val="24"/>
          <w:szCs w:val="24"/>
        </w:rPr>
        <w:t>中序遍历</w:t>
      </w:r>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42B1729" w14:textId="4828084D"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7"/>
        <w:keepNext/>
      </w:pPr>
      <w:bookmarkStart w:id="165" w:name="_Toc36736495"/>
      <w:bookmarkStart w:id="166" w:name="_Toc3684457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3"/>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56242821" w14:textId="66A029DE"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7"/>
        <w:keepNext/>
      </w:pPr>
      <w:bookmarkStart w:id="167" w:name="_Toc36736496"/>
      <w:bookmarkStart w:id="168" w:name="_Toc36844580"/>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3"/>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lastRenderedPageBreak/>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7"/>
        <w:keepNext/>
      </w:pPr>
      <w:bookmarkStart w:id="169" w:name="_Toc36736497"/>
      <w:bookmarkStart w:id="170" w:name="_Toc3684458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3"/>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3E5AE9">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1" w:name="_Toc36642696"/>
      <w:bookmarkStart w:id="172" w:name="_Toc36643268"/>
      <w:bookmarkStart w:id="173" w:name="_Toc36732791"/>
      <w:bookmarkStart w:id="174" w:name="_Toc36844497"/>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lastRenderedPageBreak/>
        <w:drawing>
          <wp:inline distT="0" distB="0" distL="0" distR="0" wp14:anchorId="22B01EE5" wp14:editId="79F891DE">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6691" cy="3540048"/>
                    </a:xfrm>
                    <a:prstGeom prst="rect">
                      <a:avLst/>
                    </a:prstGeom>
                    <a:noFill/>
                    <a:ln>
                      <a:noFill/>
                    </a:ln>
                  </pic:spPr>
                </pic:pic>
              </a:graphicData>
            </a:graphic>
          </wp:inline>
        </w:drawing>
      </w:r>
    </w:p>
    <w:p w14:paraId="6ED35424" w14:textId="2032688E" w:rsidR="00AF3823" w:rsidRPr="00AE6D41" w:rsidRDefault="00B63686" w:rsidP="00B63686">
      <w:pPr>
        <w:pStyle w:val="af7"/>
        <w:rPr>
          <w:rFonts w:ascii="宋体" w:hAnsi="宋体"/>
          <w:szCs w:val="24"/>
        </w:rPr>
      </w:pPr>
      <w:bookmarkStart w:id="175" w:name="_Toc36736572"/>
      <w:bookmarkStart w:id="176" w:name="_Toc36844541"/>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5"/>
      <w:bookmarkEnd w:id="176"/>
    </w:p>
    <w:p w14:paraId="60BEDF8C" w14:textId="6F519F27"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7"/>
        <w:keepNext/>
      </w:pPr>
      <w:bookmarkStart w:id="177" w:name="_Toc36736498"/>
      <w:bookmarkStart w:id="178" w:name="_Toc36844582"/>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7"/>
      <w:bookmarkEnd w:id="178"/>
    </w:p>
    <w:tbl>
      <w:tblPr>
        <w:tblStyle w:val="af3"/>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5"/>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5"/>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5"/>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3E5AE9">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lastRenderedPageBreak/>
        <w:drawing>
          <wp:inline distT="0" distB="0" distL="0" distR="0" wp14:anchorId="519BC481" wp14:editId="5FCE68EB">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543A09EE" w14:textId="77777777" w:rsidR="00563E78" w:rsidRDefault="00563E78" w:rsidP="00563E78">
      <w:pPr>
        <w:pStyle w:val="af7"/>
        <w:rPr>
          <w:rFonts w:ascii="宋体" w:hAnsi="宋体"/>
          <w:szCs w:val="24"/>
        </w:rPr>
      </w:pPr>
      <w:bookmarkStart w:id="179" w:name="_Toc36736573"/>
      <w:bookmarkStart w:id="180" w:name="_Toc36844542"/>
      <w:r>
        <w:t>图</w:t>
      </w:r>
      <w:r>
        <w:t xml:space="preserve"> </w:t>
      </w:r>
      <w:r w:rsidR="00985060">
        <w:fldChar w:fldCharType="begin"/>
      </w:r>
      <w:r w:rsidR="00985060">
        <w:instrText xml:space="preserve"> STYLEREF 1 \s </w:instrText>
      </w:r>
      <w:r w:rsidR="00985060">
        <w:fldChar w:fldCharType="separate"/>
      </w:r>
      <w:r w:rsidRPr="003F1175">
        <w:rPr>
          <w:noProof/>
        </w:rPr>
        <w:t>3</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r w:rsidRPr="00A4291D">
        <w:rPr>
          <w:rFonts w:hint="eastAsia"/>
        </w:rPr>
        <w:t>审核流流程图</w:t>
      </w:r>
      <w:bookmarkEnd w:id="179"/>
      <w:bookmarkEnd w:id="180"/>
    </w:p>
    <w:p w14:paraId="7BD59AC1" w14:textId="41EBDEE7" w:rsidR="003D0478" w:rsidRDefault="009A043C" w:rsidP="00017BA1">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7"/>
        <w:keepNext/>
      </w:pPr>
      <w:bookmarkStart w:id="181" w:name="_Toc36736499"/>
      <w:bookmarkStart w:id="182" w:name="_Toc36844583"/>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3"/>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lastRenderedPageBreak/>
              <w:t>后置条件</w:t>
            </w:r>
          </w:p>
        </w:tc>
        <w:tc>
          <w:tcPr>
            <w:tcW w:w="7025" w:type="dxa"/>
            <w:gridSpan w:val="3"/>
          </w:tcPr>
          <w:p w14:paraId="7098C1AC" w14:textId="77777777" w:rsidR="0080402C" w:rsidRDefault="00F0052C" w:rsidP="006E1421">
            <w:pPr>
              <w:pStyle w:val="a5"/>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5"/>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5"/>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5"/>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5"/>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5"/>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5"/>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6D38830E"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3E5AE9">
        <w:rPr>
          <w:rFonts w:ascii="Arial" w:eastAsia="宋体" w:hAnsi="Arial"/>
          <w:sz w:val="24"/>
          <w:szCs w:val="24"/>
        </w:rPr>
        <w:t>MQ</w:t>
      </w:r>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w:t>
      </w:r>
      <w:r w:rsidR="0067103E" w:rsidRPr="003E5AE9">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5E46C9">
        <w:rPr>
          <w:rFonts w:ascii="宋体" w:eastAsia="宋体" w:hAnsi="宋体" w:hint="eastAsia"/>
          <w:sz w:val="24"/>
          <w:szCs w:val="24"/>
        </w:rPr>
        <w:t>如果是</w:t>
      </w:r>
      <w:r w:rsidR="00341947" w:rsidRPr="003E5AE9">
        <w:rPr>
          <w:rFonts w:ascii="Arial" w:eastAsia="宋体" w:hAnsi="Arial"/>
          <w:sz w:val="24"/>
          <w:szCs w:val="24"/>
        </w:rPr>
        <w:t>MQ</w:t>
      </w:r>
      <w:r w:rsidR="005E46C9">
        <w:rPr>
          <w:rFonts w:ascii="宋体" w:eastAsia="宋体" w:hAnsi="宋体" w:hint="eastAsia"/>
          <w:sz w:val="24"/>
          <w:szCs w:val="24"/>
        </w:rPr>
        <w:t>失数据，例如</w:t>
      </w:r>
      <w:r w:rsidR="00341947" w:rsidRPr="003E5AE9">
        <w:rPr>
          <w:rFonts w:ascii="Arial" w:eastAsia="宋体" w:hAnsi="Arial"/>
          <w:sz w:val="24"/>
          <w:szCs w:val="24"/>
        </w:rPr>
        <w:t>MQ</w:t>
      </w:r>
      <w:r w:rsidR="00341947">
        <w:rPr>
          <w:rFonts w:ascii="宋体" w:eastAsia="宋体" w:hAnsi="宋体"/>
          <w:sz w:val="24"/>
          <w:szCs w:val="24"/>
        </w:rPr>
        <w:t xml:space="preserve"> </w:t>
      </w:r>
      <w:r w:rsidR="00341947" w:rsidRPr="003E5AE9">
        <w:rPr>
          <w:rFonts w:ascii="Arial" w:eastAsia="宋体" w:hAnsi="Arial"/>
          <w:sz w:val="24"/>
          <w:szCs w:val="24"/>
        </w:rPr>
        <w:t>Server</w:t>
      </w:r>
      <w:r w:rsidR="005E46C9">
        <w:rPr>
          <w:rFonts w:ascii="宋体" w:eastAsia="宋体" w:hAnsi="宋体" w:hint="eastAsia"/>
          <w:sz w:val="24"/>
          <w:szCs w:val="24"/>
        </w:rPr>
        <w:t>突然宕机，可以通过</w:t>
      </w:r>
      <w:r w:rsidR="00341947" w:rsidRPr="003E5AE9">
        <w:rPr>
          <w:rFonts w:ascii="Arial" w:eastAsia="宋体" w:hAnsi="Arial"/>
          <w:sz w:val="24"/>
          <w:szCs w:val="24"/>
        </w:rPr>
        <w:t>MQ</w:t>
      </w:r>
      <w:r w:rsidR="005E46C9">
        <w:rPr>
          <w:rFonts w:ascii="宋体" w:eastAsia="宋体" w:hAnsi="宋体" w:hint="eastAsia"/>
          <w:sz w:val="24"/>
          <w:szCs w:val="24"/>
        </w:rPr>
        <w:t>持久化方式解决问题。</w:t>
      </w:r>
      <w:r w:rsidR="0093311E">
        <w:rPr>
          <w:rFonts w:ascii="宋体" w:eastAsia="宋体" w:hAnsi="宋体" w:hint="eastAsia"/>
          <w:sz w:val="24"/>
          <w:szCs w:val="24"/>
        </w:rPr>
        <w:t>如果是消费方丢失数据，那么可以启用</w:t>
      </w:r>
      <w:r w:rsidR="0093311E" w:rsidRPr="003E5AE9">
        <w:rPr>
          <w:rFonts w:ascii="Arial" w:eastAsia="宋体" w:hAnsi="Arial" w:hint="eastAsia"/>
          <w:sz w:val="24"/>
          <w:szCs w:val="24"/>
        </w:rPr>
        <w:t>ACK</w:t>
      </w:r>
      <w:r w:rsidR="0093311E">
        <w:rPr>
          <w:rFonts w:ascii="宋体" w:eastAsia="宋体" w:hAnsi="宋体" w:hint="eastAsia"/>
          <w:sz w:val="24"/>
          <w:szCs w:val="24"/>
        </w:rPr>
        <w:t>机制，只有消息处理完之后给</w:t>
      </w:r>
      <w:r w:rsidR="00341947" w:rsidRPr="003E5AE9">
        <w:rPr>
          <w:rFonts w:ascii="Arial" w:eastAsia="宋体" w:hAnsi="Arial"/>
          <w:sz w:val="24"/>
          <w:szCs w:val="24"/>
        </w:rPr>
        <w:t>MQ</w:t>
      </w:r>
      <w:r w:rsidR="0093311E">
        <w:rPr>
          <w:rFonts w:ascii="宋体" w:eastAsia="宋体" w:hAnsi="宋体" w:hint="eastAsia"/>
          <w:sz w:val="24"/>
          <w:szCs w:val="24"/>
        </w:rPr>
        <w:t>发送</w:t>
      </w:r>
      <w:r w:rsidR="0093311E" w:rsidRPr="003E5AE9">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但在公司使用情况中，作为消费者，系统并不能保证生产者和</w:t>
      </w:r>
      <w:r w:rsidR="00341947" w:rsidRPr="003E5AE9">
        <w:rPr>
          <w:rFonts w:ascii="Arial" w:eastAsia="宋体" w:hAnsi="Arial"/>
          <w:sz w:val="24"/>
          <w:szCs w:val="24"/>
        </w:rPr>
        <w:t>MQ</w:t>
      </w:r>
      <w:r w:rsidR="00C62B3B">
        <w:rPr>
          <w:rFonts w:ascii="宋体" w:eastAsia="宋体" w:hAnsi="宋体" w:hint="eastAsia"/>
          <w:sz w:val="24"/>
          <w:szCs w:val="24"/>
        </w:rPr>
        <w:t>不丢失数据，即使生产者和</w:t>
      </w:r>
      <w:r w:rsidR="00341947" w:rsidRPr="003E5AE9">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因此，在消费者这端，除了要保证消费者不丢失数据外，还要为</w:t>
      </w:r>
      <w:r w:rsidR="00341947" w:rsidRPr="003E5AE9">
        <w:rPr>
          <w:rFonts w:ascii="Arial" w:eastAsia="宋体" w:hAnsi="Arial"/>
          <w:sz w:val="24"/>
          <w:szCs w:val="24"/>
        </w:rPr>
        <w:t>MQ</w:t>
      </w:r>
      <w:r w:rsidR="00F370A4">
        <w:rPr>
          <w:rFonts w:ascii="宋体" w:eastAsia="宋体" w:hAnsi="宋体" w:hint="eastAsia"/>
          <w:sz w:val="24"/>
          <w:szCs w:val="24"/>
        </w:rPr>
        <w:t>丢失数据情况做兜底。</w:t>
      </w:r>
      <w:r w:rsidR="0065202C">
        <w:rPr>
          <w:rFonts w:ascii="宋体" w:eastAsia="宋体" w:hAnsi="宋体" w:hint="eastAsia"/>
          <w:sz w:val="24"/>
          <w:szCs w:val="24"/>
        </w:rPr>
        <w:t>为此，需要在</w:t>
      </w:r>
      <w:r w:rsidR="00FA4E9B" w:rsidRPr="00FA4E9B">
        <w:rPr>
          <w:rFonts w:ascii="Arial" w:eastAsia="宋体" w:hAnsi="Arial" w:cs="Arial"/>
          <w:sz w:val="24"/>
          <w:szCs w:val="24"/>
        </w:rPr>
        <w:t>E-Scheduler</w:t>
      </w:r>
      <w:r w:rsidR="0065202C">
        <w:rPr>
          <w:rFonts w:ascii="宋体" w:eastAsia="宋体" w:hAnsi="宋体" w:hint="eastAsia"/>
          <w:sz w:val="24"/>
          <w:szCs w:val="24"/>
        </w:rPr>
        <w:t>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7"/>
        <w:keepNext/>
      </w:pPr>
      <w:bookmarkStart w:id="183" w:name="_Toc36844584"/>
      <w:r>
        <w:t>表</w:t>
      </w:r>
      <w:r>
        <w:t xml:space="preserve"> </w:t>
      </w:r>
      <w:r w:rsidR="00985060">
        <w:fldChar w:fldCharType="begin"/>
      </w:r>
      <w:r w:rsidR="00985060">
        <w:instrText xml:space="preserve"> STYLEREF 1 \s </w:instrText>
      </w:r>
      <w:r w:rsidR="00985060">
        <w:fldChar w:fldCharType="separate"/>
      </w:r>
      <w:r>
        <w:rPr>
          <w:noProof/>
        </w:rPr>
        <w:t>3</w:t>
      </w:r>
      <w:r w:rsidR="00985060">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3"/>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3E5AE9">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FA4E9B">
              <w:rPr>
                <w:rFonts w:ascii="Arial" w:eastAsia="宋体" w:hAnsi="Arial" w:cs="Arial"/>
                <w:sz w:val="24"/>
                <w:szCs w:val="24"/>
              </w:rPr>
              <w:t>E-Scheduler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5"/>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5"/>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5"/>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3E5AE9">
              <w:rPr>
                <w:rFonts w:ascii="Arial" w:eastAsia="宋体" w:hAnsi="Arial"/>
                <w:szCs w:val="21"/>
              </w:rPr>
              <w:t>MQ</w:t>
            </w:r>
          </w:p>
          <w:p w14:paraId="36585801" w14:textId="75DE732F" w:rsidR="00610901" w:rsidRDefault="009E3D2E" w:rsidP="006E1421">
            <w:pPr>
              <w:pStyle w:val="a5"/>
              <w:widowControl/>
              <w:numPr>
                <w:ilvl w:val="0"/>
                <w:numId w:val="22"/>
              </w:numPr>
              <w:ind w:firstLineChars="0"/>
              <w:jc w:val="left"/>
              <w:rPr>
                <w:rFonts w:ascii="宋体" w:eastAsia="宋体" w:hAnsi="宋体"/>
                <w:szCs w:val="21"/>
              </w:rPr>
            </w:pPr>
            <w:r w:rsidRPr="003E5AE9">
              <w:rPr>
                <w:rFonts w:ascii="Arial" w:eastAsia="宋体" w:hAnsi="Arial" w:hint="eastAsia"/>
                <w:szCs w:val="21"/>
              </w:rPr>
              <w:t>MQ</w:t>
            </w:r>
            <w:r w:rsidR="00610901">
              <w:rPr>
                <w:rFonts w:ascii="宋体" w:eastAsia="宋体" w:hAnsi="宋体" w:hint="eastAsia"/>
                <w:szCs w:val="21"/>
              </w:rPr>
              <w:t>由于种种原因丢失数据，审核流卡住</w:t>
            </w:r>
          </w:p>
          <w:p w14:paraId="0B99A2A7" w14:textId="57A3C9DB" w:rsidR="004A50F9" w:rsidRDefault="00FA4E9B" w:rsidP="006E1421">
            <w:pPr>
              <w:pStyle w:val="a5"/>
              <w:widowControl/>
              <w:numPr>
                <w:ilvl w:val="0"/>
                <w:numId w:val="22"/>
              </w:numPr>
              <w:ind w:firstLineChars="0"/>
              <w:jc w:val="left"/>
              <w:rPr>
                <w:rFonts w:ascii="宋体" w:eastAsia="宋体" w:hAnsi="宋体"/>
                <w:szCs w:val="21"/>
              </w:rPr>
            </w:pPr>
            <w:r w:rsidRPr="00FA4E9B">
              <w:rPr>
                <w:rFonts w:ascii="Arial" w:eastAsia="宋体" w:hAnsi="Arial" w:cs="Arial"/>
                <w:sz w:val="24"/>
                <w:szCs w:val="24"/>
              </w:rPr>
              <w:t>E-Scheduler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履约超时管理平台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5"/>
              <w:widowControl/>
              <w:numPr>
                <w:ilvl w:val="0"/>
                <w:numId w:val="22"/>
              </w:numPr>
              <w:ind w:firstLineChars="0"/>
              <w:jc w:val="left"/>
              <w:rPr>
                <w:rFonts w:ascii="宋体" w:eastAsia="宋体" w:hAnsi="宋体"/>
                <w:szCs w:val="21"/>
              </w:rPr>
            </w:pPr>
            <w:r w:rsidRPr="00B969F9">
              <w:rPr>
                <w:rFonts w:ascii="宋体" w:eastAsia="宋体" w:hAnsi="宋体" w:hint="eastAsia"/>
                <w:szCs w:val="21"/>
              </w:rPr>
              <w:lastRenderedPageBreak/>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844498"/>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7"/>
        <w:rPr>
          <w:rFonts w:ascii="宋体" w:hAnsi="宋体"/>
          <w:szCs w:val="24"/>
        </w:rPr>
      </w:pPr>
      <w:bookmarkStart w:id="188" w:name="_Toc36736574"/>
      <w:bookmarkStart w:id="189" w:name="_Toc36844543"/>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74DA322E"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为业务处理功能的用例图，业务处理功能分为规则判定和缓存同步两个子功能。</w:t>
      </w:r>
    </w:p>
    <w:p w14:paraId="3A882970" w14:textId="77777777" w:rsidR="00FD189F" w:rsidRDefault="00D40E2A" w:rsidP="00FD189F">
      <w:pPr>
        <w:keepNext/>
        <w:spacing w:line="360" w:lineRule="auto"/>
        <w:ind w:firstLineChars="200" w:firstLine="420"/>
        <w:jc w:val="center"/>
      </w:pPr>
      <w:r>
        <w:rPr>
          <w:noProof/>
        </w:rPr>
        <w:lastRenderedPageBreak/>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5F752BE1" w14:textId="4B012532" w:rsidR="00D40E2A" w:rsidRDefault="00FD189F" w:rsidP="00FD189F">
      <w:pPr>
        <w:pStyle w:val="af7"/>
        <w:rPr>
          <w:rFonts w:ascii="宋体" w:hAnsi="宋体"/>
          <w:szCs w:val="24"/>
        </w:rPr>
      </w:pPr>
      <w:bookmarkStart w:id="190" w:name="_Toc36736575"/>
      <w:bookmarkStart w:id="191" w:name="_Toc36844544"/>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7E52F072" w14:textId="2D93C48F" w:rsidR="00BD2409" w:rsidRDefault="00A10809"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7</w:t>
      </w:r>
      <w:r>
        <w:rPr>
          <w:rFonts w:ascii="宋体" w:eastAsia="宋体" w:hAnsi="宋体" w:hint="eastAsia"/>
          <w:sz w:val="24"/>
          <w:szCs w:val="24"/>
        </w:rPr>
        <w:t>为规则</w:t>
      </w:r>
      <w:r w:rsidR="00EB0384">
        <w:rPr>
          <w:rFonts w:ascii="宋体" w:eastAsia="宋体" w:hAnsi="宋体" w:hint="eastAsia"/>
          <w:sz w:val="24"/>
          <w:szCs w:val="24"/>
        </w:rPr>
        <w:t>判定</w:t>
      </w:r>
      <w:r>
        <w:rPr>
          <w:rFonts w:ascii="宋体" w:eastAsia="宋体" w:hAnsi="宋体" w:hint="eastAsia"/>
          <w:sz w:val="24"/>
          <w:szCs w:val="24"/>
        </w:rPr>
        <w:t>流程图</w:t>
      </w:r>
      <w:r w:rsidR="00A7500B">
        <w:rPr>
          <w:rFonts w:ascii="宋体" w:eastAsia="宋体" w:hAnsi="宋体" w:hint="eastAsia"/>
          <w:sz w:val="24"/>
          <w:szCs w:val="24"/>
        </w:rPr>
        <w:t>。</w:t>
      </w:r>
      <w:r w:rsidR="00BD34C2">
        <w:rPr>
          <w:rFonts w:ascii="宋体" w:eastAsia="宋体" w:hAnsi="宋体" w:hint="eastAsia"/>
          <w:sz w:val="24"/>
          <w:szCs w:val="24"/>
        </w:rPr>
        <w:t>平台监听到订单或运单消息之后</w:t>
      </w:r>
      <w:r w:rsidR="00B35E0C">
        <w:rPr>
          <w:rFonts w:ascii="宋体" w:eastAsia="宋体" w:hAnsi="宋体" w:hint="eastAsia"/>
          <w:sz w:val="24"/>
          <w:szCs w:val="24"/>
        </w:rPr>
        <w:t>，</w:t>
      </w:r>
      <w:r w:rsidR="00BD34C2">
        <w:rPr>
          <w:rFonts w:ascii="宋体" w:eastAsia="宋体" w:hAnsi="宋体" w:hint="eastAsia"/>
          <w:sz w:val="24"/>
          <w:szCs w:val="24"/>
        </w:rPr>
        <w:t>解析消息，并根据消息中订单阶段获取对应规则，</w:t>
      </w:r>
      <w:r w:rsidR="00B35E0C">
        <w:rPr>
          <w:rFonts w:ascii="宋体" w:eastAsia="宋体" w:hAnsi="宋体" w:hint="eastAsia"/>
          <w:sz w:val="24"/>
          <w:szCs w:val="24"/>
        </w:rPr>
        <w:t>对于需要延时执行的规则，</w:t>
      </w:r>
      <w:r w:rsidR="00274EBB">
        <w:rPr>
          <w:rFonts w:ascii="宋体" w:eastAsia="宋体" w:hAnsi="宋体" w:hint="eastAsia"/>
          <w:sz w:val="24"/>
          <w:szCs w:val="24"/>
        </w:rPr>
        <w:t>平台</w:t>
      </w:r>
      <w:r w:rsidR="00B35E0C">
        <w:rPr>
          <w:rFonts w:ascii="宋体" w:eastAsia="宋体" w:hAnsi="宋体" w:hint="eastAsia"/>
          <w:sz w:val="24"/>
          <w:szCs w:val="24"/>
        </w:rPr>
        <w:t>在</w:t>
      </w:r>
      <w:r w:rsidR="00563381">
        <w:rPr>
          <w:rFonts w:ascii="宋体" w:eastAsia="宋体" w:hAnsi="宋体" w:hint="eastAsia"/>
          <w:sz w:val="24"/>
          <w:szCs w:val="24"/>
        </w:rPr>
        <w:t>延时任务中心创建</w:t>
      </w:r>
      <w:r w:rsidR="00274EBB">
        <w:rPr>
          <w:rFonts w:ascii="宋体" w:eastAsia="宋体" w:hAnsi="宋体" w:hint="eastAsia"/>
          <w:sz w:val="24"/>
          <w:szCs w:val="24"/>
        </w:rPr>
        <w:t>任务</w:t>
      </w:r>
      <w:r w:rsidR="00563381">
        <w:rPr>
          <w:rFonts w:ascii="宋体" w:eastAsia="宋体" w:hAnsi="宋体" w:hint="eastAsia"/>
          <w:sz w:val="24"/>
          <w:szCs w:val="24"/>
        </w:rPr>
        <w:t>，对于不需要延时执行或者到达延时时间的规则，平台需要将当前订单的状态带入规则中进行判定</w:t>
      </w:r>
      <w:r w:rsidR="001421BE">
        <w:rPr>
          <w:rFonts w:ascii="宋体" w:eastAsia="宋体" w:hAnsi="宋体" w:hint="eastAsia"/>
          <w:sz w:val="24"/>
          <w:szCs w:val="24"/>
        </w:rPr>
        <w:t>，</w:t>
      </w:r>
      <w:r w:rsidR="00705DAA">
        <w:rPr>
          <w:rFonts w:ascii="宋体" w:eastAsia="宋体" w:hAnsi="宋体" w:hint="eastAsia"/>
          <w:sz w:val="24"/>
          <w:szCs w:val="24"/>
        </w:rPr>
        <w:t>并根据判定结果执行后续动作。</w:t>
      </w:r>
      <w:r w:rsidR="00317454">
        <w:rPr>
          <w:rFonts w:ascii="宋体" w:eastAsia="宋体" w:hAnsi="宋体" w:hint="eastAsia"/>
          <w:sz w:val="24"/>
          <w:szCs w:val="24"/>
        </w:rPr>
        <w:t>当延时中心任务到期时，任务中心回调指定接口，继续进行规则判定。</w:t>
      </w:r>
      <w:r w:rsidR="00201B6A">
        <w:rPr>
          <w:rFonts w:ascii="宋体" w:eastAsia="宋体" w:hAnsi="宋体" w:hint="eastAsia"/>
          <w:sz w:val="24"/>
          <w:szCs w:val="24"/>
        </w:rPr>
        <w:t>规则判定的用例描述如表</w:t>
      </w:r>
      <w:r w:rsidR="00201B6A" w:rsidRPr="003F1175">
        <w:rPr>
          <w:rFonts w:ascii="Arial" w:eastAsia="宋体" w:hAnsi="Arial" w:hint="eastAsia"/>
          <w:sz w:val="24"/>
          <w:szCs w:val="24"/>
        </w:rPr>
        <w:t>3</w:t>
      </w:r>
      <w:r w:rsidR="00201B6A" w:rsidRPr="001244DA">
        <w:rPr>
          <w:rFonts w:ascii="Arial" w:eastAsia="宋体" w:hAnsi="Arial" w:hint="eastAsia"/>
          <w:sz w:val="24"/>
          <w:szCs w:val="24"/>
        </w:rPr>
        <w:t>.</w:t>
      </w:r>
      <w:r w:rsidR="00201B6A" w:rsidRPr="003F1175">
        <w:rPr>
          <w:rFonts w:ascii="Arial" w:eastAsia="宋体" w:hAnsi="Arial" w:hint="eastAsia"/>
          <w:sz w:val="24"/>
          <w:szCs w:val="24"/>
        </w:rPr>
        <w:t>1</w:t>
      </w:r>
      <w:r w:rsidR="00F23117">
        <w:rPr>
          <w:rFonts w:ascii="Arial" w:eastAsia="宋体" w:hAnsi="Arial"/>
          <w:sz w:val="24"/>
          <w:szCs w:val="24"/>
        </w:rPr>
        <w:t>1</w:t>
      </w:r>
      <w:r w:rsidR="00201B6A">
        <w:rPr>
          <w:rFonts w:ascii="宋体" w:eastAsia="宋体" w:hAnsi="宋体" w:hint="eastAsia"/>
          <w:sz w:val="24"/>
          <w:szCs w:val="24"/>
        </w:rPr>
        <w:t>所示</w:t>
      </w:r>
      <w:r w:rsidR="00825B40">
        <w:rPr>
          <w:rFonts w:ascii="宋体" w:eastAsia="宋体" w:hAnsi="宋体" w:hint="eastAsia"/>
          <w:sz w:val="24"/>
          <w:szCs w:val="24"/>
        </w:rPr>
        <w:t>。</w:t>
      </w:r>
    </w:p>
    <w:p w14:paraId="4AAF9B0B" w14:textId="7D427F58" w:rsidR="00FD189F" w:rsidRDefault="00FD189F" w:rsidP="00FD189F">
      <w:pPr>
        <w:pStyle w:val="af7"/>
        <w:keepNext/>
      </w:pPr>
      <w:bookmarkStart w:id="192" w:name="_Toc36736500"/>
      <w:bookmarkStart w:id="193" w:name="_Toc3684458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3"/>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3E5AE9">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5"/>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5"/>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lastRenderedPageBreak/>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5"/>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5"/>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5"/>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5"/>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5"/>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5"/>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3E5AE9">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5"/>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3E5AE9">
              <w:rPr>
                <w:rFonts w:ascii="Arial" w:eastAsia="宋体" w:hAnsi="Arial" w:hint="eastAsia"/>
                <w:szCs w:val="21"/>
              </w:rPr>
              <w:t>action</w:t>
            </w:r>
          </w:p>
          <w:p w14:paraId="1521D02B" w14:textId="77777777" w:rsidR="00CB01E6" w:rsidRDefault="00CB01E6" w:rsidP="006E1421">
            <w:pPr>
              <w:pStyle w:val="a5"/>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3E5AE9">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5"/>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3E5AE9">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3E5AE9">
        <w:rPr>
          <w:rFonts w:ascii="Arial" w:eastAsia="宋体" w:hAnsi="Arial" w:hint="eastAsia"/>
          <w:sz w:val="24"/>
          <w:szCs w:val="24"/>
        </w:rPr>
        <w:t>A</w:t>
      </w:r>
      <w:r w:rsidR="008D33C2">
        <w:rPr>
          <w:rFonts w:ascii="宋体" w:eastAsia="宋体" w:hAnsi="宋体" w:hint="eastAsia"/>
          <w:sz w:val="24"/>
          <w:szCs w:val="24"/>
        </w:rPr>
        <w:t>机房和</w:t>
      </w:r>
      <w:r w:rsidR="008D33C2" w:rsidRPr="003E5AE9">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3E5AE9">
        <w:rPr>
          <w:rFonts w:ascii="Arial" w:eastAsia="宋体" w:hAnsi="Arial" w:hint="eastAsia"/>
          <w:sz w:val="24"/>
          <w:szCs w:val="24"/>
        </w:rPr>
        <w:t>A</w:t>
      </w:r>
      <w:r w:rsidR="003152A3">
        <w:rPr>
          <w:rFonts w:ascii="宋体" w:eastAsia="宋体" w:hAnsi="宋体" w:hint="eastAsia"/>
          <w:sz w:val="24"/>
          <w:szCs w:val="24"/>
        </w:rPr>
        <w:t>机房有一个</w:t>
      </w:r>
      <w:r w:rsidR="003152A3" w:rsidRPr="003E5AE9">
        <w:rPr>
          <w:rFonts w:ascii="Arial" w:eastAsia="宋体" w:hAnsi="Arial" w:hint="eastAsia"/>
          <w:sz w:val="24"/>
          <w:szCs w:val="24"/>
        </w:rPr>
        <w:t>drc</w:t>
      </w:r>
      <w:r w:rsidR="003152A3">
        <w:rPr>
          <w:rFonts w:ascii="宋体" w:eastAsia="宋体" w:hAnsi="宋体" w:hint="eastAsia"/>
          <w:sz w:val="24"/>
          <w:szCs w:val="24"/>
        </w:rPr>
        <w:t>消息队列，当</w:t>
      </w:r>
      <w:r w:rsidR="003152A3" w:rsidRPr="003E5AE9">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3E5AE9">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3E5AE9">
        <w:rPr>
          <w:rFonts w:ascii="Arial" w:eastAsia="宋体" w:hAnsi="Arial" w:hint="eastAsia"/>
          <w:sz w:val="24"/>
          <w:szCs w:val="24"/>
        </w:rPr>
        <w:t>A</w:t>
      </w:r>
      <w:r w:rsidR="009878B4">
        <w:rPr>
          <w:rFonts w:ascii="宋体" w:eastAsia="宋体" w:hAnsi="宋体" w:hint="eastAsia"/>
          <w:sz w:val="24"/>
          <w:szCs w:val="24"/>
        </w:rPr>
        <w:t>机房还监听着</w:t>
      </w:r>
      <w:r w:rsidR="009878B4" w:rsidRPr="003E5AE9">
        <w:rPr>
          <w:rFonts w:ascii="Arial" w:eastAsia="宋体" w:hAnsi="Arial" w:hint="eastAsia"/>
          <w:sz w:val="24"/>
          <w:szCs w:val="24"/>
        </w:rPr>
        <w:t>B</w:t>
      </w:r>
      <w:r w:rsidR="009878B4">
        <w:rPr>
          <w:rFonts w:ascii="宋体" w:eastAsia="宋体" w:hAnsi="宋体" w:hint="eastAsia"/>
          <w:sz w:val="24"/>
          <w:szCs w:val="24"/>
        </w:rPr>
        <w:t>机房的</w:t>
      </w:r>
      <w:r w:rsidR="009878B4" w:rsidRPr="003E5AE9">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3E5AE9">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3E5AE9">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3E5AE9">
        <w:rPr>
          <w:rFonts w:ascii="Arial" w:eastAsia="宋体" w:hAnsi="Arial" w:hint="eastAsia"/>
          <w:sz w:val="24"/>
          <w:szCs w:val="24"/>
        </w:rPr>
        <w:t>A</w:t>
      </w:r>
      <w:r w:rsidR="00E853EA">
        <w:rPr>
          <w:rFonts w:ascii="宋体" w:eastAsia="宋体" w:hAnsi="宋体" w:hint="eastAsia"/>
          <w:sz w:val="24"/>
          <w:szCs w:val="24"/>
        </w:rPr>
        <w:t>机房就会给</w:t>
      </w:r>
      <w:r w:rsidR="003152A3" w:rsidRPr="003E5AE9">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3E5AE9">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3E5AE9">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3E5AE9">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3E5AE9">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3E5AE9">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7"/>
        <w:keepNext/>
      </w:pPr>
      <w:bookmarkStart w:id="194" w:name="_Toc36736501"/>
      <w:bookmarkStart w:id="195" w:name="_Toc3684458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3"/>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3E5AE9">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3E5AE9">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3E5AE9">
              <w:rPr>
                <w:rFonts w:ascii="Arial" w:eastAsia="宋体" w:hAnsi="Arial" w:hint="eastAsia"/>
                <w:szCs w:val="21"/>
              </w:rPr>
              <w:t>d</w:t>
            </w:r>
            <w:r w:rsidR="00D5389C" w:rsidRPr="003E5AE9">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5"/>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r w:rsidRPr="003E5AE9">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6E1421">
            <w:pPr>
              <w:pStyle w:val="a5"/>
              <w:widowControl/>
              <w:numPr>
                <w:ilvl w:val="0"/>
                <w:numId w:val="29"/>
              </w:numPr>
              <w:ind w:firstLineChars="0"/>
              <w:jc w:val="left"/>
              <w:rPr>
                <w:rFonts w:ascii="宋体" w:eastAsia="宋体" w:hAnsi="宋体"/>
                <w:szCs w:val="21"/>
              </w:rPr>
            </w:pPr>
            <w:r>
              <w:rPr>
                <w:rFonts w:ascii="宋体" w:eastAsia="宋体" w:hAnsi="宋体" w:hint="eastAsia"/>
                <w:szCs w:val="21"/>
              </w:rPr>
              <w:lastRenderedPageBreak/>
              <w:t>提取</w:t>
            </w:r>
            <w:r w:rsidRPr="003E5AE9">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6E1421">
            <w:pPr>
              <w:pStyle w:val="a5"/>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5"/>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3E5AE9">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5"/>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40061B50" w14:textId="77777777" w:rsidR="00B66781" w:rsidRPr="00B66781" w:rsidRDefault="00B66781" w:rsidP="00B66781"/>
    <w:p w14:paraId="7D9852D7" w14:textId="40B0CFC1" w:rsidR="004134F2" w:rsidRPr="004134F2" w:rsidRDefault="00E1771E" w:rsidP="00BF4990">
      <w:pPr>
        <w:pStyle w:val="2"/>
        <w:numPr>
          <w:ilvl w:val="1"/>
          <w:numId w:val="52"/>
        </w:numPr>
      </w:pPr>
      <w:bookmarkStart w:id="196" w:name="_Toc36642698"/>
      <w:bookmarkStart w:id="197" w:name="_Toc36643270"/>
      <w:bookmarkStart w:id="198" w:name="_Toc36732793"/>
      <w:bookmarkStart w:id="199" w:name="_Toc25947932"/>
      <w:bookmarkStart w:id="200" w:name="_Toc36844499"/>
      <w:r>
        <w:rPr>
          <w:rFonts w:hint="eastAsia"/>
        </w:rPr>
        <w:t>系统总体设计</w:t>
      </w:r>
      <w:bookmarkEnd w:id="196"/>
      <w:bookmarkEnd w:id="197"/>
      <w:bookmarkEnd w:id="198"/>
      <w:bookmarkEnd w:id="200"/>
    </w:p>
    <w:p w14:paraId="0D57067F" w14:textId="542DA4E9" w:rsidR="00C13A11" w:rsidRPr="00C13A11" w:rsidRDefault="00C13A11" w:rsidP="00BF4990">
      <w:pPr>
        <w:pStyle w:val="3"/>
        <w:numPr>
          <w:ilvl w:val="2"/>
          <w:numId w:val="52"/>
        </w:numPr>
      </w:pPr>
      <w:bookmarkStart w:id="201" w:name="_Toc36642699"/>
      <w:bookmarkStart w:id="202" w:name="_Toc36643271"/>
      <w:bookmarkStart w:id="203" w:name="_Toc36732794"/>
      <w:bookmarkStart w:id="204" w:name="_Toc36844500"/>
      <w:r>
        <w:rPr>
          <w:rFonts w:hint="eastAsia"/>
        </w:rPr>
        <w:t>规则设计</w:t>
      </w:r>
      <w:bookmarkEnd w:id="201"/>
      <w:bookmarkEnd w:id="202"/>
      <w:bookmarkEnd w:id="203"/>
      <w:bookmarkEnd w:id="204"/>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7"/>
        <w:keepNext/>
      </w:pPr>
      <w:bookmarkStart w:id="205" w:name="_Toc36736502"/>
      <w:bookmarkStart w:id="206" w:name="_Toc3684458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5"/>
      <w:bookmarkEnd w:id="206"/>
    </w:p>
    <w:tbl>
      <w:tblPr>
        <w:tblStyle w:val="af3"/>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3E5AE9">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3E5AE9">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3E5AE9">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7"/>
        <w:keepNext/>
      </w:pPr>
      <w:bookmarkStart w:id="207" w:name="_Toc36736503"/>
      <w:bookmarkStart w:id="208" w:name="_Toc3684458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7"/>
      <w:bookmarkEnd w:id="208"/>
    </w:p>
    <w:tbl>
      <w:tblPr>
        <w:tblStyle w:val="af3"/>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3E5AE9">
              <w:rPr>
                <w:rFonts w:ascii="Arial" w:eastAsia="宋体" w:hAnsi="Arial" w:hint="eastAsia"/>
                <w:szCs w:val="21"/>
              </w:rPr>
              <w:t>PC</w:t>
            </w:r>
            <w:r w:rsidRPr="00063B9A">
              <w:rPr>
                <w:rFonts w:ascii="宋体" w:eastAsia="宋体" w:hAnsi="宋体" w:hint="eastAsia"/>
                <w:szCs w:val="21"/>
              </w:rPr>
              <w:t>端</w:t>
            </w:r>
            <w:r w:rsidRPr="003E5AE9">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3E5AE9">
              <w:rPr>
                <w:rFonts w:ascii="Arial" w:eastAsia="宋体" w:hAnsi="Arial" w:hint="eastAsia"/>
                <w:szCs w:val="21"/>
              </w:rPr>
              <w:t>w</w:t>
            </w:r>
            <w:r w:rsidRPr="003E5AE9">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3E5AE9">
              <w:rPr>
                <w:rFonts w:ascii="Arial" w:eastAsia="宋体" w:hAnsi="Arial" w:hint="eastAsia"/>
                <w:szCs w:val="21"/>
              </w:rPr>
              <w:t>i</w:t>
            </w:r>
            <w:r w:rsidR="00C13A11" w:rsidRPr="003E5AE9">
              <w:rPr>
                <w:rFonts w:ascii="Arial" w:eastAsia="宋体" w:hAnsi="Arial"/>
                <w:szCs w:val="21"/>
              </w:rPr>
              <w:t>phone</w:t>
            </w:r>
            <w:r w:rsidR="00C13A11" w:rsidRPr="00063B9A">
              <w:rPr>
                <w:rFonts w:ascii="宋体" w:eastAsia="宋体" w:hAnsi="宋体"/>
                <w:szCs w:val="21"/>
              </w:rPr>
              <w:t xml:space="preserve"> </w:t>
            </w:r>
            <w:r w:rsidR="00C13A11" w:rsidRPr="003E5AE9">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3E5AE9">
              <w:rPr>
                <w:rFonts w:ascii="Arial" w:eastAsia="宋体" w:hAnsi="Arial" w:hint="eastAsia"/>
                <w:szCs w:val="21"/>
              </w:rPr>
              <w:t>A</w:t>
            </w:r>
            <w:r w:rsidRPr="003E5AE9">
              <w:rPr>
                <w:rFonts w:ascii="Arial" w:eastAsia="宋体" w:hAnsi="Arial"/>
                <w:szCs w:val="21"/>
              </w:rPr>
              <w:t>ndroid</w:t>
            </w:r>
            <w:r w:rsidRPr="00063B9A">
              <w:rPr>
                <w:rFonts w:ascii="宋体" w:eastAsia="宋体" w:hAnsi="宋体"/>
                <w:szCs w:val="21"/>
              </w:rPr>
              <w:t xml:space="preserve"> </w:t>
            </w:r>
            <w:r w:rsidRPr="003E5AE9">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3E5AE9">
              <w:rPr>
                <w:rFonts w:ascii="Arial" w:eastAsia="宋体" w:hAnsi="Arial" w:hint="eastAsia"/>
                <w:szCs w:val="21"/>
              </w:rPr>
              <w:t>o</w:t>
            </w:r>
            <w:r w:rsidRPr="003E5AE9">
              <w:rPr>
                <w:rFonts w:ascii="Arial" w:eastAsia="宋体" w:hAnsi="Arial"/>
                <w:szCs w:val="21"/>
              </w:rPr>
              <w:t>penapi</w:t>
            </w:r>
            <w:r w:rsidRPr="003F1175">
              <w:rPr>
                <w:rFonts w:ascii="Arial" w:eastAsia="宋体" w:hAnsi="Arial"/>
                <w:szCs w:val="21"/>
              </w:rPr>
              <w:t>_</w:t>
            </w:r>
            <w:r w:rsidRPr="003E5AE9">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3E5AE9">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3E5AE9">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3E5AE9">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3E5AE9">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3E5AE9">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7"/>
        <w:keepNext/>
      </w:pPr>
      <w:bookmarkStart w:id="209" w:name="_Toc36736504"/>
      <w:bookmarkStart w:id="210" w:name="_Toc3684458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09"/>
      <w:bookmarkEnd w:id="210"/>
    </w:p>
    <w:tbl>
      <w:tblPr>
        <w:tblStyle w:val="af3"/>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3E5AE9">
              <w:rPr>
                <w:rFonts w:ascii="Arial" w:eastAsia="宋体" w:hAnsi="Arial" w:hint="eastAsia"/>
                <w:szCs w:val="21"/>
              </w:rPr>
              <w:t>A</w:t>
            </w:r>
            <w:r w:rsidRPr="003E5AE9">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7"/>
        <w:keepNext/>
      </w:pPr>
      <w:bookmarkStart w:id="211" w:name="_Toc36736505"/>
      <w:bookmarkStart w:id="212" w:name="_Toc36844590"/>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1"/>
      <w:bookmarkEnd w:id="212"/>
    </w:p>
    <w:tbl>
      <w:tblPr>
        <w:tblStyle w:val="af3"/>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3E5AE9">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3E5AE9">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3E5AE9">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3E5AE9">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3E5AE9">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3E5AE9">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3E5AE9">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3E5AE9">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3E5AE9">
              <w:rPr>
                <w:rFonts w:ascii="Arial" w:eastAsia="宋体" w:hAnsi="Arial" w:hint="eastAsia"/>
                <w:szCs w:val="21"/>
              </w:rPr>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3E5AE9">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3E5AE9">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3E5AE9">
              <w:rPr>
                <w:rFonts w:ascii="Arial" w:eastAsia="宋体" w:hAnsi="Arial" w:hint="eastAsia"/>
                <w:szCs w:val="21"/>
              </w:rPr>
              <w:t>N</w:t>
            </w:r>
            <w:r w:rsidRPr="00063B9A">
              <w:rPr>
                <w:rFonts w:ascii="宋体" w:eastAsia="宋体" w:hAnsi="宋体" w:hint="eastAsia"/>
                <w:szCs w:val="21"/>
              </w:rPr>
              <w:t>（</w:t>
            </w:r>
            <w:r w:rsidRPr="003E5AE9">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3E5AE9">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3E5AE9">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3E5AE9">
              <w:rPr>
                <w:rFonts w:ascii="Arial" w:eastAsia="宋体" w:hAnsi="Arial" w:hint="eastAsia"/>
                <w:szCs w:val="21"/>
              </w:rPr>
              <w:t>TRIGGER</w:t>
            </w:r>
            <w:r w:rsidRPr="003F1175">
              <w:rPr>
                <w:rFonts w:ascii="Arial" w:eastAsia="宋体" w:hAnsi="Arial" w:hint="eastAsia"/>
                <w:szCs w:val="21"/>
              </w:rPr>
              <w:t>_</w:t>
            </w:r>
            <w:r w:rsidRPr="003E5AE9">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3E5AE9">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3E5AE9">
              <w:rPr>
                <w:rFonts w:ascii="Arial" w:eastAsia="宋体" w:hAnsi="Arial" w:hint="eastAsia"/>
                <w:szCs w:val="21"/>
              </w:rPr>
              <w:t>ORDER</w:t>
            </w:r>
            <w:r w:rsidRPr="003F1175">
              <w:rPr>
                <w:rFonts w:ascii="Arial" w:eastAsia="宋体" w:hAnsi="Arial" w:hint="eastAsia"/>
                <w:szCs w:val="21"/>
              </w:rPr>
              <w:t>_</w:t>
            </w:r>
            <w:r w:rsidRPr="003E5AE9">
              <w:rPr>
                <w:rFonts w:ascii="Arial" w:eastAsia="宋体" w:hAnsi="Arial" w:hint="eastAsia"/>
                <w:szCs w:val="21"/>
              </w:rPr>
              <w:t>AND</w:t>
            </w:r>
            <w:r w:rsidRPr="003F1175">
              <w:rPr>
                <w:rFonts w:ascii="Arial" w:eastAsia="宋体" w:hAnsi="Arial" w:hint="eastAsia"/>
                <w:szCs w:val="21"/>
              </w:rPr>
              <w:t>_</w:t>
            </w:r>
            <w:r w:rsidRPr="003E5AE9">
              <w:rPr>
                <w:rFonts w:ascii="Arial" w:eastAsia="宋体" w:hAnsi="Arial" w:hint="eastAsia"/>
                <w:szCs w:val="21"/>
              </w:rPr>
              <w:t>DELIVERY</w:t>
            </w:r>
            <w:r w:rsidRPr="003F1175">
              <w:rPr>
                <w:rFonts w:ascii="Arial" w:eastAsia="宋体" w:hAnsi="Arial" w:hint="eastAsia"/>
                <w:szCs w:val="21"/>
              </w:rPr>
              <w:t>_</w:t>
            </w:r>
            <w:r w:rsidRPr="003E5AE9">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3E5AE9">
              <w:rPr>
                <w:rFonts w:ascii="Arial" w:eastAsia="宋体" w:hAnsi="Arial" w:hint="eastAsia"/>
                <w:szCs w:val="21"/>
              </w:rPr>
              <w:t>DELIVERY</w:t>
            </w:r>
            <w:r w:rsidRPr="003F1175">
              <w:rPr>
                <w:rFonts w:ascii="Arial" w:eastAsia="宋体" w:hAnsi="Arial"/>
                <w:szCs w:val="21"/>
              </w:rPr>
              <w:t>_</w:t>
            </w:r>
            <w:r w:rsidRPr="003E5AE9">
              <w:rPr>
                <w:rFonts w:ascii="Arial" w:eastAsia="宋体" w:hAnsi="Arial"/>
                <w:szCs w:val="21"/>
              </w:rPr>
              <w:t>STATUS</w:t>
            </w:r>
            <w:r w:rsidRPr="003F1175">
              <w:rPr>
                <w:rFonts w:ascii="Arial" w:eastAsia="宋体" w:hAnsi="Arial"/>
                <w:szCs w:val="21"/>
              </w:rPr>
              <w:t>_</w:t>
            </w:r>
            <w:r w:rsidRPr="003E5AE9">
              <w:rPr>
                <w:rFonts w:ascii="Arial" w:eastAsia="宋体" w:hAnsi="Arial"/>
                <w:szCs w:val="21"/>
              </w:rPr>
              <w:t>DOUBLE</w:t>
            </w:r>
            <w:r w:rsidRPr="003F1175">
              <w:rPr>
                <w:rFonts w:ascii="Arial" w:eastAsia="宋体" w:hAnsi="Arial"/>
                <w:szCs w:val="21"/>
              </w:rPr>
              <w:t>_</w:t>
            </w:r>
            <w:r w:rsidRPr="003E5AE9">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3E5AE9">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3E5AE9">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3E5AE9">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7"/>
        <w:keepNext/>
      </w:pPr>
      <w:bookmarkStart w:id="213" w:name="_Toc36736506"/>
      <w:bookmarkStart w:id="214" w:name="_Toc3684459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3"/>
      <w:bookmarkEnd w:id="214"/>
    </w:p>
    <w:tbl>
      <w:tblPr>
        <w:tblStyle w:val="af3"/>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3E5AE9">
              <w:rPr>
                <w:rFonts w:ascii="Arial" w:eastAsia="宋体" w:hAnsi="Arial"/>
                <w:szCs w:val="21"/>
              </w:rPr>
              <w:t>T</w:t>
            </w:r>
            <w:r w:rsidRPr="003E5AE9">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3E5AE9">
              <w:rPr>
                <w:rFonts w:ascii="Arial" w:eastAsia="宋体" w:hAnsi="Arial"/>
                <w:szCs w:val="21"/>
              </w:rPr>
              <w:t>D</w:t>
            </w:r>
            <w:r w:rsidRPr="003E5AE9">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3E5AE9">
              <w:rPr>
                <w:rFonts w:ascii="Arial" w:eastAsia="宋体" w:hAnsi="Arial"/>
                <w:szCs w:val="21"/>
              </w:rPr>
              <w:lastRenderedPageBreak/>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3E5AE9">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3E5AE9">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3E5AE9">
              <w:rPr>
                <w:rFonts w:ascii="Arial" w:eastAsia="宋体" w:hAnsi="Arial"/>
                <w:szCs w:val="21"/>
              </w:rPr>
              <w:t>Paload</w:t>
            </w:r>
            <w:r w:rsidRPr="001244DA">
              <w:rPr>
                <w:rFonts w:ascii="Arial" w:eastAsia="宋体" w:hAnsi="Arial"/>
                <w:szCs w:val="21"/>
              </w:rPr>
              <w:t>.</w:t>
            </w:r>
            <w:r w:rsidRPr="003E5AE9">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restaurant</w:t>
            </w:r>
            <w:r w:rsidRPr="003F1175">
              <w:rPr>
                <w:rFonts w:ascii="Arial" w:eastAsia="宋体" w:hAnsi="Arial"/>
                <w:szCs w:val="21"/>
              </w:rPr>
              <w:t>_</w:t>
            </w:r>
            <w:r w:rsidRPr="003E5AE9">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3E5AE9">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Paload</w:t>
            </w:r>
            <w:r w:rsidRPr="001244DA">
              <w:rPr>
                <w:rFonts w:ascii="Arial" w:eastAsia="宋体" w:hAnsi="Arial" w:hint="eastAsia"/>
                <w:szCs w:val="21"/>
              </w:rPr>
              <w:t>.</w:t>
            </w:r>
            <w:r w:rsidRPr="003E5AE9">
              <w:rPr>
                <w:rFonts w:ascii="Arial" w:eastAsia="宋体" w:hAnsi="Arial"/>
                <w:szCs w:val="21"/>
              </w:rPr>
              <w:t>user</w:t>
            </w:r>
            <w:r w:rsidRPr="003F1175">
              <w:rPr>
                <w:rFonts w:ascii="Arial" w:eastAsia="宋体" w:hAnsi="Arial"/>
                <w:szCs w:val="21"/>
              </w:rPr>
              <w:t>_</w:t>
            </w:r>
            <w:r w:rsidRPr="003E5AE9">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3E5AE9">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come</w:t>
            </w:r>
            <w:r w:rsidRPr="003F1175">
              <w:rPr>
                <w:rFonts w:ascii="Arial" w:eastAsia="宋体" w:hAnsi="Arial"/>
                <w:szCs w:val="21"/>
              </w:rPr>
              <w:t>_</w:t>
            </w:r>
            <w:r w:rsidRPr="003E5AE9">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aload</w:t>
            </w:r>
            <w:r w:rsidRPr="001244DA">
              <w:rPr>
                <w:rFonts w:ascii="Arial" w:eastAsia="宋体" w:hAnsi="Arial" w:hint="eastAsia"/>
                <w:szCs w:val="21"/>
              </w:rPr>
              <w:t>.</w:t>
            </w:r>
            <w:r w:rsidRPr="003E5AE9">
              <w:rPr>
                <w:rFonts w:ascii="Arial" w:eastAsia="宋体" w:hAnsi="Arial"/>
                <w:szCs w:val="21"/>
              </w:rPr>
              <w:t>is</w:t>
            </w:r>
            <w:r w:rsidRPr="003F1175">
              <w:rPr>
                <w:rFonts w:ascii="Arial" w:eastAsia="宋体" w:hAnsi="Arial"/>
                <w:szCs w:val="21"/>
              </w:rPr>
              <w:t>_</w:t>
            </w:r>
            <w:r w:rsidRPr="003E5AE9">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3E5AE9">
              <w:rPr>
                <w:rFonts w:ascii="Arial" w:eastAsia="宋体" w:hAnsi="Arial"/>
                <w:szCs w:val="21"/>
              </w:rPr>
              <w:t>Paload</w:t>
            </w:r>
            <w:r w:rsidRPr="001244DA">
              <w:rPr>
                <w:rFonts w:ascii="Arial" w:eastAsia="宋体" w:hAnsi="Arial"/>
                <w:szCs w:val="21"/>
              </w:rPr>
              <w:t>.</w:t>
            </w:r>
            <w:r w:rsidRPr="003E5AE9">
              <w:rPr>
                <w:rFonts w:ascii="Arial" w:eastAsia="宋体" w:hAnsi="Arial"/>
                <w:szCs w:val="21"/>
              </w:rPr>
              <w:t>se</w:t>
            </w:r>
            <w:r w:rsidRPr="003E5AE9">
              <w:rPr>
                <w:rFonts w:ascii="Arial" w:eastAsia="宋体" w:hAnsi="Arial" w:hint="eastAsia"/>
                <w:szCs w:val="21"/>
              </w:rPr>
              <w:t>nt</w:t>
            </w:r>
            <w:r w:rsidRPr="003F1175">
              <w:rPr>
                <w:rFonts w:ascii="Arial" w:eastAsia="宋体" w:hAnsi="Arial"/>
                <w:szCs w:val="21"/>
              </w:rPr>
              <w:t>_</w:t>
            </w:r>
            <w:r w:rsidRPr="003E5AE9">
              <w:rPr>
                <w:rFonts w:ascii="Arial" w:eastAsia="宋体" w:hAnsi="Arial"/>
                <w:szCs w:val="21"/>
              </w:rPr>
              <w:t>at</w:t>
            </w:r>
            <w:r w:rsidRPr="003F1175">
              <w:rPr>
                <w:rFonts w:ascii="Arial" w:eastAsia="宋体" w:hAnsi="Arial"/>
                <w:szCs w:val="21"/>
              </w:rPr>
              <w:t>_</w:t>
            </w:r>
            <w:r w:rsidRPr="003E5AE9">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Paload</w:t>
            </w:r>
            <w:r w:rsidRPr="001244DA">
              <w:rPr>
                <w:rFonts w:ascii="Arial" w:eastAsia="宋体" w:hAnsi="Arial"/>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3E5AE9">
              <w:rPr>
                <w:rFonts w:ascii="Arial" w:eastAsia="宋体" w:hAnsi="Arial" w:hint="eastAsia"/>
                <w:szCs w:val="21"/>
              </w:rPr>
              <w:t>I</w:t>
            </w:r>
            <w:r w:rsidRPr="003E5AE9">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4260D97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3E5AE9">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3E5AE9">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订单信息；运单主状态和运单子状态可以用于判断当前运单处于那个阶段。</w:t>
      </w:r>
    </w:p>
    <w:p w14:paraId="5AAAB5A6" w14:textId="51A2A2DB" w:rsidR="00FD189F" w:rsidRDefault="00FD189F" w:rsidP="00FD189F">
      <w:pPr>
        <w:pStyle w:val="af7"/>
        <w:keepNext/>
      </w:pPr>
      <w:bookmarkStart w:id="215" w:name="_Toc36736507"/>
      <w:bookmarkStart w:id="216" w:name="_Toc36844592"/>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5"/>
      <w:bookmarkEnd w:id="216"/>
    </w:p>
    <w:tbl>
      <w:tblPr>
        <w:tblStyle w:val="af3"/>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3E5AE9">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3E5AE9">
              <w:rPr>
                <w:rFonts w:ascii="Arial" w:eastAsia="宋体" w:hAnsi="Arial"/>
                <w:szCs w:val="21"/>
              </w:rPr>
              <w:t>Payload</w:t>
            </w:r>
            <w:r w:rsidRPr="001244DA">
              <w:rPr>
                <w:rFonts w:ascii="Arial" w:eastAsia="宋体" w:hAnsi="Arial"/>
                <w:szCs w:val="21"/>
              </w:rPr>
              <w:t>.</w:t>
            </w:r>
            <w:r w:rsidRPr="003E5AE9">
              <w:rPr>
                <w:rFonts w:ascii="Arial" w:eastAsia="宋体" w:hAnsi="Arial"/>
                <w:szCs w:val="21"/>
              </w:rPr>
              <w:t>carrier</w:t>
            </w:r>
            <w:r w:rsidRPr="003F1175">
              <w:rPr>
                <w:rFonts w:ascii="Arial" w:eastAsia="宋体" w:hAnsi="Arial"/>
                <w:szCs w:val="21"/>
              </w:rPr>
              <w:t>_</w:t>
            </w:r>
            <w:r w:rsidRPr="003E5AE9">
              <w:rPr>
                <w:rFonts w:ascii="Arial" w:eastAsia="宋体" w:hAnsi="Arial"/>
                <w:szCs w:val="21"/>
              </w:rPr>
              <w:t>driver</w:t>
            </w:r>
            <w:r w:rsidRPr="003F1175">
              <w:rPr>
                <w:rFonts w:ascii="Arial" w:eastAsia="宋体" w:hAnsi="Arial"/>
                <w:szCs w:val="21"/>
              </w:rPr>
              <w:t>_</w:t>
            </w:r>
            <w:r w:rsidRPr="003E5AE9">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3E5AE9">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carrier</w:t>
            </w:r>
            <w:r w:rsidRPr="003F1175">
              <w:rPr>
                <w:rFonts w:ascii="Arial" w:eastAsia="宋体" w:hAnsi="Arial"/>
                <w:szCs w:val="21"/>
              </w:rPr>
              <w:t>_</w:t>
            </w:r>
            <w:r w:rsidRPr="003E5AE9">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3E5AE9">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hint="eastAsia"/>
                <w:szCs w:val="21"/>
              </w:rPr>
              <w:t>.</w:t>
            </w:r>
            <w:r w:rsidRPr="003E5AE9">
              <w:rPr>
                <w:rFonts w:ascii="Arial" w:eastAsia="宋体" w:hAnsi="Arial"/>
                <w:szCs w:val="21"/>
              </w:rPr>
              <w:t>deliverer</w:t>
            </w:r>
            <w:r w:rsidRPr="003F1175">
              <w:rPr>
                <w:rFonts w:ascii="Arial" w:eastAsia="宋体" w:hAnsi="Arial"/>
                <w:szCs w:val="21"/>
              </w:rPr>
              <w:t>_</w:t>
            </w:r>
            <w:r w:rsidRPr="003E5AE9">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hint="eastAsia"/>
                <w:szCs w:val="21"/>
              </w:rPr>
              <w:t>.</w:t>
            </w:r>
            <w:r w:rsidRPr="003E5AE9">
              <w:rPr>
                <w:rFonts w:ascii="Arial" w:eastAsia="宋体" w:hAnsi="Arial"/>
                <w:szCs w:val="21"/>
              </w:rPr>
              <w:t>deliverer</w:t>
            </w:r>
            <w:r w:rsidRPr="003F1175">
              <w:rPr>
                <w:rFonts w:ascii="Arial" w:eastAsia="宋体" w:hAnsi="Arial"/>
                <w:szCs w:val="21"/>
              </w:rPr>
              <w:t>_</w:t>
            </w:r>
            <w:r w:rsidRPr="003E5AE9">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3E5AE9">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send</w:t>
            </w:r>
            <w:r w:rsidRPr="003F1175">
              <w:rPr>
                <w:rFonts w:ascii="Arial" w:eastAsia="宋体" w:hAnsi="Arial"/>
                <w:szCs w:val="21"/>
              </w:rPr>
              <w:t>_</w:t>
            </w:r>
            <w:r w:rsidRPr="003E5AE9">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w:t>
            </w:r>
            <w:r w:rsidRPr="003E5AE9">
              <w:rPr>
                <w:rFonts w:ascii="Arial" w:eastAsia="宋体" w:hAnsi="Arial"/>
                <w:szCs w:val="21"/>
              </w:rPr>
              <w:t>load</w:t>
            </w:r>
            <w:r w:rsidRPr="001244DA">
              <w:rPr>
                <w:rFonts w:ascii="Arial" w:eastAsia="宋体" w:hAnsi="Arial"/>
                <w:szCs w:val="21"/>
              </w:rPr>
              <w:t>.</w:t>
            </w:r>
            <w:r w:rsidRPr="003E5AE9">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3E5AE9">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3E5AE9">
              <w:rPr>
                <w:rFonts w:ascii="Arial" w:eastAsia="宋体" w:hAnsi="Arial" w:hint="eastAsia"/>
                <w:szCs w:val="21"/>
              </w:rPr>
              <w:t>S</w:t>
            </w:r>
            <w:r w:rsidRPr="003E5AE9">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tracking</w:t>
            </w:r>
            <w:r w:rsidRPr="003F1175">
              <w:rPr>
                <w:rFonts w:ascii="Arial" w:eastAsia="宋体" w:hAnsi="Arial"/>
                <w:szCs w:val="21"/>
              </w:rPr>
              <w:t>_</w:t>
            </w:r>
            <w:r w:rsidRPr="003E5AE9">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3E5AE9">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3E5AE9">
              <w:rPr>
                <w:rFonts w:ascii="Arial" w:eastAsia="宋体" w:hAnsi="Arial"/>
                <w:szCs w:val="21"/>
              </w:rPr>
              <w:t>P</w:t>
            </w:r>
            <w:r w:rsidRPr="003E5AE9">
              <w:rPr>
                <w:rFonts w:ascii="Arial" w:eastAsia="宋体" w:hAnsi="Arial" w:hint="eastAsia"/>
                <w:szCs w:val="21"/>
              </w:rPr>
              <w:t>ayload</w:t>
            </w:r>
            <w:r w:rsidRPr="001244DA">
              <w:rPr>
                <w:rFonts w:ascii="Arial" w:eastAsia="宋体" w:hAnsi="Arial"/>
                <w:szCs w:val="21"/>
              </w:rPr>
              <w:t>.</w:t>
            </w:r>
            <w:r w:rsidRPr="003E5AE9">
              <w:rPr>
                <w:rFonts w:ascii="Arial" w:eastAsia="宋体" w:hAnsi="Arial"/>
                <w:szCs w:val="21"/>
              </w:rPr>
              <w:t>update</w:t>
            </w:r>
            <w:r w:rsidRPr="003F1175">
              <w:rPr>
                <w:rFonts w:ascii="Arial" w:eastAsia="宋体" w:hAnsi="Arial"/>
                <w:szCs w:val="21"/>
              </w:rPr>
              <w:t>_</w:t>
            </w:r>
            <w:r w:rsidRPr="003E5AE9">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3E5AE9">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7"/>
        <w:keepNext/>
      </w:pPr>
      <w:bookmarkStart w:id="217" w:name="_Toc36736508"/>
      <w:bookmarkStart w:id="218" w:name="_Toc36844593"/>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7"/>
      <w:bookmarkEnd w:id="218"/>
    </w:p>
    <w:tbl>
      <w:tblPr>
        <w:tblStyle w:val="af3"/>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3E5AE9">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3E5AE9">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3E5AE9">
              <w:rPr>
                <w:rFonts w:ascii="Arial" w:eastAsia="宋体" w:hAnsi="Arial"/>
              </w:rPr>
              <w:t>E</w:t>
            </w:r>
            <w:r w:rsidRPr="003E5AE9">
              <w:rPr>
                <w:rFonts w:ascii="Arial" w:eastAsia="宋体" w:hAnsi="Arial" w:hint="eastAsia"/>
              </w:rPr>
              <w:t>vent</w:t>
            </w:r>
            <w:r w:rsidRPr="003F1175">
              <w:rPr>
                <w:rFonts w:ascii="Arial" w:eastAsia="宋体" w:hAnsi="Arial" w:hint="eastAsia"/>
              </w:rPr>
              <w:t>_</w:t>
            </w:r>
            <w:r w:rsidRPr="003E5AE9">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ayload</w:t>
            </w:r>
            <w:r w:rsidRPr="001244DA">
              <w:rPr>
                <w:rFonts w:ascii="Arial" w:eastAsia="宋体" w:hAnsi="Arial" w:hint="eastAsia"/>
              </w:rPr>
              <w:t>.</w:t>
            </w:r>
            <w:r w:rsidRPr="003E5AE9">
              <w:rPr>
                <w:rFonts w:ascii="Arial" w:eastAsia="宋体" w:hAnsi="Arial"/>
              </w:rPr>
              <w:t>order</w:t>
            </w:r>
            <w:r w:rsidRPr="003F1175">
              <w:rPr>
                <w:rFonts w:ascii="Arial" w:eastAsia="宋体" w:hAnsi="Arial"/>
              </w:rPr>
              <w:t>_</w:t>
            </w:r>
            <w:r w:rsidRPr="003E5AE9">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3E5AE9">
              <w:rPr>
                <w:rFonts w:ascii="Arial" w:eastAsia="宋体" w:hAnsi="Arial" w:hint="eastAsia"/>
              </w:rPr>
              <w:t>L</w:t>
            </w:r>
            <w:r w:rsidRPr="003E5AE9">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3E5AE9">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ayload</w:t>
            </w:r>
            <w:r w:rsidRPr="001244DA">
              <w:rPr>
                <w:rFonts w:ascii="Arial" w:eastAsia="宋体" w:hAnsi="Arial"/>
              </w:rPr>
              <w:t>.</w:t>
            </w:r>
            <w:r w:rsidRPr="003E5AE9">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3E5AE9">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ayload</w:t>
            </w:r>
            <w:r w:rsidRPr="001244DA">
              <w:rPr>
                <w:rFonts w:ascii="Arial" w:eastAsia="宋体" w:hAnsi="Arial" w:hint="eastAsia"/>
              </w:rPr>
              <w:t>.</w:t>
            </w:r>
            <w:r w:rsidRPr="003E5AE9">
              <w:rPr>
                <w:rFonts w:ascii="Arial" w:eastAsia="宋体" w:hAnsi="Arial"/>
              </w:rPr>
              <w:t>start</w:t>
            </w:r>
            <w:r w:rsidRPr="003F1175">
              <w:rPr>
                <w:rFonts w:ascii="Arial" w:eastAsia="宋体" w:hAnsi="Arial"/>
              </w:rPr>
              <w:t>_</w:t>
            </w:r>
            <w:r w:rsidRPr="003E5AE9">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3E5AE9">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w:t>
      </w:r>
      <w:r w:rsidR="006A7914">
        <w:rPr>
          <w:rFonts w:ascii="宋体" w:eastAsia="宋体" w:hAnsi="宋体" w:hint="eastAsia"/>
          <w:sz w:val="24"/>
          <w:szCs w:val="24"/>
        </w:rPr>
        <w:lastRenderedPageBreak/>
        <w:t>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7"/>
        <w:keepNext/>
      </w:pPr>
      <w:bookmarkStart w:id="219" w:name="_Toc36736509"/>
      <w:bookmarkStart w:id="220" w:name="_Toc36844594"/>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19"/>
      <w:bookmarkEnd w:id="220"/>
    </w:p>
    <w:tbl>
      <w:tblPr>
        <w:tblStyle w:val="af3"/>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3E5AE9">
              <w:rPr>
                <w:rFonts w:ascii="Arial" w:eastAsia="宋体" w:hAnsi="Arial"/>
              </w:rPr>
              <w:t>A</w:t>
            </w:r>
            <w:r w:rsidRPr="003E5AE9">
              <w:rPr>
                <w:rFonts w:ascii="Arial" w:eastAsia="宋体" w:hAnsi="Arial" w:hint="eastAsia"/>
              </w:rPr>
              <w:t>pply</w:t>
            </w:r>
            <w:r w:rsidRPr="003F1175">
              <w:rPr>
                <w:rFonts w:ascii="Arial" w:eastAsia="宋体" w:hAnsi="Arial"/>
              </w:rPr>
              <w:t>_</w:t>
            </w:r>
            <w:r w:rsidRPr="003E5AE9">
              <w:rPr>
                <w:rFonts w:ascii="Arial" w:eastAsia="宋体" w:hAnsi="Arial"/>
              </w:rPr>
              <w:t>instance</w:t>
            </w:r>
            <w:r w:rsidRPr="003F1175">
              <w:rPr>
                <w:rFonts w:ascii="Arial" w:eastAsia="宋体" w:hAnsi="Arial"/>
              </w:rPr>
              <w:t>_</w:t>
            </w:r>
            <w:r w:rsidRPr="003E5AE9">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3E5AE9">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revious</w:t>
            </w:r>
            <w:r w:rsidRPr="003F1175">
              <w:rPr>
                <w:rFonts w:ascii="Arial" w:eastAsia="宋体" w:hAnsi="Arial" w:hint="eastAsia"/>
              </w:rPr>
              <w:t>_</w:t>
            </w:r>
            <w:r w:rsidRPr="003E5AE9">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3E5AE9">
              <w:rPr>
                <w:rFonts w:ascii="Arial" w:eastAsia="宋体" w:hAnsi="Arial"/>
              </w:rPr>
              <w:t>C</w:t>
            </w:r>
            <w:r w:rsidRPr="003E5AE9">
              <w:rPr>
                <w:rFonts w:ascii="Arial" w:eastAsia="宋体" w:hAnsi="Arial" w:hint="eastAsia"/>
              </w:rPr>
              <w:t>urrent</w:t>
            </w:r>
            <w:r w:rsidRPr="003F1175">
              <w:rPr>
                <w:rFonts w:ascii="Arial" w:eastAsia="宋体" w:hAnsi="Arial" w:hint="eastAsia"/>
              </w:rPr>
              <w:t>_</w:t>
            </w:r>
            <w:r w:rsidRPr="003E5AE9">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3E5AE9">
              <w:rPr>
                <w:rFonts w:ascii="Arial" w:eastAsia="宋体" w:hAnsi="Arial" w:hint="eastAsia"/>
              </w:rPr>
              <w:t>S</w:t>
            </w:r>
            <w:r w:rsidRPr="003E5AE9">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3E5AE9">
              <w:rPr>
                <w:rFonts w:ascii="Arial" w:eastAsia="宋体" w:hAnsi="Arial"/>
              </w:rPr>
              <w:t>Aaudit</w:t>
            </w:r>
            <w:r w:rsidRPr="003F1175">
              <w:rPr>
                <w:rFonts w:ascii="Arial" w:eastAsia="宋体" w:hAnsi="Arial"/>
              </w:rPr>
              <w:t>_</w:t>
            </w:r>
            <w:r w:rsidRPr="003E5AE9">
              <w:rPr>
                <w:rFonts w:ascii="Arial" w:eastAsia="宋体" w:hAnsi="Arial"/>
              </w:rPr>
              <w:t>log</w:t>
            </w:r>
            <w:r w:rsidRPr="003F1175">
              <w:rPr>
                <w:rFonts w:ascii="Arial" w:eastAsia="宋体" w:hAnsi="Arial"/>
              </w:rPr>
              <w:t>_</w:t>
            </w:r>
            <w:r w:rsidRPr="003E5AE9">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3E5AE9">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3E5AE9">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3E5AE9">
              <w:rPr>
                <w:rFonts w:ascii="Arial" w:eastAsia="宋体" w:hAnsi="Arial"/>
              </w:rPr>
              <w:t>Event</w:t>
            </w:r>
            <w:r w:rsidRPr="003F1175">
              <w:rPr>
                <w:rFonts w:ascii="Arial" w:eastAsia="宋体" w:hAnsi="Arial"/>
              </w:rPr>
              <w:t>_</w:t>
            </w:r>
            <w:r w:rsidRPr="003E5AE9">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3E5AE9">
              <w:rPr>
                <w:rFonts w:ascii="Arial" w:eastAsia="宋体" w:hAnsi="Arial" w:hint="eastAsia"/>
              </w:rPr>
              <w:t>E</w:t>
            </w:r>
            <w:r w:rsidRPr="003E5AE9">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3E5AE9">
              <w:rPr>
                <w:rFonts w:ascii="Arial" w:eastAsia="宋体" w:hAnsi="Arial"/>
              </w:rPr>
              <w:t>P</w:t>
            </w:r>
            <w:r w:rsidRPr="003E5AE9">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3E5AE9">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3E5AE9">
              <w:rPr>
                <w:rFonts w:ascii="Arial" w:eastAsia="宋体" w:hAnsi="Arial"/>
              </w:rPr>
              <w:t>O</w:t>
            </w:r>
            <w:r w:rsidRPr="003E5AE9">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3E5AE9">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1" w:name="_Toc36642700"/>
      <w:bookmarkStart w:id="222" w:name="_Toc36643272"/>
      <w:bookmarkStart w:id="223" w:name="_Toc36732795"/>
      <w:bookmarkStart w:id="224" w:name="_Toc36844501"/>
      <w:r>
        <w:rPr>
          <w:rFonts w:hint="eastAsia"/>
        </w:rPr>
        <w:t>架构设计</w:t>
      </w:r>
      <w:bookmarkEnd w:id="221"/>
      <w:bookmarkEnd w:id="222"/>
      <w:bookmarkEnd w:id="223"/>
      <w:bookmarkEnd w:id="224"/>
    </w:p>
    <w:p w14:paraId="61C0896D" w14:textId="77777777" w:rsidR="006D1D4B" w:rsidRDefault="006D1D4B" w:rsidP="006D1D4B">
      <w:pPr>
        <w:keepNext/>
        <w:jc w:val="center"/>
      </w:pPr>
      <w:r>
        <w:rPr>
          <w:noProof/>
        </w:rPr>
        <w:drawing>
          <wp:inline distT="0" distB="0" distL="0" distR="0" wp14:anchorId="6A88AA3D" wp14:editId="17F7DAC0">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326512A2" w14:textId="77777777" w:rsidR="006D1D4B" w:rsidRDefault="006D1D4B" w:rsidP="006D1D4B">
      <w:pPr>
        <w:pStyle w:val="af7"/>
      </w:pPr>
      <w:bookmarkStart w:id="225" w:name="_Toc36736576"/>
      <w:bookmarkStart w:id="226" w:name="_Toc36844545"/>
      <w:r>
        <w:t>图</w:t>
      </w:r>
      <w:r>
        <w:t xml:space="preserve"> </w:t>
      </w:r>
      <w:r w:rsidR="00985060">
        <w:fldChar w:fldCharType="begin"/>
      </w:r>
      <w:r w:rsidR="00985060">
        <w:instrText xml:space="preserve"> STYLEREF 1 \s </w:instrText>
      </w:r>
      <w:r w:rsidR="00985060">
        <w:fldChar w:fldCharType="separate"/>
      </w:r>
      <w:r w:rsidRPr="003F1175">
        <w:rPr>
          <w:noProof/>
        </w:rPr>
        <w:t>3</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5"/>
      <w:bookmarkEnd w:id="226"/>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3E5AE9">
        <w:rPr>
          <w:rFonts w:ascii="Arial" w:eastAsia="宋体" w:hAnsi="Arial" w:hint="eastAsia"/>
          <w:sz w:val="24"/>
          <w:szCs w:val="24"/>
        </w:rPr>
        <w:t>Controller</w:t>
      </w:r>
      <w:r w:rsidRPr="00A30DE7">
        <w:rPr>
          <w:rFonts w:ascii="宋体" w:eastAsia="宋体" w:hAnsi="宋体" w:hint="eastAsia"/>
          <w:sz w:val="24"/>
          <w:szCs w:val="24"/>
        </w:rPr>
        <w:t>层、</w:t>
      </w:r>
      <w:r w:rsidRPr="003E5AE9">
        <w:rPr>
          <w:rFonts w:ascii="Arial" w:eastAsia="宋体" w:hAnsi="Arial"/>
          <w:sz w:val="24"/>
          <w:szCs w:val="24"/>
        </w:rPr>
        <w:t>Servic</w:t>
      </w:r>
      <w:r w:rsidRPr="003E5AE9">
        <w:rPr>
          <w:rFonts w:ascii="Arial" w:eastAsia="宋体" w:hAnsi="Arial" w:hint="eastAsia"/>
          <w:sz w:val="24"/>
          <w:szCs w:val="24"/>
        </w:rPr>
        <w:t>e</w:t>
      </w:r>
      <w:r w:rsidRPr="00A30DE7">
        <w:rPr>
          <w:rFonts w:ascii="宋体" w:eastAsia="宋体" w:hAnsi="宋体" w:hint="eastAsia"/>
          <w:sz w:val="24"/>
          <w:szCs w:val="24"/>
        </w:rPr>
        <w:t>层、</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Access</w:t>
      </w:r>
      <w:r w:rsidRPr="00A30DE7">
        <w:rPr>
          <w:rFonts w:ascii="宋体" w:eastAsia="宋体" w:hAnsi="宋体" w:hint="eastAsia"/>
          <w:sz w:val="24"/>
          <w:szCs w:val="24"/>
        </w:rPr>
        <w:t>层和</w:t>
      </w:r>
      <w:r w:rsidRPr="003E5AE9">
        <w:rPr>
          <w:rFonts w:ascii="Arial" w:eastAsia="宋体" w:hAnsi="Arial" w:hint="eastAsia"/>
          <w:sz w:val="24"/>
          <w:szCs w:val="24"/>
        </w:rPr>
        <w:t>Persistent</w:t>
      </w:r>
      <w:r w:rsidRPr="00A30DE7">
        <w:rPr>
          <w:rFonts w:ascii="宋体" w:eastAsia="宋体" w:hAnsi="宋体" w:hint="eastAsia"/>
          <w:sz w:val="24"/>
          <w:szCs w:val="24"/>
        </w:rPr>
        <w:t>层。与传统的</w:t>
      </w:r>
      <w:r w:rsidRPr="003E5AE9">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3E5AE9">
        <w:rPr>
          <w:rFonts w:ascii="Arial" w:eastAsia="宋体" w:hAnsi="Arial" w:hint="eastAsia"/>
          <w:sz w:val="24"/>
          <w:szCs w:val="24"/>
        </w:rPr>
        <w:t>Controller</w:t>
      </w:r>
      <w:r w:rsidRPr="00A30DE7">
        <w:rPr>
          <w:rFonts w:ascii="宋体" w:eastAsia="宋体" w:hAnsi="宋体" w:hint="eastAsia"/>
          <w:sz w:val="24"/>
          <w:szCs w:val="24"/>
        </w:rPr>
        <w:t>层为后端控制层，主要负责对</w:t>
      </w:r>
      <w:r w:rsidRPr="00A30DE7">
        <w:rPr>
          <w:rFonts w:ascii="宋体" w:eastAsia="宋体" w:hAnsi="宋体" w:hint="eastAsia"/>
          <w:sz w:val="24"/>
          <w:szCs w:val="24"/>
        </w:rPr>
        <w:lastRenderedPageBreak/>
        <w:t>外提供</w:t>
      </w:r>
      <w:r w:rsidRPr="003E5AE9">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3E5AE9">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26AEDF0D" w:rsidR="00FD189F" w:rsidRPr="00A30DE7" w:rsidRDefault="00FD189F" w:rsidP="00FD189F">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3E5AE9">
        <w:rPr>
          <w:rFonts w:ascii="Arial" w:eastAsia="宋体" w:hAnsi="Arial" w:hint="eastAsia"/>
          <w:sz w:val="24"/>
          <w:szCs w:val="24"/>
        </w:rPr>
        <w:t>MySql</w:t>
      </w:r>
      <w:r w:rsidRPr="00A30DE7">
        <w:rPr>
          <w:rFonts w:ascii="宋体" w:eastAsia="宋体" w:hAnsi="宋体" w:hint="eastAsia"/>
          <w:sz w:val="24"/>
          <w:szCs w:val="24"/>
        </w:rPr>
        <w:t>数据接入和</w:t>
      </w:r>
      <w:r w:rsidRPr="003E5AE9">
        <w:rPr>
          <w:rFonts w:ascii="Arial" w:eastAsia="宋体" w:hAnsi="Arial" w:hint="eastAsia"/>
          <w:sz w:val="24"/>
          <w:szCs w:val="24"/>
        </w:rPr>
        <w:t>redis</w:t>
      </w:r>
      <w:r w:rsidRPr="00A30DE7">
        <w:rPr>
          <w:rFonts w:ascii="宋体" w:eastAsia="宋体" w:hAnsi="宋体" w:hint="eastAsia"/>
          <w:sz w:val="24"/>
          <w:szCs w:val="24"/>
        </w:rPr>
        <w:t>数据接入。</w:t>
      </w:r>
      <w:r w:rsidRPr="003E5AE9">
        <w:rPr>
          <w:rFonts w:ascii="Arial" w:eastAsia="宋体" w:hAnsi="Arial" w:hint="eastAsia"/>
          <w:sz w:val="24"/>
          <w:szCs w:val="24"/>
        </w:rPr>
        <w:t>JPA</w:t>
      </w:r>
      <w:r w:rsidRPr="00A30DE7">
        <w:rPr>
          <w:rFonts w:ascii="宋体" w:eastAsia="宋体" w:hAnsi="宋体" w:hint="eastAsia"/>
          <w:sz w:val="24"/>
          <w:szCs w:val="24"/>
        </w:rPr>
        <w:t>是</w:t>
      </w:r>
      <w:r w:rsidRPr="003E5AE9">
        <w:rPr>
          <w:rFonts w:ascii="Arial" w:eastAsia="宋体" w:hAnsi="Arial" w:hint="eastAsia"/>
          <w:sz w:val="24"/>
          <w:szCs w:val="24"/>
        </w:rPr>
        <w:t>Java</w:t>
      </w:r>
      <w:r w:rsidRPr="00A30DE7">
        <w:rPr>
          <w:rFonts w:ascii="宋体" w:eastAsia="宋体" w:hAnsi="宋体"/>
          <w:sz w:val="24"/>
          <w:szCs w:val="24"/>
        </w:rPr>
        <w:t xml:space="preserve"> </w:t>
      </w:r>
      <w:r w:rsidRPr="003E5AE9">
        <w:rPr>
          <w:rFonts w:ascii="Arial" w:eastAsia="宋体" w:hAnsi="Arial" w:hint="eastAsia"/>
          <w:sz w:val="24"/>
          <w:szCs w:val="24"/>
        </w:rPr>
        <w:t>Persistent</w:t>
      </w:r>
      <w:r w:rsidRPr="00A30DE7">
        <w:rPr>
          <w:rFonts w:ascii="宋体" w:eastAsia="宋体" w:hAnsi="宋体"/>
          <w:sz w:val="24"/>
          <w:szCs w:val="24"/>
        </w:rPr>
        <w:t xml:space="preserve"> </w:t>
      </w:r>
      <w:r w:rsidRPr="003E5AE9">
        <w:rPr>
          <w:rFonts w:ascii="Arial" w:eastAsia="宋体" w:hAnsi="Arial" w:hint="eastAsia"/>
          <w:sz w:val="24"/>
          <w:szCs w:val="24"/>
        </w:rPr>
        <w:t>API</w:t>
      </w:r>
      <w:r w:rsidRPr="00A30DE7">
        <w:rPr>
          <w:rFonts w:ascii="宋体" w:eastAsia="宋体" w:hAnsi="宋体" w:hint="eastAsia"/>
          <w:sz w:val="24"/>
          <w:szCs w:val="24"/>
        </w:rPr>
        <w:t>的简称，是</w:t>
      </w:r>
      <w:r w:rsidRPr="003E5AE9">
        <w:rPr>
          <w:rFonts w:ascii="Arial" w:eastAsia="宋体" w:hAnsi="Arial" w:hint="eastAsia"/>
          <w:sz w:val="24"/>
          <w:szCs w:val="24"/>
        </w:rPr>
        <w:t>JAVA</w:t>
      </w:r>
      <w:r w:rsidRPr="00A30DE7">
        <w:rPr>
          <w:rFonts w:ascii="宋体" w:eastAsia="宋体" w:hAnsi="宋体"/>
          <w:sz w:val="24"/>
          <w:szCs w:val="24"/>
        </w:rPr>
        <w:t xml:space="preserve"> </w:t>
      </w:r>
      <w:r w:rsidRPr="003E5AE9">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3E5AE9">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3E5AE9">
        <w:rPr>
          <w:rFonts w:ascii="Arial" w:eastAsia="宋体" w:hAnsi="Arial" w:hint="eastAsia"/>
          <w:sz w:val="24"/>
          <w:szCs w:val="24"/>
        </w:rPr>
        <w:t>Spring</w:t>
      </w:r>
      <w:r w:rsidRPr="00A30DE7">
        <w:rPr>
          <w:rFonts w:ascii="宋体" w:eastAsia="宋体" w:hAnsi="宋体"/>
          <w:sz w:val="24"/>
          <w:szCs w:val="24"/>
        </w:rPr>
        <w:t xml:space="preserve"> </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JPA</w:t>
      </w:r>
      <w:r w:rsidRPr="00A30DE7">
        <w:rPr>
          <w:rFonts w:ascii="宋体" w:eastAsia="宋体" w:hAnsi="宋体" w:hint="eastAsia"/>
          <w:sz w:val="24"/>
          <w:szCs w:val="24"/>
        </w:rPr>
        <w:t>是</w:t>
      </w:r>
      <w:r w:rsidRPr="003E5AE9">
        <w:rPr>
          <w:rFonts w:ascii="Arial" w:eastAsia="宋体" w:hAnsi="Arial" w:hint="eastAsia"/>
          <w:sz w:val="24"/>
          <w:szCs w:val="24"/>
        </w:rPr>
        <w:t>JPA</w:t>
      </w:r>
      <w:r w:rsidRPr="00A30DE7">
        <w:rPr>
          <w:rFonts w:ascii="宋体" w:eastAsia="宋体" w:hAnsi="宋体" w:hint="eastAsia"/>
          <w:sz w:val="24"/>
          <w:szCs w:val="24"/>
        </w:rPr>
        <w:t>规范的一种实现，在以</w:t>
      </w:r>
      <w:r w:rsidRPr="003E5AE9">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3E5AE9">
        <w:rPr>
          <w:rFonts w:ascii="Arial" w:eastAsia="宋体" w:hAnsi="Arial" w:hint="eastAsia"/>
          <w:sz w:val="24"/>
          <w:szCs w:val="24"/>
        </w:rPr>
        <w:t>S</w:t>
      </w:r>
      <w:r w:rsidRPr="003E5AE9">
        <w:rPr>
          <w:rFonts w:ascii="Arial" w:eastAsia="宋体" w:hAnsi="Arial"/>
          <w:sz w:val="24"/>
          <w:szCs w:val="24"/>
        </w:rPr>
        <w:t>p</w:t>
      </w:r>
      <w:r w:rsidRPr="003E5AE9">
        <w:rPr>
          <w:rFonts w:ascii="Arial" w:eastAsia="宋体" w:hAnsi="Arial" w:hint="eastAsia"/>
          <w:sz w:val="24"/>
          <w:szCs w:val="24"/>
        </w:rPr>
        <w:t>ring</w:t>
      </w:r>
      <w:r w:rsidRPr="00A30DE7">
        <w:rPr>
          <w:rFonts w:ascii="宋体" w:eastAsia="宋体" w:hAnsi="宋体"/>
          <w:sz w:val="24"/>
          <w:szCs w:val="24"/>
        </w:rPr>
        <w:t xml:space="preserve"> </w:t>
      </w:r>
      <w:r w:rsidRPr="003E5AE9">
        <w:rPr>
          <w:rFonts w:ascii="Arial" w:eastAsia="宋体" w:hAnsi="Arial" w:hint="eastAsia"/>
          <w:sz w:val="24"/>
          <w:szCs w:val="24"/>
        </w:rPr>
        <w:t>Data</w:t>
      </w:r>
      <w:r w:rsidRPr="00A30DE7">
        <w:rPr>
          <w:rFonts w:ascii="宋体" w:eastAsia="宋体" w:hAnsi="宋体"/>
          <w:sz w:val="24"/>
          <w:szCs w:val="24"/>
        </w:rPr>
        <w:t xml:space="preserve"> </w:t>
      </w:r>
      <w:r w:rsidRPr="003E5AE9">
        <w:rPr>
          <w:rFonts w:ascii="Arial" w:eastAsia="宋体" w:hAnsi="Arial" w:hint="eastAsia"/>
          <w:sz w:val="24"/>
          <w:szCs w:val="24"/>
        </w:rPr>
        <w:t>JPA</w:t>
      </w:r>
      <w:r w:rsidRPr="00A30DE7">
        <w:rPr>
          <w:rFonts w:ascii="宋体" w:eastAsia="宋体" w:hAnsi="宋体" w:hint="eastAsia"/>
          <w:sz w:val="24"/>
          <w:szCs w:val="24"/>
        </w:rPr>
        <w:t>开发项目会更轻松；</w:t>
      </w:r>
      <w:r w:rsidRPr="003E5AE9">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Pr>
          <w:rFonts w:ascii="Arial" w:eastAsia="宋体" w:hAnsi="Arial" w:hint="eastAsia"/>
          <w:sz w:val="24"/>
          <w:szCs w:val="24"/>
        </w:rPr>
        <w:t>Java</w:t>
      </w:r>
      <w:r w:rsidRPr="00A30DE7">
        <w:rPr>
          <w:rFonts w:ascii="宋体" w:eastAsia="宋体" w:hAnsi="宋体" w:hint="eastAsia"/>
          <w:sz w:val="24"/>
          <w:szCs w:val="24"/>
        </w:rPr>
        <w:t>客户端，实现了对</w:t>
      </w:r>
      <w:r w:rsidRPr="003E5AE9">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77777777" w:rsidR="00FD189F" w:rsidRPr="00A30DE7" w:rsidRDefault="00FD189F" w:rsidP="00FD189F">
      <w:pPr>
        <w:spacing w:line="360" w:lineRule="auto"/>
        <w:ind w:firstLineChars="200" w:firstLine="480"/>
        <w:rPr>
          <w:rFonts w:ascii="宋体" w:eastAsia="宋体" w:hAnsi="宋体"/>
          <w:sz w:val="24"/>
          <w:szCs w:val="24"/>
        </w:rPr>
      </w:pPr>
      <w:r w:rsidRPr="003E5AE9">
        <w:rPr>
          <w:rFonts w:ascii="Arial" w:eastAsia="宋体" w:hAnsi="Arial" w:hint="eastAsia"/>
          <w:sz w:val="24"/>
          <w:szCs w:val="24"/>
        </w:rPr>
        <w:t>Persistent</w:t>
      </w:r>
      <w:r w:rsidRPr="00A30DE7">
        <w:rPr>
          <w:rFonts w:ascii="宋体" w:eastAsia="宋体" w:hAnsi="宋体" w:hint="eastAsia"/>
          <w:sz w:val="24"/>
          <w:szCs w:val="24"/>
        </w:rPr>
        <w:t>为持久层，内部包含了关系型数据库</w:t>
      </w:r>
      <w:r w:rsidRPr="003E5AE9">
        <w:rPr>
          <w:rFonts w:ascii="Arial" w:eastAsia="宋体" w:hAnsi="Arial" w:hint="eastAsia"/>
          <w:sz w:val="24"/>
          <w:szCs w:val="24"/>
        </w:rPr>
        <w:t>MySql</w:t>
      </w:r>
      <w:r w:rsidRPr="00A30DE7">
        <w:rPr>
          <w:rFonts w:ascii="宋体" w:eastAsia="宋体" w:hAnsi="宋体" w:hint="eastAsia"/>
          <w:sz w:val="24"/>
          <w:szCs w:val="24"/>
        </w:rPr>
        <w:t>和非关系型数据库</w:t>
      </w:r>
      <w:r w:rsidRPr="003E5AE9">
        <w:rPr>
          <w:rFonts w:ascii="Arial" w:eastAsia="宋体" w:hAnsi="Arial" w:hint="eastAsia"/>
          <w:sz w:val="24"/>
          <w:szCs w:val="24"/>
        </w:rPr>
        <w:t>Redis</w:t>
      </w:r>
      <w:r w:rsidRPr="00A30DE7">
        <w:rPr>
          <w:rFonts w:ascii="宋体" w:eastAsia="宋体" w:hAnsi="宋体" w:hint="eastAsia"/>
          <w:sz w:val="24"/>
          <w:szCs w:val="24"/>
        </w:rPr>
        <w:t>。</w:t>
      </w:r>
      <w:r w:rsidRPr="003E5AE9">
        <w:rPr>
          <w:rFonts w:ascii="Arial" w:eastAsia="宋体" w:hAnsi="Arial" w:hint="eastAsia"/>
          <w:sz w:val="24"/>
          <w:szCs w:val="24"/>
        </w:rPr>
        <w:t>Mysql</w:t>
      </w:r>
      <w:r w:rsidRPr="00A30DE7">
        <w:rPr>
          <w:rFonts w:ascii="宋体" w:eastAsia="宋体" w:hAnsi="宋体" w:hint="eastAsia"/>
          <w:sz w:val="24"/>
          <w:szCs w:val="24"/>
        </w:rPr>
        <w:t>是主流的数据存储组件，需要长期存储的数据可以存放在</w:t>
      </w:r>
      <w:r w:rsidRPr="003E5AE9">
        <w:rPr>
          <w:rFonts w:ascii="Arial" w:eastAsia="宋体" w:hAnsi="Arial" w:hint="eastAsia"/>
          <w:sz w:val="24"/>
          <w:szCs w:val="24"/>
        </w:rPr>
        <w:t>Mysql</w:t>
      </w:r>
      <w:r w:rsidRPr="00A30DE7">
        <w:rPr>
          <w:rFonts w:ascii="宋体" w:eastAsia="宋体" w:hAnsi="宋体" w:hint="eastAsia"/>
          <w:sz w:val="24"/>
          <w:szCs w:val="24"/>
        </w:rPr>
        <w:t>中；</w:t>
      </w:r>
      <w:r w:rsidRPr="003E5AE9">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3E5AE9">
        <w:rPr>
          <w:rFonts w:ascii="Arial" w:eastAsia="宋体" w:hAnsi="Arial" w:hint="eastAsia"/>
          <w:sz w:val="24"/>
          <w:szCs w:val="24"/>
        </w:rPr>
        <w:t>Mysql</w:t>
      </w:r>
      <w:r w:rsidRPr="00A30DE7">
        <w:rPr>
          <w:rFonts w:ascii="宋体" w:eastAsia="宋体" w:hAnsi="宋体" w:hint="eastAsia"/>
          <w:sz w:val="24"/>
          <w:szCs w:val="24"/>
        </w:rPr>
        <w:t>的访问压力。</w:t>
      </w:r>
    </w:p>
    <w:p w14:paraId="61831C90" w14:textId="77777777" w:rsidR="00FD189F" w:rsidRPr="00A30DE7" w:rsidRDefault="00FD189F" w:rsidP="00FD189F">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图的右边为系统需要依赖的组件，系统发布到线上之后，就会在</w:t>
      </w:r>
      <w:r w:rsidRPr="003E5AE9">
        <w:rPr>
          <w:rFonts w:ascii="Arial" w:eastAsia="宋体" w:hAnsi="Arial" w:hint="eastAsia"/>
          <w:sz w:val="24"/>
          <w:szCs w:val="24"/>
        </w:rPr>
        <w:t>Huskar</w:t>
      </w:r>
      <w:r w:rsidRPr="00A30DE7">
        <w:rPr>
          <w:rFonts w:ascii="宋体" w:eastAsia="宋体" w:hAnsi="宋体" w:hint="eastAsia"/>
          <w:sz w:val="24"/>
          <w:szCs w:val="24"/>
        </w:rPr>
        <w:t>平台上进行服务的注册，同时，平台会将服务暴露，以便其他服务引用；审核流平台和任务调度中心为系统依赖的基础服务；</w:t>
      </w:r>
      <w:r w:rsidRPr="003E5AE9">
        <w:rPr>
          <w:rFonts w:ascii="Arial" w:eastAsia="宋体" w:hAnsi="Arial" w:hint="eastAsia"/>
          <w:sz w:val="24"/>
          <w:szCs w:val="24"/>
        </w:rPr>
        <w:t>RabbitMq</w:t>
      </w:r>
      <w:r w:rsidRPr="00A30DE7">
        <w:rPr>
          <w:rFonts w:ascii="宋体" w:eastAsia="宋体" w:hAnsi="宋体" w:hint="eastAsia"/>
          <w:sz w:val="24"/>
          <w:szCs w:val="24"/>
        </w:rPr>
        <w:t>为消息中间件，系统通过</w:t>
      </w:r>
      <w:r w:rsidRPr="003E5AE9">
        <w:rPr>
          <w:rFonts w:ascii="Arial" w:eastAsia="宋体" w:hAnsi="Arial" w:hint="eastAsia"/>
          <w:sz w:val="24"/>
          <w:szCs w:val="24"/>
        </w:rPr>
        <w:t>RabbitMq</w:t>
      </w:r>
      <w:r w:rsidRPr="00A30DE7">
        <w:rPr>
          <w:rFonts w:ascii="宋体" w:eastAsia="宋体" w:hAnsi="宋体" w:hint="eastAsia"/>
          <w:sz w:val="24"/>
          <w:szCs w:val="24"/>
        </w:rPr>
        <w:t>与其他系统进行交互。</w:t>
      </w:r>
    </w:p>
    <w:p w14:paraId="7630ACE5" w14:textId="7A1A18E8" w:rsidR="00842122" w:rsidRDefault="001D1DD1" w:rsidP="00BF4990">
      <w:pPr>
        <w:pStyle w:val="3"/>
        <w:numPr>
          <w:ilvl w:val="2"/>
          <w:numId w:val="52"/>
        </w:numPr>
      </w:pPr>
      <w:bookmarkStart w:id="227" w:name="_Toc36642701"/>
      <w:bookmarkStart w:id="228" w:name="_Toc36643273"/>
      <w:bookmarkStart w:id="229" w:name="_Toc36732796"/>
      <w:bookmarkStart w:id="230" w:name="_Toc36844502"/>
      <w:r>
        <w:rPr>
          <w:rFonts w:hint="eastAsia"/>
        </w:rPr>
        <w:t>功能组成设计</w:t>
      </w:r>
      <w:bookmarkEnd w:id="227"/>
      <w:bookmarkEnd w:id="228"/>
      <w:bookmarkEnd w:id="229"/>
      <w:bookmarkEnd w:id="230"/>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lastRenderedPageBreak/>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7"/>
      </w:pPr>
      <w:bookmarkStart w:id="231" w:name="_Toc36736577"/>
      <w:bookmarkStart w:id="232" w:name="_Toc36844546"/>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1"/>
      <w:bookmarkEnd w:id="232"/>
    </w:p>
    <w:p w14:paraId="6AD0F793" w14:textId="563A79C9" w:rsidR="00C57D6E" w:rsidRDefault="00364676" w:rsidP="00BF4990">
      <w:pPr>
        <w:pStyle w:val="3"/>
        <w:numPr>
          <w:ilvl w:val="2"/>
          <w:numId w:val="52"/>
        </w:numPr>
      </w:pPr>
      <w:bookmarkStart w:id="233" w:name="_Toc36642702"/>
      <w:bookmarkStart w:id="234" w:name="_Toc36643274"/>
      <w:bookmarkStart w:id="235" w:name="_Toc36732797"/>
      <w:bookmarkStart w:id="236" w:name="_Toc36844503"/>
      <w:r>
        <w:rPr>
          <w:rFonts w:hint="eastAsia"/>
        </w:rPr>
        <w:t>部署</w:t>
      </w:r>
      <w:r w:rsidR="00842122">
        <w:rPr>
          <w:rFonts w:hint="eastAsia"/>
        </w:rPr>
        <w:t>设计</w:t>
      </w:r>
      <w:bookmarkEnd w:id="233"/>
      <w:bookmarkEnd w:id="234"/>
      <w:bookmarkEnd w:id="235"/>
      <w:bookmarkEnd w:id="236"/>
    </w:p>
    <w:p w14:paraId="2138FC94" w14:textId="77777777" w:rsidR="00FD189F" w:rsidRDefault="002E24CA" w:rsidP="00FD189F">
      <w:pPr>
        <w:keepNext/>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C31689C" w14:textId="648C93D6" w:rsidR="00BE4C33" w:rsidRDefault="00FD189F" w:rsidP="00FD189F">
      <w:pPr>
        <w:pStyle w:val="af7"/>
      </w:pPr>
      <w:bookmarkStart w:id="237" w:name="_Toc36736578"/>
      <w:bookmarkStart w:id="238" w:name="_Toc36844547"/>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7"/>
      <w:bookmarkEnd w:id="238"/>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3E5AE9">
        <w:rPr>
          <w:rFonts w:ascii="Arial" w:eastAsia="宋体" w:hAnsi="Arial" w:hint="eastAsia"/>
          <w:sz w:val="24"/>
          <w:szCs w:val="24"/>
        </w:rPr>
        <w:t>kubernetes</w:t>
      </w:r>
      <w:r w:rsidR="00FB1498">
        <w:rPr>
          <w:rFonts w:ascii="宋体" w:eastAsia="宋体" w:hAnsi="宋体" w:hint="eastAsia"/>
          <w:sz w:val="24"/>
          <w:szCs w:val="24"/>
        </w:rPr>
        <w:t>集群中</w:t>
      </w:r>
      <w:r w:rsidR="00FB1498" w:rsidRPr="003E5AE9">
        <w:rPr>
          <w:rFonts w:ascii="Arial" w:eastAsia="宋体" w:hAnsi="Arial" w:hint="eastAsia"/>
          <w:sz w:val="24"/>
          <w:szCs w:val="24"/>
        </w:rPr>
        <w:t>worker</w:t>
      </w:r>
      <w:r w:rsidR="00FB1498">
        <w:rPr>
          <w:rFonts w:ascii="宋体" w:eastAsia="宋体" w:hAnsi="宋体" w:hint="eastAsia"/>
          <w:sz w:val="24"/>
          <w:szCs w:val="24"/>
        </w:rPr>
        <w:t>节点上，</w:t>
      </w:r>
      <w:r w:rsidR="00FB1498" w:rsidRPr="003E5AE9">
        <w:rPr>
          <w:rFonts w:ascii="Arial" w:eastAsia="宋体" w:hAnsi="Arial"/>
          <w:sz w:val="24"/>
          <w:szCs w:val="24"/>
        </w:rPr>
        <w:t>P</w:t>
      </w:r>
      <w:r w:rsidR="00FB1498" w:rsidRPr="003E5AE9">
        <w:rPr>
          <w:rFonts w:ascii="Arial" w:eastAsia="宋体" w:hAnsi="Arial" w:hint="eastAsia"/>
          <w:sz w:val="24"/>
          <w:szCs w:val="24"/>
        </w:rPr>
        <w:t>od</w:t>
      </w:r>
      <w:r w:rsidR="00FB1498">
        <w:rPr>
          <w:rFonts w:ascii="宋体" w:eastAsia="宋体" w:hAnsi="宋体" w:hint="eastAsia"/>
          <w:sz w:val="24"/>
          <w:szCs w:val="24"/>
        </w:rPr>
        <w:t>是</w:t>
      </w:r>
      <w:r w:rsidR="00FB1498" w:rsidRPr="003E5AE9">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3E5AE9">
        <w:rPr>
          <w:rFonts w:ascii="Arial" w:eastAsia="宋体" w:hAnsi="Arial" w:hint="eastAsia"/>
          <w:sz w:val="24"/>
          <w:szCs w:val="24"/>
        </w:rPr>
        <w:t>P</w:t>
      </w:r>
      <w:r w:rsidR="00FB1498" w:rsidRPr="003E5AE9">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3E5AE9">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3E5AE9">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lastRenderedPageBreak/>
        <w:t>应用</w:t>
      </w:r>
      <w:r>
        <w:rPr>
          <w:rFonts w:ascii="宋体" w:eastAsia="宋体" w:hAnsi="宋体" w:hint="eastAsia"/>
          <w:sz w:val="24"/>
          <w:szCs w:val="24"/>
        </w:rPr>
        <w:t>采用</w:t>
      </w:r>
      <w:r w:rsidR="000373D6" w:rsidRPr="003E5AE9">
        <w:rPr>
          <w:rFonts w:ascii="Arial" w:eastAsia="宋体" w:hAnsi="Arial" w:hint="eastAsia"/>
          <w:sz w:val="24"/>
          <w:szCs w:val="24"/>
        </w:rPr>
        <w:t>D</w:t>
      </w:r>
      <w:r w:rsidRPr="003E5AE9">
        <w:rPr>
          <w:rFonts w:ascii="Arial" w:eastAsia="宋体" w:hAnsi="Arial"/>
          <w:sz w:val="24"/>
          <w:szCs w:val="24"/>
        </w:rPr>
        <w:t>ocker</w:t>
      </w:r>
      <w:r>
        <w:rPr>
          <w:rFonts w:ascii="宋体" w:eastAsia="宋体" w:hAnsi="宋体" w:hint="eastAsia"/>
          <w:sz w:val="24"/>
          <w:szCs w:val="24"/>
        </w:rPr>
        <w:t>+</w:t>
      </w:r>
      <w:r w:rsidRPr="003E5AE9">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3E5AE9">
        <w:rPr>
          <w:rFonts w:ascii="Arial" w:eastAsia="宋体" w:hAnsi="Arial" w:hint="eastAsia"/>
          <w:sz w:val="24"/>
          <w:szCs w:val="24"/>
        </w:rPr>
        <w:t>docker</w:t>
      </w:r>
      <w:r w:rsidR="000373D6">
        <w:rPr>
          <w:rFonts w:ascii="宋体" w:eastAsia="宋体" w:hAnsi="宋体" w:hint="eastAsia"/>
          <w:sz w:val="24"/>
          <w:szCs w:val="24"/>
        </w:rPr>
        <w:t>由如下原因：</w:t>
      </w:r>
      <w:r w:rsidR="000373D6" w:rsidRPr="003E5AE9">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3E5AE9">
        <w:rPr>
          <w:rFonts w:ascii="Arial" w:eastAsia="宋体" w:hAnsi="Arial" w:hint="eastAsia"/>
          <w:sz w:val="24"/>
          <w:szCs w:val="24"/>
        </w:rPr>
        <w:t>docker</w:t>
      </w:r>
      <w:r w:rsidR="00D003B1">
        <w:rPr>
          <w:rFonts w:ascii="宋体" w:eastAsia="宋体" w:hAnsi="宋体" w:hint="eastAsia"/>
          <w:sz w:val="24"/>
          <w:szCs w:val="24"/>
        </w:rPr>
        <w:t>之后，需要对</w:t>
      </w:r>
      <w:r w:rsidR="00D003B1" w:rsidRPr="003E5AE9">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3E5AE9">
        <w:rPr>
          <w:rFonts w:ascii="Arial" w:eastAsia="宋体" w:hAnsi="Arial" w:hint="eastAsia"/>
          <w:sz w:val="24"/>
          <w:szCs w:val="24"/>
        </w:rPr>
        <w:t>kubernetes</w:t>
      </w:r>
      <w:r w:rsidR="00D003B1">
        <w:rPr>
          <w:rFonts w:ascii="宋体" w:eastAsia="宋体" w:hAnsi="宋体" w:hint="eastAsia"/>
          <w:sz w:val="24"/>
          <w:szCs w:val="24"/>
        </w:rPr>
        <w:t>，</w:t>
      </w:r>
      <w:r w:rsidR="0087297E" w:rsidRPr="003E5AE9">
        <w:rPr>
          <w:rFonts w:ascii="Arial" w:eastAsia="宋体" w:hAnsi="Arial" w:hint="eastAsia"/>
          <w:sz w:val="24"/>
          <w:szCs w:val="24"/>
        </w:rPr>
        <w:t>kubernetes</w:t>
      </w:r>
      <w:r w:rsidR="0087297E">
        <w:rPr>
          <w:rFonts w:ascii="宋体" w:eastAsia="宋体" w:hAnsi="宋体" w:hint="eastAsia"/>
          <w:sz w:val="24"/>
          <w:szCs w:val="24"/>
        </w:rPr>
        <w:t>可以对容器化的应用进行自动部署、扩容、管理、灰度升级等。</w:t>
      </w:r>
    </w:p>
    <w:p w14:paraId="79D6CC4B" w14:textId="216096DD" w:rsidR="00B5567C" w:rsidRPr="00A30DE7" w:rsidRDefault="0071278D" w:rsidP="00013980">
      <w:pPr>
        <w:spacing w:line="360" w:lineRule="auto"/>
        <w:ind w:firstLineChars="200" w:firstLine="480"/>
        <w:rPr>
          <w:ins w:id="239"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2BBC00DC" w:rsidR="004C6632" w:rsidRDefault="004C6632" w:rsidP="00BF4990">
      <w:pPr>
        <w:pStyle w:val="2"/>
        <w:numPr>
          <w:ilvl w:val="1"/>
          <w:numId w:val="52"/>
        </w:numPr>
      </w:pPr>
      <w:bookmarkStart w:id="240" w:name="_Toc36642703"/>
      <w:bookmarkStart w:id="241" w:name="_Toc36643275"/>
      <w:bookmarkStart w:id="242" w:name="_Toc36732798"/>
      <w:bookmarkStart w:id="243" w:name="_Toc36844504"/>
      <w:r>
        <w:rPr>
          <w:rFonts w:hint="eastAsia"/>
        </w:rPr>
        <w:t>数据库设计</w:t>
      </w:r>
      <w:bookmarkEnd w:id="199"/>
      <w:bookmarkEnd w:id="240"/>
      <w:bookmarkEnd w:id="241"/>
      <w:bookmarkEnd w:id="242"/>
      <w:bookmarkEnd w:id="243"/>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3E5AE9">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3E5AE9">
        <w:rPr>
          <w:rFonts w:ascii="Arial" w:eastAsia="宋体" w:hAnsi="Arial" w:hint="eastAsia"/>
          <w:sz w:val="24"/>
          <w:szCs w:val="24"/>
        </w:rPr>
        <w:t>rule</w:t>
      </w:r>
      <w:r w:rsidR="006859BB" w:rsidRPr="003F1175">
        <w:rPr>
          <w:rFonts w:ascii="Arial" w:eastAsia="宋体" w:hAnsi="Arial"/>
          <w:sz w:val="24"/>
          <w:szCs w:val="24"/>
        </w:rPr>
        <w:t>_</w:t>
      </w:r>
      <w:r w:rsidR="006859BB" w:rsidRPr="003E5AE9">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3E5AE9">
        <w:rPr>
          <w:rFonts w:ascii="Arial" w:eastAsia="宋体" w:hAnsi="Arial" w:hint="eastAsia"/>
          <w:sz w:val="24"/>
          <w:szCs w:val="24"/>
        </w:rPr>
        <w:t>r</w:t>
      </w:r>
      <w:r w:rsidR="006859BB" w:rsidRPr="003E5AE9">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3E5AE9">
        <w:rPr>
          <w:rFonts w:ascii="Arial" w:eastAsia="宋体" w:hAnsi="Arial" w:hint="eastAsia"/>
          <w:sz w:val="24"/>
          <w:szCs w:val="24"/>
        </w:rPr>
        <w:t>rule</w:t>
      </w:r>
      <w:r w:rsidR="006859BB" w:rsidRPr="003F1175">
        <w:rPr>
          <w:rFonts w:ascii="Arial" w:eastAsia="宋体" w:hAnsi="Arial"/>
          <w:sz w:val="24"/>
          <w:szCs w:val="24"/>
        </w:rPr>
        <w:t>_</w:t>
      </w:r>
      <w:r w:rsidR="006859BB" w:rsidRPr="003E5AE9">
        <w:rPr>
          <w:rFonts w:ascii="Arial" w:eastAsia="宋体" w:hAnsi="Arial"/>
          <w:sz w:val="24"/>
          <w:szCs w:val="24"/>
        </w:rPr>
        <w:t>draft</w:t>
      </w:r>
      <w:r w:rsidR="006859BB" w:rsidRPr="00A30DE7">
        <w:rPr>
          <w:rFonts w:ascii="宋体" w:eastAsia="宋体" w:hAnsi="宋体" w:hint="eastAsia"/>
          <w:sz w:val="24"/>
          <w:szCs w:val="24"/>
        </w:rPr>
        <w:t>和</w:t>
      </w:r>
      <w:r w:rsidR="006859BB" w:rsidRPr="003E5AE9">
        <w:rPr>
          <w:rFonts w:ascii="Arial" w:eastAsia="宋体" w:hAnsi="Arial" w:hint="eastAsia"/>
          <w:sz w:val="24"/>
          <w:szCs w:val="24"/>
        </w:rPr>
        <w:t>r</w:t>
      </w:r>
      <w:r w:rsidR="006859BB" w:rsidRPr="003E5AE9">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3E5AE9">
        <w:rPr>
          <w:rFonts w:ascii="Arial" w:eastAsia="宋体" w:hAnsi="Arial" w:hint="eastAsia"/>
          <w:sz w:val="24"/>
          <w:szCs w:val="24"/>
        </w:rPr>
        <w:t>rule</w:t>
      </w:r>
      <w:r w:rsidR="00882592" w:rsidRPr="003F1175">
        <w:rPr>
          <w:rFonts w:ascii="Arial" w:eastAsia="宋体" w:hAnsi="Arial" w:hint="eastAsia"/>
          <w:sz w:val="24"/>
          <w:szCs w:val="24"/>
        </w:rPr>
        <w:t>_</w:t>
      </w:r>
      <w:r w:rsidR="00882592" w:rsidRPr="003E5AE9">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3E5AE9">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3E5AE9">
        <w:rPr>
          <w:rFonts w:ascii="Arial" w:eastAsia="宋体" w:hAnsi="Arial" w:hint="eastAsia"/>
          <w:sz w:val="24"/>
          <w:szCs w:val="24"/>
        </w:rPr>
        <w:t>rule</w:t>
      </w:r>
      <w:r w:rsidR="00642A84" w:rsidRPr="003F1175">
        <w:rPr>
          <w:rFonts w:ascii="Arial" w:eastAsia="宋体" w:hAnsi="Arial"/>
          <w:sz w:val="24"/>
          <w:szCs w:val="24"/>
        </w:rPr>
        <w:t>_</w:t>
      </w:r>
      <w:r w:rsidR="00642A84" w:rsidRPr="003E5AE9">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3E5AE9">
        <w:rPr>
          <w:rFonts w:ascii="Arial" w:eastAsia="宋体" w:hAnsi="Arial" w:hint="eastAsia"/>
          <w:sz w:val="24"/>
          <w:szCs w:val="24"/>
        </w:rPr>
        <w:t>N</w:t>
      </w:r>
      <w:r w:rsidR="00642A84" w:rsidRPr="00A30DE7">
        <w:rPr>
          <w:rFonts w:ascii="宋体" w:eastAsia="宋体" w:hAnsi="宋体" w:hint="eastAsia"/>
          <w:sz w:val="24"/>
          <w:szCs w:val="24"/>
        </w:rPr>
        <w:t>。</w:t>
      </w:r>
      <w:r w:rsidR="002E0F52" w:rsidRPr="003E5AE9">
        <w:rPr>
          <w:rFonts w:ascii="Arial" w:eastAsia="宋体" w:hAnsi="Arial" w:hint="eastAsia"/>
          <w:sz w:val="24"/>
          <w:szCs w:val="24"/>
        </w:rPr>
        <w:t>rule</w:t>
      </w:r>
      <w:r w:rsidR="002E0F52" w:rsidRPr="003F1175">
        <w:rPr>
          <w:rFonts w:ascii="Arial" w:eastAsia="宋体" w:hAnsi="Arial"/>
          <w:sz w:val="24"/>
          <w:szCs w:val="24"/>
        </w:rPr>
        <w:t>_</w:t>
      </w:r>
      <w:r w:rsidR="002E0F52" w:rsidRPr="003E5AE9">
        <w:rPr>
          <w:rFonts w:ascii="Arial" w:eastAsia="宋体" w:hAnsi="Arial"/>
          <w:sz w:val="24"/>
          <w:szCs w:val="24"/>
        </w:rPr>
        <w:t>not</w:t>
      </w:r>
      <w:r w:rsidR="002E0F52" w:rsidRPr="003F1175">
        <w:rPr>
          <w:rFonts w:ascii="Arial" w:eastAsia="宋体" w:hAnsi="Arial"/>
          <w:sz w:val="24"/>
          <w:szCs w:val="24"/>
        </w:rPr>
        <w:t>_</w:t>
      </w:r>
      <w:r w:rsidR="002E0F52" w:rsidRPr="003E5AE9">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3E5AE9">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3E5AE9">
        <w:rPr>
          <w:rFonts w:ascii="Arial" w:eastAsia="宋体" w:hAnsi="Arial" w:hint="eastAsia"/>
          <w:sz w:val="24"/>
          <w:szCs w:val="24"/>
        </w:rPr>
        <w:t>rule</w:t>
      </w:r>
      <w:r w:rsidR="002E0F52" w:rsidRPr="003F1175">
        <w:rPr>
          <w:rFonts w:ascii="Arial" w:eastAsia="宋体" w:hAnsi="Arial" w:hint="eastAsia"/>
          <w:sz w:val="24"/>
          <w:szCs w:val="24"/>
        </w:rPr>
        <w:t>_</w:t>
      </w:r>
      <w:r w:rsidR="002E0F52" w:rsidRPr="003E5AE9">
        <w:rPr>
          <w:rFonts w:ascii="Arial" w:eastAsia="宋体" w:hAnsi="Arial"/>
          <w:sz w:val="24"/>
          <w:szCs w:val="24"/>
        </w:rPr>
        <w:t>hot</w:t>
      </w:r>
      <w:r w:rsidR="002E0F52" w:rsidRPr="003F1175">
        <w:rPr>
          <w:rFonts w:ascii="Arial" w:eastAsia="宋体" w:hAnsi="Arial"/>
          <w:sz w:val="24"/>
          <w:szCs w:val="24"/>
        </w:rPr>
        <w:t>_</w:t>
      </w:r>
      <w:r w:rsidR="002E0F52" w:rsidRPr="003E5AE9">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3E5AE9">
        <w:rPr>
          <w:rFonts w:ascii="Arial" w:eastAsia="宋体" w:hAnsi="Arial" w:hint="eastAsia"/>
          <w:sz w:val="24"/>
          <w:szCs w:val="24"/>
        </w:rPr>
        <w:t>N</w:t>
      </w:r>
      <w:r w:rsidR="002E0F52" w:rsidRPr="00A30DE7">
        <w:rPr>
          <w:rFonts w:ascii="宋体" w:eastAsia="宋体" w:hAnsi="宋体" w:hint="eastAsia"/>
          <w:sz w:val="24"/>
          <w:szCs w:val="24"/>
        </w:rPr>
        <w:t>。</w:t>
      </w:r>
      <w:r w:rsidR="00E52242" w:rsidRPr="003E5AE9">
        <w:rPr>
          <w:rFonts w:ascii="Arial" w:eastAsia="宋体" w:hAnsi="Arial" w:hint="eastAsia"/>
          <w:sz w:val="24"/>
          <w:szCs w:val="24"/>
        </w:rPr>
        <w:t>action</w:t>
      </w:r>
      <w:r w:rsidR="00E52242" w:rsidRPr="003F1175">
        <w:rPr>
          <w:rFonts w:ascii="Arial" w:eastAsia="宋体" w:hAnsi="Arial" w:hint="eastAsia"/>
          <w:sz w:val="24"/>
          <w:szCs w:val="24"/>
        </w:rPr>
        <w:t>_</w:t>
      </w:r>
      <w:r w:rsidR="00E52242" w:rsidRPr="003E5AE9">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3E5AE9">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3E5AE9">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3E5AE9">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3E5AE9">
        <w:rPr>
          <w:rFonts w:ascii="Arial" w:eastAsia="宋体" w:hAnsi="Arial" w:hint="eastAsia"/>
          <w:sz w:val="24"/>
          <w:szCs w:val="24"/>
        </w:rPr>
        <w:t>action</w:t>
      </w:r>
      <w:r w:rsidR="00E52242" w:rsidRPr="003F1175">
        <w:rPr>
          <w:rFonts w:ascii="Arial" w:eastAsia="宋体" w:hAnsi="Arial"/>
          <w:sz w:val="24"/>
          <w:szCs w:val="24"/>
        </w:rPr>
        <w:t>_</w:t>
      </w:r>
      <w:r w:rsidR="00E52242" w:rsidRPr="003E5AE9">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3E5AE9">
        <w:rPr>
          <w:rFonts w:ascii="Arial" w:eastAsia="宋体" w:hAnsi="Arial" w:hint="eastAsia"/>
          <w:sz w:val="24"/>
          <w:szCs w:val="24"/>
        </w:rPr>
        <w:t>N</w:t>
      </w:r>
      <w:r w:rsidR="00E52242" w:rsidRPr="00A30DE7">
        <w:rPr>
          <w:rFonts w:ascii="宋体" w:eastAsia="宋体" w:hAnsi="宋体" w:hint="eastAsia"/>
          <w:sz w:val="24"/>
          <w:szCs w:val="24"/>
        </w:rPr>
        <w:t>。</w:t>
      </w:r>
      <w:r w:rsidR="003F405B" w:rsidRPr="003E5AE9">
        <w:rPr>
          <w:rFonts w:ascii="Arial" w:eastAsia="宋体" w:hAnsi="Arial" w:hint="eastAsia"/>
          <w:sz w:val="24"/>
          <w:szCs w:val="24"/>
        </w:rPr>
        <w:t>operate</w:t>
      </w:r>
      <w:r w:rsidR="0049670A" w:rsidRPr="003F1175">
        <w:rPr>
          <w:rFonts w:ascii="Arial" w:eastAsia="宋体" w:hAnsi="Arial"/>
          <w:sz w:val="24"/>
          <w:szCs w:val="24"/>
        </w:rPr>
        <w:t>_</w:t>
      </w:r>
      <w:r w:rsidR="0049670A" w:rsidRPr="003E5AE9">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3E5AE9">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3E5AE9">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3E5AE9">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3E5AE9">
        <w:rPr>
          <w:rFonts w:ascii="Arial" w:eastAsia="宋体" w:hAnsi="Arial" w:hint="eastAsia"/>
          <w:sz w:val="24"/>
          <w:szCs w:val="24"/>
        </w:rPr>
        <w:t>N</w:t>
      </w:r>
      <w:r w:rsidR="0049670A" w:rsidRPr="00A30DE7">
        <w:rPr>
          <w:rFonts w:ascii="宋体" w:eastAsia="宋体" w:hAnsi="宋体" w:hint="eastAsia"/>
          <w:sz w:val="24"/>
          <w:szCs w:val="24"/>
        </w:rPr>
        <w:t>。</w:t>
      </w:r>
      <w:r w:rsidR="0049670A" w:rsidRPr="003E5AE9">
        <w:rPr>
          <w:rFonts w:ascii="Arial" w:eastAsia="宋体" w:hAnsi="Arial" w:hint="eastAsia"/>
          <w:sz w:val="24"/>
          <w:szCs w:val="24"/>
        </w:rPr>
        <w:lastRenderedPageBreak/>
        <w:t>operator</w:t>
      </w:r>
      <w:r w:rsidR="0049670A" w:rsidRPr="00A30DE7">
        <w:rPr>
          <w:rFonts w:ascii="宋体" w:eastAsia="宋体" w:hAnsi="宋体" w:hint="eastAsia"/>
          <w:sz w:val="24"/>
          <w:szCs w:val="24"/>
        </w:rPr>
        <w:t>表负责存储操作人员信息，</w:t>
      </w:r>
      <w:r w:rsidR="0049670A" w:rsidRPr="003E5AE9">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3E5AE9">
        <w:rPr>
          <w:rFonts w:ascii="Arial" w:eastAsia="宋体" w:hAnsi="Arial" w:hint="eastAsia"/>
          <w:sz w:val="24"/>
          <w:szCs w:val="24"/>
        </w:rPr>
        <w:t>operate</w:t>
      </w:r>
      <w:r w:rsidR="0049670A" w:rsidRPr="003F1175">
        <w:rPr>
          <w:rFonts w:ascii="Arial" w:eastAsia="宋体" w:hAnsi="Arial"/>
          <w:sz w:val="24"/>
          <w:szCs w:val="24"/>
        </w:rPr>
        <w:t>_</w:t>
      </w:r>
      <w:r w:rsidR="0049670A" w:rsidRPr="003E5AE9">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3E5AE9">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3E5AE9">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3E5AE9">
        <w:rPr>
          <w:rFonts w:ascii="Arial" w:eastAsia="宋体" w:hAnsi="Arial" w:hint="eastAsia"/>
          <w:sz w:val="24"/>
          <w:szCs w:val="24"/>
        </w:rPr>
        <w:t>rule</w:t>
      </w:r>
      <w:r w:rsidR="00505364" w:rsidRPr="003F1175">
        <w:rPr>
          <w:rFonts w:ascii="Arial" w:eastAsia="宋体" w:hAnsi="Arial" w:hint="eastAsia"/>
          <w:sz w:val="24"/>
          <w:szCs w:val="24"/>
        </w:rPr>
        <w:t>_</w:t>
      </w:r>
      <w:r w:rsidR="00505364" w:rsidRPr="003E5AE9">
        <w:rPr>
          <w:rFonts w:ascii="Arial" w:eastAsia="宋体" w:hAnsi="Arial"/>
          <w:sz w:val="24"/>
          <w:szCs w:val="24"/>
        </w:rPr>
        <w:t>hit</w:t>
      </w:r>
      <w:r w:rsidR="00505364">
        <w:rPr>
          <w:rFonts w:ascii="宋体" w:eastAsia="宋体" w:hAnsi="宋体" w:hint="eastAsia"/>
          <w:sz w:val="24"/>
          <w:szCs w:val="24"/>
        </w:rPr>
        <w:t>和</w:t>
      </w:r>
      <w:r w:rsidR="00505364" w:rsidRPr="003E5AE9">
        <w:rPr>
          <w:rFonts w:ascii="Arial" w:eastAsia="宋体" w:hAnsi="Arial" w:hint="eastAsia"/>
          <w:sz w:val="24"/>
          <w:szCs w:val="24"/>
        </w:rPr>
        <w:t>rule</w:t>
      </w:r>
      <w:r w:rsidR="00505364" w:rsidRPr="003F1175">
        <w:rPr>
          <w:rFonts w:ascii="Arial" w:eastAsia="宋体" w:hAnsi="Arial"/>
          <w:sz w:val="24"/>
          <w:szCs w:val="24"/>
        </w:rPr>
        <w:t>_</w:t>
      </w:r>
      <w:r w:rsidR="00505364" w:rsidRPr="003E5AE9">
        <w:rPr>
          <w:rFonts w:ascii="Arial" w:eastAsia="宋体" w:hAnsi="Arial"/>
          <w:sz w:val="24"/>
          <w:szCs w:val="24"/>
        </w:rPr>
        <w:t>not</w:t>
      </w:r>
      <w:r w:rsidR="00505364" w:rsidRPr="003F1175">
        <w:rPr>
          <w:rFonts w:ascii="Arial" w:eastAsia="宋体" w:hAnsi="Arial"/>
          <w:sz w:val="24"/>
          <w:szCs w:val="24"/>
        </w:rPr>
        <w:t>_</w:t>
      </w:r>
      <w:r w:rsidR="00505364" w:rsidRPr="003E5AE9">
        <w:rPr>
          <w:rFonts w:ascii="Arial" w:eastAsia="宋体" w:hAnsi="Arial"/>
          <w:sz w:val="24"/>
          <w:szCs w:val="24"/>
        </w:rPr>
        <w:t>hit</w:t>
      </w:r>
      <w:r w:rsidR="004D4E1C">
        <w:rPr>
          <w:rFonts w:ascii="宋体" w:eastAsia="宋体" w:hAnsi="宋体" w:hint="eastAsia"/>
          <w:sz w:val="24"/>
          <w:szCs w:val="24"/>
        </w:rPr>
        <w:t>有关联。</w:t>
      </w:r>
      <w:r w:rsidR="004D4E1C" w:rsidRPr="003E5AE9">
        <w:rPr>
          <w:rFonts w:ascii="Arial" w:eastAsia="宋体" w:hAnsi="Arial" w:hint="eastAsia"/>
          <w:sz w:val="24"/>
          <w:szCs w:val="24"/>
        </w:rPr>
        <w:t>order</w:t>
      </w:r>
      <w:r w:rsidR="004D4E1C">
        <w:rPr>
          <w:rFonts w:ascii="宋体" w:eastAsia="宋体" w:hAnsi="宋体" w:hint="eastAsia"/>
          <w:sz w:val="24"/>
          <w:szCs w:val="24"/>
        </w:rPr>
        <w:t>和</w:t>
      </w:r>
      <w:r w:rsidR="004D4E1C" w:rsidRPr="003E5AE9">
        <w:rPr>
          <w:rFonts w:ascii="Arial" w:eastAsia="宋体" w:hAnsi="Arial" w:hint="eastAsia"/>
          <w:sz w:val="24"/>
          <w:szCs w:val="24"/>
        </w:rPr>
        <w:t>rule</w:t>
      </w:r>
      <w:r w:rsidR="004D4E1C" w:rsidRPr="003F1175">
        <w:rPr>
          <w:rFonts w:ascii="Arial" w:eastAsia="宋体" w:hAnsi="Arial"/>
          <w:sz w:val="24"/>
          <w:szCs w:val="24"/>
        </w:rPr>
        <w:t>_</w:t>
      </w:r>
      <w:r w:rsidR="004D4E1C" w:rsidRPr="003E5AE9">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3E5AE9">
        <w:rPr>
          <w:rFonts w:ascii="Arial" w:eastAsia="宋体" w:hAnsi="Arial" w:hint="eastAsia"/>
          <w:sz w:val="24"/>
          <w:szCs w:val="24"/>
        </w:rPr>
        <w:t>N</w:t>
      </w:r>
      <w:r w:rsidR="004D4E1C">
        <w:rPr>
          <w:rFonts w:ascii="宋体" w:eastAsia="宋体" w:hAnsi="宋体" w:hint="eastAsia"/>
          <w:sz w:val="24"/>
          <w:szCs w:val="24"/>
        </w:rPr>
        <w:t>；</w:t>
      </w:r>
      <w:r w:rsidR="004D4E1C" w:rsidRPr="003E5AE9">
        <w:rPr>
          <w:rFonts w:ascii="Arial" w:eastAsia="宋体" w:hAnsi="Arial" w:hint="eastAsia"/>
          <w:sz w:val="24"/>
          <w:szCs w:val="24"/>
        </w:rPr>
        <w:t>order</w:t>
      </w:r>
      <w:r w:rsidR="004D4E1C">
        <w:rPr>
          <w:rFonts w:ascii="宋体" w:eastAsia="宋体" w:hAnsi="宋体" w:hint="eastAsia"/>
          <w:sz w:val="24"/>
          <w:szCs w:val="24"/>
        </w:rPr>
        <w:t>和</w:t>
      </w:r>
      <w:r w:rsidR="004D4E1C" w:rsidRPr="003E5AE9">
        <w:rPr>
          <w:rFonts w:ascii="Arial" w:eastAsia="宋体" w:hAnsi="Arial" w:hint="eastAsia"/>
          <w:sz w:val="24"/>
          <w:szCs w:val="24"/>
        </w:rPr>
        <w:t>rule</w:t>
      </w:r>
      <w:r w:rsidR="004D4E1C" w:rsidRPr="003F1175">
        <w:rPr>
          <w:rFonts w:ascii="Arial" w:eastAsia="宋体" w:hAnsi="Arial"/>
          <w:sz w:val="24"/>
          <w:szCs w:val="24"/>
        </w:rPr>
        <w:t>_</w:t>
      </w:r>
      <w:r w:rsidR="004D4E1C" w:rsidRPr="003E5AE9">
        <w:rPr>
          <w:rFonts w:ascii="Arial" w:eastAsia="宋体" w:hAnsi="Arial"/>
          <w:sz w:val="24"/>
          <w:szCs w:val="24"/>
        </w:rPr>
        <w:t>not</w:t>
      </w:r>
      <w:r w:rsidR="004D4E1C" w:rsidRPr="003F1175">
        <w:rPr>
          <w:rFonts w:ascii="Arial" w:eastAsia="宋体" w:hAnsi="Arial" w:hint="eastAsia"/>
          <w:sz w:val="24"/>
          <w:szCs w:val="24"/>
        </w:rPr>
        <w:t>_</w:t>
      </w:r>
      <w:r w:rsidR="004D4E1C" w:rsidRPr="003E5AE9">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3E5AE9">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7"/>
      </w:pPr>
      <w:bookmarkStart w:id="244" w:name="_Toc36736579"/>
      <w:bookmarkStart w:id="245" w:name="_Toc36844548"/>
      <w:r>
        <w:t>图</w:t>
      </w:r>
      <w:r>
        <w:t xml:space="preserve"> </w:t>
      </w:r>
      <w:r w:rsidR="00985060">
        <w:fldChar w:fldCharType="begin"/>
      </w:r>
      <w:r w:rsidR="00985060">
        <w:instrText xml:space="preserve"> STYLEREF 1 \s </w:instrText>
      </w:r>
      <w:r w:rsidR="00985060">
        <w:fldChar w:fldCharType="separate"/>
      </w:r>
      <w:r w:rsidR="00E7698C" w:rsidRPr="003F1175">
        <w:rPr>
          <w:noProof/>
        </w:rPr>
        <w:t>3</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4"/>
      <w:bookmarkEnd w:id="245"/>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5"/>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8F66D1">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8F66D1">
        <w:rPr>
          <w:rFonts w:ascii="Arial" w:eastAsia="宋体" w:hAnsi="Arial" w:hint="eastAsia"/>
          <w:sz w:val="24"/>
          <w:szCs w:val="24"/>
        </w:rPr>
        <w:t>check_</w:t>
      </w:r>
      <w:r w:rsidRPr="008F66D1">
        <w:rPr>
          <w:rFonts w:ascii="Arial" w:eastAsia="宋体" w:hAnsi="Arial"/>
          <w:sz w:val="24"/>
          <w:szCs w:val="24"/>
        </w:rPr>
        <w:t>rules</w:t>
      </w:r>
      <w:r w:rsidRPr="008F66D1">
        <w:rPr>
          <w:rFonts w:ascii="宋体" w:eastAsia="宋体" w:hAnsi="宋体" w:hint="eastAsia"/>
          <w:sz w:val="24"/>
          <w:szCs w:val="24"/>
        </w:rPr>
        <w:t>存储校验规则，</w:t>
      </w:r>
      <w:r w:rsidRPr="008F66D1">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8F66D1">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8F66D1">
        <w:rPr>
          <w:rFonts w:ascii="Arial" w:eastAsia="宋体" w:hAnsi="Arial" w:hint="eastAsia"/>
          <w:sz w:val="24"/>
          <w:szCs w:val="24"/>
        </w:rPr>
        <w:t>r</w:t>
      </w:r>
      <w:r w:rsidRPr="008F66D1">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7"/>
        <w:keepNext/>
      </w:pPr>
      <w:bookmarkStart w:id="246" w:name="_Toc36736510"/>
      <w:bookmarkStart w:id="247" w:name="_Toc36844595"/>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3E5AE9">
        <w:t>rule</w:t>
      </w:r>
      <w:r w:rsidRPr="00536CE0">
        <w:t>表结构</w:t>
      </w:r>
      <w:bookmarkEnd w:id="246"/>
      <w:bookmarkEnd w:id="247"/>
    </w:p>
    <w:tbl>
      <w:tblPr>
        <w:tblStyle w:val="af3"/>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3E5AE9">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8" w:name="OLE_LINK11"/>
            <w:bookmarkStart w:id="249" w:name="OLE_LINK12"/>
            <w:r>
              <w:rPr>
                <w:rFonts w:ascii="宋体" w:eastAsia="宋体" w:hAnsi="宋体" w:hint="eastAsia"/>
              </w:rPr>
              <w:t>否</w:t>
            </w:r>
            <w:bookmarkEnd w:id="248"/>
            <w:bookmarkEnd w:id="249"/>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3E5AE9">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3E5AE9">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3E5AE9">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3E5AE9">
              <w:rPr>
                <w:rFonts w:ascii="Arial" w:eastAsia="宋体" w:hAnsi="Arial" w:hint="eastAsia"/>
              </w:rPr>
              <w:t>i</w:t>
            </w:r>
            <w:r w:rsidRPr="003E5AE9">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trade</w:t>
            </w:r>
            <w:r w:rsidRPr="003F1175">
              <w:rPr>
                <w:rFonts w:ascii="Arial" w:eastAsia="宋体" w:hAnsi="Arial" w:hint="eastAsia"/>
              </w:rPr>
              <w:t>_</w:t>
            </w:r>
            <w:r w:rsidRPr="003E5AE9">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rigger</w:t>
            </w:r>
            <w:r w:rsidRPr="003F1175">
              <w:rPr>
                <w:rFonts w:ascii="Arial" w:eastAsia="宋体" w:hAnsi="Arial" w:hint="eastAsia"/>
              </w:rPr>
              <w:t>_</w:t>
            </w:r>
            <w:r w:rsidRPr="003E5AE9">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3E5AE9">
              <w:rPr>
                <w:rFonts w:ascii="Arial" w:eastAsia="宋体" w:hAnsi="Arial"/>
              </w:rPr>
              <w:lastRenderedPageBreak/>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3E5AE9">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heck</w:t>
            </w:r>
            <w:r w:rsidRPr="003F1175">
              <w:rPr>
                <w:rFonts w:ascii="Arial" w:eastAsia="宋体" w:hAnsi="Arial"/>
              </w:rPr>
              <w:t>_</w:t>
            </w:r>
            <w:r w:rsidRPr="003E5AE9">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3E5AE9">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3E5AE9">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5"/>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1244DA">
        <w:rPr>
          <w:rFonts w:ascii="Arial" w:eastAsia="宋体" w:hAnsi="Arial" w:hint="eastAsia"/>
          <w:sz w:val="24"/>
          <w:szCs w:val="24"/>
        </w:rPr>
        <w:t>rule</w:t>
      </w:r>
      <w:r w:rsidR="00F82694" w:rsidRPr="001244DA">
        <w:rPr>
          <w:rFonts w:ascii="Arial" w:eastAsia="宋体" w:hAnsi="Arial"/>
          <w:sz w:val="24"/>
          <w:szCs w:val="24"/>
        </w:rPr>
        <w:t>_draft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只有当规则审核通过之后才能将规则存入</w:t>
      </w:r>
      <w:r w:rsidR="0031362A" w:rsidRPr="001244DA">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1244DA">
        <w:rPr>
          <w:rFonts w:ascii="Arial" w:eastAsia="宋体" w:hAnsi="Arial" w:hint="eastAsia"/>
          <w:sz w:val="24"/>
          <w:szCs w:val="24"/>
        </w:rPr>
        <w:t>rule</w:t>
      </w:r>
      <w:r w:rsidR="00113D19" w:rsidRPr="001244DA">
        <w:rPr>
          <w:rFonts w:ascii="Arial" w:eastAsia="宋体" w:hAnsi="Arial"/>
          <w:sz w:val="24"/>
          <w:szCs w:val="24"/>
        </w:rPr>
        <w:t>_draft</w:t>
      </w:r>
      <w:r w:rsidR="00113D19" w:rsidRPr="001244DA">
        <w:rPr>
          <w:rFonts w:ascii="宋体" w:eastAsia="宋体" w:hAnsi="宋体" w:hint="eastAsia"/>
          <w:sz w:val="24"/>
          <w:szCs w:val="24"/>
        </w:rPr>
        <w:t>和</w:t>
      </w:r>
      <w:r w:rsidR="00113D19" w:rsidRPr="001244DA">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1244DA">
        <w:rPr>
          <w:rFonts w:ascii="Arial" w:eastAsia="宋体" w:hAnsi="Arial" w:hint="eastAsia"/>
          <w:sz w:val="24"/>
          <w:szCs w:val="24"/>
        </w:rPr>
        <w:t>rule</w:t>
      </w:r>
      <w:r w:rsidR="00527C68" w:rsidRPr="001244DA">
        <w:rPr>
          <w:rFonts w:ascii="Arial" w:eastAsia="宋体" w:hAnsi="Arial"/>
          <w:sz w:val="24"/>
          <w:szCs w:val="24"/>
        </w:rPr>
        <w:t>_draft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1244DA">
        <w:rPr>
          <w:rFonts w:ascii="Arial" w:eastAsia="宋体" w:hAnsi="Arial" w:hint="eastAsia"/>
          <w:sz w:val="24"/>
          <w:szCs w:val="24"/>
        </w:rPr>
        <w:t>rule</w:t>
      </w:r>
      <w:r w:rsidR="00CA2FE1" w:rsidRPr="001244DA">
        <w:rPr>
          <w:rFonts w:ascii="Arial" w:eastAsia="宋体" w:hAnsi="Arial"/>
          <w:sz w:val="24"/>
          <w:szCs w:val="24"/>
        </w:rPr>
        <w:t>_draft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7"/>
        <w:keepNext/>
      </w:pPr>
      <w:bookmarkStart w:id="250" w:name="_Toc36736511"/>
      <w:bookmarkStart w:id="251" w:name="_Toc36844596"/>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3E5AE9">
        <w:t>rule</w:t>
      </w:r>
      <w:r w:rsidRPr="003F1175">
        <w:t>_</w:t>
      </w:r>
      <w:r w:rsidRPr="003E5AE9">
        <w:t>draft</w:t>
      </w:r>
      <w:r w:rsidRPr="00891CED">
        <w:t>表结构</w:t>
      </w:r>
      <w:bookmarkEnd w:id="250"/>
      <w:bookmarkEnd w:id="251"/>
    </w:p>
    <w:tbl>
      <w:tblPr>
        <w:tblStyle w:val="af3"/>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3E5AE9">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3E5AE9">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3E5AE9">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3E5AE9">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3E5AE9">
              <w:rPr>
                <w:rFonts w:ascii="Arial" w:eastAsia="宋体" w:hAnsi="Arial" w:hint="eastAsia"/>
              </w:rPr>
              <w:t>i</w:t>
            </w:r>
            <w:r w:rsidRPr="003E5AE9">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trade</w:t>
            </w:r>
            <w:r w:rsidRPr="003F1175">
              <w:rPr>
                <w:rFonts w:ascii="Arial" w:eastAsia="宋体" w:hAnsi="Arial" w:hint="eastAsia"/>
              </w:rPr>
              <w:t>_</w:t>
            </w:r>
            <w:r w:rsidRPr="003E5AE9">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rPr>
              <w:t>trade</w:t>
            </w:r>
            <w:r w:rsidRPr="003F1175">
              <w:rPr>
                <w:rFonts w:ascii="Arial" w:eastAsia="宋体" w:hAnsi="Arial"/>
              </w:rPr>
              <w:t>_</w:t>
            </w:r>
            <w:r w:rsidRPr="003E5AE9">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rigger</w:t>
            </w:r>
            <w:r w:rsidRPr="003F1175">
              <w:rPr>
                <w:rFonts w:ascii="Arial" w:eastAsia="宋体" w:hAnsi="Arial" w:hint="eastAsia"/>
              </w:rPr>
              <w:t>_</w:t>
            </w:r>
            <w:r w:rsidRPr="003E5AE9">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3E5AE9">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tart</w:t>
            </w:r>
            <w:r w:rsidRPr="003F1175">
              <w:rPr>
                <w:rFonts w:ascii="Arial" w:eastAsia="宋体" w:hAnsi="Arial" w:hint="eastAsia"/>
              </w:rPr>
              <w:t>_</w:t>
            </w:r>
            <w:r w:rsidRPr="003E5AE9">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3E5AE9">
              <w:rPr>
                <w:rFonts w:ascii="Arial" w:eastAsia="宋体" w:hAnsi="Arial"/>
              </w:rPr>
              <w:t>E</w:t>
            </w:r>
            <w:r w:rsidRPr="003E5AE9">
              <w:rPr>
                <w:rFonts w:ascii="Arial" w:eastAsia="宋体" w:hAnsi="Arial" w:hint="eastAsia"/>
              </w:rPr>
              <w:t>nd</w:t>
            </w:r>
            <w:r w:rsidRPr="003F1175">
              <w:rPr>
                <w:rFonts w:ascii="Arial" w:eastAsia="宋体" w:hAnsi="Arial" w:hint="eastAsia"/>
              </w:rPr>
              <w:t>_</w:t>
            </w:r>
            <w:r w:rsidRPr="003E5AE9">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3E5AE9">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heck</w:t>
            </w:r>
            <w:r w:rsidRPr="003F1175">
              <w:rPr>
                <w:rFonts w:ascii="Arial" w:eastAsia="宋体" w:hAnsi="Arial"/>
              </w:rPr>
              <w:t>_</w:t>
            </w:r>
            <w:r w:rsidRPr="003E5AE9">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3E5AE9">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3E5AE9">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5"/>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2" w:name="OLE_LINK6"/>
      <w:bookmarkStart w:id="253" w:name="OLE_LINK7"/>
      <w:r w:rsidR="00F952D3" w:rsidRPr="001244DA">
        <w:rPr>
          <w:rFonts w:ascii="Arial" w:eastAsia="宋体" w:hAnsi="Arial" w:hint="eastAsia"/>
          <w:sz w:val="24"/>
          <w:szCs w:val="24"/>
        </w:rPr>
        <w:t>rule</w:t>
      </w:r>
      <w:r w:rsidR="00F952D3" w:rsidRPr="001244DA">
        <w:rPr>
          <w:rFonts w:ascii="Arial" w:eastAsia="宋体" w:hAnsi="Arial"/>
          <w:sz w:val="24"/>
          <w:szCs w:val="24"/>
        </w:rPr>
        <w:t>_hit</w:t>
      </w:r>
      <w:bookmarkEnd w:id="252"/>
      <w:bookmarkEnd w:id="253"/>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1244DA">
        <w:rPr>
          <w:rFonts w:ascii="Arial" w:eastAsia="宋体" w:hAnsi="Arial" w:hint="eastAsia"/>
          <w:sz w:val="24"/>
          <w:szCs w:val="24"/>
        </w:rPr>
        <w:t>r</w:t>
      </w:r>
      <w:r w:rsidR="00757CE1" w:rsidRPr="001244DA">
        <w:rPr>
          <w:rFonts w:ascii="Arial" w:eastAsia="宋体" w:hAnsi="Arial"/>
          <w:sz w:val="24"/>
          <w:szCs w:val="24"/>
        </w:rPr>
        <w:t>ule</w:t>
      </w:r>
      <w:r w:rsidR="00757CE1" w:rsidRPr="001244DA">
        <w:rPr>
          <w:rFonts w:ascii="Arial" w:eastAsia="宋体" w:hAnsi="Arial" w:hint="eastAsia"/>
          <w:sz w:val="24"/>
          <w:szCs w:val="24"/>
        </w:rPr>
        <w:t>_</w:t>
      </w:r>
      <w:r w:rsidR="00757CE1" w:rsidRPr="001244DA">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1244DA">
        <w:rPr>
          <w:rFonts w:ascii="Arial" w:eastAsia="宋体" w:hAnsi="Arial" w:hint="eastAsia"/>
          <w:sz w:val="24"/>
          <w:szCs w:val="24"/>
        </w:rPr>
        <w:t>order</w:t>
      </w:r>
      <w:r w:rsidR="007367ED" w:rsidRPr="001244DA">
        <w:rPr>
          <w:rFonts w:ascii="Arial" w:eastAsia="宋体" w:hAnsi="Arial"/>
          <w:sz w:val="24"/>
          <w:szCs w:val="24"/>
        </w:rPr>
        <w:t>_id</w:t>
      </w:r>
      <w:r w:rsidR="007367ED" w:rsidRPr="001244DA">
        <w:rPr>
          <w:rFonts w:ascii="宋体" w:eastAsia="宋体" w:hAnsi="宋体" w:hint="eastAsia"/>
          <w:sz w:val="24"/>
          <w:szCs w:val="24"/>
        </w:rPr>
        <w:t>是一个潜在的高频查询关键字，因此，需要对</w:t>
      </w:r>
      <w:r w:rsidR="007367ED" w:rsidRPr="001244DA">
        <w:rPr>
          <w:rFonts w:ascii="Arial" w:eastAsia="宋体" w:hAnsi="Arial" w:hint="eastAsia"/>
          <w:sz w:val="24"/>
          <w:szCs w:val="24"/>
        </w:rPr>
        <w:t>order</w:t>
      </w:r>
      <w:r w:rsidR="007367ED" w:rsidRPr="001244DA">
        <w:rPr>
          <w:rFonts w:ascii="Arial" w:eastAsia="宋体" w:hAnsi="Arial"/>
          <w:sz w:val="24"/>
          <w:szCs w:val="24"/>
        </w:rPr>
        <w:t>_id</w:t>
      </w:r>
      <w:r w:rsidR="007367ED" w:rsidRPr="001244DA">
        <w:rPr>
          <w:rFonts w:ascii="宋体" w:eastAsia="宋体" w:hAnsi="宋体" w:hint="eastAsia"/>
          <w:sz w:val="24"/>
          <w:szCs w:val="24"/>
        </w:rPr>
        <w:t>加索引。</w:t>
      </w:r>
      <w:r w:rsidR="00465229" w:rsidRPr="001244DA">
        <w:rPr>
          <w:rFonts w:ascii="Arial" w:eastAsia="宋体" w:hAnsi="Arial" w:hint="eastAsia"/>
          <w:sz w:val="24"/>
          <w:szCs w:val="24"/>
        </w:rPr>
        <w:t>rule</w:t>
      </w:r>
      <w:r w:rsidR="00465229" w:rsidRPr="001244DA">
        <w:rPr>
          <w:rFonts w:ascii="Arial" w:eastAsia="宋体" w:hAnsi="Arial"/>
          <w:sz w:val="24"/>
          <w:szCs w:val="24"/>
        </w:rPr>
        <w:t>_hit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7"/>
        <w:keepNext/>
      </w:pPr>
      <w:bookmarkStart w:id="254" w:name="_Toc36736512"/>
      <w:bookmarkStart w:id="255" w:name="_Toc36844597"/>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3E5AE9">
        <w:t>rule</w:t>
      </w:r>
      <w:r w:rsidRPr="003F1175">
        <w:t>_</w:t>
      </w:r>
      <w:r w:rsidRPr="003E5AE9">
        <w:t>hit</w:t>
      </w:r>
      <w:r w:rsidRPr="00676B16">
        <w:t>表结构</w:t>
      </w:r>
      <w:bookmarkEnd w:id="254"/>
      <w:bookmarkEnd w:id="255"/>
    </w:p>
    <w:tbl>
      <w:tblPr>
        <w:tblStyle w:val="af3"/>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rder</w:t>
            </w:r>
            <w:r w:rsidRPr="003F1175">
              <w:rPr>
                <w:rFonts w:ascii="Arial" w:eastAsia="宋体" w:hAnsi="Arial"/>
              </w:rPr>
              <w:t>_</w:t>
            </w:r>
            <w:r w:rsidRPr="003E5AE9">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3E5AE9">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3E5AE9">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cene</w:t>
            </w:r>
            <w:r w:rsidRPr="003F1175">
              <w:rPr>
                <w:rFonts w:ascii="Arial" w:eastAsia="宋体" w:hAnsi="Arial"/>
              </w:rPr>
              <w:t>_</w:t>
            </w:r>
            <w:r w:rsidRPr="003E5AE9">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3E5AE9">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cene</w:t>
            </w:r>
            <w:r w:rsidRPr="003F1175">
              <w:rPr>
                <w:rFonts w:ascii="Arial" w:eastAsia="宋体" w:hAnsi="Arial" w:hint="eastAsia"/>
              </w:rPr>
              <w:t>_</w:t>
            </w:r>
            <w:r w:rsidRPr="003E5AE9">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3E5AE9">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ccure</w:t>
            </w:r>
            <w:r w:rsidRPr="003F1175">
              <w:rPr>
                <w:rFonts w:ascii="Arial" w:eastAsia="宋体" w:hAnsi="Arial" w:hint="eastAsia"/>
              </w:rPr>
              <w:t>_</w:t>
            </w:r>
            <w:r w:rsidRPr="003E5AE9">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w:t>
            </w:r>
            <w:r w:rsidRPr="003F1175">
              <w:rPr>
                <w:rFonts w:ascii="Arial" w:eastAsia="宋体" w:hAnsi="Arial"/>
              </w:rPr>
              <w:t>_</w:t>
            </w:r>
            <w:r w:rsidRPr="003E5AE9">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3E5AE9">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3E5AE9">
              <w:rPr>
                <w:rFonts w:ascii="Arial" w:eastAsia="宋体" w:hAnsi="Arial"/>
              </w:rPr>
              <w:t>A</w:t>
            </w:r>
            <w:r w:rsidRPr="003E5AE9">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3E5AE9">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3E5AE9">
              <w:rPr>
                <w:rFonts w:ascii="Arial" w:eastAsia="宋体" w:hAnsi="Arial"/>
              </w:rPr>
              <w:t>D</w:t>
            </w:r>
            <w:r w:rsidRPr="003E5AE9">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5"/>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lastRenderedPageBreak/>
        <w:t>规则</w:t>
      </w:r>
      <w:r w:rsidR="00370112" w:rsidRPr="001244DA">
        <w:rPr>
          <w:rFonts w:ascii="宋体" w:eastAsia="宋体" w:hAnsi="宋体" w:hint="eastAsia"/>
          <w:sz w:val="24"/>
          <w:szCs w:val="24"/>
        </w:rPr>
        <w:t>未命中表</w:t>
      </w:r>
      <w:r w:rsidRPr="001244DA">
        <w:rPr>
          <w:rFonts w:ascii="Arial" w:eastAsia="宋体" w:hAnsi="Arial" w:hint="eastAsia"/>
          <w:sz w:val="24"/>
          <w:szCs w:val="24"/>
        </w:rPr>
        <w:t>rule</w:t>
      </w:r>
      <w:r w:rsidRPr="001244DA">
        <w:rPr>
          <w:rFonts w:ascii="Arial" w:eastAsia="宋体" w:hAnsi="Arial"/>
          <w:sz w:val="24"/>
          <w:szCs w:val="24"/>
        </w:rPr>
        <w:t>_not</w:t>
      </w:r>
      <w:r w:rsidRPr="001244DA">
        <w:rPr>
          <w:rFonts w:ascii="Arial" w:eastAsia="宋体" w:hAnsi="Arial" w:hint="eastAsia"/>
          <w:sz w:val="24"/>
          <w:szCs w:val="24"/>
        </w:rPr>
        <w:t>_</w:t>
      </w:r>
      <w:r w:rsidRPr="001244DA">
        <w:rPr>
          <w:rFonts w:ascii="Arial" w:eastAsia="宋体" w:hAnsi="Arial"/>
          <w:sz w:val="24"/>
          <w:szCs w:val="24"/>
        </w:rPr>
        <w:t>hit</w:t>
      </w:r>
      <w:r w:rsidRPr="001244DA">
        <w:rPr>
          <w:rFonts w:ascii="宋体" w:eastAsia="宋体" w:hAnsi="宋体" w:hint="eastAsia"/>
          <w:sz w:val="24"/>
          <w:szCs w:val="24"/>
        </w:rPr>
        <w:t>存储订单未命中规则记录。</w:t>
      </w:r>
      <w:r w:rsidRPr="001244DA">
        <w:rPr>
          <w:rFonts w:ascii="Arial" w:eastAsia="宋体" w:hAnsi="Arial" w:hint="eastAsia"/>
          <w:sz w:val="24"/>
          <w:szCs w:val="24"/>
        </w:rPr>
        <w:t>rule</w:t>
      </w:r>
      <w:r w:rsidRPr="001244DA">
        <w:rPr>
          <w:rFonts w:ascii="Arial" w:eastAsia="宋体" w:hAnsi="Arial"/>
          <w:sz w:val="24"/>
          <w:szCs w:val="24"/>
        </w:rPr>
        <w:t>_not</w:t>
      </w:r>
      <w:r w:rsidRPr="001244DA">
        <w:rPr>
          <w:rFonts w:ascii="Arial" w:eastAsia="宋体" w:hAnsi="Arial" w:hint="eastAsia"/>
          <w:sz w:val="24"/>
          <w:szCs w:val="24"/>
        </w:rPr>
        <w:t>_</w:t>
      </w:r>
      <w:r w:rsidRPr="001244DA">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1244DA">
        <w:rPr>
          <w:rFonts w:ascii="Arial" w:eastAsia="宋体" w:hAnsi="Arial" w:hint="eastAsia"/>
          <w:sz w:val="24"/>
          <w:szCs w:val="24"/>
        </w:rPr>
        <w:t>fail_</w:t>
      </w:r>
      <w:r w:rsidR="000E71B2" w:rsidRPr="001244DA">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1244DA">
        <w:rPr>
          <w:rFonts w:ascii="Arial" w:eastAsia="宋体" w:hAnsi="Arial" w:hint="eastAsia"/>
          <w:kern w:val="0"/>
          <w:sz w:val="24"/>
          <w:szCs w:val="24"/>
        </w:rPr>
        <w:t>rule_hit</w:t>
      </w:r>
      <w:r w:rsidR="00D92665" w:rsidRPr="001244DA">
        <w:rPr>
          <w:rFonts w:ascii="宋体" w:eastAsia="宋体" w:hAnsi="宋体" w:hint="eastAsia"/>
          <w:kern w:val="0"/>
          <w:sz w:val="24"/>
          <w:szCs w:val="24"/>
        </w:rPr>
        <w:t>表类似的是，</w:t>
      </w:r>
      <w:r w:rsidR="00D92665" w:rsidRPr="001244DA">
        <w:rPr>
          <w:rFonts w:ascii="Arial" w:eastAsia="宋体" w:hAnsi="Arial" w:hint="eastAsia"/>
          <w:sz w:val="24"/>
          <w:szCs w:val="24"/>
        </w:rPr>
        <w:t>rule</w:t>
      </w:r>
      <w:r w:rsidR="00D92665" w:rsidRPr="001244DA">
        <w:rPr>
          <w:rFonts w:ascii="Arial" w:eastAsia="宋体" w:hAnsi="Arial"/>
          <w:sz w:val="24"/>
          <w:szCs w:val="24"/>
        </w:rPr>
        <w:t>_not</w:t>
      </w:r>
      <w:r w:rsidR="00D92665" w:rsidRPr="001244DA">
        <w:rPr>
          <w:rFonts w:ascii="Arial" w:eastAsia="宋体" w:hAnsi="Arial" w:hint="eastAsia"/>
          <w:sz w:val="24"/>
          <w:szCs w:val="24"/>
        </w:rPr>
        <w:t>_</w:t>
      </w:r>
      <w:r w:rsidR="00D92665" w:rsidRPr="001244DA">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1244DA">
        <w:rPr>
          <w:rFonts w:ascii="Arial" w:eastAsia="宋体" w:hAnsi="Arial" w:hint="eastAsia"/>
          <w:sz w:val="24"/>
          <w:szCs w:val="24"/>
        </w:rPr>
        <w:t>order</w:t>
      </w:r>
      <w:r w:rsidR="004F5121" w:rsidRPr="001244DA">
        <w:rPr>
          <w:rFonts w:ascii="Arial" w:eastAsia="宋体" w:hAnsi="Arial"/>
          <w:sz w:val="24"/>
          <w:szCs w:val="24"/>
        </w:rPr>
        <w:t>_id</w:t>
      </w:r>
      <w:r w:rsidR="004F5121" w:rsidRPr="001244DA">
        <w:rPr>
          <w:rFonts w:ascii="宋体" w:eastAsia="宋体" w:hAnsi="宋体" w:hint="eastAsia"/>
          <w:sz w:val="24"/>
          <w:szCs w:val="24"/>
        </w:rPr>
        <w:t>为高频查询关键字，因此需要对</w:t>
      </w:r>
      <w:r w:rsidR="004F5121" w:rsidRPr="001244DA">
        <w:rPr>
          <w:rFonts w:ascii="Arial" w:eastAsia="宋体" w:hAnsi="Arial" w:hint="eastAsia"/>
          <w:sz w:val="24"/>
          <w:szCs w:val="24"/>
        </w:rPr>
        <w:t>order</w:t>
      </w:r>
      <w:r w:rsidR="004F5121" w:rsidRPr="001244DA">
        <w:rPr>
          <w:rFonts w:ascii="Arial" w:eastAsia="宋体" w:hAnsi="Arial"/>
          <w:sz w:val="24"/>
          <w:szCs w:val="24"/>
        </w:rPr>
        <w:t>_id</w:t>
      </w:r>
      <w:r w:rsidR="004F5121" w:rsidRPr="001244DA">
        <w:rPr>
          <w:rFonts w:ascii="宋体" w:eastAsia="宋体" w:hAnsi="宋体" w:hint="eastAsia"/>
          <w:sz w:val="24"/>
          <w:szCs w:val="24"/>
        </w:rPr>
        <w:t>加索引。</w:t>
      </w:r>
      <w:r w:rsidR="00052132" w:rsidRPr="001244DA">
        <w:rPr>
          <w:rFonts w:ascii="Arial" w:eastAsia="宋体" w:hAnsi="Arial" w:hint="eastAsia"/>
          <w:sz w:val="24"/>
          <w:szCs w:val="24"/>
        </w:rPr>
        <w:t>rule</w:t>
      </w:r>
      <w:r w:rsidR="00052132" w:rsidRPr="001244DA">
        <w:rPr>
          <w:rFonts w:ascii="Arial" w:eastAsia="宋体" w:hAnsi="Arial"/>
          <w:sz w:val="24"/>
          <w:szCs w:val="24"/>
        </w:rPr>
        <w:t>_not_hit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t>所示。</w:t>
      </w:r>
    </w:p>
    <w:p w14:paraId="4467F0EF" w14:textId="0BF50E3D" w:rsidR="00FD189F" w:rsidRDefault="00FD189F" w:rsidP="00FD189F">
      <w:pPr>
        <w:pStyle w:val="af7"/>
        <w:keepNext/>
      </w:pPr>
      <w:bookmarkStart w:id="256" w:name="_Toc36736513"/>
      <w:bookmarkStart w:id="257" w:name="_Toc36844598"/>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3E5AE9">
        <w:t>rule</w:t>
      </w:r>
      <w:r w:rsidRPr="003F1175">
        <w:t>_</w:t>
      </w:r>
      <w:r w:rsidRPr="003E5AE9">
        <w:t>not</w:t>
      </w:r>
      <w:r w:rsidRPr="003F1175">
        <w:t>_</w:t>
      </w:r>
      <w:r w:rsidRPr="003E5AE9">
        <w:t>hit</w:t>
      </w:r>
      <w:r w:rsidRPr="00663F21">
        <w:t>表结构</w:t>
      </w:r>
      <w:bookmarkEnd w:id="256"/>
      <w:bookmarkEnd w:id="257"/>
    </w:p>
    <w:tbl>
      <w:tblPr>
        <w:tblStyle w:val="af3"/>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3E5AE9">
              <w:rPr>
                <w:rFonts w:ascii="Arial" w:eastAsia="宋体" w:hAnsi="Arial"/>
                <w:szCs w:val="21"/>
              </w:rPr>
              <w:t>Order</w:t>
            </w:r>
            <w:r w:rsidRPr="003F1175">
              <w:rPr>
                <w:rFonts w:ascii="Arial" w:eastAsia="宋体" w:hAnsi="Arial"/>
                <w:szCs w:val="21"/>
              </w:rPr>
              <w:t>_</w:t>
            </w:r>
            <w:r w:rsidRPr="003E5AE9">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3E5AE9">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3E5AE9">
              <w:rPr>
                <w:rFonts w:ascii="Arial" w:eastAsia="宋体" w:hAnsi="Arial" w:hint="eastAsia"/>
                <w:szCs w:val="21"/>
              </w:rPr>
              <w:t>Scene</w:t>
            </w:r>
            <w:r w:rsidRPr="003F1175">
              <w:rPr>
                <w:rFonts w:ascii="Arial" w:eastAsia="宋体" w:hAnsi="Arial"/>
                <w:szCs w:val="21"/>
              </w:rPr>
              <w:t>_</w:t>
            </w:r>
            <w:r w:rsidRPr="003E5AE9">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3E5AE9">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3E5AE9">
              <w:rPr>
                <w:rFonts w:ascii="Arial" w:eastAsia="宋体" w:hAnsi="Arial" w:hint="eastAsia"/>
                <w:szCs w:val="21"/>
              </w:rPr>
              <w:t>Scene</w:t>
            </w:r>
            <w:r w:rsidRPr="003F1175">
              <w:rPr>
                <w:rFonts w:ascii="Arial" w:eastAsia="宋体" w:hAnsi="Arial"/>
                <w:szCs w:val="21"/>
              </w:rPr>
              <w:t>_</w:t>
            </w:r>
            <w:r w:rsidRPr="003E5AE9">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3E5AE9">
              <w:rPr>
                <w:rFonts w:ascii="Arial" w:eastAsia="宋体" w:hAnsi="Arial"/>
                <w:szCs w:val="21"/>
              </w:rPr>
              <w:t>I</w:t>
            </w:r>
            <w:r w:rsidRPr="003E5AE9">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3E5AE9">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3E5AE9">
              <w:rPr>
                <w:rFonts w:ascii="Arial" w:eastAsia="宋体" w:hAnsi="Arial" w:hint="eastAsia"/>
                <w:szCs w:val="21"/>
              </w:rPr>
              <w:t>Occure</w:t>
            </w:r>
            <w:r w:rsidRPr="003F1175">
              <w:rPr>
                <w:rFonts w:ascii="Arial" w:eastAsia="宋体" w:hAnsi="Arial"/>
                <w:szCs w:val="21"/>
              </w:rPr>
              <w:t>_</w:t>
            </w:r>
            <w:r w:rsidRPr="003E5AE9">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3E5AE9">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3E5AE9">
              <w:rPr>
                <w:rFonts w:ascii="Arial" w:eastAsia="宋体" w:hAnsi="Arial"/>
                <w:szCs w:val="21"/>
              </w:rPr>
              <w:t>F</w:t>
            </w:r>
            <w:r w:rsidRPr="003E5AE9">
              <w:rPr>
                <w:rFonts w:ascii="Arial" w:eastAsia="宋体" w:hAnsi="Arial" w:hint="eastAsia"/>
                <w:szCs w:val="21"/>
              </w:rPr>
              <w:t>ail</w:t>
            </w:r>
            <w:r w:rsidRPr="003F1175">
              <w:rPr>
                <w:rFonts w:ascii="Arial" w:eastAsia="宋体" w:hAnsi="Arial"/>
                <w:szCs w:val="21"/>
              </w:rPr>
              <w:t>_</w:t>
            </w:r>
            <w:r w:rsidRPr="003E5AE9">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3E5AE9">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3E5AE9">
              <w:rPr>
                <w:rFonts w:ascii="Arial" w:eastAsia="宋体" w:hAnsi="Arial" w:hint="eastAsia"/>
                <w:szCs w:val="21"/>
              </w:rPr>
              <w:t>D</w:t>
            </w:r>
            <w:r w:rsidRPr="003E5AE9">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3E5AE9">
              <w:rPr>
                <w:rFonts w:ascii="Arial" w:eastAsia="宋体" w:hAnsi="Arial" w:hint="eastAsia"/>
                <w:szCs w:val="21"/>
              </w:rPr>
              <w:t>L</w:t>
            </w:r>
            <w:r w:rsidRPr="003E5AE9">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5"/>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1244DA">
        <w:rPr>
          <w:rFonts w:ascii="Arial" w:eastAsia="宋体" w:hAnsi="Arial"/>
          <w:sz w:val="24"/>
          <w:szCs w:val="24"/>
        </w:rPr>
        <w:t>action_execute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1244DA">
        <w:rPr>
          <w:rFonts w:ascii="Arial" w:eastAsia="宋体" w:hAnsi="Arial" w:hint="eastAsia"/>
          <w:sz w:val="24"/>
          <w:szCs w:val="24"/>
        </w:rPr>
        <w:t>rule_</w:t>
      </w:r>
      <w:r w:rsidR="00640F8F" w:rsidRPr="001244DA">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1244DA">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1244DA">
        <w:rPr>
          <w:rFonts w:ascii="Arial" w:eastAsia="宋体" w:hAnsi="Arial" w:hint="eastAsia"/>
          <w:sz w:val="24"/>
          <w:szCs w:val="24"/>
        </w:rPr>
        <w:t>action</w:t>
      </w:r>
      <w:r w:rsidR="00DE289D" w:rsidRPr="001244DA">
        <w:rPr>
          <w:rFonts w:ascii="Arial" w:eastAsia="宋体" w:hAnsi="Arial"/>
          <w:sz w:val="24"/>
          <w:szCs w:val="24"/>
        </w:rPr>
        <w:t>_result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1244DA">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1244DA">
        <w:rPr>
          <w:rFonts w:ascii="Arial" w:eastAsia="宋体" w:hAnsi="Arial" w:hint="eastAsia"/>
          <w:sz w:val="24"/>
          <w:szCs w:val="24"/>
        </w:rPr>
        <w:t>action</w:t>
      </w:r>
      <w:r w:rsidR="00E217BE" w:rsidRPr="001244DA">
        <w:rPr>
          <w:rFonts w:ascii="Arial" w:eastAsia="宋体" w:hAnsi="Arial"/>
          <w:sz w:val="24"/>
          <w:szCs w:val="24"/>
        </w:rPr>
        <w:t>_execute</w:t>
      </w:r>
      <w:r w:rsidR="00E217BE" w:rsidRPr="001244DA">
        <w:rPr>
          <w:rFonts w:ascii="宋体" w:eastAsia="宋体" w:hAnsi="宋体" w:hint="eastAsia"/>
          <w:sz w:val="24"/>
          <w:szCs w:val="24"/>
        </w:rPr>
        <w:t>表。</w:t>
      </w:r>
      <w:r w:rsidR="00E217BE" w:rsidRPr="001244DA">
        <w:rPr>
          <w:rFonts w:ascii="Arial" w:eastAsia="宋体" w:hAnsi="Arial" w:hint="eastAsia"/>
          <w:sz w:val="24"/>
          <w:szCs w:val="24"/>
        </w:rPr>
        <w:t>action</w:t>
      </w:r>
      <w:r w:rsidR="00E217BE" w:rsidRPr="001244DA">
        <w:rPr>
          <w:rFonts w:ascii="Arial" w:eastAsia="宋体" w:hAnsi="Arial"/>
          <w:sz w:val="24"/>
          <w:szCs w:val="24"/>
        </w:rPr>
        <w:t>_execute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7"/>
        <w:keepNext/>
      </w:pPr>
      <w:bookmarkStart w:id="258" w:name="_Toc36736514"/>
      <w:bookmarkStart w:id="259" w:name="_Toc36844599"/>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3E5AE9">
        <w:t>action</w:t>
      </w:r>
      <w:r w:rsidRPr="003F1175">
        <w:t>_</w:t>
      </w:r>
      <w:r w:rsidRPr="003E5AE9">
        <w:t>execute</w:t>
      </w:r>
      <w:r w:rsidRPr="00641405">
        <w:t>表结构</w:t>
      </w:r>
      <w:bookmarkEnd w:id="258"/>
      <w:bookmarkEnd w:id="259"/>
    </w:p>
    <w:tbl>
      <w:tblPr>
        <w:tblStyle w:val="af3"/>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3E5AE9">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3E5AE9">
              <w:rPr>
                <w:rFonts w:ascii="Arial" w:eastAsia="宋体" w:hAnsi="Arial"/>
              </w:rPr>
              <w:t>R</w:t>
            </w:r>
            <w:r w:rsidRPr="003E5AE9">
              <w:rPr>
                <w:rFonts w:ascii="Arial" w:eastAsia="宋体" w:hAnsi="Arial" w:hint="eastAsia"/>
              </w:rPr>
              <w:t>ecord</w:t>
            </w:r>
            <w:r w:rsidRPr="003F1175">
              <w:rPr>
                <w:rFonts w:ascii="Arial" w:eastAsia="宋体" w:hAnsi="Arial" w:hint="eastAsia"/>
              </w:rPr>
              <w:t>_</w:t>
            </w:r>
            <w:r w:rsidRPr="003E5AE9">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3E5AE9">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3E5AE9">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3E5AE9">
              <w:rPr>
                <w:rFonts w:ascii="Arial" w:eastAsia="宋体" w:hAnsi="Arial"/>
              </w:rPr>
              <w:t>S</w:t>
            </w:r>
            <w:r w:rsidRPr="003E5AE9">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3E5AE9">
              <w:rPr>
                <w:rFonts w:ascii="Arial" w:eastAsia="宋体" w:hAnsi="Arial"/>
              </w:rPr>
              <w:t>P</w:t>
            </w:r>
            <w:r w:rsidRPr="003E5AE9">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3E5AE9">
              <w:rPr>
                <w:rFonts w:ascii="Arial" w:eastAsia="宋体" w:hAnsi="Arial"/>
              </w:rPr>
              <w:t>R</w:t>
            </w:r>
            <w:r w:rsidRPr="003E5AE9">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3E5AE9">
              <w:rPr>
                <w:rFonts w:ascii="Arial" w:eastAsia="宋体" w:hAnsi="Arial"/>
              </w:rPr>
              <w:t>T</w:t>
            </w:r>
            <w:r w:rsidRPr="003E5AE9">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rder</w:t>
            </w:r>
            <w:r w:rsidRPr="003F1175">
              <w:rPr>
                <w:rFonts w:ascii="Arial" w:eastAsia="宋体" w:hAnsi="Arial"/>
              </w:rPr>
              <w:t>_</w:t>
            </w:r>
            <w:r w:rsidRPr="003E5AE9">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3E5AE9">
              <w:rPr>
                <w:rFonts w:ascii="Arial" w:eastAsia="宋体" w:hAnsi="Arial" w:hint="eastAsia"/>
              </w:rPr>
              <w:t>Trigger</w:t>
            </w:r>
            <w:r w:rsidRPr="003F1175">
              <w:rPr>
                <w:rFonts w:ascii="Arial" w:eastAsia="宋体" w:hAnsi="Arial" w:hint="eastAsia"/>
              </w:rPr>
              <w:t>_</w:t>
            </w:r>
            <w:r w:rsidRPr="003E5AE9">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3E5AE9">
              <w:rPr>
                <w:rFonts w:ascii="Arial" w:eastAsia="宋体" w:hAnsi="Arial"/>
              </w:rPr>
              <w:t>V</w:t>
            </w:r>
            <w:r w:rsidRPr="003E5AE9">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3E5AE9">
              <w:rPr>
                <w:rFonts w:ascii="Arial" w:eastAsia="宋体" w:hAnsi="Arial"/>
              </w:rPr>
              <w:t>R</w:t>
            </w:r>
            <w:r w:rsidRPr="003E5AE9">
              <w:rPr>
                <w:rFonts w:ascii="Arial" w:eastAsia="宋体" w:hAnsi="Arial" w:hint="eastAsia"/>
              </w:rPr>
              <w:t>ule</w:t>
            </w:r>
            <w:r w:rsidRPr="003F1175">
              <w:rPr>
                <w:rFonts w:ascii="Arial" w:eastAsia="宋体" w:hAnsi="Arial" w:hint="eastAsia"/>
              </w:rPr>
              <w:t>_</w:t>
            </w:r>
            <w:r w:rsidRPr="003E5AE9">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3E5AE9">
              <w:rPr>
                <w:rFonts w:ascii="Arial" w:eastAsia="宋体" w:hAnsi="Arial"/>
              </w:rPr>
              <w:t>L</w:t>
            </w:r>
            <w:r w:rsidRPr="003E5AE9">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3E5AE9">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3E5AE9">
              <w:rPr>
                <w:rFonts w:ascii="Arial" w:eastAsia="宋体" w:hAnsi="Arial"/>
              </w:rPr>
              <w:t>N</w:t>
            </w:r>
            <w:r w:rsidRPr="003E5AE9">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3E5AE9">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5"/>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0" w:name="OLE_LINK8"/>
      <w:bookmarkStart w:id="261" w:name="OLE_LINK9"/>
      <w:r w:rsidR="0068487C" w:rsidRPr="001244DA">
        <w:rPr>
          <w:rFonts w:ascii="Arial" w:eastAsia="宋体" w:hAnsi="Arial" w:hint="eastAsia"/>
          <w:sz w:val="24"/>
          <w:szCs w:val="24"/>
        </w:rPr>
        <w:t>ope</w:t>
      </w:r>
      <w:r w:rsidR="0068487C" w:rsidRPr="001244DA">
        <w:rPr>
          <w:rFonts w:ascii="Arial" w:eastAsia="宋体" w:hAnsi="Arial"/>
          <w:sz w:val="24"/>
          <w:szCs w:val="24"/>
        </w:rPr>
        <w:t>rate</w:t>
      </w:r>
      <w:r w:rsidR="0068487C" w:rsidRPr="001244DA">
        <w:rPr>
          <w:rFonts w:ascii="Arial" w:eastAsia="宋体" w:hAnsi="Arial" w:hint="eastAsia"/>
          <w:sz w:val="24"/>
          <w:szCs w:val="24"/>
        </w:rPr>
        <w:t>_</w:t>
      </w:r>
      <w:r w:rsidR="0068487C" w:rsidRPr="001244DA">
        <w:rPr>
          <w:rFonts w:ascii="Arial" w:eastAsia="宋体" w:hAnsi="Arial"/>
          <w:sz w:val="24"/>
          <w:szCs w:val="24"/>
        </w:rPr>
        <w:t>record</w:t>
      </w:r>
      <w:bookmarkEnd w:id="260"/>
      <w:bookmarkEnd w:id="261"/>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1244DA">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1244DA">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1244DA">
        <w:rPr>
          <w:rFonts w:ascii="Arial" w:eastAsia="宋体" w:hAnsi="Arial" w:hint="eastAsia"/>
          <w:sz w:val="24"/>
          <w:szCs w:val="24"/>
        </w:rPr>
        <w:t>ope</w:t>
      </w:r>
      <w:r w:rsidR="007D6F11" w:rsidRPr="001244DA">
        <w:rPr>
          <w:rFonts w:ascii="Arial" w:eastAsia="宋体" w:hAnsi="Arial"/>
          <w:sz w:val="24"/>
          <w:szCs w:val="24"/>
        </w:rPr>
        <w:t>rate</w:t>
      </w:r>
      <w:r w:rsidR="007D6F11" w:rsidRPr="001244DA">
        <w:rPr>
          <w:rFonts w:ascii="Arial" w:eastAsia="宋体" w:hAnsi="Arial" w:hint="eastAsia"/>
          <w:sz w:val="24"/>
          <w:szCs w:val="24"/>
        </w:rPr>
        <w:t>_</w:t>
      </w:r>
      <w:r w:rsidR="007D6F11" w:rsidRPr="001244DA">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7"/>
        <w:keepNext/>
      </w:pPr>
      <w:bookmarkStart w:id="262" w:name="_Toc36736515"/>
      <w:bookmarkStart w:id="263" w:name="_Toc36844600"/>
      <w:r>
        <w:lastRenderedPageBreak/>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3E5AE9">
        <w:t>operate</w:t>
      </w:r>
      <w:r w:rsidRPr="003F1175">
        <w:t>_</w:t>
      </w:r>
      <w:r w:rsidRPr="003E5AE9">
        <w:t>record</w:t>
      </w:r>
      <w:r w:rsidRPr="00130B38">
        <w:t>表结构</w:t>
      </w:r>
      <w:bookmarkEnd w:id="262"/>
      <w:bookmarkEnd w:id="263"/>
    </w:p>
    <w:tbl>
      <w:tblPr>
        <w:tblStyle w:val="af3"/>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3E5AE9">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3E5AE9">
              <w:rPr>
                <w:rFonts w:ascii="Arial" w:eastAsia="宋体" w:hAnsi="Arial"/>
              </w:rPr>
              <w:t>O</w:t>
            </w:r>
            <w:r w:rsidRPr="003E5AE9">
              <w:rPr>
                <w:rFonts w:ascii="Arial" w:eastAsia="宋体" w:hAnsi="Arial" w:hint="eastAsia"/>
              </w:rPr>
              <w:t>perator</w:t>
            </w:r>
            <w:r w:rsidRPr="003F1175">
              <w:rPr>
                <w:rFonts w:ascii="Arial" w:eastAsia="宋体" w:hAnsi="Arial" w:hint="eastAsia"/>
              </w:rPr>
              <w:t>_</w:t>
            </w:r>
            <w:r w:rsidRPr="003E5AE9">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3E5AE9">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3E5AE9">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hange</w:t>
            </w:r>
            <w:r w:rsidRPr="003F1175">
              <w:rPr>
                <w:rFonts w:ascii="Arial" w:eastAsia="宋体" w:hAnsi="Arial" w:hint="eastAsia"/>
              </w:rPr>
              <w:t>_</w:t>
            </w:r>
            <w:r w:rsidRPr="003E5AE9">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3E5AE9">
              <w:rPr>
                <w:rFonts w:ascii="Arial" w:eastAsia="宋体" w:hAnsi="Arial" w:hint="eastAsia"/>
              </w:rPr>
              <w:t>T</w:t>
            </w:r>
            <w:r w:rsidRPr="003E5AE9">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3E5AE9">
              <w:rPr>
                <w:rFonts w:ascii="Arial" w:eastAsia="宋体" w:hAnsi="Arial"/>
              </w:rPr>
              <w:t>C</w:t>
            </w:r>
            <w:r w:rsidRPr="003E5AE9">
              <w:rPr>
                <w:rFonts w:ascii="Arial" w:eastAsia="宋体" w:hAnsi="Arial" w:hint="eastAsia"/>
              </w:rPr>
              <w:t>hange</w:t>
            </w:r>
            <w:r w:rsidRPr="003F1175">
              <w:rPr>
                <w:rFonts w:ascii="Arial" w:eastAsia="宋体" w:hAnsi="Arial" w:hint="eastAsia"/>
              </w:rPr>
              <w:t>_</w:t>
            </w:r>
            <w:r w:rsidRPr="003E5AE9">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3E5AE9">
              <w:rPr>
                <w:rFonts w:ascii="Arial" w:eastAsia="宋体" w:hAnsi="Arial" w:hint="eastAsia"/>
              </w:rPr>
              <w:t>T</w:t>
            </w:r>
            <w:r w:rsidRPr="003E5AE9">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5"/>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1244DA">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存储了可以进行规则修改的操作人员。饿了么使用了阿里内部员工管理系统，因此不需要通过账号密码来登录系统，但是每个操作人员的权限需要设置，表中权限的字段为</w:t>
      </w:r>
      <w:r w:rsidR="00340CAE" w:rsidRPr="001244DA">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1244DA">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7"/>
        <w:keepNext/>
      </w:pPr>
      <w:bookmarkStart w:id="264" w:name="_Toc36736516"/>
      <w:bookmarkStart w:id="265" w:name="_Toc36844601"/>
      <w:r>
        <w:t>表</w:t>
      </w:r>
      <w:r>
        <w:t xml:space="preserve"> </w:t>
      </w:r>
      <w:r w:rsidR="00985060">
        <w:fldChar w:fldCharType="begin"/>
      </w:r>
      <w:r w:rsidR="00985060">
        <w:instrText xml:space="preserve"> STYLEREF 1 \s </w:instrText>
      </w:r>
      <w:r w:rsidR="00985060">
        <w:fldChar w:fldCharType="separate"/>
      </w:r>
      <w:r w:rsidR="00F23117">
        <w:rPr>
          <w:noProof/>
        </w:rPr>
        <w:t>3</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3E5AE9">
        <w:t>operator</w:t>
      </w:r>
      <w:r w:rsidRPr="0038343E">
        <w:t>表结构</w:t>
      </w:r>
      <w:bookmarkEnd w:id="264"/>
      <w:bookmarkEnd w:id="265"/>
    </w:p>
    <w:tbl>
      <w:tblPr>
        <w:tblStyle w:val="af3"/>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3E5AE9">
              <w:rPr>
                <w:rFonts w:ascii="Arial" w:eastAsia="宋体" w:hAnsi="Arial"/>
              </w:rPr>
              <w:t>I</w:t>
            </w:r>
            <w:r w:rsidRPr="003E5AE9">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3E5AE9">
              <w:rPr>
                <w:rFonts w:ascii="Arial" w:eastAsia="宋体" w:hAnsi="Arial" w:hint="eastAsia"/>
              </w:rPr>
              <w:t>L</w:t>
            </w:r>
            <w:r w:rsidRPr="003E5AE9">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3E5AE9">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3E5AE9">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3E5AE9">
              <w:rPr>
                <w:rFonts w:ascii="Arial" w:eastAsia="宋体" w:hAnsi="Arial" w:hint="eastAsia"/>
              </w:rPr>
              <w:t>V</w:t>
            </w:r>
            <w:r w:rsidRPr="003E5AE9">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3E5AE9">
              <w:rPr>
                <w:rFonts w:ascii="Arial" w:eastAsia="宋体" w:hAnsi="Arial"/>
              </w:rPr>
              <w:t>E</w:t>
            </w:r>
            <w:r w:rsidRPr="003E5AE9">
              <w:rPr>
                <w:rFonts w:ascii="Arial" w:eastAsia="宋体" w:hAnsi="Arial" w:hint="eastAsia"/>
              </w:rPr>
              <w:t>mployee</w:t>
            </w:r>
            <w:r w:rsidRPr="003F1175">
              <w:rPr>
                <w:rFonts w:ascii="Arial" w:eastAsia="宋体" w:hAnsi="Arial"/>
              </w:rPr>
              <w:t>_</w:t>
            </w:r>
            <w:r w:rsidRPr="003E5AE9">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3E5AE9">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6" w:name="OLE_LINK10"/>
            <w:r w:rsidRPr="003E5AE9">
              <w:rPr>
                <w:rFonts w:ascii="Arial" w:eastAsia="宋体" w:hAnsi="Arial"/>
              </w:rPr>
              <w:t>A</w:t>
            </w:r>
            <w:r w:rsidRPr="003E5AE9">
              <w:rPr>
                <w:rFonts w:ascii="Arial" w:eastAsia="宋体" w:hAnsi="Arial" w:hint="eastAsia"/>
              </w:rPr>
              <w:t>uthority</w:t>
            </w:r>
            <w:bookmarkEnd w:id="266"/>
          </w:p>
        </w:tc>
        <w:tc>
          <w:tcPr>
            <w:tcW w:w="2276" w:type="dxa"/>
          </w:tcPr>
          <w:p w14:paraId="18D281D1" w14:textId="012C5FF8" w:rsidR="00897CAF" w:rsidRPr="00444355" w:rsidRDefault="00897CAF" w:rsidP="006E1421">
            <w:pPr>
              <w:rPr>
                <w:rFonts w:ascii="宋体" w:eastAsia="宋体" w:hAnsi="宋体"/>
              </w:rPr>
            </w:pPr>
            <w:r w:rsidRPr="003E5AE9">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7" w:name="_Toc25947933"/>
      <w:bookmarkStart w:id="268" w:name="_Toc36642704"/>
      <w:bookmarkStart w:id="269" w:name="_Toc36643276"/>
      <w:bookmarkStart w:id="270" w:name="_Toc36732799"/>
      <w:bookmarkStart w:id="271" w:name="_Toc36844505"/>
      <w:r>
        <w:rPr>
          <w:rFonts w:hint="eastAsia"/>
        </w:rPr>
        <w:t>本章小结</w:t>
      </w:r>
      <w:bookmarkEnd w:id="267"/>
      <w:bookmarkEnd w:id="268"/>
      <w:bookmarkEnd w:id="269"/>
      <w:bookmarkEnd w:id="270"/>
      <w:bookmarkEnd w:id="271"/>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3E5AE9">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F4990">
      <w:pPr>
        <w:pStyle w:val="1"/>
        <w:numPr>
          <w:ilvl w:val="0"/>
          <w:numId w:val="52"/>
        </w:numPr>
      </w:pPr>
      <w:bookmarkStart w:id="272" w:name="_Toc25947934"/>
      <w:bookmarkStart w:id="273" w:name="_Toc36642705"/>
      <w:bookmarkStart w:id="274" w:name="_Toc36643277"/>
      <w:bookmarkStart w:id="275" w:name="_Toc36732800"/>
      <w:bookmarkStart w:id="276" w:name="_Toc36844506"/>
      <w:r>
        <w:rPr>
          <w:rFonts w:hint="eastAsia"/>
        </w:rPr>
        <w:lastRenderedPageBreak/>
        <w:t>履约超时管理平台的</w:t>
      </w:r>
      <w:r w:rsidR="008C1387">
        <w:rPr>
          <w:rFonts w:hint="eastAsia"/>
        </w:rPr>
        <w:t>实现</w:t>
      </w:r>
      <w:bookmarkEnd w:id="272"/>
      <w:bookmarkEnd w:id="273"/>
      <w:bookmarkEnd w:id="274"/>
      <w:bookmarkEnd w:id="275"/>
      <w:bookmarkEnd w:id="276"/>
    </w:p>
    <w:p w14:paraId="3686FD86" w14:textId="11BF5245" w:rsidR="004C6632" w:rsidRDefault="00CB77F8" w:rsidP="00BF4990">
      <w:pPr>
        <w:pStyle w:val="2"/>
        <w:numPr>
          <w:ilvl w:val="1"/>
          <w:numId w:val="52"/>
        </w:numPr>
      </w:pPr>
      <w:bookmarkStart w:id="277" w:name="_Toc25947935"/>
      <w:bookmarkStart w:id="278" w:name="_Toc36642706"/>
      <w:bookmarkStart w:id="279" w:name="_Toc36643278"/>
      <w:bookmarkStart w:id="280" w:name="_Toc36732801"/>
      <w:bookmarkStart w:id="281" w:name="_Toc36844507"/>
      <w:r>
        <w:rPr>
          <w:rFonts w:hint="eastAsia"/>
        </w:rPr>
        <w:t>规则管理模块</w:t>
      </w:r>
      <w:bookmarkEnd w:id="277"/>
      <w:bookmarkEnd w:id="278"/>
      <w:bookmarkEnd w:id="279"/>
      <w:bookmarkEnd w:id="280"/>
      <w:bookmarkEnd w:id="281"/>
    </w:p>
    <w:p w14:paraId="4F7623B3" w14:textId="01F154AE" w:rsidR="008C6569" w:rsidRPr="008C6569" w:rsidRDefault="00D14EEE" w:rsidP="00BF4990">
      <w:pPr>
        <w:pStyle w:val="3"/>
        <w:numPr>
          <w:ilvl w:val="2"/>
          <w:numId w:val="52"/>
        </w:numPr>
      </w:pPr>
      <w:bookmarkStart w:id="282" w:name="_Toc36642707"/>
      <w:bookmarkStart w:id="283" w:name="_Toc36643279"/>
      <w:bookmarkStart w:id="284" w:name="_Toc36732802"/>
      <w:bookmarkStart w:id="285" w:name="_Toc36844508"/>
      <w:r>
        <w:rPr>
          <w:rFonts w:hint="eastAsia"/>
        </w:rPr>
        <w:t>规则管理模块详细设计</w:t>
      </w:r>
      <w:bookmarkEnd w:id="282"/>
      <w:bookmarkEnd w:id="283"/>
      <w:bookmarkEnd w:id="284"/>
      <w:bookmarkEnd w:id="285"/>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FD189F">
      <w:pPr>
        <w:keepNext/>
        <w:spacing w:line="360" w:lineRule="auto"/>
        <w:ind w:firstLineChars="200" w:firstLine="420"/>
        <w:jc w:val="center"/>
      </w:pPr>
      <w:r>
        <w:rPr>
          <w:noProof/>
        </w:rPr>
        <w:drawing>
          <wp:inline distT="0" distB="0" distL="0" distR="0" wp14:anchorId="14F3A0AD" wp14:editId="385B753E">
            <wp:extent cx="5274310" cy="3590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90925"/>
                    </a:xfrm>
                    <a:prstGeom prst="rect">
                      <a:avLst/>
                    </a:prstGeom>
                    <a:noFill/>
                    <a:ln>
                      <a:noFill/>
                    </a:ln>
                  </pic:spPr>
                </pic:pic>
              </a:graphicData>
            </a:graphic>
          </wp:inline>
        </w:drawing>
      </w:r>
    </w:p>
    <w:p w14:paraId="190E1116" w14:textId="1CA59216" w:rsidR="00847C86" w:rsidRDefault="00FD189F" w:rsidP="00FD189F">
      <w:pPr>
        <w:pStyle w:val="af7"/>
        <w:rPr>
          <w:rFonts w:ascii="宋体" w:hAnsi="宋体"/>
          <w:szCs w:val="24"/>
        </w:rPr>
      </w:pPr>
      <w:bookmarkStart w:id="286" w:name="_Toc36736580"/>
      <w:bookmarkStart w:id="287" w:name="_Toc36844549"/>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6"/>
      <w:bookmarkEnd w:id="287"/>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3E5AE9">
        <w:rPr>
          <w:rFonts w:ascii="Arial" w:eastAsia="宋体" w:hAnsi="Arial"/>
          <w:sz w:val="24"/>
          <w:szCs w:val="24"/>
        </w:rPr>
        <w:t>RuleManageServiceImpl</w:t>
      </w:r>
      <w:r w:rsidR="004B6341">
        <w:rPr>
          <w:rFonts w:ascii="宋体" w:eastAsia="宋体" w:hAnsi="宋体" w:hint="eastAsia"/>
          <w:sz w:val="24"/>
          <w:szCs w:val="24"/>
        </w:rPr>
        <w:t>实现了</w:t>
      </w:r>
      <w:r w:rsidR="004B6341" w:rsidRPr="003E5AE9">
        <w:rPr>
          <w:rFonts w:ascii="Arial" w:eastAsia="宋体" w:hAnsi="Arial" w:hint="eastAsia"/>
          <w:sz w:val="24"/>
          <w:szCs w:val="24"/>
        </w:rPr>
        <w:t>Toc</w:t>
      </w:r>
      <w:r w:rsidR="004B6341" w:rsidRPr="003E5AE9">
        <w:rPr>
          <w:rFonts w:ascii="Arial" w:eastAsia="宋体" w:hAnsi="Arial"/>
          <w:sz w:val="24"/>
          <w:szCs w:val="24"/>
        </w:rPr>
        <w:t>CallBackService</w:t>
      </w:r>
      <w:r w:rsidR="004B6341">
        <w:rPr>
          <w:rFonts w:ascii="宋体" w:eastAsia="宋体" w:hAnsi="宋体" w:hint="eastAsia"/>
          <w:sz w:val="24"/>
          <w:szCs w:val="24"/>
        </w:rPr>
        <w:t>接口和</w:t>
      </w:r>
      <w:r w:rsidR="004B6341" w:rsidRPr="003E5AE9">
        <w:rPr>
          <w:rFonts w:ascii="Arial" w:eastAsia="宋体" w:hAnsi="Arial" w:hint="eastAsia"/>
          <w:sz w:val="24"/>
          <w:szCs w:val="24"/>
        </w:rPr>
        <w:t>Rule</w:t>
      </w:r>
      <w:r w:rsidR="004B6341" w:rsidRPr="003E5AE9">
        <w:rPr>
          <w:rFonts w:ascii="Arial" w:eastAsia="宋体" w:hAnsi="Arial"/>
          <w:sz w:val="24"/>
          <w:szCs w:val="24"/>
        </w:rPr>
        <w:t>ManageService</w:t>
      </w:r>
      <w:r w:rsidR="004B6341">
        <w:rPr>
          <w:rFonts w:ascii="宋体" w:eastAsia="宋体" w:hAnsi="宋体" w:hint="eastAsia"/>
          <w:sz w:val="24"/>
          <w:szCs w:val="24"/>
        </w:rPr>
        <w:t>接口，</w:t>
      </w:r>
      <w:r w:rsidR="004B6341" w:rsidRPr="003E5AE9">
        <w:rPr>
          <w:rFonts w:ascii="Arial" w:eastAsia="宋体" w:hAnsi="Arial" w:hint="eastAsia"/>
          <w:sz w:val="24"/>
          <w:szCs w:val="24"/>
        </w:rPr>
        <w:t>Toc</w:t>
      </w:r>
      <w:r w:rsidR="004B6341" w:rsidRPr="003E5AE9">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3E5AE9">
        <w:rPr>
          <w:rFonts w:ascii="Arial" w:eastAsia="宋体" w:hAnsi="Arial"/>
          <w:sz w:val="24"/>
          <w:szCs w:val="24"/>
        </w:rPr>
        <w:t>RuleManageServiceImp</w:t>
      </w:r>
      <w:r w:rsidR="004B6341" w:rsidRPr="003E5AE9">
        <w:rPr>
          <w:rFonts w:ascii="Arial" w:eastAsia="宋体" w:hAnsi="Arial" w:hint="eastAsia"/>
          <w:sz w:val="24"/>
          <w:szCs w:val="24"/>
        </w:rPr>
        <w:t>l</w:t>
      </w:r>
      <w:r w:rsidR="004B6341">
        <w:rPr>
          <w:rFonts w:ascii="宋体" w:eastAsia="宋体" w:hAnsi="宋体" w:hint="eastAsia"/>
          <w:sz w:val="24"/>
          <w:szCs w:val="24"/>
        </w:rPr>
        <w:t>实现了</w:t>
      </w:r>
      <w:r w:rsidR="004B6341" w:rsidRPr="003E5AE9">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3E5AE9">
        <w:rPr>
          <w:rFonts w:ascii="Arial" w:eastAsia="宋体" w:hAnsi="Arial" w:hint="eastAsia"/>
          <w:sz w:val="24"/>
          <w:szCs w:val="24"/>
        </w:rPr>
        <w:t>Rule</w:t>
      </w:r>
      <w:r w:rsidR="004B6341" w:rsidRPr="003E5AE9">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3E5AE9">
        <w:rPr>
          <w:rFonts w:ascii="Arial" w:eastAsia="宋体" w:hAnsi="Arial" w:hint="eastAsia"/>
          <w:sz w:val="24"/>
          <w:szCs w:val="24"/>
        </w:rPr>
        <w:t>S</w:t>
      </w:r>
      <w:r w:rsidR="00DD017F" w:rsidRPr="003E5AE9">
        <w:rPr>
          <w:rFonts w:ascii="Arial" w:eastAsia="宋体" w:hAnsi="Arial"/>
          <w:sz w:val="24"/>
          <w:szCs w:val="24"/>
        </w:rPr>
        <w:t>ceneH</w:t>
      </w:r>
      <w:r w:rsidR="00DD017F" w:rsidRPr="003E5AE9">
        <w:rPr>
          <w:rFonts w:ascii="Arial" w:eastAsia="宋体" w:hAnsi="Arial" w:hint="eastAsia"/>
          <w:sz w:val="24"/>
          <w:szCs w:val="24"/>
        </w:rPr>
        <w:t>itRecord</w:t>
      </w:r>
      <w:r w:rsidR="00DD017F" w:rsidRPr="003E5AE9">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3E5AE9">
        <w:rPr>
          <w:rFonts w:ascii="Arial" w:eastAsia="宋体" w:hAnsi="Arial" w:hint="eastAsia"/>
          <w:sz w:val="24"/>
          <w:szCs w:val="24"/>
        </w:rPr>
        <w:t>Cache</w:t>
      </w:r>
      <w:r w:rsidR="004B6341" w:rsidRPr="003E5AE9">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3E5AE9">
        <w:rPr>
          <w:rFonts w:ascii="Arial" w:eastAsia="宋体" w:hAnsi="Arial" w:hint="eastAsia"/>
          <w:sz w:val="24"/>
          <w:szCs w:val="24"/>
        </w:rPr>
        <w:t>Order</w:t>
      </w:r>
      <w:r w:rsidR="003505C4" w:rsidRPr="003E5AE9">
        <w:rPr>
          <w:rFonts w:ascii="Arial" w:eastAsia="宋体" w:hAnsi="Arial"/>
          <w:sz w:val="24"/>
          <w:szCs w:val="24"/>
        </w:rPr>
        <w:t>QueryService</w:t>
      </w:r>
      <w:r w:rsidR="003505C4">
        <w:rPr>
          <w:rFonts w:ascii="宋体" w:eastAsia="宋体" w:hAnsi="宋体" w:hint="eastAsia"/>
          <w:sz w:val="24"/>
          <w:szCs w:val="24"/>
        </w:rPr>
        <w:t>负责获取订单信息。</w:t>
      </w:r>
      <w:r w:rsidR="003505C4" w:rsidRPr="003E5AE9">
        <w:rPr>
          <w:rFonts w:ascii="Arial" w:eastAsia="宋体" w:hAnsi="Arial" w:hint="eastAsia"/>
          <w:sz w:val="24"/>
          <w:szCs w:val="24"/>
        </w:rPr>
        <w:t>SecenRuleService</w:t>
      </w:r>
      <w:r w:rsidR="003505C4">
        <w:rPr>
          <w:rFonts w:ascii="宋体" w:eastAsia="宋体" w:hAnsi="宋体" w:hint="eastAsia"/>
          <w:sz w:val="24"/>
          <w:szCs w:val="24"/>
        </w:rPr>
        <w:t>负责操</w:t>
      </w:r>
      <w:r w:rsidR="003505C4">
        <w:rPr>
          <w:rFonts w:ascii="宋体" w:eastAsia="宋体" w:hAnsi="宋体" w:hint="eastAsia"/>
          <w:sz w:val="24"/>
          <w:szCs w:val="24"/>
        </w:rPr>
        <w:lastRenderedPageBreak/>
        <w:t>作已有规则。</w:t>
      </w:r>
      <w:r w:rsidR="003505C4" w:rsidRPr="003E5AE9">
        <w:rPr>
          <w:rFonts w:ascii="Arial" w:eastAsia="宋体" w:hAnsi="Arial" w:hint="eastAsia"/>
          <w:sz w:val="24"/>
          <w:szCs w:val="24"/>
        </w:rPr>
        <w:t>Sync</w:t>
      </w:r>
      <w:r w:rsidR="003505C4" w:rsidRPr="003E5AE9">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8" w:name="_Toc36732803"/>
      <w:bookmarkStart w:id="289" w:name="_Toc36844509"/>
      <w:r>
        <w:rPr>
          <w:rFonts w:hint="eastAsia"/>
        </w:rPr>
        <w:t>规则操作功能实现</w:t>
      </w:r>
      <w:bookmarkEnd w:id="288"/>
      <w:bookmarkEnd w:id="289"/>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3E5AE9">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3E5AE9">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3E5AE9">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3E5AE9">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3E5AE9">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3E5AE9">
        <w:rPr>
          <w:rFonts w:ascii="Arial" w:eastAsia="宋体" w:hAnsi="Arial" w:hint="eastAsia"/>
          <w:sz w:val="24"/>
          <w:szCs w:val="24"/>
        </w:rPr>
        <w:t>Cache</w:t>
      </w:r>
      <w:r w:rsidR="007043A0" w:rsidRPr="003E5AE9">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3E5AE9">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3E5AE9">
        <w:rPr>
          <w:rFonts w:ascii="Arial" w:eastAsia="宋体" w:hAnsi="Arial" w:hint="eastAsia"/>
          <w:sz w:val="24"/>
          <w:szCs w:val="24"/>
        </w:rPr>
        <w:t>Sync</w:t>
      </w:r>
      <w:r w:rsidR="00461394" w:rsidRPr="003E5AE9">
        <w:rPr>
          <w:rFonts w:ascii="Arial" w:eastAsia="宋体" w:hAnsi="Arial"/>
          <w:sz w:val="24"/>
          <w:szCs w:val="24"/>
        </w:rPr>
        <w:t>RunnerService</w:t>
      </w:r>
      <w:r w:rsidR="00461394" w:rsidRPr="00CB77F8">
        <w:rPr>
          <w:rFonts w:ascii="宋体" w:eastAsia="宋体" w:hAnsi="宋体" w:hint="eastAsia"/>
          <w:sz w:val="24"/>
          <w:szCs w:val="24"/>
        </w:rPr>
        <w:t>、</w:t>
      </w:r>
      <w:bookmarkStart w:id="290" w:name="_Hlk36331730"/>
      <w:r w:rsidR="00461394" w:rsidRPr="003E5AE9">
        <w:rPr>
          <w:rFonts w:ascii="Arial" w:eastAsia="宋体" w:hAnsi="Arial" w:hint="eastAsia"/>
          <w:sz w:val="24"/>
          <w:szCs w:val="24"/>
        </w:rPr>
        <w:t>SceneRule</w:t>
      </w:r>
      <w:r w:rsidR="00461394" w:rsidRPr="003E5AE9">
        <w:rPr>
          <w:rFonts w:ascii="Arial" w:eastAsia="宋体" w:hAnsi="Arial"/>
          <w:sz w:val="24"/>
          <w:szCs w:val="24"/>
        </w:rPr>
        <w:t>DraftDao</w:t>
      </w:r>
      <w:bookmarkEnd w:id="290"/>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3E5AE9">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3E5AE9">
        <w:rPr>
          <w:rFonts w:ascii="Arial" w:eastAsia="宋体" w:hAnsi="Arial" w:hint="eastAsia"/>
          <w:sz w:val="24"/>
          <w:szCs w:val="24"/>
        </w:rPr>
        <w:t>Sync</w:t>
      </w:r>
      <w:r w:rsidR="00E866FC" w:rsidRPr="003E5AE9">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3E5AE9">
        <w:rPr>
          <w:rFonts w:ascii="Arial" w:eastAsia="宋体" w:hAnsi="Arial" w:hint="eastAsia"/>
          <w:sz w:val="24"/>
          <w:szCs w:val="24"/>
        </w:rPr>
        <w:t>SceneRule</w:t>
      </w:r>
      <w:r w:rsidR="00E866FC" w:rsidRPr="003E5AE9">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7"/>
        <w:rPr>
          <w:rFonts w:ascii="宋体" w:hAnsi="宋体"/>
          <w:szCs w:val="24"/>
        </w:rPr>
      </w:pPr>
      <w:bookmarkStart w:id="291" w:name="_Toc36736581"/>
      <w:bookmarkStart w:id="292" w:name="_Toc36844550"/>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1"/>
      <w:bookmarkEnd w:id="292"/>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3E5AE9">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3E5AE9">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3E5AE9">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3E5AE9">
        <w:rPr>
          <w:rFonts w:ascii="Arial" w:eastAsia="宋体" w:hAnsi="Arial"/>
          <w:sz w:val="24"/>
          <w:szCs w:val="24"/>
        </w:rPr>
        <w:t>syncRunnerService</w:t>
      </w:r>
      <w:r w:rsidR="00E76F44">
        <w:rPr>
          <w:rFonts w:ascii="宋体" w:eastAsia="宋体" w:hAnsi="宋体" w:hint="eastAsia"/>
          <w:sz w:val="24"/>
          <w:szCs w:val="24"/>
        </w:rPr>
        <w:t>的</w:t>
      </w:r>
      <w:r w:rsidR="008A7B1A" w:rsidRPr="003E5AE9">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3E5AE9">
        <w:rPr>
          <w:rFonts w:ascii="Arial" w:eastAsia="宋体" w:hAnsi="Arial"/>
          <w:sz w:val="24"/>
          <w:szCs w:val="24"/>
        </w:rPr>
        <w:t>S</w:t>
      </w:r>
      <w:r w:rsidR="00510678" w:rsidRPr="003E5AE9">
        <w:rPr>
          <w:rFonts w:ascii="Arial" w:eastAsia="宋体" w:hAnsi="Arial" w:hint="eastAsia"/>
          <w:sz w:val="24"/>
          <w:szCs w:val="24"/>
        </w:rPr>
        <w:t>cene</w:t>
      </w:r>
      <w:r w:rsidR="00510678" w:rsidRPr="003E5AE9">
        <w:rPr>
          <w:rFonts w:ascii="Arial" w:eastAsia="宋体" w:hAnsi="Arial"/>
          <w:sz w:val="24"/>
          <w:szCs w:val="24"/>
        </w:rPr>
        <w:t>RuleDraftDao</w:t>
      </w:r>
      <w:r w:rsidR="00510678">
        <w:rPr>
          <w:rFonts w:ascii="宋体" w:eastAsia="宋体" w:hAnsi="宋体" w:hint="eastAsia"/>
          <w:sz w:val="24"/>
          <w:szCs w:val="24"/>
        </w:rPr>
        <w:t>的</w:t>
      </w:r>
      <w:r w:rsidR="00510678" w:rsidRPr="003E5AE9">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方法</w:t>
      </w:r>
      <w:r w:rsidRPr="003E5AE9">
        <w:rPr>
          <w:rFonts w:ascii="Arial" w:eastAsia="宋体" w:hAnsi="Arial" w:hint="eastAsia"/>
          <w:sz w:val="24"/>
          <w:szCs w:val="24"/>
        </w:rPr>
        <w:t>get</w:t>
      </w:r>
      <w:r w:rsidRPr="003E5AE9">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，稍有区别的是查询操作需要将查询结果进行缓存。</w:t>
      </w:r>
      <w:r w:rsidR="00F65A17" w:rsidRPr="003E5AE9">
        <w:rPr>
          <w:rFonts w:ascii="Arial" w:eastAsia="宋体" w:hAnsi="Arial" w:hint="eastAsia"/>
          <w:sz w:val="24"/>
          <w:szCs w:val="24"/>
        </w:rPr>
        <w:t>get</w:t>
      </w:r>
      <w:r w:rsidR="00F65A17" w:rsidRPr="003E5AE9">
        <w:rPr>
          <w:rFonts w:ascii="Arial" w:eastAsia="宋体" w:hAnsi="Arial"/>
          <w:sz w:val="24"/>
          <w:szCs w:val="24"/>
        </w:rPr>
        <w:t>Rules</w:t>
      </w:r>
      <w:r w:rsidR="00F65A17">
        <w:rPr>
          <w:rFonts w:ascii="宋体" w:eastAsia="宋体" w:hAnsi="宋体" w:hint="eastAsia"/>
          <w:sz w:val="24"/>
          <w:szCs w:val="24"/>
        </w:rPr>
        <w:t>方法中调用</w:t>
      </w:r>
      <w:r w:rsidR="00F65A17" w:rsidRPr="003E5AE9">
        <w:rPr>
          <w:rFonts w:ascii="Arial" w:eastAsia="宋体" w:hAnsi="Arial" w:hint="eastAsia"/>
          <w:sz w:val="24"/>
          <w:szCs w:val="24"/>
        </w:rPr>
        <w:t>CacheUtils</w:t>
      </w:r>
      <w:r w:rsidR="00F65A17">
        <w:rPr>
          <w:rFonts w:ascii="宋体" w:eastAsia="宋体" w:hAnsi="宋体" w:hint="eastAsia"/>
          <w:sz w:val="24"/>
          <w:szCs w:val="24"/>
        </w:rPr>
        <w:t>的</w:t>
      </w:r>
      <w:r w:rsidR="00F65A17" w:rsidRPr="003E5AE9">
        <w:rPr>
          <w:rFonts w:ascii="Arial" w:eastAsia="宋体" w:hAnsi="Arial" w:hint="eastAsia"/>
          <w:sz w:val="24"/>
          <w:szCs w:val="24"/>
        </w:rPr>
        <w:t>cacheRule</w:t>
      </w:r>
      <w:r w:rsidR="00735012" w:rsidRPr="003E5AE9">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3E5AE9">
        <w:rPr>
          <w:rFonts w:ascii="Arial" w:eastAsia="宋体" w:hAnsi="Arial" w:hint="eastAsia"/>
          <w:sz w:val="24"/>
          <w:szCs w:val="24"/>
        </w:rPr>
        <w:t>redis</w:t>
      </w:r>
      <w:r w:rsidR="00F65A17">
        <w:rPr>
          <w:rFonts w:ascii="宋体" w:eastAsia="宋体" w:hAnsi="宋体" w:hint="eastAsia"/>
          <w:sz w:val="24"/>
          <w:szCs w:val="24"/>
        </w:rPr>
        <w:t>中。</w:t>
      </w:r>
    </w:p>
    <w:tbl>
      <w:tblPr>
        <w:tblStyle w:val="af3"/>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3E5AE9">
              <w:rPr>
                <w:rFonts w:ascii="Arial" w:eastAsia="宋体" w:hAnsi="Arial"/>
                <w:szCs w:val="21"/>
              </w:rPr>
              <w:t>public</w:t>
            </w:r>
            <w:r w:rsidRPr="007D6BDE">
              <w:rPr>
                <w:rFonts w:ascii="宋体" w:eastAsia="宋体" w:hAnsi="宋体"/>
                <w:szCs w:val="21"/>
              </w:rPr>
              <w:t xml:space="preserve"> </w:t>
            </w:r>
            <w:r w:rsidRPr="003E5AE9">
              <w:rPr>
                <w:rFonts w:ascii="Arial" w:eastAsia="宋体" w:hAnsi="Arial"/>
                <w:szCs w:val="21"/>
              </w:rPr>
              <w:t>Boolean</w:t>
            </w:r>
            <w:r w:rsidRPr="007D6BDE">
              <w:rPr>
                <w:rFonts w:ascii="宋体" w:eastAsia="宋体" w:hAnsi="宋体"/>
                <w:szCs w:val="21"/>
              </w:rPr>
              <w:t xml:space="preserve"> </w:t>
            </w:r>
            <w:r w:rsidRPr="003E5AE9">
              <w:rPr>
                <w:rFonts w:ascii="Arial" w:eastAsia="宋体" w:hAnsi="Arial"/>
                <w:szCs w:val="21"/>
              </w:rPr>
              <w:t>createConfig</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 xml:space="preserve"> </w:t>
            </w:r>
            <w:r w:rsidRPr="003E5AE9">
              <w:rPr>
                <w:rFonts w:ascii="Arial" w:eastAsia="宋体" w:hAnsi="Arial"/>
                <w:szCs w:val="21"/>
              </w:rPr>
              <w:t>ruleContent</w:t>
            </w:r>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validate</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if</w:t>
            </w:r>
            <w:r w:rsidRPr="007D6BDE">
              <w:rPr>
                <w:rFonts w:ascii="宋体" w:eastAsia="宋体" w:hAnsi="宋体"/>
                <w:szCs w:val="21"/>
              </w:rPr>
              <w:t xml:space="preserve"> (</w:t>
            </w:r>
            <w:r w:rsidRPr="003E5AE9">
              <w:rPr>
                <w:rFonts w:ascii="Arial" w:eastAsia="宋体" w:hAnsi="Arial"/>
                <w:szCs w:val="21"/>
              </w:rPr>
              <w:t>sceneRuleService</w:t>
            </w:r>
            <w:r w:rsidRPr="001244DA">
              <w:rPr>
                <w:rFonts w:ascii="Arial" w:eastAsia="宋体" w:hAnsi="Arial"/>
                <w:szCs w:val="21"/>
              </w:rPr>
              <w:t>.</w:t>
            </w:r>
            <w:r w:rsidRPr="003E5AE9">
              <w:rPr>
                <w:rFonts w:ascii="Arial" w:eastAsia="宋体" w:hAnsi="Arial"/>
                <w:szCs w:val="21"/>
              </w:rPr>
              <w:t>cantians</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throw</w:t>
            </w:r>
            <w:r w:rsidRPr="007D6BDE">
              <w:rPr>
                <w:rFonts w:ascii="宋体" w:eastAsia="宋体" w:hAnsi="宋体"/>
                <w:szCs w:val="21"/>
              </w:rPr>
              <w:t xml:space="preserve"> </w:t>
            </w:r>
            <w:r w:rsidRPr="003E5AE9">
              <w:rPr>
                <w:rFonts w:ascii="Arial" w:eastAsia="宋体" w:hAnsi="Arial"/>
                <w:szCs w:val="21"/>
              </w:rPr>
              <w:t>new</w:t>
            </w:r>
            <w:r w:rsidRPr="007D6BDE">
              <w:rPr>
                <w:rFonts w:ascii="宋体" w:eastAsia="宋体" w:hAnsi="宋体"/>
                <w:szCs w:val="21"/>
              </w:rPr>
              <w:t xml:space="preserve"> </w:t>
            </w:r>
            <w:r w:rsidRPr="003E5AE9">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syncRunnerService</w:t>
            </w:r>
            <w:r w:rsidRPr="001244DA">
              <w:rPr>
                <w:rFonts w:ascii="Arial" w:eastAsia="宋体" w:hAnsi="Arial"/>
                <w:szCs w:val="21"/>
              </w:rPr>
              <w:t>.</w:t>
            </w:r>
            <w:r w:rsidRPr="003E5AE9">
              <w:rPr>
                <w:rFonts w:ascii="Arial" w:eastAsia="宋体" w:hAnsi="Arial"/>
                <w:szCs w:val="21"/>
              </w:rPr>
              <w:t>syncCreateApplyWithExtend</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String</w:t>
            </w:r>
            <w:r w:rsidRPr="007D6BDE">
              <w:rPr>
                <w:rFonts w:ascii="宋体" w:eastAsia="宋体" w:hAnsi="宋体"/>
                <w:szCs w:val="21"/>
              </w:rPr>
              <w:t xml:space="preserve"> </w:t>
            </w:r>
            <w:r w:rsidRPr="003E5AE9">
              <w:rPr>
                <w:rFonts w:ascii="Arial" w:eastAsia="宋体" w:hAnsi="Arial"/>
                <w:szCs w:val="21"/>
              </w:rPr>
              <w:t>JsonStr</w:t>
            </w:r>
            <w:r w:rsidRPr="007D6BDE">
              <w:rPr>
                <w:rFonts w:ascii="宋体" w:eastAsia="宋体" w:hAnsi="宋体"/>
                <w:szCs w:val="21"/>
              </w:rPr>
              <w:t xml:space="preserve"> </w:t>
            </w:r>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fromObject</w:t>
            </w:r>
            <w:r w:rsidRPr="007D6BDE">
              <w:rPr>
                <w:rFonts w:ascii="宋体" w:eastAsia="宋体" w:hAnsi="宋体"/>
                <w:szCs w:val="21"/>
              </w:rPr>
              <w:t>(</w:t>
            </w:r>
            <w:r w:rsidRPr="003E5AE9">
              <w:rPr>
                <w:rFonts w:ascii="Arial" w:eastAsia="宋体" w:hAnsi="Arial"/>
                <w:szCs w:val="21"/>
              </w:rPr>
              <w:t>ruleContent</w:t>
            </w:r>
            <w:r w:rsidRPr="007D6BDE">
              <w:rPr>
                <w:rFonts w:ascii="宋体" w:eastAsia="宋体" w:hAnsi="宋体"/>
                <w:szCs w:val="21"/>
              </w:rPr>
              <w:t>)</w:t>
            </w:r>
            <w:r w:rsidRPr="001244DA">
              <w:rPr>
                <w:rFonts w:ascii="Arial" w:eastAsia="宋体" w:hAnsi="Arial"/>
                <w:szCs w:val="21"/>
              </w:rPr>
              <w:t>.</w:t>
            </w:r>
            <w:r w:rsidRPr="003E5AE9">
              <w:rPr>
                <w:rFonts w:ascii="Arial" w:eastAsia="宋体" w:hAnsi="Arial"/>
                <w:szCs w:val="21"/>
              </w:rPr>
              <w:t>toString</w:t>
            </w:r>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boolean</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 xml:space="preserve"> = </w:t>
            </w:r>
            <w:r w:rsidRPr="003E5AE9">
              <w:rPr>
                <w:rFonts w:ascii="Arial" w:eastAsia="宋体" w:hAnsi="Arial"/>
                <w:szCs w:val="21"/>
              </w:rPr>
              <w:t>sceneRuleDraftDao</w:t>
            </w:r>
            <w:r w:rsidRPr="001244DA">
              <w:rPr>
                <w:rFonts w:ascii="Arial" w:eastAsia="宋体" w:hAnsi="Arial"/>
                <w:szCs w:val="21"/>
              </w:rPr>
              <w:t>.</w:t>
            </w:r>
            <w:r w:rsidRPr="003E5AE9">
              <w:rPr>
                <w:rFonts w:ascii="Arial" w:eastAsia="宋体" w:hAnsi="Arial"/>
                <w:szCs w:val="21"/>
              </w:rPr>
              <w:t>inset</w:t>
            </w:r>
            <w:r w:rsidRPr="007D6BDE">
              <w:rPr>
                <w:rFonts w:ascii="宋体" w:eastAsia="宋体" w:hAnsi="宋体"/>
                <w:szCs w:val="21"/>
              </w:rPr>
              <w:t>(</w:t>
            </w:r>
            <w:r w:rsidRPr="003E5AE9">
              <w:rPr>
                <w:rFonts w:ascii="Arial" w:eastAsia="宋体" w:hAnsi="Arial"/>
                <w:szCs w:val="21"/>
              </w:rPr>
              <w:t>JsonStr</w:t>
            </w:r>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if</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throw</w:t>
            </w:r>
            <w:r w:rsidRPr="007D6BDE">
              <w:rPr>
                <w:rFonts w:ascii="宋体" w:eastAsia="宋体" w:hAnsi="宋体"/>
                <w:szCs w:val="21"/>
              </w:rPr>
              <w:t xml:space="preserve"> </w:t>
            </w:r>
            <w:r w:rsidRPr="003E5AE9">
              <w:rPr>
                <w:rFonts w:ascii="Arial" w:eastAsia="宋体" w:hAnsi="Arial"/>
                <w:szCs w:val="21"/>
              </w:rPr>
              <w:t>new</w:t>
            </w:r>
            <w:r w:rsidRPr="007D6BDE">
              <w:rPr>
                <w:rFonts w:ascii="宋体" w:eastAsia="宋体" w:hAnsi="宋体"/>
                <w:szCs w:val="21"/>
              </w:rPr>
              <w:t xml:space="preserve"> </w:t>
            </w:r>
            <w:r w:rsidR="00494F41" w:rsidRPr="003E5AE9">
              <w:rPr>
                <w:rFonts w:ascii="Arial" w:eastAsia="宋体" w:hAnsi="Arial" w:hint="eastAsia"/>
                <w:szCs w:val="21"/>
              </w:rPr>
              <w:t>Runtime</w:t>
            </w:r>
            <w:r w:rsidRPr="003E5AE9">
              <w:rPr>
                <w:rFonts w:ascii="Arial" w:eastAsia="宋体" w:hAnsi="Arial"/>
                <w:szCs w:val="21"/>
              </w:rPr>
              <w:t>Exception</w:t>
            </w:r>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3E5AE9">
              <w:rPr>
                <w:rFonts w:ascii="Arial" w:eastAsia="宋体" w:hAnsi="Arial"/>
                <w:szCs w:val="21"/>
              </w:rPr>
              <w:t>return</w:t>
            </w:r>
            <w:r w:rsidRPr="007D6BDE">
              <w:rPr>
                <w:rFonts w:ascii="宋体" w:eastAsia="宋体" w:hAnsi="宋体"/>
                <w:szCs w:val="21"/>
              </w:rPr>
              <w:t xml:space="preserve"> </w:t>
            </w:r>
            <w:r w:rsidRPr="003E5AE9">
              <w:rPr>
                <w:rFonts w:ascii="Arial" w:eastAsia="宋体" w:hAnsi="Arial"/>
                <w:szCs w:val="21"/>
              </w:rPr>
              <w:t>result</w:t>
            </w:r>
            <w:r w:rsidRPr="007D6BDE">
              <w:rPr>
                <w:rFonts w:ascii="宋体" w:eastAsia="宋体" w:hAnsi="宋体"/>
                <w:szCs w:val="21"/>
              </w:rPr>
              <w:t>;</w:t>
            </w:r>
          </w:p>
          <w:p w14:paraId="503652EA" w14:textId="4F17C87A" w:rsidR="007D6BDE" w:rsidRDefault="007D6BDE" w:rsidP="00D870B1">
            <w:pPr>
              <w:ind w:firstLine="420"/>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3E5AE9">
              <w:rPr>
                <w:rFonts w:ascii="Arial" w:eastAsia="宋体" w:hAnsi="Arial"/>
                <w:szCs w:val="21"/>
              </w:rPr>
              <w:t>public</w:t>
            </w:r>
            <w:r w:rsidRPr="00755494">
              <w:rPr>
                <w:rFonts w:ascii="宋体" w:eastAsia="宋体" w:hAnsi="宋体"/>
                <w:szCs w:val="21"/>
              </w:rPr>
              <w:t> </w:t>
            </w:r>
            <w:r w:rsidRPr="003E5AE9">
              <w:rPr>
                <w:rFonts w:ascii="Arial" w:eastAsia="宋体" w:hAnsi="Arial"/>
                <w:szCs w:val="21"/>
              </w:rPr>
              <w:t>Response</w:t>
            </w:r>
            <w:r w:rsidRPr="00755494">
              <w:rPr>
                <w:rFonts w:ascii="宋体" w:eastAsia="宋体" w:hAnsi="宋体"/>
                <w:szCs w:val="21"/>
              </w:rPr>
              <w:t>&lt;</w:t>
            </w:r>
            <w:r w:rsidRPr="003E5AE9">
              <w:rPr>
                <w:rFonts w:ascii="Arial" w:eastAsia="宋体" w:hAnsi="Arial"/>
                <w:szCs w:val="21"/>
              </w:rPr>
              <w:t>List</w:t>
            </w:r>
            <w:r w:rsidRPr="00755494">
              <w:rPr>
                <w:rFonts w:ascii="宋体" w:eastAsia="宋体" w:hAnsi="宋体"/>
                <w:szCs w:val="21"/>
              </w:rPr>
              <w:t>&lt;</w:t>
            </w:r>
            <w:r w:rsidRPr="003E5AE9">
              <w:rPr>
                <w:rFonts w:ascii="Arial" w:eastAsia="宋体" w:hAnsi="Arial"/>
                <w:szCs w:val="21"/>
              </w:rPr>
              <w:t>SceneRuleDTO</w:t>
            </w:r>
            <w:r w:rsidRPr="00755494">
              <w:rPr>
                <w:rFonts w:ascii="宋体" w:eastAsia="宋体" w:hAnsi="宋体"/>
                <w:szCs w:val="21"/>
              </w:rPr>
              <w:t>&gt;&gt; </w:t>
            </w:r>
            <w:r w:rsidRPr="003E5AE9">
              <w:rPr>
                <w:rFonts w:ascii="Arial" w:eastAsia="宋体" w:hAnsi="Arial"/>
                <w:szCs w:val="21"/>
              </w:rPr>
              <w:t>getRules</w:t>
            </w:r>
            <w:r w:rsidRPr="00755494">
              <w:rPr>
                <w:rFonts w:ascii="宋体" w:eastAsia="宋体" w:hAnsi="宋体"/>
                <w:szCs w:val="21"/>
              </w:rPr>
              <w:t>(</w:t>
            </w:r>
            <w:r w:rsidRPr="003E5AE9">
              <w:rPr>
                <w:rFonts w:ascii="Arial" w:eastAsia="宋体" w:hAnsi="Arial"/>
                <w:szCs w:val="21"/>
              </w:rPr>
              <w:t>RuleQuery</w:t>
            </w:r>
            <w:r w:rsidRPr="00755494">
              <w:rPr>
                <w:rFonts w:ascii="宋体" w:eastAsia="宋体" w:hAnsi="宋体"/>
                <w:szCs w:val="21"/>
              </w:rPr>
              <w:t> </w:t>
            </w:r>
            <w:r w:rsidRPr="003E5AE9">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validate</w:t>
            </w:r>
            <w:r w:rsidRPr="00755494">
              <w:rPr>
                <w:rFonts w:ascii="宋体" w:eastAsia="宋体" w:hAnsi="宋体"/>
                <w:szCs w:val="21"/>
              </w:rPr>
              <w:t>(</w:t>
            </w:r>
            <w:r w:rsidRPr="003E5AE9">
              <w:rPr>
                <w:rFonts w:ascii="Arial" w:eastAsia="宋体" w:hAnsi="Arial"/>
                <w:szCs w:val="21"/>
              </w:rPr>
              <w:t>ruleQuery</w:t>
            </w:r>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List</w:t>
            </w:r>
            <w:r w:rsidRPr="00755494">
              <w:rPr>
                <w:rFonts w:ascii="宋体" w:eastAsia="宋体" w:hAnsi="宋体"/>
                <w:szCs w:val="21"/>
              </w:rPr>
              <w:t>&lt;</w:t>
            </w:r>
            <w:r w:rsidRPr="003E5AE9">
              <w:rPr>
                <w:rFonts w:ascii="Arial" w:eastAsia="宋体" w:hAnsi="Arial"/>
                <w:szCs w:val="21"/>
              </w:rPr>
              <w:t>SceneRulePO</w:t>
            </w:r>
            <w:r w:rsidRPr="00755494">
              <w:rPr>
                <w:rFonts w:ascii="宋体" w:eastAsia="宋体" w:hAnsi="宋体"/>
                <w:szCs w:val="21"/>
              </w:rPr>
              <w:t>&gt; </w:t>
            </w:r>
            <w:r w:rsidRPr="003E5AE9">
              <w:rPr>
                <w:rFonts w:ascii="Arial" w:eastAsia="宋体" w:hAnsi="Arial"/>
                <w:szCs w:val="21"/>
              </w:rPr>
              <w:t>rulePOList</w:t>
            </w:r>
            <w:r w:rsidRPr="00755494">
              <w:rPr>
                <w:rFonts w:ascii="宋体" w:eastAsia="宋体" w:hAnsi="宋体"/>
                <w:szCs w:val="21"/>
              </w:rPr>
              <w:t> = </w:t>
            </w:r>
            <w:r w:rsidRPr="003E5AE9">
              <w:rPr>
                <w:rFonts w:ascii="Arial" w:eastAsia="宋体" w:hAnsi="Arial"/>
                <w:szCs w:val="21"/>
              </w:rPr>
              <w:t>sceneRuleDao</w:t>
            </w:r>
            <w:r w:rsidRPr="001244DA">
              <w:rPr>
                <w:rFonts w:ascii="Arial" w:eastAsia="宋体" w:hAnsi="Arial"/>
                <w:szCs w:val="21"/>
              </w:rPr>
              <w:t>.</w:t>
            </w:r>
            <w:r w:rsidRPr="003E5AE9">
              <w:rPr>
                <w:rFonts w:ascii="Arial" w:eastAsia="宋体" w:hAnsi="Arial"/>
                <w:szCs w:val="21"/>
              </w:rPr>
              <w:t>get</w:t>
            </w:r>
            <w:r w:rsidRPr="00755494">
              <w:rPr>
                <w:rFonts w:ascii="宋体" w:eastAsia="宋体" w:hAnsi="宋体"/>
                <w:szCs w:val="21"/>
              </w:rPr>
              <w:t>(</w:t>
            </w:r>
            <w:r w:rsidRPr="003E5AE9">
              <w:rPr>
                <w:rFonts w:ascii="Arial" w:eastAsia="宋体" w:hAnsi="Arial"/>
                <w:szCs w:val="21"/>
              </w:rPr>
              <w:t>ruleQuery</w:t>
            </w:r>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r w:rsidRPr="003E5AE9">
              <w:rPr>
                <w:rFonts w:ascii="Arial" w:eastAsia="宋体" w:hAnsi="Arial"/>
                <w:szCs w:val="21"/>
              </w:rPr>
              <w:t>redis</w:t>
            </w:r>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CacheUtils</w:t>
            </w:r>
            <w:r w:rsidRPr="001244DA">
              <w:rPr>
                <w:rFonts w:ascii="Arial" w:eastAsia="宋体" w:hAnsi="Arial"/>
                <w:szCs w:val="21"/>
              </w:rPr>
              <w:t>.</w:t>
            </w:r>
            <w:r w:rsidRPr="003E5AE9">
              <w:rPr>
                <w:rFonts w:ascii="Arial" w:eastAsia="宋体" w:hAnsi="Arial"/>
                <w:szCs w:val="21"/>
              </w:rPr>
              <w:t>cacheRules</w:t>
            </w:r>
            <w:r w:rsidRPr="00755494">
              <w:rPr>
                <w:rFonts w:ascii="宋体" w:eastAsia="宋体" w:hAnsi="宋体"/>
                <w:szCs w:val="21"/>
              </w:rPr>
              <w:t>(</w:t>
            </w:r>
            <w:r w:rsidRPr="003E5AE9">
              <w:rPr>
                <w:rFonts w:ascii="Arial" w:eastAsia="宋体" w:hAnsi="Arial"/>
                <w:szCs w:val="21"/>
              </w:rPr>
              <w:t>rulePOList</w:t>
            </w:r>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3E5AE9">
              <w:rPr>
                <w:rFonts w:ascii="Arial" w:eastAsia="宋体" w:hAnsi="Arial"/>
                <w:szCs w:val="21"/>
              </w:rPr>
              <w:t>po</w:t>
            </w:r>
            <w:r w:rsidRPr="00755494">
              <w:rPr>
                <w:rFonts w:ascii="宋体" w:eastAsia="宋体" w:hAnsi="宋体"/>
                <w:szCs w:val="21"/>
              </w:rPr>
              <w:t>转换成</w:t>
            </w:r>
            <w:r w:rsidRPr="003E5AE9">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List</w:t>
            </w:r>
            <w:r w:rsidRPr="00755494">
              <w:rPr>
                <w:rFonts w:ascii="宋体" w:eastAsia="宋体" w:hAnsi="宋体"/>
                <w:szCs w:val="21"/>
              </w:rPr>
              <w:t>&lt;</w:t>
            </w:r>
            <w:r w:rsidRPr="003E5AE9">
              <w:rPr>
                <w:rFonts w:ascii="Arial" w:eastAsia="宋体" w:hAnsi="Arial"/>
                <w:szCs w:val="21"/>
              </w:rPr>
              <w:t>SceneRuleDTO</w:t>
            </w:r>
            <w:r w:rsidRPr="00755494">
              <w:rPr>
                <w:rFonts w:ascii="宋体" w:eastAsia="宋体" w:hAnsi="宋体"/>
                <w:szCs w:val="21"/>
              </w:rPr>
              <w:t>&gt; </w:t>
            </w:r>
            <w:r w:rsidRPr="003E5AE9">
              <w:rPr>
                <w:rFonts w:ascii="Arial" w:eastAsia="宋体" w:hAnsi="Arial"/>
                <w:szCs w:val="21"/>
              </w:rPr>
              <w:t>ruleDTOList</w:t>
            </w:r>
            <w:r w:rsidRPr="00755494">
              <w:rPr>
                <w:rFonts w:ascii="宋体" w:eastAsia="宋体" w:hAnsi="宋体"/>
                <w:szCs w:val="21"/>
              </w:rPr>
              <w:t> = </w:t>
            </w:r>
            <w:r w:rsidRPr="003E5AE9">
              <w:rPr>
                <w:rFonts w:ascii="Arial" w:eastAsia="宋体" w:hAnsi="Arial"/>
                <w:szCs w:val="21"/>
              </w:rPr>
              <w:t>transfer</w:t>
            </w:r>
            <w:r w:rsidRPr="00755494">
              <w:rPr>
                <w:rFonts w:ascii="宋体" w:eastAsia="宋体" w:hAnsi="宋体"/>
                <w:szCs w:val="21"/>
              </w:rPr>
              <w:t>(</w:t>
            </w:r>
            <w:r w:rsidRPr="003E5AE9">
              <w:rPr>
                <w:rFonts w:ascii="Arial" w:eastAsia="宋体" w:hAnsi="Arial"/>
                <w:szCs w:val="21"/>
              </w:rPr>
              <w:t>rulePOList</w:t>
            </w:r>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3E5AE9">
              <w:rPr>
                <w:rFonts w:ascii="Arial" w:eastAsia="宋体" w:hAnsi="Arial"/>
                <w:szCs w:val="21"/>
              </w:rPr>
              <w:t>return</w:t>
            </w:r>
            <w:r w:rsidRPr="00755494">
              <w:rPr>
                <w:rFonts w:ascii="宋体" w:eastAsia="宋体" w:hAnsi="宋体"/>
                <w:szCs w:val="21"/>
              </w:rPr>
              <w:t> </w:t>
            </w:r>
            <w:r w:rsidRPr="003E5AE9">
              <w:rPr>
                <w:rFonts w:ascii="Arial" w:eastAsia="宋体" w:hAnsi="Arial"/>
                <w:szCs w:val="21"/>
              </w:rPr>
              <w:t>Response</w:t>
            </w:r>
            <w:r w:rsidRPr="001244DA">
              <w:rPr>
                <w:rFonts w:ascii="Arial" w:eastAsia="宋体" w:hAnsi="Arial"/>
                <w:szCs w:val="21"/>
              </w:rPr>
              <w:t>.</w:t>
            </w:r>
            <w:r w:rsidRPr="003E5AE9">
              <w:rPr>
                <w:rFonts w:ascii="Arial" w:eastAsia="宋体" w:hAnsi="Arial"/>
                <w:szCs w:val="21"/>
              </w:rPr>
              <w:t>SUCCESS</w:t>
            </w:r>
            <w:r w:rsidRPr="00755494">
              <w:rPr>
                <w:rFonts w:ascii="宋体" w:eastAsia="宋体" w:hAnsi="宋体"/>
                <w:szCs w:val="21"/>
              </w:rPr>
              <w:t>(</w:t>
            </w:r>
            <w:r w:rsidRPr="003E5AE9">
              <w:rPr>
                <w:rFonts w:ascii="Arial" w:eastAsia="宋体" w:hAnsi="Arial"/>
                <w:szCs w:val="21"/>
              </w:rPr>
              <w:t>ruleDTOList</w:t>
            </w:r>
            <w:r w:rsidRPr="00755494">
              <w:rPr>
                <w:rFonts w:ascii="宋体" w:eastAsia="宋体" w:hAnsi="宋体"/>
                <w:szCs w:val="21"/>
              </w:rPr>
              <w:t>);</w:t>
            </w:r>
          </w:p>
          <w:p w14:paraId="6C873064" w14:textId="51D9BEC1"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7"/>
      </w:pPr>
      <w:bookmarkStart w:id="293" w:name="_Toc36736582"/>
      <w:bookmarkStart w:id="294" w:name="_Toc3684455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3"/>
      <w:bookmarkEnd w:id="294"/>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7"/>
      </w:pPr>
      <w:bookmarkStart w:id="295" w:name="_Toc36736583"/>
      <w:bookmarkStart w:id="296" w:name="_Toc36844552"/>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5"/>
      <w:bookmarkEnd w:id="296"/>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7"/>
      </w:pPr>
      <w:bookmarkStart w:id="297" w:name="_Toc36736584"/>
      <w:bookmarkStart w:id="298" w:name="_Toc36844553"/>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7"/>
      <w:bookmarkEnd w:id="298"/>
    </w:p>
    <w:p w14:paraId="7BB85171" w14:textId="690BCAA8" w:rsidR="00BD2023" w:rsidRDefault="001F7239" w:rsidP="00BF4990">
      <w:pPr>
        <w:pStyle w:val="3"/>
        <w:numPr>
          <w:ilvl w:val="2"/>
          <w:numId w:val="52"/>
        </w:numPr>
      </w:pPr>
      <w:bookmarkStart w:id="299" w:name="_Toc36642709"/>
      <w:bookmarkStart w:id="300" w:name="_Toc36643281"/>
      <w:bookmarkStart w:id="301" w:name="_Toc36732804"/>
      <w:bookmarkStart w:id="302" w:name="_Toc36844510"/>
      <w:r w:rsidRPr="001F7239">
        <w:rPr>
          <w:rFonts w:hint="eastAsia"/>
        </w:rPr>
        <w:t>日志查询功能实现</w:t>
      </w:r>
      <w:bookmarkEnd w:id="299"/>
      <w:bookmarkEnd w:id="300"/>
      <w:bookmarkEnd w:id="301"/>
      <w:bookmarkEnd w:id="302"/>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r w:rsidRPr="003E5AE9">
        <w:rPr>
          <w:rFonts w:ascii="Arial" w:eastAsia="宋体" w:hAnsi="Arial" w:hint="eastAsia"/>
          <w:sz w:val="24"/>
          <w:szCs w:val="24"/>
        </w:rPr>
        <w:t>Order</w:t>
      </w:r>
      <w:r w:rsidRPr="003E5AE9">
        <w:rPr>
          <w:rFonts w:ascii="Arial" w:eastAsia="宋体" w:hAnsi="Arial"/>
          <w:sz w:val="24"/>
          <w:szCs w:val="24"/>
        </w:rPr>
        <w:t>HitRecordQuer</w:t>
      </w:r>
      <w:r w:rsidRPr="003E5AE9">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3E5AE9">
        <w:rPr>
          <w:rFonts w:ascii="Arial" w:eastAsia="宋体" w:hAnsi="Arial" w:hint="eastAsia"/>
          <w:sz w:val="24"/>
          <w:szCs w:val="28"/>
        </w:rPr>
        <w:t>S</w:t>
      </w:r>
      <w:r w:rsidR="00890175" w:rsidRPr="003E5AE9">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3E5AE9">
        <w:rPr>
          <w:rFonts w:ascii="Arial" w:eastAsia="宋体" w:hAnsi="Arial" w:hint="eastAsia"/>
          <w:sz w:val="24"/>
          <w:szCs w:val="24"/>
        </w:rPr>
        <w:t>get</w:t>
      </w:r>
      <w:r w:rsidR="00890175" w:rsidRPr="003E5AE9">
        <w:rPr>
          <w:rFonts w:ascii="Arial" w:eastAsia="宋体" w:hAnsi="Arial"/>
          <w:sz w:val="24"/>
          <w:szCs w:val="24"/>
        </w:rPr>
        <w:t>HitRecord</w:t>
      </w:r>
      <w:r w:rsidR="00890175">
        <w:rPr>
          <w:rFonts w:ascii="宋体" w:eastAsia="宋体" w:hAnsi="宋体" w:hint="eastAsia"/>
          <w:sz w:val="24"/>
          <w:szCs w:val="24"/>
        </w:rPr>
        <w:t>调用</w:t>
      </w:r>
      <w:r w:rsidR="00890175" w:rsidRPr="003E5AE9">
        <w:rPr>
          <w:rFonts w:ascii="Arial" w:eastAsia="宋体" w:hAnsi="Arial" w:hint="eastAsia"/>
          <w:sz w:val="24"/>
          <w:szCs w:val="28"/>
        </w:rPr>
        <w:t>S</w:t>
      </w:r>
      <w:r w:rsidR="00890175" w:rsidRPr="003E5AE9">
        <w:rPr>
          <w:rFonts w:ascii="Arial" w:eastAsia="宋体" w:hAnsi="Arial"/>
          <w:sz w:val="24"/>
          <w:szCs w:val="28"/>
        </w:rPr>
        <w:t>ceneHitRecordService</w:t>
      </w:r>
      <w:r w:rsidR="00890175">
        <w:rPr>
          <w:rFonts w:ascii="宋体" w:eastAsia="宋体" w:hAnsi="宋体" w:hint="eastAsia"/>
          <w:sz w:val="24"/>
          <w:szCs w:val="28"/>
        </w:rPr>
        <w:t>获得</w:t>
      </w:r>
      <w:r w:rsidR="00890175" w:rsidRPr="003E5AE9">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3E5AE9">
        <w:rPr>
          <w:rFonts w:ascii="Arial" w:eastAsia="宋体" w:hAnsi="Arial" w:hint="eastAsia"/>
          <w:sz w:val="24"/>
          <w:szCs w:val="24"/>
        </w:rPr>
        <w:t>DTO</w:t>
      </w:r>
      <w:r>
        <w:rPr>
          <w:rFonts w:ascii="宋体" w:eastAsia="宋体" w:hAnsi="宋体" w:hint="eastAsia"/>
          <w:sz w:val="24"/>
          <w:szCs w:val="24"/>
        </w:rPr>
        <w:t>类型的数据转换成给前端展示的</w:t>
      </w:r>
      <w:r w:rsidRPr="003E5AE9">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3E5AE9">
        <w:rPr>
          <w:rFonts w:ascii="Arial" w:eastAsia="宋体" w:hAnsi="Arial" w:hint="eastAsia"/>
          <w:sz w:val="24"/>
          <w:szCs w:val="24"/>
        </w:rPr>
        <w:t>Response</w:t>
      </w:r>
      <w:r>
        <w:rPr>
          <w:rFonts w:ascii="宋体" w:eastAsia="宋体" w:hAnsi="宋体" w:hint="eastAsia"/>
          <w:sz w:val="24"/>
          <w:szCs w:val="24"/>
        </w:rPr>
        <w:t>对象中，返回给前端。</w:t>
      </w:r>
      <w:r w:rsidRPr="003E5AE9">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3"/>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3E5AE9">
              <w:rPr>
                <w:rFonts w:ascii="Arial" w:eastAsia="宋体" w:hAnsi="Arial"/>
              </w:rPr>
              <w:t>public</w:t>
            </w: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w:t>
            </w:r>
            <w:r w:rsidRPr="003E5AE9">
              <w:rPr>
                <w:rFonts w:ascii="Arial" w:eastAsia="宋体" w:hAnsi="Arial"/>
              </w:rPr>
              <w:t>getHitRecord</w:t>
            </w:r>
            <w:r w:rsidRPr="00607BEA">
              <w:rPr>
                <w:rFonts w:ascii="宋体" w:eastAsia="宋体" w:hAnsi="宋体"/>
              </w:rPr>
              <w:t>(</w:t>
            </w:r>
            <w:r w:rsidR="00E43D30" w:rsidRPr="003E5AE9">
              <w:rPr>
                <w:rFonts w:ascii="Arial" w:eastAsia="宋体" w:hAnsi="Arial"/>
              </w:rPr>
              <w:t>RecordQuery</w:t>
            </w:r>
            <w:r w:rsidR="00E43D30">
              <w:rPr>
                <w:rFonts w:ascii="宋体" w:eastAsia="宋体" w:hAnsi="宋体"/>
              </w:rPr>
              <w:t xml:space="preserve"> </w:t>
            </w:r>
            <w:r w:rsidRPr="003E5AE9">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validate</w:t>
            </w:r>
            <w:r w:rsidRPr="00607BEA">
              <w:rPr>
                <w:rFonts w:ascii="宋体" w:eastAsia="宋体" w:hAnsi="宋体"/>
              </w:rPr>
              <w:t>(</w:t>
            </w:r>
            <w:r w:rsidRPr="003E5AE9">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OrderHitRecordDTO</w:t>
            </w:r>
            <w:r w:rsidRPr="00607BEA">
              <w:rPr>
                <w:rFonts w:ascii="宋体" w:eastAsia="宋体" w:hAnsi="宋体"/>
              </w:rPr>
              <w:t xml:space="preserve"> </w:t>
            </w:r>
            <w:r w:rsidR="00EA1603" w:rsidRPr="003E5AE9">
              <w:rPr>
                <w:rFonts w:ascii="Arial" w:eastAsia="宋体" w:hAnsi="Arial"/>
              </w:rPr>
              <w:t>r</w:t>
            </w:r>
            <w:r w:rsidRPr="003E5AE9">
              <w:rPr>
                <w:rFonts w:ascii="Arial" w:eastAsia="宋体" w:hAnsi="Arial"/>
              </w:rPr>
              <w:t>ecordDTO</w:t>
            </w:r>
            <w:r w:rsidRPr="00607BEA">
              <w:rPr>
                <w:rFonts w:ascii="宋体" w:eastAsia="宋体" w:hAnsi="宋体"/>
              </w:rPr>
              <w:t xml:space="preserve"> = </w:t>
            </w:r>
            <w:r w:rsidRPr="003E5AE9">
              <w:rPr>
                <w:rFonts w:ascii="Arial" w:eastAsia="宋体" w:hAnsi="Arial"/>
              </w:rPr>
              <w:t>sceneHitRecordService</w:t>
            </w:r>
            <w:r w:rsidRPr="001244DA">
              <w:rPr>
                <w:rFonts w:ascii="Arial" w:eastAsia="宋体" w:hAnsi="Arial"/>
              </w:rPr>
              <w:t>.</w:t>
            </w:r>
            <w:r w:rsidRPr="003E5AE9">
              <w:rPr>
                <w:rFonts w:ascii="Arial" w:eastAsia="宋体" w:hAnsi="Arial"/>
              </w:rPr>
              <w:t>getHitRecord</w:t>
            </w:r>
            <w:r w:rsidRPr="00607BEA">
              <w:rPr>
                <w:rFonts w:ascii="宋体" w:eastAsia="宋体" w:hAnsi="宋体"/>
              </w:rPr>
              <w:t>(</w:t>
            </w:r>
            <w:r w:rsidRPr="003E5AE9">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3E5AE9">
              <w:rPr>
                <w:rFonts w:ascii="Arial" w:eastAsia="宋体" w:hAnsi="Arial"/>
              </w:rPr>
              <w:t>DTO</w:t>
            </w:r>
            <w:r w:rsidRPr="00607BEA">
              <w:rPr>
                <w:rFonts w:ascii="宋体" w:eastAsia="宋体" w:hAnsi="宋体"/>
              </w:rPr>
              <w:t>转换成</w:t>
            </w:r>
            <w:r w:rsidRPr="003E5AE9">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OrderHitRecordVo</w:t>
            </w:r>
            <w:r w:rsidRPr="00607BEA">
              <w:rPr>
                <w:rFonts w:ascii="宋体" w:eastAsia="宋体" w:hAnsi="宋体"/>
              </w:rPr>
              <w:t xml:space="preserve"> </w:t>
            </w:r>
            <w:r w:rsidRPr="003E5AE9">
              <w:rPr>
                <w:rFonts w:ascii="Arial" w:eastAsia="宋体" w:hAnsi="Arial"/>
              </w:rPr>
              <w:t>result</w:t>
            </w:r>
            <w:r w:rsidRPr="00607BEA">
              <w:rPr>
                <w:rFonts w:ascii="宋体" w:eastAsia="宋体" w:hAnsi="宋体"/>
              </w:rPr>
              <w:t xml:space="preserve"> = </w:t>
            </w:r>
            <w:r w:rsidRPr="003E5AE9">
              <w:rPr>
                <w:rFonts w:ascii="Arial" w:eastAsia="宋体" w:hAnsi="Arial"/>
              </w:rPr>
              <w:t>new</w:t>
            </w:r>
            <w:r w:rsidRPr="00607BEA">
              <w:rPr>
                <w:rFonts w:ascii="宋体" w:eastAsia="宋体" w:hAnsi="宋体"/>
              </w:rPr>
              <w:t xml:space="preserve"> </w:t>
            </w:r>
            <w:r w:rsidRPr="003E5AE9">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transfer</w:t>
            </w:r>
            <w:r w:rsidRPr="00607BEA">
              <w:rPr>
                <w:rFonts w:ascii="宋体" w:eastAsia="宋体" w:hAnsi="宋体"/>
              </w:rPr>
              <w:t>(</w:t>
            </w:r>
            <w:r w:rsidRPr="003E5AE9">
              <w:rPr>
                <w:rFonts w:ascii="Arial" w:eastAsia="宋体" w:hAnsi="Arial"/>
              </w:rPr>
              <w:t>OrderHitRecordDTO</w:t>
            </w:r>
            <w:r w:rsidRPr="00607BEA">
              <w:rPr>
                <w:rFonts w:ascii="宋体" w:eastAsia="宋体" w:hAnsi="宋体"/>
              </w:rPr>
              <w:t>,</w:t>
            </w:r>
            <w:r w:rsidRPr="003E5AE9">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3E5AE9">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w:t>
            </w:r>
            <w:r w:rsidRPr="003E5AE9">
              <w:rPr>
                <w:rFonts w:ascii="Arial" w:eastAsia="宋体" w:hAnsi="Arial"/>
              </w:rPr>
              <w:t>response</w:t>
            </w:r>
            <w:r w:rsidRPr="00607BEA">
              <w:rPr>
                <w:rFonts w:ascii="宋体" w:eastAsia="宋体" w:hAnsi="宋体"/>
              </w:rPr>
              <w:t xml:space="preserve"> = </w:t>
            </w:r>
            <w:r w:rsidRPr="003E5AE9">
              <w:rPr>
                <w:rFonts w:ascii="Arial" w:eastAsia="宋体" w:hAnsi="Arial"/>
              </w:rPr>
              <w:t>Response</w:t>
            </w:r>
            <w:r w:rsidRPr="001244DA">
              <w:rPr>
                <w:rFonts w:ascii="Arial" w:eastAsia="宋体" w:hAnsi="Arial"/>
              </w:rPr>
              <w:t>.</w:t>
            </w:r>
            <w:r w:rsidRPr="003E5AE9">
              <w:rPr>
                <w:rFonts w:ascii="Arial" w:eastAsia="宋体" w:hAnsi="Arial"/>
              </w:rPr>
              <w:t>SUCCESS</w:t>
            </w:r>
            <w:r w:rsidRPr="00607BEA">
              <w:rPr>
                <w:rFonts w:ascii="宋体" w:eastAsia="宋体" w:hAnsi="宋体"/>
              </w:rPr>
              <w:t>(</w:t>
            </w:r>
            <w:r w:rsidRPr="003E5AE9">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3E5AE9">
              <w:rPr>
                <w:rFonts w:ascii="Arial" w:eastAsia="宋体" w:hAnsi="Arial"/>
              </w:rPr>
              <w:t>return</w:t>
            </w:r>
            <w:r w:rsidRPr="00607BEA">
              <w:rPr>
                <w:rFonts w:ascii="宋体" w:eastAsia="宋体" w:hAnsi="宋体"/>
              </w:rPr>
              <w:t xml:space="preserve"> </w:t>
            </w:r>
            <w:r w:rsidRPr="003E5AE9">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7"/>
      </w:pPr>
      <w:bookmarkStart w:id="303" w:name="_Toc36736585"/>
      <w:bookmarkStart w:id="304" w:name="_Toc36642710"/>
      <w:bookmarkStart w:id="305" w:name="_Toc36643282"/>
      <w:bookmarkStart w:id="306" w:name="_Toc36732805"/>
      <w:bookmarkStart w:id="307" w:name="_Toc36844554"/>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3"/>
      <w:bookmarkEnd w:id="307"/>
    </w:p>
    <w:p w14:paraId="7084FDA4" w14:textId="297B1A16" w:rsidR="001F7239" w:rsidRDefault="000459FC" w:rsidP="00BF4990">
      <w:pPr>
        <w:pStyle w:val="3"/>
        <w:numPr>
          <w:ilvl w:val="2"/>
          <w:numId w:val="52"/>
        </w:numPr>
      </w:pPr>
      <w:bookmarkStart w:id="308" w:name="_Toc36844511"/>
      <w:r>
        <w:rPr>
          <w:rFonts w:hint="eastAsia"/>
        </w:rPr>
        <w:t>规则过期告警功能实现</w:t>
      </w:r>
      <w:bookmarkEnd w:id="304"/>
      <w:bookmarkEnd w:id="305"/>
      <w:bookmarkEnd w:id="306"/>
      <w:bookmarkEnd w:id="308"/>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r w:rsidRPr="003E5AE9">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3E5AE9">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3"/>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3E5AE9">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3E5AE9">
              <w:rPr>
                <w:rFonts w:ascii="Arial" w:eastAsia="宋体" w:hAnsi="Arial"/>
              </w:rPr>
              <w:t>public</w:t>
            </w:r>
            <w:r w:rsidRPr="001F19AD">
              <w:rPr>
                <w:rFonts w:ascii="宋体" w:eastAsia="宋体" w:hAnsi="宋体"/>
              </w:rPr>
              <w:t xml:space="preserve"> </w:t>
            </w:r>
            <w:r w:rsidRPr="003E5AE9">
              <w:rPr>
                <w:rFonts w:ascii="Arial" w:eastAsia="宋体" w:hAnsi="Arial"/>
              </w:rPr>
              <w:t>void</w:t>
            </w:r>
            <w:r w:rsidRPr="001F19AD">
              <w:rPr>
                <w:rFonts w:ascii="宋体" w:eastAsia="宋体" w:hAnsi="宋体"/>
              </w:rPr>
              <w:t xml:space="preserve"> </w:t>
            </w:r>
            <w:r w:rsidRPr="003E5AE9">
              <w:rPr>
                <w:rFonts w:ascii="Arial" w:eastAsia="宋体" w:hAnsi="Arial"/>
              </w:rPr>
              <w:t>callBackTimeOutTask</w:t>
            </w:r>
            <w:r w:rsidRPr="001F19AD">
              <w:rPr>
                <w:rFonts w:ascii="宋体" w:eastAsia="宋体" w:hAnsi="宋体"/>
              </w:rPr>
              <w:t>(</w:t>
            </w:r>
            <w:r w:rsidRPr="003E5AE9">
              <w:rPr>
                <w:rFonts w:ascii="Arial" w:eastAsia="宋体" w:hAnsi="Arial"/>
              </w:rPr>
              <w:t>String</w:t>
            </w:r>
            <w:r w:rsidRPr="001F19AD">
              <w:rPr>
                <w:rFonts w:ascii="宋体" w:eastAsia="宋体" w:hAnsi="宋体"/>
              </w:rPr>
              <w:t xml:space="preserve"> </w:t>
            </w:r>
            <w:r w:rsidRPr="003E5AE9">
              <w:rPr>
                <w:rFonts w:ascii="Arial" w:eastAsia="宋体" w:hAnsi="Arial"/>
              </w:rPr>
              <w:t>ruleName</w:t>
            </w:r>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3E5AE9">
              <w:rPr>
                <w:rFonts w:ascii="Arial" w:eastAsia="宋体" w:hAnsi="Arial" w:hint="eastAsia"/>
              </w:rPr>
              <w:t>prepare</w:t>
            </w:r>
            <w:r w:rsidRPr="003E5AE9">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3E5AE9">
              <w:rPr>
                <w:rFonts w:ascii="Arial" w:eastAsia="宋体" w:hAnsi="Arial"/>
              </w:rPr>
              <w:t>SimpleEmail</w:t>
            </w:r>
            <w:r w:rsidRPr="001F19AD">
              <w:rPr>
                <w:rFonts w:ascii="宋体" w:eastAsia="宋体" w:hAnsi="宋体"/>
              </w:rPr>
              <w:t xml:space="preserve"> </w:t>
            </w:r>
            <w:r w:rsidRPr="003E5AE9">
              <w:rPr>
                <w:rFonts w:ascii="Arial" w:eastAsia="宋体" w:hAnsi="Arial"/>
              </w:rPr>
              <w:t>mai</w:t>
            </w:r>
            <w:r w:rsidRPr="003E5AE9">
              <w:rPr>
                <w:rFonts w:ascii="Arial" w:eastAsia="宋体" w:hAnsi="Arial" w:hint="eastAsia"/>
              </w:rPr>
              <w:t>l</w:t>
            </w:r>
            <w:r>
              <w:rPr>
                <w:rFonts w:ascii="宋体" w:eastAsia="宋体" w:hAnsi="宋体"/>
              </w:rPr>
              <w:t xml:space="preserve"> = </w:t>
            </w:r>
            <w:r w:rsidRPr="003E5AE9">
              <w:rPr>
                <w:rFonts w:ascii="Arial" w:eastAsia="宋体" w:hAnsi="Arial"/>
              </w:rPr>
              <w:t>prepareEmail</w:t>
            </w:r>
            <w:r>
              <w:rPr>
                <w:rFonts w:ascii="宋体" w:eastAsia="宋体" w:hAnsi="宋体"/>
              </w:rPr>
              <w:t>(</w:t>
            </w:r>
            <w:r w:rsidRPr="003E5AE9">
              <w:rPr>
                <w:rFonts w:ascii="Arial" w:eastAsia="宋体" w:hAnsi="Arial" w:hint="eastAsia"/>
              </w:rPr>
              <w:t>rule</w:t>
            </w:r>
            <w:r w:rsidRPr="003E5AE9">
              <w:rPr>
                <w:rFonts w:ascii="Arial" w:eastAsia="宋体" w:hAnsi="Arial"/>
              </w:rPr>
              <w:t>Name</w:t>
            </w:r>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r w:rsidRPr="003E5AE9">
              <w:rPr>
                <w:rFonts w:ascii="Arial" w:eastAsia="宋体" w:hAnsi="Arial"/>
              </w:rPr>
              <w:t>Mail</w:t>
            </w:r>
            <w:r w:rsidRPr="001244DA">
              <w:rPr>
                <w:rFonts w:ascii="Arial" w:eastAsia="宋体" w:hAnsi="Arial"/>
              </w:rPr>
              <w:t>.</w:t>
            </w:r>
            <w:r w:rsidRPr="003E5AE9">
              <w:rPr>
                <w:rFonts w:ascii="Arial" w:eastAsia="宋体" w:hAnsi="Arial"/>
              </w:rPr>
              <w:t>send</w:t>
            </w:r>
            <w:r>
              <w:rPr>
                <w:rFonts w:ascii="宋体" w:eastAsia="宋体" w:hAnsi="宋体"/>
              </w:rPr>
              <w:t>();</w:t>
            </w:r>
          </w:p>
          <w:p w14:paraId="6145340A" w14:textId="103FD396" w:rsidR="00C46475" w:rsidRDefault="001F19AD" w:rsidP="005B1509">
            <w:pPr>
              <w:keepNext/>
              <w:ind w:firstLine="420"/>
              <w:rPr>
                <w:rFonts w:ascii="宋体" w:eastAsia="宋体" w:hAnsi="宋体"/>
              </w:rPr>
            </w:pPr>
            <w:r w:rsidRPr="001F19AD">
              <w:rPr>
                <w:rFonts w:ascii="宋体" w:eastAsia="宋体" w:hAnsi="宋体"/>
              </w:rPr>
              <w:t>}</w:t>
            </w:r>
          </w:p>
        </w:tc>
      </w:tr>
    </w:tbl>
    <w:p w14:paraId="2CAD4C72" w14:textId="24622885" w:rsidR="00FD189F" w:rsidRDefault="00FD189F">
      <w:pPr>
        <w:pStyle w:val="af7"/>
      </w:pPr>
      <w:bookmarkStart w:id="309" w:name="_Toc36736586"/>
      <w:bookmarkStart w:id="310" w:name="_Toc36642711"/>
      <w:bookmarkStart w:id="311" w:name="_Toc36643283"/>
      <w:bookmarkStart w:id="312" w:name="_Toc36732806"/>
      <w:bookmarkStart w:id="313" w:name="_Toc3684455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09"/>
      <w:bookmarkEnd w:id="313"/>
    </w:p>
    <w:p w14:paraId="6A8AA5BE" w14:textId="0C97AEE2" w:rsidR="002F705B" w:rsidRDefault="007C182E" w:rsidP="00BF4990">
      <w:pPr>
        <w:pStyle w:val="2"/>
        <w:numPr>
          <w:ilvl w:val="1"/>
          <w:numId w:val="52"/>
        </w:numPr>
      </w:pPr>
      <w:bookmarkStart w:id="314" w:name="_Toc36844512"/>
      <w:r>
        <w:rPr>
          <w:rFonts w:hint="eastAsia"/>
        </w:rPr>
        <w:t>规则预处理模块</w:t>
      </w:r>
      <w:bookmarkEnd w:id="310"/>
      <w:bookmarkEnd w:id="311"/>
      <w:bookmarkEnd w:id="312"/>
      <w:bookmarkEnd w:id="314"/>
    </w:p>
    <w:p w14:paraId="321CC841" w14:textId="1F07236A" w:rsidR="00B80175" w:rsidRPr="00B80175" w:rsidRDefault="00B80175" w:rsidP="00BF4990">
      <w:pPr>
        <w:pStyle w:val="3"/>
        <w:numPr>
          <w:ilvl w:val="2"/>
          <w:numId w:val="52"/>
        </w:numPr>
      </w:pPr>
      <w:bookmarkStart w:id="315" w:name="_Toc36642712"/>
      <w:bookmarkStart w:id="316" w:name="_Toc36643284"/>
      <w:bookmarkStart w:id="317" w:name="_Toc36732807"/>
      <w:bookmarkStart w:id="318" w:name="_Toc36844513"/>
      <w:r>
        <w:rPr>
          <w:rFonts w:hint="eastAsia"/>
        </w:rPr>
        <w:t>规则预处理模块设计</w:t>
      </w:r>
      <w:bookmarkEnd w:id="315"/>
      <w:bookmarkEnd w:id="316"/>
      <w:bookmarkEnd w:id="317"/>
      <w:bookmarkEnd w:id="318"/>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3E5AE9">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3E5AE9">
        <w:rPr>
          <w:rFonts w:ascii="Arial" w:eastAsia="宋体" w:hAnsi="Arial" w:hint="eastAsia"/>
          <w:sz w:val="24"/>
          <w:szCs w:val="24"/>
        </w:rPr>
        <w:t>AND</w:t>
      </w:r>
      <w:r w:rsidR="00E66D63">
        <w:rPr>
          <w:rFonts w:ascii="宋体" w:eastAsia="宋体" w:hAnsi="宋体" w:hint="eastAsia"/>
          <w:sz w:val="24"/>
          <w:szCs w:val="24"/>
        </w:rPr>
        <w:t>”、“</w:t>
      </w:r>
      <w:r w:rsidR="00E66D63" w:rsidRPr="003E5AE9">
        <w:rPr>
          <w:rFonts w:ascii="Arial" w:eastAsia="宋体" w:hAnsi="Arial" w:hint="eastAsia"/>
          <w:sz w:val="24"/>
          <w:szCs w:val="24"/>
        </w:rPr>
        <w:t>IN</w:t>
      </w:r>
      <w:r w:rsidR="00E66D63">
        <w:rPr>
          <w:rFonts w:ascii="宋体" w:eastAsia="宋体" w:hAnsi="宋体" w:hint="eastAsia"/>
          <w:sz w:val="24"/>
          <w:szCs w:val="24"/>
        </w:rPr>
        <w:t>”和算数运算符“</w:t>
      </w:r>
      <w:r w:rsidR="00E66D63" w:rsidRPr="003E5AE9">
        <w:rPr>
          <w:rFonts w:ascii="Arial" w:eastAsia="宋体" w:hAnsi="Arial" w:hint="eastAsia"/>
          <w:sz w:val="24"/>
          <w:szCs w:val="24"/>
        </w:rPr>
        <w:t>LT</w:t>
      </w:r>
      <w:r w:rsidR="00E66D63">
        <w:rPr>
          <w:rFonts w:ascii="宋体" w:eastAsia="宋体" w:hAnsi="宋体" w:hint="eastAsia"/>
          <w:sz w:val="24"/>
          <w:szCs w:val="24"/>
        </w:rPr>
        <w:t>”、“</w:t>
      </w:r>
      <w:r w:rsidR="00E66D63" w:rsidRPr="003E5AE9">
        <w:rPr>
          <w:rFonts w:ascii="Arial" w:eastAsia="宋体" w:hAnsi="Arial" w:hint="eastAsia"/>
          <w:sz w:val="24"/>
          <w:szCs w:val="24"/>
        </w:rPr>
        <w:t>ADD</w:t>
      </w:r>
      <w:r w:rsidR="00E66D63">
        <w:rPr>
          <w:rFonts w:ascii="宋体" w:eastAsia="宋体" w:hAnsi="宋体" w:hint="eastAsia"/>
          <w:sz w:val="24"/>
          <w:szCs w:val="24"/>
        </w:rPr>
        <w:t>”、“</w:t>
      </w:r>
      <w:r w:rsidR="00E66D63" w:rsidRPr="003E5AE9">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3E5AE9">
        <w:rPr>
          <w:rFonts w:ascii="Arial" w:eastAsia="宋体" w:hAnsi="Arial" w:hint="eastAsia"/>
          <w:sz w:val="24"/>
          <w:szCs w:val="24"/>
        </w:rPr>
        <w:t>CONST</w:t>
      </w:r>
      <w:r w:rsidR="00E66D63">
        <w:rPr>
          <w:rFonts w:ascii="宋体" w:eastAsia="宋体" w:hAnsi="宋体" w:hint="eastAsia"/>
          <w:sz w:val="24"/>
          <w:szCs w:val="24"/>
        </w:rPr>
        <w:t>”、“</w:t>
      </w:r>
      <w:r w:rsidR="00E66D63" w:rsidRPr="003E5AE9">
        <w:rPr>
          <w:rFonts w:ascii="Arial" w:eastAsia="宋体" w:hAnsi="Arial" w:hint="eastAsia"/>
          <w:sz w:val="24"/>
          <w:szCs w:val="24"/>
        </w:rPr>
        <w:t>VARIABLE</w:t>
      </w:r>
      <w:r w:rsidR="00E66D63">
        <w:rPr>
          <w:rFonts w:ascii="宋体" w:eastAsia="宋体" w:hAnsi="宋体" w:hint="eastAsia"/>
          <w:sz w:val="24"/>
          <w:szCs w:val="24"/>
        </w:rPr>
        <w:t>”以及“</w:t>
      </w:r>
      <w:r w:rsidR="00E66D63" w:rsidRPr="003E5AE9">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3E5AE9">
        <w:rPr>
          <w:rFonts w:ascii="Arial" w:eastAsia="宋体" w:hAnsi="Arial" w:hint="eastAsia"/>
          <w:sz w:val="24"/>
          <w:szCs w:val="24"/>
        </w:rPr>
        <w:t>CONST</w:t>
      </w:r>
      <w:r w:rsidR="00A31E78">
        <w:rPr>
          <w:rFonts w:ascii="宋体" w:eastAsia="宋体" w:hAnsi="宋体" w:hint="eastAsia"/>
          <w:sz w:val="24"/>
          <w:szCs w:val="24"/>
        </w:rPr>
        <w:t>”代表常量，“</w:t>
      </w:r>
      <w:r w:rsidR="00A31E78" w:rsidRPr="003E5AE9">
        <w:rPr>
          <w:rFonts w:ascii="Arial" w:eastAsia="宋体" w:hAnsi="Arial" w:hint="eastAsia"/>
          <w:sz w:val="24"/>
          <w:szCs w:val="24"/>
        </w:rPr>
        <w:t>VARIABLE</w:t>
      </w:r>
      <w:r w:rsidR="00A31E78">
        <w:rPr>
          <w:rFonts w:ascii="宋体" w:eastAsia="宋体" w:hAnsi="宋体" w:hint="eastAsia"/>
          <w:sz w:val="24"/>
          <w:szCs w:val="24"/>
        </w:rPr>
        <w:t>”和</w:t>
      </w:r>
      <w:r w:rsidR="00A31E78" w:rsidRPr="003E5AE9">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3E5AE9">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3E5AE9">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3"/>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3E5AE9">
              <w:rPr>
                <w:rFonts w:ascii="Arial" w:eastAsia="宋体" w:hAnsi="Arial"/>
                <w:szCs w:val="21"/>
              </w:rPr>
              <w:t>R</w:t>
            </w:r>
            <w:r w:rsidRPr="003E5AE9">
              <w:rPr>
                <w:rFonts w:ascii="Arial" w:eastAsia="宋体" w:hAnsi="Arial" w:hint="eastAsia"/>
                <w:szCs w:val="21"/>
              </w:rPr>
              <w:t>st</w:t>
            </w:r>
            <w:r w:rsidRPr="005F0985">
              <w:rPr>
                <w:rFonts w:ascii="宋体" w:eastAsia="宋体" w:hAnsi="宋体"/>
                <w:szCs w:val="21"/>
              </w:rPr>
              <w:t xml:space="preserve"> = (((</w:t>
            </w:r>
            <w:r w:rsidRPr="003E5AE9">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TRIGGERAT</w:t>
            </w:r>
            <w:r w:rsidRPr="005F0985">
              <w:rPr>
                <w:rFonts w:ascii="宋体" w:eastAsia="宋体" w:hAnsi="宋体"/>
                <w:szCs w:val="21"/>
              </w:rPr>
              <w:t>(</w:t>
            </w:r>
            <w:r w:rsidRPr="003E5AE9">
              <w:rPr>
                <w:rFonts w:ascii="Arial" w:eastAsia="宋体" w:hAnsi="Arial" w:hint="eastAsia"/>
                <w:szCs w:val="21"/>
              </w:rPr>
              <w:t>trigger</w:t>
            </w:r>
            <w:r w:rsidRPr="003E5AE9">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3E5AE9">
              <w:rPr>
                <w:rFonts w:ascii="Arial" w:eastAsia="宋体" w:hAnsi="Arial"/>
                <w:szCs w:val="21"/>
              </w:rPr>
              <w:t>AND</w:t>
            </w:r>
            <w:r w:rsidRPr="005F0985">
              <w:rPr>
                <w:rFonts w:ascii="宋体" w:eastAsia="宋体" w:hAnsi="宋体"/>
                <w:szCs w:val="21"/>
              </w:rPr>
              <w:t xml:space="preserve"> </w:t>
            </w:r>
            <w:r w:rsidRPr="003E5AE9">
              <w:rPr>
                <w:rFonts w:ascii="Arial" w:eastAsia="宋体" w:hAnsi="Arial"/>
                <w:szCs w:val="21"/>
              </w:rPr>
              <w:t>orderStatuCondition</w:t>
            </w:r>
            <w:r w:rsidRPr="005F0985">
              <w:rPr>
                <w:rFonts w:ascii="宋体" w:eastAsia="宋体" w:hAnsi="宋体"/>
                <w:szCs w:val="21"/>
              </w:rPr>
              <w:t>))</w:t>
            </w:r>
          </w:p>
        </w:tc>
      </w:tr>
    </w:tbl>
    <w:p w14:paraId="551840CE" w14:textId="52E8D95E" w:rsidR="00FD189F" w:rsidRDefault="00FD189F">
      <w:pPr>
        <w:pStyle w:val="af7"/>
      </w:pPr>
      <w:bookmarkStart w:id="319" w:name="_Toc36736587"/>
      <w:bookmarkStart w:id="320" w:name="_Toc3684455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19"/>
      <w:bookmarkEnd w:id="320"/>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3E5AE9">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7"/>
        <w:rPr>
          <w:rFonts w:ascii="宋体" w:hAnsi="宋体"/>
          <w:szCs w:val="24"/>
        </w:rPr>
      </w:pPr>
      <w:bookmarkStart w:id="321" w:name="_Toc36736588"/>
      <w:bookmarkStart w:id="322" w:name="_Toc36844557"/>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1"/>
      <w:bookmarkEnd w:id="322"/>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3" w:name="OLE_LINK17"/>
      <w:bookmarkStart w:id="324" w:name="OLE_LINK18"/>
      <w:r w:rsidRPr="003E5AE9">
        <w:rPr>
          <w:rFonts w:ascii="Arial" w:eastAsia="宋体" w:hAnsi="Arial"/>
          <w:sz w:val="24"/>
          <w:szCs w:val="24"/>
        </w:rPr>
        <w:t>predictDeliverTimeCondition</w:t>
      </w:r>
      <w:bookmarkEnd w:id="323"/>
      <w:bookmarkEnd w:id="324"/>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7"/>
        <w:rPr>
          <w:rFonts w:ascii="宋体" w:hAnsi="宋体"/>
          <w:szCs w:val="24"/>
        </w:rPr>
      </w:pPr>
      <w:bookmarkStart w:id="325" w:name="_Toc36736589"/>
      <w:bookmarkStart w:id="326" w:name="_Toc36844558"/>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3E5AE9">
        <w:t>predictDeliverTimeCondition</w:t>
      </w:r>
      <w:r w:rsidRPr="004D031E">
        <w:t>节点</w:t>
      </w:r>
      <w:bookmarkEnd w:id="325"/>
      <w:bookmarkEnd w:id="326"/>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7"/>
      </w:pPr>
      <w:bookmarkStart w:id="327" w:name="_Toc36736590"/>
      <w:bookmarkStart w:id="328" w:name="_Toc36844559"/>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7"/>
      <w:bookmarkEnd w:id="328"/>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3E5AE9">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3E5AE9">
        <w:rPr>
          <w:rFonts w:ascii="Arial" w:eastAsia="宋体" w:hAnsi="Arial" w:hint="eastAsia"/>
          <w:sz w:val="24"/>
          <w:szCs w:val="24"/>
        </w:rPr>
        <w:t>num</w:t>
      </w:r>
      <w:r w:rsidRPr="003E5AE9">
        <w:rPr>
          <w:rFonts w:ascii="Arial" w:eastAsia="宋体" w:hAnsi="Arial"/>
          <w:sz w:val="24"/>
          <w:szCs w:val="24"/>
        </w:rPr>
        <w:t>OfArguements</w:t>
      </w:r>
      <w:r>
        <w:rPr>
          <w:rFonts w:ascii="宋体" w:eastAsia="宋体" w:hAnsi="宋体" w:hint="eastAsia"/>
          <w:sz w:val="24"/>
          <w:szCs w:val="24"/>
        </w:rPr>
        <w:t>函数返回的是执行单元需要的参数个数，</w:t>
      </w:r>
      <w:r w:rsidRPr="003E5AE9">
        <w:rPr>
          <w:rFonts w:ascii="Arial" w:eastAsia="宋体" w:hAnsi="Arial" w:hint="eastAsia"/>
          <w:sz w:val="24"/>
          <w:szCs w:val="24"/>
        </w:rPr>
        <w:t>invoke</w:t>
      </w:r>
      <w:r>
        <w:rPr>
          <w:rFonts w:ascii="宋体" w:eastAsia="宋体" w:hAnsi="宋体" w:hint="eastAsia"/>
          <w:sz w:val="24"/>
          <w:szCs w:val="24"/>
        </w:rPr>
        <w:t>函数存放着执行单元的执行逻辑，</w:t>
      </w:r>
      <w:r w:rsidRPr="003E5AE9">
        <w:rPr>
          <w:rFonts w:ascii="Arial" w:eastAsia="宋体" w:hAnsi="Arial" w:hint="eastAsia"/>
          <w:sz w:val="24"/>
          <w:szCs w:val="24"/>
        </w:rPr>
        <w:t>getNa</w:t>
      </w:r>
      <w:r w:rsidRPr="003E5AE9">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3E5AE9">
        <w:rPr>
          <w:rFonts w:ascii="Arial" w:eastAsia="宋体" w:hAnsi="Arial" w:hint="eastAsia"/>
          <w:sz w:val="24"/>
          <w:szCs w:val="24"/>
        </w:rPr>
        <w:t>Binary</w:t>
      </w:r>
      <w:r w:rsidRPr="003E5AE9">
        <w:rPr>
          <w:rFonts w:ascii="Arial" w:eastAsia="宋体" w:hAnsi="Arial"/>
          <w:sz w:val="24"/>
          <w:szCs w:val="24"/>
        </w:rPr>
        <w:t>Function</w:t>
      </w:r>
      <w:r>
        <w:rPr>
          <w:rFonts w:ascii="宋体" w:eastAsia="宋体" w:hAnsi="宋体" w:hint="eastAsia"/>
          <w:sz w:val="24"/>
          <w:szCs w:val="24"/>
        </w:rPr>
        <w:t>、</w:t>
      </w:r>
      <w:r w:rsidRPr="003E5AE9">
        <w:rPr>
          <w:rFonts w:ascii="Arial" w:eastAsia="宋体" w:hAnsi="Arial" w:hint="eastAsia"/>
          <w:sz w:val="24"/>
          <w:szCs w:val="24"/>
        </w:rPr>
        <w:t>Single</w:t>
      </w:r>
      <w:r w:rsidRPr="003E5AE9">
        <w:rPr>
          <w:rFonts w:ascii="Arial" w:eastAsia="宋体" w:hAnsi="Arial"/>
          <w:sz w:val="24"/>
          <w:szCs w:val="24"/>
        </w:rPr>
        <w:t>Function</w:t>
      </w:r>
      <w:r>
        <w:rPr>
          <w:rFonts w:ascii="宋体" w:eastAsia="宋体" w:hAnsi="宋体" w:hint="eastAsia"/>
          <w:sz w:val="24"/>
          <w:szCs w:val="24"/>
        </w:rPr>
        <w:t>和</w:t>
      </w:r>
      <w:r w:rsidRPr="003E5AE9">
        <w:rPr>
          <w:rFonts w:ascii="Arial" w:eastAsia="宋体" w:hAnsi="Arial" w:hint="eastAsia"/>
          <w:sz w:val="24"/>
          <w:szCs w:val="24"/>
        </w:rPr>
        <w:t>Multi</w:t>
      </w:r>
      <w:r w:rsidRPr="003E5AE9">
        <w:rPr>
          <w:rFonts w:ascii="Arial" w:eastAsia="宋体" w:hAnsi="Arial"/>
          <w:sz w:val="24"/>
          <w:szCs w:val="24"/>
        </w:rPr>
        <w:t>Function</w:t>
      </w:r>
      <w:r>
        <w:rPr>
          <w:rFonts w:ascii="宋体" w:eastAsia="宋体" w:hAnsi="宋体" w:hint="eastAsia"/>
          <w:sz w:val="24"/>
          <w:szCs w:val="24"/>
        </w:rPr>
        <w:t>，</w:t>
      </w:r>
      <w:r w:rsidRPr="003E5AE9">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3E5AE9">
        <w:rPr>
          <w:rFonts w:ascii="Arial" w:eastAsia="宋体" w:hAnsi="Arial" w:hint="eastAsia"/>
          <w:sz w:val="24"/>
          <w:szCs w:val="24"/>
        </w:rPr>
        <w:t>Single</w:t>
      </w:r>
      <w:r w:rsidRPr="003E5AE9">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3E5AE9">
        <w:rPr>
          <w:rFonts w:ascii="Arial" w:eastAsia="宋体" w:hAnsi="Arial" w:hint="eastAsia"/>
          <w:sz w:val="24"/>
          <w:szCs w:val="24"/>
        </w:rPr>
        <w:t>Multi</w:t>
      </w:r>
      <w:r w:rsidRPr="003E5AE9">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3E5AE9">
        <w:rPr>
          <w:rFonts w:ascii="Arial" w:eastAsia="宋体" w:hAnsi="Arial" w:hint="eastAsia"/>
          <w:sz w:val="24"/>
          <w:szCs w:val="24"/>
        </w:rPr>
        <w:t>IN</w:t>
      </w:r>
      <w:r>
        <w:rPr>
          <w:rFonts w:ascii="宋体" w:eastAsia="宋体" w:hAnsi="宋体" w:hint="eastAsia"/>
          <w:sz w:val="24"/>
          <w:szCs w:val="24"/>
        </w:rPr>
        <w:t>函数。</w:t>
      </w:r>
      <w:r w:rsidRPr="003E5AE9">
        <w:rPr>
          <w:rFonts w:ascii="Arial" w:eastAsia="宋体" w:hAnsi="Arial" w:hint="eastAsia"/>
          <w:sz w:val="24"/>
          <w:szCs w:val="24"/>
        </w:rPr>
        <w:t>Function</w:t>
      </w:r>
      <w:r w:rsidRPr="003E5AE9">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3E5AE9">
        <w:rPr>
          <w:rFonts w:ascii="Arial" w:eastAsia="宋体" w:hAnsi="Arial" w:hint="eastAsia"/>
          <w:sz w:val="24"/>
          <w:szCs w:val="24"/>
        </w:rPr>
        <w:t>build</w:t>
      </w:r>
      <w:r w:rsidRPr="003E5AE9">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3E5AE9">
        <w:rPr>
          <w:rFonts w:ascii="Arial" w:eastAsia="宋体" w:hAnsi="Arial" w:hint="eastAsia"/>
          <w:sz w:val="24"/>
          <w:szCs w:val="24"/>
        </w:rPr>
        <w:t>build</w:t>
      </w:r>
      <w:r w:rsidRPr="003E5AE9">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3E5AE9">
        <w:rPr>
          <w:rFonts w:ascii="Arial" w:eastAsia="宋体" w:hAnsi="Arial" w:hint="eastAsia"/>
          <w:sz w:val="24"/>
          <w:szCs w:val="24"/>
        </w:rPr>
        <w:t>springboot</w:t>
      </w:r>
      <w:r>
        <w:rPr>
          <w:rFonts w:ascii="宋体" w:eastAsia="宋体" w:hAnsi="宋体" w:hint="eastAsia"/>
          <w:sz w:val="24"/>
          <w:szCs w:val="24"/>
        </w:rPr>
        <w:t>框架进行开发，可以使用</w:t>
      </w:r>
      <w:r w:rsidRPr="003E5AE9">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3E5AE9">
        <w:rPr>
          <w:rFonts w:ascii="Arial" w:eastAsia="宋体" w:hAnsi="Arial" w:hint="eastAsia"/>
          <w:sz w:val="24"/>
          <w:szCs w:val="24"/>
        </w:rPr>
        <w:t>Action</w:t>
      </w:r>
      <w:r>
        <w:rPr>
          <w:rFonts w:ascii="宋体" w:eastAsia="宋体" w:hAnsi="宋体" w:hint="eastAsia"/>
          <w:sz w:val="24"/>
          <w:szCs w:val="24"/>
        </w:rPr>
        <w:t>标签，在执行动作类上加上@</w:t>
      </w:r>
      <w:r w:rsidRPr="003E5AE9">
        <w:rPr>
          <w:rFonts w:ascii="Arial" w:eastAsia="宋体" w:hAnsi="Arial" w:hint="eastAsia"/>
          <w:sz w:val="24"/>
          <w:szCs w:val="24"/>
        </w:rPr>
        <w:t>Action</w:t>
      </w:r>
      <w:r>
        <w:rPr>
          <w:rFonts w:ascii="宋体" w:eastAsia="宋体" w:hAnsi="宋体" w:hint="eastAsia"/>
          <w:sz w:val="24"/>
          <w:szCs w:val="24"/>
        </w:rPr>
        <w:t>标签，</w:t>
      </w:r>
      <w:r w:rsidRPr="003E5AE9">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29" w:name="_Toc36642713"/>
      <w:bookmarkStart w:id="330" w:name="_Toc36643285"/>
      <w:bookmarkStart w:id="331" w:name="_Toc36732808"/>
      <w:bookmarkStart w:id="332" w:name="_Toc36844514"/>
      <w:r>
        <w:rPr>
          <w:rFonts w:hint="eastAsia"/>
        </w:rPr>
        <w:t>构建检查规则</w:t>
      </w:r>
      <w:r w:rsidR="001D30B8">
        <w:rPr>
          <w:rFonts w:hint="eastAsia"/>
        </w:rPr>
        <w:t>功能实现</w:t>
      </w:r>
      <w:bookmarkEnd w:id="329"/>
      <w:bookmarkEnd w:id="330"/>
      <w:bookmarkEnd w:id="331"/>
      <w:bookmarkEnd w:id="332"/>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3E5AE9">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3E5AE9">
        <w:rPr>
          <w:rFonts w:ascii="Arial" w:eastAsia="宋体" w:hAnsi="Arial"/>
          <w:sz w:val="24"/>
          <w:szCs w:val="28"/>
        </w:rPr>
        <w:t>SceneRuleConfigDto</w:t>
      </w:r>
      <w:r>
        <w:rPr>
          <w:rFonts w:ascii="宋体" w:eastAsia="宋体" w:hAnsi="宋体" w:hint="eastAsia"/>
          <w:sz w:val="24"/>
          <w:szCs w:val="28"/>
        </w:rPr>
        <w:t>中获取。方法构建规则时使用</w:t>
      </w:r>
      <w:r w:rsidRPr="003E5AE9">
        <w:rPr>
          <w:rFonts w:ascii="Arial" w:eastAsia="宋体" w:hAnsi="Arial" w:hint="eastAsia"/>
          <w:sz w:val="24"/>
          <w:szCs w:val="28"/>
        </w:rPr>
        <w:t>builder</w:t>
      </w:r>
      <w:r>
        <w:rPr>
          <w:rFonts w:ascii="宋体" w:eastAsia="宋体" w:hAnsi="宋体" w:hint="eastAsia"/>
          <w:sz w:val="24"/>
          <w:szCs w:val="28"/>
        </w:rPr>
        <w:t>模式，</w:t>
      </w:r>
      <w:r w:rsidRPr="003E5AE9">
        <w:rPr>
          <w:rFonts w:ascii="Arial" w:eastAsia="宋体" w:hAnsi="Arial" w:hint="eastAsia"/>
          <w:sz w:val="24"/>
          <w:szCs w:val="28"/>
        </w:rPr>
        <w:t>FunctionBuilder</w:t>
      </w:r>
      <w:r>
        <w:rPr>
          <w:rFonts w:ascii="宋体" w:eastAsia="宋体" w:hAnsi="宋体" w:hint="eastAsia"/>
          <w:sz w:val="24"/>
          <w:szCs w:val="28"/>
        </w:rPr>
        <w:t>类</w:t>
      </w:r>
      <w:r w:rsidRPr="003E5AE9">
        <w:rPr>
          <w:rFonts w:ascii="Arial" w:eastAsia="宋体" w:hAnsi="Arial" w:hint="eastAsia"/>
          <w:sz w:val="24"/>
          <w:szCs w:val="28"/>
        </w:rPr>
        <w:t>n</w:t>
      </w:r>
      <w:r w:rsidRPr="003E5AE9">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3E5AE9">
        <w:rPr>
          <w:rFonts w:ascii="Arial" w:eastAsia="宋体" w:hAnsi="Arial" w:hint="eastAsia"/>
          <w:sz w:val="24"/>
          <w:szCs w:val="28"/>
        </w:rPr>
        <w:t>builder</w:t>
      </w:r>
      <w:r>
        <w:rPr>
          <w:rFonts w:ascii="宋体" w:eastAsia="宋体" w:hAnsi="宋体" w:hint="eastAsia"/>
          <w:sz w:val="24"/>
          <w:szCs w:val="28"/>
        </w:rPr>
        <w:t>对象，</w:t>
      </w:r>
      <w:r w:rsidRPr="003E5AE9">
        <w:rPr>
          <w:rFonts w:ascii="Arial" w:eastAsia="宋体" w:hAnsi="Arial" w:hint="eastAsia"/>
          <w:sz w:val="24"/>
          <w:szCs w:val="28"/>
        </w:rPr>
        <w:t>add</w:t>
      </w:r>
      <w:r>
        <w:rPr>
          <w:rFonts w:ascii="宋体" w:eastAsia="宋体" w:hAnsi="宋体" w:hint="eastAsia"/>
          <w:sz w:val="24"/>
          <w:szCs w:val="28"/>
        </w:rPr>
        <w:t>方法给函数添加参数，</w:t>
      </w:r>
      <w:r w:rsidRPr="003E5AE9">
        <w:rPr>
          <w:rFonts w:ascii="Arial" w:eastAsia="宋体" w:hAnsi="Arial" w:hint="eastAsia"/>
          <w:sz w:val="24"/>
          <w:szCs w:val="28"/>
        </w:rPr>
        <w:t>a</w:t>
      </w:r>
      <w:r w:rsidRPr="003E5AE9">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3E5AE9">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3E5AE9">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3"/>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3E5AE9">
              <w:rPr>
                <w:rFonts w:ascii="Arial" w:hAnsi="Arial"/>
              </w:rPr>
              <w:lastRenderedPageBreak/>
              <w:t>public</w:t>
            </w:r>
            <w:r>
              <w:t xml:space="preserve"> </w:t>
            </w:r>
            <w:r w:rsidRPr="003E5AE9">
              <w:rPr>
                <w:rFonts w:ascii="Arial" w:hAnsi="Arial"/>
              </w:rPr>
              <w:t>FunctionDto</w:t>
            </w:r>
            <w:r>
              <w:t xml:space="preserve"> </w:t>
            </w:r>
            <w:r w:rsidRPr="003E5AE9">
              <w:rPr>
                <w:rFonts w:ascii="Arial" w:hAnsi="Arial"/>
              </w:rPr>
              <w:t>buildCheckRule</w:t>
            </w:r>
            <w:r>
              <w:t>(</w:t>
            </w:r>
            <w:r w:rsidRPr="003E5AE9">
              <w:rPr>
                <w:rFonts w:ascii="Arial" w:hAnsi="Arial"/>
              </w:rPr>
              <w:t>SceneRuleConfigDto</w:t>
            </w:r>
            <w:r>
              <w:t xml:space="preserve"> </w:t>
            </w:r>
            <w:r w:rsidRPr="003E5AE9">
              <w:rPr>
                <w:rFonts w:ascii="Arial" w:hAnsi="Arial"/>
              </w:rPr>
              <w:t>sceneRuleConfigDto</w:t>
            </w:r>
            <w:r>
              <w:t>){</w:t>
            </w:r>
          </w:p>
          <w:p w14:paraId="42FBF695" w14:textId="77777777" w:rsidR="00FC37EC" w:rsidRDefault="00FC37EC" w:rsidP="00FC37EC">
            <w:r>
              <w:t xml:space="preserve">    </w:t>
            </w:r>
            <w:r w:rsidRPr="003E5AE9">
              <w:rPr>
                <w:rFonts w:ascii="Arial" w:hAnsi="Arial"/>
              </w:rPr>
              <w:t>FunctionBuilder</w:t>
            </w:r>
            <w:r>
              <w:t xml:space="preserve"> </w:t>
            </w:r>
            <w:r w:rsidRPr="003E5AE9">
              <w:rPr>
                <w:rFonts w:ascii="Arial" w:hAnsi="Arial"/>
              </w:rPr>
              <w:t>builder</w:t>
            </w:r>
            <w:r>
              <w:t xml:space="preserve"> = </w:t>
            </w:r>
            <w:r w:rsidRPr="003E5AE9">
              <w:rPr>
                <w:rFonts w:ascii="Arial" w:hAnsi="Arial"/>
              </w:rPr>
              <w:t>newFunction</w:t>
            </w:r>
            <w:r>
              <w:t>(</w:t>
            </w:r>
            <w:r w:rsidRPr="003E5AE9">
              <w:rPr>
                <w:rFonts w:ascii="Arial" w:hAnsi="Arial"/>
              </w:rPr>
              <w:t>FunctionName</w:t>
            </w:r>
            <w:r w:rsidRPr="001244DA">
              <w:rPr>
                <w:rFonts w:ascii="Arial" w:hAnsi="Arial"/>
              </w:rPr>
              <w:t>.</w:t>
            </w:r>
            <w:r w:rsidRPr="003E5AE9">
              <w:rPr>
                <w:rFonts w:ascii="Arial" w:hAnsi="Arial"/>
              </w:rPr>
              <w:t>AND</w:t>
            </w:r>
            <w:r>
              <w:t>)</w:t>
            </w:r>
          </w:p>
          <w:p w14:paraId="572F7AE2"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E5AE9">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3E5AE9">
              <w:rPr>
                <w:rFonts w:ascii="Arial" w:hAnsi="Arial"/>
              </w:rPr>
              <w:t>Function</w:t>
            </w:r>
            <w:r>
              <w:t xml:space="preserve"> </w:t>
            </w:r>
            <w:r w:rsidRPr="003E5AE9">
              <w:rPr>
                <w:rFonts w:ascii="Arial" w:hAnsi="Arial"/>
              </w:rPr>
              <w:t>func</w:t>
            </w:r>
            <w:r>
              <w:t xml:space="preserve"> = </w:t>
            </w:r>
            <w:r w:rsidRPr="003E5AE9">
              <w:rPr>
                <w:rFonts w:ascii="Arial" w:hAnsi="Arial"/>
              </w:rPr>
              <w:t>sceneRuleConfigDto</w:t>
            </w:r>
            <w:r w:rsidRPr="001244DA">
              <w:rPr>
                <w:rFonts w:ascii="Arial" w:hAnsi="Arial"/>
              </w:rPr>
              <w:t>.</w:t>
            </w:r>
            <w:r w:rsidRPr="003E5AE9">
              <w:rPr>
                <w:rFonts w:ascii="Arial" w:hAnsi="Arial"/>
              </w:rPr>
              <w:t>getOrderBizType</w:t>
            </w:r>
            <w:r>
              <w:t xml:space="preserve">() == </w:t>
            </w:r>
            <w:r w:rsidRPr="003E5AE9">
              <w:rPr>
                <w:rFonts w:ascii="Arial" w:hAnsi="Arial"/>
              </w:rPr>
              <w:t>OrderBizType</w:t>
            </w:r>
          </w:p>
          <w:p w14:paraId="73D13B85" w14:textId="10BABEDE" w:rsidR="00FC37EC" w:rsidRDefault="00FC37EC" w:rsidP="00FC37EC">
            <w:pPr>
              <w:ind w:firstLineChars="1300" w:firstLine="2730"/>
            </w:pPr>
            <w:r w:rsidRPr="001244DA">
              <w:rPr>
                <w:rFonts w:ascii="Arial" w:hAnsi="Arial"/>
              </w:rPr>
              <w:t>.</w:t>
            </w:r>
            <w:r w:rsidRPr="003E5AE9">
              <w:rPr>
                <w:rFonts w:ascii="Arial" w:hAnsi="Arial"/>
              </w:rPr>
              <w:t>COMMON</w:t>
            </w:r>
            <w:r w:rsidRPr="003F1175">
              <w:rPr>
                <w:rFonts w:ascii="Arial" w:hAnsi="Arial"/>
              </w:rPr>
              <w:t>_</w:t>
            </w:r>
            <w:r w:rsidRPr="003E5AE9">
              <w:rPr>
                <w:rFonts w:ascii="Arial" w:hAnsi="Arial"/>
              </w:rPr>
              <w:t>ORDER</w:t>
            </w:r>
            <w:r>
              <w:t>?</w:t>
            </w:r>
            <w:r w:rsidRPr="003E5AE9">
              <w:rPr>
                <w:rFonts w:ascii="Arial" w:hAnsi="Arial"/>
              </w:rPr>
              <w:t>FunctionName</w:t>
            </w:r>
            <w:r w:rsidRPr="001244DA">
              <w:rPr>
                <w:rFonts w:ascii="Arial" w:hAnsi="Arial"/>
              </w:rPr>
              <w:t>.</w:t>
            </w:r>
            <w:r w:rsidRPr="003E5AE9">
              <w:rPr>
                <w:rFonts w:ascii="Arial" w:hAnsi="Arial"/>
              </w:rPr>
              <w:t>EQ</w:t>
            </w:r>
            <w:r>
              <w:t>:</w:t>
            </w:r>
            <w:r w:rsidRPr="003E5AE9">
              <w:rPr>
                <w:rFonts w:ascii="Arial" w:hAnsi="Arial"/>
              </w:rPr>
              <w:t>FunctionName</w:t>
            </w:r>
            <w:r w:rsidRPr="001244DA">
              <w:rPr>
                <w:rFonts w:ascii="Arial" w:hAnsi="Arial"/>
              </w:rPr>
              <w:t>.</w:t>
            </w:r>
            <w:r w:rsidRPr="003E5AE9">
              <w:rPr>
                <w:rFonts w:ascii="Arial" w:hAnsi="Arial"/>
              </w:rPr>
              <w:t>NEQ</w:t>
            </w:r>
            <w:r>
              <w:t>;</w:t>
            </w:r>
          </w:p>
          <w:p w14:paraId="3CE54937" w14:textId="77777777" w:rsidR="00FC37EC" w:rsidRDefault="00FC37EC" w:rsidP="00FC37EC">
            <w:r>
              <w:t xml:space="preserve">    </w:t>
            </w:r>
            <w:r w:rsidRPr="003E5AE9">
              <w:rPr>
                <w:rFonts w:ascii="Arial" w:hAnsi="Arial"/>
              </w:rPr>
              <w:t>builder</w:t>
            </w:r>
            <w:r>
              <w:t xml:space="preserve"> = </w:t>
            </w:r>
            <w:r w:rsidRPr="003E5AE9">
              <w:rPr>
                <w:rFonts w:ascii="Arial" w:hAnsi="Arial"/>
              </w:rPr>
              <w:t>builder</w:t>
            </w:r>
            <w:r w:rsidRPr="001244DA">
              <w:rPr>
                <w:rFonts w:ascii="Arial" w:hAnsi="Arial"/>
              </w:rPr>
              <w:t>.</w:t>
            </w:r>
            <w:r w:rsidRPr="003E5AE9">
              <w:rPr>
                <w:rFonts w:ascii="Arial" w:hAnsi="Arial"/>
              </w:rPr>
              <w:t>and</w:t>
            </w:r>
            <w:r>
              <w:t>(</w:t>
            </w:r>
            <w:r w:rsidRPr="003E5AE9">
              <w:rPr>
                <w:rFonts w:ascii="Arial" w:hAnsi="Arial"/>
              </w:rPr>
              <w:t>orderAttrComp</w:t>
            </w:r>
            <w:r>
              <w:t>(</w:t>
            </w:r>
            <w:r w:rsidRPr="003E5AE9">
              <w:rPr>
                <w:rFonts w:ascii="Arial" w:hAnsi="Arial"/>
              </w:rPr>
              <w:t>func</w:t>
            </w:r>
            <w:r>
              <w:t>,"</w:t>
            </w:r>
            <w:r w:rsidRPr="003E5AE9">
              <w:rPr>
                <w:rFonts w:ascii="Arial" w:hAnsi="Arial"/>
              </w:rPr>
              <w:t>is</w:t>
            </w:r>
            <w:r w:rsidRPr="003F1175">
              <w:rPr>
                <w:rFonts w:ascii="Arial" w:hAnsi="Arial"/>
              </w:rPr>
              <w:t>_</w:t>
            </w:r>
            <w:r w:rsidRPr="003E5AE9">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3E5AE9">
              <w:rPr>
                <w:rFonts w:ascii="Arial" w:hAnsi="Arial"/>
              </w:rPr>
              <w:t>TradeNodeConditionDto</w:t>
            </w:r>
            <w:r>
              <w:t xml:space="preserve"> </w:t>
            </w:r>
            <w:r w:rsidRPr="003E5AE9">
              <w:rPr>
                <w:rFonts w:ascii="Arial" w:hAnsi="Arial"/>
              </w:rPr>
              <w:t>cond</w:t>
            </w:r>
            <w:r>
              <w:t xml:space="preserve"> = </w:t>
            </w:r>
            <w:r w:rsidRPr="003E5AE9">
              <w:rPr>
                <w:rFonts w:ascii="Arial" w:hAnsi="Arial"/>
              </w:rPr>
              <w:t>sceneRuleConfigDto</w:t>
            </w:r>
            <w:r w:rsidRPr="001244DA">
              <w:rPr>
                <w:rFonts w:ascii="Arial" w:hAnsi="Arial"/>
              </w:rPr>
              <w:t>.</w:t>
            </w:r>
            <w:r w:rsidRPr="003E5AE9">
              <w:rPr>
                <w:rFonts w:ascii="Arial" w:hAnsi="Arial"/>
              </w:rPr>
              <w:t>getConditions</w:t>
            </w:r>
            <w:r>
              <w:t>();</w:t>
            </w:r>
          </w:p>
          <w:p w14:paraId="3E388DBB" w14:textId="0E093E02" w:rsidR="00FC37EC" w:rsidRDefault="00FC37EC" w:rsidP="00C15EF6">
            <w:r>
              <w:t xml:space="preserve">   </w:t>
            </w:r>
          </w:p>
          <w:p w14:paraId="2B2B2D5B" w14:textId="5B2C463B" w:rsidR="00FC37EC" w:rsidRDefault="00FC37EC" w:rsidP="00FC37EC">
            <w:pPr>
              <w:ind w:firstLine="420"/>
            </w:pPr>
            <w:r>
              <w:rPr>
                <w:rFonts w:hint="eastAsia"/>
              </w:rPr>
              <w:t>//</w:t>
            </w:r>
            <w:r>
              <w:t xml:space="preserve"> </w:t>
            </w:r>
            <w:r>
              <w:rPr>
                <w:rFonts w:hint="eastAsia"/>
              </w:rPr>
              <w:t>获取未发生节点</w:t>
            </w:r>
          </w:p>
          <w:p w14:paraId="3E3FAF29" w14:textId="2C2F934F" w:rsidR="00FC37EC" w:rsidRDefault="00FC37EC" w:rsidP="00FC37EC">
            <w:pPr>
              <w:ind w:firstLine="420"/>
            </w:pPr>
            <w:r w:rsidRPr="003E5AE9">
              <w:rPr>
                <w:rFonts w:ascii="Arial" w:hAnsi="Arial"/>
              </w:rPr>
              <w:t>HotAxeTriggerNode</w:t>
            </w:r>
            <w:r>
              <w:t xml:space="preserve"> </w:t>
            </w:r>
            <w:r w:rsidRPr="003E5AE9">
              <w:rPr>
                <w:rFonts w:ascii="Arial" w:hAnsi="Arial"/>
              </w:rPr>
              <w:t>event</w:t>
            </w:r>
            <w:r>
              <w:t xml:space="preserve"> = </w:t>
            </w:r>
            <w:r w:rsidRPr="003E5AE9">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3E5AE9">
              <w:rPr>
                <w:rFonts w:ascii="Arial" w:hAnsi="Arial"/>
              </w:rPr>
              <w:t>getByType</w:t>
            </w:r>
            <w:r>
              <w:t>(</w:t>
            </w:r>
            <w:r w:rsidRPr="003E5AE9">
              <w:rPr>
                <w:rFonts w:ascii="Arial" w:hAnsi="Arial"/>
              </w:rPr>
              <w:t>cond</w:t>
            </w:r>
            <w:r w:rsidRPr="001244DA">
              <w:rPr>
                <w:rFonts w:ascii="Arial" w:hAnsi="Arial"/>
              </w:rPr>
              <w:t>.</w:t>
            </w:r>
            <w:r w:rsidRPr="003E5AE9">
              <w:rPr>
                <w:rFonts w:ascii="Arial" w:hAnsi="Arial"/>
              </w:rPr>
              <w:t>getTradeNode</w:t>
            </w:r>
            <w:r>
              <w:t>()</w:t>
            </w:r>
            <w:r w:rsidRPr="001244DA">
              <w:rPr>
                <w:rFonts w:ascii="Arial" w:hAnsi="Arial"/>
              </w:rPr>
              <w:t>.</w:t>
            </w:r>
            <w:r w:rsidRPr="003E5AE9">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3E5AE9">
              <w:rPr>
                <w:rFonts w:ascii="Arial" w:hAnsi="Arial"/>
              </w:rPr>
              <w:t>FunctionBuilder</w:t>
            </w:r>
            <w:r>
              <w:t xml:space="preserve"> </w:t>
            </w:r>
            <w:r w:rsidRPr="003E5AE9">
              <w:rPr>
                <w:rFonts w:ascii="Arial" w:hAnsi="Arial"/>
              </w:rPr>
              <w:t>triggerAtBuilder</w:t>
            </w:r>
            <w:r>
              <w:t xml:space="preserve"> = </w:t>
            </w:r>
            <w:r w:rsidRPr="003E5AE9">
              <w:rPr>
                <w:rFonts w:ascii="Arial" w:hAnsi="Arial"/>
              </w:rPr>
              <w:t>newFunction</w:t>
            </w:r>
            <w:r>
              <w:t>(</w:t>
            </w:r>
            <w:r w:rsidRPr="003E5AE9">
              <w:rPr>
                <w:rFonts w:ascii="Arial" w:hAnsi="Arial"/>
              </w:rPr>
              <w:t>FunctionName</w:t>
            </w:r>
            <w:r w:rsidRPr="001244DA">
              <w:rPr>
                <w:rFonts w:ascii="Arial" w:hAnsi="Arial"/>
              </w:rPr>
              <w:t>.</w:t>
            </w:r>
            <w:r w:rsidRPr="003E5AE9">
              <w:rPr>
                <w:rFonts w:ascii="Arial" w:hAnsi="Arial"/>
              </w:rPr>
              <w:t>TRIGGER</w:t>
            </w:r>
            <w:r w:rsidRPr="003F1175">
              <w:rPr>
                <w:rFonts w:ascii="Arial" w:hAnsi="Arial"/>
              </w:rPr>
              <w:t>_</w:t>
            </w:r>
            <w:r w:rsidRPr="003E5AE9">
              <w:rPr>
                <w:rFonts w:ascii="Arial" w:hAnsi="Arial"/>
              </w:rPr>
              <w:t>AT</w:t>
            </w:r>
            <w:r>
              <w:t>)</w:t>
            </w:r>
          </w:p>
          <w:p w14:paraId="795E14C6"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newFunction</w:t>
            </w:r>
            <w:r>
              <w:t>(</w:t>
            </w:r>
            <w:r w:rsidRPr="003E5AE9">
              <w:rPr>
                <w:rFonts w:ascii="Arial" w:hAnsi="Arial"/>
              </w:rPr>
              <w:t>cond</w:t>
            </w:r>
            <w:r w:rsidRPr="001244DA">
              <w:rPr>
                <w:rFonts w:ascii="Arial" w:hAnsi="Arial"/>
              </w:rPr>
              <w:t>.</w:t>
            </w:r>
            <w:r w:rsidRPr="003E5AE9">
              <w:rPr>
                <w:rFonts w:ascii="Arial" w:hAnsi="Arial"/>
              </w:rPr>
              <w:t>getOperator</w:t>
            </w:r>
            <w:r>
              <w:t>()</w:t>
            </w:r>
            <w:r w:rsidRPr="001244DA">
              <w:rPr>
                <w:rFonts w:ascii="Arial" w:hAnsi="Arial"/>
              </w:rPr>
              <w:t>.</w:t>
            </w:r>
            <w:r w:rsidRPr="003E5AE9">
              <w:rPr>
                <w:rFonts w:ascii="Arial" w:hAnsi="Arial"/>
              </w:rPr>
              <w:t>getFunc</w:t>
            </w:r>
            <w:r>
              <w:t>())</w:t>
            </w:r>
          </w:p>
          <w:p w14:paraId="294FE019"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event</w:t>
            </w:r>
            <w:r w:rsidRPr="001244DA">
              <w:rPr>
                <w:rFonts w:ascii="Arial" w:hAnsi="Arial"/>
              </w:rPr>
              <w:t>.</w:t>
            </w:r>
            <w:r w:rsidRPr="003E5AE9">
              <w:rPr>
                <w:rFonts w:ascii="Arial" w:hAnsi="Arial"/>
              </w:rPr>
              <w:t>getTimeFunc</w:t>
            </w:r>
            <w:r>
              <w:t>())</w:t>
            </w:r>
          </w:p>
          <w:p w14:paraId="7854F5C5"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newFunction</w:t>
            </w:r>
            <w:r>
              <w:t>(</w:t>
            </w:r>
            <w:r w:rsidRPr="003E5AE9">
              <w:rPr>
                <w:rFonts w:ascii="Arial" w:hAnsi="Arial"/>
              </w:rPr>
              <w:t>FunctionName</w:t>
            </w:r>
            <w:r w:rsidRPr="001244DA">
              <w:rPr>
                <w:rFonts w:ascii="Arial" w:hAnsi="Arial"/>
              </w:rPr>
              <w:t>.</w:t>
            </w:r>
            <w:r w:rsidRPr="003E5AE9">
              <w:rPr>
                <w:rFonts w:ascii="Arial" w:hAnsi="Arial"/>
              </w:rPr>
              <w:t>MULTIPLY</w:t>
            </w:r>
            <w:r>
              <w:t>)</w:t>
            </w:r>
          </w:p>
          <w:p w14:paraId="6E658CD6"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E5AE9">
              <w:rPr>
                <w:rFonts w:ascii="Arial" w:hAnsi="Arial"/>
              </w:rPr>
              <w:t>cond</w:t>
            </w:r>
            <w:r w:rsidRPr="001244DA">
              <w:rPr>
                <w:rFonts w:ascii="Arial" w:hAnsi="Arial"/>
              </w:rPr>
              <w:t>.</w:t>
            </w:r>
            <w:r w:rsidRPr="003E5AE9">
              <w:rPr>
                <w:rFonts w:ascii="Arial" w:hAnsi="Arial"/>
              </w:rPr>
              <w:t>getTime</w:t>
            </w:r>
            <w:r>
              <w:t>())</w:t>
            </w:r>
          </w:p>
          <w:p w14:paraId="48D8DAC3" w14:textId="77777777" w:rsidR="00FC37EC" w:rsidRDefault="00FC37EC" w:rsidP="00FC37EC">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F1175">
              <w:rPr>
                <w:rFonts w:ascii="Arial" w:hAnsi="Arial"/>
              </w:rPr>
              <w:t>1000</w:t>
            </w:r>
            <w:r>
              <w:t>))</w:t>
            </w:r>
            <w:r w:rsidRPr="001244DA">
              <w:rPr>
                <w:rFonts w:ascii="Arial" w:hAnsi="Arial"/>
              </w:rPr>
              <w:t>.</w:t>
            </w:r>
            <w:r w:rsidRPr="003E5AE9">
              <w:rPr>
                <w:rFonts w:ascii="Arial" w:hAnsi="Arial"/>
              </w:rPr>
              <w:t>build</w:t>
            </w:r>
            <w:r>
              <w:t>())</w:t>
            </w:r>
            <w:r w:rsidRPr="001244DA">
              <w:rPr>
                <w:rFonts w:ascii="Arial" w:hAnsi="Arial"/>
              </w:rPr>
              <w:t>.</w:t>
            </w:r>
            <w:r w:rsidRPr="003E5AE9">
              <w:rPr>
                <w:rFonts w:ascii="Arial" w:hAnsi="Arial"/>
              </w:rPr>
              <w:t>build</w:t>
            </w:r>
            <w:r>
              <w:t>());</w:t>
            </w:r>
          </w:p>
          <w:p w14:paraId="1AF85C5C" w14:textId="44FBF38A" w:rsidR="00FC37EC" w:rsidRDefault="00FC37EC" w:rsidP="00FC37EC">
            <w:pPr>
              <w:ind w:firstLine="420"/>
            </w:pPr>
            <w:r w:rsidRPr="003E5AE9">
              <w:rPr>
                <w:rFonts w:ascii="Arial" w:hAnsi="Arial"/>
              </w:rPr>
              <w:t>HotAxeTargetNode</w:t>
            </w:r>
            <w:r>
              <w:t xml:space="preserve"> </w:t>
            </w:r>
            <w:r w:rsidRPr="003E5AE9">
              <w:rPr>
                <w:rFonts w:ascii="Arial" w:hAnsi="Arial"/>
              </w:rPr>
              <w:t>target</w:t>
            </w:r>
            <w:r>
              <w:t xml:space="preserve"> = </w:t>
            </w:r>
            <w:r w:rsidRPr="003E5AE9">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3E5AE9">
              <w:rPr>
                <w:rFonts w:ascii="Arial" w:hAnsi="Arial"/>
              </w:rPr>
              <w:t>getByType</w:t>
            </w:r>
            <w:r>
              <w:t>(</w:t>
            </w:r>
            <w:r w:rsidRPr="003E5AE9">
              <w:rPr>
                <w:rFonts w:ascii="Arial" w:hAnsi="Arial"/>
              </w:rPr>
              <w:t>cond</w:t>
            </w:r>
            <w:r w:rsidRPr="001244DA">
              <w:rPr>
                <w:rFonts w:ascii="Arial" w:hAnsi="Arial"/>
              </w:rPr>
              <w:t>.</w:t>
            </w:r>
            <w:r w:rsidRPr="003E5AE9">
              <w:rPr>
                <w:rFonts w:ascii="Arial" w:hAnsi="Arial"/>
              </w:rPr>
              <w:t>getTargetNode</w:t>
            </w:r>
            <w:r>
              <w:t>()</w:t>
            </w:r>
            <w:r w:rsidRPr="001244DA">
              <w:rPr>
                <w:rFonts w:ascii="Arial" w:hAnsi="Arial"/>
              </w:rPr>
              <w:t>.</w:t>
            </w:r>
            <w:r w:rsidRPr="003E5AE9">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3E5AE9">
              <w:rPr>
                <w:rFonts w:ascii="Arial" w:hAnsi="Arial"/>
              </w:rPr>
              <w:t>min</w:t>
            </w:r>
            <w:r>
              <w:t>）</w:t>
            </w:r>
          </w:p>
          <w:p w14:paraId="7D72E999" w14:textId="77777777" w:rsidR="00C15EF6" w:rsidRDefault="00C15EF6" w:rsidP="00C15EF6">
            <w:r>
              <w:t xml:space="preserve">    </w:t>
            </w:r>
            <w:r w:rsidRPr="003E5AE9">
              <w:rPr>
                <w:rFonts w:ascii="Arial" w:hAnsi="Arial"/>
              </w:rPr>
              <w:t>for</w:t>
            </w:r>
            <w:r>
              <w:t>(</w:t>
            </w:r>
            <w:r w:rsidRPr="003E5AE9">
              <w:rPr>
                <w:rFonts w:ascii="Arial" w:hAnsi="Arial"/>
              </w:rPr>
              <w:t>TradeNodeExtraCondition</w:t>
            </w:r>
            <w:r>
              <w:t xml:space="preserve"> </w:t>
            </w:r>
            <w:r w:rsidRPr="003E5AE9">
              <w:rPr>
                <w:rFonts w:ascii="Arial" w:hAnsi="Arial"/>
              </w:rPr>
              <w:t>nodeCondition</w:t>
            </w:r>
            <w:r>
              <w:t xml:space="preserve"> </w:t>
            </w:r>
            <w:r w:rsidRPr="003E5AE9">
              <w:rPr>
                <w:rFonts w:ascii="Arial" w:hAnsi="Arial"/>
              </w:rPr>
              <w:t>extraCond</w:t>
            </w:r>
            <w:r>
              <w:t xml:space="preserve"> : </w:t>
            </w:r>
            <w:r w:rsidRPr="003E5AE9">
              <w:rPr>
                <w:rFonts w:ascii="Arial" w:hAnsi="Arial"/>
              </w:rPr>
              <w:t>cond</w:t>
            </w:r>
            <w:r w:rsidRPr="001244DA">
              <w:rPr>
                <w:rFonts w:ascii="Arial" w:hAnsi="Arial"/>
              </w:rPr>
              <w:t>.</w:t>
            </w:r>
            <w:r w:rsidRPr="003E5AE9">
              <w:rPr>
                <w:rFonts w:ascii="Arial" w:hAnsi="Arial"/>
              </w:rPr>
              <w:t>getExtraConditions</w:t>
            </w:r>
            <w:r>
              <w:t>()){</w:t>
            </w:r>
          </w:p>
          <w:p w14:paraId="3C78964E" w14:textId="77777777" w:rsidR="00C15EF6" w:rsidRDefault="00C15EF6" w:rsidP="00C15EF6">
            <w:r>
              <w:t xml:space="preserve">        </w:t>
            </w:r>
            <w:r w:rsidRPr="003E5AE9">
              <w:rPr>
                <w:rFonts w:ascii="Arial" w:hAnsi="Arial"/>
              </w:rPr>
              <w:t>HotAxeExtraCondition</w:t>
            </w:r>
            <w:r>
              <w:t xml:space="preserve"> </w:t>
            </w:r>
            <w:r w:rsidRPr="003E5AE9">
              <w:rPr>
                <w:rFonts w:ascii="Arial" w:hAnsi="Arial"/>
              </w:rPr>
              <w:t>nodeCondition</w:t>
            </w:r>
            <w:r>
              <w:t xml:space="preserve"> = </w:t>
            </w:r>
            <w:r w:rsidRPr="003E5AE9">
              <w:rPr>
                <w:rFonts w:ascii="Arial" w:hAnsi="Arial"/>
              </w:rPr>
              <w:t>extraCond</w:t>
            </w:r>
            <w:r w:rsidRPr="001244DA">
              <w:rPr>
                <w:rFonts w:ascii="Arial" w:hAnsi="Arial"/>
              </w:rPr>
              <w:t>.</w:t>
            </w:r>
            <w:r w:rsidRPr="003E5AE9">
              <w:rPr>
                <w:rFonts w:ascii="Arial" w:hAnsi="Arial"/>
              </w:rPr>
              <w:t>getConditionNode</w:t>
            </w:r>
            <w:r>
              <w:t>();</w:t>
            </w:r>
          </w:p>
          <w:p w14:paraId="792B14C2" w14:textId="77777777" w:rsidR="00C15EF6" w:rsidRDefault="00C15EF6" w:rsidP="00C15EF6">
            <w:r>
              <w:t xml:space="preserve">        </w:t>
            </w:r>
            <w:r w:rsidRPr="003E5AE9">
              <w:rPr>
                <w:rFonts w:ascii="Arial" w:hAnsi="Arial"/>
              </w:rPr>
              <w:t>builder</w:t>
            </w:r>
            <w:r>
              <w:t xml:space="preserve"> = </w:t>
            </w:r>
            <w:r w:rsidRPr="003E5AE9">
              <w:rPr>
                <w:rFonts w:ascii="Arial" w:hAnsi="Arial"/>
              </w:rPr>
              <w:t>builder</w:t>
            </w:r>
            <w:r w:rsidRPr="001244DA">
              <w:rPr>
                <w:rFonts w:ascii="Arial" w:hAnsi="Arial"/>
              </w:rPr>
              <w:t>.</w:t>
            </w:r>
            <w:r w:rsidRPr="003E5AE9">
              <w:rPr>
                <w:rFonts w:ascii="Arial" w:hAnsi="Arial"/>
              </w:rPr>
              <w:t>and</w:t>
            </w:r>
            <w:r>
              <w:t>(</w:t>
            </w:r>
          </w:p>
          <w:p w14:paraId="04C8624C" w14:textId="77777777" w:rsidR="00C15EF6" w:rsidRDefault="00C15EF6" w:rsidP="00C15EF6">
            <w:r>
              <w:t xml:space="preserve">            </w:t>
            </w:r>
            <w:r w:rsidRPr="003E5AE9">
              <w:rPr>
                <w:rFonts w:ascii="Arial" w:hAnsi="Arial"/>
              </w:rPr>
              <w:t>newFunction</w:t>
            </w:r>
            <w:r>
              <w:t>(</w:t>
            </w:r>
            <w:r w:rsidRPr="003E5AE9">
              <w:rPr>
                <w:rFonts w:ascii="Arial" w:hAnsi="Arial"/>
              </w:rPr>
              <w:t>extraCond</w:t>
            </w:r>
            <w:r w:rsidRPr="001244DA">
              <w:rPr>
                <w:rFonts w:ascii="Arial" w:hAnsi="Arial"/>
              </w:rPr>
              <w:t>.</w:t>
            </w:r>
            <w:r w:rsidRPr="003E5AE9">
              <w:rPr>
                <w:rFonts w:ascii="Arial" w:hAnsi="Arial"/>
              </w:rPr>
              <w:t>getOperator</w:t>
            </w:r>
            <w:r>
              <w:t>()</w:t>
            </w:r>
            <w:r w:rsidRPr="001244DA">
              <w:rPr>
                <w:rFonts w:ascii="Arial" w:hAnsi="Arial"/>
              </w:rPr>
              <w:t>.</w:t>
            </w:r>
            <w:r w:rsidRPr="003E5AE9">
              <w:rPr>
                <w:rFonts w:ascii="Arial" w:hAnsi="Arial"/>
              </w:rPr>
              <w:t>getFUnction</w:t>
            </w:r>
            <w:r>
              <w:t>())</w:t>
            </w:r>
          </w:p>
          <w:p w14:paraId="166FAEFD" w14:textId="77777777" w:rsidR="00C15EF6" w:rsidRDefault="00C15EF6" w:rsidP="00C15EF6">
            <w:r>
              <w:t xml:space="preserve">            </w:t>
            </w:r>
            <w:r w:rsidRPr="001244DA">
              <w:rPr>
                <w:rFonts w:ascii="Arial" w:hAnsi="Arial"/>
              </w:rPr>
              <w:t>.</w:t>
            </w:r>
            <w:r w:rsidRPr="003E5AE9">
              <w:rPr>
                <w:rFonts w:ascii="Arial" w:hAnsi="Arial"/>
              </w:rPr>
              <w:t>add</w:t>
            </w:r>
            <w:r>
              <w:t>(</w:t>
            </w:r>
            <w:r w:rsidRPr="003E5AE9">
              <w:rPr>
                <w:rFonts w:ascii="Arial" w:hAnsi="Arial"/>
              </w:rPr>
              <w:t>nodeCondition</w:t>
            </w:r>
            <w:r w:rsidRPr="001244DA">
              <w:rPr>
                <w:rFonts w:ascii="Arial" w:hAnsi="Arial"/>
              </w:rPr>
              <w:t>.</w:t>
            </w:r>
            <w:r w:rsidRPr="003E5AE9">
              <w:rPr>
                <w:rFonts w:ascii="Arial" w:hAnsi="Arial"/>
              </w:rPr>
              <w:t>getFunc</w:t>
            </w:r>
            <w:r>
              <w:t>())</w:t>
            </w:r>
          </w:p>
          <w:p w14:paraId="5598EE49" w14:textId="77777777" w:rsidR="00C15EF6" w:rsidRDefault="00C15EF6" w:rsidP="00C15EF6">
            <w:r>
              <w:t xml:space="preserve">            </w:t>
            </w:r>
            <w:r w:rsidRPr="001244DA">
              <w:rPr>
                <w:rFonts w:ascii="Arial" w:hAnsi="Arial"/>
              </w:rPr>
              <w:t>.</w:t>
            </w:r>
            <w:r w:rsidRPr="003E5AE9">
              <w:rPr>
                <w:rFonts w:ascii="Arial" w:hAnsi="Arial"/>
              </w:rPr>
              <w:t>add</w:t>
            </w:r>
            <w:r>
              <w:t>(</w:t>
            </w:r>
            <w:r w:rsidRPr="003E5AE9">
              <w:rPr>
                <w:rFonts w:ascii="Arial" w:hAnsi="Arial"/>
              </w:rPr>
              <w:t>newConst</w:t>
            </w:r>
            <w:r>
              <w:t>(</w:t>
            </w:r>
            <w:r w:rsidRPr="003E5AE9">
              <w:rPr>
                <w:rFonts w:ascii="Arial" w:hAnsi="Arial"/>
              </w:rPr>
              <w:t>extraCond</w:t>
            </w:r>
            <w:r w:rsidRPr="001244DA">
              <w:rPr>
                <w:rFonts w:ascii="Arial" w:hAnsi="Arial"/>
              </w:rPr>
              <w:t>.</w:t>
            </w:r>
            <w:r w:rsidRPr="003E5AE9">
              <w:rPr>
                <w:rFonts w:ascii="Arial" w:hAnsi="Arial"/>
              </w:rPr>
              <w:t>getTime</w:t>
            </w:r>
            <w:r>
              <w:t>()))</w:t>
            </w:r>
          </w:p>
          <w:p w14:paraId="66FA4035" w14:textId="77777777" w:rsidR="00C15EF6" w:rsidRDefault="00C15EF6" w:rsidP="00C15EF6">
            <w:r>
              <w:t xml:space="preserve">            </w:t>
            </w:r>
            <w:r w:rsidRPr="001244DA">
              <w:rPr>
                <w:rFonts w:ascii="Arial" w:hAnsi="Arial"/>
              </w:rPr>
              <w:t>.</w:t>
            </w:r>
            <w:r w:rsidRPr="003E5AE9">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3E5AE9">
              <w:rPr>
                <w:rFonts w:ascii="Arial" w:hAnsi="Arial"/>
              </w:rPr>
              <w:t>return</w:t>
            </w:r>
            <w:r>
              <w:t xml:space="preserve"> </w:t>
            </w:r>
            <w:r w:rsidRPr="003E5AE9">
              <w:rPr>
                <w:rFonts w:ascii="Arial" w:hAnsi="Arial"/>
              </w:rPr>
              <w:t>bulder</w:t>
            </w:r>
            <w:r w:rsidRPr="001244DA">
              <w:rPr>
                <w:rFonts w:ascii="Arial" w:hAnsi="Arial"/>
              </w:rPr>
              <w:t>.</w:t>
            </w:r>
            <w:r w:rsidRPr="003E5AE9">
              <w:rPr>
                <w:rFonts w:ascii="Arial" w:hAnsi="Arial"/>
              </w:rPr>
              <w:t>and</w:t>
            </w:r>
            <w:r>
              <w:t>(</w:t>
            </w:r>
            <w:r w:rsidRPr="003E5AE9">
              <w:rPr>
                <w:rFonts w:ascii="Arial" w:hAnsi="Arial"/>
              </w:rPr>
              <w:t>triggerAtBuilder</w:t>
            </w:r>
            <w:r w:rsidRPr="001244DA">
              <w:rPr>
                <w:rFonts w:ascii="Arial" w:hAnsi="Arial"/>
              </w:rPr>
              <w:t>.</w:t>
            </w:r>
            <w:r w:rsidRPr="003E5AE9">
              <w:rPr>
                <w:rFonts w:ascii="Arial" w:hAnsi="Arial"/>
              </w:rPr>
              <w:t>add</w:t>
            </w:r>
            <w:r>
              <w:t>(</w:t>
            </w:r>
            <w:r w:rsidRPr="003E5AE9">
              <w:rPr>
                <w:rFonts w:ascii="Arial" w:hAnsi="Arial"/>
              </w:rPr>
              <w:t>target</w:t>
            </w:r>
            <w:r w:rsidRPr="001244DA">
              <w:rPr>
                <w:rFonts w:ascii="Arial" w:hAnsi="Arial"/>
              </w:rPr>
              <w:t>.</w:t>
            </w:r>
            <w:r w:rsidRPr="003E5AE9">
              <w:rPr>
                <w:rFonts w:ascii="Arial" w:hAnsi="Arial"/>
              </w:rPr>
              <w:t>getFunc</w:t>
            </w:r>
            <w:r>
              <w:t>())</w:t>
            </w:r>
            <w:r w:rsidRPr="001244DA">
              <w:rPr>
                <w:rFonts w:ascii="Arial" w:hAnsi="Arial"/>
              </w:rPr>
              <w:t>.</w:t>
            </w:r>
            <w:r w:rsidRPr="003E5AE9">
              <w:rPr>
                <w:rFonts w:ascii="Arial" w:hAnsi="Arial"/>
              </w:rPr>
              <w:t>build</w:t>
            </w:r>
            <w:r>
              <w:t>())</w:t>
            </w:r>
            <w:r w:rsidRPr="001244DA">
              <w:rPr>
                <w:rFonts w:ascii="Arial" w:hAnsi="Arial"/>
              </w:rPr>
              <w:t>.</w:t>
            </w:r>
            <w:r w:rsidRPr="003E5AE9">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7"/>
      </w:pPr>
      <w:bookmarkStart w:id="333" w:name="_Toc36736591"/>
      <w:bookmarkStart w:id="334" w:name="_Toc36844560"/>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3"/>
      <w:bookmarkEnd w:id="334"/>
    </w:p>
    <w:p w14:paraId="45795907" w14:textId="7DABB3A1" w:rsidR="00AF30E9" w:rsidRDefault="00AF30E9" w:rsidP="00BF4990">
      <w:pPr>
        <w:pStyle w:val="3"/>
        <w:numPr>
          <w:ilvl w:val="2"/>
          <w:numId w:val="52"/>
        </w:numPr>
      </w:pPr>
      <w:bookmarkStart w:id="335" w:name="_Toc36732809"/>
      <w:bookmarkStart w:id="336" w:name="_Toc36844515"/>
      <w:r>
        <w:rPr>
          <w:rFonts w:hint="eastAsia"/>
        </w:rPr>
        <w:t>构建生效范围功能实现</w:t>
      </w:r>
      <w:bookmarkEnd w:id="335"/>
      <w:bookmarkEnd w:id="336"/>
    </w:p>
    <w:p w14:paraId="0289E736" w14:textId="77777777" w:rsidR="00422B7F" w:rsidRPr="001901DF" w:rsidRDefault="00422B7F" w:rsidP="00422B7F">
      <w:pPr>
        <w:pStyle w:val="a6"/>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3E5AE9">
        <w:rPr>
          <w:rFonts w:hint="eastAsia"/>
        </w:rPr>
        <w:t>Action</w:t>
      </w:r>
      <w:r>
        <w:rPr>
          <w:rFonts w:ascii="宋体" w:hAnsi="宋体" w:hint="eastAsia"/>
        </w:rPr>
        <w:t>时均会被使用，因此在设计和实现时，将规则生效范围逻辑抽取成独立方法，提高代码复用率。</w:t>
      </w:r>
      <w:r w:rsidRPr="003E5AE9">
        <w:rPr>
          <w:szCs w:val="28"/>
        </w:rPr>
        <w:t>conditionRuleDto</w:t>
      </w:r>
      <w:r w:rsidRPr="003F1175">
        <w:rPr>
          <w:szCs w:val="28"/>
        </w:rPr>
        <w:t>2</w:t>
      </w:r>
      <w:r w:rsidRPr="003E5AE9">
        <w:rPr>
          <w:szCs w:val="28"/>
        </w:rPr>
        <w:t>Function</w:t>
      </w:r>
      <w:r>
        <w:rPr>
          <w:rFonts w:ascii="宋体" w:hAnsi="宋体" w:hint="eastAsia"/>
          <w:szCs w:val="28"/>
        </w:rPr>
        <w:t>方法入参为</w:t>
      </w:r>
      <w:r w:rsidRPr="003E5AE9">
        <w:rPr>
          <w:rFonts w:hint="eastAsia"/>
          <w:szCs w:val="28"/>
        </w:rPr>
        <w:t>Condition</w:t>
      </w:r>
      <w:r>
        <w:rPr>
          <w:rFonts w:ascii="宋体" w:hAnsi="宋体" w:hint="eastAsia"/>
          <w:szCs w:val="28"/>
        </w:rPr>
        <w:t>类，前</w:t>
      </w:r>
      <w:r>
        <w:rPr>
          <w:rFonts w:ascii="宋体" w:hAnsi="宋体" w:hint="eastAsia"/>
          <w:szCs w:val="28"/>
        </w:rPr>
        <w:lastRenderedPageBreak/>
        <w:t>端所有的生效范围信息均封装在</w:t>
      </w:r>
      <w:r w:rsidRPr="003E5AE9">
        <w:rPr>
          <w:rFonts w:hint="eastAsia"/>
          <w:szCs w:val="28"/>
        </w:rPr>
        <w:t>Condition</w:t>
      </w:r>
      <w:r>
        <w:rPr>
          <w:rFonts w:ascii="宋体" w:hAnsi="宋体" w:hint="eastAsia"/>
          <w:szCs w:val="28"/>
        </w:rPr>
        <w:t>类中。方法依次获取城市范围、订单类型、订单来源、运单类型，通过</w:t>
      </w:r>
      <w:r w:rsidRPr="003E5AE9">
        <w:rPr>
          <w:rFonts w:hint="eastAsia"/>
          <w:szCs w:val="28"/>
        </w:rPr>
        <w:t>Function</w:t>
      </w:r>
      <w:r w:rsidRPr="003E5AE9">
        <w:rPr>
          <w:szCs w:val="28"/>
        </w:rPr>
        <w:t>Builder</w:t>
      </w:r>
      <w:r>
        <w:rPr>
          <w:rFonts w:ascii="宋体" w:hAnsi="宋体" w:hint="eastAsia"/>
          <w:szCs w:val="28"/>
        </w:rPr>
        <w:t>构建生效范围检查树，最终返回生效范围检查树的根节点。</w:t>
      </w:r>
    </w:p>
    <w:tbl>
      <w:tblPr>
        <w:tblStyle w:val="af3"/>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3E5AE9">
              <w:rPr>
                <w:rFonts w:ascii="Arial" w:eastAsia="宋体" w:hAnsi="Arial"/>
              </w:rPr>
              <w:t>public</w:t>
            </w:r>
            <w:r w:rsidRPr="00C55C38">
              <w:rPr>
                <w:rFonts w:ascii="宋体" w:eastAsia="宋体" w:hAnsi="宋体"/>
              </w:rPr>
              <w:t xml:space="preserve"> </w:t>
            </w:r>
            <w:r w:rsidRPr="003E5AE9">
              <w:rPr>
                <w:rFonts w:ascii="Arial" w:eastAsia="宋体" w:hAnsi="Arial"/>
              </w:rPr>
              <w:t>static</w:t>
            </w:r>
            <w:r w:rsidRPr="00C55C38">
              <w:rPr>
                <w:rFonts w:ascii="宋体" w:eastAsia="宋体" w:hAnsi="宋体"/>
              </w:rPr>
              <w:t xml:space="preserve"> </w:t>
            </w:r>
            <w:r w:rsidRPr="003E5AE9">
              <w:rPr>
                <w:rFonts w:ascii="Arial" w:eastAsia="宋体" w:hAnsi="Arial"/>
              </w:rPr>
              <w:t>FunctionDto</w:t>
            </w:r>
            <w:r w:rsidRPr="00C55C38">
              <w:rPr>
                <w:rFonts w:ascii="宋体" w:eastAsia="宋体" w:hAnsi="宋体"/>
              </w:rPr>
              <w:t xml:space="preserve"> </w:t>
            </w:r>
            <w:r w:rsidRPr="003E5AE9">
              <w:rPr>
                <w:rFonts w:ascii="Arial" w:eastAsia="宋体" w:hAnsi="Arial"/>
              </w:rPr>
              <w:t>conditionRuleDto</w:t>
            </w:r>
            <w:r w:rsidRPr="003F1175">
              <w:rPr>
                <w:rFonts w:ascii="Arial" w:eastAsia="宋体" w:hAnsi="Arial"/>
              </w:rPr>
              <w:t>2</w:t>
            </w:r>
            <w:r w:rsidRPr="003E5AE9">
              <w:rPr>
                <w:rFonts w:ascii="Arial" w:eastAsia="宋体" w:hAnsi="Arial"/>
              </w:rPr>
              <w:t>Function</w:t>
            </w:r>
            <w:r w:rsidRPr="00C55C38">
              <w:rPr>
                <w:rFonts w:ascii="宋体" w:eastAsia="宋体" w:hAnsi="宋体"/>
              </w:rPr>
              <w:t>(</w:t>
            </w:r>
            <w:r w:rsidRPr="003E5AE9">
              <w:rPr>
                <w:rFonts w:ascii="Arial" w:eastAsia="宋体" w:hAnsi="Arial"/>
              </w:rPr>
              <w:t>Condition</w:t>
            </w:r>
            <w:r w:rsidRPr="00C55C38">
              <w:rPr>
                <w:rFonts w:ascii="宋体" w:eastAsia="宋体" w:hAnsi="宋体"/>
              </w:rPr>
              <w:t xml:space="preserve"> </w:t>
            </w:r>
            <w:r w:rsidRPr="003E5AE9">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3E5AE9">
              <w:rPr>
                <w:rFonts w:ascii="Arial" w:eastAsia="宋体" w:hAnsi="Arial"/>
              </w:rPr>
              <w:t>FunctionName</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true</w:t>
            </w:r>
            <w:r w:rsidRPr="00C55C38">
              <w:rPr>
                <w:rFonts w:ascii="宋体" w:eastAsia="宋体" w:hAnsi="宋体"/>
              </w:rPr>
              <w:t>));</w:t>
            </w:r>
          </w:p>
          <w:p w14:paraId="09793D41" w14:textId="16B3A019"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构建城市范围检查</w:t>
            </w:r>
            <w:r w:rsidRPr="00C55C38">
              <w:rPr>
                <w:rFonts w:ascii="宋体" w:eastAsia="宋体" w:hAnsi="宋体"/>
              </w:rPr>
              <w:t xml:space="preserve"> </w:t>
            </w:r>
          </w:p>
          <w:p w14:paraId="0B2F984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p>
          <w:p w14:paraId="3BF23922"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5686968E"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attrbute</w:t>
            </w:r>
            <w:r w:rsidRPr="003F1175">
              <w:rPr>
                <w:rFonts w:ascii="Arial" w:eastAsia="宋体" w:hAnsi="Arial"/>
              </w:rPr>
              <w:t>_</w:t>
            </w:r>
            <w:r w:rsidRPr="003E5AE9">
              <w:rPr>
                <w:rFonts w:ascii="Arial" w:eastAsia="宋体" w:hAnsi="Arial"/>
              </w:rPr>
              <w:t>json</w:t>
            </w:r>
            <w:r w:rsidRPr="001244DA">
              <w:rPr>
                <w:rFonts w:ascii="Arial" w:eastAsia="宋体" w:hAnsi="Arial"/>
              </w:rPr>
              <w:t>.</w:t>
            </w:r>
            <w:r w:rsidRPr="003E5AE9">
              <w:rPr>
                <w:rFonts w:ascii="Arial" w:eastAsia="宋体" w:hAnsi="Arial"/>
              </w:rPr>
              <w:t>district</w:t>
            </w:r>
            <w:r w:rsidRPr="003F1175">
              <w:rPr>
                <w:rFonts w:ascii="Arial" w:eastAsia="宋体" w:hAnsi="Arial"/>
              </w:rPr>
              <w:t>_</w:t>
            </w:r>
            <w:r w:rsidRPr="003E5AE9">
              <w:rPr>
                <w:rFonts w:ascii="Arial" w:eastAsia="宋体" w:hAnsi="Arial"/>
              </w:rPr>
              <w:t>id</w:t>
            </w:r>
            <w:r w:rsidRPr="00C55C38">
              <w:rPr>
                <w:rFonts w:ascii="宋体" w:eastAsia="宋体" w:hAnsi="宋体"/>
              </w:rPr>
              <w:t>"));</w:t>
            </w:r>
          </w:p>
          <w:p w14:paraId="044AB130"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407C2B9F"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76A23A8A" w14:textId="77777777" w:rsidR="00C55C38" w:rsidRPr="00C55C38" w:rsidRDefault="00C55C38" w:rsidP="00C55C38">
            <w:pPr>
              <w:rPr>
                <w:rFonts w:ascii="宋体" w:eastAsia="宋体" w:hAnsi="宋体"/>
              </w:rPr>
            </w:pPr>
            <w:r w:rsidRPr="00C55C38">
              <w:rPr>
                <w:rFonts w:ascii="宋体" w:eastAsia="宋体" w:hAnsi="宋体"/>
              </w:rPr>
              <w:t xml:space="preserve">    }</w:t>
            </w:r>
          </w:p>
          <w:p w14:paraId="48ACC0C9" w14:textId="4255DF28" w:rsidR="00C55C38" w:rsidRPr="00C55C38" w:rsidRDefault="00C55C38" w:rsidP="00C55C38">
            <w:pPr>
              <w:rPr>
                <w:rFonts w:ascii="宋体" w:eastAsia="宋体" w:hAnsi="宋体"/>
              </w:rPr>
            </w:pPr>
            <w:r w:rsidRPr="00C55C38">
              <w:rPr>
                <w:rFonts w:ascii="宋体" w:eastAsia="宋体" w:hAnsi="宋体"/>
              </w:rPr>
              <w:t xml:space="preserve">    // </w:t>
            </w:r>
            <w:r>
              <w:rPr>
                <w:rFonts w:ascii="宋体" w:eastAsia="宋体" w:hAnsi="宋体" w:hint="eastAsia"/>
              </w:rPr>
              <w:t>构建订单类型范围检查检查</w:t>
            </w:r>
          </w:p>
          <w:p w14:paraId="266CB437"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r w:rsidRPr="003E5AE9">
              <w:rPr>
                <w:rFonts w:ascii="Arial" w:eastAsia="宋体" w:hAnsi="Arial"/>
              </w:rPr>
              <w:t>CollectioUtils</w:t>
            </w:r>
            <w:r w:rsidRPr="001244DA">
              <w:rPr>
                <w:rFonts w:ascii="Arial" w:eastAsia="宋体" w:hAnsi="Arial"/>
              </w:rPr>
              <w:t>.</w:t>
            </w:r>
            <w:r w:rsidRPr="003E5AE9">
              <w:rPr>
                <w:rFonts w:ascii="Arial" w:eastAsia="宋体" w:hAnsi="Arial"/>
              </w:rPr>
              <w:t>isEmpty</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getEleBizIds</w:t>
            </w:r>
            <w:r w:rsidRPr="00C55C38">
              <w:rPr>
                <w:rFonts w:ascii="宋体" w:eastAsia="宋体" w:hAnsi="宋体"/>
              </w:rPr>
              <w:t>())){</w:t>
            </w:r>
          </w:p>
          <w:p w14:paraId="334A699D"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48C27863"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order</w:t>
            </w:r>
            <w:r w:rsidRPr="003F1175">
              <w:rPr>
                <w:rFonts w:ascii="Arial" w:eastAsia="宋体" w:hAnsi="Arial"/>
              </w:rPr>
              <w:t>_</w:t>
            </w:r>
            <w:r w:rsidRPr="003E5AE9">
              <w:rPr>
                <w:rFonts w:ascii="Arial" w:eastAsia="宋体" w:hAnsi="Arial"/>
              </w:rPr>
              <w:t>type</w:t>
            </w:r>
            <w:r w:rsidRPr="00C55C38">
              <w:rPr>
                <w:rFonts w:ascii="宋体" w:eastAsia="宋体" w:hAnsi="宋体"/>
              </w:rPr>
              <w:t>"));</w:t>
            </w:r>
          </w:p>
          <w:p w14:paraId="67914B53"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4C03956E"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3EF8524A" w14:textId="6DE4CDC6"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构建订单来源范围检查</w:t>
            </w:r>
          </w:p>
          <w:p w14:paraId="7A057C8D" w14:textId="3F882050" w:rsidR="00C55C38" w:rsidRDefault="00C55C38" w:rsidP="00C55C38">
            <w:pPr>
              <w:ind w:firstLine="420"/>
              <w:rPr>
                <w:rFonts w:ascii="宋体" w:eastAsia="宋体" w:hAnsi="宋体"/>
              </w:rPr>
            </w:pPr>
            <w:r w:rsidRPr="003E5AE9">
              <w:rPr>
                <w:rFonts w:ascii="Arial" w:eastAsia="宋体" w:hAnsi="Arial"/>
              </w:rPr>
              <w:t>if</w:t>
            </w:r>
            <w:r w:rsidRPr="00C55C38">
              <w:rPr>
                <w:rFonts w:ascii="宋体" w:eastAsia="宋体" w:hAnsi="宋体"/>
              </w:rPr>
              <w:t>(</w:t>
            </w:r>
            <w:r w:rsidRPr="003E5AE9">
              <w:rPr>
                <w:rFonts w:ascii="Arial" w:eastAsia="宋体" w:hAnsi="Arial"/>
              </w:rPr>
              <w:t>null</w:t>
            </w:r>
            <w:r w:rsidRPr="00C55C38">
              <w:rPr>
                <w:rFonts w:ascii="宋体" w:eastAsia="宋体" w:hAnsi="宋体"/>
              </w:rPr>
              <w:t xml:space="preserve"> != </w:t>
            </w:r>
            <w:r w:rsidRPr="003E5AE9">
              <w:rPr>
                <w:rFonts w:ascii="Arial" w:eastAsia="宋体" w:hAnsi="Arial"/>
              </w:rPr>
              <w:t>condition</w:t>
            </w:r>
            <w:r w:rsidRPr="001244DA">
              <w:rPr>
                <w:rFonts w:ascii="Arial" w:eastAsia="宋体" w:hAnsi="Arial"/>
              </w:rPr>
              <w:t>.</w:t>
            </w:r>
            <w:r w:rsidRPr="003E5AE9">
              <w:rPr>
                <w:rFonts w:ascii="Arial" w:eastAsia="宋体" w:hAnsi="Arial"/>
              </w:rPr>
              <w:t>getOrderSources</w:t>
            </w:r>
            <w:r w:rsidRPr="00C55C38">
              <w:rPr>
                <w:rFonts w:ascii="宋体" w:eastAsia="宋体" w:hAnsi="宋体"/>
              </w:rPr>
              <w:t>() &amp;&amp; !</w:t>
            </w:r>
            <w:r w:rsidRPr="003E5AE9">
              <w:rPr>
                <w:rFonts w:ascii="Arial" w:eastAsia="宋体" w:hAnsi="Arial"/>
              </w:rPr>
              <w:t>condition</w:t>
            </w:r>
            <w:r w:rsidRPr="001244DA">
              <w:rPr>
                <w:rFonts w:ascii="Arial" w:eastAsia="宋体" w:hAnsi="Arial"/>
              </w:rPr>
              <w:t>.</w:t>
            </w:r>
            <w:r w:rsidRPr="003E5AE9">
              <w:rPr>
                <w:rFonts w:ascii="Arial" w:eastAsia="宋体" w:hAnsi="Arial"/>
              </w:rPr>
              <w:t>getOrderSources</w:t>
            </w:r>
            <w:r w:rsidRPr="00C55C38">
              <w:rPr>
                <w:rFonts w:ascii="宋体" w:eastAsia="宋体" w:hAnsi="宋体"/>
              </w:rPr>
              <w:t>()</w:t>
            </w:r>
          </w:p>
          <w:p w14:paraId="4DE94C27" w14:textId="4F729686" w:rsidR="00C55C38" w:rsidRPr="00C55C38" w:rsidRDefault="00C55C38" w:rsidP="00C55C38">
            <w:pPr>
              <w:ind w:firstLineChars="600" w:firstLine="1260"/>
              <w:rPr>
                <w:rFonts w:ascii="宋体" w:eastAsia="宋体" w:hAnsi="宋体"/>
              </w:rPr>
            </w:pPr>
            <w:r w:rsidRPr="001244DA">
              <w:rPr>
                <w:rFonts w:ascii="Arial" w:eastAsia="宋体" w:hAnsi="Arial"/>
              </w:rPr>
              <w:t>.</w:t>
            </w:r>
            <w:r w:rsidRPr="003E5AE9">
              <w:rPr>
                <w:rFonts w:ascii="Arial" w:eastAsia="宋体" w:hAnsi="Arial"/>
              </w:rPr>
              <w:t>isEmpty</w:t>
            </w:r>
            <w:r w:rsidRPr="00C55C38">
              <w:rPr>
                <w:rFonts w:ascii="宋体" w:eastAsia="宋体" w:hAnsi="宋体"/>
              </w:rPr>
              <w:t>()){</w:t>
            </w:r>
          </w:p>
          <w:p w14:paraId="0A1B5A39"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5660FF51"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come</w:t>
            </w:r>
            <w:r w:rsidRPr="003F1175">
              <w:rPr>
                <w:rFonts w:ascii="Arial" w:eastAsia="宋体" w:hAnsi="Arial"/>
              </w:rPr>
              <w:t>_</w:t>
            </w:r>
            <w:r w:rsidRPr="003E5AE9">
              <w:rPr>
                <w:rFonts w:ascii="Arial" w:eastAsia="宋体" w:hAnsi="Arial"/>
              </w:rPr>
              <w:t>from</w:t>
            </w:r>
            <w:r w:rsidRPr="00C55C38">
              <w:rPr>
                <w:rFonts w:ascii="宋体" w:eastAsia="宋体" w:hAnsi="宋体"/>
              </w:rPr>
              <w:t>"));</w:t>
            </w:r>
          </w:p>
          <w:p w14:paraId="622FB29F"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5AE462B0"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06AAED7B" w14:textId="33A7BA39" w:rsidR="00C55C38" w:rsidRDefault="00C55C38" w:rsidP="00C55C38">
            <w:pPr>
              <w:ind w:firstLine="420"/>
              <w:rPr>
                <w:rFonts w:ascii="宋体" w:eastAsia="宋体" w:hAnsi="宋体"/>
              </w:rPr>
            </w:pPr>
            <w:r w:rsidRPr="00C55C38">
              <w:rPr>
                <w:rFonts w:ascii="宋体" w:eastAsia="宋体" w:hAnsi="宋体"/>
              </w:rPr>
              <w:t>}</w:t>
            </w:r>
          </w:p>
          <w:p w14:paraId="72D6C09A" w14:textId="5ED49A14" w:rsidR="00C55C38" w:rsidRPr="00C55C38" w:rsidRDefault="00C55C38" w:rsidP="00C55C38">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构建运单类型范围检查</w:t>
            </w:r>
          </w:p>
          <w:p w14:paraId="66653E9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if</w:t>
            </w:r>
            <w:r w:rsidRPr="00C55C38">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getDeliveryIds</w:t>
            </w:r>
            <w:r w:rsidRPr="00C55C38">
              <w:rPr>
                <w:rFonts w:ascii="宋体" w:eastAsia="宋体" w:hAnsi="宋体"/>
              </w:rPr>
              <w:t>())){</w:t>
            </w:r>
          </w:p>
          <w:p w14:paraId="551F9F9E"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FunctionBuilder</w:t>
            </w:r>
            <w:r w:rsidRPr="00C55C38">
              <w:rPr>
                <w:rFonts w:ascii="宋体" w:eastAsia="宋体" w:hAnsi="宋体"/>
              </w:rPr>
              <w:t xml:space="preserve"> </w:t>
            </w:r>
            <w:r w:rsidRPr="003E5AE9">
              <w:rPr>
                <w:rFonts w:ascii="Arial" w:eastAsia="宋体" w:hAnsi="Arial"/>
              </w:rPr>
              <w:t>inFunc</w:t>
            </w:r>
            <w:r w:rsidRPr="00C55C38">
              <w:rPr>
                <w:rFonts w:ascii="宋体" w:eastAsia="宋体" w:hAnsi="宋体"/>
              </w:rPr>
              <w:t xml:space="preserve"> = </w:t>
            </w:r>
            <w:r w:rsidRPr="003E5AE9">
              <w:rPr>
                <w:rFonts w:ascii="Arial" w:eastAsia="宋体" w:hAnsi="Arial"/>
              </w:rPr>
              <w:t>newFunction</w:t>
            </w:r>
            <w:r w:rsidRPr="00C55C38">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IN</w:t>
            </w:r>
            <w:r w:rsidRPr="00C55C38">
              <w:rPr>
                <w:rFonts w:ascii="宋体" w:eastAsia="宋体" w:hAnsi="宋体"/>
              </w:rPr>
              <w:t>)</w:t>
            </w:r>
          </w:p>
          <w:p w14:paraId="393B4C09" w14:textId="77777777" w:rsidR="00C55C38" w:rsidRPr="00C55C38" w:rsidRDefault="00C55C38" w:rsidP="00C55C38">
            <w:pPr>
              <w:rPr>
                <w:rFonts w:ascii="宋体" w:eastAsia="宋体" w:hAnsi="宋体"/>
              </w:rPr>
            </w:pPr>
            <w:r w:rsidRPr="00C55C38">
              <w:rPr>
                <w:rFonts w:ascii="宋体" w:eastAsia="宋体" w:hAnsi="宋体"/>
              </w:rPr>
              <w:t xml:space="preserve">            </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orderAttr</w:t>
            </w:r>
            <w:r w:rsidRPr="00C55C38">
              <w:rPr>
                <w:rFonts w:ascii="宋体" w:eastAsia="宋体" w:hAnsi="宋体"/>
              </w:rPr>
              <w:t>("</w:t>
            </w:r>
            <w:r w:rsidRPr="003E5AE9">
              <w:rPr>
                <w:rFonts w:ascii="Arial" w:eastAsia="宋体" w:hAnsi="Arial"/>
              </w:rPr>
              <w:t>attribute</w:t>
            </w:r>
            <w:r w:rsidRPr="003F1175">
              <w:rPr>
                <w:rFonts w:ascii="Arial" w:eastAsia="宋体" w:hAnsi="Arial"/>
              </w:rPr>
              <w:t>_</w:t>
            </w:r>
            <w:r w:rsidRPr="003E5AE9">
              <w:rPr>
                <w:rFonts w:ascii="Arial" w:eastAsia="宋体" w:hAnsi="Arial"/>
              </w:rPr>
              <w:t>json</w:t>
            </w:r>
            <w:r w:rsidRPr="001244DA">
              <w:rPr>
                <w:rFonts w:ascii="Arial" w:eastAsia="宋体" w:hAnsi="Arial"/>
              </w:rPr>
              <w:t>.</w:t>
            </w:r>
            <w:r w:rsidRPr="003E5AE9">
              <w:rPr>
                <w:rFonts w:ascii="Arial" w:eastAsia="宋体" w:hAnsi="Arial"/>
              </w:rPr>
              <w:t>delivery</w:t>
            </w:r>
            <w:r w:rsidRPr="003F1175">
              <w:rPr>
                <w:rFonts w:ascii="Arial" w:eastAsia="宋体" w:hAnsi="Arial"/>
              </w:rPr>
              <w:t>_</w:t>
            </w:r>
            <w:r w:rsidRPr="003E5AE9">
              <w:rPr>
                <w:rFonts w:ascii="Arial" w:eastAsia="宋体" w:hAnsi="Arial"/>
              </w:rPr>
              <w:t>product</w:t>
            </w:r>
            <w:r w:rsidRPr="003F1175">
              <w:rPr>
                <w:rFonts w:ascii="Arial" w:eastAsia="宋体" w:hAnsi="Arial"/>
              </w:rPr>
              <w:t>_</w:t>
            </w:r>
            <w:r w:rsidRPr="003E5AE9">
              <w:rPr>
                <w:rFonts w:ascii="Arial" w:eastAsia="宋体" w:hAnsi="Arial"/>
              </w:rPr>
              <w:t>id</w:t>
            </w:r>
            <w:r w:rsidRPr="00C55C38">
              <w:rPr>
                <w:rFonts w:ascii="宋体" w:eastAsia="宋体" w:hAnsi="宋体"/>
              </w:rPr>
              <w:t>"));</w:t>
            </w:r>
          </w:p>
          <w:p w14:paraId="32E0D4BB"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condition</w:t>
            </w:r>
            <w:r w:rsidRPr="001244DA">
              <w:rPr>
                <w:rFonts w:ascii="Arial" w:eastAsia="宋体" w:hAnsi="Arial"/>
              </w:rPr>
              <w:t>.</w:t>
            </w:r>
            <w:r w:rsidRPr="003E5AE9">
              <w:rPr>
                <w:rFonts w:ascii="Arial" w:eastAsia="宋体" w:hAnsi="Arial"/>
              </w:rPr>
              <w:t>getCityIds</w:t>
            </w:r>
            <w:r w:rsidRPr="00C55C38">
              <w:rPr>
                <w:rFonts w:ascii="宋体" w:eastAsia="宋体" w:hAnsi="宋体"/>
              </w:rPr>
              <w:t>()</w:t>
            </w:r>
            <w:r w:rsidRPr="001244DA">
              <w:rPr>
                <w:rFonts w:ascii="Arial" w:eastAsia="宋体" w:hAnsi="Arial"/>
              </w:rPr>
              <w:t>.</w:t>
            </w:r>
            <w:r w:rsidRPr="003E5AE9">
              <w:rPr>
                <w:rFonts w:ascii="Arial" w:eastAsia="宋体" w:hAnsi="Arial"/>
              </w:rPr>
              <w:t>forEach</w:t>
            </w:r>
            <w:r w:rsidRPr="00C55C38">
              <w:rPr>
                <w:rFonts w:ascii="宋体" w:eastAsia="宋体" w:hAnsi="宋体"/>
              </w:rPr>
              <w:t>(</w:t>
            </w:r>
            <w:r w:rsidRPr="003E5AE9">
              <w:rPr>
                <w:rFonts w:ascii="Arial" w:eastAsia="宋体" w:hAnsi="Arial"/>
              </w:rPr>
              <w:t>id</w:t>
            </w:r>
            <w:r w:rsidRPr="00C55C38">
              <w:rPr>
                <w:rFonts w:ascii="宋体" w:eastAsia="宋体" w:hAnsi="宋体"/>
              </w:rPr>
              <w:t xml:space="preserve"> -&gt; </w:t>
            </w:r>
            <w:r w:rsidRPr="003E5AE9">
              <w:rPr>
                <w:rFonts w:ascii="Arial" w:eastAsia="宋体" w:hAnsi="Arial"/>
              </w:rPr>
              <w:t>inFunc</w:t>
            </w:r>
            <w:r w:rsidRPr="001244DA">
              <w:rPr>
                <w:rFonts w:ascii="Arial" w:eastAsia="宋体" w:hAnsi="Arial"/>
              </w:rPr>
              <w:t>.</w:t>
            </w:r>
            <w:r w:rsidRPr="003E5AE9">
              <w:rPr>
                <w:rFonts w:ascii="Arial" w:eastAsia="宋体" w:hAnsi="Arial"/>
              </w:rPr>
              <w:t>add</w:t>
            </w:r>
            <w:r w:rsidRPr="00C55C38">
              <w:rPr>
                <w:rFonts w:ascii="宋体" w:eastAsia="宋体" w:hAnsi="宋体"/>
              </w:rPr>
              <w:t>(</w:t>
            </w:r>
            <w:r w:rsidRPr="003E5AE9">
              <w:rPr>
                <w:rFonts w:ascii="Arial" w:eastAsia="宋体" w:hAnsi="Arial"/>
              </w:rPr>
              <w:t>newConst</w:t>
            </w:r>
            <w:r w:rsidRPr="00C55C38">
              <w:rPr>
                <w:rFonts w:ascii="宋体" w:eastAsia="宋体" w:hAnsi="宋体"/>
              </w:rPr>
              <w:t>(</w:t>
            </w:r>
            <w:r w:rsidRPr="003E5AE9">
              <w:rPr>
                <w:rFonts w:ascii="Arial" w:eastAsia="宋体" w:hAnsi="Arial"/>
              </w:rPr>
              <w:t>id</w:t>
            </w:r>
            <w:r w:rsidRPr="00C55C38">
              <w:rPr>
                <w:rFonts w:ascii="宋体" w:eastAsia="宋体" w:hAnsi="宋体"/>
              </w:rPr>
              <w:t>)));</w:t>
            </w:r>
          </w:p>
          <w:p w14:paraId="764DCD24" w14:textId="77777777" w:rsidR="00C55C38" w:rsidRPr="00C55C38" w:rsidRDefault="00C55C38" w:rsidP="00C55C38">
            <w:pPr>
              <w:rPr>
                <w:rFonts w:ascii="宋体" w:eastAsia="宋体" w:hAnsi="宋体"/>
              </w:rPr>
            </w:pPr>
            <w:r w:rsidRPr="00C55C38">
              <w:rPr>
                <w:rFonts w:ascii="宋体" w:eastAsia="宋体" w:hAnsi="宋体"/>
              </w:rPr>
              <w:t xml:space="preserve">        </w:t>
            </w:r>
            <w:r w:rsidRPr="003E5AE9">
              <w:rPr>
                <w:rFonts w:ascii="Arial" w:eastAsia="宋体" w:hAnsi="Arial"/>
              </w:rPr>
              <w:t>builder</w:t>
            </w:r>
            <w:r w:rsidRPr="00C55C38">
              <w:rPr>
                <w:rFonts w:ascii="宋体" w:eastAsia="宋体" w:hAnsi="宋体"/>
              </w:rPr>
              <w:t xml:space="preserve"> = </w:t>
            </w:r>
            <w:r w:rsidRPr="003E5AE9">
              <w:rPr>
                <w:rFonts w:ascii="Arial" w:eastAsia="宋体" w:hAnsi="Arial"/>
              </w:rPr>
              <w:t>builder</w:t>
            </w:r>
            <w:r w:rsidRPr="001244DA">
              <w:rPr>
                <w:rFonts w:ascii="Arial" w:eastAsia="宋体" w:hAnsi="Arial"/>
              </w:rPr>
              <w:t>.</w:t>
            </w:r>
            <w:r w:rsidRPr="003E5AE9">
              <w:rPr>
                <w:rFonts w:ascii="Arial" w:eastAsia="宋体" w:hAnsi="Arial"/>
              </w:rPr>
              <w:t>and</w:t>
            </w:r>
            <w:r w:rsidRPr="00C55C38">
              <w:rPr>
                <w:rFonts w:ascii="宋体" w:eastAsia="宋体" w:hAnsi="宋体"/>
              </w:rPr>
              <w:t>(</w:t>
            </w:r>
            <w:r w:rsidRPr="003E5AE9">
              <w:rPr>
                <w:rFonts w:ascii="Arial" w:eastAsia="宋体" w:hAnsi="Arial"/>
              </w:rPr>
              <w:t>inFunc</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21C3DBA9" w14:textId="77777777" w:rsidR="00C55C38" w:rsidRPr="00C55C38" w:rsidRDefault="00C55C38" w:rsidP="00C55C38">
            <w:pPr>
              <w:rPr>
                <w:rFonts w:ascii="宋体" w:eastAsia="宋体" w:hAnsi="宋体"/>
              </w:rPr>
            </w:pPr>
            <w:r w:rsidRPr="00C55C38">
              <w:rPr>
                <w:rFonts w:ascii="宋体" w:eastAsia="宋体" w:hAnsi="宋体"/>
              </w:rPr>
              <w:t xml:space="preserve">    }</w:t>
            </w:r>
          </w:p>
          <w:p w14:paraId="647A4D97" w14:textId="42FF733F" w:rsidR="00C55C38" w:rsidRDefault="00C55C38" w:rsidP="00C55C38">
            <w:pPr>
              <w:ind w:firstLine="420"/>
              <w:rPr>
                <w:rFonts w:ascii="宋体" w:eastAsia="宋体" w:hAnsi="宋体"/>
              </w:rPr>
            </w:pPr>
            <w:r w:rsidRPr="003E5AE9">
              <w:rPr>
                <w:rFonts w:ascii="Arial" w:eastAsia="宋体" w:hAnsi="Arial"/>
              </w:rPr>
              <w:t>return</w:t>
            </w:r>
            <w:r w:rsidRPr="00C55C38">
              <w:rPr>
                <w:rFonts w:ascii="宋体" w:eastAsia="宋体" w:hAnsi="宋体"/>
              </w:rPr>
              <w:t xml:space="preserve"> </w:t>
            </w:r>
            <w:r w:rsidRPr="003E5AE9">
              <w:rPr>
                <w:rFonts w:ascii="Arial" w:eastAsia="宋体" w:hAnsi="Arial"/>
              </w:rPr>
              <w:t>builder</w:t>
            </w:r>
            <w:r w:rsidRPr="001244DA">
              <w:rPr>
                <w:rFonts w:ascii="Arial" w:eastAsia="宋体" w:hAnsi="Arial"/>
              </w:rPr>
              <w:t>.</w:t>
            </w:r>
          </w:p>
          <w:p w14:paraId="71CEA65A" w14:textId="644C76E6" w:rsidR="00C55C38" w:rsidRPr="00C55C38" w:rsidRDefault="00C55C38" w:rsidP="00C55C38">
            <w:pPr>
              <w:ind w:firstLineChars="700" w:firstLine="1470"/>
              <w:rPr>
                <w:rFonts w:ascii="宋体" w:eastAsia="宋体" w:hAnsi="宋体"/>
              </w:rPr>
            </w:pPr>
            <w:r w:rsidRPr="003E5AE9">
              <w:rPr>
                <w:rFonts w:ascii="Arial" w:eastAsia="宋体" w:hAnsi="Arial"/>
              </w:rPr>
              <w:t>and</w:t>
            </w:r>
            <w:r w:rsidRPr="00C55C38">
              <w:rPr>
                <w:rFonts w:ascii="宋体" w:eastAsia="宋体" w:hAnsi="宋体"/>
              </w:rPr>
              <w:t>(</w:t>
            </w:r>
            <w:r w:rsidRPr="003E5AE9">
              <w:rPr>
                <w:rFonts w:ascii="Arial" w:eastAsia="宋体" w:hAnsi="Arial"/>
              </w:rPr>
              <w:t>attributeComputeMeta</w:t>
            </w:r>
            <w:r w:rsidRPr="00C55C38">
              <w:rPr>
                <w:rFonts w:ascii="宋体" w:eastAsia="宋体" w:hAnsi="宋体"/>
              </w:rPr>
              <w:t>(</w:t>
            </w:r>
            <w:r w:rsidRPr="003E5AE9">
              <w:rPr>
                <w:rFonts w:ascii="Arial" w:eastAsia="宋体" w:hAnsi="Arial"/>
              </w:rPr>
              <w:t>condition</w:t>
            </w:r>
            <w:r w:rsidRPr="001244DA">
              <w:rPr>
                <w:rFonts w:ascii="Arial" w:eastAsia="宋体" w:hAnsi="Arial"/>
              </w:rPr>
              <w:t>.</w:t>
            </w:r>
            <w:r w:rsidRPr="003E5AE9">
              <w:rPr>
                <w:rFonts w:ascii="Arial" w:eastAsia="宋体" w:hAnsi="Arial"/>
              </w:rPr>
              <w:t>getCondition</w:t>
            </w:r>
            <w:r w:rsidRPr="00C55C38">
              <w:rPr>
                <w:rFonts w:ascii="宋体" w:eastAsia="宋体" w:hAnsi="宋体"/>
              </w:rPr>
              <w:t>()))</w:t>
            </w:r>
            <w:r w:rsidRPr="001244DA">
              <w:rPr>
                <w:rFonts w:ascii="Arial" w:eastAsia="宋体" w:hAnsi="Arial"/>
              </w:rPr>
              <w:t>.</w:t>
            </w:r>
            <w:r w:rsidRPr="003E5AE9">
              <w:rPr>
                <w:rFonts w:ascii="Arial" w:eastAsia="宋体" w:hAnsi="Arial"/>
              </w:rPr>
              <w:t>build</w:t>
            </w:r>
            <w:r w:rsidRPr="00C55C38">
              <w:rPr>
                <w:rFonts w:ascii="宋体" w:eastAsia="宋体" w:hAnsi="宋体"/>
              </w:rPr>
              <w:t>();</w:t>
            </w:r>
          </w:p>
          <w:p w14:paraId="4B39106E" w14:textId="1FD0C13C" w:rsidR="00AF30E9" w:rsidRDefault="00C55C38" w:rsidP="00FD189F">
            <w:pPr>
              <w:keepNext/>
              <w:rPr>
                <w:rFonts w:ascii="宋体" w:eastAsia="宋体" w:hAnsi="宋体"/>
                <w:sz w:val="24"/>
                <w:szCs w:val="28"/>
              </w:rPr>
            </w:pPr>
            <w:r w:rsidRPr="00C55C38">
              <w:rPr>
                <w:rFonts w:ascii="宋体" w:eastAsia="宋体" w:hAnsi="宋体"/>
              </w:rPr>
              <w:t>}</w:t>
            </w:r>
          </w:p>
        </w:tc>
      </w:tr>
    </w:tbl>
    <w:p w14:paraId="60F58959" w14:textId="68A749C4" w:rsidR="00FD189F" w:rsidRDefault="00FD189F">
      <w:pPr>
        <w:pStyle w:val="af7"/>
      </w:pPr>
      <w:bookmarkStart w:id="337" w:name="_Toc36736592"/>
      <w:bookmarkStart w:id="338" w:name="_Toc3684456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7"/>
      <w:bookmarkEnd w:id="338"/>
    </w:p>
    <w:p w14:paraId="24C04B98" w14:textId="4EB3D657" w:rsidR="00AF30E9" w:rsidRDefault="00AF30E9" w:rsidP="00BF4990">
      <w:pPr>
        <w:pStyle w:val="3"/>
        <w:numPr>
          <w:ilvl w:val="2"/>
          <w:numId w:val="52"/>
        </w:numPr>
      </w:pPr>
      <w:bookmarkStart w:id="339" w:name="_Toc36732810"/>
      <w:bookmarkStart w:id="340" w:name="_Toc36844516"/>
      <w:r>
        <w:rPr>
          <w:rFonts w:hint="eastAsia"/>
        </w:rPr>
        <w:lastRenderedPageBreak/>
        <w:t>构建</w:t>
      </w:r>
      <w:r w:rsidRPr="003E5AE9">
        <w:rPr>
          <w:rFonts w:ascii="Arial" w:hAnsi="Arial" w:hint="eastAsia"/>
        </w:rPr>
        <w:t>Action</w:t>
      </w:r>
      <w:r>
        <w:rPr>
          <w:rFonts w:hint="eastAsia"/>
        </w:rPr>
        <w:t>功能实现</w:t>
      </w:r>
      <w:bookmarkEnd w:id="339"/>
      <w:bookmarkEnd w:id="340"/>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3E5AE9">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3E5AE9">
        <w:rPr>
          <w:rFonts w:ascii="Arial" w:eastAsia="宋体" w:hAnsi="Arial" w:hint="eastAsia"/>
          <w:sz w:val="24"/>
          <w:szCs w:val="28"/>
        </w:rPr>
        <w:t>Action</w:t>
      </w:r>
      <w:r>
        <w:rPr>
          <w:rFonts w:ascii="宋体" w:eastAsia="宋体" w:hAnsi="宋体" w:hint="eastAsia"/>
          <w:sz w:val="24"/>
          <w:szCs w:val="28"/>
        </w:rPr>
        <w:t>使用的是</w:t>
      </w:r>
      <w:r w:rsidRPr="003E5AE9">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3E5AE9">
        <w:rPr>
          <w:rFonts w:ascii="Arial" w:eastAsia="宋体" w:hAnsi="Arial" w:hint="eastAsia"/>
          <w:sz w:val="24"/>
          <w:szCs w:val="28"/>
        </w:rPr>
        <w:t>Action</w:t>
      </w:r>
      <w:r>
        <w:rPr>
          <w:rFonts w:ascii="宋体" w:eastAsia="宋体" w:hAnsi="宋体" w:hint="eastAsia"/>
          <w:sz w:val="24"/>
          <w:szCs w:val="28"/>
        </w:rPr>
        <w:t>时，</w:t>
      </w:r>
      <w:r w:rsidRPr="003E5AE9">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3E5AE9">
        <w:rPr>
          <w:rFonts w:ascii="Arial" w:eastAsia="宋体" w:hAnsi="Arial"/>
          <w:sz w:val="24"/>
          <w:szCs w:val="28"/>
        </w:rPr>
        <w:t>Action</w:t>
      </w:r>
      <w:r>
        <w:rPr>
          <w:rFonts w:ascii="宋体" w:eastAsia="宋体" w:hAnsi="宋体" w:hint="eastAsia"/>
          <w:sz w:val="24"/>
          <w:szCs w:val="28"/>
        </w:rPr>
        <w:t>中</w:t>
      </w:r>
      <w:r w:rsidRPr="003E5AE9">
        <w:rPr>
          <w:rFonts w:ascii="Arial" w:eastAsia="宋体" w:hAnsi="Arial" w:hint="eastAsia"/>
          <w:sz w:val="24"/>
          <w:szCs w:val="28"/>
        </w:rPr>
        <w:t>name</w:t>
      </w:r>
      <w:r>
        <w:rPr>
          <w:rFonts w:ascii="宋体" w:eastAsia="宋体" w:hAnsi="宋体" w:hint="eastAsia"/>
          <w:sz w:val="24"/>
          <w:szCs w:val="28"/>
        </w:rPr>
        <w:t>的值，</w:t>
      </w:r>
      <w:r w:rsidRPr="003E5AE9">
        <w:rPr>
          <w:rFonts w:ascii="Arial" w:eastAsia="宋体" w:hAnsi="Arial" w:hint="eastAsia"/>
          <w:sz w:val="24"/>
          <w:szCs w:val="28"/>
        </w:rPr>
        <w:t>Executor</w:t>
      </w:r>
      <w:r>
        <w:rPr>
          <w:rFonts w:ascii="宋体" w:eastAsia="宋体" w:hAnsi="宋体" w:hint="eastAsia"/>
          <w:sz w:val="24"/>
          <w:szCs w:val="28"/>
        </w:rPr>
        <w:t>利用</w:t>
      </w:r>
      <w:r w:rsidRPr="003E5AE9">
        <w:rPr>
          <w:rFonts w:ascii="Arial" w:eastAsia="宋体" w:hAnsi="Arial" w:hint="eastAsia"/>
          <w:sz w:val="24"/>
          <w:szCs w:val="28"/>
        </w:rPr>
        <w:t>Spring</w:t>
      </w:r>
      <w:r>
        <w:rPr>
          <w:rFonts w:ascii="宋体" w:eastAsia="宋体" w:hAnsi="宋体" w:hint="eastAsia"/>
          <w:sz w:val="24"/>
          <w:szCs w:val="28"/>
        </w:rPr>
        <w:t>容器，通过@</w:t>
      </w:r>
      <w:r w:rsidRPr="003E5AE9">
        <w:rPr>
          <w:rFonts w:ascii="Arial" w:eastAsia="宋体" w:hAnsi="Arial" w:hint="eastAsia"/>
          <w:sz w:val="24"/>
          <w:szCs w:val="28"/>
        </w:rPr>
        <w:t>Action</w:t>
      </w:r>
      <w:r>
        <w:rPr>
          <w:rFonts w:ascii="宋体" w:eastAsia="宋体" w:hAnsi="宋体" w:hint="eastAsia"/>
          <w:sz w:val="24"/>
          <w:szCs w:val="28"/>
        </w:rPr>
        <w:t>标签获取所有</w:t>
      </w:r>
      <w:r w:rsidRPr="003E5AE9">
        <w:rPr>
          <w:rFonts w:ascii="Arial" w:eastAsia="宋体" w:hAnsi="Arial" w:hint="eastAsia"/>
          <w:sz w:val="24"/>
          <w:szCs w:val="28"/>
        </w:rPr>
        <w:t>Action</w:t>
      </w:r>
      <w:r>
        <w:rPr>
          <w:rFonts w:ascii="宋体" w:eastAsia="宋体" w:hAnsi="宋体" w:hint="eastAsia"/>
          <w:sz w:val="24"/>
          <w:szCs w:val="28"/>
        </w:rPr>
        <w:t>，并通过</w:t>
      </w:r>
      <w:r w:rsidRPr="003E5AE9">
        <w:rPr>
          <w:rFonts w:ascii="Arial" w:eastAsia="宋体" w:hAnsi="Arial" w:hint="eastAsia"/>
          <w:sz w:val="24"/>
          <w:szCs w:val="28"/>
        </w:rPr>
        <w:t>name</w:t>
      </w:r>
      <w:r>
        <w:rPr>
          <w:rFonts w:ascii="宋体" w:eastAsia="宋体" w:hAnsi="宋体" w:hint="eastAsia"/>
          <w:sz w:val="24"/>
          <w:szCs w:val="28"/>
        </w:rPr>
        <w:t>值获取到指定的执行类，最终在</w:t>
      </w:r>
      <w:r w:rsidRPr="003E5AE9">
        <w:rPr>
          <w:rFonts w:ascii="Arial" w:eastAsia="宋体" w:hAnsi="Arial" w:hint="eastAsia"/>
          <w:sz w:val="24"/>
          <w:szCs w:val="28"/>
        </w:rPr>
        <w:t>Excutor</w:t>
      </w:r>
      <w:r>
        <w:rPr>
          <w:rFonts w:ascii="宋体" w:eastAsia="宋体" w:hAnsi="宋体" w:hint="eastAsia"/>
          <w:sz w:val="24"/>
          <w:szCs w:val="28"/>
        </w:rPr>
        <w:t>的</w:t>
      </w:r>
      <w:r w:rsidRPr="003E5AE9">
        <w:rPr>
          <w:rFonts w:ascii="Arial" w:eastAsia="宋体" w:hAnsi="Arial" w:hint="eastAsia"/>
          <w:sz w:val="24"/>
          <w:szCs w:val="28"/>
        </w:rPr>
        <w:t>invoke</w:t>
      </w:r>
      <w:r>
        <w:rPr>
          <w:rFonts w:ascii="宋体" w:eastAsia="宋体" w:hAnsi="宋体" w:hint="eastAsia"/>
          <w:sz w:val="24"/>
          <w:szCs w:val="28"/>
        </w:rPr>
        <w:t>方法中执行对应</w:t>
      </w:r>
      <w:r w:rsidRPr="003E5AE9">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3E5AE9">
        <w:rPr>
          <w:rFonts w:ascii="Arial" w:eastAsia="宋体" w:hAnsi="Arial" w:hint="eastAsia"/>
          <w:sz w:val="24"/>
          <w:szCs w:val="28"/>
        </w:rPr>
        <w:t>Spring</w:t>
      </w:r>
      <w:r>
        <w:rPr>
          <w:rFonts w:ascii="宋体" w:eastAsia="宋体" w:hAnsi="宋体" w:hint="eastAsia"/>
          <w:sz w:val="24"/>
          <w:szCs w:val="28"/>
        </w:rPr>
        <w:t>容器控制反转特性，</w:t>
      </w:r>
      <w:r w:rsidRPr="003E5AE9">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3E5AE9">
        <w:rPr>
          <w:rFonts w:ascii="Arial" w:eastAsia="宋体" w:hAnsi="Arial" w:hint="eastAsia"/>
          <w:sz w:val="24"/>
          <w:szCs w:val="28"/>
        </w:rPr>
        <w:t>Executor</w:t>
      </w:r>
      <w:r>
        <w:rPr>
          <w:rFonts w:ascii="宋体" w:eastAsia="宋体" w:hAnsi="宋体" w:hint="eastAsia"/>
          <w:sz w:val="24"/>
          <w:szCs w:val="28"/>
        </w:rPr>
        <w:t>中获取</w:t>
      </w:r>
      <w:r w:rsidRPr="003E5AE9">
        <w:rPr>
          <w:rFonts w:ascii="Arial" w:eastAsia="宋体" w:hAnsi="Arial" w:hint="eastAsia"/>
          <w:sz w:val="24"/>
          <w:szCs w:val="28"/>
        </w:rPr>
        <w:t>Action</w:t>
      </w:r>
      <w:r>
        <w:rPr>
          <w:rFonts w:ascii="宋体" w:eastAsia="宋体" w:hAnsi="宋体" w:hint="eastAsia"/>
          <w:sz w:val="24"/>
          <w:szCs w:val="28"/>
        </w:rPr>
        <w:t>并执行的逻辑能轻松应对未来可见的变更，例如新增</w:t>
      </w:r>
      <w:r w:rsidRPr="003E5AE9">
        <w:rPr>
          <w:rFonts w:ascii="Arial" w:eastAsia="宋体" w:hAnsi="Arial" w:hint="eastAsia"/>
          <w:sz w:val="24"/>
          <w:szCs w:val="28"/>
        </w:rPr>
        <w:t>Action</w:t>
      </w:r>
      <w:r>
        <w:rPr>
          <w:rFonts w:ascii="宋体" w:eastAsia="宋体" w:hAnsi="宋体" w:hint="eastAsia"/>
          <w:sz w:val="24"/>
          <w:szCs w:val="28"/>
        </w:rPr>
        <w:t>，仅仅需要在实现类上添加@</w:t>
      </w:r>
      <w:r w:rsidRPr="003E5AE9">
        <w:rPr>
          <w:rFonts w:ascii="Arial" w:eastAsia="宋体" w:hAnsi="Arial" w:hint="eastAsia"/>
          <w:sz w:val="24"/>
          <w:szCs w:val="28"/>
        </w:rPr>
        <w:t>Action</w:t>
      </w:r>
      <w:r>
        <w:rPr>
          <w:rFonts w:ascii="宋体" w:eastAsia="宋体" w:hAnsi="宋体" w:hint="eastAsia"/>
          <w:sz w:val="24"/>
          <w:szCs w:val="28"/>
        </w:rPr>
        <w:t>标签，删除</w:t>
      </w:r>
      <w:r w:rsidRPr="003E5AE9">
        <w:rPr>
          <w:rFonts w:ascii="Arial" w:eastAsia="宋体" w:hAnsi="Arial" w:hint="eastAsia"/>
          <w:sz w:val="24"/>
          <w:szCs w:val="28"/>
        </w:rPr>
        <w:t>Action</w:t>
      </w:r>
      <w:r>
        <w:rPr>
          <w:rFonts w:ascii="宋体" w:eastAsia="宋体" w:hAnsi="宋体" w:hint="eastAsia"/>
          <w:sz w:val="24"/>
          <w:szCs w:val="28"/>
        </w:rPr>
        <w:t>仅需要删除实现类上的@</w:t>
      </w:r>
      <w:r w:rsidRPr="003E5AE9">
        <w:rPr>
          <w:rFonts w:ascii="Arial" w:eastAsia="宋体" w:hAnsi="Arial" w:hint="eastAsia"/>
          <w:sz w:val="24"/>
          <w:szCs w:val="28"/>
        </w:rPr>
        <w:t>Action</w:t>
      </w:r>
      <w:r>
        <w:rPr>
          <w:rFonts w:ascii="宋体" w:eastAsia="宋体" w:hAnsi="宋体" w:hint="eastAsia"/>
          <w:sz w:val="24"/>
          <w:szCs w:val="28"/>
        </w:rPr>
        <w:t>标签。</w:t>
      </w:r>
      <w:r w:rsidRPr="003E5AE9">
        <w:rPr>
          <w:rFonts w:ascii="Arial" w:eastAsia="宋体" w:hAnsi="Arial"/>
          <w:sz w:val="24"/>
          <w:szCs w:val="28"/>
        </w:rPr>
        <w:t>buildAction</w:t>
      </w:r>
      <w:r>
        <w:rPr>
          <w:rFonts w:ascii="宋体" w:eastAsia="宋体" w:hAnsi="宋体" w:hint="eastAsia"/>
          <w:sz w:val="24"/>
          <w:szCs w:val="28"/>
        </w:rPr>
        <w:t>从</w:t>
      </w:r>
      <w:r w:rsidRPr="003E5AE9">
        <w:rPr>
          <w:rFonts w:ascii="Arial" w:eastAsia="宋体" w:hAnsi="Arial"/>
          <w:sz w:val="24"/>
          <w:szCs w:val="28"/>
        </w:rPr>
        <w:t>sceneRuleConfigDto</w:t>
      </w:r>
      <w:r w:rsidRPr="006840F6">
        <w:rPr>
          <w:rFonts w:ascii="宋体" w:eastAsia="宋体" w:hAnsi="宋体" w:hint="eastAsia"/>
          <w:sz w:val="24"/>
          <w:szCs w:val="28"/>
        </w:rPr>
        <w:t>中获取</w:t>
      </w:r>
      <w:r w:rsidRPr="003E5AE9">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3E5AE9">
        <w:rPr>
          <w:rFonts w:ascii="Arial" w:eastAsia="宋体" w:hAnsi="Arial" w:hint="eastAsia"/>
          <w:sz w:val="24"/>
          <w:szCs w:val="28"/>
        </w:rPr>
        <w:t>Action</w:t>
      </w:r>
      <w:r>
        <w:rPr>
          <w:rFonts w:ascii="宋体" w:eastAsia="宋体" w:hAnsi="宋体" w:hint="eastAsia"/>
          <w:sz w:val="24"/>
          <w:szCs w:val="28"/>
        </w:rPr>
        <w:t>。</w:t>
      </w:r>
      <w:r w:rsidRPr="003E5AE9">
        <w:rPr>
          <w:rFonts w:ascii="Arial" w:eastAsia="宋体" w:hAnsi="Arial" w:hint="eastAsia"/>
          <w:sz w:val="24"/>
          <w:szCs w:val="28"/>
        </w:rPr>
        <w:t>build</w:t>
      </w:r>
      <w:r w:rsidRPr="003E5AE9">
        <w:rPr>
          <w:rFonts w:ascii="Arial" w:eastAsia="宋体" w:hAnsi="Arial"/>
          <w:sz w:val="24"/>
          <w:szCs w:val="28"/>
        </w:rPr>
        <w:t>Action</w:t>
      </w:r>
      <w:r>
        <w:rPr>
          <w:rFonts w:ascii="宋体" w:eastAsia="宋体" w:hAnsi="宋体" w:hint="eastAsia"/>
          <w:sz w:val="24"/>
          <w:szCs w:val="28"/>
        </w:rPr>
        <w:t>方法返回值为</w:t>
      </w:r>
      <w:r w:rsidRPr="003E5AE9">
        <w:rPr>
          <w:rFonts w:ascii="Arial" w:eastAsia="宋体" w:hAnsi="Arial" w:hint="eastAsia"/>
          <w:sz w:val="24"/>
          <w:szCs w:val="28"/>
        </w:rPr>
        <w:t>Action</w:t>
      </w:r>
      <w:r>
        <w:rPr>
          <w:rFonts w:ascii="宋体" w:eastAsia="宋体" w:hAnsi="宋体" w:hint="eastAsia"/>
          <w:sz w:val="24"/>
          <w:szCs w:val="28"/>
        </w:rPr>
        <w:t>执行树的根节点。</w:t>
      </w:r>
    </w:p>
    <w:tbl>
      <w:tblPr>
        <w:tblStyle w:val="af3"/>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3E5AE9">
              <w:rPr>
                <w:rFonts w:ascii="Arial" w:eastAsia="宋体" w:hAnsi="Arial" w:hint="eastAsia"/>
              </w:rPr>
              <w:t>public</w:t>
            </w:r>
            <w:r>
              <w:rPr>
                <w:rFonts w:ascii="宋体" w:eastAsia="宋体" w:hAnsi="宋体"/>
              </w:rPr>
              <w:t xml:space="preserve"> </w:t>
            </w:r>
            <w:r w:rsidRPr="003E5AE9">
              <w:rPr>
                <w:rFonts w:ascii="Arial" w:eastAsia="宋体" w:hAnsi="Arial"/>
              </w:rPr>
              <w:t>FunctionDto</w:t>
            </w:r>
            <w:r>
              <w:rPr>
                <w:rFonts w:ascii="宋体" w:eastAsia="宋体" w:hAnsi="宋体"/>
              </w:rPr>
              <w:t xml:space="preserve"> </w:t>
            </w:r>
            <w:r w:rsidR="00AF30E9" w:rsidRPr="003E5AE9">
              <w:rPr>
                <w:rFonts w:ascii="Arial" w:eastAsia="宋体" w:hAnsi="Arial"/>
              </w:rPr>
              <w:t>buildAction</w:t>
            </w:r>
            <w:r w:rsidR="00AF30E9" w:rsidRPr="006840F6">
              <w:rPr>
                <w:rFonts w:ascii="宋体" w:eastAsia="宋体" w:hAnsi="宋体"/>
              </w:rPr>
              <w:t>(</w:t>
            </w:r>
            <w:r w:rsidR="00AF30E9" w:rsidRPr="003E5AE9">
              <w:rPr>
                <w:rFonts w:ascii="Arial" w:eastAsia="宋体" w:hAnsi="Arial"/>
              </w:rPr>
              <w:t>SceneRuleConfigDto</w:t>
            </w:r>
            <w:r w:rsidR="00AF30E9" w:rsidRPr="006840F6">
              <w:rPr>
                <w:rFonts w:ascii="宋体" w:eastAsia="宋体" w:hAnsi="宋体"/>
              </w:rPr>
              <w:t xml:space="preserve"> </w:t>
            </w:r>
            <w:r w:rsidR="00AF30E9" w:rsidRPr="003E5AE9">
              <w:rPr>
                <w:rFonts w:ascii="Arial" w:eastAsia="宋体" w:hAnsi="Arial"/>
              </w:rPr>
              <w:t>sceneRuleConfigDto</w:t>
            </w:r>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FunctionBuilder</w:t>
            </w:r>
            <w:r w:rsidRPr="006840F6">
              <w:rPr>
                <w:rFonts w:ascii="宋体" w:eastAsia="宋体" w:hAnsi="宋体"/>
              </w:rPr>
              <w:t xml:space="preserve"> </w:t>
            </w:r>
            <w:r w:rsidRPr="003E5AE9">
              <w:rPr>
                <w:rFonts w:ascii="Arial" w:eastAsia="宋体" w:hAnsi="Arial"/>
              </w:rPr>
              <w:t>builder</w:t>
            </w:r>
            <w:r w:rsidRPr="006840F6">
              <w:rPr>
                <w:rFonts w:ascii="宋体" w:eastAsia="宋体" w:hAnsi="宋体"/>
              </w:rPr>
              <w:t xml:space="preserve"> = </w:t>
            </w:r>
            <w:r w:rsidRPr="003E5AE9">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getMessageRule</w:t>
            </w:r>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else</w:t>
            </w:r>
            <w:r w:rsidRPr="006840F6">
              <w:rPr>
                <w:rFonts w:ascii="宋体" w:eastAsia="宋体" w:hAnsi="宋体"/>
              </w:rPr>
              <w:t>{</w:t>
            </w:r>
          </w:p>
          <w:p w14:paraId="6FD900BC"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sceneRuleConfigDto</w:t>
            </w:r>
          </w:p>
          <w:p w14:paraId="72FE31AB"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getMessageRule</w:t>
            </w:r>
            <w:r w:rsidRPr="006840F6">
              <w:rPr>
                <w:rFonts w:ascii="宋体" w:eastAsia="宋体" w:hAnsi="宋体"/>
              </w:rPr>
              <w:t>()</w:t>
            </w:r>
          </w:p>
          <w:p w14:paraId="1CC45340"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stream</w:t>
            </w:r>
            <w:r w:rsidRPr="006840F6">
              <w:rPr>
                <w:rFonts w:ascii="宋体" w:eastAsia="宋体" w:hAnsi="宋体"/>
              </w:rPr>
              <w:t>()</w:t>
            </w:r>
          </w:p>
          <w:p w14:paraId="32BA87E8"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forEach</w:t>
            </w:r>
            <w:r w:rsidRPr="006840F6">
              <w:rPr>
                <w:rFonts w:ascii="宋体" w:eastAsia="宋体" w:hAnsi="宋体"/>
              </w:rPr>
              <w:t>(</w:t>
            </w:r>
          </w:p>
          <w:p w14:paraId="38FC97F6"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item</w:t>
            </w:r>
            <w:r w:rsidRPr="006840F6">
              <w:rPr>
                <w:rFonts w:ascii="宋体" w:eastAsia="宋体" w:hAnsi="宋体"/>
              </w:rPr>
              <w:t>-&gt;{</w:t>
            </w:r>
          </w:p>
          <w:p w14:paraId="4D5E998C"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try</w:t>
            </w:r>
            <w:r w:rsidRPr="006840F6">
              <w:rPr>
                <w:rFonts w:ascii="宋体" w:eastAsia="宋体" w:hAnsi="宋体"/>
              </w:rPr>
              <w:t>{</w:t>
            </w:r>
          </w:p>
          <w:p w14:paraId="41358041"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buildMessageAction</w:t>
            </w:r>
            <w:r w:rsidRPr="006840F6">
              <w:rPr>
                <w:rFonts w:ascii="宋体" w:eastAsia="宋体" w:hAnsi="宋体"/>
              </w:rPr>
              <w:t>(</w:t>
            </w:r>
            <w:r w:rsidRPr="003E5AE9">
              <w:rPr>
                <w:rFonts w:ascii="Arial" w:eastAsia="宋体" w:hAnsi="Arial"/>
              </w:rPr>
              <w:t>item</w:t>
            </w:r>
            <w:r w:rsidRPr="006840F6">
              <w:rPr>
                <w:rFonts w:ascii="宋体" w:eastAsia="宋体" w:hAnsi="宋体"/>
              </w:rPr>
              <w:t>))</w:t>
            </w:r>
          </w:p>
          <w:p w14:paraId="3C8602C6"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catch</w:t>
            </w:r>
            <w:r w:rsidRPr="006840F6">
              <w:rPr>
                <w:rFonts w:ascii="宋体" w:eastAsia="宋体" w:hAnsi="宋体"/>
              </w:rPr>
              <w:t>(</w:t>
            </w:r>
            <w:r w:rsidRPr="003E5AE9">
              <w:rPr>
                <w:rFonts w:ascii="Arial" w:eastAsia="宋体" w:hAnsi="Arial"/>
              </w:rPr>
              <w:t>Exception</w:t>
            </w:r>
            <w:r w:rsidRPr="006840F6">
              <w:rPr>
                <w:rFonts w:ascii="宋体" w:eastAsia="宋体" w:hAnsi="宋体"/>
              </w:rPr>
              <w:t xml:space="preserve"> </w:t>
            </w:r>
            <w:r w:rsidRPr="003E5AE9">
              <w:rPr>
                <w:rFonts w:ascii="Arial" w:eastAsia="宋体" w:hAnsi="Arial"/>
              </w:rPr>
              <w:t>ex</w:t>
            </w:r>
            <w:r w:rsidRPr="006840F6">
              <w:rPr>
                <w:rFonts w:ascii="宋体" w:eastAsia="宋体" w:hAnsi="宋体"/>
              </w:rPr>
              <w:t>){</w:t>
            </w:r>
          </w:p>
          <w:p w14:paraId="7C253281" w14:textId="315AE7D8"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throw</w:t>
            </w:r>
            <w:r w:rsidRPr="006840F6">
              <w:rPr>
                <w:rFonts w:ascii="宋体" w:eastAsia="宋体" w:hAnsi="宋体"/>
              </w:rPr>
              <w:t xml:space="preserve"> </w:t>
            </w:r>
            <w:r w:rsidRPr="003E5AE9">
              <w:rPr>
                <w:rFonts w:ascii="Arial" w:eastAsia="宋体" w:hAnsi="Arial"/>
              </w:rPr>
              <w:t>new</w:t>
            </w:r>
            <w:r w:rsidRPr="006840F6">
              <w:rPr>
                <w:rFonts w:ascii="宋体" w:eastAsia="宋体" w:hAnsi="宋体"/>
              </w:rPr>
              <w:t xml:space="preserve"> </w:t>
            </w:r>
            <w:r w:rsidRPr="003E5AE9">
              <w:rPr>
                <w:rFonts w:ascii="Arial" w:eastAsia="宋体" w:hAnsi="Arial"/>
              </w:rPr>
              <w:t>RuntimeException</w:t>
            </w:r>
            <w:r w:rsidRPr="006840F6">
              <w:rPr>
                <w:rFonts w:ascii="宋体" w:eastAsia="宋体" w:hAnsi="宋体"/>
              </w:rPr>
              <w:t>("转变信息触达表达式错误");</w:t>
            </w:r>
          </w:p>
          <w:p w14:paraId="3A0F7121"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D73D8F9"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057CE6D" w14:textId="77777777" w:rsidR="00AF30E9" w:rsidRPr="006840F6" w:rsidRDefault="00AF30E9" w:rsidP="00AF30E9">
            <w:pPr>
              <w:rPr>
                <w:rFonts w:ascii="宋体" w:eastAsia="宋体" w:hAnsi="宋体"/>
              </w:rPr>
            </w:pPr>
            <w:r w:rsidRPr="006840F6">
              <w:rPr>
                <w:rFonts w:ascii="宋体" w:eastAsia="宋体" w:hAnsi="宋体"/>
              </w:rPr>
              <w:t xml:space="preserve">            );</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List</w:t>
            </w:r>
            <w:r w:rsidRPr="006840F6">
              <w:rPr>
                <w:rFonts w:ascii="宋体" w:eastAsia="宋体" w:hAnsi="宋体"/>
              </w:rPr>
              <w:t>&lt;</w:t>
            </w:r>
            <w:r w:rsidRPr="003E5AE9">
              <w:rPr>
                <w:rFonts w:ascii="Arial" w:eastAsia="宋体" w:hAnsi="Arial"/>
              </w:rPr>
              <w:t>FunctionDto</w:t>
            </w:r>
            <w:r w:rsidRPr="006840F6">
              <w:rPr>
                <w:rFonts w:ascii="宋体" w:eastAsia="宋体" w:hAnsi="宋体"/>
              </w:rPr>
              <w:t xml:space="preserve">&gt; </w:t>
            </w:r>
            <w:r w:rsidRPr="003E5AE9">
              <w:rPr>
                <w:rFonts w:ascii="Arial" w:eastAsia="宋体" w:hAnsi="Arial"/>
              </w:rPr>
              <w:t>compensations</w:t>
            </w:r>
            <w:r w:rsidRPr="006840F6">
              <w:rPr>
                <w:rFonts w:ascii="宋体" w:eastAsia="宋体" w:hAnsi="宋体"/>
              </w:rPr>
              <w:t xml:space="preserve"> = </w:t>
            </w:r>
            <w:r w:rsidRPr="003E5AE9">
              <w:rPr>
                <w:rFonts w:ascii="Arial" w:eastAsia="宋体" w:hAnsi="Arial"/>
              </w:rPr>
              <w:t>buildCompensationAction</w:t>
            </w:r>
            <w:r w:rsidRPr="006840F6">
              <w:rPr>
                <w:rFonts w:ascii="宋体" w:eastAsia="宋体" w:hAnsi="宋体"/>
              </w:rPr>
              <w:t>(</w:t>
            </w:r>
          </w:p>
          <w:p w14:paraId="189FD522" w14:textId="6E13058F" w:rsidR="00AF30E9" w:rsidRPr="006840F6" w:rsidRDefault="00AF30E9" w:rsidP="00AF30E9">
            <w:pPr>
              <w:ind w:firstLineChars="400" w:firstLine="840"/>
              <w:rPr>
                <w:rFonts w:ascii="宋体" w:eastAsia="宋体" w:hAnsi="宋体"/>
              </w:rPr>
            </w:pPr>
            <w:r w:rsidRPr="003E5AE9">
              <w:rPr>
                <w:rFonts w:ascii="Arial" w:eastAsia="宋体" w:hAnsi="Arial"/>
              </w:rPr>
              <w:t>sceneRuleConfigDto</w:t>
            </w:r>
            <w:r w:rsidRPr="001244DA">
              <w:rPr>
                <w:rFonts w:ascii="Arial" w:eastAsia="宋体" w:hAnsi="Arial"/>
              </w:rPr>
              <w:t>.</w:t>
            </w:r>
            <w:r w:rsidRPr="003E5AE9">
              <w:rPr>
                <w:rFonts w:ascii="Arial" w:eastAsia="宋体" w:hAnsi="Arial"/>
              </w:rPr>
              <w:t>getCompensateRule</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getTime</w:t>
            </w:r>
            <w:r w:rsidRPr="006840F6">
              <w:rPr>
                <w:rFonts w:ascii="宋体" w:eastAsia="宋体" w:hAnsi="宋体"/>
              </w:rPr>
              <w:t>());</w:t>
            </w:r>
          </w:p>
          <w:p w14:paraId="46C02689"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r w:rsidRPr="003E5AE9">
              <w:rPr>
                <w:rFonts w:ascii="Arial" w:eastAsia="宋体" w:hAnsi="Arial"/>
              </w:rPr>
              <w:t>CollectionUtils</w:t>
            </w:r>
            <w:r w:rsidRPr="001244DA">
              <w:rPr>
                <w:rFonts w:ascii="Arial" w:eastAsia="宋体" w:hAnsi="Arial"/>
              </w:rPr>
              <w:t>.</w:t>
            </w:r>
            <w:r w:rsidRPr="003E5AE9">
              <w:rPr>
                <w:rFonts w:ascii="Arial" w:eastAsia="宋体" w:hAnsi="Arial"/>
              </w:rPr>
              <w:t>isEmpty</w:t>
            </w:r>
            <w:r w:rsidRPr="006840F6">
              <w:rPr>
                <w:rFonts w:ascii="宋体" w:eastAsia="宋体" w:hAnsi="宋体"/>
              </w:rPr>
              <w:t>(</w:t>
            </w:r>
            <w:r w:rsidRPr="003E5AE9">
              <w:rPr>
                <w:rFonts w:ascii="Arial" w:eastAsia="宋体" w:hAnsi="Arial"/>
              </w:rPr>
              <w:t>compensations</w:t>
            </w:r>
            <w:r w:rsidRPr="006840F6">
              <w:rPr>
                <w:rFonts w:ascii="宋体" w:eastAsia="宋体" w:hAnsi="宋体"/>
              </w:rPr>
              <w:t>)){</w:t>
            </w:r>
          </w:p>
          <w:p w14:paraId="54931D8D" w14:textId="77777777" w:rsidR="00AF30E9" w:rsidRPr="006840F6" w:rsidRDefault="00AF30E9" w:rsidP="00AF30E9">
            <w:pPr>
              <w:rPr>
                <w:rFonts w:ascii="宋体" w:eastAsia="宋体" w:hAnsi="宋体"/>
              </w:rPr>
            </w:pPr>
            <w:r w:rsidRPr="006840F6">
              <w:rPr>
                <w:rFonts w:ascii="宋体" w:eastAsia="宋体" w:hAnsi="宋体"/>
              </w:rPr>
              <w:lastRenderedPageBreak/>
              <w:t xml:space="preserve">        </w:t>
            </w:r>
            <w:r w:rsidRPr="003E5AE9">
              <w:rPr>
                <w:rFonts w:ascii="Arial" w:eastAsia="宋体" w:hAnsi="Arial"/>
              </w:rPr>
              <w:t>compensations</w:t>
            </w:r>
            <w:r w:rsidRPr="001244DA">
              <w:rPr>
                <w:rFonts w:ascii="Arial" w:eastAsia="宋体" w:hAnsi="Arial"/>
              </w:rPr>
              <w:t>.</w:t>
            </w:r>
            <w:r w:rsidRPr="003E5AE9">
              <w:rPr>
                <w:rFonts w:ascii="Arial" w:eastAsia="宋体" w:hAnsi="Arial"/>
              </w:rPr>
              <w:t>stream</w:t>
            </w:r>
            <w:r w:rsidRPr="006840F6">
              <w:rPr>
                <w:rFonts w:ascii="宋体" w:eastAsia="宋体" w:hAnsi="宋体"/>
              </w:rPr>
              <w:t>()</w:t>
            </w:r>
            <w:r w:rsidRPr="001244DA">
              <w:rPr>
                <w:rFonts w:ascii="Arial" w:eastAsia="宋体" w:hAnsi="Arial"/>
              </w:rPr>
              <w:t>.</w:t>
            </w:r>
            <w:r w:rsidRPr="003E5AE9">
              <w:rPr>
                <w:rFonts w:ascii="Arial" w:eastAsia="宋体" w:hAnsi="Arial"/>
              </w:rPr>
              <w:t>forEach</w:t>
            </w:r>
            <w:r w:rsidRPr="006840F6">
              <w:rPr>
                <w:rFonts w:ascii="宋体" w:eastAsia="宋体" w:hAnsi="宋体"/>
              </w:rPr>
              <w:t>(</w:t>
            </w:r>
            <w:r w:rsidRPr="003E5AE9">
              <w:rPr>
                <w:rFonts w:ascii="Arial" w:eastAsia="宋体" w:hAnsi="Arial"/>
              </w:rPr>
              <w:t>item</w:t>
            </w:r>
            <w:r w:rsidRPr="006840F6">
              <w:rPr>
                <w:rFonts w:ascii="宋体" w:eastAsia="宋体" w:hAnsi="宋体"/>
              </w:rPr>
              <w:t>-&gt;{</w:t>
            </w:r>
          </w:p>
          <w:p w14:paraId="2AE18483"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item</w:t>
            </w:r>
            <w:r w:rsidRPr="006840F6">
              <w:rPr>
                <w:rFonts w:ascii="宋体" w:eastAsia="宋体" w:hAnsi="宋体"/>
              </w:rPr>
              <w:t>);</w:t>
            </w:r>
          </w:p>
          <w:p w14:paraId="28A56AB6" w14:textId="77777777" w:rsidR="00AF30E9" w:rsidRPr="006840F6" w:rsidRDefault="00AF30E9" w:rsidP="00AF30E9">
            <w:pPr>
              <w:rPr>
                <w:rFonts w:ascii="宋体" w:eastAsia="宋体" w:hAnsi="宋体"/>
              </w:rPr>
            </w:pPr>
            <w:r w:rsidRPr="006840F6">
              <w:rPr>
                <w:rFonts w:ascii="宋体" w:eastAsia="宋体" w:hAnsi="宋体"/>
              </w:rPr>
              <w:t xml:space="preserve">        })</w:t>
            </w:r>
          </w:p>
          <w:p w14:paraId="6CFB88C7" w14:textId="77777777" w:rsidR="00AF30E9" w:rsidRPr="006840F6" w:rsidRDefault="00AF30E9" w:rsidP="00AF30E9">
            <w:pPr>
              <w:rPr>
                <w:rFonts w:ascii="宋体" w:eastAsia="宋体" w:hAnsi="宋体"/>
              </w:rPr>
            </w:pPr>
            <w:r w:rsidRPr="006840F6">
              <w:rPr>
                <w:rFonts w:ascii="宋体" w:eastAsia="宋体" w:hAnsi="宋体"/>
              </w:rPr>
              <w:t xml:space="preserve">    }</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if</w:t>
            </w:r>
            <w:r w:rsidRPr="006840F6">
              <w:rPr>
                <w:rFonts w:ascii="宋体" w:eastAsia="宋体" w:hAnsi="宋体"/>
              </w:rPr>
              <w:t>(</w:t>
            </w:r>
            <w:r w:rsidRPr="003E5AE9">
              <w:rPr>
                <w:rFonts w:ascii="Arial" w:eastAsia="宋体" w:hAnsi="Arial"/>
              </w:rPr>
              <w:t>Boolean</w:t>
            </w:r>
            <w:r w:rsidRPr="001244DA">
              <w:rPr>
                <w:rFonts w:ascii="Arial" w:eastAsia="宋体" w:hAnsi="Arial"/>
              </w:rPr>
              <w:t>.</w:t>
            </w:r>
            <w:r w:rsidRPr="003E5AE9">
              <w:rPr>
                <w:rFonts w:ascii="Arial" w:eastAsia="宋体" w:hAnsi="Arial"/>
              </w:rPr>
              <w:t>TRUE</w:t>
            </w:r>
            <w:r w:rsidRPr="001244DA">
              <w:rPr>
                <w:rFonts w:ascii="Arial" w:eastAsia="宋体" w:hAnsi="Arial"/>
              </w:rPr>
              <w:t>.</w:t>
            </w:r>
            <w:r w:rsidRPr="003E5AE9">
              <w:rPr>
                <w:rFonts w:ascii="Arial" w:eastAsia="宋体" w:hAnsi="Arial"/>
              </w:rPr>
              <w:t>equals</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getCancelRule</w:t>
            </w:r>
            <w:r w:rsidRPr="006840F6">
              <w:rPr>
                <w:rFonts w:ascii="宋体" w:eastAsia="宋体" w:hAnsi="宋体"/>
              </w:rPr>
              <w:t>()</w:t>
            </w:r>
            <w:r w:rsidRPr="001244DA">
              <w:rPr>
                <w:rFonts w:ascii="Arial" w:eastAsia="宋体" w:hAnsi="Arial"/>
              </w:rPr>
              <w:t>.</w:t>
            </w:r>
            <w:r w:rsidRPr="003E5AE9">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FunctionDto</w:t>
            </w:r>
            <w:r w:rsidRPr="006840F6">
              <w:rPr>
                <w:rFonts w:ascii="宋体" w:eastAsia="宋体" w:hAnsi="宋体"/>
              </w:rPr>
              <w:t xml:space="preserve"> </w:t>
            </w:r>
            <w:r w:rsidRPr="003E5AE9">
              <w:rPr>
                <w:rFonts w:ascii="Arial" w:eastAsia="宋体" w:hAnsi="Arial"/>
              </w:rPr>
              <w:t>cancelCondition</w:t>
            </w:r>
            <w:r w:rsidRPr="006840F6">
              <w:rPr>
                <w:rFonts w:ascii="宋体" w:eastAsia="宋体" w:hAnsi="宋体"/>
              </w:rPr>
              <w:t xml:space="preserve"> = </w:t>
            </w:r>
            <w:r w:rsidRPr="003E5AE9">
              <w:rPr>
                <w:rFonts w:ascii="Arial" w:eastAsia="宋体" w:hAnsi="Arial"/>
              </w:rPr>
              <w:t>conditionRuleDto</w:t>
            </w:r>
            <w:r w:rsidRPr="003F1175">
              <w:rPr>
                <w:rFonts w:ascii="Arial" w:eastAsia="宋体" w:hAnsi="Arial"/>
              </w:rPr>
              <w:t>2</w:t>
            </w:r>
            <w:r w:rsidRPr="003E5AE9">
              <w:rPr>
                <w:rFonts w:ascii="Arial" w:eastAsia="宋体" w:hAnsi="Arial"/>
              </w:rPr>
              <w:t>Function</w:t>
            </w:r>
            <w:r w:rsidRPr="006840F6">
              <w:rPr>
                <w:rFonts w:ascii="宋体" w:eastAsia="宋体" w:hAnsi="宋体"/>
              </w:rPr>
              <w:t>(</w:t>
            </w:r>
          </w:p>
          <w:p w14:paraId="326A4900" w14:textId="6AC92B71" w:rsidR="00AF30E9" w:rsidRPr="006840F6" w:rsidRDefault="00AF30E9" w:rsidP="00AF30E9">
            <w:pPr>
              <w:ind w:firstLineChars="900" w:firstLine="1890"/>
              <w:rPr>
                <w:rFonts w:ascii="宋体" w:eastAsia="宋体" w:hAnsi="宋体"/>
              </w:rPr>
            </w:pPr>
            <w:r w:rsidRPr="003E5AE9">
              <w:rPr>
                <w:rFonts w:ascii="Arial" w:eastAsia="宋体" w:hAnsi="Arial"/>
              </w:rPr>
              <w:t>sceneRuleConfigDto</w:t>
            </w:r>
            <w:r w:rsidRPr="001244DA">
              <w:rPr>
                <w:rFonts w:ascii="Arial" w:eastAsia="宋体" w:hAnsi="Arial"/>
              </w:rPr>
              <w:t>.</w:t>
            </w:r>
            <w:r w:rsidRPr="003E5AE9">
              <w:rPr>
                <w:rFonts w:ascii="Arial" w:eastAsia="宋体" w:hAnsi="Arial"/>
              </w:rPr>
              <w:t>getCancelRUle</w:t>
            </w:r>
            <w:r w:rsidRPr="006840F6">
              <w:rPr>
                <w:rFonts w:ascii="宋体" w:eastAsia="宋体" w:hAnsi="宋体"/>
              </w:rPr>
              <w:t>()</w:t>
            </w:r>
            <w:r w:rsidRPr="001244DA">
              <w:rPr>
                <w:rFonts w:ascii="Arial" w:eastAsia="宋体" w:hAnsi="Arial"/>
              </w:rPr>
              <w:t>.</w:t>
            </w:r>
            <w:r w:rsidRPr="003E5AE9">
              <w:rPr>
                <w:rFonts w:ascii="Arial" w:eastAsia="宋体" w:hAnsi="Arial"/>
              </w:rPr>
              <w:t>getCondition</w:t>
            </w:r>
            <w:r w:rsidRPr="006840F6">
              <w:rPr>
                <w:rFonts w:ascii="宋体" w:eastAsia="宋体" w:hAnsi="宋体"/>
              </w:rPr>
              <w:t>());</w:t>
            </w:r>
          </w:p>
          <w:p w14:paraId="327F4284"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newFunction</w:t>
            </w:r>
            <w:r w:rsidRPr="006840F6">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IF</w:t>
            </w:r>
            <w:r w:rsidRPr="006840F6">
              <w:rPr>
                <w:rFonts w:ascii="宋体" w:eastAsia="宋体" w:hAnsi="宋体"/>
              </w:rPr>
              <w:t>)</w:t>
            </w:r>
          </w:p>
          <w:p w14:paraId="5727A0A9"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cancelCondition</w:t>
            </w:r>
            <w:r w:rsidRPr="006840F6">
              <w:rPr>
                <w:rFonts w:ascii="宋体" w:eastAsia="宋体" w:hAnsi="宋体"/>
              </w:rPr>
              <w:t>)</w:t>
            </w:r>
          </w:p>
          <w:p w14:paraId="264B6403"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newFunction</w:t>
            </w:r>
            <w:r w:rsidRPr="006840F6">
              <w:rPr>
                <w:rFonts w:ascii="宋体" w:eastAsia="宋体" w:hAnsi="宋体"/>
              </w:rPr>
              <w:t>(</w:t>
            </w:r>
            <w:r w:rsidRPr="003E5AE9">
              <w:rPr>
                <w:rFonts w:ascii="Arial" w:eastAsia="宋体" w:hAnsi="Arial"/>
              </w:rPr>
              <w:t>FunctionName</w:t>
            </w:r>
            <w:r w:rsidRPr="001244DA">
              <w:rPr>
                <w:rFonts w:ascii="Arial" w:eastAsia="宋体" w:hAnsi="Arial"/>
              </w:rPr>
              <w:t>.</w:t>
            </w:r>
            <w:r w:rsidRPr="003E5AE9">
              <w:rPr>
                <w:rFonts w:ascii="Arial" w:eastAsia="宋体" w:hAnsi="Arial"/>
              </w:rPr>
              <w:t>ACTION</w:t>
            </w:r>
            <w:r w:rsidRPr="006840F6">
              <w:rPr>
                <w:rFonts w:ascii="宋体" w:eastAsia="宋体" w:hAnsi="宋体"/>
              </w:rPr>
              <w:t>)</w:t>
            </w:r>
          </w:p>
          <w:p w14:paraId="3548A128"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newConst</w:t>
            </w:r>
            <w:r w:rsidRPr="006840F6">
              <w:rPr>
                <w:rFonts w:ascii="宋体" w:eastAsia="宋体" w:hAnsi="宋体"/>
              </w:rPr>
              <w:t>(</w:t>
            </w:r>
            <w:r w:rsidRPr="003E5AE9">
              <w:rPr>
                <w:rFonts w:ascii="Arial" w:eastAsia="宋体" w:hAnsi="Arial"/>
              </w:rPr>
              <w:t>ActionDto</w:t>
            </w:r>
            <w:r w:rsidRPr="001244DA">
              <w:rPr>
                <w:rFonts w:ascii="Arial" w:eastAsia="宋体" w:hAnsi="Arial"/>
              </w:rPr>
              <w:t>.</w:t>
            </w:r>
            <w:r w:rsidRPr="003E5AE9">
              <w:rPr>
                <w:rFonts w:ascii="Arial" w:eastAsia="宋体" w:hAnsi="Arial"/>
              </w:rPr>
              <w:t>ActionType</w:t>
            </w:r>
            <w:r w:rsidRPr="001244DA">
              <w:rPr>
                <w:rFonts w:ascii="Arial" w:eastAsia="宋体" w:hAnsi="Arial"/>
              </w:rPr>
              <w:t>.</w:t>
            </w:r>
            <w:r w:rsidRPr="003E5AE9">
              <w:rPr>
                <w:rFonts w:ascii="Arial" w:eastAsia="宋体" w:hAnsi="Arial"/>
              </w:rPr>
              <w:t>SET</w:t>
            </w:r>
            <w:r w:rsidRPr="003F1175">
              <w:rPr>
                <w:rFonts w:ascii="Arial" w:eastAsia="宋体" w:hAnsi="Arial"/>
              </w:rPr>
              <w:t>_</w:t>
            </w:r>
            <w:r w:rsidRPr="003E5AE9">
              <w:rPr>
                <w:rFonts w:ascii="Arial" w:eastAsia="宋体" w:hAnsi="Arial"/>
              </w:rPr>
              <w:t>USER</w:t>
            </w:r>
            <w:r w:rsidRPr="003F1175">
              <w:rPr>
                <w:rFonts w:ascii="Arial" w:eastAsia="宋体" w:hAnsi="Arial"/>
              </w:rPr>
              <w:t>_</w:t>
            </w:r>
            <w:r w:rsidRPr="003E5AE9">
              <w:rPr>
                <w:rFonts w:ascii="Arial" w:eastAsia="宋体" w:hAnsi="Arial"/>
              </w:rPr>
              <w:t>CANCEL</w:t>
            </w:r>
            <w:r w:rsidRPr="006840F6">
              <w:rPr>
                <w:rFonts w:ascii="宋体" w:eastAsia="宋体" w:hAnsi="宋体"/>
              </w:rPr>
              <w:t>))</w:t>
            </w:r>
          </w:p>
          <w:p w14:paraId="3E5B3BBF"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newVariable</w:t>
            </w:r>
            <w:r w:rsidRPr="006840F6">
              <w:rPr>
                <w:rFonts w:ascii="宋体" w:eastAsia="宋体" w:hAnsi="宋体"/>
              </w:rPr>
              <w:t>("</w:t>
            </w:r>
            <w:r w:rsidRPr="003E5AE9">
              <w:rPr>
                <w:rFonts w:ascii="Arial" w:eastAsia="宋体" w:hAnsi="Arial"/>
              </w:rPr>
              <w:t>orderId</w:t>
            </w:r>
            <w:r w:rsidRPr="006840F6">
              <w:rPr>
                <w:rFonts w:ascii="宋体" w:eastAsia="宋体" w:hAnsi="宋体"/>
              </w:rPr>
              <w:t>"))</w:t>
            </w:r>
          </w:p>
          <w:p w14:paraId="4D0FDB6A"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newConst</w:t>
            </w:r>
            <w:r w:rsidRPr="006840F6">
              <w:rPr>
                <w:rFonts w:ascii="宋体" w:eastAsia="宋体" w:hAnsi="宋体"/>
              </w:rPr>
              <w:t>(</w:t>
            </w:r>
            <w:r w:rsidRPr="003E5AE9">
              <w:rPr>
                <w:rFonts w:ascii="Arial" w:eastAsia="宋体" w:hAnsi="Arial"/>
              </w:rPr>
              <w:t>true</w:t>
            </w:r>
            <w:r w:rsidRPr="006840F6">
              <w:rPr>
                <w:rFonts w:ascii="宋体" w:eastAsia="宋体" w:hAnsi="宋体"/>
              </w:rPr>
              <w:t>))</w:t>
            </w:r>
            <w:r w:rsidRPr="001244DA">
              <w:rPr>
                <w:rFonts w:ascii="Arial" w:eastAsia="宋体" w:hAnsi="Arial"/>
              </w:rPr>
              <w:t>.</w:t>
            </w:r>
            <w:r w:rsidRPr="003E5AE9">
              <w:rPr>
                <w:rFonts w:ascii="Arial" w:eastAsia="宋体" w:hAnsi="Arial"/>
              </w:rPr>
              <w:t>builde</w:t>
            </w:r>
            <w:r w:rsidRPr="006840F6">
              <w:rPr>
                <w:rFonts w:ascii="宋体" w:eastAsia="宋体" w:hAnsi="宋体"/>
              </w:rPr>
              <w:t>())</w:t>
            </w:r>
          </w:p>
          <w:p w14:paraId="746140DB" w14:textId="77777777" w:rsidR="00AF30E9" w:rsidRPr="006840F6" w:rsidRDefault="00AF30E9" w:rsidP="00AF30E9">
            <w:pPr>
              <w:rPr>
                <w:rFonts w:ascii="宋体" w:eastAsia="宋体" w:hAnsi="宋体"/>
              </w:rPr>
            </w:pPr>
            <w:r w:rsidRPr="006840F6">
              <w:rPr>
                <w:rFonts w:ascii="宋体" w:eastAsia="宋体" w:hAnsi="宋体"/>
              </w:rPr>
              <w:t xml:space="preserve">        </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emptyAction</w:t>
            </w:r>
            <w:r w:rsidRPr="006840F6">
              <w:rPr>
                <w:rFonts w:ascii="宋体" w:eastAsia="宋体" w:hAnsi="宋体"/>
              </w:rPr>
              <w:t>())</w:t>
            </w:r>
            <w:r w:rsidRPr="001244DA">
              <w:rPr>
                <w:rFonts w:ascii="Arial" w:eastAsia="宋体" w:hAnsi="Arial"/>
              </w:rPr>
              <w:t>.</w:t>
            </w:r>
            <w:r w:rsidRPr="003E5AE9">
              <w:rPr>
                <w:rFonts w:ascii="Arial" w:eastAsia="宋体" w:hAnsi="Arial"/>
              </w:rPr>
              <w:t>builde</w:t>
            </w:r>
            <w:r w:rsidRPr="006840F6">
              <w:rPr>
                <w:rFonts w:ascii="宋体" w:eastAsia="宋体" w:hAnsi="宋体"/>
              </w:rPr>
              <w:t>());</w:t>
            </w:r>
          </w:p>
          <w:p w14:paraId="5201F9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add</w:t>
            </w:r>
            <w:r w:rsidRPr="006840F6">
              <w:rPr>
                <w:rFonts w:ascii="宋体" w:eastAsia="宋体" w:hAnsi="宋体"/>
              </w:rPr>
              <w:t>(</w:t>
            </w:r>
            <w:r w:rsidRPr="003E5AE9">
              <w:rPr>
                <w:rFonts w:ascii="Arial" w:eastAsia="宋体" w:hAnsi="Arial"/>
              </w:rPr>
              <w:t>builderClaimAction</w:t>
            </w:r>
            <w:r w:rsidRPr="006840F6">
              <w:rPr>
                <w:rFonts w:ascii="宋体" w:eastAsia="宋体" w:hAnsi="宋体"/>
              </w:rPr>
              <w:t>(</w:t>
            </w:r>
            <w:r w:rsidRPr="003E5AE9">
              <w:rPr>
                <w:rFonts w:ascii="Arial" w:eastAsia="宋体" w:hAnsi="Arial"/>
              </w:rPr>
              <w:t>sceneRuleConfigDto</w:t>
            </w:r>
            <w:r w:rsidRPr="001244DA">
              <w:rPr>
                <w:rFonts w:ascii="Arial" w:eastAsia="宋体" w:hAnsi="Arial"/>
              </w:rPr>
              <w:t>.</w:t>
            </w:r>
            <w:r w:rsidRPr="003E5AE9">
              <w:rPr>
                <w:rFonts w:ascii="Arial" w:eastAsia="宋体" w:hAnsi="Arial"/>
              </w:rPr>
              <w:t>getClaimRule</w:t>
            </w:r>
            <w:r w:rsidRPr="006840F6">
              <w:rPr>
                <w:rFonts w:ascii="宋体" w:eastAsia="宋体" w:hAnsi="宋体"/>
              </w:rPr>
              <w:t>())</w:t>
            </w:r>
            <w:r w:rsidRPr="001244DA">
              <w:rPr>
                <w:rFonts w:ascii="Arial" w:eastAsia="宋体" w:hAnsi="Arial"/>
              </w:rPr>
              <w:t>.</w:t>
            </w:r>
            <w:r w:rsidRPr="003E5AE9">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3E5AE9">
              <w:rPr>
                <w:rFonts w:ascii="Arial" w:eastAsia="宋体" w:hAnsi="Arial"/>
              </w:rPr>
              <w:t>return</w:t>
            </w:r>
            <w:r w:rsidRPr="006840F6">
              <w:rPr>
                <w:rFonts w:ascii="宋体" w:eastAsia="宋体" w:hAnsi="宋体"/>
              </w:rPr>
              <w:t xml:space="preserve"> </w:t>
            </w:r>
            <w:r w:rsidRPr="003E5AE9">
              <w:rPr>
                <w:rFonts w:ascii="Arial" w:eastAsia="宋体" w:hAnsi="Arial"/>
              </w:rPr>
              <w:t>builder</w:t>
            </w:r>
            <w:r w:rsidRPr="001244DA">
              <w:rPr>
                <w:rFonts w:ascii="Arial" w:eastAsia="宋体" w:hAnsi="Arial"/>
              </w:rPr>
              <w:t>.</w:t>
            </w:r>
            <w:r w:rsidRPr="003E5AE9">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7"/>
      </w:pPr>
      <w:bookmarkStart w:id="341" w:name="_Toc36736593"/>
      <w:bookmarkStart w:id="342" w:name="_Toc36844562"/>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3E5AE9">
        <w:t>Action</w:t>
      </w:r>
      <w:r w:rsidRPr="00D92C03">
        <w:t>功能实现图</w:t>
      </w:r>
      <w:bookmarkEnd w:id="341"/>
      <w:bookmarkEnd w:id="342"/>
    </w:p>
    <w:p w14:paraId="526D4405" w14:textId="72D924CA" w:rsidR="001D30B8" w:rsidRPr="001D30B8" w:rsidRDefault="00BD3847" w:rsidP="00BF4990">
      <w:pPr>
        <w:pStyle w:val="2"/>
        <w:numPr>
          <w:ilvl w:val="1"/>
          <w:numId w:val="52"/>
        </w:numPr>
      </w:pPr>
      <w:bookmarkStart w:id="343" w:name="_Toc25947936"/>
      <w:bookmarkStart w:id="344" w:name="_Toc36642714"/>
      <w:bookmarkStart w:id="345" w:name="_Toc36643286"/>
      <w:bookmarkStart w:id="346" w:name="_Toc36732811"/>
      <w:bookmarkStart w:id="347" w:name="_Toc36844517"/>
      <w:r>
        <w:rPr>
          <w:rFonts w:hint="eastAsia"/>
        </w:rPr>
        <w:t>审核流模块</w:t>
      </w:r>
      <w:bookmarkEnd w:id="343"/>
      <w:bookmarkEnd w:id="344"/>
      <w:bookmarkEnd w:id="345"/>
      <w:bookmarkEnd w:id="346"/>
      <w:bookmarkEnd w:id="347"/>
    </w:p>
    <w:p w14:paraId="3ED7197B" w14:textId="44FD8610" w:rsidR="001D30B8" w:rsidRDefault="001D30B8" w:rsidP="00BF4990">
      <w:pPr>
        <w:pStyle w:val="3"/>
        <w:numPr>
          <w:ilvl w:val="2"/>
          <w:numId w:val="52"/>
        </w:numPr>
      </w:pPr>
      <w:bookmarkStart w:id="348" w:name="_Toc36642715"/>
      <w:bookmarkStart w:id="349" w:name="_Toc36643287"/>
      <w:bookmarkStart w:id="350" w:name="_Toc36732812"/>
      <w:bookmarkStart w:id="351" w:name="_Toc36844518"/>
      <w:r>
        <w:rPr>
          <w:rFonts w:hint="eastAsia"/>
        </w:rPr>
        <w:t>审核流模块设计</w:t>
      </w:r>
      <w:bookmarkEnd w:id="348"/>
      <w:bookmarkEnd w:id="349"/>
      <w:bookmarkEnd w:id="350"/>
      <w:bookmarkEnd w:id="35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lastRenderedPageBreak/>
        <w:drawing>
          <wp:inline distT="0" distB="0" distL="0" distR="0" wp14:anchorId="6F7D364B" wp14:editId="16E47FB0">
            <wp:extent cx="4229100" cy="451575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34855" cy="4521903"/>
                    </a:xfrm>
                    <a:prstGeom prst="rect">
                      <a:avLst/>
                    </a:prstGeom>
                    <a:noFill/>
                    <a:ln>
                      <a:noFill/>
                    </a:ln>
                  </pic:spPr>
                </pic:pic>
              </a:graphicData>
            </a:graphic>
          </wp:inline>
        </w:drawing>
      </w:r>
    </w:p>
    <w:p w14:paraId="2513E751" w14:textId="5C941D44" w:rsidR="00F567AF" w:rsidRDefault="00FD189F" w:rsidP="00FD189F">
      <w:pPr>
        <w:pStyle w:val="af7"/>
      </w:pPr>
      <w:bookmarkStart w:id="352" w:name="_Toc36736594"/>
      <w:bookmarkStart w:id="353" w:name="_Toc36844563"/>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2"/>
      <w:bookmarkEnd w:id="353"/>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3E5AE9">
        <w:rPr>
          <w:rFonts w:ascii="Arial" w:eastAsia="宋体" w:hAnsi="Arial" w:hint="eastAsia"/>
          <w:sz w:val="24"/>
          <w:szCs w:val="24"/>
        </w:rPr>
        <w:t>Audit</w:t>
      </w:r>
      <w:r w:rsidR="006C1227" w:rsidRPr="003E5AE9">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3E5AE9">
        <w:rPr>
          <w:rFonts w:ascii="Arial" w:eastAsia="宋体" w:hAnsi="Arial" w:hint="eastAsia"/>
          <w:sz w:val="24"/>
          <w:szCs w:val="24"/>
        </w:rPr>
        <w:t>Audit</w:t>
      </w:r>
      <w:r w:rsidR="006C1227" w:rsidRPr="003E5AE9">
        <w:rPr>
          <w:rFonts w:ascii="Arial" w:eastAsia="宋体" w:hAnsi="Arial"/>
          <w:sz w:val="24"/>
          <w:szCs w:val="24"/>
        </w:rPr>
        <w:t>EventConsumer</w:t>
      </w:r>
      <w:r w:rsidR="006C1227" w:rsidRPr="00391800">
        <w:rPr>
          <w:rFonts w:ascii="宋体" w:eastAsia="宋体" w:hAnsi="宋体" w:hint="eastAsia"/>
          <w:sz w:val="24"/>
          <w:szCs w:val="24"/>
        </w:rPr>
        <w:t>的</w:t>
      </w:r>
      <w:r w:rsidR="006C1227" w:rsidRPr="003E5AE9">
        <w:rPr>
          <w:rFonts w:ascii="Arial" w:eastAsia="宋体" w:hAnsi="Arial" w:hint="eastAsia"/>
          <w:sz w:val="24"/>
          <w:szCs w:val="24"/>
        </w:rPr>
        <w:t>o</w:t>
      </w:r>
      <w:r w:rsidR="006C1227" w:rsidRPr="003E5AE9">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3E5AE9">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3E5AE9">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3E5AE9">
        <w:rPr>
          <w:rFonts w:ascii="Arial" w:eastAsia="宋体" w:hAnsi="Arial" w:hint="eastAsia"/>
          <w:sz w:val="24"/>
          <w:szCs w:val="24"/>
        </w:rPr>
        <w:t>Handle</w:t>
      </w:r>
      <w:r w:rsidR="00391800" w:rsidRPr="003E5AE9">
        <w:rPr>
          <w:rFonts w:ascii="Arial" w:eastAsia="宋体" w:hAnsi="Arial"/>
          <w:sz w:val="24"/>
          <w:szCs w:val="24"/>
        </w:rPr>
        <w:t>AuditMessageService</w:t>
      </w:r>
      <w:r w:rsidR="00391800">
        <w:rPr>
          <w:rFonts w:ascii="宋体" w:eastAsia="宋体" w:hAnsi="宋体" w:hint="eastAsia"/>
          <w:sz w:val="24"/>
          <w:szCs w:val="24"/>
        </w:rPr>
        <w:t>的</w:t>
      </w:r>
      <w:r w:rsidR="00391800" w:rsidRPr="003E5AE9">
        <w:rPr>
          <w:rFonts w:ascii="Arial" w:eastAsia="宋体" w:hAnsi="Arial" w:hint="eastAsia"/>
          <w:sz w:val="24"/>
          <w:szCs w:val="24"/>
        </w:rPr>
        <w:t>handle</w:t>
      </w:r>
      <w:r w:rsidR="00391800" w:rsidRPr="003E5AE9">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3E5AE9">
        <w:rPr>
          <w:rFonts w:ascii="Arial" w:eastAsia="宋体" w:hAnsi="Arial" w:hint="eastAsia"/>
          <w:sz w:val="24"/>
          <w:szCs w:val="24"/>
        </w:rPr>
        <w:t>Handle</w:t>
      </w:r>
      <w:r w:rsidR="00414244" w:rsidRPr="003E5AE9">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3E5AE9">
        <w:rPr>
          <w:rFonts w:ascii="Arial" w:eastAsia="宋体" w:hAnsi="Arial" w:hint="eastAsia"/>
          <w:sz w:val="24"/>
          <w:szCs w:val="24"/>
        </w:rPr>
        <w:t>RunnerService</w:t>
      </w:r>
      <w:r w:rsidR="00414244">
        <w:rPr>
          <w:rFonts w:ascii="宋体" w:eastAsia="宋体" w:hAnsi="宋体" w:hint="eastAsia"/>
          <w:sz w:val="24"/>
          <w:szCs w:val="24"/>
        </w:rPr>
        <w:t>和</w:t>
      </w:r>
      <w:r w:rsidR="00414244" w:rsidRPr="003E5AE9">
        <w:rPr>
          <w:rFonts w:ascii="Arial" w:eastAsia="宋体" w:hAnsi="Arial" w:hint="eastAsia"/>
          <w:sz w:val="24"/>
          <w:szCs w:val="24"/>
        </w:rPr>
        <w:t>SceneDraftRule</w:t>
      </w:r>
      <w:r w:rsidR="00414244" w:rsidRPr="003E5AE9">
        <w:rPr>
          <w:rFonts w:ascii="Arial" w:eastAsia="宋体" w:hAnsi="Arial"/>
          <w:sz w:val="24"/>
          <w:szCs w:val="24"/>
        </w:rPr>
        <w:t>Service</w:t>
      </w:r>
      <w:r w:rsidR="00414244">
        <w:rPr>
          <w:rFonts w:ascii="宋体" w:eastAsia="宋体" w:hAnsi="宋体" w:hint="eastAsia"/>
          <w:sz w:val="24"/>
          <w:szCs w:val="24"/>
        </w:rPr>
        <w:t>。</w:t>
      </w:r>
      <w:r w:rsidR="00414244" w:rsidRPr="003E5AE9">
        <w:rPr>
          <w:rFonts w:ascii="Arial" w:eastAsia="宋体" w:hAnsi="Arial" w:hint="eastAsia"/>
          <w:sz w:val="24"/>
          <w:szCs w:val="24"/>
        </w:rPr>
        <w:t>Runner</w:t>
      </w:r>
      <w:r w:rsidR="00414244" w:rsidRPr="003E5AE9">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3E5AE9">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3E5AE9">
        <w:rPr>
          <w:rFonts w:ascii="Arial" w:eastAsia="宋体" w:hAnsi="Arial" w:hint="eastAsia"/>
          <w:sz w:val="24"/>
          <w:szCs w:val="24"/>
        </w:rPr>
        <w:t>RunnerService</w:t>
      </w:r>
      <w:r w:rsidR="00DE6F7A">
        <w:rPr>
          <w:rFonts w:ascii="宋体" w:eastAsia="宋体" w:hAnsi="宋体" w:hint="eastAsia"/>
          <w:sz w:val="24"/>
          <w:szCs w:val="24"/>
        </w:rPr>
        <w:t>的</w:t>
      </w:r>
      <w:r w:rsidR="00DE6F7A" w:rsidRPr="003E5AE9">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3E5AE9">
        <w:rPr>
          <w:rFonts w:ascii="Arial" w:eastAsia="宋体" w:hAnsi="Arial" w:hint="eastAsia"/>
          <w:sz w:val="24"/>
          <w:szCs w:val="24"/>
        </w:rPr>
        <w:t>Scene</w:t>
      </w:r>
      <w:r w:rsidR="00DE6F7A" w:rsidRPr="003E5AE9">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3E5AE9">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3E5AE9">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lastRenderedPageBreak/>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3E5AE9">
        <w:rPr>
          <w:rFonts w:ascii="Arial" w:eastAsia="宋体" w:hAnsi="Arial" w:hint="eastAsia"/>
          <w:sz w:val="24"/>
          <w:szCs w:val="24"/>
        </w:rPr>
        <w:t>aduit</w:t>
      </w:r>
      <w:r w:rsidR="00BF27EB" w:rsidRPr="003E5AE9">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3E5AE9">
        <w:rPr>
          <w:rFonts w:ascii="Arial" w:eastAsia="宋体" w:hAnsi="Arial"/>
          <w:sz w:val="24"/>
          <w:szCs w:val="24"/>
        </w:rPr>
        <w:t>effective</w:t>
      </w:r>
      <w:r w:rsidR="00BF27EB" w:rsidRPr="003E5AE9">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3E5AE9">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3E5AE9">
        <w:rPr>
          <w:rFonts w:ascii="Arial" w:eastAsia="宋体" w:hAnsi="Arial" w:hint="eastAsia"/>
          <w:sz w:val="24"/>
          <w:szCs w:val="24"/>
        </w:rPr>
        <w:t>Scene</w:t>
      </w:r>
      <w:r w:rsidR="0066117B" w:rsidRPr="003E5AE9">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3E5AE9">
        <w:rPr>
          <w:rFonts w:ascii="Arial" w:eastAsia="宋体" w:hAnsi="Arial"/>
          <w:sz w:val="24"/>
          <w:szCs w:val="24"/>
        </w:rPr>
        <w:t>S</w:t>
      </w:r>
      <w:r w:rsidR="00D17B76" w:rsidRPr="003E5AE9">
        <w:rPr>
          <w:rFonts w:ascii="Arial" w:eastAsia="宋体" w:hAnsi="Arial" w:hint="eastAsia"/>
          <w:sz w:val="24"/>
          <w:szCs w:val="24"/>
        </w:rPr>
        <w:t>cene</w:t>
      </w:r>
      <w:r w:rsidR="00D17B76" w:rsidRPr="003E5AE9">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3E5AE9">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3E5AE9">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3E5AE9">
        <w:rPr>
          <w:rFonts w:ascii="Arial" w:eastAsia="宋体" w:hAnsi="Arial" w:hint="eastAsia"/>
          <w:sz w:val="24"/>
          <w:szCs w:val="24"/>
        </w:rPr>
        <w:t>J</w:t>
      </w:r>
      <w:r w:rsidR="006D1121" w:rsidRPr="003E5AE9">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4" w:name="_Toc36642716"/>
      <w:bookmarkStart w:id="355" w:name="_Toc36643288"/>
      <w:bookmarkStart w:id="356" w:name="_Toc36732813"/>
      <w:bookmarkStart w:id="357" w:name="_Toc36844519"/>
      <w:r>
        <w:rPr>
          <w:rFonts w:hint="eastAsia"/>
        </w:rPr>
        <w:t>审核流操作功能实现</w:t>
      </w:r>
      <w:bookmarkEnd w:id="354"/>
      <w:bookmarkEnd w:id="355"/>
      <w:bookmarkEnd w:id="356"/>
      <w:bookmarkEnd w:id="357"/>
    </w:p>
    <w:p w14:paraId="5487DD0B" w14:textId="77777777" w:rsidR="00FD189F" w:rsidRDefault="00E16F9A" w:rsidP="00FD189F">
      <w:pPr>
        <w:keepNext/>
        <w:jc w:val="center"/>
      </w:pPr>
      <w:r>
        <w:rPr>
          <w:noProof/>
        </w:rPr>
        <w:drawing>
          <wp:inline distT="0" distB="0" distL="0" distR="0" wp14:anchorId="31EA1D84" wp14:editId="11E4BA40">
            <wp:extent cx="5274310" cy="32448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44850"/>
                    </a:xfrm>
                    <a:prstGeom prst="rect">
                      <a:avLst/>
                    </a:prstGeom>
                    <a:noFill/>
                    <a:ln>
                      <a:noFill/>
                    </a:ln>
                  </pic:spPr>
                </pic:pic>
              </a:graphicData>
            </a:graphic>
          </wp:inline>
        </w:drawing>
      </w:r>
    </w:p>
    <w:p w14:paraId="36CD815A" w14:textId="32CE854A" w:rsidR="00E16F9A" w:rsidRDefault="00FD189F" w:rsidP="00FD189F">
      <w:pPr>
        <w:pStyle w:val="af7"/>
      </w:pPr>
      <w:bookmarkStart w:id="358" w:name="_Toc36736595"/>
      <w:bookmarkStart w:id="359" w:name="_Toc36844564"/>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58"/>
      <w:bookmarkEnd w:id="359"/>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3E5AE9">
        <w:rPr>
          <w:rFonts w:ascii="Arial" w:eastAsia="宋体" w:hAnsi="Arial" w:hint="eastAsia"/>
          <w:sz w:val="24"/>
          <w:szCs w:val="24"/>
        </w:rPr>
        <w:t>SceneRule</w:t>
      </w:r>
      <w:r w:rsidR="00037490" w:rsidRPr="003E5AE9">
        <w:rPr>
          <w:rFonts w:ascii="Arial" w:eastAsia="宋体" w:hAnsi="Arial"/>
          <w:sz w:val="24"/>
          <w:szCs w:val="24"/>
        </w:rPr>
        <w:t>Service</w:t>
      </w:r>
      <w:r w:rsidR="00037490">
        <w:rPr>
          <w:rFonts w:ascii="宋体" w:eastAsia="宋体" w:hAnsi="宋体" w:hint="eastAsia"/>
          <w:sz w:val="24"/>
          <w:szCs w:val="24"/>
        </w:rPr>
        <w:t>通过调用</w:t>
      </w:r>
      <w:r w:rsidR="00037490" w:rsidRPr="003E5AE9">
        <w:rPr>
          <w:rFonts w:ascii="Arial" w:eastAsia="宋体" w:hAnsi="Arial" w:hint="eastAsia"/>
          <w:sz w:val="24"/>
          <w:szCs w:val="24"/>
        </w:rPr>
        <w:t>SceneRule</w:t>
      </w:r>
      <w:r w:rsidR="00037490" w:rsidRPr="003E5AE9">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3E5AE9">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3E5AE9">
        <w:rPr>
          <w:rFonts w:ascii="Arial" w:eastAsia="宋体" w:hAnsi="Arial" w:hint="eastAsia"/>
          <w:sz w:val="24"/>
          <w:szCs w:val="24"/>
        </w:rPr>
        <w:t>SceneRuleDraft</w:t>
      </w:r>
      <w:r w:rsidR="005D4B40" w:rsidRPr="003E5AE9">
        <w:rPr>
          <w:rFonts w:ascii="Arial" w:eastAsia="宋体" w:hAnsi="Arial"/>
          <w:sz w:val="24"/>
          <w:szCs w:val="24"/>
        </w:rPr>
        <w:t>Dao</w:t>
      </w:r>
      <w:r w:rsidR="005D4B40">
        <w:rPr>
          <w:rFonts w:ascii="宋体" w:eastAsia="宋体" w:hAnsi="宋体" w:hint="eastAsia"/>
          <w:sz w:val="24"/>
          <w:szCs w:val="24"/>
        </w:rPr>
        <w:t>和</w:t>
      </w:r>
      <w:r w:rsidR="005D4B40" w:rsidRPr="003E5AE9">
        <w:rPr>
          <w:rFonts w:ascii="Arial" w:eastAsia="宋体" w:hAnsi="Arial" w:hint="eastAsia"/>
          <w:sz w:val="24"/>
          <w:szCs w:val="24"/>
        </w:rPr>
        <w:t>Sync</w:t>
      </w:r>
      <w:r w:rsidR="005D4B40" w:rsidRPr="003E5AE9">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3E5AE9">
        <w:rPr>
          <w:rFonts w:ascii="Arial" w:eastAsia="宋体" w:hAnsi="Arial" w:hint="eastAsia"/>
          <w:sz w:val="24"/>
          <w:szCs w:val="24"/>
        </w:rPr>
        <w:t>get</w:t>
      </w:r>
      <w:r w:rsidR="00A83FCE" w:rsidRPr="003E5AE9">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3E5AE9">
        <w:rPr>
          <w:rFonts w:ascii="Arial" w:eastAsia="宋体" w:hAnsi="Arial" w:hint="eastAsia"/>
          <w:sz w:val="24"/>
          <w:szCs w:val="24"/>
        </w:rPr>
        <w:t>terminate</w:t>
      </w:r>
      <w:r w:rsidR="00874428" w:rsidRPr="003E5AE9">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3E5AE9">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3E5AE9">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3E5AE9">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3E5AE9">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3"/>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69B2369B" w14:textId="62F70136" w:rsidR="00CB5FA0" w:rsidRDefault="00CB5FA0" w:rsidP="00CB5FA0">
            <w:r w:rsidRPr="003E5AE9">
              <w:rPr>
                <w:rFonts w:ascii="Arial" w:hAnsi="Arial"/>
              </w:rPr>
              <w:t>public</w:t>
            </w:r>
            <w:r>
              <w:t xml:space="preserve"> </w:t>
            </w:r>
            <w:r w:rsidRPr="003E5AE9">
              <w:rPr>
                <w:rFonts w:ascii="Arial" w:hAnsi="Arial"/>
              </w:rPr>
              <w:t>Response</w:t>
            </w:r>
            <w:r>
              <w:t xml:space="preserve"> </w:t>
            </w:r>
            <w:r w:rsidRPr="003E5AE9">
              <w:rPr>
                <w:rFonts w:ascii="Arial" w:hAnsi="Arial"/>
              </w:rPr>
              <w:t>getDraftRule</w:t>
            </w:r>
            <w:r>
              <w:t>(</w:t>
            </w:r>
            <w:r w:rsidRPr="003E5AE9">
              <w:rPr>
                <w:rFonts w:ascii="Arial" w:hAnsi="Arial"/>
              </w:rPr>
              <w:t>DraftRuleQuery</w:t>
            </w:r>
            <w:r>
              <w:t xml:space="preserve"> </w:t>
            </w:r>
            <w:r w:rsidRPr="003E5AE9">
              <w:rPr>
                <w:rFonts w:ascii="Arial" w:hAnsi="Arial"/>
              </w:rPr>
              <w:t>query</w:t>
            </w:r>
            <w:r>
              <w:t>){</w:t>
            </w:r>
          </w:p>
          <w:p w14:paraId="74E5C77D" w14:textId="77777777" w:rsidR="00CB5FA0" w:rsidRDefault="00CB5FA0" w:rsidP="00CB5FA0">
            <w:r>
              <w:t xml:space="preserve">    // </w:t>
            </w:r>
            <w:r w:rsidRPr="003F1175">
              <w:rPr>
                <w:rFonts w:ascii="Arial" w:hAnsi="Arial"/>
              </w:rPr>
              <w:t>1</w:t>
            </w:r>
            <w:r w:rsidRPr="001244DA">
              <w:rPr>
                <w:rFonts w:ascii="Arial" w:hAnsi="Arial"/>
              </w:rPr>
              <w:t>.</w:t>
            </w:r>
            <w:r>
              <w:t xml:space="preserve"> 参数校验</w:t>
            </w:r>
          </w:p>
          <w:p w14:paraId="2E230C9C" w14:textId="77777777" w:rsidR="00CB5FA0" w:rsidRDefault="00CB5FA0" w:rsidP="00CB5FA0">
            <w:r>
              <w:t xml:space="preserve">    </w:t>
            </w:r>
            <w:r w:rsidRPr="003E5AE9">
              <w:rPr>
                <w:rFonts w:ascii="Arial" w:hAnsi="Arial"/>
              </w:rPr>
              <w:t>validate</w:t>
            </w:r>
            <w:r>
              <w:t>(</w:t>
            </w:r>
            <w:r w:rsidRPr="003E5AE9">
              <w:rPr>
                <w:rFonts w:ascii="Arial" w:hAnsi="Arial"/>
              </w:rPr>
              <w:t>query</w:t>
            </w:r>
            <w:r>
              <w:t>);</w:t>
            </w:r>
          </w:p>
          <w:p w14:paraId="11A77C70" w14:textId="77777777" w:rsidR="00CB5FA0" w:rsidRDefault="00CB5FA0" w:rsidP="00CB5FA0">
            <w:r>
              <w:t xml:space="preserve">    // </w:t>
            </w:r>
            <w:r w:rsidRPr="003F1175">
              <w:rPr>
                <w:rFonts w:ascii="Arial" w:hAnsi="Arial"/>
              </w:rPr>
              <w:t>2</w:t>
            </w:r>
            <w:r w:rsidRPr="001244DA">
              <w:rPr>
                <w:rFonts w:ascii="Arial" w:hAnsi="Arial"/>
              </w:rPr>
              <w:t>.</w:t>
            </w:r>
            <w:r>
              <w:t xml:space="preserve"> 根据查询参数进行查询</w:t>
            </w:r>
          </w:p>
          <w:p w14:paraId="615D9E44" w14:textId="20C01A1D" w:rsidR="00CB5FA0" w:rsidRDefault="00CB5FA0" w:rsidP="00CB5FA0">
            <w:r>
              <w:t xml:space="preserve">    </w:t>
            </w:r>
            <w:r w:rsidRPr="003E5AE9">
              <w:rPr>
                <w:rFonts w:ascii="Arial" w:hAnsi="Arial"/>
              </w:rPr>
              <w:t>List</w:t>
            </w:r>
            <w:r>
              <w:t>&lt;</w:t>
            </w:r>
            <w:r w:rsidRPr="003E5AE9">
              <w:rPr>
                <w:rFonts w:ascii="Arial" w:hAnsi="Arial"/>
              </w:rPr>
              <w:t>DraftRuleDTO</w:t>
            </w:r>
            <w:r>
              <w:t xml:space="preserve">&gt; </w:t>
            </w:r>
            <w:r w:rsidRPr="003E5AE9">
              <w:rPr>
                <w:rFonts w:ascii="Arial" w:hAnsi="Arial"/>
              </w:rPr>
              <w:t>draftRuleDTOList</w:t>
            </w:r>
            <w:r>
              <w:t xml:space="preserve"> = </w:t>
            </w:r>
            <w:r w:rsidRPr="003E5AE9">
              <w:rPr>
                <w:rFonts w:ascii="Arial" w:hAnsi="Arial"/>
              </w:rPr>
              <w:t>sceneRule</w:t>
            </w:r>
            <w:r w:rsidR="00665A4D" w:rsidRPr="003E5AE9">
              <w:rPr>
                <w:rFonts w:ascii="Arial" w:hAnsi="Arial"/>
              </w:rPr>
              <w:t>Draft</w:t>
            </w:r>
            <w:r w:rsidRPr="003E5AE9">
              <w:rPr>
                <w:rFonts w:ascii="Arial" w:hAnsi="Arial"/>
              </w:rPr>
              <w:t>Service</w:t>
            </w:r>
            <w:r w:rsidRPr="001244DA">
              <w:rPr>
                <w:rFonts w:ascii="Arial" w:hAnsi="Arial"/>
              </w:rPr>
              <w:t>.</w:t>
            </w:r>
            <w:r w:rsidRPr="003E5AE9">
              <w:rPr>
                <w:rFonts w:ascii="Arial" w:hAnsi="Arial"/>
              </w:rPr>
              <w:t>ge</w:t>
            </w:r>
            <w:r w:rsidR="00665A4D" w:rsidRPr="003E5AE9">
              <w:rPr>
                <w:rFonts w:ascii="Arial" w:hAnsi="Arial" w:hint="eastAsia"/>
              </w:rPr>
              <w:t>t</w:t>
            </w:r>
            <w:r>
              <w:t>(</w:t>
            </w:r>
            <w:r w:rsidRPr="003E5AE9">
              <w:rPr>
                <w:rFonts w:ascii="Arial" w:hAnsi="Arial"/>
              </w:rPr>
              <w:t>query</w:t>
            </w:r>
            <w:r>
              <w:t>);</w:t>
            </w:r>
          </w:p>
          <w:p w14:paraId="5F8D7EC7" w14:textId="77777777" w:rsidR="00CB5FA0" w:rsidRDefault="00CB5FA0" w:rsidP="00CB5FA0">
            <w:r>
              <w:t xml:space="preserve">    // </w:t>
            </w:r>
            <w:r w:rsidRPr="003F1175">
              <w:rPr>
                <w:rFonts w:ascii="Arial" w:hAnsi="Arial"/>
              </w:rPr>
              <w:t>3</w:t>
            </w:r>
            <w:r w:rsidRPr="001244DA">
              <w:rPr>
                <w:rFonts w:ascii="Arial" w:hAnsi="Arial"/>
              </w:rPr>
              <w:t>.</w:t>
            </w:r>
            <w:r>
              <w:t xml:space="preserve"> 将</w:t>
            </w:r>
            <w:r w:rsidRPr="003E5AE9">
              <w:rPr>
                <w:rFonts w:ascii="Arial" w:hAnsi="Arial"/>
              </w:rPr>
              <w:t>DTO</w:t>
            </w:r>
            <w:r>
              <w:t>转换成</w:t>
            </w:r>
            <w:r w:rsidRPr="003E5AE9">
              <w:rPr>
                <w:rFonts w:ascii="Arial" w:hAnsi="Arial"/>
              </w:rPr>
              <w:t>VO</w:t>
            </w:r>
          </w:p>
          <w:p w14:paraId="52457D98" w14:textId="77777777" w:rsidR="00CB5FA0" w:rsidRDefault="00CB5FA0" w:rsidP="00CB5FA0">
            <w:r>
              <w:t xml:space="preserve">    </w:t>
            </w:r>
            <w:r w:rsidRPr="003E5AE9">
              <w:rPr>
                <w:rFonts w:ascii="Arial" w:hAnsi="Arial"/>
              </w:rPr>
              <w:t>List</w:t>
            </w:r>
            <w:r>
              <w:t>&lt;</w:t>
            </w:r>
            <w:r w:rsidRPr="003E5AE9">
              <w:rPr>
                <w:rFonts w:ascii="Arial" w:hAnsi="Arial"/>
              </w:rPr>
              <w:t>DraftRuleVO</w:t>
            </w:r>
            <w:r>
              <w:t xml:space="preserve">&gt; </w:t>
            </w:r>
            <w:r w:rsidRPr="003E5AE9">
              <w:rPr>
                <w:rFonts w:ascii="Arial" w:hAnsi="Arial"/>
              </w:rPr>
              <w:t>draftRuleVOList</w:t>
            </w:r>
            <w:r>
              <w:t xml:space="preserve"> = </w:t>
            </w:r>
            <w:r w:rsidRPr="003E5AE9">
              <w:rPr>
                <w:rFonts w:ascii="Arial" w:hAnsi="Arial"/>
              </w:rPr>
              <w:t>draftRuleDTOList</w:t>
            </w:r>
          </w:p>
          <w:p w14:paraId="4EF0203C" w14:textId="77777777" w:rsidR="00CB5FA0" w:rsidRDefault="00CB5FA0" w:rsidP="00CB5FA0">
            <w:r>
              <w:t xml:space="preserve">                </w:t>
            </w:r>
            <w:r w:rsidRPr="001244DA">
              <w:rPr>
                <w:rFonts w:ascii="Arial" w:hAnsi="Arial"/>
              </w:rPr>
              <w:t>.</w:t>
            </w:r>
            <w:r w:rsidRPr="003E5AE9">
              <w:rPr>
                <w:rFonts w:ascii="Arial" w:hAnsi="Arial"/>
              </w:rPr>
              <w:t>strem</w:t>
            </w:r>
            <w:r>
              <w:t>()</w:t>
            </w:r>
          </w:p>
          <w:p w14:paraId="6D118CD7" w14:textId="77777777" w:rsidR="00CB5FA0" w:rsidRDefault="00CB5FA0" w:rsidP="00CB5FA0">
            <w:r>
              <w:t xml:space="preserve">                </w:t>
            </w:r>
            <w:r w:rsidRPr="001244DA">
              <w:rPr>
                <w:rFonts w:ascii="Arial" w:hAnsi="Arial"/>
              </w:rPr>
              <w:t>.</w:t>
            </w:r>
            <w:r w:rsidRPr="003E5AE9">
              <w:rPr>
                <w:rFonts w:ascii="Arial" w:hAnsi="Arial"/>
              </w:rPr>
              <w:t>filter</w:t>
            </w:r>
            <w:r>
              <w:t>(</w:t>
            </w:r>
            <w:r w:rsidRPr="003E5AE9">
              <w:rPr>
                <w:rFonts w:ascii="Arial" w:hAnsi="Arial"/>
              </w:rPr>
              <w:t>Object</w:t>
            </w:r>
            <w:r>
              <w:t>::</w:t>
            </w:r>
            <w:r w:rsidRPr="003E5AE9">
              <w:rPr>
                <w:rFonts w:ascii="Arial" w:hAnsi="Arial"/>
              </w:rPr>
              <w:t>nonNull</w:t>
            </w:r>
            <w:r>
              <w:t>)</w:t>
            </w:r>
          </w:p>
          <w:p w14:paraId="5554F549" w14:textId="77777777" w:rsidR="00CB5FA0" w:rsidRDefault="00CB5FA0" w:rsidP="00CB5FA0">
            <w:r>
              <w:t xml:space="preserve">                </w:t>
            </w:r>
            <w:r w:rsidRPr="001244DA">
              <w:rPr>
                <w:rFonts w:ascii="Arial" w:hAnsi="Arial"/>
              </w:rPr>
              <w:t>.</w:t>
            </w:r>
            <w:r w:rsidRPr="003E5AE9">
              <w:rPr>
                <w:rFonts w:ascii="Arial" w:hAnsi="Arial"/>
              </w:rPr>
              <w:t>map</w:t>
            </w:r>
            <w:r>
              <w:t>(</w:t>
            </w:r>
            <w:r w:rsidRPr="003E5AE9">
              <w:rPr>
                <w:rFonts w:ascii="Arial" w:hAnsi="Arial"/>
              </w:rPr>
              <w:t>this</w:t>
            </w:r>
            <w:r>
              <w:t>::</w:t>
            </w:r>
            <w:r w:rsidRPr="003E5AE9">
              <w:rPr>
                <w:rFonts w:ascii="Arial" w:hAnsi="Arial"/>
              </w:rPr>
              <w:t>transfer</w:t>
            </w:r>
            <w:r>
              <w:t>)</w:t>
            </w:r>
          </w:p>
          <w:p w14:paraId="3752E1FD" w14:textId="77777777" w:rsidR="00CB5FA0" w:rsidRDefault="00CB5FA0" w:rsidP="00CB5FA0">
            <w:r>
              <w:t xml:space="preserve">                </w:t>
            </w:r>
            <w:r w:rsidRPr="001244DA">
              <w:rPr>
                <w:rFonts w:ascii="Arial" w:hAnsi="Arial"/>
              </w:rPr>
              <w:t>.</w:t>
            </w:r>
            <w:r w:rsidRPr="003E5AE9">
              <w:rPr>
                <w:rFonts w:ascii="Arial" w:hAnsi="Arial"/>
              </w:rPr>
              <w:t>collect</w:t>
            </w:r>
            <w:r>
              <w:t>(</w:t>
            </w:r>
            <w:r w:rsidRPr="003E5AE9">
              <w:rPr>
                <w:rFonts w:ascii="Arial" w:hAnsi="Arial"/>
              </w:rPr>
              <w:t>Collectors</w:t>
            </w:r>
            <w:r w:rsidRPr="001244DA">
              <w:rPr>
                <w:rFonts w:ascii="Arial" w:hAnsi="Arial"/>
              </w:rPr>
              <w:t>.</w:t>
            </w:r>
            <w:r w:rsidRPr="003E5AE9">
              <w:rPr>
                <w:rFonts w:ascii="Arial" w:hAnsi="Arial"/>
              </w:rPr>
              <w:t>toList</w:t>
            </w:r>
            <w:r>
              <w:t>());</w:t>
            </w:r>
          </w:p>
          <w:p w14:paraId="01B4730B" w14:textId="77777777" w:rsidR="00CB5FA0" w:rsidRDefault="00CB5FA0" w:rsidP="00CB5FA0">
            <w:r>
              <w:t xml:space="preserve">    // </w:t>
            </w:r>
            <w:r w:rsidRPr="003F1175">
              <w:rPr>
                <w:rFonts w:ascii="Arial" w:hAnsi="Arial"/>
              </w:rPr>
              <w:t>4</w:t>
            </w:r>
            <w:r w:rsidRPr="001244DA">
              <w:rPr>
                <w:rFonts w:ascii="Arial" w:hAnsi="Arial"/>
              </w:rPr>
              <w:t>.</w:t>
            </w:r>
            <w:r>
              <w:t xml:space="preserve"> 返回结果</w:t>
            </w:r>
          </w:p>
          <w:p w14:paraId="6A85B1A2" w14:textId="3C04CA9E" w:rsidR="00CB5FA0" w:rsidRDefault="00CB5FA0" w:rsidP="00CB5FA0">
            <w:r>
              <w:t xml:space="preserve">    </w:t>
            </w:r>
            <w:r w:rsidRPr="003E5AE9">
              <w:rPr>
                <w:rFonts w:ascii="Arial" w:hAnsi="Arial"/>
              </w:rPr>
              <w:t>return</w:t>
            </w:r>
            <w:r>
              <w:t xml:space="preserve"> </w:t>
            </w:r>
            <w:r w:rsidRPr="003E5AE9">
              <w:rPr>
                <w:rFonts w:ascii="Arial" w:hAnsi="Arial"/>
              </w:rPr>
              <w:t>Response</w:t>
            </w:r>
            <w:r w:rsidRPr="001244DA">
              <w:rPr>
                <w:rFonts w:ascii="Arial" w:hAnsi="Arial"/>
              </w:rPr>
              <w:t>.</w:t>
            </w:r>
            <w:r w:rsidRPr="003E5AE9">
              <w:rPr>
                <w:rFonts w:ascii="Arial" w:hAnsi="Arial"/>
              </w:rPr>
              <w:t>SUCCESS</w:t>
            </w:r>
            <w:r>
              <w:t>(</w:t>
            </w:r>
            <w:r w:rsidRPr="003E5AE9">
              <w:rPr>
                <w:rFonts w:ascii="Arial" w:hAnsi="Arial"/>
              </w:rPr>
              <w:t>draftRuleList</w:t>
            </w:r>
            <w:r>
              <w:t>);</w:t>
            </w:r>
          </w:p>
          <w:p w14:paraId="1AE5CD51" w14:textId="5DD668C7" w:rsidR="00CB5FA0" w:rsidRDefault="00CB5FA0" w:rsidP="00CB5FA0">
            <w:r>
              <w:t>}</w:t>
            </w:r>
          </w:p>
          <w:p w14:paraId="6D53B31B" w14:textId="77777777" w:rsidR="00280DE4" w:rsidRDefault="00280DE4" w:rsidP="00280DE4">
            <w:r>
              <w:t>// 终止审核流</w:t>
            </w:r>
          </w:p>
          <w:p w14:paraId="3F0B05F9" w14:textId="77777777" w:rsidR="00280DE4" w:rsidRDefault="00280DE4" w:rsidP="00280DE4">
            <w:r w:rsidRPr="003E5AE9">
              <w:rPr>
                <w:rFonts w:ascii="Arial" w:hAnsi="Arial"/>
              </w:rPr>
              <w:t>public</w:t>
            </w:r>
            <w:r>
              <w:t xml:space="preserve"> </w:t>
            </w:r>
            <w:r w:rsidRPr="003E5AE9">
              <w:rPr>
                <w:rFonts w:ascii="Arial" w:hAnsi="Arial"/>
              </w:rPr>
              <w:t>Boolean</w:t>
            </w:r>
            <w:r>
              <w:t xml:space="preserve"> </w:t>
            </w:r>
            <w:r w:rsidRPr="003E5AE9">
              <w:rPr>
                <w:rFonts w:ascii="Arial" w:hAnsi="Arial"/>
              </w:rPr>
              <w:t>terminateAudit</w:t>
            </w:r>
            <w:r>
              <w:t>(</w:t>
            </w:r>
            <w:r w:rsidRPr="003E5AE9">
              <w:rPr>
                <w:rFonts w:ascii="Arial" w:hAnsi="Arial"/>
              </w:rPr>
              <w:t>DraftRuleVO</w:t>
            </w:r>
            <w:r>
              <w:t xml:space="preserve"> </w:t>
            </w:r>
            <w:r w:rsidRPr="003E5AE9">
              <w:rPr>
                <w:rFonts w:ascii="Arial" w:hAnsi="Arial"/>
              </w:rPr>
              <w:t>draftRuleVO</w:t>
            </w:r>
            <w:r>
              <w:t>){</w:t>
            </w:r>
          </w:p>
          <w:p w14:paraId="24F10257" w14:textId="77777777" w:rsidR="00280DE4" w:rsidRDefault="00280DE4" w:rsidP="00280DE4">
            <w:r>
              <w:t xml:space="preserve">    // 参数校验</w:t>
            </w:r>
          </w:p>
          <w:p w14:paraId="4CF39820" w14:textId="77777777" w:rsidR="00280DE4" w:rsidRDefault="00280DE4" w:rsidP="00280DE4">
            <w:r>
              <w:t xml:space="preserve">    </w:t>
            </w:r>
            <w:r w:rsidRPr="003E5AE9">
              <w:rPr>
                <w:rFonts w:ascii="Arial" w:hAnsi="Arial"/>
              </w:rPr>
              <w:t>validate</w:t>
            </w:r>
            <w:r>
              <w:t>(</w:t>
            </w:r>
            <w:r w:rsidRPr="003E5AE9">
              <w:rPr>
                <w:rFonts w:ascii="Arial" w:hAnsi="Arial"/>
              </w:rPr>
              <w:t>draftRuleVO</w:t>
            </w:r>
            <w:r>
              <w:t>);</w:t>
            </w:r>
          </w:p>
          <w:p w14:paraId="381FD945" w14:textId="77777777" w:rsidR="00280DE4" w:rsidRDefault="00280DE4" w:rsidP="00280DE4">
            <w:r>
              <w:t xml:space="preserve">    </w:t>
            </w:r>
            <w:r w:rsidRPr="003E5AE9">
              <w:rPr>
                <w:rFonts w:ascii="Arial" w:hAnsi="Arial"/>
              </w:rPr>
              <w:t>DraftRuleDTO</w:t>
            </w:r>
            <w:r>
              <w:t xml:space="preserve"> </w:t>
            </w:r>
            <w:r w:rsidRPr="003E5AE9">
              <w:rPr>
                <w:rFonts w:ascii="Arial" w:hAnsi="Arial"/>
              </w:rPr>
              <w:t>draftRUleDTO</w:t>
            </w:r>
            <w:r>
              <w:t xml:space="preserve"> = </w:t>
            </w:r>
            <w:r w:rsidRPr="003E5AE9">
              <w:rPr>
                <w:rFonts w:ascii="Arial" w:hAnsi="Arial"/>
              </w:rPr>
              <w:t>transferTODTO</w:t>
            </w:r>
            <w:r>
              <w:t>(</w:t>
            </w:r>
            <w:r w:rsidRPr="003E5AE9">
              <w:rPr>
                <w:rFonts w:ascii="Arial" w:hAnsi="Arial"/>
              </w:rPr>
              <w:t>draftRuleVO</w:t>
            </w:r>
            <w:r>
              <w:t>);</w:t>
            </w:r>
          </w:p>
          <w:p w14:paraId="38DEF725" w14:textId="77777777" w:rsidR="00280DE4" w:rsidRDefault="00280DE4" w:rsidP="00280DE4">
            <w:r>
              <w:t xml:space="preserve">    </w:t>
            </w:r>
            <w:r w:rsidRPr="003E5AE9">
              <w:rPr>
                <w:rFonts w:ascii="Arial" w:hAnsi="Arial"/>
              </w:rPr>
              <w:t>try</w:t>
            </w:r>
            <w:r>
              <w:t>{</w:t>
            </w:r>
          </w:p>
          <w:p w14:paraId="5CBC206E" w14:textId="77777777" w:rsidR="00280DE4" w:rsidRDefault="00280DE4" w:rsidP="00280DE4">
            <w:r>
              <w:t xml:space="preserve">        // </w:t>
            </w:r>
            <w:r w:rsidRPr="003E5AE9">
              <w:rPr>
                <w:rFonts w:ascii="Arial" w:hAnsi="Arial"/>
              </w:rPr>
              <w:t>rpc</w:t>
            </w:r>
            <w:r>
              <w:t>调用</w:t>
            </w:r>
          </w:p>
          <w:p w14:paraId="3834FB92" w14:textId="77777777" w:rsidR="00280DE4" w:rsidRDefault="00280DE4" w:rsidP="00280DE4">
            <w:r>
              <w:t xml:space="preserve">        </w:t>
            </w:r>
            <w:r w:rsidRPr="003E5AE9">
              <w:rPr>
                <w:rFonts w:ascii="Arial" w:hAnsi="Arial"/>
              </w:rPr>
              <w:t>Boolean</w:t>
            </w:r>
            <w:r>
              <w:t xml:space="preserve"> </w:t>
            </w:r>
            <w:r w:rsidRPr="003E5AE9">
              <w:rPr>
                <w:rFonts w:ascii="Arial" w:hAnsi="Arial"/>
              </w:rPr>
              <w:t>isSuccess</w:t>
            </w:r>
            <w:r>
              <w:t xml:space="preserve"> = </w:t>
            </w:r>
            <w:r w:rsidRPr="003E5AE9">
              <w:rPr>
                <w:rFonts w:ascii="Arial" w:hAnsi="Arial"/>
              </w:rPr>
              <w:t>runnerService</w:t>
            </w:r>
            <w:r w:rsidRPr="001244DA">
              <w:rPr>
                <w:rFonts w:ascii="Arial" w:hAnsi="Arial"/>
              </w:rPr>
              <w:t>.</w:t>
            </w:r>
            <w:r w:rsidRPr="003E5AE9">
              <w:rPr>
                <w:rFonts w:ascii="Arial" w:hAnsi="Arial"/>
              </w:rPr>
              <w:t>terninateAudit</w:t>
            </w:r>
            <w:r>
              <w:t>();</w:t>
            </w:r>
          </w:p>
          <w:p w14:paraId="63A3E12F" w14:textId="24F6C015" w:rsidR="00280DE4" w:rsidRDefault="00280DE4" w:rsidP="00BC2874">
            <w:r>
              <w:t xml:space="preserve">        // 只有当审核平台调用成功之后，才可以本地终止。</w:t>
            </w:r>
          </w:p>
          <w:p w14:paraId="2102BD6A" w14:textId="77777777" w:rsidR="00280DE4" w:rsidRDefault="00280DE4" w:rsidP="00280DE4">
            <w:r>
              <w:t xml:space="preserve">        </w:t>
            </w:r>
            <w:r w:rsidRPr="003E5AE9">
              <w:rPr>
                <w:rFonts w:ascii="Arial" w:hAnsi="Arial"/>
              </w:rPr>
              <w:t>if</w:t>
            </w:r>
            <w:r>
              <w:t>(</w:t>
            </w:r>
            <w:r w:rsidRPr="003E5AE9">
              <w:rPr>
                <w:rFonts w:ascii="Arial" w:hAnsi="Arial"/>
              </w:rPr>
              <w:t>isSuccess</w:t>
            </w:r>
            <w:r>
              <w:t>){</w:t>
            </w:r>
          </w:p>
          <w:p w14:paraId="01295039" w14:textId="5AE2EA46" w:rsidR="00280DE4" w:rsidRDefault="00280DE4" w:rsidP="00280DE4">
            <w:r>
              <w:t xml:space="preserve">            </w:t>
            </w:r>
            <w:r w:rsidR="007F6EF0" w:rsidRPr="003E5AE9">
              <w:rPr>
                <w:rFonts w:ascii="Arial" w:hAnsi="Arial"/>
              </w:rPr>
              <w:t>sceneRuleDraftService</w:t>
            </w:r>
            <w:r w:rsidRPr="001244DA">
              <w:rPr>
                <w:rFonts w:ascii="Arial" w:hAnsi="Arial"/>
              </w:rPr>
              <w:t>.</w:t>
            </w:r>
            <w:r w:rsidR="007F6EF0" w:rsidRPr="003E5AE9">
              <w:rPr>
                <w:rFonts w:ascii="Arial" w:hAnsi="Arial" w:hint="eastAsia"/>
              </w:rPr>
              <w:t>update</w:t>
            </w:r>
            <w:r w:rsidR="007F6EF0">
              <w:t>()</w:t>
            </w:r>
            <w:r>
              <w:t>;</w:t>
            </w:r>
          </w:p>
          <w:p w14:paraId="28F73D7A" w14:textId="77777777" w:rsidR="00280DE4" w:rsidRDefault="00280DE4" w:rsidP="00280DE4">
            <w:r>
              <w:t xml:space="preserve">        }</w:t>
            </w:r>
          </w:p>
          <w:p w14:paraId="2FFE2F97" w14:textId="77777777" w:rsidR="00280DE4" w:rsidRDefault="00280DE4" w:rsidP="00280DE4">
            <w:r>
              <w:t xml:space="preserve">        </w:t>
            </w:r>
            <w:r w:rsidRPr="003E5AE9">
              <w:rPr>
                <w:rFonts w:ascii="Arial" w:hAnsi="Arial"/>
              </w:rPr>
              <w:t>return</w:t>
            </w:r>
            <w:r>
              <w:t xml:space="preserve"> </w:t>
            </w:r>
            <w:r w:rsidRPr="003E5AE9">
              <w:rPr>
                <w:rFonts w:ascii="Arial" w:hAnsi="Arial"/>
              </w:rPr>
              <w:t>false</w:t>
            </w:r>
            <w:r>
              <w:t>;</w:t>
            </w:r>
          </w:p>
          <w:p w14:paraId="457470A9" w14:textId="77777777" w:rsidR="00280DE4" w:rsidRDefault="00280DE4" w:rsidP="00280DE4">
            <w:r>
              <w:t xml:space="preserve">    }</w:t>
            </w:r>
            <w:r w:rsidRPr="003E5AE9">
              <w:rPr>
                <w:rFonts w:ascii="Arial" w:hAnsi="Arial"/>
              </w:rPr>
              <w:t>catch</w:t>
            </w:r>
            <w:r>
              <w:t>(</w:t>
            </w:r>
            <w:r w:rsidRPr="003E5AE9">
              <w:rPr>
                <w:rFonts w:ascii="Arial" w:hAnsi="Arial"/>
              </w:rPr>
              <w:t>Exception</w:t>
            </w:r>
            <w:r>
              <w:t xml:space="preserve"> </w:t>
            </w:r>
            <w:r w:rsidRPr="003E5AE9">
              <w:rPr>
                <w:rFonts w:ascii="Arial" w:hAnsi="Arial"/>
              </w:rPr>
              <w:t>e</w:t>
            </w:r>
            <w:r>
              <w:t>){</w:t>
            </w:r>
          </w:p>
          <w:p w14:paraId="1F12D974" w14:textId="77777777" w:rsidR="00280DE4" w:rsidRDefault="00280DE4" w:rsidP="00280DE4">
            <w:r>
              <w:t xml:space="preserve">        // </w:t>
            </w:r>
            <w:r w:rsidRPr="003E5AE9">
              <w:rPr>
                <w:rFonts w:ascii="Arial" w:hAnsi="Arial"/>
              </w:rPr>
              <w:t>rpc</w:t>
            </w:r>
            <w:r>
              <w:t>调用失败，返回错误。</w:t>
            </w:r>
          </w:p>
          <w:p w14:paraId="312CEF0A" w14:textId="77777777" w:rsidR="00280DE4" w:rsidRDefault="00280DE4" w:rsidP="00280DE4">
            <w:r>
              <w:t xml:space="preserve">        </w:t>
            </w:r>
            <w:r w:rsidRPr="003E5AE9">
              <w:rPr>
                <w:rFonts w:ascii="Arial" w:hAnsi="Arial"/>
              </w:rPr>
              <w:t>return</w:t>
            </w:r>
            <w:r>
              <w:t xml:space="preserve"> </w:t>
            </w:r>
            <w:r w:rsidRPr="003E5AE9">
              <w:rPr>
                <w:rFonts w:ascii="Arial" w:hAnsi="Arial"/>
              </w:rPr>
              <w:t>false</w:t>
            </w:r>
            <w:r>
              <w:t>;</w:t>
            </w:r>
          </w:p>
          <w:p w14:paraId="23DB1971" w14:textId="77777777" w:rsidR="00280DE4" w:rsidRDefault="00280DE4" w:rsidP="00280DE4">
            <w:r>
              <w:t xml:space="preserve">    }</w:t>
            </w:r>
          </w:p>
          <w:p w14:paraId="2B7ECA68" w14:textId="29CFA3D8" w:rsidR="00CB5FA0" w:rsidRDefault="00280DE4" w:rsidP="00C1261D">
            <w:r>
              <w:t>}</w:t>
            </w:r>
          </w:p>
        </w:tc>
      </w:tr>
    </w:tbl>
    <w:p w14:paraId="5387FCDA" w14:textId="70D7A9DC" w:rsidR="005F0985" w:rsidRDefault="00FD189F" w:rsidP="00FD189F">
      <w:pPr>
        <w:pStyle w:val="af7"/>
      </w:pPr>
      <w:bookmarkStart w:id="360" w:name="_Toc36736596"/>
      <w:bookmarkStart w:id="361" w:name="_Toc36844565"/>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60"/>
      <w:bookmarkEnd w:id="361"/>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lastRenderedPageBreak/>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7"/>
      </w:pPr>
      <w:bookmarkStart w:id="362" w:name="_Toc36736597"/>
      <w:bookmarkStart w:id="363" w:name="_Toc36844566"/>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2"/>
      <w:bookmarkEnd w:id="363"/>
    </w:p>
    <w:p w14:paraId="38CF67FA" w14:textId="695BB81B" w:rsidR="00D778E3" w:rsidRDefault="000459FC" w:rsidP="00BF4990">
      <w:pPr>
        <w:pStyle w:val="3"/>
        <w:numPr>
          <w:ilvl w:val="2"/>
          <w:numId w:val="52"/>
        </w:numPr>
      </w:pPr>
      <w:bookmarkStart w:id="364" w:name="_Toc36642717"/>
      <w:bookmarkStart w:id="365" w:name="_Toc36643289"/>
      <w:bookmarkStart w:id="366" w:name="_Toc36732814"/>
      <w:bookmarkStart w:id="367" w:name="_Toc36844520"/>
      <w:r>
        <w:rPr>
          <w:rFonts w:hint="eastAsia"/>
        </w:rPr>
        <w:t>审核权转移功能实现</w:t>
      </w:r>
      <w:bookmarkEnd w:id="364"/>
      <w:bookmarkEnd w:id="365"/>
      <w:bookmarkEnd w:id="366"/>
      <w:bookmarkEnd w:id="36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7"/>
      </w:pPr>
      <w:bookmarkStart w:id="368" w:name="_Toc36736598"/>
      <w:bookmarkStart w:id="369" w:name="_Toc36844567"/>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8"/>
      <w:bookmarkEnd w:id="369"/>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r w:rsidRPr="003E5AE9">
        <w:rPr>
          <w:rFonts w:ascii="Arial" w:eastAsia="宋体" w:hAnsi="Arial" w:hint="eastAsia"/>
          <w:sz w:val="24"/>
          <w:szCs w:val="24"/>
        </w:rPr>
        <w:t>Audit</w:t>
      </w:r>
      <w:r w:rsidRPr="003E5AE9">
        <w:rPr>
          <w:rFonts w:ascii="Arial" w:eastAsia="宋体" w:hAnsi="Arial"/>
          <w:sz w:val="24"/>
          <w:szCs w:val="24"/>
        </w:rPr>
        <w:t>EventConsumer</w:t>
      </w:r>
      <w:r>
        <w:rPr>
          <w:rFonts w:ascii="宋体" w:eastAsia="宋体" w:hAnsi="宋体" w:hint="eastAsia"/>
          <w:sz w:val="24"/>
          <w:szCs w:val="24"/>
        </w:rPr>
        <w:t>负责监听审核消息队列，</w:t>
      </w:r>
      <w:r w:rsidRPr="003E5AE9">
        <w:rPr>
          <w:rFonts w:ascii="Arial" w:eastAsia="宋体" w:hAnsi="Arial" w:hint="eastAsia"/>
          <w:sz w:val="24"/>
          <w:szCs w:val="24"/>
        </w:rPr>
        <w:t>H</w:t>
      </w:r>
      <w:r w:rsidRPr="003E5AE9">
        <w:rPr>
          <w:rFonts w:ascii="Arial" w:eastAsia="宋体" w:hAnsi="Arial"/>
          <w:sz w:val="24"/>
          <w:szCs w:val="24"/>
        </w:rPr>
        <w:t>andleAuditMessageService</w:t>
      </w:r>
      <w:r>
        <w:rPr>
          <w:rFonts w:ascii="宋体" w:eastAsia="宋体" w:hAnsi="宋体" w:hint="eastAsia"/>
          <w:sz w:val="24"/>
          <w:szCs w:val="24"/>
        </w:rPr>
        <w:t>处理</w:t>
      </w:r>
      <w:r w:rsidRPr="003E5AE9">
        <w:rPr>
          <w:rFonts w:ascii="Arial" w:eastAsia="宋体" w:hAnsi="Arial" w:hint="eastAsia"/>
          <w:sz w:val="24"/>
          <w:szCs w:val="24"/>
        </w:rPr>
        <w:t>Audit</w:t>
      </w:r>
      <w:r w:rsidRPr="003E5AE9">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3E5AE9">
        <w:rPr>
          <w:rFonts w:ascii="Arial" w:eastAsia="宋体" w:hAnsi="Arial" w:hint="eastAsia"/>
          <w:sz w:val="24"/>
          <w:szCs w:val="24"/>
        </w:rPr>
        <w:t>Handle</w:t>
      </w:r>
      <w:r w:rsidRPr="003E5AE9">
        <w:rPr>
          <w:rFonts w:ascii="Arial" w:eastAsia="宋体" w:hAnsi="Arial"/>
          <w:sz w:val="24"/>
          <w:szCs w:val="24"/>
        </w:rPr>
        <w:t>AuditMessageService</w:t>
      </w:r>
      <w:r>
        <w:rPr>
          <w:rFonts w:ascii="宋体" w:eastAsia="宋体" w:hAnsi="宋体" w:hint="eastAsia"/>
          <w:sz w:val="24"/>
          <w:szCs w:val="24"/>
        </w:rPr>
        <w:t>调用</w:t>
      </w:r>
      <w:r w:rsidRPr="003E5AE9">
        <w:rPr>
          <w:rFonts w:ascii="Arial" w:eastAsia="宋体" w:hAnsi="Arial" w:hint="eastAsia"/>
          <w:sz w:val="24"/>
          <w:szCs w:val="24"/>
        </w:rPr>
        <w:t>SceneRuleDao</w:t>
      </w:r>
      <w:r>
        <w:rPr>
          <w:rFonts w:ascii="宋体" w:eastAsia="宋体" w:hAnsi="宋体" w:hint="eastAsia"/>
          <w:sz w:val="24"/>
          <w:szCs w:val="24"/>
        </w:rPr>
        <w:t>向</w:t>
      </w:r>
      <w:r w:rsidRPr="003E5AE9">
        <w:rPr>
          <w:rFonts w:ascii="Arial" w:eastAsia="宋体" w:hAnsi="Arial" w:hint="eastAsia"/>
          <w:sz w:val="24"/>
          <w:szCs w:val="24"/>
        </w:rPr>
        <w:t>Rule</w:t>
      </w:r>
      <w:r>
        <w:rPr>
          <w:rFonts w:ascii="宋体" w:eastAsia="宋体" w:hAnsi="宋体" w:hint="eastAsia"/>
          <w:sz w:val="24"/>
          <w:szCs w:val="24"/>
        </w:rPr>
        <w:t>表中插入新规则，调用</w:t>
      </w:r>
      <w:r w:rsidRPr="003E5AE9">
        <w:rPr>
          <w:rFonts w:ascii="Arial" w:eastAsia="宋体" w:hAnsi="Arial" w:hint="eastAsia"/>
          <w:sz w:val="24"/>
          <w:szCs w:val="24"/>
        </w:rPr>
        <w:t>Sce</w:t>
      </w:r>
      <w:r w:rsidRPr="003E5AE9">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3E5AE9">
        <w:rPr>
          <w:rFonts w:ascii="Arial" w:eastAsia="宋体" w:hAnsi="Arial" w:hint="eastAsia"/>
          <w:sz w:val="24"/>
          <w:szCs w:val="24"/>
        </w:rPr>
        <w:t>Hanle</w:t>
      </w:r>
      <w:r w:rsidRPr="003E5AE9">
        <w:rPr>
          <w:rFonts w:ascii="Arial" w:eastAsia="宋体" w:hAnsi="Arial"/>
          <w:sz w:val="24"/>
          <w:szCs w:val="24"/>
        </w:rPr>
        <w:t>AuditMessageService</w:t>
      </w:r>
      <w:r>
        <w:rPr>
          <w:rFonts w:ascii="宋体" w:eastAsia="宋体" w:hAnsi="宋体" w:hint="eastAsia"/>
          <w:sz w:val="24"/>
          <w:szCs w:val="24"/>
        </w:rPr>
        <w:t>调用</w:t>
      </w:r>
      <w:r w:rsidRPr="003E5AE9">
        <w:rPr>
          <w:rFonts w:ascii="Arial" w:eastAsia="宋体" w:hAnsi="Arial" w:hint="eastAsia"/>
          <w:sz w:val="24"/>
          <w:szCs w:val="24"/>
        </w:rPr>
        <w:t>Sync</w:t>
      </w:r>
      <w:r w:rsidRPr="003E5AE9">
        <w:rPr>
          <w:rFonts w:ascii="Arial" w:eastAsia="宋体" w:hAnsi="Arial"/>
          <w:sz w:val="24"/>
          <w:szCs w:val="24"/>
        </w:rPr>
        <w:t>RunnerService</w:t>
      </w:r>
      <w:r>
        <w:rPr>
          <w:rFonts w:ascii="宋体" w:eastAsia="宋体" w:hAnsi="宋体" w:hint="eastAsia"/>
          <w:sz w:val="24"/>
          <w:szCs w:val="24"/>
        </w:rPr>
        <w:t>转移审核权，同时通过</w:t>
      </w:r>
      <w:r w:rsidRPr="003E5AE9">
        <w:rPr>
          <w:rFonts w:ascii="Arial" w:eastAsia="宋体" w:hAnsi="Arial" w:hint="eastAsia"/>
          <w:sz w:val="24"/>
          <w:szCs w:val="24"/>
        </w:rPr>
        <w:t>Sce</w:t>
      </w:r>
      <w:r w:rsidRPr="003E5AE9">
        <w:rPr>
          <w:rFonts w:ascii="Arial" w:eastAsia="宋体" w:hAnsi="Arial"/>
          <w:sz w:val="24"/>
          <w:szCs w:val="24"/>
        </w:rPr>
        <w:t>neRuleDraftDao</w:t>
      </w:r>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w:t>
      </w:r>
      <w:r>
        <w:rPr>
          <w:rFonts w:ascii="宋体" w:eastAsia="宋体" w:hAnsi="宋体" w:hint="eastAsia"/>
          <w:sz w:val="24"/>
          <w:szCs w:val="24"/>
        </w:rPr>
        <w:lastRenderedPageBreak/>
        <w:t>点的审核人员由履约超时管理平台指定。用户创建规则之后，超时管理平台就会在审核流平台上创建审核流，同时将审核权转移给第一个审核人，在之后的审核权转移中，转移操作均类似，为了减少代码中</w:t>
      </w:r>
      <w:r w:rsidRPr="003E5AE9">
        <w:rPr>
          <w:rFonts w:ascii="Arial" w:eastAsia="宋体" w:hAnsi="Arial" w:hint="eastAsia"/>
          <w:sz w:val="24"/>
          <w:szCs w:val="24"/>
        </w:rPr>
        <w:t>if</w:t>
      </w:r>
      <w:r>
        <w:rPr>
          <w:rFonts w:ascii="宋体" w:eastAsia="宋体" w:hAnsi="宋体"/>
          <w:sz w:val="24"/>
          <w:szCs w:val="24"/>
        </w:rPr>
        <w:t>-</w:t>
      </w:r>
      <w:r w:rsidRPr="003E5AE9">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3"/>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3CC67BF6" w14:textId="77777777" w:rsidR="00895CB8" w:rsidRPr="0029678D" w:rsidRDefault="00895CB8" w:rsidP="00895CB8">
            <w:pPr>
              <w:rPr>
                <w:rFonts w:ascii="宋体" w:eastAsia="宋体" w:hAnsi="宋体"/>
                <w:szCs w:val="21"/>
              </w:rPr>
            </w:pPr>
            <w:r w:rsidRPr="003E5AE9">
              <w:rPr>
                <w:rFonts w:ascii="Arial" w:eastAsia="宋体" w:hAnsi="Arial"/>
                <w:szCs w:val="21"/>
              </w:rPr>
              <w:t>class</w:t>
            </w:r>
            <w:r w:rsidRPr="0029678D">
              <w:rPr>
                <w:rFonts w:ascii="宋体" w:eastAsia="宋体" w:hAnsi="宋体"/>
                <w:szCs w:val="21"/>
              </w:rPr>
              <w:t xml:space="preserve"> </w:t>
            </w:r>
            <w:r w:rsidRPr="003E5AE9">
              <w:rPr>
                <w:rFonts w:ascii="Arial" w:eastAsia="宋体" w:hAnsi="Arial"/>
                <w:szCs w:val="21"/>
              </w:rPr>
              <w:t>MQConsumerServiceImpl</w:t>
            </w:r>
            <w:r w:rsidRPr="0029678D">
              <w:rPr>
                <w:rFonts w:ascii="宋体" w:eastAsia="宋体" w:hAnsi="宋体"/>
                <w:szCs w:val="21"/>
              </w:rPr>
              <w:t xml:space="preserve"> {</w:t>
            </w:r>
          </w:p>
          <w:p w14:paraId="258E742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FAIL</w:t>
            </w:r>
            <w:r w:rsidRPr="0029678D">
              <w:rPr>
                <w:rFonts w:ascii="宋体" w:eastAsia="宋体" w:hAnsi="宋体"/>
                <w:szCs w:val="21"/>
              </w:rPr>
              <w:t xml:space="preserve"> = "</w:t>
            </w:r>
            <w:r w:rsidRPr="003E5AE9">
              <w:rPr>
                <w:rFonts w:ascii="Arial" w:eastAsia="宋体" w:hAnsi="Arial"/>
                <w:szCs w:val="21"/>
              </w:rPr>
              <w:t>fail</w:t>
            </w:r>
            <w:r w:rsidRPr="0029678D">
              <w:rPr>
                <w:rFonts w:ascii="宋体" w:eastAsia="宋体" w:hAnsi="宋体"/>
                <w:szCs w:val="21"/>
              </w:rPr>
              <w:t>";</w:t>
            </w:r>
          </w:p>
          <w:p w14:paraId="650A78D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SUCCESS</w:t>
            </w:r>
            <w:r w:rsidRPr="0029678D">
              <w:rPr>
                <w:rFonts w:ascii="宋体" w:eastAsia="宋体" w:hAnsi="宋体"/>
                <w:szCs w:val="21"/>
              </w:rPr>
              <w:t xml:space="preserve"> = "</w:t>
            </w:r>
            <w:r w:rsidRPr="003E5AE9">
              <w:rPr>
                <w:rFonts w:ascii="Arial" w:eastAsia="宋体" w:hAnsi="Arial"/>
                <w:szCs w:val="21"/>
              </w:rPr>
              <w:t>success</w:t>
            </w:r>
            <w:r w:rsidRPr="0029678D">
              <w:rPr>
                <w:rFonts w:ascii="宋体" w:eastAsia="宋体" w:hAnsi="宋体"/>
                <w:szCs w:val="21"/>
              </w:rPr>
              <w:t>";</w:t>
            </w:r>
          </w:p>
          <w:p w14:paraId="5DCBDD26"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FIRST</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 "</w:t>
            </w:r>
            <w:r w:rsidRPr="003E5AE9">
              <w:rPr>
                <w:rFonts w:ascii="Arial" w:eastAsia="宋体" w:hAnsi="Arial"/>
                <w:szCs w:val="21"/>
              </w:rPr>
              <w:t>firstNode</w:t>
            </w:r>
            <w:r w:rsidRPr="0029678D">
              <w:rPr>
                <w:rFonts w:ascii="宋体" w:eastAsia="宋体" w:hAnsi="宋体"/>
                <w:szCs w:val="21"/>
              </w:rPr>
              <w:t>";</w:t>
            </w:r>
          </w:p>
          <w:p w14:paraId="70EFE85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 "</w:t>
            </w:r>
            <w:r w:rsidRPr="003E5AE9">
              <w:rPr>
                <w:rFonts w:ascii="Arial" w:eastAsia="宋体" w:hAnsi="Arial"/>
                <w:szCs w:val="21"/>
              </w:rPr>
              <w:t>secondNode</w:t>
            </w:r>
            <w:r w:rsidRPr="0029678D">
              <w:rPr>
                <w:rFonts w:ascii="宋体" w:eastAsia="宋体" w:hAnsi="宋体"/>
                <w:szCs w:val="21"/>
              </w:rPr>
              <w:t>";</w:t>
            </w:r>
          </w:p>
          <w:p w14:paraId="3EB18D9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thridNode</w:t>
            </w:r>
            <w:r w:rsidRPr="0029678D">
              <w:rPr>
                <w:rFonts w:ascii="宋体" w:eastAsia="宋体" w:hAnsi="宋体"/>
                <w:szCs w:val="21"/>
              </w:rPr>
              <w:t>";</w:t>
            </w:r>
          </w:p>
          <w:p w14:paraId="3C921CBF" w14:textId="24DD0B50"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w:t>
            </w:r>
            <w:r w:rsidR="00C839AE" w:rsidRPr="003E5AE9">
              <w:rPr>
                <w:rFonts w:ascii="Arial" w:eastAsia="宋体" w:hAnsi="Arial"/>
                <w:szCs w:val="21"/>
              </w:rPr>
              <w:t>ORTH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forthNode</w:t>
            </w:r>
            <w:r w:rsidRPr="0029678D">
              <w:rPr>
                <w:rFonts w:ascii="宋体" w:eastAsia="宋体" w:hAnsi="宋体"/>
                <w:szCs w:val="21"/>
              </w:rPr>
              <w:t>";</w:t>
            </w:r>
          </w:p>
          <w:p w14:paraId="4C65900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6F52F857"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private</w:t>
            </w: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r w:rsidRPr="003E5AE9">
              <w:rPr>
                <w:rFonts w:ascii="Arial" w:eastAsia="宋体" w:hAnsi="Arial"/>
                <w:szCs w:val="21"/>
              </w:rPr>
              <w:t>HashMap</w:t>
            </w:r>
            <w:r w:rsidRPr="0029678D">
              <w:rPr>
                <w:rFonts w:ascii="宋体" w:eastAsia="宋体" w:hAnsi="宋体"/>
                <w:szCs w:val="21"/>
              </w:rPr>
              <w:t>&lt;</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&gt;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 </w:t>
            </w:r>
            <w:r w:rsidRPr="003E5AE9">
              <w:rPr>
                <w:rFonts w:ascii="Arial" w:eastAsia="宋体" w:hAnsi="Arial"/>
                <w:szCs w:val="21"/>
              </w:rPr>
              <w:t>new</w:t>
            </w:r>
            <w:r w:rsidRPr="0029678D">
              <w:rPr>
                <w:rFonts w:ascii="宋体" w:eastAsia="宋体" w:hAnsi="宋体"/>
                <w:szCs w:val="21"/>
              </w:rPr>
              <w:t xml:space="preserve"> </w:t>
            </w:r>
            <w:r w:rsidRPr="003E5AE9">
              <w:rPr>
                <w:rFonts w:ascii="Arial" w:eastAsia="宋体" w:hAnsi="Arial"/>
                <w:szCs w:val="21"/>
              </w:rPr>
              <w:t>HashMap</w:t>
            </w:r>
            <w:r w:rsidRPr="0029678D">
              <w:rPr>
                <w:rFonts w:ascii="宋体" w:eastAsia="宋体" w:hAnsi="宋体"/>
                <w:szCs w:val="21"/>
              </w:rPr>
              <w:t>&lt;&gt;();</w:t>
            </w:r>
          </w:p>
          <w:p w14:paraId="5D0E0A5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static</w:t>
            </w:r>
            <w:r w:rsidRPr="0029678D">
              <w:rPr>
                <w:rFonts w:ascii="宋体" w:eastAsia="宋体" w:hAnsi="宋体"/>
                <w:szCs w:val="21"/>
              </w:rPr>
              <w:t xml:space="preserve"> {</w:t>
            </w:r>
          </w:p>
          <w:p w14:paraId="7EB01C7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FIRST</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w:t>
            </w:r>
          </w:p>
          <w:p w14:paraId="4542335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SECOND</w:t>
            </w:r>
            <w:r w:rsidRPr="003F1175">
              <w:rPr>
                <w:rFonts w:ascii="Arial" w:eastAsia="宋体" w:hAnsi="Arial"/>
                <w:szCs w:val="21"/>
              </w:rPr>
              <w:t>_</w:t>
            </w:r>
            <w:r w:rsidRPr="003E5AE9">
              <w:rPr>
                <w:rFonts w:ascii="Arial" w:eastAsia="宋体" w:hAnsi="Arial"/>
                <w:szCs w:val="21"/>
              </w:rPr>
              <w:t>NOTE</w:t>
            </w:r>
            <w:r w:rsidRPr="0029678D">
              <w:rPr>
                <w:rFonts w:ascii="宋体" w:eastAsia="宋体" w:hAnsi="宋体"/>
                <w:szCs w:val="21"/>
              </w:rPr>
              <w:t xml:space="preserve">, </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17B9611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THIRD</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w:t>
            </w:r>
            <w:r w:rsidRPr="003E5AE9">
              <w:rPr>
                <w:rFonts w:ascii="Arial" w:eastAsia="宋体" w:hAnsi="Arial"/>
                <w:szCs w:val="21"/>
              </w:rPr>
              <w:t>Forth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3DCF3F5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put</w:t>
            </w:r>
            <w:r w:rsidRPr="0029678D">
              <w:rPr>
                <w:rFonts w:ascii="宋体" w:eastAsia="宋体" w:hAnsi="宋体"/>
                <w:szCs w:val="21"/>
              </w:rPr>
              <w:t>(</w:t>
            </w:r>
            <w:r w:rsidRPr="003E5AE9">
              <w:rPr>
                <w:rFonts w:ascii="Arial" w:eastAsia="宋体" w:hAnsi="Arial"/>
                <w:szCs w:val="21"/>
              </w:rPr>
              <w:t>Forth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 xml:space="preserve">, </w:t>
            </w:r>
            <w:r w:rsidRPr="003E5AE9">
              <w:rPr>
                <w:rFonts w:ascii="Arial" w:eastAsia="宋体" w:hAnsi="Arial"/>
                <w:szCs w:val="21"/>
              </w:rPr>
              <w:t>FIFTH</w:t>
            </w:r>
            <w:r w:rsidRPr="003F1175">
              <w:rPr>
                <w:rFonts w:ascii="Arial" w:eastAsia="宋体" w:hAnsi="Arial"/>
                <w:szCs w:val="21"/>
              </w:rPr>
              <w:t>_</w:t>
            </w:r>
            <w:r w:rsidRPr="003E5AE9">
              <w:rPr>
                <w:rFonts w:ascii="Arial" w:eastAsia="宋体" w:hAnsi="Arial"/>
                <w:szCs w:val="21"/>
              </w:rPr>
              <w:t>NODE</w:t>
            </w:r>
            <w:r w:rsidRPr="0029678D">
              <w:rPr>
                <w:rFonts w:ascii="宋体" w:eastAsia="宋体" w:hAnsi="宋体"/>
                <w:szCs w:val="21"/>
              </w:rPr>
              <w:t>);</w:t>
            </w:r>
          </w:p>
          <w:p w14:paraId="5D3DBB55" w14:textId="4F07C74A"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2448968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public</w:t>
            </w:r>
            <w:r w:rsidRPr="0029678D">
              <w:rPr>
                <w:rFonts w:ascii="宋体" w:eastAsia="宋体" w:hAnsi="宋体"/>
                <w:szCs w:val="21"/>
              </w:rPr>
              <w:t xml:space="preserve"> </w:t>
            </w:r>
            <w:r w:rsidRPr="003E5AE9">
              <w:rPr>
                <w:rFonts w:ascii="Arial" w:eastAsia="宋体" w:hAnsi="Arial"/>
                <w:szCs w:val="21"/>
              </w:rPr>
              <w:t>void</w:t>
            </w:r>
            <w:r w:rsidRPr="0029678D">
              <w:rPr>
                <w:rFonts w:ascii="宋体" w:eastAsia="宋体" w:hAnsi="宋体"/>
                <w:szCs w:val="21"/>
              </w:rPr>
              <w:t xml:space="preserve"> </w:t>
            </w:r>
            <w:r w:rsidRPr="003E5AE9">
              <w:rPr>
                <w:rFonts w:ascii="Arial" w:eastAsia="宋体" w:hAnsi="Arial"/>
                <w:szCs w:val="21"/>
              </w:rPr>
              <w:t>handleAuditMessage</w:t>
            </w:r>
            <w:r w:rsidRPr="0029678D">
              <w:rPr>
                <w:rFonts w:ascii="宋体" w:eastAsia="宋体" w:hAnsi="宋体"/>
                <w:szCs w:val="21"/>
              </w:rPr>
              <w:t>(</w:t>
            </w:r>
            <w:r w:rsidRPr="003E5AE9">
              <w:rPr>
                <w:rFonts w:ascii="Arial" w:eastAsia="宋体" w:hAnsi="Arial"/>
                <w:szCs w:val="21"/>
              </w:rPr>
              <w:t>AuditMessage</w:t>
            </w:r>
            <w:r w:rsidRPr="0029678D">
              <w:rPr>
                <w:rFonts w:ascii="宋体" w:eastAsia="宋体" w:hAnsi="宋体"/>
                <w:szCs w:val="21"/>
              </w:rPr>
              <w:t xml:space="preserve"> </w:t>
            </w:r>
            <w:r w:rsidRPr="003E5AE9">
              <w:rPr>
                <w:rFonts w:ascii="Arial" w:eastAsia="宋体" w:hAnsi="Arial"/>
                <w:szCs w:val="21"/>
              </w:rPr>
              <w:t>message</w:t>
            </w:r>
            <w:r w:rsidRPr="0029678D">
              <w:rPr>
                <w:rFonts w:ascii="宋体" w:eastAsia="宋体" w:hAnsi="宋体"/>
                <w:szCs w:val="21"/>
              </w:rPr>
              <w:t>) {</w:t>
            </w:r>
          </w:p>
          <w:p w14:paraId="0FC2988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29678D">
              <w:rPr>
                <w:rFonts w:ascii="宋体" w:eastAsia="宋体" w:hAnsi="宋体"/>
                <w:szCs w:val="21"/>
              </w:rPr>
              <w:t xml:space="preserve"> 校验</w:t>
            </w:r>
            <w:r w:rsidRPr="003E5AE9">
              <w:rPr>
                <w:rFonts w:ascii="Arial" w:eastAsia="宋体" w:hAnsi="Arial"/>
                <w:szCs w:val="21"/>
              </w:rPr>
              <w:t>message</w:t>
            </w:r>
          </w:p>
          <w:p w14:paraId="376309D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boolean</w:t>
            </w:r>
            <w:r w:rsidRPr="0029678D">
              <w:rPr>
                <w:rFonts w:ascii="宋体" w:eastAsia="宋体" w:hAnsi="宋体"/>
                <w:szCs w:val="21"/>
              </w:rPr>
              <w:t xml:space="preserve"> </w:t>
            </w:r>
            <w:r w:rsidRPr="003E5AE9">
              <w:rPr>
                <w:rFonts w:ascii="Arial" w:eastAsia="宋体" w:hAnsi="Arial"/>
                <w:szCs w:val="21"/>
              </w:rPr>
              <w:t>result</w:t>
            </w:r>
            <w:r w:rsidRPr="0029678D">
              <w:rPr>
                <w:rFonts w:ascii="宋体" w:eastAsia="宋体" w:hAnsi="宋体"/>
                <w:szCs w:val="21"/>
              </w:rPr>
              <w:t xml:space="preserve"> = </w:t>
            </w:r>
            <w:r w:rsidRPr="003E5AE9">
              <w:rPr>
                <w:rFonts w:ascii="Arial" w:eastAsia="宋体" w:hAnsi="Arial"/>
                <w:szCs w:val="21"/>
              </w:rPr>
              <w:t>validate</w:t>
            </w:r>
            <w:r w:rsidRPr="0029678D">
              <w:rPr>
                <w:rFonts w:ascii="宋体" w:eastAsia="宋体" w:hAnsi="宋体"/>
                <w:szCs w:val="21"/>
              </w:rPr>
              <w:t>(</w:t>
            </w:r>
            <w:r w:rsidRPr="003E5AE9">
              <w:rPr>
                <w:rFonts w:ascii="Arial" w:eastAsia="宋体" w:hAnsi="Arial"/>
                <w:szCs w:val="21"/>
              </w:rPr>
              <w:t>message</w:t>
            </w:r>
            <w:r w:rsidRPr="0029678D">
              <w:rPr>
                <w:rFonts w:ascii="宋体" w:eastAsia="宋体" w:hAnsi="宋体"/>
                <w:szCs w:val="21"/>
              </w:rPr>
              <w:t>);</w:t>
            </w:r>
          </w:p>
          <w:p w14:paraId="6D7DC59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 xml:space="preserve"> (!</w:t>
            </w:r>
            <w:r w:rsidRPr="003E5AE9">
              <w:rPr>
                <w:rFonts w:ascii="Arial" w:eastAsia="宋体" w:hAnsi="Arial"/>
                <w:szCs w:val="21"/>
              </w:rPr>
              <w:t>result</w:t>
            </w:r>
            <w:r w:rsidRPr="0029678D">
              <w:rPr>
                <w:rFonts w:ascii="宋体" w:eastAsia="宋体" w:hAnsi="宋体"/>
                <w:szCs w:val="21"/>
              </w:rPr>
              <w:t>) {</w:t>
            </w:r>
          </w:p>
          <w:p w14:paraId="0D12F49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throw</w:t>
            </w:r>
            <w:r w:rsidRPr="0029678D">
              <w:rPr>
                <w:rFonts w:ascii="宋体" w:eastAsia="宋体" w:hAnsi="宋体"/>
                <w:szCs w:val="21"/>
              </w:rPr>
              <w:t xml:space="preserve"> </w:t>
            </w:r>
            <w:r w:rsidRPr="003E5AE9">
              <w:rPr>
                <w:rFonts w:ascii="Arial" w:eastAsia="宋体" w:hAnsi="Arial"/>
                <w:szCs w:val="21"/>
              </w:rPr>
              <w:t>new</w:t>
            </w:r>
            <w:r w:rsidRPr="0029678D">
              <w:rPr>
                <w:rFonts w:ascii="宋体" w:eastAsia="宋体" w:hAnsi="宋体"/>
                <w:szCs w:val="21"/>
              </w:rPr>
              <w:t xml:space="preserve"> </w:t>
            </w:r>
            <w:r w:rsidRPr="003E5AE9">
              <w:rPr>
                <w:rFonts w:ascii="Arial" w:eastAsia="宋体" w:hAnsi="Arial"/>
                <w:szCs w:val="21"/>
              </w:rPr>
              <w:t>Exception</w:t>
            </w:r>
            <w:r w:rsidRPr="0029678D">
              <w:rPr>
                <w:rFonts w:ascii="宋体" w:eastAsia="宋体" w:hAnsi="宋体"/>
                <w:szCs w:val="21"/>
              </w:rPr>
              <w:t>("校验失败！");</w:t>
            </w:r>
          </w:p>
          <w:p w14:paraId="2B3D6B7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6E5099A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29678D">
              <w:rPr>
                <w:rFonts w:ascii="宋体" w:eastAsia="宋体" w:hAnsi="宋体"/>
                <w:szCs w:val="21"/>
              </w:rPr>
              <w:t xml:space="preserve"> 根据</w:t>
            </w:r>
            <w:r w:rsidRPr="003E5AE9">
              <w:rPr>
                <w:rFonts w:ascii="Arial" w:eastAsia="宋体" w:hAnsi="Arial"/>
                <w:szCs w:val="21"/>
              </w:rPr>
              <w:t>message</w:t>
            </w:r>
            <w:r w:rsidRPr="0029678D">
              <w:rPr>
                <w:rFonts w:ascii="宋体" w:eastAsia="宋体" w:hAnsi="宋体"/>
                <w:szCs w:val="21"/>
              </w:rPr>
              <w:t>中当前节点状态进行不同的</w:t>
            </w:r>
          </w:p>
          <w:p w14:paraId="2524A62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如果消息体当前状态是</w:t>
            </w:r>
            <w:r w:rsidRPr="003E5AE9">
              <w:rPr>
                <w:rFonts w:ascii="Arial" w:eastAsia="宋体" w:hAnsi="Arial"/>
                <w:szCs w:val="21"/>
              </w:rPr>
              <w:t>fail</w:t>
            </w:r>
            <w:r w:rsidRPr="0029678D">
              <w:rPr>
                <w:rFonts w:ascii="宋体" w:eastAsia="宋体" w:hAnsi="宋体"/>
                <w:szCs w:val="21"/>
              </w:rPr>
              <w:t>，说明审核失败</w:t>
            </w:r>
          </w:p>
          <w:p w14:paraId="0A07802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w:t>
            </w:r>
            <w:r w:rsidRPr="003E5AE9">
              <w:rPr>
                <w:rFonts w:ascii="Arial" w:eastAsia="宋体" w:hAnsi="Arial"/>
                <w:szCs w:val="21"/>
              </w:rPr>
              <w:t>message</w:t>
            </w:r>
            <w:r w:rsidRPr="001244DA">
              <w:rPr>
                <w:rFonts w:ascii="Arial" w:eastAsia="宋体" w:hAnsi="Arial"/>
                <w:szCs w:val="21"/>
              </w:rPr>
              <w:t>.</w:t>
            </w:r>
            <w:r w:rsidRPr="003E5AE9">
              <w:rPr>
                <w:rFonts w:ascii="Arial" w:eastAsia="宋体" w:hAnsi="Arial"/>
                <w:szCs w:val="21"/>
              </w:rPr>
              <w:t>currentState</w:t>
            </w:r>
            <w:r w:rsidRPr="0029678D">
              <w:rPr>
                <w:rFonts w:ascii="宋体" w:eastAsia="宋体" w:hAnsi="宋体"/>
                <w:szCs w:val="21"/>
              </w:rPr>
              <w:t xml:space="preserve"> == </w:t>
            </w:r>
            <w:r w:rsidRPr="003E5AE9">
              <w:rPr>
                <w:rFonts w:ascii="Arial" w:eastAsia="宋体" w:hAnsi="Arial"/>
                <w:szCs w:val="21"/>
              </w:rPr>
              <w:t>FAIL</w:t>
            </w:r>
            <w:r w:rsidRPr="0029678D">
              <w:rPr>
                <w:rFonts w:ascii="宋体" w:eastAsia="宋体" w:hAnsi="宋体"/>
                <w:szCs w:val="21"/>
              </w:rPr>
              <w:t>){</w:t>
            </w:r>
          </w:p>
          <w:p w14:paraId="5CCB8140"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sceneDraftRuleService</w:t>
            </w:r>
            <w:r w:rsidRPr="001244DA">
              <w:rPr>
                <w:rFonts w:ascii="Arial" w:eastAsia="宋体" w:hAnsi="Arial"/>
                <w:szCs w:val="21"/>
              </w:rPr>
              <w:t>.</w:t>
            </w:r>
            <w:r w:rsidRPr="003E5AE9">
              <w:rPr>
                <w:rFonts w:ascii="Arial" w:eastAsia="宋体" w:hAnsi="Arial"/>
                <w:szCs w:val="21"/>
              </w:rPr>
              <w:t>failDraft</w:t>
            </w:r>
            <w:r w:rsidRPr="0029678D">
              <w:rPr>
                <w:rFonts w:ascii="宋体" w:eastAsia="宋体" w:hAnsi="宋体"/>
                <w:szCs w:val="21"/>
              </w:rPr>
              <w:t>();</w:t>
            </w:r>
          </w:p>
          <w:p w14:paraId="062A597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return</w:t>
            </w:r>
            <w:r w:rsidRPr="0029678D">
              <w:rPr>
                <w:rFonts w:ascii="宋体" w:eastAsia="宋体" w:hAnsi="宋体"/>
                <w:szCs w:val="21"/>
              </w:rPr>
              <w:t>;</w:t>
            </w:r>
          </w:p>
          <w:p w14:paraId="21B7865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8AAB75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if</w:t>
            </w:r>
            <w:r w:rsidRPr="0029678D">
              <w:rPr>
                <w:rFonts w:ascii="宋体" w:eastAsia="宋体" w:hAnsi="宋体"/>
                <w:szCs w:val="21"/>
              </w:rPr>
              <w:t>(</w:t>
            </w:r>
            <w:r w:rsidRPr="003E5AE9">
              <w:rPr>
                <w:rFonts w:ascii="Arial" w:eastAsia="宋体" w:hAnsi="Arial"/>
                <w:szCs w:val="21"/>
              </w:rPr>
              <w:t>message</w:t>
            </w:r>
            <w:r w:rsidRPr="001244DA">
              <w:rPr>
                <w:rFonts w:ascii="Arial" w:eastAsia="宋体" w:hAnsi="Arial"/>
                <w:szCs w:val="21"/>
              </w:rPr>
              <w:t>.</w:t>
            </w:r>
            <w:r w:rsidRPr="003E5AE9">
              <w:rPr>
                <w:rFonts w:ascii="Arial" w:eastAsia="宋体" w:hAnsi="Arial"/>
                <w:szCs w:val="21"/>
              </w:rPr>
              <w:t>currentState</w:t>
            </w:r>
            <w:r w:rsidRPr="0029678D">
              <w:rPr>
                <w:rFonts w:ascii="宋体" w:eastAsia="宋体" w:hAnsi="宋体"/>
                <w:szCs w:val="21"/>
              </w:rPr>
              <w:t xml:space="preserve"> == </w:t>
            </w:r>
            <w:r w:rsidRPr="003E5AE9">
              <w:rPr>
                <w:rFonts w:ascii="Arial" w:eastAsia="宋体" w:hAnsi="Arial"/>
                <w:szCs w:val="21"/>
              </w:rPr>
              <w:t>SUCCESS</w:t>
            </w:r>
            <w:r w:rsidRPr="0029678D">
              <w:rPr>
                <w:rFonts w:ascii="宋体" w:eastAsia="宋体" w:hAnsi="宋体"/>
                <w:szCs w:val="21"/>
              </w:rPr>
              <w:t>){</w:t>
            </w:r>
          </w:p>
          <w:p w14:paraId="684758D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sceneDraftRuleService</w:t>
            </w:r>
            <w:r w:rsidRPr="001244DA">
              <w:rPr>
                <w:rFonts w:ascii="Arial" w:eastAsia="宋体" w:hAnsi="Arial"/>
                <w:szCs w:val="21"/>
              </w:rPr>
              <w:t>.</w:t>
            </w:r>
            <w:r w:rsidRPr="003E5AE9">
              <w:rPr>
                <w:rFonts w:ascii="Arial" w:eastAsia="宋体" w:hAnsi="Arial"/>
                <w:szCs w:val="21"/>
              </w:rPr>
              <w:t>auditDraftSuccess</w:t>
            </w:r>
            <w:r w:rsidRPr="0029678D">
              <w:rPr>
                <w:rFonts w:ascii="宋体" w:eastAsia="宋体" w:hAnsi="宋体"/>
                <w:szCs w:val="21"/>
              </w:rPr>
              <w:t>();</w:t>
            </w:r>
          </w:p>
          <w:p w14:paraId="1429309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return</w:t>
            </w:r>
            <w:r w:rsidRPr="0029678D">
              <w:rPr>
                <w:rFonts w:ascii="宋体" w:eastAsia="宋体" w:hAnsi="宋体"/>
                <w:szCs w:val="21"/>
              </w:rPr>
              <w:t>;</w:t>
            </w:r>
          </w:p>
          <w:p w14:paraId="0B38DE1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FAC6FF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String</w:t>
            </w:r>
            <w:r w:rsidRPr="0029678D">
              <w:rPr>
                <w:rFonts w:ascii="宋体" w:eastAsia="宋体" w:hAnsi="宋体"/>
                <w:szCs w:val="21"/>
              </w:rPr>
              <w:t xml:space="preserve"> </w:t>
            </w:r>
            <w:r w:rsidRPr="003E5AE9">
              <w:rPr>
                <w:rFonts w:ascii="Arial" w:eastAsia="宋体" w:hAnsi="Arial"/>
                <w:szCs w:val="21"/>
              </w:rPr>
              <w:t>next</w:t>
            </w:r>
            <w:r w:rsidRPr="0029678D">
              <w:rPr>
                <w:rFonts w:ascii="宋体" w:eastAsia="宋体" w:hAnsi="宋体"/>
                <w:szCs w:val="21"/>
              </w:rPr>
              <w:t xml:space="preserve"> = </w:t>
            </w:r>
            <w:r w:rsidRPr="003E5AE9">
              <w:rPr>
                <w:rFonts w:ascii="Arial" w:eastAsia="宋体" w:hAnsi="Arial"/>
                <w:szCs w:val="21"/>
              </w:rPr>
              <w:t>NEXT</w:t>
            </w:r>
            <w:r w:rsidRPr="003F1175">
              <w:rPr>
                <w:rFonts w:ascii="Arial" w:eastAsia="宋体" w:hAnsi="Arial"/>
                <w:szCs w:val="21"/>
              </w:rPr>
              <w:t>_</w:t>
            </w:r>
            <w:r w:rsidRPr="003E5AE9">
              <w:rPr>
                <w:rFonts w:ascii="Arial" w:eastAsia="宋体" w:hAnsi="Arial"/>
                <w:szCs w:val="21"/>
              </w:rPr>
              <w:t>NODE</w:t>
            </w:r>
            <w:r w:rsidRPr="001244DA">
              <w:rPr>
                <w:rFonts w:ascii="Arial" w:eastAsia="宋体" w:hAnsi="Arial"/>
                <w:szCs w:val="21"/>
              </w:rPr>
              <w:t>.</w:t>
            </w:r>
            <w:r w:rsidRPr="003E5AE9">
              <w:rPr>
                <w:rFonts w:ascii="Arial" w:eastAsia="宋体" w:hAnsi="Arial"/>
                <w:szCs w:val="21"/>
              </w:rPr>
              <w:t>get</w:t>
            </w:r>
            <w:r w:rsidRPr="0029678D">
              <w:rPr>
                <w:rFonts w:ascii="宋体" w:eastAsia="宋体" w:hAnsi="宋体"/>
                <w:szCs w:val="21"/>
              </w:rPr>
              <w:t>(</w:t>
            </w:r>
            <w:r w:rsidRPr="003E5AE9">
              <w:rPr>
                <w:rFonts w:ascii="Arial" w:eastAsia="宋体" w:hAnsi="Arial"/>
                <w:szCs w:val="21"/>
              </w:rPr>
              <w:t>messsage</w:t>
            </w:r>
            <w:r w:rsidRPr="001244DA">
              <w:rPr>
                <w:rFonts w:ascii="Arial" w:eastAsia="宋体" w:hAnsi="Arial"/>
                <w:szCs w:val="21"/>
              </w:rPr>
              <w:t>.</w:t>
            </w:r>
            <w:r w:rsidRPr="003E5AE9">
              <w:rPr>
                <w:rFonts w:ascii="Arial" w:eastAsia="宋体" w:hAnsi="Arial"/>
                <w:szCs w:val="21"/>
              </w:rPr>
              <w:t>currentState</w:t>
            </w:r>
            <w:r w:rsidRPr="0029678D">
              <w:rPr>
                <w:rFonts w:ascii="宋体" w:eastAsia="宋体" w:hAnsi="宋体"/>
                <w:szCs w:val="21"/>
              </w:rPr>
              <w:t>);</w:t>
            </w:r>
          </w:p>
          <w:p w14:paraId="35505A9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r w:rsidRPr="003E5AE9">
              <w:rPr>
                <w:rFonts w:ascii="Arial" w:eastAsia="宋体" w:hAnsi="Arial"/>
                <w:szCs w:val="21"/>
              </w:rPr>
              <w:t>RunnerService</w:t>
            </w:r>
            <w:r w:rsidRPr="001244DA">
              <w:rPr>
                <w:rFonts w:ascii="Arial" w:eastAsia="宋体" w:hAnsi="Arial"/>
                <w:szCs w:val="21"/>
              </w:rPr>
              <w:t>.</w:t>
            </w:r>
            <w:r w:rsidRPr="003E5AE9">
              <w:rPr>
                <w:rFonts w:ascii="Arial" w:eastAsia="宋体" w:hAnsi="Arial"/>
                <w:szCs w:val="21"/>
              </w:rPr>
              <w:t>transfer</w:t>
            </w:r>
            <w:r w:rsidRPr="0029678D">
              <w:rPr>
                <w:rFonts w:ascii="宋体" w:eastAsia="宋体" w:hAnsi="宋体"/>
                <w:szCs w:val="21"/>
              </w:rPr>
              <w:t>(</w:t>
            </w:r>
            <w:r w:rsidRPr="003E5AE9">
              <w:rPr>
                <w:rFonts w:ascii="Arial" w:eastAsia="宋体" w:hAnsi="Arial"/>
                <w:szCs w:val="21"/>
              </w:rPr>
              <w:t>next</w:t>
            </w:r>
            <w:r w:rsidRPr="0029678D">
              <w:rPr>
                <w:rFonts w:ascii="宋体" w:eastAsia="宋体" w:hAnsi="宋体"/>
                <w:szCs w:val="21"/>
              </w:rPr>
              <w:t>);</w:t>
            </w:r>
          </w:p>
          <w:p w14:paraId="66B0BA2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0B8EB23F" w14:textId="21420035" w:rsidR="00895CB8" w:rsidRDefault="00895CB8" w:rsidP="00FD189F">
            <w:pPr>
              <w:keepNext/>
            </w:pPr>
            <w:r w:rsidRPr="0029678D">
              <w:rPr>
                <w:rFonts w:ascii="宋体" w:eastAsia="宋体" w:hAnsi="宋体"/>
                <w:szCs w:val="21"/>
              </w:rPr>
              <w:t>}</w:t>
            </w:r>
          </w:p>
        </w:tc>
      </w:tr>
    </w:tbl>
    <w:p w14:paraId="5861160E" w14:textId="5217C525" w:rsidR="00FD189F" w:rsidRDefault="00FD189F">
      <w:pPr>
        <w:pStyle w:val="af7"/>
      </w:pPr>
      <w:bookmarkStart w:id="370" w:name="_Toc36736599"/>
      <w:bookmarkStart w:id="371" w:name="_Toc36642718"/>
      <w:bookmarkStart w:id="372" w:name="_Toc36643290"/>
      <w:bookmarkStart w:id="373" w:name="_Toc36732815"/>
      <w:bookmarkStart w:id="374" w:name="_Toc36844568"/>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70"/>
      <w:bookmarkEnd w:id="374"/>
    </w:p>
    <w:p w14:paraId="28F32938" w14:textId="6873258E" w:rsidR="000459FC" w:rsidRDefault="000459FC" w:rsidP="00BF4990">
      <w:pPr>
        <w:pStyle w:val="3"/>
        <w:numPr>
          <w:ilvl w:val="2"/>
          <w:numId w:val="52"/>
        </w:numPr>
      </w:pPr>
      <w:bookmarkStart w:id="375" w:name="_Toc36844521"/>
      <w:r>
        <w:rPr>
          <w:rFonts w:hint="eastAsia"/>
        </w:rPr>
        <w:lastRenderedPageBreak/>
        <w:t>审核消息保障功能实现</w:t>
      </w:r>
      <w:bookmarkEnd w:id="371"/>
      <w:bookmarkEnd w:id="372"/>
      <w:bookmarkEnd w:id="373"/>
      <w:bookmarkEnd w:id="37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7"/>
      </w:pPr>
      <w:bookmarkStart w:id="376" w:name="_Toc36736600"/>
      <w:bookmarkStart w:id="377" w:name="_Toc36844569"/>
      <w:r>
        <w:t>图</w:t>
      </w:r>
      <w:r>
        <w:t xml:space="preserve"> </w:t>
      </w:r>
      <w:r w:rsidR="00985060">
        <w:fldChar w:fldCharType="begin"/>
      </w:r>
      <w:r w:rsidR="00985060">
        <w:instrText xml:space="preserve"> STYLEREF 1 \s </w:instrText>
      </w:r>
      <w:r w:rsidR="00985060">
        <w:fldChar w:fldCharType="separate"/>
      </w:r>
      <w:r w:rsidR="00E7698C" w:rsidRPr="003F1175">
        <w:rPr>
          <w:noProof/>
        </w:rPr>
        <w:t>4</w:t>
      </w:r>
      <w:r w:rsidR="00985060">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6"/>
      <w:bookmarkEnd w:id="377"/>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r w:rsidR="006E4D3B" w:rsidRPr="003E5AE9">
        <w:rPr>
          <w:rFonts w:ascii="Arial" w:eastAsia="宋体" w:hAnsi="Arial"/>
          <w:sz w:val="24"/>
          <w:szCs w:val="24"/>
        </w:rPr>
        <w:t>draftRuleService</w:t>
      </w:r>
      <w:r w:rsidR="006E4D3B">
        <w:rPr>
          <w:rFonts w:ascii="宋体" w:eastAsia="宋体" w:hAnsi="宋体" w:hint="eastAsia"/>
          <w:sz w:val="24"/>
          <w:szCs w:val="24"/>
        </w:rPr>
        <w:t>的</w:t>
      </w:r>
      <w:r w:rsidR="006E4D3B" w:rsidRPr="003E5AE9">
        <w:rPr>
          <w:rFonts w:ascii="Arial" w:eastAsia="宋体" w:hAnsi="Arial" w:hint="eastAsia"/>
          <w:sz w:val="24"/>
          <w:szCs w:val="24"/>
        </w:rPr>
        <w:t>get</w:t>
      </w:r>
      <w:r w:rsidR="006E4D3B" w:rsidRPr="003E5AE9">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3"/>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3E5AE9">
              <w:rPr>
                <w:rFonts w:ascii="Arial" w:eastAsia="宋体" w:hAnsi="Arial"/>
              </w:rPr>
              <w:t>public</w:t>
            </w:r>
            <w:r w:rsidRPr="00E16B67">
              <w:rPr>
                <w:rFonts w:ascii="宋体" w:eastAsia="宋体" w:hAnsi="宋体"/>
              </w:rPr>
              <w:t xml:space="preserve"> </w:t>
            </w:r>
            <w:r w:rsidRPr="003E5AE9">
              <w:rPr>
                <w:rFonts w:ascii="Arial" w:eastAsia="宋体" w:hAnsi="Arial"/>
              </w:rPr>
              <w:t>void</w:t>
            </w:r>
            <w:r w:rsidRPr="00E16B67">
              <w:rPr>
                <w:rFonts w:ascii="宋体" w:eastAsia="宋体" w:hAnsi="宋体"/>
              </w:rPr>
              <w:t xml:space="preserve"> </w:t>
            </w:r>
            <w:r w:rsidRPr="003E5AE9">
              <w:rPr>
                <w:rFonts w:ascii="Arial" w:eastAsia="宋体" w:hAnsi="Arial"/>
              </w:rPr>
              <w:t>checkAuditState</w:t>
            </w:r>
            <w:r w:rsidRPr="00E16B67">
              <w:rPr>
                <w:rFonts w:ascii="宋体" w:eastAsia="宋体" w:hAnsi="宋体"/>
              </w:rPr>
              <w:t>(){</w:t>
            </w:r>
          </w:p>
          <w:p w14:paraId="75131F5B" w14:textId="77777777" w:rsidR="00E16B67" w:rsidRPr="00E16B67" w:rsidRDefault="00E16B67" w:rsidP="00E16B67">
            <w:pPr>
              <w:rPr>
                <w:rFonts w:ascii="宋体" w:eastAsia="宋体" w:hAnsi="宋体"/>
              </w:rPr>
            </w:pPr>
            <w:r w:rsidRPr="00E16B67">
              <w:rPr>
                <w:rFonts w:ascii="宋体" w:eastAsia="宋体" w:hAnsi="宋体"/>
              </w:rPr>
              <w:t xml:space="preserve">    // 构建查询参数，</w:t>
            </w:r>
          </w:p>
          <w:p w14:paraId="79A6DE51"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DraftRuleQuery</w:t>
            </w:r>
            <w:r w:rsidRPr="00E16B67">
              <w:rPr>
                <w:rFonts w:ascii="宋体" w:eastAsia="宋体" w:hAnsi="宋体"/>
              </w:rPr>
              <w:t xml:space="preserve"> </w:t>
            </w:r>
            <w:r w:rsidRPr="003E5AE9">
              <w:rPr>
                <w:rFonts w:ascii="Arial" w:eastAsia="宋体" w:hAnsi="Arial"/>
              </w:rPr>
              <w:t>query</w:t>
            </w:r>
            <w:r w:rsidRPr="00E16B67">
              <w:rPr>
                <w:rFonts w:ascii="宋体" w:eastAsia="宋体" w:hAnsi="宋体"/>
              </w:rPr>
              <w:t xml:space="preserve"> = </w:t>
            </w:r>
            <w:r w:rsidRPr="003E5AE9">
              <w:rPr>
                <w:rFonts w:ascii="Arial" w:eastAsia="宋体" w:hAnsi="Arial"/>
              </w:rPr>
              <w:t>DraftRuleQuery</w:t>
            </w:r>
          </w:p>
          <w:p w14:paraId="11ABB7CC"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builder</w:t>
            </w:r>
            <w:r w:rsidRPr="00E16B67">
              <w:rPr>
                <w:rFonts w:ascii="宋体" w:eastAsia="宋体" w:hAnsi="宋体"/>
              </w:rPr>
              <w:t>()</w:t>
            </w:r>
          </w:p>
          <w:p w14:paraId="03B6D605"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processing</w:t>
            </w:r>
            <w:r w:rsidRPr="00E16B67">
              <w:rPr>
                <w:rFonts w:ascii="宋体" w:eastAsia="宋体" w:hAnsi="宋体"/>
              </w:rPr>
              <w:t>(</w:t>
            </w:r>
            <w:r w:rsidRPr="003E5AE9">
              <w:rPr>
                <w:rFonts w:ascii="Arial" w:eastAsia="宋体" w:hAnsi="Arial"/>
              </w:rPr>
              <w:t>true</w:t>
            </w:r>
            <w:r w:rsidRPr="00E16B67">
              <w:rPr>
                <w:rFonts w:ascii="宋体" w:eastAsia="宋体" w:hAnsi="宋体"/>
              </w:rPr>
              <w:t>)</w:t>
            </w:r>
          </w:p>
          <w:p w14:paraId="183D272E" w14:textId="77777777" w:rsidR="00E16B67" w:rsidRPr="00E16B67" w:rsidRDefault="00E16B67" w:rsidP="00E16B67">
            <w:pPr>
              <w:rPr>
                <w:rFonts w:ascii="宋体" w:eastAsia="宋体" w:hAnsi="宋体"/>
              </w:rPr>
            </w:pPr>
            <w:r w:rsidRPr="00E16B67">
              <w:rPr>
                <w:rFonts w:ascii="宋体" w:eastAsia="宋体" w:hAnsi="宋体"/>
              </w:rPr>
              <w:t xml:space="preserve">                    </w:t>
            </w:r>
            <w:r w:rsidRPr="001244DA">
              <w:rPr>
                <w:rFonts w:ascii="Arial" w:eastAsia="宋体" w:hAnsi="Arial"/>
              </w:rPr>
              <w:t>.</w:t>
            </w:r>
            <w:r w:rsidRPr="003E5AE9">
              <w:rPr>
                <w:rFonts w:ascii="Arial" w:eastAsia="宋体" w:hAnsi="Arial"/>
              </w:rPr>
              <w:t>build</w:t>
            </w:r>
            <w:r w:rsidRPr="00E16B67">
              <w:rPr>
                <w:rFonts w:ascii="宋体" w:eastAsia="宋体" w:hAnsi="宋体"/>
              </w:rPr>
              <w:t>();</w:t>
            </w:r>
          </w:p>
          <w:p w14:paraId="7D14CD60" w14:textId="56F96DDA"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List</w:t>
            </w:r>
            <w:r w:rsidRPr="00E16B67">
              <w:rPr>
                <w:rFonts w:ascii="宋体" w:eastAsia="宋体" w:hAnsi="宋体"/>
              </w:rPr>
              <w:t>&lt;</w:t>
            </w:r>
            <w:r w:rsidRPr="003E5AE9">
              <w:rPr>
                <w:rFonts w:ascii="Arial" w:eastAsia="宋体" w:hAnsi="Arial"/>
              </w:rPr>
              <w:t>DraftRuleDTO</w:t>
            </w:r>
            <w:r w:rsidRPr="00E16B67">
              <w:rPr>
                <w:rFonts w:ascii="宋体" w:eastAsia="宋体" w:hAnsi="宋体"/>
              </w:rPr>
              <w:t xml:space="preserve">&gt; </w:t>
            </w:r>
            <w:r w:rsidRPr="003E5AE9">
              <w:rPr>
                <w:rFonts w:ascii="Arial" w:eastAsia="宋体" w:hAnsi="Arial"/>
              </w:rPr>
              <w:t>draftRuleList</w:t>
            </w:r>
            <w:r w:rsidRPr="00E16B67">
              <w:rPr>
                <w:rFonts w:ascii="宋体" w:eastAsia="宋体" w:hAnsi="宋体"/>
              </w:rPr>
              <w:t xml:space="preserve"> = </w:t>
            </w:r>
            <w:bookmarkStart w:id="378" w:name="OLE_LINK22"/>
            <w:bookmarkStart w:id="379" w:name="OLE_LINK23"/>
            <w:r w:rsidR="00555E69" w:rsidRPr="003E5AE9">
              <w:rPr>
                <w:rFonts w:ascii="Arial" w:eastAsia="宋体" w:hAnsi="Arial"/>
              </w:rPr>
              <w:t>d</w:t>
            </w:r>
            <w:r w:rsidRPr="003E5AE9">
              <w:rPr>
                <w:rFonts w:ascii="Arial" w:eastAsia="宋体" w:hAnsi="Arial"/>
              </w:rPr>
              <w:t>raftRuleService</w:t>
            </w:r>
            <w:bookmarkEnd w:id="378"/>
            <w:bookmarkEnd w:id="379"/>
            <w:r w:rsidRPr="001244DA">
              <w:rPr>
                <w:rFonts w:ascii="Arial" w:eastAsia="宋体" w:hAnsi="Arial"/>
              </w:rPr>
              <w:t>.</w:t>
            </w:r>
            <w:r w:rsidRPr="003E5AE9">
              <w:rPr>
                <w:rFonts w:ascii="Arial" w:eastAsia="宋体" w:hAnsi="Arial"/>
              </w:rPr>
              <w:t>getDraftRules</w:t>
            </w:r>
            <w:r w:rsidRPr="00E16B67">
              <w:rPr>
                <w:rFonts w:ascii="宋体" w:eastAsia="宋体" w:hAnsi="宋体"/>
              </w:rPr>
              <w:t>(</w:t>
            </w:r>
            <w:r w:rsidR="00555E69" w:rsidRPr="003E5AE9">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for</w:t>
            </w:r>
            <w:r w:rsidRPr="00E16B67">
              <w:rPr>
                <w:rFonts w:ascii="宋体" w:eastAsia="宋体" w:hAnsi="宋体"/>
              </w:rPr>
              <w:t>(</w:t>
            </w:r>
            <w:r w:rsidRPr="003E5AE9">
              <w:rPr>
                <w:rFonts w:ascii="Arial" w:eastAsia="宋体" w:hAnsi="Arial"/>
              </w:rPr>
              <w:t>DraftRuleDTO</w:t>
            </w:r>
            <w:r w:rsidRPr="00E16B67">
              <w:rPr>
                <w:rFonts w:ascii="宋体" w:eastAsia="宋体" w:hAnsi="宋体"/>
              </w:rPr>
              <w:t xml:space="preserve"> </w:t>
            </w:r>
            <w:r w:rsidRPr="003E5AE9">
              <w:rPr>
                <w:rFonts w:ascii="Arial" w:eastAsia="宋体" w:hAnsi="Arial"/>
              </w:rPr>
              <w:t>draftRule</w:t>
            </w:r>
            <w:r w:rsidRPr="00E16B67">
              <w:rPr>
                <w:rFonts w:ascii="宋体" w:eastAsia="宋体" w:hAnsi="宋体"/>
              </w:rPr>
              <w:t xml:space="preserve"> : </w:t>
            </w:r>
            <w:r w:rsidRPr="003E5AE9">
              <w:rPr>
                <w:rFonts w:ascii="Arial" w:eastAsia="宋体" w:hAnsi="Arial"/>
              </w:rPr>
              <w:t>draftRuleList</w:t>
            </w:r>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String</w:t>
            </w:r>
            <w:r w:rsidRPr="00E16B67">
              <w:rPr>
                <w:rFonts w:ascii="宋体" w:eastAsia="宋体" w:hAnsi="宋体"/>
              </w:rPr>
              <w:t xml:space="preserve"> </w:t>
            </w:r>
            <w:r w:rsidRPr="003E5AE9">
              <w:rPr>
                <w:rFonts w:ascii="Arial" w:eastAsia="宋体" w:hAnsi="Arial"/>
              </w:rPr>
              <w:t>ruleName</w:t>
            </w:r>
            <w:r w:rsidRPr="00E16B67">
              <w:rPr>
                <w:rFonts w:ascii="宋体" w:eastAsia="宋体" w:hAnsi="宋体"/>
              </w:rPr>
              <w:t xml:space="preserve"> = </w:t>
            </w:r>
            <w:r w:rsidRPr="003E5AE9">
              <w:rPr>
                <w:rFonts w:ascii="Arial" w:eastAsia="宋体" w:hAnsi="Arial"/>
              </w:rPr>
              <w:t>draftRule</w:t>
            </w:r>
            <w:r w:rsidRPr="001244DA">
              <w:rPr>
                <w:rFonts w:ascii="Arial" w:eastAsia="宋体" w:hAnsi="Arial"/>
              </w:rPr>
              <w:t>.</w:t>
            </w:r>
            <w:r w:rsidRPr="003E5AE9">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78CF36D9" w14:textId="2D075DDA"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AuditItem</w:t>
            </w:r>
            <w:r w:rsidRPr="00E16B67">
              <w:rPr>
                <w:rFonts w:ascii="宋体" w:eastAsia="宋体" w:hAnsi="宋体"/>
              </w:rPr>
              <w:t xml:space="preserve"> </w:t>
            </w:r>
            <w:r w:rsidRPr="003E5AE9">
              <w:rPr>
                <w:rFonts w:ascii="Arial" w:eastAsia="宋体" w:hAnsi="Arial"/>
              </w:rPr>
              <w:t>auditItem</w:t>
            </w:r>
            <w:r w:rsidRPr="00E16B67">
              <w:rPr>
                <w:rFonts w:ascii="宋体" w:eastAsia="宋体" w:hAnsi="宋体"/>
              </w:rPr>
              <w:t xml:space="preserve"> = </w:t>
            </w:r>
            <w:r w:rsidRPr="003E5AE9">
              <w:rPr>
                <w:rFonts w:ascii="Arial" w:eastAsia="宋体" w:hAnsi="Arial"/>
              </w:rPr>
              <w:t>runnerService</w:t>
            </w:r>
            <w:r w:rsidRPr="001244DA">
              <w:rPr>
                <w:rFonts w:ascii="Arial" w:eastAsia="宋体" w:hAnsi="Arial"/>
              </w:rPr>
              <w:t>.</w:t>
            </w:r>
            <w:r w:rsidRPr="003E5AE9">
              <w:rPr>
                <w:rFonts w:ascii="Arial" w:eastAsia="宋体" w:hAnsi="Arial"/>
              </w:rPr>
              <w:t>getByName</w:t>
            </w:r>
            <w:r w:rsidRPr="00E16B67">
              <w:rPr>
                <w:rFonts w:ascii="宋体" w:eastAsia="宋体" w:hAnsi="宋体"/>
              </w:rPr>
              <w:t>(</w:t>
            </w:r>
            <w:r w:rsidRPr="003E5AE9">
              <w:rPr>
                <w:rFonts w:ascii="Arial" w:eastAsia="宋体" w:hAnsi="Arial"/>
              </w:rPr>
              <w:t>ruleName</w:t>
            </w:r>
            <w:r w:rsidRPr="00E16B67">
              <w:rPr>
                <w:rFonts w:ascii="宋体" w:eastAsia="宋体" w:hAnsi="宋体"/>
              </w:rPr>
              <w:t>);</w:t>
            </w:r>
          </w:p>
          <w:p w14:paraId="40781420" w14:textId="77777777" w:rsidR="00E16B67" w:rsidRPr="00E16B67" w:rsidRDefault="00E16B67" w:rsidP="00E16B67">
            <w:pPr>
              <w:rPr>
                <w:rFonts w:ascii="宋体" w:eastAsia="宋体" w:hAnsi="宋体"/>
              </w:rPr>
            </w:pPr>
            <w:r w:rsidRPr="00E16B67">
              <w:rPr>
                <w:rFonts w:ascii="宋体" w:eastAsia="宋体" w:hAnsi="宋体"/>
              </w:rPr>
              <w:t xml:space="preserve">        // 本地状态与审核平台状态不一致</w:t>
            </w:r>
          </w:p>
          <w:p w14:paraId="59A8DBAD"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if</w:t>
            </w:r>
            <w:r w:rsidRPr="00E16B67">
              <w:rPr>
                <w:rFonts w:ascii="宋体" w:eastAsia="宋体" w:hAnsi="宋体"/>
              </w:rPr>
              <w:t>(</w:t>
            </w:r>
            <w:r w:rsidRPr="003E5AE9">
              <w:rPr>
                <w:rFonts w:ascii="Arial" w:eastAsia="宋体" w:hAnsi="Arial"/>
              </w:rPr>
              <w:t>auditItem</w:t>
            </w:r>
            <w:r w:rsidRPr="001244DA">
              <w:rPr>
                <w:rFonts w:ascii="Arial" w:eastAsia="宋体" w:hAnsi="Arial"/>
              </w:rPr>
              <w:t>.</w:t>
            </w:r>
            <w:r w:rsidRPr="003E5AE9">
              <w:rPr>
                <w:rFonts w:ascii="Arial" w:eastAsia="宋体" w:hAnsi="Arial"/>
              </w:rPr>
              <w:t>currentState</w:t>
            </w:r>
            <w:r w:rsidRPr="00E16B67">
              <w:rPr>
                <w:rFonts w:ascii="宋体" w:eastAsia="宋体" w:hAnsi="宋体"/>
              </w:rPr>
              <w:t xml:space="preserve"> != </w:t>
            </w:r>
            <w:r w:rsidRPr="003E5AE9">
              <w:rPr>
                <w:rFonts w:ascii="Arial" w:eastAsia="宋体" w:hAnsi="Arial"/>
              </w:rPr>
              <w:t>auditItem</w:t>
            </w:r>
            <w:r w:rsidRPr="001244DA">
              <w:rPr>
                <w:rFonts w:ascii="Arial" w:eastAsia="宋体" w:hAnsi="Arial"/>
              </w:rPr>
              <w:t>.</w:t>
            </w:r>
            <w:r w:rsidRPr="003E5AE9">
              <w:rPr>
                <w:rFonts w:ascii="Arial" w:eastAsia="宋体" w:hAnsi="Arial"/>
              </w:rPr>
              <w:t>currentState</w:t>
            </w:r>
            <w:r w:rsidRPr="00E16B67">
              <w:rPr>
                <w:rFonts w:ascii="宋体" w:eastAsia="宋体" w:hAnsi="宋体"/>
              </w:rPr>
              <w:t>){</w:t>
            </w:r>
          </w:p>
          <w:p w14:paraId="3E0063B3" w14:textId="77777777" w:rsidR="00E16B67" w:rsidRPr="00E16B67" w:rsidRDefault="00E16B67" w:rsidP="00E16B67">
            <w:pPr>
              <w:rPr>
                <w:rFonts w:ascii="宋体" w:eastAsia="宋体" w:hAnsi="宋体"/>
              </w:rPr>
            </w:pPr>
            <w:r w:rsidRPr="00E16B67">
              <w:rPr>
                <w:rFonts w:ascii="宋体" w:eastAsia="宋体" w:hAnsi="宋体"/>
              </w:rPr>
              <w:t xml:space="preserve">            // 构建扭转消息</w:t>
            </w:r>
          </w:p>
          <w:p w14:paraId="2FFD9A6D" w14:textId="77777777" w:rsidR="00E16B67" w:rsidRPr="00E16B67" w:rsidRDefault="00E16B67" w:rsidP="00E16B67">
            <w:pPr>
              <w:rPr>
                <w:rFonts w:ascii="宋体" w:eastAsia="宋体" w:hAnsi="宋体"/>
              </w:rPr>
            </w:pPr>
            <w:r w:rsidRPr="00E16B67">
              <w:rPr>
                <w:rFonts w:ascii="宋体" w:eastAsia="宋体" w:hAnsi="宋体"/>
              </w:rPr>
              <w:lastRenderedPageBreak/>
              <w:t xml:space="preserve">            </w:t>
            </w:r>
            <w:r w:rsidRPr="003E5AE9">
              <w:rPr>
                <w:rFonts w:ascii="Arial" w:eastAsia="宋体" w:hAnsi="Arial"/>
              </w:rPr>
              <w:t>AuditMessage</w:t>
            </w:r>
            <w:r w:rsidRPr="00E16B67">
              <w:rPr>
                <w:rFonts w:ascii="宋体" w:eastAsia="宋体" w:hAnsi="宋体"/>
              </w:rPr>
              <w:t xml:space="preserve"> </w:t>
            </w:r>
            <w:r w:rsidRPr="003E5AE9">
              <w:rPr>
                <w:rFonts w:ascii="Arial" w:eastAsia="宋体" w:hAnsi="Arial"/>
              </w:rPr>
              <w:t>message</w:t>
            </w:r>
            <w:r w:rsidRPr="00E16B67">
              <w:rPr>
                <w:rFonts w:ascii="宋体" w:eastAsia="宋体" w:hAnsi="宋体"/>
              </w:rPr>
              <w:t xml:space="preserve"> = </w:t>
            </w:r>
            <w:r w:rsidRPr="003E5AE9">
              <w:rPr>
                <w:rFonts w:ascii="Arial" w:eastAsia="宋体" w:hAnsi="Arial"/>
              </w:rPr>
              <w:t>buildAuditMessage</w:t>
            </w:r>
            <w:r w:rsidRPr="00E16B67">
              <w:rPr>
                <w:rFonts w:ascii="宋体" w:eastAsia="宋体" w:hAnsi="宋体"/>
              </w:rPr>
              <w:t>();</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3E5AE9">
              <w:rPr>
                <w:rFonts w:ascii="Arial" w:eastAsia="宋体" w:hAnsi="Arial"/>
              </w:rPr>
              <w:t>mqConsumerService</w:t>
            </w:r>
            <w:r w:rsidRPr="001244DA">
              <w:rPr>
                <w:rFonts w:ascii="Arial" w:eastAsia="宋体" w:hAnsi="Arial"/>
              </w:rPr>
              <w:t>.</w:t>
            </w:r>
            <w:r w:rsidRPr="003E5AE9">
              <w:rPr>
                <w:rFonts w:ascii="Arial" w:eastAsia="宋体" w:hAnsi="Arial"/>
              </w:rPr>
              <w:t>handleAuditMessage</w:t>
            </w:r>
            <w:r w:rsidRPr="00E16B67">
              <w:rPr>
                <w:rFonts w:ascii="宋体" w:eastAsia="宋体" w:hAnsi="宋体"/>
              </w:rPr>
              <w:t>(</w:t>
            </w:r>
            <w:r w:rsidRPr="003E5AE9">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7"/>
      </w:pPr>
      <w:bookmarkStart w:id="380" w:name="_Toc36736601"/>
      <w:bookmarkStart w:id="381" w:name="_Toc25947937"/>
      <w:bookmarkStart w:id="382" w:name="_Toc36642719"/>
      <w:bookmarkStart w:id="383" w:name="_Toc36643291"/>
      <w:bookmarkStart w:id="384" w:name="_Toc36732816"/>
      <w:bookmarkStart w:id="385" w:name="_Toc36844570"/>
      <w:r>
        <w:rPr>
          <w:rFonts w:hint="eastAsia"/>
        </w:rPr>
        <w:lastRenderedPageBreak/>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0"/>
      <w:bookmarkEnd w:id="385"/>
    </w:p>
    <w:p w14:paraId="1D0D7CF0" w14:textId="6D89F885" w:rsidR="003F68D0" w:rsidRDefault="00A5628C" w:rsidP="00BF4990">
      <w:pPr>
        <w:pStyle w:val="2"/>
        <w:numPr>
          <w:ilvl w:val="1"/>
          <w:numId w:val="52"/>
        </w:numPr>
      </w:pPr>
      <w:bookmarkStart w:id="386" w:name="_Toc36844522"/>
      <w:r>
        <w:rPr>
          <w:rFonts w:hint="eastAsia"/>
        </w:rPr>
        <w:t>规则应用</w:t>
      </w:r>
      <w:r w:rsidR="00BD3847">
        <w:rPr>
          <w:rFonts w:hint="eastAsia"/>
        </w:rPr>
        <w:t>模块</w:t>
      </w:r>
      <w:bookmarkEnd w:id="381"/>
      <w:bookmarkEnd w:id="382"/>
      <w:bookmarkEnd w:id="383"/>
      <w:bookmarkEnd w:id="384"/>
      <w:bookmarkEnd w:id="386"/>
    </w:p>
    <w:p w14:paraId="75C7DC40" w14:textId="4CB7FFAA" w:rsidR="001D30B8" w:rsidRPr="001D30B8" w:rsidRDefault="00A5628C" w:rsidP="00BF4990">
      <w:pPr>
        <w:pStyle w:val="3"/>
        <w:numPr>
          <w:ilvl w:val="2"/>
          <w:numId w:val="52"/>
        </w:numPr>
      </w:pPr>
      <w:bookmarkStart w:id="387" w:name="_Toc36642720"/>
      <w:bookmarkStart w:id="388" w:name="_Toc36643292"/>
      <w:bookmarkStart w:id="389" w:name="_Toc36732817"/>
      <w:bookmarkStart w:id="390" w:name="_Toc36844523"/>
      <w:r>
        <w:rPr>
          <w:rFonts w:hint="eastAsia"/>
        </w:rPr>
        <w:t>规则应用</w:t>
      </w:r>
      <w:r w:rsidR="001D30B8">
        <w:rPr>
          <w:rFonts w:hint="eastAsia"/>
        </w:rPr>
        <w:t>模块设计</w:t>
      </w:r>
      <w:bookmarkEnd w:id="387"/>
      <w:bookmarkEnd w:id="388"/>
      <w:bookmarkEnd w:id="389"/>
      <w:bookmarkEnd w:id="39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7"/>
        <w:rPr>
          <w:rFonts w:ascii="宋体" w:hAnsi="宋体"/>
          <w:szCs w:val="24"/>
        </w:rPr>
      </w:pPr>
      <w:bookmarkStart w:id="391" w:name="_Toc36736602"/>
      <w:bookmarkStart w:id="392" w:name="_Toc36844571"/>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1"/>
      <w:bookmarkEnd w:id="392"/>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r w:rsidRPr="003E5AE9">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3E5AE9">
        <w:rPr>
          <w:rFonts w:ascii="Arial" w:eastAsia="宋体" w:hAnsi="Arial" w:hint="eastAsia"/>
          <w:sz w:val="24"/>
          <w:szCs w:val="24"/>
        </w:rPr>
        <w:t>OrderEventConsumer</w:t>
      </w:r>
      <w:r>
        <w:rPr>
          <w:rFonts w:ascii="宋体" w:eastAsia="宋体" w:hAnsi="宋体" w:hint="eastAsia"/>
          <w:sz w:val="24"/>
          <w:szCs w:val="24"/>
        </w:rPr>
        <w:t>中主要引用了两个接口，</w:t>
      </w:r>
      <w:r w:rsidRPr="003E5AE9">
        <w:rPr>
          <w:rFonts w:ascii="Arial" w:eastAsia="宋体" w:hAnsi="Arial"/>
          <w:sz w:val="24"/>
          <w:szCs w:val="24"/>
        </w:rPr>
        <w:t>HandleSceneEventServic</w:t>
      </w:r>
      <w:r w:rsidRPr="003E5AE9">
        <w:rPr>
          <w:rFonts w:ascii="Arial" w:eastAsia="宋体" w:hAnsi="Arial" w:hint="eastAsia"/>
          <w:sz w:val="24"/>
          <w:szCs w:val="24"/>
        </w:rPr>
        <w:t>e</w:t>
      </w:r>
      <w:r>
        <w:rPr>
          <w:rFonts w:ascii="宋体" w:eastAsia="宋体" w:hAnsi="宋体" w:hint="eastAsia"/>
          <w:sz w:val="24"/>
          <w:szCs w:val="24"/>
        </w:rPr>
        <w:t>接口和</w:t>
      </w:r>
      <w:r w:rsidRPr="003E5AE9">
        <w:rPr>
          <w:rFonts w:ascii="Arial" w:eastAsia="宋体" w:hAnsi="Arial" w:hint="eastAsia"/>
          <w:sz w:val="24"/>
          <w:szCs w:val="24"/>
        </w:rPr>
        <w:t>OrderQueryService</w:t>
      </w:r>
      <w:r>
        <w:rPr>
          <w:rFonts w:ascii="宋体" w:eastAsia="宋体" w:hAnsi="宋体" w:hint="eastAsia"/>
          <w:sz w:val="24"/>
          <w:szCs w:val="24"/>
        </w:rPr>
        <w:t>接口。</w:t>
      </w:r>
      <w:r w:rsidRPr="003E5AE9">
        <w:rPr>
          <w:rFonts w:ascii="Arial" w:eastAsia="宋体" w:hAnsi="Arial" w:hint="eastAsia"/>
          <w:sz w:val="24"/>
          <w:szCs w:val="24"/>
        </w:rPr>
        <w:t>OrderQuery</w:t>
      </w:r>
      <w:r w:rsidRPr="003E5AE9">
        <w:rPr>
          <w:rFonts w:ascii="Arial" w:eastAsia="宋体" w:hAnsi="Arial"/>
          <w:sz w:val="24"/>
          <w:szCs w:val="24"/>
        </w:rPr>
        <w:t>Service</w:t>
      </w:r>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r w:rsidRPr="003E5AE9">
        <w:rPr>
          <w:rFonts w:ascii="Arial" w:eastAsia="宋体" w:hAnsi="Arial" w:hint="eastAsia"/>
          <w:sz w:val="24"/>
          <w:szCs w:val="24"/>
        </w:rPr>
        <w:t>Handle</w:t>
      </w:r>
      <w:r w:rsidRPr="003E5AE9">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3E5AE9">
        <w:rPr>
          <w:rFonts w:ascii="Arial" w:eastAsia="宋体" w:hAnsi="Arial" w:hint="eastAsia"/>
          <w:sz w:val="24"/>
          <w:szCs w:val="24"/>
        </w:rPr>
        <w:t>Handle</w:t>
      </w:r>
      <w:r w:rsidRPr="003E5AE9">
        <w:rPr>
          <w:rFonts w:ascii="Arial" w:eastAsia="宋体" w:hAnsi="Arial"/>
          <w:sz w:val="24"/>
          <w:szCs w:val="24"/>
        </w:rPr>
        <w:t>SceneEventService</w:t>
      </w:r>
      <w:r>
        <w:rPr>
          <w:rFonts w:ascii="宋体" w:eastAsia="宋体" w:hAnsi="宋体" w:hint="eastAsia"/>
          <w:sz w:val="24"/>
          <w:szCs w:val="24"/>
        </w:rPr>
        <w:t>接口外，还实现了</w:t>
      </w:r>
      <w:r w:rsidRPr="003E5AE9">
        <w:rPr>
          <w:rFonts w:ascii="Arial" w:eastAsia="宋体" w:hAnsi="Arial" w:hint="eastAsia"/>
          <w:sz w:val="24"/>
          <w:szCs w:val="24"/>
        </w:rPr>
        <w:t>TocCall</w:t>
      </w:r>
      <w:r w:rsidRPr="003E5AE9">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3E5AE9">
        <w:rPr>
          <w:rFonts w:ascii="Arial" w:eastAsia="宋体" w:hAnsi="Arial" w:hint="eastAsia"/>
          <w:sz w:val="24"/>
          <w:szCs w:val="24"/>
        </w:rPr>
        <w:t>redis</w:t>
      </w:r>
      <w:r>
        <w:rPr>
          <w:rFonts w:ascii="宋体" w:eastAsia="宋体" w:hAnsi="宋体" w:hint="eastAsia"/>
          <w:sz w:val="24"/>
          <w:szCs w:val="24"/>
        </w:rPr>
        <w:t>缓存中，</w:t>
      </w:r>
      <w:r w:rsidRPr="003E5AE9">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3E5AE9">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3E5AE9">
        <w:rPr>
          <w:rFonts w:ascii="Arial" w:eastAsia="宋体" w:hAnsi="Arial" w:hint="eastAsia"/>
          <w:sz w:val="24"/>
          <w:szCs w:val="24"/>
        </w:rPr>
        <w:t>Cache</w:t>
      </w:r>
      <w:r>
        <w:rPr>
          <w:rFonts w:ascii="宋体" w:eastAsia="宋体" w:hAnsi="宋体"/>
          <w:sz w:val="24"/>
          <w:szCs w:val="24"/>
        </w:rPr>
        <w:t xml:space="preserve"> </w:t>
      </w:r>
      <w:r w:rsidRPr="003E5AE9">
        <w:rPr>
          <w:rFonts w:ascii="Arial" w:eastAsia="宋体" w:hAnsi="Arial" w:hint="eastAsia"/>
          <w:sz w:val="24"/>
          <w:szCs w:val="24"/>
        </w:rPr>
        <w:t>Aside</w:t>
      </w:r>
      <w:r>
        <w:rPr>
          <w:rFonts w:ascii="宋体" w:eastAsia="宋体" w:hAnsi="宋体"/>
          <w:sz w:val="24"/>
          <w:szCs w:val="24"/>
        </w:rPr>
        <w:t xml:space="preserve"> </w:t>
      </w:r>
      <w:r w:rsidRPr="003E5AE9">
        <w:rPr>
          <w:rFonts w:ascii="Arial" w:eastAsia="宋体" w:hAnsi="Arial" w:hint="eastAsia"/>
          <w:sz w:val="24"/>
          <w:szCs w:val="24"/>
        </w:rPr>
        <w:t>Pattern</w:t>
      </w:r>
      <w:r>
        <w:rPr>
          <w:rFonts w:ascii="宋体" w:eastAsia="宋体" w:hAnsi="宋体" w:hint="eastAsia"/>
          <w:sz w:val="24"/>
          <w:szCs w:val="24"/>
        </w:rPr>
        <w:t>”，其具体逻辑如下：当从</w:t>
      </w:r>
      <w:r w:rsidRPr="003E5AE9">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3E5AE9">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3E5AE9">
        <w:rPr>
          <w:rFonts w:ascii="Arial" w:eastAsia="宋体" w:hAnsi="Arial" w:hint="eastAsia"/>
          <w:sz w:val="24"/>
          <w:szCs w:val="24"/>
        </w:rPr>
        <w:t>A</w:t>
      </w:r>
      <w:r w:rsidR="004F00F5">
        <w:rPr>
          <w:rFonts w:ascii="宋体" w:eastAsia="宋体" w:hAnsi="宋体" w:hint="eastAsia"/>
          <w:sz w:val="24"/>
          <w:szCs w:val="24"/>
        </w:rPr>
        <w:t>机房会监听</w:t>
      </w:r>
      <w:r w:rsidR="004F00F5" w:rsidRPr="003E5AE9">
        <w:rPr>
          <w:rFonts w:ascii="Arial" w:eastAsia="宋体" w:hAnsi="Arial" w:hint="eastAsia"/>
          <w:sz w:val="24"/>
          <w:szCs w:val="24"/>
        </w:rPr>
        <w:t>B</w:t>
      </w:r>
      <w:r w:rsidR="004F00F5">
        <w:rPr>
          <w:rFonts w:ascii="宋体" w:eastAsia="宋体" w:hAnsi="宋体" w:hint="eastAsia"/>
          <w:sz w:val="24"/>
          <w:szCs w:val="24"/>
        </w:rPr>
        <w:t>机房是消息队列，</w:t>
      </w:r>
      <w:r w:rsidR="004F00F5" w:rsidRPr="003E5AE9">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3E5AE9">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3E5AE9">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3E5AE9">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lastRenderedPageBreak/>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3" w:name="_Toc36642721"/>
      <w:bookmarkStart w:id="394" w:name="_Toc36643293"/>
      <w:bookmarkStart w:id="395" w:name="_Toc36732818"/>
      <w:bookmarkStart w:id="396" w:name="_Toc36844524"/>
      <w:r>
        <w:rPr>
          <w:rFonts w:hint="eastAsia"/>
        </w:rPr>
        <w:t>规则判定功能实现</w:t>
      </w:r>
      <w:bookmarkEnd w:id="393"/>
      <w:bookmarkEnd w:id="394"/>
      <w:bookmarkEnd w:id="395"/>
      <w:bookmarkEnd w:id="396"/>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7"/>
      </w:pPr>
      <w:bookmarkStart w:id="397" w:name="_Toc36736603"/>
      <w:bookmarkStart w:id="398" w:name="_Toc36844572"/>
      <w:r>
        <w:t>图</w:t>
      </w:r>
      <w:r>
        <w:t xml:space="preserve"> </w:t>
      </w:r>
      <w:r w:rsidR="00985060">
        <w:fldChar w:fldCharType="begin"/>
      </w:r>
      <w:r w:rsidR="00985060">
        <w:instrText xml:space="preserve"> STYLEREF 1 \s </w:instrText>
      </w:r>
      <w:r w:rsidR="00985060">
        <w:fldChar w:fldCharType="separate"/>
      </w:r>
      <w:r w:rsidRPr="003F1175">
        <w:rPr>
          <w:noProof/>
        </w:rPr>
        <w:t>4</w:t>
      </w:r>
      <w:r w:rsidR="00985060">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7"/>
      <w:bookmarkEnd w:id="398"/>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r w:rsidR="0064064F" w:rsidRPr="003E5AE9">
        <w:rPr>
          <w:rFonts w:ascii="Arial" w:eastAsia="宋体" w:hAnsi="Arial" w:hint="eastAsia"/>
          <w:sz w:val="24"/>
          <w:szCs w:val="24"/>
        </w:rPr>
        <w:t>Order</w:t>
      </w:r>
      <w:r w:rsidR="0064064F" w:rsidRPr="003E5AE9">
        <w:rPr>
          <w:rFonts w:ascii="Arial" w:eastAsia="宋体" w:hAnsi="Arial"/>
          <w:sz w:val="24"/>
          <w:szCs w:val="24"/>
        </w:rPr>
        <w:t>EventConsumer</w:t>
      </w:r>
      <w:r w:rsidR="0064064F">
        <w:rPr>
          <w:rFonts w:ascii="宋体" w:eastAsia="宋体" w:hAnsi="宋体" w:hint="eastAsia"/>
          <w:sz w:val="24"/>
          <w:szCs w:val="24"/>
        </w:rPr>
        <w:t>负责监听订单消息，</w:t>
      </w:r>
      <w:r w:rsidR="0064064F" w:rsidRPr="003E5AE9">
        <w:rPr>
          <w:rFonts w:ascii="Arial" w:eastAsia="宋体" w:hAnsi="Arial" w:hint="eastAsia"/>
          <w:sz w:val="24"/>
          <w:szCs w:val="24"/>
        </w:rPr>
        <w:t>HandleScene</w:t>
      </w:r>
      <w:r w:rsidR="0064064F" w:rsidRPr="003E5AE9">
        <w:rPr>
          <w:rFonts w:ascii="Arial" w:eastAsia="宋体" w:hAnsi="Arial"/>
          <w:sz w:val="24"/>
          <w:szCs w:val="24"/>
        </w:rPr>
        <w:t>EventService</w:t>
      </w:r>
      <w:r w:rsidR="0064064F" w:rsidRPr="003E5AE9">
        <w:rPr>
          <w:rFonts w:ascii="Arial" w:eastAsia="宋体" w:hAnsi="Arial" w:hint="eastAsia"/>
          <w:sz w:val="24"/>
          <w:szCs w:val="24"/>
        </w:rPr>
        <w:t>Impl</w:t>
      </w:r>
      <w:r w:rsidR="0064064F">
        <w:rPr>
          <w:rFonts w:ascii="宋体" w:eastAsia="宋体" w:hAnsi="宋体" w:hint="eastAsia"/>
          <w:sz w:val="24"/>
          <w:szCs w:val="24"/>
        </w:rPr>
        <w:t>负责处理</w:t>
      </w:r>
      <w:r w:rsidR="0064064F" w:rsidRPr="003E5AE9">
        <w:rPr>
          <w:rFonts w:ascii="Arial" w:eastAsia="宋体" w:hAnsi="Arial"/>
          <w:sz w:val="24"/>
          <w:szCs w:val="24"/>
        </w:rPr>
        <w:t>OrderEventConsumer</w:t>
      </w:r>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3E5AE9">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r w:rsidR="000D03BB" w:rsidRPr="003E5AE9">
        <w:rPr>
          <w:rFonts w:ascii="Arial" w:eastAsia="宋体" w:hAnsi="Arial" w:hint="eastAsia"/>
          <w:sz w:val="24"/>
          <w:szCs w:val="24"/>
        </w:rPr>
        <w:t>HandleScene</w:t>
      </w:r>
      <w:r w:rsidR="000D03BB" w:rsidRPr="003E5AE9">
        <w:rPr>
          <w:rFonts w:ascii="Arial" w:eastAsia="宋体" w:hAnsi="Arial"/>
          <w:sz w:val="24"/>
          <w:szCs w:val="24"/>
        </w:rPr>
        <w:t>EventService</w:t>
      </w:r>
      <w:r w:rsidR="000D03BB" w:rsidRPr="003E5AE9">
        <w:rPr>
          <w:rFonts w:ascii="Arial" w:eastAsia="宋体" w:hAnsi="Arial" w:hint="eastAsia"/>
          <w:sz w:val="24"/>
          <w:szCs w:val="24"/>
        </w:rPr>
        <w:t>Impl</w:t>
      </w:r>
      <w:r w:rsidR="000D03BB">
        <w:rPr>
          <w:rFonts w:ascii="宋体" w:eastAsia="宋体" w:hAnsi="宋体" w:hint="eastAsia"/>
          <w:sz w:val="24"/>
          <w:szCs w:val="24"/>
        </w:rPr>
        <w:t>通过</w:t>
      </w:r>
      <w:r w:rsidR="000D03BB" w:rsidRPr="003E5AE9">
        <w:rPr>
          <w:rFonts w:ascii="Arial" w:eastAsia="宋体" w:hAnsi="Arial" w:hint="eastAsia"/>
          <w:sz w:val="24"/>
          <w:szCs w:val="24"/>
        </w:rPr>
        <w:t>T</w:t>
      </w:r>
      <w:r w:rsidR="000D03BB" w:rsidRPr="003E5AE9">
        <w:rPr>
          <w:rFonts w:ascii="Arial" w:eastAsia="宋体" w:hAnsi="Arial"/>
          <w:sz w:val="24"/>
          <w:szCs w:val="24"/>
        </w:rPr>
        <w:t>OC</w:t>
      </w:r>
      <w:r w:rsidR="000D03BB" w:rsidRPr="003E5AE9">
        <w:rPr>
          <w:rFonts w:ascii="Arial" w:eastAsia="宋体" w:hAnsi="Arial" w:hint="eastAsia"/>
          <w:sz w:val="24"/>
          <w:szCs w:val="24"/>
        </w:rPr>
        <w:t>W</w:t>
      </w:r>
      <w:r w:rsidR="000D03BB" w:rsidRPr="003E5AE9">
        <w:rPr>
          <w:rFonts w:ascii="Arial" w:eastAsia="宋体" w:hAnsi="Arial"/>
          <w:sz w:val="24"/>
          <w:szCs w:val="24"/>
        </w:rPr>
        <w:t>rite</w:t>
      </w:r>
      <w:r w:rsidR="000D03BB" w:rsidRPr="003E5AE9">
        <w:rPr>
          <w:rFonts w:ascii="Arial" w:eastAsia="宋体" w:hAnsi="Arial" w:hint="eastAsia"/>
          <w:sz w:val="24"/>
          <w:szCs w:val="24"/>
        </w:rPr>
        <w:t>Service</w:t>
      </w:r>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r w:rsidR="001246A7" w:rsidRPr="003E5AE9">
        <w:rPr>
          <w:rFonts w:ascii="Arial" w:eastAsia="宋体" w:hAnsi="Arial" w:hint="eastAsia"/>
          <w:sz w:val="24"/>
          <w:szCs w:val="24"/>
        </w:rPr>
        <w:t>HandleScene</w:t>
      </w:r>
      <w:r w:rsidR="001246A7" w:rsidRPr="003E5AE9">
        <w:rPr>
          <w:rFonts w:ascii="Arial" w:eastAsia="宋体" w:hAnsi="Arial"/>
          <w:sz w:val="24"/>
          <w:szCs w:val="24"/>
        </w:rPr>
        <w:t>EventService</w:t>
      </w:r>
      <w:r w:rsidR="001246A7" w:rsidRPr="003E5AE9">
        <w:rPr>
          <w:rFonts w:ascii="Arial" w:eastAsia="宋体" w:hAnsi="Arial" w:hint="eastAsia"/>
          <w:sz w:val="24"/>
          <w:szCs w:val="24"/>
        </w:rPr>
        <w:t>Impl</w:t>
      </w:r>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w:t>
      </w:r>
      <w:r w:rsidR="00EC5F82">
        <w:rPr>
          <w:rFonts w:ascii="宋体" w:eastAsia="宋体" w:hAnsi="宋体" w:hint="eastAsia"/>
          <w:sz w:val="24"/>
          <w:szCs w:val="24"/>
        </w:rPr>
        <w:lastRenderedPageBreak/>
        <w:t>口负责处理到期的定时任务，</w:t>
      </w:r>
      <w:r w:rsidR="00687EDC" w:rsidRPr="003E5AE9">
        <w:rPr>
          <w:rFonts w:ascii="Arial" w:eastAsia="宋体" w:hAnsi="Arial" w:hint="eastAsia"/>
          <w:sz w:val="24"/>
          <w:szCs w:val="24"/>
        </w:rPr>
        <w:t>HandleScene</w:t>
      </w:r>
      <w:r w:rsidR="00687EDC" w:rsidRPr="003E5AE9">
        <w:rPr>
          <w:rFonts w:ascii="Arial" w:eastAsia="宋体" w:hAnsi="Arial"/>
          <w:sz w:val="24"/>
          <w:szCs w:val="24"/>
        </w:rPr>
        <w:t>EventService</w:t>
      </w:r>
      <w:r w:rsidR="00687EDC" w:rsidRPr="003E5AE9">
        <w:rPr>
          <w:rFonts w:ascii="Arial" w:eastAsia="宋体" w:hAnsi="Arial" w:hint="eastAsia"/>
          <w:sz w:val="24"/>
          <w:szCs w:val="24"/>
        </w:rPr>
        <w:t>Impl</w:t>
      </w:r>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r w:rsidR="00EE136B" w:rsidRPr="003E5AE9">
        <w:rPr>
          <w:rFonts w:ascii="Arial" w:eastAsia="宋体" w:hAnsi="Arial" w:hint="eastAsia"/>
          <w:sz w:val="24"/>
          <w:szCs w:val="24"/>
        </w:rPr>
        <w:t>HandleScene</w:t>
      </w:r>
      <w:r w:rsidR="00EE136B" w:rsidRPr="003E5AE9">
        <w:rPr>
          <w:rFonts w:ascii="Arial" w:eastAsia="宋体" w:hAnsi="Arial"/>
          <w:sz w:val="24"/>
          <w:szCs w:val="24"/>
        </w:rPr>
        <w:t>EventService</w:t>
      </w:r>
      <w:r w:rsidR="00EE136B" w:rsidRPr="003E5AE9">
        <w:rPr>
          <w:rFonts w:ascii="Arial" w:eastAsia="宋体" w:hAnsi="Arial" w:hint="eastAsia"/>
          <w:sz w:val="24"/>
          <w:szCs w:val="24"/>
        </w:rPr>
        <w:t>Impl</w:t>
      </w:r>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r w:rsidR="00015FDB" w:rsidRPr="003E5AE9">
        <w:rPr>
          <w:rFonts w:ascii="Arial" w:eastAsia="宋体" w:hAnsi="Arial" w:hint="eastAsia"/>
          <w:sz w:val="24"/>
          <w:szCs w:val="28"/>
        </w:rPr>
        <w:t>handl</w:t>
      </w:r>
      <w:r w:rsidR="00015FDB" w:rsidRPr="003E5AE9">
        <w:rPr>
          <w:rFonts w:ascii="Arial" w:eastAsia="宋体" w:hAnsi="Arial"/>
          <w:sz w:val="24"/>
          <w:szCs w:val="28"/>
        </w:rPr>
        <w:t>eOrder</w:t>
      </w:r>
      <w:r w:rsidR="00015FDB" w:rsidRPr="003E5AE9">
        <w:rPr>
          <w:rFonts w:ascii="Arial" w:eastAsia="宋体" w:hAnsi="Arial" w:hint="eastAsia"/>
          <w:sz w:val="24"/>
          <w:szCs w:val="28"/>
        </w:rPr>
        <w:t>Message</w:t>
      </w:r>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r w:rsidR="00F00C02" w:rsidRPr="003E5AE9">
        <w:rPr>
          <w:rFonts w:ascii="Arial" w:eastAsia="宋体" w:hAnsi="Arial" w:hint="eastAsia"/>
          <w:sz w:val="24"/>
          <w:szCs w:val="28"/>
        </w:rPr>
        <w:t>handleOrder</w:t>
      </w:r>
      <w:r w:rsidR="00F00C02" w:rsidRPr="003E5AE9">
        <w:rPr>
          <w:rFonts w:ascii="Arial" w:eastAsia="宋体" w:hAnsi="Arial"/>
          <w:sz w:val="24"/>
          <w:szCs w:val="28"/>
        </w:rPr>
        <w:t>Event</w:t>
      </w:r>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3E5AE9">
        <w:rPr>
          <w:rFonts w:ascii="Arial" w:eastAsia="宋体" w:hAnsi="Arial" w:hint="eastAsia"/>
          <w:sz w:val="24"/>
          <w:szCs w:val="28"/>
        </w:rPr>
        <w:t>catch</w:t>
      </w:r>
      <w:r w:rsidR="001F4857">
        <w:rPr>
          <w:rFonts w:ascii="宋体" w:eastAsia="宋体" w:hAnsi="宋体" w:hint="eastAsia"/>
          <w:sz w:val="24"/>
          <w:szCs w:val="28"/>
        </w:rPr>
        <w:t>语句中调用</w:t>
      </w:r>
      <w:r w:rsidR="001F4857" w:rsidRPr="003E5AE9">
        <w:rPr>
          <w:rFonts w:ascii="Arial" w:eastAsia="宋体" w:hAnsi="Arial"/>
          <w:sz w:val="24"/>
          <w:szCs w:val="24"/>
        </w:rPr>
        <w:t>tocWriteService</w:t>
      </w:r>
      <w:r w:rsidR="001F4857">
        <w:rPr>
          <w:rFonts w:ascii="宋体" w:eastAsia="宋体" w:hAnsi="宋体" w:hint="eastAsia"/>
          <w:sz w:val="24"/>
          <w:szCs w:val="24"/>
        </w:rPr>
        <w:t>的</w:t>
      </w:r>
      <w:r w:rsidR="001F4857" w:rsidRPr="003E5AE9">
        <w:rPr>
          <w:rFonts w:ascii="Arial" w:eastAsia="宋体" w:hAnsi="Arial" w:hint="eastAsia"/>
          <w:sz w:val="24"/>
          <w:szCs w:val="24"/>
        </w:rPr>
        <w:t>create</w:t>
      </w:r>
      <w:r w:rsidR="001F4857" w:rsidRPr="003E5AE9">
        <w:rPr>
          <w:rFonts w:ascii="Arial" w:eastAsia="宋体" w:hAnsi="Arial"/>
          <w:sz w:val="24"/>
          <w:szCs w:val="24"/>
        </w:rPr>
        <w:t>Task</w:t>
      </w:r>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r w:rsidR="008B6E05" w:rsidRPr="003E5AE9">
        <w:rPr>
          <w:rFonts w:ascii="Arial" w:eastAsia="宋体" w:hAnsi="Arial"/>
          <w:sz w:val="24"/>
          <w:szCs w:val="24"/>
        </w:rPr>
        <w:t>callBackTimeOutTask</w:t>
      </w:r>
      <w:r w:rsidR="008B6E05">
        <w:rPr>
          <w:rFonts w:ascii="宋体" w:eastAsia="宋体" w:hAnsi="宋体" w:hint="eastAsia"/>
          <w:sz w:val="24"/>
          <w:szCs w:val="24"/>
        </w:rPr>
        <w:t>方法为延时任务中心的回调方法，负责处理定时任务到期之后的逻辑，与</w:t>
      </w:r>
      <w:r w:rsidR="008B6E05" w:rsidRPr="003E5AE9">
        <w:rPr>
          <w:rFonts w:ascii="Arial" w:eastAsia="宋体" w:hAnsi="Arial" w:hint="eastAsia"/>
          <w:sz w:val="24"/>
          <w:szCs w:val="24"/>
        </w:rPr>
        <w:t>handle</w:t>
      </w:r>
      <w:r w:rsidR="008B6E05" w:rsidRPr="003E5AE9">
        <w:rPr>
          <w:rFonts w:ascii="Arial" w:eastAsia="宋体" w:hAnsi="Arial"/>
          <w:sz w:val="24"/>
          <w:szCs w:val="24"/>
        </w:rPr>
        <w:t>OrderEvent</w:t>
      </w:r>
      <w:r w:rsidR="008B6E05">
        <w:rPr>
          <w:rFonts w:ascii="宋体" w:eastAsia="宋体" w:hAnsi="宋体" w:hint="eastAsia"/>
          <w:sz w:val="24"/>
          <w:szCs w:val="24"/>
        </w:rPr>
        <w:t>方法类似。</w:t>
      </w:r>
    </w:p>
    <w:tbl>
      <w:tblPr>
        <w:tblStyle w:val="af3"/>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25D9F7FA" w14:textId="77777777" w:rsidR="0037463C" w:rsidRPr="00E16B67" w:rsidRDefault="0037463C" w:rsidP="00D91702">
            <w:pPr>
              <w:rPr>
                <w:rFonts w:ascii="宋体" w:eastAsia="宋体" w:hAnsi="宋体"/>
                <w:szCs w:val="21"/>
              </w:rPr>
            </w:pPr>
          </w:p>
          <w:p w14:paraId="360AF52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监听订单消息队列</w:t>
            </w:r>
          </w:p>
          <w:p w14:paraId="5D6CE1DE" w14:textId="1E5AE992" w:rsidR="0037463C" w:rsidRPr="00E16B67" w:rsidRDefault="0037463C"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RabbitListener</w:t>
            </w:r>
            <w:r w:rsidRPr="00E16B67">
              <w:rPr>
                <w:rFonts w:ascii="宋体" w:eastAsia="宋体" w:hAnsi="宋体"/>
                <w:szCs w:val="21"/>
              </w:rPr>
              <w:t>(</w:t>
            </w:r>
            <w:r w:rsidRPr="003E5AE9">
              <w:rPr>
                <w:rFonts w:ascii="Arial" w:eastAsia="宋体" w:hAnsi="Arial"/>
                <w:szCs w:val="21"/>
              </w:rPr>
              <w:t>queues</w:t>
            </w:r>
            <w:r w:rsidRPr="00E16B67">
              <w:rPr>
                <w:rFonts w:ascii="宋体" w:eastAsia="宋体" w:hAnsi="宋体"/>
                <w:szCs w:val="21"/>
              </w:rPr>
              <w:t xml:space="preserve"> = "</w:t>
            </w:r>
            <w:r w:rsidRPr="003E5AE9">
              <w:rPr>
                <w:rFonts w:ascii="Arial" w:eastAsia="宋体" w:hAnsi="Arial"/>
                <w:szCs w:val="21"/>
              </w:rPr>
              <w:t>xxxxxxx</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r w:rsidRPr="003E5AE9">
              <w:rPr>
                <w:rFonts w:ascii="Arial" w:eastAsia="宋体" w:hAnsi="Arial"/>
                <w:szCs w:val="21"/>
              </w:rPr>
              <w:t>handleOrderMessage</w:t>
            </w:r>
            <w:r w:rsidRPr="00E16B67">
              <w:rPr>
                <w:rFonts w:ascii="宋体" w:eastAsia="宋体" w:hAnsi="宋体"/>
                <w:szCs w:val="21"/>
              </w:rPr>
              <w:t>(</w:t>
            </w:r>
            <w:r w:rsidRPr="003E5AE9">
              <w:rPr>
                <w:rFonts w:ascii="Arial" w:eastAsia="宋体" w:hAnsi="Arial"/>
                <w:szCs w:val="21"/>
              </w:rPr>
              <w:t>OrderMessage</w:t>
            </w:r>
            <w:r w:rsidRPr="00E16B67">
              <w:rPr>
                <w:rFonts w:ascii="宋体" w:eastAsia="宋体" w:hAnsi="宋体"/>
                <w:szCs w:val="21"/>
              </w:rPr>
              <w:t xml:space="preserve"> </w:t>
            </w:r>
            <w:r w:rsidRPr="003E5AE9">
              <w:rPr>
                <w:rFonts w:ascii="Arial" w:eastAsia="宋体" w:hAnsi="Arial"/>
                <w:szCs w:val="21"/>
              </w:rPr>
              <w:t>orderMessage</w:t>
            </w:r>
            <w:r w:rsidRPr="00E16B67">
              <w:rPr>
                <w:rFonts w:ascii="宋体" w:eastAsia="宋体" w:hAnsi="宋体"/>
                <w:szCs w:val="21"/>
              </w:rPr>
              <w:t>){</w:t>
            </w:r>
          </w:p>
          <w:p w14:paraId="6ECE7D8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w:t>
            </w:r>
            <w:r w:rsidRPr="003E5AE9">
              <w:rPr>
                <w:rFonts w:ascii="Arial" w:eastAsia="宋体" w:hAnsi="Arial"/>
                <w:szCs w:val="21"/>
              </w:rPr>
              <w:t>orderMessage</w:t>
            </w:r>
          </w:p>
          <w:p w14:paraId="02B19E3A" w14:textId="448FDA59" w:rsidR="0037463C" w:rsidRDefault="0037463C"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validate</w:t>
            </w:r>
            <w:r w:rsidRPr="00E16B67">
              <w:rPr>
                <w:rFonts w:ascii="宋体" w:eastAsia="宋体" w:hAnsi="宋体"/>
                <w:szCs w:val="21"/>
              </w:rPr>
              <w:t>(</w:t>
            </w:r>
            <w:r w:rsidRPr="003E5AE9">
              <w:rPr>
                <w:rFonts w:ascii="Arial" w:eastAsia="宋体" w:hAnsi="Arial"/>
                <w:szCs w:val="21"/>
              </w:rPr>
              <w:t>orderMessage</w:t>
            </w:r>
            <w:r w:rsidRPr="00E16B67">
              <w:rPr>
                <w:rFonts w:ascii="宋体" w:eastAsia="宋体" w:hAnsi="宋体"/>
                <w:szCs w:val="21"/>
              </w:rPr>
              <w:t>);</w:t>
            </w:r>
          </w:p>
          <w:p w14:paraId="5DB86F95" w14:textId="75A1917F" w:rsidR="006229FF" w:rsidRPr="00E16B67" w:rsidRDefault="006229FF"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3E5AE9">
              <w:rPr>
                <w:rFonts w:ascii="Arial" w:eastAsia="宋体" w:hAnsi="Arial"/>
                <w:szCs w:val="21"/>
              </w:rPr>
              <w:t>decode</w:t>
            </w:r>
            <w:r>
              <w:rPr>
                <w:rFonts w:ascii="宋体" w:eastAsia="宋体" w:hAnsi="宋体"/>
                <w:szCs w:val="21"/>
              </w:rPr>
              <w:t>(</w:t>
            </w:r>
            <w:r w:rsidRPr="003E5AE9">
              <w:rPr>
                <w:rFonts w:ascii="Arial" w:eastAsia="宋体" w:hAnsi="Arial"/>
                <w:szCs w:val="21"/>
              </w:rPr>
              <w:t>orderMessage</w:t>
            </w:r>
            <w:r>
              <w:rPr>
                <w:rFonts w:ascii="宋体" w:eastAsia="宋体" w:hAnsi="宋体"/>
                <w:szCs w:val="21"/>
              </w:rPr>
              <w:t>);</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3D84496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RuleContext</w:t>
            </w:r>
            <w:r w:rsidRPr="00E16B67">
              <w:rPr>
                <w:rFonts w:ascii="宋体" w:eastAsia="宋体" w:hAnsi="宋体"/>
                <w:szCs w:val="21"/>
              </w:rPr>
              <w:t xml:space="preserve"> </w:t>
            </w:r>
            <w:r w:rsidRPr="003E5AE9">
              <w:rPr>
                <w:rFonts w:ascii="Arial" w:eastAsia="宋体" w:hAnsi="Arial"/>
                <w:szCs w:val="21"/>
              </w:rPr>
              <w:t>context</w:t>
            </w:r>
            <w:r w:rsidRPr="00E16B67">
              <w:rPr>
                <w:rFonts w:ascii="宋体" w:eastAsia="宋体" w:hAnsi="宋体"/>
                <w:szCs w:val="21"/>
              </w:rPr>
              <w:t xml:space="preserve"> = </w:t>
            </w:r>
            <w:r w:rsidRPr="003E5AE9">
              <w:rPr>
                <w:rFonts w:ascii="Arial" w:eastAsia="宋体" w:hAnsi="Arial"/>
                <w:szCs w:val="21"/>
              </w:rPr>
              <w:t>RuleContext</w:t>
            </w:r>
          </w:p>
          <w:p w14:paraId="1701FE9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builder</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4291BE54"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startNode</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C3F689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endNode</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579B6A86"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r w:rsidRPr="003E5AE9">
              <w:rPr>
                <w:rFonts w:ascii="Arial" w:eastAsia="宋体" w:hAnsi="Arial"/>
                <w:szCs w:val="21"/>
              </w:rPr>
              <w:t>arriveTime</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00528D98"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3E5AE9">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handleSceneEventService</w:t>
            </w:r>
            <w:r w:rsidRPr="001244DA">
              <w:rPr>
                <w:rFonts w:ascii="Arial" w:eastAsia="宋体" w:hAnsi="Arial"/>
                <w:szCs w:val="21"/>
              </w:rPr>
              <w:t>.</w:t>
            </w:r>
            <w:r w:rsidRPr="003E5AE9">
              <w:rPr>
                <w:rFonts w:ascii="Arial" w:eastAsia="宋体" w:hAnsi="Arial"/>
                <w:szCs w:val="21"/>
              </w:rPr>
              <w:t>handleOrderEvent</w:t>
            </w:r>
            <w:r w:rsidRPr="00E16B67">
              <w:rPr>
                <w:rFonts w:ascii="宋体" w:eastAsia="宋体" w:hAnsi="宋体"/>
                <w:szCs w:val="21"/>
              </w:rPr>
              <w:t>(</w:t>
            </w:r>
            <w:r w:rsidRPr="003E5AE9">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1E779C72" w14:textId="7F24FC3B" w:rsidR="00B84E5B" w:rsidRPr="00E16B67" w:rsidRDefault="00B84E5B"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Override</w:t>
            </w:r>
          </w:p>
          <w:p w14:paraId="1CF7F9C1" w14:textId="4C6D4DD3" w:rsidR="00D91702" w:rsidRPr="00E16B67" w:rsidRDefault="00D91702"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r w:rsidRPr="003E5AE9">
              <w:rPr>
                <w:rFonts w:ascii="Arial" w:eastAsia="宋体" w:hAnsi="Arial"/>
                <w:szCs w:val="21"/>
              </w:rPr>
              <w:t>callBackTimeOutTask</w:t>
            </w:r>
            <w:r w:rsidRPr="00E16B67">
              <w:rPr>
                <w:rFonts w:ascii="宋体" w:eastAsia="宋体" w:hAnsi="宋体"/>
                <w:szCs w:val="21"/>
              </w:rPr>
              <w:t>(</w:t>
            </w:r>
            <w:r w:rsidRPr="003E5AE9">
              <w:rPr>
                <w:rFonts w:ascii="Arial" w:eastAsia="宋体" w:hAnsi="Arial"/>
                <w:szCs w:val="21"/>
              </w:rPr>
              <w:t>String</w:t>
            </w:r>
            <w:r w:rsidRPr="00E16B67">
              <w:rPr>
                <w:rFonts w:ascii="宋体" w:eastAsia="宋体" w:hAnsi="宋体"/>
                <w:szCs w:val="21"/>
              </w:rPr>
              <w:t xml:space="preserve"> </w:t>
            </w:r>
            <w:r w:rsidRPr="003E5AE9">
              <w:rPr>
                <w:rFonts w:ascii="Arial" w:eastAsia="宋体" w:hAnsi="Arial"/>
                <w:szCs w:val="21"/>
              </w:rPr>
              <w:t>ruleText</w:t>
            </w:r>
            <w:r w:rsidRPr="00E16B67">
              <w:rPr>
                <w:rFonts w:ascii="宋体" w:eastAsia="宋体" w:hAnsi="宋体"/>
                <w:szCs w:val="21"/>
              </w:rPr>
              <w:t>){</w:t>
            </w:r>
          </w:p>
          <w:p w14:paraId="70351A2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0386CF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validate</w:t>
            </w:r>
            <w:r w:rsidRPr="00E16B67">
              <w:rPr>
                <w:rFonts w:ascii="宋体" w:eastAsia="宋体" w:hAnsi="宋体"/>
                <w:szCs w:val="21"/>
              </w:rPr>
              <w:t>(</w:t>
            </w:r>
            <w:r w:rsidRPr="003E5AE9">
              <w:rPr>
                <w:rFonts w:ascii="Arial" w:eastAsia="宋体" w:hAnsi="Arial"/>
                <w:szCs w:val="21"/>
              </w:rPr>
              <w:t>ruleText</w:t>
            </w:r>
            <w:r w:rsidRPr="00E16B67">
              <w:rPr>
                <w:rFonts w:ascii="宋体" w:eastAsia="宋体" w:hAnsi="宋体"/>
                <w:szCs w:val="21"/>
              </w:rPr>
              <w:t>);</w:t>
            </w:r>
          </w:p>
          <w:p w14:paraId="4FB8CE5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7FD0C98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RuleFunctions</w:t>
            </w:r>
            <w:r w:rsidRPr="00E16B67">
              <w:rPr>
                <w:rFonts w:ascii="宋体" w:eastAsia="宋体" w:hAnsi="宋体"/>
                <w:szCs w:val="21"/>
              </w:rPr>
              <w:t xml:space="preserve"> </w:t>
            </w:r>
            <w:r w:rsidRPr="003E5AE9">
              <w:rPr>
                <w:rFonts w:ascii="Arial" w:eastAsia="宋体" w:hAnsi="Arial"/>
                <w:szCs w:val="21"/>
              </w:rPr>
              <w:t>rootFunction</w:t>
            </w:r>
            <w:r w:rsidRPr="00E16B67">
              <w:rPr>
                <w:rFonts w:ascii="宋体" w:eastAsia="宋体" w:hAnsi="宋体"/>
                <w:szCs w:val="21"/>
              </w:rPr>
              <w:t xml:space="preserve"> = </w:t>
            </w:r>
            <w:r w:rsidRPr="003E5AE9">
              <w:rPr>
                <w:rFonts w:ascii="Arial" w:eastAsia="宋体" w:hAnsi="Arial"/>
                <w:szCs w:val="21"/>
              </w:rPr>
              <w:t>parser</w:t>
            </w:r>
            <w:r w:rsidRPr="001244DA">
              <w:rPr>
                <w:rFonts w:ascii="Arial" w:eastAsia="宋体" w:hAnsi="Arial"/>
                <w:szCs w:val="21"/>
              </w:rPr>
              <w:t>.</w:t>
            </w:r>
            <w:r w:rsidRPr="003E5AE9">
              <w:rPr>
                <w:rFonts w:ascii="Arial" w:eastAsia="宋体" w:hAnsi="Arial"/>
                <w:szCs w:val="21"/>
              </w:rPr>
              <w:t>parse</w:t>
            </w:r>
            <w:r w:rsidRPr="00E16B67">
              <w:rPr>
                <w:rFonts w:ascii="宋体" w:eastAsia="宋体" w:hAnsi="宋体"/>
                <w:szCs w:val="21"/>
              </w:rPr>
              <w:t>(</w:t>
            </w:r>
            <w:r w:rsidRPr="003E5AE9">
              <w:rPr>
                <w:rFonts w:ascii="Arial" w:eastAsia="宋体" w:hAnsi="Arial"/>
                <w:szCs w:val="21"/>
              </w:rPr>
              <w:t>ruleText</w:t>
            </w:r>
            <w:r w:rsidRPr="00E16B67">
              <w:rPr>
                <w:rFonts w:ascii="宋体" w:eastAsia="宋体" w:hAnsi="宋体"/>
                <w:szCs w:val="21"/>
              </w:rPr>
              <w:t>);</w:t>
            </w:r>
          </w:p>
          <w:p w14:paraId="07D120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继续执行</w:t>
            </w:r>
          </w:p>
          <w:p w14:paraId="7CD03FF2" w14:textId="557FA692"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Boolean</w:t>
            </w:r>
            <w:r w:rsidRPr="00E16B67">
              <w:rPr>
                <w:rFonts w:ascii="宋体" w:eastAsia="宋体" w:hAnsi="宋体"/>
                <w:szCs w:val="21"/>
              </w:rPr>
              <w:t xml:space="preserve"> </w:t>
            </w:r>
            <w:r w:rsidRPr="003E5AE9">
              <w:rPr>
                <w:rFonts w:ascii="Arial" w:eastAsia="宋体" w:hAnsi="Arial"/>
                <w:szCs w:val="21"/>
              </w:rPr>
              <w:t>result</w:t>
            </w:r>
            <w:r w:rsidRPr="00E16B67">
              <w:rPr>
                <w:rFonts w:ascii="宋体" w:eastAsia="宋体" w:hAnsi="宋体"/>
                <w:szCs w:val="21"/>
              </w:rPr>
              <w:t xml:space="preserve">= </w:t>
            </w:r>
            <w:r w:rsidRPr="003E5AE9">
              <w:rPr>
                <w:rFonts w:ascii="Arial" w:eastAsia="宋体" w:hAnsi="Arial"/>
                <w:szCs w:val="21"/>
              </w:rPr>
              <w:t>rootFunction</w:t>
            </w:r>
            <w:r w:rsidRPr="001244DA">
              <w:rPr>
                <w:rFonts w:ascii="Arial" w:eastAsia="宋体" w:hAnsi="Arial"/>
                <w:szCs w:val="21"/>
              </w:rPr>
              <w:t>.</w:t>
            </w:r>
            <w:r w:rsidRPr="003E5AE9">
              <w:rPr>
                <w:rFonts w:ascii="Arial" w:eastAsia="宋体" w:hAnsi="Arial"/>
                <w:szCs w:val="21"/>
              </w:rPr>
              <w:t>evl</w:t>
            </w:r>
            <w:r w:rsidRPr="00E16B67">
              <w:rPr>
                <w:rFonts w:ascii="宋体" w:eastAsia="宋体" w:hAnsi="宋体"/>
                <w:szCs w:val="21"/>
              </w:rPr>
              <w:t>();</w:t>
            </w:r>
          </w:p>
          <w:p w14:paraId="5C32264A"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result</w:t>
            </w:r>
            <w:r w:rsidRPr="00E16B67">
              <w:rPr>
                <w:rFonts w:ascii="宋体" w:eastAsia="宋体" w:hAnsi="宋体"/>
                <w:szCs w:val="21"/>
              </w:rPr>
              <w:t>){</w:t>
            </w:r>
          </w:p>
          <w:p w14:paraId="0AF3DCFF" w14:textId="20119D11" w:rsidR="00D91702"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sceneHitRecordDao</w:t>
            </w:r>
            <w:r w:rsidRPr="001244DA">
              <w:rPr>
                <w:rFonts w:ascii="Arial" w:eastAsia="宋体" w:hAnsi="Arial"/>
                <w:szCs w:val="21"/>
              </w:rPr>
              <w:t>.</w:t>
            </w:r>
            <w:r w:rsidRPr="003E5AE9">
              <w:rPr>
                <w:rFonts w:ascii="Arial" w:eastAsia="宋体" w:hAnsi="Arial"/>
                <w:szCs w:val="21"/>
              </w:rPr>
              <w:t>hitRecord</w:t>
            </w:r>
            <w:r w:rsidRPr="00E16B67">
              <w:rPr>
                <w:rFonts w:ascii="宋体" w:eastAsia="宋体" w:hAnsi="宋体"/>
                <w:szCs w:val="21"/>
              </w:rPr>
              <w:t>();</w:t>
            </w:r>
          </w:p>
          <w:p w14:paraId="5EC34CFF" w14:textId="65EF4EBA" w:rsidR="00B84E5B" w:rsidRPr="00E16B67" w:rsidRDefault="00B84E5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bookmarkStart w:id="399" w:name="OLE_LINK24"/>
            <w:bookmarkStart w:id="400" w:name="OLE_LINK25"/>
            <w:r>
              <w:rPr>
                <w:rFonts w:ascii="宋体" w:eastAsia="宋体" w:hAnsi="宋体"/>
                <w:szCs w:val="21"/>
              </w:rPr>
              <w:t xml:space="preserve"> </w:t>
            </w:r>
            <w:r w:rsidR="00015FDB" w:rsidRPr="003E5AE9">
              <w:rPr>
                <w:rFonts w:ascii="Arial" w:eastAsia="宋体" w:hAnsi="Arial"/>
                <w:szCs w:val="21"/>
              </w:rPr>
              <w:t>executeAction</w:t>
            </w:r>
            <w:r w:rsidR="00015FDB" w:rsidRPr="00015FDB">
              <w:rPr>
                <w:rFonts w:ascii="宋体" w:eastAsia="宋体" w:hAnsi="宋体"/>
                <w:szCs w:val="21"/>
              </w:rPr>
              <w:t>(</w:t>
            </w:r>
            <w:r w:rsidR="00015FDB" w:rsidRPr="003E5AE9">
              <w:rPr>
                <w:rFonts w:ascii="Arial" w:eastAsia="宋体" w:hAnsi="Arial"/>
                <w:szCs w:val="21"/>
              </w:rPr>
              <w:t>rootFunction</w:t>
            </w:r>
            <w:r w:rsidR="00015FDB" w:rsidRPr="00015FDB">
              <w:rPr>
                <w:rFonts w:ascii="宋体" w:eastAsia="宋体" w:hAnsi="宋体"/>
                <w:szCs w:val="21"/>
              </w:rPr>
              <w:t>);</w:t>
            </w:r>
            <w:bookmarkEnd w:id="399"/>
            <w:bookmarkEnd w:id="400"/>
          </w:p>
          <w:p w14:paraId="4871DCA2" w14:textId="63F69F2E" w:rsidR="00D91702" w:rsidRDefault="00D91702" w:rsidP="00D91702">
            <w:pPr>
              <w:rPr>
                <w:rFonts w:ascii="宋体" w:eastAsia="宋体" w:hAnsi="宋体"/>
                <w:szCs w:val="21"/>
              </w:rPr>
            </w:pPr>
            <w:r w:rsidRPr="00E16B67">
              <w:rPr>
                <w:rFonts w:ascii="宋体" w:eastAsia="宋体" w:hAnsi="宋体"/>
                <w:szCs w:val="21"/>
              </w:rPr>
              <w:t xml:space="preserve">        }</w:t>
            </w:r>
          </w:p>
          <w:p w14:paraId="074584DA" w14:textId="6A8C3672" w:rsidR="00B84E5B" w:rsidRPr="00E16B67" w:rsidRDefault="00B84E5B" w:rsidP="00D91702">
            <w:pPr>
              <w:rPr>
                <w:rFonts w:ascii="宋体" w:eastAsia="宋体" w:hAnsi="宋体"/>
                <w:szCs w:val="21"/>
              </w:rPr>
            </w:pPr>
            <w:r>
              <w:rPr>
                <w:rFonts w:ascii="宋体" w:eastAsia="宋体" w:hAnsi="宋体" w:hint="eastAsia"/>
                <w:szCs w:val="21"/>
              </w:rPr>
              <w:lastRenderedPageBreak/>
              <w:t xml:space="preserve"> </w:t>
            </w:r>
            <w:r>
              <w:rPr>
                <w:rFonts w:ascii="宋体" w:eastAsia="宋体" w:hAnsi="宋体"/>
                <w:szCs w:val="21"/>
              </w:rPr>
              <w:t xml:space="preserve">       </w:t>
            </w:r>
          </w:p>
          <w:p w14:paraId="5329FCF4" w14:textId="419DF617" w:rsidR="00D91702" w:rsidRPr="00E16B67" w:rsidRDefault="00D91702" w:rsidP="00D91702">
            <w:pPr>
              <w:rPr>
                <w:rFonts w:ascii="宋体" w:eastAsia="宋体" w:hAnsi="宋体"/>
                <w:szCs w:val="21"/>
              </w:rPr>
            </w:pPr>
            <w:r w:rsidRPr="00E16B67">
              <w:rPr>
                <w:rFonts w:ascii="宋体" w:eastAsia="宋体" w:hAnsi="宋体"/>
                <w:szCs w:val="21"/>
              </w:rPr>
              <w:t>}</w:t>
            </w:r>
          </w:p>
          <w:p w14:paraId="0CDA0F22" w14:textId="77777777" w:rsidR="00D91702" w:rsidRPr="00E16B67" w:rsidRDefault="00D91702" w:rsidP="00D91702">
            <w:pPr>
              <w:rPr>
                <w:rFonts w:ascii="宋体" w:eastAsia="宋体" w:hAnsi="宋体"/>
                <w:szCs w:val="21"/>
              </w:rPr>
            </w:pP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3E5AE9">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3E5AE9">
              <w:rPr>
                <w:rFonts w:ascii="Arial" w:eastAsia="宋体" w:hAnsi="Arial"/>
                <w:szCs w:val="21"/>
              </w:rPr>
              <w:t>public</w:t>
            </w:r>
            <w:r w:rsidRPr="00E16B67">
              <w:rPr>
                <w:rFonts w:ascii="宋体" w:eastAsia="宋体" w:hAnsi="宋体"/>
                <w:szCs w:val="21"/>
              </w:rPr>
              <w:t xml:space="preserve"> </w:t>
            </w:r>
            <w:r w:rsidRPr="003E5AE9">
              <w:rPr>
                <w:rFonts w:ascii="Arial" w:eastAsia="宋体" w:hAnsi="Arial"/>
                <w:szCs w:val="21"/>
              </w:rPr>
              <w:t>void</w:t>
            </w:r>
            <w:r w:rsidRPr="00E16B67">
              <w:rPr>
                <w:rFonts w:ascii="宋体" w:eastAsia="宋体" w:hAnsi="宋体"/>
                <w:szCs w:val="21"/>
              </w:rPr>
              <w:t xml:space="preserve"> </w:t>
            </w:r>
            <w:r w:rsidRPr="003E5AE9">
              <w:rPr>
                <w:rFonts w:ascii="Arial" w:eastAsia="宋体" w:hAnsi="Arial"/>
                <w:szCs w:val="21"/>
              </w:rPr>
              <w:t>handleOrderEvent</w:t>
            </w:r>
            <w:r w:rsidRPr="00E16B67">
              <w:rPr>
                <w:rFonts w:ascii="宋体" w:eastAsia="宋体" w:hAnsi="宋体"/>
                <w:szCs w:val="21"/>
              </w:rPr>
              <w:t>(</w:t>
            </w:r>
            <w:r w:rsidRPr="003E5AE9">
              <w:rPr>
                <w:rFonts w:ascii="Arial" w:eastAsia="宋体" w:hAnsi="Arial"/>
                <w:szCs w:val="21"/>
              </w:rPr>
              <w:t>RuleContext</w:t>
            </w:r>
            <w:r w:rsidRPr="00E16B67">
              <w:rPr>
                <w:rFonts w:ascii="宋体" w:eastAsia="宋体" w:hAnsi="宋体"/>
                <w:szCs w:val="21"/>
              </w:rPr>
              <w:t xml:space="preserve"> </w:t>
            </w:r>
            <w:r w:rsidRPr="003E5AE9">
              <w:rPr>
                <w:rFonts w:ascii="Arial" w:eastAsia="宋体" w:hAnsi="Arial"/>
                <w:szCs w:val="21"/>
              </w:rPr>
              <w:t>context</w:t>
            </w:r>
            <w:r w:rsidRPr="00E16B67">
              <w:rPr>
                <w:rFonts w:ascii="宋体" w:eastAsia="宋体" w:hAnsi="宋体"/>
                <w:szCs w:val="21"/>
              </w:rPr>
              <w:t>,</w:t>
            </w:r>
            <w:r w:rsidRPr="003E5AE9">
              <w:rPr>
                <w:rFonts w:ascii="Arial" w:eastAsia="宋体" w:hAnsi="Arial"/>
                <w:szCs w:val="21"/>
              </w:rPr>
              <w:t>OrderMessage</w:t>
            </w:r>
            <w:r w:rsidRPr="00E16B67">
              <w:rPr>
                <w:rFonts w:ascii="宋体" w:eastAsia="宋体" w:hAnsi="宋体"/>
                <w:szCs w:val="21"/>
              </w:rPr>
              <w:t xml:space="preserve"> </w:t>
            </w:r>
            <w:r w:rsidRPr="003E5AE9">
              <w:rPr>
                <w:rFonts w:ascii="Arial" w:eastAsia="宋体" w:hAnsi="Arial"/>
                <w:szCs w:val="21"/>
              </w:rPr>
              <w:t>orderMessage</w:t>
            </w:r>
            <w:r w:rsidRPr="00E16B67">
              <w:rPr>
                <w:rFonts w:ascii="宋体" w:eastAsia="宋体" w:hAnsi="宋体"/>
                <w:szCs w:val="21"/>
              </w:rPr>
              <w:t>){</w:t>
            </w:r>
          </w:p>
          <w:p w14:paraId="077336B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6A06CE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244DA">
              <w:rPr>
                <w:rFonts w:ascii="Arial" w:eastAsia="宋体" w:hAnsi="Arial"/>
                <w:szCs w:val="21"/>
              </w:rPr>
              <w:t>.......</w:t>
            </w:r>
          </w:p>
          <w:p w14:paraId="222D751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根据订单所在节点获取对应的规则</w:t>
            </w:r>
          </w:p>
          <w:p w14:paraId="44F1FD1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List</w:t>
            </w:r>
            <w:r w:rsidRPr="00E16B67">
              <w:rPr>
                <w:rFonts w:ascii="宋体" w:eastAsia="宋体" w:hAnsi="宋体"/>
                <w:szCs w:val="21"/>
              </w:rPr>
              <w:t>&lt;</w:t>
            </w:r>
            <w:r w:rsidRPr="003E5AE9">
              <w:rPr>
                <w:rFonts w:ascii="Arial" w:eastAsia="宋体" w:hAnsi="Arial"/>
                <w:szCs w:val="21"/>
              </w:rPr>
              <w:t>String</w:t>
            </w:r>
            <w:r w:rsidRPr="00E16B67">
              <w:rPr>
                <w:rFonts w:ascii="宋体" w:eastAsia="宋体" w:hAnsi="宋体"/>
                <w:szCs w:val="21"/>
              </w:rPr>
              <w:t xml:space="preserve">&gt; </w:t>
            </w:r>
            <w:r w:rsidRPr="003E5AE9">
              <w:rPr>
                <w:rFonts w:ascii="Arial" w:eastAsia="宋体" w:hAnsi="Arial"/>
                <w:szCs w:val="21"/>
              </w:rPr>
              <w:t>rules</w:t>
            </w:r>
            <w:r w:rsidRPr="00E16B67">
              <w:rPr>
                <w:rFonts w:ascii="宋体" w:eastAsia="宋体" w:hAnsi="宋体"/>
                <w:szCs w:val="21"/>
              </w:rPr>
              <w:t xml:space="preserve"> = </w:t>
            </w:r>
            <w:r w:rsidRPr="003E5AE9">
              <w:rPr>
                <w:rFonts w:ascii="Arial" w:eastAsia="宋体" w:hAnsi="Arial"/>
                <w:szCs w:val="21"/>
              </w:rPr>
              <w:t>getRules</w:t>
            </w:r>
            <w:r w:rsidRPr="00E16B67">
              <w:rPr>
                <w:rFonts w:ascii="宋体" w:eastAsia="宋体" w:hAnsi="宋体"/>
                <w:szCs w:val="21"/>
              </w:rPr>
              <w:t>(</w:t>
            </w:r>
            <w:r w:rsidRPr="003E5AE9">
              <w:rPr>
                <w:rFonts w:ascii="Arial" w:eastAsia="宋体" w:hAnsi="Arial"/>
                <w:szCs w:val="21"/>
              </w:rPr>
              <w:t>orderMessage</w:t>
            </w:r>
            <w:r w:rsidRPr="001244DA">
              <w:rPr>
                <w:rFonts w:ascii="Arial" w:eastAsia="宋体" w:hAnsi="Arial"/>
                <w:szCs w:val="21"/>
              </w:rPr>
              <w:t>.</w:t>
            </w:r>
            <w:r w:rsidRPr="003E5AE9">
              <w:rPr>
                <w:rFonts w:ascii="Arial" w:eastAsia="宋体" w:hAnsi="Arial"/>
                <w:szCs w:val="21"/>
              </w:rPr>
              <w:t>getCurrentNode</w:t>
            </w:r>
            <w:r w:rsidRPr="00E16B67">
              <w:rPr>
                <w:rFonts w:ascii="宋体" w:eastAsia="宋体" w:hAnsi="宋体"/>
                <w:szCs w:val="21"/>
              </w:rPr>
              <w:t>);</w:t>
            </w:r>
          </w:p>
          <w:p w14:paraId="1286963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Collections</w:t>
            </w:r>
            <w:r w:rsidRPr="001244DA">
              <w:rPr>
                <w:rFonts w:ascii="Arial" w:eastAsia="宋体" w:hAnsi="Arial"/>
                <w:szCs w:val="21"/>
              </w:rPr>
              <w:t>.</w:t>
            </w:r>
            <w:r w:rsidRPr="003E5AE9">
              <w:rPr>
                <w:rFonts w:ascii="Arial" w:eastAsia="宋体" w:hAnsi="Arial"/>
                <w:szCs w:val="21"/>
              </w:rPr>
              <w:t>isEmpty</w:t>
            </w:r>
            <w:r w:rsidRPr="00E16B67">
              <w:rPr>
                <w:rFonts w:ascii="宋体" w:eastAsia="宋体" w:hAnsi="宋体"/>
                <w:szCs w:val="21"/>
              </w:rPr>
              <w:t>(</w:t>
            </w:r>
            <w:r w:rsidRPr="003E5AE9">
              <w:rPr>
                <w:rFonts w:ascii="Arial" w:eastAsia="宋体" w:hAnsi="Arial"/>
                <w:szCs w:val="21"/>
              </w:rPr>
              <w:t>rules</w:t>
            </w:r>
            <w:r w:rsidRPr="00E16B67">
              <w:rPr>
                <w:rFonts w:ascii="宋体" w:eastAsia="宋体" w:hAnsi="宋体"/>
                <w:szCs w:val="21"/>
              </w:rPr>
              <w:t>)){</w:t>
            </w:r>
          </w:p>
          <w:p w14:paraId="503CE3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return</w:t>
            </w:r>
            <w:r w:rsidRPr="00E16B67">
              <w:rPr>
                <w:rFonts w:ascii="宋体" w:eastAsia="宋体" w:hAnsi="宋体"/>
                <w:szCs w:val="21"/>
              </w:rPr>
              <w:t>;</w:t>
            </w:r>
          </w:p>
          <w:p w14:paraId="4AE77F2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E05874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List</w:t>
            </w:r>
            <w:r w:rsidRPr="00E16B67">
              <w:rPr>
                <w:rFonts w:ascii="宋体" w:eastAsia="宋体" w:hAnsi="宋体"/>
                <w:szCs w:val="21"/>
              </w:rPr>
              <w:t>&lt;</w:t>
            </w:r>
            <w:r w:rsidRPr="003E5AE9">
              <w:rPr>
                <w:rFonts w:ascii="Arial" w:eastAsia="宋体" w:hAnsi="Arial"/>
                <w:szCs w:val="21"/>
              </w:rPr>
              <w:t>RuleFunction</w:t>
            </w:r>
            <w:r w:rsidRPr="00E16B67">
              <w:rPr>
                <w:rFonts w:ascii="宋体" w:eastAsia="宋体" w:hAnsi="宋体"/>
                <w:szCs w:val="21"/>
              </w:rPr>
              <w:t xml:space="preserve">&gt; </w:t>
            </w:r>
            <w:r w:rsidRPr="003E5AE9">
              <w:rPr>
                <w:rFonts w:ascii="Arial" w:eastAsia="宋体" w:hAnsi="Arial"/>
                <w:szCs w:val="21"/>
              </w:rPr>
              <w:t>ruleFunctionList</w:t>
            </w:r>
            <w:r w:rsidRPr="00E16B67">
              <w:rPr>
                <w:rFonts w:ascii="宋体" w:eastAsia="宋体" w:hAnsi="宋体"/>
                <w:szCs w:val="21"/>
              </w:rPr>
              <w:t xml:space="preserve"> = </w:t>
            </w:r>
            <w:r w:rsidRPr="003E5AE9">
              <w:rPr>
                <w:rFonts w:ascii="Arial" w:eastAsia="宋体" w:hAnsi="Arial"/>
                <w:szCs w:val="21"/>
              </w:rPr>
              <w:t>new</w:t>
            </w:r>
            <w:r w:rsidRPr="00E16B67">
              <w:rPr>
                <w:rFonts w:ascii="宋体" w:eastAsia="宋体" w:hAnsi="宋体"/>
                <w:szCs w:val="21"/>
              </w:rPr>
              <w:t xml:space="preserve"> </w:t>
            </w:r>
            <w:r w:rsidRPr="003E5AE9">
              <w:rPr>
                <w:rFonts w:ascii="Arial" w:eastAsia="宋体" w:hAnsi="Arial"/>
                <w:szCs w:val="21"/>
              </w:rPr>
              <w:t>ArrayList</w:t>
            </w:r>
            <w:r w:rsidRPr="00E16B67">
              <w:rPr>
                <w:rFonts w:ascii="宋体" w:eastAsia="宋体" w:hAnsi="宋体"/>
                <w:szCs w:val="21"/>
              </w:rPr>
              <w:t>&lt;&gt;();</w:t>
            </w:r>
          </w:p>
          <w:p w14:paraId="2524A5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将</w:t>
            </w:r>
            <w:r w:rsidRPr="003E5AE9">
              <w:rPr>
                <w:rFonts w:ascii="Arial" w:eastAsia="宋体" w:hAnsi="Arial"/>
                <w:szCs w:val="21"/>
              </w:rPr>
              <w:t>JSON</w:t>
            </w:r>
            <w:r w:rsidRPr="00E16B67">
              <w:rPr>
                <w:rFonts w:ascii="宋体" w:eastAsia="宋体" w:hAnsi="宋体"/>
                <w:szCs w:val="21"/>
              </w:rPr>
              <w:t>数据转换成对象</w:t>
            </w:r>
          </w:p>
          <w:p w14:paraId="09EE54D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for</w:t>
            </w:r>
            <w:r w:rsidRPr="00E16B67">
              <w:rPr>
                <w:rFonts w:ascii="宋体" w:eastAsia="宋体" w:hAnsi="宋体"/>
                <w:szCs w:val="21"/>
              </w:rPr>
              <w:t>(</w:t>
            </w:r>
            <w:r w:rsidRPr="003E5AE9">
              <w:rPr>
                <w:rFonts w:ascii="Arial" w:eastAsia="宋体" w:hAnsi="Arial"/>
                <w:szCs w:val="21"/>
              </w:rPr>
              <w:t>String</w:t>
            </w:r>
            <w:r w:rsidRPr="00E16B67">
              <w:rPr>
                <w:rFonts w:ascii="宋体" w:eastAsia="宋体" w:hAnsi="宋体"/>
                <w:szCs w:val="21"/>
              </w:rPr>
              <w:t xml:space="preserve"> </w:t>
            </w:r>
            <w:r w:rsidRPr="003E5AE9">
              <w:rPr>
                <w:rFonts w:ascii="Arial" w:eastAsia="宋体" w:hAnsi="Arial"/>
                <w:szCs w:val="21"/>
              </w:rPr>
              <w:t>item</w:t>
            </w:r>
            <w:r w:rsidRPr="00E16B67">
              <w:rPr>
                <w:rFonts w:ascii="宋体" w:eastAsia="宋体" w:hAnsi="宋体"/>
                <w:szCs w:val="21"/>
              </w:rPr>
              <w:t xml:space="preserve"> : </w:t>
            </w:r>
            <w:r w:rsidRPr="003E5AE9">
              <w:rPr>
                <w:rFonts w:ascii="Arial" w:eastAsia="宋体" w:hAnsi="Arial"/>
                <w:szCs w:val="21"/>
              </w:rPr>
              <w:t>rules</w:t>
            </w:r>
            <w:r w:rsidRPr="00E16B67">
              <w:rPr>
                <w:rFonts w:ascii="宋体" w:eastAsia="宋体" w:hAnsi="宋体"/>
                <w:szCs w:val="21"/>
              </w:rPr>
              <w:t>){</w:t>
            </w:r>
          </w:p>
          <w:p w14:paraId="1739126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JSONObject</w:t>
            </w:r>
            <w:r w:rsidRPr="00E16B67">
              <w:rPr>
                <w:rFonts w:ascii="宋体" w:eastAsia="宋体" w:hAnsi="宋体"/>
                <w:szCs w:val="21"/>
              </w:rPr>
              <w:t xml:space="preserve"> </w:t>
            </w:r>
            <w:r w:rsidRPr="003E5AE9">
              <w:rPr>
                <w:rFonts w:ascii="Arial" w:eastAsia="宋体" w:hAnsi="Arial"/>
                <w:szCs w:val="21"/>
              </w:rPr>
              <w:t>jsonObject</w:t>
            </w:r>
            <w:r w:rsidRPr="00E16B67">
              <w:rPr>
                <w:rFonts w:ascii="宋体" w:eastAsia="宋体" w:hAnsi="宋体"/>
                <w:szCs w:val="21"/>
              </w:rPr>
              <w:t xml:space="preserve"> =  </w:t>
            </w:r>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fromObject</w:t>
            </w:r>
            <w:r w:rsidRPr="00E16B67">
              <w:rPr>
                <w:rFonts w:ascii="宋体" w:eastAsia="宋体" w:hAnsi="宋体"/>
                <w:szCs w:val="21"/>
              </w:rPr>
              <w:t>(</w:t>
            </w:r>
            <w:r w:rsidRPr="003E5AE9">
              <w:rPr>
                <w:rFonts w:ascii="Arial" w:eastAsia="宋体" w:hAnsi="Arial"/>
                <w:szCs w:val="21"/>
              </w:rPr>
              <w:t>item</w:t>
            </w:r>
            <w:r w:rsidRPr="00E16B67">
              <w:rPr>
                <w:rFonts w:ascii="宋体" w:eastAsia="宋体" w:hAnsi="宋体"/>
                <w:szCs w:val="21"/>
              </w:rPr>
              <w:t>);</w:t>
            </w:r>
          </w:p>
          <w:p w14:paraId="038299B0" w14:textId="77777777" w:rsidR="00D91702" w:rsidRPr="00E16B67" w:rsidRDefault="00D91702" w:rsidP="00015FDB">
            <w:pPr>
              <w:ind w:left="1260" w:hangingChars="600" w:hanging="1260"/>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RuleFunction</w:t>
            </w:r>
            <w:r w:rsidRPr="00E16B67">
              <w:rPr>
                <w:rFonts w:ascii="宋体" w:eastAsia="宋体" w:hAnsi="宋体"/>
                <w:szCs w:val="21"/>
              </w:rPr>
              <w:t xml:space="preserve"> </w:t>
            </w:r>
            <w:r w:rsidRPr="003E5AE9">
              <w:rPr>
                <w:rFonts w:ascii="Arial" w:eastAsia="宋体" w:hAnsi="Arial"/>
                <w:szCs w:val="21"/>
              </w:rPr>
              <w:t>rootFunction</w:t>
            </w:r>
            <w:r w:rsidRPr="00E16B67">
              <w:rPr>
                <w:rFonts w:ascii="宋体" w:eastAsia="宋体" w:hAnsi="宋体"/>
                <w:szCs w:val="21"/>
              </w:rPr>
              <w:t xml:space="preserve"> =  </w:t>
            </w:r>
            <w:r w:rsidRPr="003E5AE9">
              <w:rPr>
                <w:rFonts w:ascii="Arial" w:eastAsia="宋体" w:hAnsi="Arial"/>
                <w:szCs w:val="21"/>
              </w:rPr>
              <w:t>JSONObject</w:t>
            </w:r>
            <w:r w:rsidRPr="001244DA">
              <w:rPr>
                <w:rFonts w:ascii="Arial" w:eastAsia="宋体" w:hAnsi="Arial"/>
                <w:szCs w:val="21"/>
              </w:rPr>
              <w:t>.</w:t>
            </w:r>
            <w:r w:rsidRPr="003E5AE9">
              <w:rPr>
                <w:rFonts w:ascii="Arial" w:eastAsia="宋体" w:hAnsi="Arial"/>
                <w:szCs w:val="21"/>
              </w:rPr>
              <w:t>toBean</w:t>
            </w:r>
            <w:r w:rsidRPr="00E16B67">
              <w:rPr>
                <w:rFonts w:ascii="宋体" w:eastAsia="宋体" w:hAnsi="宋体"/>
                <w:szCs w:val="21"/>
              </w:rPr>
              <w:t>(</w:t>
            </w:r>
            <w:r w:rsidRPr="003E5AE9">
              <w:rPr>
                <w:rFonts w:ascii="Arial" w:eastAsia="宋体" w:hAnsi="Arial"/>
                <w:szCs w:val="21"/>
              </w:rPr>
              <w:t>jsonObject</w:t>
            </w:r>
            <w:r w:rsidRPr="00E16B67">
              <w:rPr>
                <w:rFonts w:ascii="宋体" w:eastAsia="宋体" w:hAnsi="宋体"/>
                <w:szCs w:val="21"/>
              </w:rPr>
              <w:t>,</w:t>
            </w:r>
            <w:r w:rsidRPr="003E5AE9">
              <w:rPr>
                <w:rFonts w:ascii="Arial" w:eastAsia="宋体" w:hAnsi="Arial"/>
                <w:szCs w:val="21"/>
              </w:rPr>
              <w:t>RuleFunction</w:t>
            </w:r>
            <w:r w:rsidRPr="001244DA">
              <w:rPr>
                <w:rFonts w:ascii="Arial" w:eastAsia="宋体" w:hAnsi="Arial"/>
                <w:szCs w:val="21"/>
              </w:rPr>
              <w:t>.</w:t>
            </w:r>
            <w:r w:rsidRPr="003E5AE9">
              <w:rPr>
                <w:rFonts w:ascii="Arial" w:eastAsia="宋体" w:hAnsi="Arial"/>
                <w:szCs w:val="21"/>
              </w:rPr>
              <w:t>class</w:t>
            </w:r>
            <w:r w:rsidRPr="00E16B67">
              <w:rPr>
                <w:rFonts w:ascii="宋体" w:eastAsia="宋体" w:hAnsi="宋体"/>
                <w:szCs w:val="21"/>
              </w:rPr>
              <w:t>);</w:t>
            </w:r>
          </w:p>
          <w:p w14:paraId="444E99E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ruleFunctionList</w:t>
            </w:r>
            <w:r w:rsidRPr="001244DA">
              <w:rPr>
                <w:rFonts w:ascii="Arial" w:eastAsia="宋体" w:hAnsi="Arial"/>
                <w:szCs w:val="21"/>
              </w:rPr>
              <w:t>.</w:t>
            </w:r>
            <w:r w:rsidRPr="003E5AE9">
              <w:rPr>
                <w:rFonts w:ascii="Arial" w:eastAsia="宋体" w:hAnsi="Arial"/>
                <w:szCs w:val="21"/>
              </w:rPr>
              <w:t>add</w:t>
            </w:r>
            <w:r w:rsidRPr="00E16B67">
              <w:rPr>
                <w:rFonts w:ascii="宋体" w:eastAsia="宋体" w:hAnsi="宋体"/>
                <w:szCs w:val="21"/>
              </w:rPr>
              <w:t>(</w:t>
            </w:r>
            <w:r w:rsidRPr="003E5AE9">
              <w:rPr>
                <w:rFonts w:ascii="Arial" w:eastAsia="宋体" w:hAnsi="Arial"/>
                <w:szCs w:val="21"/>
              </w:rPr>
              <w:t>rootFunction</w:t>
            </w:r>
            <w:r w:rsidRPr="00E16B67">
              <w:rPr>
                <w:rFonts w:ascii="宋体" w:eastAsia="宋体" w:hAnsi="宋体"/>
                <w:szCs w:val="21"/>
              </w:rPr>
              <w:t>);</w:t>
            </w:r>
          </w:p>
          <w:p w14:paraId="1672154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try</w:t>
            </w:r>
            <w:r w:rsidRPr="00E16B67">
              <w:rPr>
                <w:rFonts w:ascii="宋体" w:eastAsia="宋体" w:hAnsi="宋体"/>
                <w:szCs w:val="21"/>
              </w:rPr>
              <w:t>{</w:t>
            </w:r>
          </w:p>
          <w:p w14:paraId="66D28E5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for</w:t>
            </w:r>
            <w:r w:rsidRPr="00E16B67">
              <w:rPr>
                <w:rFonts w:ascii="宋体" w:eastAsia="宋体" w:hAnsi="宋体"/>
                <w:szCs w:val="21"/>
              </w:rPr>
              <w:t>(</w:t>
            </w:r>
            <w:r w:rsidRPr="003E5AE9">
              <w:rPr>
                <w:rFonts w:ascii="Arial" w:eastAsia="宋体" w:hAnsi="Arial"/>
                <w:szCs w:val="21"/>
              </w:rPr>
              <w:t>RuleFunction</w:t>
            </w:r>
            <w:r w:rsidRPr="00E16B67">
              <w:rPr>
                <w:rFonts w:ascii="宋体" w:eastAsia="宋体" w:hAnsi="宋体"/>
                <w:szCs w:val="21"/>
              </w:rPr>
              <w:t xml:space="preserve"> </w:t>
            </w:r>
            <w:r w:rsidRPr="003E5AE9">
              <w:rPr>
                <w:rFonts w:ascii="Arial" w:eastAsia="宋体" w:hAnsi="Arial"/>
                <w:szCs w:val="21"/>
              </w:rPr>
              <w:t>rootFunction</w:t>
            </w:r>
            <w:r w:rsidRPr="00E16B67">
              <w:rPr>
                <w:rFonts w:ascii="宋体" w:eastAsia="宋体" w:hAnsi="宋体"/>
                <w:szCs w:val="21"/>
              </w:rPr>
              <w:t xml:space="preserve"> : </w:t>
            </w:r>
            <w:r w:rsidRPr="003E5AE9">
              <w:rPr>
                <w:rFonts w:ascii="Arial" w:eastAsia="宋体" w:hAnsi="Arial"/>
                <w:szCs w:val="21"/>
              </w:rPr>
              <w:t>ruleFunctionList</w:t>
            </w:r>
            <w:r w:rsidRPr="00E16B67">
              <w:rPr>
                <w:rFonts w:ascii="宋体" w:eastAsia="宋体" w:hAnsi="宋体"/>
                <w:szCs w:val="21"/>
              </w:rPr>
              <w:t>){</w:t>
            </w:r>
          </w:p>
          <w:p w14:paraId="36AB3DA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从树的根节点开始执行</w:t>
            </w:r>
          </w:p>
          <w:p w14:paraId="626903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Boolean</w:t>
            </w:r>
            <w:r w:rsidRPr="00E16B67">
              <w:rPr>
                <w:rFonts w:ascii="宋体" w:eastAsia="宋体" w:hAnsi="宋体"/>
                <w:szCs w:val="21"/>
              </w:rPr>
              <w:t xml:space="preserve"> </w:t>
            </w:r>
            <w:r w:rsidRPr="003E5AE9">
              <w:rPr>
                <w:rFonts w:ascii="Arial" w:eastAsia="宋体" w:hAnsi="Arial"/>
                <w:szCs w:val="21"/>
              </w:rPr>
              <w:t>result</w:t>
            </w:r>
            <w:r w:rsidRPr="00E16B67">
              <w:rPr>
                <w:rFonts w:ascii="宋体" w:eastAsia="宋体" w:hAnsi="宋体"/>
                <w:szCs w:val="21"/>
              </w:rPr>
              <w:t xml:space="preserve"> =  </w:t>
            </w:r>
            <w:r w:rsidRPr="003E5AE9">
              <w:rPr>
                <w:rFonts w:ascii="Arial" w:eastAsia="宋体" w:hAnsi="Arial"/>
                <w:szCs w:val="21"/>
              </w:rPr>
              <w:t>rootFunction</w:t>
            </w:r>
            <w:r w:rsidRPr="001244DA">
              <w:rPr>
                <w:rFonts w:ascii="Arial" w:eastAsia="宋体" w:hAnsi="Arial"/>
                <w:szCs w:val="21"/>
              </w:rPr>
              <w:t>.</w:t>
            </w:r>
            <w:r w:rsidRPr="003E5AE9">
              <w:rPr>
                <w:rFonts w:ascii="Arial" w:eastAsia="宋体" w:hAnsi="Arial"/>
                <w:szCs w:val="21"/>
              </w:rPr>
              <w:t>evl</w:t>
            </w:r>
            <w:r w:rsidRPr="00E16B67">
              <w:rPr>
                <w:rFonts w:ascii="宋体" w:eastAsia="宋体" w:hAnsi="宋体"/>
                <w:szCs w:val="21"/>
              </w:rPr>
              <w:t>(</w:t>
            </w:r>
            <w:r w:rsidRPr="003E5AE9">
              <w:rPr>
                <w:rFonts w:ascii="Arial" w:eastAsia="宋体" w:hAnsi="Arial"/>
                <w:szCs w:val="21"/>
              </w:rPr>
              <w:t>context</w:t>
            </w:r>
            <w:r w:rsidRPr="00E16B67">
              <w:rPr>
                <w:rFonts w:ascii="宋体" w:eastAsia="宋体" w:hAnsi="宋体"/>
                <w:szCs w:val="21"/>
              </w:rPr>
              <w:t>);</w:t>
            </w:r>
          </w:p>
          <w:p w14:paraId="71AFFCA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if</w:t>
            </w:r>
            <w:r w:rsidRPr="00E16B67">
              <w:rPr>
                <w:rFonts w:ascii="宋体" w:eastAsia="宋体" w:hAnsi="宋体"/>
                <w:szCs w:val="21"/>
              </w:rPr>
              <w:t>(</w:t>
            </w:r>
            <w:r w:rsidRPr="003E5AE9">
              <w:rPr>
                <w:rFonts w:ascii="Arial" w:eastAsia="宋体" w:hAnsi="Arial"/>
                <w:szCs w:val="21"/>
              </w:rPr>
              <w:t>result</w:t>
            </w:r>
            <w:r w:rsidRPr="00E16B67">
              <w:rPr>
                <w:rFonts w:ascii="宋体" w:eastAsia="宋体" w:hAnsi="宋体"/>
                <w:szCs w:val="21"/>
              </w:rPr>
              <w:t>){</w:t>
            </w:r>
          </w:p>
          <w:p w14:paraId="077BA906" w14:textId="5116C533" w:rsidR="00D91702"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sceneHitRecordDao</w:t>
            </w:r>
            <w:r w:rsidRPr="001244DA">
              <w:rPr>
                <w:rFonts w:ascii="Arial" w:eastAsia="宋体" w:hAnsi="Arial"/>
                <w:szCs w:val="21"/>
              </w:rPr>
              <w:t>.</w:t>
            </w:r>
            <w:r w:rsidRPr="003E5AE9">
              <w:rPr>
                <w:rFonts w:ascii="Arial" w:eastAsia="宋体" w:hAnsi="Arial"/>
                <w:szCs w:val="21"/>
              </w:rPr>
              <w:t>hitRecord</w:t>
            </w:r>
            <w:r w:rsidRPr="00E16B67">
              <w:rPr>
                <w:rFonts w:ascii="宋体" w:eastAsia="宋体" w:hAnsi="宋体"/>
                <w:szCs w:val="21"/>
              </w:rPr>
              <w:t>();</w:t>
            </w:r>
          </w:p>
          <w:p w14:paraId="71980FD0" w14:textId="0BF8D102" w:rsidR="00015FDB" w:rsidRPr="00E16B67" w:rsidRDefault="00015FDB"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3E5AE9">
              <w:rPr>
                <w:rFonts w:ascii="Arial" w:eastAsia="宋体" w:hAnsi="Arial" w:hint="eastAsia"/>
                <w:kern w:val="0"/>
                <w:szCs w:val="21"/>
              </w:rPr>
              <w:t>executeAction</w:t>
            </w:r>
            <w:r>
              <w:rPr>
                <w:rFonts w:ascii="宋体" w:eastAsia="宋体" w:hAnsi="宋体" w:hint="eastAsia"/>
                <w:kern w:val="0"/>
                <w:szCs w:val="21"/>
              </w:rPr>
              <w:t>(</w:t>
            </w:r>
            <w:r w:rsidRPr="003E5AE9">
              <w:rPr>
                <w:rFonts w:ascii="Arial" w:eastAsia="宋体" w:hAnsi="Arial" w:hint="eastAsia"/>
                <w:kern w:val="0"/>
                <w:szCs w:val="21"/>
              </w:rPr>
              <w:t>rootFunction</w:t>
            </w:r>
            <w:r>
              <w:rPr>
                <w:rFonts w:ascii="宋体" w:eastAsia="宋体" w:hAnsi="宋体" w:hint="eastAsia"/>
                <w:kern w:val="0"/>
                <w:szCs w:val="21"/>
              </w:rPr>
              <w:t>);</w:t>
            </w:r>
          </w:p>
          <w:p w14:paraId="2E0FFA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p>
          <w:p w14:paraId="36084BF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7565CE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catch</w:t>
            </w:r>
            <w:r w:rsidRPr="00E16B67">
              <w:rPr>
                <w:rFonts w:ascii="宋体" w:eastAsia="宋体" w:hAnsi="宋体"/>
                <w:szCs w:val="21"/>
              </w:rPr>
              <w:t>(</w:t>
            </w:r>
            <w:r w:rsidRPr="003E5AE9">
              <w:rPr>
                <w:rFonts w:ascii="Arial" w:eastAsia="宋体" w:hAnsi="Arial"/>
                <w:szCs w:val="21"/>
              </w:rPr>
              <w:t>TimeOutInterruptException</w:t>
            </w:r>
            <w:r w:rsidRPr="00E16B67">
              <w:rPr>
                <w:rFonts w:ascii="宋体" w:eastAsia="宋体" w:hAnsi="宋体"/>
                <w:szCs w:val="21"/>
              </w:rPr>
              <w:t xml:space="preserve"> </w:t>
            </w:r>
            <w:r w:rsidRPr="003E5AE9">
              <w:rPr>
                <w:rFonts w:ascii="Arial" w:eastAsia="宋体" w:hAnsi="Arial"/>
                <w:szCs w:val="21"/>
              </w:rPr>
              <w:t>e</w:t>
            </w:r>
            <w:r w:rsidRPr="00E16B67">
              <w:rPr>
                <w:rFonts w:ascii="宋体" w:eastAsia="宋体" w:hAnsi="宋体"/>
                <w:szCs w:val="21"/>
              </w:rPr>
              <w:t>){</w:t>
            </w:r>
          </w:p>
          <w:p w14:paraId="4736E98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对于需要延时判定的规则，会抛出</w:t>
            </w:r>
            <w:r w:rsidRPr="003E5AE9">
              <w:rPr>
                <w:rFonts w:ascii="Arial" w:eastAsia="宋体" w:hAnsi="Arial"/>
                <w:szCs w:val="21"/>
              </w:rPr>
              <w:t>TimeOutInterruptException</w:t>
            </w:r>
            <w:r w:rsidRPr="00E16B67">
              <w:rPr>
                <w:rFonts w:ascii="宋体" w:eastAsia="宋体" w:hAnsi="宋体"/>
                <w:szCs w:val="21"/>
              </w:rPr>
              <w:t>异常</w:t>
            </w:r>
          </w:p>
          <w:p w14:paraId="20A9B13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3E5AE9">
              <w:rPr>
                <w:rFonts w:ascii="Arial" w:eastAsia="宋体" w:hAnsi="Arial"/>
                <w:szCs w:val="21"/>
              </w:rPr>
              <w:t>tocWriteService</w:t>
            </w:r>
            <w:r w:rsidRPr="001244DA">
              <w:rPr>
                <w:rFonts w:ascii="Arial" w:eastAsia="宋体" w:hAnsi="Arial"/>
                <w:szCs w:val="21"/>
              </w:rPr>
              <w:t>.</w:t>
            </w:r>
            <w:r w:rsidRPr="003E5AE9">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11EB870B" w14:textId="77777777" w:rsidR="00D91702" w:rsidRDefault="00D91702" w:rsidP="00E7698C">
            <w:pPr>
              <w:keepNext/>
            </w:pPr>
            <w:r w:rsidRPr="00E16B67">
              <w:rPr>
                <w:rFonts w:ascii="宋体" w:eastAsia="宋体" w:hAnsi="宋体"/>
                <w:szCs w:val="21"/>
              </w:rPr>
              <w:t>}</w:t>
            </w:r>
          </w:p>
        </w:tc>
      </w:tr>
    </w:tbl>
    <w:p w14:paraId="4006C48B" w14:textId="0D872403" w:rsidR="00E7698C" w:rsidRDefault="00E7698C">
      <w:pPr>
        <w:pStyle w:val="af7"/>
      </w:pPr>
      <w:bookmarkStart w:id="401" w:name="_Toc36736604"/>
      <w:bookmarkStart w:id="402" w:name="_Toc36642722"/>
      <w:bookmarkStart w:id="403" w:name="_Toc36643294"/>
      <w:bookmarkStart w:id="404" w:name="_Toc36732819"/>
      <w:bookmarkStart w:id="405" w:name="_Toc36844573"/>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1"/>
      <w:bookmarkEnd w:id="405"/>
    </w:p>
    <w:p w14:paraId="78734FFC" w14:textId="0AF02B08" w:rsidR="005A31AA" w:rsidRDefault="001D30B8" w:rsidP="00BF4990">
      <w:pPr>
        <w:pStyle w:val="3"/>
        <w:numPr>
          <w:ilvl w:val="2"/>
          <w:numId w:val="52"/>
        </w:numPr>
      </w:pPr>
      <w:bookmarkStart w:id="406" w:name="_Toc36844525"/>
      <w:r>
        <w:rPr>
          <w:rFonts w:hint="eastAsia"/>
        </w:rPr>
        <w:t>缓存更新功能实现</w:t>
      </w:r>
      <w:bookmarkEnd w:id="402"/>
      <w:bookmarkEnd w:id="403"/>
      <w:bookmarkEnd w:id="404"/>
      <w:bookmarkEnd w:id="406"/>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3E5AE9">
        <w:rPr>
          <w:rFonts w:ascii="Arial" w:eastAsia="宋体" w:hAnsi="Arial" w:hint="eastAsia"/>
          <w:sz w:val="24"/>
          <w:szCs w:val="28"/>
        </w:rPr>
        <w:t>Drc</w:t>
      </w:r>
      <w:r w:rsidR="00B91859" w:rsidRPr="003E5AE9">
        <w:rPr>
          <w:rFonts w:ascii="Arial" w:eastAsia="宋体" w:hAnsi="Arial"/>
          <w:sz w:val="24"/>
          <w:szCs w:val="28"/>
        </w:rPr>
        <w:t>MessageHandler</w:t>
      </w:r>
      <w:r w:rsidR="00B91859">
        <w:rPr>
          <w:rFonts w:ascii="宋体" w:eastAsia="宋体" w:hAnsi="宋体" w:hint="eastAsia"/>
          <w:sz w:val="24"/>
          <w:szCs w:val="28"/>
        </w:rPr>
        <w:t>监听</w:t>
      </w:r>
      <w:r w:rsidR="00B91859" w:rsidRPr="003E5AE9">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3E5AE9">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3"/>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3E5AE9">
              <w:rPr>
                <w:rFonts w:ascii="Arial" w:eastAsia="宋体" w:hAnsi="Arial"/>
              </w:rPr>
              <w:t>RabbitMq</w:t>
            </w:r>
            <w:r w:rsidRPr="0072479F">
              <w:rPr>
                <w:rFonts w:ascii="宋体" w:eastAsia="宋体" w:hAnsi="宋体"/>
              </w:rPr>
              <w:t>("</w:t>
            </w:r>
            <w:r w:rsidRPr="003E5AE9">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3E5AE9">
              <w:rPr>
                <w:rFonts w:ascii="Arial" w:eastAsia="宋体" w:hAnsi="Arial"/>
              </w:rPr>
              <w:lastRenderedPageBreak/>
              <w:t>public</w:t>
            </w:r>
            <w:r w:rsidRPr="0072479F">
              <w:rPr>
                <w:rFonts w:ascii="宋体" w:eastAsia="宋体" w:hAnsi="宋体"/>
              </w:rPr>
              <w:t xml:space="preserve"> </w:t>
            </w:r>
            <w:r w:rsidRPr="003E5AE9">
              <w:rPr>
                <w:rFonts w:ascii="Arial" w:eastAsia="宋体" w:hAnsi="Arial"/>
              </w:rPr>
              <w:t>void</w:t>
            </w:r>
            <w:r w:rsidRPr="0072479F">
              <w:rPr>
                <w:rFonts w:ascii="宋体" w:eastAsia="宋体" w:hAnsi="宋体"/>
              </w:rPr>
              <w:t xml:space="preserve"> </w:t>
            </w:r>
            <w:r w:rsidRPr="003E5AE9">
              <w:rPr>
                <w:rFonts w:ascii="Arial" w:eastAsia="宋体" w:hAnsi="Arial"/>
              </w:rPr>
              <w:t>DrcMessageHandler</w:t>
            </w:r>
            <w:r w:rsidRPr="0072479F">
              <w:rPr>
                <w:rFonts w:ascii="宋体" w:eastAsia="宋体" w:hAnsi="宋体"/>
              </w:rPr>
              <w:t>(</w:t>
            </w:r>
            <w:r w:rsidRPr="003E5AE9">
              <w:rPr>
                <w:rFonts w:ascii="Arial" w:eastAsia="宋体" w:hAnsi="Arial"/>
              </w:rPr>
              <w:t>DrcMessage</w:t>
            </w:r>
            <w:r w:rsidRPr="0072479F">
              <w:rPr>
                <w:rFonts w:ascii="宋体" w:eastAsia="宋体" w:hAnsi="宋体"/>
              </w:rPr>
              <w:t xml:space="preserve"> </w:t>
            </w:r>
            <w:r w:rsidRPr="003E5AE9">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validate</w:t>
            </w:r>
            <w:r w:rsidRPr="0072479F">
              <w:rPr>
                <w:rFonts w:ascii="宋体" w:eastAsia="宋体" w:hAnsi="宋体"/>
              </w:rPr>
              <w:t>(</w:t>
            </w:r>
            <w:r w:rsidRPr="003E5AE9">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Rule</w:t>
            </w:r>
            <w:r w:rsidRPr="0072479F">
              <w:rPr>
                <w:rFonts w:ascii="宋体" w:eastAsia="宋体" w:hAnsi="宋体"/>
              </w:rPr>
              <w:t xml:space="preserve"> </w:t>
            </w:r>
            <w:r w:rsidRPr="003E5AE9">
              <w:rPr>
                <w:rFonts w:ascii="Arial" w:eastAsia="宋体" w:hAnsi="Arial"/>
              </w:rPr>
              <w:t>rule</w:t>
            </w:r>
            <w:r w:rsidRPr="0072479F">
              <w:rPr>
                <w:rFonts w:ascii="宋体" w:eastAsia="宋体" w:hAnsi="宋体"/>
              </w:rPr>
              <w:t xml:space="preserve"> = (</w:t>
            </w:r>
            <w:r w:rsidRPr="003E5AE9">
              <w:rPr>
                <w:rFonts w:ascii="Arial" w:eastAsia="宋体" w:hAnsi="Arial"/>
              </w:rPr>
              <w:t>Rule</w:t>
            </w:r>
            <w:r w:rsidRPr="0072479F">
              <w:rPr>
                <w:rFonts w:ascii="宋体" w:eastAsia="宋体" w:hAnsi="宋体"/>
              </w:rPr>
              <w:t>)</w:t>
            </w:r>
            <w:r w:rsidRPr="003E5AE9">
              <w:rPr>
                <w:rFonts w:ascii="Arial" w:eastAsia="宋体" w:hAnsi="Arial"/>
              </w:rPr>
              <w:t>message</w:t>
            </w:r>
            <w:r w:rsidRPr="001244DA">
              <w:rPr>
                <w:rFonts w:ascii="Arial" w:eastAsia="宋体" w:hAnsi="Arial"/>
              </w:rPr>
              <w:t>.</w:t>
            </w:r>
            <w:r w:rsidRPr="003E5AE9">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3E5AE9">
              <w:rPr>
                <w:rFonts w:ascii="Arial" w:eastAsia="宋体" w:hAnsi="Arial"/>
              </w:rPr>
              <w:t>jedis</w:t>
            </w:r>
            <w:r w:rsidRPr="001244DA">
              <w:rPr>
                <w:rFonts w:ascii="Arial" w:eastAsia="宋体" w:hAnsi="Arial"/>
              </w:rPr>
              <w:t>.</w:t>
            </w:r>
            <w:r w:rsidRPr="003E5AE9">
              <w:rPr>
                <w:rFonts w:ascii="Arial" w:eastAsia="宋体" w:hAnsi="Arial"/>
              </w:rPr>
              <w:t>remove</w:t>
            </w:r>
            <w:r w:rsidRPr="0072479F">
              <w:rPr>
                <w:rFonts w:ascii="宋体" w:eastAsia="宋体" w:hAnsi="宋体"/>
              </w:rPr>
              <w:t>(</w:t>
            </w:r>
            <w:r w:rsidRPr="003E5AE9">
              <w:rPr>
                <w:rFonts w:ascii="Arial" w:eastAsia="宋体" w:hAnsi="Arial"/>
              </w:rPr>
              <w:t>rule</w:t>
            </w:r>
            <w:r w:rsidRPr="001244DA">
              <w:rPr>
                <w:rFonts w:ascii="Arial" w:eastAsia="宋体" w:hAnsi="Arial"/>
              </w:rPr>
              <w:t>.</w:t>
            </w:r>
            <w:r w:rsidRPr="003E5AE9">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6741F7AD" w14:textId="24A3832B" w:rsidR="00E7698C" w:rsidRDefault="00E7698C">
      <w:pPr>
        <w:pStyle w:val="af7"/>
      </w:pPr>
      <w:bookmarkStart w:id="407" w:name="_Toc36736605"/>
      <w:bookmarkStart w:id="408" w:name="_Toc25947938"/>
      <w:bookmarkStart w:id="409" w:name="_Toc36642723"/>
      <w:bookmarkStart w:id="410" w:name="_Toc36643295"/>
      <w:bookmarkStart w:id="411" w:name="_Toc36732820"/>
      <w:bookmarkStart w:id="412" w:name="_Toc36844574"/>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7"/>
      <w:bookmarkEnd w:id="412"/>
    </w:p>
    <w:p w14:paraId="6FC379F9" w14:textId="34164124" w:rsidR="008C1387" w:rsidRDefault="008C1387" w:rsidP="00BF4990">
      <w:pPr>
        <w:pStyle w:val="2"/>
        <w:numPr>
          <w:ilvl w:val="1"/>
          <w:numId w:val="52"/>
        </w:numPr>
      </w:pPr>
      <w:bookmarkStart w:id="413" w:name="_Toc36844526"/>
      <w:r>
        <w:rPr>
          <w:rFonts w:hint="eastAsia"/>
        </w:rPr>
        <w:t>系统测试</w:t>
      </w:r>
      <w:bookmarkEnd w:id="408"/>
      <w:bookmarkEnd w:id="409"/>
      <w:bookmarkEnd w:id="410"/>
      <w:bookmarkEnd w:id="411"/>
      <w:bookmarkEnd w:id="413"/>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4" w:name="_Toc25947939"/>
      <w:bookmarkStart w:id="415" w:name="_Toc36642724"/>
      <w:bookmarkStart w:id="416" w:name="_Toc36643296"/>
      <w:bookmarkStart w:id="417" w:name="_Toc36732821"/>
      <w:bookmarkStart w:id="418" w:name="_Toc36844527"/>
      <w:r>
        <w:rPr>
          <w:rFonts w:hint="eastAsia"/>
        </w:rPr>
        <w:t>测试环境</w:t>
      </w:r>
      <w:bookmarkEnd w:id="414"/>
      <w:bookmarkEnd w:id="415"/>
      <w:bookmarkEnd w:id="416"/>
      <w:bookmarkEnd w:id="417"/>
      <w:bookmarkEnd w:id="418"/>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3E5AE9">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3E5AE9">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3E5AE9">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7"/>
        <w:keepNext/>
      </w:pPr>
      <w:bookmarkStart w:id="419" w:name="_Toc36736517"/>
      <w:bookmarkStart w:id="420" w:name="_Toc36844602"/>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9"/>
      <w:bookmarkEnd w:id="420"/>
    </w:p>
    <w:tbl>
      <w:tblPr>
        <w:tblStyle w:val="af3"/>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DC40AA">
              <w:rPr>
                <w:rFonts w:ascii="Arial" w:eastAsia="宋体" w:hAnsi="Arial" w:hint="eastAsia"/>
                <w:szCs w:val="21"/>
              </w:rPr>
              <w:t>C</w:t>
            </w:r>
            <w:r w:rsidRPr="00DC40AA">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DC40AA">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3E5AE9">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3E5AE9">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3E5AE9">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7"/>
        <w:keepNext/>
      </w:pPr>
      <w:bookmarkStart w:id="421" w:name="_Toc36736518"/>
      <w:bookmarkStart w:id="422" w:name="_Toc36844603"/>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1"/>
      <w:bookmarkEnd w:id="422"/>
    </w:p>
    <w:tbl>
      <w:tblPr>
        <w:tblStyle w:val="af3"/>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DC40AA">
              <w:rPr>
                <w:rFonts w:ascii="Arial" w:eastAsia="宋体" w:hAnsi="Arial" w:hint="eastAsia"/>
                <w:szCs w:val="21"/>
              </w:rPr>
              <w:t>Cent</w:t>
            </w:r>
            <w:r w:rsidRPr="00DC40AA">
              <w:rPr>
                <w:rFonts w:ascii="Arial" w:eastAsia="宋体" w:hAnsi="Arial"/>
                <w:szCs w:val="21"/>
              </w:rPr>
              <w:t>os7.2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DC40AA">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DC40AA">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DC40AA">
              <w:rPr>
                <w:rFonts w:ascii="Arial" w:eastAsia="宋体" w:hAnsi="Arial" w:hint="eastAsia"/>
                <w:szCs w:val="21"/>
              </w:rPr>
              <w:t>Mysql</w:t>
            </w:r>
          </w:p>
        </w:tc>
      </w:tr>
    </w:tbl>
    <w:p w14:paraId="031C6825" w14:textId="00FA0CE0" w:rsidR="008C1387" w:rsidRDefault="008C1387" w:rsidP="00BF4990">
      <w:pPr>
        <w:pStyle w:val="3"/>
        <w:numPr>
          <w:ilvl w:val="2"/>
          <w:numId w:val="52"/>
        </w:numPr>
      </w:pPr>
      <w:bookmarkStart w:id="423" w:name="_Toc25947940"/>
      <w:bookmarkStart w:id="424" w:name="_Toc36642725"/>
      <w:bookmarkStart w:id="425" w:name="_Toc36643297"/>
      <w:bookmarkStart w:id="426" w:name="_Toc36732822"/>
      <w:bookmarkStart w:id="427" w:name="_Toc36844528"/>
      <w:r>
        <w:rPr>
          <w:rFonts w:hint="eastAsia"/>
        </w:rPr>
        <w:t>测试设计</w:t>
      </w:r>
      <w:bookmarkEnd w:id="423"/>
      <w:bookmarkEnd w:id="424"/>
      <w:bookmarkEnd w:id="425"/>
      <w:bookmarkEnd w:id="426"/>
      <w:bookmarkEnd w:id="427"/>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w:t>
      </w:r>
      <w:r w:rsidRPr="00B06B2A">
        <w:rPr>
          <w:rFonts w:ascii="宋体" w:eastAsia="宋体" w:hAnsi="宋体" w:hint="eastAsia"/>
          <w:sz w:val="24"/>
          <w:szCs w:val="24"/>
        </w:rPr>
        <w:lastRenderedPageBreak/>
        <w:t>功能、规则预处理功能、审核流功能以及业务处理功能。通过对上述主要功能的测试，确保系统的功能能够正确正常的运行。</w:t>
      </w:r>
    </w:p>
    <w:p w14:paraId="049E8D59" w14:textId="77777777" w:rsidR="00735012" w:rsidRPr="00B06B2A" w:rsidRDefault="00735012" w:rsidP="008F66D1">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60EF286" w:rsidR="00E7698C" w:rsidRDefault="00E7698C" w:rsidP="00E7698C">
      <w:pPr>
        <w:pStyle w:val="af7"/>
        <w:keepNext/>
      </w:pPr>
      <w:bookmarkStart w:id="428" w:name="_Toc36736519"/>
      <w:bookmarkStart w:id="429" w:name="_Toc36844604"/>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28"/>
      <w:bookmarkEnd w:id="429"/>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5"/>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5"/>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5"/>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5"/>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5"/>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5"/>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073BF257" w14:textId="77777777" w:rsidR="00735012" w:rsidRPr="00E84EAE" w:rsidRDefault="00735012" w:rsidP="00DC40AA">
            <w:pPr>
              <w:pStyle w:val="a5"/>
              <w:numPr>
                <w:ilvl w:val="0"/>
                <w:numId w:val="10"/>
              </w:numPr>
              <w:ind w:firstLineChars="0"/>
              <w:rPr>
                <w:rFonts w:ascii="宋体" w:eastAsia="宋体" w:hAnsi="宋体"/>
              </w:rPr>
            </w:pPr>
            <w:r w:rsidRPr="00E84EAE">
              <w:rPr>
                <w:rFonts w:ascii="宋体" w:eastAsia="宋体" w:hAnsi="宋体" w:hint="eastAsia"/>
              </w:rPr>
              <w:t>页面显示修改规则成功，已发送审核</w:t>
            </w:r>
          </w:p>
          <w:p w14:paraId="21CC9AA5" w14:textId="77777777" w:rsidR="00735012" w:rsidRPr="00E84EAE" w:rsidRDefault="00735012" w:rsidP="00DC40AA">
            <w:pPr>
              <w:pStyle w:val="a5"/>
              <w:numPr>
                <w:ilvl w:val="0"/>
                <w:numId w:val="10"/>
              </w:numPr>
              <w:ind w:firstLineChars="0"/>
              <w:rPr>
                <w:rFonts w:ascii="宋体" w:eastAsia="宋体" w:hAnsi="宋体"/>
              </w:rPr>
            </w:pPr>
            <w:r w:rsidRPr="00E84EAE">
              <w:rPr>
                <w:rFonts w:ascii="宋体" w:eastAsia="宋体" w:hAnsi="宋体" w:hint="eastAsia"/>
              </w:rPr>
              <w:t>页面显示删除规则成功</w:t>
            </w:r>
          </w:p>
        </w:tc>
      </w:tr>
    </w:tbl>
    <w:p w14:paraId="06E09384" w14:textId="77777777"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7"/>
        <w:keepNext/>
      </w:pPr>
      <w:bookmarkStart w:id="430" w:name="_Toc36736520"/>
      <w:bookmarkStart w:id="431" w:name="_Toc36844605"/>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0"/>
      <w:bookmarkEnd w:id="431"/>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5"/>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5"/>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5"/>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5"/>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5"/>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7"/>
        <w:keepNext/>
      </w:pPr>
      <w:bookmarkStart w:id="432" w:name="_Toc36736521"/>
      <w:bookmarkStart w:id="433" w:name="_Toc36844606"/>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2"/>
      <w:bookmarkEnd w:id="433"/>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5"/>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5"/>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lastRenderedPageBreak/>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7"/>
        <w:keepNext/>
      </w:pPr>
      <w:bookmarkStart w:id="434" w:name="_Toc36736522"/>
      <w:bookmarkStart w:id="435" w:name="_Toc36844607"/>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34"/>
      <w:bookmarkEnd w:id="435"/>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5"/>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5"/>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5"/>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5"/>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5"/>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5"/>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5"/>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33E8652E" w:rsidR="00E7698C" w:rsidRDefault="00E7698C" w:rsidP="00E7698C">
      <w:pPr>
        <w:pStyle w:val="af7"/>
        <w:keepNext/>
      </w:pPr>
      <w:bookmarkStart w:id="436" w:name="_Toc36736523"/>
      <w:bookmarkStart w:id="437" w:name="_Toc36844608"/>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36"/>
      <w:bookmarkEnd w:id="437"/>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5"/>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5"/>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5"/>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5"/>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5"/>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5"/>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7"/>
        <w:keepNext/>
      </w:pPr>
      <w:bookmarkStart w:id="438" w:name="_Toc36736524"/>
      <w:bookmarkStart w:id="439" w:name="_Toc36844609"/>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38"/>
      <w:bookmarkEnd w:id="439"/>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0"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5"/>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5"/>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5"/>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5"/>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lastRenderedPageBreak/>
              <w:t>预期结果</w:t>
            </w:r>
          </w:p>
        </w:tc>
        <w:tc>
          <w:tcPr>
            <w:tcW w:w="6316" w:type="dxa"/>
          </w:tcPr>
          <w:p w14:paraId="7C45B2CA" w14:textId="77777777" w:rsidR="00735012" w:rsidRPr="00FB0839" w:rsidRDefault="00735012" w:rsidP="00DC40AA">
            <w:pPr>
              <w:pStyle w:val="a5"/>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3BA95A53" w14:textId="77777777" w:rsidR="00735012" w:rsidRPr="00431324" w:rsidRDefault="00735012" w:rsidP="00735012">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9</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7741F2C" w14:textId="63A78491" w:rsidR="00E7698C" w:rsidRDefault="00E7698C" w:rsidP="00E7698C">
      <w:pPr>
        <w:pStyle w:val="af7"/>
        <w:keepNext/>
      </w:pPr>
      <w:bookmarkStart w:id="441" w:name="_Toc36736525"/>
      <w:bookmarkStart w:id="442" w:name="_Toc36844610"/>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D65BA2">
        <w:rPr>
          <w:rFonts w:hint="eastAsia"/>
        </w:rPr>
        <w:t>规则判定测试用例</w:t>
      </w:r>
      <w:bookmarkEnd w:id="441"/>
      <w:bookmarkEnd w:id="442"/>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DE2E77" w14:paraId="30B9908F" w14:textId="77777777" w:rsidTr="0015758E">
        <w:tc>
          <w:tcPr>
            <w:tcW w:w="1980" w:type="dxa"/>
          </w:tcPr>
          <w:p w14:paraId="3A236B20" w14:textId="77777777" w:rsidR="00735012" w:rsidRPr="00DE2E77" w:rsidRDefault="00735012" w:rsidP="00DC40AA">
            <w:pPr>
              <w:rPr>
                <w:rFonts w:ascii="宋体" w:eastAsia="宋体" w:hAnsi="宋体"/>
              </w:rPr>
            </w:pPr>
            <w:r w:rsidRPr="00DE2E77">
              <w:rPr>
                <w:rFonts w:ascii="宋体" w:eastAsia="宋体" w:hAnsi="宋体" w:hint="eastAsia"/>
              </w:rPr>
              <w:t>测试</w:t>
            </w:r>
            <w:r w:rsidRPr="003E5AE9">
              <w:rPr>
                <w:rFonts w:ascii="Arial" w:eastAsia="宋体" w:hAnsi="Arial" w:hint="eastAsia"/>
              </w:rPr>
              <w:t>I</w:t>
            </w:r>
            <w:r w:rsidRPr="003E5AE9">
              <w:rPr>
                <w:rFonts w:ascii="Arial" w:eastAsia="宋体" w:hAnsi="Arial"/>
              </w:rPr>
              <w:t>D</w:t>
            </w:r>
          </w:p>
        </w:tc>
        <w:tc>
          <w:tcPr>
            <w:tcW w:w="6316" w:type="dxa"/>
          </w:tcPr>
          <w:p w14:paraId="7BD18A74" w14:textId="77777777" w:rsidR="00735012" w:rsidRPr="00DE2E77" w:rsidRDefault="00735012" w:rsidP="00DC40AA">
            <w:pPr>
              <w:rPr>
                <w:rFonts w:ascii="宋体" w:eastAsia="宋体" w:hAnsi="宋体"/>
              </w:rPr>
            </w:pPr>
            <w:r w:rsidRPr="003E5AE9">
              <w:rPr>
                <w:rFonts w:ascii="Arial" w:eastAsia="宋体" w:hAnsi="Arial" w:hint="eastAsia"/>
              </w:rPr>
              <w:t>T</w:t>
            </w:r>
            <w:r w:rsidRPr="003E5AE9">
              <w:rPr>
                <w:rFonts w:ascii="Arial" w:eastAsia="宋体" w:hAnsi="Arial"/>
              </w:rPr>
              <w:t>C</w:t>
            </w:r>
            <w:r w:rsidRPr="003F1175">
              <w:rPr>
                <w:rFonts w:ascii="Arial" w:eastAsia="宋体" w:hAnsi="Arial" w:hint="eastAsia"/>
              </w:rPr>
              <w:t>7</w:t>
            </w:r>
          </w:p>
        </w:tc>
      </w:tr>
      <w:tr w:rsidR="00735012" w:rsidRPr="00DE2E77" w14:paraId="63DD7626" w14:textId="77777777" w:rsidTr="0015758E">
        <w:tc>
          <w:tcPr>
            <w:tcW w:w="1980" w:type="dxa"/>
          </w:tcPr>
          <w:p w14:paraId="59EB80B6" w14:textId="77777777" w:rsidR="00735012" w:rsidRPr="00DE2E77" w:rsidRDefault="00735012" w:rsidP="00DC40AA">
            <w:pPr>
              <w:rPr>
                <w:rFonts w:ascii="宋体" w:eastAsia="宋体" w:hAnsi="宋体"/>
              </w:rPr>
            </w:pPr>
            <w:r w:rsidRPr="00DE2E77">
              <w:rPr>
                <w:rFonts w:ascii="宋体" w:eastAsia="宋体" w:hAnsi="宋体" w:hint="eastAsia"/>
              </w:rPr>
              <w:t>测试名称</w:t>
            </w:r>
          </w:p>
        </w:tc>
        <w:tc>
          <w:tcPr>
            <w:tcW w:w="6316" w:type="dxa"/>
          </w:tcPr>
          <w:p w14:paraId="3AB599E3" w14:textId="77777777" w:rsidR="00735012" w:rsidRPr="00DE2E77" w:rsidRDefault="00735012" w:rsidP="00DC40AA">
            <w:pPr>
              <w:rPr>
                <w:rFonts w:ascii="宋体" w:eastAsia="宋体" w:hAnsi="宋体"/>
              </w:rPr>
            </w:pPr>
            <w:r>
              <w:rPr>
                <w:rFonts w:ascii="宋体" w:eastAsia="宋体" w:hAnsi="宋体" w:hint="eastAsia"/>
              </w:rPr>
              <w:t>规则判定测试</w:t>
            </w:r>
          </w:p>
        </w:tc>
      </w:tr>
      <w:tr w:rsidR="00735012" w:rsidRPr="00DE2E77" w14:paraId="7A3353D3" w14:textId="77777777" w:rsidTr="0015758E">
        <w:tc>
          <w:tcPr>
            <w:tcW w:w="1980" w:type="dxa"/>
          </w:tcPr>
          <w:p w14:paraId="420A8418" w14:textId="77777777" w:rsidR="00735012" w:rsidRPr="00DE2E77" w:rsidRDefault="00735012" w:rsidP="00DC40AA">
            <w:pPr>
              <w:rPr>
                <w:rFonts w:ascii="宋体" w:eastAsia="宋体" w:hAnsi="宋体"/>
              </w:rPr>
            </w:pPr>
            <w:r w:rsidRPr="00DE2E77">
              <w:rPr>
                <w:rFonts w:ascii="宋体" w:eastAsia="宋体" w:hAnsi="宋体" w:hint="eastAsia"/>
              </w:rPr>
              <w:t>测试描述</w:t>
            </w:r>
          </w:p>
        </w:tc>
        <w:tc>
          <w:tcPr>
            <w:tcW w:w="6316" w:type="dxa"/>
          </w:tcPr>
          <w:p w14:paraId="287A62F7" w14:textId="77777777" w:rsidR="00735012" w:rsidRPr="00DE2E77" w:rsidRDefault="00735012" w:rsidP="00DC40AA">
            <w:pPr>
              <w:rPr>
                <w:rFonts w:ascii="宋体" w:eastAsia="宋体" w:hAnsi="宋体"/>
              </w:rPr>
            </w:pPr>
            <w:r>
              <w:rPr>
                <w:rFonts w:ascii="宋体" w:eastAsia="宋体" w:hAnsi="宋体" w:hint="eastAsia"/>
              </w:rPr>
              <w:t>测试平台是否能够根据规则进行</w:t>
            </w:r>
          </w:p>
        </w:tc>
      </w:tr>
      <w:tr w:rsidR="00735012" w:rsidRPr="00DE2E77" w14:paraId="3588151E" w14:textId="77777777" w:rsidTr="0015758E">
        <w:tc>
          <w:tcPr>
            <w:tcW w:w="1980" w:type="dxa"/>
          </w:tcPr>
          <w:p w14:paraId="1E23CB67" w14:textId="77777777" w:rsidR="00735012" w:rsidRPr="00DE2E77" w:rsidRDefault="00735012" w:rsidP="00DC40AA">
            <w:pPr>
              <w:rPr>
                <w:rFonts w:ascii="宋体" w:eastAsia="宋体" w:hAnsi="宋体"/>
              </w:rPr>
            </w:pPr>
            <w:r w:rsidRPr="00DE2E77">
              <w:rPr>
                <w:rFonts w:ascii="宋体" w:eastAsia="宋体" w:hAnsi="宋体" w:hint="eastAsia"/>
              </w:rPr>
              <w:t>测试步骤</w:t>
            </w:r>
          </w:p>
        </w:tc>
        <w:tc>
          <w:tcPr>
            <w:tcW w:w="6316" w:type="dxa"/>
          </w:tcPr>
          <w:p w14:paraId="5E3EEABC" w14:textId="2F5E4666" w:rsidR="00735012" w:rsidRPr="00735012" w:rsidRDefault="00735012" w:rsidP="00DC40AA">
            <w:pPr>
              <w:pStyle w:val="a5"/>
              <w:numPr>
                <w:ilvl w:val="0"/>
                <w:numId w:val="48"/>
              </w:numPr>
              <w:ind w:firstLineChars="0"/>
              <w:rPr>
                <w:rFonts w:ascii="宋体" w:eastAsia="宋体" w:hAnsi="宋体"/>
              </w:rPr>
            </w:pPr>
            <w:r w:rsidRPr="00735012">
              <w:rPr>
                <w:rFonts w:ascii="宋体" w:eastAsia="宋体" w:hAnsi="宋体" w:hint="eastAsia"/>
              </w:rPr>
              <w:t>测试人员在平台上下单。</w:t>
            </w:r>
          </w:p>
          <w:p w14:paraId="2EC0109B" w14:textId="4C84A912" w:rsidR="00735012" w:rsidRPr="00735012" w:rsidRDefault="00735012" w:rsidP="00DC40AA">
            <w:pPr>
              <w:pStyle w:val="a5"/>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00F5690" w14:textId="77777777" w:rsidR="00735012" w:rsidRDefault="00735012" w:rsidP="00DC40AA">
            <w:pPr>
              <w:pStyle w:val="a5"/>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7FA87A8F" w14:textId="77777777" w:rsidR="00735012" w:rsidRDefault="00735012" w:rsidP="00DC40AA">
            <w:pPr>
              <w:pStyle w:val="a5"/>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1CF3E658" w14:textId="77777777" w:rsidR="00735012" w:rsidRDefault="00735012" w:rsidP="00DC40AA">
            <w:pPr>
              <w:pStyle w:val="a5"/>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6B33C7E2" w14:textId="77777777" w:rsidR="00735012" w:rsidRDefault="00735012" w:rsidP="00DC40AA">
            <w:pPr>
              <w:pStyle w:val="a5"/>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0B0AB9D7" w14:textId="0246A4FA" w:rsidR="00735012" w:rsidRPr="00735012" w:rsidRDefault="00735012" w:rsidP="00DC40AA">
            <w:pPr>
              <w:pStyle w:val="a5"/>
              <w:numPr>
                <w:ilvl w:val="0"/>
                <w:numId w:val="48"/>
              </w:numPr>
              <w:ind w:firstLineChars="0"/>
              <w:rPr>
                <w:rFonts w:ascii="宋体" w:eastAsia="宋体" w:hAnsi="宋体"/>
              </w:rPr>
            </w:pPr>
            <w:r w:rsidRPr="00735012">
              <w:rPr>
                <w:rFonts w:ascii="宋体" w:eastAsia="宋体" w:hAnsi="宋体" w:hint="eastAsia"/>
              </w:rPr>
              <w:t>测试人员间隔指定时间之后点击骑手送达。</w:t>
            </w:r>
          </w:p>
        </w:tc>
      </w:tr>
      <w:tr w:rsidR="00735012" w:rsidRPr="00DE2E77" w14:paraId="197D577D" w14:textId="77777777" w:rsidTr="0015758E">
        <w:tc>
          <w:tcPr>
            <w:tcW w:w="1980" w:type="dxa"/>
          </w:tcPr>
          <w:p w14:paraId="409EF997" w14:textId="77777777" w:rsidR="00735012" w:rsidRPr="00DE2E77" w:rsidRDefault="00735012" w:rsidP="00DC40AA">
            <w:pPr>
              <w:rPr>
                <w:rFonts w:ascii="宋体" w:eastAsia="宋体" w:hAnsi="宋体"/>
              </w:rPr>
            </w:pPr>
            <w:r w:rsidRPr="00DE2E77">
              <w:rPr>
                <w:rFonts w:ascii="宋体" w:eastAsia="宋体" w:hAnsi="宋体" w:hint="eastAsia"/>
              </w:rPr>
              <w:t>预期结果</w:t>
            </w:r>
          </w:p>
        </w:tc>
        <w:tc>
          <w:tcPr>
            <w:tcW w:w="6316" w:type="dxa"/>
          </w:tcPr>
          <w:p w14:paraId="2DD9D998" w14:textId="77777777" w:rsidR="00735012" w:rsidRPr="009447CC" w:rsidRDefault="00735012" w:rsidP="00DC40AA">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789223E2" w14:textId="77777777" w:rsidR="00735012" w:rsidRPr="009154C5" w:rsidRDefault="00735012" w:rsidP="00735012">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10</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6AC19F2" w14:textId="2343AE76" w:rsidR="00E7698C" w:rsidRDefault="00E7698C" w:rsidP="00E7698C">
      <w:pPr>
        <w:pStyle w:val="af7"/>
        <w:keepNext/>
      </w:pPr>
      <w:bookmarkStart w:id="443" w:name="_Toc36736526"/>
      <w:bookmarkStart w:id="444" w:name="_Toc36844611"/>
      <w:r>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r w:rsidRPr="00551B1C">
        <w:rPr>
          <w:rFonts w:hint="eastAsia"/>
        </w:rPr>
        <w:t>规则预处理功能测试用例</w:t>
      </w:r>
      <w:bookmarkEnd w:id="443"/>
      <w:bookmarkEnd w:id="444"/>
    </w:p>
    <w:tbl>
      <w:tblPr>
        <w:tblStyle w:val="af3"/>
        <w:tblW w:w="0" w:type="auto"/>
        <w:tblCellMar>
          <w:left w:w="28" w:type="dxa"/>
          <w:right w:w="28" w:type="dxa"/>
        </w:tblCellMar>
        <w:tblLook w:val="04A0" w:firstRow="1" w:lastRow="0" w:firstColumn="1" w:lastColumn="0" w:noHBand="0" w:noVBand="1"/>
      </w:tblPr>
      <w:tblGrid>
        <w:gridCol w:w="1980"/>
        <w:gridCol w:w="6316"/>
      </w:tblGrid>
      <w:tr w:rsidR="00735012" w:rsidRPr="00EE6371" w14:paraId="31B30CF5" w14:textId="77777777" w:rsidTr="0015758E">
        <w:tc>
          <w:tcPr>
            <w:tcW w:w="1980" w:type="dxa"/>
          </w:tcPr>
          <w:p w14:paraId="1A996F3E" w14:textId="77777777" w:rsidR="00735012" w:rsidRPr="00EE6371" w:rsidRDefault="00735012" w:rsidP="00DC40AA">
            <w:pPr>
              <w:rPr>
                <w:rFonts w:ascii="宋体" w:eastAsia="宋体" w:hAnsi="宋体"/>
              </w:rPr>
            </w:pPr>
            <w:r w:rsidRPr="00EE6371">
              <w:rPr>
                <w:rFonts w:ascii="宋体" w:eastAsia="宋体" w:hAnsi="宋体" w:hint="eastAsia"/>
              </w:rPr>
              <w:t>测试</w:t>
            </w:r>
            <w:r w:rsidRPr="003E5AE9">
              <w:rPr>
                <w:rFonts w:ascii="Arial" w:eastAsia="宋体" w:hAnsi="Arial" w:hint="eastAsia"/>
              </w:rPr>
              <w:t>ID</w:t>
            </w:r>
          </w:p>
        </w:tc>
        <w:tc>
          <w:tcPr>
            <w:tcW w:w="6316" w:type="dxa"/>
          </w:tcPr>
          <w:p w14:paraId="0B4D5B45" w14:textId="77777777" w:rsidR="00735012" w:rsidRPr="00EE6371" w:rsidRDefault="00735012" w:rsidP="00DC40AA">
            <w:pPr>
              <w:rPr>
                <w:rFonts w:ascii="宋体" w:eastAsia="宋体" w:hAnsi="宋体"/>
              </w:rPr>
            </w:pPr>
            <w:r w:rsidRPr="003E5AE9">
              <w:rPr>
                <w:rFonts w:ascii="Arial" w:eastAsia="宋体" w:hAnsi="Arial" w:hint="eastAsia"/>
              </w:rPr>
              <w:t>TC</w:t>
            </w:r>
            <w:r w:rsidRPr="003F1175">
              <w:rPr>
                <w:rFonts w:ascii="Arial" w:eastAsia="宋体" w:hAnsi="Arial" w:hint="eastAsia"/>
              </w:rPr>
              <w:t>8</w:t>
            </w:r>
          </w:p>
        </w:tc>
      </w:tr>
      <w:tr w:rsidR="00735012" w:rsidRPr="00EE6371" w14:paraId="221DB141" w14:textId="77777777" w:rsidTr="0015758E">
        <w:tc>
          <w:tcPr>
            <w:tcW w:w="1980" w:type="dxa"/>
          </w:tcPr>
          <w:p w14:paraId="3D04D0E5" w14:textId="77777777" w:rsidR="00735012" w:rsidRPr="00EE6371" w:rsidRDefault="00735012" w:rsidP="00DC40AA">
            <w:pPr>
              <w:rPr>
                <w:rFonts w:ascii="宋体" w:eastAsia="宋体" w:hAnsi="宋体"/>
              </w:rPr>
            </w:pPr>
            <w:r w:rsidRPr="00EE6371">
              <w:rPr>
                <w:rFonts w:ascii="宋体" w:eastAsia="宋体" w:hAnsi="宋体" w:hint="eastAsia"/>
              </w:rPr>
              <w:t>测试名称</w:t>
            </w:r>
          </w:p>
        </w:tc>
        <w:tc>
          <w:tcPr>
            <w:tcW w:w="6316" w:type="dxa"/>
          </w:tcPr>
          <w:p w14:paraId="7CCEBC60" w14:textId="77777777" w:rsidR="00735012" w:rsidRPr="00EE6371" w:rsidRDefault="00735012" w:rsidP="00DC40AA">
            <w:pPr>
              <w:rPr>
                <w:rFonts w:ascii="宋体" w:eastAsia="宋体" w:hAnsi="宋体"/>
              </w:rPr>
            </w:pPr>
            <w:r w:rsidRPr="00EE6371">
              <w:rPr>
                <w:rFonts w:ascii="宋体" w:eastAsia="宋体" w:hAnsi="宋体" w:hint="eastAsia"/>
              </w:rPr>
              <w:t>规则预处理测试</w:t>
            </w:r>
          </w:p>
        </w:tc>
      </w:tr>
      <w:tr w:rsidR="00735012" w:rsidRPr="00EE6371" w14:paraId="4EAA5CDF" w14:textId="77777777" w:rsidTr="0015758E">
        <w:tc>
          <w:tcPr>
            <w:tcW w:w="1980" w:type="dxa"/>
          </w:tcPr>
          <w:p w14:paraId="6825C02F" w14:textId="77777777" w:rsidR="00735012" w:rsidRPr="00EE6371" w:rsidRDefault="00735012" w:rsidP="00DC40AA">
            <w:pPr>
              <w:rPr>
                <w:rFonts w:ascii="宋体" w:eastAsia="宋体" w:hAnsi="宋体"/>
              </w:rPr>
            </w:pPr>
            <w:r w:rsidRPr="00EE6371">
              <w:rPr>
                <w:rFonts w:ascii="宋体" w:eastAsia="宋体" w:hAnsi="宋体" w:hint="eastAsia"/>
              </w:rPr>
              <w:t>测试描述</w:t>
            </w:r>
          </w:p>
        </w:tc>
        <w:tc>
          <w:tcPr>
            <w:tcW w:w="6316" w:type="dxa"/>
          </w:tcPr>
          <w:p w14:paraId="0B4AC669" w14:textId="77777777" w:rsidR="00735012" w:rsidRPr="00EE6371" w:rsidRDefault="00735012" w:rsidP="00DC40AA">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735012" w:rsidRPr="00EE6371" w14:paraId="0E302CB1" w14:textId="77777777" w:rsidTr="0015758E">
        <w:tc>
          <w:tcPr>
            <w:tcW w:w="1980" w:type="dxa"/>
          </w:tcPr>
          <w:p w14:paraId="78B9AFB9" w14:textId="77777777" w:rsidR="00735012" w:rsidRPr="00EE6371" w:rsidRDefault="00735012" w:rsidP="00DC40AA">
            <w:pPr>
              <w:rPr>
                <w:rFonts w:ascii="宋体" w:eastAsia="宋体" w:hAnsi="宋体"/>
              </w:rPr>
            </w:pPr>
            <w:r w:rsidRPr="00EE6371">
              <w:rPr>
                <w:rFonts w:ascii="宋体" w:eastAsia="宋体" w:hAnsi="宋体" w:hint="eastAsia"/>
              </w:rPr>
              <w:t>测试步骤</w:t>
            </w:r>
          </w:p>
        </w:tc>
        <w:tc>
          <w:tcPr>
            <w:tcW w:w="6316" w:type="dxa"/>
          </w:tcPr>
          <w:p w14:paraId="06974ED0" w14:textId="77777777" w:rsidR="00735012" w:rsidRPr="00EE6371" w:rsidRDefault="00735012" w:rsidP="00DC40AA">
            <w:pPr>
              <w:pStyle w:val="a5"/>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75B725C0" w14:textId="77777777" w:rsidR="00735012" w:rsidRPr="00EE6371" w:rsidRDefault="00735012" w:rsidP="00DC40AA">
            <w:pPr>
              <w:pStyle w:val="a5"/>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735012" w:rsidRPr="00EE6371" w14:paraId="4ED2B6C1" w14:textId="77777777" w:rsidTr="0015758E">
        <w:tc>
          <w:tcPr>
            <w:tcW w:w="1980" w:type="dxa"/>
          </w:tcPr>
          <w:p w14:paraId="692F322E" w14:textId="77777777" w:rsidR="00735012" w:rsidRPr="00EE6371" w:rsidRDefault="00735012" w:rsidP="00DC40AA">
            <w:pPr>
              <w:rPr>
                <w:rFonts w:ascii="宋体" w:eastAsia="宋体" w:hAnsi="宋体"/>
              </w:rPr>
            </w:pPr>
            <w:r w:rsidRPr="00EE6371">
              <w:rPr>
                <w:rFonts w:ascii="宋体" w:eastAsia="宋体" w:hAnsi="宋体" w:hint="eastAsia"/>
              </w:rPr>
              <w:t>预期结果</w:t>
            </w:r>
          </w:p>
        </w:tc>
        <w:tc>
          <w:tcPr>
            <w:tcW w:w="6316" w:type="dxa"/>
          </w:tcPr>
          <w:p w14:paraId="52A4EB2C" w14:textId="77777777" w:rsidR="00735012" w:rsidRPr="00EE6371" w:rsidRDefault="00735012" w:rsidP="00DC40AA">
            <w:pPr>
              <w:pStyle w:val="a5"/>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1BDED65F" w14:textId="77777777" w:rsidR="00735012" w:rsidRPr="00EE6371" w:rsidRDefault="00735012" w:rsidP="00DC40AA">
            <w:pPr>
              <w:pStyle w:val="a5"/>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FFCAD9D" w14:textId="6F13A031" w:rsidR="008C1387" w:rsidRDefault="008C1387" w:rsidP="00BF4990">
      <w:pPr>
        <w:pStyle w:val="3"/>
        <w:numPr>
          <w:ilvl w:val="2"/>
          <w:numId w:val="52"/>
        </w:numPr>
      </w:pPr>
      <w:bookmarkStart w:id="445" w:name="_Toc25947941"/>
      <w:bookmarkStart w:id="446" w:name="_Toc36642726"/>
      <w:bookmarkStart w:id="447" w:name="_Toc36643298"/>
      <w:bookmarkStart w:id="448" w:name="_Toc36732823"/>
      <w:bookmarkStart w:id="449" w:name="_Toc36844529"/>
      <w:bookmarkEnd w:id="440"/>
      <w:r>
        <w:rPr>
          <w:rFonts w:hint="eastAsia"/>
        </w:rPr>
        <w:t>测试结果</w:t>
      </w:r>
      <w:bookmarkEnd w:id="445"/>
      <w:bookmarkEnd w:id="446"/>
      <w:bookmarkEnd w:id="447"/>
      <w:bookmarkEnd w:id="448"/>
      <w:bookmarkEnd w:id="449"/>
    </w:p>
    <w:p w14:paraId="11AA9B0F" w14:textId="796B42C1" w:rsidR="00486019" w:rsidRDefault="00486019" w:rsidP="00486019">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sidR="00295ACB">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D31CB4A" w14:textId="7622859D" w:rsidR="00E7698C" w:rsidRDefault="00E7698C" w:rsidP="00E7698C">
      <w:pPr>
        <w:pStyle w:val="af7"/>
        <w:keepNext/>
      </w:pPr>
      <w:bookmarkStart w:id="450" w:name="_Toc36736527"/>
      <w:bookmarkStart w:id="451" w:name="_Toc36844612"/>
      <w:r>
        <w:lastRenderedPageBreak/>
        <w:t>表</w:t>
      </w:r>
      <w:r>
        <w:t xml:space="preserve"> </w:t>
      </w:r>
      <w:r w:rsidR="00985060">
        <w:fldChar w:fldCharType="begin"/>
      </w:r>
      <w:r w:rsidR="00985060">
        <w:instrText xml:space="preserve"> STYLEREF 1 \s </w:instrText>
      </w:r>
      <w:r w:rsidR="00985060">
        <w:fldChar w:fldCharType="separate"/>
      </w:r>
      <w:r w:rsidR="00F23117">
        <w:rPr>
          <w:noProof/>
        </w:rPr>
        <w:t>4</w:t>
      </w:r>
      <w:r w:rsidR="00985060">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F90BC4">
        <w:rPr>
          <w:rFonts w:hint="eastAsia"/>
        </w:rPr>
        <w:t>系统功能测试结果表</w:t>
      </w:r>
      <w:bookmarkEnd w:id="450"/>
      <w:bookmarkEnd w:id="451"/>
    </w:p>
    <w:tbl>
      <w:tblPr>
        <w:tblStyle w:val="af3"/>
        <w:tblW w:w="0" w:type="auto"/>
        <w:tblCellMar>
          <w:left w:w="28" w:type="dxa"/>
          <w:right w:w="28" w:type="dxa"/>
        </w:tblCellMar>
        <w:tblLook w:val="04A0" w:firstRow="1" w:lastRow="0" w:firstColumn="1" w:lastColumn="0" w:noHBand="0" w:noVBand="1"/>
      </w:tblPr>
      <w:tblGrid>
        <w:gridCol w:w="2765"/>
        <w:gridCol w:w="2765"/>
        <w:gridCol w:w="2766"/>
      </w:tblGrid>
      <w:tr w:rsidR="00486019" w:rsidRPr="00124D13" w14:paraId="3D09D56D" w14:textId="77777777" w:rsidTr="0015758E">
        <w:tc>
          <w:tcPr>
            <w:tcW w:w="2765" w:type="dxa"/>
          </w:tcPr>
          <w:p w14:paraId="1F79F7F2"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w:t>
            </w:r>
            <w:r w:rsidRPr="003E5AE9">
              <w:rPr>
                <w:rFonts w:ascii="Arial" w:eastAsia="宋体" w:hAnsi="Arial" w:hint="eastAsia"/>
                <w:szCs w:val="21"/>
              </w:rPr>
              <w:t>ID</w:t>
            </w:r>
          </w:p>
        </w:tc>
        <w:tc>
          <w:tcPr>
            <w:tcW w:w="2765" w:type="dxa"/>
          </w:tcPr>
          <w:p w14:paraId="2529BD55"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测试用例名称</w:t>
            </w:r>
          </w:p>
        </w:tc>
        <w:tc>
          <w:tcPr>
            <w:tcW w:w="2766" w:type="dxa"/>
          </w:tcPr>
          <w:p w14:paraId="4D51251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测试结果</w:t>
            </w:r>
          </w:p>
        </w:tc>
      </w:tr>
      <w:tr w:rsidR="00486019" w:rsidRPr="00124D13" w14:paraId="3DA04A90" w14:textId="77777777" w:rsidTr="0015758E">
        <w:tc>
          <w:tcPr>
            <w:tcW w:w="2765" w:type="dxa"/>
          </w:tcPr>
          <w:p w14:paraId="3D4D9528" w14:textId="77777777" w:rsidR="00486019" w:rsidRPr="00124D13" w:rsidRDefault="00486019" w:rsidP="00DC40AA">
            <w:pPr>
              <w:rPr>
                <w:rFonts w:ascii="宋体" w:eastAsia="宋体" w:hAnsi="宋体"/>
                <w:szCs w:val="21"/>
              </w:rPr>
            </w:pPr>
            <w:r w:rsidRPr="003E5AE9">
              <w:rPr>
                <w:rFonts w:ascii="Arial" w:eastAsia="宋体" w:hAnsi="Arial" w:hint="eastAsia"/>
                <w:szCs w:val="21"/>
              </w:rPr>
              <w:t>TC</w:t>
            </w:r>
            <w:r w:rsidRPr="003F1175">
              <w:rPr>
                <w:rFonts w:ascii="Arial" w:eastAsia="宋体" w:hAnsi="Arial"/>
                <w:szCs w:val="21"/>
              </w:rPr>
              <w:t>1</w:t>
            </w:r>
          </w:p>
        </w:tc>
        <w:tc>
          <w:tcPr>
            <w:tcW w:w="2765" w:type="dxa"/>
          </w:tcPr>
          <w:p w14:paraId="64600236"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规则操作</w:t>
            </w:r>
          </w:p>
        </w:tc>
        <w:tc>
          <w:tcPr>
            <w:tcW w:w="2766" w:type="dxa"/>
          </w:tcPr>
          <w:p w14:paraId="5241B3E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71BB24BF" w14:textId="77777777" w:rsidTr="0015758E">
        <w:tc>
          <w:tcPr>
            <w:tcW w:w="2765" w:type="dxa"/>
          </w:tcPr>
          <w:p w14:paraId="49594A62"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2</w:t>
            </w:r>
          </w:p>
        </w:tc>
        <w:tc>
          <w:tcPr>
            <w:tcW w:w="2765" w:type="dxa"/>
          </w:tcPr>
          <w:p w14:paraId="018763CD"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日志查询</w:t>
            </w:r>
          </w:p>
        </w:tc>
        <w:tc>
          <w:tcPr>
            <w:tcW w:w="2766" w:type="dxa"/>
          </w:tcPr>
          <w:p w14:paraId="420C6CE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3AB1F98" w14:textId="77777777" w:rsidTr="0015758E">
        <w:tc>
          <w:tcPr>
            <w:tcW w:w="2765" w:type="dxa"/>
          </w:tcPr>
          <w:p w14:paraId="337DB397"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3</w:t>
            </w:r>
          </w:p>
        </w:tc>
        <w:tc>
          <w:tcPr>
            <w:tcW w:w="2765" w:type="dxa"/>
          </w:tcPr>
          <w:p w14:paraId="785F799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规则过期告警</w:t>
            </w:r>
          </w:p>
        </w:tc>
        <w:tc>
          <w:tcPr>
            <w:tcW w:w="2766" w:type="dxa"/>
          </w:tcPr>
          <w:p w14:paraId="01C8E94F"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1EF2ED1F" w14:textId="77777777" w:rsidTr="0015758E">
        <w:tc>
          <w:tcPr>
            <w:tcW w:w="2765" w:type="dxa"/>
          </w:tcPr>
          <w:p w14:paraId="26E7BDEC"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4</w:t>
            </w:r>
          </w:p>
        </w:tc>
        <w:tc>
          <w:tcPr>
            <w:tcW w:w="2765" w:type="dxa"/>
          </w:tcPr>
          <w:p w14:paraId="236DDDF4" w14:textId="77777777" w:rsidR="00486019" w:rsidRPr="00124D13" w:rsidRDefault="00486019" w:rsidP="00DC40AA">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48E89D9A"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8E2145" w14:textId="77777777" w:rsidTr="0015758E">
        <w:tc>
          <w:tcPr>
            <w:tcW w:w="2765" w:type="dxa"/>
          </w:tcPr>
          <w:p w14:paraId="687F7F5F"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5</w:t>
            </w:r>
          </w:p>
        </w:tc>
        <w:tc>
          <w:tcPr>
            <w:tcW w:w="2765" w:type="dxa"/>
          </w:tcPr>
          <w:p w14:paraId="7E4659CB" w14:textId="77777777" w:rsidR="00486019" w:rsidRPr="00124D13" w:rsidRDefault="00486019" w:rsidP="00DC40AA">
            <w:pPr>
              <w:rPr>
                <w:rFonts w:ascii="宋体" w:eastAsia="宋体" w:hAnsi="宋体"/>
                <w:szCs w:val="21"/>
              </w:rPr>
            </w:pPr>
            <w:r>
              <w:rPr>
                <w:rFonts w:ascii="宋体" w:eastAsia="宋体" w:hAnsi="宋体" w:hint="eastAsia"/>
              </w:rPr>
              <w:t>审核权转移</w:t>
            </w:r>
          </w:p>
        </w:tc>
        <w:tc>
          <w:tcPr>
            <w:tcW w:w="2766" w:type="dxa"/>
          </w:tcPr>
          <w:p w14:paraId="6BEFAB5E"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4B0FEC7C" w14:textId="77777777" w:rsidTr="0015758E">
        <w:tc>
          <w:tcPr>
            <w:tcW w:w="2765" w:type="dxa"/>
          </w:tcPr>
          <w:p w14:paraId="3B9F321A"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6</w:t>
            </w:r>
          </w:p>
        </w:tc>
        <w:tc>
          <w:tcPr>
            <w:tcW w:w="2765" w:type="dxa"/>
          </w:tcPr>
          <w:p w14:paraId="6551E7B5" w14:textId="77777777" w:rsidR="00486019" w:rsidRPr="00124D13" w:rsidRDefault="00486019" w:rsidP="00DC40AA">
            <w:pPr>
              <w:rPr>
                <w:rFonts w:ascii="宋体" w:eastAsia="宋体" w:hAnsi="宋体"/>
                <w:szCs w:val="21"/>
              </w:rPr>
            </w:pPr>
            <w:r>
              <w:rPr>
                <w:rFonts w:ascii="宋体" w:eastAsia="宋体" w:hAnsi="宋体" w:hint="eastAsia"/>
              </w:rPr>
              <w:t>审核消息保障</w:t>
            </w:r>
          </w:p>
        </w:tc>
        <w:tc>
          <w:tcPr>
            <w:tcW w:w="2766" w:type="dxa"/>
          </w:tcPr>
          <w:p w14:paraId="123309E9"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64975D21" w14:textId="77777777" w:rsidTr="0015758E">
        <w:tc>
          <w:tcPr>
            <w:tcW w:w="2765" w:type="dxa"/>
          </w:tcPr>
          <w:p w14:paraId="3CF03DC5"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7</w:t>
            </w:r>
          </w:p>
        </w:tc>
        <w:tc>
          <w:tcPr>
            <w:tcW w:w="2765" w:type="dxa"/>
          </w:tcPr>
          <w:p w14:paraId="677E778B" w14:textId="77777777" w:rsidR="00486019" w:rsidRPr="00124D13" w:rsidRDefault="00486019" w:rsidP="00DC40AA">
            <w:pPr>
              <w:rPr>
                <w:rFonts w:ascii="宋体" w:eastAsia="宋体" w:hAnsi="宋体"/>
                <w:szCs w:val="21"/>
              </w:rPr>
            </w:pPr>
            <w:r>
              <w:rPr>
                <w:rFonts w:ascii="宋体" w:eastAsia="宋体" w:hAnsi="宋体" w:hint="eastAsia"/>
              </w:rPr>
              <w:t>规则判定</w:t>
            </w:r>
          </w:p>
        </w:tc>
        <w:tc>
          <w:tcPr>
            <w:tcW w:w="2766" w:type="dxa"/>
          </w:tcPr>
          <w:p w14:paraId="79BD0C8C"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r w:rsidR="00486019" w:rsidRPr="00124D13" w14:paraId="26CDF7A7" w14:textId="77777777" w:rsidTr="0015758E">
        <w:tc>
          <w:tcPr>
            <w:tcW w:w="2765" w:type="dxa"/>
          </w:tcPr>
          <w:p w14:paraId="1DDCA803" w14:textId="77777777" w:rsidR="00486019" w:rsidRPr="00124D13" w:rsidRDefault="00486019" w:rsidP="00DC40AA">
            <w:pPr>
              <w:rPr>
                <w:rFonts w:ascii="宋体" w:eastAsia="宋体" w:hAnsi="宋体"/>
                <w:szCs w:val="21"/>
              </w:rPr>
            </w:pPr>
            <w:r w:rsidRPr="003E5AE9">
              <w:rPr>
                <w:rFonts w:ascii="Arial" w:eastAsia="宋体" w:hAnsi="Arial" w:hint="eastAsia"/>
                <w:szCs w:val="21"/>
              </w:rPr>
              <w:t>T</w:t>
            </w:r>
            <w:r w:rsidRPr="003E5AE9">
              <w:rPr>
                <w:rFonts w:ascii="Arial" w:eastAsia="宋体" w:hAnsi="Arial"/>
                <w:szCs w:val="21"/>
              </w:rPr>
              <w:t>C</w:t>
            </w:r>
            <w:r w:rsidRPr="003F1175">
              <w:rPr>
                <w:rFonts w:ascii="Arial" w:eastAsia="宋体" w:hAnsi="Arial"/>
                <w:szCs w:val="21"/>
              </w:rPr>
              <w:t>8</w:t>
            </w:r>
          </w:p>
        </w:tc>
        <w:tc>
          <w:tcPr>
            <w:tcW w:w="2765" w:type="dxa"/>
          </w:tcPr>
          <w:p w14:paraId="35263995" w14:textId="77777777" w:rsidR="00486019" w:rsidRPr="00124D13" w:rsidRDefault="00486019" w:rsidP="00DC40AA">
            <w:pPr>
              <w:rPr>
                <w:rFonts w:ascii="宋体" w:eastAsia="宋体" w:hAnsi="宋体"/>
                <w:szCs w:val="21"/>
              </w:rPr>
            </w:pPr>
            <w:r w:rsidRPr="001D4713">
              <w:rPr>
                <w:rFonts w:ascii="宋体" w:eastAsia="宋体" w:hAnsi="宋体" w:hint="eastAsia"/>
              </w:rPr>
              <w:t>规则预处理功能</w:t>
            </w:r>
          </w:p>
        </w:tc>
        <w:tc>
          <w:tcPr>
            <w:tcW w:w="2766" w:type="dxa"/>
          </w:tcPr>
          <w:p w14:paraId="167BCF57" w14:textId="77777777" w:rsidR="00486019" w:rsidRPr="00124D13" w:rsidRDefault="00486019" w:rsidP="00DC40AA">
            <w:pPr>
              <w:rPr>
                <w:rFonts w:ascii="宋体" w:eastAsia="宋体" w:hAnsi="宋体"/>
                <w:szCs w:val="21"/>
              </w:rPr>
            </w:pPr>
            <w:r w:rsidRPr="00124D13">
              <w:rPr>
                <w:rFonts w:ascii="宋体" w:eastAsia="宋体" w:hAnsi="宋体" w:hint="eastAsia"/>
                <w:szCs w:val="21"/>
              </w:rPr>
              <w:t>通过</w:t>
            </w:r>
          </w:p>
        </w:tc>
      </w:tr>
    </w:tbl>
    <w:p w14:paraId="5C9D99F5" w14:textId="77777777" w:rsidR="008632B5" w:rsidRDefault="00E376F1" w:rsidP="00BF4990">
      <w:pPr>
        <w:pStyle w:val="2"/>
        <w:numPr>
          <w:ilvl w:val="1"/>
          <w:numId w:val="52"/>
        </w:numPr>
      </w:pPr>
      <w:bookmarkStart w:id="452" w:name="_Toc136107013"/>
      <w:bookmarkStart w:id="453" w:name="_Toc9453508"/>
      <w:bookmarkStart w:id="454" w:name="_Toc25947942"/>
      <w:bookmarkStart w:id="455" w:name="_Toc36844530"/>
      <w:r>
        <w:rPr>
          <w:rFonts w:hint="eastAsia"/>
        </w:rPr>
        <w:t>本章小结</w:t>
      </w:r>
      <w:bookmarkEnd w:id="455"/>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F4990">
      <w:pPr>
        <w:pStyle w:val="1"/>
        <w:numPr>
          <w:ilvl w:val="0"/>
          <w:numId w:val="52"/>
        </w:numPr>
      </w:pPr>
      <w:bookmarkStart w:id="456" w:name="_Toc36642727"/>
      <w:bookmarkStart w:id="457" w:name="_Toc36643299"/>
      <w:bookmarkStart w:id="458" w:name="_Toc36732824"/>
      <w:bookmarkStart w:id="459" w:name="_Toc36844531"/>
      <w:r>
        <w:rPr>
          <w:rFonts w:hint="eastAsia"/>
        </w:rPr>
        <w:lastRenderedPageBreak/>
        <w:t>总结与展望</w:t>
      </w:r>
      <w:bookmarkEnd w:id="452"/>
      <w:bookmarkEnd w:id="453"/>
      <w:bookmarkEnd w:id="454"/>
      <w:bookmarkEnd w:id="456"/>
      <w:bookmarkEnd w:id="457"/>
      <w:bookmarkEnd w:id="458"/>
      <w:bookmarkEnd w:id="459"/>
    </w:p>
    <w:p w14:paraId="416040A9" w14:textId="78D9AD40" w:rsidR="008C1387" w:rsidRDefault="008C1387" w:rsidP="00BF4990">
      <w:pPr>
        <w:pStyle w:val="2"/>
        <w:numPr>
          <w:ilvl w:val="1"/>
          <w:numId w:val="52"/>
        </w:numPr>
      </w:pPr>
      <w:bookmarkStart w:id="460" w:name="_Toc25947943"/>
      <w:bookmarkStart w:id="461" w:name="_Toc36642728"/>
      <w:bookmarkStart w:id="462" w:name="_Toc36643300"/>
      <w:bookmarkStart w:id="463" w:name="_Toc36732825"/>
      <w:bookmarkStart w:id="464" w:name="_Toc36844532"/>
      <w:r>
        <w:rPr>
          <w:rFonts w:hint="eastAsia"/>
        </w:rPr>
        <w:t>总结</w:t>
      </w:r>
      <w:bookmarkEnd w:id="460"/>
      <w:bookmarkEnd w:id="461"/>
      <w:bookmarkEnd w:id="462"/>
      <w:bookmarkEnd w:id="463"/>
      <w:bookmarkEnd w:id="464"/>
    </w:p>
    <w:p w14:paraId="5415B543" w14:textId="390F5F6E"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w:t>
      </w:r>
      <w:r w:rsidR="00211187">
        <w:rPr>
          <w:rFonts w:ascii="宋体" w:eastAsia="宋体" w:hAnsi="宋体" w:hint="eastAsia"/>
          <w:sz w:val="24"/>
          <w:szCs w:val="28"/>
        </w:rPr>
        <w:t>履约超时管理平台在</w:t>
      </w:r>
      <w:r w:rsidR="00E55481">
        <w:rPr>
          <w:rFonts w:ascii="宋体" w:eastAsia="宋体" w:hAnsi="宋体" w:hint="eastAsia"/>
          <w:sz w:val="24"/>
          <w:szCs w:val="28"/>
        </w:rPr>
        <w:t>履约服务中的作用</w:t>
      </w:r>
      <w:r w:rsidR="002E41B2">
        <w:rPr>
          <w:rFonts w:ascii="宋体" w:eastAsia="宋体" w:hAnsi="宋体" w:hint="eastAsia"/>
          <w:sz w:val="24"/>
          <w:szCs w:val="28"/>
        </w:rPr>
        <w:t>，介绍了国内外发展现状。综述了包括</w:t>
      </w:r>
      <w:r w:rsidR="0040676B" w:rsidRPr="003E5AE9">
        <w:rPr>
          <w:rFonts w:ascii="Arial" w:eastAsia="宋体" w:hAnsi="Arial" w:hint="eastAsia"/>
          <w:sz w:val="24"/>
          <w:szCs w:val="28"/>
        </w:rPr>
        <w:t>SpringBoot</w:t>
      </w:r>
      <w:r w:rsidR="0040676B">
        <w:rPr>
          <w:rFonts w:ascii="宋体" w:eastAsia="宋体" w:hAnsi="宋体" w:hint="eastAsia"/>
          <w:sz w:val="24"/>
          <w:szCs w:val="28"/>
        </w:rPr>
        <w:t>、</w:t>
      </w:r>
      <w:r w:rsidR="0040676B" w:rsidRPr="003E5AE9">
        <w:rPr>
          <w:rFonts w:ascii="Arial" w:eastAsia="宋体" w:hAnsi="Arial" w:hint="eastAsia"/>
          <w:sz w:val="24"/>
          <w:szCs w:val="28"/>
        </w:rPr>
        <w:t>RabbitMQ</w:t>
      </w:r>
      <w:r w:rsidR="0040676B">
        <w:rPr>
          <w:rFonts w:ascii="宋体" w:eastAsia="宋体" w:hAnsi="宋体" w:hint="eastAsia"/>
          <w:sz w:val="24"/>
          <w:szCs w:val="28"/>
        </w:rPr>
        <w:t>、</w:t>
      </w:r>
      <w:r w:rsidR="00FA4E9B" w:rsidRPr="00FA4E9B">
        <w:rPr>
          <w:rFonts w:ascii="Arial" w:eastAsia="宋体" w:hAnsi="Arial" w:cs="Arial"/>
          <w:sz w:val="24"/>
          <w:szCs w:val="24"/>
        </w:rPr>
        <w:t>E-Scheduler</w:t>
      </w:r>
      <w:r w:rsidR="0040676B">
        <w:rPr>
          <w:rFonts w:ascii="宋体" w:eastAsia="宋体" w:hAnsi="宋体" w:hint="eastAsia"/>
          <w:sz w:val="24"/>
          <w:szCs w:val="28"/>
        </w:rPr>
        <w:t>、</w:t>
      </w:r>
      <w:r w:rsidR="0040676B" w:rsidRPr="003E5AE9">
        <w:rPr>
          <w:rFonts w:ascii="Arial" w:eastAsia="宋体" w:hAnsi="Arial" w:hint="eastAsia"/>
          <w:sz w:val="24"/>
          <w:szCs w:val="28"/>
        </w:rPr>
        <w:t>Redis</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本文给出了</w:t>
      </w:r>
      <w:r w:rsidR="001353E7">
        <w:rPr>
          <w:rFonts w:ascii="宋体" w:eastAsia="宋体" w:hAnsi="宋体" w:hint="eastAsia"/>
          <w:sz w:val="24"/>
          <w:szCs w:val="28"/>
        </w:rPr>
        <w:t>系统总体设计，在系统总体设计中，设计了系统架构，设计了功能组成模块，设计了系统部署。</w:t>
      </w:r>
      <w:r w:rsidR="007D5C41">
        <w:rPr>
          <w:rFonts w:ascii="宋体" w:eastAsia="宋体" w:hAnsi="宋体" w:hint="eastAsia"/>
          <w:sz w:val="24"/>
          <w:szCs w:val="28"/>
        </w:rPr>
        <w:t>通过</w:t>
      </w:r>
      <w:r w:rsidR="007D5C41" w:rsidRPr="003E5AE9">
        <w:rPr>
          <w:rFonts w:ascii="Arial" w:eastAsia="宋体" w:hAnsi="Arial" w:hint="eastAsia"/>
          <w:sz w:val="24"/>
          <w:szCs w:val="28"/>
        </w:rPr>
        <w:t>ER</w:t>
      </w:r>
      <w:r w:rsidR="007D5C41">
        <w:rPr>
          <w:rFonts w:ascii="宋体" w:eastAsia="宋体" w:hAnsi="宋体" w:hint="eastAsia"/>
          <w:sz w:val="24"/>
          <w:szCs w:val="28"/>
        </w:rPr>
        <w:t>图设计了数据库。</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59E35B68" w:rsidR="00A5628C" w:rsidRDefault="00A5628C" w:rsidP="00B63686">
      <w:pPr>
        <w:pStyle w:val="a5"/>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规则管理模块，阐述了规则管理、日志查询、规则过期告警的实现细节。</w:t>
      </w:r>
    </w:p>
    <w:p w14:paraId="716A76F4" w14:textId="7D1E7EDB" w:rsidR="00A5628C" w:rsidRDefault="00A5628C" w:rsidP="00B63686">
      <w:pPr>
        <w:pStyle w:val="a5"/>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规则预处理模块，阐述了解析规则的实现细节。</w:t>
      </w:r>
    </w:p>
    <w:p w14:paraId="15F592D2" w14:textId="31952ACE" w:rsidR="00A5628C" w:rsidRDefault="00A5628C" w:rsidP="00B63686">
      <w:pPr>
        <w:pStyle w:val="a5"/>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审核流模块，阐述了审核流操作、审核权转移、审核消息保障的实现细节。</w:t>
      </w:r>
    </w:p>
    <w:p w14:paraId="4297EFF6" w14:textId="15D32D09" w:rsidR="00A5628C" w:rsidRPr="00A5628C" w:rsidRDefault="00990D19" w:rsidP="00B63686">
      <w:pPr>
        <w:pStyle w:val="a5"/>
        <w:numPr>
          <w:ilvl w:val="0"/>
          <w:numId w:val="49"/>
        </w:numPr>
        <w:spacing w:line="360" w:lineRule="auto"/>
        <w:ind w:firstLineChars="0"/>
        <w:rPr>
          <w:rFonts w:ascii="宋体" w:eastAsia="宋体" w:hAnsi="宋体"/>
          <w:sz w:val="24"/>
          <w:szCs w:val="28"/>
        </w:rPr>
      </w:pPr>
      <w:r>
        <w:rPr>
          <w:rFonts w:ascii="宋体" w:eastAsia="宋体" w:hAnsi="宋体" w:hint="eastAsia"/>
          <w:sz w:val="24"/>
          <w:szCs w:val="28"/>
        </w:rPr>
        <w:t>规则应用模块，阐述了规则</w:t>
      </w:r>
      <w:r w:rsidR="004B6D16">
        <w:rPr>
          <w:rFonts w:ascii="宋体" w:eastAsia="宋体" w:hAnsi="宋体" w:hint="eastAsia"/>
          <w:sz w:val="24"/>
          <w:szCs w:val="28"/>
        </w:rPr>
        <w:t>检测、动作执行、缓存更新的实现细节。</w:t>
      </w:r>
    </w:p>
    <w:p w14:paraId="21911CEA" w14:textId="38B1C0F2"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F049C8">
        <w:rPr>
          <w:rFonts w:ascii="宋体" w:eastAsia="宋体" w:hAnsi="宋体" w:hint="eastAsia"/>
          <w:sz w:val="24"/>
          <w:szCs w:val="28"/>
        </w:rPr>
        <w:t>，</w:t>
      </w:r>
      <w:r w:rsidR="00595D68">
        <w:rPr>
          <w:rFonts w:ascii="宋体" w:eastAsia="宋体" w:hAnsi="宋体" w:hint="eastAsia"/>
          <w:sz w:val="24"/>
          <w:szCs w:val="28"/>
        </w:rPr>
        <w:t>客诉率有了明显下降。</w:t>
      </w:r>
    </w:p>
    <w:p w14:paraId="16F8D4DE" w14:textId="2D0A81CC" w:rsidR="008C1387" w:rsidRDefault="00EB775C" w:rsidP="00BF4990">
      <w:pPr>
        <w:pStyle w:val="2"/>
        <w:numPr>
          <w:ilvl w:val="1"/>
          <w:numId w:val="52"/>
        </w:numPr>
      </w:pPr>
      <w:bookmarkStart w:id="465" w:name="_Toc25947944"/>
      <w:bookmarkStart w:id="466" w:name="_Toc36642729"/>
      <w:bookmarkStart w:id="467" w:name="_Toc36643301"/>
      <w:bookmarkStart w:id="468" w:name="_Toc36732826"/>
      <w:bookmarkStart w:id="469" w:name="_Toc36844533"/>
      <w:r>
        <w:rPr>
          <w:rFonts w:hint="eastAsia"/>
        </w:rPr>
        <w:t>工作</w:t>
      </w:r>
      <w:r w:rsidR="008C1387">
        <w:rPr>
          <w:rFonts w:hint="eastAsia"/>
        </w:rPr>
        <w:t>展望</w:t>
      </w:r>
      <w:bookmarkEnd w:id="465"/>
      <w:bookmarkEnd w:id="466"/>
      <w:bookmarkEnd w:id="467"/>
      <w:bookmarkEnd w:id="468"/>
      <w:bookmarkEnd w:id="469"/>
    </w:p>
    <w:p w14:paraId="2171D80B" w14:textId="29EC0B95"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5C342AD5" w:rsidR="002128A5" w:rsidRDefault="002128A5" w:rsidP="00BF4990">
      <w:pPr>
        <w:pStyle w:val="a5"/>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减少修改源代码，同时需要做好对脚本的校验。</w:t>
      </w:r>
    </w:p>
    <w:p w14:paraId="04F24833" w14:textId="25028BAF" w:rsidR="008632B5" w:rsidRDefault="009968CD" w:rsidP="00BF4990">
      <w:pPr>
        <w:pStyle w:val="a5"/>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0C38BA4" w:rsidR="00EB775C" w:rsidRDefault="00EB775C" w:rsidP="009A65B3">
      <w:pPr>
        <w:pStyle w:val="1"/>
        <w:numPr>
          <w:ilvl w:val="0"/>
          <w:numId w:val="0"/>
        </w:numPr>
        <w:ind w:left="432"/>
        <w:rPr>
          <w:rFonts w:ascii="黑体"/>
        </w:rPr>
      </w:pPr>
      <w:bookmarkStart w:id="470" w:name="_Toc136107018"/>
      <w:bookmarkStart w:id="471" w:name="_Toc9453511"/>
      <w:bookmarkStart w:id="472" w:name="_Toc25947945"/>
      <w:bookmarkStart w:id="473" w:name="_Toc36642730"/>
      <w:bookmarkStart w:id="474" w:name="_Toc36643302"/>
      <w:bookmarkStart w:id="475" w:name="_Toc36732827"/>
      <w:bookmarkStart w:id="476" w:name="_Toc36844534"/>
      <w:r>
        <w:rPr>
          <w:rFonts w:ascii="黑体" w:hint="eastAsia"/>
        </w:rPr>
        <w:lastRenderedPageBreak/>
        <w:t>参考文献</w:t>
      </w:r>
      <w:bookmarkEnd w:id="470"/>
      <w:bookmarkEnd w:id="471"/>
      <w:bookmarkEnd w:id="472"/>
      <w:bookmarkEnd w:id="473"/>
      <w:bookmarkEnd w:id="474"/>
      <w:bookmarkEnd w:id="475"/>
      <w:bookmarkEnd w:id="476"/>
    </w:p>
    <w:p w14:paraId="0DB6DB5A" w14:textId="022F934E" w:rsidR="00370CEB" w:rsidRDefault="00BB1C5B" w:rsidP="002F1CCE">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00370CEB" w:rsidRPr="00370CEB">
        <w:rPr>
          <w:rFonts w:ascii="Arial" w:eastAsia="宋体" w:hAnsi="Arial" w:cs="Arial"/>
          <w:sz w:val="24"/>
          <w:szCs w:val="28"/>
        </w:rPr>
        <w:t>Ming Xu et al</w:t>
      </w:r>
      <w:r w:rsidR="00370CEB">
        <w:rPr>
          <w:rFonts w:ascii="Arial" w:eastAsia="宋体" w:hAnsi="Arial" w:cs="Arial"/>
          <w:sz w:val="24"/>
          <w:szCs w:val="28"/>
        </w:rPr>
        <w:t>., 2014</w:t>
      </w:r>
      <w:r w:rsidR="00370CEB" w:rsidRPr="00BB1C5B">
        <w:rPr>
          <w:rFonts w:ascii="Arial" w:eastAsia="宋体" w:hAnsi="Arial" w:cs="Arial"/>
          <w:sz w:val="24"/>
          <w:szCs w:val="28"/>
        </w:rPr>
        <w:t>]</w:t>
      </w:r>
      <w:r w:rsidR="00370CEB" w:rsidRPr="00BB1C5B">
        <w:rPr>
          <w:rFonts w:ascii="Arial" w:eastAsia="宋体" w:hAnsi="Arial" w:cs="Arial"/>
          <w:sz w:val="24"/>
          <w:szCs w:val="28"/>
        </w:rPr>
        <w:tab/>
      </w:r>
      <w:r w:rsidR="00370CEB" w:rsidRPr="00370CEB">
        <w:rPr>
          <w:rFonts w:ascii="Arial" w:eastAsia="宋体" w:hAnsi="Arial" w:cs="Arial"/>
          <w:sz w:val="24"/>
          <w:szCs w:val="28"/>
        </w:rPr>
        <w:t xml:space="preserve">Ming Xu,Xiaowei Xu,Jian Xu,Yizhi Ren,Haiping Zhang,Ning Zheng.A Forensic Analysis Method for Redis Database based on RDB and AOF File[J]. </w:t>
      </w:r>
      <w:r w:rsidR="00370CEB" w:rsidRPr="001B6E42">
        <w:rPr>
          <w:rFonts w:ascii="Arial" w:eastAsia="宋体" w:hAnsi="Arial" w:cs="Arial"/>
          <w:i/>
          <w:iCs/>
          <w:sz w:val="24"/>
          <w:szCs w:val="28"/>
        </w:rPr>
        <w:t>Journal of Computers</w:t>
      </w:r>
      <w:r w:rsidR="00370CEB" w:rsidRPr="00370CEB">
        <w:rPr>
          <w:rFonts w:ascii="Arial" w:eastAsia="宋体" w:hAnsi="Arial" w:cs="Arial"/>
          <w:sz w:val="24"/>
          <w:szCs w:val="28"/>
        </w:rPr>
        <w:t>,2014,9(11).</w:t>
      </w:r>
    </w:p>
    <w:p w14:paraId="514F931A" w14:textId="3B87DAC0" w:rsidR="00BB1C5B" w:rsidRDefault="00BB1C5B" w:rsidP="002F1CCE">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BB1C5B">
        <w:rPr>
          <w:rFonts w:ascii="Arial" w:eastAsia="宋体" w:hAnsi="Arial" w:cs="Arial"/>
          <w:sz w:val="24"/>
          <w:szCs w:val="28"/>
        </w:rPr>
        <w:t>Sarah H</w:t>
      </w:r>
      <w:r>
        <w:rPr>
          <w:rFonts w:ascii="Arial" w:eastAsia="宋体" w:hAnsi="Arial" w:cs="Arial"/>
          <w:sz w:val="24"/>
          <w:szCs w:val="28"/>
        </w:rPr>
        <w:t xml:space="preserve"> et al.,2019]</w:t>
      </w:r>
      <w:r>
        <w:rPr>
          <w:rFonts w:ascii="Arial" w:eastAsia="宋体" w:hAnsi="Arial" w:cs="Arial"/>
          <w:sz w:val="24"/>
          <w:szCs w:val="28"/>
        </w:rPr>
        <w:tab/>
      </w:r>
      <w:r w:rsidRPr="00BB1C5B">
        <w:rPr>
          <w:rFonts w:ascii="Arial" w:eastAsia="宋体" w:hAnsi="Arial" w:cs="Arial"/>
          <w:sz w:val="24"/>
          <w:szCs w:val="28"/>
        </w:rPr>
        <w:t xml:space="preserve">Sarah H. Kamal,Hanan H. Elazhary,Ehab E. Hassanein. A Qualitative Comparison of NoSQL Data Stores[J]. </w:t>
      </w:r>
      <w:r w:rsidRPr="001B6E42">
        <w:rPr>
          <w:rFonts w:ascii="Arial" w:eastAsia="宋体" w:hAnsi="Arial" w:cs="Arial"/>
          <w:i/>
          <w:iCs/>
          <w:sz w:val="24"/>
          <w:szCs w:val="28"/>
        </w:rPr>
        <w:t>International Journal of Advanced Computer Science and Applications (IJACSA)</w:t>
      </w:r>
      <w:r w:rsidRPr="00BB1C5B">
        <w:rPr>
          <w:rFonts w:ascii="Arial" w:eastAsia="宋体" w:hAnsi="Arial" w:cs="Arial"/>
          <w:sz w:val="24"/>
          <w:szCs w:val="28"/>
        </w:rPr>
        <w:t>,2019,10.</w:t>
      </w:r>
    </w:p>
    <w:p w14:paraId="246F00C4" w14:textId="41C82D5D" w:rsidR="00BB1C5B" w:rsidRDefault="002F1CCE" w:rsidP="002F1CCE">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2F1CCE">
        <w:rPr>
          <w:rFonts w:ascii="Arial" w:eastAsia="宋体" w:hAnsi="Arial" w:cs="Arial"/>
          <w:sz w:val="24"/>
          <w:szCs w:val="28"/>
        </w:rPr>
        <w:t>Paolo Atzeni</w:t>
      </w:r>
      <w:r>
        <w:rPr>
          <w:rFonts w:ascii="Arial" w:eastAsia="宋体" w:hAnsi="Arial" w:cs="Arial"/>
          <w:sz w:val="24"/>
          <w:szCs w:val="28"/>
        </w:rPr>
        <w:t xml:space="preserve"> et al.,2020]</w:t>
      </w:r>
      <w:r>
        <w:rPr>
          <w:rFonts w:ascii="Arial" w:eastAsia="宋体" w:hAnsi="Arial" w:cs="Arial"/>
          <w:sz w:val="24"/>
          <w:szCs w:val="28"/>
        </w:rPr>
        <w:tab/>
      </w:r>
      <w:r w:rsidRPr="002F1CCE">
        <w:rPr>
          <w:rFonts w:ascii="Arial" w:eastAsia="宋体" w:hAnsi="Arial" w:cs="Arial"/>
          <w:sz w:val="24"/>
          <w:szCs w:val="28"/>
        </w:rPr>
        <w:t xml:space="preserve">Paolo Atzeni,Francesca Bugiotti,Luca Cabibbo,Riccardo Torlone. Data modeling in the NoSQL world[J]. </w:t>
      </w:r>
      <w:r w:rsidRPr="001B6E42">
        <w:rPr>
          <w:rFonts w:ascii="Arial" w:eastAsia="宋体" w:hAnsi="Arial" w:cs="Arial"/>
          <w:i/>
          <w:iCs/>
          <w:sz w:val="24"/>
          <w:szCs w:val="28"/>
        </w:rPr>
        <w:t xml:space="preserve">Computer Standards </w:t>
      </w:r>
      <w:r w:rsidR="001B6E42">
        <w:rPr>
          <w:rFonts w:ascii="Arial" w:eastAsia="宋体" w:hAnsi="Arial" w:cs="Arial" w:hint="eastAsia"/>
          <w:i/>
          <w:iCs/>
          <w:sz w:val="24"/>
          <w:szCs w:val="28"/>
        </w:rPr>
        <w:t>&amp;</w:t>
      </w:r>
      <w:r w:rsidRPr="001B6E42">
        <w:rPr>
          <w:rFonts w:ascii="Arial" w:eastAsia="宋体" w:hAnsi="Arial" w:cs="Arial"/>
          <w:i/>
          <w:iCs/>
          <w:sz w:val="24"/>
          <w:szCs w:val="28"/>
        </w:rPr>
        <w:t xml:space="preserve"> Interfaces</w:t>
      </w:r>
      <w:r w:rsidRPr="002F1CCE">
        <w:rPr>
          <w:rFonts w:ascii="Arial" w:eastAsia="宋体" w:hAnsi="Arial" w:cs="Arial"/>
          <w:sz w:val="24"/>
          <w:szCs w:val="28"/>
        </w:rPr>
        <w:t>,2020,67.</w:t>
      </w:r>
    </w:p>
    <w:p w14:paraId="46C03F9B" w14:textId="09165483" w:rsidR="00FC6559" w:rsidRDefault="00FC6559" w:rsidP="00FC655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Michele Albano</w:t>
      </w:r>
      <w:r>
        <w:rPr>
          <w:rFonts w:ascii="Arial" w:eastAsia="宋体" w:hAnsi="Arial" w:cs="Arial"/>
          <w:sz w:val="24"/>
          <w:szCs w:val="28"/>
        </w:rPr>
        <w:t xml:space="preserve"> 2015]</w:t>
      </w:r>
      <w:r>
        <w:rPr>
          <w:rFonts w:ascii="Arial" w:eastAsia="宋体" w:hAnsi="Arial" w:cs="Arial"/>
          <w:sz w:val="24"/>
          <w:szCs w:val="28"/>
        </w:rPr>
        <w:tab/>
      </w:r>
      <w:r w:rsidRPr="00FC6559">
        <w:rPr>
          <w:rFonts w:ascii="Arial" w:eastAsia="宋体" w:hAnsi="Arial" w:cs="Arial"/>
          <w:sz w:val="24"/>
          <w:szCs w:val="28"/>
        </w:rPr>
        <w:t xml:space="preserve">Michele Albano,Luis Lino Ferreira,Luís Miguel Pinho,Abdel Rahman Alkhawaja. Message-oriented middleware for smart grids[J]. </w:t>
      </w:r>
      <w:r w:rsidRPr="001B6E42">
        <w:rPr>
          <w:rFonts w:ascii="Arial" w:eastAsia="宋体" w:hAnsi="Arial" w:cs="Arial"/>
          <w:i/>
          <w:iCs/>
          <w:sz w:val="24"/>
          <w:szCs w:val="28"/>
        </w:rPr>
        <w:t xml:space="preserve">Computer Standards </w:t>
      </w:r>
      <w:r w:rsidR="001B6E42">
        <w:rPr>
          <w:rFonts w:ascii="Arial" w:eastAsia="宋体" w:hAnsi="Arial" w:cs="Arial" w:hint="eastAsia"/>
          <w:i/>
          <w:iCs/>
          <w:sz w:val="24"/>
          <w:szCs w:val="28"/>
        </w:rPr>
        <w:t>&amp;</w:t>
      </w:r>
      <w:r w:rsidR="001B6E42">
        <w:rPr>
          <w:rFonts w:ascii="Arial" w:eastAsia="宋体" w:hAnsi="Arial" w:cs="Arial"/>
          <w:i/>
          <w:iCs/>
          <w:sz w:val="24"/>
          <w:szCs w:val="28"/>
        </w:rPr>
        <w:t xml:space="preserve"> </w:t>
      </w:r>
      <w:r w:rsidRPr="00FC6559">
        <w:rPr>
          <w:rFonts w:ascii="Arial" w:eastAsia="宋体" w:hAnsi="Arial" w:cs="Arial"/>
          <w:sz w:val="24"/>
          <w:szCs w:val="28"/>
        </w:rPr>
        <w:t>Interfaces,2015,38.</w:t>
      </w:r>
    </w:p>
    <w:p w14:paraId="50035A21" w14:textId="4C5800F8" w:rsidR="00FC6559" w:rsidRDefault="00FC6559" w:rsidP="00FC655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Kai Sachs</w:t>
      </w:r>
      <w:r>
        <w:rPr>
          <w:rFonts w:ascii="Arial" w:eastAsia="宋体" w:hAnsi="Arial" w:cs="Arial"/>
          <w:sz w:val="24"/>
          <w:szCs w:val="28"/>
        </w:rPr>
        <w:t>,2013]</w:t>
      </w:r>
      <w:r>
        <w:rPr>
          <w:rFonts w:ascii="Arial" w:eastAsia="宋体" w:hAnsi="Arial" w:cs="Arial"/>
          <w:sz w:val="24"/>
          <w:szCs w:val="28"/>
        </w:rPr>
        <w:tab/>
      </w:r>
      <w:r w:rsidRPr="00FC6559">
        <w:rPr>
          <w:rFonts w:ascii="Arial" w:eastAsia="宋体" w:hAnsi="Arial" w:cs="Arial"/>
          <w:sz w:val="24"/>
          <w:szCs w:val="28"/>
        </w:rPr>
        <w:t xml:space="preserve">Kai Sachs,Samuel Kounev,Alejandro Buchmann. Performance modeling and analysis of message-oriented event-driven systems[J]. </w:t>
      </w:r>
      <w:r w:rsidRPr="007D3B51">
        <w:rPr>
          <w:rFonts w:ascii="Arial" w:eastAsia="宋体" w:hAnsi="Arial" w:cs="Arial"/>
          <w:i/>
          <w:iCs/>
          <w:sz w:val="24"/>
          <w:szCs w:val="28"/>
        </w:rPr>
        <w:t xml:space="preserve">Software </w:t>
      </w:r>
      <w:r w:rsidR="007D3B51" w:rsidRPr="007D3B51">
        <w:rPr>
          <w:rFonts w:ascii="Arial" w:eastAsia="宋体" w:hAnsi="Arial" w:cs="Arial" w:hint="eastAsia"/>
          <w:i/>
          <w:iCs/>
          <w:sz w:val="24"/>
          <w:szCs w:val="28"/>
        </w:rPr>
        <w:t>&amp;</w:t>
      </w:r>
      <w:r w:rsidRPr="007D3B51">
        <w:rPr>
          <w:rFonts w:ascii="Arial" w:eastAsia="宋体" w:hAnsi="Arial" w:cs="Arial"/>
          <w:i/>
          <w:iCs/>
          <w:sz w:val="24"/>
          <w:szCs w:val="28"/>
        </w:rPr>
        <w:t xml:space="preserve"> Systems Modeling</w:t>
      </w:r>
      <w:r w:rsidRPr="00FC6559">
        <w:rPr>
          <w:rFonts w:ascii="Arial" w:eastAsia="宋体" w:hAnsi="Arial" w:cs="Arial"/>
          <w:sz w:val="24"/>
          <w:szCs w:val="28"/>
        </w:rPr>
        <w:t>,2013,12(4).</w:t>
      </w:r>
    </w:p>
    <w:p w14:paraId="7165D7AB" w14:textId="5E176977" w:rsidR="00592C76" w:rsidRPr="00592C76" w:rsidRDefault="007E3CB7" w:rsidP="00592C76">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Kai Sachs</w:t>
      </w:r>
      <w:r>
        <w:rPr>
          <w:rFonts w:ascii="Arial" w:eastAsia="宋体" w:hAnsi="Arial" w:cs="Arial"/>
          <w:sz w:val="24"/>
          <w:szCs w:val="28"/>
        </w:rPr>
        <w:t xml:space="preserve"> et al.,2009]</w:t>
      </w:r>
      <w:r>
        <w:rPr>
          <w:rFonts w:ascii="Arial" w:eastAsia="宋体" w:hAnsi="Arial" w:cs="Arial"/>
          <w:sz w:val="24"/>
          <w:szCs w:val="28"/>
        </w:rPr>
        <w:tab/>
      </w:r>
      <w:r w:rsidRPr="007E3CB7">
        <w:rPr>
          <w:rFonts w:ascii="Arial" w:eastAsia="宋体" w:hAnsi="Arial" w:cs="Arial"/>
          <w:sz w:val="24"/>
          <w:szCs w:val="28"/>
        </w:rPr>
        <w:t xml:space="preserve">Kai Sachs,Samuel Kounev,Jean Bacon,Alejandro Buchmann. Performance evaluation of message-oriented middleware using the SPECjms2007 benchmark[J]. </w:t>
      </w:r>
      <w:r w:rsidRPr="007D3B51">
        <w:rPr>
          <w:rFonts w:ascii="Arial" w:eastAsia="宋体" w:hAnsi="Arial" w:cs="Arial"/>
          <w:i/>
          <w:iCs/>
          <w:sz w:val="24"/>
          <w:szCs w:val="28"/>
        </w:rPr>
        <w:t>Performance Evaluation</w:t>
      </w:r>
      <w:r w:rsidRPr="007E3CB7">
        <w:rPr>
          <w:rFonts w:ascii="Arial" w:eastAsia="宋体" w:hAnsi="Arial" w:cs="Arial"/>
          <w:sz w:val="24"/>
          <w:szCs w:val="28"/>
        </w:rPr>
        <w:t>,2009,66(8).</w:t>
      </w:r>
    </w:p>
    <w:p w14:paraId="5C2C660F" w14:textId="4CDB5290" w:rsidR="000A16FE" w:rsidRDefault="00592C76" w:rsidP="000A16FE">
      <w:pPr>
        <w:spacing w:line="360" w:lineRule="auto"/>
        <w:ind w:left="2880" w:hangingChars="1200" w:hanging="2880"/>
        <w:rPr>
          <w:rFonts w:ascii="Arial" w:eastAsia="宋体" w:hAnsi="Arial" w:cs="Arial"/>
          <w:sz w:val="24"/>
          <w:szCs w:val="28"/>
        </w:rPr>
      </w:pPr>
      <w:r w:rsidRPr="00592C76">
        <w:rPr>
          <w:rFonts w:ascii="Arial" w:eastAsia="宋体" w:hAnsi="Arial" w:cs="Arial"/>
          <w:sz w:val="24"/>
          <w:szCs w:val="28"/>
        </w:rPr>
        <w:t>[Armagan Bayram</w:t>
      </w:r>
      <w:r>
        <w:rPr>
          <w:rFonts w:ascii="Arial" w:eastAsia="宋体" w:hAnsi="Arial" w:cs="Arial"/>
          <w:sz w:val="24"/>
          <w:szCs w:val="28"/>
        </w:rPr>
        <w:t>,2020</w:t>
      </w:r>
      <w:r w:rsidRPr="00592C76">
        <w:rPr>
          <w:rFonts w:ascii="Arial" w:eastAsia="宋体" w:hAnsi="Arial" w:cs="Arial"/>
          <w:sz w:val="24"/>
          <w:szCs w:val="28"/>
        </w:rPr>
        <w:t>]</w:t>
      </w:r>
      <w:r>
        <w:rPr>
          <w:rFonts w:ascii="Arial" w:eastAsia="宋体" w:hAnsi="Arial" w:cs="Arial"/>
          <w:sz w:val="24"/>
          <w:szCs w:val="28"/>
        </w:rPr>
        <w:tab/>
      </w:r>
      <w:r w:rsidRPr="00592C76">
        <w:rPr>
          <w:rFonts w:ascii="Arial" w:eastAsia="宋体" w:hAnsi="Arial" w:cs="Arial"/>
          <w:sz w:val="24"/>
          <w:szCs w:val="28"/>
        </w:rPr>
        <w:t xml:space="preserve">Armagan Bayram,Bahriye Cesaret. Order fulfillment </w:t>
      </w:r>
      <w:r w:rsidRPr="00592C76">
        <w:rPr>
          <w:rFonts w:ascii="Arial" w:eastAsia="宋体" w:hAnsi="Arial" w:cs="Arial"/>
          <w:sz w:val="24"/>
          <w:szCs w:val="28"/>
        </w:rPr>
        <w:lastRenderedPageBreak/>
        <w:t>policies for ship-from-store implementation in omni-channel retailing[J].</w:t>
      </w:r>
      <w:r w:rsidRPr="007D3B51">
        <w:rPr>
          <w:rFonts w:ascii="Arial" w:eastAsia="宋体" w:hAnsi="Arial" w:cs="Arial"/>
          <w:i/>
          <w:iCs/>
          <w:sz w:val="24"/>
          <w:szCs w:val="28"/>
        </w:rPr>
        <w:t xml:space="preserve"> European Journal of Operational Research</w:t>
      </w:r>
      <w:r w:rsidRPr="00592C76">
        <w:rPr>
          <w:rFonts w:ascii="Arial" w:eastAsia="宋体" w:hAnsi="Arial" w:cs="Arial"/>
          <w:sz w:val="24"/>
          <w:szCs w:val="28"/>
        </w:rPr>
        <w:t>,2020.</w:t>
      </w:r>
    </w:p>
    <w:p w14:paraId="58DD9176" w14:textId="77777777" w:rsidR="001B6E42" w:rsidRDefault="001B6E42" w:rsidP="001B6E4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[J].</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722546D" w14:textId="77777777" w:rsidR="001B6E42" w:rsidRDefault="001B6E42" w:rsidP="001B6E4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D91FD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[J].</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B0DBD68" w14:textId="77777777" w:rsidR="001B6E42" w:rsidRDefault="001B6E42" w:rsidP="001B6E4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B6976">
        <w:rPr>
          <w:rFonts w:ascii="Arial" w:eastAsia="宋体" w:hAnsi="Arial" w:cs="Arial"/>
          <w:sz w:val="24"/>
          <w:szCs w:val="28"/>
        </w:rPr>
        <w:t>杨艳</w:t>
      </w:r>
      <w:r>
        <w:rPr>
          <w:rFonts w:ascii="Arial" w:eastAsia="宋体" w:hAnsi="Arial" w:cs="Arial" w:hint="eastAsia"/>
          <w:sz w:val="24"/>
          <w:szCs w:val="28"/>
        </w:rPr>
        <w:t>,</w:t>
      </w:r>
      <w:r>
        <w:rPr>
          <w:rFonts w:ascii="Arial" w:eastAsia="宋体" w:hAnsi="Arial" w:cs="Arial"/>
          <w:sz w:val="24"/>
          <w:szCs w:val="28"/>
        </w:rPr>
        <w:t>2011]</w:t>
      </w:r>
      <w:r>
        <w:rPr>
          <w:rFonts w:ascii="Arial" w:eastAsia="宋体" w:hAnsi="Arial" w:cs="Arial"/>
          <w:sz w:val="24"/>
          <w:szCs w:val="28"/>
        </w:rPr>
        <w:tab/>
      </w:r>
      <w:r w:rsidRPr="00FB6976">
        <w:rPr>
          <w:rFonts w:ascii="Arial" w:eastAsia="宋体" w:hAnsi="Arial" w:cs="Arial"/>
          <w:sz w:val="24"/>
          <w:szCs w:val="28"/>
        </w:rPr>
        <w:t>杨艳</w:t>
      </w:r>
      <w:r w:rsidRPr="00FB6976">
        <w:rPr>
          <w:rFonts w:ascii="Arial" w:eastAsia="宋体" w:hAnsi="Arial" w:cs="Arial"/>
          <w:sz w:val="24"/>
          <w:szCs w:val="28"/>
        </w:rPr>
        <w:t>,</w:t>
      </w:r>
      <w:r w:rsidRPr="00FB6976">
        <w:rPr>
          <w:rFonts w:ascii="Arial" w:eastAsia="宋体" w:hAnsi="Arial" w:cs="Arial"/>
          <w:sz w:val="24"/>
          <w:szCs w:val="28"/>
        </w:rPr>
        <w:t>李炜</w:t>
      </w:r>
      <w:r w:rsidRPr="00FB6976">
        <w:rPr>
          <w:rFonts w:ascii="Arial" w:eastAsia="宋体" w:hAnsi="Arial" w:cs="Arial"/>
          <w:sz w:val="24"/>
          <w:szCs w:val="28"/>
        </w:rPr>
        <w:t>,</w:t>
      </w:r>
      <w:r w:rsidRPr="00FB6976">
        <w:rPr>
          <w:rFonts w:ascii="Arial" w:eastAsia="宋体" w:hAnsi="Arial" w:cs="Arial"/>
          <w:sz w:val="24"/>
          <w:szCs w:val="28"/>
        </w:rPr>
        <w:t>王纯</w:t>
      </w:r>
      <w:r w:rsidRPr="00FB6976">
        <w:rPr>
          <w:rFonts w:ascii="Arial" w:eastAsia="宋体" w:hAnsi="Arial" w:cs="Arial"/>
          <w:sz w:val="24"/>
          <w:szCs w:val="28"/>
        </w:rPr>
        <w:t>.</w:t>
      </w:r>
      <w:r w:rsidRPr="00FB6976">
        <w:rPr>
          <w:rFonts w:ascii="Arial" w:eastAsia="宋体" w:hAnsi="Arial" w:cs="Arial"/>
          <w:sz w:val="24"/>
          <w:szCs w:val="28"/>
        </w:rPr>
        <w:t>内存数据库在高速缓存方面的应用</w:t>
      </w:r>
      <w:r w:rsidRPr="00FB6976">
        <w:rPr>
          <w:rFonts w:ascii="Arial" w:eastAsia="宋体" w:hAnsi="Arial" w:cs="Arial"/>
          <w:sz w:val="24"/>
          <w:szCs w:val="28"/>
        </w:rPr>
        <w:t>[J].</w:t>
      </w:r>
      <w:r w:rsidRPr="007D3B51">
        <w:rPr>
          <w:rFonts w:ascii="Arial" w:eastAsia="宋体" w:hAnsi="Arial" w:cs="Arial"/>
          <w:i/>
          <w:iCs/>
          <w:sz w:val="24"/>
          <w:szCs w:val="28"/>
        </w:rPr>
        <w:t>现代电信科技</w:t>
      </w:r>
      <w:r w:rsidRPr="00FB6976">
        <w:rPr>
          <w:rFonts w:ascii="Arial" w:eastAsia="宋体" w:hAnsi="Arial" w:cs="Arial"/>
          <w:sz w:val="24"/>
          <w:szCs w:val="28"/>
        </w:rPr>
        <w:t>,2011,41(12):59-64.</w:t>
      </w:r>
    </w:p>
    <w:p w14:paraId="2927F029" w14:textId="77777777" w:rsidR="001B6E42" w:rsidRDefault="001B6E42" w:rsidP="001B6E4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E52F5">
        <w:rPr>
          <w:rFonts w:ascii="Arial" w:eastAsia="宋体" w:hAnsi="Arial" w:cs="Arial"/>
          <w:sz w:val="24"/>
          <w:szCs w:val="28"/>
        </w:rPr>
        <w:t>Apache</w:t>
      </w:r>
      <w:r w:rsidRPr="00AE52F5">
        <w:rPr>
          <w:rFonts w:ascii="Arial" w:eastAsia="宋体" w:hAnsi="Arial" w:cs="Arial"/>
          <w:sz w:val="24"/>
          <w:szCs w:val="28"/>
        </w:rPr>
        <w:t>与</w:t>
      </w:r>
      <w:r w:rsidRPr="00AE52F5">
        <w:rPr>
          <w:rFonts w:ascii="Arial" w:eastAsia="宋体" w:hAnsi="Arial" w:cs="Arial"/>
          <w:sz w:val="24"/>
          <w:szCs w:val="28"/>
        </w:rPr>
        <w:t>Nginx</w:t>
      </w:r>
      <w:r w:rsidRPr="00AE52F5">
        <w:rPr>
          <w:rFonts w:ascii="Arial" w:eastAsia="宋体" w:hAnsi="Arial" w:cs="Arial"/>
          <w:sz w:val="24"/>
          <w:szCs w:val="28"/>
        </w:rPr>
        <w:t>的</w:t>
      </w:r>
      <w:r w:rsidRPr="00AE52F5">
        <w:rPr>
          <w:rFonts w:ascii="Arial" w:eastAsia="宋体" w:hAnsi="Arial" w:cs="Arial"/>
          <w:sz w:val="24"/>
          <w:szCs w:val="28"/>
        </w:rPr>
        <w:t>I/O</w:t>
      </w:r>
      <w:r w:rsidRPr="00AE52F5">
        <w:rPr>
          <w:rFonts w:ascii="Arial" w:eastAsia="宋体" w:hAnsi="Arial" w:cs="Arial"/>
          <w:sz w:val="24"/>
          <w:szCs w:val="28"/>
        </w:rPr>
        <w:t>性能比较</w:t>
      </w:r>
      <w:r w:rsidRPr="00AE52F5">
        <w:rPr>
          <w:rFonts w:ascii="Arial" w:eastAsia="宋体" w:hAnsi="Arial" w:cs="Arial"/>
          <w:sz w:val="24"/>
          <w:szCs w:val="28"/>
        </w:rPr>
        <w:t>[J].</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691BCA64" w14:textId="3A956A88" w:rsidR="007E3CB7" w:rsidRDefault="007E3CB7" w:rsidP="007E3CB7">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sidR="007A7B85">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7E3CB7">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[J].</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0C5204F7" w14:textId="03424BF9" w:rsidR="00FC6559" w:rsidRDefault="00FC6559" w:rsidP="00FC6559">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[J].</w:t>
      </w:r>
      <w:r w:rsidRPr="007D3B51">
        <w:rPr>
          <w:rFonts w:ascii="Arial" w:eastAsia="宋体" w:hAnsi="Arial" w:cs="Arial"/>
          <w:i/>
          <w:iCs/>
          <w:sz w:val="24"/>
          <w:szCs w:val="28"/>
        </w:rPr>
        <w:t>计算机科学</w:t>
      </w:r>
      <w:r w:rsidRPr="00FC6559">
        <w:rPr>
          <w:rFonts w:ascii="Arial" w:eastAsia="宋体" w:hAnsi="Arial" w:cs="Arial"/>
          <w:sz w:val="24"/>
          <w:szCs w:val="28"/>
        </w:rPr>
        <w:t>,2019,46(S1):1-5+34.</w:t>
      </w:r>
    </w:p>
    <w:p w14:paraId="1782EE59" w14:textId="1EA647AC" w:rsidR="00223945" w:rsidRDefault="00E618FD" w:rsidP="0022394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sidR="007A7B85">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7" w:name="OLE_LINK21"/>
      <w:bookmarkStart w:id="478" w:name="OLE_LINK26"/>
      <w:r w:rsidRPr="00E618FD">
        <w:rPr>
          <w:rFonts w:ascii="Arial" w:eastAsia="宋体" w:hAnsi="Arial" w:cs="Arial"/>
          <w:sz w:val="24"/>
          <w:szCs w:val="28"/>
        </w:rPr>
        <w:t>徐震</w:t>
      </w:r>
      <w:bookmarkEnd w:id="477"/>
      <w:bookmarkEnd w:id="478"/>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[J].</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295D14FD" w14:textId="5698E376" w:rsidR="00E618FD" w:rsidRDefault="00DD5F25" w:rsidP="00DD5F2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[J].</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25AF72A" w14:textId="2F9BC9CF" w:rsidR="00EA12D2" w:rsidRDefault="00EA12D2" w:rsidP="00DD5F2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Pr>
          <w:rFonts w:ascii="Arial" w:eastAsia="宋体" w:hAnsi="Arial" w:cs="Arial"/>
          <w:sz w:val="24"/>
          <w:szCs w:val="28"/>
        </w:rPr>
        <w:t xml:space="preserve"> </w:t>
      </w:r>
      <w:r>
        <w:rPr>
          <w:rFonts w:ascii="Arial" w:eastAsia="宋体" w:hAnsi="Arial" w:cs="Arial" w:hint="eastAsia"/>
          <w:sz w:val="24"/>
          <w:szCs w:val="28"/>
        </w:rPr>
        <w:t>Springboot</w:t>
      </w:r>
    </w:p>
    <w:p w14:paraId="4FDC2C4E" w14:textId="43143A66" w:rsidR="00144A03" w:rsidRDefault="0017304B" w:rsidP="0017304B">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17304B">
        <w:rPr>
          <w:rFonts w:ascii="Arial" w:eastAsia="宋体" w:hAnsi="Arial" w:cs="Arial"/>
          <w:sz w:val="24"/>
          <w:szCs w:val="28"/>
        </w:rPr>
        <w:t>SpringBoot</w:t>
      </w:r>
      <w:r w:rsidRPr="0017304B">
        <w:rPr>
          <w:rFonts w:ascii="Arial" w:eastAsia="宋体" w:hAnsi="Arial" w:cs="Arial"/>
          <w:sz w:val="24"/>
          <w:szCs w:val="28"/>
        </w:rPr>
        <w:t>改变</w:t>
      </w:r>
      <w:r w:rsidRPr="0017304B">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[J].</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46D5D31A" w14:textId="5B3C9051" w:rsidR="00FC6559" w:rsidRDefault="00606973" w:rsidP="00606973">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刘双</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06973">
        <w:rPr>
          <w:rFonts w:ascii="Arial" w:eastAsia="宋体" w:hAnsi="Arial" w:cs="Arial"/>
          <w:sz w:val="24"/>
          <w:szCs w:val="28"/>
        </w:rPr>
        <w:t>刘双</w:t>
      </w:r>
      <w:r w:rsidRPr="00606973">
        <w:rPr>
          <w:rFonts w:ascii="Arial" w:eastAsia="宋体" w:hAnsi="Arial" w:cs="Arial"/>
          <w:sz w:val="24"/>
          <w:szCs w:val="28"/>
        </w:rPr>
        <w:t>.Spring</w:t>
      </w:r>
      <w:r w:rsidRPr="00606973">
        <w:rPr>
          <w:rFonts w:ascii="Arial" w:eastAsia="宋体" w:hAnsi="Arial" w:cs="Arial"/>
          <w:sz w:val="24"/>
          <w:szCs w:val="28"/>
        </w:rPr>
        <w:t>框架中</w:t>
      </w:r>
      <w:r w:rsidRPr="00606973">
        <w:rPr>
          <w:rFonts w:ascii="Arial" w:eastAsia="宋体" w:hAnsi="Arial" w:cs="Arial"/>
          <w:sz w:val="24"/>
          <w:szCs w:val="28"/>
        </w:rPr>
        <w:t>IOC</w:t>
      </w:r>
      <w:r w:rsidRPr="00606973">
        <w:rPr>
          <w:rFonts w:ascii="Arial" w:eastAsia="宋体" w:hAnsi="Arial" w:cs="Arial"/>
          <w:sz w:val="24"/>
          <w:szCs w:val="28"/>
        </w:rPr>
        <w:t>的实现</w:t>
      </w:r>
      <w:r w:rsidRPr="00606973">
        <w:rPr>
          <w:rFonts w:ascii="Arial" w:eastAsia="宋体" w:hAnsi="Arial" w:cs="Arial"/>
          <w:sz w:val="24"/>
          <w:szCs w:val="28"/>
        </w:rPr>
        <w:t>[J].</w:t>
      </w:r>
      <w:r w:rsidRPr="007D3B51">
        <w:rPr>
          <w:rFonts w:ascii="Arial" w:eastAsia="宋体" w:hAnsi="Arial" w:cs="Arial"/>
          <w:i/>
          <w:iCs/>
          <w:sz w:val="24"/>
          <w:szCs w:val="28"/>
        </w:rPr>
        <w:t>电子技术与软件工程</w:t>
      </w:r>
      <w:r w:rsidRPr="00606973">
        <w:rPr>
          <w:rFonts w:ascii="Arial" w:eastAsia="宋体" w:hAnsi="Arial" w:cs="Arial"/>
          <w:sz w:val="24"/>
          <w:szCs w:val="28"/>
        </w:rPr>
        <w:t>,2018(21):231.</w:t>
      </w:r>
    </w:p>
    <w:p w14:paraId="3D7959B4" w14:textId="231559BE" w:rsidR="00606973" w:rsidRDefault="00606973" w:rsidP="00606973">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606973">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[J].</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28D07023" w14:textId="4C6D2C72" w:rsidR="008D7431" w:rsidRDefault="004836AF" w:rsidP="00F66C1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79" w:name="OLE_LINK29"/>
      <w:bookmarkStart w:id="480" w:name="OLE_LINK30"/>
      <w:r w:rsidRPr="004836AF">
        <w:rPr>
          <w:rFonts w:ascii="Arial" w:eastAsia="宋体" w:hAnsi="Arial" w:cs="Arial"/>
          <w:sz w:val="24"/>
          <w:szCs w:val="28"/>
        </w:rPr>
        <w:t>熊永平</w:t>
      </w:r>
      <w:bookmarkEnd w:id="479"/>
      <w:bookmarkEnd w:id="480"/>
      <w:r w:rsidRPr="004836AF">
        <w:rPr>
          <w:rFonts w:ascii="Arial" w:eastAsia="宋体" w:hAnsi="Arial" w:cs="Arial"/>
          <w:sz w:val="24"/>
          <w:szCs w:val="28"/>
        </w:rPr>
        <w:t>.</w:t>
      </w:r>
      <w:r w:rsidRPr="004836AF">
        <w:rPr>
          <w:rFonts w:ascii="Arial" w:eastAsia="宋体" w:hAnsi="Arial" w:cs="Arial"/>
          <w:sz w:val="24"/>
          <w:szCs w:val="28"/>
        </w:rPr>
        <w:t>基于</w:t>
      </w:r>
      <w:r w:rsidRPr="004836AF">
        <w:rPr>
          <w:rFonts w:ascii="Arial" w:eastAsia="宋体" w:hAnsi="Arial" w:cs="Arial"/>
          <w:sz w:val="24"/>
          <w:szCs w:val="28"/>
        </w:rPr>
        <w:t>SpringBoot</w:t>
      </w:r>
      <w:r w:rsidRPr="004836AF">
        <w:rPr>
          <w:rFonts w:ascii="Arial" w:eastAsia="宋体" w:hAnsi="Arial" w:cs="Arial"/>
          <w:sz w:val="24"/>
          <w:szCs w:val="28"/>
        </w:rPr>
        <w:t>框架应用开发技术的分析与</w:t>
      </w:r>
      <w:r w:rsidRPr="004836AF">
        <w:rPr>
          <w:rFonts w:ascii="Arial" w:eastAsia="宋体" w:hAnsi="Arial" w:cs="Arial"/>
          <w:sz w:val="24"/>
          <w:szCs w:val="28"/>
        </w:rPr>
        <w:lastRenderedPageBreak/>
        <w:t>研究</w:t>
      </w:r>
      <w:r w:rsidRPr="004836AF">
        <w:rPr>
          <w:rFonts w:ascii="Arial" w:eastAsia="宋体" w:hAnsi="Arial" w:cs="Arial"/>
          <w:sz w:val="24"/>
          <w:szCs w:val="28"/>
        </w:rPr>
        <w:t>[J].</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134EED34" w14:textId="77777777" w:rsidR="00F66C15" w:rsidRDefault="00F66C15" w:rsidP="00F66C15">
      <w:pPr>
        <w:spacing w:line="360" w:lineRule="auto"/>
        <w:ind w:left="2880" w:hangingChars="1200" w:hanging="2880"/>
        <w:rPr>
          <w:rFonts w:ascii="Arial" w:eastAsia="宋体" w:hAnsi="Arial" w:cs="Arial"/>
          <w:sz w:val="24"/>
          <w:szCs w:val="28"/>
        </w:rPr>
      </w:pPr>
    </w:p>
    <w:p w14:paraId="67F194C1" w14:textId="741232E2" w:rsidR="004836AF" w:rsidRPr="00FC6559" w:rsidRDefault="000D5A0A" w:rsidP="000D5A0A">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81" w:name="OLE_LINK31"/>
      <w:bookmarkStart w:id="482" w:name="OLE_LINK32"/>
      <w:r w:rsidRPr="000D5A0A">
        <w:rPr>
          <w:rFonts w:ascii="Arial" w:eastAsia="宋体" w:hAnsi="Arial" w:cs="Arial"/>
          <w:sz w:val="24"/>
          <w:szCs w:val="28"/>
        </w:rPr>
        <w:t>互联网餐饮外卖发展研究</w:t>
      </w:r>
      <w:bookmarkEnd w:id="481"/>
      <w:bookmarkEnd w:id="482"/>
      <w:r w:rsidRPr="000D5A0A">
        <w:rPr>
          <w:rFonts w:ascii="Arial" w:eastAsia="宋体" w:hAnsi="Arial" w:cs="Arial"/>
          <w:sz w:val="24"/>
          <w:szCs w:val="28"/>
        </w:rPr>
        <w:t>[J].</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6C6B9B41" w14:textId="361A3057" w:rsidR="00EB775C" w:rsidRPr="000D5A0A" w:rsidRDefault="00A76B5D" w:rsidP="00EA12D2">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00582FC8" w:rsidRPr="000D5A0A">
        <w:rPr>
          <w:rFonts w:ascii="Arial" w:eastAsia="宋体" w:hAnsi="Arial" w:cs="Arial"/>
          <w:sz w:val="24"/>
          <w:szCs w:val="28"/>
        </w:rPr>
        <w:tab/>
      </w:r>
      <w:r w:rsidR="00AB1DB0" w:rsidRPr="000D5A0A">
        <w:rPr>
          <w:rFonts w:ascii="Arial" w:eastAsia="宋体" w:hAnsi="Arial" w:cs="Arial"/>
          <w:sz w:val="24"/>
          <w:szCs w:val="28"/>
        </w:rPr>
        <w:t>毛潇远</w:t>
      </w:r>
      <w:r w:rsidR="00582FC8" w:rsidRPr="000D5A0A">
        <w:rPr>
          <w:rFonts w:ascii="Arial" w:eastAsia="宋体" w:hAnsi="Arial" w:cs="Arial" w:hint="eastAsia"/>
          <w:sz w:val="24"/>
          <w:szCs w:val="28"/>
        </w:rPr>
        <w:t>，</w:t>
      </w:r>
      <w:r w:rsidR="00AB1DB0" w:rsidRPr="000D5A0A">
        <w:rPr>
          <w:rFonts w:ascii="Arial" w:eastAsia="宋体" w:hAnsi="Arial" w:cs="Arial"/>
          <w:sz w:val="24"/>
          <w:szCs w:val="28"/>
        </w:rPr>
        <w:t>贺盛瑜</w:t>
      </w:r>
      <w:r w:rsidR="00582FC8" w:rsidRPr="000D5A0A">
        <w:rPr>
          <w:rFonts w:ascii="Arial" w:eastAsia="宋体" w:hAnsi="Arial" w:cs="Arial" w:hint="eastAsia"/>
          <w:sz w:val="24"/>
          <w:szCs w:val="28"/>
        </w:rPr>
        <w:t>，</w:t>
      </w:r>
      <w:r w:rsidR="00AB1DB0" w:rsidRPr="000D5A0A">
        <w:rPr>
          <w:rFonts w:ascii="Arial" w:eastAsia="宋体" w:hAnsi="Arial" w:cs="Arial"/>
          <w:sz w:val="24"/>
          <w:szCs w:val="28"/>
        </w:rPr>
        <w:t>B2C</w:t>
      </w:r>
      <w:r w:rsidR="00AB1DB0" w:rsidRPr="000D5A0A">
        <w:rPr>
          <w:rFonts w:ascii="Arial" w:eastAsia="宋体" w:hAnsi="Arial" w:cs="Arial"/>
          <w:sz w:val="24"/>
          <w:szCs w:val="28"/>
        </w:rPr>
        <w:t>商家在线销量增长的影响因素研究</w:t>
      </w:r>
      <w:r w:rsidR="00AB1DB0" w:rsidRPr="000D5A0A">
        <w:rPr>
          <w:rFonts w:ascii="Arial" w:eastAsia="宋体" w:hAnsi="Arial" w:cs="Arial"/>
          <w:sz w:val="24"/>
          <w:szCs w:val="28"/>
        </w:rPr>
        <w:t>——</w:t>
      </w:r>
      <w:r w:rsidR="00AB1DB0" w:rsidRPr="000D5A0A">
        <w:rPr>
          <w:rFonts w:ascii="Arial" w:eastAsia="宋体" w:hAnsi="Arial" w:cs="Arial"/>
          <w:sz w:val="24"/>
          <w:szCs w:val="28"/>
        </w:rPr>
        <w:t>基于美团外卖商家数据实证</w:t>
      </w:r>
      <w:r w:rsidR="00AB1DB0" w:rsidRPr="000D5A0A">
        <w:rPr>
          <w:rFonts w:ascii="Arial" w:eastAsia="宋体" w:hAnsi="Arial" w:cs="Arial"/>
          <w:sz w:val="24"/>
          <w:szCs w:val="28"/>
        </w:rPr>
        <w:t>[J]</w:t>
      </w:r>
      <w:r w:rsidR="00582FC8" w:rsidRPr="000D5A0A">
        <w:rPr>
          <w:rFonts w:ascii="Arial" w:eastAsia="宋体" w:hAnsi="Arial" w:cs="Arial" w:hint="eastAsia"/>
          <w:sz w:val="24"/>
          <w:szCs w:val="28"/>
        </w:rPr>
        <w:t>，</w:t>
      </w:r>
      <w:r w:rsidR="00AB1DB0" w:rsidRPr="007D3B51">
        <w:rPr>
          <w:rFonts w:ascii="Arial" w:eastAsia="宋体" w:hAnsi="Arial" w:cs="Arial"/>
          <w:i/>
          <w:iCs/>
          <w:sz w:val="24"/>
          <w:szCs w:val="28"/>
        </w:rPr>
        <w:t>电子商务</w:t>
      </w:r>
      <w:r w:rsidR="00AB1DB0" w:rsidRPr="000D5A0A">
        <w:rPr>
          <w:rFonts w:ascii="Arial" w:eastAsia="宋体" w:hAnsi="Arial" w:cs="Arial"/>
          <w:sz w:val="24"/>
          <w:szCs w:val="28"/>
        </w:rPr>
        <w:t>,2020(03):39-40+50.</w:t>
      </w:r>
    </w:p>
    <w:p w14:paraId="48DB71A0" w14:textId="0D99AB11" w:rsidR="00582FC8" w:rsidRPr="000D5A0A" w:rsidRDefault="00582FC8" w:rsidP="00EA12D2">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[D]</w:t>
      </w:r>
      <w:r w:rsidRPr="000D5A0A">
        <w:rPr>
          <w:rFonts w:ascii="Arial" w:eastAsia="宋体" w:hAnsi="Arial" w:cs="Arial" w:hint="eastAsia"/>
          <w:sz w:val="24"/>
          <w:szCs w:val="28"/>
        </w:rPr>
        <w:t>，</w:t>
      </w:r>
      <w:r w:rsidR="007D3B51">
        <w:rPr>
          <w:rFonts w:ascii="Arial" w:eastAsia="宋体" w:hAnsi="Arial" w:cs="Arial" w:hint="eastAsia"/>
          <w:sz w:val="24"/>
          <w:szCs w:val="28"/>
        </w:rPr>
        <w:t>硕士论文</w:t>
      </w:r>
      <w:r w:rsidR="007D3B51">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23CAC8DC" w14:textId="0804AABD" w:rsidR="00582FC8" w:rsidRPr="000D5A0A" w:rsidRDefault="00582FC8" w:rsidP="00EA12D2">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[J],</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56CF04FE" w14:textId="2FEF7854" w:rsidR="009C0545" w:rsidRPr="000D5A0A" w:rsidRDefault="009C0545" w:rsidP="00EA12D2">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[D]</w:t>
      </w:r>
      <w:r w:rsidRPr="000D5A0A">
        <w:rPr>
          <w:rFonts w:ascii="Arial" w:eastAsia="宋体" w:hAnsi="Arial" w:cs="Arial"/>
          <w:sz w:val="24"/>
          <w:szCs w:val="28"/>
        </w:rPr>
        <w:t>,</w:t>
      </w:r>
      <w:r w:rsidR="007D3B51">
        <w:rPr>
          <w:rFonts w:ascii="Arial" w:eastAsia="宋体" w:hAnsi="Arial" w:cs="Arial" w:hint="eastAsia"/>
          <w:sz w:val="24"/>
          <w:szCs w:val="28"/>
        </w:rPr>
        <w:t>硕士论文</w:t>
      </w:r>
      <w:r w:rsidR="007D3B51">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sidR="008D7431">
        <w:rPr>
          <w:rFonts w:ascii="Arial" w:eastAsia="宋体" w:hAnsi="Arial" w:cs="Arial"/>
          <w:sz w:val="24"/>
          <w:szCs w:val="28"/>
        </w:rPr>
        <w:t xml:space="preserve"> </w:t>
      </w:r>
    </w:p>
    <w:p w14:paraId="6F81DBF0" w14:textId="275D408E" w:rsidR="00890D9E" w:rsidRPr="000D5A0A" w:rsidRDefault="00890D9E" w:rsidP="00EA12D2">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005815A6" w:rsidRPr="000D5A0A">
        <w:rPr>
          <w:rFonts w:ascii="Arial" w:eastAsia="宋体" w:hAnsi="Arial" w:cs="Arial" w:hint="eastAsia"/>
          <w:sz w:val="24"/>
          <w:szCs w:val="28"/>
        </w:rPr>
        <w:t>快递服务标准</w:t>
      </w:r>
      <w:r w:rsidR="005815A6" w:rsidRPr="000D5A0A">
        <w:rPr>
          <w:rFonts w:ascii="Arial" w:eastAsia="宋体" w:hAnsi="Arial" w:cs="Arial"/>
          <w:sz w:val="24"/>
          <w:szCs w:val="28"/>
        </w:rPr>
        <w:t>,</w:t>
      </w:r>
      <w:r w:rsidR="005815A6" w:rsidRPr="000D5A0A">
        <w:rPr>
          <w:rFonts w:ascii="Arial" w:eastAsia="宋体" w:hAnsi="Arial" w:cs="Arial" w:hint="eastAsia"/>
          <w:sz w:val="24"/>
          <w:szCs w:val="28"/>
        </w:rPr>
        <w:t>2008</w:t>
      </w:r>
      <w:r w:rsidRPr="000D5A0A">
        <w:rPr>
          <w:rFonts w:ascii="Arial" w:eastAsia="宋体" w:hAnsi="Arial" w:cs="Arial"/>
          <w:sz w:val="24"/>
          <w:szCs w:val="28"/>
        </w:rPr>
        <w:t>]</w:t>
      </w:r>
      <w:r w:rsidR="005815A6" w:rsidRPr="000D5A0A">
        <w:rPr>
          <w:rFonts w:ascii="Arial" w:eastAsia="宋体" w:hAnsi="Arial" w:cs="Arial"/>
          <w:sz w:val="24"/>
          <w:szCs w:val="28"/>
        </w:rPr>
        <w:tab/>
      </w:r>
      <w:hyperlink r:id="rId46" w:history="1">
        <w:r w:rsidR="005815A6" w:rsidRPr="00EA12D2">
          <w:rPr>
            <w:rFonts w:ascii="Arial" w:eastAsia="宋体" w:hAnsi="Arial" w:cs="Arial"/>
            <w:sz w:val="24"/>
            <w:szCs w:val="28"/>
          </w:rPr>
          <w:t>http://www.cssn.net.cn/cssn/front/listpage.jsp</w:t>
        </w:r>
      </w:hyperlink>
      <w:r w:rsidR="005815A6" w:rsidRPr="000D5A0A">
        <w:rPr>
          <w:rFonts w:ascii="Arial" w:eastAsia="宋体" w:hAnsi="Arial" w:cs="Arial" w:hint="eastAsia"/>
          <w:sz w:val="24"/>
          <w:szCs w:val="28"/>
        </w:rPr>
        <w:t>，快递服务标准，中国标准网，</w:t>
      </w:r>
      <w:r w:rsidR="005815A6" w:rsidRPr="000D5A0A">
        <w:rPr>
          <w:rFonts w:ascii="Arial" w:eastAsia="宋体" w:hAnsi="Arial" w:cs="Arial" w:hint="eastAsia"/>
          <w:sz w:val="24"/>
          <w:szCs w:val="28"/>
        </w:rPr>
        <w:t>2008</w:t>
      </w:r>
      <w:r w:rsidR="00F66C15">
        <w:rPr>
          <w:rFonts w:ascii="Arial" w:eastAsia="宋体" w:hAnsi="Arial" w:cs="Arial"/>
          <w:sz w:val="24"/>
          <w:szCs w:val="28"/>
        </w:rPr>
        <w:t>.</w:t>
      </w:r>
      <w:r w:rsidR="00CA7AF6">
        <w:rPr>
          <w:rFonts w:ascii="Arial" w:eastAsia="宋体" w:hAnsi="Arial" w:cs="Arial"/>
          <w:sz w:val="24"/>
          <w:szCs w:val="28"/>
        </w:rPr>
        <w:t xml:space="preserve"> </w:t>
      </w:r>
    </w:p>
    <w:p w14:paraId="51773D28" w14:textId="4755CC77" w:rsidR="00646E4E" w:rsidRDefault="00646E4E" w:rsidP="00EA12D2">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[J].</w:t>
      </w:r>
      <w:r w:rsidRPr="007D3B51">
        <w:rPr>
          <w:rFonts w:ascii="Arial" w:eastAsia="宋体" w:hAnsi="Arial" w:cs="Arial"/>
          <w:i/>
          <w:iCs/>
          <w:sz w:val="24"/>
          <w:szCs w:val="28"/>
        </w:rPr>
        <w:t>商业经济</w:t>
      </w:r>
      <w:r w:rsidRPr="00646E4E">
        <w:rPr>
          <w:rFonts w:ascii="Arial" w:eastAsia="宋体" w:hAnsi="Arial" w:cs="Arial"/>
          <w:sz w:val="24"/>
          <w:szCs w:val="28"/>
        </w:rPr>
        <w:t>,2018(08):82-86.</w:t>
      </w:r>
      <w:r w:rsidR="00A80565">
        <w:rPr>
          <w:rFonts w:ascii="Arial" w:eastAsia="宋体" w:hAnsi="Arial" w:cs="Arial"/>
          <w:sz w:val="24"/>
          <w:szCs w:val="28"/>
        </w:rPr>
        <w:t xml:space="preserve"> </w:t>
      </w:r>
    </w:p>
    <w:p w14:paraId="2A856298" w14:textId="76FBDC93" w:rsidR="00271290" w:rsidRDefault="00271290" w:rsidP="00271290">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sidR="00C559C6">
        <w:rPr>
          <w:rFonts w:ascii="Arial" w:eastAsia="宋体" w:hAnsi="Arial" w:cs="Arial" w:hint="eastAsia"/>
          <w:sz w:val="24"/>
          <w:szCs w:val="28"/>
        </w:rPr>
        <w:t>,</w:t>
      </w:r>
      <w:r w:rsidR="00C559C6">
        <w:rPr>
          <w:rFonts w:ascii="Arial" w:eastAsia="宋体" w:hAnsi="Arial" w:cs="Arial"/>
          <w:sz w:val="24"/>
          <w:szCs w:val="28"/>
        </w:rPr>
        <w:t>2018</w:t>
      </w:r>
      <w:r>
        <w:rPr>
          <w:rFonts w:ascii="Arial" w:eastAsia="宋体" w:hAnsi="Arial" w:cs="Arial"/>
          <w:sz w:val="24"/>
          <w:szCs w:val="28"/>
        </w:rPr>
        <w:t>]</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[J].</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B67EE23" w14:textId="01723437" w:rsidR="00BD59B6" w:rsidRPr="000D5A0A" w:rsidRDefault="00BD59B6" w:rsidP="00BD59B6">
      <w:pPr>
        <w:spacing w:line="360" w:lineRule="auto"/>
        <w:ind w:left="2880" w:hangingChars="1200" w:hanging="2880"/>
        <w:rPr>
          <w:rFonts w:ascii="Arial" w:eastAsia="宋体" w:hAnsi="Arial" w:cs="Arial"/>
          <w:sz w:val="24"/>
          <w:szCs w:val="28"/>
        </w:rPr>
      </w:pPr>
      <w:bookmarkStart w:id="483" w:name="OLE_LINK33"/>
      <w:bookmarkStart w:id="484"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3"/>
      <w:bookmarkEnd w:id="484"/>
      <w:r>
        <w:rPr>
          <w:rFonts w:ascii="Arial" w:eastAsia="宋体" w:hAnsi="Arial" w:cs="Arial"/>
          <w:sz w:val="24"/>
          <w:szCs w:val="28"/>
        </w:rPr>
        <w:tab/>
      </w:r>
      <w:r w:rsidRPr="00BD59B6">
        <w:rPr>
          <w:rFonts w:ascii="Arial" w:eastAsia="宋体" w:hAnsi="Arial" w:cs="Arial"/>
          <w:sz w:val="24"/>
          <w:szCs w:val="28"/>
        </w:rPr>
        <w:t>O2O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[J].</w:t>
      </w:r>
      <w:r w:rsidRPr="007D3B51">
        <w:rPr>
          <w:rFonts w:ascii="Arial" w:eastAsia="宋体" w:hAnsi="Arial" w:cs="Arial"/>
          <w:i/>
          <w:iCs/>
          <w:sz w:val="24"/>
          <w:szCs w:val="28"/>
        </w:rPr>
        <w:t>电子商务</w:t>
      </w:r>
      <w:r w:rsidRPr="00BD59B6">
        <w:rPr>
          <w:rFonts w:ascii="Arial" w:eastAsia="宋体" w:hAnsi="Arial" w:cs="Arial"/>
          <w:sz w:val="24"/>
          <w:szCs w:val="28"/>
        </w:rPr>
        <w:t>,2020(03):95-96.</w:t>
      </w: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B13381D" w14:textId="46BCC419" w:rsidR="00582FC8" w:rsidRDefault="00582FC8" w:rsidP="00582FC8">
      <w:pPr>
        <w:spacing w:line="360" w:lineRule="auto"/>
        <w:ind w:left="2400" w:hangingChars="1000" w:hanging="2400"/>
        <w:rPr>
          <w:sz w:val="24"/>
          <w:szCs w:val="28"/>
        </w:rPr>
      </w:pPr>
    </w:p>
    <w:p w14:paraId="52BBD3F7" w14:textId="5C231E7C" w:rsidR="00582FC8" w:rsidRDefault="00582FC8" w:rsidP="00582FC8">
      <w:pPr>
        <w:spacing w:line="360" w:lineRule="auto"/>
        <w:ind w:left="2400" w:hangingChars="1000" w:hanging="2400"/>
        <w:rPr>
          <w:sz w:val="24"/>
          <w:szCs w:val="28"/>
        </w:rPr>
      </w:pPr>
    </w:p>
    <w:p w14:paraId="4A556A64" w14:textId="329ACBF6" w:rsidR="00582FC8" w:rsidRDefault="00582FC8" w:rsidP="00582FC8">
      <w:pPr>
        <w:spacing w:line="360" w:lineRule="auto"/>
        <w:ind w:left="2400" w:hangingChars="1000" w:hanging="2400"/>
        <w:rPr>
          <w:sz w:val="24"/>
          <w:szCs w:val="28"/>
        </w:rPr>
      </w:pPr>
    </w:p>
    <w:p w14:paraId="778F5DC7" w14:textId="375AF70D" w:rsidR="00582FC8" w:rsidRDefault="00582FC8" w:rsidP="00582FC8">
      <w:pPr>
        <w:spacing w:line="360" w:lineRule="auto"/>
        <w:ind w:left="2400" w:hangingChars="1000" w:hanging="2400"/>
        <w:rPr>
          <w:sz w:val="24"/>
          <w:szCs w:val="28"/>
        </w:rPr>
      </w:pPr>
    </w:p>
    <w:p w14:paraId="37C47D39" w14:textId="77777777" w:rsidR="00582FC8" w:rsidRPr="00A153EC" w:rsidRDefault="00582FC8" w:rsidP="00582FC8">
      <w:pPr>
        <w:spacing w:line="360" w:lineRule="auto"/>
        <w:ind w:left="2400" w:hangingChars="1000" w:hanging="2400"/>
        <w:rPr>
          <w:sz w:val="24"/>
          <w:szCs w:val="28"/>
        </w:rPr>
      </w:pPr>
    </w:p>
    <w:p w14:paraId="778E7521" w14:textId="77777777" w:rsidR="008632B5" w:rsidRDefault="008632B5" w:rsidP="00EB775C"/>
    <w:p w14:paraId="704A15EC" w14:textId="77777777" w:rsidR="008632B5" w:rsidRDefault="008632B5" w:rsidP="00EB775C"/>
    <w:p w14:paraId="2ED4BF2D" w14:textId="77777777" w:rsidR="008632B5" w:rsidRDefault="008632B5" w:rsidP="00EB775C"/>
    <w:p w14:paraId="2F8A60B9" w14:textId="77777777" w:rsidR="008632B5" w:rsidRDefault="008632B5" w:rsidP="00EB775C"/>
    <w:p w14:paraId="1BDE3CA1" w14:textId="77777777" w:rsidR="008632B5" w:rsidRDefault="008632B5" w:rsidP="00EB775C"/>
    <w:p w14:paraId="70DAACE9" w14:textId="6AAD77EA" w:rsidR="008632B5" w:rsidRDefault="008632B5" w:rsidP="00EB775C">
      <w:pPr>
        <w:sectPr w:rsidR="008632B5" w:rsidSect="0033795B">
          <w:pgSz w:w="11906" w:h="16838"/>
          <w:pgMar w:top="1560" w:right="1800" w:bottom="1440" w:left="1800" w:header="851" w:footer="992" w:gutter="0"/>
          <w:cols w:space="425"/>
          <w:docGrid w:type="lines" w:linePitch="312"/>
        </w:sectPr>
      </w:pPr>
    </w:p>
    <w:p w14:paraId="4D399935" w14:textId="272867BB" w:rsidR="00EB775C" w:rsidRDefault="00EB775C" w:rsidP="009A65B3">
      <w:pPr>
        <w:pStyle w:val="1"/>
        <w:numPr>
          <w:ilvl w:val="0"/>
          <w:numId w:val="0"/>
        </w:numPr>
        <w:ind w:left="432"/>
        <w:rPr>
          <w:rFonts w:ascii="黑体"/>
        </w:rPr>
      </w:pPr>
      <w:bookmarkStart w:id="485" w:name="_Toc9453512"/>
      <w:bookmarkStart w:id="486" w:name="_Toc25947946"/>
      <w:bookmarkStart w:id="487" w:name="_Toc36642731"/>
      <w:bookmarkStart w:id="488" w:name="_Toc36643303"/>
      <w:bookmarkStart w:id="489" w:name="_Toc36732828"/>
      <w:bookmarkStart w:id="490" w:name="_Toc36844535"/>
      <w:r>
        <w:rPr>
          <w:rFonts w:ascii="黑体" w:hint="eastAsia"/>
        </w:rPr>
        <w:lastRenderedPageBreak/>
        <w:t>致谢</w:t>
      </w:r>
      <w:bookmarkEnd w:id="485"/>
      <w:bookmarkEnd w:id="486"/>
      <w:bookmarkEnd w:id="487"/>
      <w:bookmarkEnd w:id="488"/>
      <w:bookmarkEnd w:id="489"/>
      <w:bookmarkEnd w:id="490"/>
    </w:p>
    <w:p w14:paraId="77300CD0" w14:textId="77777777" w:rsidR="00EB775C" w:rsidRDefault="00EB775C" w:rsidP="00EB775C">
      <w:pPr>
        <w:ind w:firstLine="420"/>
      </w:pPr>
      <w:r>
        <w:rPr>
          <w:rFonts w:hint="eastAsia"/>
        </w:rPr>
        <w:t>##</w:t>
      </w:r>
    </w:p>
    <w:p w14:paraId="4C380214" w14:textId="77777777" w:rsidR="00EB775C" w:rsidRPr="008C1387" w:rsidRDefault="00EB775C" w:rsidP="008C1387"/>
    <w:sectPr w:rsidR="00EB775C" w:rsidRPr="008C1387"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D13BCD" w14:textId="77777777" w:rsidR="00BF4990" w:rsidRDefault="00BF4990">
      <w:r>
        <w:separator/>
      </w:r>
    </w:p>
  </w:endnote>
  <w:endnote w:type="continuationSeparator" w:id="0">
    <w:p w14:paraId="732FC311" w14:textId="77777777" w:rsidR="00BF4990" w:rsidRDefault="00BF4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EndPr/>
    <w:sdtContent>
      <w:p w14:paraId="618AD65B" w14:textId="0673097B" w:rsidR="00F66C15" w:rsidRDefault="00BF4990">
        <w:pPr>
          <w:pStyle w:val="ad"/>
          <w:jc w:val="center"/>
        </w:pPr>
      </w:p>
    </w:sdtContent>
  </w:sdt>
  <w:p w14:paraId="25048738" w14:textId="77777777" w:rsidR="00F66C15" w:rsidRDefault="00F66C15">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EndPr/>
    <w:sdtContent>
      <w:p w14:paraId="12E23700" w14:textId="77777777" w:rsidR="00F66C15" w:rsidRDefault="00F66C15">
        <w:pPr>
          <w:pStyle w:val="ad"/>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F66C15" w:rsidRDefault="00F66C15">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EndPr/>
    <w:sdtContent>
      <w:p w14:paraId="6163766C" w14:textId="77777777" w:rsidR="00F66C15" w:rsidRDefault="00F66C15">
        <w:pPr>
          <w:pStyle w:val="ad"/>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F66C15" w:rsidRDefault="00F66C15">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E1D0D" w14:textId="77777777" w:rsidR="00BF4990" w:rsidRDefault="00BF4990">
      <w:r>
        <w:separator/>
      </w:r>
    </w:p>
  </w:footnote>
  <w:footnote w:type="continuationSeparator" w:id="0">
    <w:p w14:paraId="73EDE59E" w14:textId="77777777" w:rsidR="00BF4990" w:rsidRDefault="00BF49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79F64EF6" w:rsidR="00F66C15" w:rsidRPr="001A1F34" w:rsidRDefault="00F66C15" w:rsidP="001A1F34">
    <w:pPr>
      <w:pStyle w:val="ab"/>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9A65B3">
      <w:rPr>
        <w:rFonts w:hint="eastAsia"/>
        <w:noProof/>
      </w:rPr>
      <w:t>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7F5E755F" w:rsidR="00F66C15" w:rsidRPr="001A1F34" w:rsidRDefault="00F66C15" w:rsidP="001A1F34">
    <w:pPr>
      <w:pStyle w:val="ab"/>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9A65B3">
      <w:rPr>
        <w:rFonts w:hint="eastAsia"/>
        <w:noProof/>
      </w:rPr>
      <w:t>第一章</w:t>
    </w:r>
    <w:r w:rsidR="009A65B3">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9A65B3">
      <w:rPr>
        <w:rFonts w:hint="eastAsia"/>
        <w:noProof/>
      </w:rPr>
      <w:t>引言</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A50F65"/>
    <w:multiLevelType w:val="hybridMultilevel"/>
    <w:tmpl w:val="83BC2B0E"/>
    <w:lvl w:ilvl="0" w:tplc="B25E3A7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F1D6349"/>
    <w:multiLevelType w:val="hybridMultilevel"/>
    <w:tmpl w:val="68866DE6"/>
    <w:lvl w:ilvl="0" w:tplc="E9E20B8E">
      <w:start w:val="1"/>
      <w:numFmt w:val="decimal"/>
      <w:lvlText w:val="%1."/>
      <w:lvlJc w:val="left"/>
      <w:pPr>
        <w:ind w:left="0" w:firstLine="420"/>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6FA04DB"/>
    <w:multiLevelType w:val="hybridMultilevel"/>
    <w:tmpl w:val="B5C82D32"/>
    <w:lvl w:ilvl="0" w:tplc="80A22F6C">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0"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41F46416"/>
    <w:multiLevelType w:val="multilevel"/>
    <w:tmpl w:val="3C141FE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DB42878"/>
    <w:multiLevelType w:val="hybridMultilevel"/>
    <w:tmpl w:val="53F40B02"/>
    <w:lvl w:ilvl="0" w:tplc="8DCAEE2A">
      <w:start w:val="1"/>
      <w:numFmt w:val="decimal"/>
      <w:lvlText w:val="%1."/>
      <w:lvlJc w:val="left"/>
      <w:pPr>
        <w:ind w:left="0" w:firstLine="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1BC5F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2"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0"/>
  </w:num>
  <w:num w:numId="2">
    <w:abstractNumId w:val="27"/>
  </w:num>
  <w:num w:numId="3">
    <w:abstractNumId w:val="6"/>
  </w:num>
  <w:num w:numId="4">
    <w:abstractNumId w:val="26"/>
  </w:num>
  <w:num w:numId="5">
    <w:abstractNumId w:val="20"/>
  </w:num>
  <w:num w:numId="6">
    <w:abstractNumId w:val="7"/>
  </w:num>
  <w:num w:numId="7">
    <w:abstractNumId w:val="29"/>
  </w:num>
  <w:num w:numId="8">
    <w:abstractNumId w:val="46"/>
  </w:num>
  <w:num w:numId="9">
    <w:abstractNumId w:val="25"/>
  </w:num>
  <w:num w:numId="10">
    <w:abstractNumId w:val="36"/>
  </w:num>
  <w:num w:numId="11">
    <w:abstractNumId w:val="43"/>
  </w:num>
  <w:num w:numId="12">
    <w:abstractNumId w:val="0"/>
  </w:num>
  <w:num w:numId="13">
    <w:abstractNumId w:val="15"/>
  </w:num>
  <w:num w:numId="14">
    <w:abstractNumId w:val="10"/>
  </w:num>
  <w:num w:numId="15">
    <w:abstractNumId w:val="28"/>
  </w:num>
  <w:num w:numId="16">
    <w:abstractNumId w:val="40"/>
  </w:num>
  <w:num w:numId="17">
    <w:abstractNumId w:val="38"/>
  </w:num>
  <w:num w:numId="18">
    <w:abstractNumId w:val="22"/>
  </w:num>
  <w:num w:numId="19">
    <w:abstractNumId w:val="44"/>
  </w:num>
  <w:num w:numId="20">
    <w:abstractNumId w:val="34"/>
  </w:num>
  <w:num w:numId="21">
    <w:abstractNumId w:val="9"/>
  </w:num>
  <w:num w:numId="22">
    <w:abstractNumId w:val="19"/>
  </w:num>
  <w:num w:numId="23">
    <w:abstractNumId w:val="8"/>
  </w:num>
  <w:num w:numId="24">
    <w:abstractNumId w:val="41"/>
  </w:num>
  <w:num w:numId="25">
    <w:abstractNumId w:val="5"/>
  </w:num>
  <w:num w:numId="26">
    <w:abstractNumId w:val="16"/>
  </w:num>
  <w:num w:numId="27">
    <w:abstractNumId w:val="23"/>
  </w:num>
  <w:num w:numId="28">
    <w:abstractNumId w:val="47"/>
  </w:num>
  <w:num w:numId="29">
    <w:abstractNumId w:val="4"/>
  </w:num>
  <w:num w:numId="30">
    <w:abstractNumId w:val="37"/>
  </w:num>
  <w:num w:numId="31">
    <w:abstractNumId w:val="31"/>
  </w:num>
  <w:num w:numId="32">
    <w:abstractNumId w:val="50"/>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3">
    <w:abstractNumId w:val="24"/>
  </w:num>
  <w:num w:numId="34">
    <w:abstractNumId w:val="3"/>
  </w:num>
  <w:num w:numId="35">
    <w:abstractNumId w:val="11"/>
  </w:num>
  <w:num w:numId="36">
    <w:abstractNumId w:val="48"/>
  </w:num>
  <w:num w:numId="37">
    <w:abstractNumId w:val="14"/>
  </w:num>
  <w:num w:numId="38">
    <w:abstractNumId w:val="1"/>
  </w:num>
  <w:num w:numId="39">
    <w:abstractNumId w:val="30"/>
  </w:num>
  <w:num w:numId="40">
    <w:abstractNumId w:val="18"/>
  </w:num>
  <w:num w:numId="41">
    <w:abstractNumId w:val="33"/>
  </w:num>
  <w:num w:numId="42">
    <w:abstractNumId w:val="13"/>
  </w:num>
  <w:num w:numId="43">
    <w:abstractNumId w:val="2"/>
  </w:num>
  <w:num w:numId="44">
    <w:abstractNumId w:val="42"/>
  </w:num>
  <w:num w:numId="45">
    <w:abstractNumId w:val="49"/>
  </w:num>
  <w:num w:numId="46">
    <w:abstractNumId w:val="17"/>
  </w:num>
  <w:num w:numId="47">
    <w:abstractNumId w:val="39"/>
  </w:num>
  <w:num w:numId="48">
    <w:abstractNumId w:val="35"/>
  </w:num>
  <w:num w:numId="49">
    <w:abstractNumId w:val="45"/>
  </w:num>
  <w:num w:numId="50">
    <w:abstractNumId w:val="12"/>
  </w:num>
  <w:num w:numId="51">
    <w:abstractNumId w:val="32"/>
  </w:num>
  <w:num w:numId="52">
    <w:abstractNumId w:val="21"/>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821"/>
    <w:rsid w:val="00076A1A"/>
    <w:rsid w:val="00076E49"/>
    <w:rsid w:val="0008022F"/>
    <w:rsid w:val="00080EDB"/>
    <w:rsid w:val="00081184"/>
    <w:rsid w:val="000820CF"/>
    <w:rsid w:val="00082AF1"/>
    <w:rsid w:val="00083E30"/>
    <w:rsid w:val="00086121"/>
    <w:rsid w:val="00086628"/>
    <w:rsid w:val="0009129D"/>
    <w:rsid w:val="0009159E"/>
    <w:rsid w:val="000925AF"/>
    <w:rsid w:val="000926A1"/>
    <w:rsid w:val="00093784"/>
    <w:rsid w:val="0009475F"/>
    <w:rsid w:val="00094A88"/>
    <w:rsid w:val="00097B8F"/>
    <w:rsid w:val="000A07D9"/>
    <w:rsid w:val="000A0A40"/>
    <w:rsid w:val="000A1618"/>
    <w:rsid w:val="000A16FE"/>
    <w:rsid w:val="000A35FA"/>
    <w:rsid w:val="000A6ED5"/>
    <w:rsid w:val="000B16E9"/>
    <w:rsid w:val="000B3141"/>
    <w:rsid w:val="000B31A3"/>
    <w:rsid w:val="000B3582"/>
    <w:rsid w:val="000B586E"/>
    <w:rsid w:val="000C1BA2"/>
    <w:rsid w:val="000C1BA9"/>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C12"/>
    <w:rsid w:val="000E20FC"/>
    <w:rsid w:val="000E2E0A"/>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764B"/>
    <w:rsid w:val="00107A17"/>
    <w:rsid w:val="00110196"/>
    <w:rsid w:val="00112465"/>
    <w:rsid w:val="00112ACD"/>
    <w:rsid w:val="00113D19"/>
    <w:rsid w:val="00114313"/>
    <w:rsid w:val="00115F7A"/>
    <w:rsid w:val="00117D60"/>
    <w:rsid w:val="00120A12"/>
    <w:rsid w:val="00123FA1"/>
    <w:rsid w:val="001244DA"/>
    <w:rsid w:val="001246A7"/>
    <w:rsid w:val="00125B9F"/>
    <w:rsid w:val="001266AA"/>
    <w:rsid w:val="00127642"/>
    <w:rsid w:val="001277C7"/>
    <w:rsid w:val="00130AFF"/>
    <w:rsid w:val="001319E8"/>
    <w:rsid w:val="00131B45"/>
    <w:rsid w:val="00134170"/>
    <w:rsid w:val="001353E7"/>
    <w:rsid w:val="00135602"/>
    <w:rsid w:val="00141995"/>
    <w:rsid w:val="001421BE"/>
    <w:rsid w:val="00144392"/>
    <w:rsid w:val="00144A03"/>
    <w:rsid w:val="00145ED1"/>
    <w:rsid w:val="00147FF0"/>
    <w:rsid w:val="00150163"/>
    <w:rsid w:val="00152069"/>
    <w:rsid w:val="00152290"/>
    <w:rsid w:val="00153B1E"/>
    <w:rsid w:val="00155314"/>
    <w:rsid w:val="001567FA"/>
    <w:rsid w:val="0015758E"/>
    <w:rsid w:val="00161A97"/>
    <w:rsid w:val="00163DB2"/>
    <w:rsid w:val="00165D8B"/>
    <w:rsid w:val="00166C2F"/>
    <w:rsid w:val="0017139A"/>
    <w:rsid w:val="0017302D"/>
    <w:rsid w:val="0017304B"/>
    <w:rsid w:val="001748C2"/>
    <w:rsid w:val="00174B46"/>
    <w:rsid w:val="00175239"/>
    <w:rsid w:val="00176E0E"/>
    <w:rsid w:val="00180B7D"/>
    <w:rsid w:val="001839B7"/>
    <w:rsid w:val="00184B62"/>
    <w:rsid w:val="001851EE"/>
    <w:rsid w:val="0018595F"/>
    <w:rsid w:val="00186B92"/>
    <w:rsid w:val="00187100"/>
    <w:rsid w:val="00187FBF"/>
    <w:rsid w:val="001901DF"/>
    <w:rsid w:val="001916B6"/>
    <w:rsid w:val="001921DE"/>
    <w:rsid w:val="001925BD"/>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6DF9"/>
    <w:rsid w:val="001B6E42"/>
    <w:rsid w:val="001C06B4"/>
    <w:rsid w:val="001C2F26"/>
    <w:rsid w:val="001C30B8"/>
    <w:rsid w:val="001C33B7"/>
    <w:rsid w:val="001C3E51"/>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51E4"/>
    <w:rsid w:val="00237A24"/>
    <w:rsid w:val="0024157C"/>
    <w:rsid w:val="00241C0B"/>
    <w:rsid w:val="00242DDC"/>
    <w:rsid w:val="002430FB"/>
    <w:rsid w:val="00243DF9"/>
    <w:rsid w:val="00244043"/>
    <w:rsid w:val="0024409F"/>
    <w:rsid w:val="0024432C"/>
    <w:rsid w:val="002456A6"/>
    <w:rsid w:val="00245A4D"/>
    <w:rsid w:val="00252456"/>
    <w:rsid w:val="0025274C"/>
    <w:rsid w:val="00252976"/>
    <w:rsid w:val="00255001"/>
    <w:rsid w:val="00255605"/>
    <w:rsid w:val="002567F5"/>
    <w:rsid w:val="00256B8D"/>
    <w:rsid w:val="00256B9D"/>
    <w:rsid w:val="0025701A"/>
    <w:rsid w:val="002608F8"/>
    <w:rsid w:val="00260F19"/>
    <w:rsid w:val="00262394"/>
    <w:rsid w:val="00264711"/>
    <w:rsid w:val="00264E85"/>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305B"/>
    <w:rsid w:val="002835B9"/>
    <w:rsid w:val="00283B9C"/>
    <w:rsid w:val="002842DE"/>
    <w:rsid w:val="002859BE"/>
    <w:rsid w:val="00291057"/>
    <w:rsid w:val="00292967"/>
    <w:rsid w:val="00292E73"/>
    <w:rsid w:val="002931C1"/>
    <w:rsid w:val="00294BF9"/>
    <w:rsid w:val="00294CE2"/>
    <w:rsid w:val="00295ACB"/>
    <w:rsid w:val="0029678D"/>
    <w:rsid w:val="0029769C"/>
    <w:rsid w:val="002A1093"/>
    <w:rsid w:val="002A13A8"/>
    <w:rsid w:val="002A2B1C"/>
    <w:rsid w:val="002A49A4"/>
    <w:rsid w:val="002A5926"/>
    <w:rsid w:val="002B0254"/>
    <w:rsid w:val="002B3DA0"/>
    <w:rsid w:val="002B7420"/>
    <w:rsid w:val="002B76D8"/>
    <w:rsid w:val="002B7D33"/>
    <w:rsid w:val="002C068A"/>
    <w:rsid w:val="002C4237"/>
    <w:rsid w:val="002C49D3"/>
    <w:rsid w:val="002C51D8"/>
    <w:rsid w:val="002C6505"/>
    <w:rsid w:val="002C6B46"/>
    <w:rsid w:val="002D0CA1"/>
    <w:rsid w:val="002D108F"/>
    <w:rsid w:val="002D1746"/>
    <w:rsid w:val="002D2429"/>
    <w:rsid w:val="002D2AE8"/>
    <w:rsid w:val="002D46C6"/>
    <w:rsid w:val="002D47B9"/>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5A82"/>
    <w:rsid w:val="00305E47"/>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5C4"/>
    <w:rsid w:val="00350CBF"/>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463C"/>
    <w:rsid w:val="003755D4"/>
    <w:rsid w:val="00376116"/>
    <w:rsid w:val="00376716"/>
    <w:rsid w:val="00376F8C"/>
    <w:rsid w:val="00377EC8"/>
    <w:rsid w:val="0038014D"/>
    <w:rsid w:val="003805E6"/>
    <w:rsid w:val="003835BE"/>
    <w:rsid w:val="00383FCF"/>
    <w:rsid w:val="003849E1"/>
    <w:rsid w:val="0038636E"/>
    <w:rsid w:val="003907AA"/>
    <w:rsid w:val="00391800"/>
    <w:rsid w:val="00391A25"/>
    <w:rsid w:val="00392E38"/>
    <w:rsid w:val="00396B77"/>
    <w:rsid w:val="00396E41"/>
    <w:rsid w:val="00397E70"/>
    <w:rsid w:val="003A0109"/>
    <w:rsid w:val="003A1D3C"/>
    <w:rsid w:val="003A246E"/>
    <w:rsid w:val="003A3661"/>
    <w:rsid w:val="003A4793"/>
    <w:rsid w:val="003A5839"/>
    <w:rsid w:val="003A58CD"/>
    <w:rsid w:val="003A7554"/>
    <w:rsid w:val="003A7576"/>
    <w:rsid w:val="003A7AAE"/>
    <w:rsid w:val="003A7D54"/>
    <w:rsid w:val="003A7F59"/>
    <w:rsid w:val="003B3EB6"/>
    <w:rsid w:val="003B5439"/>
    <w:rsid w:val="003B553E"/>
    <w:rsid w:val="003B591F"/>
    <w:rsid w:val="003C0737"/>
    <w:rsid w:val="003C2F55"/>
    <w:rsid w:val="003C32E0"/>
    <w:rsid w:val="003C437F"/>
    <w:rsid w:val="003C44B9"/>
    <w:rsid w:val="003C4570"/>
    <w:rsid w:val="003C4E07"/>
    <w:rsid w:val="003C59B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F02C5"/>
    <w:rsid w:val="003F0FDE"/>
    <w:rsid w:val="003F1175"/>
    <w:rsid w:val="003F1264"/>
    <w:rsid w:val="003F17E0"/>
    <w:rsid w:val="003F28FD"/>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500C4"/>
    <w:rsid w:val="0045017A"/>
    <w:rsid w:val="00450AD5"/>
    <w:rsid w:val="00451CD6"/>
    <w:rsid w:val="00451EF4"/>
    <w:rsid w:val="00452534"/>
    <w:rsid w:val="0045267A"/>
    <w:rsid w:val="004526C2"/>
    <w:rsid w:val="004530B0"/>
    <w:rsid w:val="004547E8"/>
    <w:rsid w:val="00455BC1"/>
    <w:rsid w:val="00456CBD"/>
    <w:rsid w:val="0045723D"/>
    <w:rsid w:val="00461394"/>
    <w:rsid w:val="00461F5B"/>
    <w:rsid w:val="0046247B"/>
    <w:rsid w:val="004626E4"/>
    <w:rsid w:val="00462C27"/>
    <w:rsid w:val="00465229"/>
    <w:rsid w:val="004655C8"/>
    <w:rsid w:val="00467029"/>
    <w:rsid w:val="004713F4"/>
    <w:rsid w:val="00472E28"/>
    <w:rsid w:val="00473BE3"/>
    <w:rsid w:val="00473ED6"/>
    <w:rsid w:val="00475DE9"/>
    <w:rsid w:val="00477597"/>
    <w:rsid w:val="00477D4C"/>
    <w:rsid w:val="004814F5"/>
    <w:rsid w:val="004836AF"/>
    <w:rsid w:val="00483B34"/>
    <w:rsid w:val="004844CD"/>
    <w:rsid w:val="00485C5F"/>
    <w:rsid w:val="00486019"/>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C68"/>
    <w:rsid w:val="00531432"/>
    <w:rsid w:val="00531BAA"/>
    <w:rsid w:val="00532865"/>
    <w:rsid w:val="00533213"/>
    <w:rsid w:val="0053377A"/>
    <w:rsid w:val="0053588E"/>
    <w:rsid w:val="0053710C"/>
    <w:rsid w:val="0053787A"/>
    <w:rsid w:val="00541B31"/>
    <w:rsid w:val="00543745"/>
    <w:rsid w:val="005437E6"/>
    <w:rsid w:val="00543F01"/>
    <w:rsid w:val="00545E4C"/>
    <w:rsid w:val="00547A9B"/>
    <w:rsid w:val="0055088F"/>
    <w:rsid w:val="00551F5A"/>
    <w:rsid w:val="005538F7"/>
    <w:rsid w:val="00553CE3"/>
    <w:rsid w:val="00555E69"/>
    <w:rsid w:val="00555F62"/>
    <w:rsid w:val="005567D7"/>
    <w:rsid w:val="005577A4"/>
    <w:rsid w:val="00562CC3"/>
    <w:rsid w:val="00563381"/>
    <w:rsid w:val="00563AC6"/>
    <w:rsid w:val="00563E78"/>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669E"/>
    <w:rsid w:val="0058731D"/>
    <w:rsid w:val="00587636"/>
    <w:rsid w:val="00587E23"/>
    <w:rsid w:val="005904E7"/>
    <w:rsid w:val="00591111"/>
    <w:rsid w:val="00591D06"/>
    <w:rsid w:val="00591D9F"/>
    <w:rsid w:val="00592070"/>
    <w:rsid w:val="005924CF"/>
    <w:rsid w:val="00592C76"/>
    <w:rsid w:val="00593993"/>
    <w:rsid w:val="00595492"/>
    <w:rsid w:val="00595D68"/>
    <w:rsid w:val="005962FB"/>
    <w:rsid w:val="005A0E92"/>
    <w:rsid w:val="005A1376"/>
    <w:rsid w:val="005A1CD6"/>
    <w:rsid w:val="005A31AA"/>
    <w:rsid w:val="005A3635"/>
    <w:rsid w:val="005A3D16"/>
    <w:rsid w:val="005A74D3"/>
    <w:rsid w:val="005A74E0"/>
    <w:rsid w:val="005A7E36"/>
    <w:rsid w:val="005B0721"/>
    <w:rsid w:val="005B0843"/>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45B5"/>
    <w:rsid w:val="00601058"/>
    <w:rsid w:val="006027CF"/>
    <w:rsid w:val="006028D7"/>
    <w:rsid w:val="00602D68"/>
    <w:rsid w:val="0060369D"/>
    <w:rsid w:val="00603B59"/>
    <w:rsid w:val="006055EC"/>
    <w:rsid w:val="00606973"/>
    <w:rsid w:val="00607BEA"/>
    <w:rsid w:val="00610901"/>
    <w:rsid w:val="006115B7"/>
    <w:rsid w:val="00612D7F"/>
    <w:rsid w:val="0061591A"/>
    <w:rsid w:val="0061619D"/>
    <w:rsid w:val="0061687E"/>
    <w:rsid w:val="00620CF6"/>
    <w:rsid w:val="00621334"/>
    <w:rsid w:val="006229FF"/>
    <w:rsid w:val="00624246"/>
    <w:rsid w:val="006279BF"/>
    <w:rsid w:val="00631C66"/>
    <w:rsid w:val="0063315E"/>
    <w:rsid w:val="00633546"/>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60D72"/>
    <w:rsid w:val="0066117B"/>
    <w:rsid w:val="0066194A"/>
    <w:rsid w:val="00662571"/>
    <w:rsid w:val="006627C9"/>
    <w:rsid w:val="0066303D"/>
    <w:rsid w:val="00663919"/>
    <w:rsid w:val="006643E0"/>
    <w:rsid w:val="00665A4D"/>
    <w:rsid w:val="00665FC1"/>
    <w:rsid w:val="00667B4E"/>
    <w:rsid w:val="00670CBC"/>
    <w:rsid w:val="00670F30"/>
    <w:rsid w:val="0067103E"/>
    <w:rsid w:val="00671DB8"/>
    <w:rsid w:val="006725C5"/>
    <w:rsid w:val="00673317"/>
    <w:rsid w:val="00673C44"/>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F1C"/>
    <w:rsid w:val="006958F1"/>
    <w:rsid w:val="00696164"/>
    <w:rsid w:val="006A4400"/>
    <w:rsid w:val="006A4727"/>
    <w:rsid w:val="006A4D3D"/>
    <w:rsid w:val="006A611C"/>
    <w:rsid w:val="006A7914"/>
    <w:rsid w:val="006B06DD"/>
    <w:rsid w:val="006B2794"/>
    <w:rsid w:val="006B32F1"/>
    <w:rsid w:val="006B6E33"/>
    <w:rsid w:val="006B74C1"/>
    <w:rsid w:val="006B7FDD"/>
    <w:rsid w:val="006C1227"/>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923"/>
    <w:rsid w:val="006D5063"/>
    <w:rsid w:val="006D516F"/>
    <w:rsid w:val="006D5A1E"/>
    <w:rsid w:val="006D5E06"/>
    <w:rsid w:val="006D634C"/>
    <w:rsid w:val="006D72BE"/>
    <w:rsid w:val="006D7C18"/>
    <w:rsid w:val="006E1421"/>
    <w:rsid w:val="006E18B4"/>
    <w:rsid w:val="006E2689"/>
    <w:rsid w:val="006E36E8"/>
    <w:rsid w:val="006E378C"/>
    <w:rsid w:val="006E4D3B"/>
    <w:rsid w:val="006E53C4"/>
    <w:rsid w:val="006E6C7F"/>
    <w:rsid w:val="006E7094"/>
    <w:rsid w:val="006F0185"/>
    <w:rsid w:val="006F0725"/>
    <w:rsid w:val="006F4127"/>
    <w:rsid w:val="006F50ED"/>
    <w:rsid w:val="006F7DE7"/>
    <w:rsid w:val="00700EFA"/>
    <w:rsid w:val="00703230"/>
    <w:rsid w:val="007043A0"/>
    <w:rsid w:val="0070506B"/>
    <w:rsid w:val="00705DAA"/>
    <w:rsid w:val="00706189"/>
    <w:rsid w:val="00707A07"/>
    <w:rsid w:val="00712143"/>
    <w:rsid w:val="0071278D"/>
    <w:rsid w:val="00712D7C"/>
    <w:rsid w:val="00712DB8"/>
    <w:rsid w:val="007154A4"/>
    <w:rsid w:val="007205D7"/>
    <w:rsid w:val="007207CD"/>
    <w:rsid w:val="007220A7"/>
    <w:rsid w:val="007220A9"/>
    <w:rsid w:val="007234E6"/>
    <w:rsid w:val="00723955"/>
    <w:rsid w:val="0072479F"/>
    <w:rsid w:val="00725052"/>
    <w:rsid w:val="00726245"/>
    <w:rsid w:val="0072769A"/>
    <w:rsid w:val="00731541"/>
    <w:rsid w:val="007335D4"/>
    <w:rsid w:val="007338FF"/>
    <w:rsid w:val="007340A4"/>
    <w:rsid w:val="00735012"/>
    <w:rsid w:val="007364A6"/>
    <w:rsid w:val="007367ED"/>
    <w:rsid w:val="00737E3C"/>
    <w:rsid w:val="007413DD"/>
    <w:rsid w:val="00741754"/>
    <w:rsid w:val="0074214F"/>
    <w:rsid w:val="0074324F"/>
    <w:rsid w:val="00743B2A"/>
    <w:rsid w:val="00744D35"/>
    <w:rsid w:val="007469B1"/>
    <w:rsid w:val="00747AB7"/>
    <w:rsid w:val="007515FF"/>
    <w:rsid w:val="007548A0"/>
    <w:rsid w:val="00755494"/>
    <w:rsid w:val="00756ED0"/>
    <w:rsid w:val="00757CE1"/>
    <w:rsid w:val="00757D34"/>
    <w:rsid w:val="007607F7"/>
    <w:rsid w:val="0076474C"/>
    <w:rsid w:val="00764E9C"/>
    <w:rsid w:val="007654D9"/>
    <w:rsid w:val="00765D5F"/>
    <w:rsid w:val="00766F91"/>
    <w:rsid w:val="00767970"/>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E5D"/>
    <w:rsid w:val="007A2C20"/>
    <w:rsid w:val="007A3CD0"/>
    <w:rsid w:val="007A57DB"/>
    <w:rsid w:val="007A685C"/>
    <w:rsid w:val="007A6F72"/>
    <w:rsid w:val="007A70CA"/>
    <w:rsid w:val="007A74C0"/>
    <w:rsid w:val="007A7AC9"/>
    <w:rsid w:val="007A7B85"/>
    <w:rsid w:val="007B0C47"/>
    <w:rsid w:val="007B1874"/>
    <w:rsid w:val="007B1F04"/>
    <w:rsid w:val="007B5484"/>
    <w:rsid w:val="007B5880"/>
    <w:rsid w:val="007B6856"/>
    <w:rsid w:val="007C1402"/>
    <w:rsid w:val="007C182E"/>
    <w:rsid w:val="007C1D23"/>
    <w:rsid w:val="007C2102"/>
    <w:rsid w:val="007C3FF5"/>
    <w:rsid w:val="007C4231"/>
    <w:rsid w:val="007C5B26"/>
    <w:rsid w:val="007C7304"/>
    <w:rsid w:val="007D0DB0"/>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886"/>
    <w:rsid w:val="007F21AF"/>
    <w:rsid w:val="007F394A"/>
    <w:rsid w:val="007F3C31"/>
    <w:rsid w:val="007F4B72"/>
    <w:rsid w:val="007F65B2"/>
    <w:rsid w:val="007F6EF0"/>
    <w:rsid w:val="007F77FD"/>
    <w:rsid w:val="00800A94"/>
    <w:rsid w:val="00802857"/>
    <w:rsid w:val="0080402C"/>
    <w:rsid w:val="00804B34"/>
    <w:rsid w:val="0080508D"/>
    <w:rsid w:val="0081100E"/>
    <w:rsid w:val="00812301"/>
    <w:rsid w:val="00812D49"/>
    <w:rsid w:val="00813335"/>
    <w:rsid w:val="0081428D"/>
    <w:rsid w:val="0081646A"/>
    <w:rsid w:val="008177BA"/>
    <w:rsid w:val="0082156C"/>
    <w:rsid w:val="00823065"/>
    <w:rsid w:val="0082425E"/>
    <w:rsid w:val="0082470F"/>
    <w:rsid w:val="00824A14"/>
    <w:rsid w:val="00824C9E"/>
    <w:rsid w:val="00825B40"/>
    <w:rsid w:val="00826DB1"/>
    <w:rsid w:val="008274A4"/>
    <w:rsid w:val="008278ED"/>
    <w:rsid w:val="00827F22"/>
    <w:rsid w:val="0083006C"/>
    <w:rsid w:val="008309E0"/>
    <w:rsid w:val="00831A62"/>
    <w:rsid w:val="00831D16"/>
    <w:rsid w:val="00831E71"/>
    <w:rsid w:val="008328F6"/>
    <w:rsid w:val="008329F0"/>
    <w:rsid w:val="00833E9E"/>
    <w:rsid w:val="00835A8F"/>
    <w:rsid w:val="00840069"/>
    <w:rsid w:val="00842122"/>
    <w:rsid w:val="0084265A"/>
    <w:rsid w:val="0084599A"/>
    <w:rsid w:val="00847C86"/>
    <w:rsid w:val="00850335"/>
    <w:rsid w:val="00850B8C"/>
    <w:rsid w:val="00854115"/>
    <w:rsid w:val="008547EE"/>
    <w:rsid w:val="00854DA0"/>
    <w:rsid w:val="00855113"/>
    <w:rsid w:val="00855168"/>
    <w:rsid w:val="008563AF"/>
    <w:rsid w:val="008579A5"/>
    <w:rsid w:val="008609B5"/>
    <w:rsid w:val="00861C23"/>
    <w:rsid w:val="008632B5"/>
    <w:rsid w:val="008652F0"/>
    <w:rsid w:val="0086583C"/>
    <w:rsid w:val="00866C08"/>
    <w:rsid w:val="00867196"/>
    <w:rsid w:val="00867777"/>
    <w:rsid w:val="0087297E"/>
    <w:rsid w:val="00874428"/>
    <w:rsid w:val="008744CF"/>
    <w:rsid w:val="00875283"/>
    <w:rsid w:val="00875ADD"/>
    <w:rsid w:val="00876D35"/>
    <w:rsid w:val="00881BE1"/>
    <w:rsid w:val="00881DCB"/>
    <w:rsid w:val="00882592"/>
    <w:rsid w:val="00884829"/>
    <w:rsid w:val="0088616E"/>
    <w:rsid w:val="0088646A"/>
    <w:rsid w:val="0089017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3097"/>
    <w:rsid w:val="008C352F"/>
    <w:rsid w:val="008C56E5"/>
    <w:rsid w:val="008C6569"/>
    <w:rsid w:val="008C6A4B"/>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66CE"/>
    <w:rsid w:val="008E6F4E"/>
    <w:rsid w:val="008E72C6"/>
    <w:rsid w:val="008F05CB"/>
    <w:rsid w:val="008F265F"/>
    <w:rsid w:val="008F454E"/>
    <w:rsid w:val="008F5E00"/>
    <w:rsid w:val="008F66D1"/>
    <w:rsid w:val="008F6CD0"/>
    <w:rsid w:val="008F7EDA"/>
    <w:rsid w:val="0090018B"/>
    <w:rsid w:val="00900BF2"/>
    <w:rsid w:val="00902035"/>
    <w:rsid w:val="00902B87"/>
    <w:rsid w:val="00903106"/>
    <w:rsid w:val="00904E9F"/>
    <w:rsid w:val="00905118"/>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311E"/>
    <w:rsid w:val="00933AE2"/>
    <w:rsid w:val="00933C43"/>
    <w:rsid w:val="00933C7A"/>
    <w:rsid w:val="00934864"/>
    <w:rsid w:val="009357B1"/>
    <w:rsid w:val="009367E5"/>
    <w:rsid w:val="00936E5B"/>
    <w:rsid w:val="00937188"/>
    <w:rsid w:val="0093763D"/>
    <w:rsid w:val="009403B2"/>
    <w:rsid w:val="00941326"/>
    <w:rsid w:val="00943E17"/>
    <w:rsid w:val="00945AA9"/>
    <w:rsid w:val="00950536"/>
    <w:rsid w:val="00950A6A"/>
    <w:rsid w:val="00950EBC"/>
    <w:rsid w:val="00951470"/>
    <w:rsid w:val="00951F88"/>
    <w:rsid w:val="009522D7"/>
    <w:rsid w:val="0095263A"/>
    <w:rsid w:val="00953409"/>
    <w:rsid w:val="00955C84"/>
    <w:rsid w:val="009564AA"/>
    <w:rsid w:val="00956A8D"/>
    <w:rsid w:val="00957E47"/>
    <w:rsid w:val="009604E9"/>
    <w:rsid w:val="0096129F"/>
    <w:rsid w:val="0096203F"/>
    <w:rsid w:val="00962439"/>
    <w:rsid w:val="009642CE"/>
    <w:rsid w:val="00966B8A"/>
    <w:rsid w:val="00967D95"/>
    <w:rsid w:val="0097134B"/>
    <w:rsid w:val="009722B3"/>
    <w:rsid w:val="009739A3"/>
    <w:rsid w:val="009744A3"/>
    <w:rsid w:val="00974EAD"/>
    <w:rsid w:val="00975041"/>
    <w:rsid w:val="00975576"/>
    <w:rsid w:val="009812FE"/>
    <w:rsid w:val="00981903"/>
    <w:rsid w:val="00981E19"/>
    <w:rsid w:val="0098345E"/>
    <w:rsid w:val="00985060"/>
    <w:rsid w:val="00985610"/>
    <w:rsid w:val="009857E7"/>
    <w:rsid w:val="00985AA5"/>
    <w:rsid w:val="0098635E"/>
    <w:rsid w:val="00986610"/>
    <w:rsid w:val="00986896"/>
    <w:rsid w:val="009878B4"/>
    <w:rsid w:val="00990816"/>
    <w:rsid w:val="00990D19"/>
    <w:rsid w:val="0099131A"/>
    <w:rsid w:val="0099455B"/>
    <w:rsid w:val="009950A7"/>
    <w:rsid w:val="0099521A"/>
    <w:rsid w:val="009968CD"/>
    <w:rsid w:val="009A043C"/>
    <w:rsid w:val="009A65B3"/>
    <w:rsid w:val="009A6643"/>
    <w:rsid w:val="009A756D"/>
    <w:rsid w:val="009B0C59"/>
    <w:rsid w:val="009B2ACE"/>
    <w:rsid w:val="009B2F65"/>
    <w:rsid w:val="009B4EBC"/>
    <w:rsid w:val="009B7B7F"/>
    <w:rsid w:val="009C0545"/>
    <w:rsid w:val="009C0A45"/>
    <w:rsid w:val="009C2F6D"/>
    <w:rsid w:val="009C7C7C"/>
    <w:rsid w:val="009D03C9"/>
    <w:rsid w:val="009D0C64"/>
    <w:rsid w:val="009D13EE"/>
    <w:rsid w:val="009D2985"/>
    <w:rsid w:val="009D3215"/>
    <w:rsid w:val="009D5E3E"/>
    <w:rsid w:val="009D6DC8"/>
    <w:rsid w:val="009E12EA"/>
    <w:rsid w:val="009E15B1"/>
    <w:rsid w:val="009E1D50"/>
    <w:rsid w:val="009E33C6"/>
    <w:rsid w:val="009E3D2E"/>
    <w:rsid w:val="009E4ADB"/>
    <w:rsid w:val="009E50FB"/>
    <w:rsid w:val="009E5FB2"/>
    <w:rsid w:val="009E6AC3"/>
    <w:rsid w:val="009E6CF9"/>
    <w:rsid w:val="009E7938"/>
    <w:rsid w:val="009E7E1D"/>
    <w:rsid w:val="009F0C4C"/>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244EB"/>
    <w:rsid w:val="00A30CC1"/>
    <w:rsid w:val="00A30DE7"/>
    <w:rsid w:val="00A31404"/>
    <w:rsid w:val="00A3151C"/>
    <w:rsid w:val="00A31E78"/>
    <w:rsid w:val="00A32B13"/>
    <w:rsid w:val="00A33B4D"/>
    <w:rsid w:val="00A35B37"/>
    <w:rsid w:val="00A37C91"/>
    <w:rsid w:val="00A4257C"/>
    <w:rsid w:val="00A45DA7"/>
    <w:rsid w:val="00A4644B"/>
    <w:rsid w:val="00A51C05"/>
    <w:rsid w:val="00A51E1F"/>
    <w:rsid w:val="00A5407E"/>
    <w:rsid w:val="00A55779"/>
    <w:rsid w:val="00A5628C"/>
    <w:rsid w:val="00A57BB2"/>
    <w:rsid w:val="00A60448"/>
    <w:rsid w:val="00A61B75"/>
    <w:rsid w:val="00A62A43"/>
    <w:rsid w:val="00A640B9"/>
    <w:rsid w:val="00A64468"/>
    <w:rsid w:val="00A64478"/>
    <w:rsid w:val="00A64CC9"/>
    <w:rsid w:val="00A659F1"/>
    <w:rsid w:val="00A65B00"/>
    <w:rsid w:val="00A6651E"/>
    <w:rsid w:val="00A66618"/>
    <w:rsid w:val="00A66D8C"/>
    <w:rsid w:val="00A672B5"/>
    <w:rsid w:val="00A708F4"/>
    <w:rsid w:val="00A73BB4"/>
    <w:rsid w:val="00A7500B"/>
    <w:rsid w:val="00A750CC"/>
    <w:rsid w:val="00A75261"/>
    <w:rsid w:val="00A76B5D"/>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A5F"/>
    <w:rsid w:val="00AB1DB0"/>
    <w:rsid w:val="00AB23C0"/>
    <w:rsid w:val="00AB3245"/>
    <w:rsid w:val="00AB41E5"/>
    <w:rsid w:val="00AB4E26"/>
    <w:rsid w:val="00AB4ECB"/>
    <w:rsid w:val="00AB63F4"/>
    <w:rsid w:val="00AB7E15"/>
    <w:rsid w:val="00AC114E"/>
    <w:rsid w:val="00AC1EC0"/>
    <w:rsid w:val="00AC3E21"/>
    <w:rsid w:val="00AC3F38"/>
    <w:rsid w:val="00AC4CCA"/>
    <w:rsid w:val="00AC4FE8"/>
    <w:rsid w:val="00AC5063"/>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D6F"/>
    <w:rsid w:val="00AF30E9"/>
    <w:rsid w:val="00AF3823"/>
    <w:rsid w:val="00AF636E"/>
    <w:rsid w:val="00AF7146"/>
    <w:rsid w:val="00B00099"/>
    <w:rsid w:val="00B00EB4"/>
    <w:rsid w:val="00B02BA0"/>
    <w:rsid w:val="00B05748"/>
    <w:rsid w:val="00B064AD"/>
    <w:rsid w:val="00B06B2A"/>
    <w:rsid w:val="00B102FA"/>
    <w:rsid w:val="00B1076F"/>
    <w:rsid w:val="00B11553"/>
    <w:rsid w:val="00B11998"/>
    <w:rsid w:val="00B11CDE"/>
    <w:rsid w:val="00B12BA4"/>
    <w:rsid w:val="00B15E48"/>
    <w:rsid w:val="00B16A7F"/>
    <w:rsid w:val="00B16F0B"/>
    <w:rsid w:val="00B1769D"/>
    <w:rsid w:val="00B2170D"/>
    <w:rsid w:val="00B21CF2"/>
    <w:rsid w:val="00B21E93"/>
    <w:rsid w:val="00B221A2"/>
    <w:rsid w:val="00B229AE"/>
    <w:rsid w:val="00B23EB5"/>
    <w:rsid w:val="00B24154"/>
    <w:rsid w:val="00B2455A"/>
    <w:rsid w:val="00B24A5C"/>
    <w:rsid w:val="00B262A5"/>
    <w:rsid w:val="00B2645C"/>
    <w:rsid w:val="00B2678D"/>
    <w:rsid w:val="00B2740E"/>
    <w:rsid w:val="00B27D5B"/>
    <w:rsid w:val="00B307A5"/>
    <w:rsid w:val="00B31930"/>
    <w:rsid w:val="00B336A9"/>
    <w:rsid w:val="00B33B0B"/>
    <w:rsid w:val="00B34713"/>
    <w:rsid w:val="00B34729"/>
    <w:rsid w:val="00B34C1B"/>
    <w:rsid w:val="00B35E0C"/>
    <w:rsid w:val="00B36FD1"/>
    <w:rsid w:val="00B41BA8"/>
    <w:rsid w:val="00B41F9C"/>
    <w:rsid w:val="00B42A94"/>
    <w:rsid w:val="00B43B3A"/>
    <w:rsid w:val="00B43F1F"/>
    <w:rsid w:val="00B446E5"/>
    <w:rsid w:val="00B44C92"/>
    <w:rsid w:val="00B44D16"/>
    <w:rsid w:val="00B46130"/>
    <w:rsid w:val="00B46EA1"/>
    <w:rsid w:val="00B51B9F"/>
    <w:rsid w:val="00B520E4"/>
    <w:rsid w:val="00B52C56"/>
    <w:rsid w:val="00B5567C"/>
    <w:rsid w:val="00B5582F"/>
    <w:rsid w:val="00B55A7F"/>
    <w:rsid w:val="00B567A0"/>
    <w:rsid w:val="00B57C1E"/>
    <w:rsid w:val="00B61A27"/>
    <w:rsid w:val="00B62FFF"/>
    <w:rsid w:val="00B63191"/>
    <w:rsid w:val="00B63686"/>
    <w:rsid w:val="00B64293"/>
    <w:rsid w:val="00B65401"/>
    <w:rsid w:val="00B663F2"/>
    <w:rsid w:val="00B66415"/>
    <w:rsid w:val="00B66781"/>
    <w:rsid w:val="00B705DE"/>
    <w:rsid w:val="00B70613"/>
    <w:rsid w:val="00B720D8"/>
    <w:rsid w:val="00B72F93"/>
    <w:rsid w:val="00B73E9A"/>
    <w:rsid w:val="00B7485F"/>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4467"/>
    <w:rsid w:val="00BA5ACD"/>
    <w:rsid w:val="00BA67B2"/>
    <w:rsid w:val="00BA68EA"/>
    <w:rsid w:val="00BA73A0"/>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2023"/>
    <w:rsid w:val="00BD2409"/>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1222"/>
    <w:rsid w:val="00BF27EB"/>
    <w:rsid w:val="00BF286A"/>
    <w:rsid w:val="00BF4990"/>
    <w:rsid w:val="00BF4BB7"/>
    <w:rsid w:val="00BF57B2"/>
    <w:rsid w:val="00BF587A"/>
    <w:rsid w:val="00BF6294"/>
    <w:rsid w:val="00BF632A"/>
    <w:rsid w:val="00BF6B27"/>
    <w:rsid w:val="00C017B2"/>
    <w:rsid w:val="00C020EC"/>
    <w:rsid w:val="00C020F6"/>
    <w:rsid w:val="00C028DC"/>
    <w:rsid w:val="00C03CFF"/>
    <w:rsid w:val="00C04C3D"/>
    <w:rsid w:val="00C05540"/>
    <w:rsid w:val="00C07D2F"/>
    <w:rsid w:val="00C07E33"/>
    <w:rsid w:val="00C113F0"/>
    <w:rsid w:val="00C12350"/>
    <w:rsid w:val="00C1261D"/>
    <w:rsid w:val="00C13A11"/>
    <w:rsid w:val="00C145B6"/>
    <w:rsid w:val="00C15EF6"/>
    <w:rsid w:val="00C16197"/>
    <w:rsid w:val="00C16C8F"/>
    <w:rsid w:val="00C17741"/>
    <w:rsid w:val="00C205CF"/>
    <w:rsid w:val="00C207A1"/>
    <w:rsid w:val="00C21243"/>
    <w:rsid w:val="00C216C6"/>
    <w:rsid w:val="00C23B98"/>
    <w:rsid w:val="00C24193"/>
    <w:rsid w:val="00C26678"/>
    <w:rsid w:val="00C27964"/>
    <w:rsid w:val="00C27CB9"/>
    <w:rsid w:val="00C27FBA"/>
    <w:rsid w:val="00C31C1B"/>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1B77"/>
    <w:rsid w:val="00C53970"/>
    <w:rsid w:val="00C54BC5"/>
    <w:rsid w:val="00C559C6"/>
    <w:rsid w:val="00C55C38"/>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32EA"/>
    <w:rsid w:val="00C742B8"/>
    <w:rsid w:val="00C74A5A"/>
    <w:rsid w:val="00C75AFC"/>
    <w:rsid w:val="00C806B4"/>
    <w:rsid w:val="00C839AE"/>
    <w:rsid w:val="00C843C3"/>
    <w:rsid w:val="00C8502C"/>
    <w:rsid w:val="00C86281"/>
    <w:rsid w:val="00C86856"/>
    <w:rsid w:val="00C868B4"/>
    <w:rsid w:val="00C91462"/>
    <w:rsid w:val="00C9147B"/>
    <w:rsid w:val="00C91493"/>
    <w:rsid w:val="00C917D9"/>
    <w:rsid w:val="00C919EC"/>
    <w:rsid w:val="00C933AD"/>
    <w:rsid w:val="00C956B7"/>
    <w:rsid w:val="00C96674"/>
    <w:rsid w:val="00CA0CB3"/>
    <w:rsid w:val="00CA2FE1"/>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E0A73"/>
    <w:rsid w:val="00CE27BB"/>
    <w:rsid w:val="00CE2F2C"/>
    <w:rsid w:val="00CE3AAF"/>
    <w:rsid w:val="00CE73FB"/>
    <w:rsid w:val="00CE74AA"/>
    <w:rsid w:val="00CF0B76"/>
    <w:rsid w:val="00CF168E"/>
    <w:rsid w:val="00CF16EF"/>
    <w:rsid w:val="00CF1925"/>
    <w:rsid w:val="00CF19C9"/>
    <w:rsid w:val="00CF2215"/>
    <w:rsid w:val="00CF22F8"/>
    <w:rsid w:val="00CF2D39"/>
    <w:rsid w:val="00CF3ABE"/>
    <w:rsid w:val="00CF3D00"/>
    <w:rsid w:val="00CF4D8D"/>
    <w:rsid w:val="00CF5988"/>
    <w:rsid w:val="00CF5D11"/>
    <w:rsid w:val="00D003B1"/>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D0F"/>
    <w:rsid w:val="00D778E3"/>
    <w:rsid w:val="00D83AE4"/>
    <w:rsid w:val="00D861FE"/>
    <w:rsid w:val="00D870B1"/>
    <w:rsid w:val="00D91702"/>
    <w:rsid w:val="00D9174D"/>
    <w:rsid w:val="00D91821"/>
    <w:rsid w:val="00D91FD4"/>
    <w:rsid w:val="00D92665"/>
    <w:rsid w:val="00D9279F"/>
    <w:rsid w:val="00D95220"/>
    <w:rsid w:val="00D95CB9"/>
    <w:rsid w:val="00D97CC2"/>
    <w:rsid w:val="00D97EFF"/>
    <w:rsid w:val="00DA06C4"/>
    <w:rsid w:val="00DA07DD"/>
    <w:rsid w:val="00DA0BCB"/>
    <w:rsid w:val="00DA0ECA"/>
    <w:rsid w:val="00DA30A3"/>
    <w:rsid w:val="00DA3707"/>
    <w:rsid w:val="00DA3865"/>
    <w:rsid w:val="00DA4AA2"/>
    <w:rsid w:val="00DA4BBA"/>
    <w:rsid w:val="00DA5839"/>
    <w:rsid w:val="00DA5DA2"/>
    <w:rsid w:val="00DA62EA"/>
    <w:rsid w:val="00DA7DE6"/>
    <w:rsid w:val="00DB2DD5"/>
    <w:rsid w:val="00DB3273"/>
    <w:rsid w:val="00DB36C6"/>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289D"/>
    <w:rsid w:val="00DE2CA2"/>
    <w:rsid w:val="00DE5E7E"/>
    <w:rsid w:val="00DE631B"/>
    <w:rsid w:val="00DE6F7A"/>
    <w:rsid w:val="00DE7077"/>
    <w:rsid w:val="00DF08C6"/>
    <w:rsid w:val="00DF199A"/>
    <w:rsid w:val="00DF3AFF"/>
    <w:rsid w:val="00DF4380"/>
    <w:rsid w:val="00DF4A64"/>
    <w:rsid w:val="00DF5055"/>
    <w:rsid w:val="00DF518A"/>
    <w:rsid w:val="00DF5FB5"/>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F07"/>
    <w:rsid w:val="00E217BE"/>
    <w:rsid w:val="00E220ED"/>
    <w:rsid w:val="00E23557"/>
    <w:rsid w:val="00E23630"/>
    <w:rsid w:val="00E23F2C"/>
    <w:rsid w:val="00E25493"/>
    <w:rsid w:val="00E26775"/>
    <w:rsid w:val="00E2723E"/>
    <w:rsid w:val="00E2732D"/>
    <w:rsid w:val="00E329DB"/>
    <w:rsid w:val="00E344B1"/>
    <w:rsid w:val="00E356B3"/>
    <w:rsid w:val="00E36DB6"/>
    <w:rsid w:val="00E376F1"/>
    <w:rsid w:val="00E41EF9"/>
    <w:rsid w:val="00E42E2B"/>
    <w:rsid w:val="00E43187"/>
    <w:rsid w:val="00E43D30"/>
    <w:rsid w:val="00E46310"/>
    <w:rsid w:val="00E51389"/>
    <w:rsid w:val="00E51A56"/>
    <w:rsid w:val="00E52242"/>
    <w:rsid w:val="00E52F81"/>
    <w:rsid w:val="00E53221"/>
    <w:rsid w:val="00E54EF1"/>
    <w:rsid w:val="00E55481"/>
    <w:rsid w:val="00E60EFE"/>
    <w:rsid w:val="00E618FD"/>
    <w:rsid w:val="00E61A39"/>
    <w:rsid w:val="00E61BFB"/>
    <w:rsid w:val="00E62206"/>
    <w:rsid w:val="00E623D1"/>
    <w:rsid w:val="00E643B2"/>
    <w:rsid w:val="00E64781"/>
    <w:rsid w:val="00E64924"/>
    <w:rsid w:val="00E65C61"/>
    <w:rsid w:val="00E66D63"/>
    <w:rsid w:val="00E67ED3"/>
    <w:rsid w:val="00E70CF6"/>
    <w:rsid w:val="00E72420"/>
    <w:rsid w:val="00E7255B"/>
    <w:rsid w:val="00E7303C"/>
    <w:rsid w:val="00E7698C"/>
    <w:rsid w:val="00E76BAE"/>
    <w:rsid w:val="00E76F44"/>
    <w:rsid w:val="00E7743D"/>
    <w:rsid w:val="00E80578"/>
    <w:rsid w:val="00E80A85"/>
    <w:rsid w:val="00E823F6"/>
    <w:rsid w:val="00E82822"/>
    <w:rsid w:val="00E832C2"/>
    <w:rsid w:val="00E84702"/>
    <w:rsid w:val="00E853EA"/>
    <w:rsid w:val="00E866FC"/>
    <w:rsid w:val="00E87981"/>
    <w:rsid w:val="00E90FF6"/>
    <w:rsid w:val="00E91AC6"/>
    <w:rsid w:val="00E92ABA"/>
    <w:rsid w:val="00E96700"/>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E26"/>
    <w:rsid w:val="00EE136B"/>
    <w:rsid w:val="00EE1F72"/>
    <w:rsid w:val="00EE34E6"/>
    <w:rsid w:val="00EE3A80"/>
    <w:rsid w:val="00EE63EC"/>
    <w:rsid w:val="00EE6688"/>
    <w:rsid w:val="00EF3768"/>
    <w:rsid w:val="00EF3BA1"/>
    <w:rsid w:val="00EF4D3B"/>
    <w:rsid w:val="00EF522C"/>
    <w:rsid w:val="00EF52D1"/>
    <w:rsid w:val="00F0052C"/>
    <w:rsid w:val="00F00C02"/>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501"/>
    <w:rsid w:val="00F35F68"/>
    <w:rsid w:val="00F36253"/>
    <w:rsid w:val="00F370A4"/>
    <w:rsid w:val="00F37599"/>
    <w:rsid w:val="00F40500"/>
    <w:rsid w:val="00F4051E"/>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C15"/>
    <w:rsid w:val="00F66D2E"/>
    <w:rsid w:val="00F675BF"/>
    <w:rsid w:val="00F72022"/>
    <w:rsid w:val="00F73733"/>
    <w:rsid w:val="00F76229"/>
    <w:rsid w:val="00F768B0"/>
    <w:rsid w:val="00F77EB7"/>
    <w:rsid w:val="00F80857"/>
    <w:rsid w:val="00F80A44"/>
    <w:rsid w:val="00F80E05"/>
    <w:rsid w:val="00F81349"/>
    <w:rsid w:val="00F82694"/>
    <w:rsid w:val="00F83150"/>
    <w:rsid w:val="00F8375E"/>
    <w:rsid w:val="00F83803"/>
    <w:rsid w:val="00F84AD7"/>
    <w:rsid w:val="00F84C14"/>
    <w:rsid w:val="00F915D8"/>
    <w:rsid w:val="00F91699"/>
    <w:rsid w:val="00F93548"/>
    <w:rsid w:val="00F93763"/>
    <w:rsid w:val="00F943E7"/>
    <w:rsid w:val="00F952D3"/>
    <w:rsid w:val="00F96863"/>
    <w:rsid w:val="00FA0115"/>
    <w:rsid w:val="00FA0467"/>
    <w:rsid w:val="00FA0ADC"/>
    <w:rsid w:val="00FA309E"/>
    <w:rsid w:val="00FA4829"/>
    <w:rsid w:val="00FA4E9B"/>
    <w:rsid w:val="00FA6A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559"/>
    <w:rsid w:val="00FD029F"/>
    <w:rsid w:val="00FD0734"/>
    <w:rsid w:val="00FD189F"/>
    <w:rsid w:val="00FD4A12"/>
    <w:rsid w:val="00FD5846"/>
    <w:rsid w:val="00FD7499"/>
    <w:rsid w:val="00FD7F56"/>
    <w:rsid w:val="00FE1AA3"/>
    <w:rsid w:val="00FE1B50"/>
    <w:rsid w:val="00FE2A77"/>
    <w:rsid w:val="00FE2CD8"/>
    <w:rsid w:val="00FE2F3A"/>
    <w:rsid w:val="00FE455D"/>
    <w:rsid w:val="00FE5070"/>
    <w:rsid w:val="00FF1F28"/>
    <w:rsid w:val="00FF2FD7"/>
    <w:rsid w:val="00FF403A"/>
    <w:rsid w:val="00FF502E"/>
    <w:rsid w:val="00FF50A4"/>
    <w:rsid w:val="00FF60FE"/>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6C8F"/>
    <w:pPr>
      <w:widowControl w:val="0"/>
      <w:jc w:val="both"/>
    </w:pPr>
  </w:style>
  <w:style w:type="paragraph" w:styleId="1">
    <w:name w:val="heading 1"/>
    <w:basedOn w:val="a"/>
    <w:next w:val="a"/>
    <w:link w:val="10"/>
    <w:qFormat/>
    <w:rsid w:val="00BD5503"/>
    <w:pPr>
      <w:keepNext/>
      <w:keepLines/>
      <w:numPr>
        <w:numId w:val="51"/>
      </w:numPr>
      <w:spacing w:before="340" w:after="330" w:line="578" w:lineRule="auto"/>
      <w:jc w:val="center"/>
      <w:outlineLvl w:val="0"/>
    </w:pPr>
    <w:rPr>
      <w:rFonts w:ascii="Times New Roman" w:eastAsia="黑体" w:hAnsi="Times New Roman" w:cs="Times New Roman"/>
      <w:b/>
      <w:bCs/>
      <w:kern w:val="44"/>
      <w:sz w:val="44"/>
      <w:szCs w:val="44"/>
    </w:rPr>
  </w:style>
  <w:style w:type="paragraph" w:styleId="2">
    <w:name w:val="heading 2"/>
    <w:basedOn w:val="a"/>
    <w:next w:val="a"/>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
    <w:next w:val="a"/>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BD5503"/>
    <w:rPr>
      <w:rFonts w:ascii="Times New Roman" w:eastAsia="黑体" w:hAnsi="Times New Roman" w:cs="Times New Roman"/>
      <w:b/>
      <w:bCs/>
      <w:kern w:val="44"/>
      <w:sz w:val="44"/>
      <w:szCs w:val="44"/>
    </w:rPr>
  </w:style>
  <w:style w:type="character" w:customStyle="1" w:styleId="20">
    <w:name w:val="标题 2 字符"/>
    <w:basedOn w:val="a0"/>
    <w:link w:val="2"/>
    <w:rsid w:val="00B63686"/>
    <w:rPr>
      <w:rFonts w:ascii="Arial" w:eastAsia="黑体" w:hAnsi="Arial" w:cs="Times New Roman"/>
      <w:b/>
      <w:bCs/>
      <w:sz w:val="32"/>
      <w:szCs w:val="32"/>
    </w:rPr>
  </w:style>
  <w:style w:type="paragraph" w:styleId="a3">
    <w:name w:val="Date"/>
    <w:basedOn w:val="a"/>
    <w:next w:val="a"/>
    <w:link w:val="a4"/>
    <w:uiPriority w:val="99"/>
    <w:semiHidden/>
    <w:unhideWhenUsed/>
    <w:rsid w:val="00175239"/>
    <w:pPr>
      <w:ind w:leftChars="2500" w:left="100"/>
    </w:pPr>
  </w:style>
  <w:style w:type="character" w:customStyle="1" w:styleId="a4">
    <w:name w:val="日期 字符"/>
    <w:basedOn w:val="a0"/>
    <w:link w:val="a3"/>
    <w:uiPriority w:val="99"/>
    <w:semiHidden/>
    <w:rsid w:val="00175239"/>
  </w:style>
  <w:style w:type="character" w:customStyle="1" w:styleId="30">
    <w:name w:val="标题 3 字符"/>
    <w:basedOn w:val="a0"/>
    <w:link w:val="3"/>
    <w:uiPriority w:val="9"/>
    <w:rsid w:val="009A65B3"/>
    <w:rPr>
      <w:rFonts w:eastAsia="黑体"/>
      <w:b/>
      <w:bCs/>
      <w:sz w:val="32"/>
      <w:szCs w:val="32"/>
    </w:rPr>
  </w:style>
  <w:style w:type="paragraph" w:styleId="a5">
    <w:name w:val="List Paragraph"/>
    <w:basedOn w:val="a"/>
    <w:uiPriority w:val="34"/>
    <w:qFormat/>
    <w:rsid w:val="00403E06"/>
    <w:pPr>
      <w:ind w:firstLineChars="200" w:firstLine="420"/>
    </w:pPr>
  </w:style>
  <w:style w:type="paragraph" w:customStyle="1" w:styleId="a6">
    <w:name w:val="论文正文"/>
    <w:basedOn w:val="a"/>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6"/>
    <w:rsid w:val="00094A88"/>
    <w:rPr>
      <w:rFonts w:ascii="Arial" w:eastAsia="宋体" w:hAnsi="Arial" w:cs="Arial"/>
      <w:sz w:val="24"/>
      <w:szCs w:val="24"/>
    </w:rPr>
  </w:style>
  <w:style w:type="paragraph" w:styleId="a7">
    <w:name w:val="Balloon Text"/>
    <w:basedOn w:val="a"/>
    <w:link w:val="a8"/>
    <w:uiPriority w:val="99"/>
    <w:semiHidden/>
    <w:unhideWhenUsed/>
    <w:rsid w:val="00543F01"/>
    <w:rPr>
      <w:sz w:val="18"/>
      <w:szCs w:val="18"/>
    </w:rPr>
  </w:style>
  <w:style w:type="character" w:customStyle="1" w:styleId="a8">
    <w:name w:val="批注框文本 字符"/>
    <w:basedOn w:val="a0"/>
    <w:link w:val="a7"/>
    <w:uiPriority w:val="99"/>
    <w:semiHidden/>
    <w:rsid w:val="00543F01"/>
    <w:rPr>
      <w:sz w:val="18"/>
      <w:szCs w:val="18"/>
    </w:rPr>
  </w:style>
  <w:style w:type="character" w:styleId="a9">
    <w:name w:val="page number"/>
    <w:basedOn w:val="a0"/>
    <w:rsid w:val="00543F01"/>
  </w:style>
  <w:style w:type="paragraph" w:customStyle="1" w:styleId="aa">
    <w:name w:val="宋体"/>
    <w:basedOn w:val="a"/>
    <w:rsid w:val="00543F01"/>
    <w:pPr>
      <w:jc w:val="center"/>
    </w:pPr>
    <w:rPr>
      <w:rFonts w:ascii="Times New Roman" w:eastAsia="楷体_GB2312" w:hAnsi="Times New Roman" w:cs="Times New Roman"/>
      <w:b/>
      <w:sz w:val="30"/>
      <w:szCs w:val="24"/>
    </w:rPr>
  </w:style>
  <w:style w:type="paragraph" w:styleId="ab">
    <w:name w:val="header"/>
    <w:basedOn w:val="a"/>
    <w:link w:val="ac"/>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c">
    <w:name w:val="页眉 字符"/>
    <w:basedOn w:val="a0"/>
    <w:link w:val="ab"/>
    <w:uiPriority w:val="99"/>
    <w:rsid w:val="00543F01"/>
    <w:rPr>
      <w:rFonts w:ascii="Times New Roman" w:eastAsia="宋体" w:hAnsi="Times New Roman" w:cs="Times New Roman"/>
      <w:sz w:val="18"/>
      <w:szCs w:val="18"/>
    </w:rPr>
  </w:style>
  <w:style w:type="paragraph" w:styleId="ad">
    <w:name w:val="footer"/>
    <w:basedOn w:val="a"/>
    <w:link w:val="ae"/>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e">
    <w:name w:val="页脚 字符"/>
    <w:basedOn w:val="a0"/>
    <w:link w:val="ad"/>
    <w:uiPriority w:val="99"/>
    <w:rsid w:val="00543F01"/>
    <w:rPr>
      <w:rFonts w:ascii="Times New Roman" w:eastAsia="宋体" w:hAnsi="Times New Roman" w:cs="Times New Roman"/>
      <w:sz w:val="18"/>
      <w:szCs w:val="18"/>
    </w:rPr>
  </w:style>
  <w:style w:type="paragraph" w:styleId="TOC">
    <w:name w:val="TOC Heading"/>
    <w:basedOn w:val="1"/>
    <w:next w:val="a"/>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81349"/>
  </w:style>
  <w:style w:type="paragraph" w:styleId="TOC2">
    <w:name w:val="toc 2"/>
    <w:basedOn w:val="a"/>
    <w:next w:val="a"/>
    <w:autoRedefine/>
    <w:uiPriority w:val="39"/>
    <w:unhideWhenUsed/>
    <w:rsid w:val="00F81349"/>
    <w:pPr>
      <w:ind w:leftChars="200" w:left="420"/>
    </w:pPr>
  </w:style>
  <w:style w:type="paragraph" w:styleId="TOC3">
    <w:name w:val="toc 3"/>
    <w:basedOn w:val="a"/>
    <w:next w:val="a"/>
    <w:autoRedefine/>
    <w:uiPriority w:val="39"/>
    <w:unhideWhenUsed/>
    <w:rsid w:val="00F81349"/>
    <w:pPr>
      <w:tabs>
        <w:tab w:val="left" w:pos="1680"/>
        <w:tab w:val="right" w:leader="dot" w:pos="8296"/>
      </w:tabs>
      <w:ind w:leftChars="400" w:left="840"/>
    </w:pPr>
  </w:style>
  <w:style w:type="character" w:styleId="af">
    <w:name w:val="Hyperlink"/>
    <w:basedOn w:val="a0"/>
    <w:uiPriority w:val="99"/>
    <w:unhideWhenUsed/>
    <w:rsid w:val="00F81349"/>
    <w:rPr>
      <w:color w:val="0563C1" w:themeColor="hyperlink"/>
      <w:u w:val="single"/>
    </w:rPr>
  </w:style>
  <w:style w:type="character" w:styleId="af0">
    <w:name w:val="annotation reference"/>
    <w:semiHidden/>
    <w:rsid w:val="00563AC6"/>
    <w:rPr>
      <w:sz w:val="21"/>
      <w:szCs w:val="21"/>
    </w:rPr>
  </w:style>
  <w:style w:type="paragraph" w:styleId="af1">
    <w:name w:val="annotation text"/>
    <w:basedOn w:val="a"/>
    <w:link w:val="af2"/>
    <w:semiHidden/>
    <w:rsid w:val="00563AC6"/>
    <w:pPr>
      <w:jc w:val="left"/>
    </w:pPr>
    <w:rPr>
      <w:rFonts w:ascii="Times New Roman" w:eastAsia="宋体" w:hAnsi="Times New Roman" w:cs="Times New Roman"/>
      <w:sz w:val="24"/>
      <w:szCs w:val="24"/>
    </w:rPr>
  </w:style>
  <w:style w:type="character" w:customStyle="1" w:styleId="af2">
    <w:name w:val="批注文字 字符"/>
    <w:basedOn w:val="a0"/>
    <w:link w:val="af1"/>
    <w:semiHidden/>
    <w:rsid w:val="00563AC6"/>
    <w:rPr>
      <w:rFonts w:ascii="Times New Roman" w:eastAsia="宋体" w:hAnsi="Times New Roman" w:cs="Times New Roman"/>
      <w:sz w:val="24"/>
      <w:szCs w:val="24"/>
    </w:rPr>
  </w:style>
  <w:style w:type="table" w:styleId="af3">
    <w:name w:val="Table Grid"/>
    <w:basedOn w:val="a1"/>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5">
    <w:name w:val="annotation subject"/>
    <w:basedOn w:val="af1"/>
    <w:next w:val="af1"/>
    <w:link w:val="af6"/>
    <w:uiPriority w:val="99"/>
    <w:semiHidden/>
    <w:unhideWhenUsed/>
    <w:rsid w:val="0008022F"/>
    <w:rPr>
      <w:rFonts w:asciiTheme="minorHAnsi" w:eastAsiaTheme="minorEastAsia" w:hAnsiTheme="minorHAnsi" w:cstheme="minorBidi"/>
      <w:b/>
      <w:bCs/>
      <w:sz w:val="21"/>
      <w:szCs w:val="22"/>
    </w:rPr>
  </w:style>
  <w:style w:type="character" w:customStyle="1" w:styleId="af6">
    <w:name w:val="批注主题 字符"/>
    <w:basedOn w:val="af2"/>
    <w:link w:val="af5"/>
    <w:uiPriority w:val="99"/>
    <w:semiHidden/>
    <w:rsid w:val="0008022F"/>
    <w:rPr>
      <w:rFonts w:ascii="Times New Roman" w:eastAsia="宋体" w:hAnsi="Times New Roman" w:cs="Times New Roman"/>
      <w:b/>
      <w:bCs/>
      <w:sz w:val="24"/>
      <w:szCs w:val="24"/>
    </w:rPr>
  </w:style>
  <w:style w:type="character" w:customStyle="1" w:styleId="40">
    <w:name w:val="标题 4 字符"/>
    <w:basedOn w:val="a0"/>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63686"/>
    <w:rPr>
      <w:b/>
      <w:bCs/>
      <w:sz w:val="28"/>
      <w:szCs w:val="28"/>
    </w:rPr>
  </w:style>
  <w:style w:type="character" w:customStyle="1" w:styleId="60">
    <w:name w:val="标题 6 字符"/>
    <w:basedOn w:val="a0"/>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63686"/>
    <w:rPr>
      <w:b/>
      <w:bCs/>
      <w:sz w:val="24"/>
      <w:szCs w:val="24"/>
    </w:rPr>
  </w:style>
  <w:style w:type="character" w:customStyle="1" w:styleId="80">
    <w:name w:val="标题 8 字符"/>
    <w:basedOn w:val="a0"/>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63686"/>
    <w:rPr>
      <w:rFonts w:asciiTheme="majorHAnsi" w:eastAsiaTheme="majorEastAsia" w:hAnsiTheme="majorHAnsi" w:cstheme="majorBidi"/>
      <w:szCs w:val="21"/>
    </w:rPr>
  </w:style>
  <w:style w:type="paragraph" w:styleId="af7">
    <w:name w:val="caption"/>
    <w:basedOn w:val="a"/>
    <w:next w:val="a"/>
    <w:uiPriority w:val="35"/>
    <w:unhideWhenUsed/>
    <w:qFormat/>
    <w:rsid w:val="00B63686"/>
    <w:pPr>
      <w:spacing w:line="360" w:lineRule="auto"/>
      <w:jc w:val="center"/>
    </w:pPr>
    <w:rPr>
      <w:rFonts w:ascii="Arial" w:eastAsia="宋体" w:hAnsi="Arial" w:cstheme="majorBidi"/>
      <w:sz w:val="24"/>
      <w:szCs w:val="20"/>
    </w:rPr>
  </w:style>
  <w:style w:type="paragraph" w:styleId="af8">
    <w:name w:val="table of figures"/>
    <w:basedOn w:val="a"/>
    <w:next w:val="a"/>
    <w:uiPriority w:val="99"/>
    <w:unhideWhenUsed/>
    <w:rsid w:val="00A750CC"/>
    <w:pPr>
      <w:ind w:left="420" w:hanging="420"/>
      <w:jc w:val="left"/>
    </w:pPr>
    <w:rPr>
      <w:rFonts w:eastAsiaTheme="minorHAnsi"/>
      <w:smallCaps/>
      <w:sz w:val="20"/>
      <w:szCs w:val="20"/>
    </w:rPr>
  </w:style>
  <w:style w:type="character" w:styleId="af9">
    <w:name w:val="Unresolved Mention"/>
    <w:basedOn w:val="a0"/>
    <w:uiPriority w:val="99"/>
    <w:semiHidden/>
    <w:unhideWhenUsed/>
    <w:rsid w:val="005815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www.cssn.net.cn/cssn/front/listpage.jsp"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yperlink" Target="https://zh.wikipedia.org/wiki/SMTP"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12C6F-6167-4BA5-A006-94E4A893D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7887</TotalTime>
  <Pages>80</Pages>
  <Words>10155</Words>
  <Characters>57886</Characters>
  <Application>Microsoft Office Word</Application>
  <DocSecurity>0</DocSecurity>
  <Lines>482</Lines>
  <Paragraphs>135</Paragraphs>
  <ScaleCrop>false</ScaleCrop>
  <Company/>
  <LinksUpToDate>false</LinksUpToDate>
  <CharactersWithSpaces>67906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569</cp:revision>
  <dcterms:created xsi:type="dcterms:W3CDTF">2020-03-20T12:42:00Z</dcterms:created>
  <dcterms:modified xsi:type="dcterms:W3CDTF">2020-04-03T14:16:00Z</dcterms:modified>
</cp:coreProperties>
</file>