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15pt;height:63.85pt;mso-position-horizontal-relative:page;mso-position-vertical-relative:page" o:ole="" fillcolor="#6d6d6d">
            <v:imagedata r:id="rId8" o:title=""/>
          </v:shape>
          <o:OLEObject Type="Embed" ProgID="Word.Picture.8" ShapeID="对象 1" DrawAspect="Content" ObjectID="_1647588113"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3pt;height:60pt;mso-position-horizontal-relative:page;mso-position-vertical-relative:page" o:ole="" fillcolor="#6d6d6d">
            <v:imagedata r:id="rId10" o:title=""/>
          </v:shape>
          <o:OLEObject Type="Embed" ProgID="Word.Picture.8" ShapeID="对象 2" DrawAspect="Content" ObjectID="_1647588114"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B17294">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B17294">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938988"/>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7C7CE89D"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w:t>
      </w:r>
      <w:r w:rsidR="0023251A">
        <w:rPr>
          <w:rFonts w:ascii="Arial" w:eastAsia="宋体" w:hAnsi="Arial"/>
          <w:sz w:val="24"/>
          <w:szCs w:val="28"/>
        </w:rPr>
        <w:t xml:space="preserve"> </w:t>
      </w:r>
      <w:r w:rsidRPr="00B17294">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938989"/>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21A23966"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0081447A" w:rsidRPr="0081447A">
        <w:t>In order to improve customer satisfaction, takeout platform needs to take the initiative to check whether the takeaway is over time</w:t>
      </w:r>
      <w:r>
        <w:t>.</w:t>
      </w:r>
      <w:r w:rsidRPr="00AA0F5B">
        <w:t xml:space="preserve"> </w:t>
      </w:r>
      <w:r w:rsidR="00633AC3" w:rsidRPr="00B17294">
        <w:t>Ele</w:t>
      </w:r>
      <w:r w:rsidR="00633AC3" w:rsidRPr="00AA0F5B">
        <w:t>m</w:t>
      </w:r>
      <w:r w:rsidR="00633AC3" w:rsidRPr="00B17294">
        <w:t>e’</w:t>
      </w:r>
      <w:r w:rsidR="00633AC3" w:rsidRPr="00AA0F5B">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48DC21D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009C43C9" w:rsidRPr="00B17294">
        <w:t>non</w:t>
      </w:r>
      <w:r w:rsidR="009C43C9">
        <w:t>-</w:t>
      </w:r>
      <w:r w:rsidR="009C43C9"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lastRenderedPageBreak/>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A1EF8AF" w:rsidR="00305A82" w:rsidRDefault="0086764A" w:rsidP="00AA0F5B">
      <w:pPr>
        <w:pStyle w:val="a7"/>
        <w:ind w:firstLine="480"/>
      </w:pPr>
      <w:r w:rsidRPr="0086764A">
        <w:t xml:space="preserve">The platform has been put into practical use, which can better solve the problem that </w:t>
      </w:r>
      <w:r w:rsidR="00F01DF7" w:rsidRPr="00F01DF7">
        <w:t>demand of operators</w:t>
      </w:r>
      <w:r w:rsidRPr="0086764A">
        <w:t xml:space="preserve"> </w:t>
      </w:r>
      <w:r w:rsidR="009C43C9" w:rsidRPr="0086764A">
        <w:t>cannot</w:t>
      </w:r>
      <w:r w:rsidRPr="0086764A">
        <w:t xml:space="preserve"> be quickly responded, and further effectively early warning and handling the performance timeout situation.</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B17294">
        <w:rPr>
          <w:rFonts w:ascii="Arial" w:eastAsia="宋体" w:hAnsi="Arial" w:cs="Arial"/>
          <w:b/>
          <w:bCs/>
          <w:sz w:val="24"/>
          <w:szCs w:val="24"/>
        </w:rPr>
        <w:t>KeyWords</w:t>
      </w:r>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938990"/>
      <w:bookmarkStart w:id="53" w:name="_Toc25758701"/>
      <w:r w:rsidRPr="00BD5503">
        <w:rPr>
          <w:rFonts w:hint="eastAsia"/>
        </w:rPr>
        <w:lastRenderedPageBreak/>
        <w:t>目录</w:t>
      </w:r>
      <w:bookmarkEnd w:id="52"/>
    </w:p>
    <w:p w14:paraId="4342304B" w14:textId="0C6F4EC3" w:rsidR="00811864"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938988" w:history="1">
        <w:r w:rsidR="00811864" w:rsidRPr="00F42780">
          <w:rPr>
            <w:rStyle w:val="af0"/>
            <w:noProof/>
          </w:rPr>
          <w:t>摘  要</w:t>
        </w:r>
        <w:r w:rsidR="00811864">
          <w:rPr>
            <w:noProof/>
            <w:webHidden/>
          </w:rPr>
          <w:tab/>
        </w:r>
        <w:r w:rsidR="00811864">
          <w:rPr>
            <w:noProof/>
            <w:webHidden/>
          </w:rPr>
          <w:fldChar w:fldCharType="begin"/>
        </w:r>
        <w:r w:rsidR="00811864">
          <w:rPr>
            <w:noProof/>
            <w:webHidden/>
          </w:rPr>
          <w:instrText xml:space="preserve"> PAGEREF _Toc36938988 \h </w:instrText>
        </w:r>
        <w:r w:rsidR="00811864">
          <w:rPr>
            <w:noProof/>
            <w:webHidden/>
          </w:rPr>
        </w:r>
        <w:r w:rsidR="00811864">
          <w:rPr>
            <w:noProof/>
            <w:webHidden/>
          </w:rPr>
          <w:fldChar w:fldCharType="separate"/>
        </w:r>
        <w:r w:rsidR="00811864">
          <w:rPr>
            <w:noProof/>
            <w:webHidden/>
          </w:rPr>
          <w:t>I</w:t>
        </w:r>
        <w:r w:rsidR="00811864">
          <w:rPr>
            <w:noProof/>
            <w:webHidden/>
          </w:rPr>
          <w:fldChar w:fldCharType="end"/>
        </w:r>
      </w:hyperlink>
    </w:p>
    <w:p w14:paraId="5D439060" w14:textId="52BC8CEE" w:rsidR="00811864" w:rsidRDefault="00F026E3">
      <w:pPr>
        <w:pStyle w:val="TOC1"/>
        <w:tabs>
          <w:tab w:val="right" w:leader="dot" w:pos="8296"/>
        </w:tabs>
        <w:rPr>
          <w:noProof/>
        </w:rPr>
      </w:pPr>
      <w:hyperlink w:anchor="_Toc36938989" w:history="1">
        <w:r w:rsidR="00811864" w:rsidRPr="00F42780">
          <w:rPr>
            <w:rStyle w:val="af0"/>
            <w:noProof/>
          </w:rPr>
          <w:t>Abstract</w:t>
        </w:r>
        <w:r w:rsidR="00811864">
          <w:rPr>
            <w:noProof/>
            <w:webHidden/>
          </w:rPr>
          <w:tab/>
        </w:r>
        <w:r w:rsidR="00811864">
          <w:rPr>
            <w:noProof/>
            <w:webHidden/>
          </w:rPr>
          <w:fldChar w:fldCharType="begin"/>
        </w:r>
        <w:r w:rsidR="00811864">
          <w:rPr>
            <w:noProof/>
            <w:webHidden/>
          </w:rPr>
          <w:instrText xml:space="preserve"> PAGEREF _Toc36938989 \h </w:instrText>
        </w:r>
        <w:r w:rsidR="00811864">
          <w:rPr>
            <w:noProof/>
            <w:webHidden/>
          </w:rPr>
        </w:r>
        <w:r w:rsidR="00811864">
          <w:rPr>
            <w:noProof/>
            <w:webHidden/>
          </w:rPr>
          <w:fldChar w:fldCharType="separate"/>
        </w:r>
        <w:r w:rsidR="00811864">
          <w:rPr>
            <w:noProof/>
            <w:webHidden/>
          </w:rPr>
          <w:t>II</w:t>
        </w:r>
        <w:r w:rsidR="00811864">
          <w:rPr>
            <w:noProof/>
            <w:webHidden/>
          </w:rPr>
          <w:fldChar w:fldCharType="end"/>
        </w:r>
      </w:hyperlink>
    </w:p>
    <w:p w14:paraId="040698A2" w14:textId="3513A87D" w:rsidR="00811864" w:rsidRDefault="00F026E3">
      <w:pPr>
        <w:pStyle w:val="TOC1"/>
        <w:tabs>
          <w:tab w:val="right" w:leader="dot" w:pos="8296"/>
        </w:tabs>
        <w:rPr>
          <w:noProof/>
        </w:rPr>
      </w:pPr>
      <w:hyperlink w:anchor="_Toc36938990" w:history="1">
        <w:r w:rsidR="00811864" w:rsidRPr="00F42780">
          <w:rPr>
            <w:rStyle w:val="af0"/>
            <w:noProof/>
          </w:rPr>
          <w:t>目录</w:t>
        </w:r>
        <w:r w:rsidR="00811864">
          <w:rPr>
            <w:noProof/>
            <w:webHidden/>
          </w:rPr>
          <w:tab/>
        </w:r>
        <w:r w:rsidR="00811864">
          <w:rPr>
            <w:noProof/>
            <w:webHidden/>
          </w:rPr>
          <w:fldChar w:fldCharType="begin"/>
        </w:r>
        <w:r w:rsidR="00811864">
          <w:rPr>
            <w:noProof/>
            <w:webHidden/>
          </w:rPr>
          <w:instrText xml:space="preserve"> PAGEREF _Toc36938990 \h </w:instrText>
        </w:r>
        <w:r w:rsidR="00811864">
          <w:rPr>
            <w:noProof/>
            <w:webHidden/>
          </w:rPr>
        </w:r>
        <w:r w:rsidR="00811864">
          <w:rPr>
            <w:noProof/>
            <w:webHidden/>
          </w:rPr>
          <w:fldChar w:fldCharType="separate"/>
        </w:r>
        <w:r w:rsidR="00811864">
          <w:rPr>
            <w:noProof/>
            <w:webHidden/>
          </w:rPr>
          <w:t>IV</w:t>
        </w:r>
        <w:r w:rsidR="00811864">
          <w:rPr>
            <w:noProof/>
            <w:webHidden/>
          </w:rPr>
          <w:fldChar w:fldCharType="end"/>
        </w:r>
      </w:hyperlink>
    </w:p>
    <w:p w14:paraId="0C1A2598" w14:textId="1B9090DA" w:rsidR="00811864" w:rsidRDefault="00F026E3">
      <w:pPr>
        <w:pStyle w:val="TOC1"/>
        <w:tabs>
          <w:tab w:val="right" w:leader="dot" w:pos="8296"/>
        </w:tabs>
        <w:rPr>
          <w:noProof/>
        </w:rPr>
      </w:pPr>
      <w:hyperlink w:anchor="_Toc36938991" w:history="1">
        <w:r w:rsidR="00811864" w:rsidRPr="00F42780">
          <w:rPr>
            <w:rStyle w:val="af0"/>
            <w:noProof/>
          </w:rPr>
          <w:t>图目录</w:t>
        </w:r>
        <w:r w:rsidR="00811864">
          <w:rPr>
            <w:noProof/>
            <w:webHidden/>
          </w:rPr>
          <w:tab/>
        </w:r>
        <w:r w:rsidR="00811864">
          <w:rPr>
            <w:noProof/>
            <w:webHidden/>
          </w:rPr>
          <w:fldChar w:fldCharType="begin"/>
        </w:r>
        <w:r w:rsidR="00811864">
          <w:rPr>
            <w:noProof/>
            <w:webHidden/>
          </w:rPr>
          <w:instrText xml:space="preserve"> PAGEREF _Toc36938991 \h </w:instrText>
        </w:r>
        <w:r w:rsidR="00811864">
          <w:rPr>
            <w:noProof/>
            <w:webHidden/>
          </w:rPr>
        </w:r>
        <w:r w:rsidR="00811864">
          <w:rPr>
            <w:noProof/>
            <w:webHidden/>
          </w:rPr>
          <w:fldChar w:fldCharType="separate"/>
        </w:r>
        <w:r w:rsidR="00811864">
          <w:rPr>
            <w:noProof/>
            <w:webHidden/>
          </w:rPr>
          <w:t>VI</w:t>
        </w:r>
        <w:r w:rsidR="00811864">
          <w:rPr>
            <w:noProof/>
            <w:webHidden/>
          </w:rPr>
          <w:fldChar w:fldCharType="end"/>
        </w:r>
      </w:hyperlink>
    </w:p>
    <w:p w14:paraId="6220E82C" w14:textId="764BFC77" w:rsidR="00811864" w:rsidRDefault="00F026E3">
      <w:pPr>
        <w:pStyle w:val="TOC1"/>
        <w:tabs>
          <w:tab w:val="right" w:leader="dot" w:pos="8296"/>
        </w:tabs>
        <w:rPr>
          <w:noProof/>
        </w:rPr>
      </w:pPr>
      <w:hyperlink w:anchor="_Toc36938992" w:history="1">
        <w:r w:rsidR="00811864" w:rsidRPr="00F42780">
          <w:rPr>
            <w:rStyle w:val="af0"/>
            <w:noProof/>
          </w:rPr>
          <w:t>表目录</w:t>
        </w:r>
        <w:r w:rsidR="00811864">
          <w:rPr>
            <w:noProof/>
            <w:webHidden/>
          </w:rPr>
          <w:tab/>
        </w:r>
        <w:r w:rsidR="00811864">
          <w:rPr>
            <w:noProof/>
            <w:webHidden/>
          </w:rPr>
          <w:fldChar w:fldCharType="begin"/>
        </w:r>
        <w:r w:rsidR="00811864">
          <w:rPr>
            <w:noProof/>
            <w:webHidden/>
          </w:rPr>
          <w:instrText xml:space="preserve"> PAGEREF _Toc36938992 \h </w:instrText>
        </w:r>
        <w:r w:rsidR="00811864">
          <w:rPr>
            <w:noProof/>
            <w:webHidden/>
          </w:rPr>
        </w:r>
        <w:r w:rsidR="00811864">
          <w:rPr>
            <w:noProof/>
            <w:webHidden/>
          </w:rPr>
          <w:fldChar w:fldCharType="separate"/>
        </w:r>
        <w:r w:rsidR="00811864">
          <w:rPr>
            <w:noProof/>
            <w:webHidden/>
          </w:rPr>
          <w:t>VII</w:t>
        </w:r>
        <w:r w:rsidR="00811864">
          <w:rPr>
            <w:noProof/>
            <w:webHidden/>
          </w:rPr>
          <w:fldChar w:fldCharType="end"/>
        </w:r>
      </w:hyperlink>
    </w:p>
    <w:p w14:paraId="2377C36B" w14:textId="1D62815A" w:rsidR="00811864" w:rsidRDefault="00F026E3">
      <w:pPr>
        <w:pStyle w:val="TOC1"/>
        <w:tabs>
          <w:tab w:val="right" w:leader="dot" w:pos="8296"/>
        </w:tabs>
        <w:rPr>
          <w:noProof/>
        </w:rPr>
      </w:pPr>
      <w:hyperlink w:anchor="_Toc36938993" w:history="1">
        <w:r w:rsidR="00811864" w:rsidRPr="00F42780">
          <w:rPr>
            <w:rStyle w:val="af0"/>
            <w:noProof/>
          </w:rPr>
          <w:t>第1章 引言</w:t>
        </w:r>
        <w:r w:rsidR="00811864">
          <w:rPr>
            <w:noProof/>
            <w:webHidden/>
          </w:rPr>
          <w:tab/>
        </w:r>
        <w:r w:rsidR="00811864">
          <w:rPr>
            <w:noProof/>
            <w:webHidden/>
          </w:rPr>
          <w:fldChar w:fldCharType="begin"/>
        </w:r>
        <w:r w:rsidR="00811864">
          <w:rPr>
            <w:noProof/>
            <w:webHidden/>
          </w:rPr>
          <w:instrText xml:space="preserve"> PAGEREF _Toc36938993 \h </w:instrText>
        </w:r>
        <w:r w:rsidR="00811864">
          <w:rPr>
            <w:noProof/>
            <w:webHidden/>
          </w:rPr>
        </w:r>
        <w:r w:rsidR="00811864">
          <w:rPr>
            <w:noProof/>
            <w:webHidden/>
          </w:rPr>
          <w:fldChar w:fldCharType="separate"/>
        </w:r>
        <w:r w:rsidR="00811864">
          <w:rPr>
            <w:noProof/>
            <w:webHidden/>
          </w:rPr>
          <w:t>1</w:t>
        </w:r>
        <w:r w:rsidR="00811864">
          <w:rPr>
            <w:noProof/>
            <w:webHidden/>
          </w:rPr>
          <w:fldChar w:fldCharType="end"/>
        </w:r>
      </w:hyperlink>
    </w:p>
    <w:p w14:paraId="449094C5" w14:textId="59082118" w:rsidR="00811864" w:rsidRDefault="00F026E3">
      <w:pPr>
        <w:pStyle w:val="TOC2"/>
        <w:tabs>
          <w:tab w:val="right" w:leader="dot" w:pos="8296"/>
        </w:tabs>
        <w:rPr>
          <w:noProof/>
        </w:rPr>
      </w:pPr>
      <w:hyperlink w:anchor="_Toc36938994" w:history="1">
        <w:r w:rsidR="00811864" w:rsidRPr="00F42780">
          <w:rPr>
            <w:rStyle w:val="af0"/>
            <w:noProof/>
          </w:rPr>
          <w:t>1.1 项目背景</w:t>
        </w:r>
        <w:r w:rsidR="00811864">
          <w:rPr>
            <w:noProof/>
            <w:webHidden/>
          </w:rPr>
          <w:tab/>
        </w:r>
        <w:r w:rsidR="00811864">
          <w:rPr>
            <w:noProof/>
            <w:webHidden/>
          </w:rPr>
          <w:fldChar w:fldCharType="begin"/>
        </w:r>
        <w:r w:rsidR="00811864">
          <w:rPr>
            <w:noProof/>
            <w:webHidden/>
          </w:rPr>
          <w:instrText xml:space="preserve"> PAGEREF _Toc36938994 \h </w:instrText>
        </w:r>
        <w:r w:rsidR="00811864">
          <w:rPr>
            <w:noProof/>
            <w:webHidden/>
          </w:rPr>
        </w:r>
        <w:r w:rsidR="00811864">
          <w:rPr>
            <w:noProof/>
            <w:webHidden/>
          </w:rPr>
          <w:fldChar w:fldCharType="separate"/>
        </w:r>
        <w:r w:rsidR="00811864">
          <w:rPr>
            <w:noProof/>
            <w:webHidden/>
          </w:rPr>
          <w:t>1</w:t>
        </w:r>
        <w:r w:rsidR="00811864">
          <w:rPr>
            <w:noProof/>
            <w:webHidden/>
          </w:rPr>
          <w:fldChar w:fldCharType="end"/>
        </w:r>
      </w:hyperlink>
    </w:p>
    <w:p w14:paraId="79A82C8B" w14:textId="2AAF1510" w:rsidR="00811864" w:rsidRDefault="00F026E3">
      <w:pPr>
        <w:pStyle w:val="TOC2"/>
        <w:tabs>
          <w:tab w:val="right" w:leader="dot" w:pos="8296"/>
        </w:tabs>
        <w:rPr>
          <w:noProof/>
        </w:rPr>
      </w:pPr>
      <w:hyperlink w:anchor="_Toc36938995" w:history="1">
        <w:r w:rsidR="00811864" w:rsidRPr="00F42780">
          <w:rPr>
            <w:rStyle w:val="af0"/>
            <w:noProof/>
          </w:rPr>
          <w:t>1.2 国内外发展现状</w:t>
        </w:r>
        <w:r w:rsidR="00811864">
          <w:rPr>
            <w:noProof/>
            <w:webHidden/>
          </w:rPr>
          <w:tab/>
        </w:r>
        <w:r w:rsidR="00811864">
          <w:rPr>
            <w:noProof/>
            <w:webHidden/>
          </w:rPr>
          <w:fldChar w:fldCharType="begin"/>
        </w:r>
        <w:r w:rsidR="00811864">
          <w:rPr>
            <w:noProof/>
            <w:webHidden/>
          </w:rPr>
          <w:instrText xml:space="preserve"> PAGEREF _Toc36938995 \h </w:instrText>
        </w:r>
        <w:r w:rsidR="00811864">
          <w:rPr>
            <w:noProof/>
            <w:webHidden/>
          </w:rPr>
        </w:r>
        <w:r w:rsidR="00811864">
          <w:rPr>
            <w:noProof/>
            <w:webHidden/>
          </w:rPr>
          <w:fldChar w:fldCharType="separate"/>
        </w:r>
        <w:r w:rsidR="00811864">
          <w:rPr>
            <w:noProof/>
            <w:webHidden/>
          </w:rPr>
          <w:t>2</w:t>
        </w:r>
        <w:r w:rsidR="00811864">
          <w:rPr>
            <w:noProof/>
            <w:webHidden/>
          </w:rPr>
          <w:fldChar w:fldCharType="end"/>
        </w:r>
      </w:hyperlink>
    </w:p>
    <w:p w14:paraId="43C1CEAD" w14:textId="53BA30D4" w:rsidR="00811864" w:rsidRDefault="00F026E3">
      <w:pPr>
        <w:pStyle w:val="TOC2"/>
        <w:tabs>
          <w:tab w:val="right" w:leader="dot" w:pos="8296"/>
        </w:tabs>
        <w:rPr>
          <w:noProof/>
        </w:rPr>
      </w:pPr>
      <w:hyperlink w:anchor="_Toc36938996" w:history="1">
        <w:r w:rsidR="00811864" w:rsidRPr="00F42780">
          <w:rPr>
            <w:rStyle w:val="af0"/>
            <w:noProof/>
          </w:rPr>
          <w:t>1.3 本文主要工作</w:t>
        </w:r>
        <w:r w:rsidR="00811864">
          <w:rPr>
            <w:noProof/>
            <w:webHidden/>
          </w:rPr>
          <w:tab/>
        </w:r>
        <w:r w:rsidR="00811864">
          <w:rPr>
            <w:noProof/>
            <w:webHidden/>
          </w:rPr>
          <w:fldChar w:fldCharType="begin"/>
        </w:r>
        <w:r w:rsidR="00811864">
          <w:rPr>
            <w:noProof/>
            <w:webHidden/>
          </w:rPr>
          <w:instrText xml:space="preserve"> PAGEREF _Toc36938996 \h </w:instrText>
        </w:r>
        <w:r w:rsidR="00811864">
          <w:rPr>
            <w:noProof/>
            <w:webHidden/>
          </w:rPr>
        </w:r>
        <w:r w:rsidR="00811864">
          <w:rPr>
            <w:noProof/>
            <w:webHidden/>
          </w:rPr>
          <w:fldChar w:fldCharType="separate"/>
        </w:r>
        <w:r w:rsidR="00811864">
          <w:rPr>
            <w:noProof/>
            <w:webHidden/>
          </w:rPr>
          <w:t>3</w:t>
        </w:r>
        <w:r w:rsidR="00811864">
          <w:rPr>
            <w:noProof/>
            <w:webHidden/>
          </w:rPr>
          <w:fldChar w:fldCharType="end"/>
        </w:r>
      </w:hyperlink>
    </w:p>
    <w:p w14:paraId="7D229830" w14:textId="2A414B6F" w:rsidR="00811864" w:rsidRDefault="00F026E3">
      <w:pPr>
        <w:pStyle w:val="TOC2"/>
        <w:tabs>
          <w:tab w:val="right" w:leader="dot" w:pos="8296"/>
        </w:tabs>
        <w:rPr>
          <w:noProof/>
        </w:rPr>
      </w:pPr>
      <w:hyperlink w:anchor="_Toc36938997" w:history="1">
        <w:r w:rsidR="00811864" w:rsidRPr="00F42780">
          <w:rPr>
            <w:rStyle w:val="af0"/>
            <w:noProof/>
          </w:rPr>
          <w:t>1.4 本文组织结构</w:t>
        </w:r>
        <w:r w:rsidR="00811864">
          <w:rPr>
            <w:noProof/>
            <w:webHidden/>
          </w:rPr>
          <w:tab/>
        </w:r>
        <w:r w:rsidR="00811864">
          <w:rPr>
            <w:noProof/>
            <w:webHidden/>
          </w:rPr>
          <w:fldChar w:fldCharType="begin"/>
        </w:r>
        <w:r w:rsidR="00811864">
          <w:rPr>
            <w:noProof/>
            <w:webHidden/>
          </w:rPr>
          <w:instrText xml:space="preserve"> PAGEREF _Toc36938997 \h </w:instrText>
        </w:r>
        <w:r w:rsidR="00811864">
          <w:rPr>
            <w:noProof/>
            <w:webHidden/>
          </w:rPr>
        </w:r>
        <w:r w:rsidR="00811864">
          <w:rPr>
            <w:noProof/>
            <w:webHidden/>
          </w:rPr>
          <w:fldChar w:fldCharType="separate"/>
        </w:r>
        <w:r w:rsidR="00811864">
          <w:rPr>
            <w:noProof/>
            <w:webHidden/>
          </w:rPr>
          <w:t>4</w:t>
        </w:r>
        <w:r w:rsidR="00811864">
          <w:rPr>
            <w:noProof/>
            <w:webHidden/>
          </w:rPr>
          <w:fldChar w:fldCharType="end"/>
        </w:r>
      </w:hyperlink>
    </w:p>
    <w:p w14:paraId="3335655F" w14:textId="345ED462" w:rsidR="00811864" w:rsidRDefault="00F026E3">
      <w:pPr>
        <w:pStyle w:val="TOC1"/>
        <w:tabs>
          <w:tab w:val="right" w:leader="dot" w:pos="8296"/>
        </w:tabs>
        <w:rPr>
          <w:noProof/>
        </w:rPr>
      </w:pPr>
      <w:hyperlink w:anchor="_Toc36938998" w:history="1">
        <w:r w:rsidR="00811864" w:rsidRPr="00F42780">
          <w:rPr>
            <w:rStyle w:val="af0"/>
            <w:noProof/>
          </w:rPr>
          <w:t>第2章 技术综述</w:t>
        </w:r>
        <w:r w:rsidR="00811864">
          <w:rPr>
            <w:noProof/>
            <w:webHidden/>
          </w:rPr>
          <w:tab/>
        </w:r>
        <w:r w:rsidR="00811864">
          <w:rPr>
            <w:noProof/>
            <w:webHidden/>
          </w:rPr>
          <w:fldChar w:fldCharType="begin"/>
        </w:r>
        <w:r w:rsidR="00811864">
          <w:rPr>
            <w:noProof/>
            <w:webHidden/>
          </w:rPr>
          <w:instrText xml:space="preserve"> PAGEREF _Toc36938998 \h </w:instrText>
        </w:r>
        <w:r w:rsidR="00811864">
          <w:rPr>
            <w:noProof/>
            <w:webHidden/>
          </w:rPr>
        </w:r>
        <w:r w:rsidR="00811864">
          <w:rPr>
            <w:noProof/>
            <w:webHidden/>
          </w:rPr>
          <w:fldChar w:fldCharType="separate"/>
        </w:r>
        <w:r w:rsidR="00811864">
          <w:rPr>
            <w:noProof/>
            <w:webHidden/>
          </w:rPr>
          <w:t>5</w:t>
        </w:r>
        <w:r w:rsidR="00811864">
          <w:rPr>
            <w:noProof/>
            <w:webHidden/>
          </w:rPr>
          <w:fldChar w:fldCharType="end"/>
        </w:r>
      </w:hyperlink>
    </w:p>
    <w:p w14:paraId="227EB1C6" w14:textId="145259E4" w:rsidR="00811864" w:rsidRDefault="00F026E3">
      <w:pPr>
        <w:pStyle w:val="TOC2"/>
        <w:tabs>
          <w:tab w:val="right" w:leader="dot" w:pos="8296"/>
        </w:tabs>
        <w:rPr>
          <w:noProof/>
        </w:rPr>
      </w:pPr>
      <w:hyperlink w:anchor="_Toc36938999" w:history="1">
        <w:r w:rsidR="00811864" w:rsidRPr="00F42780">
          <w:rPr>
            <w:rStyle w:val="af0"/>
            <w:noProof/>
          </w:rPr>
          <w:t>2.1 SpringBoot</w:t>
        </w:r>
        <w:r w:rsidR="00811864">
          <w:rPr>
            <w:noProof/>
            <w:webHidden/>
          </w:rPr>
          <w:tab/>
        </w:r>
        <w:r w:rsidR="00811864">
          <w:rPr>
            <w:noProof/>
            <w:webHidden/>
          </w:rPr>
          <w:fldChar w:fldCharType="begin"/>
        </w:r>
        <w:r w:rsidR="00811864">
          <w:rPr>
            <w:noProof/>
            <w:webHidden/>
          </w:rPr>
          <w:instrText xml:space="preserve"> PAGEREF _Toc36938999 \h </w:instrText>
        </w:r>
        <w:r w:rsidR="00811864">
          <w:rPr>
            <w:noProof/>
            <w:webHidden/>
          </w:rPr>
        </w:r>
        <w:r w:rsidR="00811864">
          <w:rPr>
            <w:noProof/>
            <w:webHidden/>
          </w:rPr>
          <w:fldChar w:fldCharType="separate"/>
        </w:r>
        <w:r w:rsidR="00811864">
          <w:rPr>
            <w:noProof/>
            <w:webHidden/>
          </w:rPr>
          <w:t>5</w:t>
        </w:r>
        <w:r w:rsidR="00811864">
          <w:rPr>
            <w:noProof/>
            <w:webHidden/>
          </w:rPr>
          <w:fldChar w:fldCharType="end"/>
        </w:r>
      </w:hyperlink>
    </w:p>
    <w:p w14:paraId="7176BE9C" w14:textId="5A58F9D1" w:rsidR="00811864" w:rsidRDefault="00F026E3">
      <w:pPr>
        <w:pStyle w:val="TOC2"/>
        <w:tabs>
          <w:tab w:val="right" w:leader="dot" w:pos="8296"/>
        </w:tabs>
        <w:rPr>
          <w:noProof/>
        </w:rPr>
      </w:pPr>
      <w:hyperlink w:anchor="_Toc36939000" w:history="1">
        <w:r w:rsidR="00811864" w:rsidRPr="00F42780">
          <w:rPr>
            <w:rStyle w:val="af0"/>
            <w:noProof/>
          </w:rPr>
          <w:t>2.2 RabbitMQ</w:t>
        </w:r>
        <w:r w:rsidR="00811864">
          <w:rPr>
            <w:noProof/>
            <w:webHidden/>
          </w:rPr>
          <w:tab/>
        </w:r>
        <w:r w:rsidR="00811864">
          <w:rPr>
            <w:noProof/>
            <w:webHidden/>
          </w:rPr>
          <w:fldChar w:fldCharType="begin"/>
        </w:r>
        <w:r w:rsidR="00811864">
          <w:rPr>
            <w:noProof/>
            <w:webHidden/>
          </w:rPr>
          <w:instrText xml:space="preserve"> PAGEREF _Toc36939000 \h </w:instrText>
        </w:r>
        <w:r w:rsidR="00811864">
          <w:rPr>
            <w:noProof/>
            <w:webHidden/>
          </w:rPr>
        </w:r>
        <w:r w:rsidR="00811864">
          <w:rPr>
            <w:noProof/>
            <w:webHidden/>
          </w:rPr>
          <w:fldChar w:fldCharType="separate"/>
        </w:r>
        <w:r w:rsidR="00811864">
          <w:rPr>
            <w:noProof/>
            <w:webHidden/>
          </w:rPr>
          <w:t>5</w:t>
        </w:r>
        <w:r w:rsidR="00811864">
          <w:rPr>
            <w:noProof/>
            <w:webHidden/>
          </w:rPr>
          <w:fldChar w:fldCharType="end"/>
        </w:r>
      </w:hyperlink>
    </w:p>
    <w:p w14:paraId="737B6406" w14:textId="4F4C9124" w:rsidR="00811864" w:rsidRDefault="00F026E3">
      <w:pPr>
        <w:pStyle w:val="TOC2"/>
        <w:tabs>
          <w:tab w:val="right" w:leader="dot" w:pos="8296"/>
        </w:tabs>
        <w:rPr>
          <w:noProof/>
        </w:rPr>
      </w:pPr>
      <w:hyperlink w:anchor="_Toc36939001" w:history="1">
        <w:r w:rsidR="00811864" w:rsidRPr="00F42780">
          <w:rPr>
            <w:rStyle w:val="af0"/>
            <w:rFonts w:eastAsia="宋体" w:cs="Arial"/>
            <w:noProof/>
          </w:rPr>
          <w:t>2.3 E-Scheduler</w:t>
        </w:r>
        <w:r w:rsidR="00811864">
          <w:rPr>
            <w:noProof/>
            <w:webHidden/>
          </w:rPr>
          <w:tab/>
        </w:r>
        <w:r w:rsidR="00811864">
          <w:rPr>
            <w:noProof/>
            <w:webHidden/>
          </w:rPr>
          <w:fldChar w:fldCharType="begin"/>
        </w:r>
        <w:r w:rsidR="00811864">
          <w:rPr>
            <w:noProof/>
            <w:webHidden/>
          </w:rPr>
          <w:instrText xml:space="preserve"> PAGEREF _Toc36939001 \h </w:instrText>
        </w:r>
        <w:r w:rsidR="00811864">
          <w:rPr>
            <w:noProof/>
            <w:webHidden/>
          </w:rPr>
        </w:r>
        <w:r w:rsidR="00811864">
          <w:rPr>
            <w:noProof/>
            <w:webHidden/>
          </w:rPr>
          <w:fldChar w:fldCharType="separate"/>
        </w:r>
        <w:r w:rsidR="00811864">
          <w:rPr>
            <w:noProof/>
            <w:webHidden/>
          </w:rPr>
          <w:t>7</w:t>
        </w:r>
        <w:r w:rsidR="00811864">
          <w:rPr>
            <w:noProof/>
            <w:webHidden/>
          </w:rPr>
          <w:fldChar w:fldCharType="end"/>
        </w:r>
      </w:hyperlink>
    </w:p>
    <w:p w14:paraId="5FB93609" w14:textId="3F9FD504" w:rsidR="00811864" w:rsidRDefault="00F026E3">
      <w:pPr>
        <w:pStyle w:val="TOC2"/>
        <w:tabs>
          <w:tab w:val="right" w:leader="dot" w:pos="8296"/>
        </w:tabs>
        <w:rPr>
          <w:noProof/>
        </w:rPr>
      </w:pPr>
      <w:hyperlink w:anchor="_Toc36939002" w:history="1">
        <w:r w:rsidR="00811864" w:rsidRPr="00F42780">
          <w:rPr>
            <w:rStyle w:val="af0"/>
            <w:rFonts w:eastAsia="宋体" w:cs="Arial"/>
            <w:noProof/>
          </w:rPr>
          <w:t>2.4 Redis</w:t>
        </w:r>
        <w:r w:rsidR="00811864">
          <w:rPr>
            <w:noProof/>
            <w:webHidden/>
          </w:rPr>
          <w:tab/>
        </w:r>
        <w:r w:rsidR="00811864">
          <w:rPr>
            <w:noProof/>
            <w:webHidden/>
          </w:rPr>
          <w:fldChar w:fldCharType="begin"/>
        </w:r>
        <w:r w:rsidR="00811864">
          <w:rPr>
            <w:noProof/>
            <w:webHidden/>
          </w:rPr>
          <w:instrText xml:space="preserve"> PAGEREF _Toc36939002 \h </w:instrText>
        </w:r>
        <w:r w:rsidR="00811864">
          <w:rPr>
            <w:noProof/>
            <w:webHidden/>
          </w:rPr>
        </w:r>
        <w:r w:rsidR="00811864">
          <w:rPr>
            <w:noProof/>
            <w:webHidden/>
          </w:rPr>
          <w:fldChar w:fldCharType="separate"/>
        </w:r>
        <w:r w:rsidR="00811864">
          <w:rPr>
            <w:noProof/>
            <w:webHidden/>
          </w:rPr>
          <w:t>8</w:t>
        </w:r>
        <w:r w:rsidR="00811864">
          <w:rPr>
            <w:noProof/>
            <w:webHidden/>
          </w:rPr>
          <w:fldChar w:fldCharType="end"/>
        </w:r>
      </w:hyperlink>
    </w:p>
    <w:p w14:paraId="5F5ADAD9" w14:textId="7DC03346" w:rsidR="00811864" w:rsidRDefault="00F026E3">
      <w:pPr>
        <w:pStyle w:val="TOC2"/>
        <w:tabs>
          <w:tab w:val="right" w:leader="dot" w:pos="8296"/>
        </w:tabs>
        <w:rPr>
          <w:noProof/>
        </w:rPr>
      </w:pPr>
      <w:hyperlink w:anchor="_Toc36939003" w:history="1">
        <w:r w:rsidR="00811864" w:rsidRPr="00F42780">
          <w:rPr>
            <w:rStyle w:val="af0"/>
            <w:rFonts w:eastAsia="宋体" w:cs="Arial"/>
            <w:noProof/>
          </w:rPr>
          <w:t xml:space="preserve">2.5 </w:t>
        </w:r>
        <w:r w:rsidR="00811864" w:rsidRPr="00F42780">
          <w:rPr>
            <w:rStyle w:val="af0"/>
            <w:rFonts w:eastAsia="宋体" w:cs="Arial"/>
            <w:noProof/>
          </w:rPr>
          <w:t>本章小结</w:t>
        </w:r>
        <w:r w:rsidR="00811864">
          <w:rPr>
            <w:noProof/>
            <w:webHidden/>
          </w:rPr>
          <w:tab/>
        </w:r>
        <w:r w:rsidR="00811864">
          <w:rPr>
            <w:noProof/>
            <w:webHidden/>
          </w:rPr>
          <w:fldChar w:fldCharType="begin"/>
        </w:r>
        <w:r w:rsidR="00811864">
          <w:rPr>
            <w:noProof/>
            <w:webHidden/>
          </w:rPr>
          <w:instrText xml:space="preserve"> PAGEREF _Toc36939003 \h </w:instrText>
        </w:r>
        <w:r w:rsidR="00811864">
          <w:rPr>
            <w:noProof/>
            <w:webHidden/>
          </w:rPr>
        </w:r>
        <w:r w:rsidR="00811864">
          <w:rPr>
            <w:noProof/>
            <w:webHidden/>
          </w:rPr>
          <w:fldChar w:fldCharType="separate"/>
        </w:r>
        <w:r w:rsidR="00811864">
          <w:rPr>
            <w:noProof/>
            <w:webHidden/>
          </w:rPr>
          <w:t>9</w:t>
        </w:r>
        <w:r w:rsidR="00811864">
          <w:rPr>
            <w:noProof/>
            <w:webHidden/>
          </w:rPr>
          <w:fldChar w:fldCharType="end"/>
        </w:r>
      </w:hyperlink>
    </w:p>
    <w:p w14:paraId="3B8AA008" w14:textId="734B6172" w:rsidR="00811864" w:rsidRDefault="00F026E3">
      <w:pPr>
        <w:pStyle w:val="TOC1"/>
        <w:tabs>
          <w:tab w:val="right" w:leader="dot" w:pos="8296"/>
        </w:tabs>
        <w:rPr>
          <w:noProof/>
        </w:rPr>
      </w:pPr>
      <w:hyperlink w:anchor="_Toc36939004" w:history="1">
        <w:r w:rsidR="00811864" w:rsidRPr="00F42780">
          <w:rPr>
            <w:rStyle w:val="af0"/>
            <w:noProof/>
          </w:rPr>
          <w:t>第3章 履约超时管理平台的分析与设计</w:t>
        </w:r>
        <w:r w:rsidR="00811864">
          <w:rPr>
            <w:noProof/>
            <w:webHidden/>
          </w:rPr>
          <w:tab/>
        </w:r>
        <w:r w:rsidR="00811864">
          <w:rPr>
            <w:noProof/>
            <w:webHidden/>
          </w:rPr>
          <w:fldChar w:fldCharType="begin"/>
        </w:r>
        <w:r w:rsidR="00811864">
          <w:rPr>
            <w:noProof/>
            <w:webHidden/>
          </w:rPr>
          <w:instrText xml:space="preserve"> PAGEREF _Toc36939004 \h </w:instrText>
        </w:r>
        <w:r w:rsidR="00811864">
          <w:rPr>
            <w:noProof/>
            <w:webHidden/>
          </w:rPr>
        </w:r>
        <w:r w:rsidR="00811864">
          <w:rPr>
            <w:noProof/>
            <w:webHidden/>
          </w:rPr>
          <w:fldChar w:fldCharType="separate"/>
        </w:r>
        <w:r w:rsidR="00811864">
          <w:rPr>
            <w:noProof/>
            <w:webHidden/>
          </w:rPr>
          <w:t>10</w:t>
        </w:r>
        <w:r w:rsidR="00811864">
          <w:rPr>
            <w:noProof/>
            <w:webHidden/>
          </w:rPr>
          <w:fldChar w:fldCharType="end"/>
        </w:r>
      </w:hyperlink>
    </w:p>
    <w:p w14:paraId="502A2DA5" w14:textId="264C3319" w:rsidR="00811864" w:rsidRDefault="00F026E3">
      <w:pPr>
        <w:pStyle w:val="TOC2"/>
        <w:tabs>
          <w:tab w:val="right" w:leader="dot" w:pos="8296"/>
        </w:tabs>
        <w:rPr>
          <w:noProof/>
        </w:rPr>
      </w:pPr>
      <w:hyperlink w:anchor="_Toc36939005" w:history="1">
        <w:r w:rsidR="00811864" w:rsidRPr="00F42780">
          <w:rPr>
            <w:rStyle w:val="af0"/>
            <w:noProof/>
          </w:rPr>
          <w:t>3.1 系统边界</w:t>
        </w:r>
        <w:r w:rsidR="00811864">
          <w:rPr>
            <w:noProof/>
            <w:webHidden/>
          </w:rPr>
          <w:tab/>
        </w:r>
        <w:r w:rsidR="00811864">
          <w:rPr>
            <w:noProof/>
            <w:webHidden/>
          </w:rPr>
          <w:fldChar w:fldCharType="begin"/>
        </w:r>
        <w:r w:rsidR="00811864">
          <w:rPr>
            <w:noProof/>
            <w:webHidden/>
          </w:rPr>
          <w:instrText xml:space="preserve"> PAGEREF _Toc36939005 \h </w:instrText>
        </w:r>
        <w:r w:rsidR="00811864">
          <w:rPr>
            <w:noProof/>
            <w:webHidden/>
          </w:rPr>
        </w:r>
        <w:r w:rsidR="00811864">
          <w:rPr>
            <w:noProof/>
            <w:webHidden/>
          </w:rPr>
          <w:fldChar w:fldCharType="separate"/>
        </w:r>
        <w:r w:rsidR="00811864">
          <w:rPr>
            <w:noProof/>
            <w:webHidden/>
          </w:rPr>
          <w:t>10</w:t>
        </w:r>
        <w:r w:rsidR="00811864">
          <w:rPr>
            <w:noProof/>
            <w:webHidden/>
          </w:rPr>
          <w:fldChar w:fldCharType="end"/>
        </w:r>
      </w:hyperlink>
    </w:p>
    <w:p w14:paraId="7D25EB81" w14:textId="627D41EB" w:rsidR="00811864" w:rsidRDefault="00F026E3">
      <w:pPr>
        <w:pStyle w:val="TOC2"/>
        <w:tabs>
          <w:tab w:val="right" w:leader="dot" w:pos="8296"/>
        </w:tabs>
        <w:rPr>
          <w:noProof/>
        </w:rPr>
      </w:pPr>
      <w:hyperlink w:anchor="_Toc36939006" w:history="1">
        <w:r w:rsidR="00811864" w:rsidRPr="00F42780">
          <w:rPr>
            <w:rStyle w:val="af0"/>
            <w:noProof/>
          </w:rPr>
          <w:t>3.2 业务描述</w:t>
        </w:r>
        <w:r w:rsidR="00811864">
          <w:rPr>
            <w:noProof/>
            <w:webHidden/>
          </w:rPr>
          <w:tab/>
        </w:r>
        <w:r w:rsidR="00811864">
          <w:rPr>
            <w:noProof/>
            <w:webHidden/>
          </w:rPr>
          <w:fldChar w:fldCharType="begin"/>
        </w:r>
        <w:r w:rsidR="00811864">
          <w:rPr>
            <w:noProof/>
            <w:webHidden/>
          </w:rPr>
          <w:instrText xml:space="preserve"> PAGEREF _Toc36939006 \h </w:instrText>
        </w:r>
        <w:r w:rsidR="00811864">
          <w:rPr>
            <w:noProof/>
            <w:webHidden/>
          </w:rPr>
        </w:r>
        <w:r w:rsidR="00811864">
          <w:rPr>
            <w:noProof/>
            <w:webHidden/>
          </w:rPr>
          <w:fldChar w:fldCharType="separate"/>
        </w:r>
        <w:r w:rsidR="00811864">
          <w:rPr>
            <w:noProof/>
            <w:webHidden/>
          </w:rPr>
          <w:t>11</w:t>
        </w:r>
        <w:r w:rsidR="00811864">
          <w:rPr>
            <w:noProof/>
            <w:webHidden/>
          </w:rPr>
          <w:fldChar w:fldCharType="end"/>
        </w:r>
      </w:hyperlink>
    </w:p>
    <w:p w14:paraId="32C8A887" w14:textId="4E2E64E7" w:rsidR="00811864" w:rsidRDefault="00F026E3">
      <w:pPr>
        <w:pStyle w:val="TOC2"/>
        <w:tabs>
          <w:tab w:val="right" w:leader="dot" w:pos="8296"/>
        </w:tabs>
        <w:rPr>
          <w:noProof/>
        </w:rPr>
      </w:pPr>
      <w:hyperlink w:anchor="_Toc36939007" w:history="1">
        <w:r w:rsidR="00811864" w:rsidRPr="00F42780">
          <w:rPr>
            <w:rStyle w:val="af0"/>
            <w:noProof/>
          </w:rPr>
          <w:t>3.3 需求分析</w:t>
        </w:r>
        <w:r w:rsidR="00811864">
          <w:rPr>
            <w:noProof/>
            <w:webHidden/>
          </w:rPr>
          <w:tab/>
        </w:r>
        <w:r w:rsidR="00811864">
          <w:rPr>
            <w:noProof/>
            <w:webHidden/>
          </w:rPr>
          <w:fldChar w:fldCharType="begin"/>
        </w:r>
        <w:r w:rsidR="00811864">
          <w:rPr>
            <w:noProof/>
            <w:webHidden/>
          </w:rPr>
          <w:instrText xml:space="preserve"> PAGEREF _Toc36939007 \h </w:instrText>
        </w:r>
        <w:r w:rsidR="00811864">
          <w:rPr>
            <w:noProof/>
            <w:webHidden/>
          </w:rPr>
        </w:r>
        <w:r w:rsidR="00811864">
          <w:rPr>
            <w:noProof/>
            <w:webHidden/>
          </w:rPr>
          <w:fldChar w:fldCharType="separate"/>
        </w:r>
        <w:r w:rsidR="00811864">
          <w:rPr>
            <w:noProof/>
            <w:webHidden/>
          </w:rPr>
          <w:t>12</w:t>
        </w:r>
        <w:r w:rsidR="00811864">
          <w:rPr>
            <w:noProof/>
            <w:webHidden/>
          </w:rPr>
          <w:fldChar w:fldCharType="end"/>
        </w:r>
      </w:hyperlink>
    </w:p>
    <w:p w14:paraId="56F615D6" w14:textId="4310F666" w:rsidR="00811864" w:rsidRDefault="00F026E3">
      <w:pPr>
        <w:pStyle w:val="TOC3"/>
        <w:rPr>
          <w:noProof/>
        </w:rPr>
      </w:pPr>
      <w:hyperlink w:anchor="_Toc36939008" w:history="1">
        <w:r w:rsidR="00811864" w:rsidRPr="00F42780">
          <w:rPr>
            <w:rStyle w:val="af0"/>
            <w:noProof/>
          </w:rPr>
          <w:t>3.3.1 规则管理功能</w:t>
        </w:r>
        <w:r w:rsidR="00811864">
          <w:rPr>
            <w:noProof/>
            <w:webHidden/>
          </w:rPr>
          <w:tab/>
        </w:r>
        <w:r w:rsidR="00811864">
          <w:rPr>
            <w:noProof/>
            <w:webHidden/>
          </w:rPr>
          <w:fldChar w:fldCharType="begin"/>
        </w:r>
        <w:r w:rsidR="00811864">
          <w:rPr>
            <w:noProof/>
            <w:webHidden/>
          </w:rPr>
          <w:instrText xml:space="preserve"> PAGEREF _Toc36939008 \h </w:instrText>
        </w:r>
        <w:r w:rsidR="00811864">
          <w:rPr>
            <w:noProof/>
            <w:webHidden/>
          </w:rPr>
        </w:r>
        <w:r w:rsidR="00811864">
          <w:rPr>
            <w:noProof/>
            <w:webHidden/>
          </w:rPr>
          <w:fldChar w:fldCharType="separate"/>
        </w:r>
        <w:r w:rsidR="00811864">
          <w:rPr>
            <w:noProof/>
            <w:webHidden/>
          </w:rPr>
          <w:t>12</w:t>
        </w:r>
        <w:r w:rsidR="00811864">
          <w:rPr>
            <w:noProof/>
            <w:webHidden/>
          </w:rPr>
          <w:fldChar w:fldCharType="end"/>
        </w:r>
      </w:hyperlink>
    </w:p>
    <w:p w14:paraId="39B0A7EE" w14:textId="5DFCAD4C" w:rsidR="00811864" w:rsidRDefault="00F026E3">
      <w:pPr>
        <w:pStyle w:val="TOC3"/>
        <w:rPr>
          <w:noProof/>
        </w:rPr>
      </w:pPr>
      <w:hyperlink w:anchor="_Toc36939009" w:history="1">
        <w:r w:rsidR="00811864" w:rsidRPr="00F42780">
          <w:rPr>
            <w:rStyle w:val="af0"/>
            <w:noProof/>
          </w:rPr>
          <w:t>3.3.2 规则预处理功能</w:t>
        </w:r>
        <w:r w:rsidR="00811864">
          <w:rPr>
            <w:noProof/>
            <w:webHidden/>
          </w:rPr>
          <w:tab/>
        </w:r>
        <w:r w:rsidR="00811864">
          <w:rPr>
            <w:noProof/>
            <w:webHidden/>
          </w:rPr>
          <w:fldChar w:fldCharType="begin"/>
        </w:r>
        <w:r w:rsidR="00811864">
          <w:rPr>
            <w:noProof/>
            <w:webHidden/>
          </w:rPr>
          <w:instrText xml:space="preserve"> PAGEREF _Toc36939009 \h </w:instrText>
        </w:r>
        <w:r w:rsidR="00811864">
          <w:rPr>
            <w:noProof/>
            <w:webHidden/>
          </w:rPr>
        </w:r>
        <w:r w:rsidR="00811864">
          <w:rPr>
            <w:noProof/>
            <w:webHidden/>
          </w:rPr>
          <w:fldChar w:fldCharType="separate"/>
        </w:r>
        <w:r w:rsidR="00811864">
          <w:rPr>
            <w:noProof/>
            <w:webHidden/>
          </w:rPr>
          <w:t>14</w:t>
        </w:r>
        <w:r w:rsidR="00811864">
          <w:rPr>
            <w:noProof/>
            <w:webHidden/>
          </w:rPr>
          <w:fldChar w:fldCharType="end"/>
        </w:r>
      </w:hyperlink>
    </w:p>
    <w:p w14:paraId="49273299" w14:textId="2A9C6635" w:rsidR="00811864" w:rsidRDefault="00F026E3">
      <w:pPr>
        <w:pStyle w:val="TOC3"/>
        <w:rPr>
          <w:noProof/>
        </w:rPr>
      </w:pPr>
      <w:hyperlink w:anchor="_Toc36939010" w:history="1">
        <w:r w:rsidR="00811864" w:rsidRPr="00F42780">
          <w:rPr>
            <w:rStyle w:val="af0"/>
            <w:noProof/>
          </w:rPr>
          <w:t>3.3.3 审核流程管理功能</w:t>
        </w:r>
        <w:r w:rsidR="00811864">
          <w:rPr>
            <w:noProof/>
            <w:webHidden/>
          </w:rPr>
          <w:tab/>
        </w:r>
        <w:r w:rsidR="00811864">
          <w:rPr>
            <w:noProof/>
            <w:webHidden/>
          </w:rPr>
          <w:fldChar w:fldCharType="begin"/>
        </w:r>
        <w:r w:rsidR="00811864">
          <w:rPr>
            <w:noProof/>
            <w:webHidden/>
          </w:rPr>
          <w:instrText xml:space="preserve"> PAGEREF _Toc36939010 \h </w:instrText>
        </w:r>
        <w:r w:rsidR="00811864">
          <w:rPr>
            <w:noProof/>
            <w:webHidden/>
          </w:rPr>
        </w:r>
        <w:r w:rsidR="00811864">
          <w:rPr>
            <w:noProof/>
            <w:webHidden/>
          </w:rPr>
          <w:fldChar w:fldCharType="separate"/>
        </w:r>
        <w:r w:rsidR="00811864">
          <w:rPr>
            <w:noProof/>
            <w:webHidden/>
          </w:rPr>
          <w:t>16</w:t>
        </w:r>
        <w:r w:rsidR="00811864">
          <w:rPr>
            <w:noProof/>
            <w:webHidden/>
          </w:rPr>
          <w:fldChar w:fldCharType="end"/>
        </w:r>
      </w:hyperlink>
    </w:p>
    <w:p w14:paraId="7FCCE8F3" w14:textId="18622479" w:rsidR="00811864" w:rsidRDefault="00F026E3">
      <w:pPr>
        <w:pStyle w:val="TOC3"/>
        <w:rPr>
          <w:noProof/>
        </w:rPr>
      </w:pPr>
      <w:hyperlink w:anchor="_Toc36939011" w:history="1">
        <w:r w:rsidR="00811864" w:rsidRPr="00F42780">
          <w:rPr>
            <w:rStyle w:val="af0"/>
            <w:noProof/>
          </w:rPr>
          <w:t>3.3.4 规则应用功能</w:t>
        </w:r>
        <w:r w:rsidR="00811864">
          <w:rPr>
            <w:noProof/>
            <w:webHidden/>
          </w:rPr>
          <w:tab/>
        </w:r>
        <w:r w:rsidR="00811864">
          <w:rPr>
            <w:noProof/>
            <w:webHidden/>
          </w:rPr>
          <w:fldChar w:fldCharType="begin"/>
        </w:r>
        <w:r w:rsidR="00811864">
          <w:rPr>
            <w:noProof/>
            <w:webHidden/>
          </w:rPr>
          <w:instrText xml:space="preserve"> PAGEREF _Toc36939011 \h </w:instrText>
        </w:r>
        <w:r w:rsidR="00811864">
          <w:rPr>
            <w:noProof/>
            <w:webHidden/>
          </w:rPr>
        </w:r>
        <w:r w:rsidR="00811864">
          <w:rPr>
            <w:noProof/>
            <w:webHidden/>
          </w:rPr>
          <w:fldChar w:fldCharType="separate"/>
        </w:r>
        <w:r w:rsidR="00811864">
          <w:rPr>
            <w:noProof/>
            <w:webHidden/>
          </w:rPr>
          <w:t>19</w:t>
        </w:r>
        <w:r w:rsidR="00811864">
          <w:rPr>
            <w:noProof/>
            <w:webHidden/>
          </w:rPr>
          <w:fldChar w:fldCharType="end"/>
        </w:r>
      </w:hyperlink>
    </w:p>
    <w:p w14:paraId="7311BC84" w14:textId="26814A12" w:rsidR="00811864" w:rsidRDefault="00F026E3">
      <w:pPr>
        <w:pStyle w:val="TOC3"/>
        <w:rPr>
          <w:noProof/>
        </w:rPr>
      </w:pPr>
      <w:hyperlink w:anchor="_Toc36939012" w:history="1">
        <w:r w:rsidR="00811864" w:rsidRPr="00F42780">
          <w:rPr>
            <w:rStyle w:val="af0"/>
            <w:noProof/>
          </w:rPr>
          <w:t>3.3.5 非功能需求</w:t>
        </w:r>
        <w:r w:rsidR="00811864">
          <w:rPr>
            <w:noProof/>
            <w:webHidden/>
          </w:rPr>
          <w:tab/>
        </w:r>
        <w:r w:rsidR="00811864">
          <w:rPr>
            <w:noProof/>
            <w:webHidden/>
          </w:rPr>
          <w:fldChar w:fldCharType="begin"/>
        </w:r>
        <w:r w:rsidR="00811864">
          <w:rPr>
            <w:noProof/>
            <w:webHidden/>
          </w:rPr>
          <w:instrText xml:space="preserve"> PAGEREF _Toc36939012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0A7A191B" w14:textId="72AFAEF8" w:rsidR="00811864" w:rsidRDefault="00F026E3">
      <w:pPr>
        <w:pStyle w:val="TOC2"/>
        <w:tabs>
          <w:tab w:val="right" w:leader="dot" w:pos="8296"/>
        </w:tabs>
        <w:rPr>
          <w:noProof/>
        </w:rPr>
      </w:pPr>
      <w:hyperlink w:anchor="_Toc36939013" w:history="1">
        <w:r w:rsidR="00811864" w:rsidRPr="00F42780">
          <w:rPr>
            <w:rStyle w:val="af0"/>
            <w:noProof/>
          </w:rPr>
          <w:t>3.4 系统总体设计</w:t>
        </w:r>
        <w:r w:rsidR="00811864">
          <w:rPr>
            <w:noProof/>
            <w:webHidden/>
          </w:rPr>
          <w:tab/>
        </w:r>
        <w:r w:rsidR="00811864">
          <w:rPr>
            <w:noProof/>
            <w:webHidden/>
          </w:rPr>
          <w:fldChar w:fldCharType="begin"/>
        </w:r>
        <w:r w:rsidR="00811864">
          <w:rPr>
            <w:noProof/>
            <w:webHidden/>
          </w:rPr>
          <w:instrText xml:space="preserve"> PAGEREF _Toc36939013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0921CBBF" w14:textId="65AA403D" w:rsidR="00811864" w:rsidRDefault="00F026E3">
      <w:pPr>
        <w:pStyle w:val="TOC3"/>
        <w:rPr>
          <w:noProof/>
        </w:rPr>
      </w:pPr>
      <w:hyperlink w:anchor="_Toc36939014" w:history="1">
        <w:r w:rsidR="00811864" w:rsidRPr="00F42780">
          <w:rPr>
            <w:rStyle w:val="af0"/>
            <w:noProof/>
          </w:rPr>
          <w:t>3.4.1 规则设计</w:t>
        </w:r>
        <w:r w:rsidR="00811864">
          <w:rPr>
            <w:noProof/>
            <w:webHidden/>
          </w:rPr>
          <w:tab/>
        </w:r>
        <w:r w:rsidR="00811864">
          <w:rPr>
            <w:noProof/>
            <w:webHidden/>
          </w:rPr>
          <w:fldChar w:fldCharType="begin"/>
        </w:r>
        <w:r w:rsidR="00811864">
          <w:rPr>
            <w:noProof/>
            <w:webHidden/>
          </w:rPr>
          <w:instrText xml:space="preserve"> PAGEREF _Toc36939014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709214EF" w14:textId="744B8803" w:rsidR="00811864" w:rsidRDefault="00F026E3">
      <w:pPr>
        <w:pStyle w:val="TOC3"/>
        <w:rPr>
          <w:noProof/>
        </w:rPr>
      </w:pPr>
      <w:hyperlink w:anchor="_Toc36939015" w:history="1">
        <w:r w:rsidR="00811864" w:rsidRPr="00F42780">
          <w:rPr>
            <w:rStyle w:val="af0"/>
            <w:noProof/>
          </w:rPr>
          <w:t>3.4.2 架构设计</w:t>
        </w:r>
        <w:r w:rsidR="00811864">
          <w:rPr>
            <w:noProof/>
            <w:webHidden/>
          </w:rPr>
          <w:tab/>
        </w:r>
        <w:r w:rsidR="00811864">
          <w:rPr>
            <w:noProof/>
            <w:webHidden/>
          </w:rPr>
          <w:fldChar w:fldCharType="begin"/>
        </w:r>
        <w:r w:rsidR="00811864">
          <w:rPr>
            <w:noProof/>
            <w:webHidden/>
          </w:rPr>
          <w:instrText xml:space="preserve"> PAGEREF _Toc36939015 \h </w:instrText>
        </w:r>
        <w:r w:rsidR="00811864">
          <w:rPr>
            <w:noProof/>
            <w:webHidden/>
          </w:rPr>
        </w:r>
        <w:r w:rsidR="00811864">
          <w:rPr>
            <w:noProof/>
            <w:webHidden/>
          </w:rPr>
          <w:fldChar w:fldCharType="separate"/>
        </w:r>
        <w:r w:rsidR="00811864">
          <w:rPr>
            <w:noProof/>
            <w:webHidden/>
          </w:rPr>
          <w:t>28</w:t>
        </w:r>
        <w:r w:rsidR="00811864">
          <w:rPr>
            <w:noProof/>
            <w:webHidden/>
          </w:rPr>
          <w:fldChar w:fldCharType="end"/>
        </w:r>
      </w:hyperlink>
    </w:p>
    <w:p w14:paraId="2F39F7A8" w14:textId="71ADB2BD" w:rsidR="00811864" w:rsidRDefault="00F026E3">
      <w:pPr>
        <w:pStyle w:val="TOC3"/>
        <w:rPr>
          <w:noProof/>
        </w:rPr>
      </w:pPr>
      <w:hyperlink w:anchor="_Toc36939016" w:history="1">
        <w:r w:rsidR="00811864" w:rsidRPr="00F42780">
          <w:rPr>
            <w:rStyle w:val="af0"/>
            <w:noProof/>
          </w:rPr>
          <w:t>3.4.3 功能组成设计</w:t>
        </w:r>
        <w:r w:rsidR="00811864">
          <w:rPr>
            <w:noProof/>
            <w:webHidden/>
          </w:rPr>
          <w:tab/>
        </w:r>
        <w:r w:rsidR="00811864">
          <w:rPr>
            <w:noProof/>
            <w:webHidden/>
          </w:rPr>
          <w:fldChar w:fldCharType="begin"/>
        </w:r>
        <w:r w:rsidR="00811864">
          <w:rPr>
            <w:noProof/>
            <w:webHidden/>
          </w:rPr>
          <w:instrText xml:space="preserve"> PAGEREF _Toc36939016 \h </w:instrText>
        </w:r>
        <w:r w:rsidR="00811864">
          <w:rPr>
            <w:noProof/>
            <w:webHidden/>
          </w:rPr>
        </w:r>
        <w:r w:rsidR="00811864">
          <w:rPr>
            <w:noProof/>
            <w:webHidden/>
          </w:rPr>
          <w:fldChar w:fldCharType="separate"/>
        </w:r>
        <w:r w:rsidR="00811864">
          <w:rPr>
            <w:noProof/>
            <w:webHidden/>
          </w:rPr>
          <w:t>29</w:t>
        </w:r>
        <w:r w:rsidR="00811864">
          <w:rPr>
            <w:noProof/>
            <w:webHidden/>
          </w:rPr>
          <w:fldChar w:fldCharType="end"/>
        </w:r>
      </w:hyperlink>
    </w:p>
    <w:p w14:paraId="5DDEB1FC" w14:textId="07E49903" w:rsidR="00811864" w:rsidRDefault="00F026E3">
      <w:pPr>
        <w:pStyle w:val="TOC3"/>
        <w:rPr>
          <w:noProof/>
        </w:rPr>
      </w:pPr>
      <w:hyperlink w:anchor="_Toc36939017" w:history="1">
        <w:r w:rsidR="00811864" w:rsidRPr="00F42780">
          <w:rPr>
            <w:rStyle w:val="af0"/>
            <w:noProof/>
          </w:rPr>
          <w:t>3.4.4 部署设计</w:t>
        </w:r>
        <w:r w:rsidR="00811864">
          <w:rPr>
            <w:noProof/>
            <w:webHidden/>
          </w:rPr>
          <w:tab/>
        </w:r>
        <w:r w:rsidR="00811864">
          <w:rPr>
            <w:noProof/>
            <w:webHidden/>
          </w:rPr>
          <w:fldChar w:fldCharType="begin"/>
        </w:r>
        <w:r w:rsidR="00811864">
          <w:rPr>
            <w:noProof/>
            <w:webHidden/>
          </w:rPr>
          <w:instrText xml:space="preserve"> PAGEREF _Toc36939017 \h </w:instrText>
        </w:r>
        <w:r w:rsidR="00811864">
          <w:rPr>
            <w:noProof/>
            <w:webHidden/>
          </w:rPr>
        </w:r>
        <w:r w:rsidR="00811864">
          <w:rPr>
            <w:noProof/>
            <w:webHidden/>
          </w:rPr>
          <w:fldChar w:fldCharType="separate"/>
        </w:r>
        <w:r w:rsidR="00811864">
          <w:rPr>
            <w:noProof/>
            <w:webHidden/>
          </w:rPr>
          <w:t>30</w:t>
        </w:r>
        <w:r w:rsidR="00811864">
          <w:rPr>
            <w:noProof/>
            <w:webHidden/>
          </w:rPr>
          <w:fldChar w:fldCharType="end"/>
        </w:r>
      </w:hyperlink>
    </w:p>
    <w:p w14:paraId="435EF51A" w14:textId="632478DC" w:rsidR="00811864" w:rsidRDefault="00F026E3">
      <w:pPr>
        <w:pStyle w:val="TOC2"/>
        <w:tabs>
          <w:tab w:val="right" w:leader="dot" w:pos="8296"/>
        </w:tabs>
        <w:rPr>
          <w:noProof/>
        </w:rPr>
      </w:pPr>
      <w:hyperlink w:anchor="_Toc36939018" w:history="1">
        <w:r w:rsidR="00811864" w:rsidRPr="00F42780">
          <w:rPr>
            <w:rStyle w:val="af0"/>
            <w:noProof/>
          </w:rPr>
          <w:t>3.5 数据库设计</w:t>
        </w:r>
        <w:r w:rsidR="00811864">
          <w:rPr>
            <w:noProof/>
            <w:webHidden/>
          </w:rPr>
          <w:tab/>
        </w:r>
        <w:r w:rsidR="00811864">
          <w:rPr>
            <w:noProof/>
            <w:webHidden/>
          </w:rPr>
          <w:fldChar w:fldCharType="begin"/>
        </w:r>
        <w:r w:rsidR="00811864">
          <w:rPr>
            <w:noProof/>
            <w:webHidden/>
          </w:rPr>
          <w:instrText xml:space="preserve"> PAGEREF _Toc36939018 \h </w:instrText>
        </w:r>
        <w:r w:rsidR="00811864">
          <w:rPr>
            <w:noProof/>
            <w:webHidden/>
          </w:rPr>
        </w:r>
        <w:r w:rsidR="00811864">
          <w:rPr>
            <w:noProof/>
            <w:webHidden/>
          </w:rPr>
          <w:fldChar w:fldCharType="separate"/>
        </w:r>
        <w:r w:rsidR="00811864">
          <w:rPr>
            <w:noProof/>
            <w:webHidden/>
          </w:rPr>
          <w:t>31</w:t>
        </w:r>
        <w:r w:rsidR="00811864">
          <w:rPr>
            <w:noProof/>
            <w:webHidden/>
          </w:rPr>
          <w:fldChar w:fldCharType="end"/>
        </w:r>
      </w:hyperlink>
    </w:p>
    <w:p w14:paraId="2CEDB725" w14:textId="32B07A88" w:rsidR="00811864" w:rsidRDefault="00F026E3">
      <w:pPr>
        <w:pStyle w:val="TOC2"/>
        <w:tabs>
          <w:tab w:val="right" w:leader="dot" w:pos="8296"/>
        </w:tabs>
        <w:rPr>
          <w:noProof/>
        </w:rPr>
      </w:pPr>
      <w:hyperlink w:anchor="_Toc36939019" w:history="1">
        <w:r w:rsidR="00811864" w:rsidRPr="00F42780">
          <w:rPr>
            <w:rStyle w:val="af0"/>
            <w:noProof/>
          </w:rPr>
          <w:t>3.6 本章小结</w:t>
        </w:r>
        <w:r w:rsidR="00811864">
          <w:rPr>
            <w:noProof/>
            <w:webHidden/>
          </w:rPr>
          <w:tab/>
        </w:r>
        <w:r w:rsidR="00811864">
          <w:rPr>
            <w:noProof/>
            <w:webHidden/>
          </w:rPr>
          <w:fldChar w:fldCharType="begin"/>
        </w:r>
        <w:r w:rsidR="00811864">
          <w:rPr>
            <w:noProof/>
            <w:webHidden/>
          </w:rPr>
          <w:instrText xml:space="preserve"> PAGEREF _Toc36939019 \h </w:instrText>
        </w:r>
        <w:r w:rsidR="00811864">
          <w:rPr>
            <w:noProof/>
            <w:webHidden/>
          </w:rPr>
        </w:r>
        <w:r w:rsidR="00811864">
          <w:rPr>
            <w:noProof/>
            <w:webHidden/>
          </w:rPr>
          <w:fldChar w:fldCharType="separate"/>
        </w:r>
        <w:r w:rsidR="00811864">
          <w:rPr>
            <w:noProof/>
            <w:webHidden/>
          </w:rPr>
          <w:t>35</w:t>
        </w:r>
        <w:r w:rsidR="00811864">
          <w:rPr>
            <w:noProof/>
            <w:webHidden/>
          </w:rPr>
          <w:fldChar w:fldCharType="end"/>
        </w:r>
      </w:hyperlink>
    </w:p>
    <w:p w14:paraId="3697D1F8" w14:textId="4B8CA5E9" w:rsidR="00811864" w:rsidRDefault="00F026E3">
      <w:pPr>
        <w:pStyle w:val="TOC1"/>
        <w:tabs>
          <w:tab w:val="right" w:leader="dot" w:pos="8296"/>
        </w:tabs>
        <w:rPr>
          <w:noProof/>
        </w:rPr>
      </w:pPr>
      <w:hyperlink w:anchor="_Toc36939020" w:history="1">
        <w:r w:rsidR="00811864" w:rsidRPr="00F42780">
          <w:rPr>
            <w:rStyle w:val="af0"/>
            <w:noProof/>
          </w:rPr>
          <w:t>第4章 履约超时管理平台的实现</w:t>
        </w:r>
        <w:r w:rsidR="00811864">
          <w:rPr>
            <w:noProof/>
            <w:webHidden/>
          </w:rPr>
          <w:tab/>
        </w:r>
        <w:r w:rsidR="00811864">
          <w:rPr>
            <w:noProof/>
            <w:webHidden/>
          </w:rPr>
          <w:fldChar w:fldCharType="begin"/>
        </w:r>
        <w:r w:rsidR="00811864">
          <w:rPr>
            <w:noProof/>
            <w:webHidden/>
          </w:rPr>
          <w:instrText xml:space="preserve"> PAGEREF _Toc36939020 \h </w:instrText>
        </w:r>
        <w:r w:rsidR="00811864">
          <w:rPr>
            <w:noProof/>
            <w:webHidden/>
          </w:rPr>
        </w:r>
        <w:r w:rsidR="00811864">
          <w:rPr>
            <w:noProof/>
            <w:webHidden/>
          </w:rPr>
          <w:fldChar w:fldCharType="separate"/>
        </w:r>
        <w:r w:rsidR="00811864">
          <w:rPr>
            <w:noProof/>
            <w:webHidden/>
          </w:rPr>
          <w:t>36</w:t>
        </w:r>
        <w:r w:rsidR="00811864">
          <w:rPr>
            <w:noProof/>
            <w:webHidden/>
          </w:rPr>
          <w:fldChar w:fldCharType="end"/>
        </w:r>
      </w:hyperlink>
    </w:p>
    <w:p w14:paraId="795EF487" w14:textId="5A6B4CEE" w:rsidR="00811864" w:rsidRDefault="00F026E3">
      <w:pPr>
        <w:pStyle w:val="TOC2"/>
        <w:tabs>
          <w:tab w:val="right" w:leader="dot" w:pos="8296"/>
        </w:tabs>
        <w:rPr>
          <w:noProof/>
        </w:rPr>
      </w:pPr>
      <w:hyperlink w:anchor="_Toc36939021" w:history="1">
        <w:r w:rsidR="00811864" w:rsidRPr="00F42780">
          <w:rPr>
            <w:rStyle w:val="af0"/>
            <w:noProof/>
          </w:rPr>
          <w:t>4.1 规则管理模块</w:t>
        </w:r>
        <w:r w:rsidR="00811864">
          <w:rPr>
            <w:noProof/>
            <w:webHidden/>
          </w:rPr>
          <w:tab/>
        </w:r>
        <w:r w:rsidR="00811864">
          <w:rPr>
            <w:noProof/>
            <w:webHidden/>
          </w:rPr>
          <w:fldChar w:fldCharType="begin"/>
        </w:r>
        <w:r w:rsidR="00811864">
          <w:rPr>
            <w:noProof/>
            <w:webHidden/>
          </w:rPr>
          <w:instrText xml:space="preserve"> PAGEREF _Toc36939021 \h </w:instrText>
        </w:r>
        <w:r w:rsidR="00811864">
          <w:rPr>
            <w:noProof/>
            <w:webHidden/>
          </w:rPr>
        </w:r>
        <w:r w:rsidR="00811864">
          <w:rPr>
            <w:noProof/>
            <w:webHidden/>
          </w:rPr>
          <w:fldChar w:fldCharType="separate"/>
        </w:r>
        <w:r w:rsidR="00811864">
          <w:rPr>
            <w:noProof/>
            <w:webHidden/>
          </w:rPr>
          <w:t>36</w:t>
        </w:r>
        <w:r w:rsidR="00811864">
          <w:rPr>
            <w:noProof/>
            <w:webHidden/>
          </w:rPr>
          <w:fldChar w:fldCharType="end"/>
        </w:r>
      </w:hyperlink>
    </w:p>
    <w:p w14:paraId="4AD7CC4A" w14:textId="6760A492" w:rsidR="00811864" w:rsidRDefault="00F026E3">
      <w:pPr>
        <w:pStyle w:val="TOC3"/>
        <w:rPr>
          <w:noProof/>
        </w:rPr>
      </w:pPr>
      <w:hyperlink w:anchor="_Toc36939022" w:history="1">
        <w:r w:rsidR="00811864" w:rsidRPr="00F42780">
          <w:rPr>
            <w:rStyle w:val="af0"/>
            <w:noProof/>
          </w:rPr>
          <w:t>4.1.1 规则管理模块详细设计</w:t>
        </w:r>
        <w:r w:rsidR="00811864">
          <w:rPr>
            <w:noProof/>
            <w:webHidden/>
          </w:rPr>
          <w:tab/>
        </w:r>
        <w:r w:rsidR="00811864">
          <w:rPr>
            <w:noProof/>
            <w:webHidden/>
          </w:rPr>
          <w:fldChar w:fldCharType="begin"/>
        </w:r>
        <w:r w:rsidR="00811864">
          <w:rPr>
            <w:noProof/>
            <w:webHidden/>
          </w:rPr>
          <w:instrText xml:space="preserve"> PAGEREF _Toc36939022 \h </w:instrText>
        </w:r>
        <w:r w:rsidR="00811864">
          <w:rPr>
            <w:noProof/>
            <w:webHidden/>
          </w:rPr>
        </w:r>
        <w:r w:rsidR="00811864">
          <w:rPr>
            <w:noProof/>
            <w:webHidden/>
          </w:rPr>
          <w:fldChar w:fldCharType="separate"/>
        </w:r>
        <w:r w:rsidR="00811864">
          <w:rPr>
            <w:noProof/>
            <w:webHidden/>
          </w:rPr>
          <w:t>36</w:t>
        </w:r>
        <w:r w:rsidR="00811864">
          <w:rPr>
            <w:noProof/>
            <w:webHidden/>
          </w:rPr>
          <w:fldChar w:fldCharType="end"/>
        </w:r>
      </w:hyperlink>
    </w:p>
    <w:p w14:paraId="53C5066D" w14:textId="0B9B2491" w:rsidR="00811864" w:rsidRDefault="00F026E3">
      <w:pPr>
        <w:pStyle w:val="TOC3"/>
        <w:rPr>
          <w:noProof/>
        </w:rPr>
      </w:pPr>
      <w:hyperlink w:anchor="_Toc36939023" w:history="1">
        <w:r w:rsidR="00811864" w:rsidRPr="00F42780">
          <w:rPr>
            <w:rStyle w:val="af0"/>
            <w:noProof/>
          </w:rPr>
          <w:t>4.1.2 规则操作功能实现</w:t>
        </w:r>
        <w:r w:rsidR="00811864">
          <w:rPr>
            <w:noProof/>
            <w:webHidden/>
          </w:rPr>
          <w:tab/>
        </w:r>
        <w:r w:rsidR="00811864">
          <w:rPr>
            <w:noProof/>
            <w:webHidden/>
          </w:rPr>
          <w:fldChar w:fldCharType="begin"/>
        </w:r>
        <w:r w:rsidR="00811864">
          <w:rPr>
            <w:noProof/>
            <w:webHidden/>
          </w:rPr>
          <w:instrText xml:space="preserve"> PAGEREF _Toc36939023 \h </w:instrText>
        </w:r>
        <w:r w:rsidR="00811864">
          <w:rPr>
            <w:noProof/>
            <w:webHidden/>
          </w:rPr>
        </w:r>
        <w:r w:rsidR="00811864">
          <w:rPr>
            <w:noProof/>
            <w:webHidden/>
          </w:rPr>
          <w:fldChar w:fldCharType="separate"/>
        </w:r>
        <w:r w:rsidR="00811864">
          <w:rPr>
            <w:noProof/>
            <w:webHidden/>
          </w:rPr>
          <w:t>37</w:t>
        </w:r>
        <w:r w:rsidR="00811864">
          <w:rPr>
            <w:noProof/>
            <w:webHidden/>
          </w:rPr>
          <w:fldChar w:fldCharType="end"/>
        </w:r>
      </w:hyperlink>
    </w:p>
    <w:p w14:paraId="489471BE" w14:textId="584721DF" w:rsidR="00811864" w:rsidRDefault="00F026E3">
      <w:pPr>
        <w:pStyle w:val="TOC3"/>
        <w:rPr>
          <w:noProof/>
        </w:rPr>
      </w:pPr>
      <w:hyperlink w:anchor="_Toc36939024" w:history="1">
        <w:r w:rsidR="00811864" w:rsidRPr="00F42780">
          <w:rPr>
            <w:rStyle w:val="af0"/>
            <w:noProof/>
          </w:rPr>
          <w:t>4.1.3 日志查询功能实现</w:t>
        </w:r>
        <w:r w:rsidR="00811864">
          <w:rPr>
            <w:noProof/>
            <w:webHidden/>
          </w:rPr>
          <w:tab/>
        </w:r>
        <w:r w:rsidR="00811864">
          <w:rPr>
            <w:noProof/>
            <w:webHidden/>
          </w:rPr>
          <w:fldChar w:fldCharType="begin"/>
        </w:r>
        <w:r w:rsidR="00811864">
          <w:rPr>
            <w:noProof/>
            <w:webHidden/>
          </w:rPr>
          <w:instrText xml:space="preserve"> PAGEREF _Toc36939024 \h </w:instrText>
        </w:r>
        <w:r w:rsidR="00811864">
          <w:rPr>
            <w:noProof/>
            <w:webHidden/>
          </w:rPr>
        </w:r>
        <w:r w:rsidR="00811864">
          <w:rPr>
            <w:noProof/>
            <w:webHidden/>
          </w:rPr>
          <w:fldChar w:fldCharType="separate"/>
        </w:r>
        <w:r w:rsidR="00811864">
          <w:rPr>
            <w:noProof/>
            <w:webHidden/>
          </w:rPr>
          <w:t>39</w:t>
        </w:r>
        <w:r w:rsidR="00811864">
          <w:rPr>
            <w:noProof/>
            <w:webHidden/>
          </w:rPr>
          <w:fldChar w:fldCharType="end"/>
        </w:r>
      </w:hyperlink>
    </w:p>
    <w:p w14:paraId="01DC6051" w14:textId="6AA8C3EE" w:rsidR="00811864" w:rsidRDefault="00F026E3">
      <w:pPr>
        <w:pStyle w:val="TOC3"/>
        <w:rPr>
          <w:noProof/>
        </w:rPr>
      </w:pPr>
      <w:hyperlink w:anchor="_Toc36939025" w:history="1">
        <w:r w:rsidR="00811864" w:rsidRPr="00F42780">
          <w:rPr>
            <w:rStyle w:val="af0"/>
            <w:noProof/>
          </w:rPr>
          <w:t>4.1.4 规则过期告警功能实现</w:t>
        </w:r>
        <w:r w:rsidR="00811864">
          <w:rPr>
            <w:noProof/>
            <w:webHidden/>
          </w:rPr>
          <w:tab/>
        </w:r>
        <w:r w:rsidR="00811864">
          <w:rPr>
            <w:noProof/>
            <w:webHidden/>
          </w:rPr>
          <w:fldChar w:fldCharType="begin"/>
        </w:r>
        <w:r w:rsidR="00811864">
          <w:rPr>
            <w:noProof/>
            <w:webHidden/>
          </w:rPr>
          <w:instrText xml:space="preserve"> PAGEREF _Toc36939025 \h </w:instrText>
        </w:r>
        <w:r w:rsidR="00811864">
          <w:rPr>
            <w:noProof/>
            <w:webHidden/>
          </w:rPr>
        </w:r>
        <w:r w:rsidR="00811864">
          <w:rPr>
            <w:noProof/>
            <w:webHidden/>
          </w:rPr>
          <w:fldChar w:fldCharType="separate"/>
        </w:r>
        <w:r w:rsidR="00811864">
          <w:rPr>
            <w:noProof/>
            <w:webHidden/>
          </w:rPr>
          <w:t>39</w:t>
        </w:r>
        <w:r w:rsidR="00811864">
          <w:rPr>
            <w:noProof/>
            <w:webHidden/>
          </w:rPr>
          <w:fldChar w:fldCharType="end"/>
        </w:r>
      </w:hyperlink>
    </w:p>
    <w:p w14:paraId="7E67B22D" w14:textId="5D5C6B1A" w:rsidR="00811864" w:rsidRDefault="00F026E3">
      <w:pPr>
        <w:pStyle w:val="TOC2"/>
        <w:tabs>
          <w:tab w:val="right" w:leader="dot" w:pos="8296"/>
        </w:tabs>
        <w:rPr>
          <w:noProof/>
        </w:rPr>
      </w:pPr>
      <w:hyperlink w:anchor="_Toc36939026" w:history="1">
        <w:r w:rsidR="00811864" w:rsidRPr="00F42780">
          <w:rPr>
            <w:rStyle w:val="af0"/>
            <w:noProof/>
          </w:rPr>
          <w:t>4.2 规则预处理模块</w:t>
        </w:r>
        <w:r w:rsidR="00811864">
          <w:rPr>
            <w:noProof/>
            <w:webHidden/>
          </w:rPr>
          <w:tab/>
        </w:r>
        <w:r w:rsidR="00811864">
          <w:rPr>
            <w:noProof/>
            <w:webHidden/>
          </w:rPr>
          <w:fldChar w:fldCharType="begin"/>
        </w:r>
        <w:r w:rsidR="00811864">
          <w:rPr>
            <w:noProof/>
            <w:webHidden/>
          </w:rPr>
          <w:instrText xml:space="preserve"> PAGEREF _Toc36939026 \h </w:instrText>
        </w:r>
        <w:r w:rsidR="00811864">
          <w:rPr>
            <w:noProof/>
            <w:webHidden/>
          </w:rPr>
        </w:r>
        <w:r w:rsidR="00811864">
          <w:rPr>
            <w:noProof/>
            <w:webHidden/>
          </w:rPr>
          <w:fldChar w:fldCharType="separate"/>
        </w:r>
        <w:r w:rsidR="00811864">
          <w:rPr>
            <w:noProof/>
            <w:webHidden/>
          </w:rPr>
          <w:t>40</w:t>
        </w:r>
        <w:r w:rsidR="00811864">
          <w:rPr>
            <w:noProof/>
            <w:webHidden/>
          </w:rPr>
          <w:fldChar w:fldCharType="end"/>
        </w:r>
      </w:hyperlink>
    </w:p>
    <w:p w14:paraId="6B2B75BD" w14:textId="429B3E46" w:rsidR="00811864" w:rsidRDefault="00F026E3">
      <w:pPr>
        <w:pStyle w:val="TOC3"/>
        <w:rPr>
          <w:noProof/>
        </w:rPr>
      </w:pPr>
      <w:hyperlink w:anchor="_Toc36939027" w:history="1">
        <w:r w:rsidR="00811864" w:rsidRPr="00F42780">
          <w:rPr>
            <w:rStyle w:val="af0"/>
            <w:noProof/>
          </w:rPr>
          <w:t>4.2.1 规则预处理模块设计</w:t>
        </w:r>
        <w:r w:rsidR="00811864">
          <w:rPr>
            <w:noProof/>
            <w:webHidden/>
          </w:rPr>
          <w:tab/>
        </w:r>
        <w:r w:rsidR="00811864">
          <w:rPr>
            <w:noProof/>
            <w:webHidden/>
          </w:rPr>
          <w:fldChar w:fldCharType="begin"/>
        </w:r>
        <w:r w:rsidR="00811864">
          <w:rPr>
            <w:noProof/>
            <w:webHidden/>
          </w:rPr>
          <w:instrText xml:space="preserve"> PAGEREF _Toc36939027 \h </w:instrText>
        </w:r>
        <w:r w:rsidR="00811864">
          <w:rPr>
            <w:noProof/>
            <w:webHidden/>
          </w:rPr>
        </w:r>
        <w:r w:rsidR="00811864">
          <w:rPr>
            <w:noProof/>
            <w:webHidden/>
          </w:rPr>
          <w:fldChar w:fldCharType="separate"/>
        </w:r>
        <w:r w:rsidR="00811864">
          <w:rPr>
            <w:noProof/>
            <w:webHidden/>
          </w:rPr>
          <w:t>40</w:t>
        </w:r>
        <w:r w:rsidR="00811864">
          <w:rPr>
            <w:noProof/>
            <w:webHidden/>
          </w:rPr>
          <w:fldChar w:fldCharType="end"/>
        </w:r>
      </w:hyperlink>
    </w:p>
    <w:p w14:paraId="7D50BB22" w14:textId="27D66DFF" w:rsidR="00811864" w:rsidRDefault="00F026E3">
      <w:pPr>
        <w:pStyle w:val="TOC3"/>
        <w:rPr>
          <w:noProof/>
        </w:rPr>
      </w:pPr>
      <w:hyperlink w:anchor="_Toc36939028" w:history="1">
        <w:r w:rsidR="00811864" w:rsidRPr="00F42780">
          <w:rPr>
            <w:rStyle w:val="af0"/>
            <w:noProof/>
          </w:rPr>
          <w:t>4.2.2 构建检查规则功能实现</w:t>
        </w:r>
        <w:r w:rsidR="00811864">
          <w:rPr>
            <w:noProof/>
            <w:webHidden/>
          </w:rPr>
          <w:tab/>
        </w:r>
        <w:r w:rsidR="00811864">
          <w:rPr>
            <w:noProof/>
            <w:webHidden/>
          </w:rPr>
          <w:fldChar w:fldCharType="begin"/>
        </w:r>
        <w:r w:rsidR="00811864">
          <w:rPr>
            <w:noProof/>
            <w:webHidden/>
          </w:rPr>
          <w:instrText xml:space="preserve"> PAGEREF _Toc36939028 \h </w:instrText>
        </w:r>
        <w:r w:rsidR="00811864">
          <w:rPr>
            <w:noProof/>
            <w:webHidden/>
          </w:rPr>
        </w:r>
        <w:r w:rsidR="00811864">
          <w:rPr>
            <w:noProof/>
            <w:webHidden/>
          </w:rPr>
          <w:fldChar w:fldCharType="separate"/>
        </w:r>
        <w:r w:rsidR="00811864">
          <w:rPr>
            <w:noProof/>
            <w:webHidden/>
          </w:rPr>
          <w:t>42</w:t>
        </w:r>
        <w:r w:rsidR="00811864">
          <w:rPr>
            <w:noProof/>
            <w:webHidden/>
          </w:rPr>
          <w:fldChar w:fldCharType="end"/>
        </w:r>
      </w:hyperlink>
    </w:p>
    <w:p w14:paraId="1D2801B6" w14:textId="1AC3C814" w:rsidR="00811864" w:rsidRDefault="00F026E3">
      <w:pPr>
        <w:pStyle w:val="TOC3"/>
        <w:rPr>
          <w:noProof/>
        </w:rPr>
      </w:pPr>
      <w:hyperlink w:anchor="_Toc36939029" w:history="1">
        <w:r w:rsidR="00811864" w:rsidRPr="00F42780">
          <w:rPr>
            <w:rStyle w:val="af0"/>
            <w:noProof/>
          </w:rPr>
          <w:t>4.2.3 构建生效范围功能实现</w:t>
        </w:r>
        <w:r w:rsidR="00811864">
          <w:rPr>
            <w:noProof/>
            <w:webHidden/>
          </w:rPr>
          <w:tab/>
        </w:r>
        <w:r w:rsidR="00811864">
          <w:rPr>
            <w:noProof/>
            <w:webHidden/>
          </w:rPr>
          <w:fldChar w:fldCharType="begin"/>
        </w:r>
        <w:r w:rsidR="00811864">
          <w:rPr>
            <w:noProof/>
            <w:webHidden/>
          </w:rPr>
          <w:instrText xml:space="preserve"> PAGEREF _Toc36939029 \h </w:instrText>
        </w:r>
        <w:r w:rsidR="00811864">
          <w:rPr>
            <w:noProof/>
            <w:webHidden/>
          </w:rPr>
        </w:r>
        <w:r w:rsidR="00811864">
          <w:rPr>
            <w:noProof/>
            <w:webHidden/>
          </w:rPr>
          <w:fldChar w:fldCharType="separate"/>
        </w:r>
        <w:r w:rsidR="00811864">
          <w:rPr>
            <w:noProof/>
            <w:webHidden/>
          </w:rPr>
          <w:t>43</w:t>
        </w:r>
        <w:r w:rsidR="00811864">
          <w:rPr>
            <w:noProof/>
            <w:webHidden/>
          </w:rPr>
          <w:fldChar w:fldCharType="end"/>
        </w:r>
      </w:hyperlink>
    </w:p>
    <w:p w14:paraId="22D66E6C" w14:textId="2C933B45" w:rsidR="00811864" w:rsidRDefault="00F026E3">
      <w:pPr>
        <w:pStyle w:val="TOC3"/>
        <w:rPr>
          <w:noProof/>
        </w:rPr>
      </w:pPr>
      <w:hyperlink w:anchor="_Toc36939030" w:history="1">
        <w:r w:rsidR="00811864" w:rsidRPr="00F42780">
          <w:rPr>
            <w:rStyle w:val="af0"/>
            <w:noProof/>
          </w:rPr>
          <w:t>4.2.4 构建</w:t>
        </w:r>
        <w:r w:rsidR="00811864" w:rsidRPr="00F42780">
          <w:rPr>
            <w:rStyle w:val="af0"/>
            <w:rFonts w:ascii="Arial" w:hAnsi="Arial"/>
            <w:noProof/>
          </w:rPr>
          <w:t>Action</w:t>
        </w:r>
        <w:r w:rsidR="00811864" w:rsidRPr="00F42780">
          <w:rPr>
            <w:rStyle w:val="af0"/>
            <w:noProof/>
          </w:rPr>
          <w:t>功能实现</w:t>
        </w:r>
        <w:r w:rsidR="00811864">
          <w:rPr>
            <w:noProof/>
            <w:webHidden/>
          </w:rPr>
          <w:tab/>
        </w:r>
        <w:r w:rsidR="00811864">
          <w:rPr>
            <w:noProof/>
            <w:webHidden/>
          </w:rPr>
          <w:fldChar w:fldCharType="begin"/>
        </w:r>
        <w:r w:rsidR="00811864">
          <w:rPr>
            <w:noProof/>
            <w:webHidden/>
          </w:rPr>
          <w:instrText xml:space="preserve"> PAGEREF _Toc36939030 \h </w:instrText>
        </w:r>
        <w:r w:rsidR="00811864">
          <w:rPr>
            <w:noProof/>
            <w:webHidden/>
          </w:rPr>
        </w:r>
        <w:r w:rsidR="00811864">
          <w:rPr>
            <w:noProof/>
            <w:webHidden/>
          </w:rPr>
          <w:fldChar w:fldCharType="separate"/>
        </w:r>
        <w:r w:rsidR="00811864">
          <w:rPr>
            <w:noProof/>
            <w:webHidden/>
          </w:rPr>
          <w:t>44</w:t>
        </w:r>
        <w:r w:rsidR="00811864">
          <w:rPr>
            <w:noProof/>
            <w:webHidden/>
          </w:rPr>
          <w:fldChar w:fldCharType="end"/>
        </w:r>
      </w:hyperlink>
    </w:p>
    <w:p w14:paraId="1756EDC5" w14:textId="0F874B4A" w:rsidR="00811864" w:rsidRDefault="00F026E3">
      <w:pPr>
        <w:pStyle w:val="TOC2"/>
        <w:tabs>
          <w:tab w:val="right" w:leader="dot" w:pos="8296"/>
        </w:tabs>
        <w:rPr>
          <w:noProof/>
        </w:rPr>
      </w:pPr>
      <w:hyperlink w:anchor="_Toc36939031" w:history="1">
        <w:r w:rsidR="00811864" w:rsidRPr="00F42780">
          <w:rPr>
            <w:rStyle w:val="af0"/>
            <w:noProof/>
          </w:rPr>
          <w:t>4.3 审核流模块</w:t>
        </w:r>
        <w:r w:rsidR="00811864">
          <w:rPr>
            <w:noProof/>
            <w:webHidden/>
          </w:rPr>
          <w:tab/>
        </w:r>
        <w:r w:rsidR="00811864">
          <w:rPr>
            <w:noProof/>
            <w:webHidden/>
          </w:rPr>
          <w:fldChar w:fldCharType="begin"/>
        </w:r>
        <w:r w:rsidR="00811864">
          <w:rPr>
            <w:noProof/>
            <w:webHidden/>
          </w:rPr>
          <w:instrText xml:space="preserve"> PAGEREF _Toc36939031 \h </w:instrText>
        </w:r>
        <w:r w:rsidR="00811864">
          <w:rPr>
            <w:noProof/>
            <w:webHidden/>
          </w:rPr>
        </w:r>
        <w:r w:rsidR="00811864">
          <w:rPr>
            <w:noProof/>
            <w:webHidden/>
          </w:rPr>
          <w:fldChar w:fldCharType="separate"/>
        </w:r>
        <w:r w:rsidR="00811864">
          <w:rPr>
            <w:noProof/>
            <w:webHidden/>
          </w:rPr>
          <w:t>45</w:t>
        </w:r>
        <w:r w:rsidR="00811864">
          <w:rPr>
            <w:noProof/>
            <w:webHidden/>
          </w:rPr>
          <w:fldChar w:fldCharType="end"/>
        </w:r>
      </w:hyperlink>
    </w:p>
    <w:p w14:paraId="7CEC4B72" w14:textId="0A0D6CB7" w:rsidR="00811864" w:rsidRDefault="00F026E3">
      <w:pPr>
        <w:pStyle w:val="TOC3"/>
        <w:rPr>
          <w:noProof/>
        </w:rPr>
      </w:pPr>
      <w:hyperlink w:anchor="_Toc36939032" w:history="1">
        <w:r w:rsidR="00811864" w:rsidRPr="00F42780">
          <w:rPr>
            <w:rStyle w:val="af0"/>
            <w:noProof/>
          </w:rPr>
          <w:t>4.3.1 审核流模块设计</w:t>
        </w:r>
        <w:r w:rsidR="00811864">
          <w:rPr>
            <w:noProof/>
            <w:webHidden/>
          </w:rPr>
          <w:tab/>
        </w:r>
        <w:r w:rsidR="00811864">
          <w:rPr>
            <w:noProof/>
            <w:webHidden/>
          </w:rPr>
          <w:fldChar w:fldCharType="begin"/>
        </w:r>
        <w:r w:rsidR="00811864">
          <w:rPr>
            <w:noProof/>
            <w:webHidden/>
          </w:rPr>
          <w:instrText xml:space="preserve"> PAGEREF _Toc36939032 \h </w:instrText>
        </w:r>
        <w:r w:rsidR="00811864">
          <w:rPr>
            <w:noProof/>
            <w:webHidden/>
          </w:rPr>
        </w:r>
        <w:r w:rsidR="00811864">
          <w:rPr>
            <w:noProof/>
            <w:webHidden/>
          </w:rPr>
          <w:fldChar w:fldCharType="separate"/>
        </w:r>
        <w:r w:rsidR="00811864">
          <w:rPr>
            <w:noProof/>
            <w:webHidden/>
          </w:rPr>
          <w:t>45</w:t>
        </w:r>
        <w:r w:rsidR="00811864">
          <w:rPr>
            <w:noProof/>
            <w:webHidden/>
          </w:rPr>
          <w:fldChar w:fldCharType="end"/>
        </w:r>
      </w:hyperlink>
    </w:p>
    <w:p w14:paraId="10174D0D" w14:textId="0C424E35" w:rsidR="00811864" w:rsidRDefault="00F026E3">
      <w:pPr>
        <w:pStyle w:val="TOC3"/>
        <w:rPr>
          <w:noProof/>
        </w:rPr>
      </w:pPr>
      <w:hyperlink w:anchor="_Toc36939033" w:history="1">
        <w:r w:rsidR="00811864" w:rsidRPr="00F42780">
          <w:rPr>
            <w:rStyle w:val="af0"/>
            <w:noProof/>
          </w:rPr>
          <w:t>4.3.2 审核流操作功能实现</w:t>
        </w:r>
        <w:r w:rsidR="00811864">
          <w:rPr>
            <w:noProof/>
            <w:webHidden/>
          </w:rPr>
          <w:tab/>
        </w:r>
        <w:r w:rsidR="00811864">
          <w:rPr>
            <w:noProof/>
            <w:webHidden/>
          </w:rPr>
          <w:fldChar w:fldCharType="begin"/>
        </w:r>
        <w:r w:rsidR="00811864">
          <w:rPr>
            <w:noProof/>
            <w:webHidden/>
          </w:rPr>
          <w:instrText xml:space="preserve"> PAGEREF _Toc36939033 \h </w:instrText>
        </w:r>
        <w:r w:rsidR="00811864">
          <w:rPr>
            <w:noProof/>
            <w:webHidden/>
          </w:rPr>
        </w:r>
        <w:r w:rsidR="00811864">
          <w:rPr>
            <w:noProof/>
            <w:webHidden/>
          </w:rPr>
          <w:fldChar w:fldCharType="separate"/>
        </w:r>
        <w:r w:rsidR="00811864">
          <w:rPr>
            <w:noProof/>
            <w:webHidden/>
          </w:rPr>
          <w:t>47</w:t>
        </w:r>
        <w:r w:rsidR="00811864">
          <w:rPr>
            <w:noProof/>
            <w:webHidden/>
          </w:rPr>
          <w:fldChar w:fldCharType="end"/>
        </w:r>
      </w:hyperlink>
    </w:p>
    <w:p w14:paraId="68F3B048" w14:textId="6AFCC0FA" w:rsidR="00811864" w:rsidRDefault="00F026E3">
      <w:pPr>
        <w:pStyle w:val="TOC3"/>
        <w:rPr>
          <w:noProof/>
        </w:rPr>
      </w:pPr>
      <w:hyperlink w:anchor="_Toc36939034" w:history="1">
        <w:r w:rsidR="00811864" w:rsidRPr="00F42780">
          <w:rPr>
            <w:rStyle w:val="af0"/>
            <w:noProof/>
          </w:rPr>
          <w:t>4.3.3 审核权转移功能实现</w:t>
        </w:r>
        <w:r w:rsidR="00811864">
          <w:rPr>
            <w:noProof/>
            <w:webHidden/>
          </w:rPr>
          <w:tab/>
        </w:r>
        <w:r w:rsidR="00811864">
          <w:rPr>
            <w:noProof/>
            <w:webHidden/>
          </w:rPr>
          <w:fldChar w:fldCharType="begin"/>
        </w:r>
        <w:r w:rsidR="00811864">
          <w:rPr>
            <w:noProof/>
            <w:webHidden/>
          </w:rPr>
          <w:instrText xml:space="preserve"> PAGEREF _Toc36939034 \h </w:instrText>
        </w:r>
        <w:r w:rsidR="00811864">
          <w:rPr>
            <w:noProof/>
            <w:webHidden/>
          </w:rPr>
        </w:r>
        <w:r w:rsidR="00811864">
          <w:rPr>
            <w:noProof/>
            <w:webHidden/>
          </w:rPr>
          <w:fldChar w:fldCharType="separate"/>
        </w:r>
        <w:r w:rsidR="00811864">
          <w:rPr>
            <w:noProof/>
            <w:webHidden/>
          </w:rPr>
          <w:t>49</w:t>
        </w:r>
        <w:r w:rsidR="00811864">
          <w:rPr>
            <w:noProof/>
            <w:webHidden/>
          </w:rPr>
          <w:fldChar w:fldCharType="end"/>
        </w:r>
      </w:hyperlink>
    </w:p>
    <w:p w14:paraId="67BE9BB6" w14:textId="63780ACA" w:rsidR="00811864" w:rsidRDefault="00F026E3">
      <w:pPr>
        <w:pStyle w:val="TOC3"/>
        <w:rPr>
          <w:noProof/>
        </w:rPr>
      </w:pPr>
      <w:hyperlink w:anchor="_Toc36939035" w:history="1">
        <w:r w:rsidR="00811864" w:rsidRPr="00F42780">
          <w:rPr>
            <w:rStyle w:val="af0"/>
            <w:noProof/>
          </w:rPr>
          <w:t>4.3.4 审核消息保障功能实现</w:t>
        </w:r>
        <w:r w:rsidR="00811864">
          <w:rPr>
            <w:noProof/>
            <w:webHidden/>
          </w:rPr>
          <w:tab/>
        </w:r>
        <w:r w:rsidR="00811864">
          <w:rPr>
            <w:noProof/>
            <w:webHidden/>
          </w:rPr>
          <w:fldChar w:fldCharType="begin"/>
        </w:r>
        <w:r w:rsidR="00811864">
          <w:rPr>
            <w:noProof/>
            <w:webHidden/>
          </w:rPr>
          <w:instrText xml:space="preserve"> PAGEREF _Toc36939035 \h </w:instrText>
        </w:r>
        <w:r w:rsidR="00811864">
          <w:rPr>
            <w:noProof/>
            <w:webHidden/>
          </w:rPr>
        </w:r>
        <w:r w:rsidR="00811864">
          <w:rPr>
            <w:noProof/>
            <w:webHidden/>
          </w:rPr>
          <w:fldChar w:fldCharType="separate"/>
        </w:r>
        <w:r w:rsidR="00811864">
          <w:rPr>
            <w:noProof/>
            <w:webHidden/>
          </w:rPr>
          <w:t>50</w:t>
        </w:r>
        <w:r w:rsidR="00811864">
          <w:rPr>
            <w:noProof/>
            <w:webHidden/>
          </w:rPr>
          <w:fldChar w:fldCharType="end"/>
        </w:r>
      </w:hyperlink>
    </w:p>
    <w:p w14:paraId="166881FE" w14:textId="4D1D8C8D" w:rsidR="00811864" w:rsidRDefault="00F026E3">
      <w:pPr>
        <w:pStyle w:val="TOC2"/>
        <w:tabs>
          <w:tab w:val="right" w:leader="dot" w:pos="8296"/>
        </w:tabs>
        <w:rPr>
          <w:noProof/>
        </w:rPr>
      </w:pPr>
      <w:hyperlink w:anchor="_Toc36939036" w:history="1">
        <w:r w:rsidR="00811864" w:rsidRPr="00F42780">
          <w:rPr>
            <w:rStyle w:val="af0"/>
            <w:noProof/>
          </w:rPr>
          <w:t>4.4 规则应用模块</w:t>
        </w:r>
        <w:r w:rsidR="00811864">
          <w:rPr>
            <w:noProof/>
            <w:webHidden/>
          </w:rPr>
          <w:tab/>
        </w:r>
        <w:r w:rsidR="00811864">
          <w:rPr>
            <w:noProof/>
            <w:webHidden/>
          </w:rPr>
          <w:fldChar w:fldCharType="begin"/>
        </w:r>
        <w:r w:rsidR="00811864">
          <w:rPr>
            <w:noProof/>
            <w:webHidden/>
          </w:rPr>
          <w:instrText xml:space="preserve"> PAGEREF _Toc36939036 \h </w:instrText>
        </w:r>
        <w:r w:rsidR="00811864">
          <w:rPr>
            <w:noProof/>
            <w:webHidden/>
          </w:rPr>
        </w:r>
        <w:r w:rsidR="00811864">
          <w:rPr>
            <w:noProof/>
            <w:webHidden/>
          </w:rPr>
          <w:fldChar w:fldCharType="separate"/>
        </w:r>
        <w:r w:rsidR="00811864">
          <w:rPr>
            <w:noProof/>
            <w:webHidden/>
          </w:rPr>
          <w:t>51</w:t>
        </w:r>
        <w:r w:rsidR="00811864">
          <w:rPr>
            <w:noProof/>
            <w:webHidden/>
          </w:rPr>
          <w:fldChar w:fldCharType="end"/>
        </w:r>
      </w:hyperlink>
    </w:p>
    <w:p w14:paraId="424F9DD4" w14:textId="67C2F6D5" w:rsidR="00811864" w:rsidRDefault="00F026E3">
      <w:pPr>
        <w:pStyle w:val="TOC3"/>
        <w:rPr>
          <w:noProof/>
        </w:rPr>
      </w:pPr>
      <w:hyperlink w:anchor="_Toc36939037" w:history="1">
        <w:r w:rsidR="00811864" w:rsidRPr="00F42780">
          <w:rPr>
            <w:rStyle w:val="af0"/>
            <w:noProof/>
          </w:rPr>
          <w:t>4.4.1 规则应用模块设计</w:t>
        </w:r>
        <w:r w:rsidR="00811864">
          <w:rPr>
            <w:noProof/>
            <w:webHidden/>
          </w:rPr>
          <w:tab/>
        </w:r>
        <w:r w:rsidR="00811864">
          <w:rPr>
            <w:noProof/>
            <w:webHidden/>
          </w:rPr>
          <w:fldChar w:fldCharType="begin"/>
        </w:r>
        <w:r w:rsidR="00811864">
          <w:rPr>
            <w:noProof/>
            <w:webHidden/>
          </w:rPr>
          <w:instrText xml:space="preserve"> PAGEREF _Toc36939037 \h </w:instrText>
        </w:r>
        <w:r w:rsidR="00811864">
          <w:rPr>
            <w:noProof/>
            <w:webHidden/>
          </w:rPr>
        </w:r>
        <w:r w:rsidR="00811864">
          <w:rPr>
            <w:noProof/>
            <w:webHidden/>
          </w:rPr>
          <w:fldChar w:fldCharType="separate"/>
        </w:r>
        <w:r w:rsidR="00811864">
          <w:rPr>
            <w:noProof/>
            <w:webHidden/>
          </w:rPr>
          <w:t>51</w:t>
        </w:r>
        <w:r w:rsidR="00811864">
          <w:rPr>
            <w:noProof/>
            <w:webHidden/>
          </w:rPr>
          <w:fldChar w:fldCharType="end"/>
        </w:r>
      </w:hyperlink>
    </w:p>
    <w:p w14:paraId="03669C78" w14:textId="66EB1F92" w:rsidR="00811864" w:rsidRDefault="00F026E3">
      <w:pPr>
        <w:pStyle w:val="TOC3"/>
        <w:rPr>
          <w:noProof/>
        </w:rPr>
      </w:pPr>
      <w:hyperlink w:anchor="_Toc36939038" w:history="1">
        <w:r w:rsidR="00811864" w:rsidRPr="00F42780">
          <w:rPr>
            <w:rStyle w:val="af0"/>
            <w:noProof/>
          </w:rPr>
          <w:t>4.4.2 规则判定功能实现</w:t>
        </w:r>
        <w:r w:rsidR="00811864">
          <w:rPr>
            <w:noProof/>
            <w:webHidden/>
          </w:rPr>
          <w:tab/>
        </w:r>
        <w:r w:rsidR="00811864">
          <w:rPr>
            <w:noProof/>
            <w:webHidden/>
          </w:rPr>
          <w:fldChar w:fldCharType="begin"/>
        </w:r>
        <w:r w:rsidR="00811864">
          <w:rPr>
            <w:noProof/>
            <w:webHidden/>
          </w:rPr>
          <w:instrText xml:space="preserve"> PAGEREF _Toc36939038 \h </w:instrText>
        </w:r>
        <w:r w:rsidR="00811864">
          <w:rPr>
            <w:noProof/>
            <w:webHidden/>
          </w:rPr>
        </w:r>
        <w:r w:rsidR="00811864">
          <w:rPr>
            <w:noProof/>
            <w:webHidden/>
          </w:rPr>
          <w:fldChar w:fldCharType="separate"/>
        </w:r>
        <w:r w:rsidR="00811864">
          <w:rPr>
            <w:noProof/>
            <w:webHidden/>
          </w:rPr>
          <w:t>52</w:t>
        </w:r>
        <w:r w:rsidR="00811864">
          <w:rPr>
            <w:noProof/>
            <w:webHidden/>
          </w:rPr>
          <w:fldChar w:fldCharType="end"/>
        </w:r>
      </w:hyperlink>
    </w:p>
    <w:p w14:paraId="128D61E4" w14:textId="6549D653" w:rsidR="00811864" w:rsidRDefault="00F026E3">
      <w:pPr>
        <w:pStyle w:val="TOC3"/>
        <w:rPr>
          <w:noProof/>
        </w:rPr>
      </w:pPr>
      <w:hyperlink w:anchor="_Toc36939039" w:history="1">
        <w:r w:rsidR="00811864" w:rsidRPr="00F42780">
          <w:rPr>
            <w:rStyle w:val="af0"/>
            <w:noProof/>
          </w:rPr>
          <w:t>4.4.3 缓存更新功能实现</w:t>
        </w:r>
        <w:r w:rsidR="00811864">
          <w:rPr>
            <w:noProof/>
            <w:webHidden/>
          </w:rPr>
          <w:tab/>
        </w:r>
        <w:r w:rsidR="00811864">
          <w:rPr>
            <w:noProof/>
            <w:webHidden/>
          </w:rPr>
          <w:fldChar w:fldCharType="begin"/>
        </w:r>
        <w:r w:rsidR="00811864">
          <w:rPr>
            <w:noProof/>
            <w:webHidden/>
          </w:rPr>
          <w:instrText xml:space="preserve"> PAGEREF _Toc36939039 \h </w:instrText>
        </w:r>
        <w:r w:rsidR="00811864">
          <w:rPr>
            <w:noProof/>
            <w:webHidden/>
          </w:rPr>
        </w:r>
        <w:r w:rsidR="00811864">
          <w:rPr>
            <w:noProof/>
            <w:webHidden/>
          </w:rPr>
          <w:fldChar w:fldCharType="separate"/>
        </w:r>
        <w:r w:rsidR="00811864">
          <w:rPr>
            <w:noProof/>
            <w:webHidden/>
          </w:rPr>
          <w:t>54</w:t>
        </w:r>
        <w:r w:rsidR="00811864">
          <w:rPr>
            <w:noProof/>
            <w:webHidden/>
          </w:rPr>
          <w:fldChar w:fldCharType="end"/>
        </w:r>
      </w:hyperlink>
    </w:p>
    <w:p w14:paraId="54F12771" w14:textId="15304663" w:rsidR="00811864" w:rsidRDefault="00F026E3">
      <w:pPr>
        <w:pStyle w:val="TOC2"/>
        <w:tabs>
          <w:tab w:val="right" w:leader="dot" w:pos="8296"/>
        </w:tabs>
        <w:rPr>
          <w:noProof/>
        </w:rPr>
      </w:pPr>
      <w:hyperlink w:anchor="_Toc36939040" w:history="1">
        <w:r w:rsidR="00811864" w:rsidRPr="00F42780">
          <w:rPr>
            <w:rStyle w:val="af0"/>
            <w:noProof/>
          </w:rPr>
          <w:t>4.5 系统测试</w:t>
        </w:r>
        <w:r w:rsidR="00811864">
          <w:rPr>
            <w:noProof/>
            <w:webHidden/>
          </w:rPr>
          <w:tab/>
        </w:r>
        <w:r w:rsidR="00811864">
          <w:rPr>
            <w:noProof/>
            <w:webHidden/>
          </w:rPr>
          <w:fldChar w:fldCharType="begin"/>
        </w:r>
        <w:r w:rsidR="00811864">
          <w:rPr>
            <w:noProof/>
            <w:webHidden/>
          </w:rPr>
          <w:instrText xml:space="preserve"> PAGEREF _Toc36939040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4282FC0F" w14:textId="5906614B" w:rsidR="00811864" w:rsidRDefault="00F026E3">
      <w:pPr>
        <w:pStyle w:val="TOC3"/>
        <w:rPr>
          <w:noProof/>
        </w:rPr>
      </w:pPr>
      <w:hyperlink w:anchor="_Toc36939041" w:history="1">
        <w:r w:rsidR="00811864" w:rsidRPr="00F42780">
          <w:rPr>
            <w:rStyle w:val="af0"/>
            <w:noProof/>
          </w:rPr>
          <w:t>4.5.1 测试环境</w:t>
        </w:r>
        <w:r w:rsidR="00811864">
          <w:rPr>
            <w:noProof/>
            <w:webHidden/>
          </w:rPr>
          <w:tab/>
        </w:r>
        <w:r w:rsidR="00811864">
          <w:rPr>
            <w:noProof/>
            <w:webHidden/>
          </w:rPr>
          <w:fldChar w:fldCharType="begin"/>
        </w:r>
        <w:r w:rsidR="00811864">
          <w:rPr>
            <w:noProof/>
            <w:webHidden/>
          </w:rPr>
          <w:instrText xml:space="preserve"> PAGEREF _Toc36939041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360C9568" w14:textId="62BB1F6A" w:rsidR="00811864" w:rsidRDefault="00F026E3">
      <w:pPr>
        <w:pStyle w:val="TOC3"/>
        <w:rPr>
          <w:noProof/>
        </w:rPr>
      </w:pPr>
      <w:hyperlink w:anchor="_Toc36939042" w:history="1">
        <w:r w:rsidR="00811864" w:rsidRPr="00F42780">
          <w:rPr>
            <w:rStyle w:val="af0"/>
            <w:noProof/>
          </w:rPr>
          <w:t>4.5.2 测试设计</w:t>
        </w:r>
        <w:r w:rsidR="00811864">
          <w:rPr>
            <w:noProof/>
            <w:webHidden/>
          </w:rPr>
          <w:tab/>
        </w:r>
        <w:r w:rsidR="00811864">
          <w:rPr>
            <w:noProof/>
            <w:webHidden/>
          </w:rPr>
          <w:fldChar w:fldCharType="begin"/>
        </w:r>
        <w:r w:rsidR="00811864">
          <w:rPr>
            <w:noProof/>
            <w:webHidden/>
          </w:rPr>
          <w:instrText xml:space="preserve"> PAGEREF _Toc36939042 \h </w:instrText>
        </w:r>
        <w:r w:rsidR="00811864">
          <w:rPr>
            <w:noProof/>
            <w:webHidden/>
          </w:rPr>
        </w:r>
        <w:r w:rsidR="00811864">
          <w:rPr>
            <w:noProof/>
            <w:webHidden/>
          </w:rPr>
          <w:fldChar w:fldCharType="separate"/>
        </w:r>
        <w:r w:rsidR="00811864">
          <w:rPr>
            <w:noProof/>
            <w:webHidden/>
          </w:rPr>
          <w:t>56</w:t>
        </w:r>
        <w:r w:rsidR="00811864">
          <w:rPr>
            <w:noProof/>
            <w:webHidden/>
          </w:rPr>
          <w:fldChar w:fldCharType="end"/>
        </w:r>
      </w:hyperlink>
    </w:p>
    <w:p w14:paraId="1BCC74F9" w14:textId="0E105E41" w:rsidR="00811864" w:rsidRDefault="00F026E3">
      <w:pPr>
        <w:pStyle w:val="TOC3"/>
        <w:rPr>
          <w:noProof/>
        </w:rPr>
      </w:pPr>
      <w:hyperlink w:anchor="_Toc36939043" w:history="1">
        <w:r w:rsidR="00811864" w:rsidRPr="00F42780">
          <w:rPr>
            <w:rStyle w:val="af0"/>
            <w:noProof/>
          </w:rPr>
          <w:t>4.5.3 测试结果</w:t>
        </w:r>
        <w:r w:rsidR="00811864">
          <w:rPr>
            <w:noProof/>
            <w:webHidden/>
          </w:rPr>
          <w:tab/>
        </w:r>
        <w:r w:rsidR="00811864">
          <w:rPr>
            <w:noProof/>
            <w:webHidden/>
          </w:rPr>
          <w:fldChar w:fldCharType="begin"/>
        </w:r>
        <w:r w:rsidR="00811864">
          <w:rPr>
            <w:noProof/>
            <w:webHidden/>
          </w:rPr>
          <w:instrText xml:space="preserve"> PAGEREF _Toc36939043 \h </w:instrText>
        </w:r>
        <w:r w:rsidR="00811864">
          <w:rPr>
            <w:noProof/>
            <w:webHidden/>
          </w:rPr>
        </w:r>
        <w:r w:rsidR="00811864">
          <w:rPr>
            <w:noProof/>
            <w:webHidden/>
          </w:rPr>
          <w:fldChar w:fldCharType="separate"/>
        </w:r>
        <w:r w:rsidR="00811864">
          <w:rPr>
            <w:noProof/>
            <w:webHidden/>
          </w:rPr>
          <w:t>59</w:t>
        </w:r>
        <w:r w:rsidR="00811864">
          <w:rPr>
            <w:noProof/>
            <w:webHidden/>
          </w:rPr>
          <w:fldChar w:fldCharType="end"/>
        </w:r>
      </w:hyperlink>
    </w:p>
    <w:p w14:paraId="0DB04528" w14:textId="67634771" w:rsidR="00811864" w:rsidRDefault="00F026E3">
      <w:pPr>
        <w:pStyle w:val="TOC2"/>
        <w:tabs>
          <w:tab w:val="right" w:leader="dot" w:pos="8296"/>
        </w:tabs>
        <w:rPr>
          <w:noProof/>
        </w:rPr>
      </w:pPr>
      <w:hyperlink w:anchor="_Toc36939044" w:history="1">
        <w:r w:rsidR="00811864" w:rsidRPr="00F42780">
          <w:rPr>
            <w:rStyle w:val="af0"/>
            <w:noProof/>
          </w:rPr>
          <w:t>4.6 本章小结</w:t>
        </w:r>
        <w:r w:rsidR="00811864">
          <w:rPr>
            <w:noProof/>
            <w:webHidden/>
          </w:rPr>
          <w:tab/>
        </w:r>
        <w:r w:rsidR="00811864">
          <w:rPr>
            <w:noProof/>
            <w:webHidden/>
          </w:rPr>
          <w:fldChar w:fldCharType="begin"/>
        </w:r>
        <w:r w:rsidR="00811864">
          <w:rPr>
            <w:noProof/>
            <w:webHidden/>
          </w:rPr>
          <w:instrText xml:space="preserve"> PAGEREF _Toc36939044 \h </w:instrText>
        </w:r>
        <w:r w:rsidR="00811864">
          <w:rPr>
            <w:noProof/>
            <w:webHidden/>
          </w:rPr>
        </w:r>
        <w:r w:rsidR="00811864">
          <w:rPr>
            <w:noProof/>
            <w:webHidden/>
          </w:rPr>
          <w:fldChar w:fldCharType="separate"/>
        </w:r>
        <w:r w:rsidR="00811864">
          <w:rPr>
            <w:noProof/>
            <w:webHidden/>
          </w:rPr>
          <w:t>59</w:t>
        </w:r>
        <w:r w:rsidR="00811864">
          <w:rPr>
            <w:noProof/>
            <w:webHidden/>
          </w:rPr>
          <w:fldChar w:fldCharType="end"/>
        </w:r>
      </w:hyperlink>
    </w:p>
    <w:p w14:paraId="3E59DB0F" w14:textId="5B0498B5" w:rsidR="00811864" w:rsidRDefault="00F026E3">
      <w:pPr>
        <w:pStyle w:val="TOC1"/>
        <w:tabs>
          <w:tab w:val="right" w:leader="dot" w:pos="8296"/>
        </w:tabs>
        <w:rPr>
          <w:noProof/>
        </w:rPr>
      </w:pPr>
      <w:hyperlink w:anchor="_Toc36939045" w:history="1">
        <w:r w:rsidR="00811864" w:rsidRPr="00F42780">
          <w:rPr>
            <w:rStyle w:val="af0"/>
            <w:noProof/>
          </w:rPr>
          <w:t>第5章 总结与展望</w:t>
        </w:r>
        <w:r w:rsidR="00811864">
          <w:rPr>
            <w:noProof/>
            <w:webHidden/>
          </w:rPr>
          <w:tab/>
        </w:r>
        <w:r w:rsidR="00811864">
          <w:rPr>
            <w:noProof/>
            <w:webHidden/>
          </w:rPr>
          <w:fldChar w:fldCharType="begin"/>
        </w:r>
        <w:r w:rsidR="00811864">
          <w:rPr>
            <w:noProof/>
            <w:webHidden/>
          </w:rPr>
          <w:instrText xml:space="preserve"> PAGEREF _Toc36939045 \h </w:instrText>
        </w:r>
        <w:r w:rsidR="00811864">
          <w:rPr>
            <w:noProof/>
            <w:webHidden/>
          </w:rPr>
        </w:r>
        <w:r w:rsidR="00811864">
          <w:rPr>
            <w:noProof/>
            <w:webHidden/>
          </w:rPr>
          <w:fldChar w:fldCharType="separate"/>
        </w:r>
        <w:r w:rsidR="00811864">
          <w:rPr>
            <w:noProof/>
            <w:webHidden/>
          </w:rPr>
          <w:t>60</w:t>
        </w:r>
        <w:r w:rsidR="00811864">
          <w:rPr>
            <w:noProof/>
            <w:webHidden/>
          </w:rPr>
          <w:fldChar w:fldCharType="end"/>
        </w:r>
      </w:hyperlink>
    </w:p>
    <w:p w14:paraId="1835ABE3" w14:textId="60E1FD40" w:rsidR="00811864" w:rsidRDefault="00F026E3">
      <w:pPr>
        <w:pStyle w:val="TOC2"/>
        <w:tabs>
          <w:tab w:val="right" w:leader="dot" w:pos="8296"/>
        </w:tabs>
        <w:rPr>
          <w:noProof/>
        </w:rPr>
      </w:pPr>
      <w:hyperlink w:anchor="_Toc36939046" w:history="1">
        <w:r w:rsidR="00811864" w:rsidRPr="00F42780">
          <w:rPr>
            <w:rStyle w:val="af0"/>
            <w:noProof/>
          </w:rPr>
          <w:t>5.1 总结</w:t>
        </w:r>
        <w:r w:rsidR="00811864">
          <w:rPr>
            <w:noProof/>
            <w:webHidden/>
          </w:rPr>
          <w:tab/>
        </w:r>
        <w:r w:rsidR="00811864">
          <w:rPr>
            <w:noProof/>
            <w:webHidden/>
          </w:rPr>
          <w:fldChar w:fldCharType="begin"/>
        </w:r>
        <w:r w:rsidR="00811864">
          <w:rPr>
            <w:noProof/>
            <w:webHidden/>
          </w:rPr>
          <w:instrText xml:space="preserve"> PAGEREF _Toc36939046 \h </w:instrText>
        </w:r>
        <w:r w:rsidR="00811864">
          <w:rPr>
            <w:noProof/>
            <w:webHidden/>
          </w:rPr>
        </w:r>
        <w:r w:rsidR="00811864">
          <w:rPr>
            <w:noProof/>
            <w:webHidden/>
          </w:rPr>
          <w:fldChar w:fldCharType="separate"/>
        </w:r>
        <w:r w:rsidR="00811864">
          <w:rPr>
            <w:noProof/>
            <w:webHidden/>
          </w:rPr>
          <w:t>60</w:t>
        </w:r>
        <w:r w:rsidR="00811864">
          <w:rPr>
            <w:noProof/>
            <w:webHidden/>
          </w:rPr>
          <w:fldChar w:fldCharType="end"/>
        </w:r>
      </w:hyperlink>
    </w:p>
    <w:p w14:paraId="5E0FEA58" w14:textId="081714C7" w:rsidR="00811864" w:rsidRDefault="00F026E3">
      <w:pPr>
        <w:pStyle w:val="TOC2"/>
        <w:tabs>
          <w:tab w:val="right" w:leader="dot" w:pos="8296"/>
        </w:tabs>
        <w:rPr>
          <w:noProof/>
        </w:rPr>
      </w:pPr>
      <w:hyperlink w:anchor="_Toc36939047" w:history="1">
        <w:r w:rsidR="00811864" w:rsidRPr="00F42780">
          <w:rPr>
            <w:rStyle w:val="af0"/>
            <w:noProof/>
          </w:rPr>
          <w:t>5.2 工作展望</w:t>
        </w:r>
        <w:r w:rsidR="00811864">
          <w:rPr>
            <w:noProof/>
            <w:webHidden/>
          </w:rPr>
          <w:tab/>
        </w:r>
        <w:r w:rsidR="00811864">
          <w:rPr>
            <w:noProof/>
            <w:webHidden/>
          </w:rPr>
          <w:fldChar w:fldCharType="begin"/>
        </w:r>
        <w:r w:rsidR="00811864">
          <w:rPr>
            <w:noProof/>
            <w:webHidden/>
          </w:rPr>
          <w:instrText xml:space="preserve"> PAGEREF _Toc36939047 \h </w:instrText>
        </w:r>
        <w:r w:rsidR="00811864">
          <w:rPr>
            <w:noProof/>
            <w:webHidden/>
          </w:rPr>
        </w:r>
        <w:r w:rsidR="00811864">
          <w:rPr>
            <w:noProof/>
            <w:webHidden/>
          </w:rPr>
          <w:fldChar w:fldCharType="separate"/>
        </w:r>
        <w:r w:rsidR="00811864">
          <w:rPr>
            <w:noProof/>
            <w:webHidden/>
          </w:rPr>
          <w:t>60</w:t>
        </w:r>
        <w:r w:rsidR="00811864">
          <w:rPr>
            <w:noProof/>
            <w:webHidden/>
          </w:rPr>
          <w:fldChar w:fldCharType="end"/>
        </w:r>
      </w:hyperlink>
    </w:p>
    <w:p w14:paraId="239E2BBB" w14:textId="053D238D" w:rsidR="00811864" w:rsidRDefault="00F026E3">
      <w:pPr>
        <w:pStyle w:val="TOC1"/>
        <w:tabs>
          <w:tab w:val="right" w:leader="dot" w:pos="8296"/>
        </w:tabs>
        <w:rPr>
          <w:noProof/>
        </w:rPr>
      </w:pPr>
      <w:hyperlink w:anchor="_Toc36939048" w:history="1">
        <w:r w:rsidR="00811864" w:rsidRPr="00F42780">
          <w:rPr>
            <w:rStyle w:val="af0"/>
            <w:noProof/>
          </w:rPr>
          <w:t>参 考 文 献</w:t>
        </w:r>
        <w:r w:rsidR="00811864">
          <w:rPr>
            <w:noProof/>
            <w:webHidden/>
          </w:rPr>
          <w:tab/>
        </w:r>
        <w:r w:rsidR="00811864">
          <w:rPr>
            <w:noProof/>
            <w:webHidden/>
          </w:rPr>
          <w:fldChar w:fldCharType="begin"/>
        </w:r>
        <w:r w:rsidR="00811864">
          <w:rPr>
            <w:noProof/>
            <w:webHidden/>
          </w:rPr>
          <w:instrText xml:space="preserve"> PAGEREF _Toc36939048 \h </w:instrText>
        </w:r>
        <w:r w:rsidR="00811864">
          <w:rPr>
            <w:noProof/>
            <w:webHidden/>
          </w:rPr>
        </w:r>
        <w:r w:rsidR="00811864">
          <w:rPr>
            <w:noProof/>
            <w:webHidden/>
          </w:rPr>
          <w:fldChar w:fldCharType="separate"/>
        </w:r>
        <w:r w:rsidR="00811864">
          <w:rPr>
            <w:noProof/>
            <w:webHidden/>
          </w:rPr>
          <w:t>61</w:t>
        </w:r>
        <w:r w:rsidR="00811864">
          <w:rPr>
            <w:noProof/>
            <w:webHidden/>
          </w:rPr>
          <w:fldChar w:fldCharType="end"/>
        </w:r>
      </w:hyperlink>
    </w:p>
    <w:p w14:paraId="06005EC8" w14:textId="7ADF50A1" w:rsidR="00811864" w:rsidRDefault="00F026E3">
      <w:pPr>
        <w:pStyle w:val="TOC1"/>
        <w:tabs>
          <w:tab w:val="right" w:leader="dot" w:pos="8296"/>
        </w:tabs>
        <w:rPr>
          <w:noProof/>
        </w:rPr>
      </w:pPr>
      <w:hyperlink w:anchor="_Toc36939049" w:history="1">
        <w:r w:rsidR="00811864" w:rsidRPr="00F42780">
          <w:rPr>
            <w:rStyle w:val="af0"/>
            <w:noProof/>
          </w:rPr>
          <w:t>致     谢</w:t>
        </w:r>
        <w:r w:rsidR="00811864">
          <w:rPr>
            <w:noProof/>
            <w:webHidden/>
          </w:rPr>
          <w:tab/>
        </w:r>
        <w:r w:rsidR="00811864">
          <w:rPr>
            <w:noProof/>
            <w:webHidden/>
          </w:rPr>
          <w:fldChar w:fldCharType="begin"/>
        </w:r>
        <w:r w:rsidR="00811864">
          <w:rPr>
            <w:noProof/>
            <w:webHidden/>
          </w:rPr>
          <w:instrText xml:space="preserve"> PAGEREF _Toc36939049 \h </w:instrText>
        </w:r>
        <w:r w:rsidR="00811864">
          <w:rPr>
            <w:noProof/>
            <w:webHidden/>
          </w:rPr>
        </w:r>
        <w:r w:rsidR="00811864">
          <w:rPr>
            <w:noProof/>
            <w:webHidden/>
          </w:rPr>
          <w:fldChar w:fldCharType="separate"/>
        </w:r>
        <w:r w:rsidR="00811864">
          <w:rPr>
            <w:noProof/>
            <w:webHidden/>
          </w:rPr>
          <w:t>64</w:t>
        </w:r>
        <w:r w:rsidR="00811864">
          <w:rPr>
            <w:noProof/>
            <w:webHidden/>
          </w:rPr>
          <w:fldChar w:fldCharType="end"/>
        </w:r>
      </w:hyperlink>
    </w:p>
    <w:p w14:paraId="74C55780" w14:textId="5740DAD3"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938991"/>
      <w:bookmarkStart w:id="55" w:name="_Toc25758703"/>
      <w:bookmarkEnd w:id="53"/>
      <w:r w:rsidRPr="00A750CC">
        <w:rPr>
          <w:rFonts w:hint="eastAsia"/>
        </w:rPr>
        <w:lastRenderedPageBreak/>
        <w:t>图目录</w:t>
      </w:r>
      <w:bookmarkEnd w:id="54"/>
    </w:p>
    <w:p w14:paraId="5F870BA9" w14:textId="7CC29120" w:rsidR="00BC0E27"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940595" w:history="1">
        <w:r w:rsidR="00BC0E27" w:rsidRPr="00E47ADF">
          <w:rPr>
            <w:rStyle w:val="af0"/>
            <w:noProof/>
          </w:rPr>
          <w:t>图 1.1  外卖业务履约过程</w:t>
        </w:r>
        <w:r w:rsidR="00BC0E27">
          <w:rPr>
            <w:noProof/>
            <w:webHidden/>
          </w:rPr>
          <w:tab/>
        </w:r>
        <w:r w:rsidR="00BC0E27">
          <w:rPr>
            <w:noProof/>
            <w:webHidden/>
          </w:rPr>
          <w:fldChar w:fldCharType="begin"/>
        </w:r>
        <w:r w:rsidR="00BC0E27">
          <w:rPr>
            <w:noProof/>
            <w:webHidden/>
          </w:rPr>
          <w:instrText xml:space="preserve"> PAGEREF _Toc36940595 \h </w:instrText>
        </w:r>
        <w:r w:rsidR="00BC0E27">
          <w:rPr>
            <w:noProof/>
            <w:webHidden/>
          </w:rPr>
        </w:r>
        <w:r w:rsidR="00BC0E27">
          <w:rPr>
            <w:noProof/>
            <w:webHidden/>
          </w:rPr>
          <w:fldChar w:fldCharType="separate"/>
        </w:r>
        <w:r w:rsidR="00BC0E27">
          <w:rPr>
            <w:noProof/>
            <w:webHidden/>
          </w:rPr>
          <w:t>1</w:t>
        </w:r>
        <w:r w:rsidR="00BC0E27">
          <w:rPr>
            <w:noProof/>
            <w:webHidden/>
          </w:rPr>
          <w:fldChar w:fldCharType="end"/>
        </w:r>
      </w:hyperlink>
    </w:p>
    <w:p w14:paraId="5AD72F3B" w14:textId="3406BFD9" w:rsidR="00BC0E27" w:rsidRDefault="00F026E3">
      <w:pPr>
        <w:pStyle w:val="af9"/>
        <w:tabs>
          <w:tab w:val="right" w:leader="dot" w:pos="8296"/>
        </w:tabs>
        <w:rPr>
          <w:rFonts w:eastAsiaTheme="minorEastAsia"/>
          <w:smallCaps w:val="0"/>
          <w:noProof/>
          <w:sz w:val="21"/>
          <w:szCs w:val="22"/>
        </w:rPr>
      </w:pPr>
      <w:hyperlink w:anchor="_Toc36940596" w:history="1">
        <w:r w:rsidR="00BC0E27" w:rsidRPr="00E47ADF">
          <w:rPr>
            <w:rStyle w:val="af0"/>
            <w:noProof/>
          </w:rPr>
          <w:t>图 2.1  RabbitMQ内部结构图</w:t>
        </w:r>
        <w:r w:rsidR="00BC0E27">
          <w:rPr>
            <w:noProof/>
            <w:webHidden/>
          </w:rPr>
          <w:tab/>
        </w:r>
        <w:r w:rsidR="00BC0E27">
          <w:rPr>
            <w:noProof/>
            <w:webHidden/>
          </w:rPr>
          <w:fldChar w:fldCharType="begin"/>
        </w:r>
        <w:r w:rsidR="00BC0E27">
          <w:rPr>
            <w:noProof/>
            <w:webHidden/>
          </w:rPr>
          <w:instrText xml:space="preserve"> PAGEREF _Toc36940596 \h </w:instrText>
        </w:r>
        <w:r w:rsidR="00BC0E27">
          <w:rPr>
            <w:noProof/>
            <w:webHidden/>
          </w:rPr>
        </w:r>
        <w:r w:rsidR="00BC0E27">
          <w:rPr>
            <w:noProof/>
            <w:webHidden/>
          </w:rPr>
          <w:fldChar w:fldCharType="separate"/>
        </w:r>
        <w:r w:rsidR="00BC0E27">
          <w:rPr>
            <w:noProof/>
            <w:webHidden/>
          </w:rPr>
          <w:t>7</w:t>
        </w:r>
        <w:r w:rsidR="00BC0E27">
          <w:rPr>
            <w:noProof/>
            <w:webHidden/>
          </w:rPr>
          <w:fldChar w:fldCharType="end"/>
        </w:r>
      </w:hyperlink>
    </w:p>
    <w:p w14:paraId="0C3BC64D" w14:textId="6B6E19EA" w:rsidR="00BC0E27" w:rsidRDefault="00F026E3">
      <w:pPr>
        <w:pStyle w:val="af9"/>
        <w:tabs>
          <w:tab w:val="right" w:leader="dot" w:pos="8296"/>
        </w:tabs>
        <w:rPr>
          <w:rFonts w:eastAsiaTheme="minorEastAsia"/>
          <w:smallCaps w:val="0"/>
          <w:noProof/>
          <w:sz w:val="21"/>
          <w:szCs w:val="22"/>
        </w:rPr>
      </w:pPr>
      <w:hyperlink w:anchor="_Toc36940597" w:history="1">
        <w:r w:rsidR="00BC0E27" w:rsidRPr="00E47ADF">
          <w:rPr>
            <w:rStyle w:val="af0"/>
            <w:noProof/>
          </w:rPr>
          <w:t>图 3.1  系统边界</w:t>
        </w:r>
        <w:r w:rsidR="00BC0E27">
          <w:rPr>
            <w:noProof/>
            <w:webHidden/>
          </w:rPr>
          <w:tab/>
        </w:r>
        <w:r w:rsidR="00BC0E27">
          <w:rPr>
            <w:noProof/>
            <w:webHidden/>
          </w:rPr>
          <w:fldChar w:fldCharType="begin"/>
        </w:r>
        <w:r w:rsidR="00BC0E27">
          <w:rPr>
            <w:noProof/>
            <w:webHidden/>
          </w:rPr>
          <w:instrText xml:space="preserve"> PAGEREF _Toc36940597 \h </w:instrText>
        </w:r>
        <w:r w:rsidR="00BC0E27">
          <w:rPr>
            <w:noProof/>
            <w:webHidden/>
          </w:rPr>
        </w:r>
        <w:r w:rsidR="00BC0E27">
          <w:rPr>
            <w:noProof/>
            <w:webHidden/>
          </w:rPr>
          <w:fldChar w:fldCharType="separate"/>
        </w:r>
        <w:r w:rsidR="00BC0E27">
          <w:rPr>
            <w:noProof/>
            <w:webHidden/>
          </w:rPr>
          <w:t>10</w:t>
        </w:r>
        <w:r w:rsidR="00BC0E27">
          <w:rPr>
            <w:noProof/>
            <w:webHidden/>
          </w:rPr>
          <w:fldChar w:fldCharType="end"/>
        </w:r>
      </w:hyperlink>
    </w:p>
    <w:p w14:paraId="6C331F9B" w14:textId="1AD96952" w:rsidR="00BC0E27" w:rsidRDefault="00F026E3">
      <w:pPr>
        <w:pStyle w:val="af9"/>
        <w:tabs>
          <w:tab w:val="right" w:leader="dot" w:pos="8296"/>
        </w:tabs>
        <w:rPr>
          <w:rFonts w:eastAsiaTheme="minorEastAsia"/>
          <w:smallCaps w:val="0"/>
          <w:noProof/>
          <w:sz w:val="21"/>
          <w:szCs w:val="22"/>
        </w:rPr>
      </w:pPr>
      <w:hyperlink w:anchor="_Toc36940598" w:history="1">
        <w:r w:rsidR="00BC0E27" w:rsidRPr="00E47ADF">
          <w:rPr>
            <w:rStyle w:val="af0"/>
            <w:noProof/>
          </w:rPr>
          <w:t>图 3.2  规则管理用例图</w:t>
        </w:r>
        <w:r w:rsidR="00BC0E27">
          <w:rPr>
            <w:noProof/>
            <w:webHidden/>
          </w:rPr>
          <w:tab/>
        </w:r>
        <w:r w:rsidR="00BC0E27">
          <w:rPr>
            <w:noProof/>
            <w:webHidden/>
          </w:rPr>
          <w:fldChar w:fldCharType="begin"/>
        </w:r>
        <w:r w:rsidR="00BC0E27">
          <w:rPr>
            <w:noProof/>
            <w:webHidden/>
          </w:rPr>
          <w:instrText xml:space="preserve"> PAGEREF _Toc36940598 \h </w:instrText>
        </w:r>
        <w:r w:rsidR="00BC0E27">
          <w:rPr>
            <w:noProof/>
            <w:webHidden/>
          </w:rPr>
        </w:r>
        <w:r w:rsidR="00BC0E27">
          <w:rPr>
            <w:noProof/>
            <w:webHidden/>
          </w:rPr>
          <w:fldChar w:fldCharType="separate"/>
        </w:r>
        <w:r w:rsidR="00BC0E27">
          <w:rPr>
            <w:noProof/>
            <w:webHidden/>
          </w:rPr>
          <w:t>12</w:t>
        </w:r>
        <w:r w:rsidR="00BC0E27">
          <w:rPr>
            <w:noProof/>
            <w:webHidden/>
          </w:rPr>
          <w:fldChar w:fldCharType="end"/>
        </w:r>
      </w:hyperlink>
    </w:p>
    <w:p w14:paraId="005080E3" w14:textId="1A4B3E84" w:rsidR="00BC0E27" w:rsidRDefault="00F026E3">
      <w:pPr>
        <w:pStyle w:val="af9"/>
        <w:tabs>
          <w:tab w:val="right" w:leader="dot" w:pos="8296"/>
        </w:tabs>
        <w:rPr>
          <w:rFonts w:eastAsiaTheme="minorEastAsia"/>
          <w:smallCaps w:val="0"/>
          <w:noProof/>
          <w:sz w:val="21"/>
          <w:szCs w:val="22"/>
        </w:rPr>
      </w:pPr>
      <w:hyperlink w:anchor="_Toc36940599" w:history="1">
        <w:r w:rsidR="00BC0E27" w:rsidRPr="00E47ADF">
          <w:rPr>
            <w:rStyle w:val="af0"/>
            <w:noProof/>
          </w:rPr>
          <w:t>图 3.3  规则预处理用例图</w:t>
        </w:r>
        <w:r w:rsidR="00BC0E27">
          <w:rPr>
            <w:noProof/>
            <w:webHidden/>
          </w:rPr>
          <w:tab/>
        </w:r>
        <w:r w:rsidR="00BC0E27">
          <w:rPr>
            <w:noProof/>
            <w:webHidden/>
          </w:rPr>
          <w:fldChar w:fldCharType="begin"/>
        </w:r>
        <w:r w:rsidR="00BC0E27">
          <w:rPr>
            <w:noProof/>
            <w:webHidden/>
          </w:rPr>
          <w:instrText xml:space="preserve"> PAGEREF _Toc36940599 \h </w:instrText>
        </w:r>
        <w:r w:rsidR="00BC0E27">
          <w:rPr>
            <w:noProof/>
            <w:webHidden/>
          </w:rPr>
        </w:r>
        <w:r w:rsidR="00BC0E27">
          <w:rPr>
            <w:noProof/>
            <w:webHidden/>
          </w:rPr>
          <w:fldChar w:fldCharType="separate"/>
        </w:r>
        <w:r w:rsidR="00BC0E27">
          <w:rPr>
            <w:noProof/>
            <w:webHidden/>
          </w:rPr>
          <w:t>14</w:t>
        </w:r>
        <w:r w:rsidR="00BC0E27">
          <w:rPr>
            <w:noProof/>
            <w:webHidden/>
          </w:rPr>
          <w:fldChar w:fldCharType="end"/>
        </w:r>
      </w:hyperlink>
    </w:p>
    <w:p w14:paraId="2B6D3672" w14:textId="6FD0F4D4" w:rsidR="00BC0E27" w:rsidRDefault="00F026E3">
      <w:pPr>
        <w:pStyle w:val="af9"/>
        <w:tabs>
          <w:tab w:val="right" w:leader="dot" w:pos="8296"/>
        </w:tabs>
        <w:rPr>
          <w:rFonts w:eastAsiaTheme="minorEastAsia"/>
          <w:smallCaps w:val="0"/>
          <w:noProof/>
          <w:sz w:val="21"/>
          <w:szCs w:val="22"/>
        </w:rPr>
      </w:pPr>
      <w:hyperlink w:anchor="_Toc36940600" w:history="1">
        <w:r w:rsidR="00BC0E27" w:rsidRPr="00E47ADF">
          <w:rPr>
            <w:rStyle w:val="af0"/>
            <w:noProof/>
          </w:rPr>
          <w:t>图 3.4  审核流程用例图</w:t>
        </w:r>
        <w:r w:rsidR="00BC0E27">
          <w:rPr>
            <w:noProof/>
            <w:webHidden/>
          </w:rPr>
          <w:tab/>
        </w:r>
        <w:r w:rsidR="00BC0E27">
          <w:rPr>
            <w:noProof/>
            <w:webHidden/>
          </w:rPr>
          <w:fldChar w:fldCharType="begin"/>
        </w:r>
        <w:r w:rsidR="00BC0E27">
          <w:rPr>
            <w:noProof/>
            <w:webHidden/>
          </w:rPr>
          <w:instrText xml:space="preserve"> PAGEREF _Toc36940600 \h </w:instrText>
        </w:r>
        <w:r w:rsidR="00BC0E27">
          <w:rPr>
            <w:noProof/>
            <w:webHidden/>
          </w:rPr>
        </w:r>
        <w:r w:rsidR="00BC0E27">
          <w:rPr>
            <w:noProof/>
            <w:webHidden/>
          </w:rPr>
          <w:fldChar w:fldCharType="separate"/>
        </w:r>
        <w:r w:rsidR="00BC0E27">
          <w:rPr>
            <w:noProof/>
            <w:webHidden/>
          </w:rPr>
          <w:t>16</w:t>
        </w:r>
        <w:r w:rsidR="00BC0E27">
          <w:rPr>
            <w:noProof/>
            <w:webHidden/>
          </w:rPr>
          <w:fldChar w:fldCharType="end"/>
        </w:r>
      </w:hyperlink>
    </w:p>
    <w:p w14:paraId="17CE6CD0" w14:textId="4FF66D0A" w:rsidR="00BC0E27" w:rsidRDefault="00F026E3">
      <w:pPr>
        <w:pStyle w:val="af9"/>
        <w:tabs>
          <w:tab w:val="right" w:leader="dot" w:pos="8296"/>
        </w:tabs>
        <w:rPr>
          <w:rFonts w:eastAsiaTheme="minorEastAsia"/>
          <w:smallCaps w:val="0"/>
          <w:noProof/>
          <w:sz w:val="21"/>
          <w:szCs w:val="22"/>
        </w:rPr>
      </w:pPr>
      <w:hyperlink w:anchor="_Toc36940601" w:history="1">
        <w:r w:rsidR="00BC0E27" w:rsidRPr="00E47ADF">
          <w:rPr>
            <w:rStyle w:val="af0"/>
            <w:noProof/>
          </w:rPr>
          <w:t xml:space="preserve">图 3.5  </w:t>
        </w:r>
        <w:r w:rsidR="00BC0E27" w:rsidRPr="00E47ADF">
          <w:rPr>
            <w:rStyle w:val="af0"/>
            <w:rFonts w:ascii="宋体" w:hAnsi="宋体"/>
            <w:noProof/>
          </w:rPr>
          <w:t>审核权转移流程图</w:t>
        </w:r>
        <w:r w:rsidR="00BC0E27">
          <w:rPr>
            <w:noProof/>
            <w:webHidden/>
          </w:rPr>
          <w:tab/>
        </w:r>
        <w:r w:rsidR="00BC0E27">
          <w:rPr>
            <w:noProof/>
            <w:webHidden/>
          </w:rPr>
          <w:fldChar w:fldCharType="begin"/>
        </w:r>
        <w:r w:rsidR="00BC0E27">
          <w:rPr>
            <w:noProof/>
            <w:webHidden/>
          </w:rPr>
          <w:instrText xml:space="preserve"> PAGEREF _Toc36940601 \h </w:instrText>
        </w:r>
        <w:r w:rsidR="00BC0E27">
          <w:rPr>
            <w:noProof/>
            <w:webHidden/>
          </w:rPr>
        </w:r>
        <w:r w:rsidR="00BC0E27">
          <w:rPr>
            <w:noProof/>
            <w:webHidden/>
          </w:rPr>
          <w:fldChar w:fldCharType="separate"/>
        </w:r>
        <w:r w:rsidR="00BC0E27">
          <w:rPr>
            <w:noProof/>
            <w:webHidden/>
          </w:rPr>
          <w:t>17</w:t>
        </w:r>
        <w:r w:rsidR="00BC0E27">
          <w:rPr>
            <w:noProof/>
            <w:webHidden/>
          </w:rPr>
          <w:fldChar w:fldCharType="end"/>
        </w:r>
      </w:hyperlink>
    </w:p>
    <w:p w14:paraId="65312EAB" w14:textId="09FF16A3" w:rsidR="00BC0E27" w:rsidRDefault="00F026E3">
      <w:pPr>
        <w:pStyle w:val="af9"/>
        <w:tabs>
          <w:tab w:val="right" w:leader="dot" w:pos="8296"/>
        </w:tabs>
        <w:rPr>
          <w:rFonts w:eastAsiaTheme="minorEastAsia"/>
          <w:smallCaps w:val="0"/>
          <w:noProof/>
          <w:sz w:val="21"/>
          <w:szCs w:val="22"/>
        </w:rPr>
      </w:pPr>
      <w:hyperlink w:anchor="_Toc36940602" w:history="1">
        <w:r w:rsidR="00BC0E27" w:rsidRPr="00E47ADF">
          <w:rPr>
            <w:rStyle w:val="af0"/>
            <w:noProof/>
          </w:rPr>
          <w:t>图 3.6  业务处理用例图</w:t>
        </w:r>
        <w:r w:rsidR="00BC0E27">
          <w:rPr>
            <w:noProof/>
            <w:webHidden/>
          </w:rPr>
          <w:tab/>
        </w:r>
        <w:r w:rsidR="00BC0E27">
          <w:rPr>
            <w:noProof/>
            <w:webHidden/>
          </w:rPr>
          <w:fldChar w:fldCharType="begin"/>
        </w:r>
        <w:r w:rsidR="00BC0E27">
          <w:rPr>
            <w:noProof/>
            <w:webHidden/>
          </w:rPr>
          <w:instrText xml:space="preserve"> PAGEREF _Toc36940602 \h </w:instrText>
        </w:r>
        <w:r w:rsidR="00BC0E27">
          <w:rPr>
            <w:noProof/>
            <w:webHidden/>
          </w:rPr>
        </w:r>
        <w:r w:rsidR="00BC0E27">
          <w:rPr>
            <w:noProof/>
            <w:webHidden/>
          </w:rPr>
          <w:fldChar w:fldCharType="separate"/>
        </w:r>
        <w:r w:rsidR="00BC0E27">
          <w:rPr>
            <w:noProof/>
            <w:webHidden/>
          </w:rPr>
          <w:t>19</w:t>
        </w:r>
        <w:r w:rsidR="00BC0E27">
          <w:rPr>
            <w:noProof/>
            <w:webHidden/>
          </w:rPr>
          <w:fldChar w:fldCharType="end"/>
        </w:r>
      </w:hyperlink>
    </w:p>
    <w:p w14:paraId="2AD83E6C" w14:textId="1A024E6B" w:rsidR="00BC0E27" w:rsidRDefault="00F026E3">
      <w:pPr>
        <w:pStyle w:val="af9"/>
        <w:tabs>
          <w:tab w:val="right" w:leader="dot" w:pos="8296"/>
        </w:tabs>
        <w:rPr>
          <w:rFonts w:eastAsiaTheme="minorEastAsia"/>
          <w:smallCaps w:val="0"/>
          <w:noProof/>
          <w:sz w:val="21"/>
          <w:szCs w:val="22"/>
        </w:rPr>
      </w:pPr>
      <w:hyperlink w:anchor="_Toc36940603" w:history="1">
        <w:r w:rsidR="00BC0E27" w:rsidRPr="00E47ADF">
          <w:rPr>
            <w:rStyle w:val="af0"/>
            <w:noProof/>
          </w:rPr>
          <w:t>图 3.7  规则判定流程图</w:t>
        </w:r>
        <w:r w:rsidR="00BC0E27">
          <w:rPr>
            <w:noProof/>
            <w:webHidden/>
          </w:rPr>
          <w:tab/>
        </w:r>
        <w:r w:rsidR="00BC0E27">
          <w:rPr>
            <w:noProof/>
            <w:webHidden/>
          </w:rPr>
          <w:fldChar w:fldCharType="begin"/>
        </w:r>
        <w:r w:rsidR="00BC0E27">
          <w:rPr>
            <w:noProof/>
            <w:webHidden/>
          </w:rPr>
          <w:instrText xml:space="preserve"> PAGEREF _Toc36940603 \h </w:instrText>
        </w:r>
        <w:r w:rsidR="00BC0E27">
          <w:rPr>
            <w:noProof/>
            <w:webHidden/>
          </w:rPr>
        </w:r>
        <w:r w:rsidR="00BC0E27">
          <w:rPr>
            <w:noProof/>
            <w:webHidden/>
          </w:rPr>
          <w:fldChar w:fldCharType="separate"/>
        </w:r>
        <w:r w:rsidR="00BC0E27">
          <w:rPr>
            <w:noProof/>
            <w:webHidden/>
          </w:rPr>
          <w:t>20</w:t>
        </w:r>
        <w:r w:rsidR="00BC0E27">
          <w:rPr>
            <w:noProof/>
            <w:webHidden/>
          </w:rPr>
          <w:fldChar w:fldCharType="end"/>
        </w:r>
      </w:hyperlink>
    </w:p>
    <w:p w14:paraId="44DF8914" w14:textId="411DD70D" w:rsidR="00BC0E27" w:rsidRDefault="00F026E3">
      <w:pPr>
        <w:pStyle w:val="af9"/>
        <w:tabs>
          <w:tab w:val="right" w:leader="dot" w:pos="8296"/>
        </w:tabs>
        <w:rPr>
          <w:rFonts w:eastAsiaTheme="minorEastAsia"/>
          <w:smallCaps w:val="0"/>
          <w:noProof/>
          <w:sz w:val="21"/>
          <w:szCs w:val="22"/>
        </w:rPr>
      </w:pPr>
      <w:hyperlink w:anchor="_Toc36940604" w:history="1">
        <w:r w:rsidR="00BC0E27" w:rsidRPr="00E47ADF">
          <w:rPr>
            <w:rStyle w:val="af0"/>
            <w:noProof/>
          </w:rPr>
          <w:t>图 3.8  系统架构图</w:t>
        </w:r>
        <w:r w:rsidR="00BC0E27">
          <w:rPr>
            <w:noProof/>
            <w:webHidden/>
          </w:rPr>
          <w:tab/>
        </w:r>
        <w:r w:rsidR="00BC0E27">
          <w:rPr>
            <w:noProof/>
            <w:webHidden/>
          </w:rPr>
          <w:fldChar w:fldCharType="begin"/>
        </w:r>
        <w:r w:rsidR="00BC0E27">
          <w:rPr>
            <w:noProof/>
            <w:webHidden/>
          </w:rPr>
          <w:instrText xml:space="preserve"> PAGEREF _Toc36940604 \h </w:instrText>
        </w:r>
        <w:r w:rsidR="00BC0E27">
          <w:rPr>
            <w:noProof/>
            <w:webHidden/>
          </w:rPr>
        </w:r>
        <w:r w:rsidR="00BC0E27">
          <w:rPr>
            <w:noProof/>
            <w:webHidden/>
          </w:rPr>
          <w:fldChar w:fldCharType="separate"/>
        </w:r>
        <w:r w:rsidR="00BC0E27">
          <w:rPr>
            <w:noProof/>
            <w:webHidden/>
          </w:rPr>
          <w:t>28</w:t>
        </w:r>
        <w:r w:rsidR="00BC0E27">
          <w:rPr>
            <w:noProof/>
            <w:webHidden/>
          </w:rPr>
          <w:fldChar w:fldCharType="end"/>
        </w:r>
      </w:hyperlink>
    </w:p>
    <w:p w14:paraId="4E9AA7EB" w14:textId="740106F3" w:rsidR="00BC0E27" w:rsidRDefault="00F026E3">
      <w:pPr>
        <w:pStyle w:val="af9"/>
        <w:tabs>
          <w:tab w:val="right" w:leader="dot" w:pos="8296"/>
        </w:tabs>
        <w:rPr>
          <w:rFonts w:eastAsiaTheme="minorEastAsia"/>
          <w:smallCaps w:val="0"/>
          <w:noProof/>
          <w:sz w:val="21"/>
          <w:szCs w:val="22"/>
        </w:rPr>
      </w:pPr>
      <w:hyperlink w:anchor="_Toc36940605" w:history="1">
        <w:r w:rsidR="00BC0E27" w:rsidRPr="00E47ADF">
          <w:rPr>
            <w:rStyle w:val="af0"/>
            <w:noProof/>
          </w:rPr>
          <w:t>图 3.9  系统功能模块图</w:t>
        </w:r>
        <w:r w:rsidR="00BC0E27">
          <w:rPr>
            <w:noProof/>
            <w:webHidden/>
          </w:rPr>
          <w:tab/>
        </w:r>
        <w:r w:rsidR="00BC0E27">
          <w:rPr>
            <w:noProof/>
            <w:webHidden/>
          </w:rPr>
          <w:fldChar w:fldCharType="begin"/>
        </w:r>
        <w:r w:rsidR="00BC0E27">
          <w:rPr>
            <w:noProof/>
            <w:webHidden/>
          </w:rPr>
          <w:instrText xml:space="preserve"> PAGEREF _Toc36940605 \h </w:instrText>
        </w:r>
        <w:r w:rsidR="00BC0E27">
          <w:rPr>
            <w:noProof/>
            <w:webHidden/>
          </w:rPr>
        </w:r>
        <w:r w:rsidR="00BC0E27">
          <w:rPr>
            <w:noProof/>
            <w:webHidden/>
          </w:rPr>
          <w:fldChar w:fldCharType="separate"/>
        </w:r>
        <w:r w:rsidR="00BC0E27">
          <w:rPr>
            <w:noProof/>
            <w:webHidden/>
          </w:rPr>
          <w:t>29</w:t>
        </w:r>
        <w:r w:rsidR="00BC0E27">
          <w:rPr>
            <w:noProof/>
            <w:webHidden/>
          </w:rPr>
          <w:fldChar w:fldCharType="end"/>
        </w:r>
      </w:hyperlink>
    </w:p>
    <w:p w14:paraId="1E28D28B" w14:textId="3FC08FD9" w:rsidR="00BC0E27" w:rsidRDefault="00F026E3">
      <w:pPr>
        <w:pStyle w:val="af9"/>
        <w:tabs>
          <w:tab w:val="right" w:leader="dot" w:pos="8296"/>
        </w:tabs>
        <w:rPr>
          <w:rFonts w:eastAsiaTheme="minorEastAsia"/>
          <w:smallCaps w:val="0"/>
          <w:noProof/>
          <w:sz w:val="21"/>
          <w:szCs w:val="22"/>
        </w:rPr>
      </w:pPr>
      <w:hyperlink w:anchor="_Toc36940606" w:history="1">
        <w:r w:rsidR="00BC0E27" w:rsidRPr="00E47ADF">
          <w:rPr>
            <w:rStyle w:val="af0"/>
            <w:noProof/>
          </w:rPr>
          <w:t>图 3.10  部署设计</w:t>
        </w:r>
        <w:r w:rsidR="00BC0E27">
          <w:rPr>
            <w:noProof/>
            <w:webHidden/>
          </w:rPr>
          <w:tab/>
        </w:r>
        <w:r w:rsidR="00BC0E27">
          <w:rPr>
            <w:noProof/>
            <w:webHidden/>
          </w:rPr>
          <w:fldChar w:fldCharType="begin"/>
        </w:r>
        <w:r w:rsidR="00BC0E27">
          <w:rPr>
            <w:noProof/>
            <w:webHidden/>
          </w:rPr>
          <w:instrText xml:space="preserve"> PAGEREF _Toc36940606 \h </w:instrText>
        </w:r>
        <w:r w:rsidR="00BC0E27">
          <w:rPr>
            <w:noProof/>
            <w:webHidden/>
          </w:rPr>
        </w:r>
        <w:r w:rsidR="00BC0E27">
          <w:rPr>
            <w:noProof/>
            <w:webHidden/>
          </w:rPr>
          <w:fldChar w:fldCharType="separate"/>
        </w:r>
        <w:r w:rsidR="00BC0E27">
          <w:rPr>
            <w:noProof/>
            <w:webHidden/>
          </w:rPr>
          <w:t>30</w:t>
        </w:r>
        <w:r w:rsidR="00BC0E27">
          <w:rPr>
            <w:noProof/>
            <w:webHidden/>
          </w:rPr>
          <w:fldChar w:fldCharType="end"/>
        </w:r>
      </w:hyperlink>
    </w:p>
    <w:p w14:paraId="1F21CEC1" w14:textId="00ED6CB3" w:rsidR="00BC0E27" w:rsidRDefault="00F026E3">
      <w:pPr>
        <w:pStyle w:val="af9"/>
        <w:tabs>
          <w:tab w:val="right" w:leader="dot" w:pos="8296"/>
        </w:tabs>
        <w:rPr>
          <w:rFonts w:eastAsiaTheme="minorEastAsia"/>
          <w:smallCaps w:val="0"/>
          <w:noProof/>
          <w:sz w:val="21"/>
          <w:szCs w:val="22"/>
        </w:rPr>
      </w:pPr>
      <w:hyperlink w:anchor="_Toc36940607" w:history="1">
        <w:r w:rsidR="00BC0E27" w:rsidRPr="00E47ADF">
          <w:rPr>
            <w:rStyle w:val="af0"/>
            <w:noProof/>
          </w:rPr>
          <w:t>图 3.11  实体关系图</w:t>
        </w:r>
        <w:r w:rsidR="00BC0E27">
          <w:rPr>
            <w:noProof/>
            <w:webHidden/>
          </w:rPr>
          <w:tab/>
        </w:r>
        <w:r w:rsidR="00BC0E27">
          <w:rPr>
            <w:noProof/>
            <w:webHidden/>
          </w:rPr>
          <w:fldChar w:fldCharType="begin"/>
        </w:r>
        <w:r w:rsidR="00BC0E27">
          <w:rPr>
            <w:noProof/>
            <w:webHidden/>
          </w:rPr>
          <w:instrText xml:space="preserve"> PAGEREF _Toc36940607 \h </w:instrText>
        </w:r>
        <w:r w:rsidR="00BC0E27">
          <w:rPr>
            <w:noProof/>
            <w:webHidden/>
          </w:rPr>
        </w:r>
        <w:r w:rsidR="00BC0E27">
          <w:rPr>
            <w:noProof/>
            <w:webHidden/>
          </w:rPr>
          <w:fldChar w:fldCharType="separate"/>
        </w:r>
        <w:r w:rsidR="00BC0E27">
          <w:rPr>
            <w:noProof/>
            <w:webHidden/>
          </w:rPr>
          <w:t>32</w:t>
        </w:r>
        <w:r w:rsidR="00BC0E27">
          <w:rPr>
            <w:noProof/>
            <w:webHidden/>
          </w:rPr>
          <w:fldChar w:fldCharType="end"/>
        </w:r>
      </w:hyperlink>
    </w:p>
    <w:p w14:paraId="6F0574B0" w14:textId="4464962C" w:rsidR="00BC0E27" w:rsidRDefault="00F026E3">
      <w:pPr>
        <w:pStyle w:val="af9"/>
        <w:tabs>
          <w:tab w:val="right" w:leader="dot" w:pos="8296"/>
        </w:tabs>
        <w:rPr>
          <w:rFonts w:eastAsiaTheme="minorEastAsia"/>
          <w:smallCaps w:val="0"/>
          <w:noProof/>
          <w:sz w:val="21"/>
          <w:szCs w:val="22"/>
        </w:rPr>
      </w:pPr>
      <w:hyperlink w:anchor="_Toc36940608" w:history="1">
        <w:r w:rsidR="00BC0E27" w:rsidRPr="00E47ADF">
          <w:rPr>
            <w:rStyle w:val="af0"/>
            <w:noProof/>
          </w:rPr>
          <w:t>图 4.1  规则管理类图</w:t>
        </w:r>
        <w:r w:rsidR="00BC0E27">
          <w:rPr>
            <w:noProof/>
            <w:webHidden/>
          </w:rPr>
          <w:tab/>
        </w:r>
        <w:r w:rsidR="00BC0E27">
          <w:rPr>
            <w:noProof/>
            <w:webHidden/>
          </w:rPr>
          <w:fldChar w:fldCharType="begin"/>
        </w:r>
        <w:r w:rsidR="00BC0E27">
          <w:rPr>
            <w:noProof/>
            <w:webHidden/>
          </w:rPr>
          <w:instrText xml:space="preserve"> PAGEREF _Toc36940608 \h </w:instrText>
        </w:r>
        <w:r w:rsidR="00BC0E27">
          <w:rPr>
            <w:noProof/>
            <w:webHidden/>
          </w:rPr>
        </w:r>
        <w:r w:rsidR="00BC0E27">
          <w:rPr>
            <w:noProof/>
            <w:webHidden/>
          </w:rPr>
          <w:fldChar w:fldCharType="separate"/>
        </w:r>
        <w:r w:rsidR="00BC0E27">
          <w:rPr>
            <w:noProof/>
            <w:webHidden/>
          </w:rPr>
          <w:t>36</w:t>
        </w:r>
        <w:r w:rsidR="00BC0E27">
          <w:rPr>
            <w:noProof/>
            <w:webHidden/>
          </w:rPr>
          <w:fldChar w:fldCharType="end"/>
        </w:r>
      </w:hyperlink>
    </w:p>
    <w:p w14:paraId="3F5A7514" w14:textId="1557BA68" w:rsidR="00BC0E27" w:rsidRDefault="00F026E3">
      <w:pPr>
        <w:pStyle w:val="af9"/>
        <w:tabs>
          <w:tab w:val="right" w:leader="dot" w:pos="8296"/>
        </w:tabs>
        <w:rPr>
          <w:rFonts w:eastAsiaTheme="minorEastAsia"/>
          <w:smallCaps w:val="0"/>
          <w:noProof/>
          <w:sz w:val="21"/>
          <w:szCs w:val="22"/>
        </w:rPr>
      </w:pPr>
      <w:hyperlink w:anchor="_Toc36940609" w:history="1">
        <w:r w:rsidR="00BC0E27" w:rsidRPr="00E47ADF">
          <w:rPr>
            <w:rStyle w:val="af0"/>
            <w:noProof/>
          </w:rPr>
          <w:t>图 4.2  规则操作时序图</w:t>
        </w:r>
        <w:r w:rsidR="00BC0E27">
          <w:rPr>
            <w:noProof/>
            <w:webHidden/>
          </w:rPr>
          <w:tab/>
        </w:r>
        <w:r w:rsidR="00BC0E27">
          <w:rPr>
            <w:noProof/>
            <w:webHidden/>
          </w:rPr>
          <w:fldChar w:fldCharType="begin"/>
        </w:r>
        <w:r w:rsidR="00BC0E27">
          <w:rPr>
            <w:noProof/>
            <w:webHidden/>
          </w:rPr>
          <w:instrText xml:space="preserve"> PAGEREF _Toc36940609 \h </w:instrText>
        </w:r>
        <w:r w:rsidR="00BC0E27">
          <w:rPr>
            <w:noProof/>
            <w:webHidden/>
          </w:rPr>
        </w:r>
        <w:r w:rsidR="00BC0E27">
          <w:rPr>
            <w:noProof/>
            <w:webHidden/>
          </w:rPr>
          <w:fldChar w:fldCharType="separate"/>
        </w:r>
        <w:r w:rsidR="00BC0E27">
          <w:rPr>
            <w:noProof/>
            <w:webHidden/>
          </w:rPr>
          <w:t>37</w:t>
        </w:r>
        <w:r w:rsidR="00BC0E27">
          <w:rPr>
            <w:noProof/>
            <w:webHidden/>
          </w:rPr>
          <w:fldChar w:fldCharType="end"/>
        </w:r>
      </w:hyperlink>
    </w:p>
    <w:p w14:paraId="0C4A64E6" w14:textId="0C397E27" w:rsidR="00BC0E27" w:rsidRDefault="00F026E3">
      <w:pPr>
        <w:pStyle w:val="af9"/>
        <w:tabs>
          <w:tab w:val="right" w:leader="dot" w:pos="8296"/>
        </w:tabs>
        <w:rPr>
          <w:rFonts w:eastAsiaTheme="minorEastAsia"/>
          <w:smallCaps w:val="0"/>
          <w:noProof/>
          <w:sz w:val="21"/>
          <w:szCs w:val="22"/>
        </w:rPr>
      </w:pPr>
      <w:hyperlink w:anchor="_Toc36940610" w:history="1">
        <w:r w:rsidR="00BC0E27" w:rsidRPr="00E47ADF">
          <w:rPr>
            <w:rStyle w:val="af0"/>
            <w:noProof/>
          </w:rPr>
          <w:t>图 4.3  新增规则实现</w:t>
        </w:r>
        <w:r w:rsidR="00BC0E27">
          <w:rPr>
            <w:noProof/>
            <w:webHidden/>
          </w:rPr>
          <w:tab/>
        </w:r>
        <w:r w:rsidR="00BC0E27">
          <w:rPr>
            <w:noProof/>
            <w:webHidden/>
          </w:rPr>
          <w:fldChar w:fldCharType="begin"/>
        </w:r>
        <w:r w:rsidR="00BC0E27">
          <w:rPr>
            <w:noProof/>
            <w:webHidden/>
          </w:rPr>
          <w:instrText xml:space="preserve"> PAGEREF _Toc36940610 \h </w:instrText>
        </w:r>
        <w:r w:rsidR="00BC0E27">
          <w:rPr>
            <w:noProof/>
            <w:webHidden/>
          </w:rPr>
        </w:r>
        <w:r w:rsidR="00BC0E27">
          <w:rPr>
            <w:noProof/>
            <w:webHidden/>
          </w:rPr>
          <w:fldChar w:fldCharType="separate"/>
        </w:r>
        <w:r w:rsidR="00BC0E27">
          <w:rPr>
            <w:noProof/>
            <w:webHidden/>
          </w:rPr>
          <w:t>38</w:t>
        </w:r>
        <w:r w:rsidR="00BC0E27">
          <w:rPr>
            <w:noProof/>
            <w:webHidden/>
          </w:rPr>
          <w:fldChar w:fldCharType="end"/>
        </w:r>
      </w:hyperlink>
    </w:p>
    <w:p w14:paraId="1D0D7CDC" w14:textId="303D7254" w:rsidR="00BC0E27" w:rsidRDefault="00F026E3">
      <w:pPr>
        <w:pStyle w:val="af9"/>
        <w:tabs>
          <w:tab w:val="right" w:leader="dot" w:pos="8296"/>
        </w:tabs>
        <w:rPr>
          <w:rFonts w:eastAsiaTheme="minorEastAsia"/>
          <w:smallCaps w:val="0"/>
          <w:noProof/>
          <w:sz w:val="21"/>
          <w:szCs w:val="22"/>
        </w:rPr>
      </w:pPr>
      <w:hyperlink w:anchor="_Toc36940611" w:history="1">
        <w:r w:rsidR="00BC0E27" w:rsidRPr="00E47ADF">
          <w:rPr>
            <w:rStyle w:val="af0"/>
            <w:noProof/>
          </w:rPr>
          <w:t>图 4.4  规则配置详情页面</w:t>
        </w:r>
        <w:r w:rsidR="00BC0E27">
          <w:rPr>
            <w:noProof/>
            <w:webHidden/>
          </w:rPr>
          <w:tab/>
        </w:r>
        <w:r w:rsidR="00BC0E27">
          <w:rPr>
            <w:noProof/>
            <w:webHidden/>
          </w:rPr>
          <w:fldChar w:fldCharType="begin"/>
        </w:r>
        <w:r w:rsidR="00BC0E27">
          <w:rPr>
            <w:noProof/>
            <w:webHidden/>
          </w:rPr>
          <w:instrText xml:space="preserve"> PAGEREF _Toc36940611 \h </w:instrText>
        </w:r>
        <w:r w:rsidR="00BC0E27">
          <w:rPr>
            <w:noProof/>
            <w:webHidden/>
          </w:rPr>
        </w:r>
        <w:r w:rsidR="00BC0E27">
          <w:rPr>
            <w:noProof/>
            <w:webHidden/>
          </w:rPr>
          <w:fldChar w:fldCharType="separate"/>
        </w:r>
        <w:r w:rsidR="00BC0E27">
          <w:rPr>
            <w:noProof/>
            <w:webHidden/>
          </w:rPr>
          <w:t>38</w:t>
        </w:r>
        <w:r w:rsidR="00BC0E27">
          <w:rPr>
            <w:noProof/>
            <w:webHidden/>
          </w:rPr>
          <w:fldChar w:fldCharType="end"/>
        </w:r>
      </w:hyperlink>
    </w:p>
    <w:p w14:paraId="297BCB55" w14:textId="1C987ADA" w:rsidR="00BC0E27" w:rsidRDefault="00F026E3">
      <w:pPr>
        <w:pStyle w:val="af9"/>
        <w:tabs>
          <w:tab w:val="right" w:leader="dot" w:pos="8296"/>
        </w:tabs>
        <w:rPr>
          <w:rFonts w:eastAsiaTheme="minorEastAsia"/>
          <w:smallCaps w:val="0"/>
          <w:noProof/>
          <w:sz w:val="21"/>
          <w:szCs w:val="22"/>
        </w:rPr>
      </w:pPr>
      <w:hyperlink w:anchor="_Toc36940612" w:history="1">
        <w:r w:rsidR="00BC0E27" w:rsidRPr="00E47ADF">
          <w:rPr>
            <w:rStyle w:val="af0"/>
            <w:noProof/>
          </w:rPr>
          <w:t>图 4.5  日志查询功能实现</w:t>
        </w:r>
        <w:r w:rsidR="00BC0E27">
          <w:rPr>
            <w:noProof/>
            <w:webHidden/>
          </w:rPr>
          <w:tab/>
        </w:r>
        <w:r w:rsidR="00BC0E27">
          <w:rPr>
            <w:noProof/>
            <w:webHidden/>
          </w:rPr>
          <w:fldChar w:fldCharType="begin"/>
        </w:r>
        <w:r w:rsidR="00BC0E27">
          <w:rPr>
            <w:noProof/>
            <w:webHidden/>
          </w:rPr>
          <w:instrText xml:space="preserve"> PAGEREF _Toc36940612 \h </w:instrText>
        </w:r>
        <w:r w:rsidR="00BC0E27">
          <w:rPr>
            <w:noProof/>
            <w:webHidden/>
          </w:rPr>
        </w:r>
        <w:r w:rsidR="00BC0E27">
          <w:rPr>
            <w:noProof/>
            <w:webHidden/>
          </w:rPr>
          <w:fldChar w:fldCharType="separate"/>
        </w:r>
        <w:r w:rsidR="00BC0E27">
          <w:rPr>
            <w:noProof/>
            <w:webHidden/>
          </w:rPr>
          <w:t>39</w:t>
        </w:r>
        <w:r w:rsidR="00BC0E27">
          <w:rPr>
            <w:noProof/>
            <w:webHidden/>
          </w:rPr>
          <w:fldChar w:fldCharType="end"/>
        </w:r>
      </w:hyperlink>
    </w:p>
    <w:p w14:paraId="0D343354" w14:textId="7F9E6165" w:rsidR="00BC0E27" w:rsidRDefault="00F026E3">
      <w:pPr>
        <w:pStyle w:val="af9"/>
        <w:tabs>
          <w:tab w:val="right" w:leader="dot" w:pos="8296"/>
        </w:tabs>
        <w:rPr>
          <w:rFonts w:eastAsiaTheme="minorEastAsia"/>
          <w:smallCaps w:val="0"/>
          <w:noProof/>
          <w:sz w:val="21"/>
          <w:szCs w:val="22"/>
        </w:rPr>
      </w:pPr>
      <w:hyperlink w:anchor="_Toc36940613" w:history="1">
        <w:r w:rsidR="00BC0E27" w:rsidRPr="00E47ADF">
          <w:rPr>
            <w:rStyle w:val="af0"/>
            <w:noProof/>
          </w:rPr>
          <w:t>图 4.6  规则过期告警功能实现</w:t>
        </w:r>
        <w:r w:rsidR="00BC0E27">
          <w:rPr>
            <w:noProof/>
            <w:webHidden/>
          </w:rPr>
          <w:tab/>
        </w:r>
        <w:r w:rsidR="00BC0E27">
          <w:rPr>
            <w:noProof/>
            <w:webHidden/>
          </w:rPr>
          <w:fldChar w:fldCharType="begin"/>
        </w:r>
        <w:r w:rsidR="00BC0E27">
          <w:rPr>
            <w:noProof/>
            <w:webHidden/>
          </w:rPr>
          <w:instrText xml:space="preserve"> PAGEREF _Toc36940613 \h </w:instrText>
        </w:r>
        <w:r w:rsidR="00BC0E27">
          <w:rPr>
            <w:noProof/>
            <w:webHidden/>
          </w:rPr>
        </w:r>
        <w:r w:rsidR="00BC0E27">
          <w:rPr>
            <w:noProof/>
            <w:webHidden/>
          </w:rPr>
          <w:fldChar w:fldCharType="separate"/>
        </w:r>
        <w:r w:rsidR="00BC0E27">
          <w:rPr>
            <w:noProof/>
            <w:webHidden/>
          </w:rPr>
          <w:t>39</w:t>
        </w:r>
        <w:r w:rsidR="00BC0E27">
          <w:rPr>
            <w:noProof/>
            <w:webHidden/>
          </w:rPr>
          <w:fldChar w:fldCharType="end"/>
        </w:r>
      </w:hyperlink>
    </w:p>
    <w:p w14:paraId="26A1E0E1" w14:textId="3743EEE7" w:rsidR="00BC0E27" w:rsidRDefault="00F026E3">
      <w:pPr>
        <w:pStyle w:val="af9"/>
        <w:tabs>
          <w:tab w:val="right" w:leader="dot" w:pos="8296"/>
        </w:tabs>
        <w:rPr>
          <w:rFonts w:eastAsiaTheme="minorEastAsia"/>
          <w:smallCaps w:val="0"/>
          <w:noProof/>
          <w:sz w:val="21"/>
          <w:szCs w:val="22"/>
        </w:rPr>
      </w:pPr>
      <w:hyperlink w:anchor="_Toc36940614" w:history="1">
        <w:r w:rsidR="00BC0E27" w:rsidRPr="00E47ADF">
          <w:rPr>
            <w:rStyle w:val="af0"/>
            <w:noProof/>
          </w:rPr>
          <w:t>图 4.7  规则执行表达式</w:t>
        </w:r>
        <w:r w:rsidR="00BC0E27">
          <w:rPr>
            <w:noProof/>
            <w:webHidden/>
          </w:rPr>
          <w:tab/>
        </w:r>
        <w:r w:rsidR="00BC0E27">
          <w:rPr>
            <w:noProof/>
            <w:webHidden/>
          </w:rPr>
          <w:fldChar w:fldCharType="begin"/>
        </w:r>
        <w:r w:rsidR="00BC0E27">
          <w:rPr>
            <w:noProof/>
            <w:webHidden/>
          </w:rPr>
          <w:instrText xml:space="preserve"> PAGEREF _Toc36940614 \h </w:instrText>
        </w:r>
        <w:r w:rsidR="00BC0E27">
          <w:rPr>
            <w:noProof/>
            <w:webHidden/>
          </w:rPr>
        </w:r>
        <w:r w:rsidR="00BC0E27">
          <w:rPr>
            <w:noProof/>
            <w:webHidden/>
          </w:rPr>
          <w:fldChar w:fldCharType="separate"/>
        </w:r>
        <w:r w:rsidR="00BC0E27">
          <w:rPr>
            <w:noProof/>
            <w:webHidden/>
          </w:rPr>
          <w:t>40</w:t>
        </w:r>
        <w:r w:rsidR="00BC0E27">
          <w:rPr>
            <w:noProof/>
            <w:webHidden/>
          </w:rPr>
          <w:fldChar w:fldCharType="end"/>
        </w:r>
      </w:hyperlink>
    </w:p>
    <w:p w14:paraId="2B3CD688" w14:textId="0CC65703" w:rsidR="00BC0E27" w:rsidRDefault="00F026E3">
      <w:pPr>
        <w:pStyle w:val="af9"/>
        <w:tabs>
          <w:tab w:val="right" w:leader="dot" w:pos="8296"/>
        </w:tabs>
        <w:rPr>
          <w:rFonts w:eastAsiaTheme="minorEastAsia"/>
          <w:smallCaps w:val="0"/>
          <w:noProof/>
          <w:sz w:val="21"/>
          <w:szCs w:val="22"/>
        </w:rPr>
      </w:pPr>
      <w:hyperlink w:anchor="_Toc36940615" w:history="1">
        <w:r w:rsidR="00BC0E27" w:rsidRPr="00E47ADF">
          <w:rPr>
            <w:rStyle w:val="af0"/>
            <w:noProof/>
          </w:rPr>
          <w:t>图 4.8  规则解析树概括</w:t>
        </w:r>
        <w:r w:rsidR="00BC0E27">
          <w:rPr>
            <w:noProof/>
            <w:webHidden/>
          </w:rPr>
          <w:tab/>
        </w:r>
        <w:r w:rsidR="00BC0E27">
          <w:rPr>
            <w:noProof/>
            <w:webHidden/>
          </w:rPr>
          <w:fldChar w:fldCharType="begin"/>
        </w:r>
        <w:r w:rsidR="00BC0E27">
          <w:rPr>
            <w:noProof/>
            <w:webHidden/>
          </w:rPr>
          <w:instrText xml:space="preserve"> PAGEREF _Toc36940615 \h </w:instrText>
        </w:r>
        <w:r w:rsidR="00BC0E27">
          <w:rPr>
            <w:noProof/>
            <w:webHidden/>
          </w:rPr>
        </w:r>
        <w:r w:rsidR="00BC0E27">
          <w:rPr>
            <w:noProof/>
            <w:webHidden/>
          </w:rPr>
          <w:fldChar w:fldCharType="separate"/>
        </w:r>
        <w:r w:rsidR="00BC0E27">
          <w:rPr>
            <w:noProof/>
            <w:webHidden/>
          </w:rPr>
          <w:t>40</w:t>
        </w:r>
        <w:r w:rsidR="00BC0E27">
          <w:rPr>
            <w:noProof/>
            <w:webHidden/>
          </w:rPr>
          <w:fldChar w:fldCharType="end"/>
        </w:r>
      </w:hyperlink>
    </w:p>
    <w:p w14:paraId="57FEDB1F" w14:textId="3576ADD1" w:rsidR="00BC0E27" w:rsidRDefault="00F026E3">
      <w:pPr>
        <w:pStyle w:val="af9"/>
        <w:tabs>
          <w:tab w:val="right" w:leader="dot" w:pos="8296"/>
        </w:tabs>
        <w:rPr>
          <w:rFonts w:eastAsiaTheme="minorEastAsia"/>
          <w:smallCaps w:val="0"/>
          <w:noProof/>
          <w:sz w:val="21"/>
          <w:szCs w:val="22"/>
        </w:rPr>
      </w:pPr>
      <w:hyperlink w:anchor="_Toc36940616" w:history="1">
        <w:r w:rsidR="00BC0E27" w:rsidRPr="00E47ADF">
          <w:rPr>
            <w:rStyle w:val="af0"/>
            <w:noProof/>
          </w:rPr>
          <w:t>图 4.9  predictDeliverTimeCondition节点</w:t>
        </w:r>
        <w:r w:rsidR="00BC0E27">
          <w:rPr>
            <w:noProof/>
            <w:webHidden/>
          </w:rPr>
          <w:tab/>
        </w:r>
        <w:r w:rsidR="00BC0E27">
          <w:rPr>
            <w:noProof/>
            <w:webHidden/>
          </w:rPr>
          <w:fldChar w:fldCharType="begin"/>
        </w:r>
        <w:r w:rsidR="00BC0E27">
          <w:rPr>
            <w:noProof/>
            <w:webHidden/>
          </w:rPr>
          <w:instrText xml:space="preserve"> PAGEREF _Toc36940616 \h </w:instrText>
        </w:r>
        <w:r w:rsidR="00BC0E27">
          <w:rPr>
            <w:noProof/>
            <w:webHidden/>
          </w:rPr>
        </w:r>
        <w:r w:rsidR="00BC0E27">
          <w:rPr>
            <w:noProof/>
            <w:webHidden/>
          </w:rPr>
          <w:fldChar w:fldCharType="separate"/>
        </w:r>
        <w:r w:rsidR="00BC0E27">
          <w:rPr>
            <w:noProof/>
            <w:webHidden/>
          </w:rPr>
          <w:t>41</w:t>
        </w:r>
        <w:r w:rsidR="00BC0E27">
          <w:rPr>
            <w:noProof/>
            <w:webHidden/>
          </w:rPr>
          <w:fldChar w:fldCharType="end"/>
        </w:r>
      </w:hyperlink>
    </w:p>
    <w:p w14:paraId="67292B8C" w14:textId="339FE655" w:rsidR="00BC0E27" w:rsidRDefault="00F026E3">
      <w:pPr>
        <w:pStyle w:val="af9"/>
        <w:tabs>
          <w:tab w:val="right" w:leader="dot" w:pos="8296"/>
        </w:tabs>
        <w:rPr>
          <w:rFonts w:eastAsiaTheme="minorEastAsia"/>
          <w:smallCaps w:val="0"/>
          <w:noProof/>
          <w:sz w:val="21"/>
          <w:szCs w:val="22"/>
        </w:rPr>
      </w:pPr>
      <w:hyperlink w:anchor="_Toc36940617" w:history="1">
        <w:r w:rsidR="00BC0E27" w:rsidRPr="00E47ADF">
          <w:rPr>
            <w:rStyle w:val="af0"/>
            <w:noProof/>
          </w:rPr>
          <w:t>图 4.10  规则预处理类图</w:t>
        </w:r>
        <w:r w:rsidR="00BC0E27">
          <w:rPr>
            <w:noProof/>
            <w:webHidden/>
          </w:rPr>
          <w:tab/>
        </w:r>
        <w:r w:rsidR="00BC0E27">
          <w:rPr>
            <w:noProof/>
            <w:webHidden/>
          </w:rPr>
          <w:fldChar w:fldCharType="begin"/>
        </w:r>
        <w:r w:rsidR="00BC0E27">
          <w:rPr>
            <w:noProof/>
            <w:webHidden/>
          </w:rPr>
          <w:instrText xml:space="preserve"> PAGEREF _Toc36940617 \h </w:instrText>
        </w:r>
        <w:r w:rsidR="00BC0E27">
          <w:rPr>
            <w:noProof/>
            <w:webHidden/>
          </w:rPr>
        </w:r>
        <w:r w:rsidR="00BC0E27">
          <w:rPr>
            <w:noProof/>
            <w:webHidden/>
          </w:rPr>
          <w:fldChar w:fldCharType="separate"/>
        </w:r>
        <w:r w:rsidR="00BC0E27">
          <w:rPr>
            <w:noProof/>
            <w:webHidden/>
          </w:rPr>
          <w:t>42</w:t>
        </w:r>
        <w:r w:rsidR="00BC0E27">
          <w:rPr>
            <w:noProof/>
            <w:webHidden/>
          </w:rPr>
          <w:fldChar w:fldCharType="end"/>
        </w:r>
      </w:hyperlink>
    </w:p>
    <w:p w14:paraId="31787A4B" w14:textId="4E92DE0B" w:rsidR="00BC0E27" w:rsidRDefault="00F026E3">
      <w:pPr>
        <w:pStyle w:val="af9"/>
        <w:tabs>
          <w:tab w:val="right" w:leader="dot" w:pos="8296"/>
        </w:tabs>
        <w:rPr>
          <w:rFonts w:eastAsiaTheme="minorEastAsia"/>
          <w:smallCaps w:val="0"/>
          <w:noProof/>
          <w:sz w:val="21"/>
          <w:szCs w:val="22"/>
        </w:rPr>
      </w:pPr>
      <w:hyperlink w:anchor="_Toc36940618" w:history="1">
        <w:r w:rsidR="00BC0E27" w:rsidRPr="00E47ADF">
          <w:rPr>
            <w:rStyle w:val="af0"/>
            <w:noProof/>
          </w:rPr>
          <w:t>图 4.11  检查规则实现图</w:t>
        </w:r>
        <w:r w:rsidR="00BC0E27">
          <w:rPr>
            <w:noProof/>
            <w:webHidden/>
          </w:rPr>
          <w:tab/>
        </w:r>
        <w:r w:rsidR="00BC0E27">
          <w:rPr>
            <w:noProof/>
            <w:webHidden/>
          </w:rPr>
          <w:fldChar w:fldCharType="begin"/>
        </w:r>
        <w:r w:rsidR="00BC0E27">
          <w:rPr>
            <w:noProof/>
            <w:webHidden/>
          </w:rPr>
          <w:instrText xml:space="preserve"> PAGEREF _Toc36940618 \h </w:instrText>
        </w:r>
        <w:r w:rsidR="00BC0E27">
          <w:rPr>
            <w:noProof/>
            <w:webHidden/>
          </w:rPr>
        </w:r>
        <w:r w:rsidR="00BC0E27">
          <w:rPr>
            <w:noProof/>
            <w:webHidden/>
          </w:rPr>
          <w:fldChar w:fldCharType="separate"/>
        </w:r>
        <w:r w:rsidR="00BC0E27">
          <w:rPr>
            <w:noProof/>
            <w:webHidden/>
          </w:rPr>
          <w:t>43</w:t>
        </w:r>
        <w:r w:rsidR="00BC0E27">
          <w:rPr>
            <w:noProof/>
            <w:webHidden/>
          </w:rPr>
          <w:fldChar w:fldCharType="end"/>
        </w:r>
      </w:hyperlink>
    </w:p>
    <w:p w14:paraId="75F86051" w14:textId="47B6C3DA" w:rsidR="00BC0E27" w:rsidRDefault="00F026E3">
      <w:pPr>
        <w:pStyle w:val="af9"/>
        <w:tabs>
          <w:tab w:val="right" w:leader="dot" w:pos="8296"/>
        </w:tabs>
        <w:rPr>
          <w:rFonts w:eastAsiaTheme="minorEastAsia"/>
          <w:smallCaps w:val="0"/>
          <w:noProof/>
          <w:sz w:val="21"/>
          <w:szCs w:val="22"/>
        </w:rPr>
      </w:pPr>
      <w:hyperlink w:anchor="_Toc36940619" w:history="1">
        <w:r w:rsidR="00BC0E27" w:rsidRPr="00E47ADF">
          <w:rPr>
            <w:rStyle w:val="af0"/>
            <w:noProof/>
          </w:rPr>
          <w:t>图 4.12  构建生效范围实现图</w:t>
        </w:r>
        <w:r w:rsidR="00BC0E27">
          <w:rPr>
            <w:noProof/>
            <w:webHidden/>
          </w:rPr>
          <w:tab/>
        </w:r>
        <w:r w:rsidR="00BC0E27">
          <w:rPr>
            <w:noProof/>
            <w:webHidden/>
          </w:rPr>
          <w:fldChar w:fldCharType="begin"/>
        </w:r>
        <w:r w:rsidR="00BC0E27">
          <w:rPr>
            <w:noProof/>
            <w:webHidden/>
          </w:rPr>
          <w:instrText xml:space="preserve"> PAGEREF _Toc36940619 \h </w:instrText>
        </w:r>
        <w:r w:rsidR="00BC0E27">
          <w:rPr>
            <w:noProof/>
            <w:webHidden/>
          </w:rPr>
        </w:r>
        <w:r w:rsidR="00BC0E27">
          <w:rPr>
            <w:noProof/>
            <w:webHidden/>
          </w:rPr>
          <w:fldChar w:fldCharType="separate"/>
        </w:r>
        <w:r w:rsidR="00BC0E27">
          <w:rPr>
            <w:noProof/>
            <w:webHidden/>
          </w:rPr>
          <w:t>44</w:t>
        </w:r>
        <w:r w:rsidR="00BC0E27">
          <w:rPr>
            <w:noProof/>
            <w:webHidden/>
          </w:rPr>
          <w:fldChar w:fldCharType="end"/>
        </w:r>
      </w:hyperlink>
    </w:p>
    <w:p w14:paraId="5493F1CB" w14:textId="5B9CD3BA" w:rsidR="00BC0E27" w:rsidRDefault="00F026E3">
      <w:pPr>
        <w:pStyle w:val="af9"/>
        <w:tabs>
          <w:tab w:val="right" w:leader="dot" w:pos="8296"/>
        </w:tabs>
        <w:rPr>
          <w:rFonts w:eastAsiaTheme="minorEastAsia"/>
          <w:smallCaps w:val="0"/>
          <w:noProof/>
          <w:sz w:val="21"/>
          <w:szCs w:val="22"/>
        </w:rPr>
      </w:pPr>
      <w:hyperlink w:anchor="_Toc36940620" w:history="1">
        <w:r w:rsidR="00BC0E27" w:rsidRPr="00E47ADF">
          <w:rPr>
            <w:rStyle w:val="af0"/>
            <w:noProof/>
          </w:rPr>
          <w:t>图 4.13  构建Action功能实现图</w:t>
        </w:r>
        <w:r w:rsidR="00BC0E27">
          <w:rPr>
            <w:noProof/>
            <w:webHidden/>
          </w:rPr>
          <w:tab/>
        </w:r>
        <w:r w:rsidR="00BC0E27">
          <w:rPr>
            <w:noProof/>
            <w:webHidden/>
          </w:rPr>
          <w:fldChar w:fldCharType="begin"/>
        </w:r>
        <w:r w:rsidR="00BC0E27">
          <w:rPr>
            <w:noProof/>
            <w:webHidden/>
          </w:rPr>
          <w:instrText xml:space="preserve"> PAGEREF _Toc36940620 \h </w:instrText>
        </w:r>
        <w:r w:rsidR="00BC0E27">
          <w:rPr>
            <w:noProof/>
            <w:webHidden/>
          </w:rPr>
        </w:r>
        <w:r w:rsidR="00BC0E27">
          <w:rPr>
            <w:noProof/>
            <w:webHidden/>
          </w:rPr>
          <w:fldChar w:fldCharType="separate"/>
        </w:r>
        <w:r w:rsidR="00BC0E27">
          <w:rPr>
            <w:noProof/>
            <w:webHidden/>
          </w:rPr>
          <w:t>45</w:t>
        </w:r>
        <w:r w:rsidR="00BC0E27">
          <w:rPr>
            <w:noProof/>
            <w:webHidden/>
          </w:rPr>
          <w:fldChar w:fldCharType="end"/>
        </w:r>
      </w:hyperlink>
    </w:p>
    <w:p w14:paraId="4AAFE804" w14:textId="1FAE5502" w:rsidR="00BC0E27" w:rsidRDefault="00F026E3">
      <w:pPr>
        <w:pStyle w:val="af9"/>
        <w:tabs>
          <w:tab w:val="right" w:leader="dot" w:pos="8296"/>
        </w:tabs>
        <w:rPr>
          <w:rFonts w:eastAsiaTheme="minorEastAsia"/>
          <w:smallCaps w:val="0"/>
          <w:noProof/>
          <w:sz w:val="21"/>
          <w:szCs w:val="22"/>
        </w:rPr>
      </w:pPr>
      <w:hyperlink w:anchor="_Toc36940621" w:history="1">
        <w:r w:rsidR="00BC0E27" w:rsidRPr="00E47ADF">
          <w:rPr>
            <w:rStyle w:val="af0"/>
            <w:noProof/>
          </w:rPr>
          <w:t>图 4.14  审核流模块类图</w:t>
        </w:r>
        <w:r w:rsidR="00BC0E27">
          <w:rPr>
            <w:noProof/>
            <w:webHidden/>
          </w:rPr>
          <w:tab/>
        </w:r>
        <w:r w:rsidR="00BC0E27">
          <w:rPr>
            <w:noProof/>
            <w:webHidden/>
          </w:rPr>
          <w:fldChar w:fldCharType="begin"/>
        </w:r>
        <w:r w:rsidR="00BC0E27">
          <w:rPr>
            <w:noProof/>
            <w:webHidden/>
          </w:rPr>
          <w:instrText xml:space="preserve"> PAGEREF _Toc36940621 \h </w:instrText>
        </w:r>
        <w:r w:rsidR="00BC0E27">
          <w:rPr>
            <w:noProof/>
            <w:webHidden/>
          </w:rPr>
        </w:r>
        <w:r w:rsidR="00BC0E27">
          <w:rPr>
            <w:noProof/>
            <w:webHidden/>
          </w:rPr>
          <w:fldChar w:fldCharType="separate"/>
        </w:r>
        <w:r w:rsidR="00BC0E27">
          <w:rPr>
            <w:noProof/>
            <w:webHidden/>
          </w:rPr>
          <w:t>46</w:t>
        </w:r>
        <w:r w:rsidR="00BC0E27">
          <w:rPr>
            <w:noProof/>
            <w:webHidden/>
          </w:rPr>
          <w:fldChar w:fldCharType="end"/>
        </w:r>
      </w:hyperlink>
    </w:p>
    <w:p w14:paraId="5964B12D" w14:textId="0A53E73A" w:rsidR="00BC0E27" w:rsidRDefault="00F026E3">
      <w:pPr>
        <w:pStyle w:val="af9"/>
        <w:tabs>
          <w:tab w:val="right" w:leader="dot" w:pos="8296"/>
        </w:tabs>
        <w:rPr>
          <w:rFonts w:eastAsiaTheme="minorEastAsia"/>
          <w:smallCaps w:val="0"/>
          <w:noProof/>
          <w:sz w:val="21"/>
          <w:szCs w:val="22"/>
        </w:rPr>
      </w:pPr>
      <w:hyperlink w:anchor="_Toc36940622" w:history="1">
        <w:r w:rsidR="00BC0E27" w:rsidRPr="00E47ADF">
          <w:rPr>
            <w:rStyle w:val="af0"/>
            <w:noProof/>
          </w:rPr>
          <w:t>图 4.15  审核流操作时序图</w:t>
        </w:r>
        <w:r w:rsidR="00BC0E27">
          <w:rPr>
            <w:noProof/>
            <w:webHidden/>
          </w:rPr>
          <w:tab/>
        </w:r>
        <w:r w:rsidR="00BC0E27">
          <w:rPr>
            <w:noProof/>
            <w:webHidden/>
          </w:rPr>
          <w:fldChar w:fldCharType="begin"/>
        </w:r>
        <w:r w:rsidR="00BC0E27">
          <w:rPr>
            <w:noProof/>
            <w:webHidden/>
          </w:rPr>
          <w:instrText xml:space="preserve"> PAGEREF _Toc36940622 \h </w:instrText>
        </w:r>
        <w:r w:rsidR="00BC0E27">
          <w:rPr>
            <w:noProof/>
            <w:webHidden/>
          </w:rPr>
        </w:r>
        <w:r w:rsidR="00BC0E27">
          <w:rPr>
            <w:noProof/>
            <w:webHidden/>
          </w:rPr>
          <w:fldChar w:fldCharType="separate"/>
        </w:r>
        <w:r w:rsidR="00BC0E27">
          <w:rPr>
            <w:noProof/>
            <w:webHidden/>
          </w:rPr>
          <w:t>47</w:t>
        </w:r>
        <w:r w:rsidR="00BC0E27">
          <w:rPr>
            <w:noProof/>
            <w:webHidden/>
          </w:rPr>
          <w:fldChar w:fldCharType="end"/>
        </w:r>
      </w:hyperlink>
    </w:p>
    <w:p w14:paraId="06EDEF61" w14:textId="16FC22AE" w:rsidR="00BC0E27" w:rsidRDefault="00F026E3">
      <w:pPr>
        <w:pStyle w:val="af9"/>
        <w:tabs>
          <w:tab w:val="right" w:leader="dot" w:pos="8296"/>
        </w:tabs>
        <w:rPr>
          <w:rFonts w:eastAsiaTheme="minorEastAsia"/>
          <w:smallCaps w:val="0"/>
          <w:noProof/>
          <w:sz w:val="21"/>
          <w:szCs w:val="22"/>
        </w:rPr>
      </w:pPr>
      <w:hyperlink w:anchor="_Toc36940623" w:history="1">
        <w:r w:rsidR="00BC0E27" w:rsidRPr="00E47ADF">
          <w:rPr>
            <w:rStyle w:val="af0"/>
            <w:noProof/>
          </w:rPr>
          <w:t>图 4.16  审核流操作功能实现图</w:t>
        </w:r>
        <w:r w:rsidR="00BC0E27">
          <w:rPr>
            <w:noProof/>
            <w:webHidden/>
          </w:rPr>
          <w:tab/>
        </w:r>
        <w:r w:rsidR="00BC0E27">
          <w:rPr>
            <w:noProof/>
            <w:webHidden/>
          </w:rPr>
          <w:fldChar w:fldCharType="begin"/>
        </w:r>
        <w:r w:rsidR="00BC0E27">
          <w:rPr>
            <w:noProof/>
            <w:webHidden/>
          </w:rPr>
          <w:instrText xml:space="preserve"> PAGEREF _Toc36940623 \h </w:instrText>
        </w:r>
        <w:r w:rsidR="00BC0E27">
          <w:rPr>
            <w:noProof/>
            <w:webHidden/>
          </w:rPr>
        </w:r>
        <w:r w:rsidR="00BC0E27">
          <w:rPr>
            <w:noProof/>
            <w:webHidden/>
          </w:rPr>
          <w:fldChar w:fldCharType="separate"/>
        </w:r>
        <w:r w:rsidR="00BC0E27">
          <w:rPr>
            <w:noProof/>
            <w:webHidden/>
          </w:rPr>
          <w:t>48</w:t>
        </w:r>
        <w:r w:rsidR="00BC0E27">
          <w:rPr>
            <w:noProof/>
            <w:webHidden/>
          </w:rPr>
          <w:fldChar w:fldCharType="end"/>
        </w:r>
      </w:hyperlink>
    </w:p>
    <w:p w14:paraId="71052285" w14:textId="7A308694" w:rsidR="00BC0E27" w:rsidRDefault="00F026E3">
      <w:pPr>
        <w:pStyle w:val="af9"/>
        <w:tabs>
          <w:tab w:val="right" w:leader="dot" w:pos="8296"/>
        </w:tabs>
        <w:rPr>
          <w:rFonts w:eastAsiaTheme="minorEastAsia"/>
          <w:smallCaps w:val="0"/>
          <w:noProof/>
          <w:sz w:val="21"/>
          <w:szCs w:val="22"/>
        </w:rPr>
      </w:pPr>
      <w:hyperlink w:anchor="_Toc36940624" w:history="1">
        <w:r w:rsidR="00BC0E27" w:rsidRPr="00E47ADF">
          <w:rPr>
            <w:rStyle w:val="af0"/>
            <w:noProof/>
          </w:rPr>
          <w:t>图 4.17  审核流操作界面</w:t>
        </w:r>
        <w:r w:rsidR="00BC0E27">
          <w:rPr>
            <w:noProof/>
            <w:webHidden/>
          </w:rPr>
          <w:tab/>
        </w:r>
        <w:r w:rsidR="00BC0E27">
          <w:rPr>
            <w:noProof/>
            <w:webHidden/>
          </w:rPr>
          <w:fldChar w:fldCharType="begin"/>
        </w:r>
        <w:r w:rsidR="00BC0E27">
          <w:rPr>
            <w:noProof/>
            <w:webHidden/>
          </w:rPr>
          <w:instrText xml:space="preserve"> PAGEREF _Toc36940624 \h </w:instrText>
        </w:r>
        <w:r w:rsidR="00BC0E27">
          <w:rPr>
            <w:noProof/>
            <w:webHidden/>
          </w:rPr>
        </w:r>
        <w:r w:rsidR="00BC0E27">
          <w:rPr>
            <w:noProof/>
            <w:webHidden/>
          </w:rPr>
          <w:fldChar w:fldCharType="separate"/>
        </w:r>
        <w:r w:rsidR="00BC0E27">
          <w:rPr>
            <w:noProof/>
            <w:webHidden/>
          </w:rPr>
          <w:t>48</w:t>
        </w:r>
        <w:r w:rsidR="00BC0E27">
          <w:rPr>
            <w:noProof/>
            <w:webHidden/>
          </w:rPr>
          <w:fldChar w:fldCharType="end"/>
        </w:r>
      </w:hyperlink>
    </w:p>
    <w:p w14:paraId="6D0A30B0" w14:textId="0CEEB4F3" w:rsidR="00BC0E27" w:rsidRDefault="00F026E3">
      <w:pPr>
        <w:pStyle w:val="af9"/>
        <w:tabs>
          <w:tab w:val="right" w:leader="dot" w:pos="8296"/>
        </w:tabs>
        <w:rPr>
          <w:rFonts w:eastAsiaTheme="minorEastAsia"/>
          <w:smallCaps w:val="0"/>
          <w:noProof/>
          <w:sz w:val="21"/>
          <w:szCs w:val="22"/>
        </w:rPr>
      </w:pPr>
      <w:hyperlink w:anchor="_Toc36940625" w:history="1">
        <w:r w:rsidR="00BC0E27" w:rsidRPr="00E47ADF">
          <w:rPr>
            <w:rStyle w:val="af0"/>
            <w:noProof/>
          </w:rPr>
          <w:t>图 4.18  审核权转移时序图</w:t>
        </w:r>
        <w:r w:rsidR="00BC0E27">
          <w:rPr>
            <w:noProof/>
            <w:webHidden/>
          </w:rPr>
          <w:tab/>
        </w:r>
        <w:r w:rsidR="00BC0E27">
          <w:rPr>
            <w:noProof/>
            <w:webHidden/>
          </w:rPr>
          <w:fldChar w:fldCharType="begin"/>
        </w:r>
        <w:r w:rsidR="00BC0E27">
          <w:rPr>
            <w:noProof/>
            <w:webHidden/>
          </w:rPr>
          <w:instrText xml:space="preserve"> PAGEREF _Toc36940625 \h </w:instrText>
        </w:r>
        <w:r w:rsidR="00BC0E27">
          <w:rPr>
            <w:noProof/>
            <w:webHidden/>
          </w:rPr>
        </w:r>
        <w:r w:rsidR="00BC0E27">
          <w:rPr>
            <w:noProof/>
            <w:webHidden/>
          </w:rPr>
          <w:fldChar w:fldCharType="separate"/>
        </w:r>
        <w:r w:rsidR="00BC0E27">
          <w:rPr>
            <w:noProof/>
            <w:webHidden/>
          </w:rPr>
          <w:t>49</w:t>
        </w:r>
        <w:r w:rsidR="00BC0E27">
          <w:rPr>
            <w:noProof/>
            <w:webHidden/>
          </w:rPr>
          <w:fldChar w:fldCharType="end"/>
        </w:r>
      </w:hyperlink>
    </w:p>
    <w:p w14:paraId="3AFAD130" w14:textId="6855CC1C" w:rsidR="00BC0E27" w:rsidRDefault="00F026E3">
      <w:pPr>
        <w:pStyle w:val="af9"/>
        <w:tabs>
          <w:tab w:val="right" w:leader="dot" w:pos="8296"/>
        </w:tabs>
        <w:rPr>
          <w:rFonts w:eastAsiaTheme="minorEastAsia"/>
          <w:smallCaps w:val="0"/>
          <w:noProof/>
          <w:sz w:val="21"/>
          <w:szCs w:val="22"/>
        </w:rPr>
      </w:pPr>
      <w:hyperlink w:anchor="_Toc36940626" w:history="1">
        <w:r w:rsidR="00BC0E27" w:rsidRPr="00E47ADF">
          <w:rPr>
            <w:rStyle w:val="af0"/>
            <w:noProof/>
          </w:rPr>
          <w:t>图 4.19  审核流操作实现</w:t>
        </w:r>
        <w:r w:rsidR="00BC0E27">
          <w:rPr>
            <w:noProof/>
            <w:webHidden/>
          </w:rPr>
          <w:tab/>
        </w:r>
        <w:r w:rsidR="00BC0E27">
          <w:rPr>
            <w:noProof/>
            <w:webHidden/>
          </w:rPr>
          <w:fldChar w:fldCharType="begin"/>
        </w:r>
        <w:r w:rsidR="00BC0E27">
          <w:rPr>
            <w:noProof/>
            <w:webHidden/>
          </w:rPr>
          <w:instrText xml:space="preserve"> PAGEREF _Toc36940626 \h </w:instrText>
        </w:r>
        <w:r w:rsidR="00BC0E27">
          <w:rPr>
            <w:noProof/>
            <w:webHidden/>
          </w:rPr>
        </w:r>
        <w:r w:rsidR="00BC0E27">
          <w:rPr>
            <w:noProof/>
            <w:webHidden/>
          </w:rPr>
          <w:fldChar w:fldCharType="separate"/>
        </w:r>
        <w:r w:rsidR="00BC0E27">
          <w:rPr>
            <w:noProof/>
            <w:webHidden/>
          </w:rPr>
          <w:t>49</w:t>
        </w:r>
        <w:r w:rsidR="00BC0E27">
          <w:rPr>
            <w:noProof/>
            <w:webHidden/>
          </w:rPr>
          <w:fldChar w:fldCharType="end"/>
        </w:r>
      </w:hyperlink>
    </w:p>
    <w:p w14:paraId="43380504" w14:textId="284C3C9D" w:rsidR="00BC0E27" w:rsidRDefault="00F026E3">
      <w:pPr>
        <w:pStyle w:val="af9"/>
        <w:tabs>
          <w:tab w:val="right" w:leader="dot" w:pos="8296"/>
        </w:tabs>
        <w:rPr>
          <w:rFonts w:eastAsiaTheme="minorEastAsia"/>
          <w:smallCaps w:val="0"/>
          <w:noProof/>
          <w:sz w:val="21"/>
          <w:szCs w:val="22"/>
        </w:rPr>
      </w:pPr>
      <w:hyperlink w:anchor="_Toc36940627" w:history="1">
        <w:r w:rsidR="00BC0E27" w:rsidRPr="00E47ADF">
          <w:rPr>
            <w:rStyle w:val="af0"/>
            <w:noProof/>
          </w:rPr>
          <w:t>图 4.20  审核消息保障时序图</w:t>
        </w:r>
        <w:r w:rsidR="00BC0E27">
          <w:rPr>
            <w:noProof/>
            <w:webHidden/>
          </w:rPr>
          <w:tab/>
        </w:r>
        <w:r w:rsidR="00BC0E27">
          <w:rPr>
            <w:noProof/>
            <w:webHidden/>
          </w:rPr>
          <w:fldChar w:fldCharType="begin"/>
        </w:r>
        <w:r w:rsidR="00BC0E27">
          <w:rPr>
            <w:noProof/>
            <w:webHidden/>
          </w:rPr>
          <w:instrText xml:space="preserve"> PAGEREF _Toc36940627 \h </w:instrText>
        </w:r>
        <w:r w:rsidR="00BC0E27">
          <w:rPr>
            <w:noProof/>
            <w:webHidden/>
          </w:rPr>
        </w:r>
        <w:r w:rsidR="00BC0E27">
          <w:rPr>
            <w:noProof/>
            <w:webHidden/>
          </w:rPr>
          <w:fldChar w:fldCharType="separate"/>
        </w:r>
        <w:r w:rsidR="00BC0E27">
          <w:rPr>
            <w:noProof/>
            <w:webHidden/>
          </w:rPr>
          <w:t>50</w:t>
        </w:r>
        <w:r w:rsidR="00BC0E27">
          <w:rPr>
            <w:noProof/>
            <w:webHidden/>
          </w:rPr>
          <w:fldChar w:fldCharType="end"/>
        </w:r>
      </w:hyperlink>
    </w:p>
    <w:p w14:paraId="5725377A" w14:textId="586BFC65" w:rsidR="00BC0E27" w:rsidRDefault="00F026E3">
      <w:pPr>
        <w:pStyle w:val="af9"/>
        <w:tabs>
          <w:tab w:val="right" w:leader="dot" w:pos="8296"/>
        </w:tabs>
        <w:rPr>
          <w:rFonts w:eastAsiaTheme="minorEastAsia"/>
          <w:smallCaps w:val="0"/>
          <w:noProof/>
          <w:sz w:val="21"/>
          <w:szCs w:val="22"/>
        </w:rPr>
      </w:pPr>
      <w:hyperlink w:anchor="_Toc36940628" w:history="1">
        <w:r w:rsidR="00BC0E27" w:rsidRPr="00E47ADF">
          <w:rPr>
            <w:rStyle w:val="af0"/>
            <w:noProof/>
          </w:rPr>
          <w:t>图 4.21  审核信息保障实现</w:t>
        </w:r>
        <w:r w:rsidR="00BC0E27">
          <w:rPr>
            <w:noProof/>
            <w:webHidden/>
          </w:rPr>
          <w:tab/>
        </w:r>
        <w:r w:rsidR="00BC0E27">
          <w:rPr>
            <w:noProof/>
            <w:webHidden/>
          </w:rPr>
          <w:fldChar w:fldCharType="begin"/>
        </w:r>
        <w:r w:rsidR="00BC0E27">
          <w:rPr>
            <w:noProof/>
            <w:webHidden/>
          </w:rPr>
          <w:instrText xml:space="preserve"> PAGEREF _Toc36940628 \h </w:instrText>
        </w:r>
        <w:r w:rsidR="00BC0E27">
          <w:rPr>
            <w:noProof/>
            <w:webHidden/>
          </w:rPr>
        </w:r>
        <w:r w:rsidR="00BC0E27">
          <w:rPr>
            <w:noProof/>
            <w:webHidden/>
          </w:rPr>
          <w:fldChar w:fldCharType="separate"/>
        </w:r>
        <w:r w:rsidR="00BC0E27">
          <w:rPr>
            <w:noProof/>
            <w:webHidden/>
          </w:rPr>
          <w:t>50</w:t>
        </w:r>
        <w:r w:rsidR="00BC0E27">
          <w:rPr>
            <w:noProof/>
            <w:webHidden/>
          </w:rPr>
          <w:fldChar w:fldCharType="end"/>
        </w:r>
      </w:hyperlink>
    </w:p>
    <w:p w14:paraId="49CE3908" w14:textId="6D5B8575" w:rsidR="00BC0E27" w:rsidRDefault="00F026E3">
      <w:pPr>
        <w:pStyle w:val="af9"/>
        <w:tabs>
          <w:tab w:val="right" w:leader="dot" w:pos="8296"/>
        </w:tabs>
        <w:rPr>
          <w:rFonts w:eastAsiaTheme="minorEastAsia"/>
          <w:smallCaps w:val="0"/>
          <w:noProof/>
          <w:sz w:val="21"/>
          <w:szCs w:val="22"/>
        </w:rPr>
      </w:pPr>
      <w:hyperlink w:anchor="_Toc36940629" w:history="1">
        <w:r w:rsidR="00BC0E27" w:rsidRPr="00E47ADF">
          <w:rPr>
            <w:rStyle w:val="af0"/>
            <w:noProof/>
          </w:rPr>
          <w:t>图 4.22  规则应用模块类图</w:t>
        </w:r>
        <w:r w:rsidR="00BC0E27">
          <w:rPr>
            <w:noProof/>
            <w:webHidden/>
          </w:rPr>
          <w:tab/>
        </w:r>
        <w:r w:rsidR="00BC0E27">
          <w:rPr>
            <w:noProof/>
            <w:webHidden/>
          </w:rPr>
          <w:fldChar w:fldCharType="begin"/>
        </w:r>
        <w:r w:rsidR="00BC0E27">
          <w:rPr>
            <w:noProof/>
            <w:webHidden/>
          </w:rPr>
          <w:instrText xml:space="preserve"> PAGEREF _Toc36940629 \h </w:instrText>
        </w:r>
        <w:r w:rsidR="00BC0E27">
          <w:rPr>
            <w:noProof/>
            <w:webHidden/>
          </w:rPr>
        </w:r>
        <w:r w:rsidR="00BC0E27">
          <w:rPr>
            <w:noProof/>
            <w:webHidden/>
          </w:rPr>
          <w:fldChar w:fldCharType="separate"/>
        </w:r>
        <w:r w:rsidR="00BC0E27">
          <w:rPr>
            <w:noProof/>
            <w:webHidden/>
          </w:rPr>
          <w:t>51</w:t>
        </w:r>
        <w:r w:rsidR="00BC0E27">
          <w:rPr>
            <w:noProof/>
            <w:webHidden/>
          </w:rPr>
          <w:fldChar w:fldCharType="end"/>
        </w:r>
      </w:hyperlink>
    </w:p>
    <w:p w14:paraId="076ECF76" w14:textId="40EACD29" w:rsidR="00BC0E27" w:rsidRDefault="00F026E3">
      <w:pPr>
        <w:pStyle w:val="af9"/>
        <w:tabs>
          <w:tab w:val="right" w:leader="dot" w:pos="8296"/>
        </w:tabs>
        <w:rPr>
          <w:rFonts w:eastAsiaTheme="minorEastAsia"/>
          <w:smallCaps w:val="0"/>
          <w:noProof/>
          <w:sz w:val="21"/>
          <w:szCs w:val="22"/>
        </w:rPr>
      </w:pPr>
      <w:hyperlink w:anchor="_Toc36940630" w:history="1">
        <w:r w:rsidR="00BC0E27" w:rsidRPr="00E47ADF">
          <w:rPr>
            <w:rStyle w:val="af0"/>
            <w:noProof/>
          </w:rPr>
          <w:t>图 4.23  规则应用时序图</w:t>
        </w:r>
        <w:r w:rsidR="00BC0E27">
          <w:rPr>
            <w:noProof/>
            <w:webHidden/>
          </w:rPr>
          <w:tab/>
        </w:r>
        <w:r w:rsidR="00BC0E27">
          <w:rPr>
            <w:noProof/>
            <w:webHidden/>
          </w:rPr>
          <w:fldChar w:fldCharType="begin"/>
        </w:r>
        <w:r w:rsidR="00BC0E27">
          <w:rPr>
            <w:noProof/>
            <w:webHidden/>
          </w:rPr>
          <w:instrText xml:space="preserve"> PAGEREF _Toc36940630 \h </w:instrText>
        </w:r>
        <w:r w:rsidR="00BC0E27">
          <w:rPr>
            <w:noProof/>
            <w:webHidden/>
          </w:rPr>
        </w:r>
        <w:r w:rsidR="00BC0E27">
          <w:rPr>
            <w:noProof/>
            <w:webHidden/>
          </w:rPr>
          <w:fldChar w:fldCharType="separate"/>
        </w:r>
        <w:r w:rsidR="00BC0E27">
          <w:rPr>
            <w:noProof/>
            <w:webHidden/>
          </w:rPr>
          <w:t>53</w:t>
        </w:r>
        <w:r w:rsidR="00BC0E27">
          <w:rPr>
            <w:noProof/>
            <w:webHidden/>
          </w:rPr>
          <w:fldChar w:fldCharType="end"/>
        </w:r>
      </w:hyperlink>
    </w:p>
    <w:p w14:paraId="41199664" w14:textId="37225934" w:rsidR="00BC0E27" w:rsidRDefault="00F026E3">
      <w:pPr>
        <w:pStyle w:val="af9"/>
        <w:tabs>
          <w:tab w:val="right" w:leader="dot" w:pos="8296"/>
        </w:tabs>
        <w:rPr>
          <w:rFonts w:eastAsiaTheme="minorEastAsia"/>
          <w:smallCaps w:val="0"/>
          <w:noProof/>
          <w:sz w:val="21"/>
          <w:szCs w:val="22"/>
        </w:rPr>
      </w:pPr>
      <w:hyperlink w:anchor="_Toc36940631" w:history="1">
        <w:r w:rsidR="00BC0E27" w:rsidRPr="00E47ADF">
          <w:rPr>
            <w:rStyle w:val="af0"/>
            <w:noProof/>
          </w:rPr>
          <w:t>图 4.24  规则应用功能实现</w:t>
        </w:r>
        <w:r w:rsidR="00BC0E27">
          <w:rPr>
            <w:noProof/>
            <w:webHidden/>
          </w:rPr>
          <w:tab/>
        </w:r>
        <w:r w:rsidR="00BC0E27">
          <w:rPr>
            <w:noProof/>
            <w:webHidden/>
          </w:rPr>
          <w:fldChar w:fldCharType="begin"/>
        </w:r>
        <w:r w:rsidR="00BC0E27">
          <w:rPr>
            <w:noProof/>
            <w:webHidden/>
          </w:rPr>
          <w:instrText xml:space="preserve"> PAGEREF _Toc36940631 \h </w:instrText>
        </w:r>
        <w:r w:rsidR="00BC0E27">
          <w:rPr>
            <w:noProof/>
            <w:webHidden/>
          </w:rPr>
        </w:r>
        <w:r w:rsidR="00BC0E27">
          <w:rPr>
            <w:noProof/>
            <w:webHidden/>
          </w:rPr>
          <w:fldChar w:fldCharType="separate"/>
        </w:r>
        <w:r w:rsidR="00BC0E27">
          <w:rPr>
            <w:noProof/>
            <w:webHidden/>
          </w:rPr>
          <w:t>54</w:t>
        </w:r>
        <w:r w:rsidR="00BC0E27">
          <w:rPr>
            <w:noProof/>
            <w:webHidden/>
          </w:rPr>
          <w:fldChar w:fldCharType="end"/>
        </w:r>
      </w:hyperlink>
    </w:p>
    <w:p w14:paraId="0DAB60D5" w14:textId="62AF68C9" w:rsidR="00BC0E27" w:rsidRDefault="00F026E3">
      <w:pPr>
        <w:pStyle w:val="af9"/>
        <w:tabs>
          <w:tab w:val="right" w:leader="dot" w:pos="8296"/>
        </w:tabs>
        <w:rPr>
          <w:rFonts w:eastAsiaTheme="minorEastAsia"/>
          <w:smallCaps w:val="0"/>
          <w:noProof/>
          <w:sz w:val="21"/>
          <w:szCs w:val="22"/>
        </w:rPr>
      </w:pPr>
      <w:hyperlink w:anchor="_Toc36940632" w:history="1">
        <w:r w:rsidR="00BC0E27" w:rsidRPr="00E47ADF">
          <w:rPr>
            <w:rStyle w:val="af0"/>
            <w:noProof/>
          </w:rPr>
          <w:t>图 4.25  缓存更新功能实现</w:t>
        </w:r>
        <w:r w:rsidR="00BC0E27">
          <w:rPr>
            <w:noProof/>
            <w:webHidden/>
          </w:rPr>
          <w:tab/>
        </w:r>
        <w:r w:rsidR="00BC0E27">
          <w:rPr>
            <w:noProof/>
            <w:webHidden/>
          </w:rPr>
          <w:fldChar w:fldCharType="begin"/>
        </w:r>
        <w:r w:rsidR="00BC0E27">
          <w:rPr>
            <w:noProof/>
            <w:webHidden/>
          </w:rPr>
          <w:instrText xml:space="preserve"> PAGEREF _Toc36940632 \h </w:instrText>
        </w:r>
        <w:r w:rsidR="00BC0E27">
          <w:rPr>
            <w:noProof/>
            <w:webHidden/>
          </w:rPr>
        </w:r>
        <w:r w:rsidR="00BC0E27">
          <w:rPr>
            <w:noProof/>
            <w:webHidden/>
          </w:rPr>
          <w:fldChar w:fldCharType="separate"/>
        </w:r>
        <w:r w:rsidR="00BC0E27">
          <w:rPr>
            <w:noProof/>
            <w:webHidden/>
          </w:rPr>
          <w:t>55</w:t>
        </w:r>
        <w:r w:rsidR="00BC0E27">
          <w:rPr>
            <w:noProof/>
            <w:webHidden/>
          </w:rPr>
          <w:fldChar w:fldCharType="end"/>
        </w:r>
      </w:hyperlink>
    </w:p>
    <w:p w14:paraId="377FC22D" w14:textId="02AE9171"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938992"/>
      <w:bookmarkEnd w:id="55"/>
      <w:r w:rsidRPr="00A750CC">
        <w:rPr>
          <w:rFonts w:hint="eastAsia"/>
        </w:rPr>
        <w:lastRenderedPageBreak/>
        <w:t>表目录</w:t>
      </w:r>
      <w:bookmarkEnd w:id="56"/>
    </w:p>
    <w:p w14:paraId="2003864C" w14:textId="3A7224C5" w:rsidR="00811864"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939126" w:history="1">
        <w:r w:rsidR="00811864" w:rsidRPr="0048570D">
          <w:rPr>
            <w:rStyle w:val="af0"/>
            <w:noProof/>
          </w:rPr>
          <w:t>表 3.1  涉众分析</w:t>
        </w:r>
        <w:r w:rsidR="00811864">
          <w:rPr>
            <w:noProof/>
            <w:webHidden/>
          </w:rPr>
          <w:tab/>
        </w:r>
        <w:r w:rsidR="00811864">
          <w:rPr>
            <w:noProof/>
            <w:webHidden/>
          </w:rPr>
          <w:fldChar w:fldCharType="begin"/>
        </w:r>
        <w:r w:rsidR="00811864">
          <w:rPr>
            <w:noProof/>
            <w:webHidden/>
          </w:rPr>
          <w:instrText xml:space="preserve"> PAGEREF _Toc36939126 \h </w:instrText>
        </w:r>
        <w:r w:rsidR="00811864">
          <w:rPr>
            <w:noProof/>
            <w:webHidden/>
          </w:rPr>
        </w:r>
        <w:r w:rsidR="00811864">
          <w:rPr>
            <w:noProof/>
            <w:webHidden/>
          </w:rPr>
          <w:fldChar w:fldCharType="separate"/>
        </w:r>
        <w:r w:rsidR="00811864">
          <w:rPr>
            <w:noProof/>
            <w:webHidden/>
          </w:rPr>
          <w:t>11</w:t>
        </w:r>
        <w:r w:rsidR="00811864">
          <w:rPr>
            <w:noProof/>
            <w:webHidden/>
          </w:rPr>
          <w:fldChar w:fldCharType="end"/>
        </w:r>
      </w:hyperlink>
    </w:p>
    <w:p w14:paraId="4243E288" w14:textId="5671198E" w:rsidR="00811864" w:rsidRDefault="00F026E3">
      <w:pPr>
        <w:pStyle w:val="af9"/>
        <w:tabs>
          <w:tab w:val="right" w:leader="dot" w:pos="8296"/>
        </w:tabs>
        <w:rPr>
          <w:rFonts w:eastAsiaTheme="minorEastAsia"/>
          <w:smallCaps w:val="0"/>
          <w:noProof/>
          <w:sz w:val="21"/>
          <w:szCs w:val="22"/>
        </w:rPr>
      </w:pPr>
      <w:hyperlink w:anchor="_Toc36939127" w:history="1">
        <w:r w:rsidR="00811864" w:rsidRPr="0048570D">
          <w:rPr>
            <w:rStyle w:val="af0"/>
            <w:noProof/>
          </w:rPr>
          <w:t>表 3.2  规则操作用例表</w:t>
        </w:r>
        <w:r w:rsidR="00811864">
          <w:rPr>
            <w:noProof/>
            <w:webHidden/>
          </w:rPr>
          <w:tab/>
        </w:r>
        <w:r w:rsidR="00811864">
          <w:rPr>
            <w:noProof/>
            <w:webHidden/>
          </w:rPr>
          <w:fldChar w:fldCharType="begin"/>
        </w:r>
        <w:r w:rsidR="00811864">
          <w:rPr>
            <w:noProof/>
            <w:webHidden/>
          </w:rPr>
          <w:instrText xml:space="preserve"> PAGEREF _Toc36939127 \h </w:instrText>
        </w:r>
        <w:r w:rsidR="00811864">
          <w:rPr>
            <w:noProof/>
            <w:webHidden/>
          </w:rPr>
        </w:r>
        <w:r w:rsidR="00811864">
          <w:rPr>
            <w:noProof/>
            <w:webHidden/>
          </w:rPr>
          <w:fldChar w:fldCharType="separate"/>
        </w:r>
        <w:r w:rsidR="00811864">
          <w:rPr>
            <w:noProof/>
            <w:webHidden/>
          </w:rPr>
          <w:t>13</w:t>
        </w:r>
        <w:r w:rsidR="00811864">
          <w:rPr>
            <w:noProof/>
            <w:webHidden/>
          </w:rPr>
          <w:fldChar w:fldCharType="end"/>
        </w:r>
      </w:hyperlink>
    </w:p>
    <w:p w14:paraId="41565BD7" w14:textId="39C7D256" w:rsidR="00811864" w:rsidRDefault="00F026E3">
      <w:pPr>
        <w:pStyle w:val="af9"/>
        <w:tabs>
          <w:tab w:val="right" w:leader="dot" w:pos="8296"/>
        </w:tabs>
        <w:rPr>
          <w:rFonts w:eastAsiaTheme="minorEastAsia"/>
          <w:smallCaps w:val="0"/>
          <w:noProof/>
          <w:sz w:val="21"/>
          <w:szCs w:val="22"/>
        </w:rPr>
      </w:pPr>
      <w:hyperlink w:anchor="_Toc36939128" w:history="1">
        <w:r w:rsidR="00811864" w:rsidRPr="0048570D">
          <w:rPr>
            <w:rStyle w:val="af0"/>
            <w:noProof/>
          </w:rPr>
          <w:t>表 3.3  规则过期告警用例表</w:t>
        </w:r>
        <w:r w:rsidR="00811864">
          <w:rPr>
            <w:noProof/>
            <w:webHidden/>
          </w:rPr>
          <w:tab/>
        </w:r>
        <w:r w:rsidR="00811864">
          <w:rPr>
            <w:noProof/>
            <w:webHidden/>
          </w:rPr>
          <w:fldChar w:fldCharType="begin"/>
        </w:r>
        <w:r w:rsidR="00811864">
          <w:rPr>
            <w:noProof/>
            <w:webHidden/>
          </w:rPr>
          <w:instrText xml:space="preserve"> PAGEREF _Toc36939128 \h </w:instrText>
        </w:r>
        <w:r w:rsidR="00811864">
          <w:rPr>
            <w:noProof/>
            <w:webHidden/>
          </w:rPr>
        </w:r>
        <w:r w:rsidR="00811864">
          <w:rPr>
            <w:noProof/>
            <w:webHidden/>
          </w:rPr>
          <w:fldChar w:fldCharType="separate"/>
        </w:r>
        <w:r w:rsidR="00811864">
          <w:rPr>
            <w:noProof/>
            <w:webHidden/>
          </w:rPr>
          <w:t>13</w:t>
        </w:r>
        <w:r w:rsidR="00811864">
          <w:rPr>
            <w:noProof/>
            <w:webHidden/>
          </w:rPr>
          <w:fldChar w:fldCharType="end"/>
        </w:r>
      </w:hyperlink>
    </w:p>
    <w:p w14:paraId="290E182E" w14:textId="6AD5AA00" w:rsidR="00811864" w:rsidRDefault="00F026E3">
      <w:pPr>
        <w:pStyle w:val="af9"/>
        <w:tabs>
          <w:tab w:val="right" w:leader="dot" w:pos="8296"/>
        </w:tabs>
        <w:rPr>
          <w:rFonts w:eastAsiaTheme="minorEastAsia"/>
          <w:smallCaps w:val="0"/>
          <w:noProof/>
          <w:sz w:val="21"/>
          <w:szCs w:val="22"/>
        </w:rPr>
      </w:pPr>
      <w:hyperlink w:anchor="_Toc36939129" w:history="1">
        <w:r w:rsidR="00811864" w:rsidRPr="0048570D">
          <w:rPr>
            <w:rStyle w:val="af0"/>
            <w:noProof/>
          </w:rPr>
          <w:t>表 3.4  日志查询用例表</w:t>
        </w:r>
        <w:r w:rsidR="00811864">
          <w:rPr>
            <w:noProof/>
            <w:webHidden/>
          </w:rPr>
          <w:tab/>
        </w:r>
        <w:r w:rsidR="00811864">
          <w:rPr>
            <w:noProof/>
            <w:webHidden/>
          </w:rPr>
          <w:fldChar w:fldCharType="begin"/>
        </w:r>
        <w:r w:rsidR="00811864">
          <w:rPr>
            <w:noProof/>
            <w:webHidden/>
          </w:rPr>
          <w:instrText xml:space="preserve"> PAGEREF _Toc36939129 \h </w:instrText>
        </w:r>
        <w:r w:rsidR="00811864">
          <w:rPr>
            <w:noProof/>
            <w:webHidden/>
          </w:rPr>
        </w:r>
        <w:r w:rsidR="00811864">
          <w:rPr>
            <w:noProof/>
            <w:webHidden/>
          </w:rPr>
          <w:fldChar w:fldCharType="separate"/>
        </w:r>
        <w:r w:rsidR="00811864">
          <w:rPr>
            <w:noProof/>
            <w:webHidden/>
          </w:rPr>
          <w:t>14</w:t>
        </w:r>
        <w:r w:rsidR="00811864">
          <w:rPr>
            <w:noProof/>
            <w:webHidden/>
          </w:rPr>
          <w:fldChar w:fldCharType="end"/>
        </w:r>
      </w:hyperlink>
    </w:p>
    <w:p w14:paraId="1CC264B8" w14:textId="770A2A8E" w:rsidR="00811864" w:rsidRDefault="00F026E3">
      <w:pPr>
        <w:pStyle w:val="af9"/>
        <w:tabs>
          <w:tab w:val="right" w:leader="dot" w:pos="8296"/>
        </w:tabs>
        <w:rPr>
          <w:rFonts w:eastAsiaTheme="minorEastAsia"/>
          <w:smallCaps w:val="0"/>
          <w:noProof/>
          <w:sz w:val="21"/>
          <w:szCs w:val="22"/>
        </w:rPr>
      </w:pPr>
      <w:hyperlink w:anchor="_Toc36939130" w:history="1">
        <w:r w:rsidR="00811864" w:rsidRPr="0048570D">
          <w:rPr>
            <w:rStyle w:val="af0"/>
            <w:noProof/>
          </w:rPr>
          <w:t>表 3.5  检查规则构建用例图</w:t>
        </w:r>
        <w:r w:rsidR="00811864">
          <w:rPr>
            <w:noProof/>
            <w:webHidden/>
          </w:rPr>
          <w:tab/>
        </w:r>
        <w:r w:rsidR="00811864">
          <w:rPr>
            <w:noProof/>
            <w:webHidden/>
          </w:rPr>
          <w:fldChar w:fldCharType="begin"/>
        </w:r>
        <w:r w:rsidR="00811864">
          <w:rPr>
            <w:noProof/>
            <w:webHidden/>
          </w:rPr>
          <w:instrText xml:space="preserve"> PAGEREF _Toc36939130 \h </w:instrText>
        </w:r>
        <w:r w:rsidR="00811864">
          <w:rPr>
            <w:noProof/>
            <w:webHidden/>
          </w:rPr>
        </w:r>
        <w:r w:rsidR="00811864">
          <w:rPr>
            <w:noProof/>
            <w:webHidden/>
          </w:rPr>
          <w:fldChar w:fldCharType="separate"/>
        </w:r>
        <w:r w:rsidR="00811864">
          <w:rPr>
            <w:noProof/>
            <w:webHidden/>
          </w:rPr>
          <w:t>15</w:t>
        </w:r>
        <w:r w:rsidR="00811864">
          <w:rPr>
            <w:noProof/>
            <w:webHidden/>
          </w:rPr>
          <w:fldChar w:fldCharType="end"/>
        </w:r>
      </w:hyperlink>
    </w:p>
    <w:p w14:paraId="689EAFAC" w14:textId="3EA5670D" w:rsidR="00811864" w:rsidRDefault="00F026E3">
      <w:pPr>
        <w:pStyle w:val="af9"/>
        <w:tabs>
          <w:tab w:val="right" w:leader="dot" w:pos="8296"/>
        </w:tabs>
        <w:rPr>
          <w:rFonts w:eastAsiaTheme="minorEastAsia"/>
          <w:smallCaps w:val="0"/>
          <w:noProof/>
          <w:sz w:val="21"/>
          <w:szCs w:val="22"/>
        </w:rPr>
      </w:pPr>
      <w:hyperlink w:anchor="_Toc36939131" w:history="1">
        <w:r w:rsidR="00811864" w:rsidRPr="0048570D">
          <w:rPr>
            <w:rStyle w:val="af0"/>
            <w:noProof/>
          </w:rPr>
          <w:t>表 3.6  生效范围构建用例图</w:t>
        </w:r>
        <w:r w:rsidR="00811864">
          <w:rPr>
            <w:noProof/>
            <w:webHidden/>
          </w:rPr>
          <w:tab/>
        </w:r>
        <w:r w:rsidR="00811864">
          <w:rPr>
            <w:noProof/>
            <w:webHidden/>
          </w:rPr>
          <w:fldChar w:fldCharType="begin"/>
        </w:r>
        <w:r w:rsidR="00811864">
          <w:rPr>
            <w:noProof/>
            <w:webHidden/>
          </w:rPr>
          <w:instrText xml:space="preserve"> PAGEREF _Toc36939131 \h </w:instrText>
        </w:r>
        <w:r w:rsidR="00811864">
          <w:rPr>
            <w:noProof/>
            <w:webHidden/>
          </w:rPr>
        </w:r>
        <w:r w:rsidR="00811864">
          <w:rPr>
            <w:noProof/>
            <w:webHidden/>
          </w:rPr>
          <w:fldChar w:fldCharType="separate"/>
        </w:r>
        <w:r w:rsidR="00811864">
          <w:rPr>
            <w:noProof/>
            <w:webHidden/>
          </w:rPr>
          <w:t>15</w:t>
        </w:r>
        <w:r w:rsidR="00811864">
          <w:rPr>
            <w:noProof/>
            <w:webHidden/>
          </w:rPr>
          <w:fldChar w:fldCharType="end"/>
        </w:r>
      </w:hyperlink>
    </w:p>
    <w:p w14:paraId="2AC6489B" w14:textId="5AD69706" w:rsidR="00811864" w:rsidRDefault="00F026E3">
      <w:pPr>
        <w:pStyle w:val="af9"/>
        <w:tabs>
          <w:tab w:val="right" w:leader="dot" w:pos="8296"/>
        </w:tabs>
        <w:rPr>
          <w:rFonts w:eastAsiaTheme="minorEastAsia"/>
          <w:smallCaps w:val="0"/>
          <w:noProof/>
          <w:sz w:val="21"/>
          <w:szCs w:val="22"/>
        </w:rPr>
      </w:pPr>
      <w:hyperlink w:anchor="_Toc36939132" w:history="1">
        <w:r w:rsidR="00811864" w:rsidRPr="0048570D">
          <w:rPr>
            <w:rStyle w:val="af0"/>
            <w:noProof/>
          </w:rPr>
          <w:t>表 3.7  触发行为构建用例图</w:t>
        </w:r>
        <w:r w:rsidR="00811864">
          <w:rPr>
            <w:noProof/>
            <w:webHidden/>
          </w:rPr>
          <w:tab/>
        </w:r>
        <w:r w:rsidR="00811864">
          <w:rPr>
            <w:noProof/>
            <w:webHidden/>
          </w:rPr>
          <w:fldChar w:fldCharType="begin"/>
        </w:r>
        <w:r w:rsidR="00811864">
          <w:rPr>
            <w:noProof/>
            <w:webHidden/>
          </w:rPr>
          <w:instrText xml:space="preserve"> PAGEREF _Toc36939132 \h </w:instrText>
        </w:r>
        <w:r w:rsidR="00811864">
          <w:rPr>
            <w:noProof/>
            <w:webHidden/>
          </w:rPr>
        </w:r>
        <w:r w:rsidR="00811864">
          <w:rPr>
            <w:noProof/>
            <w:webHidden/>
          </w:rPr>
          <w:fldChar w:fldCharType="separate"/>
        </w:r>
        <w:r w:rsidR="00811864">
          <w:rPr>
            <w:noProof/>
            <w:webHidden/>
          </w:rPr>
          <w:t>16</w:t>
        </w:r>
        <w:r w:rsidR="00811864">
          <w:rPr>
            <w:noProof/>
            <w:webHidden/>
          </w:rPr>
          <w:fldChar w:fldCharType="end"/>
        </w:r>
      </w:hyperlink>
    </w:p>
    <w:p w14:paraId="13DC2419" w14:textId="13193AF7" w:rsidR="00811864" w:rsidRDefault="00F026E3">
      <w:pPr>
        <w:pStyle w:val="af9"/>
        <w:tabs>
          <w:tab w:val="right" w:leader="dot" w:pos="8296"/>
        </w:tabs>
        <w:rPr>
          <w:rFonts w:eastAsiaTheme="minorEastAsia"/>
          <w:smallCaps w:val="0"/>
          <w:noProof/>
          <w:sz w:val="21"/>
          <w:szCs w:val="22"/>
        </w:rPr>
      </w:pPr>
      <w:hyperlink w:anchor="_Toc36939133" w:history="1">
        <w:r w:rsidR="00811864" w:rsidRPr="0048570D">
          <w:rPr>
            <w:rStyle w:val="af0"/>
            <w:noProof/>
          </w:rPr>
          <w:t>表 3.8  审核流操作用例表</w:t>
        </w:r>
        <w:r w:rsidR="00811864">
          <w:rPr>
            <w:noProof/>
            <w:webHidden/>
          </w:rPr>
          <w:tab/>
        </w:r>
        <w:r w:rsidR="00811864">
          <w:rPr>
            <w:noProof/>
            <w:webHidden/>
          </w:rPr>
          <w:fldChar w:fldCharType="begin"/>
        </w:r>
        <w:r w:rsidR="00811864">
          <w:rPr>
            <w:noProof/>
            <w:webHidden/>
          </w:rPr>
          <w:instrText xml:space="preserve"> PAGEREF _Toc36939133 \h </w:instrText>
        </w:r>
        <w:r w:rsidR="00811864">
          <w:rPr>
            <w:noProof/>
            <w:webHidden/>
          </w:rPr>
        </w:r>
        <w:r w:rsidR="00811864">
          <w:rPr>
            <w:noProof/>
            <w:webHidden/>
          </w:rPr>
          <w:fldChar w:fldCharType="separate"/>
        </w:r>
        <w:r w:rsidR="00811864">
          <w:rPr>
            <w:noProof/>
            <w:webHidden/>
          </w:rPr>
          <w:t>17</w:t>
        </w:r>
        <w:r w:rsidR="00811864">
          <w:rPr>
            <w:noProof/>
            <w:webHidden/>
          </w:rPr>
          <w:fldChar w:fldCharType="end"/>
        </w:r>
      </w:hyperlink>
    </w:p>
    <w:p w14:paraId="7F6198FD" w14:textId="4D8FB11F" w:rsidR="00811864" w:rsidRDefault="00F026E3">
      <w:pPr>
        <w:pStyle w:val="af9"/>
        <w:tabs>
          <w:tab w:val="right" w:leader="dot" w:pos="8296"/>
        </w:tabs>
        <w:rPr>
          <w:rFonts w:eastAsiaTheme="minorEastAsia"/>
          <w:smallCaps w:val="0"/>
          <w:noProof/>
          <w:sz w:val="21"/>
          <w:szCs w:val="22"/>
        </w:rPr>
      </w:pPr>
      <w:hyperlink w:anchor="_Toc36939134" w:history="1">
        <w:r w:rsidR="00811864" w:rsidRPr="0048570D">
          <w:rPr>
            <w:rStyle w:val="af0"/>
            <w:noProof/>
          </w:rPr>
          <w:t>表 3.9  审核权流转用例表</w:t>
        </w:r>
        <w:r w:rsidR="00811864">
          <w:rPr>
            <w:noProof/>
            <w:webHidden/>
          </w:rPr>
          <w:tab/>
        </w:r>
        <w:r w:rsidR="00811864">
          <w:rPr>
            <w:noProof/>
            <w:webHidden/>
          </w:rPr>
          <w:fldChar w:fldCharType="begin"/>
        </w:r>
        <w:r w:rsidR="00811864">
          <w:rPr>
            <w:noProof/>
            <w:webHidden/>
          </w:rPr>
          <w:instrText xml:space="preserve"> PAGEREF _Toc36939134 \h </w:instrText>
        </w:r>
        <w:r w:rsidR="00811864">
          <w:rPr>
            <w:noProof/>
            <w:webHidden/>
          </w:rPr>
        </w:r>
        <w:r w:rsidR="00811864">
          <w:rPr>
            <w:noProof/>
            <w:webHidden/>
          </w:rPr>
          <w:fldChar w:fldCharType="separate"/>
        </w:r>
        <w:r w:rsidR="00811864">
          <w:rPr>
            <w:noProof/>
            <w:webHidden/>
          </w:rPr>
          <w:t>18</w:t>
        </w:r>
        <w:r w:rsidR="00811864">
          <w:rPr>
            <w:noProof/>
            <w:webHidden/>
          </w:rPr>
          <w:fldChar w:fldCharType="end"/>
        </w:r>
      </w:hyperlink>
    </w:p>
    <w:p w14:paraId="5E370DCE" w14:textId="124F0D2F" w:rsidR="00811864" w:rsidRDefault="00F026E3">
      <w:pPr>
        <w:pStyle w:val="af9"/>
        <w:tabs>
          <w:tab w:val="right" w:leader="dot" w:pos="8296"/>
        </w:tabs>
        <w:rPr>
          <w:rFonts w:eastAsiaTheme="minorEastAsia"/>
          <w:smallCaps w:val="0"/>
          <w:noProof/>
          <w:sz w:val="21"/>
          <w:szCs w:val="22"/>
        </w:rPr>
      </w:pPr>
      <w:hyperlink w:anchor="_Toc36939135" w:history="1">
        <w:r w:rsidR="00811864" w:rsidRPr="0048570D">
          <w:rPr>
            <w:rStyle w:val="af0"/>
            <w:noProof/>
          </w:rPr>
          <w:t>表 3.10  审核消息保障用例表</w:t>
        </w:r>
        <w:r w:rsidR="00811864">
          <w:rPr>
            <w:noProof/>
            <w:webHidden/>
          </w:rPr>
          <w:tab/>
        </w:r>
        <w:r w:rsidR="00811864">
          <w:rPr>
            <w:noProof/>
            <w:webHidden/>
          </w:rPr>
          <w:fldChar w:fldCharType="begin"/>
        </w:r>
        <w:r w:rsidR="00811864">
          <w:rPr>
            <w:noProof/>
            <w:webHidden/>
          </w:rPr>
          <w:instrText xml:space="preserve"> PAGEREF _Toc36939135 \h </w:instrText>
        </w:r>
        <w:r w:rsidR="00811864">
          <w:rPr>
            <w:noProof/>
            <w:webHidden/>
          </w:rPr>
        </w:r>
        <w:r w:rsidR="00811864">
          <w:rPr>
            <w:noProof/>
            <w:webHidden/>
          </w:rPr>
          <w:fldChar w:fldCharType="separate"/>
        </w:r>
        <w:r w:rsidR="00811864">
          <w:rPr>
            <w:noProof/>
            <w:webHidden/>
          </w:rPr>
          <w:t>19</w:t>
        </w:r>
        <w:r w:rsidR="00811864">
          <w:rPr>
            <w:noProof/>
            <w:webHidden/>
          </w:rPr>
          <w:fldChar w:fldCharType="end"/>
        </w:r>
      </w:hyperlink>
    </w:p>
    <w:p w14:paraId="01198742" w14:textId="39A71E5A" w:rsidR="00811864" w:rsidRDefault="00F026E3">
      <w:pPr>
        <w:pStyle w:val="af9"/>
        <w:tabs>
          <w:tab w:val="right" w:leader="dot" w:pos="8296"/>
        </w:tabs>
        <w:rPr>
          <w:rFonts w:eastAsiaTheme="minorEastAsia"/>
          <w:smallCaps w:val="0"/>
          <w:noProof/>
          <w:sz w:val="21"/>
          <w:szCs w:val="22"/>
        </w:rPr>
      </w:pPr>
      <w:hyperlink w:anchor="_Toc36939136" w:history="1">
        <w:r w:rsidR="00811864" w:rsidRPr="0048570D">
          <w:rPr>
            <w:rStyle w:val="af0"/>
            <w:noProof/>
          </w:rPr>
          <w:t>表 3.11  规则判定用例表</w:t>
        </w:r>
        <w:r w:rsidR="00811864">
          <w:rPr>
            <w:noProof/>
            <w:webHidden/>
          </w:rPr>
          <w:tab/>
        </w:r>
        <w:r w:rsidR="00811864">
          <w:rPr>
            <w:noProof/>
            <w:webHidden/>
          </w:rPr>
          <w:fldChar w:fldCharType="begin"/>
        </w:r>
        <w:r w:rsidR="00811864">
          <w:rPr>
            <w:noProof/>
            <w:webHidden/>
          </w:rPr>
          <w:instrText xml:space="preserve"> PAGEREF _Toc36939136 \h </w:instrText>
        </w:r>
        <w:r w:rsidR="00811864">
          <w:rPr>
            <w:noProof/>
            <w:webHidden/>
          </w:rPr>
        </w:r>
        <w:r w:rsidR="00811864">
          <w:rPr>
            <w:noProof/>
            <w:webHidden/>
          </w:rPr>
          <w:fldChar w:fldCharType="separate"/>
        </w:r>
        <w:r w:rsidR="00811864">
          <w:rPr>
            <w:noProof/>
            <w:webHidden/>
          </w:rPr>
          <w:t>21</w:t>
        </w:r>
        <w:r w:rsidR="00811864">
          <w:rPr>
            <w:noProof/>
            <w:webHidden/>
          </w:rPr>
          <w:fldChar w:fldCharType="end"/>
        </w:r>
      </w:hyperlink>
    </w:p>
    <w:p w14:paraId="4B66A646" w14:textId="12EFB964" w:rsidR="00811864" w:rsidRDefault="00F026E3">
      <w:pPr>
        <w:pStyle w:val="af9"/>
        <w:tabs>
          <w:tab w:val="right" w:leader="dot" w:pos="8296"/>
        </w:tabs>
        <w:rPr>
          <w:rFonts w:eastAsiaTheme="minorEastAsia"/>
          <w:smallCaps w:val="0"/>
          <w:noProof/>
          <w:sz w:val="21"/>
          <w:szCs w:val="22"/>
        </w:rPr>
      </w:pPr>
      <w:hyperlink w:anchor="_Toc36939137" w:history="1">
        <w:r w:rsidR="00811864" w:rsidRPr="0048570D">
          <w:rPr>
            <w:rStyle w:val="af0"/>
            <w:noProof/>
          </w:rPr>
          <w:t>表 3.12  缓存同步用例表</w:t>
        </w:r>
        <w:r w:rsidR="00811864">
          <w:rPr>
            <w:noProof/>
            <w:webHidden/>
          </w:rPr>
          <w:tab/>
        </w:r>
        <w:r w:rsidR="00811864">
          <w:rPr>
            <w:noProof/>
            <w:webHidden/>
          </w:rPr>
          <w:fldChar w:fldCharType="begin"/>
        </w:r>
        <w:r w:rsidR="00811864">
          <w:rPr>
            <w:noProof/>
            <w:webHidden/>
          </w:rPr>
          <w:instrText xml:space="preserve"> PAGEREF _Toc36939137 \h </w:instrText>
        </w:r>
        <w:r w:rsidR="00811864">
          <w:rPr>
            <w:noProof/>
            <w:webHidden/>
          </w:rPr>
        </w:r>
        <w:r w:rsidR="00811864">
          <w:rPr>
            <w:noProof/>
            <w:webHidden/>
          </w:rPr>
          <w:fldChar w:fldCharType="separate"/>
        </w:r>
        <w:r w:rsidR="00811864">
          <w:rPr>
            <w:noProof/>
            <w:webHidden/>
          </w:rPr>
          <w:t>22</w:t>
        </w:r>
        <w:r w:rsidR="00811864">
          <w:rPr>
            <w:noProof/>
            <w:webHidden/>
          </w:rPr>
          <w:fldChar w:fldCharType="end"/>
        </w:r>
      </w:hyperlink>
    </w:p>
    <w:p w14:paraId="3C05A738" w14:textId="3B7131C1" w:rsidR="00811864" w:rsidRDefault="00F026E3">
      <w:pPr>
        <w:pStyle w:val="af9"/>
        <w:tabs>
          <w:tab w:val="right" w:leader="dot" w:pos="8296"/>
        </w:tabs>
        <w:rPr>
          <w:rFonts w:eastAsiaTheme="minorEastAsia"/>
          <w:smallCaps w:val="0"/>
          <w:noProof/>
          <w:sz w:val="21"/>
          <w:szCs w:val="22"/>
        </w:rPr>
      </w:pPr>
      <w:hyperlink w:anchor="_Toc36939138" w:history="1">
        <w:r w:rsidR="00811864" w:rsidRPr="0048570D">
          <w:rPr>
            <w:rStyle w:val="af0"/>
            <w:noProof/>
          </w:rPr>
          <w:t>表 3.13  超时检查</w:t>
        </w:r>
        <w:r w:rsidR="00811864">
          <w:rPr>
            <w:noProof/>
            <w:webHidden/>
          </w:rPr>
          <w:tab/>
        </w:r>
        <w:r w:rsidR="00811864">
          <w:rPr>
            <w:noProof/>
            <w:webHidden/>
          </w:rPr>
          <w:fldChar w:fldCharType="begin"/>
        </w:r>
        <w:r w:rsidR="00811864">
          <w:rPr>
            <w:noProof/>
            <w:webHidden/>
          </w:rPr>
          <w:instrText xml:space="preserve"> PAGEREF _Toc36939138 \h </w:instrText>
        </w:r>
        <w:r w:rsidR="00811864">
          <w:rPr>
            <w:noProof/>
            <w:webHidden/>
          </w:rPr>
        </w:r>
        <w:r w:rsidR="00811864">
          <w:rPr>
            <w:noProof/>
            <w:webHidden/>
          </w:rPr>
          <w:fldChar w:fldCharType="separate"/>
        </w:r>
        <w:r w:rsidR="00811864">
          <w:rPr>
            <w:noProof/>
            <w:webHidden/>
          </w:rPr>
          <w:t>23</w:t>
        </w:r>
        <w:r w:rsidR="00811864">
          <w:rPr>
            <w:noProof/>
            <w:webHidden/>
          </w:rPr>
          <w:fldChar w:fldCharType="end"/>
        </w:r>
      </w:hyperlink>
    </w:p>
    <w:p w14:paraId="3FECE1D7" w14:textId="7781DFD0" w:rsidR="00811864" w:rsidRDefault="00F026E3">
      <w:pPr>
        <w:pStyle w:val="af9"/>
        <w:tabs>
          <w:tab w:val="right" w:leader="dot" w:pos="8296"/>
        </w:tabs>
        <w:rPr>
          <w:rFonts w:eastAsiaTheme="minorEastAsia"/>
          <w:smallCaps w:val="0"/>
          <w:noProof/>
          <w:sz w:val="21"/>
          <w:szCs w:val="22"/>
        </w:rPr>
      </w:pPr>
      <w:hyperlink w:anchor="_Toc36939139" w:history="1">
        <w:r w:rsidR="00811864" w:rsidRPr="0048570D">
          <w:rPr>
            <w:rStyle w:val="af0"/>
            <w:noProof/>
          </w:rPr>
          <w:t>表 3.14  生效范围表</w:t>
        </w:r>
        <w:r w:rsidR="00811864">
          <w:rPr>
            <w:noProof/>
            <w:webHidden/>
          </w:rPr>
          <w:tab/>
        </w:r>
        <w:r w:rsidR="00811864">
          <w:rPr>
            <w:noProof/>
            <w:webHidden/>
          </w:rPr>
          <w:fldChar w:fldCharType="begin"/>
        </w:r>
        <w:r w:rsidR="00811864">
          <w:rPr>
            <w:noProof/>
            <w:webHidden/>
          </w:rPr>
          <w:instrText xml:space="preserve"> PAGEREF _Toc36939139 \h </w:instrText>
        </w:r>
        <w:r w:rsidR="00811864">
          <w:rPr>
            <w:noProof/>
            <w:webHidden/>
          </w:rPr>
        </w:r>
        <w:r w:rsidR="00811864">
          <w:rPr>
            <w:noProof/>
            <w:webHidden/>
          </w:rPr>
          <w:fldChar w:fldCharType="separate"/>
        </w:r>
        <w:r w:rsidR="00811864">
          <w:rPr>
            <w:noProof/>
            <w:webHidden/>
          </w:rPr>
          <w:t>24</w:t>
        </w:r>
        <w:r w:rsidR="00811864">
          <w:rPr>
            <w:noProof/>
            <w:webHidden/>
          </w:rPr>
          <w:fldChar w:fldCharType="end"/>
        </w:r>
      </w:hyperlink>
    </w:p>
    <w:p w14:paraId="7DA0CE6B" w14:textId="051CAC2B" w:rsidR="00811864" w:rsidRDefault="00F026E3">
      <w:pPr>
        <w:pStyle w:val="af9"/>
        <w:tabs>
          <w:tab w:val="right" w:leader="dot" w:pos="8296"/>
        </w:tabs>
        <w:rPr>
          <w:rFonts w:eastAsiaTheme="minorEastAsia"/>
          <w:smallCaps w:val="0"/>
          <w:noProof/>
          <w:sz w:val="21"/>
          <w:szCs w:val="22"/>
        </w:rPr>
      </w:pPr>
      <w:hyperlink w:anchor="_Toc36939140" w:history="1">
        <w:r w:rsidR="00811864" w:rsidRPr="0048570D">
          <w:rPr>
            <w:rStyle w:val="af0"/>
            <w:noProof/>
          </w:rPr>
          <w:t>表 3.15  触发行为表</w:t>
        </w:r>
        <w:r w:rsidR="00811864">
          <w:rPr>
            <w:noProof/>
            <w:webHidden/>
          </w:rPr>
          <w:tab/>
        </w:r>
        <w:r w:rsidR="00811864">
          <w:rPr>
            <w:noProof/>
            <w:webHidden/>
          </w:rPr>
          <w:fldChar w:fldCharType="begin"/>
        </w:r>
        <w:r w:rsidR="00811864">
          <w:rPr>
            <w:noProof/>
            <w:webHidden/>
          </w:rPr>
          <w:instrText xml:space="preserve"> PAGEREF _Toc36939140 \h </w:instrText>
        </w:r>
        <w:r w:rsidR="00811864">
          <w:rPr>
            <w:noProof/>
            <w:webHidden/>
          </w:rPr>
        </w:r>
        <w:r w:rsidR="00811864">
          <w:rPr>
            <w:noProof/>
            <w:webHidden/>
          </w:rPr>
          <w:fldChar w:fldCharType="separate"/>
        </w:r>
        <w:r w:rsidR="00811864">
          <w:rPr>
            <w:noProof/>
            <w:webHidden/>
          </w:rPr>
          <w:t>25</w:t>
        </w:r>
        <w:r w:rsidR="00811864">
          <w:rPr>
            <w:noProof/>
            <w:webHidden/>
          </w:rPr>
          <w:fldChar w:fldCharType="end"/>
        </w:r>
      </w:hyperlink>
    </w:p>
    <w:p w14:paraId="1D1BCC7E" w14:textId="2DD04D4B" w:rsidR="00811864" w:rsidRDefault="00F026E3">
      <w:pPr>
        <w:pStyle w:val="af9"/>
        <w:tabs>
          <w:tab w:val="right" w:leader="dot" w:pos="8296"/>
        </w:tabs>
        <w:rPr>
          <w:rFonts w:eastAsiaTheme="minorEastAsia"/>
          <w:smallCaps w:val="0"/>
          <w:noProof/>
          <w:sz w:val="21"/>
          <w:szCs w:val="22"/>
        </w:rPr>
      </w:pPr>
      <w:hyperlink w:anchor="_Toc36939141" w:history="1">
        <w:r w:rsidR="00811864" w:rsidRPr="0048570D">
          <w:rPr>
            <w:rStyle w:val="af0"/>
            <w:noProof/>
          </w:rPr>
          <w:t>表 3.16  函数设计表</w:t>
        </w:r>
        <w:r w:rsidR="00811864">
          <w:rPr>
            <w:noProof/>
            <w:webHidden/>
          </w:rPr>
          <w:tab/>
        </w:r>
        <w:r w:rsidR="00811864">
          <w:rPr>
            <w:noProof/>
            <w:webHidden/>
          </w:rPr>
          <w:fldChar w:fldCharType="begin"/>
        </w:r>
        <w:r w:rsidR="00811864">
          <w:rPr>
            <w:noProof/>
            <w:webHidden/>
          </w:rPr>
          <w:instrText xml:space="preserve"> PAGEREF _Toc36939141 \h </w:instrText>
        </w:r>
        <w:r w:rsidR="00811864">
          <w:rPr>
            <w:noProof/>
            <w:webHidden/>
          </w:rPr>
        </w:r>
        <w:r w:rsidR="00811864">
          <w:rPr>
            <w:noProof/>
            <w:webHidden/>
          </w:rPr>
          <w:fldChar w:fldCharType="separate"/>
        </w:r>
        <w:r w:rsidR="00811864">
          <w:rPr>
            <w:noProof/>
            <w:webHidden/>
          </w:rPr>
          <w:t>25</w:t>
        </w:r>
        <w:r w:rsidR="00811864">
          <w:rPr>
            <w:noProof/>
            <w:webHidden/>
          </w:rPr>
          <w:fldChar w:fldCharType="end"/>
        </w:r>
      </w:hyperlink>
    </w:p>
    <w:p w14:paraId="4E80CDB9" w14:textId="3D1C768A" w:rsidR="00811864" w:rsidRDefault="00F026E3">
      <w:pPr>
        <w:pStyle w:val="af9"/>
        <w:tabs>
          <w:tab w:val="right" w:leader="dot" w:pos="8296"/>
        </w:tabs>
        <w:rPr>
          <w:rFonts w:eastAsiaTheme="minorEastAsia"/>
          <w:smallCaps w:val="0"/>
          <w:noProof/>
          <w:sz w:val="21"/>
          <w:szCs w:val="22"/>
        </w:rPr>
      </w:pPr>
      <w:hyperlink w:anchor="_Toc36939142" w:history="1">
        <w:r w:rsidR="00811864" w:rsidRPr="0048570D">
          <w:rPr>
            <w:rStyle w:val="af0"/>
            <w:noProof/>
          </w:rPr>
          <w:t>表 3.17  订单消息体表</w:t>
        </w:r>
        <w:r w:rsidR="00811864">
          <w:rPr>
            <w:noProof/>
            <w:webHidden/>
          </w:rPr>
          <w:tab/>
        </w:r>
        <w:r w:rsidR="00811864">
          <w:rPr>
            <w:noProof/>
            <w:webHidden/>
          </w:rPr>
          <w:fldChar w:fldCharType="begin"/>
        </w:r>
        <w:r w:rsidR="00811864">
          <w:rPr>
            <w:noProof/>
            <w:webHidden/>
          </w:rPr>
          <w:instrText xml:space="preserve"> PAGEREF _Toc36939142 \h </w:instrText>
        </w:r>
        <w:r w:rsidR="00811864">
          <w:rPr>
            <w:noProof/>
            <w:webHidden/>
          </w:rPr>
        </w:r>
        <w:r w:rsidR="00811864">
          <w:rPr>
            <w:noProof/>
            <w:webHidden/>
          </w:rPr>
          <w:fldChar w:fldCharType="separate"/>
        </w:r>
        <w:r w:rsidR="00811864">
          <w:rPr>
            <w:noProof/>
            <w:webHidden/>
          </w:rPr>
          <w:t>26</w:t>
        </w:r>
        <w:r w:rsidR="00811864">
          <w:rPr>
            <w:noProof/>
            <w:webHidden/>
          </w:rPr>
          <w:fldChar w:fldCharType="end"/>
        </w:r>
      </w:hyperlink>
    </w:p>
    <w:p w14:paraId="3E6104C7" w14:textId="60202FED" w:rsidR="00811864" w:rsidRDefault="00F026E3">
      <w:pPr>
        <w:pStyle w:val="af9"/>
        <w:tabs>
          <w:tab w:val="right" w:leader="dot" w:pos="8296"/>
        </w:tabs>
        <w:rPr>
          <w:rFonts w:eastAsiaTheme="minorEastAsia"/>
          <w:smallCaps w:val="0"/>
          <w:noProof/>
          <w:sz w:val="21"/>
          <w:szCs w:val="22"/>
        </w:rPr>
      </w:pPr>
      <w:hyperlink w:anchor="_Toc36939143" w:history="1">
        <w:r w:rsidR="00811864" w:rsidRPr="0048570D">
          <w:rPr>
            <w:rStyle w:val="af0"/>
            <w:noProof/>
          </w:rPr>
          <w:t>表 3.18  运单消息体表</w:t>
        </w:r>
        <w:r w:rsidR="00811864">
          <w:rPr>
            <w:noProof/>
            <w:webHidden/>
          </w:rPr>
          <w:tab/>
        </w:r>
        <w:r w:rsidR="00811864">
          <w:rPr>
            <w:noProof/>
            <w:webHidden/>
          </w:rPr>
          <w:fldChar w:fldCharType="begin"/>
        </w:r>
        <w:r w:rsidR="00811864">
          <w:rPr>
            <w:noProof/>
            <w:webHidden/>
          </w:rPr>
          <w:instrText xml:space="preserve"> PAGEREF _Toc36939143 \h </w:instrText>
        </w:r>
        <w:r w:rsidR="00811864">
          <w:rPr>
            <w:noProof/>
            <w:webHidden/>
          </w:rPr>
        </w:r>
        <w:r w:rsidR="00811864">
          <w:rPr>
            <w:noProof/>
            <w:webHidden/>
          </w:rPr>
          <w:fldChar w:fldCharType="separate"/>
        </w:r>
        <w:r w:rsidR="00811864">
          <w:rPr>
            <w:noProof/>
            <w:webHidden/>
          </w:rPr>
          <w:t>26</w:t>
        </w:r>
        <w:r w:rsidR="00811864">
          <w:rPr>
            <w:noProof/>
            <w:webHidden/>
          </w:rPr>
          <w:fldChar w:fldCharType="end"/>
        </w:r>
      </w:hyperlink>
    </w:p>
    <w:p w14:paraId="2B012694" w14:textId="291575B0" w:rsidR="00811864" w:rsidRDefault="00F026E3">
      <w:pPr>
        <w:pStyle w:val="af9"/>
        <w:tabs>
          <w:tab w:val="right" w:leader="dot" w:pos="8296"/>
        </w:tabs>
        <w:rPr>
          <w:rFonts w:eastAsiaTheme="minorEastAsia"/>
          <w:smallCaps w:val="0"/>
          <w:noProof/>
          <w:sz w:val="21"/>
          <w:szCs w:val="22"/>
        </w:rPr>
      </w:pPr>
      <w:hyperlink w:anchor="_Toc36939144" w:history="1">
        <w:r w:rsidR="00811864" w:rsidRPr="0048570D">
          <w:rPr>
            <w:rStyle w:val="af0"/>
            <w:noProof/>
          </w:rPr>
          <w:t>表 3.19  超时消息体表</w:t>
        </w:r>
        <w:r w:rsidR="00811864">
          <w:rPr>
            <w:noProof/>
            <w:webHidden/>
          </w:rPr>
          <w:tab/>
        </w:r>
        <w:r w:rsidR="00811864">
          <w:rPr>
            <w:noProof/>
            <w:webHidden/>
          </w:rPr>
          <w:fldChar w:fldCharType="begin"/>
        </w:r>
        <w:r w:rsidR="00811864">
          <w:rPr>
            <w:noProof/>
            <w:webHidden/>
          </w:rPr>
          <w:instrText xml:space="preserve"> PAGEREF _Toc36939144 \h </w:instrText>
        </w:r>
        <w:r w:rsidR="00811864">
          <w:rPr>
            <w:noProof/>
            <w:webHidden/>
          </w:rPr>
        </w:r>
        <w:r w:rsidR="00811864">
          <w:rPr>
            <w:noProof/>
            <w:webHidden/>
          </w:rPr>
          <w:fldChar w:fldCharType="separate"/>
        </w:r>
        <w:r w:rsidR="00811864">
          <w:rPr>
            <w:noProof/>
            <w:webHidden/>
          </w:rPr>
          <w:t>27</w:t>
        </w:r>
        <w:r w:rsidR="00811864">
          <w:rPr>
            <w:noProof/>
            <w:webHidden/>
          </w:rPr>
          <w:fldChar w:fldCharType="end"/>
        </w:r>
      </w:hyperlink>
    </w:p>
    <w:p w14:paraId="6631BEE6" w14:textId="205ED730" w:rsidR="00811864" w:rsidRDefault="00F026E3">
      <w:pPr>
        <w:pStyle w:val="af9"/>
        <w:tabs>
          <w:tab w:val="right" w:leader="dot" w:pos="8296"/>
        </w:tabs>
        <w:rPr>
          <w:rFonts w:eastAsiaTheme="minorEastAsia"/>
          <w:smallCaps w:val="0"/>
          <w:noProof/>
          <w:sz w:val="21"/>
          <w:szCs w:val="22"/>
        </w:rPr>
      </w:pPr>
      <w:hyperlink w:anchor="_Toc36939145" w:history="1">
        <w:r w:rsidR="00811864" w:rsidRPr="0048570D">
          <w:rPr>
            <w:rStyle w:val="af0"/>
            <w:noProof/>
          </w:rPr>
          <w:t>表 3.20  审核流消息体表</w:t>
        </w:r>
        <w:r w:rsidR="00811864">
          <w:rPr>
            <w:noProof/>
            <w:webHidden/>
          </w:rPr>
          <w:tab/>
        </w:r>
        <w:r w:rsidR="00811864">
          <w:rPr>
            <w:noProof/>
            <w:webHidden/>
          </w:rPr>
          <w:fldChar w:fldCharType="begin"/>
        </w:r>
        <w:r w:rsidR="00811864">
          <w:rPr>
            <w:noProof/>
            <w:webHidden/>
          </w:rPr>
          <w:instrText xml:space="preserve"> PAGEREF _Toc36939145 \h </w:instrText>
        </w:r>
        <w:r w:rsidR="00811864">
          <w:rPr>
            <w:noProof/>
            <w:webHidden/>
          </w:rPr>
        </w:r>
        <w:r w:rsidR="00811864">
          <w:rPr>
            <w:noProof/>
            <w:webHidden/>
          </w:rPr>
          <w:fldChar w:fldCharType="separate"/>
        </w:r>
        <w:r w:rsidR="00811864">
          <w:rPr>
            <w:noProof/>
            <w:webHidden/>
          </w:rPr>
          <w:t>27</w:t>
        </w:r>
        <w:r w:rsidR="00811864">
          <w:rPr>
            <w:noProof/>
            <w:webHidden/>
          </w:rPr>
          <w:fldChar w:fldCharType="end"/>
        </w:r>
      </w:hyperlink>
    </w:p>
    <w:p w14:paraId="1D75742B" w14:textId="672F9512" w:rsidR="00811864" w:rsidRDefault="00F026E3">
      <w:pPr>
        <w:pStyle w:val="af9"/>
        <w:tabs>
          <w:tab w:val="right" w:leader="dot" w:pos="8296"/>
        </w:tabs>
        <w:rPr>
          <w:rFonts w:eastAsiaTheme="minorEastAsia"/>
          <w:smallCaps w:val="0"/>
          <w:noProof/>
          <w:sz w:val="21"/>
          <w:szCs w:val="22"/>
        </w:rPr>
      </w:pPr>
      <w:hyperlink w:anchor="_Toc36939146" w:history="1">
        <w:r w:rsidR="00811864" w:rsidRPr="0048570D">
          <w:rPr>
            <w:rStyle w:val="af0"/>
            <w:noProof/>
          </w:rPr>
          <w:t>表 3.21  rule表结构</w:t>
        </w:r>
        <w:r w:rsidR="00811864">
          <w:rPr>
            <w:noProof/>
            <w:webHidden/>
          </w:rPr>
          <w:tab/>
        </w:r>
        <w:r w:rsidR="00811864">
          <w:rPr>
            <w:noProof/>
            <w:webHidden/>
          </w:rPr>
          <w:fldChar w:fldCharType="begin"/>
        </w:r>
        <w:r w:rsidR="00811864">
          <w:rPr>
            <w:noProof/>
            <w:webHidden/>
          </w:rPr>
          <w:instrText xml:space="preserve"> PAGEREF _Toc36939146 \h </w:instrText>
        </w:r>
        <w:r w:rsidR="00811864">
          <w:rPr>
            <w:noProof/>
            <w:webHidden/>
          </w:rPr>
        </w:r>
        <w:r w:rsidR="00811864">
          <w:rPr>
            <w:noProof/>
            <w:webHidden/>
          </w:rPr>
          <w:fldChar w:fldCharType="separate"/>
        </w:r>
        <w:r w:rsidR="00811864">
          <w:rPr>
            <w:noProof/>
            <w:webHidden/>
          </w:rPr>
          <w:t>32</w:t>
        </w:r>
        <w:r w:rsidR="00811864">
          <w:rPr>
            <w:noProof/>
            <w:webHidden/>
          </w:rPr>
          <w:fldChar w:fldCharType="end"/>
        </w:r>
      </w:hyperlink>
    </w:p>
    <w:p w14:paraId="3DF65DB4" w14:textId="1A70510D" w:rsidR="00811864" w:rsidRDefault="00F026E3">
      <w:pPr>
        <w:pStyle w:val="af9"/>
        <w:tabs>
          <w:tab w:val="right" w:leader="dot" w:pos="8296"/>
        </w:tabs>
        <w:rPr>
          <w:rFonts w:eastAsiaTheme="minorEastAsia"/>
          <w:smallCaps w:val="0"/>
          <w:noProof/>
          <w:sz w:val="21"/>
          <w:szCs w:val="22"/>
        </w:rPr>
      </w:pPr>
      <w:hyperlink w:anchor="_Toc36939147" w:history="1">
        <w:r w:rsidR="00811864" w:rsidRPr="0048570D">
          <w:rPr>
            <w:rStyle w:val="af0"/>
            <w:noProof/>
          </w:rPr>
          <w:t>表 3.22  rule_draft表结构</w:t>
        </w:r>
        <w:r w:rsidR="00811864">
          <w:rPr>
            <w:noProof/>
            <w:webHidden/>
          </w:rPr>
          <w:tab/>
        </w:r>
        <w:r w:rsidR="00811864">
          <w:rPr>
            <w:noProof/>
            <w:webHidden/>
          </w:rPr>
          <w:fldChar w:fldCharType="begin"/>
        </w:r>
        <w:r w:rsidR="00811864">
          <w:rPr>
            <w:noProof/>
            <w:webHidden/>
          </w:rPr>
          <w:instrText xml:space="preserve"> PAGEREF _Toc36939147 \h </w:instrText>
        </w:r>
        <w:r w:rsidR="00811864">
          <w:rPr>
            <w:noProof/>
            <w:webHidden/>
          </w:rPr>
        </w:r>
        <w:r w:rsidR="00811864">
          <w:rPr>
            <w:noProof/>
            <w:webHidden/>
          </w:rPr>
          <w:fldChar w:fldCharType="separate"/>
        </w:r>
        <w:r w:rsidR="00811864">
          <w:rPr>
            <w:noProof/>
            <w:webHidden/>
          </w:rPr>
          <w:t>33</w:t>
        </w:r>
        <w:r w:rsidR="00811864">
          <w:rPr>
            <w:noProof/>
            <w:webHidden/>
          </w:rPr>
          <w:fldChar w:fldCharType="end"/>
        </w:r>
      </w:hyperlink>
    </w:p>
    <w:p w14:paraId="2F759231" w14:textId="2EBF5078" w:rsidR="00811864" w:rsidRDefault="00F026E3">
      <w:pPr>
        <w:pStyle w:val="af9"/>
        <w:tabs>
          <w:tab w:val="right" w:leader="dot" w:pos="8296"/>
        </w:tabs>
        <w:rPr>
          <w:rFonts w:eastAsiaTheme="minorEastAsia"/>
          <w:smallCaps w:val="0"/>
          <w:noProof/>
          <w:sz w:val="21"/>
          <w:szCs w:val="22"/>
        </w:rPr>
      </w:pPr>
      <w:hyperlink w:anchor="_Toc36939148" w:history="1">
        <w:r w:rsidR="00811864" w:rsidRPr="0048570D">
          <w:rPr>
            <w:rStyle w:val="af0"/>
            <w:noProof/>
          </w:rPr>
          <w:t>表 3.23  rule_hit表结构</w:t>
        </w:r>
        <w:r w:rsidR="00811864">
          <w:rPr>
            <w:noProof/>
            <w:webHidden/>
          </w:rPr>
          <w:tab/>
        </w:r>
        <w:r w:rsidR="00811864">
          <w:rPr>
            <w:noProof/>
            <w:webHidden/>
          </w:rPr>
          <w:fldChar w:fldCharType="begin"/>
        </w:r>
        <w:r w:rsidR="00811864">
          <w:rPr>
            <w:noProof/>
            <w:webHidden/>
          </w:rPr>
          <w:instrText xml:space="preserve"> PAGEREF _Toc36939148 \h </w:instrText>
        </w:r>
        <w:r w:rsidR="00811864">
          <w:rPr>
            <w:noProof/>
            <w:webHidden/>
          </w:rPr>
        </w:r>
        <w:r w:rsidR="00811864">
          <w:rPr>
            <w:noProof/>
            <w:webHidden/>
          </w:rPr>
          <w:fldChar w:fldCharType="separate"/>
        </w:r>
        <w:r w:rsidR="00811864">
          <w:rPr>
            <w:noProof/>
            <w:webHidden/>
          </w:rPr>
          <w:t>33</w:t>
        </w:r>
        <w:r w:rsidR="00811864">
          <w:rPr>
            <w:noProof/>
            <w:webHidden/>
          </w:rPr>
          <w:fldChar w:fldCharType="end"/>
        </w:r>
      </w:hyperlink>
    </w:p>
    <w:p w14:paraId="4C76266F" w14:textId="276182DD" w:rsidR="00811864" w:rsidRDefault="00F026E3">
      <w:pPr>
        <w:pStyle w:val="af9"/>
        <w:tabs>
          <w:tab w:val="right" w:leader="dot" w:pos="8296"/>
        </w:tabs>
        <w:rPr>
          <w:rFonts w:eastAsiaTheme="minorEastAsia"/>
          <w:smallCaps w:val="0"/>
          <w:noProof/>
          <w:sz w:val="21"/>
          <w:szCs w:val="22"/>
        </w:rPr>
      </w:pPr>
      <w:hyperlink w:anchor="_Toc36939149" w:history="1">
        <w:r w:rsidR="00811864" w:rsidRPr="0048570D">
          <w:rPr>
            <w:rStyle w:val="af0"/>
            <w:noProof/>
          </w:rPr>
          <w:t>表 3.24  rule_not_hit表结构</w:t>
        </w:r>
        <w:r w:rsidR="00811864">
          <w:rPr>
            <w:noProof/>
            <w:webHidden/>
          </w:rPr>
          <w:tab/>
        </w:r>
        <w:r w:rsidR="00811864">
          <w:rPr>
            <w:noProof/>
            <w:webHidden/>
          </w:rPr>
          <w:fldChar w:fldCharType="begin"/>
        </w:r>
        <w:r w:rsidR="00811864">
          <w:rPr>
            <w:noProof/>
            <w:webHidden/>
          </w:rPr>
          <w:instrText xml:space="preserve"> PAGEREF _Toc36939149 \h </w:instrText>
        </w:r>
        <w:r w:rsidR="00811864">
          <w:rPr>
            <w:noProof/>
            <w:webHidden/>
          </w:rPr>
        </w:r>
        <w:r w:rsidR="00811864">
          <w:rPr>
            <w:noProof/>
            <w:webHidden/>
          </w:rPr>
          <w:fldChar w:fldCharType="separate"/>
        </w:r>
        <w:r w:rsidR="00811864">
          <w:rPr>
            <w:noProof/>
            <w:webHidden/>
          </w:rPr>
          <w:t>34</w:t>
        </w:r>
        <w:r w:rsidR="00811864">
          <w:rPr>
            <w:noProof/>
            <w:webHidden/>
          </w:rPr>
          <w:fldChar w:fldCharType="end"/>
        </w:r>
      </w:hyperlink>
    </w:p>
    <w:p w14:paraId="6BAD58D9" w14:textId="48EBACA6" w:rsidR="00811864" w:rsidRDefault="00F026E3">
      <w:pPr>
        <w:pStyle w:val="af9"/>
        <w:tabs>
          <w:tab w:val="right" w:leader="dot" w:pos="8296"/>
        </w:tabs>
        <w:rPr>
          <w:rFonts w:eastAsiaTheme="minorEastAsia"/>
          <w:smallCaps w:val="0"/>
          <w:noProof/>
          <w:sz w:val="21"/>
          <w:szCs w:val="22"/>
        </w:rPr>
      </w:pPr>
      <w:hyperlink w:anchor="_Toc36939150" w:history="1">
        <w:r w:rsidR="00811864" w:rsidRPr="0048570D">
          <w:rPr>
            <w:rStyle w:val="af0"/>
            <w:noProof/>
          </w:rPr>
          <w:t>表 3.25  action_execute表结构</w:t>
        </w:r>
        <w:r w:rsidR="00811864">
          <w:rPr>
            <w:noProof/>
            <w:webHidden/>
          </w:rPr>
          <w:tab/>
        </w:r>
        <w:r w:rsidR="00811864">
          <w:rPr>
            <w:noProof/>
            <w:webHidden/>
          </w:rPr>
          <w:fldChar w:fldCharType="begin"/>
        </w:r>
        <w:r w:rsidR="00811864">
          <w:rPr>
            <w:noProof/>
            <w:webHidden/>
          </w:rPr>
          <w:instrText xml:space="preserve"> PAGEREF _Toc36939150 \h </w:instrText>
        </w:r>
        <w:r w:rsidR="00811864">
          <w:rPr>
            <w:noProof/>
            <w:webHidden/>
          </w:rPr>
        </w:r>
        <w:r w:rsidR="00811864">
          <w:rPr>
            <w:noProof/>
            <w:webHidden/>
          </w:rPr>
          <w:fldChar w:fldCharType="separate"/>
        </w:r>
        <w:r w:rsidR="00811864">
          <w:rPr>
            <w:noProof/>
            <w:webHidden/>
          </w:rPr>
          <w:t>34</w:t>
        </w:r>
        <w:r w:rsidR="00811864">
          <w:rPr>
            <w:noProof/>
            <w:webHidden/>
          </w:rPr>
          <w:fldChar w:fldCharType="end"/>
        </w:r>
      </w:hyperlink>
    </w:p>
    <w:p w14:paraId="74366594" w14:textId="22335AAE" w:rsidR="00811864" w:rsidRDefault="00F026E3">
      <w:pPr>
        <w:pStyle w:val="af9"/>
        <w:tabs>
          <w:tab w:val="right" w:leader="dot" w:pos="8296"/>
        </w:tabs>
        <w:rPr>
          <w:rFonts w:eastAsiaTheme="minorEastAsia"/>
          <w:smallCaps w:val="0"/>
          <w:noProof/>
          <w:sz w:val="21"/>
          <w:szCs w:val="22"/>
        </w:rPr>
      </w:pPr>
      <w:hyperlink w:anchor="_Toc36939151" w:history="1">
        <w:r w:rsidR="00811864" w:rsidRPr="0048570D">
          <w:rPr>
            <w:rStyle w:val="af0"/>
            <w:noProof/>
          </w:rPr>
          <w:t>表 3.26  operate_record表结构</w:t>
        </w:r>
        <w:r w:rsidR="00811864">
          <w:rPr>
            <w:noProof/>
            <w:webHidden/>
          </w:rPr>
          <w:tab/>
        </w:r>
        <w:r w:rsidR="00811864">
          <w:rPr>
            <w:noProof/>
            <w:webHidden/>
          </w:rPr>
          <w:fldChar w:fldCharType="begin"/>
        </w:r>
        <w:r w:rsidR="00811864">
          <w:rPr>
            <w:noProof/>
            <w:webHidden/>
          </w:rPr>
          <w:instrText xml:space="preserve"> PAGEREF _Toc36939151 \h </w:instrText>
        </w:r>
        <w:r w:rsidR="00811864">
          <w:rPr>
            <w:noProof/>
            <w:webHidden/>
          </w:rPr>
        </w:r>
        <w:r w:rsidR="00811864">
          <w:rPr>
            <w:noProof/>
            <w:webHidden/>
          </w:rPr>
          <w:fldChar w:fldCharType="separate"/>
        </w:r>
        <w:r w:rsidR="00811864">
          <w:rPr>
            <w:noProof/>
            <w:webHidden/>
          </w:rPr>
          <w:t>34</w:t>
        </w:r>
        <w:r w:rsidR="00811864">
          <w:rPr>
            <w:noProof/>
            <w:webHidden/>
          </w:rPr>
          <w:fldChar w:fldCharType="end"/>
        </w:r>
      </w:hyperlink>
    </w:p>
    <w:p w14:paraId="65E3DC91" w14:textId="608B39B1" w:rsidR="00811864" w:rsidRDefault="00F026E3">
      <w:pPr>
        <w:pStyle w:val="af9"/>
        <w:tabs>
          <w:tab w:val="right" w:leader="dot" w:pos="8296"/>
        </w:tabs>
        <w:rPr>
          <w:rFonts w:eastAsiaTheme="minorEastAsia"/>
          <w:smallCaps w:val="0"/>
          <w:noProof/>
          <w:sz w:val="21"/>
          <w:szCs w:val="22"/>
        </w:rPr>
      </w:pPr>
      <w:hyperlink w:anchor="_Toc36939152" w:history="1">
        <w:r w:rsidR="00811864" w:rsidRPr="0048570D">
          <w:rPr>
            <w:rStyle w:val="af0"/>
            <w:noProof/>
          </w:rPr>
          <w:t>表 3.27  operator表结构</w:t>
        </w:r>
        <w:r w:rsidR="00811864">
          <w:rPr>
            <w:noProof/>
            <w:webHidden/>
          </w:rPr>
          <w:tab/>
        </w:r>
        <w:r w:rsidR="00811864">
          <w:rPr>
            <w:noProof/>
            <w:webHidden/>
          </w:rPr>
          <w:fldChar w:fldCharType="begin"/>
        </w:r>
        <w:r w:rsidR="00811864">
          <w:rPr>
            <w:noProof/>
            <w:webHidden/>
          </w:rPr>
          <w:instrText xml:space="preserve"> PAGEREF _Toc36939152 \h </w:instrText>
        </w:r>
        <w:r w:rsidR="00811864">
          <w:rPr>
            <w:noProof/>
            <w:webHidden/>
          </w:rPr>
        </w:r>
        <w:r w:rsidR="00811864">
          <w:rPr>
            <w:noProof/>
            <w:webHidden/>
          </w:rPr>
          <w:fldChar w:fldCharType="separate"/>
        </w:r>
        <w:r w:rsidR="00811864">
          <w:rPr>
            <w:noProof/>
            <w:webHidden/>
          </w:rPr>
          <w:t>35</w:t>
        </w:r>
        <w:r w:rsidR="00811864">
          <w:rPr>
            <w:noProof/>
            <w:webHidden/>
          </w:rPr>
          <w:fldChar w:fldCharType="end"/>
        </w:r>
      </w:hyperlink>
    </w:p>
    <w:p w14:paraId="7191A5FA" w14:textId="782E1A90" w:rsidR="00811864" w:rsidRDefault="00F026E3">
      <w:pPr>
        <w:pStyle w:val="af9"/>
        <w:tabs>
          <w:tab w:val="right" w:leader="dot" w:pos="8296"/>
        </w:tabs>
        <w:rPr>
          <w:rFonts w:eastAsiaTheme="minorEastAsia"/>
          <w:smallCaps w:val="0"/>
          <w:noProof/>
          <w:sz w:val="21"/>
          <w:szCs w:val="22"/>
        </w:rPr>
      </w:pPr>
      <w:hyperlink w:anchor="_Toc36939153" w:history="1">
        <w:r w:rsidR="00811864" w:rsidRPr="0048570D">
          <w:rPr>
            <w:rStyle w:val="af0"/>
            <w:noProof/>
          </w:rPr>
          <w:t>表 4.1  硬件和环境配置</w:t>
        </w:r>
        <w:r w:rsidR="00811864">
          <w:rPr>
            <w:noProof/>
            <w:webHidden/>
          </w:rPr>
          <w:tab/>
        </w:r>
        <w:r w:rsidR="00811864">
          <w:rPr>
            <w:noProof/>
            <w:webHidden/>
          </w:rPr>
          <w:fldChar w:fldCharType="begin"/>
        </w:r>
        <w:r w:rsidR="00811864">
          <w:rPr>
            <w:noProof/>
            <w:webHidden/>
          </w:rPr>
          <w:instrText xml:space="preserve"> PAGEREF _Toc36939153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7B9958F5" w14:textId="23A9A522" w:rsidR="00811864" w:rsidRDefault="00F026E3">
      <w:pPr>
        <w:pStyle w:val="af9"/>
        <w:tabs>
          <w:tab w:val="right" w:leader="dot" w:pos="8296"/>
        </w:tabs>
        <w:rPr>
          <w:rFonts w:eastAsiaTheme="minorEastAsia"/>
          <w:smallCaps w:val="0"/>
          <w:noProof/>
          <w:sz w:val="21"/>
          <w:szCs w:val="22"/>
        </w:rPr>
      </w:pPr>
      <w:hyperlink w:anchor="_Toc36939154" w:history="1">
        <w:r w:rsidR="00811864" w:rsidRPr="0048570D">
          <w:rPr>
            <w:rStyle w:val="af0"/>
            <w:noProof/>
          </w:rPr>
          <w:t>表 4.2  软件配置</w:t>
        </w:r>
        <w:r w:rsidR="00811864">
          <w:rPr>
            <w:noProof/>
            <w:webHidden/>
          </w:rPr>
          <w:tab/>
        </w:r>
        <w:r w:rsidR="00811864">
          <w:rPr>
            <w:noProof/>
            <w:webHidden/>
          </w:rPr>
          <w:fldChar w:fldCharType="begin"/>
        </w:r>
        <w:r w:rsidR="00811864">
          <w:rPr>
            <w:noProof/>
            <w:webHidden/>
          </w:rPr>
          <w:instrText xml:space="preserve"> PAGEREF _Toc36939154 \h </w:instrText>
        </w:r>
        <w:r w:rsidR="00811864">
          <w:rPr>
            <w:noProof/>
            <w:webHidden/>
          </w:rPr>
        </w:r>
        <w:r w:rsidR="00811864">
          <w:rPr>
            <w:noProof/>
            <w:webHidden/>
          </w:rPr>
          <w:fldChar w:fldCharType="separate"/>
        </w:r>
        <w:r w:rsidR="00811864">
          <w:rPr>
            <w:noProof/>
            <w:webHidden/>
          </w:rPr>
          <w:t>55</w:t>
        </w:r>
        <w:r w:rsidR="00811864">
          <w:rPr>
            <w:noProof/>
            <w:webHidden/>
          </w:rPr>
          <w:fldChar w:fldCharType="end"/>
        </w:r>
      </w:hyperlink>
    </w:p>
    <w:p w14:paraId="44F6B9FF" w14:textId="425BF2B9" w:rsidR="00811864" w:rsidRDefault="00F026E3">
      <w:pPr>
        <w:pStyle w:val="af9"/>
        <w:tabs>
          <w:tab w:val="right" w:leader="dot" w:pos="8296"/>
        </w:tabs>
        <w:rPr>
          <w:rFonts w:eastAsiaTheme="minorEastAsia"/>
          <w:smallCaps w:val="0"/>
          <w:noProof/>
          <w:sz w:val="21"/>
          <w:szCs w:val="22"/>
        </w:rPr>
      </w:pPr>
      <w:hyperlink w:anchor="_Toc36939155" w:history="1">
        <w:r w:rsidR="00811864" w:rsidRPr="0048570D">
          <w:rPr>
            <w:rStyle w:val="af0"/>
            <w:noProof/>
          </w:rPr>
          <w:t>表 4.3  规则操作测试用例</w:t>
        </w:r>
        <w:r w:rsidR="00811864">
          <w:rPr>
            <w:noProof/>
            <w:webHidden/>
          </w:rPr>
          <w:tab/>
        </w:r>
        <w:r w:rsidR="00811864">
          <w:rPr>
            <w:noProof/>
            <w:webHidden/>
          </w:rPr>
          <w:fldChar w:fldCharType="begin"/>
        </w:r>
        <w:r w:rsidR="00811864">
          <w:rPr>
            <w:noProof/>
            <w:webHidden/>
          </w:rPr>
          <w:instrText xml:space="preserve"> PAGEREF _Toc36939155 \h </w:instrText>
        </w:r>
        <w:r w:rsidR="00811864">
          <w:rPr>
            <w:noProof/>
            <w:webHidden/>
          </w:rPr>
        </w:r>
        <w:r w:rsidR="00811864">
          <w:rPr>
            <w:noProof/>
            <w:webHidden/>
          </w:rPr>
          <w:fldChar w:fldCharType="separate"/>
        </w:r>
        <w:r w:rsidR="00811864">
          <w:rPr>
            <w:noProof/>
            <w:webHidden/>
          </w:rPr>
          <w:t>56</w:t>
        </w:r>
        <w:r w:rsidR="00811864">
          <w:rPr>
            <w:noProof/>
            <w:webHidden/>
          </w:rPr>
          <w:fldChar w:fldCharType="end"/>
        </w:r>
      </w:hyperlink>
    </w:p>
    <w:p w14:paraId="484A4361" w14:textId="56DB3CFD" w:rsidR="00811864" w:rsidRDefault="00F026E3">
      <w:pPr>
        <w:pStyle w:val="af9"/>
        <w:tabs>
          <w:tab w:val="right" w:leader="dot" w:pos="8296"/>
        </w:tabs>
        <w:rPr>
          <w:rFonts w:eastAsiaTheme="minorEastAsia"/>
          <w:smallCaps w:val="0"/>
          <w:noProof/>
          <w:sz w:val="21"/>
          <w:szCs w:val="22"/>
        </w:rPr>
      </w:pPr>
      <w:hyperlink w:anchor="_Toc36939156" w:history="1">
        <w:r w:rsidR="00811864" w:rsidRPr="0048570D">
          <w:rPr>
            <w:rStyle w:val="af0"/>
            <w:noProof/>
          </w:rPr>
          <w:t>表 4.4  日志查询测试用例</w:t>
        </w:r>
        <w:r w:rsidR="00811864">
          <w:rPr>
            <w:noProof/>
            <w:webHidden/>
          </w:rPr>
          <w:tab/>
        </w:r>
        <w:r w:rsidR="00811864">
          <w:rPr>
            <w:noProof/>
            <w:webHidden/>
          </w:rPr>
          <w:fldChar w:fldCharType="begin"/>
        </w:r>
        <w:r w:rsidR="00811864">
          <w:rPr>
            <w:noProof/>
            <w:webHidden/>
          </w:rPr>
          <w:instrText xml:space="preserve"> PAGEREF _Toc36939156 \h </w:instrText>
        </w:r>
        <w:r w:rsidR="00811864">
          <w:rPr>
            <w:noProof/>
            <w:webHidden/>
          </w:rPr>
        </w:r>
        <w:r w:rsidR="00811864">
          <w:rPr>
            <w:noProof/>
            <w:webHidden/>
          </w:rPr>
          <w:fldChar w:fldCharType="separate"/>
        </w:r>
        <w:r w:rsidR="00811864">
          <w:rPr>
            <w:noProof/>
            <w:webHidden/>
          </w:rPr>
          <w:t>56</w:t>
        </w:r>
        <w:r w:rsidR="00811864">
          <w:rPr>
            <w:noProof/>
            <w:webHidden/>
          </w:rPr>
          <w:fldChar w:fldCharType="end"/>
        </w:r>
      </w:hyperlink>
    </w:p>
    <w:p w14:paraId="6407AE9D" w14:textId="2DAEB2C1" w:rsidR="00811864" w:rsidRDefault="00F026E3">
      <w:pPr>
        <w:pStyle w:val="af9"/>
        <w:tabs>
          <w:tab w:val="right" w:leader="dot" w:pos="8296"/>
        </w:tabs>
        <w:rPr>
          <w:rFonts w:eastAsiaTheme="minorEastAsia"/>
          <w:smallCaps w:val="0"/>
          <w:noProof/>
          <w:sz w:val="21"/>
          <w:szCs w:val="22"/>
        </w:rPr>
      </w:pPr>
      <w:hyperlink w:anchor="_Toc36939157" w:history="1">
        <w:r w:rsidR="00811864" w:rsidRPr="0048570D">
          <w:rPr>
            <w:rStyle w:val="af0"/>
            <w:noProof/>
          </w:rPr>
          <w:t>表 4.5  规则过期告警测试用例</w:t>
        </w:r>
        <w:r w:rsidR="00811864">
          <w:rPr>
            <w:noProof/>
            <w:webHidden/>
          </w:rPr>
          <w:tab/>
        </w:r>
        <w:r w:rsidR="00811864">
          <w:rPr>
            <w:noProof/>
            <w:webHidden/>
          </w:rPr>
          <w:fldChar w:fldCharType="begin"/>
        </w:r>
        <w:r w:rsidR="00811864">
          <w:rPr>
            <w:noProof/>
            <w:webHidden/>
          </w:rPr>
          <w:instrText xml:space="preserve"> PAGEREF _Toc36939157 \h </w:instrText>
        </w:r>
        <w:r w:rsidR="00811864">
          <w:rPr>
            <w:noProof/>
            <w:webHidden/>
          </w:rPr>
        </w:r>
        <w:r w:rsidR="00811864">
          <w:rPr>
            <w:noProof/>
            <w:webHidden/>
          </w:rPr>
          <w:fldChar w:fldCharType="separate"/>
        </w:r>
        <w:r w:rsidR="00811864">
          <w:rPr>
            <w:noProof/>
            <w:webHidden/>
          </w:rPr>
          <w:t>57</w:t>
        </w:r>
        <w:r w:rsidR="00811864">
          <w:rPr>
            <w:noProof/>
            <w:webHidden/>
          </w:rPr>
          <w:fldChar w:fldCharType="end"/>
        </w:r>
      </w:hyperlink>
    </w:p>
    <w:p w14:paraId="15C296BA" w14:textId="407081B3" w:rsidR="00811864" w:rsidRDefault="00F026E3">
      <w:pPr>
        <w:pStyle w:val="af9"/>
        <w:tabs>
          <w:tab w:val="right" w:leader="dot" w:pos="8296"/>
        </w:tabs>
        <w:rPr>
          <w:rFonts w:eastAsiaTheme="minorEastAsia"/>
          <w:smallCaps w:val="0"/>
          <w:noProof/>
          <w:sz w:val="21"/>
          <w:szCs w:val="22"/>
        </w:rPr>
      </w:pPr>
      <w:hyperlink w:anchor="_Toc36939158" w:history="1">
        <w:r w:rsidR="00811864" w:rsidRPr="0048570D">
          <w:rPr>
            <w:rStyle w:val="af0"/>
            <w:noProof/>
          </w:rPr>
          <w:t>表 4.6  审核流操作测试用例</w:t>
        </w:r>
        <w:r w:rsidR="00811864">
          <w:rPr>
            <w:noProof/>
            <w:webHidden/>
          </w:rPr>
          <w:tab/>
        </w:r>
        <w:r w:rsidR="00811864">
          <w:rPr>
            <w:noProof/>
            <w:webHidden/>
          </w:rPr>
          <w:fldChar w:fldCharType="begin"/>
        </w:r>
        <w:r w:rsidR="00811864">
          <w:rPr>
            <w:noProof/>
            <w:webHidden/>
          </w:rPr>
          <w:instrText xml:space="preserve"> PAGEREF _Toc36939158 \h </w:instrText>
        </w:r>
        <w:r w:rsidR="00811864">
          <w:rPr>
            <w:noProof/>
            <w:webHidden/>
          </w:rPr>
        </w:r>
        <w:r w:rsidR="00811864">
          <w:rPr>
            <w:noProof/>
            <w:webHidden/>
          </w:rPr>
          <w:fldChar w:fldCharType="separate"/>
        </w:r>
        <w:r w:rsidR="00811864">
          <w:rPr>
            <w:noProof/>
            <w:webHidden/>
          </w:rPr>
          <w:t>57</w:t>
        </w:r>
        <w:r w:rsidR="00811864">
          <w:rPr>
            <w:noProof/>
            <w:webHidden/>
          </w:rPr>
          <w:fldChar w:fldCharType="end"/>
        </w:r>
      </w:hyperlink>
    </w:p>
    <w:p w14:paraId="651D214E" w14:textId="76136F41" w:rsidR="00811864" w:rsidRDefault="00F026E3">
      <w:pPr>
        <w:pStyle w:val="af9"/>
        <w:tabs>
          <w:tab w:val="right" w:leader="dot" w:pos="8296"/>
        </w:tabs>
        <w:rPr>
          <w:rFonts w:eastAsiaTheme="minorEastAsia"/>
          <w:smallCaps w:val="0"/>
          <w:noProof/>
          <w:sz w:val="21"/>
          <w:szCs w:val="22"/>
        </w:rPr>
      </w:pPr>
      <w:hyperlink w:anchor="_Toc36939159" w:history="1">
        <w:r w:rsidR="00811864" w:rsidRPr="0048570D">
          <w:rPr>
            <w:rStyle w:val="af0"/>
            <w:noProof/>
          </w:rPr>
          <w:t>表 4.7  审核权转移测试用例</w:t>
        </w:r>
        <w:r w:rsidR="00811864">
          <w:rPr>
            <w:noProof/>
            <w:webHidden/>
          </w:rPr>
          <w:tab/>
        </w:r>
        <w:r w:rsidR="00811864">
          <w:rPr>
            <w:noProof/>
            <w:webHidden/>
          </w:rPr>
          <w:fldChar w:fldCharType="begin"/>
        </w:r>
        <w:r w:rsidR="00811864">
          <w:rPr>
            <w:noProof/>
            <w:webHidden/>
          </w:rPr>
          <w:instrText xml:space="preserve"> PAGEREF _Toc36939159 \h </w:instrText>
        </w:r>
        <w:r w:rsidR="00811864">
          <w:rPr>
            <w:noProof/>
            <w:webHidden/>
          </w:rPr>
        </w:r>
        <w:r w:rsidR="00811864">
          <w:rPr>
            <w:noProof/>
            <w:webHidden/>
          </w:rPr>
          <w:fldChar w:fldCharType="separate"/>
        </w:r>
        <w:r w:rsidR="00811864">
          <w:rPr>
            <w:noProof/>
            <w:webHidden/>
          </w:rPr>
          <w:t>57</w:t>
        </w:r>
        <w:r w:rsidR="00811864">
          <w:rPr>
            <w:noProof/>
            <w:webHidden/>
          </w:rPr>
          <w:fldChar w:fldCharType="end"/>
        </w:r>
      </w:hyperlink>
    </w:p>
    <w:p w14:paraId="29938EF8" w14:textId="6CDC7105" w:rsidR="00811864" w:rsidRDefault="00F026E3">
      <w:pPr>
        <w:pStyle w:val="af9"/>
        <w:tabs>
          <w:tab w:val="right" w:leader="dot" w:pos="8296"/>
        </w:tabs>
        <w:rPr>
          <w:rFonts w:eastAsiaTheme="minorEastAsia"/>
          <w:smallCaps w:val="0"/>
          <w:noProof/>
          <w:sz w:val="21"/>
          <w:szCs w:val="22"/>
        </w:rPr>
      </w:pPr>
      <w:hyperlink w:anchor="_Toc36939160" w:history="1">
        <w:r w:rsidR="00811864" w:rsidRPr="0048570D">
          <w:rPr>
            <w:rStyle w:val="af0"/>
            <w:noProof/>
          </w:rPr>
          <w:t>表 4.8  审核消息保障测试用例</w:t>
        </w:r>
        <w:r w:rsidR="00811864">
          <w:rPr>
            <w:noProof/>
            <w:webHidden/>
          </w:rPr>
          <w:tab/>
        </w:r>
        <w:r w:rsidR="00811864">
          <w:rPr>
            <w:noProof/>
            <w:webHidden/>
          </w:rPr>
          <w:fldChar w:fldCharType="begin"/>
        </w:r>
        <w:r w:rsidR="00811864">
          <w:rPr>
            <w:noProof/>
            <w:webHidden/>
          </w:rPr>
          <w:instrText xml:space="preserve"> PAGEREF _Toc36939160 \h </w:instrText>
        </w:r>
        <w:r w:rsidR="00811864">
          <w:rPr>
            <w:noProof/>
            <w:webHidden/>
          </w:rPr>
        </w:r>
        <w:r w:rsidR="00811864">
          <w:rPr>
            <w:noProof/>
            <w:webHidden/>
          </w:rPr>
          <w:fldChar w:fldCharType="separate"/>
        </w:r>
        <w:r w:rsidR="00811864">
          <w:rPr>
            <w:noProof/>
            <w:webHidden/>
          </w:rPr>
          <w:t>58</w:t>
        </w:r>
        <w:r w:rsidR="00811864">
          <w:rPr>
            <w:noProof/>
            <w:webHidden/>
          </w:rPr>
          <w:fldChar w:fldCharType="end"/>
        </w:r>
      </w:hyperlink>
    </w:p>
    <w:p w14:paraId="1CE08D92" w14:textId="00D58B05" w:rsidR="00811864" w:rsidRDefault="00F026E3">
      <w:pPr>
        <w:pStyle w:val="af9"/>
        <w:tabs>
          <w:tab w:val="right" w:leader="dot" w:pos="8296"/>
        </w:tabs>
        <w:rPr>
          <w:rFonts w:eastAsiaTheme="minorEastAsia"/>
          <w:smallCaps w:val="0"/>
          <w:noProof/>
          <w:sz w:val="21"/>
          <w:szCs w:val="22"/>
        </w:rPr>
      </w:pPr>
      <w:hyperlink w:anchor="_Toc36939161" w:history="1">
        <w:r w:rsidR="00811864" w:rsidRPr="0048570D">
          <w:rPr>
            <w:rStyle w:val="af0"/>
            <w:noProof/>
          </w:rPr>
          <w:t>表 4.9   规则预处理功能测试用例</w:t>
        </w:r>
        <w:r w:rsidR="00811864">
          <w:rPr>
            <w:noProof/>
            <w:webHidden/>
          </w:rPr>
          <w:tab/>
        </w:r>
        <w:r w:rsidR="00811864">
          <w:rPr>
            <w:noProof/>
            <w:webHidden/>
          </w:rPr>
          <w:fldChar w:fldCharType="begin"/>
        </w:r>
        <w:r w:rsidR="00811864">
          <w:rPr>
            <w:noProof/>
            <w:webHidden/>
          </w:rPr>
          <w:instrText xml:space="preserve"> PAGEREF _Toc36939161 \h </w:instrText>
        </w:r>
        <w:r w:rsidR="00811864">
          <w:rPr>
            <w:noProof/>
            <w:webHidden/>
          </w:rPr>
        </w:r>
        <w:r w:rsidR="00811864">
          <w:rPr>
            <w:noProof/>
            <w:webHidden/>
          </w:rPr>
          <w:fldChar w:fldCharType="separate"/>
        </w:r>
        <w:r w:rsidR="00811864">
          <w:rPr>
            <w:noProof/>
            <w:webHidden/>
          </w:rPr>
          <w:t>58</w:t>
        </w:r>
        <w:r w:rsidR="00811864">
          <w:rPr>
            <w:noProof/>
            <w:webHidden/>
          </w:rPr>
          <w:fldChar w:fldCharType="end"/>
        </w:r>
      </w:hyperlink>
    </w:p>
    <w:p w14:paraId="6DA3ECD5" w14:textId="321D92AC" w:rsidR="00811864" w:rsidRDefault="00F026E3">
      <w:pPr>
        <w:pStyle w:val="af9"/>
        <w:tabs>
          <w:tab w:val="right" w:leader="dot" w:pos="8296"/>
        </w:tabs>
        <w:rPr>
          <w:rFonts w:eastAsiaTheme="minorEastAsia"/>
          <w:smallCaps w:val="0"/>
          <w:noProof/>
          <w:sz w:val="21"/>
          <w:szCs w:val="22"/>
        </w:rPr>
      </w:pPr>
      <w:hyperlink w:anchor="_Toc36939162" w:history="1">
        <w:r w:rsidR="00811864" w:rsidRPr="0048570D">
          <w:rPr>
            <w:rStyle w:val="af0"/>
            <w:noProof/>
          </w:rPr>
          <w:t>表 4.10  规则判定测试用例</w:t>
        </w:r>
        <w:r w:rsidR="00811864">
          <w:rPr>
            <w:noProof/>
            <w:webHidden/>
          </w:rPr>
          <w:tab/>
        </w:r>
        <w:r w:rsidR="00811864">
          <w:rPr>
            <w:noProof/>
            <w:webHidden/>
          </w:rPr>
          <w:fldChar w:fldCharType="begin"/>
        </w:r>
        <w:r w:rsidR="00811864">
          <w:rPr>
            <w:noProof/>
            <w:webHidden/>
          </w:rPr>
          <w:instrText xml:space="preserve"> PAGEREF _Toc36939162 \h </w:instrText>
        </w:r>
        <w:r w:rsidR="00811864">
          <w:rPr>
            <w:noProof/>
            <w:webHidden/>
          </w:rPr>
        </w:r>
        <w:r w:rsidR="00811864">
          <w:rPr>
            <w:noProof/>
            <w:webHidden/>
          </w:rPr>
          <w:fldChar w:fldCharType="separate"/>
        </w:r>
        <w:r w:rsidR="00811864">
          <w:rPr>
            <w:noProof/>
            <w:webHidden/>
          </w:rPr>
          <w:t>58</w:t>
        </w:r>
        <w:r w:rsidR="00811864">
          <w:rPr>
            <w:noProof/>
            <w:webHidden/>
          </w:rPr>
          <w:fldChar w:fldCharType="end"/>
        </w:r>
      </w:hyperlink>
    </w:p>
    <w:p w14:paraId="44C19C91" w14:textId="166506C2" w:rsidR="00811864" w:rsidRDefault="00F026E3">
      <w:pPr>
        <w:pStyle w:val="af9"/>
        <w:tabs>
          <w:tab w:val="right" w:leader="dot" w:pos="8296"/>
        </w:tabs>
        <w:rPr>
          <w:rFonts w:eastAsiaTheme="minorEastAsia"/>
          <w:smallCaps w:val="0"/>
          <w:noProof/>
          <w:sz w:val="21"/>
          <w:szCs w:val="22"/>
        </w:rPr>
      </w:pPr>
      <w:hyperlink w:anchor="_Toc36939163" w:history="1">
        <w:r w:rsidR="00811864" w:rsidRPr="0048570D">
          <w:rPr>
            <w:rStyle w:val="af0"/>
            <w:noProof/>
          </w:rPr>
          <w:t>表 4.11  系统功能测试结果表</w:t>
        </w:r>
        <w:r w:rsidR="00811864">
          <w:rPr>
            <w:noProof/>
            <w:webHidden/>
          </w:rPr>
          <w:tab/>
        </w:r>
        <w:r w:rsidR="00811864">
          <w:rPr>
            <w:noProof/>
            <w:webHidden/>
          </w:rPr>
          <w:fldChar w:fldCharType="begin"/>
        </w:r>
        <w:r w:rsidR="00811864">
          <w:rPr>
            <w:noProof/>
            <w:webHidden/>
          </w:rPr>
          <w:instrText xml:space="preserve"> PAGEREF _Toc36939163 \h </w:instrText>
        </w:r>
        <w:r w:rsidR="00811864">
          <w:rPr>
            <w:noProof/>
            <w:webHidden/>
          </w:rPr>
        </w:r>
        <w:r w:rsidR="00811864">
          <w:rPr>
            <w:noProof/>
            <w:webHidden/>
          </w:rPr>
          <w:fldChar w:fldCharType="separate"/>
        </w:r>
        <w:r w:rsidR="00811864">
          <w:rPr>
            <w:noProof/>
            <w:webHidden/>
          </w:rPr>
          <w:t>59</w:t>
        </w:r>
        <w:r w:rsidR="00811864">
          <w:rPr>
            <w:noProof/>
            <w:webHidden/>
          </w:rPr>
          <w:fldChar w:fldCharType="end"/>
        </w:r>
      </w:hyperlink>
    </w:p>
    <w:p w14:paraId="350ADF56" w14:textId="52A043D0"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7" w:name="_Toc25947913"/>
      <w:bookmarkStart w:id="58" w:name="_Toc36642679"/>
      <w:bookmarkStart w:id="59" w:name="_Toc36643251"/>
      <w:bookmarkStart w:id="60" w:name="_Toc36732774"/>
      <w:bookmarkStart w:id="61" w:name="_Toc36938993"/>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9F02EA">
      <w:pPr>
        <w:pStyle w:val="2"/>
        <w:numPr>
          <w:ilvl w:val="1"/>
          <w:numId w:val="52"/>
        </w:numPr>
      </w:pPr>
      <w:bookmarkStart w:id="62" w:name="_Toc36642680"/>
      <w:bookmarkStart w:id="63" w:name="_Toc36643252"/>
      <w:bookmarkStart w:id="64" w:name="_Toc36732775"/>
      <w:bookmarkStart w:id="65" w:name="_Toc36938994"/>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5FAAF0E4" w:rsidR="00AC114E" w:rsidRDefault="00AC114E" w:rsidP="00AC114E">
      <w:pPr>
        <w:pStyle w:val="af8"/>
      </w:pPr>
      <w:bookmarkStart w:id="69" w:name="_Toc36736567"/>
      <w:bookmarkStart w:id="70" w:name="_Toc36940595"/>
      <w:r>
        <w:t>图</w:t>
      </w:r>
      <w:r>
        <w:t xml:space="preserve"> </w:t>
      </w:r>
      <w:fldSimple w:instr=" STYLEREF 1 \s ">
        <w:r w:rsidR="004C6267">
          <w:rPr>
            <w:noProof/>
          </w:rPr>
          <w:t>1</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71" w:name="_Toc36642681"/>
      <w:bookmarkStart w:id="72" w:name="_Toc36643253"/>
      <w:bookmarkStart w:id="73" w:name="_Toc36732776"/>
      <w:bookmarkStart w:id="74" w:name="_Toc36938995"/>
      <w:r>
        <w:rPr>
          <w:rFonts w:hint="eastAsia"/>
        </w:rPr>
        <w:t>国内外发展</w:t>
      </w:r>
      <w:r w:rsidR="00BC7F93">
        <w:rPr>
          <w:rFonts w:hint="eastAsia"/>
        </w:rPr>
        <w:t>现状</w:t>
      </w:r>
      <w:bookmarkEnd w:id="71"/>
      <w:bookmarkEnd w:id="72"/>
      <w:bookmarkEnd w:id="73"/>
      <w:bookmarkEnd w:id="74"/>
    </w:p>
    <w:p w14:paraId="3B53098D" w14:textId="3DC17E45"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AC775B6"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82062E" w:rsidRPr="000D5A0A">
        <w:rPr>
          <w:rFonts w:ascii="Arial" w:eastAsia="宋体" w:hAnsi="Arial" w:cs="Arial" w:hint="eastAsia"/>
          <w:sz w:val="24"/>
          <w:szCs w:val="28"/>
        </w:rPr>
        <w:t>[</w:t>
      </w:r>
      <w:r w:rsidR="0082062E" w:rsidRPr="000D5A0A">
        <w:rPr>
          <w:rFonts w:ascii="Arial" w:eastAsia="宋体" w:hAnsi="Arial" w:cs="Arial" w:hint="eastAsia"/>
          <w:sz w:val="24"/>
          <w:szCs w:val="28"/>
        </w:rPr>
        <w:t>周强明</w:t>
      </w:r>
      <w:r w:rsidR="0082062E" w:rsidRPr="000D5A0A">
        <w:rPr>
          <w:rFonts w:ascii="Arial" w:eastAsia="宋体" w:hAnsi="Arial" w:cs="Arial" w:hint="eastAsia"/>
          <w:sz w:val="24"/>
          <w:szCs w:val="28"/>
        </w:rPr>
        <w:t>,</w:t>
      </w:r>
      <w:r w:rsidR="0082062E" w:rsidRPr="000D5A0A">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23225349" w:rsidR="00A7425C" w:rsidRDefault="00744D35" w:rsidP="003A14B8">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1.1节中饿了么履约流程类似，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除了赔偿之外，美团还支持超时短信安抚，超时取消等应对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外卖行业是一个对时间很敏感的行业，如果采用传统电商中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bookmarkStart w:id="75" w:name="_GoBack"/>
      <w:bookmarkEnd w:id="75"/>
    </w:p>
    <w:p w14:paraId="697A73CB" w14:textId="25D5BDB3" w:rsidR="00A76E3D" w:rsidRDefault="00A76E3D" w:rsidP="009F02EA">
      <w:pPr>
        <w:pStyle w:val="2"/>
        <w:numPr>
          <w:ilvl w:val="1"/>
          <w:numId w:val="52"/>
        </w:numPr>
      </w:pPr>
      <w:bookmarkStart w:id="76" w:name="_Toc9453458"/>
      <w:bookmarkStart w:id="77" w:name="_Toc25947916"/>
      <w:bookmarkStart w:id="78" w:name="_Toc36642682"/>
      <w:bookmarkStart w:id="79" w:name="_Toc36643254"/>
      <w:bookmarkStart w:id="80" w:name="_Toc36732777"/>
      <w:bookmarkStart w:id="81" w:name="_Toc36938996"/>
      <w:r>
        <w:rPr>
          <w:rFonts w:hint="eastAsia"/>
        </w:rPr>
        <w:t>本文主要工作</w:t>
      </w:r>
      <w:bookmarkEnd w:id="76"/>
      <w:bookmarkEnd w:id="77"/>
      <w:bookmarkEnd w:id="78"/>
      <w:bookmarkEnd w:id="79"/>
      <w:bookmarkEnd w:id="80"/>
      <w:bookmarkEnd w:id="81"/>
    </w:p>
    <w:p w14:paraId="3F8EFA25" w14:textId="2163FD43" w:rsidR="00562CC3" w:rsidRDefault="007A5E51" w:rsidP="00311D1C">
      <w:pPr>
        <w:spacing w:line="360" w:lineRule="auto"/>
        <w:ind w:firstLineChars="200" w:firstLine="480"/>
        <w:rPr>
          <w:ins w:id="82"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4" w:name="_Toc9453459"/>
      <w:bookmarkStart w:id="85" w:name="_Toc25947917"/>
      <w:bookmarkStart w:id="86" w:name="_Toc36642683"/>
      <w:bookmarkStart w:id="87" w:name="_Toc36643255"/>
      <w:bookmarkStart w:id="88" w:name="_Toc36732778"/>
      <w:bookmarkStart w:id="89" w:name="_Toc36938997"/>
      <w:r w:rsidRPr="00472E28">
        <w:rPr>
          <w:rFonts w:hint="eastAsia"/>
        </w:rPr>
        <w:t>本文组织结构</w:t>
      </w:r>
      <w:bookmarkEnd w:id="84"/>
      <w:bookmarkEnd w:id="85"/>
      <w:bookmarkEnd w:id="86"/>
      <w:bookmarkEnd w:id="87"/>
      <w:bookmarkEnd w:id="88"/>
      <w:bookmarkEnd w:id="89"/>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7287B6C9"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w:t>
      </w:r>
      <w:r w:rsidR="002D491F">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2D491F">
        <w:rPr>
          <w:rFonts w:ascii="Arial" w:eastAsia="宋体" w:hAnsi="Arial" w:hint="eastAsia"/>
          <w:sz w:val="24"/>
          <w:szCs w:val="24"/>
        </w:rPr>
        <w:t>缓存</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90" w:name="_Toc9453460"/>
      <w:bookmarkStart w:id="91" w:name="_Toc25947918"/>
      <w:bookmarkStart w:id="92" w:name="_Toc36642684"/>
      <w:bookmarkStart w:id="93" w:name="_Toc36643256"/>
      <w:bookmarkStart w:id="94" w:name="_Toc36732779"/>
      <w:bookmarkStart w:id="95" w:name="_Toc36938998"/>
      <w:r>
        <w:rPr>
          <w:rFonts w:hint="eastAsia"/>
        </w:rPr>
        <w:lastRenderedPageBreak/>
        <w:t>技术综述</w:t>
      </w:r>
      <w:bookmarkEnd w:id="90"/>
      <w:bookmarkEnd w:id="91"/>
      <w:bookmarkEnd w:id="92"/>
      <w:bookmarkEnd w:id="93"/>
      <w:bookmarkEnd w:id="94"/>
      <w:bookmarkEnd w:id="95"/>
    </w:p>
    <w:p w14:paraId="6D8C2EFD" w14:textId="1022A769" w:rsidR="004C6632" w:rsidRDefault="00472E28" w:rsidP="009F02EA">
      <w:pPr>
        <w:pStyle w:val="2"/>
        <w:numPr>
          <w:ilvl w:val="1"/>
          <w:numId w:val="52"/>
        </w:numPr>
      </w:pPr>
      <w:bookmarkStart w:id="96" w:name="_Toc9453461"/>
      <w:bookmarkStart w:id="97" w:name="_Toc25947919"/>
      <w:bookmarkStart w:id="98" w:name="_Toc36642685"/>
      <w:bookmarkStart w:id="99" w:name="_Toc36643257"/>
      <w:bookmarkStart w:id="100" w:name="_Toc36732780"/>
      <w:bookmarkStart w:id="101" w:name="_Toc36938999"/>
      <w:r w:rsidRPr="00B17294">
        <w:rPr>
          <w:rFonts w:hint="eastAsia"/>
        </w:rPr>
        <w:t>SpringBoot</w:t>
      </w:r>
      <w:bookmarkEnd w:id="96"/>
      <w:bookmarkEnd w:id="97"/>
      <w:bookmarkEnd w:id="98"/>
      <w:bookmarkEnd w:id="99"/>
      <w:bookmarkEnd w:id="100"/>
      <w:bookmarkEnd w:id="101"/>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SpringBoot</w:t>
      </w:r>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r w:rsidRPr="00B17294">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B17294">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B17294">
        <w:rPr>
          <w:rFonts w:ascii="Arial" w:eastAsia="宋体" w:hAnsi="Arial" w:hint="eastAsia"/>
          <w:sz w:val="24"/>
          <w:szCs w:val="24"/>
        </w:rPr>
        <w:t>SpringBoot</w:t>
      </w:r>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B17294">
        <w:rPr>
          <w:rFonts w:ascii="Arial" w:eastAsia="宋体" w:hAnsi="Arial" w:cs="Arial"/>
          <w:sz w:val="24"/>
          <w:szCs w:val="28"/>
        </w:rPr>
        <w:t>Ginanjar</w:t>
      </w:r>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B17294">
        <w:rPr>
          <w:rFonts w:ascii="Arial" w:eastAsia="宋体" w:hAnsi="Arial" w:cs="Arial"/>
          <w:sz w:val="24"/>
          <w:szCs w:val="24"/>
        </w:rPr>
        <w:t>SpringBoot</w:t>
      </w:r>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B17294">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B17294">
        <w:rPr>
          <w:rFonts w:ascii="Arial" w:eastAsia="宋体" w:hAnsi="Arial" w:cs="Arial"/>
          <w:sz w:val="24"/>
          <w:szCs w:val="28"/>
        </w:rPr>
        <w:t>Elrad</w:t>
      </w:r>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102" w:name="_Toc36642686"/>
      <w:bookmarkStart w:id="103" w:name="_Toc36643258"/>
      <w:bookmarkStart w:id="104" w:name="_Toc36732781"/>
      <w:bookmarkStart w:id="105" w:name="_Toc36939000"/>
      <w:r w:rsidRPr="00B17294">
        <w:rPr>
          <w:rFonts w:hint="eastAsia"/>
        </w:rPr>
        <w:t>RabbitM</w:t>
      </w:r>
      <w:r w:rsidR="0040676B" w:rsidRPr="00B17294">
        <w:rPr>
          <w:rFonts w:hint="eastAsia"/>
        </w:rPr>
        <w:t>Q</w:t>
      </w:r>
      <w:bookmarkEnd w:id="102"/>
      <w:bookmarkEnd w:id="103"/>
      <w:bookmarkEnd w:id="104"/>
      <w:bookmarkEnd w:id="105"/>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6" w:name="OLE_LINK19"/>
      <w:bookmarkStart w:id="107" w:name="OLE_LINK20"/>
      <w:r w:rsidRPr="00B17294">
        <w:rPr>
          <w:rFonts w:ascii="Arial" w:eastAsia="宋体" w:hAnsi="Arial" w:hint="eastAsia"/>
          <w:sz w:val="24"/>
          <w:szCs w:val="24"/>
        </w:rPr>
        <w:t>AMQP</w:t>
      </w:r>
      <w:bookmarkEnd w:id="106"/>
      <w:bookmarkEnd w:id="107"/>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B17294">
          <w:rPr>
            <w:rFonts w:ascii="Arial" w:eastAsia="宋体" w:hAnsi="Arial"/>
            <w:sz w:val="24"/>
            <w:szCs w:val="24"/>
          </w:rPr>
          <w:t>SMTP</w:t>
        </w:r>
      </w:hyperlink>
      <w:r w:rsidRPr="00913738">
        <w:rPr>
          <w:rFonts w:ascii="宋体" w:eastAsia="宋体" w:hAnsi="宋体"/>
          <w:sz w:val="24"/>
          <w:szCs w:val="24"/>
        </w:rPr>
        <w:t>，</w:t>
      </w:r>
      <w:hyperlink r:id="rId22" w:tooltip="HTTP" w:history="1">
        <w:r w:rsidRPr="00B17294">
          <w:rPr>
            <w:rFonts w:ascii="Arial" w:eastAsia="宋体" w:hAnsi="Arial"/>
            <w:sz w:val="24"/>
            <w:szCs w:val="24"/>
          </w:rPr>
          <w:t>HTTP</w:t>
        </w:r>
      </w:hyperlink>
      <w:r w:rsidRPr="00913738">
        <w:rPr>
          <w:rFonts w:ascii="宋体" w:eastAsia="宋体" w:hAnsi="宋体"/>
          <w:sz w:val="24"/>
          <w:szCs w:val="24"/>
        </w:rPr>
        <w:t>，</w:t>
      </w:r>
      <w:hyperlink r:id="rId23" w:tooltip="FTP" w:history="1">
        <w:r w:rsidRPr="00B17294">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B17294">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6A2D78">
      <w:pPr>
        <w:keepNext/>
        <w:spacing w:line="360" w:lineRule="auto"/>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78FCD607" w:rsidR="00AC114E" w:rsidRPr="00AC114E" w:rsidRDefault="00AC114E" w:rsidP="00AC114E">
      <w:pPr>
        <w:pStyle w:val="af8"/>
      </w:pPr>
      <w:bookmarkStart w:id="108" w:name="_Toc36736568"/>
      <w:bookmarkStart w:id="109" w:name="_Toc36940596"/>
      <w:r w:rsidRPr="00AC114E">
        <w:t>图</w:t>
      </w:r>
      <w:r w:rsidRPr="00AC114E">
        <w:t xml:space="preserve"> </w:t>
      </w:r>
      <w:fldSimple w:instr=" STYLEREF 1 \s ">
        <w:r w:rsidR="004C6267">
          <w:rPr>
            <w:noProof/>
          </w:rPr>
          <w:t>2</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rsidRPr="00AC114E">
        <w:t xml:space="preserve">  </w:t>
      </w:r>
      <w:r w:rsidRPr="00B17294">
        <w:t>RabbitMQ</w:t>
      </w:r>
      <w:r w:rsidRPr="00AC114E">
        <w:t>内部结构图</w:t>
      </w:r>
      <w:bookmarkEnd w:id="108"/>
      <w:bookmarkEnd w:id="109"/>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10" w:name="_Toc36939001"/>
      <w:r w:rsidRPr="00B17294">
        <w:rPr>
          <w:rFonts w:eastAsia="宋体" w:cs="Arial" w:hint="eastAsia"/>
        </w:rPr>
        <w:t>E</w:t>
      </w:r>
      <w:r>
        <w:rPr>
          <w:rFonts w:eastAsia="宋体" w:cs="Arial"/>
        </w:rPr>
        <w:t>-</w:t>
      </w:r>
      <w:r w:rsidRPr="00B17294">
        <w:rPr>
          <w:rFonts w:eastAsia="宋体" w:cs="Arial"/>
        </w:rPr>
        <w:t>Scheduler</w:t>
      </w:r>
      <w:bookmarkEnd w:id="110"/>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9F02EA">
      <w:pPr>
        <w:pStyle w:val="2"/>
        <w:numPr>
          <w:ilvl w:val="1"/>
          <w:numId w:val="52"/>
        </w:numPr>
        <w:rPr>
          <w:rFonts w:eastAsia="宋体" w:cs="Arial"/>
        </w:rPr>
      </w:pPr>
      <w:bookmarkStart w:id="111" w:name="_Toc25947923"/>
      <w:bookmarkStart w:id="112" w:name="_Toc36642688"/>
      <w:bookmarkStart w:id="113" w:name="_Toc36643260"/>
      <w:bookmarkStart w:id="114" w:name="_Toc36732783"/>
      <w:bookmarkStart w:id="115" w:name="_Toc36939002"/>
      <w:r w:rsidRPr="00B17294">
        <w:rPr>
          <w:rFonts w:eastAsia="宋体" w:cs="Arial" w:hint="eastAsia"/>
        </w:rPr>
        <w:t>R</w:t>
      </w:r>
      <w:r w:rsidR="00472E28" w:rsidRPr="00B17294">
        <w:rPr>
          <w:rFonts w:eastAsia="宋体" w:cs="Arial"/>
        </w:rPr>
        <w:t>edis</w:t>
      </w:r>
      <w:bookmarkEnd w:id="111"/>
      <w:bookmarkEnd w:id="112"/>
      <w:bookmarkEnd w:id="113"/>
      <w:bookmarkEnd w:id="114"/>
      <w:bookmarkEnd w:id="115"/>
    </w:p>
    <w:p w14:paraId="3E7E457C" w14:textId="5F511842" w:rsidR="00913738" w:rsidRDefault="008F66D1" w:rsidP="008F66D1">
      <w:pPr>
        <w:spacing w:line="360" w:lineRule="auto"/>
        <w:ind w:firstLineChars="200" w:firstLine="480"/>
        <w:rPr>
          <w:rFonts w:ascii="宋体" w:eastAsia="宋体" w:hAnsi="宋体"/>
          <w:sz w:val="24"/>
          <w:szCs w:val="24"/>
        </w:rPr>
      </w:pPr>
      <w:r w:rsidRPr="00B17294">
        <w:rPr>
          <w:rFonts w:ascii="Arial" w:eastAsia="宋体" w:hAnsi="Arial"/>
          <w:sz w:val="24"/>
          <w:szCs w:val="24"/>
        </w:rPr>
        <w:t>r</w:t>
      </w:r>
      <w:r w:rsidR="00913738" w:rsidRPr="00B17294">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sidR="00913738" w:rsidRPr="00B17294">
        <w:rPr>
          <w:rFonts w:ascii="Arial" w:eastAsia="宋体" w:hAnsi="Arial" w:hint="eastAsia"/>
          <w:sz w:val="24"/>
          <w:szCs w:val="24"/>
        </w:rPr>
        <w:t>r</w:t>
      </w:r>
      <w:r w:rsidR="00913738" w:rsidRPr="00B17294">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r w:rsidRPr="00B17294">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B17294">
        <w:rPr>
          <w:rFonts w:ascii="Arial" w:eastAsia="宋体" w:hAnsi="Arial" w:hint="eastAsia"/>
          <w:sz w:val="24"/>
          <w:szCs w:val="24"/>
        </w:rPr>
        <w:t>redis</w:t>
      </w:r>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9F02E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B17294">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r w:rsidRPr="00B17294">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B17294">
        <w:rPr>
          <w:rFonts w:ascii="Arial" w:eastAsia="宋体" w:hAnsi="Arial" w:hint="eastAsia"/>
          <w:sz w:val="24"/>
          <w:szCs w:val="24"/>
        </w:rPr>
        <w:t>redis</w:t>
      </w:r>
      <w:r>
        <w:rPr>
          <w:rFonts w:ascii="宋体" w:eastAsia="宋体" w:hAnsi="宋体" w:hint="eastAsia"/>
          <w:sz w:val="24"/>
          <w:szCs w:val="24"/>
        </w:rPr>
        <w:t>的速度很快。</w:t>
      </w:r>
      <w:r w:rsidR="00EA12D2" w:rsidRPr="00B17294">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B17294">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B17294">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r w:rsidRPr="00B17294">
        <w:rPr>
          <w:rFonts w:ascii="Arial" w:eastAsia="宋体" w:hAnsi="Arial" w:hint="eastAsia"/>
          <w:sz w:val="24"/>
          <w:szCs w:val="24"/>
        </w:rPr>
        <w:t>redis</w:t>
      </w:r>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r>
        <w:rPr>
          <w:rFonts w:ascii="宋体" w:eastAsia="宋体" w:hAnsi="宋体" w:hint="eastAsia"/>
          <w:sz w:val="24"/>
          <w:szCs w:val="24"/>
        </w:rPr>
        <w:t>宕机，就会自动将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9F02EA">
      <w:pPr>
        <w:pStyle w:val="2"/>
        <w:numPr>
          <w:ilvl w:val="1"/>
          <w:numId w:val="52"/>
        </w:numPr>
        <w:rPr>
          <w:rFonts w:eastAsia="宋体" w:cs="Arial"/>
        </w:rPr>
      </w:pPr>
      <w:bookmarkStart w:id="116" w:name="_Toc25947924"/>
      <w:bookmarkStart w:id="117" w:name="_Toc36642689"/>
      <w:bookmarkStart w:id="118" w:name="_Toc36643261"/>
      <w:bookmarkStart w:id="119" w:name="_Toc36732784"/>
      <w:bookmarkStart w:id="120" w:name="_Toc36939003"/>
      <w:r w:rsidRPr="00472E28">
        <w:rPr>
          <w:rFonts w:eastAsia="宋体" w:cs="Arial" w:hint="eastAsia"/>
        </w:rPr>
        <w:t>本章小结</w:t>
      </w:r>
      <w:bookmarkEnd w:id="116"/>
      <w:bookmarkEnd w:id="117"/>
      <w:bookmarkEnd w:id="118"/>
      <w:bookmarkEnd w:id="119"/>
      <w:bookmarkEnd w:id="120"/>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B17294">
        <w:rPr>
          <w:rFonts w:ascii="Arial" w:eastAsia="宋体" w:hAnsi="Arial" w:hint="eastAsia"/>
          <w:sz w:val="24"/>
          <w:szCs w:val="24"/>
        </w:rPr>
        <w:t>SpringBoot</w:t>
      </w:r>
      <w:r>
        <w:rPr>
          <w:rFonts w:ascii="宋体" w:eastAsia="宋体" w:hAnsi="宋体" w:hint="eastAsia"/>
          <w:sz w:val="24"/>
          <w:szCs w:val="24"/>
        </w:rPr>
        <w:t>搭建项目的基础框架；使用</w:t>
      </w:r>
      <w:r w:rsidRPr="00B17294">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9F02EA">
      <w:pPr>
        <w:pStyle w:val="1"/>
        <w:numPr>
          <w:ilvl w:val="0"/>
          <w:numId w:val="52"/>
        </w:numPr>
      </w:pPr>
      <w:bookmarkStart w:id="121" w:name="_Toc25947925"/>
      <w:bookmarkStart w:id="122" w:name="_Toc36642690"/>
      <w:bookmarkStart w:id="123" w:name="_Toc36643262"/>
      <w:bookmarkStart w:id="124" w:name="_Toc36732785"/>
      <w:bookmarkStart w:id="125" w:name="_Toc36939004"/>
      <w:r>
        <w:rPr>
          <w:rFonts w:hint="eastAsia"/>
        </w:rPr>
        <w:lastRenderedPageBreak/>
        <w:t>履约超时管理平台的分析与设计</w:t>
      </w:r>
      <w:bookmarkEnd w:id="121"/>
      <w:bookmarkEnd w:id="122"/>
      <w:bookmarkEnd w:id="123"/>
      <w:bookmarkEnd w:id="124"/>
      <w:bookmarkEnd w:id="125"/>
    </w:p>
    <w:p w14:paraId="06C5FE50" w14:textId="77B979C6" w:rsidR="001F29E4" w:rsidRPr="00A37C91" w:rsidRDefault="007909CD" w:rsidP="009F02EA">
      <w:pPr>
        <w:pStyle w:val="2"/>
        <w:numPr>
          <w:ilvl w:val="1"/>
          <w:numId w:val="52"/>
        </w:numPr>
      </w:pPr>
      <w:bookmarkStart w:id="126" w:name="_Toc36642691"/>
      <w:bookmarkStart w:id="127" w:name="_Toc36643263"/>
      <w:bookmarkStart w:id="128" w:name="_Toc36732786"/>
      <w:bookmarkStart w:id="129" w:name="_Toc36939005"/>
      <w:r>
        <w:rPr>
          <w:rFonts w:hint="eastAsia"/>
        </w:rPr>
        <w:t>系统边界</w:t>
      </w:r>
      <w:bookmarkEnd w:id="126"/>
      <w:bookmarkEnd w:id="127"/>
      <w:bookmarkEnd w:id="128"/>
      <w:bookmarkEnd w:id="129"/>
    </w:p>
    <w:p w14:paraId="6083CC97" w14:textId="770D6423" w:rsidR="00950A6A" w:rsidRDefault="00B969F9" w:rsidP="00B11998">
      <w:pPr>
        <w:spacing w:line="360" w:lineRule="auto"/>
        <w:ind w:firstLineChars="200" w:firstLine="480"/>
        <w:rPr>
          <w:ins w:id="130"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521221BA" w:rsidR="00EB774E" w:rsidRDefault="00B63686" w:rsidP="00B63686">
      <w:pPr>
        <w:pStyle w:val="af8"/>
        <w:rPr>
          <w:rFonts w:ascii="宋体" w:hAnsi="宋体"/>
          <w:szCs w:val="24"/>
        </w:rPr>
      </w:pPr>
      <w:bookmarkStart w:id="131" w:name="_Toc36736569"/>
      <w:bookmarkStart w:id="132" w:name="_Toc36940597"/>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Pr>
          <w:rFonts w:hint="eastAsia"/>
        </w:rPr>
        <w:t>系统边界</w:t>
      </w:r>
      <w:bookmarkEnd w:id="131"/>
      <w:bookmarkEnd w:id="132"/>
    </w:p>
    <w:p w14:paraId="2D39F92E" w14:textId="21819BBD" w:rsidR="00FE2CD8" w:rsidRDefault="00950A6A" w:rsidP="009F02EA">
      <w:pPr>
        <w:pStyle w:val="2"/>
        <w:numPr>
          <w:ilvl w:val="1"/>
          <w:numId w:val="52"/>
        </w:numPr>
      </w:pPr>
      <w:bookmarkStart w:id="133" w:name="_Toc36642692"/>
      <w:bookmarkStart w:id="134" w:name="_Toc36643264"/>
      <w:bookmarkStart w:id="135" w:name="_Toc36732787"/>
      <w:bookmarkStart w:id="136" w:name="_Toc36939006"/>
      <w:r>
        <w:rPr>
          <w:rFonts w:hint="eastAsia"/>
        </w:rPr>
        <w:lastRenderedPageBreak/>
        <w:t>业务描述</w:t>
      </w:r>
      <w:bookmarkEnd w:id="133"/>
      <w:bookmarkEnd w:id="134"/>
      <w:bookmarkEnd w:id="135"/>
      <w:bookmarkEnd w:id="136"/>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7" w:name="_Toc36736491"/>
      <w:bookmarkStart w:id="138" w:name="_Toc3693912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7"/>
      <w:bookmarkEnd w:id="138"/>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9"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40" w:name="_Toc36642693"/>
      <w:bookmarkStart w:id="141" w:name="_Toc36643265"/>
      <w:bookmarkStart w:id="142" w:name="_Toc36732788"/>
      <w:bookmarkStart w:id="143" w:name="_Toc36939007"/>
      <w:r w:rsidRPr="002277AC">
        <w:rPr>
          <w:rFonts w:hint="eastAsia"/>
        </w:rPr>
        <w:lastRenderedPageBreak/>
        <w:t>需求分析</w:t>
      </w:r>
      <w:bookmarkEnd w:id="140"/>
      <w:bookmarkEnd w:id="141"/>
      <w:bookmarkEnd w:id="142"/>
      <w:bookmarkEnd w:id="143"/>
    </w:p>
    <w:p w14:paraId="6D7AF421" w14:textId="005A0512" w:rsidR="006C37C0" w:rsidRDefault="00712DB8" w:rsidP="009F02EA">
      <w:pPr>
        <w:pStyle w:val="3"/>
        <w:numPr>
          <w:ilvl w:val="2"/>
          <w:numId w:val="52"/>
        </w:numPr>
      </w:pPr>
      <w:bookmarkStart w:id="144" w:name="_Toc36642694"/>
      <w:bookmarkStart w:id="145" w:name="_Toc36643266"/>
      <w:bookmarkStart w:id="146" w:name="_Toc36732789"/>
      <w:bookmarkStart w:id="147" w:name="_Toc36939008"/>
      <w:r>
        <w:rPr>
          <w:rFonts w:hint="eastAsia"/>
        </w:rPr>
        <w:t>规则</w:t>
      </w:r>
      <w:r w:rsidR="002235C6">
        <w:rPr>
          <w:rFonts w:hint="eastAsia"/>
        </w:rPr>
        <w:t>管理</w:t>
      </w:r>
      <w:bookmarkEnd w:id="139"/>
      <w:bookmarkEnd w:id="144"/>
      <w:bookmarkEnd w:id="145"/>
      <w:bookmarkEnd w:id="146"/>
      <w:r w:rsidR="00D14EEE">
        <w:rPr>
          <w:rFonts w:hint="eastAsia"/>
        </w:rPr>
        <w:t>功能</w:t>
      </w:r>
      <w:bookmarkEnd w:id="147"/>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31B79007" w:rsidR="00824A14" w:rsidRDefault="00B63686" w:rsidP="00B63686">
      <w:pPr>
        <w:pStyle w:val="af8"/>
      </w:pPr>
      <w:bookmarkStart w:id="148" w:name="_Toc36736570"/>
      <w:bookmarkStart w:id="149" w:name="_Toc36940598"/>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w:t>
      </w:r>
      <w:r w:rsidR="004C6267">
        <w:fldChar w:fldCharType="end"/>
      </w:r>
      <w:r>
        <w:t xml:space="preserve">  </w:t>
      </w:r>
      <w:r w:rsidRPr="00455921">
        <w:rPr>
          <w:rFonts w:hint="eastAsia"/>
        </w:rPr>
        <w:t>规则管理用例图</w:t>
      </w:r>
      <w:bookmarkEnd w:id="148"/>
      <w:bookmarkEnd w:id="149"/>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0" w:name="_Toc36736492"/>
      <w:bookmarkStart w:id="151" w:name="_Toc36939127"/>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0"/>
      <w:bookmarkEnd w:id="151"/>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2" w:name="OLE_LINK13"/>
            <w:bookmarkStart w:id="153" w:name="OLE_LINK14"/>
            <w:r>
              <w:rPr>
                <w:rFonts w:ascii="Arial" w:eastAsia="宋体" w:hAnsi="Arial" w:cs="Arial" w:hint="eastAsia"/>
                <w:szCs w:val="21"/>
              </w:rPr>
              <w:t>用户已经通过权限认证</w:t>
            </w:r>
            <w:bookmarkEnd w:id="152"/>
            <w:bookmarkEnd w:id="153"/>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4" w:name="_Toc36736493"/>
      <w:bookmarkStart w:id="155" w:name="_Toc3693912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4"/>
      <w:bookmarkEnd w:id="15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6" w:name="_Toc36736494"/>
      <w:bookmarkStart w:id="157" w:name="_Toc3693912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6"/>
      <w:bookmarkEnd w:id="15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8" w:name="_Toc36642695"/>
      <w:bookmarkStart w:id="159" w:name="_Toc36643267"/>
      <w:bookmarkStart w:id="160" w:name="_Toc36732790"/>
      <w:bookmarkStart w:id="161" w:name="_Toc36939009"/>
      <w:r>
        <w:rPr>
          <w:rFonts w:hint="eastAsia"/>
        </w:rPr>
        <w:t>规则预处理功能</w:t>
      </w:r>
      <w:bookmarkEnd w:id="158"/>
      <w:bookmarkEnd w:id="159"/>
      <w:bookmarkEnd w:id="160"/>
      <w:bookmarkEnd w:id="161"/>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2D3CFDDD" w:rsidR="00E623D1" w:rsidRDefault="00B63686" w:rsidP="00B63686">
      <w:pPr>
        <w:pStyle w:val="af8"/>
        <w:rPr>
          <w:rFonts w:ascii="宋体" w:hAnsi="宋体"/>
          <w:szCs w:val="24"/>
        </w:rPr>
      </w:pPr>
      <w:bookmarkStart w:id="162" w:name="_Toc36736571"/>
      <w:bookmarkStart w:id="163" w:name="_Toc36940599"/>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3</w:t>
      </w:r>
      <w:r w:rsidR="004C6267">
        <w:fldChar w:fldCharType="end"/>
      </w:r>
      <w:r>
        <w:t xml:space="preserve">  </w:t>
      </w:r>
      <w:r w:rsidRPr="00ED6B4F">
        <w:rPr>
          <w:rFonts w:hint="eastAsia"/>
        </w:rPr>
        <w:t>规则预处理用例图</w:t>
      </w:r>
      <w:bookmarkEnd w:id="162"/>
      <w:bookmarkEnd w:id="163"/>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前端传送的规则数据保存在VO对象中，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t>规</w:t>
      </w:r>
      <w:r w:rsidR="00652A8B">
        <w:rPr>
          <w:rFonts w:ascii="宋体" w:eastAsia="宋体" w:hAnsi="宋体" w:hint="eastAsia"/>
          <w:sz w:val="24"/>
          <w:szCs w:val="24"/>
        </w:rPr>
        <w:lastRenderedPageBreak/>
        <w:t>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4" w:name="_Toc36736495"/>
      <w:bookmarkStart w:id="165" w:name="_Toc3693913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4"/>
      <w:bookmarkEnd w:id="165"/>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6" w:name="_Toc36736496"/>
      <w:bookmarkStart w:id="167" w:name="_Toc3693913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6"/>
      <w:bookmarkEnd w:id="167"/>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8" w:name="_Toc36736497"/>
      <w:bookmarkStart w:id="169" w:name="_Toc3693913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8"/>
      <w:bookmarkEnd w:id="169"/>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70" w:name="_Toc36642696"/>
      <w:bookmarkStart w:id="171" w:name="_Toc36643268"/>
      <w:bookmarkStart w:id="172" w:name="_Toc36732791"/>
      <w:bookmarkStart w:id="173" w:name="_Toc36939010"/>
      <w:r>
        <w:rPr>
          <w:rFonts w:hint="eastAsia"/>
        </w:rPr>
        <w:t>审核流程管理功能</w:t>
      </w:r>
      <w:bookmarkEnd w:id="170"/>
      <w:bookmarkEnd w:id="171"/>
      <w:bookmarkEnd w:id="172"/>
      <w:bookmarkEnd w:id="173"/>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drawing>
          <wp:inline distT="0" distB="0" distL="0" distR="0" wp14:anchorId="22B01EE5" wp14:editId="5BE3A744">
            <wp:extent cx="3815080" cy="287554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8134" cy="2885388"/>
                    </a:xfrm>
                    <a:prstGeom prst="rect">
                      <a:avLst/>
                    </a:prstGeom>
                    <a:noFill/>
                    <a:ln>
                      <a:noFill/>
                    </a:ln>
                  </pic:spPr>
                </pic:pic>
              </a:graphicData>
            </a:graphic>
          </wp:inline>
        </w:drawing>
      </w:r>
    </w:p>
    <w:p w14:paraId="6ED35424" w14:textId="04FF7349" w:rsidR="00AF3823" w:rsidRPr="00AE6D41" w:rsidRDefault="00B63686" w:rsidP="00B63686">
      <w:pPr>
        <w:pStyle w:val="af8"/>
        <w:rPr>
          <w:rFonts w:ascii="宋体" w:hAnsi="宋体"/>
          <w:szCs w:val="24"/>
        </w:rPr>
      </w:pPr>
      <w:bookmarkStart w:id="174" w:name="_Toc36736572"/>
      <w:bookmarkStart w:id="175" w:name="_Toc36940600"/>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4</w:t>
      </w:r>
      <w:r w:rsidR="004C6267">
        <w:fldChar w:fldCharType="end"/>
      </w:r>
      <w:r>
        <w:t xml:space="preserve">  </w:t>
      </w:r>
      <w:r w:rsidRPr="00844E60">
        <w:rPr>
          <w:rFonts w:hint="eastAsia"/>
        </w:rPr>
        <w:t>审核流程用例图</w:t>
      </w:r>
      <w:bookmarkEnd w:id="174"/>
      <w:bookmarkEnd w:id="175"/>
    </w:p>
    <w:p w14:paraId="60BEDF8C" w14:textId="5326130E"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6" w:name="_Toc36736498"/>
      <w:bookmarkStart w:id="177" w:name="_Toc3693913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6"/>
      <w:bookmarkEnd w:id="17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7DE02114" w:rsidR="00563E78" w:rsidRDefault="00563E78" w:rsidP="00563E78">
      <w:pPr>
        <w:pStyle w:val="af8"/>
        <w:rPr>
          <w:rFonts w:ascii="宋体" w:hAnsi="宋体"/>
          <w:szCs w:val="24"/>
        </w:rPr>
      </w:pPr>
      <w:bookmarkStart w:id="178" w:name="_Toc36736573"/>
      <w:bookmarkStart w:id="179" w:name="_Toc36940601"/>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5</w:t>
      </w:r>
      <w:r w:rsidR="004C6267">
        <w:fldChar w:fldCharType="end"/>
      </w:r>
      <w:r>
        <w:t xml:space="preserve">  </w:t>
      </w:r>
      <w:bookmarkEnd w:id="178"/>
      <w:r w:rsidR="006578EE">
        <w:rPr>
          <w:rFonts w:ascii="宋体" w:hAnsi="宋体" w:hint="eastAsia"/>
          <w:szCs w:val="24"/>
        </w:rPr>
        <w:t>审核权转移流程图</w:t>
      </w:r>
      <w:bookmarkEnd w:id="179"/>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0" w:name="_Toc36736499"/>
      <w:bookmarkStart w:id="181" w:name="_Toc3693913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0"/>
      <w:bookmarkEnd w:id="181"/>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8248D5">
        <w:rPr>
          <w:rFonts w:ascii="Arial" w:eastAsia="宋体" w:hAnsi="Arial" w:hint="eastAsia"/>
          <w:sz w:val="24"/>
          <w:szCs w:val="24"/>
        </w:rPr>
        <w:t xml:space="preserve"> 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突然宕机，可以通过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B17294">
        <w:rPr>
          <w:rFonts w:ascii="Arial" w:eastAsia="宋体" w:hAnsi="Arial"/>
          <w:sz w:val="24"/>
          <w:szCs w:val="24"/>
        </w:rPr>
        <w:t>MQ</w:t>
      </w:r>
      <w:r w:rsidR="00B77ED9">
        <w:rPr>
          <w:rFonts w:ascii="Arial" w:eastAsia="宋体" w:hAnsi="Arial"/>
          <w:sz w:val="24"/>
          <w:szCs w:val="24"/>
        </w:rPr>
        <w:t xml:space="preserve"> </w:t>
      </w:r>
      <w:r w:rsidR="00B77ED9">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B17294">
        <w:rPr>
          <w:rFonts w:ascii="Arial" w:eastAsia="宋体" w:hAnsi="Arial" w:cs="Arial"/>
          <w:sz w:val="24"/>
          <w:szCs w:val="24"/>
        </w:rPr>
        <w:t>E</w:t>
      </w:r>
      <w:r w:rsidR="003C6021" w:rsidRPr="00FA4E9B">
        <w:rPr>
          <w:rFonts w:ascii="Arial" w:eastAsia="宋体" w:hAnsi="Arial" w:cs="Arial"/>
          <w:sz w:val="24"/>
          <w:szCs w:val="24"/>
        </w:rPr>
        <w:t>-</w:t>
      </w:r>
      <w:r w:rsidR="003C6021" w:rsidRPr="00B17294">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2" w:name="_Toc36939135"/>
      <w:r>
        <w:t>表</w:t>
      </w:r>
      <w:r>
        <w:t xml:space="preserve"> </w:t>
      </w:r>
      <w:fldSimple w:instr=" STYLEREF 1 \s ">
        <w:r>
          <w:rPr>
            <w:noProof/>
          </w:rPr>
          <w:t>3</w:t>
        </w:r>
      </w:fldSimple>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83" w:name="_Toc36642697"/>
      <w:bookmarkStart w:id="184" w:name="_Toc36643269"/>
      <w:bookmarkStart w:id="185" w:name="_Toc36732792"/>
      <w:bookmarkStart w:id="186" w:name="_Toc36939011"/>
      <w:r>
        <w:rPr>
          <w:rFonts w:hint="eastAsia"/>
        </w:rPr>
        <w:t>规则应用</w:t>
      </w:r>
      <w:r w:rsidR="00C020F6">
        <w:rPr>
          <w:rFonts w:hint="eastAsia"/>
        </w:rPr>
        <w:t>功能</w:t>
      </w:r>
      <w:bookmarkEnd w:id="183"/>
      <w:bookmarkEnd w:id="184"/>
      <w:bookmarkEnd w:id="185"/>
      <w:bookmarkEnd w:id="186"/>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62B0AE9C" w:rsidR="00F6611D" w:rsidRDefault="00FD189F" w:rsidP="00FD189F">
      <w:pPr>
        <w:pStyle w:val="af8"/>
        <w:rPr>
          <w:rFonts w:ascii="宋体" w:hAnsi="宋体"/>
          <w:szCs w:val="24"/>
        </w:rPr>
      </w:pPr>
      <w:bookmarkStart w:id="187" w:name="_Toc36736574"/>
      <w:bookmarkStart w:id="188" w:name="_Toc36940602"/>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6</w:t>
      </w:r>
      <w:r w:rsidR="004C6267">
        <w:fldChar w:fldCharType="end"/>
      </w:r>
      <w:r>
        <w:t xml:space="preserve">  </w:t>
      </w:r>
      <w:r w:rsidRPr="00C81FF1">
        <w:rPr>
          <w:rFonts w:hint="eastAsia"/>
        </w:rPr>
        <w:t>业务处理用例图</w:t>
      </w:r>
      <w:bookmarkEnd w:id="187"/>
      <w:bookmarkEnd w:id="188"/>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6F35186" w:rsidR="00D40E2A" w:rsidRDefault="00FD189F" w:rsidP="00FD189F">
      <w:pPr>
        <w:pStyle w:val="af8"/>
        <w:rPr>
          <w:rFonts w:ascii="宋体" w:hAnsi="宋体"/>
          <w:szCs w:val="24"/>
        </w:rPr>
      </w:pPr>
      <w:bookmarkStart w:id="189" w:name="_Toc36736575"/>
      <w:bookmarkStart w:id="190" w:name="_Toc36940603"/>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7</w:t>
      </w:r>
      <w:r w:rsidR="004C6267">
        <w:fldChar w:fldCharType="end"/>
      </w:r>
      <w:r>
        <w:t xml:space="preserve">  </w:t>
      </w:r>
      <w:r w:rsidRPr="00496CDC">
        <w:rPr>
          <w:rFonts w:hint="eastAsia"/>
        </w:rPr>
        <w:t>规则判定流程图</w:t>
      </w:r>
      <w:bookmarkEnd w:id="189"/>
      <w:bookmarkEnd w:id="190"/>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，并根据规则中配置的Action执行后续操作。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1" w:name="_Toc36736500"/>
      <w:bookmarkStart w:id="192" w:name="_Toc3693913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1"/>
      <w:bookmarkEnd w:id="19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B17294">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r w:rsidR="003152A3" w:rsidRPr="00B17294">
        <w:rPr>
          <w:rFonts w:ascii="Arial" w:eastAsia="宋体" w:hAnsi="Arial" w:hint="eastAsia"/>
          <w:sz w:val="24"/>
          <w:szCs w:val="24"/>
        </w:rPr>
        <w:t>drc</w:t>
      </w:r>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B17294">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机房还监听着</w:t>
      </w:r>
      <w:r w:rsidR="009878B4" w:rsidRPr="00B17294">
        <w:rPr>
          <w:rFonts w:ascii="Arial" w:eastAsia="宋体" w:hAnsi="Arial" w:hint="eastAsia"/>
          <w:sz w:val="24"/>
          <w:szCs w:val="24"/>
        </w:rPr>
        <w:t>B</w:t>
      </w:r>
      <w:r w:rsidR="009878B4">
        <w:rPr>
          <w:rFonts w:ascii="宋体" w:eastAsia="宋体" w:hAnsi="宋体" w:hint="eastAsia"/>
          <w:sz w:val="24"/>
          <w:szCs w:val="24"/>
        </w:rPr>
        <w:t>机房的</w:t>
      </w:r>
      <w:r w:rsidR="009878B4" w:rsidRPr="00B17294">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B17294">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3" w:name="_Toc36736501"/>
      <w:bookmarkStart w:id="194" w:name="_Toc36939137"/>
      <w:r>
        <w:lastRenderedPageBreak/>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3"/>
      <w:bookmarkEnd w:id="19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B17294">
              <w:rPr>
                <w:rFonts w:ascii="Arial" w:eastAsia="宋体" w:hAnsi="Arial" w:hint="eastAsia"/>
                <w:szCs w:val="21"/>
              </w:rPr>
              <w:t>d</w:t>
            </w:r>
            <w:r w:rsidR="00D5389C" w:rsidRPr="00B17294">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r w:rsidRPr="00B17294">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r w:rsidRPr="00B17294">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95" w:name="_Toc36939012"/>
      <w:r>
        <w:rPr>
          <w:rFonts w:hint="eastAsia"/>
        </w:rPr>
        <w:t>非功能需求</w:t>
      </w:r>
      <w:bookmarkEnd w:id="195"/>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9F02EA">
      <w:pPr>
        <w:pStyle w:val="2"/>
        <w:numPr>
          <w:ilvl w:val="1"/>
          <w:numId w:val="52"/>
        </w:numPr>
      </w:pPr>
      <w:bookmarkStart w:id="196" w:name="_Toc36642698"/>
      <w:bookmarkStart w:id="197" w:name="_Toc36643270"/>
      <w:bookmarkStart w:id="198" w:name="_Toc36732793"/>
      <w:bookmarkStart w:id="199" w:name="_Toc36939013"/>
      <w:bookmarkStart w:id="200" w:name="_Toc25947932"/>
      <w:r>
        <w:rPr>
          <w:rFonts w:hint="eastAsia"/>
        </w:rPr>
        <w:t>系统总体设计</w:t>
      </w:r>
      <w:bookmarkEnd w:id="196"/>
      <w:bookmarkEnd w:id="197"/>
      <w:bookmarkEnd w:id="198"/>
      <w:bookmarkEnd w:id="199"/>
    </w:p>
    <w:p w14:paraId="0D57067F" w14:textId="542DA4E9" w:rsidR="00C13A11" w:rsidRPr="00C13A11" w:rsidRDefault="00C13A11" w:rsidP="009F02EA">
      <w:pPr>
        <w:pStyle w:val="3"/>
        <w:numPr>
          <w:ilvl w:val="2"/>
          <w:numId w:val="52"/>
        </w:numPr>
      </w:pPr>
      <w:bookmarkStart w:id="201" w:name="_Toc36642699"/>
      <w:bookmarkStart w:id="202" w:name="_Toc36643271"/>
      <w:bookmarkStart w:id="203" w:name="_Toc36732794"/>
      <w:bookmarkStart w:id="204" w:name="_Toc36939014"/>
      <w:r>
        <w:rPr>
          <w:rFonts w:hint="eastAsia"/>
        </w:rPr>
        <w:t>规则设计</w:t>
      </w:r>
      <w:bookmarkEnd w:id="201"/>
      <w:bookmarkEnd w:id="202"/>
      <w:bookmarkEnd w:id="203"/>
      <w:bookmarkEnd w:id="204"/>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5" w:name="_Toc36736502"/>
      <w:bookmarkStart w:id="206" w:name="_Toc3693913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5"/>
      <w:bookmarkEnd w:id="206"/>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7" w:name="_Toc36736503"/>
      <w:bookmarkStart w:id="208" w:name="_Toc3693913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7"/>
      <w:bookmarkEnd w:id="208"/>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B17294">
              <w:rPr>
                <w:rFonts w:ascii="Arial" w:eastAsia="宋体" w:hAnsi="Arial" w:hint="eastAsia"/>
                <w:szCs w:val="21"/>
              </w:rPr>
              <w:t>i</w:t>
            </w:r>
            <w:r w:rsidR="00C13A11" w:rsidRPr="00B17294">
              <w:rPr>
                <w:rFonts w:ascii="Arial" w:eastAsia="宋体" w:hAnsi="Arial"/>
                <w:szCs w:val="21"/>
              </w:rPr>
              <w:t>phone</w:t>
            </w:r>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09" w:name="_Toc36736504"/>
      <w:bookmarkStart w:id="210" w:name="_Toc3693914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9"/>
      <w:bookmarkEnd w:id="210"/>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1" w:name="_Toc36736505"/>
      <w:bookmarkStart w:id="212" w:name="_Toc3693914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1"/>
      <w:bookmarkEnd w:id="212"/>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3" w:name="_Toc36736506"/>
      <w:bookmarkStart w:id="214" w:name="_Toc3693914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3"/>
      <w:bookmarkEnd w:id="214"/>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5" w:name="_Toc36736507"/>
      <w:bookmarkStart w:id="216" w:name="_Toc36939143"/>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5"/>
      <w:bookmarkEnd w:id="216"/>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B17294">
              <w:rPr>
                <w:rFonts w:ascii="Arial" w:eastAsia="宋体" w:hAnsi="Arial"/>
                <w:szCs w:val="21"/>
              </w:rPr>
              <w:lastRenderedPageBreak/>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7" w:name="_Toc36736508"/>
      <w:bookmarkStart w:id="218" w:name="_Toc36939144"/>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7"/>
      <w:bookmarkEnd w:id="21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19" w:name="_Toc36736509"/>
      <w:bookmarkStart w:id="220" w:name="_Toc36939145"/>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9"/>
      <w:bookmarkEnd w:id="22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B17294">
              <w:rPr>
                <w:rFonts w:ascii="Arial" w:eastAsia="宋体" w:hAnsi="Arial"/>
              </w:rPr>
              <w:t>Event</w:t>
            </w:r>
            <w:r w:rsidRPr="003F1175">
              <w:rPr>
                <w:rFonts w:ascii="Arial" w:eastAsia="宋体" w:hAnsi="Arial"/>
              </w:rPr>
              <w:t>_</w:t>
            </w:r>
            <w:r w:rsidRPr="00B17294">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B17294">
              <w:rPr>
                <w:rFonts w:ascii="Arial" w:eastAsia="宋体" w:hAnsi="Arial" w:hint="eastAsia"/>
              </w:rPr>
              <w:t>E</w:t>
            </w:r>
            <w:r w:rsidRPr="00B17294">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21" w:name="_Toc36642700"/>
      <w:bookmarkStart w:id="222" w:name="_Toc36643272"/>
      <w:bookmarkStart w:id="223" w:name="_Toc36732795"/>
      <w:bookmarkStart w:id="224" w:name="_Toc36939015"/>
      <w:r>
        <w:rPr>
          <w:rFonts w:hint="eastAsia"/>
        </w:rPr>
        <w:lastRenderedPageBreak/>
        <w:t>架构设计</w:t>
      </w:r>
      <w:bookmarkEnd w:id="221"/>
      <w:bookmarkEnd w:id="222"/>
      <w:bookmarkEnd w:id="223"/>
      <w:bookmarkEnd w:id="224"/>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072FC04B" w:rsidR="006D1D4B" w:rsidRDefault="006D1D4B" w:rsidP="006D1D4B">
      <w:pPr>
        <w:pStyle w:val="af8"/>
      </w:pPr>
      <w:bookmarkStart w:id="225" w:name="_Toc36736576"/>
      <w:bookmarkStart w:id="226" w:name="_Toc36940604"/>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8</w:t>
      </w:r>
      <w:r w:rsidR="004C6267">
        <w:fldChar w:fldCharType="end"/>
      </w:r>
      <w:r>
        <w:t xml:space="preserve">  </w:t>
      </w:r>
      <w:r>
        <w:rPr>
          <w:rFonts w:hint="eastAsia"/>
        </w:rPr>
        <w:t>系统架构图</w:t>
      </w:r>
      <w:bookmarkEnd w:id="225"/>
      <w:bookmarkEnd w:id="226"/>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w:t>
      </w:r>
      <w:r w:rsidR="007F0270">
        <w:rPr>
          <w:rFonts w:ascii="Arial" w:eastAsia="宋体" w:hAnsi="Arial"/>
          <w:sz w:val="24"/>
          <w:szCs w:val="24"/>
        </w:rPr>
        <w:t>QL</w:t>
      </w:r>
      <w:r w:rsidRPr="00A30DE7">
        <w:rPr>
          <w:rFonts w:ascii="宋体" w:eastAsia="宋体" w:hAnsi="宋体" w:hint="eastAsia"/>
          <w:sz w:val="24"/>
          <w:szCs w:val="24"/>
        </w:rPr>
        <w:t>数据接入和</w:t>
      </w:r>
      <w:r w:rsidRPr="00B17294">
        <w:rPr>
          <w:rFonts w:ascii="Arial" w:eastAsia="宋体" w:hAnsi="Arial" w:hint="eastAsia"/>
          <w:sz w:val="24"/>
          <w:szCs w:val="24"/>
        </w:rPr>
        <w:t>redis</w:t>
      </w:r>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r w:rsidRPr="00B17294">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B17294">
        <w:rPr>
          <w:rFonts w:ascii="Arial" w:eastAsia="宋体" w:hAnsi="Arial" w:hint="eastAsia"/>
          <w:sz w:val="24"/>
          <w:szCs w:val="24"/>
        </w:rPr>
        <w:t>MyS</w:t>
      </w:r>
      <w:r w:rsidR="00D762A0">
        <w:rPr>
          <w:rFonts w:ascii="Arial" w:eastAsia="宋体" w:hAnsi="Arial"/>
          <w:sz w:val="24"/>
          <w:szCs w:val="24"/>
        </w:rPr>
        <w:t>QL</w:t>
      </w:r>
      <w:r w:rsidR="006707DC">
        <w:rPr>
          <w:rFonts w:ascii="Arial" w:eastAsia="宋体" w:hAnsi="Arial" w:hint="eastAsia"/>
          <w:sz w:val="24"/>
          <w:szCs w:val="24"/>
        </w:rPr>
        <w:t>、配置中心</w:t>
      </w:r>
      <w:r w:rsidR="006707D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Pr="00B17294">
        <w:rPr>
          <w:rFonts w:ascii="Arial" w:eastAsia="宋体" w:hAnsi="Arial" w:hint="eastAsia"/>
          <w:sz w:val="24"/>
          <w:szCs w:val="24"/>
        </w:rPr>
        <w:lastRenderedPageBreak/>
        <w:t>Redis</w:t>
      </w:r>
      <w:r w:rsidRPr="00A30DE7">
        <w:rPr>
          <w:rFonts w:ascii="宋体" w:eastAsia="宋体" w:hAnsi="宋体" w:hint="eastAsia"/>
          <w:sz w:val="24"/>
          <w:szCs w:val="24"/>
        </w:rPr>
        <w:t>。</w:t>
      </w:r>
      <w:r w:rsidRPr="00B17294">
        <w:rPr>
          <w:rFonts w:ascii="Arial" w:eastAsia="宋体" w:hAnsi="Arial" w:hint="eastAsia"/>
          <w:sz w:val="24"/>
          <w:szCs w:val="24"/>
        </w:rPr>
        <w:t>My</w:t>
      </w:r>
      <w:r w:rsidR="00AC4D1A">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w:t>
      </w:r>
      <w:r w:rsidR="00AC4D1A">
        <w:rPr>
          <w:rFonts w:ascii="Arial" w:eastAsia="宋体" w:hAnsi="Arial"/>
          <w:sz w:val="24"/>
          <w:szCs w:val="24"/>
        </w:rPr>
        <w:t>SQL</w:t>
      </w:r>
      <w:r w:rsidRPr="00A30DE7">
        <w:rPr>
          <w:rFonts w:ascii="宋体" w:eastAsia="宋体" w:hAnsi="宋体" w:hint="eastAsia"/>
          <w:sz w:val="24"/>
          <w:szCs w:val="24"/>
        </w:rPr>
        <w:t>的访问压力。</w:t>
      </w:r>
      <w:r w:rsidR="00B304EC" w:rsidRPr="00B304E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419FB">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B17294">
        <w:rPr>
          <w:rFonts w:ascii="Arial" w:eastAsia="宋体" w:hAnsi="Arial" w:hint="eastAsia"/>
          <w:sz w:val="24"/>
          <w:szCs w:val="24"/>
        </w:rPr>
        <w:t>RabbitM</w:t>
      </w:r>
      <w:r w:rsidR="000773EE">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B17294">
        <w:rPr>
          <w:rFonts w:ascii="Arial" w:eastAsia="宋体" w:hAnsi="Arial" w:hint="eastAsia"/>
          <w:sz w:val="24"/>
          <w:szCs w:val="24"/>
        </w:rPr>
        <w:t>RabbitM</w:t>
      </w:r>
      <w:r w:rsidR="000773EE">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27" w:name="_Toc36642701"/>
      <w:bookmarkStart w:id="228" w:name="_Toc36643273"/>
      <w:bookmarkStart w:id="229" w:name="_Toc36732796"/>
      <w:bookmarkStart w:id="230" w:name="_Toc36939016"/>
      <w:r>
        <w:rPr>
          <w:rFonts w:hint="eastAsia"/>
        </w:rPr>
        <w:t>功能组成设计</w:t>
      </w:r>
      <w:bookmarkEnd w:id="227"/>
      <w:bookmarkEnd w:id="228"/>
      <w:bookmarkEnd w:id="229"/>
      <w:bookmarkEnd w:id="230"/>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099A8FEC" w:rsidR="00842122" w:rsidRDefault="00FD189F" w:rsidP="00FD189F">
      <w:pPr>
        <w:pStyle w:val="af8"/>
      </w:pPr>
      <w:bookmarkStart w:id="231" w:name="_Toc36736577"/>
      <w:bookmarkStart w:id="232" w:name="_Toc36940605"/>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9</w:t>
      </w:r>
      <w:r w:rsidR="004C6267">
        <w:fldChar w:fldCharType="end"/>
      </w:r>
      <w:r>
        <w:t xml:space="preserve">  </w:t>
      </w:r>
      <w:r w:rsidRPr="009C2FBA">
        <w:rPr>
          <w:rFonts w:hint="eastAsia"/>
        </w:rPr>
        <w:t>系统功能模块图</w:t>
      </w:r>
      <w:bookmarkEnd w:id="231"/>
      <w:bookmarkEnd w:id="232"/>
    </w:p>
    <w:p w14:paraId="6AD0F793" w14:textId="563A79C9" w:rsidR="00C57D6E" w:rsidRDefault="00364676" w:rsidP="009F02EA">
      <w:pPr>
        <w:pStyle w:val="3"/>
        <w:numPr>
          <w:ilvl w:val="2"/>
          <w:numId w:val="52"/>
        </w:numPr>
      </w:pPr>
      <w:bookmarkStart w:id="233" w:name="_Toc36642702"/>
      <w:bookmarkStart w:id="234" w:name="_Toc36643274"/>
      <w:bookmarkStart w:id="235" w:name="_Toc36732797"/>
      <w:bookmarkStart w:id="236" w:name="_Toc36939017"/>
      <w:r>
        <w:rPr>
          <w:rFonts w:hint="eastAsia"/>
        </w:rPr>
        <w:lastRenderedPageBreak/>
        <w:t>部署</w:t>
      </w:r>
      <w:r w:rsidR="00842122">
        <w:rPr>
          <w:rFonts w:hint="eastAsia"/>
        </w:rPr>
        <w:t>设计</w:t>
      </w:r>
      <w:bookmarkEnd w:id="233"/>
      <w:bookmarkEnd w:id="234"/>
      <w:bookmarkEnd w:id="235"/>
      <w:bookmarkEnd w:id="236"/>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465D2149" w:rsidR="00BE4C33" w:rsidRDefault="00FD189F" w:rsidP="00FD189F">
      <w:pPr>
        <w:pStyle w:val="af8"/>
      </w:pPr>
      <w:bookmarkStart w:id="237" w:name="_Toc36736578"/>
      <w:bookmarkStart w:id="238" w:name="_Toc36940606"/>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10</w:t>
      </w:r>
      <w:r w:rsidR="004C6267">
        <w:fldChar w:fldCharType="end"/>
      </w:r>
      <w:r>
        <w:t xml:space="preserve">  </w:t>
      </w:r>
      <w:r w:rsidRPr="008943DF">
        <w:rPr>
          <w:rFonts w:hint="eastAsia"/>
        </w:rPr>
        <w:t>部署设计</w:t>
      </w:r>
      <w:bookmarkEnd w:id="237"/>
      <w:bookmarkEnd w:id="238"/>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B17294">
        <w:rPr>
          <w:rFonts w:ascii="Arial" w:eastAsia="宋体" w:hAnsi="Arial" w:hint="eastAsia"/>
          <w:sz w:val="24"/>
          <w:szCs w:val="24"/>
        </w:rPr>
        <w:t>kubernetes</w:t>
      </w:r>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r w:rsidR="00FB1498" w:rsidRPr="00B17294">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B17294">
        <w:rPr>
          <w:rFonts w:ascii="Arial" w:eastAsia="宋体" w:hAnsi="Arial" w:hint="eastAsia"/>
          <w:sz w:val="24"/>
          <w:szCs w:val="24"/>
        </w:rPr>
        <w:t>kubernetes</w:t>
      </w:r>
      <w:r w:rsidR="00D003B1">
        <w:rPr>
          <w:rFonts w:ascii="宋体" w:eastAsia="宋体" w:hAnsi="宋体" w:hint="eastAsia"/>
          <w:sz w:val="24"/>
          <w:szCs w:val="24"/>
        </w:rPr>
        <w:t>，</w:t>
      </w:r>
      <w:r w:rsidR="0087297E" w:rsidRPr="00B17294">
        <w:rPr>
          <w:rFonts w:ascii="Arial" w:eastAsia="宋体" w:hAnsi="Arial" w:hint="eastAsia"/>
          <w:sz w:val="24"/>
          <w:szCs w:val="24"/>
        </w:rPr>
        <w:t>kubernetes</w:t>
      </w:r>
      <w:r w:rsidR="0087297E">
        <w:rPr>
          <w:rFonts w:ascii="宋体" w:eastAsia="宋体" w:hAnsi="宋体" w:hint="eastAsia"/>
          <w:sz w:val="24"/>
          <w:szCs w:val="24"/>
        </w:rPr>
        <w:t>可以</w:t>
      </w:r>
      <w:r w:rsidR="0087297E">
        <w:rPr>
          <w:rFonts w:ascii="宋体" w:eastAsia="宋体" w:hAnsi="宋体" w:hint="eastAsia"/>
          <w:sz w:val="24"/>
          <w:szCs w:val="24"/>
        </w:rPr>
        <w:lastRenderedPageBreak/>
        <w:t>对容器化的应用进行自动部署、扩容、管理、灰度升级等。</w:t>
      </w:r>
    </w:p>
    <w:p w14:paraId="79D6CC4B" w14:textId="216096DD" w:rsidR="00B5567C" w:rsidRPr="00A30DE7" w:rsidRDefault="0071278D" w:rsidP="00013980">
      <w:pPr>
        <w:spacing w:line="360" w:lineRule="auto"/>
        <w:ind w:firstLineChars="200" w:firstLine="480"/>
        <w:rPr>
          <w:ins w:id="23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02BA0422" w:rsidR="004C6632" w:rsidRDefault="004C6632" w:rsidP="009F02EA">
      <w:pPr>
        <w:pStyle w:val="2"/>
        <w:numPr>
          <w:ilvl w:val="1"/>
          <w:numId w:val="52"/>
        </w:numPr>
      </w:pPr>
      <w:bookmarkStart w:id="240" w:name="_Toc36642703"/>
      <w:bookmarkStart w:id="241" w:name="_Toc36643275"/>
      <w:bookmarkStart w:id="242" w:name="_Toc36732798"/>
      <w:bookmarkStart w:id="243" w:name="_Toc36939018"/>
      <w:r>
        <w:rPr>
          <w:rFonts w:hint="eastAsia"/>
        </w:rPr>
        <w:t>数据库设计</w:t>
      </w:r>
      <w:bookmarkEnd w:id="200"/>
      <w:bookmarkEnd w:id="240"/>
      <w:bookmarkEnd w:id="241"/>
      <w:bookmarkEnd w:id="242"/>
      <w:bookmarkEnd w:id="243"/>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表负责存储操作人员信息，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r w:rsidR="00505364">
        <w:rPr>
          <w:rFonts w:ascii="宋体" w:eastAsia="宋体" w:hAnsi="宋体" w:hint="eastAsia"/>
          <w:sz w:val="24"/>
          <w:szCs w:val="24"/>
        </w:rPr>
        <w:t>和</w:t>
      </w:r>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22D73C5B" w:rsidR="00141995" w:rsidRDefault="00FD189F" w:rsidP="00FD189F">
      <w:pPr>
        <w:pStyle w:val="af8"/>
      </w:pPr>
      <w:bookmarkStart w:id="244" w:name="_Toc36736579"/>
      <w:bookmarkStart w:id="245" w:name="_Toc36940607"/>
      <w:r>
        <w:t>图</w:t>
      </w:r>
      <w:r>
        <w:t xml:space="preserve"> </w:t>
      </w:r>
      <w:fldSimple w:instr=" STYLEREF 1 \s ">
        <w:r w:rsidR="004C6267">
          <w:rPr>
            <w:noProof/>
          </w:rPr>
          <w:t>3</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11</w:t>
      </w:r>
      <w:r w:rsidR="004C6267">
        <w:fldChar w:fldCharType="end"/>
      </w:r>
      <w:r>
        <w:t xml:space="preserve">  </w:t>
      </w:r>
      <w:r w:rsidRPr="00781D20">
        <w:rPr>
          <w:rFonts w:hint="eastAsia"/>
        </w:rPr>
        <w:t>实体关系图</w:t>
      </w:r>
      <w:bookmarkEnd w:id="244"/>
      <w:bookmarkEnd w:id="245"/>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6" w:name="_Toc36736510"/>
      <w:bookmarkStart w:id="247" w:name="_Toc36939146"/>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6"/>
      <w:bookmarkEnd w:id="247"/>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8" w:name="OLE_LINK11"/>
            <w:bookmarkStart w:id="249" w:name="OLE_LINK12"/>
            <w:r>
              <w:rPr>
                <w:rFonts w:ascii="宋体" w:eastAsia="宋体" w:hAnsi="宋体" w:hint="eastAsia"/>
              </w:rPr>
              <w:t>否</w:t>
            </w:r>
            <w:bookmarkEnd w:id="248"/>
            <w:bookmarkEnd w:id="249"/>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0" w:name="_Toc36736511"/>
      <w:bookmarkStart w:id="251" w:name="_Toc36939147"/>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B17294">
        <w:t>rule</w:t>
      </w:r>
      <w:r w:rsidRPr="003F1175">
        <w:t>_</w:t>
      </w:r>
      <w:r w:rsidRPr="00B17294">
        <w:t>draft</w:t>
      </w:r>
      <w:r w:rsidRPr="00891CED">
        <w:t>表结构</w:t>
      </w:r>
      <w:bookmarkEnd w:id="250"/>
      <w:bookmarkEnd w:id="251"/>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2" w:name="OLE_LINK6"/>
      <w:bookmarkStart w:id="253" w:name="OLE_LINK7"/>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2"/>
      <w:bookmarkEnd w:id="253"/>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加索引。</w:t>
      </w:r>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4" w:name="_Toc36736512"/>
      <w:bookmarkStart w:id="255" w:name="_Toc36939148"/>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B17294">
        <w:t>rule</w:t>
      </w:r>
      <w:r w:rsidRPr="003F1175">
        <w:t>_</w:t>
      </w:r>
      <w:r w:rsidRPr="00B17294">
        <w:t>hit</w:t>
      </w:r>
      <w:r w:rsidRPr="00676B16">
        <w:t>表结构</w:t>
      </w:r>
      <w:bookmarkEnd w:id="254"/>
      <w:bookmarkEnd w:id="255"/>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存储订单未命中规则记录。</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r w:rsidR="00D92665" w:rsidRPr="001244DA">
        <w:rPr>
          <w:rFonts w:ascii="宋体" w:eastAsia="宋体" w:hAnsi="宋体" w:hint="eastAsia"/>
          <w:kern w:val="0"/>
          <w:sz w:val="24"/>
          <w:szCs w:val="24"/>
        </w:rPr>
        <w:t>表类似的是，</w:t>
      </w:r>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为高频查询关键字，因此需要对</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加索引。</w:t>
      </w:r>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6" w:name="_Toc36736513"/>
      <w:bookmarkStart w:id="257" w:name="_Toc36939149"/>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B17294">
        <w:t>rule</w:t>
      </w:r>
      <w:r w:rsidRPr="003F1175">
        <w:t>_</w:t>
      </w:r>
      <w:r w:rsidRPr="00B17294">
        <w:t>not</w:t>
      </w:r>
      <w:r w:rsidRPr="003F1175">
        <w:t>_</w:t>
      </w:r>
      <w:r w:rsidRPr="00B17294">
        <w:t>hit</w:t>
      </w:r>
      <w:r w:rsidRPr="00663F21">
        <w:t>表结构</w:t>
      </w:r>
      <w:bookmarkEnd w:id="256"/>
      <w:bookmarkEnd w:id="257"/>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B17294">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8" w:name="_Toc36736514"/>
      <w:bookmarkStart w:id="259" w:name="_Toc36939150"/>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B17294">
        <w:t>action</w:t>
      </w:r>
      <w:r w:rsidRPr="003F1175">
        <w:t>_</w:t>
      </w:r>
      <w:r w:rsidRPr="00B17294">
        <w:t>execute</w:t>
      </w:r>
      <w:r w:rsidRPr="00641405">
        <w:t>表结构</w:t>
      </w:r>
      <w:bookmarkEnd w:id="258"/>
      <w:bookmarkEnd w:id="259"/>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0" w:name="OLE_LINK8"/>
      <w:bookmarkStart w:id="261" w:name="OLE_LINK9"/>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0"/>
      <w:bookmarkEnd w:id="261"/>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2" w:name="_Toc36736515"/>
      <w:bookmarkStart w:id="263" w:name="_Toc36939151"/>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B17294">
        <w:t>operate</w:t>
      </w:r>
      <w:r w:rsidRPr="003F1175">
        <w:t>_</w:t>
      </w:r>
      <w:r w:rsidRPr="00B17294">
        <w:t>record</w:t>
      </w:r>
      <w:r w:rsidRPr="00130B38">
        <w:t>表结构</w:t>
      </w:r>
      <w:bookmarkEnd w:id="262"/>
      <w:bookmarkEnd w:id="263"/>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w:t>
      </w:r>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4" w:name="_Toc36736516"/>
      <w:bookmarkStart w:id="265" w:name="_Toc36939152"/>
      <w:r>
        <w:t>表</w:t>
      </w:r>
      <w:r>
        <w:t xml:space="preserve"> </w:t>
      </w:r>
      <w:fldSimple w:instr=" STYLEREF 1 \s ">
        <w:r w:rsidR="00F23117">
          <w:rPr>
            <w:noProof/>
          </w:rPr>
          <w:t>3</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4"/>
      <w:bookmarkEnd w:id="265"/>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6" w:name="OLE_LINK10"/>
            <w:r w:rsidRPr="00B17294">
              <w:rPr>
                <w:rFonts w:ascii="Arial" w:eastAsia="宋体" w:hAnsi="Arial"/>
              </w:rPr>
              <w:t>A</w:t>
            </w:r>
            <w:r w:rsidRPr="00B17294">
              <w:rPr>
                <w:rFonts w:ascii="Arial" w:eastAsia="宋体" w:hAnsi="Arial" w:hint="eastAsia"/>
              </w:rPr>
              <w:t>uthority</w:t>
            </w:r>
            <w:bookmarkEnd w:id="266"/>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9F02EA">
      <w:pPr>
        <w:pStyle w:val="2"/>
        <w:numPr>
          <w:ilvl w:val="1"/>
          <w:numId w:val="52"/>
        </w:numPr>
      </w:pPr>
      <w:bookmarkStart w:id="267" w:name="_Toc25947933"/>
      <w:bookmarkStart w:id="268" w:name="_Toc36642704"/>
      <w:bookmarkStart w:id="269" w:name="_Toc36643276"/>
      <w:bookmarkStart w:id="270" w:name="_Toc36732799"/>
      <w:bookmarkStart w:id="271" w:name="_Toc36939019"/>
      <w:r>
        <w:rPr>
          <w:rFonts w:hint="eastAsia"/>
        </w:rPr>
        <w:t>本章小结</w:t>
      </w:r>
      <w:bookmarkEnd w:id="267"/>
      <w:bookmarkEnd w:id="268"/>
      <w:bookmarkEnd w:id="269"/>
      <w:bookmarkEnd w:id="270"/>
      <w:bookmarkEnd w:id="271"/>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9F02EA">
      <w:pPr>
        <w:pStyle w:val="1"/>
        <w:numPr>
          <w:ilvl w:val="0"/>
          <w:numId w:val="52"/>
        </w:numPr>
      </w:pPr>
      <w:bookmarkStart w:id="272" w:name="_Toc25947934"/>
      <w:bookmarkStart w:id="273" w:name="_Toc36642705"/>
      <w:bookmarkStart w:id="274" w:name="_Toc36643277"/>
      <w:bookmarkStart w:id="275" w:name="_Toc36732800"/>
      <w:bookmarkStart w:id="276" w:name="_Toc36939020"/>
      <w:r>
        <w:rPr>
          <w:rFonts w:hint="eastAsia"/>
        </w:rPr>
        <w:lastRenderedPageBreak/>
        <w:t>履约超时管理平台的</w:t>
      </w:r>
      <w:r w:rsidR="008C1387">
        <w:rPr>
          <w:rFonts w:hint="eastAsia"/>
        </w:rPr>
        <w:t>实现</w:t>
      </w:r>
      <w:bookmarkEnd w:id="272"/>
      <w:bookmarkEnd w:id="273"/>
      <w:bookmarkEnd w:id="274"/>
      <w:bookmarkEnd w:id="275"/>
      <w:bookmarkEnd w:id="276"/>
    </w:p>
    <w:p w14:paraId="3686FD86" w14:textId="11BF5245" w:rsidR="004C6632" w:rsidRDefault="00CB77F8" w:rsidP="009F02EA">
      <w:pPr>
        <w:pStyle w:val="2"/>
        <w:numPr>
          <w:ilvl w:val="1"/>
          <w:numId w:val="52"/>
        </w:numPr>
      </w:pPr>
      <w:bookmarkStart w:id="277" w:name="_Toc25947935"/>
      <w:bookmarkStart w:id="278" w:name="_Toc36642706"/>
      <w:bookmarkStart w:id="279" w:name="_Toc36643278"/>
      <w:bookmarkStart w:id="280" w:name="_Toc36732801"/>
      <w:bookmarkStart w:id="281" w:name="_Toc36939021"/>
      <w:r>
        <w:rPr>
          <w:rFonts w:hint="eastAsia"/>
        </w:rPr>
        <w:t>规则管理模块</w:t>
      </w:r>
      <w:bookmarkEnd w:id="277"/>
      <w:bookmarkEnd w:id="278"/>
      <w:bookmarkEnd w:id="279"/>
      <w:bookmarkEnd w:id="280"/>
      <w:bookmarkEnd w:id="281"/>
    </w:p>
    <w:p w14:paraId="4F7623B3" w14:textId="01F154AE" w:rsidR="008C6569" w:rsidRPr="008C6569" w:rsidRDefault="00D14EEE" w:rsidP="009F02EA">
      <w:pPr>
        <w:pStyle w:val="3"/>
        <w:numPr>
          <w:ilvl w:val="2"/>
          <w:numId w:val="52"/>
        </w:numPr>
      </w:pPr>
      <w:bookmarkStart w:id="282" w:name="_Toc36642707"/>
      <w:bookmarkStart w:id="283" w:name="_Toc36643279"/>
      <w:bookmarkStart w:id="284" w:name="_Toc36732802"/>
      <w:bookmarkStart w:id="285" w:name="_Toc36939022"/>
      <w:r>
        <w:rPr>
          <w:rFonts w:hint="eastAsia"/>
        </w:rPr>
        <w:t>规则管理模块详细设计</w:t>
      </w:r>
      <w:bookmarkEnd w:id="282"/>
      <w:bookmarkEnd w:id="283"/>
      <w:bookmarkEnd w:id="284"/>
      <w:bookmarkEnd w:id="285"/>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3DCDA2AF" w:rsidR="00847C86" w:rsidRDefault="00FD189F" w:rsidP="00FD189F">
      <w:pPr>
        <w:pStyle w:val="af8"/>
        <w:rPr>
          <w:rFonts w:ascii="宋体" w:hAnsi="宋体"/>
          <w:szCs w:val="24"/>
        </w:rPr>
      </w:pPr>
      <w:bookmarkStart w:id="286" w:name="_Toc36736580"/>
      <w:bookmarkStart w:id="287" w:name="_Toc36940608"/>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w:t>
      </w:r>
      <w:r w:rsidR="004C6267">
        <w:fldChar w:fldCharType="end"/>
      </w:r>
      <w:r>
        <w:t xml:space="preserve">  </w:t>
      </w:r>
      <w:r w:rsidRPr="00571A0B">
        <w:rPr>
          <w:rFonts w:hint="eastAsia"/>
        </w:rPr>
        <w:t>规则管理类图</w:t>
      </w:r>
      <w:bookmarkEnd w:id="286"/>
      <w:bookmarkEnd w:id="287"/>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B17294">
        <w:rPr>
          <w:rFonts w:ascii="Arial" w:eastAsia="宋体" w:hAnsi="Arial"/>
          <w:sz w:val="24"/>
          <w:szCs w:val="24"/>
        </w:rPr>
        <w:t>RuleManageServiceImpl</w:t>
      </w:r>
      <w:r w:rsidR="004B6341">
        <w:rPr>
          <w:rFonts w:ascii="宋体" w:eastAsia="宋体" w:hAnsi="宋体" w:hint="eastAsia"/>
          <w:sz w:val="24"/>
          <w:szCs w:val="24"/>
        </w:rPr>
        <w:t>实现了</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接口和</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B17294">
        <w:rPr>
          <w:rFonts w:ascii="Arial" w:eastAsia="宋体" w:hAnsi="Arial" w:hint="eastAsia"/>
          <w:sz w:val="24"/>
          <w:szCs w:val="24"/>
        </w:rPr>
        <w:t>Cache</w:t>
      </w:r>
      <w:r w:rsidR="004B6341" w:rsidRPr="00B17294">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r w:rsidR="003505C4">
        <w:rPr>
          <w:rFonts w:ascii="宋体" w:eastAsia="宋体" w:hAnsi="宋体" w:hint="eastAsia"/>
          <w:sz w:val="24"/>
          <w:szCs w:val="24"/>
        </w:rPr>
        <w:t>负责获取订单信息。</w:t>
      </w:r>
      <w:r w:rsidR="003505C4" w:rsidRPr="00B17294">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9F02EA">
      <w:pPr>
        <w:pStyle w:val="3"/>
        <w:numPr>
          <w:ilvl w:val="2"/>
          <w:numId w:val="52"/>
        </w:numPr>
      </w:pPr>
      <w:bookmarkStart w:id="288" w:name="_Toc36732803"/>
      <w:bookmarkStart w:id="289" w:name="_Toc36939023"/>
      <w:r>
        <w:rPr>
          <w:rFonts w:hint="eastAsia"/>
        </w:rPr>
        <w:lastRenderedPageBreak/>
        <w:t>规则操作功能实现</w:t>
      </w:r>
      <w:bookmarkEnd w:id="288"/>
      <w:bookmarkEnd w:id="289"/>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B17294">
        <w:rPr>
          <w:rFonts w:ascii="Arial" w:eastAsia="宋体" w:hAnsi="Arial" w:hint="eastAsia"/>
          <w:sz w:val="24"/>
          <w:szCs w:val="24"/>
        </w:rPr>
        <w:t>Cache</w:t>
      </w:r>
      <w:r w:rsidR="007043A0" w:rsidRPr="00B17294">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B17294">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r w:rsidR="00461394" w:rsidRPr="00CB77F8">
        <w:rPr>
          <w:rFonts w:ascii="宋体" w:eastAsia="宋体" w:hAnsi="宋体" w:hint="eastAsia"/>
          <w:sz w:val="24"/>
          <w:szCs w:val="24"/>
        </w:rPr>
        <w:t>、</w:t>
      </w:r>
      <w:bookmarkStart w:id="290" w:name="_Hlk36331730"/>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0"/>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B17294">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549D0303" w:rsidR="00063B9A" w:rsidRDefault="00FD189F" w:rsidP="00FD189F">
      <w:pPr>
        <w:pStyle w:val="af8"/>
        <w:rPr>
          <w:rFonts w:ascii="宋体" w:hAnsi="宋体"/>
          <w:szCs w:val="24"/>
        </w:rPr>
      </w:pPr>
      <w:bookmarkStart w:id="291" w:name="_Toc36736581"/>
      <w:bookmarkStart w:id="292" w:name="_Toc36940609"/>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w:t>
      </w:r>
      <w:r w:rsidR="004C6267">
        <w:fldChar w:fldCharType="end"/>
      </w:r>
      <w:r>
        <w:t xml:space="preserve">  </w:t>
      </w:r>
      <w:r w:rsidRPr="00A8517D">
        <w:rPr>
          <w:rFonts w:hint="eastAsia"/>
        </w:rPr>
        <w:t>规则操作时序图</w:t>
      </w:r>
      <w:bookmarkEnd w:id="291"/>
      <w:bookmarkEnd w:id="292"/>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B17294">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B17294">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B17294">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B17294">
        <w:rPr>
          <w:rFonts w:ascii="Arial" w:eastAsia="宋体" w:hAnsi="Arial"/>
          <w:sz w:val="24"/>
          <w:szCs w:val="24"/>
        </w:rPr>
        <w:t>syncRunnerService</w:t>
      </w:r>
      <w:r w:rsidR="00E76F44">
        <w:rPr>
          <w:rFonts w:ascii="宋体" w:eastAsia="宋体" w:hAnsi="宋体" w:hint="eastAsia"/>
          <w:sz w:val="24"/>
          <w:szCs w:val="24"/>
        </w:rPr>
        <w:t>的</w:t>
      </w:r>
      <w:r w:rsidR="008A7B1A" w:rsidRPr="00B17294">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r w:rsidRPr="00B17294">
        <w:rPr>
          <w:rFonts w:ascii="Arial" w:eastAsia="宋体" w:hAnsi="Arial" w:hint="eastAsia"/>
          <w:sz w:val="24"/>
          <w:szCs w:val="24"/>
        </w:rPr>
        <w:t>get</w:t>
      </w:r>
      <w:r w:rsidRPr="00B17294">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r w:rsidR="00F65A17" w:rsidRPr="00B17294">
        <w:rPr>
          <w:rFonts w:ascii="Arial" w:eastAsia="宋体" w:hAnsi="Arial" w:hint="eastAsia"/>
          <w:sz w:val="24"/>
          <w:szCs w:val="24"/>
        </w:rPr>
        <w:t>get</w:t>
      </w:r>
      <w:r w:rsidR="00F65A17" w:rsidRPr="00B17294">
        <w:rPr>
          <w:rFonts w:ascii="Arial" w:eastAsia="宋体" w:hAnsi="Arial"/>
          <w:sz w:val="24"/>
          <w:szCs w:val="24"/>
        </w:rPr>
        <w:t>Rules</w:t>
      </w:r>
      <w:r w:rsidR="00F65A17">
        <w:rPr>
          <w:rFonts w:ascii="宋体" w:eastAsia="宋体" w:hAnsi="宋体" w:hint="eastAsia"/>
          <w:sz w:val="24"/>
          <w:szCs w:val="24"/>
        </w:rPr>
        <w:t>方法中调用</w:t>
      </w:r>
      <w:r w:rsidR="00F65A17" w:rsidRPr="00B17294">
        <w:rPr>
          <w:rFonts w:ascii="Arial" w:eastAsia="宋体" w:hAnsi="Arial" w:hint="eastAsia"/>
          <w:sz w:val="24"/>
          <w:szCs w:val="24"/>
        </w:rPr>
        <w:t>CacheUtils</w:t>
      </w:r>
      <w:r w:rsidR="00F65A17">
        <w:rPr>
          <w:rFonts w:ascii="宋体" w:eastAsia="宋体" w:hAnsi="宋体" w:hint="eastAsia"/>
          <w:sz w:val="24"/>
          <w:szCs w:val="24"/>
        </w:rPr>
        <w:t>的</w:t>
      </w:r>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B17294">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1F7C42">
              <w:rPr>
                <w:rFonts w:ascii="Arial" w:eastAsia="宋体" w:hAnsi="Arial"/>
                <w:szCs w:val="21"/>
              </w:rPr>
              <w:t>public Boolean createConfig(RuleContent ruleContent){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validate(ruleContent);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syncRunnerService.syncCreateApplyWithExtend(ruleContent);//3.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String JsonStr JSONObject.fromObject(ruleContent).toString();</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boolean result = sceneRuleDraftDao.inset(JsonStr);</w:t>
            </w:r>
          </w:p>
          <w:p w14:paraId="31602D30" w14:textId="13EAFB79" w:rsidR="001F7C42" w:rsidRPr="001F7C42" w:rsidRDefault="001F7C42" w:rsidP="00956457">
            <w:pPr>
              <w:ind w:firstLine="420"/>
              <w:rPr>
                <w:rFonts w:ascii="Arial" w:eastAsia="宋体" w:hAnsi="Arial"/>
                <w:szCs w:val="21"/>
              </w:rPr>
            </w:pPr>
            <w:r w:rsidRPr="001F7C42">
              <w:rPr>
                <w:rFonts w:ascii="Arial" w:eastAsia="宋体" w:hAnsi="Arial"/>
                <w:szCs w:val="21"/>
              </w:rPr>
              <w:t>return result;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1F7C42">
              <w:rPr>
                <w:rFonts w:ascii="Arial" w:eastAsia="宋体" w:hAnsi="Arial"/>
                <w:szCs w:val="21"/>
              </w:rPr>
              <w:t>public Response&lt;List&lt;SceneRuleDTO&gt;&gt; getRules(RuleQuery ruleQuery){</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validate(ruleQuery); // 1. </w:t>
            </w:r>
            <w:r w:rsidRPr="001F7C42">
              <w:rPr>
                <w:rFonts w:ascii="Arial" w:eastAsia="宋体" w:hAnsi="Arial"/>
                <w:szCs w:val="21"/>
              </w:rPr>
              <w:t>校验参数</w:t>
            </w:r>
          </w:p>
          <w:p w14:paraId="779589B5"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List&lt;SceneRulePO&gt; rulePOList = sceneRuleDao.get(ruleQuery);// </w:t>
            </w:r>
            <w:r w:rsidRPr="001F7C42">
              <w:rPr>
                <w:rFonts w:ascii="Arial" w:eastAsia="宋体" w:hAnsi="Arial"/>
                <w:szCs w:val="21"/>
              </w:rPr>
              <w:t>获取数据</w:t>
            </w:r>
          </w:p>
          <w:p w14:paraId="3ED0D093"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Pr="001F7C42">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CacheUtils.cacheRules(rulePOList);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1F7C42">
              <w:rPr>
                <w:rFonts w:ascii="Arial" w:eastAsia="宋体" w:hAnsi="Arial"/>
                <w:szCs w:val="21"/>
              </w:rPr>
              <w:t>po</w:t>
            </w:r>
            <w:r w:rsidRPr="001F7C42">
              <w:rPr>
                <w:rFonts w:ascii="Arial" w:eastAsia="宋体" w:hAnsi="Arial"/>
                <w:szCs w:val="21"/>
              </w:rPr>
              <w:t>转换成</w:t>
            </w:r>
            <w:r w:rsidRPr="001F7C42">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List&lt;SceneRuleDTO&gt; ruleDTOList = transfer(rulePOList);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return Response.SUCCESS(ruleDTOList);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38F8F1AC" w:rsidR="00FD189F" w:rsidRDefault="00FD189F">
      <w:pPr>
        <w:pStyle w:val="af8"/>
      </w:pPr>
      <w:bookmarkStart w:id="293" w:name="_Toc36736582"/>
      <w:bookmarkStart w:id="294" w:name="_Toc36940610"/>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3</w:t>
      </w:r>
      <w:r w:rsidR="004C6267">
        <w:fldChar w:fldCharType="end"/>
      </w:r>
      <w:r>
        <w:t xml:space="preserve">  </w:t>
      </w:r>
      <w:r w:rsidRPr="00040E1D">
        <w:rPr>
          <w:rFonts w:hint="eastAsia"/>
        </w:rPr>
        <w:t>新增规则实现</w:t>
      </w:r>
      <w:bookmarkEnd w:id="293"/>
      <w:bookmarkEnd w:id="294"/>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3917FCF0" w:rsidR="00FD189F" w:rsidRPr="00B41017" w:rsidRDefault="004C6267" w:rsidP="004C6267">
      <w:pPr>
        <w:pStyle w:val="af8"/>
        <w:rPr>
          <w:rFonts w:ascii="宋体" w:hAnsi="宋体"/>
          <w:szCs w:val="24"/>
        </w:rPr>
      </w:pPr>
      <w:bookmarkStart w:id="295" w:name="_Toc36940611"/>
      <w:r>
        <w:t>图</w:t>
      </w:r>
      <w:r>
        <w:t xml:space="preserve"> </w:t>
      </w:r>
      <w:fldSimple w:instr=" STYLEREF 1 \s ">
        <w:r>
          <w:rPr>
            <w:noProof/>
          </w:rPr>
          <w:t>4</w:t>
        </w:r>
      </w:fldSimple>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sidRPr="0042628E">
        <w:rPr>
          <w:rFonts w:hint="eastAsia"/>
        </w:rPr>
        <w:t>规则配置详情页面</w:t>
      </w:r>
      <w:bookmarkEnd w:id="295"/>
    </w:p>
    <w:p w14:paraId="7BB85171" w14:textId="690BCAA8" w:rsidR="00BD2023" w:rsidRDefault="001F7239" w:rsidP="009F02EA">
      <w:pPr>
        <w:pStyle w:val="3"/>
        <w:numPr>
          <w:ilvl w:val="2"/>
          <w:numId w:val="52"/>
        </w:numPr>
      </w:pPr>
      <w:bookmarkStart w:id="296" w:name="_Toc36642709"/>
      <w:bookmarkStart w:id="297" w:name="_Toc36643281"/>
      <w:bookmarkStart w:id="298" w:name="_Toc36732804"/>
      <w:bookmarkStart w:id="299" w:name="_Toc36939024"/>
      <w:r w:rsidRPr="001F7239">
        <w:rPr>
          <w:rFonts w:hint="eastAsia"/>
        </w:rPr>
        <w:lastRenderedPageBreak/>
        <w:t>日志查询功能实现</w:t>
      </w:r>
      <w:bookmarkEnd w:id="296"/>
      <w:bookmarkEnd w:id="297"/>
      <w:bookmarkEnd w:id="298"/>
      <w:bookmarkEnd w:id="299"/>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B17294">
        <w:rPr>
          <w:rFonts w:ascii="Arial" w:eastAsia="宋体" w:hAnsi="Arial" w:hint="eastAsia"/>
          <w:sz w:val="24"/>
          <w:szCs w:val="24"/>
        </w:rPr>
        <w:t>get</w:t>
      </w:r>
      <w:r w:rsidR="00890175" w:rsidRPr="00B17294">
        <w:rPr>
          <w:rFonts w:ascii="Arial" w:eastAsia="宋体" w:hAnsi="Arial"/>
          <w:sz w:val="24"/>
          <w:szCs w:val="24"/>
        </w:rPr>
        <w:t>HitRecord</w:t>
      </w:r>
      <w:r w:rsidR="00890175">
        <w:rPr>
          <w:rFonts w:ascii="宋体" w:eastAsia="宋体" w:hAnsi="宋体" w:hint="eastAsia"/>
          <w:sz w:val="24"/>
          <w:szCs w:val="24"/>
        </w:rPr>
        <w:t>调用</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getHitRecord</w:t>
            </w:r>
            <w:r w:rsidRPr="00607BEA">
              <w:rPr>
                <w:rFonts w:ascii="宋体" w:eastAsia="宋体" w:hAnsi="宋体"/>
              </w:rPr>
              <w:t>(</w:t>
            </w:r>
            <w:r w:rsidR="00E43D30" w:rsidRPr="00B17294">
              <w:rPr>
                <w:rFonts w:ascii="Arial" w:eastAsia="宋体" w:hAnsi="Arial"/>
              </w:rPr>
              <w:t>RecordQuery</w:t>
            </w:r>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OrderHitRecordDTO</w:t>
            </w:r>
            <w:r w:rsidRPr="00607BEA">
              <w:rPr>
                <w:rFonts w:ascii="宋体" w:eastAsia="宋体" w:hAnsi="宋体"/>
              </w:rPr>
              <w:t xml:space="preserve"> </w:t>
            </w:r>
            <w:r w:rsidR="00EA1603" w:rsidRPr="00B17294">
              <w:rPr>
                <w:rFonts w:ascii="Arial" w:eastAsia="宋体" w:hAnsi="Arial"/>
              </w:rPr>
              <w:t>r</w:t>
            </w:r>
            <w:r w:rsidRPr="00B17294">
              <w:rPr>
                <w:rFonts w:ascii="Arial" w:eastAsia="宋体" w:hAnsi="Arial"/>
              </w:rPr>
              <w:t>ecordDTO</w:t>
            </w:r>
            <w:r w:rsidRPr="00607BEA">
              <w:rPr>
                <w:rFonts w:ascii="宋体" w:eastAsia="宋体" w:hAnsi="宋体"/>
              </w:rPr>
              <w:t xml:space="preserve"> = </w:t>
            </w:r>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transfer</w:t>
            </w:r>
            <w:r w:rsidRPr="00607BEA">
              <w:rPr>
                <w:rFonts w:ascii="宋体" w:eastAsia="宋体" w:hAnsi="宋体"/>
              </w:rPr>
              <w:t>(</w:t>
            </w:r>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 </w:t>
            </w:r>
            <w:r w:rsidRPr="00B17294">
              <w:rPr>
                <w:rFonts w:ascii="Arial" w:eastAsia="宋体" w:hAnsi="Arial"/>
              </w:rPr>
              <w:t>Response</w:t>
            </w:r>
            <w:r w:rsidRPr="001244DA">
              <w:rPr>
                <w:rFonts w:ascii="Arial" w:eastAsia="宋体" w:hAnsi="Arial"/>
              </w:rPr>
              <w:t>.</w:t>
            </w:r>
            <w:r w:rsidRPr="00B17294">
              <w:rPr>
                <w:rFonts w:ascii="Arial" w:eastAsia="宋体" w:hAnsi="Arial"/>
              </w:rPr>
              <w:t>SUCCESS</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5CB6F000" w:rsidR="00FD189F" w:rsidRDefault="00FD189F">
      <w:pPr>
        <w:pStyle w:val="af8"/>
      </w:pPr>
      <w:bookmarkStart w:id="300" w:name="_Toc36736585"/>
      <w:bookmarkStart w:id="301" w:name="_Toc36940612"/>
      <w:bookmarkStart w:id="302" w:name="_Toc36642710"/>
      <w:bookmarkStart w:id="303" w:name="_Toc36643282"/>
      <w:bookmarkStart w:id="304" w:name="_Toc36732805"/>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5</w:t>
      </w:r>
      <w:r w:rsidR="004C6267">
        <w:fldChar w:fldCharType="end"/>
      </w:r>
      <w:r>
        <w:t xml:space="preserve">  </w:t>
      </w:r>
      <w:r w:rsidRPr="00620B8D">
        <w:rPr>
          <w:rFonts w:hint="eastAsia"/>
        </w:rPr>
        <w:t>日志查询功能实现</w:t>
      </w:r>
      <w:bookmarkEnd w:id="300"/>
      <w:bookmarkEnd w:id="301"/>
    </w:p>
    <w:p w14:paraId="7084FDA4" w14:textId="297B1A16" w:rsidR="001F7239" w:rsidRDefault="000459FC" w:rsidP="009F02EA">
      <w:pPr>
        <w:pStyle w:val="3"/>
        <w:numPr>
          <w:ilvl w:val="2"/>
          <w:numId w:val="52"/>
        </w:numPr>
      </w:pPr>
      <w:bookmarkStart w:id="305" w:name="_Toc36939025"/>
      <w:r>
        <w:rPr>
          <w:rFonts w:hint="eastAsia"/>
        </w:rPr>
        <w:t>规则过期告警功能实现</w:t>
      </w:r>
      <w:bookmarkEnd w:id="302"/>
      <w:bookmarkEnd w:id="303"/>
      <w:bookmarkEnd w:id="304"/>
      <w:bookmarkEnd w:id="305"/>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r w:rsidRPr="00B17294">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B17294">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r w:rsidRPr="00B17294">
              <w:rPr>
                <w:rFonts w:ascii="Arial" w:eastAsia="宋体" w:hAnsi="Arial"/>
              </w:rPr>
              <w:t>callBackTimeOutTask</w:t>
            </w:r>
            <w:r w:rsidRPr="001F19AD">
              <w:rPr>
                <w:rFonts w:ascii="宋体" w:eastAsia="宋体" w:hAnsi="宋体"/>
              </w:rPr>
              <w:t>(</w:t>
            </w:r>
            <w:r w:rsidRPr="00B17294">
              <w:rPr>
                <w:rFonts w:ascii="Arial" w:eastAsia="宋体" w:hAnsi="Arial"/>
              </w:rPr>
              <w:t>String</w:t>
            </w:r>
            <w:r w:rsidRPr="001F19AD">
              <w:rPr>
                <w:rFonts w:ascii="宋体" w:eastAsia="宋体" w:hAnsi="宋体"/>
              </w:rPr>
              <w:t xml:space="preserve"> </w:t>
            </w:r>
            <w:r w:rsidRPr="00B17294">
              <w:rPr>
                <w:rFonts w:ascii="Arial" w:eastAsia="宋体" w:hAnsi="Arial"/>
              </w:rPr>
              <w:t>ruleName</w:t>
            </w:r>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B17294">
              <w:rPr>
                <w:rFonts w:ascii="Arial" w:eastAsia="宋体" w:hAnsi="Arial" w:hint="eastAsia"/>
              </w:rPr>
              <w:t>prepare</w:t>
            </w:r>
            <w:r w:rsidRPr="00B17294">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B17294">
              <w:rPr>
                <w:rFonts w:ascii="Arial" w:eastAsia="宋体" w:hAnsi="Arial"/>
              </w:rPr>
              <w:t>SimpleEmail</w:t>
            </w:r>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r w:rsidRPr="00B17294">
              <w:rPr>
                <w:rFonts w:ascii="Arial" w:eastAsia="宋体" w:hAnsi="Arial"/>
              </w:rPr>
              <w:t>prepareEmail</w:t>
            </w:r>
            <w:r>
              <w:rPr>
                <w:rFonts w:ascii="宋体" w:eastAsia="宋体" w:hAnsi="宋体"/>
              </w:rPr>
              <w:t>(</w:t>
            </w:r>
            <w:r w:rsidRPr="00B17294">
              <w:rPr>
                <w:rFonts w:ascii="Arial" w:eastAsia="宋体" w:hAnsi="Arial" w:hint="eastAsia"/>
              </w:rPr>
              <w:t>rule</w:t>
            </w:r>
            <w:r w:rsidRPr="00B17294">
              <w:rPr>
                <w:rFonts w:ascii="Arial" w:eastAsia="宋体" w:hAnsi="Arial"/>
              </w:rPr>
              <w:t>Name</w:t>
            </w:r>
            <w:r>
              <w:rPr>
                <w:rFonts w:ascii="宋体" w:eastAsia="宋体" w:hAnsi="宋体"/>
              </w:rPr>
              <w:t>);</w:t>
            </w:r>
          </w:p>
          <w:p w14:paraId="215997E4" w14:textId="01E223E1" w:rsidR="003A5839" w:rsidRDefault="003A5839" w:rsidP="006057EE">
            <w:pPr>
              <w:ind w:firstLine="420"/>
              <w:rPr>
                <w:rFonts w:ascii="宋体" w:eastAsia="宋体" w:hAnsi="宋体"/>
              </w:rPr>
            </w:pPr>
            <w:r w:rsidRPr="00B17294">
              <w:rPr>
                <w:rFonts w:ascii="Arial" w:eastAsia="宋体" w:hAnsi="Arial"/>
              </w:rPr>
              <w:t>Mail</w:t>
            </w:r>
            <w:r w:rsidRPr="001244DA">
              <w:rPr>
                <w:rFonts w:ascii="Arial" w:eastAsia="宋体" w:hAnsi="Arial"/>
              </w:rPr>
              <w:t>.</w:t>
            </w:r>
            <w:r w:rsidRPr="00B17294">
              <w:rPr>
                <w:rFonts w:ascii="Arial" w:eastAsia="宋体" w:hAnsi="Arial"/>
              </w:rPr>
              <w:t>send</w:t>
            </w:r>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05D8F573" w:rsidR="00FD189F" w:rsidRDefault="00FD189F">
      <w:pPr>
        <w:pStyle w:val="af8"/>
      </w:pPr>
      <w:bookmarkStart w:id="306" w:name="_Toc36736586"/>
      <w:bookmarkStart w:id="307" w:name="_Toc36940613"/>
      <w:bookmarkStart w:id="308" w:name="_Toc36642711"/>
      <w:bookmarkStart w:id="309" w:name="_Toc36643283"/>
      <w:bookmarkStart w:id="310" w:name="_Toc36732806"/>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6</w:t>
      </w:r>
      <w:r w:rsidR="004C6267">
        <w:fldChar w:fldCharType="end"/>
      </w:r>
      <w:r>
        <w:t xml:space="preserve">  </w:t>
      </w:r>
      <w:r w:rsidRPr="00033587">
        <w:rPr>
          <w:rFonts w:hint="eastAsia"/>
        </w:rPr>
        <w:t>规则过期告警功能实现</w:t>
      </w:r>
      <w:bookmarkEnd w:id="306"/>
      <w:bookmarkEnd w:id="307"/>
    </w:p>
    <w:p w14:paraId="6A8AA5BE" w14:textId="0C97AEE2" w:rsidR="002F705B" w:rsidRDefault="007C182E" w:rsidP="009F02EA">
      <w:pPr>
        <w:pStyle w:val="2"/>
        <w:numPr>
          <w:ilvl w:val="1"/>
          <w:numId w:val="52"/>
        </w:numPr>
      </w:pPr>
      <w:bookmarkStart w:id="311" w:name="_Toc36939026"/>
      <w:r>
        <w:rPr>
          <w:rFonts w:hint="eastAsia"/>
        </w:rPr>
        <w:lastRenderedPageBreak/>
        <w:t>规则预处理模块</w:t>
      </w:r>
      <w:bookmarkEnd w:id="308"/>
      <w:bookmarkEnd w:id="309"/>
      <w:bookmarkEnd w:id="310"/>
      <w:bookmarkEnd w:id="311"/>
    </w:p>
    <w:p w14:paraId="321CC841" w14:textId="1F07236A" w:rsidR="00B80175" w:rsidRPr="00B80175" w:rsidRDefault="00B80175" w:rsidP="009F02EA">
      <w:pPr>
        <w:pStyle w:val="3"/>
        <w:numPr>
          <w:ilvl w:val="2"/>
          <w:numId w:val="52"/>
        </w:numPr>
      </w:pPr>
      <w:bookmarkStart w:id="312" w:name="_Toc36642712"/>
      <w:bookmarkStart w:id="313" w:name="_Toc36643284"/>
      <w:bookmarkStart w:id="314" w:name="_Toc36732807"/>
      <w:bookmarkStart w:id="315" w:name="_Toc36939027"/>
      <w:r>
        <w:rPr>
          <w:rFonts w:hint="eastAsia"/>
        </w:rPr>
        <w:t>规则预处理模块设计</w:t>
      </w:r>
      <w:bookmarkEnd w:id="312"/>
      <w:bookmarkEnd w:id="313"/>
      <w:bookmarkEnd w:id="314"/>
      <w:bookmarkEnd w:id="315"/>
    </w:p>
    <w:p w14:paraId="6E545AAD" w14:textId="671BBA97"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B17294">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B17294">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B17294">
              <w:rPr>
                <w:rFonts w:ascii="Arial" w:eastAsia="宋体" w:hAnsi="Arial"/>
                <w:szCs w:val="21"/>
              </w:rPr>
              <w:t>R</w:t>
            </w:r>
            <w:r w:rsidRPr="00B17294">
              <w:rPr>
                <w:rFonts w:ascii="Arial" w:eastAsia="宋体" w:hAnsi="Arial" w:hint="eastAsia"/>
                <w:szCs w:val="21"/>
              </w:rPr>
              <w:t>st</w:t>
            </w:r>
            <w:r w:rsidRPr="005F0985">
              <w:rPr>
                <w:rFonts w:ascii="宋体" w:eastAsia="宋体" w:hAnsi="宋体"/>
                <w:szCs w:val="21"/>
              </w:rPr>
              <w:t xml:space="preserve"> = (((</w:t>
            </w:r>
            <w:r w:rsidRPr="00B17294">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TRIGGERAT</w:t>
            </w:r>
            <w:r w:rsidRPr="005F0985">
              <w:rPr>
                <w:rFonts w:ascii="宋体" w:eastAsia="宋体" w:hAnsi="宋体"/>
                <w:szCs w:val="21"/>
              </w:rPr>
              <w:t>(</w:t>
            </w:r>
            <w:r w:rsidRPr="00B17294">
              <w:rPr>
                <w:rFonts w:ascii="Arial" w:eastAsia="宋体" w:hAnsi="Arial" w:hint="eastAsia"/>
                <w:szCs w:val="21"/>
              </w:rPr>
              <w:t>trigger</w:t>
            </w:r>
            <w:r w:rsidRPr="00B17294">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orderStatuCondition</w:t>
            </w:r>
            <w:r w:rsidRPr="005F0985">
              <w:rPr>
                <w:rFonts w:ascii="宋体" w:eastAsia="宋体" w:hAnsi="宋体"/>
                <w:szCs w:val="21"/>
              </w:rPr>
              <w:t>))</w:t>
            </w:r>
          </w:p>
        </w:tc>
      </w:tr>
    </w:tbl>
    <w:p w14:paraId="551840CE" w14:textId="33BE3CAA" w:rsidR="00FD189F" w:rsidRDefault="00FD189F">
      <w:pPr>
        <w:pStyle w:val="af8"/>
      </w:pPr>
      <w:bookmarkStart w:id="316" w:name="_Toc36736587"/>
      <w:bookmarkStart w:id="317" w:name="_Toc36940614"/>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7</w:t>
      </w:r>
      <w:r w:rsidR="004C6267">
        <w:fldChar w:fldCharType="end"/>
      </w:r>
      <w:r>
        <w:t xml:space="preserve">  </w:t>
      </w:r>
      <w:r w:rsidRPr="00A52B6F">
        <w:rPr>
          <w:rFonts w:hint="eastAsia"/>
        </w:rPr>
        <w:t>规则执行表达式</w:t>
      </w:r>
      <w:bookmarkEnd w:id="316"/>
      <w:bookmarkEnd w:id="317"/>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5ABE251B" w:rsidR="008B78FC" w:rsidRDefault="00FD189F" w:rsidP="00FD189F">
      <w:pPr>
        <w:pStyle w:val="af8"/>
        <w:rPr>
          <w:rFonts w:ascii="宋体" w:hAnsi="宋体"/>
          <w:szCs w:val="24"/>
        </w:rPr>
      </w:pPr>
      <w:bookmarkStart w:id="318" w:name="_Toc36736588"/>
      <w:bookmarkStart w:id="319" w:name="_Toc36940615"/>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8</w:t>
      </w:r>
      <w:r w:rsidR="004C6267">
        <w:fldChar w:fldCharType="end"/>
      </w:r>
      <w:r>
        <w:t xml:space="preserve">  </w:t>
      </w:r>
      <w:r w:rsidRPr="00B75B5F">
        <w:rPr>
          <w:rFonts w:hint="eastAsia"/>
        </w:rPr>
        <w:t>规则解析树概括</w:t>
      </w:r>
      <w:bookmarkEnd w:id="318"/>
      <w:bookmarkEnd w:id="319"/>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w:t>
      </w:r>
      <w:r>
        <w:rPr>
          <w:rFonts w:ascii="宋体" w:eastAsia="宋体" w:hAnsi="宋体" w:hint="eastAsia"/>
          <w:sz w:val="24"/>
          <w:szCs w:val="24"/>
        </w:rPr>
        <w:lastRenderedPageBreak/>
        <w:t>以</w:t>
      </w:r>
      <w:bookmarkStart w:id="320" w:name="OLE_LINK17"/>
      <w:bookmarkStart w:id="321" w:name="OLE_LINK18"/>
      <w:r w:rsidRPr="00B17294">
        <w:rPr>
          <w:rFonts w:ascii="Arial" w:eastAsia="宋体" w:hAnsi="Arial"/>
          <w:sz w:val="24"/>
          <w:szCs w:val="24"/>
        </w:rPr>
        <w:t>predictDeliverTimeCondition</w:t>
      </w:r>
      <w:bookmarkEnd w:id="320"/>
      <w:bookmarkEnd w:id="321"/>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2FFE068E" w:rsidR="00EA6EDE" w:rsidRDefault="00FD189F" w:rsidP="00FD189F">
      <w:pPr>
        <w:pStyle w:val="af8"/>
        <w:rPr>
          <w:rFonts w:ascii="宋体" w:hAnsi="宋体"/>
          <w:szCs w:val="24"/>
        </w:rPr>
      </w:pPr>
      <w:bookmarkStart w:id="322" w:name="_Toc36736589"/>
      <w:bookmarkStart w:id="323" w:name="_Toc36940616"/>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9</w:t>
      </w:r>
      <w:r w:rsidR="004C6267">
        <w:fldChar w:fldCharType="end"/>
      </w:r>
      <w:r>
        <w:t xml:space="preserve">  </w:t>
      </w:r>
      <w:r w:rsidRPr="00B17294">
        <w:t>predictDeliverTimeCondition</w:t>
      </w:r>
      <w:r w:rsidRPr="004D031E">
        <w:t>节点</w:t>
      </w:r>
      <w:bookmarkEnd w:id="322"/>
      <w:bookmarkEnd w:id="323"/>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583515CA"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791CADE" w14:textId="392A3810" w:rsidR="00A43F60" w:rsidRDefault="00A43F60"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B17294">
        <w:rPr>
          <w:rFonts w:ascii="Arial" w:eastAsia="宋体" w:hAnsi="Arial" w:hint="eastAsia"/>
          <w:sz w:val="24"/>
          <w:szCs w:val="24"/>
        </w:rPr>
        <w:t>num</w:t>
      </w:r>
      <w:r w:rsidRPr="00B17294">
        <w:rPr>
          <w:rFonts w:ascii="Arial" w:eastAsia="宋体" w:hAnsi="Arial"/>
          <w:sz w:val="24"/>
          <w:szCs w:val="24"/>
        </w:rPr>
        <w:t>OfArguements</w:t>
      </w:r>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r w:rsidRPr="00B17294">
        <w:rPr>
          <w:rFonts w:ascii="Arial" w:eastAsia="宋体" w:hAnsi="Arial" w:hint="eastAsia"/>
          <w:sz w:val="24"/>
          <w:szCs w:val="24"/>
        </w:rPr>
        <w:t>getNa</w:t>
      </w:r>
      <w:r w:rsidRPr="00B17294">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B17294">
        <w:rPr>
          <w:rFonts w:ascii="Arial" w:eastAsia="宋体" w:hAnsi="Arial" w:hint="eastAsia"/>
          <w:sz w:val="24"/>
          <w:szCs w:val="24"/>
        </w:rPr>
        <w:t>Binary</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和</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r w:rsidRPr="00B17294">
        <w:rPr>
          <w:rFonts w:ascii="Arial" w:eastAsia="宋体" w:hAnsi="Arial" w:hint="eastAsia"/>
          <w:sz w:val="24"/>
          <w:szCs w:val="24"/>
        </w:rPr>
        <w:t>Function</w:t>
      </w:r>
      <w:r w:rsidRPr="00B17294">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B17294">
        <w:rPr>
          <w:rFonts w:ascii="Arial" w:eastAsia="宋体" w:hAnsi="Arial" w:hint="eastAsia"/>
          <w:sz w:val="24"/>
          <w:szCs w:val="24"/>
        </w:rPr>
        <w:t>build</w:t>
      </w:r>
      <w:r w:rsidRPr="00B17294">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B17294">
        <w:rPr>
          <w:rFonts w:ascii="Arial" w:eastAsia="宋体" w:hAnsi="Arial" w:hint="eastAsia"/>
          <w:sz w:val="24"/>
          <w:szCs w:val="24"/>
        </w:rPr>
        <w:t>build</w:t>
      </w:r>
      <w:r w:rsidRPr="00B17294">
        <w:rPr>
          <w:rFonts w:ascii="Arial" w:eastAsia="宋体" w:hAnsi="Arial"/>
          <w:sz w:val="24"/>
          <w:szCs w:val="24"/>
        </w:rPr>
        <w:t>Action</w:t>
      </w:r>
      <w:r>
        <w:rPr>
          <w:rFonts w:ascii="宋体" w:eastAsia="宋体" w:hAnsi="宋体" w:hint="eastAsia"/>
          <w:sz w:val="24"/>
          <w:szCs w:val="24"/>
        </w:rPr>
        <w:t>函数</w:t>
      </w:r>
      <w:r>
        <w:rPr>
          <w:rFonts w:ascii="宋体" w:eastAsia="宋体" w:hAnsi="宋体" w:hint="eastAsia"/>
          <w:sz w:val="24"/>
          <w:szCs w:val="24"/>
        </w:rPr>
        <w:lastRenderedPageBreak/>
        <w:t>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B17294">
        <w:rPr>
          <w:rFonts w:ascii="Arial" w:eastAsia="宋体" w:hAnsi="Arial" w:hint="eastAsia"/>
          <w:sz w:val="24"/>
          <w:szCs w:val="24"/>
        </w:rPr>
        <w:t>springboot</w:t>
      </w:r>
      <w:r>
        <w:rPr>
          <w:rFonts w:ascii="宋体" w:eastAsia="宋体" w:hAnsi="宋体" w:hint="eastAsia"/>
          <w:sz w:val="24"/>
          <w:szCs w:val="24"/>
        </w:rPr>
        <w:t>框架进行开发，可以使用</w:t>
      </w:r>
      <w:r w:rsidRPr="00B17294">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3C4A6F56" w14:textId="0149C714" w:rsidR="0060369D" w:rsidRDefault="00580D09" w:rsidP="00C118FE">
      <w:pPr>
        <w:keepNext/>
        <w:jc w:val="center"/>
      </w:pPr>
      <w:r>
        <w:rPr>
          <w:noProof/>
        </w:rPr>
        <w:drawing>
          <wp:inline distT="0" distB="0" distL="0" distR="0" wp14:anchorId="60B93F45" wp14:editId="67338977">
            <wp:extent cx="5274310" cy="35458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545840"/>
                    </a:xfrm>
                    <a:prstGeom prst="rect">
                      <a:avLst/>
                    </a:prstGeom>
                    <a:noFill/>
                    <a:ln>
                      <a:noFill/>
                    </a:ln>
                  </pic:spPr>
                </pic:pic>
              </a:graphicData>
            </a:graphic>
          </wp:inline>
        </w:drawing>
      </w:r>
    </w:p>
    <w:p w14:paraId="0E9DFC01" w14:textId="52BBF55C" w:rsidR="0060369D" w:rsidRDefault="0060369D" w:rsidP="0060369D">
      <w:pPr>
        <w:pStyle w:val="af8"/>
      </w:pPr>
      <w:bookmarkStart w:id="324" w:name="_Toc36736590"/>
      <w:bookmarkStart w:id="325" w:name="_Toc36940617"/>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10</w:t>
      </w:r>
      <w:r w:rsidR="004C6267">
        <w:fldChar w:fldCharType="end"/>
      </w:r>
      <w:r>
        <w:t xml:space="preserve">  </w:t>
      </w:r>
      <w:r w:rsidRPr="00BD7008">
        <w:rPr>
          <w:rFonts w:hint="eastAsia"/>
        </w:rPr>
        <w:t>规则预处理类图</w:t>
      </w:r>
      <w:bookmarkEnd w:id="324"/>
      <w:bookmarkEnd w:id="325"/>
    </w:p>
    <w:p w14:paraId="62F5502C" w14:textId="6BA22C56" w:rsidR="001D30B8" w:rsidRDefault="00AF30E9" w:rsidP="009F02EA">
      <w:pPr>
        <w:pStyle w:val="3"/>
        <w:numPr>
          <w:ilvl w:val="2"/>
          <w:numId w:val="52"/>
        </w:numPr>
      </w:pPr>
      <w:bookmarkStart w:id="326" w:name="_Toc36642713"/>
      <w:bookmarkStart w:id="327" w:name="_Toc36643285"/>
      <w:bookmarkStart w:id="328" w:name="_Toc36732808"/>
      <w:bookmarkStart w:id="329" w:name="_Toc36939028"/>
      <w:r>
        <w:rPr>
          <w:rFonts w:hint="eastAsia"/>
        </w:rPr>
        <w:t>构建检查规则</w:t>
      </w:r>
      <w:r w:rsidR="001D30B8">
        <w:rPr>
          <w:rFonts w:hint="eastAsia"/>
        </w:rPr>
        <w:t>功能实现</w:t>
      </w:r>
      <w:bookmarkEnd w:id="326"/>
      <w:bookmarkEnd w:id="327"/>
      <w:bookmarkEnd w:id="328"/>
      <w:bookmarkEnd w:id="329"/>
    </w:p>
    <w:p w14:paraId="77774E8F" w14:textId="4C47A421"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B17294">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B17294">
        <w:rPr>
          <w:rFonts w:ascii="Arial" w:eastAsia="宋体" w:hAnsi="Arial"/>
          <w:sz w:val="24"/>
          <w:szCs w:val="28"/>
        </w:rPr>
        <w:t>SceneRuleConfigDto</w:t>
      </w:r>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r w:rsidRPr="00B17294">
        <w:rPr>
          <w:rFonts w:ascii="Arial" w:eastAsia="宋体" w:hAnsi="Arial" w:hint="eastAsia"/>
          <w:sz w:val="24"/>
          <w:szCs w:val="28"/>
        </w:rPr>
        <w:t>FunctionBuilder</w:t>
      </w:r>
      <w:r>
        <w:rPr>
          <w:rFonts w:ascii="宋体" w:eastAsia="宋体" w:hAnsi="宋体" w:hint="eastAsia"/>
          <w:sz w:val="24"/>
          <w:szCs w:val="28"/>
        </w:rPr>
        <w:t>类</w:t>
      </w:r>
      <w:r w:rsidRPr="00B17294">
        <w:rPr>
          <w:rFonts w:ascii="Arial" w:eastAsia="宋体" w:hAnsi="Arial" w:hint="eastAsia"/>
          <w:sz w:val="24"/>
          <w:szCs w:val="28"/>
        </w:rPr>
        <w:t>n</w:t>
      </w:r>
      <w:r w:rsidRPr="00B17294">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w:t>
      </w:r>
      <w:r>
        <w:rPr>
          <w:rFonts w:ascii="宋体" w:eastAsia="宋体" w:hAnsi="宋体" w:hint="eastAsia"/>
          <w:sz w:val="24"/>
          <w:szCs w:val="28"/>
        </w:rPr>
        <w:lastRenderedPageBreak/>
        <w:t>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t>public</w:t>
            </w:r>
            <w:r>
              <w:t xml:space="preserve"> </w:t>
            </w:r>
            <w:r w:rsidRPr="00B17294">
              <w:rPr>
                <w:rFonts w:ascii="Arial" w:hAnsi="Arial"/>
              </w:rPr>
              <w:t>FunctionDto</w:t>
            </w:r>
            <w:r>
              <w:t xml:space="preserve"> </w:t>
            </w:r>
            <w:r w:rsidRPr="00B17294">
              <w:rPr>
                <w:rFonts w:ascii="Arial" w:hAnsi="Arial"/>
              </w:rPr>
              <w:t>buildCheckRule</w:t>
            </w:r>
            <w:r>
              <w:t>(</w:t>
            </w:r>
            <w:r w:rsidRPr="00B17294">
              <w:rPr>
                <w:rFonts w:ascii="Arial" w:hAnsi="Arial"/>
              </w:rPr>
              <w:t>SceneRuleConfigDto</w:t>
            </w:r>
            <w:r>
              <w:t xml:space="preserve"> </w:t>
            </w:r>
            <w:r w:rsidRPr="00B17294">
              <w:rPr>
                <w:rFonts w:ascii="Arial" w:hAnsi="Arial"/>
              </w:rPr>
              <w:t>sceneRuleConfigDto</w:t>
            </w:r>
            <w:r>
              <w:t>)</w:t>
            </w:r>
            <w:r w:rsidRPr="008A39AC">
              <w:rPr>
                <w:rFonts w:ascii="Arial" w:hAnsi="Arial"/>
              </w:rPr>
              <w:t>{</w:t>
            </w:r>
          </w:p>
          <w:p w14:paraId="42FBF695" w14:textId="77777777" w:rsidR="00FC37EC" w:rsidRDefault="00FC37EC" w:rsidP="00FC37EC">
            <w:r>
              <w:t xml:space="preserve">    </w:t>
            </w:r>
            <w:r w:rsidRPr="00B17294">
              <w:rPr>
                <w:rFonts w:ascii="Arial" w:hAnsi="Arial"/>
              </w:rPr>
              <w:t>FunctionBuilder</w:t>
            </w:r>
            <w:r>
              <w:t xml:space="preserve"> </w:t>
            </w:r>
            <w:r w:rsidRPr="00B17294">
              <w:rPr>
                <w:rFonts w:ascii="Arial" w:hAnsi="Arial"/>
              </w:rPr>
              <w: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AND</w:t>
            </w:r>
            <w:r>
              <w:t>)</w:t>
            </w:r>
          </w:p>
          <w:p w14:paraId="572F7AE2"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B17294">
              <w:rPr>
                <w:rFonts w:ascii="Arial" w:hAnsi="Arial"/>
              </w:rPr>
              <w:t>Function</w:t>
            </w:r>
            <w:r>
              <w:t xml:space="preserve"> </w:t>
            </w:r>
            <w:r w:rsidRPr="00B17294">
              <w:rPr>
                <w:rFonts w:ascii="Arial" w:hAnsi="Arial"/>
              </w:rPr>
              <w:t>func</w:t>
            </w:r>
            <w:r>
              <w:t xml:space="preserve"> = </w:t>
            </w:r>
            <w:r w:rsidRPr="00B17294">
              <w:rPr>
                <w:rFonts w:ascii="Arial" w:hAnsi="Arial"/>
              </w:rPr>
              <w:t>sceneRuleConfigDto</w:t>
            </w:r>
            <w:r w:rsidRPr="001244DA">
              <w:rPr>
                <w:rFonts w:ascii="Arial" w:hAnsi="Arial"/>
              </w:rPr>
              <w:t>.</w:t>
            </w:r>
            <w:r w:rsidRPr="00B17294">
              <w:rPr>
                <w:rFonts w:ascii="Arial" w:hAnsi="Arial"/>
              </w:rPr>
              <w:t>getOrderBizType</w:t>
            </w:r>
            <w:r>
              <w:t xml:space="preserve">() == </w:t>
            </w:r>
            <w:r w:rsidRPr="00B17294">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B17294">
              <w:rPr>
                <w:rFonts w:ascii="Arial" w:hAnsi="Arial"/>
              </w:rPr>
              <w:t>COMMON</w:t>
            </w:r>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r>
              <w:t>;</w:t>
            </w:r>
          </w:p>
          <w:p w14:paraId="3CE54937" w14:textId="77777777" w:rsidR="00FC37EC" w:rsidRDefault="00FC37EC" w:rsidP="00FC37EC">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r w:rsidRPr="00B17294">
              <w:rPr>
                <w:rFonts w:ascii="Arial" w:hAnsi="Arial"/>
              </w:rPr>
              <w:t>orderAttrComp</w:t>
            </w:r>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B17294">
              <w:rPr>
                <w:rFonts w:ascii="Arial" w:hAnsi="Arial"/>
              </w:rPr>
              <w:t>TradeNodeConditionDto</w:t>
            </w:r>
            <w:r>
              <w:t xml:space="preserve"> </w:t>
            </w:r>
            <w:r w:rsidRPr="00B17294">
              <w:rPr>
                <w:rFonts w:ascii="Arial" w:hAnsi="Arial"/>
              </w:rPr>
              <w:t>cond</w:t>
            </w:r>
            <w:r>
              <w:t xml:space="preserve"> = </w:t>
            </w:r>
            <w:r w:rsidRPr="00B17294">
              <w:rPr>
                <w:rFonts w:ascii="Arial" w:hAnsi="Arial"/>
              </w:rPr>
              <w:t>sceneRuleConfigDto</w:t>
            </w:r>
            <w:r w:rsidRPr="001244DA">
              <w:rPr>
                <w:rFonts w:ascii="Arial" w:hAnsi="Arial"/>
              </w:rPr>
              <w:t>.</w:t>
            </w:r>
            <w:r w:rsidRPr="00B17294">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B17294">
              <w:rPr>
                <w:rFonts w:ascii="Arial" w:hAnsi="Arial"/>
              </w:rPr>
              <w:t>HotAxeTriggerNode</w:t>
            </w:r>
            <w:r>
              <w:t xml:space="preserve"> </w:t>
            </w:r>
            <w:r w:rsidRPr="00B17294">
              <w:rPr>
                <w:rFonts w:ascii="Arial" w:hAnsi="Arial"/>
              </w:rPr>
              <w:t>event</w:t>
            </w:r>
            <w:r>
              <w:t xml:space="preserve"> = </w:t>
            </w:r>
            <w:r w:rsidRPr="00B17294">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getTradeNode</w:t>
            </w:r>
            <w:r>
              <w:t>()</w:t>
            </w:r>
            <w:r w:rsidRPr="001244DA">
              <w:rPr>
                <w:rFonts w:ascii="Arial" w:hAnsi="Arial"/>
              </w:rPr>
              <w:t>.</w:t>
            </w:r>
            <w:r w:rsidRPr="00B17294">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B17294">
              <w:rPr>
                <w:rFonts w:ascii="Arial" w:hAnsi="Arial"/>
              </w:rPr>
              <w:t>FunctionBuilder</w:t>
            </w:r>
            <w:r>
              <w:t xml:space="preserve"> </w:t>
            </w:r>
            <w:r w:rsidRPr="00B17294">
              <w:rPr>
                <w:rFonts w:ascii="Arial" w:hAnsi="Arial"/>
              </w:rPr>
              <w:t>triggerAtBuilder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r>
              <w:t>)</w:t>
            </w:r>
          </w:p>
          <w:p w14:paraId="795E14C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w:t>
            </w:r>
            <w:r>
              <w:t>())</w:t>
            </w:r>
          </w:p>
          <w:p w14:paraId="294FE019"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event</w:t>
            </w:r>
            <w:r w:rsidRPr="001244DA">
              <w:rPr>
                <w:rFonts w:ascii="Arial" w:hAnsi="Arial"/>
              </w:rPr>
              <w:t>.</w:t>
            </w:r>
            <w:r w:rsidRPr="00B17294">
              <w:rPr>
                <w:rFonts w:ascii="Arial" w:hAnsi="Arial"/>
              </w:rPr>
              <w:t>getTimeFunc</w:t>
            </w:r>
            <w:r>
              <w:t>())</w:t>
            </w:r>
          </w:p>
          <w:p w14:paraId="7854F5C5"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MULTIPLY</w:t>
            </w:r>
            <w:r>
              <w:t>)</w:t>
            </w:r>
          </w:p>
          <w:p w14:paraId="6E658CD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cond</w:t>
            </w:r>
            <w:r w:rsidRPr="001244DA">
              <w:rPr>
                <w:rFonts w:ascii="Arial" w:hAnsi="Arial"/>
              </w:rPr>
              <w:t>.</w:t>
            </w:r>
            <w:r w:rsidRPr="00B17294">
              <w:rPr>
                <w:rFonts w:ascii="Arial" w:hAnsi="Arial"/>
              </w:rPr>
              <w:t>getTime</w:t>
            </w:r>
            <w:r>
              <w:t>())</w:t>
            </w:r>
          </w:p>
          <w:p w14:paraId="48D8DAC3"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r w:rsidRPr="00B17294">
              <w:rPr>
                <w:rFonts w:ascii="Arial" w:hAnsi="Arial"/>
              </w:rPr>
              <w:t>HotAxeTargetNode</w:t>
            </w:r>
            <w:r>
              <w:t xml:space="preserve"> </w:t>
            </w:r>
            <w:r w:rsidRPr="00B17294">
              <w:rPr>
                <w:rFonts w:ascii="Arial" w:hAnsi="Arial"/>
              </w:rPr>
              <w:t>target</w:t>
            </w:r>
            <w:r>
              <w:t xml:space="preserve"> = </w:t>
            </w:r>
            <w:r w:rsidRPr="00B17294">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getTargetNode</w:t>
            </w:r>
            <w:r>
              <w:t>()</w:t>
            </w:r>
            <w:r w:rsidRPr="001244DA">
              <w:rPr>
                <w:rFonts w:ascii="Arial" w:hAnsi="Arial"/>
              </w:rPr>
              <w:t>.</w:t>
            </w:r>
            <w:r w:rsidRPr="00B17294">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r w:rsidRPr="00B17294">
              <w:rPr>
                <w:rFonts w:ascii="Arial" w:hAnsi="Arial"/>
              </w:rPr>
              <w:t>for</w:t>
            </w:r>
            <w:r>
              <w:t>(</w:t>
            </w:r>
            <w:r w:rsidRPr="00B17294">
              <w:rPr>
                <w:rFonts w:ascii="Arial" w:hAnsi="Arial"/>
              </w:rPr>
              <w:t>TradeNodeExtraCondition</w:t>
            </w:r>
            <w:r>
              <w:t xml:space="preserve"> </w:t>
            </w:r>
            <w:r w:rsidRPr="00B17294">
              <w:rPr>
                <w:rFonts w:ascii="Arial" w:hAnsi="Arial"/>
              </w:rPr>
              <w:t>nodeCondition</w:t>
            </w:r>
            <w:r>
              <w:t xml:space="preserve"> </w:t>
            </w:r>
            <w:r w:rsidRPr="00B17294">
              <w:rPr>
                <w:rFonts w:ascii="Arial" w:hAnsi="Arial"/>
              </w:rPr>
              <w:t>extraCond</w:t>
            </w:r>
            <w:r>
              <w:t xml:space="preserve"> : </w:t>
            </w:r>
            <w:r w:rsidRPr="00B17294">
              <w:rPr>
                <w:rFonts w:ascii="Arial" w:hAnsi="Arial"/>
              </w:rPr>
              <w:t>cond</w:t>
            </w:r>
            <w:r w:rsidRPr="001244DA">
              <w:rPr>
                <w:rFonts w:ascii="Arial" w:hAnsi="Arial"/>
              </w:rPr>
              <w:t>.</w:t>
            </w:r>
            <w:r w:rsidRPr="00B17294">
              <w:rPr>
                <w:rFonts w:ascii="Arial" w:hAnsi="Arial"/>
              </w:rPr>
              <w:t>getExtraConditions</w:t>
            </w:r>
            <w:r>
              <w:t>())</w:t>
            </w:r>
            <w:r w:rsidRPr="008A39AC">
              <w:rPr>
                <w:rFonts w:ascii="Arial" w:hAnsi="Arial"/>
              </w:rPr>
              <w:t>{</w:t>
            </w:r>
          </w:p>
          <w:p w14:paraId="3C78964E" w14:textId="77777777" w:rsidR="00C15EF6" w:rsidRDefault="00C15EF6" w:rsidP="00C15EF6">
            <w:r>
              <w:t xml:space="preserve">        </w:t>
            </w:r>
            <w:r w:rsidRPr="00B17294">
              <w:rPr>
                <w:rFonts w:ascii="Arial" w:hAnsi="Arial"/>
              </w:rPr>
              <w:t>HotAxeExtraCondition</w:t>
            </w:r>
            <w:r>
              <w:t xml:space="preserve"> </w:t>
            </w:r>
            <w:r w:rsidRPr="00B17294">
              <w:rPr>
                <w:rFonts w:ascii="Arial" w:hAnsi="Arial"/>
              </w:rPr>
              <w:t>nodeCondition</w:t>
            </w:r>
            <w:r>
              <w:t xml:space="preserve"> = </w:t>
            </w:r>
            <w:r w:rsidRPr="00B17294">
              <w:rPr>
                <w:rFonts w:ascii="Arial" w:hAnsi="Arial"/>
              </w:rPr>
              <w:t>extraCond</w:t>
            </w:r>
            <w:r w:rsidRPr="001244DA">
              <w:rPr>
                <w:rFonts w:ascii="Arial" w:hAnsi="Arial"/>
              </w:rPr>
              <w:t>.</w:t>
            </w:r>
            <w:r w:rsidRPr="00B17294">
              <w:rPr>
                <w:rFonts w:ascii="Arial" w:hAnsi="Arial"/>
              </w:rPr>
              <w:t>getConditionNode</w:t>
            </w:r>
            <w:r>
              <w:t>();</w:t>
            </w:r>
          </w:p>
          <w:p w14:paraId="792B14C2" w14:textId="77777777" w:rsidR="00C15EF6" w:rsidRDefault="00C15EF6" w:rsidP="00C15EF6">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p>
          <w:p w14:paraId="04C8624C" w14:textId="77777777" w:rsidR="00C15EF6" w:rsidRDefault="00C15EF6" w:rsidP="00C15EF6">
            <w:r>
              <w:t xml:space="preserve">            </w:t>
            </w:r>
            <w:r w:rsidRPr="00B17294">
              <w:rPr>
                <w:rFonts w:ascii="Arial" w:hAnsi="Arial"/>
              </w:rPr>
              <w:t>newFunction</w:t>
            </w:r>
            <w:r>
              <w:t>(</w:t>
            </w:r>
            <w:r w:rsidRPr="00B17294">
              <w:rPr>
                <w:rFonts w:ascii="Arial" w:hAnsi="Arial"/>
              </w:rPr>
              <w:t>extraCond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getFUnction</w:t>
            </w:r>
            <w:r>
              <w:t>())</w:t>
            </w:r>
          </w:p>
          <w:p w14:paraId="166FAEFD"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nodeCondition</w:t>
            </w:r>
            <w:r w:rsidRPr="001244DA">
              <w:rPr>
                <w:rFonts w:ascii="Arial" w:hAnsi="Arial"/>
              </w:rPr>
              <w:t>.</w:t>
            </w:r>
            <w:r w:rsidRPr="00B17294">
              <w:rPr>
                <w:rFonts w:ascii="Arial" w:hAnsi="Arial"/>
              </w:rPr>
              <w:t>getFunc</w:t>
            </w:r>
            <w:r>
              <w:t>())</w:t>
            </w:r>
          </w:p>
          <w:p w14:paraId="5598EE49"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extraCond</w:t>
            </w:r>
            <w:r w:rsidRPr="001244DA">
              <w:rPr>
                <w:rFonts w:ascii="Arial" w:hAnsi="Arial"/>
              </w:rPr>
              <w:t>.</w:t>
            </w:r>
            <w:r w:rsidRPr="00B17294">
              <w:rPr>
                <w:rFonts w:ascii="Arial" w:hAnsi="Arial"/>
              </w:rPr>
              <w:t>getTime</w:t>
            </w:r>
            <w:r>
              <w:t>()))</w:t>
            </w:r>
          </w:p>
          <w:p w14:paraId="66FA4035" w14:textId="77777777" w:rsidR="00C15EF6" w:rsidRDefault="00C15EF6" w:rsidP="00C15EF6">
            <w:r>
              <w:t xml:space="preserve">            </w:t>
            </w:r>
            <w:r w:rsidRPr="001244DA">
              <w:rPr>
                <w:rFonts w:ascii="Arial" w:hAnsi="Arial"/>
              </w:rPr>
              <w:t>.</w:t>
            </w:r>
            <w:r w:rsidRPr="00B17294">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r w:rsidRPr="00B17294">
              <w:rPr>
                <w:rFonts w:ascii="Arial" w:hAnsi="Arial"/>
              </w:rPr>
              <w:t>target</w:t>
            </w:r>
            <w:r w:rsidRPr="001244DA">
              <w:rPr>
                <w:rFonts w:ascii="Arial" w:hAnsi="Arial"/>
              </w:rPr>
              <w:t>.</w:t>
            </w:r>
            <w:r w:rsidRPr="00B17294">
              <w:rPr>
                <w:rFonts w:ascii="Arial" w:hAnsi="Arial"/>
              </w:rPr>
              <w:t>getFunc</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6217266D" w:rsidR="00FD189F" w:rsidRDefault="00FD189F">
      <w:pPr>
        <w:pStyle w:val="af8"/>
      </w:pPr>
      <w:bookmarkStart w:id="330" w:name="_Toc36736591"/>
      <w:bookmarkStart w:id="331" w:name="_Toc36940618"/>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11</w:t>
      </w:r>
      <w:r w:rsidR="004C6267">
        <w:fldChar w:fldCharType="end"/>
      </w:r>
      <w:r>
        <w:t xml:space="preserve">  </w:t>
      </w:r>
      <w:r w:rsidRPr="00886166">
        <w:rPr>
          <w:rFonts w:hint="eastAsia"/>
        </w:rPr>
        <w:t>检查规则实现图</w:t>
      </w:r>
      <w:bookmarkEnd w:id="330"/>
      <w:bookmarkEnd w:id="331"/>
    </w:p>
    <w:p w14:paraId="45795907" w14:textId="7DABB3A1" w:rsidR="00AF30E9" w:rsidRDefault="00AF30E9" w:rsidP="009F02EA">
      <w:pPr>
        <w:pStyle w:val="3"/>
        <w:numPr>
          <w:ilvl w:val="2"/>
          <w:numId w:val="52"/>
        </w:numPr>
      </w:pPr>
      <w:bookmarkStart w:id="332" w:name="_Toc36732809"/>
      <w:bookmarkStart w:id="333" w:name="_Toc36939029"/>
      <w:r>
        <w:rPr>
          <w:rFonts w:hint="eastAsia"/>
        </w:rPr>
        <w:t>构建生效范围功能实现</w:t>
      </w:r>
      <w:bookmarkEnd w:id="332"/>
      <w:bookmarkEnd w:id="333"/>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lastRenderedPageBreak/>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类中。方法依次获取城市范围、订单类型、订单来源、运单类型，通过</w:t>
      </w:r>
      <w:r w:rsidRPr="00B17294">
        <w:rPr>
          <w:rFonts w:hint="eastAsia"/>
          <w:szCs w:val="28"/>
        </w:rPr>
        <w:t>Function</w:t>
      </w:r>
      <w:r w:rsidRPr="00B17294">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r w:rsidRPr="00B17294">
              <w:rPr>
                <w:rFonts w:ascii="Arial" w:eastAsia="宋体" w:hAnsi="Arial"/>
              </w:rPr>
              <w:t>FunctionDto</w:t>
            </w:r>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C55C38">
              <w:rPr>
                <w:rFonts w:ascii="宋体" w:eastAsia="宋体" w:hAnsi="宋体"/>
              </w:rPr>
              <w:t>(</w:t>
            </w:r>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r w:rsidRPr="00B17294">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B17294">
              <w:rPr>
                <w:rFonts w:ascii="Arial" w:eastAsia="宋体" w:hAnsi="Arial"/>
              </w:rPr>
              <w:t>FunctionName</w:t>
            </w:r>
            <w:r w:rsidRPr="001244DA">
              <w:rPr>
                <w:rFonts w:ascii="Arial" w:eastAsia="宋体" w:hAnsi="Arial"/>
              </w:rPr>
              <w:t>.</w:t>
            </w:r>
            <w:r w:rsidRPr="00B17294">
              <w:rPr>
                <w:rFonts w:ascii="Arial" w:eastAsia="宋体" w:hAnsi="Arial"/>
              </w:rPr>
              <w:t>And</w:t>
            </w:r>
            <w:r w:rsidRPr="00C55C38">
              <w:rPr>
                <w:rFonts w:ascii="宋体" w:eastAsia="宋体" w:hAnsi="宋体"/>
              </w:rPr>
              <w:t>)</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getCityIds</w:t>
            </w:r>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F664E4">
              <w:rPr>
                <w:rFonts w:ascii="Arial" w:eastAsia="宋体" w:hAnsi="Arial" w:cs="Arial"/>
              </w:rPr>
              <w:t>builder.add(build</w:t>
            </w:r>
            <w:r w:rsidR="00403F39">
              <w:rPr>
                <w:rFonts w:ascii="Arial" w:eastAsia="宋体" w:hAnsi="Arial" w:cs="Arial"/>
              </w:rPr>
              <w:t>ConditionRule</w:t>
            </w:r>
            <w:r w:rsidRPr="00F664E4">
              <w:rPr>
                <w:rFonts w:ascii="Arial" w:eastAsia="宋体" w:hAnsi="Arial" w:cs="Arial"/>
              </w:rPr>
              <w:t>(“attrbute_json.district_id”))</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F664E4">
              <w:rPr>
                <w:rFonts w:ascii="Arial" w:eastAsia="宋体" w:hAnsi="Arial" w:cs="Arial"/>
              </w:rPr>
              <w:t>builder.add(</w:t>
            </w:r>
            <w:r w:rsidR="00403F39" w:rsidRPr="00F664E4">
              <w:rPr>
                <w:rFonts w:ascii="Arial" w:eastAsia="宋体" w:hAnsi="Arial" w:cs="Arial"/>
              </w:rPr>
              <w:t>build</w:t>
            </w:r>
            <w:r w:rsidR="00403F39">
              <w:rPr>
                <w:rFonts w:ascii="Arial" w:eastAsia="宋体" w:hAnsi="Arial" w:cs="Arial"/>
              </w:rPr>
              <w:t>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r w:rsidR="00403F39" w:rsidRPr="00403F39">
              <w:rPr>
                <w:rFonts w:ascii="Arial" w:eastAsia="宋体" w:hAnsi="Arial" w:cs="Arial"/>
              </w:rPr>
              <w:t>checkOrderComeFrom(condition))</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Pr>
                <w:rFonts w:ascii="Arial" w:eastAsia="宋体" w:hAnsi="Arial" w:cs="Arial"/>
              </w:rPr>
              <w:t>builder.add</w:t>
            </w:r>
            <w:r w:rsidR="00403F39">
              <w:rPr>
                <w:rFonts w:ascii="Arial" w:eastAsia="宋体" w:hAnsi="Arial" w:cs="Arial" w:hint="eastAsia"/>
              </w:rPr>
              <w:t>(</w:t>
            </w:r>
            <w:r w:rsidR="00403F39" w:rsidRPr="00F664E4">
              <w:rPr>
                <w:rFonts w:ascii="Arial" w:eastAsia="宋体" w:hAnsi="Arial" w:cs="Arial"/>
              </w:rPr>
              <w:t>build</w:t>
            </w:r>
            <w:r w:rsidR="00403F39">
              <w:rPr>
                <w:rFonts w:ascii="Arial" w:eastAsia="宋体" w:hAnsi="Arial" w:cs="Arial"/>
              </w:rPr>
              <w:t>ConditionRule(“come_from”));</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public static FunctionDto buildeConditionRule(String field)</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FunctionBuilder inFunc = newFunction(FunctionName.IN)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.add(orderAttr(field));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condition.getCityIds().forEach(id -&gt; inFunc.add(newConst(id)));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inFunc.build();</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4930BB03" w:rsidR="00FD189F" w:rsidRDefault="00FD189F">
      <w:pPr>
        <w:pStyle w:val="af8"/>
      </w:pPr>
      <w:bookmarkStart w:id="334" w:name="_Toc36736592"/>
      <w:bookmarkStart w:id="335" w:name="_Toc36940619"/>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12</w:t>
      </w:r>
      <w:r w:rsidR="004C6267">
        <w:fldChar w:fldCharType="end"/>
      </w:r>
      <w:r>
        <w:t xml:space="preserve">  </w:t>
      </w:r>
      <w:r w:rsidRPr="00F110A9">
        <w:rPr>
          <w:rFonts w:hint="eastAsia"/>
        </w:rPr>
        <w:t>构建生效范围实现图</w:t>
      </w:r>
      <w:bookmarkEnd w:id="334"/>
      <w:bookmarkEnd w:id="335"/>
    </w:p>
    <w:p w14:paraId="24C04B98" w14:textId="4EB3D657" w:rsidR="00AF30E9" w:rsidRDefault="00AF30E9" w:rsidP="009F02EA">
      <w:pPr>
        <w:pStyle w:val="3"/>
        <w:numPr>
          <w:ilvl w:val="2"/>
          <w:numId w:val="52"/>
        </w:numPr>
      </w:pPr>
      <w:bookmarkStart w:id="336" w:name="_Toc36732810"/>
      <w:bookmarkStart w:id="337" w:name="_Toc36939030"/>
      <w:r>
        <w:rPr>
          <w:rFonts w:hint="eastAsia"/>
        </w:rPr>
        <w:t>构建</w:t>
      </w:r>
      <w:r w:rsidRPr="00B17294">
        <w:rPr>
          <w:rFonts w:ascii="Arial" w:hAnsi="Arial" w:hint="eastAsia"/>
        </w:rPr>
        <w:t>Action</w:t>
      </w:r>
      <w:r>
        <w:rPr>
          <w:rFonts w:hint="eastAsia"/>
        </w:rPr>
        <w:t>功能实现</w:t>
      </w:r>
      <w:bookmarkEnd w:id="336"/>
      <w:bookmarkEnd w:id="337"/>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r w:rsidRPr="00B17294">
        <w:rPr>
          <w:rFonts w:ascii="Arial" w:eastAsia="宋体" w:hAnsi="Arial" w:hint="eastAsia"/>
          <w:sz w:val="24"/>
          <w:szCs w:val="28"/>
        </w:rPr>
        <w:t>Excutor</w:t>
      </w:r>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lastRenderedPageBreak/>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r w:rsidRPr="00B17294">
        <w:rPr>
          <w:rFonts w:ascii="Arial" w:eastAsia="宋体" w:hAnsi="Arial"/>
          <w:sz w:val="24"/>
          <w:szCs w:val="28"/>
        </w:rPr>
        <w:t>buildAction</w:t>
      </w:r>
      <w:r>
        <w:rPr>
          <w:rFonts w:ascii="宋体" w:eastAsia="宋体" w:hAnsi="宋体" w:hint="eastAsia"/>
          <w:sz w:val="24"/>
          <w:szCs w:val="28"/>
        </w:rPr>
        <w:t>从</w:t>
      </w:r>
      <w:r w:rsidRPr="00B17294">
        <w:rPr>
          <w:rFonts w:ascii="Arial" w:eastAsia="宋体" w:hAnsi="Arial"/>
          <w:sz w:val="24"/>
          <w:szCs w:val="28"/>
        </w:rPr>
        <w:t>sceneRuleConfigDto</w:t>
      </w:r>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r w:rsidRPr="00B17294">
        <w:rPr>
          <w:rFonts w:ascii="Arial" w:eastAsia="宋体" w:hAnsi="Arial" w:hint="eastAsia"/>
          <w:sz w:val="24"/>
          <w:szCs w:val="28"/>
        </w:rPr>
        <w:t>build</w:t>
      </w:r>
      <w:r w:rsidRPr="00B17294">
        <w:rPr>
          <w:rFonts w:ascii="Arial" w:eastAsia="宋体" w:hAnsi="Arial"/>
          <w:sz w:val="24"/>
          <w:szCs w:val="28"/>
        </w:rPr>
        <w:t>Action</w:t>
      </w:r>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r w:rsidRPr="00B17294">
              <w:rPr>
                <w:rFonts w:ascii="Arial" w:eastAsia="宋体" w:hAnsi="Arial"/>
              </w:rPr>
              <w:t>FunctionDto</w:t>
            </w:r>
            <w:r>
              <w:rPr>
                <w:rFonts w:ascii="宋体" w:eastAsia="宋体" w:hAnsi="宋体"/>
              </w:rPr>
              <w:t xml:space="preserve"> </w:t>
            </w:r>
            <w:r w:rsidR="00AF30E9" w:rsidRPr="00B17294">
              <w:rPr>
                <w:rFonts w:ascii="Arial" w:eastAsia="宋体" w:hAnsi="Arial"/>
              </w:rPr>
              <w:t>buildAction</w:t>
            </w:r>
            <w:r w:rsidR="00AF30E9" w:rsidRPr="006840F6">
              <w:rPr>
                <w:rFonts w:ascii="宋体" w:eastAsia="宋体" w:hAnsi="宋体"/>
              </w:rPr>
              <w:t>(</w:t>
            </w:r>
            <w:r w:rsidR="00AF30E9" w:rsidRPr="00B17294">
              <w:rPr>
                <w:rFonts w:ascii="Arial" w:eastAsia="宋体" w:hAnsi="Arial"/>
              </w:rPr>
              <w:t>SceneRuleConfigDto</w:t>
            </w:r>
            <w:r w:rsidR="00AF30E9" w:rsidRPr="006840F6">
              <w:rPr>
                <w:rFonts w:ascii="宋体" w:eastAsia="宋体" w:hAnsi="宋体"/>
              </w:rPr>
              <w:t xml:space="preserve"> </w:t>
            </w:r>
            <w:r w:rsidR="00AF30E9" w:rsidRPr="00B17294">
              <w:rPr>
                <w:rFonts w:ascii="Arial" w:eastAsia="宋体" w:hAnsi="Arial"/>
              </w:rPr>
              <w:t>sceneRuleConfigDto</w:t>
            </w:r>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FunctionBuilder</w:t>
            </w:r>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r w:rsidRPr="00B17294">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B17294">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r w:rsidRPr="008A39AC">
              <w:rPr>
                <w:rFonts w:ascii="Arial" w:eastAsia="宋体" w:hAnsi="Arial"/>
              </w:rPr>
              <w: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buildMessageAction</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r w:rsidRPr="00B17294">
              <w:rPr>
                <w:rFonts w:ascii="Arial" w:eastAsia="宋体" w:hAnsi="Arial"/>
              </w:rPr>
              <w:t>FunctionDto</w:t>
            </w:r>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r w:rsidRPr="00B17294">
              <w:rPr>
                <w:rFonts w:ascii="Arial" w:eastAsia="宋体" w:hAnsi="Arial"/>
              </w:rPr>
              <w:t>buildCompensationAction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compensations</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r w:rsidRPr="00B17294">
              <w:rPr>
                <w:rFonts w:ascii="Arial" w:eastAsia="宋体" w:hAnsi="Arial"/>
              </w:rPr>
              <w:t>item</w:t>
            </w:r>
            <w:r w:rsidRPr="006840F6">
              <w:rPr>
                <w:rFonts w:ascii="宋体" w:eastAsia="宋体" w:hAnsi="宋体"/>
              </w:rPr>
              <w:t>-&gt;</w:t>
            </w:r>
            <w:r w:rsidRPr="008A39AC">
              <w:rPr>
                <w:rFonts w:ascii="Arial" w:eastAsia="宋体" w:hAnsi="Arial"/>
              </w:rPr>
              <w: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FunctionDto</w:t>
            </w:r>
            <w:r w:rsidRPr="006840F6">
              <w:rPr>
                <w:rFonts w:ascii="宋体" w:eastAsia="宋体" w:hAnsi="宋体"/>
              </w:rPr>
              <w:t xml:space="preserve"> </w:t>
            </w:r>
            <w:r w:rsidRPr="00B17294">
              <w:rPr>
                <w:rFonts w:ascii="Arial" w:eastAsia="宋体" w:hAnsi="Arial"/>
              </w:rPr>
              <w:t>cancelCondition</w:t>
            </w:r>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74A2B">
              <w:rPr>
                <w:rFonts w:ascii="Arial" w:eastAsia="宋体" w:hAnsi="Arial" w:cs="Arial"/>
              </w:rPr>
              <w:t>builder.add(buildCancelAction(cancelCondition));</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builderClaimAction</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25C418E6" w:rsidR="00FD189F" w:rsidRDefault="00FD189F">
      <w:pPr>
        <w:pStyle w:val="af8"/>
      </w:pPr>
      <w:bookmarkStart w:id="338" w:name="_Toc36736593"/>
      <w:bookmarkStart w:id="339" w:name="_Toc36940620"/>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13</w:t>
      </w:r>
      <w:r w:rsidR="004C6267">
        <w:fldChar w:fldCharType="end"/>
      </w:r>
      <w:r>
        <w:t xml:space="preserve">  </w:t>
      </w:r>
      <w:r w:rsidRPr="00D92C03">
        <w:rPr>
          <w:rFonts w:hint="eastAsia"/>
        </w:rPr>
        <w:t>构建</w:t>
      </w:r>
      <w:r w:rsidRPr="00B17294">
        <w:t>Action</w:t>
      </w:r>
      <w:r w:rsidRPr="00D92C03">
        <w:t>功能实现图</w:t>
      </w:r>
      <w:bookmarkEnd w:id="338"/>
      <w:bookmarkEnd w:id="339"/>
    </w:p>
    <w:p w14:paraId="526D4405" w14:textId="72D924CA" w:rsidR="001D30B8" w:rsidRPr="001D30B8" w:rsidRDefault="00BD3847" w:rsidP="009F02EA">
      <w:pPr>
        <w:pStyle w:val="2"/>
        <w:numPr>
          <w:ilvl w:val="1"/>
          <w:numId w:val="52"/>
        </w:numPr>
      </w:pPr>
      <w:bookmarkStart w:id="340" w:name="_Toc25947936"/>
      <w:bookmarkStart w:id="341" w:name="_Toc36642714"/>
      <w:bookmarkStart w:id="342" w:name="_Toc36643286"/>
      <w:bookmarkStart w:id="343" w:name="_Toc36732811"/>
      <w:bookmarkStart w:id="344" w:name="_Toc36939031"/>
      <w:r>
        <w:rPr>
          <w:rFonts w:hint="eastAsia"/>
        </w:rPr>
        <w:t>审核流模块</w:t>
      </w:r>
      <w:bookmarkEnd w:id="340"/>
      <w:bookmarkEnd w:id="341"/>
      <w:bookmarkEnd w:id="342"/>
      <w:bookmarkEnd w:id="343"/>
      <w:bookmarkEnd w:id="344"/>
    </w:p>
    <w:p w14:paraId="3ED7197B" w14:textId="44FD8610" w:rsidR="001D30B8" w:rsidRDefault="001D30B8" w:rsidP="009F02EA">
      <w:pPr>
        <w:pStyle w:val="3"/>
        <w:numPr>
          <w:ilvl w:val="2"/>
          <w:numId w:val="52"/>
        </w:numPr>
      </w:pPr>
      <w:bookmarkStart w:id="345" w:name="_Toc36642715"/>
      <w:bookmarkStart w:id="346" w:name="_Toc36643287"/>
      <w:bookmarkStart w:id="347" w:name="_Toc36732812"/>
      <w:bookmarkStart w:id="348" w:name="_Toc36939032"/>
      <w:r>
        <w:rPr>
          <w:rFonts w:hint="eastAsia"/>
        </w:rPr>
        <w:t>审核流模块设计</w:t>
      </w:r>
      <w:bookmarkEnd w:id="345"/>
      <w:bookmarkEnd w:id="346"/>
      <w:bookmarkEnd w:id="347"/>
      <w:bookmarkEnd w:id="348"/>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w:t>
      </w:r>
      <w:r w:rsidR="00826DB1">
        <w:rPr>
          <w:rFonts w:ascii="宋体" w:eastAsia="宋体" w:hAnsi="宋体" w:hint="eastAsia"/>
          <w:sz w:val="24"/>
          <w:szCs w:val="24"/>
        </w:rPr>
        <w:lastRenderedPageBreak/>
        <w:t>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0E5CB760" w:rsidR="00F567AF" w:rsidRDefault="00FD189F" w:rsidP="00FD189F">
      <w:pPr>
        <w:pStyle w:val="af8"/>
      </w:pPr>
      <w:bookmarkStart w:id="349" w:name="_Toc36736594"/>
      <w:bookmarkStart w:id="350" w:name="_Toc36940621"/>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14</w:t>
      </w:r>
      <w:r w:rsidR="004C6267">
        <w:fldChar w:fldCharType="end"/>
      </w:r>
      <w:r>
        <w:t xml:space="preserve">  </w:t>
      </w:r>
      <w:r w:rsidRPr="00A510E4">
        <w:rPr>
          <w:rFonts w:hint="eastAsia"/>
        </w:rPr>
        <w:t>审核流模块类图</w:t>
      </w:r>
      <w:bookmarkEnd w:id="349"/>
      <w:bookmarkEnd w:id="350"/>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的</w:t>
      </w:r>
      <w:r w:rsidR="006C1227" w:rsidRPr="00B17294">
        <w:rPr>
          <w:rFonts w:ascii="Arial" w:eastAsia="宋体" w:hAnsi="Arial" w:hint="eastAsia"/>
          <w:sz w:val="24"/>
          <w:szCs w:val="24"/>
        </w:rPr>
        <w:t>o</w:t>
      </w:r>
      <w:r w:rsidR="006C1227" w:rsidRPr="00B17294">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B17294">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r w:rsidR="00391800">
        <w:rPr>
          <w:rFonts w:ascii="宋体" w:eastAsia="宋体" w:hAnsi="宋体" w:hint="eastAsia"/>
          <w:sz w:val="24"/>
          <w:szCs w:val="24"/>
        </w:rPr>
        <w:t>的</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B17294">
        <w:rPr>
          <w:rFonts w:ascii="Arial" w:eastAsia="宋体" w:hAnsi="Arial" w:hint="eastAsia"/>
          <w:sz w:val="24"/>
          <w:szCs w:val="24"/>
        </w:rPr>
        <w:t>RunnerService</w:t>
      </w:r>
      <w:r w:rsidR="00414244">
        <w:rPr>
          <w:rFonts w:ascii="宋体" w:eastAsia="宋体" w:hAnsi="宋体" w:hint="eastAsia"/>
          <w:sz w:val="24"/>
          <w:szCs w:val="24"/>
        </w:rPr>
        <w:t>和</w:t>
      </w:r>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r w:rsidR="00414244">
        <w:rPr>
          <w:rFonts w:ascii="宋体" w:eastAsia="宋体" w:hAnsi="宋体" w:hint="eastAsia"/>
          <w:sz w:val="24"/>
          <w:szCs w:val="24"/>
        </w:rPr>
        <w:t>。</w:t>
      </w:r>
      <w:r w:rsidR="00414244" w:rsidRPr="00B17294">
        <w:rPr>
          <w:rFonts w:ascii="Arial" w:eastAsia="宋体" w:hAnsi="Arial" w:hint="eastAsia"/>
          <w:sz w:val="24"/>
          <w:szCs w:val="24"/>
        </w:rPr>
        <w:t>Runner</w:t>
      </w:r>
      <w:r w:rsidR="00414244" w:rsidRPr="00B17294">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w:t>
      </w:r>
      <w:r w:rsidR="00A60448">
        <w:rPr>
          <w:rFonts w:ascii="宋体" w:eastAsia="宋体" w:hAnsi="宋体" w:hint="eastAsia"/>
          <w:sz w:val="24"/>
          <w:szCs w:val="24"/>
        </w:rPr>
        <w:lastRenderedPageBreak/>
        <w:t>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B17294">
        <w:rPr>
          <w:rFonts w:ascii="Arial" w:eastAsia="宋体" w:hAnsi="Arial" w:hint="eastAsia"/>
          <w:sz w:val="24"/>
          <w:szCs w:val="24"/>
        </w:rPr>
        <w:t>RunnerService</w:t>
      </w:r>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B17294">
        <w:rPr>
          <w:rFonts w:ascii="Arial" w:eastAsia="宋体" w:hAnsi="Arial" w:hint="eastAsia"/>
          <w:sz w:val="24"/>
          <w:szCs w:val="24"/>
        </w:rPr>
        <w:t>Scene</w:t>
      </w:r>
      <w:r w:rsidR="00DE6F7A" w:rsidRPr="00B17294">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B17294">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B17294">
        <w:rPr>
          <w:rFonts w:ascii="Arial" w:eastAsia="宋体" w:hAnsi="Arial" w:hint="eastAsia"/>
          <w:sz w:val="24"/>
          <w:szCs w:val="24"/>
        </w:rPr>
        <w:t>J</w:t>
      </w:r>
      <w:r w:rsidR="006D1121" w:rsidRPr="00B17294">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51" w:name="_Toc36642716"/>
      <w:bookmarkStart w:id="352" w:name="_Toc36643288"/>
      <w:bookmarkStart w:id="353" w:name="_Toc36732813"/>
      <w:bookmarkStart w:id="354" w:name="_Toc36939033"/>
      <w:r>
        <w:rPr>
          <w:rFonts w:hint="eastAsia"/>
        </w:rPr>
        <w:t>审核流操作功能实现</w:t>
      </w:r>
      <w:bookmarkEnd w:id="351"/>
      <w:bookmarkEnd w:id="352"/>
      <w:bookmarkEnd w:id="353"/>
      <w:bookmarkEnd w:id="354"/>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5444B35" w:rsidR="00E16F9A" w:rsidRDefault="00FD189F" w:rsidP="00FD189F">
      <w:pPr>
        <w:pStyle w:val="af8"/>
      </w:pPr>
      <w:bookmarkStart w:id="355" w:name="_Toc36736595"/>
      <w:bookmarkStart w:id="356" w:name="_Toc36940622"/>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15</w:t>
      </w:r>
      <w:r w:rsidR="004C6267">
        <w:fldChar w:fldCharType="end"/>
      </w:r>
      <w:r>
        <w:t xml:space="preserve">  </w:t>
      </w:r>
      <w:r w:rsidRPr="0064610E">
        <w:rPr>
          <w:rFonts w:hint="eastAsia"/>
        </w:rPr>
        <w:t>审核流操作时序图</w:t>
      </w:r>
      <w:bookmarkEnd w:id="355"/>
      <w:bookmarkEnd w:id="356"/>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r w:rsidR="00037490">
        <w:rPr>
          <w:rFonts w:ascii="宋体" w:eastAsia="宋体" w:hAnsi="宋体" w:hint="eastAsia"/>
          <w:sz w:val="24"/>
          <w:szCs w:val="24"/>
        </w:rPr>
        <w:t>通过调用</w:t>
      </w:r>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B17294">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B17294">
        <w:rPr>
          <w:rFonts w:ascii="Arial" w:eastAsia="宋体" w:hAnsi="Arial" w:hint="eastAsia"/>
          <w:sz w:val="24"/>
          <w:szCs w:val="24"/>
        </w:rPr>
        <w:t>SceneRuleDraft</w:t>
      </w:r>
      <w:r w:rsidR="005D4B40" w:rsidRPr="00B17294">
        <w:rPr>
          <w:rFonts w:ascii="Arial" w:eastAsia="宋体" w:hAnsi="Arial"/>
          <w:sz w:val="24"/>
          <w:szCs w:val="24"/>
        </w:rPr>
        <w:t>Dao</w:t>
      </w:r>
      <w:r w:rsidR="005D4B40">
        <w:rPr>
          <w:rFonts w:ascii="宋体" w:eastAsia="宋体" w:hAnsi="宋体" w:hint="eastAsia"/>
          <w:sz w:val="24"/>
          <w:szCs w:val="24"/>
        </w:rPr>
        <w:t>和</w:t>
      </w:r>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B17294">
        <w:rPr>
          <w:rFonts w:ascii="Arial" w:eastAsia="宋体" w:hAnsi="Arial" w:hint="eastAsia"/>
          <w:sz w:val="24"/>
          <w:szCs w:val="24"/>
        </w:rPr>
        <w:t>get</w:t>
      </w:r>
      <w:r w:rsidR="00A83FCE" w:rsidRPr="00B17294">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B17294">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r w:rsidRPr="00B17294">
              <w:rPr>
                <w:rFonts w:ascii="Arial" w:hAnsi="Arial"/>
              </w:rPr>
              <w:t>getDraftRule</w:t>
            </w:r>
            <w:r>
              <w:t>(</w:t>
            </w:r>
            <w:r w:rsidRPr="00B17294">
              <w:rPr>
                <w:rFonts w:ascii="Arial" w:hAnsi="Arial"/>
              </w:rPr>
              <w:t>DraftRuleQuery</w:t>
            </w:r>
            <w:r>
              <w:t xml:space="preserve"> </w:t>
            </w:r>
            <w:r w:rsidRPr="00B17294">
              <w:rPr>
                <w:rFonts w:ascii="Arial" w:hAnsi="Arial"/>
              </w:rPr>
              <w:t>query</w:t>
            </w:r>
            <w:r>
              <w:t>)</w:t>
            </w:r>
            <w:r w:rsidRPr="008A39AC">
              <w:rPr>
                <w:rFonts w:ascii="Arial" w:hAnsi="Arial"/>
              </w:rP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r w:rsidRPr="00B17294">
              <w:rPr>
                <w:rFonts w:ascii="Arial" w:hAnsi="Arial"/>
              </w:rPr>
              <w:t>DraftRuleDTO</w:t>
            </w:r>
            <w:r>
              <w:t xml:space="preserve">&gt; </w:t>
            </w:r>
            <w:r w:rsidRPr="00B17294">
              <w:rPr>
                <w:rFonts w:ascii="Arial" w:hAnsi="Arial"/>
              </w:rPr>
              <w:t>draftRuleDTOList</w:t>
            </w:r>
            <w:r>
              <w:t xml:space="preserve"> = </w:t>
            </w:r>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r w:rsidRPr="00B17294">
              <w:rPr>
                <w:rFonts w:ascii="Arial" w:hAnsi="Arial"/>
              </w:rPr>
              <w:t>Response</w:t>
            </w:r>
            <w:r w:rsidRPr="001244DA">
              <w:rPr>
                <w:rFonts w:ascii="Arial" w:hAnsi="Arial"/>
              </w:rPr>
              <w:t>.</w:t>
            </w:r>
            <w:r w:rsidRPr="00B17294">
              <w:rPr>
                <w:rFonts w:ascii="Arial" w:hAnsi="Arial"/>
              </w:rPr>
              <w:t>SUCCESS</w:t>
            </w:r>
            <w:r>
              <w:t>(</w:t>
            </w:r>
            <w:r w:rsidR="00CA2160" w:rsidRPr="00CA2160">
              <w:rPr>
                <w:rFonts w:ascii="Arial" w:hAnsi="Arial" w:cs="Arial"/>
              </w:rPr>
              <w:t>transferToVO</w:t>
            </w:r>
            <w:r w:rsidR="00CA2160">
              <w:t>(</w:t>
            </w:r>
            <w:r w:rsidR="00CA2160" w:rsidRPr="00B17294">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r w:rsidRPr="00B17294">
              <w:rPr>
                <w:rFonts w:ascii="Arial" w:hAnsi="Arial"/>
              </w:rPr>
              <w:t>terminateAudit</w:t>
            </w:r>
            <w:r>
              <w:t>(</w:t>
            </w:r>
            <w:r w:rsidRPr="00B17294">
              <w:rPr>
                <w:rFonts w:ascii="Arial" w:hAnsi="Arial"/>
              </w:rPr>
              <w:t>DraftRuleVO</w:t>
            </w:r>
            <w:r>
              <w:t xml:space="preserve"> </w:t>
            </w:r>
            <w:r w:rsidRPr="00B17294">
              <w:rPr>
                <w:rFonts w:ascii="Arial" w:hAnsi="Arial"/>
              </w:rPr>
              <w:t>draftRuleVO</w:t>
            </w:r>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r w:rsidRPr="00B17294">
              <w:rPr>
                <w:rFonts w:ascii="Arial" w:hAnsi="Arial"/>
              </w:rPr>
              <w:t>isSuccess</w:t>
            </w:r>
            <w:r>
              <w:t xml:space="preserve"> = </w:t>
            </w:r>
            <w:r w:rsidRPr="00B17294">
              <w:rPr>
                <w:rFonts w:ascii="Arial" w:hAnsi="Arial"/>
              </w:rPr>
              <w:t>runnerService</w:t>
            </w:r>
            <w:r w:rsidRPr="001244DA">
              <w:rPr>
                <w:rFonts w:ascii="Arial" w:hAnsi="Arial"/>
              </w:rPr>
              <w:t>.</w:t>
            </w:r>
            <w:r w:rsidRPr="00B17294">
              <w:rPr>
                <w:rFonts w:ascii="Arial" w:hAnsi="Arial"/>
              </w:rPr>
              <w:t>terninateAudit</w:t>
            </w:r>
            <w:r>
              <w:t xml:space="preserve">();// </w:t>
            </w:r>
            <w:r w:rsidRPr="00B17294">
              <w:rPr>
                <w:rFonts w:ascii="Arial" w:hAnsi="Arial"/>
              </w:rPr>
              <w:t>rpc</w:t>
            </w:r>
            <w:r>
              <w:t>调用</w:t>
            </w:r>
            <w:r w:rsidR="00E42FD7">
              <w:rPr>
                <w:rFonts w:hint="eastAsia"/>
              </w:rPr>
              <w:t>。</w:t>
            </w:r>
          </w:p>
          <w:p w14:paraId="0ABCE2B7" w14:textId="0402C255" w:rsidR="009E3086" w:rsidRDefault="009E3086" w:rsidP="00E42FD7">
            <w:pPr>
              <w:ind w:firstLine="420"/>
              <w:rPr>
                <w:rFonts w:ascii="Arial" w:hAnsi="Arial" w:cs="Arial"/>
              </w:rPr>
            </w:pPr>
            <w:r w:rsidRPr="009E3086">
              <w:rPr>
                <w:rFonts w:ascii="Arial" w:hAnsi="Arial" w:cs="Arial"/>
              </w:rPr>
              <w:t>If(! isSuccess) return false;</w:t>
            </w:r>
          </w:p>
          <w:p w14:paraId="2FFE2F97" w14:textId="39A5C4D9" w:rsidR="00280DE4" w:rsidRDefault="00280DE4" w:rsidP="00280DE4">
            <w:r>
              <w:t xml:space="preserve">    </w:t>
            </w:r>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rsidRPr="001F7C42">
              <w:rPr>
                <w:rFonts w:ascii="Arial" w:hAnsi="Arial"/>
              </w:rPr>
              <w:t>}</w:t>
            </w:r>
          </w:p>
        </w:tc>
      </w:tr>
    </w:tbl>
    <w:p w14:paraId="5387FCDA" w14:textId="4399EDBD" w:rsidR="005F0985" w:rsidRDefault="00FD189F" w:rsidP="00FD189F">
      <w:pPr>
        <w:pStyle w:val="af8"/>
      </w:pPr>
      <w:bookmarkStart w:id="357" w:name="_Toc36736596"/>
      <w:bookmarkStart w:id="358" w:name="_Toc36940623"/>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16</w:t>
      </w:r>
      <w:r w:rsidR="004C6267">
        <w:fldChar w:fldCharType="end"/>
      </w:r>
      <w:r>
        <w:t xml:space="preserve"> </w:t>
      </w:r>
      <w:r w:rsidR="00AB1DB0">
        <w:t xml:space="preserve"> </w:t>
      </w:r>
      <w:r>
        <w:rPr>
          <w:rFonts w:hint="eastAsia"/>
        </w:rPr>
        <w:t>审核流操作功能实现图</w:t>
      </w:r>
      <w:bookmarkEnd w:id="357"/>
      <w:bookmarkEnd w:id="358"/>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66192964" w:rsidR="00202EDB" w:rsidRDefault="00FD189F" w:rsidP="00FD189F">
      <w:pPr>
        <w:pStyle w:val="af8"/>
      </w:pPr>
      <w:bookmarkStart w:id="359" w:name="_Toc36736597"/>
      <w:bookmarkStart w:id="360" w:name="_Toc36940624"/>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17</w:t>
      </w:r>
      <w:r w:rsidR="004C6267">
        <w:fldChar w:fldCharType="end"/>
      </w:r>
      <w:r>
        <w:t xml:space="preserve">  </w:t>
      </w:r>
      <w:r w:rsidRPr="00ED77F5">
        <w:rPr>
          <w:rFonts w:hint="eastAsia"/>
        </w:rPr>
        <w:t>审核流操作界面</w:t>
      </w:r>
      <w:bookmarkEnd w:id="359"/>
      <w:bookmarkEnd w:id="360"/>
    </w:p>
    <w:p w14:paraId="38CF67FA" w14:textId="695BB81B" w:rsidR="00D778E3" w:rsidRDefault="000459FC" w:rsidP="009F02EA">
      <w:pPr>
        <w:pStyle w:val="3"/>
        <w:numPr>
          <w:ilvl w:val="2"/>
          <w:numId w:val="52"/>
        </w:numPr>
      </w:pPr>
      <w:bookmarkStart w:id="361" w:name="_Toc36642717"/>
      <w:bookmarkStart w:id="362" w:name="_Toc36643289"/>
      <w:bookmarkStart w:id="363" w:name="_Toc36732814"/>
      <w:bookmarkStart w:id="364" w:name="_Toc36939034"/>
      <w:r>
        <w:rPr>
          <w:rFonts w:hint="eastAsia"/>
        </w:rPr>
        <w:lastRenderedPageBreak/>
        <w:t>审核权转移功能实现</w:t>
      </w:r>
      <w:bookmarkEnd w:id="361"/>
      <w:bookmarkEnd w:id="362"/>
      <w:bookmarkEnd w:id="363"/>
      <w:bookmarkEnd w:id="364"/>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17443F25" w:rsidR="00D778E3" w:rsidRDefault="00FD189F" w:rsidP="00FD189F">
      <w:pPr>
        <w:pStyle w:val="af8"/>
      </w:pPr>
      <w:bookmarkStart w:id="365" w:name="_Toc36736598"/>
      <w:bookmarkStart w:id="366" w:name="_Toc36940625"/>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18</w:t>
      </w:r>
      <w:r w:rsidR="004C6267">
        <w:fldChar w:fldCharType="end"/>
      </w:r>
      <w:r>
        <w:t xml:space="preserve">  </w:t>
      </w:r>
      <w:r w:rsidRPr="00350BD6">
        <w:rPr>
          <w:rFonts w:hint="eastAsia"/>
        </w:rPr>
        <w:t>审核权转移时序图</w:t>
      </w:r>
      <w:bookmarkEnd w:id="365"/>
      <w:bookmarkEnd w:id="366"/>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负责监听审核消息队列，</w:t>
      </w:r>
      <w:r w:rsidRPr="00B17294">
        <w:rPr>
          <w:rFonts w:ascii="Arial" w:eastAsia="宋体" w:hAnsi="Arial" w:hint="eastAsia"/>
          <w:sz w:val="24"/>
          <w:szCs w:val="24"/>
        </w:rPr>
        <w:t>H</w:t>
      </w:r>
      <w:r w:rsidRPr="00B17294">
        <w:rPr>
          <w:rFonts w:ascii="Arial" w:eastAsia="宋体" w:hAnsi="Arial"/>
          <w:sz w:val="24"/>
          <w:szCs w:val="24"/>
        </w:rPr>
        <w:t>andleAuditMessageService</w:t>
      </w:r>
      <w:r>
        <w:rPr>
          <w:rFonts w:ascii="宋体" w:eastAsia="宋体" w:hAnsi="宋体" w:hint="eastAsia"/>
          <w:sz w:val="24"/>
          <w:szCs w:val="24"/>
        </w:rPr>
        <w:t>处理</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B17294">
        <w:rPr>
          <w:rFonts w:ascii="Arial" w:eastAsia="宋体" w:hAnsi="Arial" w:hint="eastAsia"/>
          <w:sz w:val="24"/>
          <w:szCs w:val="24"/>
        </w:rPr>
        <w:t>Handle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SceneRuleDao</w:t>
      </w:r>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B17294">
        <w:rPr>
          <w:rFonts w:ascii="Arial" w:eastAsia="宋体" w:hAnsi="Arial" w:hint="eastAsia"/>
          <w:sz w:val="24"/>
          <w:szCs w:val="24"/>
        </w:rPr>
        <w:t>Hanle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Sync</w:t>
      </w:r>
      <w:r w:rsidRPr="00B17294">
        <w:rPr>
          <w:rFonts w:ascii="Arial" w:eastAsia="宋体" w:hAnsi="Arial"/>
          <w:sz w:val="24"/>
          <w:szCs w:val="24"/>
        </w:rPr>
        <w:t>RunnerService</w:t>
      </w:r>
      <w:r>
        <w:rPr>
          <w:rFonts w:ascii="宋体" w:eastAsia="宋体" w:hAnsi="宋体" w:hint="eastAsia"/>
          <w:sz w:val="24"/>
          <w:szCs w:val="24"/>
        </w:rPr>
        <w:t>转移审核权，同时通过</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public void handleAuditMessage(AuditMessage message)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E8488C">
              <w:rPr>
                <w:rFonts w:ascii="Arial" w:eastAsia="宋体" w:hAnsi="Arial"/>
                <w:szCs w:val="21"/>
              </w:rPr>
              <w:t>checkSuccesOrFail(message);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NEXT_NODE.get(messsage.currentState);//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RunnerService.transfer(next);</w:t>
            </w:r>
          </w:p>
          <w:p w14:paraId="0B8EB23F" w14:textId="591BE66B" w:rsidR="00895CB8" w:rsidRDefault="00296FD5" w:rsidP="00296FD5">
            <w:pPr>
              <w:keepNext/>
            </w:pPr>
            <w:r w:rsidRPr="001F7C42">
              <w:rPr>
                <w:rFonts w:ascii="Arial" w:eastAsia="宋体" w:hAnsi="Arial"/>
                <w:szCs w:val="21"/>
              </w:rPr>
              <w:t>}</w:t>
            </w:r>
          </w:p>
        </w:tc>
      </w:tr>
    </w:tbl>
    <w:p w14:paraId="5861160E" w14:textId="051653BB" w:rsidR="00FD189F" w:rsidRDefault="00FD189F">
      <w:pPr>
        <w:pStyle w:val="af8"/>
      </w:pPr>
      <w:bookmarkStart w:id="367" w:name="_Toc36736599"/>
      <w:bookmarkStart w:id="368" w:name="_Toc36940626"/>
      <w:bookmarkStart w:id="369" w:name="_Toc36642718"/>
      <w:bookmarkStart w:id="370" w:name="_Toc36643290"/>
      <w:bookmarkStart w:id="371" w:name="_Toc36732815"/>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19</w:t>
      </w:r>
      <w:r w:rsidR="004C6267">
        <w:fldChar w:fldCharType="end"/>
      </w:r>
      <w:r>
        <w:t xml:space="preserve">  </w:t>
      </w:r>
      <w:r w:rsidRPr="0055262D">
        <w:rPr>
          <w:rFonts w:hint="eastAsia"/>
        </w:rPr>
        <w:t>审核流操作实现</w:t>
      </w:r>
      <w:bookmarkEnd w:id="367"/>
      <w:bookmarkEnd w:id="368"/>
    </w:p>
    <w:p w14:paraId="28F32938" w14:textId="6873258E" w:rsidR="000459FC" w:rsidRDefault="000459FC" w:rsidP="009F02EA">
      <w:pPr>
        <w:pStyle w:val="3"/>
        <w:numPr>
          <w:ilvl w:val="2"/>
          <w:numId w:val="52"/>
        </w:numPr>
      </w:pPr>
      <w:bookmarkStart w:id="372" w:name="_Toc36939035"/>
      <w:r>
        <w:rPr>
          <w:rFonts w:hint="eastAsia"/>
        </w:rPr>
        <w:lastRenderedPageBreak/>
        <w:t>审核消息保障功能实现</w:t>
      </w:r>
      <w:bookmarkEnd w:id="369"/>
      <w:bookmarkEnd w:id="370"/>
      <w:bookmarkEnd w:id="371"/>
      <w:bookmarkEnd w:id="372"/>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2D56B656" w:rsidR="00A8038D" w:rsidRDefault="00FD189F" w:rsidP="00FD189F">
      <w:pPr>
        <w:pStyle w:val="af8"/>
      </w:pPr>
      <w:bookmarkStart w:id="373" w:name="_Toc36736600"/>
      <w:bookmarkStart w:id="374" w:name="_Toc36940627"/>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20</w:t>
      </w:r>
      <w:r w:rsidR="004C6267">
        <w:fldChar w:fldCharType="end"/>
      </w:r>
      <w:r>
        <w:t xml:space="preserve">  </w:t>
      </w:r>
      <w:r w:rsidRPr="001F5212">
        <w:rPr>
          <w:rFonts w:hint="eastAsia"/>
        </w:rPr>
        <w:t>审核消息保障时序图</w:t>
      </w:r>
      <w:bookmarkEnd w:id="373"/>
      <w:bookmarkEnd w:id="374"/>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r w:rsidR="006E4D3B" w:rsidRPr="00B17294">
        <w:rPr>
          <w:rFonts w:ascii="Arial" w:eastAsia="宋体" w:hAnsi="Arial"/>
          <w:sz w:val="24"/>
          <w:szCs w:val="24"/>
        </w:rPr>
        <w:t>draftRuleService</w:t>
      </w:r>
      <w:r w:rsidR="006E4D3B">
        <w:rPr>
          <w:rFonts w:ascii="宋体" w:eastAsia="宋体" w:hAnsi="宋体" w:hint="eastAsia"/>
          <w:sz w:val="24"/>
          <w:szCs w:val="24"/>
        </w:rPr>
        <w:t>的</w:t>
      </w:r>
      <w:r w:rsidR="006E4D3B" w:rsidRPr="00B17294">
        <w:rPr>
          <w:rFonts w:ascii="Arial" w:eastAsia="宋体" w:hAnsi="Arial" w:hint="eastAsia"/>
          <w:sz w:val="24"/>
          <w:szCs w:val="24"/>
        </w:rPr>
        <w:t>get</w:t>
      </w:r>
      <w:r w:rsidR="006E4D3B" w:rsidRPr="00B17294">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r w:rsidRPr="00B17294">
              <w:rPr>
                <w:rFonts w:ascii="Arial" w:eastAsia="宋体" w:hAnsi="Arial"/>
              </w:rPr>
              <w:t>checkAuditState</w:t>
            </w:r>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r w:rsidRPr="00B17294">
              <w:rPr>
                <w:rFonts w:ascii="Arial" w:eastAsia="宋体" w:hAnsi="Arial"/>
              </w:rPr>
              <w:t>DraftRuleDTO</w:t>
            </w:r>
            <w:r w:rsidRPr="00E16B67">
              <w:rPr>
                <w:rFonts w:ascii="宋体" w:eastAsia="宋体" w:hAnsi="宋体"/>
              </w:rPr>
              <w:t xml:space="preserve">&gt; </w:t>
            </w:r>
            <w:r w:rsidRPr="00B17294">
              <w:rPr>
                <w:rFonts w:ascii="Arial" w:eastAsia="宋体" w:hAnsi="Arial"/>
              </w:rPr>
              <w:t>draftRuleList</w:t>
            </w:r>
            <w:r w:rsidRPr="00E16B67">
              <w:rPr>
                <w:rFonts w:ascii="宋体" w:eastAsia="宋体" w:hAnsi="宋体"/>
              </w:rPr>
              <w:t xml:space="preserve"> = </w:t>
            </w:r>
            <w:bookmarkStart w:id="375" w:name="OLE_LINK22"/>
            <w:bookmarkStart w:id="376" w:name="OLE_LINK23"/>
            <w:r w:rsidR="00555E69" w:rsidRPr="00B17294">
              <w:rPr>
                <w:rFonts w:ascii="Arial" w:eastAsia="宋体" w:hAnsi="Arial"/>
              </w:rPr>
              <w:t>d</w:t>
            </w:r>
            <w:r w:rsidRPr="00B17294">
              <w:rPr>
                <w:rFonts w:ascii="Arial" w:eastAsia="宋体" w:hAnsi="Arial"/>
              </w:rPr>
              <w:t>raftRuleService</w:t>
            </w:r>
            <w:bookmarkEnd w:id="375"/>
            <w:bookmarkEnd w:id="376"/>
            <w:r w:rsidRPr="001244DA">
              <w:rPr>
                <w:rFonts w:ascii="Arial" w:eastAsia="宋体" w:hAnsi="Arial"/>
              </w:rPr>
              <w:t>.</w:t>
            </w:r>
            <w:r w:rsidRPr="00B17294">
              <w:rPr>
                <w:rFonts w:ascii="Arial" w:eastAsia="宋体" w:hAnsi="Arial"/>
              </w:rPr>
              <w:t>getDraftRules</w:t>
            </w:r>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for</w:t>
            </w:r>
            <w:r w:rsidRPr="00E16B67">
              <w:rPr>
                <w:rFonts w:ascii="宋体" w:eastAsia="宋体" w:hAnsi="宋体"/>
              </w:rPr>
              <w:t>(</w:t>
            </w:r>
            <w:r w:rsidRPr="00B17294">
              <w:rPr>
                <w:rFonts w:ascii="Arial" w:eastAsia="宋体" w:hAnsi="Arial"/>
              </w:rPr>
              <w:t>DraftRuleDTO</w:t>
            </w:r>
            <w:r w:rsidRPr="00E16B67">
              <w:rPr>
                <w:rFonts w:ascii="宋体" w:eastAsia="宋体" w:hAnsi="宋体"/>
              </w:rPr>
              <w:t xml:space="preserve"> </w:t>
            </w:r>
            <w:r w:rsidRPr="00B17294">
              <w:rPr>
                <w:rFonts w:ascii="Arial" w:eastAsia="宋体" w:hAnsi="Arial"/>
              </w:rPr>
              <w:t>draftRule</w:t>
            </w:r>
            <w:r w:rsidRPr="00E16B67">
              <w:rPr>
                <w:rFonts w:ascii="宋体" w:eastAsia="宋体" w:hAnsi="宋体"/>
              </w:rPr>
              <w:t xml:space="preserve"> : </w:t>
            </w:r>
            <w:r w:rsidRPr="00B17294">
              <w:rPr>
                <w:rFonts w:ascii="Arial" w:eastAsia="宋体" w:hAnsi="Arial"/>
              </w:rPr>
              <w:t>draftRuleList</w:t>
            </w:r>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r w:rsidRPr="00B17294">
              <w:rPr>
                <w:rFonts w:ascii="Arial" w:eastAsia="宋体" w:hAnsi="Arial"/>
              </w:rPr>
              <w:t>ruleName</w:t>
            </w:r>
            <w:r w:rsidRPr="00E16B67">
              <w:rPr>
                <w:rFonts w:ascii="宋体" w:eastAsia="宋体" w:hAnsi="宋体"/>
              </w:rPr>
              <w:t xml:space="preserve"> = </w:t>
            </w:r>
            <w:r w:rsidRPr="00B17294">
              <w:rPr>
                <w:rFonts w:ascii="Arial" w:eastAsia="宋体" w:hAnsi="Arial"/>
              </w:rPr>
              <w:t>draftRule</w:t>
            </w:r>
            <w:r w:rsidRPr="001244DA">
              <w:rPr>
                <w:rFonts w:ascii="Arial" w:eastAsia="宋体" w:hAnsi="Arial"/>
              </w:rPr>
              <w:t>.</w:t>
            </w:r>
            <w:r w:rsidRPr="00B17294">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 </w:t>
            </w:r>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r w:rsidRPr="00E16B67">
              <w:rPr>
                <w:rFonts w:ascii="宋体" w:eastAsia="宋体" w:hAnsi="宋体"/>
              </w:rPr>
              <w:t>(</w:t>
            </w:r>
            <w:r w:rsidRPr="00B17294">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if</w:t>
            </w:r>
            <w:r w:rsidRPr="00E16B67">
              <w:rPr>
                <w:rFonts w:ascii="宋体" w:eastAsia="宋体" w:hAnsi="宋体"/>
              </w:rPr>
              <w:t>(</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 xml:space="preserve"> != </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AuditMessage</w:t>
            </w:r>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r w:rsidRPr="00B17294">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64CC1BC8" w:rsidR="00FD189F" w:rsidRDefault="00FD189F">
      <w:pPr>
        <w:pStyle w:val="af8"/>
      </w:pPr>
      <w:bookmarkStart w:id="377" w:name="_Toc36736601"/>
      <w:bookmarkStart w:id="378" w:name="_Toc36940628"/>
      <w:bookmarkStart w:id="379" w:name="_Toc25947937"/>
      <w:bookmarkStart w:id="380" w:name="_Toc36642719"/>
      <w:bookmarkStart w:id="381" w:name="_Toc36643291"/>
      <w:bookmarkStart w:id="382" w:name="_Toc36732816"/>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21</w:t>
      </w:r>
      <w:r w:rsidR="004C6267">
        <w:fldChar w:fldCharType="end"/>
      </w:r>
      <w:r>
        <w:t xml:space="preserve">  </w:t>
      </w:r>
      <w:r w:rsidRPr="007A3AD2">
        <w:rPr>
          <w:rFonts w:hint="eastAsia"/>
        </w:rPr>
        <w:t>审核信息保障实现</w:t>
      </w:r>
      <w:bookmarkEnd w:id="377"/>
      <w:bookmarkEnd w:id="378"/>
    </w:p>
    <w:p w14:paraId="1D0D7CF0" w14:textId="6D89F885" w:rsidR="003F68D0" w:rsidRDefault="00A5628C" w:rsidP="009F02EA">
      <w:pPr>
        <w:pStyle w:val="2"/>
        <w:numPr>
          <w:ilvl w:val="1"/>
          <w:numId w:val="52"/>
        </w:numPr>
      </w:pPr>
      <w:bookmarkStart w:id="383" w:name="_Toc36939036"/>
      <w:r>
        <w:rPr>
          <w:rFonts w:hint="eastAsia"/>
        </w:rPr>
        <w:lastRenderedPageBreak/>
        <w:t>规则应用</w:t>
      </w:r>
      <w:r w:rsidR="00BD3847">
        <w:rPr>
          <w:rFonts w:hint="eastAsia"/>
        </w:rPr>
        <w:t>模块</w:t>
      </w:r>
      <w:bookmarkEnd w:id="379"/>
      <w:bookmarkEnd w:id="380"/>
      <w:bookmarkEnd w:id="381"/>
      <w:bookmarkEnd w:id="382"/>
      <w:bookmarkEnd w:id="383"/>
    </w:p>
    <w:p w14:paraId="75C7DC40" w14:textId="4CB7FFAA" w:rsidR="001D30B8" w:rsidRPr="001D30B8" w:rsidRDefault="00A5628C" w:rsidP="009F02EA">
      <w:pPr>
        <w:pStyle w:val="3"/>
        <w:numPr>
          <w:ilvl w:val="2"/>
          <w:numId w:val="52"/>
        </w:numPr>
      </w:pPr>
      <w:bookmarkStart w:id="384" w:name="_Toc36642720"/>
      <w:bookmarkStart w:id="385" w:name="_Toc36643292"/>
      <w:bookmarkStart w:id="386" w:name="_Toc36732817"/>
      <w:bookmarkStart w:id="387" w:name="_Toc36939037"/>
      <w:r>
        <w:rPr>
          <w:rFonts w:hint="eastAsia"/>
        </w:rPr>
        <w:t>规则应用</w:t>
      </w:r>
      <w:r w:rsidR="001D30B8">
        <w:rPr>
          <w:rFonts w:hint="eastAsia"/>
        </w:rPr>
        <w:t>模块设计</w:t>
      </w:r>
      <w:bookmarkEnd w:id="384"/>
      <w:bookmarkEnd w:id="385"/>
      <w:bookmarkEnd w:id="386"/>
      <w:bookmarkEnd w:id="387"/>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1AFDF894" w:rsidR="00C1261D" w:rsidRDefault="00C1261D" w:rsidP="00C1261D">
      <w:pPr>
        <w:pStyle w:val="af8"/>
        <w:rPr>
          <w:rFonts w:ascii="宋体" w:hAnsi="宋体"/>
          <w:szCs w:val="24"/>
        </w:rPr>
      </w:pPr>
      <w:bookmarkStart w:id="388" w:name="_Toc36736602"/>
      <w:bookmarkStart w:id="389" w:name="_Toc36940629"/>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22</w:t>
      </w:r>
      <w:r w:rsidR="004C6267">
        <w:fldChar w:fldCharType="end"/>
      </w:r>
      <w:r>
        <w:t xml:space="preserve">  </w:t>
      </w:r>
      <w:r w:rsidR="00A43F60">
        <w:rPr>
          <w:rFonts w:hint="eastAsia"/>
        </w:rPr>
        <w:t>规则应用</w:t>
      </w:r>
      <w:r w:rsidRPr="00F02C61">
        <w:rPr>
          <w:rFonts w:hint="eastAsia"/>
        </w:rPr>
        <w:t>模块类图</w:t>
      </w:r>
      <w:bookmarkEnd w:id="388"/>
      <w:bookmarkEnd w:id="389"/>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r w:rsidRPr="00B17294">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B17294">
        <w:rPr>
          <w:rFonts w:ascii="Arial" w:eastAsia="宋体" w:hAnsi="Arial" w:hint="eastAsia"/>
          <w:sz w:val="24"/>
          <w:szCs w:val="24"/>
        </w:rPr>
        <w:t>OrderEventConsumer</w:t>
      </w:r>
      <w:r>
        <w:rPr>
          <w:rFonts w:ascii="宋体" w:eastAsia="宋体" w:hAnsi="宋体" w:hint="eastAsia"/>
          <w:sz w:val="24"/>
          <w:szCs w:val="24"/>
        </w:rPr>
        <w:t>中主要引用了两个接口，</w:t>
      </w:r>
      <w:r w:rsidRPr="00B17294">
        <w:rPr>
          <w:rFonts w:ascii="Arial" w:eastAsia="宋体" w:hAnsi="Arial"/>
          <w:sz w:val="24"/>
          <w:szCs w:val="24"/>
        </w:rPr>
        <w:t>HandleSceneEventServic</w:t>
      </w:r>
      <w:r w:rsidRPr="00B17294">
        <w:rPr>
          <w:rFonts w:ascii="Arial" w:eastAsia="宋体" w:hAnsi="Arial" w:hint="eastAsia"/>
          <w:sz w:val="24"/>
          <w:szCs w:val="24"/>
        </w:rPr>
        <w:t>e</w:t>
      </w:r>
      <w:r>
        <w:rPr>
          <w:rFonts w:ascii="宋体" w:eastAsia="宋体" w:hAnsi="宋体" w:hint="eastAsia"/>
          <w:sz w:val="24"/>
          <w:szCs w:val="24"/>
        </w:rPr>
        <w:t>接口和</w:t>
      </w:r>
      <w:r w:rsidRPr="00B17294">
        <w:rPr>
          <w:rFonts w:ascii="Arial" w:eastAsia="宋体" w:hAnsi="Arial" w:hint="eastAsia"/>
          <w:sz w:val="24"/>
          <w:szCs w:val="24"/>
        </w:rPr>
        <w:t>OrderQueryService</w:t>
      </w:r>
      <w:r>
        <w:rPr>
          <w:rFonts w:ascii="宋体" w:eastAsia="宋体" w:hAnsi="宋体" w:hint="eastAsia"/>
          <w:sz w:val="24"/>
          <w:szCs w:val="24"/>
        </w:rPr>
        <w:t>接口。</w:t>
      </w:r>
      <w:r w:rsidRPr="00B17294">
        <w:rPr>
          <w:rFonts w:ascii="Arial" w:eastAsia="宋体" w:hAnsi="Arial" w:hint="eastAsia"/>
          <w:sz w:val="24"/>
          <w:szCs w:val="24"/>
        </w:rPr>
        <w:t>OrderQuery</w:t>
      </w:r>
      <w:r w:rsidRPr="00B17294">
        <w:rPr>
          <w:rFonts w:ascii="Arial" w:eastAsia="宋体" w:hAnsi="Arial"/>
          <w:sz w:val="24"/>
          <w:szCs w:val="24"/>
        </w:rPr>
        <w:t>Service</w:t>
      </w:r>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接口外，还实现了</w:t>
      </w:r>
      <w:r w:rsidRPr="00B17294">
        <w:rPr>
          <w:rFonts w:ascii="Arial" w:eastAsia="宋体" w:hAnsi="Arial" w:hint="eastAsia"/>
          <w:sz w:val="24"/>
          <w:szCs w:val="24"/>
        </w:rPr>
        <w:t>TocCall</w:t>
      </w:r>
      <w:r w:rsidRPr="00B17294">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B17294">
        <w:rPr>
          <w:rFonts w:ascii="Arial" w:eastAsia="宋体" w:hAnsi="Arial" w:hint="eastAsia"/>
          <w:sz w:val="24"/>
          <w:szCs w:val="24"/>
        </w:rPr>
        <w:t>redis</w:t>
      </w:r>
      <w:r>
        <w:rPr>
          <w:rFonts w:ascii="宋体" w:eastAsia="宋体" w:hAnsi="宋体" w:hint="eastAsia"/>
          <w:sz w:val="24"/>
          <w:szCs w:val="24"/>
        </w:rPr>
        <w:t>缓存中，</w:t>
      </w:r>
      <w:r w:rsidRPr="00B17294">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B17294">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90" w:name="_Toc36642721"/>
      <w:bookmarkStart w:id="391" w:name="_Toc36643293"/>
      <w:bookmarkStart w:id="392" w:name="_Toc36732818"/>
      <w:bookmarkStart w:id="393" w:name="_Toc36939038"/>
      <w:r>
        <w:rPr>
          <w:rFonts w:hint="eastAsia"/>
        </w:rPr>
        <w:t>规则判定功能实现</w:t>
      </w:r>
      <w:bookmarkEnd w:id="390"/>
      <w:bookmarkEnd w:id="391"/>
      <w:bookmarkEnd w:id="392"/>
      <w:bookmarkEnd w:id="393"/>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r w:rsidRPr="00B17294">
        <w:rPr>
          <w:rFonts w:ascii="Arial" w:eastAsia="宋体" w:hAnsi="Arial" w:hint="eastAsia"/>
          <w:sz w:val="24"/>
          <w:szCs w:val="24"/>
        </w:rPr>
        <w:lastRenderedPageBreak/>
        <w:t>Order</w:t>
      </w:r>
      <w:r w:rsidRPr="00B17294">
        <w:rPr>
          <w:rFonts w:ascii="Arial" w:eastAsia="宋体" w:hAnsi="Arial"/>
          <w:sz w:val="24"/>
          <w:szCs w:val="24"/>
        </w:rPr>
        <w:t>EventConsumer</w:t>
      </w:r>
      <w:r>
        <w:rPr>
          <w:rFonts w:ascii="宋体" w:eastAsia="宋体" w:hAnsi="宋体" w:hint="eastAsia"/>
          <w:sz w:val="24"/>
          <w:szCs w:val="24"/>
        </w:rPr>
        <w:t>负责监听订单消息，</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负责处理</w:t>
      </w:r>
      <w:r w:rsidRPr="00B17294">
        <w:rPr>
          <w:rFonts w:ascii="Arial" w:eastAsia="宋体" w:hAnsi="Arial"/>
          <w:sz w:val="24"/>
          <w:szCs w:val="24"/>
        </w:rPr>
        <w:t>OrderEventConsumer</w:t>
      </w:r>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B17294">
        <w:rPr>
          <w:rFonts w:ascii="Arial" w:eastAsia="宋体" w:hAnsi="Arial" w:hint="eastAsia"/>
          <w:sz w:val="24"/>
          <w:szCs w:val="24"/>
        </w:rPr>
        <w:t>N</w:t>
      </w:r>
      <w:r>
        <w:rPr>
          <w:rFonts w:ascii="宋体" w:eastAsia="宋体" w:hAnsi="宋体" w:hint="eastAsia"/>
          <w:sz w:val="24"/>
          <w:szCs w:val="24"/>
        </w:rPr>
        <w:t>秒，针对这种情况，</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通过</w:t>
      </w:r>
      <w:r w:rsidRPr="00B17294">
        <w:rPr>
          <w:rFonts w:ascii="Arial" w:eastAsia="宋体" w:hAnsi="Arial" w:hint="eastAsia"/>
          <w:sz w:val="24"/>
          <w:szCs w:val="24"/>
        </w:rPr>
        <w:t>T</w:t>
      </w:r>
      <w:r w:rsidRPr="00B17294">
        <w:rPr>
          <w:rFonts w:ascii="Arial" w:eastAsia="宋体" w:hAnsi="Arial"/>
          <w:sz w:val="24"/>
          <w:szCs w:val="24"/>
        </w:rPr>
        <w:t>OC</w:t>
      </w:r>
      <w:r w:rsidRPr="00B17294">
        <w:rPr>
          <w:rFonts w:ascii="Arial" w:eastAsia="宋体" w:hAnsi="Arial" w:hint="eastAsia"/>
          <w:sz w:val="24"/>
          <w:szCs w:val="24"/>
        </w:rPr>
        <w:t>W</w:t>
      </w:r>
      <w:r w:rsidRPr="00B17294">
        <w:rPr>
          <w:rFonts w:ascii="Arial" w:eastAsia="宋体" w:hAnsi="Arial"/>
          <w:sz w:val="24"/>
          <w:szCs w:val="24"/>
        </w:rPr>
        <w:t>rite</w:t>
      </w:r>
      <w:r w:rsidRPr="00B17294">
        <w:rPr>
          <w:rFonts w:ascii="Arial" w:eastAsia="宋体" w:hAnsi="Arial" w:hint="eastAsia"/>
          <w:sz w:val="24"/>
          <w:szCs w:val="24"/>
        </w:rPr>
        <w:t>Service</w:t>
      </w:r>
      <w:r>
        <w:rPr>
          <w:rFonts w:ascii="宋体" w:eastAsia="宋体" w:hAnsi="宋体" w:hint="eastAsia"/>
          <w:sz w:val="24"/>
          <w:szCs w:val="24"/>
        </w:rPr>
        <w:t>在延时任务平台创建延时任务，等到达指定时间时，延时任务平台回调指定方法继续执行。而对于不需要延时执行的规则，</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能够立即得到执行结果，并根据执行结果选决定是否需要执行对应的操作。延时中心回调入口负责处理到期的定时任务，</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在执行规则时产生的定时任务均通过回调入口继续处理，处理逻辑与</w:t>
      </w:r>
      <w:r w:rsidRPr="00B17294">
        <w:rPr>
          <w:rFonts w:ascii="Arial" w:eastAsia="宋体" w:hAnsi="Arial" w:hint="eastAsia"/>
          <w:sz w:val="24"/>
          <w:szCs w:val="24"/>
        </w:rPr>
        <w:t>HandleScene</w:t>
      </w:r>
      <w:r w:rsidRPr="00B17294">
        <w:rPr>
          <w:rFonts w:ascii="Arial" w:eastAsia="宋体" w:hAnsi="Arial"/>
          <w:sz w:val="24"/>
          <w:szCs w:val="24"/>
        </w:rPr>
        <w:t>EventService</w:t>
      </w:r>
      <w:r w:rsidRPr="00B17294">
        <w:rPr>
          <w:rFonts w:ascii="Arial" w:eastAsia="宋体" w:hAnsi="Arial" w:hint="eastAsia"/>
          <w:sz w:val="24"/>
          <w:szCs w:val="24"/>
        </w:rPr>
        <w:t>Impl</w:t>
      </w:r>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8768C6E" w:rsidR="00CB1CC0" w:rsidRDefault="00E7698C" w:rsidP="00E7698C">
      <w:pPr>
        <w:pStyle w:val="af8"/>
      </w:pPr>
      <w:bookmarkStart w:id="394" w:name="_Toc36736603"/>
      <w:bookmarkStart w:id="395" w:name="_Toc36940630"/>
      <w:r>
        <w:t>图</w:t>
      </w:r>
      <w:r>
        <w:t xml:space="preserve"> </w:t>
      </w:r>
      <w:fldSimple w:instr=" STYLEREF 1 \s ">
        <w:r w:rsidR="004C6267">
          <w:rPr>
            <w:noProof/>
          </w:rPr>
          <w:t>4</w:t>
        </w:r>
      </w:fldSimple>
      <w:r w:rsidR="004C6267">
        <w:t>.</w:t>
      </w:r>
      <w:r w:rsidR="004C6267">
        <w:fldChar w:fldCharType="begin"/>
      </w:r>
      <w:r w:rsidR="004C6267">
        <w:instrText xml:space="preserve"> SEQ </w:instrText>
      </w:r>
      <w:r w:rsidR="004C6267">
        <w:instrText>图</w:instrText>
      </w:r>
      <w:r w:rsidR="004C6267">
        <w:instrText xml:space="preserve"> \* ARABIC \s 1 </w:instrText>
      </w:r>
      <w:r w:rsidR="004C6267">
        <w:fldChar w:fldCharType="separate"/>
      </w:r>
      <w:r w:rsidR="004C6267">
        <w:rPr>
          <w:noProof/>
        </w:rPr>
        <w:t>23</w:t>
      </w:r>
      <w:r w:rsidR="004C6267">
        <w:fldChar w:fldCharType="end"/>
      </w:r>
      <w:r>
        <w:t xml:space="preserve">  </w:t>
      </w:r>
      <w:r w:rsidRPr="00837289">
        <w:rPr>
          <w:rFonts w:hint="eastAsia"/>
        </w:rPr>
        <w:t>规则应用时序图</w:t>
      </w:r>
      <w:bookmarkEnd w:id="394"/>
      <w:bookmarkEnd w:id="395"/>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r w:rsidRPr="00B17294">
        <w:rPr>
          <w:rFonts w:ascii="Arial" w:eastAsia="宋体" w:hAnsi="Arial" w:hint="eastAsia"/>
          <w:sz w:val="24"/>
          <w:szCs w:val="28"/>
        </w:rPr>
        <w:t>handl</w:t>
      </w:r>
      <w:r w:rsidRPr="00B17294">
        <w:rPr>
          <w:rFonts w:ascii="Arial" w:eastAsia="宋体" w:hAnsi="Arial"/>
          <w:sz w:val="24"/>
          <w:szCs w:val="28"/>
        </w:rPr>
        <w:t>eOrder</w:t>
      </w:r>
      <w:r w:rsidRPr="00B17294">
        <w:rPr>
          <w:rFonts w:ascii="Arial" w:eastAsia="宋体" w:hAnsi="Arial" w:hint="eastAsia"/>
          <w:sz w:val="24"/>
          <w:szCs w:val="28"/>
        </w:rPr>
        <w:t>Message</w:t>
      </w:r>
      <w:r>
        <w:rPr>
          <w:rFonts w:ascii="宋体" w:eastAsia="宋体" w:hAnsi="宋体" w:hint="eastAsia"/>
          <w:sz w:val="24"/>
          <w:szCs w:val="28"/>
        </w:rPr>
        <w:t>方法负责处理订单和运单消息，方法对消息进行解码、构建上下文。</w:t>
      </w:r>
      <w:r w:rsidRPr="00B17294">
        <w:rPr>
          <w:rFonts w:ascii="Arial" w:eastAsia="宋体" w:hAnsi="Arial" w:hint="eastAsia"/>
          <w:sz w:val="24"/>
          <w:szCs w:val="28"/>
        </w:rPr>
        <w:t>handleOrder</w:t>
      </w:r>
      <w:r w:rsidRPr="00B17294">
        <w:rPr>
          <w:rFonts w:ascii="Arial" w:eastAsia="宋体" w:hAnsi="Arial"/>
          <w:sz w:val="24"/>
          <w:szCs w:val="28"/>
        </w:rPr>
        <w:t>Event</w:t>
      </w:r>
      <w:r>
        <w:rPr>
          <w:rFonts w:ascii="宋体" w:eastAsia="宋体" w:hAnsi="宋体" w:hint="eastAsia"/>
          <w:sz w:val="24"/>
          <w:szCs w:val="28"/>
        </w:rPr>
        <w:t>方法负责执行规则，如果规则需要延时执行，方法通过异常中断规则执行，捕获异常，并在</w:t>
      </w:r>
      <w:r w:rsidRPr="00B17294">
        <w:rPr>
          <w:rFonts w:ascii="Arial" w:eastAsia="宋体" w:hAnsi="Arial" w:hint="eastAsia"/>
          <w:sz w:val="24"/>
          <w:szCs w:val="28"/>
        </w:rPr>
        <w:t>catch</w:t>
      </w:r>
      <w:r>
        <w:rPr>
          <w:rFonts w:ascii="宋体" w:eastAsia="宋体" w:hAnsi="宋体" w:hint="eastAsia"/>
          <w:sz w:val="24"/>
          <w:szCs w:val="28"/>
        </w:rPr>
        <w:t>语句中调用</w:t>
      </w:r>
      <w:r w:rsidRPr="00B17294">
        <w:rPr>
          <w:rFonts w:ascii="Arial" w:eastAsia="宋体" w:hAnsi="Arial"/>
          <w:sz w:val="24"/>
          <w:szCs w:val="24"/>
        </w:rPr>
        <w:t>tocWriteService</w:t>
      </w:r>
      <w:r>
        <w:rPr>
          <w:rFonts w:ascii="宋体" w:eastAsia="宋体" w:hAnsi="宋体" w:hint="eastAsia"/>
          <w:sz w:val="24"/>
          <w:szCs w:val="24"/>
        </w:rPr>
        <w:t>的</w:t>
      </w:r>
      <w:r w:rsidRPr="00B17294">
        <w:rPr>
          <w:rFonts w:ascii="Arial" w:eastAsia="宋体" w:hAnsi="Arial" w:hint="eastAsia"/>
          <w:sz w:val="24"/>
          <w:szCs w:val="24"/>
        </w:rPr>
        <w:t>create</w:t>
      </w:r>
      <w:r w:rsidRPr="00B17294">
        <w:rPr>
          <w:rFonts w:ascii="Arial" w:eastAsia="宋体" w:hAnsi="Arial"/>
          <w:sz w:val="24"/>
          <w:szCs w:val="24"/>
        </w:rPr>
        <w:t>Task</w:t>
      </w:r>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r w:rsidRPr="00B17294">
        <w:rPr>
          <w:rFonts w:ascii="Arial" w:eastAsia="宋体" w:hAnsi="Arial"/>
          <w:sz w:val="24"/>
          <w:szCs w:val="24"/>
        </w:rPr>
        <w:t>callBackTimeOutTask</w:t>
      </w:r>
      <w:r>
        <w:rPr>
          <w:rFonts w:ascii="宋体" w:eastAsia="宋体" w:hAnsi="宋体" w:hint="eastAsia"/>
          <w:sz w:val="24"/>
          <w:szCs w:val="24"/>
        </w:rPr>
        <w:t>方法为延时任务中心的回调方法，负责处理定时任务到期之后的逻辑，与</w:t>
      </w:r>
      <w:r w:rsidRPr="00B17294">
        <w:rPr>
          <w:rFonts w:ascii="Arial" w:eastAsia="宋体" w:hAnsi="Arial" w:hint="eastAsia"/>
          <w:sz w:val="24"/>
          <w:szCs w:val="24"/>
        </w:rPr>
        <w:t>handle</w:t>
      </w:r>
      <w:r w:rsidRPr="00B17294">
        <w:rPr>
          <w:rFonts w:ascii="Arial" w:eastAsia="宋体" w:hAnsi="Arial"/>
          <w:sz w:val="24"/>
          <w:szCs w:val="24"/>
        </w:rPr>
        <w:t>OrderEvent</w:t>
      </w:r>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RabbitListener</w:t>
            </w:r>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r w:rsidRPr="00B17294">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handleOrderMessage</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B17294">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15F523EB"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r w:rsidRPr="00B17294">
              <w:rPr>
                <w:rFonts w:ascii="Arial" w:eastAsia="宋体" w:hAnsi="Arial"/>
                <w:szCs w:val="21"/>
              </w:rPr>
              <w:t>getRules</w:t>
            </w:r>
            <w:r w:rsidRPr="00E16B67">
              <w:rPr>
                <w:rFonts w:ascii="宋体" w:eastAsia="宋体" w:hAnsi="宋体"/>
                <w:szCs w:val="21"/>
              </w:rPr>
              <w:t>(</w:t>
            </w:r>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RuleFunction</w:t>
            </w:r>
            <w:r w:rsidRPr="00E16B67">
              <w:rPr>
                <w:rFonts w:ascii="宋体" w:eastAsia="宋体" w:hAnsi="宋体"/>
                <w:szCs w:val="21"/>
              </w:rPr>
              <w:t xml:space="preserve">&gt; </w:t>
            </w:r>
            <w:r w:rsidRPr="00B17294">
              <w:rPr>
                <w:rFonts w:ascii="Arial" w:eastAsia="宋体" w:hAnsi="Arial"/>
                <w:szCs w:val="21"/>
              </w:rPr>
              <w:t>ruleFunctionList</w:t>
            </w:r>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r w:rsidRPr="00B17294">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9D0262">
              <w:rPr>
                <w:rFonts w:ascii="Arial" w:eastAsia="宋体" w:hAnsi="Arial" w:cs="Arial"/>
                <w:szCs w:val="21"/>
              </w:rPr>
              <w:t>rules.stream().map(buildFunction).collect(...);</w:t>
            </w:r>
            <w:r>
              <w:rPr>
                <w:rFonts w:ascii="Arial" w:eastAsia="宋体" w:hAnsi="Arial" w:cs="Arial"/>
                <w:szCs w:val="21"/>
              </w:rPr>
              <w:t xml:space="preserve"> //json-&gt;Obj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B17294">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350083">
              <w:rPr>
                <w:rFonts w:ascii="Arial" w:eastAsia="宋体" w:hAnsi="Arial" w:cs="Arial"/>
                <w:szCs w:val="21"/>
              </w:rPr>
              <w:t>checkRuleAndExecuteAction(ruleFunctionList);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B17294">
              <w:rPr>
                <w:rFonts w:ascii="Arial" w:eastAsia="宋体" w:hAnsi="Arial"/>
                <w:szCs w:val="21"/>
              </w:rPr>
              <w:t>catch</w:t>
            </w:r>
            <w:r w:rsidRPr="00E16B67">
              <w:rPr>
                <w:rFonts w:ascii="宋体" w:eastAsia="宋体" w:hAnsi="宋体"/>
                <w:szCs w:val="21"/>
              </w:rPr>
              <w:t>(</w:t>
            </w:r>
            <w:r w:rsidRPr="00B17294">
              <w:rPr>
                <w:rFonts w:ascii="Arial" w:eastAsia="宋体" w:hAnsi="Arial"/>
                <w:szCs w:val="21"/>
              </w:rPr>
              <w:t>TimeOutInterruptException</w:t>
            </w:r>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callBackTimeOutTask</w:t>
            </w:r>
            <w:r w:rsidRPr="00E16B67">
              <w:rPr>
                <w:rFonts w:ascii="宋体" w:eastAsia="宋体" w:hAnsi="宋体"/>
                <w:szCs w:val="21"/>
              </w:rPr>
              <w:t>(</w:t>
            </w:r>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ruleText</w:t>
            </w:r>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RuleFunctions</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350083">
              <w:rPr>
                <w:rFonts w:ascii="Arial" w:eastAsia="宋体" w:hAnsi="Arial" w:cs="Arial"/>
                <w:szCs w:val="21"/>
              </w:rPr>
              <w:t>checkRuleAndExecuteAction(ruleFunctionList);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7A92DE31" w:rsidR="00E7698C" w:rsidRDefault="00E7698C">
      <w:pPr>
        <w:pStyle w:val="af8"/>
      </w:pPr>
      <w:bookmarkStart w:id="396" w:name="_Toc36736604"/>
      <w:bookmarkStart w:id="397" w:name="_Toc36940631"/>
      <w:bookmarkStart w:id="398" w:name="_Toc36642722"/>
      <w:bookmarkStart w:id="399" w:name="_Toc36643294"/>
      <w:bookmarkStart w:id="400" w:name="_Toc36732819"/>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24</w:t>
      </w:r>
      <w:r w:rsidR="004C6267">
        <w:fldChar w:fldCharType="end"/>
      </w:r>
      <w:r>
        <w:t xml:space="preserve">  </w:t>
      </w:r>
      <w:r w:rsidRPr="00446146">
        <w:rPr>
          <w:rFonts w:hint="eastAsia"/>
        </w:rPr>
        <w:t>规则应用功能实现</w:t>
      </w:r>
      <w:bookmarkEnd w:id="396"/>
      <w:bookmarkEnd w:id="397"/>
    </w:p>
    <w:p w14:paraId="78734FFC" w14:textId="0AF02B08" w:rsidR="005A31AA" w:rsidRDefault="001D30B8" w:rsidP="009F02EA">
      <w:pPr>
        <w:pStyle w:val="3"/>
        <w:numPr>
          <w:ilvl w:val="2"/>
          <w:numId w:val="52"/>
        </w:numPr>
      </w:pPr>
      <w:bookmarkStart w:id="401" w:name="_Toc36939039"/>
      <w:r>
        <w:rPr>
          <w:rFonts w:hint="eastAsia"/>
        </w:rPr>
        <w:t>缓存更新功能实现</w:t>
      </w:r>
      <w:bookmarkEnd w:id="398"/>
      <w:bookmarkEnd w:id="399"/>
      <w:bookmarkEnd w:id="400"/>
      <w:bookmarkEnd w:id="401"/>
    </w:p>
    <w:p w14:paraId="6BCD3E0B" w14:textId="3F2F2869"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B17294">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lastRenderedPageBreak/>
              <w:t>@</w:t>
            </w:r>
            <w:r w:rsidRPr="00B17294">
              <w:rPr>
                <w:rFonts w:ascii="Arial" w:eastAsia="宋体" w:hAnsi="Arial"/>
              </w:rPr>
              <w:t>RabbitMq</w:t>
            </w:r>
            <w:r w:rsidRPr="0072479F">
              <w:rPr>
                <w:rFonts w:ascii="宋体" w:eastAsia="宋体" w:hAnsi="宋体"/>
              </w:rPr>
              <w:t>("</w:t>
            </w:r>
            <w:r w:rsidRPr="00B17294">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r w:rsidRPr="00B17294">
              <w:rPr>
                <w:rFonts w:ascii="Arial" w:eastAsia="宋体" w:hAnsi="Arial"/>
              </w:rPr>
              <w:t>DrcMessageHandler</w:t>
            </w:r>
            <w:r w:rsidRPr="0072479F">
              <w:rPr>
                <w:rFonts w:ascii="宋体" w:eastAsia="宋体" w:hAnsi="宋体"/>
              </w:rPr>
              <w:t>(</w:t>
            </w:r>
            <w:r w:rsidRPr="00B17294">
              <w:rPr>
                <w:rFonts w:ascii="Arial" w:eastAsia="宋体" w:hAnsi="Arial"/>
              </w:rPr>
              <w:t>DrcMessage</w:t>
            </w:r>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r w:rsidRPr="00B17294">
              <w:rPr>
                <w:rFonts w:ascii="Arial" w:eastAsia="宋体" w:hAnsi="Arial"/>
              </w:rPr>
              <w:t>message</w:t>
            </w:r>
            <w:r w:rsidRPr="001244DA">
              <w:rPr>
                <w:rFonts w:ascii="Arial" w:eastAsia="宋体" w:hAnsi="Arial"/>
              </w:rPr>
              <w:t>.</w:t>
            </w:r>
            <w:r w:rsidRPr="00B17294">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jedis</w:t>
            </w:r>
            <w:r w:rsidRPr="001244DA">
              <w:rPr>
                <w:rFonts w:ascii="Arial" w:eastAsia="宋体" w:hAnsi="Arial"/>
              </w:rPr>
              <w:t>.</w:t>
            </w:r>
            <w:r w:rsidRPr="00B17294">
              <w:rPr>
                <w:rFonts w:ascii="Arial" w:eastAsia="宋体" w:hAnsi="Arial"/>
              </w:rPr>
              <w:t>remove</w:t>
            </w:r>
            <w:r w:rsidRPr="0072479F">
              <w:rPr>
                <w:rFonts w:ascii="宋体" w:eastAsia="宋体" w:hAnsi="宋体"/>
              </w:rPr>
              <w:t>(</w:t>
            </w:r>
            <w:r w:rsidRPr="00B17294">
              <w:rPr>
                <w:rFonts w:ascii="Arial" w:eastAsia="宋体" w:hAnsi="Arial"/>
              </w:rPr>
              <w:t>rule</w:t>
            </w:r>
            <w:r w:rsidRPr="001244DA">
              <w:rPr>
                <w:rFonts w:ascii="Arial" w:eastAsia="宋体" w:hAnsi="Arial"/>
              </w:rPr>
              <w:t>.</w:t>
            </w:r>
            <w:r w:rsidRPr="00B17294">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1F7C42">
              <w:rPr>
                <w:rFonts w:ascii="Arial" w:eastAsia="宋体" w:hAnsi="Arial"/>
              </w:rPr>
              <w:t>}</w:t>
            </w:r>
          </w:p>
        </w:tc>
      </w:tr>
    </w:tbl>
    <w:p w14:paraId="13E2FA1C" w14:textId="721C0496" w:rsidR="00F87C3C" w:rsidRPr="00F87C3C" w:rsidRDefault="00E7698C" w:rsidP="008D0523">
      <w:pPr>
        <w:pStyle w:val="af8"/>
      </w:pPr>
      <w:bookmarkStart w:id="402" w:name="_Toc36736605"/>
      <w:bookmarkStart w:id="403" w:name="_Toc36940632"/>
      <w:bookmarkStart w:id="404" w:name="_Toc25947938"/>
      <w:bookmarkStart w:id="405" w:name="_Toc36642723"/>
      <w:bookmarkStart w:id="406" w:name="_Toc36643295"/>
      <w:bookmarkStart w:id="407" w:name="_Toc36732820"/>
      <w:r>
        <w:rPr>
          <w:rFonts w:hint="eastAsia"/>
        </w:rPr>
        <w:t>图</w:t>
      </w:r>
      <w:r>
        <w:rPr>
          <w:rFonts w:hint="eastAsia"/>
        </w:rPr>
        <w:t xml:space="preserve"> </w:t>
      </w:r>
      <w:r w:rsidR="004C6267">
        <w:fldChar w:fldCharType="begin"/>
      </w:r>
      <w:r w:rsidR="004C6267">
        <w:instrText xml:space="preserve"> </w:instrText>
      </w:r>
      <w:r w:rsidR="004C6267">
        <w:rPr>
          <w:rFonts w:hint="eastAsia"/>
        </w:rPr>
        <w:instrText>STYLEREF 1 \s</w:instrText>
      </w:r>
      <w:r w:rsidR="004C6267">
        <w:instrText xml:space="preserve"> </w:instrText>
      </w:r>
      <w:r w:rsidR="004C6267">
        <w:fldChar w:fldCharType="separate"/>
      </w:r>
      <w:r w:rsidR="004C6267">
        <w:rPr>
          <w:noProof/>
        </w:rPr>
        <w:t>4</w:t>
      </w:r>
      <w:r w:rsidR="004C6267">
        <w:fldChar w:fldCharType="end"/>
      </w:r>
      <w:r w:rsidR="004C6267">
        <w:t>.</w:t>
      </w:r>
      <w:r w:rsidR="004C6267">
        <w:fldChar w:fldCharType="begin"/>
      </w:r>
      <w:r w:rsidR="004C6267">
        <w:instrText xml:space="preserve"> </w:instrText>
      </w:r>
      <w:r w:rsidR="004C6267">
        <w:rPr>
          <w:rFonts w:hint="eastAsia"/>
        </w:rPr>
        <w:instrText xml:space="preserve">SEQ </w:instrText>
      </w:r>
      <w:r w:rsidR="004C6267">
        <w:rPr>
          <w:rFonts w:hint="eastAsia"/>
        </w:rPr>
        <w:instrText>图</w:instrText>
      </w:r>
      <w:r w:rsidR="004C6267">
        <w:rPr>
          <w:rFonts w:hint="eastAsia"/>
        </w:rPr>
        <w:instrText xml:space="preserve"> \* ARABIC \s 1</w:instrText>
      </w:r>
      <w:r w:rsidR="004C6267">
        <w:instrText xml:space="preserve"> </w:instrText>
      </w:r>
      <w:r w:rsidR="004C6267">
        <w:fldChar w:fldCharType="separate"/>
      </w:r>
      <w:r w:rsidR="004C6267">
        <w:rPr>
          <w:noProof/>
        </w:rPr>
        <w:t>25</w:t>
      </w:r>
      <w:r w:rsidR="004C6267">
        <w:fldChar w:fldCharType="end"/>
      </w:r>
      <w:r>
        <w:t xml:space="preserve">  </w:t>
      </w:r>
      <w:r w:rsidRPr="00304E9F">
        <w:rPr>
          <w:rFonts w:hint="eastAsia"/>
        </w:rPr>
        <w:t>缓存更新功能实现</w:t>
      </w:r>
      <w:bookmarkEnd w:id="402"/>
      <w:bookmarkEnd w:id="403"/>
    </w:p>
    <w:p w14:paraId="6FC379F9" w14:textId="34164124" w:rsidR="008C1387" w:rsidRDefault="008C1387" w:rsidP="009F02EA">
      <w:pPr>
        <w:pStyle w:val="2"/>
        <w:numPr>
          <w:ilvl w:val="1"/>
          <w:numId w:val="52"/>
        </w:numPr>
      </w:pPr>
      <w:bookmarkStart w:id="408" w:name="_Toc36939040"/>
      <w:r>
        <w:rPr>
          <w:rFonts w:hint="eastAsia"/>
        </w:rPr>
        <w:t>系统测试</w:t>
      </w:r>
      <w:bookmarkEnd w:id="404"/>
      <w:bookmarkEnd w:id="405"/>
      <w:bookmarkEnd w:id="406"/>
      <w:bookmarkEnd w:id="407"/>
      <w:bookmarkEnd w:id="408"/>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9" w:name="_Toc25947939"/>
      <w:bookmarkStart w:id="410" w:name="_Toc36642724"/>
      <w:bookmarkStart w:id="411" w:name="_Toc36643296"/>
      <w:bookmarkStart w:id="412" w:name="_Toc36732821"/>
      <w:bookmarkStart w:id="413" w:name="_Toc36939041"/>
      <w:r>
        <w:rPr>
          <w:rFonts w:hint="eastAsia"/>
        </w:rPr>
        <w:t>测试环境</w:t>
      </w:r>
      <w:bookmarkEnd w:id="409"/>
      <w:bookmarkEnd w:id="410"/>
      <w:bookmarkEnd w:id="411"/>
      <w:bookmarkEnd w:id="412"/>
      <w:bookmarkEnd w:id="413"/>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4" w:name="_Toc36736517"/>
      <w:bookmarkStart w:id="415" w:name="_Toc36939153"/>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4"/>
      <w:bookmarkEnd w:id="415"/>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B17294">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B17294">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16" w:name="_Toc36736518"/>
      <w:bookmarkStart w:id="417" w:name="_Toc36939154"/>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16"/>
      <w:bookmarkEnd w:id="417"/>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B17294">
              <w:rPr>
                <w:rFonts w:ascii="Arial" w:eastAsia="宋体" w:hAnsi="Arial" w:hint="eastAsia"/>
                <w:szCs w:val="21"/>
              </w:rPr>
              <w:t>Mysql</w:t>
            </w:r>
          </w:p>
        </w:tc>
      </w:tr>
    </w:tbl>
    <w:p w14:paraId="031C6825" w14:textId="00FA0CE0" w:rsidR="008C1387" w:rsidRDefault="008C1387" w:rsidP="009F02EA">
      <w:pPr>
        <w:pStyle w:val="3"/>
        <w:numPr>
          <w:ilvl w:val="2"/>
          <w:numId w:val="52"/>
        </w:numPr>
      </w:pPr>
      <w:bookmarkStart w:id="418" w:name="_Toc25947940"/>
      <w:bookmarkStart w:id="419" w:name="_Toc36642725"/>
      <w:bookmarkStart w:id="420" w:name="_Toc36643297"/>
      <w:bookmarkStart w:id="421" w:name="_Toc36732822"/>
      <w:bookmarkStart w:id="422" w:name="_Toc36939042"/>
      <w:r>
        <w:rPr>
          <w:rFonts w:hint="eastAsia"/>
        </w:rPr>
        <w:lastRenderedPageBreak/>
        <w:t>测试设计</w:t>
      </w:r>
      <w:bookmarkEnd w:id="418"/>
      <w:bookmarkEnd w:id="419"/>
      <w:bookmarkEnd w:id="420"/>
      <w:bookmarkEnd w:id="421"/>
      <w:bookmarkEnd w:id="422"/>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23" w:name="_Toc36736519"/>
      <w:bookmarkStart w:id="424" w:name="_Toc36939155"/>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3"/>
      <w:bookmarkEnd w:id="42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25" w:name="_Toc36736520"/>
      <w:bookmarkStart w:id="426" w:name="_Toc36939156"/>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25"/>
      <w:bookmarkEnd w:id="426"/>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5BE61E3D" w14:textId="77777777" w:rsidR="0067067D" w:rsidRPr="00B232F7" w:rsidRDefault="0067067D" w:rsidP="00735012">
      <w:pPr>
        <w:spacing w:line="360" w:lineRule="auto"/>
        <w:ind w:firstLineChars="200" w:firstLine="480"/>
        <w:jc w:val="left"/>
        <w:rPr>
          <w:rFonts w:ascii="宋体" w:eastAsia="宋体" w:hAnsi="宋体"/>
          <w:sz w:val="24"/>
          <w:szCs w:val="24"/>
        </w:rPr>
      </w:pPr>
    </w:p>
    <w:p w14:paraId="39D084BC" w14:textId="36BF8ABD" w:rsidR="00E7698C" w:rsidRDefault="00E7698C" w:rsidP="00E7698C">
      <w:pPr>
        <w:pStyle w:val="af8"/>
        <w:keepNext/>
      </w:pPr>
      <w:bookmarkStart w:id="427" w:name="_Toc36736521"/>
      <w:bookmarkStart w:id="428" w:name="_Toc36939157"/>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27"/>
      <w:bookmarkEnd w:id="428"/>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29" w:name="_Toc36736522"/>
      <w:bookmarkStart w:id="430" w:name="_Toc36939158"/>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31" w:name="_Toc36736523"/>
      <w:bookmarkStart w:id="432" w:name="_Toc36939159"/>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33" w:name="_Toc36736524"/>
      <w:bookmarkStart w:id="434" w:name="_Toc36939160"/>
      <w:r>
        <w:lastRenderedPageBreak/>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3"/>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5"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36" w:name="_Toc36736525"/>
      <w:bookmarkStart w:id="437" w:name="_Toc36939161"/>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06ECA81E" w:rsidR="00E7698C" w:rsidRDefault="00E7698C" w:rsidP="00E7698C">
      <w:pPr>
        <w:pStyle w:val="af8"/>
        <w:keepNext/>
      </w:pPr>
      <w:bookmarkStart w:id="438" w:name="_Toc36736526"/>
      <w:bookmarkStart w:id="439" w:name="_Toc36939162"/>
      <w:r>
        <w:t>表</w:t>
      </w:r>
      <w:r>
        <w:t xml:space="preserve"> </w:t>
      </w:r>
      <w:fldSimple w:instr=" STYLEREF 1 \s ">
        <w:r w:rsidR="00F23117">
          <w:rPr>
            <w:noProof/>
          </w:rPr>
          <w:t>4</w:t>
        </w:r>
      </w:fldSimple>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38"/>
      <w:r w:rsidR="00AF241C" w:rsidRPr="00D65BA2">
        <w:rPr>
          <w:rFonts w:hint="eastAsia"/>
        </w:rPr>
        <w:t>规则判定测试用例</w:t>
      </w:r>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40" w:name="_Toc25947941"/>
      <w:bookmarkStart w:id="441" w:name="_Toc36642726"/>
      <w:bookmarkStart w:id="442" w:name="_Toc36643298"/>
      <w:bookmarkStart w:id="443" w:name="_Toc36732823"/>
      <w:bookmarkStart w:id="444" w:name="_Toc36939043"/>
      <w:bookmarkStart w:id="445" w:name="_Toc136107013"/>
      <w:bookmarkStart w:id="446" w:name="_Toc9453508"/>
      <w:bookmarkStart w:id="447" w:name="_Toc25947942"/>
      <w:bookmarkEnd w:id="435"/>
      <w:r>
        <w:rPr>
          <w:rFonts w:hint="eastAsia"/>
        </w:rPr>
        <w:lastRenderedPageBreak/>
        <w:t>测试结果</w:t>
      </w:r>
      <w:bookmarkEnd w:id="440"/>
      <w:bookmarkEnd w:id="441"/>
      <w:bookmarkEnd w:id="442"/>
      <w:bookmarkEnd w:id="443"/>
      <w:bookmarkEnd w:id="444"/>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77777777" w:rsidR="00E51B64" w:rsidRDefault="00E51B64" w:rsidP="00E51B64">
      <w:pPr>
        <w:pStyle w:val="af8"/>
        <w:keepNext/>
      </w:pPr>
      <w:bookmarkStart w:id="448" w:name="_Toc36736527"/>
      <w:bookmarkStart w:id="449" w:name="_Toc36939163"/>
      <w:r>
        <w:t>表</w:t>
      </w:r>
      <w:r>
        <w:t xml:space="preserve"> </w:t>
      </w:r>
      <w:fldSimple w:instr=" STYLEREF 1 \s ">
        <w:r>
          <w:rPr>
            <w:noProof/>
          </w:rPr>
          <w:t>4</w:t>
        </w:r>
      </w:fldSimple>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48"/>
      <w:bookmarkEnd w:id="44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50" w:name="_Toc36939044"/>
      <w:r>
        <w:rPr>
          <w:rFonts w:hint="eastAsia"/>
        </w:rPr>
        <w:t>本章小结</w:t>
      </w:r>
      <w:bookmarkEnd w:id="450"/>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51" w:name="_Toc36642727"/>
      <w:bookmarkStart w:id="452" w:name="_Toc36643299"/>
      <w:bookmarkStart w:id="453" w:name="_Toc36732824"/>
      <w:bookmarkStart w:id="454" w:name="_Toc36939045"/>
      <w:r>
        <w:rPr>
          <w:rFonts w:hint="eastAsia"/>
        </w:rPr>
        <w:lastRenderedPageBreak/>
        <w:t>总结与展望</w:t>
      </w:r>
      <w:bookmarkEnd w:id="445"/>
      <w:bookmarkEnd w:id="446"/>
      <w:bookmarkEnd w:id="447"/>
      <w:bookmarkEnd w:id="451"/>
      <w:bookmarkEnd w:id="452"/>
      <w:bookmarkEnd w:id="453"/>
      <w:bookmarkEnd w:id="454"/>
    </w:p>
    <w:p w14:paraId="416040A9" w14:textId="78D9AD40" w:rsidR="008C1387" w:rsidRDefault="008C1387" w:rsidP="009F02EA">
      <w:pPr>
        <w:pStyle w:val="2"/>
        <w:numPr>
          <w:ilvl w:val="1"/>
          <w:numId w:val="52"/>
        </w:numPr>
      </w:pPr>
      <w:bookmarkStart w:id="455" w:name="_Toc25947943"/>
      <w:bookmarkStart w:id="456" w:name="_Toc36642728"/>
      <w:bookmarkStart w:id="457" w:name="_Toc36643300"/>
      <w:bookmarkStart w:id="458" w:name="_Toc36732825"/>
      <w:bookmarkStart w:id="459" w:name="_Toc36939046"/>
      <w:r>
        <w:rPr>
          <w:rFonts w:hint="eastAsia"/>
        </w:rPr>
        <w:t>总结</w:t>
      </w:r>
      <w:bookmarkEnd w:id="455"/>
      <w:bookmarkEnd w:id="456"/>
      <w:bookmarkEnd w:id="457"/>
      <w:bookmarkEnd w:id="458"/>
      <w:bookmarkEnd w:id="459"/>
    </w:p>
    <w:p w14:paraId="5415B543" w14:textId="5A1BEC37"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667F0" w:rsidRPr="00B17294">
        <w:rPr>
          <w:rFonts w:ascii="Arial" w:eastAsia="宋体" w:hAnsi="Arial"/>
          <w:sz w:val="24"/>
          <w:szCs w:val="28"/>
        </w:rPr>
        <w:t>Spring 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60" w:name="_Toc25947944"/>
      <w:bookmarkStart w:id="461" w:name="_Toc36642729"/>
      <w:bookmarkStart w:id="462" w:name="_Toc36643301"/>
      <w:bookmarkStart w:id="463" w:name="_Toc36732826"/>
      <w:bookmarkStart w:id="464" w:name="_Toc36939047"/>
      <w:r>
        <w:rPr>
          <w:rFonts w:hint="eastAsia"/>
        </w:rPr>
        <w:t>工作</w:t>
      </w:r>
      <w:r w:rsidR="008C1387">
        <w:rPr>
          <w:rFonts w:hint="eastAsia"/>
        </w:rPr>
        <w:t>展望</w:t>
      </w:r>
      <w:bookmarkEnd w:id="460"/>
      <w:bookmarkEnd w:id="461"/>
      <w:bookmarkEnd w:id="462"/>
      <w:bookmarkEnd w:id="463"/>
      <w:bookmarkEnd w:id="464"/>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9F02EA">
      <w:pPr>
        <w:pStyle w:val="a6"/>
        <w:numPr>
          <w:ilvl w:val="0"/>
          <w:numId w:val="47"/>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65" w:name="_Toc136107018"/>
      <w:bookmarkStart w:id="466" w:name="_Toc9453511"/>
      <w:bookmarkStart w:id="467" w:name="_Toc25947945"/>
      <w:bookmarkStart w:id="468" w:name="_Toc36642730"/>
      <w:bookmarkStart w:id="469" w:name="_Toc36643302"/>
      <w:bookmarkStart w:id="470" w:name="_Toc36732827"/>
      <w:bookmarkStart w:id="471" w:name="_Toc36939048"/>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5"/>
      <w:bookmarkEnd w:id="466"/>
      <w:bookmarkEnd w:id="467"/>
      <w:bookmarkEnd w:id="468"/>
      <w:bookmarkEnd w:id="469"/>
      <w:bookmarkEnd w:id="470"/>
      <w:bookmarkEnd w:id="471"/>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2" w:name="OLE_LINK1"/>
      <w:r>
        <w:rPr>
          <w:rFonts w:ascii="Arial" w:eastAsia="宋体" w:hAnsi="Arial" w:cs="Arial" w:hint="eastAsia"/>
          <w:sz w:val="24"/>
          <w:szCs w:val="28"/>
        </w:rPr>
        <w:t>[</w:t>
      </w:r>
      <w:r w:rsidRPr="00B17294">
        <w:rPr>
          <w:rFonts w:ascii="Arial" w:eastAsia="宋体" w:hAnsi="Arial" w:cs="Arial"/>
          <w:sz w:val="24"/>
          <w:szCs w:val="28"/>
        </w:rPr>
        <w:t>Elrad</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2"/>
      <w:r>
        <w:rPr>
          <w:rFonts w:ascii="Arial" w:eastAsia="宋体" w:hAnsi="Arial" w:cs="Arial"/>
          <w:sz w:val="24"/>
          <w:szCs w:val="28"/>
        </w:rPr>
        <w:tab/>
      </w:r>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r w:rsidRPr="00756969">
        <w:rPr>
          <w:rFonts w:ascii="Arial" w:eastAsia="宋体" w:hAnsi="Arial" w:cs="Arial"/>
          <w:sz w:val="24"/>
          <w:szCs w:val="28"/>
        </w:rPr>
        <w:t xml:space="preserve">, </w:t>
      </w:r>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Ginanjar</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r w:rsidRPr="00FE2BB3">
        <w:rPr>
          <w:rFonts w:ascii="Arial" w:eastAsia="宋体" w:hAnsi="Arial" w:cs="Arial"/>
          <w:sz w:val="24"/>
          <w:szCs w:val="28"/>
        </w:rPr>
        <w:t xml:space="preserve"> </w:t>
      </w:r>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3" w:name="OLE_LINK31"/>
      <w:bookmarkStart w:id="474" w:name="OLE_LINK32"/>
      <w:r w:rsidRPr="000D5A0A">
        <w:rPr>
          <w:rFonts w:ascii="Arial" w:eastAsia="宋体" w:hAnsi="Arial" w:cs="Arial"/>
          <w:sz w:val="24"/>
          <w:szCs w:val="28"/>
        </w:rPr>
        <w:t>互联网餐饮外卖发展研究</w:t>
      </w:r>
      <w:bookmarkEnd w:id="473"/>
      <w:bookmarkEnd w:id="474"/>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0"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B1729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75" w:name="OLE_LINK33"/>
      <w:bookmarkStart w:id="476"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75"/>
      <w:bookmarkEnd w:id="476"/>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7" w:name="OLE_LINK29"/>
      <w:bookmarkStart w:id="478" w:name="OLE_LINK30"/>
      <w:r w:rsidRPr="004836AF">
        <w:rPr>
          <w:rFonts w:ascii="Arial" w:eastAsia="宋体" w:hAnsi="Arial" w:cs="Arial"/>
          <w:sz w:val="24"/>
          <w:szCs w:val="28"/>
        </w:rPr>
        <w:t>熊永平</w:t>
      </w:r>
      <w:bookmarkEnd w:id="477"/>
      <w:bookmarkEnd w:id="478"/>
      <w:r w:rsidRPr="004836AF">
        <w:rPr>
          <w:rFonts w:ascii="Arial" w:eastAsia="宋体" w:hAnsi="Arial" w:cs="Arial"/>
          <w:sz w:val="24"/>
          <w:szCs w:val="28"/>
        </w:rPr>
        <w:t>.</w:t>
      </w:r>
      <w:r w:rsidRPr="004836AF">
        <w:rPr>
          <w:rFonts w:ascii="Arial" w:eastAsia="宋体" w:hAnsi="Arial" w:cs="Arial"/>
          <w:sz w:val="24"/>
          <w:szCs w:val="28"/>
        </w:rPr>
        <w:t>基于</w:t>
      </w:r>
      <w:r w:rsidRPr="00B17294">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9" w:name="OLE_LINK21"/>
      <w:bookmarkStart w:id="480" w:name="OLE_LINK26"/>
      <w:r w:rsidRPr="00E618FD">
        <w:rPr>
          <w:rFonts w:ascii="Arial" w:eastAsia="宋体" w:hAnsi="Arial" w:cs="Arial"/>
          <w:sz w:val="24"/>
          <w:szCs w:val="28"/>
        </w:rPr>
        <w:t>徐震</w:t>
      </w:r>
      <w:bookmarkEnd w:id="479"/>
      <w:bookmarkEnd w:id="480"/>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B17294">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B17294">
        <w:rPr>
          <w:rFonts w:ascii="Arial" w:eastAsia="宋体" w:hAnsi="Arial" w:cs="Arial"/>
          <w:sz w:val="24"/>
          <w:szCs w:val="28"/>
        </w:rPr>
        <w:t>SpringBoot</w:t>
      </w:r>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1"/>
          <w:pgSz w:w="11906" w:h="16838"/>
          <w:pgMar w:top="1560" w:right="1800" w:bottom="1440" w:left="1800" w:header="851" w:footer="992" w:gutter="0"/>
          <w:cols w:space="425"/>
          <w:docGrid w:type="lines" w:linePitch="312"/>
        </w:sectPr>
      </w:pPr>
    </w:p>
    <w:p w14:paraId="4D399935" w14:textId="611AA0EB" w:rsidR="00EB775C" w:rsidRDefault="00EB775C" w:rsidP="00B17294">
      <w:pPr>
        <w:pStyle w:val="1"/>
      </w:pPr>
      <w:bookmarkStart w:id="481" w:name="_Toc9453512"/>
      <w:bookmarkStart w:id="482" w:name="_Toc25947946"/>
      <w:bookmarkStart w:id="483" w:name="_Toc36642731"/>
      <w:bookmarkStart w:id="484" w:name="_Toc36643303"/>
      <w:bookmarkStart w:id="485" w:name="_Toc36732828"/>
      <w:bookmarkStart w:id="486" w:name="_Toc36939049"/>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1"/>
      <w:bookmarkEnd w:id="482"/>
      <w:bookmarkEnd w:id="483"/>
      <w:bookmarkEnd w:id="484"/>
      <w:bookmarkEnd w:id="485"/>
      <w:bookmarkEnd w:id="486"/>
    </w:p>
    <w:p w14:paraId="5DFC568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在本篇论文完成之际，我要向所有关心我、帮助我的人表达最诚挚的谢意。</w:t>
      </w:r>
    </w:p>
    <w:p w14:paraId="34910DE7"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首先需要感谢我的导师王金庆老师，从开题到定稿，王老师都进行了非常认真、非常细心的指导，给出了很多宝贵的意见，提升了我的视野，受益颇多。老师认真负责的态度和渊博的学识让我钦佩。在此向王老师表示衷心的感谢。</w:t>
      </w:r>
    </w:p>
    <w:p w14:paraId="3BCF36FA"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同时，我要感谢实习期间给予我工作和生活上帮助的同事们，他们耐性的指导是我快速掌握了业务知识，并积累了很多受用的开发经验。这段经历对我而言是一段宝贵的财富。</w:t>
      </w:r>
    </w:p>
    <w:p w14:paraId="177CE96B" w14:textId="77777777" w:rsidR="00964BB8" w:rsidRPr="00964BB8" w:rsidRDefault="00964BB8" w:rsidP="00964BB8">
      <w:pPr>
        <w:spacing w:line="360" w:lineRule="auto"/>
        <w:ind w:firstLineChars="200" w:firstLine="480"/>
        <w:rPr>
          <w:rFonts w:ascii="宋体" w:eastAsia="宋体" w:hAnsi="宋体"/>
          <w:sz w:val="24"/>
          <w:szCs w:val="24"/>
        </w:rPr>
      </w:pPr>
      <w:r w:rsidRPr="00964BB8">
        <w:rPr>
          <w:rFonts w:ascii="宋体" w:eastAsia="宋体" w:hAnsi="宋体" w:hint="eastAsia"/>
          <w:sz w:val="24"/>
          <w:szCs w:val="24"/>
        </w:rPr>
        <w:t>感谢我的舍友和同学们，他们的存在让我的研究生期间充满乐趣。</w:t>
      </w:r>
    </w:p>
    <w:p w14:paraId="559C4D15" w14:textId="2E13641F" w:rsidR="00964BB8" w:rsidRPr="00964BB8" w:rsidRDefault="00964BB8" w:rsidP="00964BB8">
      <w:pPr>
        <w:spacing w:line="360" w:lineRule="auto"/>
        <w:ind w:firstLineChars="200" w:firstLine="480"/>
      </w:pPr>
      <w:r w:rsidRPr="00964BB8">
        <w:rPr>
          <w:rFonts w:ascii="宋体" w:eastAsia="宋体" w:hAnsi="宋体" w:hint="eastAsia"/>
          <w:sz w:val="24"/>
          <w:szCs w:val="24"/>
        </w:rPr>
        <w:t>最后感谢本论文的评审答辩老师，谢谢各位的辛勤工作。</w:t>
      </w:r>
    </w:p>
    <w:sectPr w:rsidR="00964BB8" w:rsidRPr="00964BB8"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40351" w14:textId="77777777" w:rsidR="006D33D3" w:rsidRDefault="006D33D3">
      <w:r>
        <w:separator/>
      </w:r>
    </w:p>
  </w:endnote>
  <w:endnote w:type="continuationSeparator" w:id="0">
    <w:p w14:paraId="684D7B40" w14:textId="77777777" w:rsidR="006D33D3" w:rsidRDefault="006D3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Content>
      <w:p w14:paraId="618AD65B" w14:textId="0673097B" w:rsidR="00F026E3" w:rsidRDefault="00F026E3">
        <w:pPr>
          <w:pStyle w:val="ae"/>
          <w:jc w:val="center"/>
        </w:pPr>
      </w:p>
    </w:sdtContent>
  </w:sdt>
  <w:p w14:paraId="25048738" w14:textId="77777777" w:rsidR="00F026E3" w:rsidRDefault="00F026E3">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Content>
      <w:p w14:paraId="12E23700" w14:textId="77777777" w:rsidR="00F026E3" w:rsidRDefault="00F026E3">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F026E3" w:rsidRDefault="00F026E3">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Content>
      <w:p w14:paraId="6163766C" w14:textId="77777777" w:rsidR="00F026E3" w:rsidRDefault="00F026E3">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F026E3" w:rsidRDefault="00F026E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AD1B7" w14:textId="77777777" w:rsidR="006D33D3" w:rsidRDefault="006D33D3">
      <w:r>
        <w:separator/>
      </w:r>
    </w:p>
  </w:footnote>
  <w:footnote w:type="continuationSeparator" w:id="0">
    <w:p w14:paraId="5A1153B7" w14:textId="77777777" w:rsidR="006D33D3" w:rsidRDefault="006D3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6F8BA3F9" w:rsidR="00F026E3" w:rsidRPr="001A1F34" w:rsidRDefault="00F026E3"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4D3F5E">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3B3C0B8F" w:rsidR="00F026E3" w:rsidRPr="001A1F34" w:rsidRDefault="00F026E3"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4D3F5E">
      <w:rPr>
        <w:rFonts w:hint="eastAsia"/>
        <w:noProof/>
      </w:rPr>
      <w:t>第一章</w:t>
    </w:r>
    <w:r w:rsidR="004D3F5E">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4D3F5E">
      <w:rPr>
        <w:rFonts w:hint="eastAsia"/>
        <w:noProof/>
      </w:rPr>
      <w:t>引言</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112EB7A0" w:rsidR="00F026E3" w:rsidRPr="001A1F34" w:rsidRDefault="00F026E3"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9E25E1">
      <w:rPr>
        <w:rFonts w:hint="eastAsia"/>
        <w:noProof/>
      </w:rPr>
      <w:t>致</w:t>
    </w:r>
    <w:r w:rsidR="009E25E1">
      <w:rPr>
        <w:rFonts w:hint="eastAsia"/>
        <w:noProof/>
      </w:rPr>
      <w:t xml:space="preserve">     </w:t>
    </w:r>
    <w:r w:rsidR="009E25E1">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3"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0"/>
  </w:num>
  <w:num w:numId="2">
    <w:abstractNumId w:val="7"/>
  </w:num>
  <w:num w:numId="3">
    <w:abstractNumId w:val="29"/>
  </w:num>
  <w:num w:numId="4">
    <w:abstractNumId w:val="23"/>
  </w:num>
  <w:num w:numId="5">
    <w:abstractNumId w:val="9"/>
  </w:num>
  <w:num w:numId="6">
    <w:abstractNumId w:val="32"/>
  </w:num>
  <w:num w:numId="7">
    <w:abstractNumId w:val="48"/>
  </w:num>
  <w:num w:numId="8">
    <w:abstractNumId w:val="28"/>
  </w:num>
  <w:num w:numId="9">
    <w:abstractNumId w:val="39"/>
  </w:num>
  <w:num w:numId="10">
    <w:abstractNumId w:val="46"/>
  </w:num>
  <w:num w:numId="11">
    <w:abstractNumId w:val="1"/>
  </w:num>
  <w:num w:numId="12">
    <w:abstractNumId w:val="17"/>
  </w:num>
  <w:num w:numId="13">
    <w:abstractNumId w:val="12"/>
  </w:num>
  <w:num w:numId="14">
    <w:abstractNumId w:val="31"/>
  </w:num>
  <w:num w:numId="15">
    <w:abstractNumId w:val="43"/>
  </w:num>
  <w:num w:numId="16">
    <w:abstractNumId w:val="41"/>
  </w:num>
  <w:num w:numId="17">
    <w:abstractNumId w:val="24"/>
  </w:num>
  <w:num w:numId="18">
    <w:abstractNumId w:val="47"/>
  </w:num>
  <w:num w:numId="19">
    <w:abstractNumId w:val="37"/>
  </w:num>
  <w:num w:numId="20">
    <w:abstractNumId w:val="11"/>
  </w:num>
  <w:num w:numId="21">
    <w:abstractNumId w:val="22"/>
  </w:num>
  <w:num w:numId="22">
    <w:abstractNumId w:val="10"/>
  </w:num>
  <w:num w:numId="23">
    <w:abstractNumId w:val="44"/>
  </w:num>
  <w:num w:numId="24">
    <w:abstractNumId w:val="6"/>
  </w:num>
  <w:num w:numId="25">
    <w:abstractNumId w:val="18"/>
  </w:num>
  <w:num w:numId="26">
    <w:abstractNumId w:val="26"/>
  </w:num>
  <w:num w:numId="27">
    <w:abstractNumId w:val="49"/>
  </w:num>
  <w:num w:numId="28">
    <w:abstractNumId w:val="5"/>
  </w:num>
  <w:num w:numId="29">
    <w:abstractNumId w:val="40"/>
  </w:num>
  <w:num w:numId="30">
    <w:abstractNumId w:val="34"/>
  </w:num>
  <w:num w:numId="31">
    <w:abstractNumId w:val="27"/>
  </w:num>
  <w:num w:numId="32">
    <w:abstractNumId w:val="4"/>
  </w:num>
  <w:num w:numId="33">
    <w:abstractNumId w:val="13"/>
  </w:num>
  <w:num w:numId="34">
    <w:abstractNumId w:val="50"/>
  </w:num>
  <w:num w:numId="35">
    <w:abstractNumId w:val="16"/>
  </w:num>
  <w:num w:numId="36">
    <w:abstractNumId w:val="2"/>
  </w:num>
  <w:num w:numId="37">
    <w:abstractNumId w:val="33"/>
  </w:num>
  <w:num w:numId="38">
    <w:abstractNumId w:val="20"/>
  </w:num>
  <w:num w:numId="39">
    <w:abstractNumId w:val="36"/>
  </w:num>
  <w:num w:numId="40">
    <w:abstractNumId w:val="15"/>
  </w:num>
  <w:num w:numId="41">
    <w:abstractNumId w:val="3"/>
  </w:num>
  <w:num w:numId="42">
    <w:abstractNumId w:val="45"/>
  </w:num>
  <w:num w:numId="43">
    <w:abstractNumId w:val="51"/>
  </w:num>
  <w:num w:numId="44">
    <w:abstractNumId w:val="19"/>
  </w:num>
  <w:num w:numId="45">
    <w:abstractNumId w:val="42"/>
  </w:num>
  <w:num w:numId="46">
    <w:abstractNumId w:val="38"/>
  </w:num>
  <w:num w:numId="47">
    <w:abstractNumId w:val="14"/>
  </w:num>
  <w:num w:numId="48">
    <w:abstractNumId w:val="35"/>
  </w:num>
  <w:num w:numId="49">
    <w:abstractNumId w:val="0"/>
  </w:num>
  <w:num w:numId="50">
    <w:abstractNumId w:val="25"/>
  </w:num>
  <w:num w:numId="51">
    <w:abstractNumId w:val="21"/>
  </w:num>
  <w:num w:numId="52">
    <w:abstractNumId w:val="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3A6F"/>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2132"/>
    <w:rsid w:val="00052C0F"/>
    <w:rsid w:val="000531C6"/>
    <w:rsid w:val="00056BDA"/>
    <w:rsid w:val="000618BB"/>
    <w:rsid w:val="000631E3"/>
    <w:rsid w:val="00063B9A"/>
    <w:rsid w:val="000666A3"/>
    <w:rsid w:val="000707BA"/>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2772"/>
    <w:rsid w:val="000A35FA"/>
    <w:rsid w:val="000A6ED5"/>
    <w:rsid w:val="000B16E9"/>
    <w:rsid w:val="000B3141"/>
    <w:rsid w:val="000B31A3"/>
    <w:rsid w:val="000B3582"/>
    <w:rsid w:val="000B3B4C"/>
    <w:rsid w:val="000B586E"/>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4B25"/>
    <w:rsid w:val="00155314"/>
    <w:rsid w:val="00155606"/>
    <w:rsid w:val="001567FA"/>
    <w:rsid w:val="0015758E"/>
    <w:rsid w:val="00160056"/>
    <w:rsid w:val="00161A97"/>
    <w:rsid w:val="00163DB2"/>
    <w:rsid w:val="00165D8B"/>
    <w:rsid w:val="00166C2F"/>
    <w:rsid w:val="0017139A"/>
    <w:rsid w:val="0017302D"/>
    <w:rsid w:val="0017304B"/>
    <w:rsid w:val="0017391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1F7C42"/>
    <w:rsid w:val="00201B6A"/>
    <w:rsid w:val="00202EDB"/>
    <w:rsid w:val="002041DD"/>
    <w:rsid w:val="00204F82"/>
    <w:rsid w:val="00205972"/>
    <w:rsid w:val="002067E1"/>
    <w:rsid w:val="002078F5"/>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251A"/>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5FB2"/>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AB9"/>
    <w:rsid w:val="00305E47"/>
    <w:rsid w:val="00306ED7"/>
    <w:rsid w:val="00307E36"/>
    <w:rsid w:val="00310BF0"/>
    <w:rsid w:val="003111BB"/>
    <w:rsid w:val="00311C7C"/>
    <w:rsid w:val="00311D1C"/>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4DFA"/>
    <w:rsid w:val="00455BC1"/>
    <w:rsid w:val="00456968"/>
    <w:rsid w:val="00456CBD"/>
    <w:rsid w:val="00456EAD"/>
    <w:rsid w:val="0045723D"/>
    <w:rsid w:val="004575EC"/>
    <w:rsid w:val="00461394"/>
    <w:rsid w:val="00461F5B"/>
    <w:rsid w:val="0046247B"/>
    <w:rsid w:val="004626E4"/>
    <w:rsid w:val="00462C27"/>
    <w:rsid w:val="00465229"/>
    <w:rsid w:val="004655C8"/>
    <w:rsid w:val="004667F0"/>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480"/>
    <w:rsid w:val="00491A24"/>
    <w:rsid w:val="00491A2B"/>
    <w:rsid w:val="00492A33"/>
    <w:rsid w:val="00492E22"/>
    <w:rsid w:val="00493113"/>
    <w:rsid w:val="00493155"/>
    <w:rsid w:val="004932E5"/>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267"/>
    <w:rsid w:val="004C6632"/>
    <w:rsid w:val="004C7B9C"/>
    <w:rsid w:val="004D0625"/>
    <w:rsid w:val="004D17D8"/>
    <w:rsid w:val="004D20C7"/>
    <w:rsid w:val="004D36F2"/>
    <w:rsid w:val="004D38F1"/>
    <w:rsid w:val="004D3C61"/>
    <w:rsid w:val="004D3F5E"/>
    <w:rsid w:val="004D4E1C"/>
    <w:rsid w:val="004D4EE5"/>
    <w:rsid w:val="004D5DB7"/>
    <w:rsid w:val="004D77EE"/>
    <w:rsid w:val="004E0430"/>
    <w:rsid w:val="004E0ED5"/>
    <w:rsid w:val="004F00F5"/>
    <w:rsid w:val="004F085A"/>
    <w:rsid w:val="004F261B"/>
    <w:rsid w:val="004F2A92"/>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53C4"/>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1A6A"/>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3EE7"/>
    <w:rsid w:val="005F45B5"/>
    <w:rsid w:val="00601058"/>
    <w:rsid w:val="006027CF"/>
    <w:rsid w:val="006028D7"/>
    <w:rsid w:val="00602D68"/>
    <w:rsid w:val="0060369D"/>
    <w:rsid w:val="00603B59"/>
    <w:rsid w:val="006055EC"/>
    <w:rsid w:val="006057EE"/>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631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448"/>
    <w:rsid w:val="006829C8"/>
    <w:rsid w:val="00683704"/>
    <w:rsid w:val="00683DC6"/>
    <w:rsid w:val="006840F6"/>
    <w:rsid w:val="0068487C"/>
    <w:rsid w:val="006859BB"/>
    <w:rsid w:val="00686F0A"/>
    <w:rsid w:val="00687EDC"/>
    <w:rsid w:val="00691D50"/>
    <w:rsid w:val="00691E32"/>
    <w:rsid w:val="00694CE6"/>
    <w:rsid w:val="00694F1C"/>
    <w:rsid w:val="006958F1"/>
    <w:rsid w:val="00696164"/>
    <w:rsid w:val="006A2D78"/>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C7D89"/>
    <w:rsid w:val="006D1121"/>
    <w:rsid w:val="006D1255"/>
    <w:rsid w:val="006D1377"/>
    <w:rsid w:val="006D1795"/>
    <w:rsid w:val="006D1D4B"/>
    <w:rsid w:val="006D2F36"/>
    <w:rsid w:val="006D3346"/>
    <w:rsid w:val="006D33D3"/>
    <w:rsid w:val="006D3923"/>
    <w:rsid w:val="006D5063"/>
    <w:rsid w:val="006D516F"/>
    <w:rsid w:val="006D5A1E"/>
    <w:rsid w:val="006D5E06"/>
    <w:rsid w:val="006D634C"/>
    <w:rsid w:val="006D6CDD"/>
    <w:rsid w:val="006D72BE"/>
    <w:rsid w:val="006D7C18"/>
    <w:rsid w:val="006E03C8"/>
    <w:rsid w:val="006E1421"/>
    <w:rsid w:val="006E18B4"/>
    <w:rsid w:val="006E2117"/>
    <w:rsid w:val="006E2689"/>
    <w:rsid w:val="006E36E8"/>
    <w:rsid w:val="006E378C"/>
    <w:rsid w:val="006E40DD"/>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C4E"/>
    <w:rsid w:val="00731541"/>
    <w:rsid w:val="007335D4"/>
    <w:rsid w:val="007336AA"/>
    <w:rsid w:val="007338FF"/>
    <w:rsid w:val="00733B38"/>
    <w:rsid w:val="007340A4"/>
    <w:rsid w:val="00735012"/>
    <w:rsid w:val="007364A6"/>
    <w:rsid w:val="007367ED"/>
    <w:rsid w:val="00737E3C"/>
    <w:rsid w:val="007413DD"/>
    <w:rsid w:val="00741754"/>
    <w:rsid w:val="00741B99"/>
    <w:rsid w:val="0074214F"/>
    <w:rsid w:val="0074324F"/>
    <w:rsid w:val="00743B2A"/>
    <w:rsid w:val="00744D35"/>
    <w:rsid w:val="0074510B"/>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2B2C"/>
    <w:rsid w:val="007E3CB7"/>
    <w:rsid w:val="007E450F"/>
    <w:rsid w:val="007E54D1"/>
    <w:rsid w:val="007E645B"/>
    <w:rsid w:val="007F0270"/>
    <w:rsid w:val="007F0886"/>
    <w:rsid w:val="007F1C1F"/>
    <w:rsid w:val="007F21AF"/>
    <w:rsid w:val="007F394A"/>
    <w:rsid w:val="007F3C31"/>
    <w:rsid w:val="007F4B72"/>
    <w:rsid w:val="007F4CCA"/>
    <w:rsid w:val="007F6088"/>
    <w:rsid w:val="007F65B2"/>
    <w:rsid w:val="007F6EF0"/>
    <w:rsid w:val="007F77FD"/>
    <w:rsid w:val="00800A94"/>
    <w:rsid w:val="00802857"/>
    <w:rsid w:val="0080402C"/>
    <w:rsid w:val="00804B34"/>
    <w:rsid w:val="0080508D"/>
    <w:rsid w:val="0081100E"/>
    <w:rsid w:val="00811864"/>
    <w:rsid w:val="00812301"/>
    <w:rsid w:val="00812D49"/>
    <w:rsid w:val="0081325E"/>
    <w:rsid w:val="00813335"/>
    <w:rsid w:val="0081428D"/>
    <w:rsid w:val="0081447A"/>
    <w:rsid w:val="0081646A"/>
    <w:rsid w:val="008177BA"/>
    <w:rsid w:val="0082062E"/>
    <w:rsid w:val="0082156C"/>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127"/>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57"/>
    <w:rsid w:val="009564AA"/>
    <w:rsid w:val="00956A8D"/>
    <w:rsid w:val="00957E47"/>
    <w:rsid w:val="009604E9"/>
    <w:rsid w:val="0096129F"/>
    <w:rsid w:val="009615BE"/>
    <w:rsid w:val="0096203F"/>
    <w:rsid w:val="00962439"/>
    <w:rsid w:val="009642CE"/>
    <w:rsid w:val="00964BB8"/>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58A3"/>
    <w:rsid w:val="009C7C7C"/>
    <w:rsid w:val="009D0262"/>
    <w:rsid w:val="009D03C9"/>
    <w:rsid w:val="009D0C64"/>
    <w:rsid w:val="009D13EE"/>
    <w:rsid w:val="009D2985"/>
    <w:rsid w:val="009D3215"/>
    <w:rsid w:val="009D5E3E"/>
    <w:rsid w:val="009D6DC8"/>
    <w:rsid w:val="009E12EA"/>
    <w:rsid w:val="009E15B1"/>
    <w:rsid w:val="009E1D50"/>
    <w:rsid w:val="009E25E1"/>
    <w:rsid w:val="009E3086"/>
    <w:rsid w:val="009E33C6"/>
    <w:rsid w:val="009E3D2E"/>
    <w:rsid w:val="009E4ADB"/>
    <w:rsid w:val="009E50FB"/>
    <w:rsid w:val="009E5FB2"/>
    <w:rsid w:val="009E6AC3"/>
    <w:rsid w:val="009E6CF9"/>
    <w:rsid w:val="009E7938"/>
    <w:rsid w:val="009E7E1D"/>
    <w:rsid w:val="009F02EA"/>
    <w:rsid w:val="009F0C4C"/>
    <w:rsid w:val="009F0E8A"/>
    <w:rsid w:val="009F1C85"/>
    <w:rsid w:val="009F4CA7"/>
    <w:rsid w:val="009F5CA9"/>
    <w:rsid w:val="009F7A46"/>
    <w:rsid w:val="00A003D1"/>
    <w:rsid w:val="00A01497"/>
    <w:rsid w:val="00A02080"/>
    <w:rsid w:val="00A0218F"/>
    <w:rsid w:val="00A0280E"/>
    <w:rsid w:val="00A037AF"/>
    <w:rsid w:val="00A06204"/>
    <w:rsid w:val="00A0693C"/>
    <w:rsid w:val="00A10809"/>
    <w:rsid w:val="00A1433B"/>
    <w:rsid w:val="00A153EC"/>
    <w:rsid w:val="00A16BF3"/>
    <w:rsid w:val="00A17C62"/>
    <w:rsid w:val="00A23CBF"/>
    <w:rsid w:val="00A244EB"/>
    <w:rsid w:val="00A302C2"/>
    <w:rsid w:val="00A30CC1"/>
    <w:rsid w:val="00A30DE7"/>
    <w:rsid w:val="00A31404"/>
    <w:rsid w:val="00A3151C"/>
    <w:rsid w:val="00A31E78"/>
    <w:rsid w:val="00A32B13"/>
    <w:rsid w:val="00A33B4D"/>
    <w:rsid w:val="00A35B37"/>
    <w:rsid w:val="00A3769F"/>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25C"/>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EB0"/>
    <w:rsid w:val="00A83FCE"/>
    <w:rsid w:val="00A8499D"/>
    <w:rsid w:val="00A86129"/>
    <w:rsid w:val="00A92490"/>
    <w:rsid w:val="00A92775"/>
    <w:rsid w:val="00A92C9C"/>
    <w:rsid w:val="00A93459"/>
    <w:rsid w:val="00A9480D"/>
    <w:rsid w:val="00A948C8"/>
    <w:rsid w:val="00A9677E"/>
    <w:rsid w:val="00AA0F5B"/>
    <w:rsid w:val="00AA1CA9"/>
    <w:rsid w:val="00AA2248"/>
    <w:rsid w:val="00AA22A0"/>
    <w:rsid w:val="00AA47AF"/>
    <w:rsid w:val="00AA5A21"/>
    <w:rsid w:val="00AA7412"/>
    <w:rsid w:val="00AA7A5F"/>
    <w:rsid w:val="00AB1DB0"/>
    <w:rsid w:val="00AB23C0"/>
    <w:rsid w:val="00AB2D49"/>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079"/>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4CA4"/>
    <w:rsid w:val="00BB5EBB"/>
    <w:rsid w:val="00BB6732"/>
    <w:rsid w:val="00BC0E27"/>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18FE"/>
    <w:rsid w:val="00C12350"/>
    <w:rsid w:val="00C1261D"/>
    <w:rsid w:val="00C132D4"/>
    <w:rsid w:val="00C13A11"/>
    <w:rsid w:val="00C1449D"/>
    <w:rsid w:val="00C144B3"/>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1831"/>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1E5A"/>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06E"/>
    <w:rsid w:val="00D40E2A"/>
    <w:rsid w:val="00D416BB"/>
    <w:rsid w:val="00D43536"/>
    <w:rsid w:val="00D446C3"/>
    <w:rsid w:val="00D459D6"/>
    <w:rsid w:val="00D46575"/>
    <w:rsid w:val="00D47468"/>
    <w:rsid w:val="00D506CF"/>
    <w:rsid w:val="00D50EF3"/>
    <w:rsid w:val="00D5389C"/>
    <w:rsid w:val="00D53D7F"/>
    <w:rsid w:val="00D549A2"/>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4099"/>
    <w:rsid w:val="00DD5361"/>
    <w:rsid w:val="00DD5F25"/>
    <w:rsid w:val="00DD69B7"/>
    <w:rsid w:val="00DD7CB7"/>
    <w:rsid w:val="00DE133B"/>
    <w:rsid w:val="00DE1545"/>
    <w:rsid w:val="00DE1F53"/>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05D72"/>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63A"/>
    <w:rsid w:val="00E36DB6"/>
    <w:rsid w:val="00E376F1"/>
    <w:rsid w:val="00E41EF9"/>
    <w:rsid w:val="00E42E2B"/>
    <w:rsid w:val="00E42FD7"/>
    <w:rsid w:val="00E43187"/>
    <w:rsid w:val="00E43D30"/>
    <w:rsid w:val="00E45B34"/>
    <w:rsid w:val="00E46310"/>
    <w:rsid w:val="00E464AD"/>
    <w:rsid w:val="00E50CE9"/>
    <w:rsid w:val="00E51389"/>
    <w:rsid w:val="00E51A56"/>
    <w:rsid w:val="00E51B64"/>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3D66"/>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58FD"/>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139"/>
    <w:rsid w:val="00EF4D3B"/>
    <w:rsid w:val="00EF522C"/>
    <w:rsid w:val="00EF52D1"/>
    <w:rsid w:val="00F0052C"/>
    <w:rsid w:val="00F00C02"/>
    <w:rsid w:val="00F01DF7"/>
    <w:rsid w:val="00F026E3"/>
    <w:rsid w:val="00F045A9"/>
    <w:rsid w:val="00F049C8"/>
    <w:rsid w:val="00F05AA4"/>
    <w:rsid w:val="00F106D2"/>
    <w:rsid w:val="00F10A22"/>
    <w:rsid w:val="00F110F1"/>
    <w:rsid w:val="00F11C1F"/>
    <w:rsid w:val="00F11F90"/>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6E7B"/>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www.cssn.net.cn/cssn/front/listpage.jsp"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B8CAF-7A9A-44A8-80FA-9E79130DF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9209</TotalTime>
  <Pages>75</Pages>
  <Words>9737</Words>
  <Characters>55501</Characters>
  <Application>Microsoft Office Word</Application>
  <DocSecurity>0</DocSecurity>
  <Lines>462</Lines>
  <Paragraphs>130</Paragraphs>
  <ScaleCrop>false</ScaleCrop>
  <Company/>
  <LinksUpToDate>false</LinksUpToDate>
  <CharactersWithSpaces>65108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895</cp:revision>
  <dcterms:created xsi:type="dcterms:W3CDTF">2020-03-20T12:42:00Z</dcterms:created>
  <dcterms:modified xsi:type="dcterms:W3CDTF">2020-04-05T02:35:00Z</dcterms:modified>
</cp:coreProperties>
</file>