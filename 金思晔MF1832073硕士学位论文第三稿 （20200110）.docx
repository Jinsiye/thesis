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1pt;height:63.9pt;mso-position-horizontal-relative:page;mso-position-vertical-relative:page" o:ole="" fillcolor="#6d6d6d">
            <v:imagedata r:id="rId8" o:title=""/>
          </v:shape>
          <o:OLEObject Type="Embed" ProgID="Word.Picture.8" ShapeID="对象 1" DrawAspect="Content" ObjectID="_1640236177"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9pt;height:60pt;mso-position-horizontal-relative:page;mso-position-vertical-relative:page" o:ole="" fillcolor="#6d6d6d">
            <v:imagedata r:id="rId10" o:title=""/>
          </v:shape>
          <o:OLEObject Type="Embed" ProgID="Word.Picture.8" ShapeID="对象 2" DrawAspect="Content" ObjectID="_1640236178"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090CBD33" w14:textId="77777777" w:rsidR="00543F01" w:rsidRDefault="00543F01" w:rsidP="00543F01">
      <w:pPr>
        <w:jc w:val="center"/>
        <w:rPr>
          <w:rFonts w:ascii="宋体" w:hAnsi="宋体"/>
          <w:b/>
          <w:sz w:val="52"/>
          <w:szCs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宋体" w:hAnsi="宋体" w:hint="eastAsia"/>
          <w:b/>
          <w:sz w:val="52"/>
          <w:szCs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48C314B6" w14:textId="77777777" w:rsidR="00543F01" w:rsidRDefault="00543F01" w:rsidP="00543F01">
      <w:pPr>
        <w:rPr>
          <w:b/>
          <w:spacing w:val="20"/>
          <w:sz w:val="24"/>
        </w:rPr>
      </w:pPr>
    </w:p>
    <w:p w14:paraId="7EFE5305" w14:textId="77777777" w:rsidR="00543F01" w:rsidRDefault="00543F01" w:rsidP="00543F01">
      <w:pPr>
        <w:ind w:left="1080"/>
        <w:rPr>
          <w:b/>
          <w:spacing w:val="20"/>
          <w:sz w:val="24"/>
        </w:rPr>
      </w:pPr>
    </w:p>
    <w:p w14:paraId="7DC3DCE6" w14:textId="77777777" w:rsidR="00543F01" w:rsidRDefault="00543F01" w:rsidP="00543F01">
      <w:pPr>
        <w:ind w:left="1080"/>
        <w:rPr>
          <w:b/>
          <w:spacing w:val="20"/>
          <w:sz w:val="24"/>
        </w:rPr>
      </w:pPr>
    </w:p>
    <w:p w14:paraId="5DFE6DF2" w14:textId="77777777" w:rsidR="00543F01" w:rsidRDefault="00543F01" w:rsidP="00543F01">
      <w:pPr>
        <w:ind w:left="1080"/>
        <w:rPr>
          <w:b/>
          <w:spacing w:val="20"/>
          <w:sz w:val="24"/>
        </w:rPr>
      </w:pPr>
    </w:p>
    <w:p w14:paraId="04CCC9A4" w14:textId="77777777" w:rsidR="00543F01" w:rsidRDefault="00543F01" w:rsidP="00543F01">
      <w:pPr>
        <w:ind w:left="1080"/>
        <w:rPr>
          <w:b/>
          <w:spacing w:val="20"/>
          <w:sz w:val="24"/>
        </w:rPr>
      </w:pPr>
    </w:p>
    <w:p w14:paraId="3F603B32" w14:textId="77777777" w:rsidR="00543F01"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46F15371"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1F151AD3" wp14:editId="3CCBB17A">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1DA522" id="直接连接符 9"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Pr>
                <w:rFonts w:ascii="宋体" w:hAnsi="宋体" w:hint="eastAsia"/>
                <w:sz w:val="32"/>
              </w:rPr>
              <w:t>饿了么</w:t>
            </w:r>
            <w:r w:rsidR="00C44721">
              <w:rPr>
                <w:rFonts w:ascii="宋体" w:hAnsi="宋体" w:hint="eastAsia"/>
                <w:sz w:val="32"/>
              </w:rPr>
              <w:t>体验保障平台的</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6192" behindDoc="0" locked="0" layoutInCell="1" allowOverlap="1" wp14:anchorId="07B2D1EB" wp14:editId="6D647573">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C73D7D6" id="直接连接符 6"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722BDFDD" wp14:editId="41FABEB4">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69371" id="直接连接符 5"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183803AB" wp14:editId="4B72D808">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D252A6" id="直接连接符 3"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9264" behindDoc="0" locked="0" layoutInCell="1" allowOverlap="1" wp14:anchorId="37F17DA1" wp14:editId="0FD6802E">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427DFE" id="直接连接符 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60288" behindDoc="0" locked="0" layoutInCell="1" allowOverlap="1" wp14:anchorId="466D6068" wp14:editId="33000CF3">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8C78AB" id="直接连接符 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8AA3B1B" w14:textId="77777777" w:rsidR="00543F01" w:rsidRPr="0093255C" w:rsidRDefault="00543F01" w:rsidP="00543F01">
      <w:pPr>
        <w:jc w:val="center"/>
        <w:rPr>
          <w:rFonts w:eastAsia="楷体_GB2312"/>
          <w:b/>
          <w:sz w:val="28"/>
          <w:szCs w:val="28"/>
        </w:rPr>
      </w:pPr>
      <w:r>
        <w:rPr>
          <w:rFonts w:eastAsia="楷体_GB2312"/>
          <w:b/>
          <w:sz w:val="28"/>
          <w:szCs w:val="28"/>
        </w:rPr>
        <w:t xml:space="preserve">      </w:t>
      </w:r>
      <w:r w:rsidRPr="0093255C">
        <w:rPr>
          <w:rFonts w:eastAsia="楷体_GB2312"/>
          <w:b/>
          <w:sz w:val="28"/>
          <w:szCs w:val="28"/>
        </w:rPr>
        <w:t xml:space="preserve">2019 </w:t>
      </w:r>
      <w:r w:rsidRPr="0093255C">
        <w:rPr>
          <w:rFonts w:eastAsia="楷体_GB2312"/>
          <w:b/>
          <w:sz w:val="28"/>
          <w:szCs w:val="28"/>
        </w:rPr>
        <w:t>年</w:t>
      </w:r>
      <w:r w:rsidRPr="0093255C">
        <w:rPr>
          <w:b/>
          <w:sz w:val="28"/>
          <w:szCs w:val="28"/>
        </w:rPr>
        <w:t xml:space="preserve">  </w:t>
      </w:r>
      <w:r>
        <w:rPr>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p>
    <w:p w14:paraId="45AA4EF4" w14:textId="77777777" w:rsidR="00543F01" w:rsidRDefault="00543F01" w:rsidP="00543F01">
      <w:r>
        <w:rPr>
          <w:rFonts w:eastAsia="楷体_GB2312"/>
          <w:b/>
          <w:sz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77777777" w:rsidR="00543F01" w:rsidRDefault="00543F01"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Pr>
          <w:b/>
          <w:sz w:val="30"/>
        </w:rPr>
        <w:t>1</w:t>
      </w:r>
      <w:r w:rsidR="00C44721">
        <w:rPr>
          <w:rFonts w:hint="eastAsia"/>
          <w:b/>
          <w:sz w:val="30"/>
        </w:rPr>
        <w:t>832073</w:t>
      </w:r>
    </w:p>
    <w:p w14:paraId="789D2267" w14:textId="6F5FA210" w:rsidR="00543F01" w:rsidRDefault="00543F01" w:rsidP="00543F01">
      <w:pPr>
        <w:rPr>
          <w:b/>
          <w:sz w:val="30"/>
        </w:rPr>
      </w:pPr>
      <w:r>
        <w:rPr>
          <w:rFonts w:hAnsi="宋体"/>
          <w:b/>
          <w:sz w:val="30"/>
        </w:rPr>
        <w:t>论文答辩日期：</w:t>
      </w:r>
      <w:r>
        <w:rPr>
          <w:b/>
          <w:sz w:val="30"/>
        </w:rPr>
        <w:t xml:space="preserve">    20</w:t>
      </w:r>
      <w:r w:rsidR="00C44721">
        <w:rPr>
          <w:rFonts w:hint="eastAsia"/>
          <w:b/>
          <w:sz w:val="30"/>
        </w:rPr>
        <w:t>20</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3F3DB4A4" w14:textId="77777777" w:rsidR="00543F01" w:rsidRDefault="00543F01" w:rsidP="00543F01">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3D47CEB8" w14:textId="77777777" w:rsidR="00543F01" w:rsidRDefault="00543F01" w:rsidP="00543F01">
      <w:pPr>
        <w:rPr>
          <w:rFonts w:ascii="宋体" w:hAnsi="宋体"/>
          <w:b/>
          <w:sz w:val="32"/>
          <w:szCs w:val="32"/>
        </w:rPr>
      </w:pPr>
      <w:r>
        <w:rPr>
          <w:rFonts w:eastAsia="楷体_GB2312"/>
          <w:b/>
          <w:sz w:val="32"/>
          <w:szCs w:val="32"/>
        </w:rPr>
        <w:br w:type="page"/>
      </w:r>
    </w:p>
    <w:p w14:paraId="06D24C34" w14:textId="77777777" w:rsidR="00543F01" w:rsidRDefault="00543F01" w:rsidP="00543F01">
      <w:pPr>
        <w:rPr>
          <w:rFonts w:ascii="宋体" w:hAnsi="宋体"/>
          <w:b/>
          <w:sz w:val="32"/>
          <w:szCs w:val="32"/>
        </w:rPr>
      </w:pPr>
    </w:p>
    <w:p w14:paraId="4CC214D2" w14:textId="77777777" w:rsidR="00543F01" w:rsidRDefault="00543F01" w:rsidP="00543F01">
      <w:pPr>
        <w:rPr>
          <w:rFonts w:ascii="宋体" w:hAnsi="宋体"/>
          <w:b/>
          <w:sz w:val="32"/>
          <w:szCs w:val="32"/>
        </w:rPr>
      </w:pPr>
    </w:p>
    <w:p w14:paraId="52CD2616" w14:textId="77777777" w:rsidR="00C44721" w:rsidRDefault="00C44721" w:rsidP="00543F01">
      <w:pPr>
        <w:jc w:val="center"/>
        <w:rPr>
          <w:rFonts w:ascii="宋体" w:hAnsi="宋体"/>
          <w:b/>
          <w:sz w:val="44"/>
          <w:szCs w:val="44"/>
        </w:rPr>
      </w:pPr>
      <w:r>
        <w:rPr>
          <w:rFonts w:ascii="宋体" w:hAnsi="宋体" w:hint="eastAsia"/>
          <w:b/>
          <w:sz w:val="44"/>
          <w:szCs w:val="44"/>
        </w:rPr>
        <w:t>饿了么体验保障平台的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a"/>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7777777" w:rsidR="00543F01" w:rsidRDefault="00543F01" w:rsidP="00391A25">
            <w:pPr>
              <w:ind w:left="1"/>
              <w:jc w:val="center"/>
              <w:rPr>
                <w:b/>
                <w:sz w:val="30"/>
                <w:szCs w:val="30"/>
              </w:rPr>
            </w:pPr>
            <w:r>
              <w:rPr>
                <w:b/>
                <w:sz w:val="30"/>
                <w:szCs w:val="30"/>
              </w:rPr>
              <w:t>2019</w:t>
            </w:r>
            <w:r>
              <w:rPr>
                <w:rFonts w:hAnsi="宋体"/>
                <w:b/>
                <w:sz w:val="30"/>
                <w:szCs w:val="30"/>
              </w:rPr>
              <w:t>年</w:t>
            </w:r>
            <w:r>
              <w:rPr>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2E53EB74" w14:textId="77777777" w:rsidR="00543F01" w:rsidRDefault="00543F01" w:rsidP="00543F01">
      <w:pPr>
        <w:jc w:val="center"/>
        <w:rPr>
          <w:rFonts w:eastAsia="楷体_GB2312"/>
          <w:b/>
          <w:sz w:val="30"/>
        </w:rPr>
      </w:pPr>
      <w:r>
        <w:rPr>
          <w:rFonts w:eastAsia="楷体_GB2312"/>
          <w:b/>
          <w:sz w:val="30"/>
        </w:rPr>
        <w:br w:type="page"/>
      </w:r>
    </w:p>
    <w:p w14:paraId="647C8433" w14:textId="53082642" w:rsidR="00543F01" w:rsidRDefault="00543F01" w:rsidP="00543F01">
      <w:pPr>
        <w:jc w:val="center"/>
        <w:rPr>
          <w:rFonts w:ascii="Arial" w:eastAsia="楷体_GB2312" w:hAnsi="Arial" w:cs="Arial"/>
          <w:b/>
          <w:sz w:val="48"/>
          <w:szCs w:val="48"/>
        </w:rPr>
      </w:pPr>
      <w:r>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 xml:space="preserve">and Implementation of </w:t>
      </w:r>
    </w:p>
    <w:p w14:paraId="7AB08837" w14:textId="3BC5A012" w:rsidR="00D107A2" w:rsidRDefault="00563AC6" w:rsidP="00543F01">
      <w:pPr>
        <w:jc w:val="center"/>
        <w:rPr>
          <w:rFonts w:ascii="Arial" w:eastAsia="楷体_GB2312" w:hAnsi="Arial" w:cs="Arial"/>
          <w:b/>
          <w:sz w:val="48"/>
          <w:szCs w:val="48"/>
        </w:rPr>
      </w:pPr>
      <w:r>
        <w:rPr>
          <w:rFonts w:ascii="Arial" w:eastAsia="楷体_GB2312" w:hAnsi="Arial" w:cs="Arial"/>
          <w:b/>
          <w:sz w:val="48"/>
          <w:szCs w:val="48"/>
        </w:rPr>
        <w:t xml:space="preserve">ELEME </w:t>
      </w:r>
      <w:r w:rsidRPr="00563AC6">
        <w:rPr>
          <w:rFonts w:ascii="Arial" w:eastAsia="楷体_GB2312" w:hAnsi="Arial" w:cs="Arial"/>
          <w:b/>
          <w:sz w:val="48"/>
          <w:szCs w:val="48"/>
        </w:rPr>
        <w:t>Experience Guarantee Platform</w:t>
      </w:r>
    </w:p>
    <w:p w14:paraId="17E8882C" w14:textId="77777777" w:rsidR="00543F01" w:rsidRDefault="00543F01" w:rsidP="00543F01">
      <w:pPr>
        <w:rPr>
          <w:rFonts w:ascii="Arial" w:hAnsi="Arial" w:cs="Arial"/>
        </w:rPr>
      </w:pPr>
    </w:p>
    <w:p w14:paraId="4EBCCC30" w14:textId="77777777" w:rsidR="00543F01" w:rsidRDefault="00543F01"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Pr>
          <w:rFonts w:ascii="Arial" w:hAnsi="Arial" w:cs="Arial"/>
          <w:b/>
          <w:sz w:val="44"/>
          <w:szCs w:val="44"/>
        </w:rPr>
        <w:t>Si 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Pr>
          <w:rFonts w:ascii="Arial" w:hAnsi="Arial" w:cs="Arial"/>
          <w:b/>
          <w:sz w:val="32"/>
          <w:szCs w:val="32"/>
        </w:rPr>
        <w:t>Submitted in partial fulfillment of the requirements for the degree of Master</w:t>
      </w:r>
      <w:bookmarkEnd w:id="19"/>
      <w:r>
        <w:rPr>
          <w:rFonts w:ascii="Arial" w:hAnsi="Arial" w:cs="Arial"/>
          <w:b/>
          <w:sz w:val="32"/>
          <w:szCs w:val="32"/>
        </w:rPr>
        <w:t xml:space="preserve"> of 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Pr>
          <w:rFonts w:ascii="Arial" w:hAnsi="Arial" w:cs="Arial"/>
          <w:sz w:val="30"/>
          <w:szCs w:val="30"/>
        </w:rPr>
        <w:t>Supervised by</w:t>
      </w:r>
    </w:p>
    <w:p w14:paraId="4335BB1F" w14:textId="33D2C500" w:rsidR="00543F01" w:rsidRDefault="00563AC6" w:rsidP="00543F01">
      <w:pPr>
        <w:jc w:val="center"/>
        <w:rPr>
          <w:rFonts w:ascii="Arial" w:hAnsi="Arial" w:cs="Arial"/>
          <w:b/>
          <w:sz w:val="28"/>
          <w:szCs w:val="28"/>
        </w:rPr>
      </w:pPr>
      <w:r>
        <w:rPr>
          <w:rFonts w:ascii="Arial" w:hAnsi="Arial" w:cs="Arial"/>
          <w:sz w:val="30"/>
          <w:szCs w:val="30"/>
        </w:rPr>
        <w:t>Senior Engineer</w:t>
      </w:r>
      <w:r>
        <w:rPr>
          <w:rFonts w:ascii="Arial" w:hAnsi="Arial" w:cs="Arial"/>
          <w:b/>
          <w:sz w:val="30"/>
          <w:szCs w:val="30"/>
        </w:rPr>
        <w:t xml:space="preserve"> Wang,</w:t>
      </w:r>
      <w:r>
        <w:rPr>
          <w:rFonts w:ascii="Arial" w:hAnsi="Arial" w:cs="Arial" w:hint="eastAsia"/>
          <w:b/>
          <w:sz w:val="30"/>
          <w:szCs w:val="30"/>
        </w:rPr>
        <w:t xml:space="preserve"> </w:t>
      </w:r>
      <w:r>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Pr>
          <w:rFonts w:ascii="Arial" w:hAnsi="Arial" w:cs="Arial"/>
          <w:sz w:val="28"/>
          <w:szCs w:val="28"/>
        </w:rPr>
        <w:t>Software Institute</w:t>
      </w:r>
    </w:p>
    <w:p w14:paraId="1CFC3AC5" w14:textId="77777777" w:rsidR="00543F01" w:rsidRDefault="00543F01" w:rsidP="00543F01">
      <w:pPr>
        <w:jc w:val="center"/>
        <w:rPr>
          <w:rFonts w:ascii="Arial" w:hAnsi="Arial" w:cs="Arial"/>
          <w:b/>
          <w:sz w:val="28"/>
          <w:szCs w:val="28"/>
        </w:rPr>
      </w:pPr>
      <w:r>
        <w:rPr>
          <w:rFonts w:ascii="Arial" w:hAnsi="Arial" w:cs="Arial"/>
          <w:b/>
          <w:sz w:val="28"/>
          <w:szCs w:val="28"/>
        </w:rPr>
        <w:t>NANJING UNIVERSITY</w:t>
      </w:r>
    </w:p>
    <w:p w14:paraId="13676AD1" w14:textId="77777777" w:rsidR="00543F01" w:rsidRDefault="00543F01" w:rsidP="00543F01">
      <w:pPr>
        <w:jc w:val="center"/>
        <w:rPr>
          <w:rFonts w:ascii="Arial" w:hAnsi="Arial" w:cs="Arial"/>
          <w:sz w:val="28"/>
          <w:szCs w:val="28"/>
        </w:rPr>
      </w:pPr>
      <w:r>
        <w:rPr>
          <w:rFonts w:ascii="Arial" w:hAnsi="Arial" w:cs="Arial"/>
          <w:sz w:val="28"/>
          <w:szCs w:val="28"/>
        </w:rPr>
        <w:t>Nanjing, China</w:t>
      </w:r>
    </w:p>
    <w:p w14:paraId="01797FD7" w14:textId="77777777" w:rsidR="00543F01" w:rsidRDefault="00543F01" w:rsidP="00543F01">
      <w:pPr>
        <w:jc w:val="center"/>
      </w:pPr>
      <w:r>
        <w:rPr>
          <w:rFonts w:ascii="Arial" w:hAnsi="Arial" w:cs="Arial" w:hint="eastAsia"/>
          <w:sz w:val="28"/>
          <w:szCs w:val="28"/>
        </w:rPr>
        <w:t>April</w:t>
      </w:r>
      <w:r>
        <w:rPr>
          <w:rFonts w:ascii="Arial" w:hAnsi="Arial" w:cs="Arial"/>
          <w:sz w:val="28"/>
          <w:szCs w:val="28"/>
        </w:rPr>
        <w:t>, 20</w:t>
      </w:r>
      <w:r>
        <w:rPr>
          <w:rFonts w:ascii="Arial" w:hAnsi="Arial" w:cs="Arial" w:hint="eastAsia"/>
          <w:sz w:val="28"/>
          <w:szCs w:val="28"/>
        </w:rPr>
        <w:t>1</w:t>
      </w:r>
      <w:r>
        <w:rPr>
          <w:rFonts w:ascii="Arial" w:hAnsi="Arial" w:cs="Arial"/>
          <w:sz w:val="28"/>
          <w:szCs w:val="28"/>
        </w:rPr>
        <w:t>9</w:t>
      </w:r>
    </w:p>
    <w:p w14:paraId="2D29F927" w14:textId="77777777" w:rsidR="00543F01" w:rsidRDefault="00543F01" w:rsidP="00543F01">
      <w:pPr>
        <w:jc w:val="center"/>
        <w:rPr>
          <w:rFonts w:ascii="黑体" w:eastAsia="黑体"/>
        </w:rPr>
        <w:sectPr w:rsidR="00543F01">
          <w:footerReference w:type="even" r:id="rId12"/>
          <w:headerReference w:type="first" r:id="rId13"/>
          <w:pgSz w:w="11906" w:h="16838"/>
          <w:pgMar w:top="1440" w:right="1800" w:bottom="1440" w:left="1800" w:header="851" w:footer="992" w:gutter="0"/>
          <w:pgNumType w:fmt="upperRoman" w:start="1"/>
          <w:cols w:space="720"/>
          <w:docGrid w:type="lines" w:linePitch="312"/>
        </w:sectPr>
      </w:pPr>
    </w:p>
    <w:p w14:paraId="3E4820CA" w14:textId="77777777" w:rsidR="00543F01" w:rsidRDefault="00543F01" w:rsidP="00543F01">
      <w:pPr>
        <w:pStyle w:val="1"/>
        <w:jc w:val="center"/>
        <w:rPr>
          <w:rFonts w:ascii="黑体" w:eastAsia="黑体"/>
          <w:b w:val="0"/>
        </w:rPr>
      </w:pPr>
      <w:bookmarkStart w:id="26" w:name="_Toc187761918"/>
      <w:bookmarkStart w:id="27" w:name="_Toc187764274"/>
      <w:bookmarkStart w:id="28" w:name="_Toc9453451"/>
      <w:bookmarkStart w:id="29" w:name="_Toc25947911"/>
      <w:r>
        <w:rPr>
          <w:rFonts w:ascii="黑体" w:eastAsia="黑体" w:hint="eastAsia"/>
          <w:b w:val="0"/>
        </w:rPr>
        <w:t>摘  要</w:t>
      </w:r>
      <w:bookmarkEnd w:id="2"/>
      <w:bookmarkEnd w:id="26"/>
      <w:bookmarkEnd w:id="27"/>
      <w:bookmarkEnd w:id="28"/>
      <w:bookmarkEnd w:id="29"/>
    </w:p>
    <w:p w14:paraId="2BDFCF74" w14:textId="77777777" w:rsidR="00543F01" w:rsidRDefault="00543F01" w:rsidP="00543F01">
      <w:pPr>
        <w:pStyle w:val="1"/>
        <w:jc w:val="center"/>
        <w:rPr>
          <w:rFonts w:ascii="Arial" w:hAnsi="Arial" w:cs="Arial"/>
        </w:rPr>
      </w:pPr>
      <w:r>
        <w:rPr>
          <w:rFonts w:ascii="Arial" w:hAnsi="Arial" w:cs="Arial"/>
        </w:rPr>
        <w:br w:type="page"/>
      </w:r>
      <w:bookmarkStart w:id="30" w:name="_Toc136854867"/>
      <w:bookmarkStart w:id="31" w:name="_Toc136854959"/>
      <w:bookmarkStart w:id="32" w:name="_Toc136892744"/>
      <w:bookmarkStart w:id="33" w:name="_Toc136892875"/>
      <w:bookmarkStart w:id="34" w:name="_Toc136892941"/>
      <w:bookmarkStart w:id="35" w:name="_Toc136947298"/>
      <w:bookmarkStart w:id="36" w:name="_Toc137200754"/>
      <w:bookmarkStart w:id="37" w:name="_Toc137201221"/>
      <w:bookmarkStart w:id="38" w:name="_Toc187122267"/>
      <w:bookmarkStart w:id="39" w:name="_Toc187761919"/>
      <w:bookmarkStart w:id="40" w:name="_Toc187764275"/>
      <w:bookmarkStart w:id="41" w:name="_Toc9453452"/>
      <w:bookmarkStart w:id="42" w:name="_Toc25947912"/>
      <w:r>
        <w:rPr>
          <w:rFonts w:ascii="Arial" w:hAnsi="Arial" w:cs="Arial"/>
        </w:rPr>
        <w:lastRenderedPageBreak/>
        <w:t>Abstract</w:t>
      </w:r>
      <w:bookmarkEnd w:id="30"/>
      <w:bookmarkEnd w:id="31"/>
      <w:bookmarkEnd w:id="32"/>
      <w:bookmarkEnd w:id="33"/>
      <w:bookmarkEnd w:id="34"/>
      <w:bookmarkEnd w:id="35"/>
      <w:bookmarkEnd w:id="36"/>
      <w:bookmarkEnd w:id="37"/>
      <w:bookmarkEnd w:id="38"/>
      <w:bookmarkEnd w:id="39"/>
      <w:bookmarkEnd w:id="40"/>
      <w:bookmarkEnd w:id="41"/>
      <w:bookmarkEnd w:id="42"/>
    </w:p>
    <w:p w14:paraId="3DF3FADA" w14:textId="77777777" w:rsidR="00543F01" w:rsidRDefault="00543F01" w:rsidP="00F81349">
      <w:pPr>
        <w:rPr>
          <w:sz w:val="24"/>
        </w:rPr>
      </w:pPr>
    </w:p>
    <w:p w14:paraId="60298B66" w14:textId="77777777" w:rsidR="00563AC6" w:rsidRDefault="00563AC6" w:rsidP="00F81349">
      <w:pPr>
        <w:rPr>
          <w:sz w:val="24"/>
        </w:rPr>
      </w:pPr>
    </w:p>
    <w:p w14:paraId="10FCA0E3" w14:textId="34D5A1BF" w:rsidR="00563AC6" w:rsidRDefault="00563AC6">
      <w:pPr>
        <w:widowControl/>
        <w:jc w:val="left"/>
        <w:rPr>
          <w:sz w:val="24"/>
        </w:rPr>
      </w:pPr>
      <w:r>
        <w:rPr>
          <w:sz w:val="24"/>
        </w:rPr>
        <w:br w:type="page"/>
      </w:r>
    </w:p>
    <w:p w14:paraId="6A778E52" w14:textId="77777777" w:rsidR="00563AC6" w:rsidRDefault="00563AC6" w:rsidP="00F81349">
      <w:pPr>
        <w:rPr>
          <w:sz w:val="24"/>
        </w:rPr>
      </w:pPr>
    </w:p>
    <w:p w14:paraId="1239BBCE" w14:textId="4692A1AA" w:rsidR="00563AC6" w:rsidRDefault="00563AC6" w:rsidP="00563AC6">
      <w:pPr>
        <w:pStyle w:val="1"/>
        <w:jc w:val="center"/>
        <w:sectPr w:rsidR="00563AC6" w:rsidSect="00563AC6">
          <w:headerReference w:type="default" r:id="rId14"/>
          <w:type w:val="continuous"/>
          <w:pgSz w:w="11906" w:h="16838"/>
          <w:pgMar w:top="1440" w:right="1800" w:bottom="1440" w:left="1800" w:header="851" w:footer="992" w:gutter="0"/>
          <w:pgNumType w:fmt="upperRoman" w:start="1"/>
          <w:cols w:space="720"/>
          <w:docGrid w:type="lines" w:linePitch="312"/>
        </w:sectPr>
      </w:pPr>
      <w:bookmarkStart w:id="43" w:name="_Toc25758701"/>
      <w:r>
        <w:rPr>
          <w:rFonts w:ascii="黑体" w:eastAsia="黑体" w:hint="eastAsia"/>
        </w:rPr>
        <w:t>图目录</w:t>
      </w:r>
      <w:bookmarkEnd w:id="43"/>
    </w:p>
    <w:p w14:paraId="1C01BFE9" w14:textId="7DF54135" w:rsidR="00563AC6" w:rsidRPr="00563AC6" w:rsidRDefault="00563AC6" w:rsidP="00563AC6">
      <w:pPr>
        <w:pStyle w:val="1"/>
        <w:jc w:val="center"/>
        <w:rPr>
          <w:noProof/>
        </w:rPr>
        <w:sectPr w:rsidR="00563AC6" w:rsidRPr="00563AC6">
          <w:headerReference w:type="default" r:id="rId15"/>
          <w:type w:val="continuous"/>
          <w:pgSz w:w="11906" w:h="16838"/>
          <w:pgMar w:top="1440" w:right="1800" w:bottom="1440" w:left="1800" w:header="851" w:footer="992" w:gutter="0"/>
          <w:pgNumType w:start="1"/>
          <w:cols w:space="720"/>
          <w:docGrid w:type="lines" w:linePitch="312"/>
        </w:sectPr>
      </w:pPr>
      <w:r>
        <w:rPr>
          <w:rFonts w:ascii="黑体" w:eastAsia="黑体"/>
        </w:rPr>
        <w:br w:type="page"/>
      </w:r>
      <w:bookmarkStart w:id="44" w:name="_Toc25758703"/>
      <w:r>
        <w:rPr>
          <w:rFonts w:ascii="黑体" w:eastAsia="黑体" w:hint="eastAsia"/>
        </w:rPr>
        <w:lastRenderedPageBreak/>
        <w:t>表目录</w:t>
      </w:r>
      <w:bookmarkEnd w:id="44"/>
    </w:p>
    <w:p w14:paraId="02AAE020" w14:textId="0A2BFE0D" w:rsidR="00563AC6" w:rsidRPr="00563AC6" w:rsidRDefault="00563AC6" w:rsidP="00563AC6">
      <w:pPr>
        <w:rPr>
          <w:sz w:val="24"/>
        </w:rPr>
        <w:sectPr w:rsidR="00563AC6" w:rsidRPr="00563AC6">
          <w:headerReference w:type="default" r:id="rId16"/>
          <w:type w:val="continuous"/>
          <w:pgSz w:w="11906" w:h="16838"/>
          <w:pgMar w:top="1440" w:right="1800" w:bottom="1440" w:left="1800" w:header="851" w:footer="992" w:gutter="0"/>
          <w:pgNumType w:fmt="upperRoman" w:start="1"/>
          <w:cols w:space="720"/>
          <w:docGrid w:type="lines" w:linePitch="312"/>
        </w:sectPr>
      </w:pPr>
    </w:p>
    <w:sdt>
      <w:sdtPr>
        <w:rPr>
          <w:rFonts w:asciiTheme="minorHAnsi" w:eastAsiaTheme="minorEastAsia" w:hAnsiTheme="minorHAnsi" w:cstheme="minorBidi"/>
          <w:color w:val="auto"/>
          <w:kern w:val="2"/>
          <w:sz w:val="21"/>
          <w:szCs w:val="22"/>
          <w:lang w:val="zh-CN"/>
        </w:rPr>
        <w:id w:val="1132143845"/>
        <w:docPartObj>
          <w:docPartGallery w:val="Table of Contents"/>
          <w:docPartUnique/>
        </w:docPartObj>
      </w:sdtPr>
      <w:sdtEndPr>
        <w:rPr>
          <w:b/>
          <w:bCs/>
        </w:rPr>
      </w:sdtEndPr>
      <w:sdtContent>
        <w:p w14:paraId="33FC7C93" w14:textId="074FF6DC" w:rsidR="00F81349" w:rsidRDefault="00F81349">
          <w:pPr>
            <w:pStyle w:val="TOC"/>
          </w:pPr>
          <w:r>
            <w:rPr>
              <w:lang w:val="zh-CN"/>
            </w:rPr>
            <w:t>目录</w:t>
          </w:r>
        </w:p>
        <w:p w14:paraId="5392C27B" w14:textId="6F5AE3C4" w:rsidR="00F81349" w:rsidRDefault="00F81349">
          <w:pPr>
            <w:pStyle w:val="TOC1"/>
            <w:tabs>
              <w:tab w:val="right" w:leader="dot" w:pos="8296"/>
            </w:tabs>
            <w:rPr>
              <w:noProof/>
            </w:rPr>
          </w:pPr>
          <w:r>
            <w:fldChar w:fldCharType="begin"/>
          </w:r>
          <w:r>
            <w:instrText xml:space="preserve"> TOC \o "1-3" \h \z \u </w:instrText>
          </w:r>
          <w:r>
            <w:fldChar w:fldCharType="separate"/>
          </w:r>
          <w:hyperlink w:anchor="_Toc25947911" w:history="1">
            <w:r w:rsidRPr="001E1952">
              <w:rPr>
                <w:rStyle w:val="af"/>
                <w:rFonts w:ascii="黑体" w:eastAsia="黑体"/>
                <w:noProof/>
              </w:rPr>
              <w:t>摘  要</w:t>
            </w:r>
            <w:r>
              <w:rPr>
                <w:noProof/>
                <w:webHidden/>
              </w:rPr>
              <w:tab/>
            </w:r>
            <w:r>
              <w:rPr>
                <w:noProof/>
                <w:webHidden/>
              </w:rPr>
              <w:fldChar w:fldCharType="begin"/>
            </w:r>
            <w:r>
              <w:rPr>
                <w:noProof/>
                <w:webHidden/>
              </w:rPr>
              <w:instrText xml:space="preserve"> PAGEREF _Toc25947911 \h </w:instrText>
            </w:r>
            <w:r>
              <w:rPr>
                <w:noProof/>
                <w:webHidden/>
              </w:rPr>
            </w:r>
            <w:r>
              <w:rPr>
                <w:noProof/>
                <w:webHidden/>
              </w:rPr>
              <w:fldChar w:fldCharType="separate"/>
            </w:r>
            <w:r>
              <w:rPr>
                <w:noProof/>
                <w:webHidden/>
              </w:rPr>
              <w:t>V</w:t>
            </w:r>
            <w:r>
              <w:rPr>
                <w:noProof/>
                <w:webHidden/>
              </w:rPr>
              <w:fldChar w:fldCharType="end"/>
            </w:r>
          </w:hyperlink>
        </w:p>
        <w:p w14:paraId="403BC2AC" w14:textId="77BA9324" w:rsidR="00F81349" w:rsidRDefault="00CA0CB3">
          <w:pPr>
            <w:pStyle w:val="TOC1"/>
            <w:tabs>
              <w:tab w:val="right" w:leader="dot" w:pos="8296"/>
            </w:tabs>
            <w:rPr>
              <w:noProof/>
            </w:rPr>
          </w:pPr>
          <w:hyperlink w:anchor="_Toc25947912" w:history="1">
            <w:r w:rsidR="00F81349" w:rsidRPr="001E1952">
              <w:rPr>
                <w:rStyle w:val="af"/>
                <w:rFonts w:ascii="Arial" w:hAnsi="Arial" w:cs="Arial"/>
                <w:noProof/>
              </w:rPr>
              <w:t>Abstract</w:t>
            </w:r>
            <w:r w:rsidR="00F81349">
              <w:rPr>
                <w:noProof/>
                <w:webHidden/>
              </w:rPr>
              <w:tab/>
            </w:r>
            <w:r w:rsidR="00F81349">
              <w:rPr>
                <w:noProof/>
                <w:webHidden/>
              </w:rPr>
              <w:fldChar w:fldCharType="begin"/>
            </w:r>
            <w:r w:rsidR="00F81349">
              <w:rPr>
                <w:noProof/>
                <w:webHidden/>
              </w:rPr>
              <w:instrText xml:space="preserve"> PAGEREF _Toc25947912 \h </w:instrText>
            </w:r>
            <w:r w:rsidR="00F81349">
              <w:rPr>
                <w:noProof/>
                <w:webHidden/>
              </w:rPr>
            </w:r>
            <w:r w:rsidR="00F81349">
              <w:rPr>
                <w:noProof/>
                <w:webHidden/>
              </w:rPr>
              <w:fldChar w:fldCharType="separate"/>
            </w:r>
            <w:r w:rsidR="00F81349">
              <w:rPr>
                <w:noProof/>
                <w:webHidden/>
              </w:rPr>
              <w:t>VI</w:t>
            </w:r>
            <w:r w:rsidR="00F81349">
              <w:rPr>
                <w:noProof/>
                <w:webHidden/>
              </w:rPr>
              <w:fldChar w:fldCharType="end"/>
            </w:r>
          </w:hyperlink>
        </w:p>
        <w:p w14:paraId="4FA82018" w14:textId="52320D3B" w:rsidR="00F81349" w:rsidRDefault="00CA0CB3">
          <w:pPr>
            <w:pStyle w:val="TOC1"/>
            <w:tabs>
              <w:tab w:val="right" w:leader="dot" w:pos="8296"/>
            </w:tabs>
            <w:rPr>
              <w:noProof/>
            </w:rPr>
          </w:pPr>
          <w:hyperlink w:anchor="_Toc25947913" w:history="1">
            <w:r w:rsidR="00F81349" w:rsidRPr="001E1952">
              <w:rPr>
                <w:rStyle w:val="af"/>
                <w:rFonts w:ascii="黑体" w:eastAsia="黑体"/>
                <w:noProof/>
              </w:rPr>
              <w:t>第一章  引言</w:t>
            </w:r>
            <w:r w:rsidR="00F81349">
              <w:rPr>
                <w:noProof/>
                <w:webHidden/>
              </w:rPr>
              <w:tab/>
            </w:r>
            <w:r w:rsidR="00F81349">
              <w:rPr>
                <w:noProof/>
                <w:webHidden/>
              </w:rPr>
              <w:fldChar w:fldCharType="begin"/>
            </w:r>
            <w:r w:rsidR="00F81349">
              <w:rPr>
                <w:noProof/>
                <w:webHidden/>
              </w:rPr>
              <w:instrText xml:space="preserve"> PAGEREF _Toc25947913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7FE409DD" w14:textId="544C81E1" w:rsidR="00F81349" w:rsidRDefault="00CA0CB3">
          <w:pPr>
            <w:pStyle w:val="TOC2"/>
            <w:tabs>
              <w:tab w:val="right" w:leader="dot" w:pos="8296"/>
            </w:tabs>
            <w:rPr>
              <w:noProof/>
            </w:rPr>
          </w:pPr>
          <w:hyperlink w:anchor="_Toc25947914" w:history="1">
            <w:r w:rsidR="00F81349" w:rsidRPr="001E1952">
              <w:rPr>
                <w:rStyle w:val="af"/>
                <w:noProof/>
              </w:rPr>
              <w:t>1.1 项目背景</w:t>
            </w:r>
            <w:r w:rsidR="00F81349">
              <w:rPr>
                <w:noProof/>
                <w:webHidden/>
              </w:rPr>
              <w:tab/>
            </w:r>
            <w:r w:rsidR="00F81349">
              <w:rPr>
                <w:noProof/>
                <w:webHidden/>
              </w:rPr>
              <w:fldChar w:fldCharType="begin"/>
            </w:r>
            <w:r w:rsidR="00F81349">
              <w:rPr>
                <w:noProof/>
                <w:webHidden/>
              </w:rPr>
              <w:instrText xml:space="preserve"> PAGEREF _Toc25947914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6A5B589F" w14:textId="0FD6ACDC" w:rsidR="00F81349" w:rsidRDefault="00CA0CB3">
          <w:pPr>
            <w:pStyle w:val="TOC2"/>
            <w:tabs>
              <w:tab w:val="right" w:leader="dot" w:pos="8296"/>
            </w:tabs>
            <w:rPr>
              <w:noProof/>
            </w:rPr>
          </w:pPr>
          <w:hyperlink w:anchor="_Toc25947915" w:history="1">
            <w:r w:rsidR="00F81349" w:rsidRPr="001E1952">
              <w:rPr>
                <w:rStyle w:val="af"/>
                <w:noProof/>
              </w:rPr>
              <w:t>1.2 国内外发展现状</w:t>
            </w:r>
            <w:r w:rsidR="00F81349">
              <w:rPr>
                <w:noProof/>
                <w:webHidden/>
              </w:rPr>
              <w:tab/>
            </w:r>
            <w:r w:rsidR="00F81349">
              <w:rPr>
                <w:noProof/>
                <w:webHidden/>
              </w:rPr>
              <w:fldChar w:fldCharType="begin"/>
            </w:r>
            <w:r w:rsidR="00F81349">
              <w:rPr>
                <w:noProof/>
                <w:webHidden/>
              </w:rPr>
              <w:instrText xml:space="preserve"> PAGEREF _Toc25947915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4D63B6FC" w14:textId="2A331C16" w:rsidR="00F81349" w:rsidRDefault="00CA0CB3">
          <w:pPr>
            <w:pStyle w:val="TOC2"/>
            <w:tabs>
              <w:tab w:val="right" w:leader="dot" w:pos="8296"/>
            </w:tabs>
            <w:rPr>
              <w:noProof/>
            </w:rPr>
          </w:pPr>
          <w:hyperlink w:anchor="_Toc25947916" w:history="1">
            <w:r w:rsidR="00F81349" w:rsidRPr="001E1952">
              <w:rPr>
                <w:rStyle w:val="af"/>
                <w:rFonts w:eastAsia="宋体" w:cs="Arial"/>
                <w:noProof/>
              </w:rPr>
              <w:t xml:space="preserve">1.3 </w:t>
            </w:r>
            <w:r w:rsidR="00F81349" w:rsidRPr="001E1952">
              <w:rPr>
                <w:rStyle w:val="af"/>
                <w:noProof/>
              </w:rPr>
              <w:t>本文主要工作</w:t>
            </w:r>
            <w:r w:rsidR="00F81349">
              <w:rPr>
                <w:noProof/>
                <w:webHidden/>
              </w:rPr>
              <w:tab/>
            </w:r>
            <w:r w:rsidR="00F81349">
              <w:rPr>
                <w:noProof/>
                <w:webHidden/>
              </w:rPr>
              <w:fldChar w:fldCharType="begin"/>
            </w:r>
            <w:r w:rsidR="00F81349">
              <w:rPr>
                <w:noProof/>
                <w:webHidden/>
              </w:rPr>
              <w:instrText xml:space="preserve"> PAGEREF _Toc25947916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056FB89E" w14:textId="34AF42D0" w:rsidR="00F81349" w:rsidRDefault="00CA0CB3">
          <w:pPr>
            <w:pStyle w:val="TOC2"/>
            <w:tabs>
              <w:tab w:val="right" w:leader="dot" w:pos="8296"/>
            </w:tabs>
            <w:rPr>
              <w:noProof/>
            </w:rPr>
          </w:pPr>
          <w:hyperlink w:anchor="_Toc25947917" w:history="1">
            <w:r w:rsidR="00F81349" w:rsidRPr="001E1952">
              <w:rPr>
                <w:rStyle w:val="af"/>
                <w:rFonts w:eastAsia="宋体" w:cs="Arial"/>
                <w:noProof/>
              </w:rPr>
              <w:t xml:space="preserve">1.4 </w:t>
            </w:r>
            <w:r w:rsidR="00F81349" w:rsidRPr="001E1952">
              <w:rPr>
                <w:rStyle w:val="af"/>
                <w:noProof/>
              </w:rPr>
              <w:t>本文的组织结构</w:t>
            </w:r>
            <w:r w:rsidR="00F81349">
              <w:rPr>
                <w:noProof/>
                <w:webHidden/>
              </w:rPr>
              <w:tab/>
            </w:r>
            <w:r w:rsidR="00F81349">
              <w:rPr>
                <w:noProof/>
                <w:webHidden/>
              </w:rPr>
              <w:fldChar w:fldCharType="begin"/>
            </w:r>
            <w:r w:rsidR="00F81349">
              <w:rPr>
                <w:noProof/>
                <w:webHidden/>
              </w:rPr>
              <w:instrText xml:space="preserve"> PAGEREF _Toc25947917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2A0A3B6C" w14:textId="0BDD8F1B" w:rsidR="00F81349" w:rsidRDefault="00CA0CB3">
          <w:pPr>
            <w:pStyle w:val="TOC1"/>
            <w:tabs>
              <w:tab w:val="right" w:leader="dot" w:pos="8296"/>
            </w:tabs>
            <w:rPr>
              <w:noProof/>
            </w:rPr>
          </w:pPr>
          <w:hyperlink w:anchor="_Toc25947918" w:history="1">
            <w:r w:rsidR="00F81349" w:rsidRPr="001E1952">
              <w:rPr>
                <w:rStyle w:val="af"/>
                <w:rFonts w:ascii="Arial" w:eastAsia="黑体" w:hAnsi="Arial" w:cs="Arial"/>
                <w:noProof/>
              </w:rPr>
              <w:t>第二章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技术综述</w:t>
            </w:r>
            <w:r w:rsidR="00F81349">
              <w:rPr>
                <w:noProof/>
                <w:webHidden/>
              </w:rPr>
              <w:tab/>
            </w:r>
            <w:r w:rsidR="00F81349">
              <w:rPr>
                <w:noProof/>
                <w:webHidden/>
              </w:rPr>
              <w:fldChar w:fldCharType="begin"/>
            </w:r>
            <w:r w:rsidR="00F81349">
              <w:rPr>
                <w:noProof/>
                <w:webHidden/>
              </w:rPr>
              <w:instrText xml:space="preserve"> PAGEREF _Toc25947918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659676A6" w14:textId="4CD607CC" w:rsidR="00F81349" w:rsidRDefault="00CA0CB3">
          <w:pPr>
            <w:pStyle w:val="TOC2"/>
            <w:tabs>
              <w:tab w:val="right" w:leader="dot" w:pos="8296"/>
            </w:tabs>
            <w:rPr>
              <w:noProof/>
            </w:rPr>
          </w:pPr>
          <w:hyperlink w:anchor="_Toc25947919" w:history="1">
            <w:r w:rsidR="00F81349" w:rsidRPr="001E1952">
              <w:rPr>
                <w:rStyle w:val="af"/>
                <w:rFonts w:eastAsia="宋体" w:cs="Arial"/>
                <w:noProof/>
              </w:rPr>
              <w:t>2.1 SpringBoot</w:t>
            </w:r>
            <w:r w:rsidR="00F81349">
              <w:rPr>
                <w:noProof/>
                <w:webHidden/>
              </w:rPr>
              <w:tab/>
            </w:r>
            <w:r w:rsidR="00F81349">
              <w:rPr>
                <w:noProof/>
                <w:webHidden/>
              </w:rPr>
              <w:fldChar w:fldCharType="begin"/>
            </w:r>
            <w:r w:rsidR="00F81349">
              <w:rPr>
                <w:noProof/>
                <w:webHidden/>
              </w:rPr>
              <w:instrText xml:space="preserve"> PAGEREF _Toc25947919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5852A508" w14:textId="339FAF58" w:rsidR="00F81349" w:rsidRDefault="00CA0CB3">
          <w:pPr>
            <w:pStyle w:val="TOC2"/>
            <w:tabs>
              <w:tab w:val="right" w:leader="dot" w:pos="8296"/>
            </w:tabs>
            <w:rPr>
              <w:noProof/>
            </w:rPr>
          </w:pPr>
          <w:hyperlink w:anchor="_Toc25947920" w:history="1">
            <w:r w:rsidR="00F81349" w:rsidRPr="001E1952">
              <w:rPr>
                <w:rStyle w:val="af"/>
                <w:rFonts w:eastAsia="宋体" w:cs="Arial"/>
                <w:noProof/>
              </w:rPr>
              <w:t>2.2 MaxQ</w:t>
            </w:r>
            <w:r w:rsidR="00F81349">
              <w:rPr>
                <w:noProof/>
                <w:webHidden/>
              </w:rPr>
              <w:tab/>
            </w:r>
            <w:r w:rsidR="00F81349">
              <w:rPr>
                <w:noProof/>
                <w:webHidden/>
              </w:rPr>
              <w:fldChar w:fldCharType="begin"/>
            </w:r>
            <w:r w:rsidR="00F81349">
              <w:rPr>
                <w:noProof/>
                <w:webHidden/>
              </w:rPr>
              <w:instrText xml:space="preserve"> PAGEREF _Toc25947920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7591FEDE" w14:textId="5784EA36" w:rsidR="00F81349" w:rsidRDefault="00CA0CB3">
          <w:pPr>
            <w:pStyle w:val="TOC2"/>
            <w:tabs>
              <w:tab w:val="right" w:leader="dot" w:pos="8296"/>
            </w:tabs>
            <w:rPr>
              <w:noProof/>
            </w:rPr>
          </w:pPr>
          <w:hyperlink w:anchor="_Toc25947921" w:history="1">
            <w:r w:rsidR="00F81349" w:rsidRPr="001E1952">
              <w:rPr>
                <w:rStyle w:val="af"/>
                <w:rFonts w:eastAsia="宋体" w:cs="Arial"/>
                <w:noProof/>
              </w:rPr>
              <w:t>2.3 Huskar</w:t>
            </w:r>
            <w:r w:rsidR="00F81349">
              <w:rPr>
                <w:noProof/>
                <w:webHidden/>
              </w:rPr>
              <w:tab/>
            </w:r>
            <w:r w:rsidR="00F81349">
              <w:rPr>
                <w:noProof/>
                <w:webHidden/>
              </w:rPr>
              <w:fldChar w:fldCharType="begin"/>
            </w:r>
            <w:r w:rsidR="00F81349">
              <w:rPr>
                <w:noProof/>
                <w:webHidden/>
              </w:rPr>
              <w:instrText xml:space="preserve"> PAGEREF _Toc25947921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CEB781E" w14:textId="1A18B3C9" w:rsidR="00F81349" w:rsidRDefault="00CA0CB3">
          <w:pPr>
            <w:pStyle w:val="TOC2"/>
            <w:tabs>
              <w:tab w:val="right" w:leader="dot" w:pos="8296"/>
            </w:tabs>
            <w:rPr>
              <w:noProof/>
            </w:rPr>
          </w:pPr>
          <w:hyperlink w:anchor="_Toc25947922" w:history="1">
            <w:r w:rsidR="00F81349" w:rsidRPr="001E1952">
              <w:rPr>
                <w:rStyle w:val="af"/>
                <w:rFonts w:eastAsia="宋体" w:cs="Arial"/>
                <w:noProof/>
              </w:rPr>
              <w:t>2.4 WorkFlow</w:t>
            </w:r>
            <w:r w:rsidR="00F81349">
              <w:rPr>
                <w:noProof/>
                <w:webHidden/>
              </w:rPr>
              <w:tab/>
            </w:r>
            <w:r w:rsidR="00F81349">
              <w:rPr>
                <w:noProof/>
                <w:webHidden/>
              </w:rPr>
              <w:fldChar w:fldCharType="begin"/>
            </w:r>
            <w:r w:rsidR="00F81349">
              <w:rPr>
                <w:noProof/>
                <w:webHidden/>
              </w:rPr>
              <w:instrText xml:space="preserve"> PAGEREF _Toc25947922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06BFF45" w14:textId="669DA3DE" w:rsidR="00F81349" w:rsidRDefault="00CA0CB3">
          <w:pPr>
            <w:pStyle w:val="TOC2"/>
            <w:tabs>
              <w:tab w:val="right" w:leader="dot" w:pos="8296"/>
            </w:tabs>
            <w:rPr>
              <w:noProof/>
            </w:rPr>
          </w:pPr>
          <w:hyperlink w:anchor="_Toc25947923" w:history="1">
            <w:r w:rsidR="00F81349" w:rsidRPr="001E1952">
              <w:rPr>
                <w:rStyle w:val="af"/>
                <w:rFonts w:eastAsia="宋体" w:cs="Arial"/>
                <w:noProof/>
              </w:rPr>
              <w:t>2.5 Redis</w:t>
            </w:r>
            <w:r w:rsidR="00F81349">
              <w:rPr>
                <w:noProof/>
                <w:webHidden/>
              </w:rPr>
              <w:tab/>
            </w:r>
            <w:r w:rsidR="00F81349">
              <w:rPr>
                <w:noProof/>
                <w:webHidden/>
              </w:rPr>
              <w:fldChar w:fldCharType="begin"/>
            </w:r>
            <w:r w:rsidR="00F81349">
              <w:rPr>
                <w:noProof/>
                <w:webHidden/>
              </w:rPr>
              <w:instrText xml:space="preserve"> PAGEREF _Toc25947923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A2CFB51" w14:textId="690FAB99" w:rsidR="00F81349" w:rsidRDefault="00CA0CB3">
          <w:pPr>
            <w:pStyle w:val="TOC2"/>
            <w:tabs>
              <w:tab w:val="right" w:leader="dot" w:pos="8296"/>
            </w:tabs>
            <w:rPr>
              <w:noProof/>
            </w:rPr>
          </w:pPr>
          <w:hyperlink w:anchor="_Toc25947924" w:history="1">
            <w:r w:rsidR="00F81349" w:rsidRPr="001E1952">
              <w:rPr>
                <w:rStyle w:val="af"/>
                <w:rFonts w:eastAsia="宋体" w:cs="Arial"/>
                <w:noProof/>
              </w:rPr>
              <w:t xml:space="preserve">2.6 </w:t>
            </w:r>
            <w:r w:rsidR="00F81349" w:rsidRPr="001E1952">
              <w:rPr>
                <w:rStyle w:val="af"/>
                <w:rFonts w:eastAsia="宋体" w:cs="Arial"/>
                <w:noProof/>
              </w:rPr>
              <w:t>本章小结</w:t>
            </w:r>
            <w:r w:rsidR="00F81349">
              <w:rPr>
                <w:noProof/>
                <w:webHidden/>
              </w:rPr>
              <w:tab/>
            </w:r>
            <w:r w:rsidR="00F81349">
              <w:rPr>
                <w:noProof/>
                <w:webHidden/>
              </w:rPr>
              <w:fldChar w:fldCharType="begin"/>
            </w:r>
            <w:r w:rsidR="00F81349">
              <w:rPr>
                <w:noProof/>
                <w:webHidden/>
              </w:rPr>
              <w:instrText xml:space="preserve"> PAGEREF _Toc25947924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2AB23901" w14:textId="476E2736" w:rsidR="00F81349" w:rsidRDefault="00CA0CB3">
          <w:pPr>
            <w:pStyle w:val="TOC1"/>
            <w:tabs>
              <w:tab w:val="right" w:leader="dot" w:pos="8296"/>
            </w:tabs>
            <w:rPr>
              <w:noProof/>
            </w:rPr>
          </w:pPr>
          <w:hyperlink w:anchor="_Toc25947925" w:history="1">
            <w:r w:rsidR="00F81349" w:rsidRPr="001E1952">
              <w:rPr>
                <w:rStyle w:val="af"/>
                <w:rFonts w:ascii="Arial" w:eastAsia="黑体" w:hAnsi="Arial" w:cs="Arial"/>
                <w:noProof/>
              </w:rPr>
              <w:t>第三章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系统分析与设计</w:t>
            </w:r>
            <w:r w:rsidR="00F81349">
              <w:rPr>
                <w:noProof/>
                <w:webHidden/>
              </w:rPr>
              <w:tab/>
            </w:r>
            <w:r w:rsidR="00F81349">
              <w:rPr>
                <w:noProof/>
                <w:webHidden/>
              </w:rPr>
              <w:fldChar w:fldCharType="begin"/>
            </w:r>
            <w:r w:rsidR="00F81349">
              <w:rPr>
                <w:noProof/>
                <w:webHidden/>
              </w:rPr>
              <w:instrText xml:space="preserve"> PAGEREF _Toc25947925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1241A878" w14:textId="624C810C" w:rsidR="00F81349" w:rsidRDefault="00CA0CB3">
          <w:pPr>
            <w:pStyle w:val="TOC2"/>
            <w:tabs>
              <w:tab w:val="right" w:leader="dot" w:pos="8296"/>
            </w:tabs>
            <w:rPr>
              <w:noProof/>
            </w:rPr>
          </w:pPr>
          <w:hyperlink w:anchor="_Toc25947926" w:history="1">
            <w:r w:rsidR="00F81349" w:rsidRPr="001E1952">
              <w:rPr>
                <w:rStyle w:val="af"/>
                <w:noProof/>
              </w:rPr>
              <w:t>3.1 系统总体规划</w:t>
            </w:r>
            <w:r w:rsidR="00F81349">
              <w:rPr>
                <w:noProof/>
                <w:webHidden/>
              </w:rPr>
              <w:tab/>
            </w:r>
            <w:r w:rsidR="00F81349">
              <w:rPr>
                <w:noProof/>
                <w:webHidden/>
              </w:rPr>
              <w:fldChar w:fldCharType="begin"/>
            </w:r>
            <w:r w:rsidR="00F81349">
              <w:rPr>
                <w:noProof/>
                <w:webHidden/>
              </w:rPr>
              <w:instrText xml:space="preserve"> PAGEREF _Toc25947926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7BE8B38B" w14:textId="2CC99B29" w:rsidR="00F81349" w:rsidRDefault="00CA0CB3">
          <w:pPr>
            <w:pStyle w:val="TOC2"/>
            <w:tabs>
              <w:tab w:val="right" w:leader="dot" w:pos="8296"/>
            </w:tabs>
            <w:rPr>
              <w:noProof/>
            </w:rPr>
          </w:pPr>
          <w:hyperlink w:anchor="_Toc25947927" w:history="1">
            <w:r w:rsidR="00F81349" w:rsidRPr="001E1952">
              <w:rPr>
                <w:rStyle w:val="af"/>
                <w:noProof/>
              </w:rPr>
              <w:t>3.2 系统需求分析</w:t>
            </w:r>
            <w:r w:rsidR="00F81349">
              <w:rPr>
                <w:noProof/>
                <w:webHidden/>
              </w:rPr>
              <w:tab/>
            </w:r>
            <w:r w:rsidR="00F81349">
              <w:rPr>
                <w:noProof/>
                <w:webHidden/>
              </w:rPr>
              <w:fldChar w:fldCharType="begin"/>
            </w:r>
            <w:r w:rsidR="00F81349">
              <w:rPr>
                <w:noProof/>
                <w:webHidden/>
              </w:rPr>
              <w:instrText xml:space="preserve"> PAGEREF _Toc25947927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93CE54A" w14:textId="7DA6B577" w:rsidR="00F81349" w:rsidRDefault="00CA0CB3" w:rsidP="00F81349">
          <w:pPr>
            <w:pStyle w:val="TOC3"/>
            <w:rPr>
              <w:noProof/>
            </w:rPr>
          </w:pPr>
          <w:hyperlink w:anchor="_Toc25947928" w:history="1">
            <w:r w:rsidR="00F81349" w:rsidRPr="001E1952">
              <w:rPr>
                <w:rStyle w:val="af"/>
                <w:noProof/>
              </w:rPr>
              <w:t>3.2.1 规则管理模块</w:t>
            </w:r>
            <w:r w:rsidR="00F81349">
              <w:rPr>
                <w:noProof/>
                <w:webHidden/>
              </w:rPr>
              <w:tab/>
            </w:r>
            <w:r w:rsidR="00F81349">
              <w:rPr>
                <w:noProof/>
                <w:webHidden/>
              </w:rPr>
              <w:fldChar w:fldCharType="begin"/>
            </w:r>
            <w:r w:rsidR="00F81349">
              <w:rPr>
                <w:noProof/>
                <w:webHidden/>
              </w:rPr>
              <w:instrText xml:space="preserve"> PAGEREF _Toc25947928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0352339" w14:textId="24661322" w:rsidR="00F81349" w:rsidRDefault="00CA0CB3" w:rsidP="00F81349">
          <w:pPr>
            <w:pStyle w:val="TOC3"/>
            <w:rPr>
              <w:noProof/>
            </w:rPr>
          </w:pPr>
          <w:hyperlink w:anchor="_Toc25947929" w:history="1">
            <w:r w:rsidR="00F81349" w:rsidRPr="001E1952">
              <w:rPr>
                <w:rStyle w:val="af"/>
                <w:noProof/>
              </w:rPr>
              <w:t>3.2.2</w:t>
            </w:r>
            <w:r w:rsidR="00F81349">
              <w:rPr>
                <w:noProof/>
              </w:rPr>
              <w:t xml:space="preserve"> </w:t>
            </w:r>
            <w:r w:rsidR="00F81349" w:rsidRPr="001E1952">
              <w:rPr>
                <w:rStyle w:val="af"/>
                <w:noProof/>
              </w:rPr>
              <w:t>审核流模块</w:t>
            </w:r>
            <w:r w:rsidR="00F81349">
              <w:rPr>
                <w:noProof/>
                <w:webHidden/>
              </w:rPr>
              <w:tab/>
            </w:r>
            <w:r w:rsidR="00F81349">
              <w:rPr>
                <w:noProof/>
                <w:webHidden/>
              </w:rPr>
              <w:fldChar w:fldCharType="begin"/>
            </w:r>
            <w:r w:rsidR="00F81349">
              <w:rPr>
                <w:noProof/>
                <w:webHidden/>
              </w:rPr>
              <w:instrText xml:space="preserve"> PAGEREF _Toc25947929 \h </w:instrText>
            </w:r>
            <w:r w:rsidR="00F81349">
              <w:rPr>
                <w:noProof/>
                <w:webHidden/>
              </w:rPr>
            </w:r>
            <w:r w:rsidR="00F81349">
              <w:rPr>
                <w:noProof/>
                <w:webHidden/>
              </w:rPr>
              <w:fldChar w:fldCharType="separate"/>
            </w:r>
            <w:r w:rsidR="00F81349">
              <w:rPr>
                <w:noProof/>
                <w:webHidden/>
              </w:rPr>
              <w:t>12</w:t>
            </w:r>
            <w:r w:rsidR="00F81349">
              <w:rPr>
                <w:noProof/>
                <w:webHidden/>
              </w:rPr>
              <w:fldChar w:fldCharType="end"/>
            </w:r>
          </w:hyperlink>
        </w:p>
        <w:p w14:paraId="3195054B" w14:textId="32A93869" w:rsidR="00F81349" w:rsidRDefault="00CA0CB3" w:rsidP="00F81349">
          <w:pPr>
            <w:pStyle w:val="TOC3"/>
            <w:tabs>
              <w:tab w:val="clear" w:pos="1680"/>
            </w:tabs>
            <w:rPr>
              <w:noProof/>
            </w:rPr>
          </w:pPr>
          <w:hyperlink w:anchor="_Toc25947930" w:history="1">
            <w:r w:rsidR="00F81349" w:rsidRPr="001E1952">
              <w:rPr>
                <w:rStyle w:val="af"/>
                <w:noProof/>
              </w:rPr>
              <w:t>3.2.3</w:t>
            </w:r>
            <w:r w:rsidR="00F81349">
              <w:rPr>
                <w:noProof/>
              </w:rPr>
              <w:t xml:space="preserve"> </w:t>
            </w:r>
            <w:r w:rsidR="00F81349" w:rsidRPr="001E1952">
              <w:rPr>
                <w:rStyle w:val="af"/>
                <w:noProof/>
              </w:rPr>
              <w:t>业务处理模块</w:t>
            </w:r>
            <w:r w:rsidR="00F81349">
              <w:rPr>
                <w:noProof/>
                <w:webHidden/>
              </w:rPr>
              <w:tab/>
            </w:r>
            <w:r w:rsidR="00F81349">
              <w:rPr>
                <w:noProof/>
                <w:webHidden/>
              </w:rPr>
              <w:fldChar w:fldCharType="begin"/>
            </w:r>
            <w:r w:rsidR="00F81349">
              <w:rPr>
                <w:noProof/>
                <w:webHidden/>
              </w:rPr>
              <w:instrText xml:space="preserve"> PAGEREF _Toc25947930 \h </w:instrText>
            </w:r>
            <w:r w:rsidR="00F81349">
              <w:rPr>
                <w:noProof/>
                <w:webHidden/>
              </w:rPr>
            </w:r>
            <w:r w:rsidR="00F81349">
              <w:rPr>
                <w:noProof/>
                <w:webHidden/>
              </w:rPr>
              <w:fldChar w:fldCharType="separate"/>
            </w:r>
            <w:r w:rsidR="00F81349">
              <w:rPr>
                <w:noProof/>
                <w:webHidden/>
              </w:rPr>
              <w:t>13</w:t>
            </w:r>
            <w:r w:rsidR="00F81349">
              <w:rPr>
                <w:noProof/>
                <w:webHidden/>
              </w:rPr>
              <w:fldChar w:fldCharType="end"/>
            </w:r>
          </w:hyperlink>
        </w:p>
        <w:p w14:paraId="3CF8E1F1" w14:textId="529BFE94" w:rsidR="00F81349" w:rsidRDefault="00CA0CB3">
          <w:pPr>
            <w:pStyle w:val="TOC2"/>
            <w:tabs>
              <w:tab w:val="right" w:leader="dot" w:pos="8296"/>
            </w:tabs>
            <w:rPr>
              <w:noProof/>
            </w:rPr>
          </w:pPr>
          <w:hyperlink w:anchor="_Toc25947931" w:history="1">
            <w:r w:rsidR="00F81349" w:rsidRPr="001E1952">
              <w:rPr>
                <w:rStyle w:val="af"/>
                <w:noProof/>
              </w:rPr>
              <w:t>3.3 非功能性需求</w:t>
            </w:r>
            <w:r w:rsidR="00F81349">
              <w:rPr>
                <w:noProof/>
                <w:webHidden/>
              </w:rPr>
              <w:tab/>
            </w:r>
            <w:r w:rsidR="00F81349">
              <w:rPr>
                <w:noProof/>
                <w:webHidden/>
              </w:rPr>
              <w:fldChar w:fldCharType="begin"/>
            </w:r>
            <w:r w:rsidR="00F81349">
              <w:rPr>
                <w:noProof/>
                <w:webHidden/>
              </w:rPr>
              <w:instrText xml:space="preserve"> PAGEREF _Toc25947931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300B045" w14:textId="57216998" w:rsidR="00F81349" w:rsidRDefault="00CA0CB3">
          <w:pPr>
            <w:pStyle w:val="TOC2"/>
            <w:tabs>
              <w:tab w:val="right" w:leader="dot" w:pos="8296"/>
            </w:tabs>
            <w:rPr>
              <w:noProof/>
            </w:rPr>
          </w:pPr>
          <w:hyperlink w:anchor="_Toc25947932" w:history="1">
            <w:r w:rsidR="00F81349" w:rsidRPr="001E1952">
              <w:rPr>
                <w:rStyle w:val="af"/>
                <w:noProof/>
              </w:rPr>
              <w:t>3.5 数据库设计</w:t>
            </w:r>
            <w:r w:rsidR="00F81349">
              <w:rPr>
                <w:noProof/>
                <w:webHidden/>
              </w:rPr>
              <w:tab/>
            </w:r>
            <w:r w:rsidR="00F81349">
              <w:rPr>
                <w:noProof/>
                <w:webHidden/>
              </w:rPr>
              <w:fldChar w:fldCharType="begin"/>
            </w:r>
            <w:r w:rsidR="00F81349">
              <w:rPr>
                <w:noProof/>
                <w:webHidden/>
              </w:rPr>
              <w:instrText xml:space="preserve"> PAGEREF _Toc25947932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C77191D" w14:textId="008D9944" w:rsidR="00F81349" w:rsidRDefault="00CA0CB3">
          <w:pPr>
            <w:pStyle w:val="TOC2"/>
            <w:tabs>
              <w:tab w:val="right" w:leader="dot" w:pos="8296"/>
            </w:tabs>
            <w:rPr>
              <w:noProof/>
            </w:rPr>
          </w:pPr>
          <w:hyperlink w:anchor="_Toc25947933" w:history="1">
            <w:r w:rsidR="00F81349" w:rsidRPr="001E1952">
              <w:rPr>
                <w:rStyle w:val="af"/>
                <w:noProof/>
              </w:rPr>
              <w:t>3.6 本章小结</w:t>
            </w:r>
            <w:r w:rsidR="00F81349">
              <w:rPr>
                <w:noProof/>
                <w:webHidden/>
              </w:rPr>
              <w:tab/>
            </w:r>
            <w:r w:rsidR="00F81349">
              <w:rPr>
                <w:noProof/>
                <w:webHidden/>
              </w:rPr>
              <w:fldChar w:fldCharType="begin"/>
            </w:r>
            <w:r w:rsidR="00F81349">
              <w:rPr>
                <w:noProof/>
                <w:webHidden/>
              </w:rPr>
              <w:instrText xml:space="preserve"> PAGEREF _Toc25947933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400B4367" w14:textId="168C7780" w:rsidR="00F81349" w:rsidRDefault="00CA0CB3">
          <w:pPr>
            <w:pStyle w:val="TOC1"/>
            <w:tabs>
              <w:tab w:val="right" w:leader="dot" w:pos="8296"/>
            </w:tabs>
            <w:rPr>
              <w:noProof/>
            </w:rPr>
          </w:pPr>
          <w:hyperlink w:anchor="_Toc25947934" w:history="1">
            <w:r w:rsidR="00F81349" w:rsidRPr="001E1952">
              <w:rPr>
                <w:rStyle w:val="af"/>
                <w:rFonts w:ascii="黑体" w:eastAsia="黑体"/>
                <w:noProof/>
              </w:rPr>
              <w:t>第四章  系统实现</w:t>
            </w:r>
            <w:r w:rsidR="00F81349">
              <w:rPr>
                <w:noProof/>
                <w:webHidden/>
              </w:rPr>
              <w:tab/>
            </w:r>
            <w:r w:rsidR="00F81349">
              <w:rPr>
                <w:noProof/>
                <w:webHidden/>
              </w:rPr>
              <w:fldChar w:fldCharType="begin"/>
            </w:r>
            <w:r w:rsidR="00F81349">
              <w:rPr>
                <w:noProof/>
                <w:webHidden/>
              </w:rPr>
              <w:instrText xml:space="preserve"> PAGEREF _Toc25947934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0B25A668" w14:textId="68FDE6AE" w:rsidR="00F81349" w:rsidRDefault="00CA0CB3">
          <w:pPr>
            <w:pStyle w:val="TOC2"/>
            <w:tabs>
              <w:tab w:val="right" w:leader="dot" w:pos="8296"/>
            </w:tabs>
            <w:rPr>
              <w:noProof/>
            </w:rPr>
          </w:pPr>
          <w:hyperlink w:anchor="_Toc25947935" w:history="1">
            <w:r w:rsidR="00F81349" w:rsidRPr="001E1952">
              <w:rPr>
                <w:rStyle w:val="af"/>
                <w:noProof/>
              </w:rPr>
              <w:t>4.1 规则配置模块</w:t>
            </w:r>
            <w:r w:rsidR="00F81349">
              <w:rPr>
                <w:noProof/>
                <w:webHidden/>
              </w:rPr>
              <w:tab/>
            </w:r>
            <w:r w:rsidR="00F81349">
              <w:rPr>
                <w:noProof/>
                <w:webHidden/>
              </w:rPr>
              <w:fldChar w:fldCharType="begin"/>
            </w:r>
            <w:r w:rsidR="00F81349">
              <w:rPr>
                <w:noProof/>
                <w:webHidden/>
              </w:rPr>
              <w:instrText xml:space="preserve"> PAGEREF _Toc25947935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E6D8B0B" w14:textId="7D958B55" w:rsidR="00F81349" w:rsidRDefault="00CA0CB3">
          <w:pPr>
            <w:pStyle w:val="TOC2"/>
            <w:tabs>
              <w:tab w:val="right" w:leader="dot" w:pos="8296"/>
            </w:tabs>
            <w:rPr>
              <w:noProof/>
            </w:rPr>
          </w:pPr>
          <w:hyperlink w:anchor="_Toc25947936" w:history="1">
            <w:r w:rsidR="00F81349" w:rsidRPr="001E1952">
              <w:rPr>
                <w:rStyle w:val="af"/>
                <w:noProof/>
              </w:rPr>
              <w:t>4.2 审核流模块</w:t>
            </w:r>
            <w:r w:rsidR="00F81349">
              <w:rPr>
                <w:noProof/>
                <w:webHidden/>
              </w:rPr>
              <w:tab/>
            </w:r>
            <w:r w:rsidR="00F81349">
              <w:rPr>
                <w:noProof/>
                <w:webHidden/>
              </w:rPr>
              <w:fldChar w:fldCharType="begin"/>
            </w:r>
            <w:r w:rsidR="00F81349">
              <w:rPr>
                <w:noProof/>
                <w:webHidden/>
              </w:rPr>
              <w:instrText xml:space="preserve"> PAGEREF _Toc25947936 \h </w:instrText>
            </w:r>
            <w:r w:rsidR="00F81349">
              <w:rPr>
                <w:noProof/>
                <w:webHidden/>
              </w:rPr>
            </w:r>
            <w:r w:rsidR="00F81349">
              <w:rPr>
                <w:noProof/>
                <w:webHidden/>
              </w:rPr>
              <w:fldChar w:fldCharType="separate"/>
            </w:r>
            <w:r w:rsidR="00F81349">
              <w:rPr>
                <w:noProof/>
                <w:webHidden/>
              </w:rPr>
              <w:t>16</w:t>
            </w:r>
            <w:r w:rsidR="00F81349">
              <w:rPr>
                <w:noProof/>
                <w:webHidden/>
              </w:rPr>
              <w:fldChar w:fldCharType="end"/>
            </w:r>
          </w:hyperlink>
        </w:p>
        <w:p w14:paraId="0B7C05BB" w14:textId="6DE63268" w:rsidR="00F81349" w:rsidRDefault="00CA0CB3">
          <w:pPr>
            <w:pStyle w:val="TOC2"/>
            <w:tabs>
              <w:tab w:val="right" w:leader="dot" w:pos="8296"/>
            </w:tabs>
            <w:rPr>
              <w:noProof/>
            </w:rPr>
          </w:pPr>
          <w:hyperlink w:anchor="_Toc25947937" w:history="1">
            <w:r w:rsidR="00F81349" w:rsidRPr="001E1952">
              <w:rPr>
                <w:rStyle w:val="af"/>
                <w:noProof/>
              </w:rPr>
              <w:t>4.3 业务处理模块</w:t>
            </w:r>
            <w:r w:rsidR="00F81349">
              <w:rPr>
                <w:noProof/>
                <w:webHidden/>
              </w:rPr>
              <w:tab/>
            </w:r>
            <w:r w:rsidR="00F81349">
              <w:rPr>
                <w:noProof/>
                <w:webHidden/>
              </w:rPr>
              <w:fldChar w:fldCharType="begin"/>
            </w:r>
            <w:r w:rsidR="00F81349">
              <w:rPr>
                <w:noProof/>
                <w:webHidden/>
              </w:rPr>
              <w:instrText xml:space="preserve"> PAGEREF _Toc25947937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2FF49D84" w14:textId="344AA27B" w:rsidR="00F81349" w:rsidRDefault="00CA0CB3">
          <w:pPr>
            <w:pStyle w:val="TOC2"/>
            <w:tabs>
              <w:tab w:val="right" w:leader="dot" w:pos="8296"/>
            </w:tabs>
            <w:rPr>
              <w:noProof/>
            </w:rPr>
          </w:pPr>
          <w:hyperlink w:anchor="_Toc25947938" w:history="1">
            <w:r w:rsidR="00F81349" w:rsidRPr="001E1952">
              <w:rPr>
                <w:rStyle w:val="af"/>
                <w:noProof/>
              </w:rPr>
              <w:t>4.5 系统测试</w:t>
            </w:r>
            <w:r w:rsidR="00F81349">
              <w:rPr>
                <w:noProof/>
                <w:webHidden/>
              </w:rPr>
              <w:tab/>
            </w:r>
            <w:r w:rsidR="00F81349">
              <w:rPr>
                <w:noProof/>
                <w:webHidden/>
              </w:rPr>
              <w:fldChar w:fldCharType="begin"/>
            </w:r>
            <w:r w:rsidR="00F81349">
              <w:rPr>
                <w:noProof/>
                <w:webHidden/>
              </w:rPr>
              <w:instrText xml:space="preserve"> PAGEREF _Toc25947938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564BAED6" w14:textId="4DEF39FF" w:rsidR="00F81349" w:rsidRDefault="00CA0CB3" w:rsidP="00F81349">
          <w:pPr>
            <w:pStyle w:val="TOC3"/>
            <w:rPr>
              <w:noProof/>
            </w:rPr>
          </w:pPr>
          <w:hyperlink w:anchor="_Toc25947939" w:history="1">
            <w:r w:rsidR="00F81349" w:rsidRPr="001E1952">
              <w:rPr>
                <w:rStyle w:val="af"/>
                <w:noProof/>
              </w:rPr>
              <w:t>4.5.1 测试环境</w:t>
            </w:r>
            <w:r w:rsidR="00F81349">
              <w:rPr>
                <w:noProof/>
                <w:webHidden/>
              </w:rPr>
              <w:tab/>
            </w:r>
            <w:r w:rsidR="00F81349">
              <w:rPr>
                <w:noProof/>
                <w:webHidden/>
              </w:rPr>
              <w:fldChar w:fldCharType="begin"/>
            </w:r>
            <w:r w:rsidR="00F81349">
              <w:rPr>
                <w:noProof/>
                <w:webHidden/>
              </w:rPr>
              <w:instrText xml:space="preserve"> PAGEREF _Toc25947939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07F3870" w14:textId="1AFF37CD" w:rsidR="00F81349" w:rsidRDefault="00CA0CB3" w:rsidP="00F81349">
          <w:pPr>
            <w:pStyle w:val="TOC3"/>
            <w:rPr>
              <w:noProof/>
            </w:rPr>
          </w:pPr>
          <w:hyperlink w:anchor="_Toc25947940" w:history="1">
            <w:r w:rsidR="00F81349" w:rsidRPr="001E1952">
              <w:rPr>
                <w:rStyle w:val="af"/>
                <w:noProof/>
              </w:rPr>
              <w:t>4.5.2 测试设计</w:t>
            </w:r>
            <w:r w:rsidR="00F81349">
              <w:rPr>
                <w:noProof/>
                <w:webHidden/>
              </w:rPr>
              <w:tab/>
            </w:r>
            <w:r w:rsidR="00F81349">
              <w:rPr>
                <w:noProof/>
                <w:webHidden/>
              </w:rPr>
              <w:fldChar w:fldCharType="begin"/>
            </w:r>
            <w:r w:rsidR="00F81349">
              <w:rPr>
                <w:noProof/>
                <w:webHidden/>
              </w:rPr>
              <w:instrText xml:space="preserve"> PAGEREF _Toc25947940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BA4DB5C" w14:textId="3960B7A1" w:rsidR="00F81349" w:rsidRDefault="00CA0CB3" w:rsidP="00F81349">
          <w:pPr>
            <w:pStyle w:val="TOC3"/>
            <w:rPr>
              <w:noProof/>
            </w:rPr>
          </w:pPr>
          <w:hyperlink w:anchor="_Toc25947941" w:history="1">
            <w:r w:rsidR="00F81349" w:rsidRPr="001E1952">
              <w:rPr>
                <w:rStyle w:val="af"/>
                <w:noProof/>
              </w:rPr>
              <w:t>4.5.3 测试结果</w:t>
            </w:r>
            <w:r w:rsidR="00F81349">
              <w:rPr>
                <w:noProof/>
                <w:webHidden/>
              </w:rPr>
              <w:tab/>
            </w:r>
            <w:r w:rsidR="00F81349">
              <w:rPr>
                <w:noProof/>
                <w:webHidden/>
              </w:rPr>
              <w:fldChar w:fldCharType="begin"/>
            </w:r>
            <w:r w:rsidR="00F81349">
              <w:rPr>
                <w:noProof/>
                <w:webHidden/>
              </w:rPr>
              <w:instrText xml:space="preserve"> PAGEREF _Toc25947941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E801484" w14:textId="23DF5E33" w:rsidR="00F81349" w:rsidRDefault="00CA0CB3">
          <w:pPr>
            <w:pStyle w:val="TOC1"/>
            <w:tabs>
              <w:tab w:val="right" w:leader="dot" w:pos="8296"/>
            </w:tabs>
            <w:rPr>
              <w:noProof/>
            </w:rPr>
          </w:pPr>
          <w:hyperlink w:anchor="_Toc25947942" w:history="1">
            <w:r w:rsidR="00F81349" w:rsidRPr="001E1952">
              <w:rPr>
                <w:rStyle w:val="af"/>
                <w:rFonts w:ascii="黑体" w:eastAsia="黑体"/>
                <w:noProof/>
              </w:rPr>
              <w:t>第五章  总结与展望</w:t>
            </w:r>
            <w:r w:rsidR="00F81349">
              <w:rPr>
                <w:noProof/>
                <w:webHidden/>
              </w:rPr>
              <w:tab/>
            </w:r>
            <w:r w:rsidR="00F81349">
              <w:rPr>
                <w:noProof/>
                <w:webHidden/>
              </w:rPr>
              <w:fldChar w:fldCharType="begin"/>
            </w:r>
            <w:r w:rsidR="00F81349">
              <w:rPr>
                <w:noProof/>
                <w:webHidden/>
              </w:rPr>
              <w:instrText xml:space="preserve"> PAGEREF _Toc25947942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29FD95B" w14:textId="2EE1C31C" w:rsidR="00F81349" w:rsidRDefault="00CA0CB3">
          <w:pPr>
            <w:pStyle w:val="TOC2"/>
            <w:tabs>
              <w:tab w:val="right" w:leader="dot" w:pos="8296"/>
            </w:tabs>
            <w:rPr>
              <w:noProof/>
            </w:rPr>
          </w:pPr>
          <w:hyperlink w:anchor="_Toc25947943" w:history="1">
            <w:r w:rsidR="00F81349" w:rsidRPr="001E1952">
              <w:rPr>
                <w:rStyle w:val="af"/>
                <w:noProof/>
              </w:rPr>
              <w:t>5.1 总结</w:t>
            </w:r>
            <w:r w:rsidR="00F81349">
              <w:rPr>
                <w:noProof/>
                <w:webHidden/>
              </w:rPr>
              <w:tab/>
            </w:r>
            <w:r w:rsidR="00F81349">
              <w:rPr>
                <w:noProof/>
                <w:webHidden/>
              </w:rPr>
              <w:fldChar w:fldCharType="begin"/>
            </w:r>
            <w:r w:rsidR="00F81349">
              <w:rPr>
                <w:noProof/>
                <w:webHidden/>
              </w:rPr>
              <w:instrText xml:space="preserve"> PAGEREF _Toc25947943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96243E3" w14:textId="5C22C080" w:rsidR="00F81349" w:rsidRDefault="00CA0CB3">
          <w:pPr>
            <w:pStyle w:val="TOC2"/>
            <w:tabs>
              <w:tab w:val="right" w:leader="dot" w:pos="8296"/>
            </w:tabs>
            <w:rPr>
              <w:noProof/>
            </w:rPr>
          </w:pPr>
          <w:hyperlink w:anchor="_Toc25947944" w:history="1">
            <w:r w:rsidR="00F81349" w:rsidRPr="001E1952">
              <w:rPr>
                <w:rStyle w:val="af"/>
                <w:noProof/>
              </w:rPr>
              <w:t>5.2 工作展望</w:t>
            </w:r>
            <w:r w:rsidR="00F81349">
              <w:rPr>
                <w:noProof/>
                <w:webHidden/>
              </w:rPr>
              <w:tab/>
            </w:r>
            <w:r w:rsidR="00F81349">
              <w:rPr>
                <w:noProof/>
                <w:webHidden/>
              </w:rPr>
              <w:fldChar w:fldCharType="begin"/>
            </w:r>
            <w:r w:rsidR="00F81349">
              <w:rPr>
                <w:noProof/>
                <w:webHidden/>
              </w:rPr>
              <w:instrText xml:space="preserve"> PAGEREF _Toc25947944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09D32E6A" w14:textId="06EE9734" w:rsidR="00F81349" w:rsidRDefault="00CA0CB3">
          <w:pPr>
            <w:pStyle w:val="TOC1"/>
            <w:tabs>
              <w:tab w:val="right" w:leader="dot" w:pos="8296"/>
            </w:tabs>
            <w:rPr>
              <w:noProof/>
            </w:rPr>
          </w:pPr>
          <w:hyperlink w:anchor="_Toc25947945" w:history="1">
            <w:r w:rsidR="00F81349" w:rsidRPr="001E1952">
              <w:rPr>
                <w:rStyle w:val="af"/>
                <w:rFonts w:ascii="黑体" w:eastAsia="黑体"/>
                <w:noProof/>
              </w:rPr>
              <w:t>参 考 文 献</w:t>
            </w:r>
            <w:r w:rsidR="00F81349">
              <w:rPr>
                <w:noProof/>
                <w:webHidden/>
              </w:rPr>
              <w:tab/>
            </w:r>
            <w:r w:rsidR="00F81349">
              <w:rPr>
                <w:noProof/>
                <w:webHidden/>
              </w:rPr>
              <w:fldChar w:fldCharType="begin"/>
            </w:r>
            <w:r w:rsidR="00F81349">
              <w:rPr>
                <w:noProof/>
                <w:webHidden/>
              </w:rPr>
              <w:instrText xml:space="preserve"> PAGEREF _Toc25947945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05A84EE9" w14:textId="7298F58A" w:rsidR="00F81349" w:rsidRDefault="00CA0CB3">
          <w:pPr>
            <w:pStyle w:val="TOC1"/>
            <w:tabs>
              <w:tab w:val="right" w:leader="dot" w:pos="8296"/>
            </w:tabs>
            <w:rPr>
              <w:noProof/>
            </w:rPr>
          </w:pPr>
          <w:hyperlink w:anchor="_Toc25947946" w:history="1">
            <w:r w:rsidR="00F81349" w:rsidRPr="001E1952">
              <w:rPr>
                <w:rStyle w:val="af"/>
                <w:rFonts w:ascii="黑体" w:eastAsia="黑体"/>
                <w:noProof/>
              </w:rPr>
              <w:t>致      谢</w:t>
            </w:r>
            <w:r w:rsidR="00F81349">
              <w:rPr>
                <w:noProof/>
                <w:webHidden/>
              </w:rPr>
              <w:tab/>
            </w:r>
            <w:r w:rsidR="00F81349">
              <w:rPr>
                <w:noProof/>
                <w:webHidden/>
              </w:rPr>
              <w:fldChar w:fldCharType="begin"/>
            </w:r>
            <w:r w:rsidR="00F81349">
              <w:rPr>
                <w:noProof/>
                <w:webHidden/>
              </w:rPr>
              <w:instrText xml:space="preserve"> PAGEREF _Toc25947946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7843F10F" w14:textId="24E7EF2D" w:rsidR="00F81349" w:rsidRDefault="00F81349">
          <w:r>
            <w:rPr>
              <w:b/>
              <w:bCs/>
              <w:lang w:val="zh-CN"/>
            </w:rPr>
            <w:fldChar w:fldCharType="end"/>
          </w:r>
        </w:p>
      </w:sdtContent>
    </w:sdt>
    <w:p w14:paraId="3C83072E" w14:textId="6ED34334" w:rsidR="000D60CF" w:rsidRPr="008F2FDE" w:rsidRDefault="000D60CF" w:rsidP="000D60CF">
      <w:pPr>
        <w:pStyle w:val="1"/>
        <w:jc w:val="center"/>
        <w:rPr>
          <w:rFonts w:ascii="黑体" w:eastAsia="黑体"/>
        </w:rPr>
      </w:pPr>
      <w:bookmarkStart w:id="45" w:name="_Toc25947913"/>
      <w:r w:rsidRPr="008F2FDE">
        <w:rPr>
          <w:rFonts w:ascii="黑体" w:eastAsia="黑体" w:hint="eastAsia"/>
        </w:rPr>
        <w:lastRenderedPageBreak/>
        <w:t>第一章  引言</w:t>
      </w:r>
      <w:bookmarkEnd w:id="3"/>
      <w:bookmarkEnd w:id="45"/>
    </w:p>
    <w:p w14:paraId="09B74B6E" w14:textId="4666AF46" w:rsidR="000D60CF" w:rsidRDefault="000D60CF" w:rsidP="000D60CF">
      <w:pPr>
        <w:pStyle w:val="2"/>
      </w:pPr>
      <w:bookmarkStart w:id="46" w:name="_Toc5877166"/>
      <w:bookmarkStart w:id="47" w:name="_Toc25947914"/>
      <w:r w:rsidRPr="00634B35">
        <w:t xml:space="preserve">1.1 </w:t>
      </w:r>
      <w:bookmarkEnd w:id="46"/>
      <w:bookmarkEnd w:id="47"/>
      <w:r w:rsidR="00CE27BB">
        <w:rPr>
          <w:rFonts w:hint="eastAsia"/>
        </w:rPr>
        <w:t>项目背景</w:t>
      </w:r>
    </w:p>
    <w:p w14:paraId="653D1AC1" w14:textId="6C5EEC84"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DF4380">
        <w:rPr>
          <w:rFonts w:ascii="宋体" w:eastAsia="宋体" w:hAnsi="宋体" w:hint="eastAsia"/>
          <w:sz w:val="24"/>
          <w:szCs w:val="24"/>
        </w:rPr>
        <w:t>饿了么</w:t>
      </w:r>
      <w:r w:rsidR="00CE27BB">
        <w:rPr>
          <w:rFonts w:ascii="宋体" w:eastAsia="宋体" w:hAnsi="宋体" w:hint="eastAsia"/>
          <w:sz w:val="24"/>
          <w:szCs w:val="24"/>
        </w:rPr>
        <w:t>热斧</w:t>
      </w:r>
      <w:r w:rsidR="00DF4380">
        <w:rPr>
          <w:rFonts w:ascii="宋体" w:eastAsia="宋体" w:hAnsi="宋体" w:hint="eastAsia"/>
          <w:sz w:val="24"/>
          <w:szCs w:val="24"/>
        </w:rPr>
        <w:t>平台</w:t>
      </w:r>
      <w:r w:rsidRPr="00AC4FE8">
        <w:rPr>
          <w:rFonts w:ascii="宋体" w:eastAsia="宋体" w:hAnsi="宋体" w:hint="eastAsia"/>
          <w:sz w:val="24"/>
          <w:szCs w:val="24"/>
        </w:rPr>
        <w:t>”。</w:t>
      </w:r>
    </w:p>
    <w:p w14:paraId="6DF86006" w14:textId="44DC5AD4" w:rsidR="00B221A2" w:rsidRDefault="00587E23"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对超时场景的处理</w:t>
      </w:r>
      <w:r w:rsidR="00950EBC">
        <w:rPr>
          <w:rFonts w:ascii="宋体" w:eastAsia="宋体" w:hAnsi="宋体" w:hint="eastAsia"/>
          <w:sz w:val="24"/>
          <w:szCs w:val="24"/>
        </w:rPr>
        <w:t>是服务类平台不可或缺的能力，饿了么、美团、滴滴、</w:t>
      </w:r>
      <w:proofErr w:type="gramStart"/>
      <w:r w:rsidR="00950EBC">
        <w:rPr>
          <w:rFonts w:ascii="宋体" w:eastAsia="宋体" w:hAnsi="宋体" w:hint="eastAsia"/>
          <w:sz w:val="24"/>
          <w:szCs w:val="24"/>
        </w:rPr>
        <w:t>淘宝等</w:t>
      </w:r>
      <w:proofErr w:type="gramEnd"/>
      <w:r w:rsidR="00950EBC">
        <w:rPr>
          <w:rFonts w:ascii="宋体" w:eastAsia="宋体" w:hAnsi="宋体" w:hint="eastAsia"/>
          <w:sz w:val="24"/>
          <w:szCs w:val="24"/>
        </w:rPr>
        <w:t>都有对超时场景的判定和相应的补偿操作。</w:t>
      </w:r>
      <w:r w:rsidR="00DC02DF">
        <w:rPr>
          <w:rFonts w:ascii="宋体" w:eastAsia="宋体" w:hAnsi="宋体" w:hint="eastAsia"/>
          <w:sz w:val="24"/>
          <w:szCs w:val="24"/>
        </w:rPr>
        <w:t>对于不同的超时场景，有不同的赔付策略，例如滴滴打车，司机没有在规定时间内到达指定地点，用户可以无责取消这笔订单；用户点外卖后，骑手没有在规定时间内将外卖送到指定地点，那么用户就会收到系统赔付的优惠券等。</w:t>
      </w:r>
    </w:p>
    <w:p w14:paraId="15DD6E24" w14:textId="5AF898A9" w:rsidR="00B57C1E" w:rsidRPr="00950EBC" w:rsidRDefault="00950EBC" w:rsidP="00B57C1E">
      <w:pPr>
        <w:spacing w:line="360" w:lineRule="auto"/>
        <w:ind w:firstLineChars="200" w:firstLine="480"/>
        <w:rPr>
          <w:rFonts w:ascii="宋体" w:eastAsia="宋体" w:hAnsi="宋体"/>
          <w:sz w:val="24"/>
          <w:szCs w:val="24"/>
        </w:rPr>
      </w:pPr>
      <w:r>
        <w:rPr>
          <w:rFonts w:ascii="宋体" w:eastAsia="宋体" w:hAnsi="宋体" w:hint="eastAsia"/>
          <w:sz w:val="24"/>
          <w:szCs w:val="24"/>
        </w:rPr>
        <w:t>饿了么超时场景的判定分散在各个服务当中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等。每次规则的修改，产品经理都需要各个系统依次去同步</w:t>
      </w:r>
      <w:r w:rsidR="00945AA9">
        <w:rPr>
          <w:rFonts w:ascii="宋体" w:eastAsia="宋体" w:hAnsi="宋体" w:hint="eastAsia"/>
          <w:sz w:val="24"/>
          <w:szCs w:val="24"/>
        </w:rPr>
        <w:t>，额外的增加了产品经理的工作量。目前的规则是硬编码在代码中，如果需要修改规则</w:t>
      </w:r>
      <w:r w:rsidR="0049115A">
        <w:rPr>
          <w:rFonts w:ascii="宋体" w:eastAsia="宋体" w:hAnsi="宋体" w:hint="eastAsia"/>
          <w:sz w:val="24"/>
          <w:szCs w:val="24"/>
        </w:rPr>
        <w:t>，需要产品提紧急需求</w:t>
      </w:r>
      <w:r w:rsidR="002D47B9">
        <w:rPr>
          <w:rFonts w:ascii="宋体" w:eastAsia="宋体" w:hAnsi="宋体" w:hint="eastAsia"/>
          <w:sz w:val="24"/>
          <w:szCs w:val="24"/>
        </w:rPr>
        <w:t>，开发人员出技术方案，各方评审方案，开发人员开发，测试人员测试，然后在发布窗口发布。</w:t>
      </w:r>
      <w:r w:rsidR="00945AA9">
        <w:rPr>
          <w:rFonts w:ascii="宋体" w:eastAsia="宋体" w:hAnsi="宋体" w:hint="eastAsia"/>
          <w:sz w:val="24"/>
          <w:szCs w:val="24"/>
        </w:rPr>
        <w:t>对于开发人员来说，增加了高优先级的任务，需要优先完成紧急需求，增加了开发人员的工作量；对于业务方来说，需求得不到快速响应，延误了策略的</w:t>
      </w:r>
      <w:r w:rsidR="0049115A">
        <w:rPr>
          <w:rFonts w:ascii="宋体" w:eastAsia="宋体" w:hAnsi="宋体" w:hint="eastAsia"/>
          <w:sz w:val="24"/>
          <w:szCs w:val="24"/>
        </w:rPr>
        <w:t>实施。</w:t>
      </w:r>
      <w:r w:rsidR="00DF5FB5">
        <w:rPr>
          <w:rFonts w:ascii="宋体" w:eastAsia="宋体" w:hAnsi="宋体" w:hint="eastAsia"/>
          <w:sz w:val="24"/>
          <w:szCs w:val="24"/>
        </w:rPr>
        <w:t>由于上述的这些问题，运营人员无法做到对规则的细粒度把控：例如，根据天气配置规则，根据城市配置规则，根据订单来源配置规则等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r w:rsidR="00DF5FB5">
        <w:rPr>
          <w:rFonts w:ascii="宋体" w:eastAsia="宋体" w:hAnsi="宋体" w:hint="eastAsia"/>
          <w:sz w:val="24"/>
          <w:szCs w:val="24"/>
        </w:rPr>
        <w:t>因此开发一个能够支持细粒度配置规则，快速响应业务</w:t>
      </w:r>
      <w:proofErr w:type="gramStart"/>
      <w:r w:rsidR="00DF5FB5">
        <w:rPr>
          <w:rFonts w:ascii="宋体" w:eastAsia="宋体" w:hAnsi="宋体" w:hint="eastAsia"/>
          <w:sz w:val="24"/>
          <w:szCs w:val="24"/>
        </w:rPr>
        <w:t>方需求</w:t>
      </w:r>
      <w:proofErr w:type="gramEnd"/>
      <w:r w:rsidR="00DF5FB5">
        <w:rPr>
          <w:rFonts w:ascii="宋体" w:eastAsia="宋体" w:hAnsi="宋体" w:hint="eastAsia"/>
          <w:sz w:val="24"/>
          <w:szCs w:val="24"/>
        </w:rPr>
        <w:t>的平台很有必要。</w:t>
      </w:r>
    </w:p>
    <w:p w14:paraId="789982A3" w14:textId="5DA4B1E7"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为了解决上述问题，本文设计和实现了“饿了么</w:t>
      </w:r>
      <w:r w:rsidR="000A35FA">
        <w:rPr>
          <w:rFonts w:ascii="宋体" w:eastAsia="宋体" w:hAnsi="宋体" w:hint="eastAsia"/>
          <w:sz w:val="24"/>
          <w:szCs w:val="24"/>
        </w:rPr>
        <w:t>热斧</w:t>
      </w:r>
      <w:r w:rsidR="00951470">
        <w:rPr>
          <w:rFonts w:ascii="宋体" w:eastAsia="宋体" w:hAnsi="宋体" w:hint="eastAsia"/>
          <w:sz w:val="24"/>
          <w:szCs w:val="24"/>
        </w:rPr>
        <w:t>系统</w:t>
      </w:r>
      <w:r>
        <w:rPr>
          <w:rFonts w:ascii="宋体" w:eastAsia="宋体" w:hAnsi="宋体" w:hint="eastAsia"/>
          <w:sz w:val="24"/>
          <w:szCs w:val="24"/>
        </w:rPr>
        <w:t>”</w:t>
      </w:r>
      <w:r w:rsidR="00E42E2B">
        <w:rPr>
          <w:rFonts w:ascii="宋体" w:eastAsia="宋体" w:hAnsi="宋体" w:hint="eastAsia"/>
          <w:sz w:val="24"/>
          <w:szCs w:val="24"/>
        </w:rPr>
        <w:t>，</w:t>
      </w:r>
      <w:r w:rsidR="00951470">
        <w:rPr>
          <w:rFonts w:ascii="宋体" w:eastAsia="宋体" w:hAnsi="宋体" w:hint="eastAsia"/>
          <w:sz w:val="24"/>
          <w:szCs w:val="24"/>
        </w:rPr>
        <w:t>系统通过网页配置规则的方式，</w:t>
      </w:r>
      <w:r w:rsidR="007D35E3">
        <w:rPr>
          <w:rFonts w:ascii="宋体" w:eastAsia="宋体" w:hAnsi="宋体" w:hint="eastAsia"/>
          <w:sz w:val="24"/>
          <w:szCs w:val="24"/>
        </w:rPr>
        <w:t>自由把控规则的粒度</w:t>
      </w:r>
      <w:r w:rsidR="00E04B53">
        <w:rPr>
          <w:rFonts w:ascii="宋体" w:eastAsia="宋体" w:hAnsi="宋体" w:hint="eastAsia"/>
          <w:sz w:val="24"/>
          <w:szCs w:val="24"/>
        </w:rPr>
        <w:t>；</w:t>
      </w:r>
      <w:r w:rsidR="006B6E33">
        <w:rPr>
          <w:rFonts w:ascii="宋体" w:eastAsia="宋体" w:hAnsi="宋体" w:hint="eastAsia"/>
          <w:sz w:val="24"/>
          <w:szCs w:val="24"/>
        </w:rPr>
        <w:t>通过实时的解析规则</w:t>
      </w:r>
      <w:r w:rsidR="00E04B53">
        <w:rPr>
          <w:rFonts w:ascii="宋体" w:eastAsia="宋体" w:hAnsi="宋体" w:hint="eastAsia"/>
          <w:sz w:val="24"/>
          <w:szCs w:val="24"/>
        </w:rPr>
        <w:t>，能够及时响应需求的变更。</w:t>
      </w:r>
    </w:p>
    <w:p w14:paraId="08172681" w14:textId="692B01BB" w:rsidR="00AC4FE8" w:rsidRDefault="00A76E3D" w:rsidP="00AC4FE8">
      <w:pPr>
        <w:pStyle w:val="2"/>
      </w:pPr>
      <w:bookmarkStart w:id="48" w:name="_Toc9453457"/>
      <w:bookmarkStart w:id="49" w:name="_Toc25947915"/>
      <w:r>
        <w:t>1.2</w:t>
      </w:r>
      <w:r w:rsidR="004C6632">
        <w:t xml:space="preserve"> </w:t>
      </w:r>
      <w:r>
        <w:rPr>
          <w:rFonts w:hint="eastAsia"/>
        </w:rPr>
        <w:t>国内外发展</w:t>
      </w:r>
      <w:bookmarkEnd w:id="48"/>
      <w:r>
        <w:rPr>
          <w:rFonts w:hint="eastAsia"/>
        </w:rPr>
        <w:t>现状</w:t>
      </w:r>
      <w:bookmarkEnd w:id="49"/>
    </w:p>
    <w:p w14:paraId="33F9709C" w14:textId="487A221A" w:rsidR="008328F6" w:rsidRDefault="008328F6" w:rsidP="004530B0">
      <w:pPr>
        <w:spacing w:line="360" w:lineRule="auto"/>
        <w:ind w:firstLineChars="200" w:firstLine="480"/>
        <w:rPr>
          <w:rFonts w:ascii="宋体" w:eastAsia="宋体" w:hAnsi="宋体"/>
          <w:sz w:val="24"/>
          <w:szCs w:val="24"/>
        </w:rPr>
      </w:pPr>
      <w:r>
        <w:rPr>
          <w:rFonts w:ascii="宋体" w:eastAsia="宋体" w:hAnsi="宋体" w:hint="eastAsia"/>
          <w:sz w:val="24"/>
          <w:szCs w:val="24"/>
        </w:rPr>
        <w:t>规则的可配置化多应用于业务逻辑多变的情况。</w:t>
      </w:r>
    </w:p>
    <w:p w14:paraId="5C7F02A0" w14:textId="160478DF" w:rsidR="004530B0" w:rsidRDefault="004530B0" w:rsidP="00BA04EF">
      <w:pPr>
        <w:spacing w:line="360" w:lineRule="auto"/>
        <w:ind w:firstLineChars="200" w:firstLine="480"/>
        <w:rPr>
          <w:rFonts w:ascii="宋体" w:eastAsia="宋体" w:hAnsi="宋体"/>
          <w:sz w:val="24"/>
          <w:szCs w:val="24"/>
        </w:rPr>
      </w:pPr>
      <w:r>
        <w:rPr>
          <w:rFonts w:ascii="宋体" w:eastAsia="宋体" w:hAnsi="宋体" w:hint="eastAsia"/>
          <w:sz w:val="24"/>
          <w:szCs w:val="24"/>
        </w:rPr>
        <w:t>网易考拉规则引擎</w:t>
      </w:r>
      <w:r w:rsidR="00CF3ABE">
        <w:rPr>
          <w:rFonts w:ascii="宋体" w:eastAsia="宋体" w:hAnsi="宋体" w:hint="eastAsia"/>
          <w:sz w:val="24"/>
          <w:szCs w:val="24"/>
        </w:rPr>
        <w:t>平台</w:t>
      </w:r>
      <w:r>
        <w:rPr>
          <w:rFonts w:ascii="宋体" w:eastAsia="宋体" w:hAnsi="宋体" w:hint="eastAsia"/>
          <w:sz w:val="24"/>
          <w:szCs w:val="24"/>
        </w:rPr>
        <w:t>是网易旗下的</w:t>
      </w:r>
      <w:r w:rsidR="00CF3ABE">
        <w:rPr>
          <w:rFonts w:ascii="宋体" w:eastAsia="宋体" w:hAnsi="宋体" w:hint="eastAsia"/>
          <w:sz w:val="24"/>
          <w:szCs w:val="24"/>
        </w:rPr>
        <w:t>一款规则引擎系统，</w:t>
      </w:r>
      <w:r w:rsidR="00E12FCC">
        <w:rPr>
          <w:rFonts w:ascii="宋体" w:eastAsia="宋体" w:hAnsi="宋体" w:hint="eastAsia"/>
          <w:sz w:val="24"/>
          <w:szCs w:val="24"/>
        </w:rPr>
        <w:t>主要的业务对接方为敏感日志操作判定规则以及业务风控中风控判定规则。</w:t>
      </w:r>
      <w:r w:rsidR="008F05CB">
        <w:rPr>
          <w:rFonts w:ascii="宋体" w:eastAsia="宋体" w:hAnsi="宋体" w:hint="eastAsia"/>
          <w:sz w:val="24"/>
          <w:szCs w:val="24"/>
        </w:rPr>
        <w:t>系统分为四个层面服务层、引擎层、计算层和存储层。</w:t>
      </w:r>
      <w:r w:rsidR="00BA04EF">
        <w:rPr>
          <w:rFonts w:ascii="宋体" w:eastAsia="宋体" w:hAnsi="宋体" w:hint="eastAsia"/>
          <w:sz w:val="24"/>
          <w:szCs w:val="24"/>
        </w:rPr>
        <w:t>服务层负责接入服务，引擎层主要负责执行规则，</w:t>
      </w:r>
      <w:r w:rsidR="00BA04EF">
        <w:rPr>
          <w:rFonts w:ascii="宋体" w:eastAsia="宋体" w:hAnsi="宋体" w:hint="eastAsia"/>
          <w:sz w:val="24"/>
          <w:szCs w:val="24"/>
        </w:rPr>
        <w:lastRenderedPageBreak/>
        <w:t>计算层负责指标计算和模型训练，存储层负责存储规则、规则执行结果、指标等。其中规则引擎是平台的核心，平台使用了</w:t>
      </w:r>
      <w:r w:rsidR="000305EF">
        <w:rPr>
          <w:rFonts w:ascii="宋体" w:eastAsia="宋体" w:hAnsi="宋体" w:hint="eastAsia"/>
          <w:sz w:val="24"/>
          <w:szCs w:val="24"/>
        </w:rPr>
        <w:t>groovy脚本进行规则引擎的开发。</w:t>
      </w:r>
    </w:p>
    <w:p w14:paraId="0CE9B6BD" w14:textId="767C979C" w:rsidR="00CF3ABE" w:rsidRDefault="00CF3ABE" w:rsidP="004530B0">
      <w:pPr>
        <w:spacing w:line="360" w:lineRule="auto"/>
        <w:ind w:firstLineChars="200" w:firstLine="480"/>
        <w:rPr>
          <w:rFonts w:ascii="宋体" w:eastAsia="宋体" w:hAnsi="宋体"/>
          <w:sz w:val="24"/>
          <w:szCs w:val="24"/>
        </w:rPr>
      </w:pPr>
      <w:r>
        <w:rPr>
          <w:rFonts w:ascii="宋体" w:eastAsia="宋体" w:hAnsi="宋体" w:hint="eastAsia"/>
          <w:sz w:val="24"/>
          <w:szCs w:val="24"/>
        </w:rPr>
        <w:t>同程</w:t>
      </w:r>
      <w:r w:rsidR="000305EF">
        <w:rPr>
          <w:rFonts w:ascii="宋体" w:eastAsia="宋体" w:hAnsi="宋体" w:hint="eastAsia"/>
          <w:sz w:val="24"/>
          <w:szCs w:val="24"/>
        </w:rPr>
        <w:t>艺龙机票自研实时规则引擎</w:t>
      </w:r>
      <w:r w:rsidR="00F84AD7">
        <w:rPr>
          <w:rFonts w:ascii="宋体" w:eastAsia="宋体" w:hAnsi="宋体" w:hint="eastAsia"/>
          <w:sz w:val="24"/>
          <w:szCs w:val="24"/>
        </w:rPr>
        <w:t>，基于groovy实现</w:t>
      </w:r>
    </w:p>
    <w:p w14:paraId="65A6C381" w14:textId="7FCE3770" w:rsidR="000305EF" w:rsidRDefault="000305EF" w:rsidP="004530B0">
      <w:pPr>
        <w:spacing w:line="360" w:lineRule="auto"/>
        <w:ind w:firstLineChars="200" w:firstLine="480"/>
        <w:rPr>
          <w:rFonts w:ascii="宋体" w:eastAsia="宋体" w:hAnsi="宋体"/>
          <w:sz w:val="24"/>
          <w:szCs w:val="24"/>
        </w:rPr>
      </w:pPr>
      <w:r>
        <w:rPr>
          <w:rFonts w:ascii="宋体" w:eastAsia="宋体" w:hAnsi="宋体" w:hint="eastAsia"/>
          <w:sz w:val="24"/>
          <w:szCs w:val="24"/>
        </w:rPr>
        <w:t>阿里巴巴财务平台业务方接入平台</w:t>
      </w:r>
      <w:r w:rsidR="00F84AD7">
        <w:rPr>
          <w:rFonts w:ascii="宋体" w:eastAsia="宋体" w:hAnsi="宋体" w:hint="eastAsia"/>
          <w:sz w:val="24"/>
          <w:szCs w:val="24"/>
        </w:rPr>
        <w:t>，基于groovy实现</w:t>
      </w:r>
    </w:p>
    <w:p w14:paraId="2531B342" w14:textId="04843A6C" w:rsidR="00EA07B3" w:rsidRDefault="00EA07B3" w:rsidP="004530B0">
      <w:pPr>
        <w:spacing w:line="360" w:lineRule="auto"/>
        <w:ind w:firstLineChars="200" w:firstLine="480"/>
        <w:rPr>
          <w:rFonts w:ascii="宋体" w:eastAsia="宋体" w:hAnsi="宋体"/>
          <w:sz w:val="24"/>
          <w:szCs w:val="24"/>
        </w:rPr>
      </w:pPr>
      <w:r>
        <w:rPr>
          <w:rFonts w:ascii="宋体" w:eastAsia="宋体" w:hAnsi="宋体" w:hint="eastAsia"/>
          <w:sz w:val="24"/>
          <w:szCs w:val="24"/>
        </w:rPr>
        <w:t>美团酒店实时规则引擎</w:t>
      </w:r>
      <w:r w:rsidR="00CF22F8">
        <w:rPr>
          <w:rFonts w:ascii="宋体" w:eastAsia="宋体" w:hAnsi="宋体" w:hint="eastAsia"/>
          <w:sz w:val="24"/>
          <w:szCs w:val="24"/>
        </w:rPr>
        <w:t>，基于</w:t>
      </w:r>
      <w:r w:rsidR="006B32F1">
        <w:rPr>
          <w:rFonts w:ascii="宋体" w:eastAsia="宋体" w:hAnsi="宋体" w:hint="eastAsia"/>
          <w:sz w:val="24"/>
          <w:szCs w:val="24"/>
        </w:rPr>
        <w:t>aviator</w:t>
      </w:r>
      <w:r w:rsidR="00CF22F8">
        <w:rPr>
          <w:rFonts w:ascii="宋体" w:eastAsia="宋体" w:hAnsi="宋体" w:hint="eastAsia"/>
          <w:sz w:val="24"/>
          <w:szCs w:val="24"/>
        </w:rPr>
        <w:t>实现</w:t>
      </w:r>
    </w:p>
    <w:p w14:paraId="312B7289" w14:textId="00993D16" w:rsidR="007A7AC9" w:rsidRPr="0033795B" w:rsidRDefault="000305EF"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饿了么营销平台</w:t>
      </w:r>
      <w:r w:rsidR="00F84AD7">
        <w:rPr>
          <w:rFonts w:ascii="宋体" w:eastAsia="宋体" w:hAnsi="宋体" w:hint="eastAsia"/>
          <w:sz w:val="24"/>
          <w:szCs w:val="24"/>
        </w:rPr>
        <w:t>，基于aviator实现。</w:t>
      </w:r>
    </w:p>
    <w:p w14:paraId="697A73CB" w14:textId="15BB6A8A" w:rsidR="00A76E3D" w:rsidRDefault="00A76E3D" w:rsidP="00A76E3D">
      <w:pPr>
        <w:pStyle w:val="2"/>
      </w:pPr>
      <w:bookmarkStart w:id="50" w:name="_Toc9453458"/>
      <w:bookmarkStart w:id="51" w:name="_Toc25947916"/>
      <w:r>
        <w:rPr>
          <w:rFonts w:eastAsia="宋体" w:cs="Arial" w:hint="eastAsia"/>
        </w:rPr>
        <w:t xml:space="preserve">1.3 </w:t>
      </w:r>
      <w:r>
        <w:rPr>
          <w:rFonts w:hint="eastAsia"/>
        </w:rPr>
        <w:t>本文主要工作</w:t>
      </w:r>
      <w:bookmarkEnd w:id="50"/>
      <w:bookmarkEnd w:id="51"/>
    </w:p>
    <w:p w14:paraId="5DB0352A" w14:textId="6DEE8B03" w:rsidR="006B6E33" w:rsidRDefault="00CA0CB3" w:rsidP="006B6E33">
      <w:pPr>
        <w:spacing w:line="360" w:lineRule="auto"/>
        <w:ind w:firstLineChars="200" w:firstLine="480"/>
        <w:rPr>
          <w:rFonts w:ascii="宋体" w:eastAsia="宋体" w:hAnsi="宋体"/>
          <w:sz w:val="24"/>
          <w:szCs w:val="24"/>
        </w:rPr>
      </w:pPr>
      <w:r>
        <w:rPr>
          <w:rFonts w:ascii="宋体" w:eastAsia="宋体" w:hAnsi="宋体" w:hint="eastAsia"/>
          <w:sz w:val="24"/>
          <w:szCs w:val="24"/>
        </w:rPr>
        <w:t>本文的目标是做一个能够快速响应业务方需求、对规则粒度自由把控、判定是否命中规则的系统。</w:t>
      </w:r>
      <w:r w:rsidR="006B6E33">
        <w:rPr>
          <w:rFonts w:ascii="宋体" w:eastAsia="宋体" w:hAnsi="宋体" w:hint="eastAsia"/>
          <w:sz w:val="24"/>
          <w:szCs w:val="24"/>
        </w:rPr>
        <w:t>通过研究当前已有的规则引擎，阅读</w:t>
      </w:r>
      <w:proofErr w:type="spellStart"/>
      <w:r w:rsidR="006B6E33">
        <w:rPr>
          <w:rFonts w:ascii="宋体" w:eastAsia="宋体" w:hAnsi="宋体" w:hint="eastAsia"/>
          <w:sz w:val="24"/>
          <w:szCs w:val="24"/>
        </w:rPr>
        <w:t>github</w:t>
      </w:r>
      <w:proofErr w:type="spellEnd"/>
      <w:r w:rsidR="006B6E33">
        <w:rPr>
          <w:rFonts w:ascii="宋体" w:eastAsia="宋体" w:hAnsi="宋体" w:hint="eastAsia"/>
          <w:sz w:val="24"/>
          <w:szCs w:val="24"/>
        </w:rPr>
        <w:t>上优秀的开源代码，</w:t>
      </w:r>
      <w:r w:rsidR="002129C7">
        <w:rPr>
          <w:rFonts w:ascii="宋体" w:eastAsia="宋体" w:hAnsi="宋体" w:hint="eastAsia"/>
          <w:sz w:val="24"/>
          <w:szCs w:val="24"/>
        </w:rPr>
        <w:t>结合</w:t>
      </w:r>
      <w:r w:rsidR="006B6E33">
        <w:rPr>
          <w:rFonts w:ascii="宋体" w:eastAsia="宋体" w:hAnsi="宋体" w:hint="eastAsia"/>
          <w:sz w:val="24"/>
          <w:szCs w:val="24"/>
        </w:rPr>
        <w:t>生产过程中遇到的问题，</w:t>
      </w:r>
      <w:r w:rsidR="002129C7">
        <w:rPr>
          <w:rFonts w:ascii="宋体" w:eastAsia="宋体" w:hAnsi="宋体" w:hint="eastAsia"/>
          <w:sz w:val="24"/>
          <w:szCs w:val="24"/>
        </w:rPr>
        <w:t>提出相应的解决方案。</w:t>
      </w:r>
    </w:p>
    <w:p w14:paraId="1A4A2A97" w14:textId="3BB4A285" w:rsidR="006B6E33" w:rsidRDefault="006B6E33" w:rsidP="006B6E33">
      <w:pPr>
        <w:spacing w:line="360" w:lineRule="auto"/>
        <w:ind w:firstLineChars="200" w:firstLine="480"/>
        <w:rPr>
          <w:rFonts w:ascii="宋体" w:eastAsia="宋体" w:hAnsi="宋体"/>
          <w:sz w:val="24"/>
          <w:szCs w:val="24"/>
        </w:rPr>
      </w:pPr>
      <w:r>
        <w:rPr>
          <w:rFonts w:ascii="宋体" w:eastAsia="宋体" w:hAnsi="宋体" w:hint="eastAsia"/>
          <w:sz w:val="24"/>
          <w:szCs w:val="24"/>
        </w:rPr>
        <w:t>综上所诉，本文的主要工作有：</w:t>
      </w:r>
    </w:p>
    <w:p w14:paraId="1BCB8DA1" w14:textId="31F1D972" w:rsidR="006B6E33" w:rsidRDefault="002129C7" w:rsidP="006B6E33">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t>分析了当前系统的现状和存在问题。</w:t>
      </w:r>
      <w:bookmarkStart w:id="52" w:name="_GoBack"/>
      <w:bookmarkEnd w:id="52"/>
    </w:p>
    <w:p w14:paraId="7FABFCA8" w14:textId="041C8508" w:rsidR="002129C7" w:rsidRDefault="002129C7" w:rsidP="002129C7">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t>详细分析了系统的各类需求，并确定系统的总体架构和数据库解构。</w:t>
      </w:r>
    </w:p>
    <w:p w14:paraId="21CC2746" w14:textId="03CB7F38" w:rsidR="002129C7" w:rsidRDefault="002129C7" w:rsidP="002129C7">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t>根据需求分析和总体设计，完成了模块的划分，并实现各个模块。</w:t>
      </w:r>
    </w:p>
    <w:p w14:paraId="30DC4982" w14:textId="77777777" w:rsidR="002129C7" w:rsidRPr="002129C7" w:rsidRDefault="002129C7" w:rsidP="002129C7">
      <w:pPr>
        <w:pStyle w:val="a5"/>
        <w:numPr>
          <w:ilvl w:val="0"/>
          <w:numId w:val="28"/>
        </w:numPr>
        <w:spacing w:line="360" w:lineRule="auto"/>
        <w:ind w:firstLineChars="0"/>
        <w:rPr>
          <w:rFonts w:ascii="宋体" w:eastAsia="宋体" w:hAnsi="宋体" w:hint="eastAsia"/>
          <w:sz w:val="24"/>
          <w:szCs w:val="24"/>
        </w:rPr>
      </w:pPr>
    </w:p>
    <w:p w14:paraId="0187C51E" w14:textId="6726FCE1" w:rsidR="00A76E3D" w:rsidRDefault="00A76E3D" w:rsidP="00A76E3D">
      <w:pPr>
        <w:pStyle w:val="2"/>
      </w:pPr>
      <w:bookmarkStart w:id="53" w:name="_Toc9453459"/>
      <w:bookmarkStart w:id="54" w:name="_Toc25947917"/>
      <w:r>
        <w:rPr>
          <w:rFonts w:eastAsia="宋体" w:cs="Arial"/>
        </w:rPr>
        <w:t>1.</w:t>
      </w:r>
      <w:r>
        <w:rPr>
          <w:rFonts w:eastAsia="宋体" w:cs="Arial" w:hint="eastAsia"/>
        </w:rPr>
        <w:t xml:space="preserve">4 </w:t>
      </w:r>
      <w:r w:rsidRPr="00472E28">
        <w:rPr>
          <w:rFonts w:hint="eastAsia"/>
        </w:rPr>
        <w:t>本文的组织结构</w:t>
      </w:r>
      <w:bookmarkEnd w:id="53"/>
      <w:bookmarkEnd w:id="54"/>
      <w:r w:rsidRPr="00472E28">
        <w:rPr>
          <w:rFonts w:hint="eastAsia"/>
        </w:rPr>
        <w:t xml:space="preserve"> </w:t>
      </w:r>
    </w:p>
    <w:p w14:paraId="5DC04118" w14:textId="77777777" w:rsidR="00DD21BD" w:rsidRPr="00DD21BD" w:rsidRDefault="00DD21BD" w:rsidP="00DD21BD"/>
    <w:p w14:paraId="2FE654AB" w14:textId="4CD73C73" w:rsidR="000D60CF" w:rsidRDefault="00A76E3D" w:rsidP="00A76E3D">
      <w:pPr>
        <w:pStyle w:val="1"/>
        <w:jc w:val="center"/>
        <w:rPr>
          <w:rFonts w:ascii="Arial" w:eastAsia="黑体" w:hAnsi="Arial" w:cs="Arial"/>
        </w:rPr>
      </w:pPr>
      <w:bookmarkStart w:id="55" w:name="_Toc9453460"/>
      <w:bookmarkStart w:id="56" w:name="_Toc25947918"/>
      <w:r>
        <w:rPr>
          <w:rFonts w:ascii="Arial" w:eastAsia="黑体" w:hAnsi="Arial" w:cs="Arial" w:hint="eastAsia"/>
        </w:rPr>
        <w:t>第二章</w:t>
      </w:r>
      <w:r>
        <w:rPr>
          <w:rFonts w:ascii="Arial" w:eastAsia="黑体" w:hAnsi="Arial" w:cs="Arial" w:hint="eastAsia"/>
        </w:rPr>
        <w:t xml:space="preserve">  </w:t>
      </w:r>
      <w:r>
        <w:rPr>
          <w:rFonts w:ascii="Arial" w:eastAsia="黑体" w:hAnsi="Arial" w:cs="Arial" w:hint="eastAsia"/>
        </w:rPr>
        <w:t>技术综述</w:t>
      </w:r>
      <w:bookmarkEnd w:id="55"/>
      <w:bookmarkEnd w:id="56"/>
    </w:p>
    <w:p w14:paraId="7836F120" w14:textId="2CE0E0E4" w:rsidR="00AC4FE8" w:rsidRPr="00AC4FE8" w:rsidRDefault="00AC4FE8" w:rsidP="00AC4FE8">
      <w:pPr>
        <w:spacing w:line="360" w:lineRule="auto"/>
        <w:ind w:firstLineChars="200" w:firstLine="480"/>
        <w:rPr>
          <w:rFonts w:ascii="宋体" w:eastAsia="宋体" w:hAnsi="宋体"/>
          <w:sz w:val="24"/>
          <w:szCs w:val="24"/>
        </w:rPr>
      </w:pPr>
    </w:p>
    <w:p w14:paraId="6D8C2EFD" w14:textId="3EB5C588" w:rsidR="004C6632" w:rsidRDefault="00A76E3D" w:rsidP="00A32B13">
      <w:pPr>
        <w:pStyle w:val="2"/>
        <w:rPr>
          <w:rFonts w:eastAsia="宋体" w:cs="Arial"/>
        </w:rPr>
      </w:pPr>
      <w:bookmarkStart w:id="57" w:name="_Toc9453461"/>
      <w:bookmarkStart w:id="58" w:name="_Toc25947919"/>
      <w:r>
        <w:rPr>
          <w:rFonts w:eastAsia="宋体" w:cs="Arial" w:hint="eastAsia"/>
        </w:rPr>
        <w:t>2.1</w:t>
      </w:r>
      <w:r w:rsidR="00472E28">
        <w:rPr>
          <w:rFonts w:eastAsia="宋体" w:cs="Arial"/>
        </w:rPr>
        <w:t xml:space="preserve"> </w:t>
      </w:r>
      <w:r w:rsidR="00472E28">
        <w:rPr>
          <w:rFonts w:eastAsia="宋体" w:cs="Arial" w:hint="eastAsia"/>
        </w:rPr>
        <w:t>SpringBoot</w:t>
      </w:r>
      <w:bookmarkEnd w:id="57"/>
      <w:bookmarkEnd w:id="58"/>
      <w:r w:rsidR="00504435">
        <w:rPr>
          <w:rFonts w:eastAsia="宋体" w:cs="Arial"/>
        </w:rPr>
        <w:t xml:space="preserve"> </w:t>
      </w:r>
    </w:p>
    <w:p w14:paraId="2A8B7F88" w14:textId="1CF2CE79" w:rsidR="00A32B13" w:rsidRPr="00A32B13" w:rsidRDefault="00F045A9" w:rsidP="00A32B13">
      <w:pPr>
        <w:spacing w:line="360" w:lineRule="auto"/>
        <w:ind w:firstLineChars="200" w:firstLine="480"/>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eb框架</w:t>
      </w:r>
    </w:p>
    <w:p w14:paraId="4DDCEDAD" w14:textId="00210F4B" w:rsidR="00472E28" w:rsidRDefault="00472E28" w:rsidP="00472E28">
      <w:pPr>
        <w:pStyle w:val="2"/>
        <w:rPr>
          <w:rFonts w:eastAsia="宋体" w:cs="Arial"/>
        </w:rPr>
      </w:pPr>
      <w:bookmarkStart w:id="59" w:name="_Toc25947920"/>
      <w:r>
        <w:rPr>
          <w:rFonts w:eastAsia="宋体" w:cs="Arial" w:hint="eastAsia"/>
        </w:rPr>
        <w:lastRenderedPageBreak/>
        <w:t>2.2</w:t>
      </w:r>
      <w:r>
        <w:rPr>
          <w:rFonts w:eastAsia="宋体" w:cs="Arial"/>
        </w:rPr>
        <w:t xml:space="preserve"> </w:t>
      </w:r>
      <w:r w:rsidRPr="00472E28">
        <w:rPr>
          <w:rFonts w:eastAsia="宋体" w:cs="Arial" w:hint="eastAsia"/>
        </w:rPr>
        <w:t>MaxQ</w:t>
      </w:r>
      <w:bookmarkEnd w:id="59"/>
      <w:r w:rsidR="004C6632">
        <w:rPr>
          <w:rFonts w:eastAsia="宋体" w:cs="Arial"/>
        </w:rPr>
        <w:t xml:space="preserve"> </w:t>
      </w:r>
    </w:p>
    <w:p w14:paraId="4FCBBEBF" w14:textId="7B1EE674" w:rsidR="004C6632" w:rsidRDefault="00F045A9" w:rsidP="004C6632">
      <w:pPr>
        <w:ind w:firstLine="420"/>
      </w:pPr>
      <w:r>
        <w:rPr>
          <w:rFonts w:hint="eastAsia"/>
        </w:rPr>
        <w:t>消息队列</w:t>
      </w:r>
    </w:p>
    <w:p w14:paraId="4629E1E4" w14:textId="77777777" w:rsidR="004C6632" w:rsidRPr="004C6632" w:rsidRDefault="004C6632" w:rsidP="004C6632"/>
    <w:p w14:paraId="697DFDB3" w14:textId="76FCEFFC" w:rsidR="00472E28" w:rsidRDefault="00472E28" w:rsidP="00472E28">
      <w:pPr>
        <w:pStyle w:val="2"/>
        <w:rPr>
          <w:rFonts w:eastAsia="宋体" w:cs="Arial"/>
        </w:rPr>
      </w:pPr>
      <w:bookmarkStart w:id="60" w:name="_Toc25947921"/>
      <w:r>
        <w:rPr>
          <w:rFonts w:eastAsia="宋体" w:cs="Arial" w:hint="eastAsia"/>
        </w:rPr>
        <w:t>2.3</w:t>
      </w:r>
      <w:r>
        <w:rPr>
          <w:rFonts w:eastAsia="宋体" w:cs="Arial"/>
        </w:rPr>
        <w:t xml:space="preserve"> </w:t>
      </w:r>
      <w:r w:rsidRPr="00472E28">
        <w:rPr>
          <w:rFonts w:eastAsia="宋体" w:cs="Arial" w:hint="eastAsia"/>
        </w:rPr>
        <w:t>Huskar</w:t>
      </w:r>
      <w:bookmarkEnd w:id="60"/>
    </w:p>
    <w:p w14:paraId="37C66408" w14:textId="3D872E29" w:rsidR="004C6632" w:rsidRDefault="00F045A9" w:rsidP="004C6632">
      <w:pPr>
        <w:ind w:firstLine="420"/>
      </w:pPr>
      <w:r>
        <w:rPr>
          <w:rFonts w:hint="eastAsia"/>
        </w:rPr>
        <w:t>配置中心</w:t>
      </w:r>
    </w:p>
    <w:p w14:paraId="73A5B966" w14:textId="77777777" w:rsidR="004C6632" w:rsidRPr="004C6632" w:rsidRDefault="004C6632" w:rsidP="004C6632"/>
    <w:p w14:paraId="7102DFFF" w14:textId="50F868FD" w:rsidR="00472E28" w:rsidRDefault="00472E28" w:rsidP="00472E28">
      <w:pPr>
        <w:pStyle w:val="2"/>
        <w:rPr>
          <w:rFonts w:eastAsia="宋体" w:cs="Arial"/>
        </w:rPr>
      </w:pPr>
      <w:bookmarkStart w:id="61" w:name="_Toc25947922"/>
      <w:r>
        <w:rPr>
          <w:rFonts w:eastAsia="宋体" w:cs="Arial" w:hint="eastAsia"/>
        </w:rPr>
        <w:t>2.4</w:t>
      </w:r>
      <w:r>
        <w:rPr>
          <w:rFonts w:eastAsia="宋体" w:cs="Arial"/>
        </w:rPr>
        <w:t xml:space="preserve"> </w:t>
      </w:r>
      <w:r>
        <w:rPr>
          <w:rFonts w:eastAsia="宋体" w:cs="Arial" w:hint="eastAsia"/>
        </w:rPr>
        <w:t>W</w:t>
      </w:r>
      <w:r w:rsidRPr="00472E28">
        <w:rPr>
          <w:rFonts w:eastAsia="宋体" w:cs="Arial" w:hint="eastAsia"/>
        </w:rPr>
        <w:t>ork</w:t>
      </w:r>
      <w:r>
        <w:rPr>
          <w:rFonts w:eastAsia="宋体" w:cs="Arial"/>
        </w:rPr>
        <w:t>F</w:t>
      </w:r>
      <w:r w:rsidRPr="00472E28">
        <w:rPr>
          <w:rFonts w:eastAsia="宋体" w:cs="Arial" w:hint="eastAsia"/>
        </w:rPr>
        <w:t>low</w:t>
      </w:r>
      <w:bookmarkEnd w:id="61"/>
    </w:p>
    <w:p w14:paraId="140805D1" w14:textId="38CF8320" w:rsidR="004C6632" w:rsidRDefault="00F045A9" w:rsidP="004C6632">
      <w:pPr>
        <w:ind w:firstLine="420"/>
      </w:pPr>
      <w:r>
        <w:rPr>
          <w:rFonts w:hint="eastAsia"/>
        </w:rPr>
        <w:t>任务调度中心</w:t>
      </w:r>
    </w:p>
    <w:p w14:paraId="64E082D5" w14:textId="77777777" w:rsidR="004C6632" w:rsidRPr="004C6632" w:rsidRDefault="004C6632" w:rsidP="004C6632"/>
    <w:p w14:paraId="1078DE2D" w14:textId="3253750D" w:rsidR="00472E28" w:rsidRDefault="00472E28" w:rsidP="00472E28">
      <w:pPr>
        <w:pStyle w:val="2"/>
        <w:rPr>
          <w:rFonts w:eastAsia="宋体" w:cs="Arial"/>
        </w:rPr>
      </w:pPr>
      <w:bookmarkStart w:id="62" w:name="_Toc25947923"/>
      <w:r w:rsidRPr="00472E28">
        <w:rPr>
          <w:rFonts w:eastAsia="宋体" w:cs="Arial" w:hint="eastAsia"/>
        </w:rPr>
        <w:t>2</w:t>
      </w:r>
      <w:r w:rsidRPr="00472E28">
        <w:rPr>
          <w:rFonts w:eastAsia="宋体" w:cs="Arial"/>
        </w:rPr>
        <w:t xml:space="preserve">.5 </w:t>
      </w:r>
      <w:r w:rsidR="004C6632">
        <w:rPr>
          <w:rFonts w:eastAsia="宋体" w:cs="Arial" w:hint="eastAsia"/>
        </w:rPr>
        <w:t>R</w:t>
      </w:r>
      <w:r w:rsidRPr="00472E28">
        <w:rPr>
          <w:rFonts w:eastAsia="宋体" w:cs="Arial"/>
        </w:rPr>
        <w:t>edis</w:t>
      </w:r>
      <w:bookmarkEnd w:id="62"/>
    </w:p>
    <w:p w14:paraId="171C898A" w14:textId="39529006" w:rsidR="004C6632" w:rsidRDefault="00F045A9" w:rsidP="004C6632">
      <w:pPr>
        <w:ind w:firstLine="420"/>
      </w:pPr>
      <w:r>
        <w:rPr>
          <w:rFonts w:hint="eastAsia"/>
        </w:rPr>
        <w:t>缓存</w:t>
      </w:r>
    </w:p>
    <w:p w14:paraId="6284AE38" w14:textId="77777777" w:rsidR="004C6632" w:rsidRPr="004C6632" w:rsidRDefault="004C6632" w:rsidP="004C6632"/>
    <w:p w14:paraId="7D1EF6D2" w14:textId="3CD53BE4" w:rsidR="00472E28" w:rsidRDefault="00472E28" w:rsidP="00472E28">
      <w:pPr>
        <w:pStyle w:val="2"/>
        <w:rPr>
          <w:rFonts w:eastAsia="宋体" w:cs="Arial"/>
        </w:rPr>
      </w:pPr>
      <w:bookmarkStart w:id="63" w:name="_Toc25947924"/>
      <w:r w:rsidRPr="00472E28">
        <w:rPr>
          <w:rFonts w:eastAsia="宋体" w:cs="Arial" w:hint="eastAsia"/>
        </w:rPr>
        <w:t>2</w:t>
      </w:r>
      <w:r w:rsidRPr="00472E28">
        <w:rPr>
          <w:rFonts w:eastAsia="宋体" w:cs="Arial"/>
        </w:rPr>
        <w:t xml:space="preserve">.6 </w:t>
      </w:r>
      <w:r w:rsidRPr="00472E28">
        <w:rPr>
          <w:rFonts w:eastAsia="宋体" w:cs="Arial" w:hint="eastAsia"/>
        </w:rPr>
        <w:t>本章小结</w:t>
      </w:r>
      <w:bookmarkEnd w:id="63"/>
    </w:p>
    <w:p w14:paraId="2732824F" w14:textId="77777777" w:rsidR="004C6632" w:rsidRDefault="004C6632" w:rsidP="004C6632">
      <w:pPr>
        <w:ind w:firstLine="420"/>
      </w:pPr>
      <w:r>
        <w:rPr>
          <w:rFonts w:hint="eastAsia"/>
        </w:rPr>
        <w:t>##</w:t>
      </w:r>
    </w:p>
    <w:p w14:paraId="5B675B9D" w14:textId="77777777" w:rsidR="004C6632" w:rsidRPr="004C6632" w:rsidRDefault="004C6632" w:rsidP="004C6632"/>
    <w:p w14:paraId="1F29116E" w14:textId="3FFE6A2A" w:rsidR="00472E28" w:rsidRPr="00472E28" w:rsidRDefault="00472E28" w:rsidP="00472E28"/>
    <w:p w14:paraId="271B485E" w14:textId="2B141D3B" w:rsidR="00D23094" w:rsidRPr="00D23094" w:rsidRDefault="00472E28" w:rsidP="00D23094">
      <w:pPr>
        <w:pStyle w:val="1"/>
        <w:jc w:val="center"/>
        <w:rPr>
          <w:rFonts w:ascii="Arial" w:eastAsia="黑体" w:hAnsi="Arial" w:cs="Arial"/>
        </w:rPr>
      </w:pPr>
      <w:bookmarkStart w:id="64" w:name="_Toc136106973"/>
      <w:bookmarkStart w:id="65" w:name="_Toc9453468"/>
      <w:bookmarkStart w:id="66" w:name="_Toc25947925"/>
      <w:r>
        <w:rPr>
          <w:rFonts w:ascii="Arial" w:eastAsia="黑体" w:hAnsi="Arial" w:cs="Arial"/>
        </w:rPr>
        <w:t>第三章</w:t>
      </w:r>
      <w:r>
        <w:rPr>
          <w:rFonts w:ascii="Arial" w:eastAsia="黑体" w:hAnsi="Arial" w:cs="Arial"/>
        </w:rPr>
        <w:t xml:space="preserve">  </w:t>
      </w:r>
      <w:bookmarkEnd w:id="64"/>
      <w:bookmarkEnd w:id="65"/>
      <w:r>
        <w:rPr>
          <w:rFonts w:ascii="Arial" w:eastAsia="黑体" w:hAnsi="Arial" w:cs="Arial" w:hint="eastAsia"/>
        </w:rPr>
        <w:t>系统分析与</w:t>
      </w:r>
      <w:r w:rsidR="008C1387">
        <w:rPr>
          <w:rFonts w:ascii="Arial" w:eastAsia="黑体" w:hAnsi="Arial" w:cs="Arial" w:hint="eastAsia"/>
        </w:rPr>
        <w:t>设计</w:t>
      </w:r>
      <w:bookmarkEnd w:id="66"/>
    </w:p>
    <w:p w14:paraId="06C5FE50" w14:textId="48C29BD3" w:rsidR="001F29E4" w:rsidRPr="00A37C91" w:rsidRDefault="00175239" w:rsidP="00A37C91">
      <w:pPr>
        <w:pStyle w:val="2"/>
      </w:pPr>
      <w:bookmarkStart w:id="67" w:name="_Toc25947926"/>
      <w:r>
        <w:rPr>
          <w:rFonts w:hint="eastAsia"/>
        </w:rPr>
        <w:t>3.1</w:t>
      </w:r>
      <w:r>
        <w:t xml:space="preserve"> </w:t>
      </w:r>
      <w:r>
        <w:rPr>
          <w:rFonts w:hint="eastAsia"/>
        </w:rPr>
        <w:t>系统总体规划</w:t>
      </w:r>
      <w:bookmarkEnd w:id="67"/>
    </w:p>
    <w:p w14:paraId="3662D6A3" w14:textId="07D8D3F7" w:rsidR="001F29E4" w:rsidRDefault="007654D9" w:rsidP="0024432C">
      <w:pPr>
        <w:spacing w:line="360" w:lineRule="auto"/>
        <w:ind w:firstLineChars="200" w:firstLine="480"/>
        <w:rPr>
          <w:rFonts w:ascii="宋体" w:eastAsia="宋体" w:hAnsi="宋体"/>
          <w:sz w:val="24"/>
          <w:szCs w:val="24"/>
        </w:rPr>
      </w:pPr>
      <w:r>
        <w:rPr>
          <w:rFonts w:ascii="宋体" w:eastAsia="宋体" w:hAnsi="宋体" w:hint="eastAsia"/>
          <w:sz w:val="24"/>
          <w:szCs w:val="24"/>
        </w:rPr>
        <w:t>饿了</w:t>
      </w:r>
      <w:proofErr w:type="gramStart"/>
      <w:r>
        <w:rPr>
          <w:rFonts w:ascii="宋体" w:eastAsia="宋体" w:hAnsi="宋体" w:hint="eastAsia"/>
          <w:sz w:val="24"/>
          <w:szCs w:val="24"/>
        </w:rPr>
        <w:t>么热斧系统</w:t>
      </w:r>
      <w:proofErr w:type="gramEnd"/>
      <w:r>
        <w:rPr>
          <w:rFonts w:ascii="宋体" w:eastAsia="宋体" w:hAnsi="宋体" w:hint="eastAsia"/>
          <w:sz w:val="24"/>
          <w:szCs w:val="24"/>
        </w:rPr>
        <w:t>的用户角色有</w:t>
      </w:r>
      <w:r w:rsidR="00500736">
        <w:rPr>
          <w:rFonts w:ascii="宋体" w:eastAsia="宋体" w:hAnsi="宋体" w:hint="eastAsia"/>
          <w:sz w:val="24"/>
          <w:szCs w:val="24"/>
        </w:rPr>
        <w:t>三</w:t>
      </w:r>
      <w:r>
        <w:rPr>
          <w:rFonts w:ascii="宋体" w:eastAsia="宋体" w:hAnsi="宋体" w:hint="eastAsia"/>
          <w:sz w:val="24"/>
          <w:szCs w:val="24"/>
        </w:rPr>
        <w:t>种：运营人员和订单、运单系统</w:t>
      </w:r>
      <w:r w:rsidR="00500736">
        <w:rPr>
          <w:rFonts w:ascii="宋体" w:eastAsia="宋体" w:hAnsi="宋体" w:hint="eastAsia"/>
          <w:sz w:val="24"/>
          <w:szCs w:val="24"/>
        </w:rPr>
        <w:t>和开发人员</w:t>
      </w:r>
      <w:r>
        <w:rPr>
          <w:rFonts w:ascii="宋体" w:eastAsia="宋体" w:hAnsi="宋体" w:hint="eastAsia"/>
          <w:sz w:val="24"/>
          <w:szCs w:val="24"/>
        </w:rPr>
        <w:t>。</w:t>
      </w:r>
    </w:p>
    <w:p w14:paraId="3707C400" w14:textId="0B28FA40" w:rsidR="00902B87" w:rsidRDefault="00A37C91" w:rsidP="00902B87">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运营人员是规则的主要制定人，</w:t>
      </w:r>
      <w:r w:rsidR="00E84702">
        <w:rPr>
          <w:rFonts w:ascii="宋体" w:eastAsia="宋体" w:hAnsi="宋体" w:hint="eastAsia"/>
          <w:sz w:val="24"/>
          <w:szCs w:val="24"/>
        </w:rPr>
        <w:t>通过热斧平台，运营人员可以自由的编辑规则，</w:t>
      </w:r>
      <w:r w:rsidR="00B31930">
        <w:rPr>
          <w:rFonts w:ascii="宋体" w:eastAsia="宋体" w:hAnsi="宋体" w:hint="eastAsia"/>
          <w:sz w:val="24"/>
          <w:szCs w:val="24"/>
        </w:rPr>
        <w:t>规则在经过</w:t>
      </w:r>
      <w:r w:rsidR="00AB41E5">
        <w:rPr>
          <w:rFonts w:ascii="宋体" w:eastAsia="宋体" w:hAnsi="宋体" w:hint="eastAsia"/>
          <w:sz w:val="24"/>
          <w:szCs w:val="24"/>
        </w:rPr>
        <w:t>上级审核通过之后，既可以纳入规则库中，以供后续进行规则匹配。</w:t>
      </w:r>
      <w:r w:rsidR="006562CC">
        <w:rPr>
          <w:rFonts w:ascii="宋体" w:eastAsia="宋体" w:hAnsi="宋体" w:hint="eastAsia"/>
          <w:sz w:val="24"/>
          <w:szCs w:val="24"/>
        </w:rPr>
        <w:t>规则的启用时间可以设置，当规则快要超过过期时间的时候，系统需要能够给对应的运营人员发送邮件通知。</w:t>
      </w:r>
      <w:r w:rsidR="003F4DA8">
        <w:rPr>
          <w:rFonts w:ascii="宋体" w:eastAsia="宋体" w:hAnsi="宋体" w:hint="eastAsia"/>
          <w:sz w:val="24"/>
          <w:szCs w:val="24"/>
        </w:rPr>
        <w:t>规则提交审核之后，运营人员可以根据指定条</w:t>
      </w:r>
      <w:r w:rsidR="003F4DA8">
        <w:rPr>
          <w:rFonts w:ascii="宋体" w:eastAsia="宋体" w:hAnsi="宋体" w:hint="eastAsia"/>
          <w:sz w:val="24"/>
          <w:szCs w:val="24"/>
        </w:rPr>
        <w:lastRenderedPageBreak/>
        <w:t>件查看规则审核的状态，对于未到达审核终态（审核失败或审核通过）的规则，运营人员可以终止该条规则的审核</w:t>
      </w:r>
      <w:r w:rsidR="006562CC">
        <w:rPr>
          <w:rFonts w:ascii="宋体" w:eastAsia="宋体" w:hAnsi="宋体" w:hint="eastAsia"/>
          <w:sz w:val="24"/>
          <w:szCs w:val="24"/>
        </w:rPr>
        <w:t>。</w:t>
      </w:r>
      <w:r w:rsidR="00902B87">
        <w:rPr>
          <w:rFonts w:ascii="宋体" w:eastAsia="宋体" w:hAnsi="宋体" w:hint="eastAsia"/>
          <w:sz w:val="24"/>
          <w:szCs w:val="24"/>
        </w:rPr>
        <w:t>除此之外，运营人员还需要得到规则命中</w:t>
      </w:r>
      <w:r w:rsidR="00747AB7">
        <w:rPr>
          <w:rFonts w:ascii="宋体" w:eastAsia="宋体" w:hAnsi="宋体" w:hint="eastAsia"/>
          <w:sz w:val="24"/>
          <w:szCs w:val="24"/>
        </w:rPr>
        <w:t>和未命中</w:t>
      </w:r>
      <w:r w:rsidR="00902B87">
        <w:rPr>
          <w:rFonts w:ascii="宋体" w:eastAsia="宋体" w:hAnsi="宋体" w:hint="eastAsia"/>
          <w:sz w:val="24"/>
          <w:szCs w:val="24"/>
        </w:rPr>
        <w:t>情况的反馈，因此平台需要提供根据订单号、</w:t>
      </w:r>
      <w:r w:rsidR="00227FB8">
        <w:rPr>
          <w:rFonts w:ascii="宋体" w:eastAsia="宋体" w:hAnsi="宋体" w:hint="eastAsia"/>
          <w:sz w:val="24"/>
          <w:szCs w:val="24"/>
        </w:rPr>
        <w:t>场景名称、规则名称等维度查询命中记录</w:t>
      </w:r>
      <w:r w:rsidR="00802857">
        <w:rPr>
          <w:rFonts w:ascii="宋体" w:eastAsia="宋体" w:hAnsi="宋体" w:hint="eastAsia"/>
          <w:sz w:val="24"/>
          <w:szCs w:val="24"/>
        </w:rPr>
        <w:t>的能力</w:t>
      </w:r>
      <w:r w:rsidR="00227FB8">
        <w:rPr>
          <w:rFonts w:ascii="宋体" w:eastAsia="宋体" w:hAnsi="宋体" w:hint="eastAsia"/>
          <w:sz w:val="24"/>
          <w:szCs w:val="24"/>
        </w:rPr>
        <w:t>，以便运营人员进行统计，及时的调整规则</w:t>
      </w:r>
      <w:r w:rsidR="00802857">
        <w:rPr>
          <w:rFonts w:ascii="宋体" w:eastAsia="宋体" w:hAnsi="宋体" w:hint="eastAsia"/>
          <w:sz w:val="24"/>
          <w:szCs w:val="24"/>
        </w:rPr>
        <w:t>。</w:t>
      </w:r>
    </w:p>
    <w:p w14:paraId="2B8DD19D" w14:textId="244857B1" w:rsidR="007654D9" w:rsidRDefault="0024432C" w:rsidP="0036280D">
      <w:pPr>
        <w:spacing w:line="360" w:lineRule="auto"/>
        <w:ind w:firstLineChars="200" w:firstLine="480"/>
        <w:rPr>
          <w:rFonts w:ascii="宋体" w:eastAsia="宋体" w:hAnsi="宋体"/>
          <w:sz w:val="24"/>
          <w:szCs w:val="24"/>
        </w:rPr>
      </w:pPr>
      <w:r>
        <w:rPr>
          <w:rFonts w:ascii="宋体" w:eastAsia="宋体" w:hAnsi="宋体" w:hint="eastAsia"/>
          <w:sz w:val="24"/>
          <w:szCs w:val="24"/>
        </w:rPr>
        <w:t>订单、运单系统</w:t>
      </w:r>
      <w:r w:rsidR="00802857">
        <w:rPr>
          <w:rFonts w:ascii="宋体" w:eastAsia="宋体" w:hAnsi="宋体" w:hint="eastAsia"/>
          <w:sz w:val="24"/>
          <w:szCs w:val="24"/>
        </w:rPr>
        <w:t>可以</w:t>
      </w:r>
      <w:r>
        <w:rPr>
          <w:rFonts w:ascii="宋体" w:eastAsia="宋体" w:hAnsi="宋体" w:hint="eastAsia"/>
          <w:sz w:val="24"/>
          <w:szCs w:val="24"/>
        </w:rPr>
        <w:t>通过热斧平台</w:t>
      </w:r>
      <w:r w:rsidR="00802857">
        <w:rPr>
          <w:rFonts w:ascii="宋体" w:eastAsia="宋体" w:hAnsi="宋体" w:hint="eastAsia"/>
          <w:sz w:val="24"/>
          <w:szCs w:val="24"/>
        </w:rPr>
        <w:t>根据已有的规则库匹配订单或运单是否命中超时场景，在命中超时场景后，平台根据规则中</w:t>
      </w:r>
      <w:r w:rsidR="001B27E3">
        <w:rPr>
          <w:rFonts w:ascii="宋体" w:eastAsia="宋体" w:hAnsi="宋体" w:hint="eastAsia"/>
          <w:sz w:val="24"/>
          <w:szCs w:val="24"/>
        </w:rPr>
        <w:t>的</w:t>
      </w:r>
      <w:r w:rsidR="00D56F89">
        <w:rPr>
          <w:rFonts w:ascii="宋体" w:eastAsia="宋体" w:hAnsi="宋体" w:hint="eastAsia"/>
          <w:sz w:val="24"/>
          <w:szCs w:val="24"/>
        </w:rPr>
        <w:t>补偿操作，完成后续对商户、用户的补偿。</w:t>
      </w:r>
      <w:r w:rsidR="00EB774E">
        <w:rPr>
          <w:rFonts w:ascii="宋体" w:eastAsia="宋体" w:hAnsi="宋体" w:hint="eastAsia"/>
          <w:sz w:val="24"/>
          <w:szCs w:val="24"/>
        </w:rPr>
        <w:t>订单</w:t>
      </w:r>
      <w:r w:rsidR="00682175">
        <w:rPr>
          <w:rFonts w:ascii="宋体" w:eastAsia="宋体" w:hAnsi="宋体" w:hint="eastAsia"/>
          <w:sz w:val="24"/>
          <w:szCs w:val="24"/>
        </w:rPr>
        <w:t>有</w:t>
      </w:r>
      <w:r w:rsidR="00EB774E">
        <w:rPr>
          <w:rFonts w:ascii="宋体" w:eastAsia="宋体" w:hAnsi="宋体" w:hint="eastAsia"/>
          <w:sz w:val="24"/>
          <w:szCs w:val="24"/>
        </w:rPr>
        <w:t>这样的几个主节点：用户下单、用户已付款、订单待接单、订单已</w:t>
      </w:r>
      <w:r w:rsidR="00682175">
        <w:rPr>
          <w:rFonts w:ascii="宋体" w:eastAsia="宋体" w:hAnsi="宋体" w:hint="eastAsia"/>
          <w:sz w:val="24"/>
          <w:szCs w:val="24"/>
        </w:rPr>
        <w:t>接</w:t>
      </w:r>
      <w:r w:rsidR="00EB774E">
        <w:rPr>
          <w:rFonts w:ascii="宋体" w:eastAsia="宋体" w:hAnsi="宋体" w:hint="eastAsia"/>
          <w:sz w:val="24"/>
          <w:szCs w:val="24"/>
        </w:rPr>
        <w:t>单、订单退款中、订单已完结</w:t>
      </w:r>
      <w:r w:rsidR="00682175">
        <w:rPr>
          <w:rFonts w:ascii="宋体" w:eastAsia="宋体" w:hAnsi="宋体" w:hint="eastAsia"/>
          <w:sz w:val="24"/>
          <w:szCs w:val="24"/>
        </w:rPr>
        <w:t>。对应的每次节点状态的变更，订单系统都会给订单消息队列中发送对应的消息，消费方在接受到消息后，会根据消息的类型，进行</w:t>
      </w:r>
      <w:r w:rsidR="0036280D">
        <w:rPr>
          <w:rFonts w:ascii="宋体" w:eastAsia="宋体" w:hAnsi="宋体" w:hint="eastAsia"/>
          <w:sz w:val="24"/>
          <w:szCs w:val="24"/>
        </w:rPr>
        <w:t>相应</w:t>
      </w:r>
      <w:r w:rsidR="00682175">
        <w:rPr>
          <w:rFonts w:ascii="宋体" w:eastAsia="宋体" w:hAnsi="宋体" w:hint="eastAsia"/>
          <w:sz w:val="24"/>
          <w:szCs w:val="24"/>
        </w:rPr>
        <w:t>的处理。</w:t>
      </w:r>
      <w:r w:rsidR="00FF6616">
        <w:rPr>
          <w:rFonts w:ascii="宋体" w:eastAsia="宋体" w:hAnsi="宋体" w:hint="eastAsia"/>
          <w:sz w:val="24"/>
          <w:szCs w:val="24"/>
        </w:rPr>
        <w:t>运单系统也是如此。因此，热斧平台需要监听订单和运单的消息队列，对于</w:t>
      </w:r>
      <w:r w:rsidR="008B605A">
        <w:rPr>
          <w:rFonts w:ascii="宋体" w:eastAsia="宋体" w:hAnsi="宋体" w:hint="eastAsia"/>
          <w:sz w:val="24"/>
          <w:szCs w:val="24"/>
        </w:rPr>
        <w:t>每次状态的改变，平台都需要在已有的规则库中进行匹配</w:t>
      </w:r>
      <w:r w:rsidR="00CC5ECA">
        <w:rPr>
          <w:rFonts w:ascii="宋体" w:eastAsia="宋体" w:hAnsi="宋体" w:hint="eastAsia"/>
          <w:sz w:val="24"/>
          <w:szCs w:val="24"/>
        </w:rPr>
        <w:t>。</w:t>
      </w:r>
      <w:r w:rsidR="001B27E3">
        <w:rPr>
          <w:rFonts w:ascii="宋体" w:eastAsia="宋体" w:hAnsi="宋体" w:hint="eastAsia"/>
          <w:sz w:val="24"/>
          <w:szCs w:val="24"/>
        </w:rPr>
        <w:t>在匹配的过程中，需要区分规则是立即匹配还是需要</w:t>
      </w:r>
      <w:r w:rsidR="00CC5ECA">
        <w:rPr>
          <w:rFonts w:ascii="宋体" w:eastAsia="宋体" w:hAnsi="宋体" w:hint="eastAsia"/>
          <w:sz w:val="24"/>
          <w:szCs w:val="24"/>
        </w:rPr>
        <w:t>延迟</w:t>
      </w:r>
      <w:r w:rsidR="001B27E3">
        <w:rPr>
          <w:rFonts w:ascii="宋体" w:eastAsia="宋体" w:hAnsi="宋体" w:hint="eastAsia"/>
          <w:sz w:val="24"/>
          <w:szCs w:val="24"/>
        </w:rPr>
        <w:t>指定时间进行匹配，如果是需要</w:t>
      </w:r>
      <w:r w:rsidR="00B27D5B">
        <w:rPr>
          <w:rFonts w:ascii="宋体" w:eastAsia="宋体" w:hAnsi="宋体" w:hint="eastAsia"/>
          <w:sz w:val="24"/>
          <w:szCs w:val="24"/>
        </w:rPr>
        <w:t>延迟</w:t>
      </w:r>
      <w:r w:rsidR="001B27E3">
        <w:rPr>
          <w:rFonts w:ascii="宋体" w:eastAsia="宋体" w:hAnsi="宋体" w:hint="eastAsia"/>
          <w:sz w:val="24"/>
          <w:szCs w:val="24"/>
        </w:rPr>
        <w:t>指定时间进行匹配的规则，那么平台还需要创建定时任务，到达指定时间之后再进行匹配。</w:t>
      </w:r>
    </w:p>
    <w:p w14:paraId="0658D42E" w14:textId="2367AFFA" w:rsidR="00500736" w:rsidRDefault="00500736" w:rsidP="0036280D">
      <w:pPr>
        <w:spacing w:line="360" w:lineRule="auto"/>
        <w:ind w:firstLineChars="200" w:firstLine="480"/>
        <w:rPr>
          <w:rFonts w:ascii="宋体" w:eastAsia="宋体" w:hAnsi="宋体"/>
          <w:sz w:val="24"/>
          <w:szCs w:val="24"/>
        </w:rPr>
      </w:pPr>
      <w:r>
        <w:rPr>
          <w:rFonts w:ascii="宋体" w:eastAsia="宋体" w:hAnsi="宋体" w:hint="eastAsia"/>
          <w:sz w:val="24"/>
          <w:szCs w:val="24"/>
        </w:rPr>
        <w:t>开发人员对热</w:t>
      </w:r>
      <w:proofErr w:type="gramStart"/>
      <w:r>
        <w:rPr>
          <w:rFonts w:ascii="宋体" w:eastAsia="宋体" w:hAnsi="宋体" w:hint="eastAsia"/>
          <w:sz w:val="24"/>
          <w:szCs w:val="24"/>
        </w:rPr>
        <w:t>斧系统</w:t>
      </w:r>
      <w:proofErr w:type="gramEnd"/>
      <w:r>
        <w:rPr>
          <w:rFonts w:ascii="宋体" w:eastAsia="宋体" w:hAnsi="宋体" w:hint="eastAsia"/>
          <w:sz w:val="24"/>
          <w:szCs w:val="24"/>
        </w:rPr>
        <w:t>只有查看权限，在进行问题处理的时候，开发人员需要查看订单命中的规则和未命中原因。</w:t>
      </w:r>
    </w:p>
    <w:p w14:paraId="454C31F1" w14:textId="01E56984" w:rsidR="00FF60FE" w:rsidRDefault="00FF60FE" w:rsidP="0036280D">
      <w:pPr>
        <w:spacing w:line="360" w:lineRule="auto"/>
        <w:ind w:firstLineChars="200" w:firstLine="420"/>
        <w:rPr>
          <w:rFonts w:ascii="宋体" w:eastAsia="宋体" w:hAnsi="宋体"/>
          <w:sz w:val="24"/>
          <w:szCs w:val="24"/>
        </w:rPr>
      </w:pPr>
      <w:r>
        <w:rPr>
          <w:noProof/>
        </w:rPr>
        <w:drawing>
          <wp:inline distT="0" distB="0" distL="0" distR="0" wp14:anchorId="590DA646" wp14:editId="6B7485B8">
            <wp:extent cx="5274310" cy="28365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545"/>
                    </a:xfrm>
                    <a:prstGeom prst="rect">
                      <a:avLst/>
                    </a:prstGeom>
                    <a:noFill/>
                    <a:ln>
                      <a:noFill/>
                    </a:ln>
                  </pic:spPr>
                </pic:pic>
              </a:graphicData>
            </a:graphic>
          </wp:inline>
        </w:drawing>
      </w:r>
    </w:p>
    <w:p w14:paraId="3A866E09" w14:textId="77777777" w:rsidR="00EB774E" w:rsidRPr="00491A2B" w:rsidRDefault="00EB774E" w:rsidP="00EB774E">
      <w:pPr>
        <w:spacing w:line="360" w:lineRule="auto"/>
        <w:rPr>
          <w:rFonts w:ascii="宋体" w:eastAsia="宋体" w:hAnsi="宋体"/>
          <w:sz w:val="24"/>
          <w:szCs w:val="24"/>
        </w:rPr>
      </w:pPr>
    </w:p>
    <w:p w14:paraId="2D39F92E" w14:textId="2C2D890A" w:rsidR="00FE2CD8" w:rsidRDefault="00175239" w:rsidP="00AA22A0">
      <w:pPr>
        <w:pStyle w:val="2"/>
      </w:pPr>
      <w:bookmarkStart w:id="68" w:name="_Toc25947927"/>
      <w:r>
        <w:rPr>
          <w:rFonts w:hint="eastAsia"/>
        </w:rPr>
        <w:lastRenderedPageBreak/>
        <w:t>3.2</w:t>
      </w:r>
      <w:r>
        <w:t xml:space="preserve"> </w:t>
      </w:r>
      <w:r>
        <w:rPr>
          <w:rFonts w:hint="eastAsia"/>
        </w:rPr>
        <w:t>系统需求分析</w:t>
      </w:r>
      <w:bookmarkEnd w:id="68"/>
    </w:p>
    <w:p w14:paraId="0AC5B9DA" w14:textId="3426E15A" w:rsidR="00EC2EB2" w:rsidRDefault="00402368" w:rsidP="00EC2EB2">
      <w:pPr>
        <w:spacing w:line="360" w:lineRule="auto"/>
        <w:ind w:firstLineChars="200" w:firstLine="480"/>
        <w:rPr>
          <w:rFonts w:ascii="宋体" w:eastAsia="宋体" w:hAnsi="宋体"/>
          <w:sz w:val="24"/>
          <w:szCs w:val="24"/>
        </w:rPr>
      </w:pPr>
      <w:r w:rsidRPr="005C6587">
        <w:rPr>
          <w:rFonts w:ascii="宋体" w:eastAsia="宋体" w:hAnsi="宋体" w:hint="eastAsia"/>
          <w:sz w:val="24"/>
          <w:szCs w:val="24"/>
        </w:rPr>
        <w:t>基于3.1章节中系统的总体</w:t>
      </w:r>
      <w:r w:rsidR="005C6587">
        <w:rPr>
          <w:rFonts w:ascii="宋体" w:eastAsia="宋体" w:hAnsi="宋体" w:hint="eastAsia"/>
          <w:sz w:val="24"/>
          <w:szCs w:val="24"/>
        </w:rPr>
        <w:t>规划</w:t>
      </w:r>
      <w:r w:rsidRPr="005C6587">
        <w:rPr>
          <w:rFonts w:ascii="宋体" w:eastAsia="宋体" w:hAnsi="宋体" w:hint="eastAsia"/>
          <w:sz w:val="24"/>
          <w:szCs w:val="24"/>
        </w:rPr>
        <w:t>，</w:t>
      </w:r>
      <w:r w:rsidR="00F80A44">
        <w:rPr>
          <w:rFonts w:ascii="宋体" w:eastAsia="宋体" w:hAnsi="宋体" w:hint="eastAsia"/>
          <w:sz w:val="24"/>
          <w:szCs w:val="24"/>
        </w:rPr>
        <w:t>结合热</w:t>
      </w:r>
      <w:proofErr w:type="gramStart"/>
      <w:r w:rsidR="00F80A44">
        <w:rPr>
          <w:rFonts w:ascii="宋体" w:eastAsia="宋体" w:hAnsi="宋体" w:hint="eastAsia"/>
          <w:sz w:val="24"/>
          <w:szCs w:val="24"/>
        </w:rPr>
        <w:t>斧系统</w:t>
      </w:r>
      <w:proofErr w:type="gramEnd"/>
      <w:r w:rsidR="00F80A44">
        <w:rPr>
          <w:rFonts w:ascii="宋体" w:eastAsia="宋体" w:hAnsi="宋体" w:hint="eastAsia"/>
          <w:sz w:val="24"/>
          <w:szCs w:val="24"/>
        </w:rPr>
        <w:t>的实际使用场景，系统需要满足以下的需求</w:t>
      </w:r>
      <w:r w:rsidR="00A64CC9">
        <w:rPr>
          <w:rFonts w:ascii="宋体" w:eastAsia="宋体" w:hAnsi="宋体" w:hint="eastAsia"/>
          <w:sz w:val="24"/>
          <w:szCs w:val="24"/>
        </w:rPr>
        <w:t>：</w:t>
      </w:r>
    </w:p>
    <w:p w14:paraId="7177C4FE" w14:textId="7738053F" w:rsidR="00EC2EB2" w:rsidRPr="00EC2EB2" w:rsidRDefault="00F80A44" w:rsidP="00EC2EB2">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运营人员在前端页面上能够对规则进行新增，修改，删除，查询等操作</w:t>
      </w:r>
      <w:r w:rsidR="00B82047">
        <w:rPr>
          <w:rFonts w:ascii="宋体" w:eastAsia="宋体" w:hAnsi="宋体" w:hint="eastAsia"/>
          <w:sz w:val="24"/>
          <w:szCs w:val="24"/>
        </w:rPr>
        <w:t>，并且能够看到规则命中和规则未命中的情况。</w:t>
      </w:r>
    </w:p>
    <w:p w14:paraId="5D4BAFDC" w14:textId="7EC1C4C7" w:rsidR="00F80A44" w:rsidRPr="00BB0A29" w:rsidRDefault="00B82047" w:rsidP="00BB0A29">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26C2B10E" w14:textId="3D1ADFA7" w:rsidR="00F80A44" w:rsidRDefault="00F80A44" w:rsidP="00F80A44">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运营人员能够管理规则，包括查找，终止审核中的规则，系统需要在当前审核节点通过的时候，进行审核人的扭转，并且保证消息丢失的情况下能够继续审核。</w:t>
      </w:r>
    </w:p>
    <w:p w14:paraId="66DA1F4B" w14:textId="328BF9D8" w:rsidR="001A238A" w:rsidRPr="00824A14" w:rsidRDefault="00F80A44" w:rsidP="001A238A">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提供业务处理能力，</w:t>
      </w:r>
      <w:r w:rsidR="00C07D2F">
        <w:rPr>
          <w:rFonts w:ascii="宋体" w:eastAsia="宋体" w:hAnsi="宋体" w:hint="eastAsia"/>
          <w:sz w:val="24"/>
          <w:szCs w:val="24"/>
        </w:rPr>
        <w:t>系统需要监听订单、运单消息，消费这些消息的同时需要与规则库中的规则进行匹配，并且对匹配后的结果进行下一步的处理。</w:t>
      </w:r>
      <w:bookmarkStart w:id="69" w:name="_Toc25947928"/>
    </w:p>
    <w:p w14:paraId="3ED0837F" w14:textId="39AA099D" w:rsidR="00824A14" w:rsidRDefault="00F501B6" w:rsidP="00AF3823">
      <w:pPr>
        <w:pStyle w:val="3"/>
      </w:pPr>
      <w:r>
        <w:rPr>
          <w:rFonts w:hint="eastAsia"/>
        </w:rPr>
        <w:t xml:space="preserve">3.2.1 </w:t>
      </w:r>
      <w:r>
        <w:t xml:space="preserve"> </w:t>
      </w:r>
      <w:r w:rsidR="00712DB8">
        <w:rPr>
          <w:rFonts w:hint="eastAsia"/>
        </w:rPr>
        <w:t>规则</w:t>
      </w:r>
      <w:r w:rsidR="002235C6">
        <w:rPr>
          <w:rFonts w:hint="eastAsia"/>
        </w:rPr>
        <w:t>管理</w:t>
      </w:r>
      <w:bookmarkEnd w:id="69"/>
      <w:r w:rsidR="00AA22A0">
        <w:rPr>
          <w:rFonts w:hint="eastAsia"/>
        </w:rPr>
        <w:t>功能</w:t>
      </w:r>
    </w:p>
    <w:p w14:paraId="72C8D1C9" w14:textId="73FEBA1F" w:rsidR="00824A14" w:rsidRPr="00824A14" w:rsidRDefault="00C65783" w:rsidP="000666A3">
      <w:pPr>
        <w:jc w:val="center"/>
      </w:pPr>
      <w:r>
        <w:rPr>
          <w:noProof/>
        </w:rPr>
        <w:drawing>
          <wp:inline distT="0" distB="0" distL="0" distR="0" wp14:anchorId="62F8929A" wp14:editId="56454EC9">
            <wp:extent cx="5274310" cy="3317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7F073D5D" w14:textId="77777777" w:rsidR="00186B92" w:rsidRDefault="007A6F7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规则管理用例图如图所示，</w:t>
      </w:r>
      <w:r w:rsidR="00C65783">
        <w:rPr>
          <w:rFonts w:ascii="宋体" w:eastAsia="宋体" w:hAnsi="宋体" w:hint="eastAsia"/>
          <w:sz w:val="24"/>
          <w:szCs w:val="24"/>
        </w:rPr>
        <w:t>规则管理模块包含了规则管理和日志查询两个模块。</w:t>
      </w:r>
    </w:p>
    <w:p w14:paraId="167649B3" w14:textId="49BECAFE" w:rsidR="001A238A" w:rsidRDefault="00186B9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规则管理子模块中，</w:t>
      </w:r>
      <w:r w:rsidR="00B34729">
        <w:rPr>
          <w:rFonts w:ascii="宋体" w:eastAsia="宋体" w:hAnsi="宋体" w:hint="eastAsia"/>
          <w:sz w:val="24"/>
          <w:szCs w:val="24"/>
        </w:rPr>
        <w:t>运营人员可以对规则进行操作，以快速响应业务需求，</w:t>
      </w:r>
      <w:r w:rsidR="00B34729">
        <w:rPr>
          <w:rFonts w:ascii="宋体" w:eastAsia="宋体" w:hAnsi="宋体" w:hint="eastAsia"/>
          <w:sz w:val="24"/>
          <w:szCs w:val="24"/>
        </w:rPr>
        <w:lastRenderedPageBreak/>
        <w:t>包括对规则的新增、删除、修改、</w:t>
      </w:r>
      <w:r w:rsidR="00C65783">
        <w:rPr>
          <w:rFonts w:ascii="宋体" w:eastAsia="宋体" w:hAnsi="宋体" w:hint="eastAsia"/>
          <w:sz w:val="24"/>
          <w:szCs w:val="24"/>
        </w:rPr>
        <w:t>查询。在新增和修改规则的时候，会创建告警定时任务，当规则有效期快过期的时候，告警任务就会发送邮件提醒用户</w:t>
      </w:r>
      <w:proofErr w:type="gramStart"/>
      <w:r w:rsidR="00C65783">
        <w:rPr>
          <w:rFonts w:ascii="宋体" w:eastAsia="宋体" w:hAnsi="宋体" w:hint="eastAsia"/>
          <w:sz w:val="24"/>
          <w:szCs w:val="24"/>
        </w:rPr>
        <w:t>规则快</w:t>
      </w:r>
      <w:proofErr w:type="gramEnd"/>
      <w:r w:rsidR="00C65783">
        <w:rPr>
          <w:rFonts w:ascii="宋体" w:eastAsia="宋体" w:hAnsi="宋体" w:hint="eastAsia"/>
          <w:sz w:val="24"/>
          <w:szCs w:val="24"/>
        </w:rPr>
        <w:t>过期，让运营人员提前做处理。</w:t>
      </w:r>
    </w:p>
    <w:p w14:paraId="377E606B" w14:textId="618BEE2B" w:rsidR="00186B92" w:rsidRDefault="00186B9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日志查询子模块中，运营人员根据命中日志和未命中原因可以优化当前的规则；开发人员可以查询未命中原因进行故障的排查。</w:t>
      </w:r>
    </w:p>
    <w:tbl>
      <w:tblPr>
        <w:tblStyle w:val="af3"/>
        <w:tblW w:w="0" w:type="auto"/>
        <w:tblLook w:val="04A0" w:firstRow="1" w:lastRow="0" w:firstColumn="1" w:lastColumn="0" w:noHBand="0" w:noVBand="1"/>
      </w:tblPr>
      <w:tblGrid>
        <w:gridCol w:w="1129"/>
        <w:gridCol w:w="1560"/>
        <w:gridCol w:w="1984"/>
        <w:gridCol w:w="3623"/>
      </w:tblGrid>
      <w:tr w:rsidR="00C03CFF" w:rsidRPr="00C03CFF" w14:paraId="30D40902" w14:textId="77777777" w:rsidTr="00C03CFF">
        <w:tc>
          <w:tcPr>
            <w:tcW w:w="1129" w:type="dxa"/>
          </w:tcPr>
          <w:p w14:paraId="3879E082" w14:textId="2C9A7838"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196F2336" w14:textId="77777777"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UC1</w:t>
            </w:r>
          </w:p>
        </w:tc>
        <w:tc>
          <w:tcPr>
            <w:tcW w:w="1984" w:type="dxa"/>
          </w:tcPr>
          <w:p w14:paraId="57A681CB" w14:textId="5A9D3EA8"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C03CFF">
        <w:tc>
          <w:tcPr>
            <w:tcW w:w="1129" w:type="dxa"/>
          </w:tcPr>
          <w:p w14:paraId="516A6BDD" w14:textId="3EE1734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7280FA1"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运用在配置页面上进行规则配置和查看</w:t>
            </w:r>
          </w:p>
        </w:tc>
      </w:tr>
      <w:tr w:rsidR="00C03CFF" w:rsidRPr="00C03CFF" w14:paraId="614D7BC2" w14:textId="77777777" w:rsidTr="00C03CFF">
        <w:tc>
          <w:tcPr>
            <w:tcW w:w="1129" w:type="dxa"/>
          </w:tcPr>
          <w:p w14:paraId="12FEDE52" w14:textId="4F59B00F"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7F4796F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运营</w:t>
            </w:r>
          </w:p>
        </w:tc>
      </w:tr>
      <w:tr w:rsidR="00C03CFF" w:rsidRPr="00C03CFF" w14:paraId="0AFD9CCB" w14:textId="77777777" w:rsidTr="00C03CFF">
        <w:tc>
          <w:tcPr>
            <w:tcW w:w="1129" w:type="dxa"/>
          </w:tcPr>
          <w:p w14:paraId="7491AA39" w14:textId="7614F4F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66294343"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用户已经经过身份验证</w:t>
            </w:r>
          </w:p>
        </w:tc>
      </w:tr>
      <w:tr w:rsidR="00C03CFF" w:rsidRPr="00C03CFF" w14:paraId="23108D94" w14:textId="77777777" w:rsidTr="00C03CFF">
        <w:tc>
          <w:tcPr>
            <w:tcW w:w="1129" w:type="dxa"/>
          </w:tcPr>
          <w:p w14:paraId="3E74C467" w14:textId="767CFD9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209F8726" w14:textId="0D0443A0"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触发创建告警任务、触发审核流</w:t>
            </w:r>
          </w:p>
        </w:tc>
      </w:tr>
      <w:tr w:rsidR="00C03CFF" w:rsidRPr="00C03CFF" w14:paraId="521E2C4A" w14:textId="77777777" w:rsidTr="00C03CFF">
        <w:tc>
          <w:tcPr>
            <w:tcW w:w="1129" w:type="dxa"/>
          </w:tcPr>
          <w:p w14:paraId="4D143943" w14:textId="6562301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C03CFF">
        <w:tc>
          <w:tcPr>
            <w:tcW w:w="1129" w:type="dxa"/>
          </w:tcPr>
          <w:p w14:paraId="6A95E2C1" w14:textId="48BE9F2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BF7DAA3" w14:textId="711C8EC5"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用户点击新增规则。</w:t>
            </w:r>
          </w:p>
          <w:p w14:paraId="33F7F601" w14:textId="6F9E0763"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用户进行规则的配置。</w:t>
            </w:r>
          </w:p>
          <w:p w14:paraId="7E6E8FA0" w14:textId="77777777"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用户点击提交审核</w:t>
            </w:r>
          </w:p>
          <w:p w14:paraId="1328F815" w14:textId="0CD5D531" w:rsidR="007A1E5D" w:rsidRP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系统保存规则草稿，并触发审核流，触发创建告警任务。</w:t>
            </w:r>
          </w:p>
        </w:tc>
      </w:tr>
      <w:tr w:rsidR="00C03CFF" w:rsidRPr="00C03CFF" w14:paraId="659D35B7" w14:textId="77777777" w:rsidTr="00C03CFF">
        <w:tc>
          <w:tcPr>
            <w:tcW w:w="1129" w:type="dxa"/>
          </w:tcPr>
          <w:p w14:paraId="1DE0B83F" w14:textId="00F5653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51091CA8" w14:textId="7C1D011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无</w:t>
            </w:r>
          </w:p>
        </w:tc>
      </w:tr>
    </w:tbl>
    <w:p w14:paraId="503CCAC0" w14:textId="652A324D" w:rsidR="00C03CFF" w:rsidRDefault="00C03CFF" w:rsidP="007A1E5D">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9F0C4C" w:rsidRPr="00C03CFF" w14:paraId="44FC12F1" w14:textId="77777777" w:rsidTr="007A10EE">
        <w:tc>
          <w:tcPr>
            <w:tcW w:w="1129" w:type="dxa"/>
          </w:tcPr>
          <w:p w14:paraId="4C5786DA"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4DD2745"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Pr>
                <w:rFonts w:ascii="Arial" w:eastAsia="宋体" w:hAnsi="Arial" w:cs="Arial" w:hint="eastAsia"/>
                <w:szCs w:val="21"/>
              </w:rPr>
              <w:t>2</w:t>
            </w:r>
          </w:p>
        </w:tc>
        <w:tc>
          <w:tcPr>
            <w:tcW w:w="1984" w:type="dxa"/>
          </w:tcPr>
          <w:p w14:paraId="43386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创建超时告警任务</w:t>
            </w:r>
          </w:p>
        </w:tc>
      </w:tr>
      <w:tr w:rsidR="009F0C4C" w:rsidRPr="00C03CFF" w14:paraId="62D77BDF" w14:textId="77777777" w:rsidTr="007A10EE">
        <w:tc>
          <w:tcPr>
            <w:tcW w:w="1129" w:type="dxa"/>
          </w:tcPr>
          <w:p w14:paraId="156F831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A10EE">
        <w:tc>
          <w:tcPr>
            <w:tcW w:w="1129" w:type="dxa"/>
          </w:tcPr>
          <w:p w14:paraId="7FB81737"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系统</w:t>
            </w:r>
          </w:p>
        </w:tc>
      </w:tr>
      <w:tr w:rsidR="009F0C4C" w:rsidRPr="00C03CFF" w14:paraId="4D1289D0" w14:textId="77777777" w:rsidTr="007A10EE">
        <w:tc>
          <w:tcPr>
            <w:tcW w:w="1129" w:type="dxa"/>
          </w:tcPr>
          <w:p w14:paraId="54AEEE4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A10EE">
        <w:tc>
          <w:tcPr>
            <w:tcW w:w="1129" w:type="dxa"/>
          </w:tcPr>
          <w:p w14:paraId="5B3DC3F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0B21EA73" w14:textId="77777777" w:rsidTr="007A10EE">
        <w:tc>
          <w:tcPr>
            <w:tcW w:w="1129" w:type="dxa"/>
          </w:tcPr>
          <w:p w14:paraId="6FC4B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A10EE">
        <w:tc>
          <w:tcPr>
            <w:tcW w:w="1129" w:type="dxa"/>
          </w:tcPr>
          <w:p w14:paraId="2F2BFEF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45E1249E" w14:textId="77777777" w:rsidR="009F0C4C" w:rsidRPr="007A1E5D"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6946A7E6" w14:textId="77777777" w:rsidR="009F0C4C"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规则传送到后端</w:t>
            </w:r>
          </w:p>
          <w:p w14:paraId="56A40EFA" w14:textId="77777777" w:rsidR="009F0C4C"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后端生成邮件</w:t>
            </w:r>
          </w:p>
          <w:p w14:paraId="6EDF604A" w14:textId="77777777" w:rsidR="009F0C4C" w:rsidRPr="007A1E5D"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延时任务中心创建任务</w:t>
            </w:r>
            <w:r w:rsidRPr="007A1E5D">
              <w:rPr>
                <w:rFonts w:ascii="Arial" w:eastAsia="宋体" w:hAnsi="Arial" w:cs="Arial" w:hint="eastAsia"/>
                <w:szCs w:val="21"/>
              </w:rPr>
              <w:t>。</w:t>
            </w:r>
          </w:p>
        </w:tc>
      </w:tr>
      <w:tr w:rsidR="009F0C4C" w:rsidRPr="00C03CFF" w14:paraId="43840532" w14:textId="77777777" w:rsidTr="007A10EE">
        <w:tc>
          <w:tcPr>
            <w:tcW w:w="1129" w:type="dxa"/>
          </w:tcPr>
          <w:p w14:paraId="19BCC3F0"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9B58389"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bl>
    <w:p w14:paraId="1ED8B2D4" w14:textId="7A513658" w:rsidR="009F0C4C" w:rsidRDefault="009F0C4C" w:rsidP="007A1E5D">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9F0C4C" w:rsidRPr="00C03CFF" w14:paraId="24D9F171" w14:textId="77777777" w:rsidTr="007A10EE">
        <w:tc>
          <w:tcPr>
            <w:tcW w:w="1129" w:type="dxa"/>
          </w:tcPr>
          <w:p w14:paraId="12EA029B"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3672B041" w14:textId="2D0541C1"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3</w:t>
            </w:r>
          </w:p>
        </w:tc>
        <w:tc>
          <w:tcPr>
            <w:tcW w:w="1984" w:type="dxa"/>
          </w:tcPr>
          <w:p w14:paraId="68E06D1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A10EE">
        <w:tc>
          <w:tcPr>
            <w:tcW w:w="1129" w:type="dxa"/>
          </w:tcPr>
          <w:p w14:paraId="5810397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A10EE">
        <w:tc>
          <w:tcPr>
            <w:tcW w:w="1129" w:type="dxa"/>
          </w:tcPr>
          <w:p w14:paraId="6A8A4C34"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A10EE">
        <w:tc>
          <w:tcPr>
            <w:tcW w:w="1129" w:type="dxa"/>
          </w:tcPr>
          <w:p w14:paraId="0B057A3F"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E7C903C"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用户通过权限校验</w:t>
            </w:r>
          </w:p>
        </w:tc>
      </w:tr>
      <w:tr w:rsidR="009F0C4C" w:rsidRPr="00C03CFF" w14:paraId="3EE9AA51" w14:textId="77777777" w:rsidTr="007A10EE">
        <w:tc>
          <w:tcPr>
            <w:tcW w:w="1129" w:type="dxa"/>
          </w:tcPr>
          <w:p w14:paraId="5DE0538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A10EE">
        <w:tc>
          <w:tcPr>
            <w:tcW w:w="1129" w:type="dxa"/>
          </w:tcPr>
          <w:p w14:paraId="2537B06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4CB5C8DA" w14:textId="77777777" w:rsidTr="007A10EE">
        <w:tc>
          <w:tcPr>
            <w:tcW w:w="1129" w:type="dxa"/>
          </w:tcPr>
          <w:p w14:paraId="24280C3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693768C" w14:textId="77777777" w:rsidR="009F0C4C"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用户点击日志选项卡</w:t>
            </w:r>
          </w:p>
          <w:p w14:paraId="29E3D0FB" w14:textId="77777777" w:rsidR="00366ABA"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选择日志筛选条件</w:t>
            </w:r>
          </w:p>
          <w:p w14:paraId="3097DAE8" w14:textId="48A91BA0" w:rsidR="00366ABA" w:rsidRPr="00366ABA"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点击查询按钮</w:t>
            </w:r>
          </w:p>
        </w:tc>
      </w:tr>
      <w:tr w:rsidR="009F0C4C" w:rsidRPr="00C03CFF" w14:paraId="1DF5208A" w14:textId="77777777" w:rsidTr="007A10EE">
        <w:tc>
          <w:tcPr>
            <w:tcW w:w="1129" w:type="dxa"/>
          </w:tcPr>
          <w:p w14:paraId="74E7337A"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bl>
    <w:p w14:paraId="1498FE11" w14:textId="77777777" w:rsidR="009F0C4C" w:rsidRDefault="009F0C4C" w:rsidP="007A1E5D">
      <w:pPr>
        <w:spacing w:line="360" w:lineRule="auto"/>
        <w:rPr>
          <w:rFonts w:ascii="宋体" w:eastAsia="宋体" w:hAnsi="宋体"/>
          <w:sz w:val="24"/>
          <w:szCs w:val="24"/>
        </w:rPr>
      </w:pPr>
    </w:p>
    <w:p w14:paraId="345FFFB4" w14:textId="3102C9EE" w:rsidR="00EA1D13" w:rsidRPr="00EA1D13" w:rsidRDefault="00794DB8" w:rsidP="00EA1D13">
      <w:pPr>
        <w:pStyle w:val="3"/>
        <w:numPr>
          <w:ilvl w:val="2"/>
          <w:numId w:val="12"/>
        </w:numPr>
      </w:pPr>
      <w:r>
        <w:rPr>
          <w:rFonts w:hint="eastAsia"/>
        </w:rPr>
        <w:t xml:space="preserve"> </w:t>
      </w:r>
      <w:r w:rsidR="00EA1D13">
        <w:rPr>
          <w:rFonts w:hint="eastAsia"/>
        </w:rPr>
        <w:t>规则预处理功能</w:t>
      </w:r>
    </w:p>
    <w:p w14:paraId="19662AA7" w14:textId="79008127" w:rsidR="00274569" w:rsidRDefault="00274569" w:rsidP="00274569">
      <w:pPr>
        <w:spacing w:line="360" w:lineRule="auto"/>
        <w:ind w:firstLineChars="200" w:firstLine="480"/>
        <w:rPr>
          <w:rFonts w:ascii="宋体" w:eastAsia="宋体" w:hAnsi="宋体"/>
          <w:sz w:val="24"/>
          <w:szCs w:val="24"/>
        </w:rPr>
      </w:pPr>
    </w:p>
    <w:p w14:paraId="54A3E05B" w14:textId="07ED1737" w:rsidR="00F675BF" w:rsidRDefault="00F675BF" w:rsidP="00F675BF">
      <w:pPr>
        <w:spacing w:line="360" w:lineRule="auto"/>
        <w:ind w:firstLineChars="200" w:firstLine="420"/>
        <w:rPr>
          <w:rFonts w:ascii="宋体" w:eastAsia="宋体" w:hAnsi="宋体"/>
          <w:sz w:val="24"/>
          <w:szCs w:val="24"/>
        </w:rPr>
      </w:pPr>
      <w:r>
        <w:rPr>
          <w:noProof/>
        </w:rPr>
        <w:drawing>
          <wp:inline distT="0" distB="0" distL="0" distR="0" wp14:anchorId="15C55EDA" wp14:editId="1BB0E9B7">
            <wp:extent cx="3505200" cy="242992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387" cy="2443224"/>
                    </a:xfrm>
                    <a:prstGeom prst="rect">
                      <a:avLst/>
                    </a:prstGeom>
                    <a:noFill/>
                    <a:ln>
                      <a:noFill/>
                    </a:ln>
                  </pic:spPr>
                </pic:pic>
              </a:graphicData>
            </a:graphic>
          </wp:inline>
        </w:drawing>
      </w:r>
    </w:p>
    <w:p w14:paraId="76FB8A4A" w14:textId="5EEA330D" w:rsidR="00F675BF" w:rsidRDefault="00274569" w:rsidP="00F675BF">
      <w:pPr>
        <w:spacing w:line="360" w:lineRule="auto"/>
        <w:ind w:firstLineChars="200" w:firstLine="480"/>
        <w:rPr>
          <w:rFonts w:ascii="宋体" w:eastAsia="宋体" w:hAnsi="宋体"/>
          <w:sz w:val="24"/>
          <w:szCs w:val="24"/>
        </w:rPr>
      </w:pPr>
      <w:r>
        <w:rPr>
          <w:rFonts w:ascii="宋体" w:eastAsia="宋体" w:hAnsi="宋体" w:hint="eastAsia"/>
          <w:sz w:val="24"/>
          <w:szCs w:val="24"/>
        </w:rPr>
        <w:t>规则按照功能可以分为三大类：超时判定规则、规则生效范围、和规则触发行为。用户</w:t>
      </w:r>
      <w:r w:rsidR="00225D2E">
        <w:rPr>
          <w:rFonts w:ascii="宋体" w:eastAsia="宋体" w:hAnsi="宋体" w:hint="eastAsia"/>
          <w:sz w:val="24"/>
          <w:szCs w:val="24"/>
        </w:rPr>
        <w:t>配置完成的规则是以对象的方式传到后端系统，后端系统需要把存储在对象中的规则转换成能够执行的规则-以树的方式进行组织，树的每个节点代表着一个操作，其叶子节点是操作需要的参数：</w:t>
      </w:r>
    </w:p>
    <w:p w14:paraId="75782557" w14:textId="7CC4865A"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1312" behindDoc="0" locked="0" layoutInCell="1" allowOverlap="1" wp14:anchorId="32F32C21" wp14:editId="22D2A1BA">
                <wp:simplePos x="0" y="0"/>
                <wp:positionH relativeFrom="column">
                  <wp:posOffset>1742440</wp:posOffset>
                </wp:positionH>
                <wp:positionV relativeFrom="paragraph">
                  <wp:posOffset>91440</wp:posOffset>
                </wp:positionV>
                <wp:extent cx="889000" cy="396240"/>
                <wp:effectExtent l="0" t="0" r="25400" b="22860"/>
                <wp:wrapNone/>
                <wp:docPr id="13" name="椭圆 13"/>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5112B0" w14:textId="7A3A6FA5" w:rsidR="00CA0CB3" w:rsidRDefault="00CA0CB3" w:rsidP="00225D2E">
                            <w:pPr>
                              <w:jc w:val="center"/>
                            </w:pPr>
                            <w:r>
                              <w:t>AND</w:t>
                            </w:r>
                          </w:p>
                          <w:p w14:paraId="2EDA1071" w14:textId="77777777" w:rsidR="00CA0CB3" w:rsidRDefault="00CA0CB3"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32C21" id="椭圆 13" o:spid="_x0000_s1026" style="position:absolute;left:0;text-align:left;margin-left:137.2pt;margin-top:7.2pt;width:70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" fillcolor="white [3201]" strokecolor="#70ad47 [3209]" strokeweight="1pt">
                <v:stroke joinstyle="miter"/>
                <v:textbox>
                  <w:txbxContent>
                    <w:p w14:paraId="4A5112B0" w14:textId="7A3A6FA5" w:rsidR="00CA0CB3" w:rsidRDefault="00CA0CB3" w:rsidP="00225D2E">
                      <w:pPr>
                        <w:jc w:val="center"/>
                      </w:pPr>
                      <w:r>
                        <w:t>AND</w:t>
                      </w:r>
                    </w:p>
                    <w:p w14:paraId="2EDA1071" w14:textId="77777777" w:rsidR="00CA0CB3" w:rsidRDefault="00CA0CB3" w:rsidP="00225D2E">
                      <w:pPr>
                        <w:jc w:val="center"/>
                      </w:pPr>
                    </w:p>
                  </w:txbxContent>
                </v:textbox>
              </v:oval>
            </w:pict>
          </mc:Fallback>
        </mc:AlternateContent>
      </w:r>
    </w:p>
    <w:p w14:paraId="5A5B0BD8" w14:textId="017E071F"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7456" behindDoc="0" locked="0" layoutInCell="1" allowOverlap="1" wp14:anchorId="2DCA379C" wp14:editId="7FB23FA7">
                <wp:simplePos x="0" y="0"/>
                <wp:positionH relativeFrom="column">
                  <wp:posOffset>2204720</wp:posOffset>
                </wp:positionH>
                <wp:positionV relativeFrom="paragraph">
                  <wp:posOffset>144780</wp:posOffset>
                </wp:positionV>
                <wp:extent cx="822960" cy="497840"/>
                <wp:effectExtent l="0" t="0" r="72390" b="54610"/>
                <wp:wrapNone/>
                <wp:docPr id="27" name="直接箭头连接符 27"/>
                <wp:cNvGraphicFramePr/>
                <a:graphic xmlns:a="http://schemas.openxmlformats.org/drawingml/2006/main">
                  <a:graphicData uri="http://schemas.microsoft.com/office/word/2010/wordprocessingShape">
                    <wps:wsp>
                      <wps:cNvCnPr/>
                      <wps:spPr>
                        <a:xfrm>
                          <a:off x="0" y="0"/>
                          <a:ext cx="822960" cy="497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46F3A0" id="_x0000_t32" coordsize="21600,21600" o:spt="32" o:oned="t" path="m,l21600,21600e" filled="f">
                <v:path arrowok="t" fillok="f" o:connecttype="none"/>
                <o:lock v:ext="edit" shapetype="t"/>
              </v:shapetype>
              <v:shape id="直接箭头连接符 27" o:spid="_x0000_s1026" type="#_x0000_t32" style="position:absolute;left:0;text-align:left;margin-left:173.6pt;margin-top:11.4pt;width:64.8pt;height:3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6AE1EB1E" wp14:editId="25ED611F">
                <wp:simplePos x="0" y="0"/>
                <wp:positionH relativeFrom="column">
                  <wp:posOffset>1562100</wp:posOffset>
                </wp:positionH>
                <wp:positionV relativeFrom="paragraph">
                  <wp:posOffset>139700</wp:posOffset>
                </wp:positionV>
                <wp:extent cx="612140" cy="365760"/>
                <wp:effectExtent l="38100" t="0" r="16510" b="53340"/>
                <wp:wrapNone/>
                <wp:docPr id="26" name="直接箭头连接符 26"/>
                <wp:cNvGraphicFramePr/>
                <a:graphic xmlns:a="http://schemas.openxmlformats.org/drawingml/2006/main">
                  <a:graphicData uri="http://schemas.microsoft.com/office/word/2010/wordprocessingShape">
                    <wps:wsp>
                      <wps:cNvCnPr/>
                      <wps:spPr>
                        <a:xfrm flipH="1">
                          <a:off x="0" y="0"/>
                          <a:ext cx="6121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1BC9A" id="直接箭头连接符 26" o:spid="_x0000_s1026" type="#_x0000_t32" style="position:absolute;left:0;text-align:left;margin-left:123pt;margin-top:11pt;width:48.2pt;height:28.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" strokecolor="black [3200]" strokeweight=".5pt">
                <v:stroke endarrow="block" joinstyle="miter"/>
              </v:shape>
            </w:pict>
          </mc:Fallback>
        </mc:AlternateContent>
      </w:r>
    </w:p>
    <w:p w14:paraId="111424FC" w14:textId="2ABDD15B"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3360" behindDoc="0" locked="0" layoutInCell="1" allowOverlap="1" wp14:anchorId="507B62FF" wp14:editId="413F0D49">
                <wp:simplePos x="0" y="0"/>
                <wp:positionH relativeFrom="column">
                  <wp:posOffset>1051560</wp:posOffset>
                </wp:positionH>
                <wp:positionV relativeFrom="paragraph">
                  <wp:posOffset>167005</wp:posOffset>
                </wp:positionV>
                <wp:extent cx="889000" cy="396240"/>
                <wp:effectExtent l="0" t="0" r="25400" b="22860"/>
                <wp:wrapNone/>
                <wp:docPr id="19" name="椭圆 19"/>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68976E" w14:textId="6AEFA1AA" w:rsidR="00CA0CB3" w:rsidRDefault="00CA0CB3" w:rsidP="00225D2E">
                            <w:pPr>
                              <w:jc w:val="center"/>
                            </w:pPr>
                            <w:r>
                              <w:t>True</w:t>
                            </w:r>
                          </w:p>
                          <w:p w14:paraId="39862928" w14:textId="77777777" w:rsidR="00CA0CB3" w:rsidRDefault="00CA0CB3"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B62FF" id="椭圆 19" o:spid="_x0000_s1027" style="position:absolute;left:0;text-align:left;margin-left:82.8pt;margin-top:13.15pt;width:70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" fillcolor="white [3201]" strokecolor="#70ad47 [3209]" strokeweight="1pt">
                <v:stroke joinstyle="miter"/>
                <v:textbox>
                  <w:txbxContent>
                    <w:p w14:paraId="1A68976E" w14:textId="6AEFA1AA" w:rsidR="00CA0CB3" w:rsidRDefault="00CA0CB3" w:rsidP="00225D2E">
                      <w:pPr>
                        <w:jc w:val="center"/>
                      </w:pPr>
                      <w:r>
                        <w:t>True</w:t>
                      </w:r>
                    </w:p>
                    <w:p w14:paraId="39862928" w14:textId="77777777" w:rsidR="00CA0CB3" w:rsidRDefault="00CA0CB3" w:rsidP="00225D2E">
                      <w:pPr>
                        <w:jc w:val="center"/>
                      </w:pPr>
                    </w:p>
                  </w:txbxContent>
                </v:textbox>
              </v:oval>
            </w:pict>
          </mc:Fallback>
        </mc:AlternateContent>
      </w:r>
      <w:r>
        <w:rPr>
          <w:rFonts w:ascii="宋体" w:eastAsia="宋体" w:hAnsi="宋体"/>
          <w:noProof/>
          <w:sz w:val="24"/>
          <w:szCs w:val="24"/>
        </w:rPr>
        <mc:AlternateContent>
          <mc:Choice Requires="wps">
            <w:drawing>
              <wp:anchor distT="0" distB="0" distL="114300" distR="114300" simplePos="0" relativeHeight="251665408" behindDoc="0" locked="0" layoutInCell="1" allowOverlap="1" wp14:anchorId="6D0CA6EB" wp14:editId="1058151C">
                <wp:simplePos x="0" y="0"/>
                <wp:positionH relativeFrom="column">
                  <wp:posOffset>2631440</wp:posOffset>
                </wp:positionH>
                <wp:positionV relativeFrom="paragraph">
                  <wp:posOffset>218440</wp:posOffset>
                </wp:positionV>
                <wp:extent cx="889000" cy="396240"/>
                <wp:effectExtent l="0" t="0" r="25400" b="22860"/>
                <wp:wrapNone/>
                <wp:docPr id="21" name="椭圆 21"/>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6C7863" w14:textId="72FB449E" w:rsidR="00CA0CB3" w:rsidRDefault="00CA0CB3" w:rsidP="00225D2E">
                            <w:pPr>
                              <w:jc w:val="center"/>
                            </w:pPr>
                            <w:r>
                              <w:t>False</w:t>
                            </w:r>
                          </w:p>
                          <w:p w14:paraId="60535537" w14:textId="77777777" w:rsidR="00CA0CB3" w:rsidRDefault="00CA0CB3"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CA6EB" id="椭圆 21" o:spid="_x0000_s1028" style="position:absolute;left:0;text-align:left;margin-left:207.2pt;margin-top:17.2pt;width:70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" fillcolor="white [3201]" strokecolor="#70ad47 [3209]" strokeweight="1pt">
                <v:stroke joinstyle="miter"/>
                <v:textbox>
                  <w:txbxContent>
                    <w:p w14:paraId="546C7863" w14:textId="72FB449E" w:rsidR="00CA0CB3" w:rsidRDefault="00CA0CB3" w:rsidP="00225D2E">
                      <w:pPr>
                        <w:jc w:val="center"/>
                      </w:pPr>
                      <w:r>
                        <w:t>False</w:t>
                      </w:r>
                    </w:p>
                    <w:p w14:paraId="60535537" w14:textId="77777777" w:rsidR="00CA0CB3" w:rsidRDefault="00CA0CB3" w:rsidP="00225D2E">
                      <w:pPr>
                        <w:jc w:val="center"/>
                      </w:pPr>
                    </w:p>
                  </w:txbxContent>
                </v:textbox>
              </v:oval>
            </w:pict>
          </mc:Fallback>
        </mc:AlternateContent>
      </w:r>
    </w:p>
    <w:p w14:paraId="1BFB87AB" w14:textId="4DC13EC6" w:rsidR="00225D2E" w:rsidRDefault="00225D2E" w:rsidP="00F675BF">
      <w:pPr>
        <w:spacing w:line="360" w:lineRule="auto"/>
        <w:ind w:firstLineChars="200" w:firstLine="480"/>
        <w:rPr>
          <w:rFonts w:ascii="宋体" w:eastAsia="宋体" w:hAnsi="宋体"/>
          <w:sz w:val="24"/>
          <w:szCs w:val="24"/>
        </w:rPr>
      </w:pPr>
    </w:p>
    <w:p w14:paraId="0C44E85C" w14:textId="4A92DAA0" w:rsidR="00225D2E" w:rsidRDefault="00225D2E" w:rsidP="00F675BF">
      <w:pPr>
        <w:spacing w:line="360" w:lineRule="auto"/>
        <w:ind w:firstLineChars="200" w:firstLine="480"/>
        <w:rPr>
          <w:rFonts w:ascii="宋体" w:eastAsia="宋体" w:hAnsi="宋体"/>
          <w:sz w:val="24"/>
          <w:szCs w:val="24"/>
        </w:rPr>
      </w:pPr>
    </w:p>
    <w:p w14:paraId="7EDA17B8" w14:textId="04A027AC" w:rsidR="00225D2E" w:rsidRDefault="00225D2E" w:rsidP="00F675BF">
      <w:pPr>
        <w:spacing w:line="360" w:lineRule="auto"/>
        <w:ind w:firstLineChars="200" w:firstLine="480"/>
        <w:rPr>
          <w:rFonts w:ascii="宋体" w:eastAsia="宋体" w:hAnsi="宋体"/>
          <w:sz w:val="24"/>
          <w:szCs w:val="24"/>
        </w:rPr>
      </w:pPr>
      <w:r>
        <w:rPr>
          <w:rFonts w:ascii="宋体" w:eastAsia="宋体" w:hAnsi="宋体" w:hint="eastAsia"/>
          <w:sz w:val="24"/>
          <w:szCs w:val="24"/>
        </w:rPr>
        <w:t>如上图所示，</w:t>
      </w:r>
      <w:r w:rsidR="00DD5361">
        <w:rPr>
          <w:rFonts w:ascii="宋体" w:eastAsia="宋体" w:hAnsi="宋体" w:hint="eastAsia"/>
          <w:sz w:val="24"/>
          <w:szCs w:val="24"/>
        </w:rPr>
        <w:t>AND节点代表一个操作，其叶子节点是AND节点的两个参数，</w:t>
      </w:r>
    </w:p>
    <w:p w14:paraId="4B733443" w14:textId="1CE421C7" w:rsidR="00B336A9" w:rsidRDefault="00DD5361" w:rsidP="0081646A">
      <w:pPr>
        <w:spacing w:line="360" w:lineRule="auto"/>
        <w:rPr>
          <w:rFonts w:ascii="宋体" w:eastAsia="宋体" w:hAnsi="宋体"/>
          <w:sz w:val="24"/>
          <w:szCs w:val="24"/>
        </w:rPr>
      </w:pPr>
      <w:r>
        <w:rPr>
          <w:rFonts w:ascii="宋体" w:eastAsia="宋体" w:hAnsi="宋体" w:hint="eastAsia"/>
          <w:sz w:val="24"/>
          <w:szCs w:val="24"/>
        </w:rPr>
        <w:t>这个操作的含义就是输出AND节点两个值的逻辑与值。作为参数的节点可以是一个常量，也可以是另外的一个操作。因此将存储在对象中的规则按照这样的方式组织，并</w:t>
      </w:r>
      <w:r w:rsidR="0081646A">
        <w:rPr>
          <w:rFonts w:ascii="宋体" w:eastAsia="宋体" w:hAnsi="宋体" w:hint="eastAsia"/>
          <w:sz w:val="24"/>
          <w:szCs w:val="24"/>
        </w:rPr>
        <w:t>对该树</w:t>
      </w:r>
      <w:r>
        <w:rPr>
          <w:rFonts w:ascii="宋体" w:eastAsia="宋体" w:hAnsi="宋体" w:hint="eastAsia"/>
          <w:sz w:val="24"/>
          <w:szCs w:val="24"/>
        </w:rPr>
        <w:t>进行后续遍历，这样就可以达到执行规则的效果。</w:t>
      </w:r>
    </w:p>
    <w:tbl>
      <w:tblPr>
        <w:tblStyle w:val="af3"/>
        <w:tblW w:w="0" w:type="auto"/>
        <w:tblLook w:val="04A0" w:firstRow="1" w:lastRow="0" w:firstColumn="1" w:lastColumn="0" w:noHBand="0" w:noVBand="1"/>
      </w:tblPr>
      <w:tblGrid>
        <w:gridCol w:w="1129"/>
        <w:gridCol w:w="1560"/>
        <w:gridCol w:w="1984"/>
        <w:gridCol w:w="3623"/>
      </w:tblGrid>
      <w:tr w:rsidR="00366ABA" w:rsidRPr="00C03CFF" w14:paraId="1B3CEDA4" w14:textId="77777777" w:rsidTr="00950EBC">
        <w:tc>
          <w:tcPr>
            <w:tcW w:w="1129" w:type="dxa"/>
          </w:tcPr>
          <w:p w14:paraId="786E97B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45BEC934" w14:textId="62C7DE32"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4</w:t>
            </w:r>
          </w:p>
        </w:tc>
        <w:tc>
          <w:tcPr>
            <w:tcW w:w="1984" w:type="dxa"/>
          </w:tcPr>
          <w:p w14:paraId="4339B0A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950EBC">
        <w:tc>
          <w:tcPr>
            <w:tcW w:w="1129" w:type="dxa"/>
          </w:tcPr>
          <w:p w14:paraId="0B7576E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950EBC">
        <w:tc>
          <w:tcPr>
            <w:tcW w:w="1129" w:type="dxa"/>
          </w:tcPr>
          <w:p w14:paraId="03F899B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1A684D51" w:rsidR="00366ABA" w:rsidRPr="00C03CFF" w:rsidRDefault="00366ABA" w:rsidP="00950EBC">
            <w:pPr>
              <w:widowControl/>
              <w:jc w:val="left"/>
              <w:rPr>
                <w:rFonts w:ascii="Arial" w:eastAsia="宋体" w:hAnsi="Arial" w:cs="Arial"/>
                <w:szCs w:val="21"/>
              </w:rPr>
            </w:pPr>
            <w:bookmarkStart w:id="70" w:name="_Hlk29563775"/>
            <w:r>
              <w:rPr>
                <w:rFonts w:ascii="Arial" w:eastAsia="宋体" w:hAnsi="Arial" w:cs="Arial" w:hint="eastAsia"/>
                <w:szCs w:val="21"/>
              </w:rPr>
              <w:t>热</w:t>
            </w:r>
            <w:proofErr w:type="gramStart"/>
            <w:r>
              <w:rPr>
                <w:rFonts w:ascii="Arial" w:eastAsia="宋体" w:hAnsi="Arial" w:cs="Arial" w:hint="eastAsia"/>
                <w:szCs w:val="21"/>
              </w:rPr>
              <w:t>斧系统</w:t>
            </w:r>
            <w:bookmarkEnd w:id="70"/>
            <w:proofErr w:type="gramEnd"/>
          </w:p>
        </w:tc>
      </w:tr>
      <w:tr w:rsidR="00366ABA" w:rsidRPr="00C03CFF" w14:paraId="37BA2F75" w14:textId="77777777" w:rsidTr="00950EBC">
        <w:tc>
          <w:tcPr>
            <w:tcW w:w="1129" w:type="dxa"/>
          </w:tcPr>
          <w:p w14:paraId="5B53B8CC"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950EBC">
        <w:tc>
          <w:tcPr>
            <w:tcW w:w="1129" w:type="dxa"/>
          </w:tcPr>
          <w:p w14:paraId="7CBB78B6"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lastRenderedPageBreak/>
              <w:t>后置条件</w:t>
            </w:r>
          </w:p>
        </w:tc>
        <w:tc>
          <w:tcPr>
            <w:tcW w:w="7167" w:type="dxa"/>
            <w:gridSpan w:val="3"/>
          </w:tcPr>
          <w:p w14:paraId="3F12DCD2" w14:textId="08DAFDF3" w:rsidR="00366ABA" w:rsidRPr="00C03CFF" w:rsidRDefault="00366ABA" w:rsidP="00950EBC">
            <w:pPr>
              <w:widowControl/>
              <w:jc w:val="left"/>
              <w:rPr>
                <w:rFonts w:ascii="Arial" w:eastAsia="宋体" w:hAnsi="Arial" w:cs="Arial"/>
                <w:szCs w:val="21"/>
              </w:rPr>
            </w:pPr>
          </w:p>
        </w:tc>
      </w:tr>
      <w:tr w:rsidR="00366ABA" w:rsidRPr="00C03CFF" w14:paraId="582A4A77" w14:textId="77777777" w:rsidTr="00950EBC">
        <w:tc>
          <w:tcPr>
            <w:tcW w:w="1129" w:type="dxa"/>
          </w:tcPr>
          <w:p w14:paraId="25783F5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950EBC">
        <w:tc>
          <w:tcPr>
            <w:tcW w:w="1129" w:type="dxa"/>
          </w:tcPr>
          <w:p w14:paraId="69779C2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794DB8">
            <w:pPr>
              <w:pStyle w:val="a5"/>
              <w:widowControl/>
              <w:numPr>
                <w:ilvl w:val="0"/>
                <w:numId w:val="21"/>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20CD7EF7" w14:textId="7D15C991" w:rsidR="005B0843" w:rsidRPr="005B0843" w:rsidRDefault="005B0843" w:rsidP="005B0843">
            <w:pPr>
              <w:pStyle w:val="a5"/>
              <w:widowControl/>
              <w:numPr>
                <w:ilvl w:val="0"/>
                <w:numId w:val="21"/>
              </w:numPr>
              <w:ind w:firstLineChars="0"/>
              <w:jc w:val="left"/>
              <w:rPr>
                <w:rFonts w:ascii="Arial" w:eastAsia="宋体" w:hAnsi="Arial" w:cs="Arial"/>
                <w:szCs w:val="21"/>
              </w:rPr>
            </w:pPr>
            <w:r>
              <w:rPr>
                <w:rFonts w:ascii="Arial" w:eastAsia="宋体" w:hAnsi="Arial" w:cs="Arial" w:hint="eastAsia"/>
                <w:szCs w:val="21"/>
              </w:rPr>
              <w:t>后端根据检查规则构建规则执行树</w:t>
            </w:r>
          </w:p>
        </w:tc>
      </w:tr>
      <w:tr w:rsidR="00366ABA" w:rsidRPr="00C03CFF" w14:paraId="36939A81" w14:textId="77777777" w:rsidTr="00950EBC">
        <w:tc>
          <w:tcPr>
            <w:tcW w:w="1129" w:type="dxa"/>
          </w:tcPr>
          <w:p w14:paraId="56F128D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3185E352" w14:textId="47C15621" w:rsidR="00366ABA" w:rsidRDefault="00366ABA" w:rsidP="00F675BF">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366ABA" w:rsidRPr="00C03CFF" w14:paraId="36ACB7CC" w14:textId="77777777" w:rsidTr="00950EBC">
        <w:tc>
          <w:tcPr>
            <w:tcW w:w="1129" w:type="dxa"/>
          </w:tcPr>
          <w:p w14:paraId="51B09CED"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7F8101FE" w14:textId="3717B53E"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5</w:t>
            </w:r>
          </w:p>
        </w:tc>
        <w:tc>
          <w:tcPr>
            <w:tcW w:w="1984" w:type="dxa"/>
          </w:tcPr>
          <w:p w14:paraId="13365B9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5119B211"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A98704F" w14:textId="77777777" w:rsidTr="00950EBC">
        <w:tc>
          <w:tcPr>
            <w:tcW w:w="1129" w:type="dxa"/>
          </w:tcPr>
          <w:p w14:paraId="1B13CE86"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366ABA" w:rsidRPr="00C03CFF" w14:paraId="0654048C" w14:textId="77777777" w:rsidTr="00950EBC">
        <w:tc>
          <w:tcPr>
            <w:tcW w:w="1129" w:type="dxa"/>
          </w:tcPr>
          <w:p w14:paraId="7519743E"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3525AFE0"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热</w:t>
            </w:r>
            <w:proofErr w:type="gramStart"/>
            <w:r>
              <w:rPr>
                <w:rFonts w:ascii="Arial" w:eastAsia="宋体" w:hAnsi="Arial" w:cs="Arial" w:hint="eastAsia"/>
                <w:szCs w:val="21"/>
              </w:rPr>
              <w:t>斧系统</w:t>
            </w:r>
            <w:proofErr w:type="gramEnd"/>
          </w:p>
        </w:tc>
      </w:tr>
      <w:tr w:rsidR="00366ABA" w:rsidRPr="00C03CFF" w14:paraId="632D233F" w14:textId="77777777" w:rsidTr="00950EBC">
        <w:tc>
          <w:tcPr>
            <w:tcW w:w="1129" w:type="dxa"/>
          </w:tcPr>
          <w:p w14:paraId="603F3391"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950EBC">
        <w:tc>
          <w:tcPr>
            <w:tcW w:w="1129" w:type="dxa"/>
          </w:tcPr>
          <w:p w14:paraId="55AE25FD"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r w:rsidR="00366ABA" w:rsidRPr="00C03CFF" w14:paraId="407AA4EB" w14:textId="77777777" w:rsidTr="00950EBC">
        <w:tc>
          <w:tcPr>
            <w:tcW w:w="1129" w:type="dxa"/>
          </w:tcPr>
          <w:p w14:paraId="5482365F"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950EBC">
        <w:tc>
          <w:tcPr>
            <w:tcW w:w="1129" w:type="dxa"/>
          </w:tcPr>
          <w:p w14:paraId="3C159E2B"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77777777" w:rsidR="00366ABA" w:rsidRDefault="005B0843" w:rsidP="005B0843">
            <w:pPr>
              <w:pStyle w:val="a5"/>
              <w:widowControl/>
              <w:numPr>
                <w:ilvl w:val="0"/>
                <w:numId w:val="2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69283298" w14:textId="5D40E7E8" w:rsidR="005B0843" w:rsidRPr="005B0843" w:rsidRDefault="005B0843" w:rsidP="005B0843">
            <w:pPr>
              <w:pStyle w:val="a5"/>
              <w:widowControl/>
              <w:numPr>
                <w:ilvl w:val="0"/>
                <w:numId w:val="23"/>
              </w:numPr>
              <w:ind w:firstLineChars="0"/>
              <w:jc w:val="left"/>
              <w:rPr>
                <w:rFonts w:ascii="Arial" w:eastAsia="宋体" w:hAnsi="Arial" w:cs="Arial"/>
                <w:szCs w:val="21"/>
              </w:rPr>
            </w:pPr>
            <w:r>
              <w:rPr>
                <w:rFonts w:ascii="Arial" w:eastAsia="宋体" w:hAnsi="Arial" w:cs="Arial" w:hint="eastAsia"/>
                <w:szCs w:val="21"/>
              </w:rPr>
              <w:t>后端根据触发行为构建动作执行树</w:t>
            </w:r>
          </w:p>
        </w:tc>
      </w:tr>
      <w:tr w:rsidR="00366ABA" w:rsidRPr="00C03CFF" w14:paraId="26F0E611" w14:textId="77777777" w:rsidTr="00950EBC">
        <w:tc>
          <w:tcPr>
            <w:tcW w:w="1129" w:type="dxa"/>
          </w:tcPr>
          <w:p w14:paraId="4DE0FEC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5F1203FB" w14:textId="5A8BA169" w:rsidR="00366ABA" w:rsidRDefault="00366ABA" w:rsidP="00F675BF">
      <w:pPr>
        <w:spacing w:line="360" w:lineRule="auto"/>
        <w:ind w:firstLineChars="200" w:firstLine="480"/>
        <w:rPr>
          <w:rFonts w:ascii="宋体" w:eastAsia="宋体" w:hAnsi="宋体"/>
          <w:sz w:val="24"/>
          <w:szCs w:val="24"/>
        </w:rPr>
      </w:pPr>
    </w:p>
    <w:p w14:paraId="39BC1156" w14:textId="7EF1E20F" w:rsidR="00366ABA" w:rsidRDefault="00366ABA" w:rsidP="00F675BF">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366ABA" w:rsidRPr="00C03CFF" w14:paraId="0D817B24" w14:textId="77777777" w:rsidTr="00950EBC">
        <w:tc>
          <w:tcPr>
            <w:tcW w:w="1129" w:type="dxa"/>
          </w:tcPr>
          <w:p w14:paraId="12D3962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A33902F" w14:textId="06EA4769"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6</w:t>
            </w:r>
          </w:p>
        </w:tc>
        <w:tc>
          <w:tcPr>
            <w:tcW w:w="1984" w:type="dxa"/>
          </w:tcPr>
          <w:p w14:paraId="072F424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2CBB4979"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7124EFB" w14:textId="77777777" w:rsidTr="00950EBC">
        <w:tc>
          <w:tcPr>
            <w:tcW w:w="1129" w:type="dxa"/>
          </w:tcPr>
          <w:p w14:paraId="3B5DD843"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366ABA" w:rsidRPr="00C03CFF" w14:paraId="73524399" w14:textId="77777777" w:rsidTr="00950EBC">
        <w:tc>
          <w:tcPr>
            <w:tcW w:w="1129" w:type="dxa"/>
          </w:tcPr>
          <w:p w14:paraId="446CEE97"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396B9533"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热</w:t>
            </w:r>
            <w:proofErr w:type="gramStart"/>
            <w:r>
              <w:rPr>
                <w:rFonts w:ascii="Arial" w:eastAsia="宋体" w:hAnsi="Arial" w:cs="Arial" w:hint="eastAsia"/>
                <w:szCs w:val="21"/>
              </w:rPr>
              <w:t>斧系统</w:t>
            </w:r>
            <w:proofErr w:type="gramEnd"/>
          </w:p>
        </w:tc>
      </w:tr>
      <w:tr w:rsidR="00366ABA" w:rsidRPr="00C03CFF" w14:paraId="2FAF41A5" w14:textId="77777777" w:rsidTr="00950EBC">
        <w:tc>
          <w:tcPr>
            <w:tcW w:w="1129" w:type="dxa"/>
          </w:tcPr>
          <w:p w14:paraId="35F8478F"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950EBC">
        <w:tc>
          <w:tcPr>
            <w:tcW w:w="1129" w:type="dxa"/>
          </w:tcPr>
          <w:p w14:paraId="7176330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r w:rsidR="00366ABA" w:rsidRPr="00C03CFF" w14:paraId="1F85D55B" w14:textId="77777777" w:rsidTr="00950EBC">
        <w:tc>
          <w:tcPr>
            <w:tcW w:w="1129" w:type="dxa"/>
          </w:tcPr>
          <w:p w14:paraId="5B61D59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950EBC">
        <w:tc>
          <w:tcPr>
            <w:tcW w:w="1129" w:type="dxa"/>
          </w:tcPr>
          <w:p w14:paraId="6C56D06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5B0843">
            <w:pPr>
              <w:pStyle w:val="a5"/>
              <w:widowControl/>
              <w:numPr>
                <w:ilvl w:val="0"/>
                <w:numId w:val="2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2C2A9C56" w14:textId="6F78500D" w:rsidR="005B0843" w:rsidRPr="005B0843" w:rsidRDefault="005B0843" w:rsidP="005B0843">
            <w:pPr>
              <w:pStyle w:val="a5"/>
              <w:widowControl/>
              <w:numPr>
                <w:ilvl w:val="0"/>
                <w:numId w:val="24"/>
              </w:numPr>
              <w:ind w:firstLineChars="0"/>
              <w:jc w:val="left"/>
              <w:rPr>
                <w:rFonts w:ascii="Arial" w:eastAsia="宋体" w:hAnsi="Arial" w:cs="Arial"/>
                <w:szCs w:val="21"/>
              </w:rPr>
            </w:pPr>
            <w:r>
              <w:rPr>
                <w:rFonts w:ascii="Arial" w:eastAsia="宋体" w:hAnsi="Arial" w:cs="Arial" w:hint="eastAsia"/>
                <w:szCs w:val="21"/>
              </w:rPr>
              <w:t>后端根据生效范围构建生效范围执行树</w:t>
            </w:r>
          </w:p>
        </w:tc>
      </w:tr>
      <w:tr w:rsidR="00366ABA" w:rsidRPr="00C03CFF" w14:paraId="1E514AEE" w14:textId="77777777" w:rsidTr="00950EBC">
        <w:tc>
          <w:tcPr>
            <w:tcW w:w="1129" w:type="dxa"/>
          </w:tcPr>
          <w:p w14:paraId="4BC1E02E"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207A6724" w14:textId="77777777" w:rsidR="00366ABA" w:rsidRDefault="00366ABA" w:rsidP="00F675BF">
      <w:pPr>
        <w:spacing w:line="360" w:lineRule="auto"/>
        <w:ind w:firstLineChars="200" w:firstLine="480"/>
        <w:rPr>
          <w:rFonts w:ascii="宋体" w:eastAsia="宋体" w:hAnsi="宋体"/>
          <w:sz w:val="24"/>
          <w:szCs w:val="24"/>
        </w:rPr>
      </w:pPr>
    </w:p>
    <w:p w14:paraId="2BF784DB" w14:textId="77777777" w:rsidR="00366ABA" w:rsidRDefault="00366ABA" w:rsidP="00F675BF">
      <w:pPr>
        <w:spacing w:line="360" w:lineRule="auto"/>
        <w:ind w:firstLineChars="200" w:firstLine="480"/>
        <w:rPr>
          <w:rFonts w:ascii="宋体" w:eastAsia="宋体" w:hAnsi="宋体"/>
          <w:sz w:val="24"/>
          <w:szCs w:val="24"/>
        </w:rPr>
      </w:pPr>
    </w:p>
    <w:p w14:paraId="044713ED" w14:textId="40F31158" w:rsidR="002235C6" w:rsidRDefault="00842122" w:rsidP="002235C6">
      <w:pPr>
        <w:pStyle w:val="3"/>
        <w:numPr>
          <w:ilvl w:val="2"/>
          <w:numId w:val="12"/>
        </w:numPr>
      </w:pPr>
      <w:r>
        <w:rPr>
          <w:rFonts w:hint="eastAsia"/>
        </w:rPr>
        <w:lastRenderedPageBreak/>
        <w:t xml:space="preserve"> </w:t>
      </w:r>
      <w:r w:rsidR="004D4EE5">
        <w:rPr>
          <w:rFonts w:hint="eastAsia"/>
        </w:rPr>
        <w:t>审核流程管理功能</w:t>
      </w:r>
    </w:p>
    <w:p w14:paraId="6ED35424" w14:textId="399C1857" w:rsidR="00AF3823" w:rsidRDefault="00F66D2E" w:rsidP="00F6611D">
      <w:pPr>
        <w:spacing w:line="360" w:lineRule="auto"/>
        <w:ind w:firstLineChars="200" w:firstLine="420"/>
        <w:rPr>
          <w:rFonts w:ascii="宋体" w:eastAsia="宋体" w:hAnsi="宋体"/>
          <w:sz w:val="24"/>
          <w:szCs w:val="24"/>
        </w:rPr>
      </w:pPr>
      <w:r>
        <w:rPr>
          <w:noProof/>
        </w:rPr>
        <w:drawing>
          <wp:inline distT="0" distB="0" distL="0" distR="0" wp14:anchorId="01F69409" wp14:editId="0D5004A0">
            <wp:extent cx="5274310" cy="4137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37025"/>
                    </a:xfrm>
                    <a:prstGeom prst="rect">
                      <a:avLst/>
                    </a:prstGeom>
                    <a:noFill/>
                    <a:ln>
                      <a:noFill/>
                    </a:ln>
                  </pic:spPr>
                </pic:pic>
              </a:graphicData>
            </a:graphic>
          </wp:inline>
        </w:drawing>
      </w:r>
    </w:p>
    <w:p w14:paraId="60BEDF8C" w14:textId="4277CC18" w:rsidR="00D95220" w:rsidRDefault="007C1D23" w:rsidP="00D95220">
      <w:pPr>
        <w:spacing w:line="360" w:lineRule="auto"/>
        <w:ind w:firstLineChars="200" w:firstLine="480"/>
        <w:rPr>
          <w:rFonts w:ascii="宋体" w:eastAsia="宋体" w:hAnsi="宋体"/>
          <w:sz w:val="24"/>
          <w:szCs w:val="24"/>
        </w:rPr>
      </w:pPr>
      <w:r>
        <w:rPr>
          <w:rFonts w:ascii="宋体" w:eastAsia="宋体" w:hAnsi="宋体" w:hint="eastAsia"/>
          <w:sz w:val="24"/>
          <w:szCs w:val="24"/>
        </w:rPr>
        <w:t>上图是审核流程管理的用例图。</w:t>
      </w:r>
      <w:r w:rsidR="00F66D2E">
        <w:rPr>
          <w:rFonts w:ascii="宋体" w:eastAsia="宋体" w:hAnsi="宋体" w:hint="eastAsia"/>
          <w:sz w:val="24"/>
          <w:szCs w:val="24"/>
        </w:rPr>
        <w:t>运营人员在创建、修改规则之后，就会触发审核流程，</w:t>
      </w:r>
      <w:r w:rsidR="00D95220">
        <w:rPr>
          <w:rFonts w:ascii="宋体" w:eastAsia="宋体" w:hAnsi="宋体" w:hint="eastAsia"/>
          <w:sz w:val="24"/>
          <w:szCs w:val="24"/>
        </w:rPr>
        <w:t>系统会在审核平台上创建一个审核流程。运营人员可以根据指定的条件查询审核</w:t>
      </w:r>
      <w:proofErr w:type="gramStart"/>
      <w:r w:rsidR="00D95220">
        <w:rPr>
          <w:rFonts w:ascii="宋体" w:eastAsia="宋体" w:hAnsi="宋体" w:hint="eastAsia"/>
          <w:sz w:val="24"/>
          <w:szCs w:val="24"/>
        </w:rPr>
        <w:t>流当前</w:t>
      </w:r>
      <w:proofErr w:type="gramEnd"/>
      <w:r w:rsidR="00D95220">
        <w:rPr>
          <w:rFonts w:ascii="宋体" w:eastAsia="宋体" w:hAnsi="宋体" w:hint="eastAsia"/>
          <w:sz w:val="24"/>
          <w:szCs w:val="24"/>
        </w:rPr>
        <w:t>的状态，根据需求的变化，终止某一条规则的审核。</w:t>
      </w:r>
    </w:p>
    <w:p w14:paraId="7BD59AC1" w14:textId="7266A7FF" w:rsidR="003D0478" w:rsidRDefault="00D95220" w:rsidP="00AF636E">
      <w:pPr>
        <w:spacing w:line="360" w:lineRule="auto"/>
        <w:ind w:firstLineChars="200" w:firstLine="480"/>
        <w:rPr>
          <w:rFonts w:ascii="宋体" w:eastAsia="宋体" w:hAnsi="宋体"/>
          <w:sz w:val="24"/>
          <w:szCs w:val="24"/>
        </w:rPr>
      </w:pPr>
      <w:r>
        <w:rPr>
          <w:rFonts w:ascii="宋体" w:eastAsia="宋体" w:hAnsi="宋体" w:hint="eastAsia"/>
          <w:sz w:val="24"/>
          <w:szCs w:val="24"/>
        </w:rPr>
        <w:t>系统借助于审核平台完成规则的审核，因此系统需要监听审核平台的消息队列，审核流的某个节点审核通过之后，审核平台会</w:t>
      </w:r>
      <w:proofErr w:type="gramStart"/>
      <w:r w:rsidR="00AF636E">
        <w:rPr>
          <w:rFonts w:ascii="宋体" w:eastAsia="宋体" w:hAnsi="宋体" w:hint="eastAsia"/>
          <w:sz w:val="24"/>
          <w:szCs w:val="24"/>
        </w:rPr>
        <w:t>向消息</w:t>
      </w:r>
      <w:proofErr w:type="gramEnd"/>
      <w:r w:rsidR="00AF636E">
        <w:rPr>
          <w:rFonts w:ascii="宋体" w:eastAsia="宋体" w:hAnsi="宋体" w:hint="eastAsia"/>
          <w:sz w:val="24"/>
          <w:szCs w:val="24"/>
        </w:rPr>
        <w:t>队列中发送审核通过的消息，系统接受到消息后，会将审核节点流转到下一个节点，直到审核通过或者审核被拒。</w:t>
      </w:r>
    </w:p>
    <w:p w14:paraId="5FDDAACC" w14:textId="6747CF54" w:rsidR="00AF636E" w:rsidRDefault="00BD3847" w:rsidP="003D0478">
      <w:pPr>
        <w:spacing w:line="360" w:lineRule="auto"/>
        <w:rPr>
          <w:rFonts w:ascii="宋体" w:eastAsia="宋体" w:hAnsi="宋体"/>
          <w:sz w:val="24"/>
          <w:szCs w:val="24"/>
        </w:rPr>
      </w:pPr>
      <w:r w:rsidRPr="00BD3847">
        <w:rPr>
          <w:rFonts w:ascii="宋体" w:eastAsia="宋体" w:hAnsi="宋体"/>
          <w:noProof/>
          <w:sz w:val="24"/>
          <w:szCs w:val="24"/>
        </w:rPr>
        <w:lastRenderedPageBreak/>
        <w:drawing>
          <wp:inline distT="0" distB="0" distL="0" distR="0" wp14:anchorId="50A8220D" wp14:editId="66C57CEC">
            <wp:extent cx="5274310" cy="25800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8E9C6B8" w14:textId="110AB980" w:rsidR="006E2689" w:rsidRDefault="006E2689" w:rsidP="006E2689">
      <w:pPr>
        <w:spacing w:line="360" w:lineRule="auto"/>
        <w:ind w:firstLine="420"/>
        <w:rPr>
          <w:rFonts w:ascii="宋体" w:eastAsia="宋体" w:hAnsi="宋体"/>
          <w:sz w:val="24"/>
          <w:szCs w:val="24"/>
        </w:rPr>
      </w:pPr>
      <w:r>
        <w:rPr>
          <w:rFonts w:ascii="宋体" w:eastAsia="宋体" w:hAnsi="宋体" w:hint="eastAsia"/>
          <w:sz w:val="24"/>
          <w:szCs w:val="24"/>
        </w:rPr>
        <w:t>上图为审核流转图</w:t>
      </w:r>
    </w:p>
    <w:p w14:paraId="79E94682" w14:textId="16BBDF26" w:rsidR="00AF636E" w:rsidRDefault="00AF636E" w:rsidP="003D047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审核流程的流转监听消息队列来实现，消息队列的消息存在丢失的情况，如果审核人员审核通过了，但是通过的消息却丢失了，该审核流将无法流转，最终会停止在某个审核节点上。因此需要在workflow上配置任务，定时检测</w:t>
      </w:r>
      <w:r w:rsidR="00F26F35">
        <w:rPr>
          <w:rFonts w:ascii="宋体" w:eastAsia="宋体" w:hAnsi="宋体" w:hint="eastAsia"/>
          <w:sz w:val="24"/>
          <w:szCs w:val="24"/>
        </w:rPr>
        <w:t>消息是否丢失。</w:t>
      </w:r>
    </w:p>
    <w:tbl>
      <w:tblPr>
        <w:tblStyle w:val="af3"/>
        <w:tblW w:w="0" w:type="auto"/>
        <w:tblLook w:val="04A0" w:firstRow="1" w:lastRow="0" w:firstColumn="1" w:lastColumn="0" w:noHBand="0" w:noVBand="1"/>
      </w:tblPr>
      <w:tblGrid>
        <w:gridCol w:w="1129"/>
        <w:gridCol w:w="1560"/>
        <w:gridCol w:w="1984"/>
        <w:gridCol w:w="3623"/>
      </w:tblGrid>
      <w:tr w:rsidR="00F26F35" w:rsidRPr="00C03CFF" w14:paraId="67022F86" w14:textId="77777777" w:rsidTr="00050D73">
        <w:tc>
          <w:tcPr>
            <w:tcW w:w="1129" w:type="dxa"/>
          </w:tcPr>
          <w:p w14:paraId="62E2EBB0"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3678A49E" w14:textId="30F6BD24"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UC</w:t>
            </w:r>
            <w:r w:rsidR="00A92490">
              <w:rPr>
                <w:rFonts w:ascii="Arial" w:eastAsia="宋体" w:hAnsi="Arial" w:cs="Arial" w:hint="eastAsia"/>
                <w:szCs w:val="21"/>
              </w:rPr>
              <w:t>7</w:t>
            </w:r>
          </w:p>
        </w:tc>
        <w:tc>
          <w:tcPr>
            <w:tcW w:w="1984" w:type="dxa"/>
          </w:tcPr>
          <w:p w14:paraId="4D500788"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23DC6D9" w14:textId="18DA0875" w:rsidR="00F26F35" w:rsidRPr="00C03CFF" w:rsidRDefault="005B0843" w:rsidP="00050D73">
            <w:pPr>
              <w:widowControl/>
              <w:jc w:val="left"/>
              <w:rPr>
                <w:rFonts w:ascii="Arial" w:eastAsia="宋体" w:hAnsi="Arial" w:cs="Arial"/>
                <w:szCs w:val="21"/>
              </w:rPr>
            </w:pPr>
            <w:r>
              <w:rPr>
                <w:rFonts w:ascii="Arial" w:eastAsia="宋体" w:hAnsi="Arial" w:cs="Arial" w:hint="eastAsia"/>
                <w:szCs w:val="21"/>
              </w:rPr>
              <w:t>操作审核流</w:t>
            </w:r>
          </w:p>
        </w:tc>
      </w:tr>
      <w:tr w:rsidR="00F26F35" w:rsidRPr="00C03CFF" w14:paraId="63ED3C15" w14:textId="77777777" w:rsidTr="00050D73">
        <w:tc>
          <w:tcPr>
            <w:tcW w:w="1129" w:type="dxa"/>
          </w:tcPr>
          <w:p w14:paraId="59E60676"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892D473" w14:textId="37870A4C" w:rsidR="00F26F35" w:rsidRPr="00C03CFF" w:rsidRDefault="00A92490" w:rsidP="00050D73">
            <w:pPr>
              <w:widowControl/>
              <w:jc w:val="left"/>
              <w:rPr>
                <w:rFonts w:ascii="Arial" w:eastAsia="宋体" w:hAnsi="Arial" w:cs="Arial"/>
                <w:szCs w:val="21"/>
              </w:rPr>
            </w:pPr>
            <w:r>
              <w:rPr>
                <w:rFonts w:ascii="Arial" w:eastAsia="宋体" w:hAnsi="Arial" w:cs="Arial" w:hint="eastAsia"/>
                <w:szCs w:val="21"/>
              </w:rPr>
              <w:t>对审核流进行操作，包括查看、终止审核流</w:t>
            </w:r>
          </w:p>
        </w:tc>
      </w:tr>
      <w:tr w:rsidR="00F26F35" w:rsidRPr="00C03CFF" w14:paraId="782C48F5" w14:textId="77777777" w:rsidTr="00050D73">
        <w:tc>
          <w:tcPr>
            <w:tcW w:w="1129" w:type="dxa"/>
          </w:tcPr>
          <w:p w14:paraId="1F26D895"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304F95A3"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运营</w:t>
            </w:r>
          </w:p>
        </w:tc>
      </w:tr>
      <w:tr w:rsidR="00F26F35" w:rsidRPr="00C03CFF" w14:paraId="732D0F98" w14:textId="77777777" w:rsidTr="00050D73">
        <w:tc>
          <w:tcPr>
            <w:tcW w:w="1129" w:type="dxa"/>
          </w:tcPr>
          <w:p w14:paraId="55F7C86D"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DD0ED51" w14:textId="3A3BAE1D" w:rsidR="00F26F35" w:rsidRPr="00C03CFF" w:rsidRDefault="00A31404" w:rsidP="00050D73">
            <w:pPr>
              <w:widowControl/>
              <w:jc w:val="left"/>
              <w:rPr>
                <w:rFonts w:ascii="Arial" w:eastAsia="宋体" w:hAnsi="Arial" w:cs="Arial"/>
                <w:szCs w:val="21"/>
              </w:rPr>
            </w:pPr>
            <w:r>
              <w:rPr>
                <w:rFonts w:ascii="Arial" w:eastAsia="宋体" w:hAnsi="Arial" w:cs="Arial" w:hint="eastAsia"/>
                <w:szCs w:val="21"/>
              </w:rPr>
              <w:t>运营配置好规则，并提交审核</w:t>
            </w:r>
          </w:p>
        </w:tc>
      </w:tr>
      <w:tr w:rsidR="00F26F35" w:rsidRPr="00C03CFF" w14:paraId="33FAC8C1" w14:textId="77777777" w:rsidTr="00050D73">
        <w:tc>
          <w:tcPr>
            <w:tcW w:w="1129" w:type="dxa"/>
          </w:tcPr>
          <w:p w14:paraId="22BC2BE3"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27EC6C12" w14:textId="1872B4A4" w:rsidR="00F26F35" w:rsidRPr="00C03CFF" w:rsidRDefault="00F26F35" w:rsidP="00050D73">
            <w:pPr>
              <w:widowControl/>
              <w:jc w:val="left"/>
              <w:rPr>
                <w:rFonts w:ascii="Arial" w:eastAsia="宋体" w:hAnsi="Arial" w:cs="Arial"/>
                <w:szCs w:val="21"/>
              </w:rPr>
            </w:pPr>
          </w:p>
        </w:tc>
      </w:tr>
      <w:tr w:rsidR="00F26F35" w:rsidRPr="00C03CFF" w14:paraId="0B0F7E83" w14:textId="77777777" w:rsidTr="00050D73">
        <w:tc>
          <w:tcPr>
            <w:tcW w:w="1129" w:type="dxa"/>
          </w:tcPr>
          <w:p w14:paraId="36F46244"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86A8F7C"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中</w:t>
            </w:r>
          </w:p>
        </w:tc>
      </w:tr>
      <w:tr w:rsidR="00F26F35" w:rsidRPr="00C03CFF" w14:paraId="2B0E129F" w14:textId="77777777" w:rsidTr="00050D73">
        <w:tc>
          <w:tcPr>
            <w:tcW w:w="1129" w:type="dxa"/>
          </w:tcPr>
          <w:p w14:paraId="6C7521BB"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7FB7F0D" w14:textId="77777777" w:rsidR="00F26F35" w:rsidRDefault="00A31404" w:rsidP="00A31404">
            <w:pPr>
              <w:pStyle w:val="a5"/>
              <w:widowControl/>
              <w:numPr>
                <w:ilvl w:val="0"/>
                <w:numId w:val="25"/>
              </w:numPr>
              <w:ind w:firstLineChars="0"/>
              <w:jc w:val="left"/>
              <w:rPr>
                <w:rFonts w:ascii="Arial" w:eastAsia="宋体" w:hAnsi="Arial" w:cs="Arial"/>
                <w:szCs w:val="21"/>
              </w:rPr>
            </w:pPr>
            <w:r>
              <w:rPr>
                <w:rFonts w:ascii="Arial" w:eastAsia="宋体" w:hAnsi="Arial" w:cs="Arial" w:hint="eastAsia"/>
                <w:szCs w:val="21"/>
              </w:rPr>
              <w:t>用户切换至审核流选项卡</w:t>
            </w:r>
          </w:p>
          <w:p w14:paraId="1ECC0E7C" w14:textId="77777777" w:rsidR="00A31404" w:rsidRDefault="00A31404" w:rsidP="00A31404">
            <w:pPr>
              <w:pStyle w:val="a5"/>
              <w:widowControl/>
              <w:numPr>
                <w:ilvl w:val="0"/>
                <w:numId w:val="25"/>
              </w:numPr>
              <w:ind w:firstLineChars="0"/>
              <w:jc w:val="left"/>
              <w:rPr>
                <w:rFonts w:ascii="Arial" w:eastAsia="宋体" w:hAnsi="Arial" w:cs="Arial"/>
                <w:szCs w:val="21"/>
              </w:rPr>
            </w:pPr>
            <w:r>
              <w:rPr>
                <w:rFonts w:ascii="Arial" w:eastAsia="宋体" w:hAnsi="Arial" w:cs="Arial" w:hint="eastAsia"/>
                <w:szCs w:val="21"/>
              </w:rPr>
              <w:t>选择审核流</w:t>
            </w:r>
            <w:r w:rsidR="003F3EF4">
              <w:rPr>
                <w:rFonts w:ascii="Arial" w:eastAsia="宋体" w:hAnsi="Arial" w:cs="Arial" w:hint="eastAsia"/>
                <w:szCs w:val="21"/>
              </w:rPr>
              <w:t>筛选规则</w:t>
            </w:r>
          </w:p>
          <w:p w14:paraId="7D9DD082" w14:textId="77777777" w:rsidR="003F3EF4" w:rsidRDefault="003F3EF4" w:rsidP="00A31404">
            <w:pPr>
              <w:pStyle w:val="a5"/>
              <w:widowControl/>
              <w:numPr>
                <w:ilvl w:val="0"/>
                <w:numId w:val="25"/>
              </w:numPr>
              <w:ind w:firstLineChars="0"/>
              <w:jc w:val="left"/>
              <w:rPr>
                <w:rFonts w:ascii="Arial" w:eastAsia="宋体" w:hAnsi="Arial" w:cs="Arial"/>
                <w:szCs w:val="21"/>
              </w:rPr>
            </w:pPr>
            <w:r>
              <w:rPr>
                <w:rFonts w:ascii="Arial" w:eastAsia="宋体" w:hAnsi="Arial" w:cs="Arial" w:hint="eastAsia"/>
                <w:szCs w:val="21"/>
              </w:rPr>
              <w:t>点击查询</w:t>
            </w:r>
          </w:p>
          <w:p w14:paraId="08A48850" w14:textId="0533D800" w:rsidR="003F3EF4" w:rsidRPr="00A31404" w:rsidRDefault="003F3EF4" w:rsidP="00A31404">
            <w:pPr>
              <w:pStyle w:val="a5"/>
              <w:widowControl/>
              <w:numPr>
                <w:ilvl w:val="0"/>
                <w:numId w:val="25"/>
              </w:numPr>
              <w:ind w:firstLineChars="0"/>
              <w:jc w:val="left"/>
              <w:rPr>
                <w:rFonts w:ascii="Arial" w:eastAsia="宋体" w:hAnsi="Arial" w:cs="Arial"/>
                <w:szCs w:val="21"/>
              </w:rPr>
            </w:pPr>
            <w:r>
              <w:rPr>
                <w:rFonts w:ascii="Arial" w:eastAsia="宋体" w:hAnsi="Arial" w:cs="Arial" w:hint="eastAsia"/>
                <w:szCs w:val="21"/>
              </w:rPr>
              <w:t>点击终止审核六终止规则的审核</w:t>
            </w:r>
          </w:p>
        </w:tc>
      </w:tr>
      <w:tr w:rsidR="00F26F35" w:rsidRPr="00C03CFF" w14:paraId="5DD0C647" w14:textId="77777777" w:rsidTr="00050D73">
        <w:tc>
          <w:tcPr>
            <w:tcW w:w="1129" w:type="dxa"/>
          </w:tcPr>
          <w:p w14:paraId="55ED2205"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053F05DE" w14:textId="30F22841" w:rsidR="00F26F35" w:rsidRPr="00C03CFF" w:rsidRDefault="00F26F35" w:rsidP="00050D73">
            <w:pPr>
              <w:widowControl/>
              <w:jc w:val="left"/>
              <w:rPr>
                <w:rFonts w:ascii="Arial" w:eastAsia="宋体" w:hAnsi="Arial" w:cs="Arial"/>
                <w:szCs w:val="21"/>
              </w:rPr>
            </w:pPr>
          </w:p>
        </w:tc>
      </w:tr>
    </w:tbl>
    <w:p w14:paraId="406C7744" w14:textId="31178C0E" w:rsidR="00F26F35" w:rsidRDefault="00F26F35" w:rsidP="003D0478">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F26F35" w:rsidRPr="00C03CFF" w14:paraId="19EE0EBE" w14:textId="77777777" w:rsidTr="00050D73">
        <w:tc>
          <w:tcPr>
            <w:tcW w:w="1129" w:type="dxa"/>
          </w:tcPr>
          <w:p w14:paraId="07552371"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683D4C0A" w14:textId="43DD98D4"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UC</w:t>
            </w:r>
            <w:r w:rsidR="00A92490">
              <w:rPr>
                <w:rFonts w:ascii="Arial" w:eastAsia="宋体" w:hAnsi="Arial" w:cs="Arial" w:hint="eastAsia"/>
                <w:szCs w:val="21"/>
              </w:rPr>
              <w:t>8</w:t>
            </w:r>
          </w:p>
        </w:tc>
        <w:tc>
          <w:tcPr>
            <w:tcW w:w="1984" w:type="dxa"/>
          </w:tcPr>
          <w:p w14:paraId="129AF8FF"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5E4F0E8D" w14:textId="2F80D24E"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扭转审核流</w:t>
            </w:r>
          </w:p>
        </w:tc>
      </w:tr>
      <w:tr w:rsidR="00F26F35" w:rsidRPr="00C03CFF" w14:paraId="3F1A5AA1" w14:textId="77777777" w:rsidTr="00050D73">
        <w:tc>
          <w:tcPr>
            <w:tcW w:w="1129" w:type="dxa"/>
          </w:tcPr>
          <w:p w14:paraId="5CB8487E"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24C1EFD4"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运营修改规则</w:t>
            </w:r>
          </w:p>
        </w:tc>
      </w:tr>
      <w:tr w:rsidR="00F26F35" w:rsidRPr="00C03CFF" w14:paraId="57BC6E18" w14:textId="77777777" w:rsidTr="00050D73">
        <w:tc>
          <w:tcPr>
            <w:tcW w:w="1129" w:type="dxa"/>
          </w:tcPr>
          <w:p w14:paraId="71139852"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17C766B8" w14:textId="2B5E19BE"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热</w:t>
            </w:r>
            <w:proofErr w:type="gramStart"/>
            <w:r>
              <w:rPr>
                <w:rFonts w:ascii="Arial" w:eastAsia="宋体" w:hAnsi="Arial" w:cs="Arial" w:hint="eastAsia"/>
                <w:szCs w:val="21"/>
              </w:rPr>
              <w:t>斧系统</w:t>
            </w:r>
            <w:proofErr w:type="gramEnd"/>
          </w:p>
        </w:tc>
      </w:tr>
      <w:tr w:rsidR="00F26F35" w:rsidRPr="00C03CFF" w14:paraId="74DCB706" w14:textId="77777777" w:rsidTr="00050D73">
        <w:tc>
          <w:tcPr>
            <w:tcW w:w="1129" w:type="dxa"/>
          </w:tcPr>
          <w:p w14:paraId="72D872F8"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4BF95A4" w14:textId="7FB8FC11"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用户创建审核流</w:t>
            </w:r>
          </w:p>
        </w:tc>
      </w:tr>
      <w:tr w:rsidR="00F26F35" w:rsidRPr="00C03CFF" w14:paraId="3DCBB35A" w14:textId="77777777" w:rsidTr="00050D73">
        <w:tc>
          <w:tcPr>
            <w:tcW w:w="1129" w:type="dxa"/>
          </w:tcPr>
          <w:p w14:paraId="52666A86"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E116E92" w14:textId="59870720" w:rsidR="00F26F35" w:rsidRPr="00C03CFF" w:rsidRDefault="005F2DAD" w:rsidP="00050D73">
            <w:pPr>
              <w:widowControl/>
              <w:jc w:val="left"/>
              <w:rPr>
                <w:rFonts w:ascii="Arial" w:eastAsia="宋体" w:hAnsi="Arial" w:cs="Arial"/>
                <w:szCs w:val="21"/>
              </w:rPr>
            </w:pPr>
            <w:r>
              <w:rPr>
                <w:rFonts w:ascii="Arial" w:eastAsia="宋体" w:hAnsi="Arial" w:cs="Arial" w:hint="eastAsia"/>
                <w:szCs w:val="21"/>
              </w:rPr>
              <w:t>无</w:t>
            </w:r>
          </w:p>
        </w:tc>
      </w:tr>
      <w:tr w:rsidR="00F26F35" w:rsidRPr="00C03CFF" w14:paraId="6FA0CEAF" w14:textId="77777777" w:rsidTr="00050D73">
        <w:tc>
          <w:tcPr>
            <w:tcW w:w="1129" w:type="dxa"/>
          </w:tcPr>
          <w:p w14:paraId="4AAC5524"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04B30ED"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中</w:t>
            </w:r>
          </w:p>
        </w:tc>
      </w:tr>
      <w:tr w:rsidR="00F26F35" w:rsidRPr="00C03CFF" w14:paraId="4659A63A" w14:textId="77777777" w:rsidTr="00050D73">
        <w:tc>
          <w:tcPr>
            <w:tcW w:w="1129" w:type="dxa"/>
          </w:tcPr>
          <w:p w14:paraId="07260092"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49AD19F9" w14:textId="77777777" w:rsidR="00F26F35" w:rsidRDefault="003F3EF4" w:rsidP="003F3EF4">
            <w:pPr>
              <w:pStyle w:val="a5"/>
              <w:widowControl/>
              <w:numPr>
                <w:ilvl w:val="0"/>
                <w:numId w:val="26"/>
              </w:numPr>
              <w:ind w:firstLineChars="0"/>
              <w:jc w:val="left"/>
              <w:rPr>
                <w:rFonts w:ascii="Arial" w:eastAsia="宋体" w:hAnsi="Arial" w:cs="Arial"/>
                <w:szCs w:val="21"/>
              </w:rPr>
            </w:pPr>
            <w:r>
              <w:rPr>
                <w:rFonts w:ascii="Arial" w:eastAsia="宋体" w:hAnsi="Arial" w:cs="Arial" w:hint="eastAsia"/>
                <w:szCs w:val="21"/>
              </w:rPr>
              <w:t>监听审核</w:t>
            </w:r>
            <w:proofErr w:type="gramStart"/>
            <w:r>
              <w:rPr>
                <w:rFonts w:ascii="Arial" w:eastAsia="宋体" w:hAnsi="Arial" w:cs="Arial" w:hint="eastAsia"/>
                <w:szCs w:val="21"/>
              </w:rPr>
              <w:t>流消息</w:t>
            </w:r>
            <w:proofErr w:type="gramEnd"/>
            <w:r>
              <w:rPr>
                <w:rFonts w:ascii="Arial" w:eastAsia="宋体" w:hAnsi="Arial" w:cs="Arial" w:hint="eastAsia"/>
                <w:szCs w:val="21"/>
              </w:rPr>
              <w:t>队列</w:t>
            </w:r>
          </w:p>
          <w:p w14:paraId="325A4B2F" w14:textId="77777777" w:rsidR="003F3EF4" w:rsidRDefault="003F3EF4" w:rsidP="003F3EF4">
            <w:pPr>
              <w:pStyle w:val="a5"/>
              <w:widowControl/>
              <w:numPr>
                <w:ilvl w:val="0"/>
                <w:numId w:val="26"/>
              </w:numPr>
              <w:ind w:firstLineChars="0"/>
              <w:jc w:val="left"/>
              <w:rPr>
                <w:rFonts w:ascii="Arial" w:eastAsia="宋体" w:hAnsi="Arial" w:cs="Arial"/>
                <w:szCs w:val="21"/>
              </w:rPr>
            </w:pPr>
            <w:r>
              <w:rPr>
                <w:rFonts w:ascii="Arial" w:eastAsia="宋体" w:hAnsi="Arial" w:cs="Arial" w:hint="eastAsia"/>
                <w:szCs w:val="21"/>
              </w:rPr>
              <w:t>消息到达时解析审核流消息</w:t>
            </w:r>
          </w:p>
          <w:p w14:paraId="09957943" w14:textId="2CE91AE2" w:rsidR="003F3EF4" w:rsidRPr="003F3EF4" w:rsidRDefault="003F3EF4" w:rsidP="003F3EF4">
            <w:pPr>
              <w:pStyle w:val="a5"/>
              <w:widowControl/>
              <w:numPr>
                <w:ilvl w:val="0"/>
                <w:numId w:val="26"/>
              </w:numPr>
              <w:ind w:firstLineChars="0"/>
              <w:jc w:val="left"/>
              <w:rPr>
                <w:rFonts w:ascii="Arial" w:eastAsia="宋体" w:hAnsi="Arial" w:cs="Arial"/>
                <w:szCs w:val="21"/>
              </w:rPr>
            </w:pPr>
            <w:r>
              <w:rPr>
                <w:rFonts w:ascii="Arial" w:eastAsia="宋体" w:hAnsi="Arial" w:cs="Arial" w:hint="eastAsia"/>
                <w:szCs w:val="21"/>
              </w:rPr>
              <w:t>根据审核</w:t>
            </w:r>
            <w:proofErr w:type="gramStart"/>
            <w:r>
              <w:rPr>
                <w:rFonts w:ascii="Arial" w:eastAsia="宋体" w:hAnsi="Arial" w:cs="Arial" w:hint="eastAsia"/>
                <w:szCs w:val="21"/>
              </w:rPr>
              <w:t>流消息</w:t>
            </w:r>
            <w:proofErr w:type="gramEnd"/>
            <w:r>
              <w:rPr>
                <w:rFonts w:ascii="Arial" w:eastAsia="宋体" w:hAnsi="Arial" w:cs="Arial" w:hint="eastAsia"/>
                <w:szCs w:val="21"/>
              </w:rPr>
              <w:t>终止、成功、扭转审核流</w:t>
            </w:r>
          </w:p>
        </w:tc>
      </w:tr>
      <w:tr w:rsidR="00F26F35" w:rsidRPr="00C03CFF" w14:paraId="4DCF5FB1" w14:textId="77777777" w:rsidTr="00050D73">
        <w:tc>
          <w:tcPr>
            <w:tcW w:w="1129" w:type="dxa"/>
          </w:tcPr>
          <w:p w14:paraId="784AE352"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6BFFC256"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无</w:t>
            </w:r>
          </w:p>
        </w:tc>
      </w:tr>
    </w:tbl>
    <w:p w14:paraId="6F64C136" w14:textId="0A68EECE" w:rsidR="00F26F35" w:rsidRDefault="00F26F35" w:rsidP="003D0478">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F26F35" w:rsidRPr="00C03CFF" w14:paraId="16ABD1AE" w14:textId="77777777" w:rsidTr="00050D73">
        <w:tc>
          <w:tcPr>
            <w:tcW w:w="1129" w:type="dxa"/>
          </w:tcPr>
          <w:p w14:paraId="270DDE1C"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A0E8FFE" w14:textId="63D4C3B0"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UC</w:t>
            </w:r>
            <w:r w:rsidR="00A92490">
              <w:rPr>
                <w:rFonts w:ascii="Arial" w:eastAsia="宋体" w:hAnsi="Arial" w:cs="Arial" w:hint="eastAsia"/>
                <w:szCs w:val="21"/>
              </w:rPr>
              <w:t>9</w:t>
            </w:r>
          </w:p>
        </w:tc>
        <w:tc>
          <w:tcPr>
            <w:tcW w:w="1984" w:type="dxa"/>
          </w:tcPr>
          <w:p w14:paraId="7BB6E979"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327BDDF" w14:textId="69EC9608"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保证审核流</w:t>
            </w:r>
          </w:p>
        </w:tc>
      </w:tr>
      <w:tr w:rsidR="00F26F35" w:rsidRPr="00C03CFF" w14:paraId="03F3649F" w14:textId="77777777" w:rsidTr="00050D73">
        <w:tc>
          <w:tcPr>
            <w:tcW w:w="1129" w:type="dxa"/>
          </w:tcPr>
          <w:p w14:paraId="5897C67E"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51A6B826" w14:textId="401404AF"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保证消息丢失之后审核流程能够扭转下去</w:t>
            </w:r>
          </w:p>
        </w:tc>
      </w:tr>
      <w:tr w:rsidR="00F26F35" w:rsidRPr="00C03CFF" w14:paraId="17A62876" w14:textId="77777777" w:rsidTr="00050D73">
        <w:tc>
          <w:tcPr>
            <w:tcW w:w="1129" w:type="dxa"/>
          </w:tcPr>
          <w:p w14:paraId="2B67E0EF"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4B2CFB01" w14:textId="672D8C80" w:rsidR="00F26F35" w:rsidRPr="00C03CFF" w:rsidRDefault="003F3EF4" w:rsidP="00050D73">
            <w:pPr>
              <w:widowControl/>
              <w:jc w:val="left"/>
              <w:rPr>
                <w:rFonts w:ascii="Arial" w:eastAsia="宋体" w:hAnsi="Arial" w:cs="Arial"/>
                <w:szCs w:val="21"/>
              </w:rPr>
            </w:pPr>
            <w:r>
              <w:rPr>
                <w:rFonts w:ascii="Arial" w:eastAsia="宋体" w:hAnsi="Arial" w:cs="Arial" w:hint="eastAsia"/>
                <w:szCs w:val="21"/>
              </w:rPr>
              <w:t>热斧系统、</w:t>
            </w:r>
            <w:r>
              <w:rPr>
                <w:rFonts w:ascii="Arial" w:eastAsia="宋体" w:hAnsi="Arial" w:cs="Arial" w:hint="eastAsia"/>
                <w:szCs w:val="21"/>
              </w:rPr>
              <w:t>workflow</w:t>
            </w:r>
            <w:r>
              <w:rPr>
                <w:rFonts w:ascii="Arial" w:eastAsia="宋体" w:hAnsi="Arial" w:cs="Arial" w:hint="eastAsia"/>
                <w:szCs w:val="21"/>
              </w:rPr>
              <w:t>系统</w:t>
            </w:r>
          </w:p>
        </w:tc>
      </w:tr>
      <w:tr w:rsidR="00F26F35" w:rsidRPr="00C03CFF" w14:paraId="5054955E" w14:textId="77777777" w:rsidTr="00050D73">
        <w:tc>
          <w:tcPr>
            <w:tcW w:w="1129" w:type="dxa"/>
          </w:tcPr>
          <w:p w14:paraId="5C6AFB33" w14:textId="77777777" w:rsidR="00F26F35" w:rsidRPr="00C03CFF" w:rsidRDefault="00F26F35"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0F33C68C" w14:textId="5FCEEBC6" w:rsidR="00F26F35" w:rsidRPr="00C03CFF" w:rsidRDefault="005F2DAD" w:rsidP="00050D73">
            <w:pPr>
              <w:widowControl/>
              <w:jc w:val="left"/>
              <w:rPr>
                <w:rFonts w:ascii="Arial" w:eastAsia="宋体" w:hAnsi="Arial" w:cs="Arial"/>
                <w:szCs w:val="21"/>
              </w:rPr>
            </w:pPr>
            <w:r>
              <w:rPr>
                <w:rFonts w:ascii="Arial" w:eastAsia="宋体" w:hAnsi="Arial" w:cs="Arial" w:hint="eastAsia"/>
                <w:szCs w:val="21"/>
              </w:rPr>
              <w:t>审核</w:t>
            </w:r>
            <w:proofErr w:type="gramStart"/>
            <w:r>
              <w:rPr>
                <w:rFonts w:ascii="Arial" w:eastAsia="宋体" w:hAnsi="Arial" w:cs="Arial" w:hint="eastAsia"/>
                <w:szCs w:val="21"/>
              </w:rPr>
              <w:t>流消息</w:t>
            </w:r>
            <w:proofErr w:type="gramEnd"/>
            <w:r>
              <w:rPr>
                <w:rFonts w:ascii="Arial" w:eastAsia="宋体" w:hAnsi="Arial" w:cs="Arial" w:hint="eastAsia"/>
                <w:szCs w:val="21"/>
              </w:rPr>
              <w:t>丢失</w:t>
            </w:r>
          </w:p>
        </w:tc>
      </w:tr>
      <w:tr w:rsidR="00F26F35" w:rsidRPr="00C03CFF" w14:paraId="3220566C" w14:textId="77777777" w:rsidTr="00050D73">
        <w:tc>
          <w:tcPr>
            <w:tcW w:w="1129" w:type="dxa"/>
          </w:tcPr>
          <w:p w14:paraId="57F30CF1"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22445291" w14:textId="708803C1" w:rsidR="00F26F35" w:rsidRPr="00C03CFF" w:rsidRDefault="00F26F35" w:rsidP="00050D73">
            <w:pPr>
              <w:widowControl/>
              <w:jc w:val="left"/>
              <w:rPr>
                <w:rFonts w:ascii="Arial" w:eastAsia="宋体" w:hAnsi="Arial" w:cs="Arial"/>
                <w:szCs w:val="21"/>
              </w:rPr>
            </w:pPr>
          </w:p>
        </w:tc>
      </w:tr>
      <w:tr w:rsidR="00F26F35" w:rsidRPr="00C03CFF" w14:paraId="4D405E47" w14:textId="77777777" w:rsidTr="00050D73">
        <w:tc>
          <w:tcPr>
            <w:tcW w:w="1129" w:type="dxa"/>
          </w:tcPr>
          <w:p w14:paraId="1DA04D98"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9CD8A53"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中</w:t>
            </w:r>
          </w:p>
        </w:tc>
      </w:tr>
      <w:tr w:rsidR="00F26F35" w:rsidRPr="00C03CFF" w14:paraId="15FC97CA" w14:textId="77777777" w:rsidTr="00050D73">
        <w:tc>
          <w:tcPr>
            <w:tcW w:w="1129" w:type="dxa"/>
          </w:tcPr>
          <w:p w14:paraId="396DB89D"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7BCA944" w14:textId="77777777" w:rsidR="005F2DAD" w:rsidRDefault="005F2DAD" w:rsidP="005F2DAD">
            <w:pPr>
              <w:pStyle w:val="a5"/>
              <w:widowControl/>
              <w:numPr>
                <w:ilvl w:val="0"/>
                <w:numId w:val="27"/>
              </w:numPr>
              <w:ind w:firstLineChars="0"/>
              <w:jc w:val="left"/>
              <w:rPr>
                <w:rFonts w:ascii="Arial" w:eastAsia="宋体" w:hAnsi="Arial" w:cs="Arial"/>
                <w:szCs w:val="21"/>
              </w:rPr>
            </w:pPr>
            <w:r>
              <w:rPr>
                <w:rFonts w:ascii="Arial" w:eastAsia="宋体" w:hAnsi="Arial" w:cs="Arial" w:hint="eastAsia"/>
                <w:szCs w:val="21"/>
              </w:rPr>
              <w:t>workflow</w:t>
            </w:r>
            <w:r>
              <w:rPr>
                <w:rFonts w:ascii="Arial" w:eastAsia="宋体" w:hAnsi="Arial" w:cs="Arial" w:hint="eastAsia"/>
                <w:szCs w:val="21"/>
              </w:rPr>
              <w:t>中配置定时任务和回调接口</w:t>
            </w:r>
          </w:p>
          <w:p w14:paraId="0E305403" w14:textId="77777777" w:rsidR="005F2DAD" w:rsidRDefault="005F2DAD" w:rsidP="005F2DAD">
            <w:pPr>
              <w:pStyle w:val="a5"/>
              <w:widowControl/>
              <w:numPr>
                <w:ilvl w:val="0"/>
                <w:numId w:val="27"/>
              </w:numPr>
              <w:ind w:firstLineChars="0"/>
              <w:jc w:val="left"/>
              <w:rPr>
                <w:rFonts w:ascii="Arial" w:eastAsia="宋体" w:hAnsi="Arial" w:cs="Arial"/>
                <w:szCs w:val="21"/>
              </w:rPr>
            </w:pPr>
            <w:r>
              <w:rPr>
                <w:rFonts w:ascii="Arial" w:eastAsia="宋体" w:hAnsi="Arial" w:cs="Arial" w:hint="eastAsia"/>
                <w:szCs w:val="21"/>
              </w:rPr>
              <w:t>比对审核流平台和热斧平台审核记录</w:t>
            </w:r>
          </w:p>
          <w:p w14:paraId="54D8A346" w14:textId="3C96E5D5" w:rsidR="005F2DAD" w:rsidRPr="005F2DAD" w:rsidRDefault="005F2DAD" w:rsidP="005F2DAD">
            <w:pPr>
              <w:pStyle w:val="a5"/>
              <w:widowControl/>
              <w:numPr>
                <w:ilvl w:val="0"/>
                <w:numId w:val="27"/>
              </w:numPr>
              <w:ind w:firstLineChars="0"/>
              <w:jc w:val="left"/>
              <w:rPr>
                <w:rFonts w:ascii="Arial" w:eastAsia="宋体" w:hAnsi="Arial" w:cs="Arial"/>
                <w:szCs w:val="21"/>
              </w:rPr>
            </w:pPr>
            <w:r>
              <w:rPr>
                <w:rFonts w:ascii="Arial" w:eastAsia="宋体" w:hAnsi="Arial" w:cs="Arial" w:hint="eastAsia"/>
                <w:szCs w:val="21"/>
              </w:rPr>
              <w:t>将热斧平台审核记录更新为审核流平台数据</w:t>
            </w:r>
          </w:p>
        </w:tc>
      </w:tr>
      <w:tr w:rsidR="00F26F35" w:rsidRPr="00C03CFF" w14:paraId="34FCB4B3" w14:textId="77777777" w:rsidTr="00050D73">
        <w:tc>
          <w:tcPr>
            <w:tcW w:w="1129" w:type="dxa"/>
          </w:tcPr>
          <w:p w14:paraId="1657CE51"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192BA2A" w14:textId="77777777" w:rsidR="00F26F35" w:rsidRPr="00C03CFF" w:rsidRDefault="00F26F35" w:rsidP="00050D73">
            <w:pPr>
              <w:widowControl/>
              <w:jc w:val="left"/>
              <w:rPr>
                <w:rFonts w:ascii="Arial" w:eastAsia="宋体" w:hAnsi="Arial" w:cs="Arial"/>
                <w:szCs w:val="21"/>
              </w:rPr>
            </w:pPr>
            <w:r>
              <w:rPr>
                <w:rFonts w:ascii="Arial" w:eastAsia="宋体" w:hAnsi="Arial" w:cs="Arial" w:hint="eastAsia"/>
                <w:szCs w:val="21"/>
              </w:rPr>
              <w:t>无</w:t>
            </w:r>
          </w:p>
        </w:tc>
      </w:tr>
    </w:tbl>
    <w:p w14:paraId="769E040A" w14:textId="77777777" w:rsidR="00F26F35" w:rsidRDefault="00F26F35" w:rsidP="003D0478">
      <w:pPr>
        <w:spacing w:line="360" w:lineRule="auto"/>
        <w:rPr>
          <w:rFonts w:ascii="宋体" w:eastAsia="宋体" w:hAnsi="宋体"/>
          <w:sz w:val="24"/>
          <w:szCs w:val="24"/>
        </w:rPr>
      </w:pPr>
    </w:p>
    <w:p w14:paraId="51D3A5B6" w14:textId="009113A7" w:rsidR="00FA0467" w:rsidRDefault="00BC394A" w:rsidP="003D01A5">
      <w:pPr>
        <w:pStyle w:val="3"/>
        <w:numPr>
          <w:ilvl w:val="2"/>
          <w:numId w:val="12"/>
        </w:numPr>
      </w:pPr>
      <w:bookmarkStart w:id="71" w:name="_Toc25947930"/>
      <w:r>
        <w:rPr>
          <w:rFonts w:hint="eastAsia"/>
        </w:rPr>
        <w:t xml:space="preserve"> </w:t>
      </w:r>
      <w:r w:rsidR="00BA68EA">
        <w:rPr>
          <w:rFonts w:hint="eastAsia"/>
        </w:rPr>
        <w:t>业务处理</w:t>
      </w:r>
      <w:bookmarkEnd w:id="71"/>
      <w:r w:rsidR="00C020F6">
        <w:rPr>
          <w:rFonts w:hint="eastAsia"/>
        </w:rPr>
        <w:t>功能</w:t>
      </w:r>
    </w:p>
    <w:p w14:paraId="28258695" w14:textId="118E804D" w:rsidR="00F6611D" w:rsidRDefault="007548A0" w:rsidP="00B336A9">
      <w:pPr>
        <w:spacing w:line="360" w:lineRule="auto"/>
        <w:ind w:firstLineChars="200" w:firstLine="420"/>
        <w:rPr>
          <w:rFonts w:ascii="宋体" w:eastAsia="宋体" w:hAnsi="宋体"/>
          <w:sz w:val="24"/>
          <w:szCs w:val="24"/>
        </w:rPr>
      </w:pPr>
      <w:r>
        <w:rPr>
          <w:noProof/>
        </w:rPr>
        <w:drawing>
          <wp:inline distT="0" distB="0" distL="0" distR="0" wp14:anchorId="6D2A32A0" wp14:editId="36E46530">
            <wp:extent cx="5274310" cy="4423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23410"/>
                    </a:xfrm>
                    <a:prstGeom prst="rect">
                      <a:avLst/>
                    </a:prstGeom>
                    <a:noFill/>
                    <a:ln>
                      <a:noFill/>
                    </a:ln>
                  </pic:spPr>
                </pic:pic>
              </a:graphicData>
            </a:graphic>
          </wp:inline>
        </w:drawing>
      </w:r>
    </w:p>
    <w:p w14:paraId="4F58D12A" w14:textId="7817A2BE" w:rsidR="00F26F35" w:rsidRDefault="00F6611D" w:rsidP="00C917D9">
      <w:pPr>
        <w:spacing w:line="360" w:lineRule="auto"/>
        <w:ind w:firstLineChars="200" w:firstLine="480"/>
        <w:rPr>
          <w:rFonts w:ascii="宋体" w:eastAsia="宋体" w:hAnsi="宋体"/>
          <w:sz w:val="24"/>
          <w:szCs w:val="24"/>
        </w:rPr>
      </w:pPr>
      <w:r>
        <w:rPr>
          <w:rFonts w:ascii="宋体" w:eastAsia="宋体" w:hAnsi="宋体" w:hint="eastAsia"/>
          <w:sz w:val="24"/>
          <w:szCs w:val="24"/>
        </w:rPr>
        <w:t>上图为业务处理</w:t>
      </w:r>
      <w:r w:rsidR="00C917D9">
        <w:rPr>
          <w:rFonts w:ascii="宋体" w:eastAsia="宋体" w:hAnsi="宋体" w:hint="eastAsia"/>
          <w:sz w:val="24"/>
          <w:szCs w:val="24"/>
        </w:rPr>
        <w:t>功能</w:t>
      </w:r>
      <w:r>
        <w:rPr>
          <w:rFonts w:ascii="宋体" w:eastAsia="宋体" w:hAnsi="宋体" w:hint="eastAsia"/>
          <w:sz w:val="24"/>
          <w:szCs w:val="24"/>
        </w:rPr>
        <w:t>的用例图</w:t>
      </w:r>
      <w:r w:rsidR="00BC394A">
        <w:rPr>
          <w:rFonts w:ascii="宋体" w:eastAsia="宋体" w:hAnsi="宋体" w:hint="eastAsia"/>
          <w:sz w:val="24"/>
          <w:szCs w:val="24"/>
        </w:rPr>
        <w:t>，</w:t>
      </w:r>
      <w:r w:rsidR="00C917D9">
        <w:rPr>
          <w:rFonts w:ascii="宋体" w:eastAsia="宋体" w:hAnsi="宋体" w:hint="eastAsia"/>
          <w:sz w:val="24"/>
          <w:szCs w:val="24"/>
        </w:rPr>
        <w:t>当订单、运单状态改变的时候，就会</w:t>
      </w:r>
      <w:proofErr w:type="gramStart"/>
      <w:r w:rsidR="00C917D9">
        <w:rPr>
          <w:rFonts w:ascii="宋体" w:eastAsia="宋体" w:hAnsi="宋体" w:hint="eastAsia"/>
          <w:sz w:val="24"/>
          <w:szCs w:val="24"/>
        </w:rPr>
        <w:t>往消息</w:t>
      </w:r>
      <w:proofErr w:type="gramEnd"/>
      <w:r w:rsidR="00C917D9">
        <w:rPr>
          <w:rFonts w:ascii="宋体" w:eastAsia="宋体" w:hAnsi="宋体" w:hint="eastAsia"/>
          <w:sz w:val="24"/>
          <w:szCs w:val="24"/>
        </w:rPr>
        <w:t>队列中发送状态改变消息，系统监听到消息后，会根据已有的规则进行判定，判</w:t>
      </w:r>
      <w:r w:rsidR="00C917D9">
        <w:rPr>
          <w:rFonts w:ascii="宋体" w:eastAsia="宋体" w:hAnsi="宋体" w:hint="eastAsia"/>
          <w:sz w:val="24"/>
          <w:szCs w:val="24"/>
        </w:rPr>
        <w:lastRenderedPageBreak/>
        <w:t>定结果分为三种：命中规则、未命中规则和延迟判定。命中规则后需要执行后续的Action，对命中规则进行记录，同时发送命中消息到消息队列；未命中谷规则需要记录未命中的原因；延时处理需要在延时中心创建延时任务，等到达指定时候之后再去执行。</w:t>
      </w:r>
    </w:p>
    <w:p w14:paraId="309DFB5B" w14:textId="3DCB5CBE" w:rsidR="0045267A" w:rsidRDefault="00C23B98" w:rsidP="00A003D1">
      <w:pPr>
        <w:spacing w:line="360" w:lineRule="auto"/>
        <w:ind w:firstLineChars="200" w:firstLine="480"/>
        <w:rPr>
          <w:rFonts w:ascii="宋体" w:eastAsia="宋体" w:hAnsi="宋体"/>
          <w:sz w:val="24"/>
          <w:szCs w:val="24"/>
        </w:rPr>
      </w:pPr>
      <w:proofErr w:type="spellStart"/>
      <w:r>
        <w:rPr>
          <w:rFonts w:ascii="宋体" w:eastAsia="宋体" w:hAnsi="宋体" w:hint="eastAsia"/>
          <w:sz w:val="24"/>
          <w:szCs w:val="24"/>
        </w:rPr>
        <w:t>drc</w:t>
      </w:r>
      <w:proofErr w:type="spellEnd"/>
      <w:r>
        <w:rPr>
          <w:rFonts w:ascii="宋体" w:eastAsia="宋体" w:hAnsi="宋体" w:hint="eastAsia"/>
          <w:sz w:val="24"/>
          <w:szCs w:val="24"/>
        </w:rPr>
        <w:t>消息是异地多活数据同步消息</w:t>
      </w:r>
      <w:r w:rsidR="00E853EA">
        <w:rPr>
          <w:rFonts w:ascii="宋体" w:eastAsia="宋体" w:hAnsi="宋体" w:hint="eastAsia"/>
          <w:sz w:val="24"/>
          <w:szCs w:val="24"/>
        </w:rPr>
        <w:t>。</w:t>
      </w:r>
      <w:r w:rsidR="00F170AE">
        <w:rPr>
          <w:rFonts w:ascii="宋体" w:eastAsia="宋体" w:hAnsi="宋体" w:hint="eastAsia"/>
          <w:sz w:val="24"/>
          <w:szCs w:val="24"/>
        </w:rPr>
        <w:t>为了防止一个机房的机子全部宕机，</w:t>
      </w:r>
      <w:r w:rsidR="00E853EA">
        <w:rPr>
          <w:rFonts w:ascii="宋体" w:eastAsia="宋体" w:hAnsi="宋体" w:hint="eastAsia"/>
          <w:sz w:val="24"/>
          <w:szCs w:val="24"/>
        </w:rPr>
        <w:t>系统一般会在不同的机房</w:t>
      </w:r>
      <w:r w:rsidR="003D0478">
        <w:rPr>
          <w:rFonts w:ascii="宋体" w:eastAsia="宋体" w:hAnsi="宋体" w:hint="eastAsia"/>
          <w:sz w:val="24"/>
          <w:szCs w:val="24"/>
        </w:rPr>
        <w:t>里部署</w:t>
      </w:r>
      <w:r w:rsidR="00E853EA">
        <w:rPr>
          <w:rFonts w:ascii="宋体" w:eastAsia="宋体" w:hAnsi="宋体" w:hint="eastAsia"/>
          <w:sz w:val="24"/>
          <w:szCs w:val="24"/>
        </w:rPr>
        <w:t>，以两个机房为例，用户一次只会影响一个机房的数据，当用户影响a机房的数据的时候，a机房就会给b机房的消息队列发送一条数据同步消息，b机房接收到消息后，就会将b机房的数据就会和a机房的数据进行同步，保证最终一致性，b机房同理。机房之间发送的同步消息就是</w:t>
      </w:r>
      <w:proofErr w:type="spellStart"/>
      <w:r w:rsidR="00E853EA">
        <w:rPr>
          <w:rFonts w:ascii="宋体" w:eastAsia="宋体" w:hAnsi="宋体" w:hint="eastAsia"/>
          <w:sz w:val="24"/>
          <w:szCs w:val="24"/>
        </w:rPr>
        <w:t>drc</w:t>
      </w:r>
      <w:proofErr w:type="spellEnd"/>
      <w:r w:rsidR="00E853EA">
        <w:rPr>
          <w:rFonts w:ascii="宋体" w:eastAsia="宋体" w:hAnsi="宋体" w:hint="eastAsia"/>
          <w:sz w:val="24"/>
          <w:szCs w:val="24"/>
        </w:rPr>
        <w:t>消息。为了避免频繁的访问数据库，数据库中的规则需要缓存到</w:t>
      </w:r>
      <w:proofErr w:type="spellStart"/>
      <w:r w:rsidR="00E853EA">
        <w:rPr>
          <w:rFonts w:ascii="宋体" w:eastAsia="宋体" w:hAnsi="宋体" w:hint="eastAsia"/>
          <w:sz w:val="24"/>
          <w:szCs w:val="24"/>
        </w:rPr>
        <w:t>redis</w:t>
      </w:r>
      <w:proofErr w:type="spellEnd"/>
      <w:r w:rsidR="00E853EA">
        <w:rPr>
          <w:rFonts w:ascii="宋体" w:eastAsia="宋体" w:hAnsi="宋体" w:hint="eastAsia"/>
          <w:sz w:val="24"/>
          <w:szCs w:val="24"/>
        </w:rPr>
        <w:t>中，</w:t>
      </w:r>
      <w:r w:rsidR="00824A14">
        <w:rPr>
          <w:rFonts w:ascii="宋体" w:eastAsia="宋体" w:hAnsi="宋体" w:hint="eastAsia"/>
          <w:sz w:val="24"/>
          <w:szCs w:val="24"/>
        </w:rPr>
        <w:t>当数据库中的数据发生变化的时候，</w:t>
      </w:r>
      <w:proofErr w:type="spellStart"/>
      <w:r w:rsidR="00824A14">
        <w:rPr>
          <w:rFonts w:ascii="宋体" w:eastAsia="宋体" w:hAnsi="宋体" w:hint="eastAsia"/>
          <w:sz w:val="24"/>
          <w:szCs w:val="24"/>
        </w:rPr>
        <w:t>redis</w:t>
      </w:r>
      <w:proofErr w:type="spellEnd"/>
      <w:r w:rsidR="00824A14">
        <w:rPr>
          <w:rFonts w:ascii="宋体" w:eastAsia="宋体" w:hAnsi="宋体" w:hint="eastAsia"/>
          <w:sz w:val="24"/>
          <w:szCs w:val="24"/>
        </w:rPr>
        <w:t>中的数据也需要同步，监听</w:t>
      </w:r>
      <w:proofErr w:type="spellStart"/>
      <w:r w:rsidR="00824A14">
        <w:rPr>
          <w:rFonts w:ascii="宋体" w:eastAsia="宋体" w:hAnsi="宋体" w:hint="eastAsia"/>
          <w:sz w:val="24"/>
          <w:szCs w:val="24"/>
        </w:rPr>
        <w:t>drc</w:t>
      </w:r>
      <w:proofErr w:type="spellEnd"/>
      <w:r w:rsidR="00824A14">
        <w:rPr>
          <w:rFonts w:ascii="宋体" w:eastAsia="宋体" w:hAnsi="宋体" w:hint="eastAsia"/>
          <w:sz w:val="24"/>
          <w:szCs w:val="24"/>
        </w:rPr>
        <w:t>消息为了同步机房的</w:t>
      </w:r>
      <w:proofErr w:type="spellStart"/>
      <w:r w:rsidR="00824A14">
        <w:rPr>
          <w:rFonts w:ascii="宋体" w:eastAsia="宋体" w:hAnsi="宋体" w:hint="eastAsia"/>
          <w:sz w:val="24"/>
          <w:szCs w:val="24"/>
        </w:rPr>
        <w:t>redis</w:t>
      </w:r>
      <w:proofErr w:type="spellEnd"/>
      <w:r w:rsidR="00824A14">
        <w:rPr>
          <w:rFonts w:ascii="宋体" w:eastAsia="宋体" w:hAnsi="宋体" w:hint="eastAsia"/>
          <w:sz w:val="24"/>
          <w:szCs w:val="24"/>
        </w:rPr>
        <w:t>消息。</w:t>
      </w:r>
    </w:p>
    <w:tbl>
      <w:tblPr>
        <w:tblStyle w:val="af3"/>
        <w:tblW w:w="0" w:type="auto"/>
        <w:tblLook w:val="04A0" w:firstRow="1" w:lastRow="0" w:firstColumn="1" w:lastColumn="0" w:noHBand="0" w:noVBand="1"/>
      </w:tblPr>
      <w:tblGrid>
        <w:gridCol w:w="1129"/>
        <w:gridCol w:w="1560"/>
        <w:gridCol w:w="1984"/>
        <w:gridCol w:w="3623"/>
      </w:tblGrid>
      <w:tr w:rsidR="00C917D9" w:rsidRPr="00C03CFF" w14:paraId="3B4F1272" w14:textId="77777777" w:rsidTr="00050D73">
        <w:tc>
          <w:tcPr>
            <w:tcW w:w="1129" w:type="dxa"/>
          </w:tcPr>
          <w:p w14:paraId="5317C7D5"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25A29FE" w14:textId="144FAFE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UC</w:t>
            </w:r>
            <w:r w:rsidR="005F2DAD">
              <w:rPr>
                <w:rFonts w:ascii="Arial" w:eastAsia="宋体" w:hAnsi="Arial" w:cs="Arial" w:hint="eastAsia"/>
                <w:szCs w:val="21"/>
              </w:rPr>
              <w:t>10</w:t>
            </w:r>
          </w:p>
        </w:tc>
        <w:tc>
          <w:tcPr>
            <w:tcW w:w="1984" w:type="dxa"/>
          </w:tcPr>
          <w:p w14:paraId="6809D986"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5CEAEB3B"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修改规则</w:t>
            </w:r>
          </w:p>
        </w:tc>
      </w:tr>
      <w:tr w:rsidR="00C917D9" w:rsidRPr="00C03CFF" w14:paraId="54C652D9" w14:textId="77777777" w:rsidTr="00050D73">
        <w:tc>
          <w:tcPr>
            <w:tcW w:w="1129" w:type="dxa"/>
          </w:tcPr>
          <w:p w14:paraId="63837B59"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462000AA"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运营修改规则</w:t>
            </w:r>
          </w:p>
        </w:tc>
      </w:tr>
      <w:tr w:rsidR="00C917D9" w:rsidRPr="00C03CFF" w14:paraId="617C438F" w14:textId="77777777" w:rsidTr="00050D73">
        <w:tc>
          <w:tcPr>
            <w:tcW w:w="1129" w:type="dxa"/>
          </w:tcPr>
          <w:p w14:paraId="5765278C"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EAB0218"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w:t>
            </w:r>
          </w:p>
        </w:tc>
      </w:tr>
      <w:tr w:rsidR="00C917D9" w:rsidRPr="00C03CFF" w14:paraId="22CB00A5" w14:textId="77777777" w:rsidTr="00050D73">
        <w:tc>
          <w:tcPr>
            <w:tcW w:w="1129" w:type="dxa"/>
          </w:tcPr>
          <w:p w14:paraId="7738B3EA"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5B1895"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用户已经经过身份验证</w:t>
            </w:r>
          </w:p>
        </w:tc>
      </w:tr>
      <w:tr w:rsidR="00C917D9" w:rsidRPr="00C03CFF" w14:paraId="495501A1" w14:textId="77777777" w:rsidTr="00050D73">
        <w:tc>
          <w:tcPr>
            <w:tcW w:w="1129" w:type="dxa"/>
          </w:tcPr>
          <w:p w14:paraId="60E47EB9"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8DE75AB"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触发创建告警任务、触发审核流</w:t>
            </w:r>
          </w:p>
        </w:tc>
      </w:tr>
      <w:tr w:rsidR="00C917D9" w:rsidRPr="00C03CFF" w14:paraId="2F303474" w14:textId="77777777" w:rsidTr="00050D73">
        <w:tc>
          <w:tcPr>
            <w:tcW w:w="1129" w:type="dxa"/>
          </w:tcPr>
          <w:p w14:paraId="5D2C5587"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08DA064C"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中</w:t>
            </w:r>
          </w:p>
        </w:tc>
      </w:tr>
      <w:tr w:rsidR="00C917D9" w:rsidRPr="00C03CFF" w14:paraId="301B051B" w14:textId="77777777" w:rsidTr="00050D73">
        <w:tc>
          <w:tcPr>
            <w:tcW w:w="1129" w:type="dxa"/>
          </w:tcPr>
          <w:p w14:paraId="67590B5F"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E16356B"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w:t>
            </w:r>
            <w:r>
              <w:rPr>
                <w:rFonts w:ascii="Arial" w:eastAsia="宋体" w:hAnsi="Arial" w:cs="Arial" w:hint="eastAsia"/>
                <w:szCs w:val="21"/>
              </w:rPr>
              <w:t>修改</w:t>
            </w:r>
            <w:r w:rsidRPr="007A1E5D">
              <w:rPr>
                <w:rFonts w:ascii="Arial" w:eastAsia="宋体" w:hAnsi="Arial" w:cs="Arial" w:hint="eastAsia"/>
                <w:szCs w:val="21"/>
              </w:rPr>
              <w:t>规则。</w:t>
            </w:r>
          </w:p>
          <w:p w14:paraId="150C3805"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用户进行规则的配置。</w:t>
            </w:r>
          </w:p>
          <w:p w14:paraId="10CDCBBF"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用户点击提交审核</w:t>
            </w:r>
          </w:p>
          <w:p w14:paraId="420E0D24"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系统保存规则草稿，并触发审核流，触发创建告警任务。</w:t>
            </w:r>
          </w:p>
        </w:tc>
      </w:tr>
      <w:tr w:rsidR="00C917D9" w:rsidRPr="00C03CFF" w14:paraId="778BCEE0" w14:textId="77777777" w:rsidTr="00050D73">
        <w:tc>
          <w:tcPr>
            <w:tcW w:w="1129" w:type="dxa"/>
          </w:tcPr>
          <w:p w14:paraId="179FAD49"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3C78024"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无</w:t>
            </w:r>
          </w:p>
        </w:tc>
      </w:tr>
    </w:tbl>
    <w:p w14:paraId="3DB1B978" w14:textId="7D336CA4" w:rsidR="00C917D9" w:rsidRDefault="00C917D9" w:rsidP="00A003D1">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C917D9" w:rsidRPr="00C03CFF" w14:paraId="4225C04B" w14:textId="77777777" w:rsidTr="00050D73">
        <w:tc>
          <w:tcPr>
            <w:tcW w:w="1129" w:type="dxa"/>
          </w:tcPr>
          <w:p w14:paraId="60F05DBC"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0048D01D" w14:textId="7875AB55"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UC</w:t>
            </w:r>
            <w:r w:rsidR="005F2DAD">
              <w:rPr>
                <w:rFonts w:ascii="Arial" w:eastAsia="宋体" w:hAnsi="Arial" w:cs="Arial" w:hint="eastAsia"/>
                <w:szCs w:val="21"/>
              </w:rPr>
              <w:t>11</w:t>
            </w:r>
          </w:p>
        </w:tc>
        <w:tc>
          <w:tcPr>
            <w:tcW w:w="1984" w:type="dxa"/>
          </w:tcPr>
          <w:p w14:paraId="0464A1B6"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39C66F0"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修改规则</w:t>
            </w:r>
          </w:p>
        </w:tc>
      </w:tr>
      <w:tr w:rsidR="00C917D9" w:rsidRPr="00C03CFF" w14:paraId="563355E1" w14:textId="77777777" w:rsidTr="00050D73">
        <w:tc>
          <w:tcPr>
            <w:tcW w:w="1129" w:type="dxa"/>
          </w:tcPr>
          <w:p w14:paraId="3D4ECC42"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2FEDB64"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运营修改规则</w:t>
            </w:r>
          </w:p>
        </w:tc>
      </w:tr>
      <w:tr w:rsidR="00C917D9" w:rsidRPr="00C03CFF" w14:paraId="71D8E413" w14:textId="77777777" w:rsidTr="00050D73">
        <w:tc>
          <w:tcPr>
            <w:tcW w:w="1129" w:type="dxa"/>
          </w:tcPr>
          <w:p w14:paraId="0A728EAE"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7D858F0"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w:t>
            </w:r>
          </w:p>
        </w:tc>
      </w:tr>
      <w:tr w:rsidR="00C917D9" w:rsidRPr="00C03CFF" w14:paraId="17DB99CF" w14:textId="77777777" w:rsidTr="00050D73">
        <w:tc>
          <w:tcPr>
            <w:tcW w:w="1129" w:type="dxa"/>
          </w:tcPr>
          <w:p w14:paraId="28B29488"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5F8E0F9"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用户已经经过身份验证</w:t>
            </w:r>
          </w:p>
        </w:tc>
      </w:tr>
      <w:tr w:rsidR="00C917D9" w:rsidRPr="00C03CFF" w14:paraId="08DB2910" w14:textId="77777777" w:rsidTr="00050D73">
        <w:tc>
          <w:tcPr>
            <w:tcW w:w="1129" w:type="dxa"/>
          </w:tcPr>
          <w:p w14:paraId="5EA85C82"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7BF1DDE9"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触发创建告警任务、触发审核流</w:t>
            </w:r>
          </w:p>
        </w:tc>
      </w:tr>
      <w:tr w:rsidR="00C917D9" w:rsidRPr="00C03CFF" w14:paraId="3E2B1388" w14:textId="77777777" w:rsidTr="00050D73">
        <w:tc>
          <w:tcPr>
            <w:tcW w:w="1129" w:type="dxa"/>
          </w:tcPr>
          <w:p w14:paraId="5AC2F033"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0385C6DF"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中</w:t>
            </w:r>
          </w:p>
        </w:tc>
      </w:tr>
      <w:tr w:rsidR="00C917D9" w:rsidRPr="00C03CFF" w14:paraId="02BC5EFA" w14:textId="77777777" w:rsidTr="00050D73">
        <w:tc>
          <w:tcPr>
            <w:tcW w:w="1129" w:type="dxa"/>
          </w:tcPr>
          <w:p w14:paraId="15991CEE"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DF785BE"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w:t>
            </w:r>
            <w:r>
              <w:rPr>
                <w:rFonts w:ascii="Arial" w:eastAsia="宋体" w:hAnsi="Arial" w:cs="Arial" w:hint="eastAsia"/>
                <w:szCs w:val="21"/>
              </w:rPr>
              <w:t>修改</w:t>
            </w:r>
            <w:r w:rsidRPr="007A1E5D">
              <w:rPr>
                <w:rFonts w:ascii="Arial" w:eastAsia="宋体" w:hAnsi="Arial" w:cs="Arial" w:hint="eastAsia"/>
                <w:szCs w:val="21"/>
              </w:rPr>
              <w:t>规则。</w:t>
            </w:r>
          </w:p>
          <w:p w14:paraId="0BD2951B"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用户进行规则的配置。</w:t>
            </w:r>
          </w:p>
          <w:p w14:paraId="28AEE070"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用户点击提交审核</w:t>
            </w:r>
          </w:p>
          <w:p w14:paraId="57E4E1EE"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系统保存规则草稿，并触发审核流，触发创建告警任务。</w:t>
            </w:r>
          </w:p>
        </w:tc>
      </w:tr>
      <w:tr w:rsidR="00C917D9" w:rsidRPr="00C03CFF" w14:paraId="7F61D166" w14:textId="77777777" w:rsidTr="00050D73">
        <w:tc>
          <w:tcPr>
            <w:tcW w:w="1129" w:type="dxa"/>
          </w:tcPr>
          <w:p w14:paraId="0F94456F"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6387809"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无</w:t>
            </w:r>
          </w:p>
        </w:tc>
      </w:tr>
    </w:tbl>
    <w:p w14:paraId="38DBBD0D" w14:textId="06E823ED" w:rsidR="00C917D9" w:rsidRDefault="00C917D9" w:rsidP="00A003D1">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C917D9" w:rsidRPr="00C03CFF" w14:paraId="16E99322" w14:textId="77777777" w:rsidTr="00050D73">
        <w:tc>
          <w:tcPr>
            <w:tcW w:w="1129" w:type="dxa"/>
          </w:tcPr>
          <w:p w14:paraId="0D3C227A"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lastRenderedPageBreak/>
              <w:t>ID</w:t>
            </w:r>
          </w:p>
        </w:tc>
        <w:tc>
          <w:tcPr>
            <w:tcW w:w="1560" w:type="dxa"/>
          </w:tcPr>
          <w:p w14:paraId="570359B1" w14:textId="553ACBD2"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UC</w:t>
            </w:r>
            <w:r w:rsidR="005F2DAD">
              <w:rPr>
                <w:rFonts w:ascii="Arial" w:eastAsia="宋体" w:hAnsi="Arial" w:cs="Arial" w:hint="eastAsia"/>
                <w:szCs w:val="21"/>
              </w:rPr>
              <w:t>1</w:t>
            </w:r>
            <w:r>
              <w:rPr>
                <w:rFonts w:ascii="Arial" w:eastAsia="宋体" w:hAnsi="Arial" w:cs="Arial" w:hint="eastAsia"/>
                <w:szCs w:val="21"/>
              </w:rPr>
              <w:t>2</w:t>
            </w:r>
          </w:p>
        </w:tc>
        <w:tc>
          <w:tcPr>
            <w:tcW w:w="1984" w:type="dxa"/>
          </w:tcPr>
          <w:p w14:paraId="3694BE0F"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34C085D"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修改规则</w:t>
            </w:r>
          </w:p>
        </w:tc>
      </w:tr>
      <w:tr w:rsidR="00C917D9" w:rsidRPr="00C03CFF" w14:paraId="0781A980" w14:textId="77777777" w:rsidTr="00050D73">
        <w:tc>
          <w:tcPr>
            <w:tcW w:w="1129" w:type="dxa"/>
          </w:tcPr>
          <w:p w14:paraId="19BE2D70"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2FE1E101"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运营修改规则</w:t>
            </w:r>
          </w:p>
        </w:tc>
      </w:tr>
      <w:tr w:rsidR="00C917D9" w:rsidRPr="00C03CFF" w14:paraId="55FC284A" w14:textId="77777777" w:rsidTr="00050D73">
        <w:tc>
          <w:tcPr>
            <w:tcW w:w="1129" w:type="dxa"/>
          </w:tcPr>
          <w:p w14:paraId="14504794"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6D6B575"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运营</w:t>
            </w:r>
          </w:p>
        </w:tc>
      </w:tr>
      <w:tr w:rsidR="00C917D9" w:rsidRPr="00C03CFF" w14:paraId="1AEB59B4" w14:textId="77777777" w:rsidTr="00050D73">
        <w:tc>
          <w:tcPr>
            <w:tcW w:w="1129" w:type="dxa"/>
          </w:tcPr>
          <w:p w14:paraId="45A2701B" w14:textId="77777777" w:rsidR="00C917D9" w:rsidRPr="00C03CFF" w:rsidRDefault="00C917D9" w:rsidP="00050D73">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03B391C1"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用户已经经过身份验证</w:t>
            </w:r>
          </w:p>
        </w:tc>
      </w:tr>
      <w:tr w:rsidR="00C917D9" w:rsidRPr="00C03CFF" w14:paraId="263B8609" w14:textId="77777777" w:rsidTr="00050D73">
        <w:tc>
          <w:tcPr>
            <w:tcW w:w="1129" w:type="dxa"/>
          </w:tcPr>
          <w:p w14:paraId="51DD17E5"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29EA8D4D"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触发创建告警任务、触发审核流</w:t>
            </w:r>
          </w:p>
        </w:tc>
      </w:tr>
      <w:tr w:rsidR="00C917D9" w:rsidRPr="00C03CFF" w14:paraId="3CAA8E06" w14:textId="77777777" w:rsidTr="00050D73">
        <w:tc>
          <w:tcPr>
            <w:tcW w:w="1129" w:type="dxa"/>
          </w:tcPr>
          <w:p w14:paraId="5491D08C"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78FA7D6C"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中</w:t>
            </w:r>
          </w:p>
        </w:tc>
      </w:tr>
      <w:tr w:rsidR="00C917D9" w:rsidRPr="00C03CFF" w14:paraId="4721A029" w14:textId="77777777" w:rsidTr="00050D73">
        <w:tc>
          <w:tcPr>
            <w:tcW w:w="1129" w:type="dxa"/>
          </w:tcPr>
          <w:p w14:paraId="76174455"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75A56E02"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w:t>
            </w:r>
            <w:r>
              <w:rPr>
                <w:rFonts w:ascii="Arial" w:eastAsia="宋体" w:hAnsi="Arial" w:cs="Arial" w:hint="eastAsia"/>
                <w:szCs w:val="21"/>
              </w:rPr>
              <w:t>修改</w:t>
            </w:r>
            <w:r w:rsidRPr="007A1E5D">
              <w:rPr>
                <w:rFonts w:ascii="Arial" w:eastAsia="宋体" w:hAnsi="Arial" w:cs="Arial" w:hint="eastAsia"/>
                <w:szCs w:val="21"/>
              </w:rPr>
              <w:t>规则。</w:t>
            </w:r>
          </w:p>
          <w:p w14:paraId="667A29C0"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用户进行规则的配置。</w:t>
            </w:r>
          </w:p>
          <w:p w14:paraId="77A0A1A8" w14:textId="77777777" w:rsidR="00C917D9"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用户点击提交审核</w:t>
            </w:r>
          </w:p>
          <w:p w14:paraId="6866B459" w14:textId="77777777" w:rsidR="00C917D9" w:rsidRPr="007A1E5D" w:rsidRDefault="00C917D9" w:rsidP="00C917D9">
            <w:pPr>
              <w:pStyle w:val="a5"/>
              <w:widowControl/>
              <w:numPr>
                <w:ilvl w:val="0"/>
                <w:numId w:val="19"/>
              </w:numPr>
              <w:ind w:firstLineChars="0"/>
              <w:jc w:val="left"/>
              <w:rPr>
                <w:rFonts w:ascii="Arial" w:eastAsia="宋体" w:hAnsi="Arial" w:cs="Arial"/>
                <w:szCs w:val="21"/>
              </w:rPr>
            </w:pPr>
            <w:r w:rsidRPr="007A1E5D">
              <w:rPr>
                <w:rFonts w:ascii="Arial" w:eastAsia="宋体" w:hAnsi="Arial" w:cs="Arial" w:hint="eastAsia"/>
                <w:szCs w:val="21"/>
              </w:rPr>
              <w:t>系统保存规则草稿，并触发审核流，触发创建告警任务。</w:t>
            </w:r>
          </w:p>
        </w:tc>
      </w:tr>
      <w:tr w:rsidR="00C917D9" w:rsidRPr="00C03CFF" w14:paraId="358DA0FA" w14:textId="77777777" w:rsidTr="00050D73">
        <w:tc>
          <w:tcPr>
            <w:tcW w:w="1129" w:type="dxa"/>
          </w:tcPr>
          <w:p w14:paraId="700A18F6"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E6C8DED" w14:textId="77777777" w:rsidR="00C917D9" w:rsidRPr="00C03CFF" w:rsidRDefault="00C917D9" w:rsidP="00050D73">
            <w:pPr>
              <w:widowControl/>
              <w:jc w:val="left"/>
              <w:rPr>
                <w:rFonts w:ascii="Arial" w:eastAsia="宋体" w:hAnsi="Arial" w:cs="Arial"/>
                <w:szCs w:val="21"/>
              </w:rPr>
            </w:pPr>
            <w:r>
              <w:rPr>
                <w:rFonts w:ascii="Arial" w:eastAsia="宋体" w:hAnsi="Arial" w:cs="Arial" w:hint="eastAsia"/>
                <w:szCs w:val="21"/>
              </w:rPr>
              <w:t>无</w:t>
            </w:r>
          </w:p>
        </w:tc>
      </w:tr>
    </w:tbl>
    <w:p w14:paraId="12B6E356" w14:textId="77777777" w:rsidR="00C917D9" w:rsidRPr="00A003D1" w:rsidRDefault="00C917D9" w:rsidP="00A003D1">
      <w:pPr>
        <w:spacing w:line="360" w:lineRule="auto"/>
        <w:ind w:firstLineChars="200" w:firstLine="480"/>
        <w:rPr>
          <w:rFonts w:ascii="宋体" w:eastAsia="宋体" w:hAnsi="宋体"/>
          <w:sz w:val="24"/>
          <w:szCs w:val="24"/>
        </w:rPr>
      </w:pPr>
    </w:p>
    <w:p w14:paraId="333A1501" w14:textId="6D02C10F" w:rsidR="00AA5A21" w:rsidRDefault="00E1771E" w:rsidP="00F675BF">
      <w:pPr>
        <w:pStyle w:val="2"/>
      </w:pPr>
      <w:bookmarkStart w:id="72" w:name="_Toc25947932"/>
      <w:r>
        <w:rPr>
          <w:rFonts w:hint="eastAsia"/>
        </w:rPr>
        <w:t>3</w:t>
      </w:r>
      <w:r>
        <w:t>.</w:t>
      </w:r>
      <w:r w:rsidR="000A1618">
        <w:rPr>
          <w:rFonts w:hint="eastAsia"/>
        </w:rPr>
        <w:t>3</w:t>
      </w:r>
      <w:r>
        <w:t xml:space="preserve"> </w:t>
      </w:r>
      <w:r>
        <w:rPr>
          <w:rFonts w:hint="eastAsia"/>
        </w:rPr>
        <w:t>系统总体设计</w:t>
      </w:r>
    </w:p>
    <w:p w14:paraId="42D3D300" w14:textId="3AB18563" w:rsidR="00DA0ECA" w:rsidRDefault="00842122" w:rsidP="00842122">
      <w:pPr>
        <w:pStyle w:val="3"/>
      </w:pPr>
      <w:r>
        <w:rPr>
          <w:rFonts w:hint="eastAsia"/>
        </w:rPr>
        <w:t>3.3.1</w:t>
      </w:r>
      <w:r>
        <w:t xml:space="preserve"> </w:t>
      </w:r>
      <w:r>
        <w:rPr>
          <w:rFonts w:hint="eastAsia"/>
        </w:rPr>
        <w:t>规则设计</w:t>
      </w:r>
    </w:p>
    <w:p w14:paraId="6E2503C5" w14:textId="7C72B960" w:rsidR="00E23F2C" w:rsidRDefault="00E23F2C" w:rsidP="00E23F2C">
      <w:pPr>
        <w:spacing w:line="360" w:lineRule="auto"/>
        <w:ind w:firstLineChars="200" w:firstLine="420"/>
      </w:pPr>
      <w:r>
        <w:rPr>
          <w:rFonts w:hint="eastAsia"/>
        </w:rPr>
        <w:t>运营人员在进行规则配置的时候并非是随意的配置，而是需要在指定的规则集合下进行配置。</w:t>
      </w:r>
    </w:p>
    <w:p w14:paraId="16602ADD" w14:textId="06AF4262" w:rsidR="00324162" w:rsidRDefault="00324162" w:rsidP="00324162">
      <w:pPr>
        <w:spacing w:line="360" w:lineRule="auto"/>
        <w:ind w:firstLineChars="200" w:firstLine="420"/>
      </w:pPr>
      <w:r>
        <w:rPr>
          <w:rFonts w:hint="eastAsia"/>
        </w:rPr>
        <w:t>规则主要分为三大部分，</w:t>
      </w:r>
      <w:r w:rsidR="002F7E71">
        <w:rPr>
          <w:rFonts w:hint="eastAsia"/>
        </w:rPr>
        <w:t>超时判定规则</w:t>
      </w:r>
      <w:r>
        <w:rPr>
          <w:rFonts w:hint="eastAsia"/>
        </w:rPr>
        <w:t>、规则生效范围和规则触发动作。</w:t>
      </w:r>
    </w:p>
    <w:p w14:paraId="4FAEB375" w14:textId="50FA9693" w:rsidR="00324162" w:rsidRDefault="00324162" w:rsidP="00324162">
      <w:pPr>
        <w:spacing w:line="360" w:lineRule="auto"/>
        <w:ind w:firstLineChars="200" w:firstLine="420"/>
      </w:pPr>
      <w:r>
        <w:rPr>
          <w:rFonts w:hint="eastAsia"/>
        </w:rPr>
        <w:t>在规则触发条件中</w:t>
      </w:r>
      <w:r w:rsidR="00073B85">
        <w:rPr>
          <w:rFonts w:hint="eastAsia"/>
        </w:rPr>
        <w:t>，规则的定义如下：</w:t>
      </w:r>
    </w:p>
    <w:tbl>
      <w:tblPr>
        <w:tblStyle w:val="af3"/>
        <w:tblW w:w="0" w:type="auto"/>
        <w:tblLook w:val="04A0" w:firstRow="1" w:lastRow="0" w:firstColumn="1" w:lastColumn="0" w:noHBand="0" w:noVBand="1"/>
      </w:tblPr>
      <w:tblGrid>
        <w:gridCol w:w="3114"/>
        <w:gridCol w:w="5182"/>
      </w:tblGrid>
      <w:tr w:rsidR="00073B85" w14:paraId="31BF4BD2" w14:textId="77777777" w:rsidTr="00A73BB4">
        <w:tc>
          <w:tcPr>
            <w:tcW w:w="3114" w:type="dxa"/>
          </w:tcPr>
          <w:p w14:paraId="094FB4C5" w14:textId="04B380E7" w:rsidR="00073B85" w:rsidRDefault="00073B85" w:rsidP="00324162">
            <w:pPr>
              <w:spacing w:line="360" w:lineRule="auto"/>
            </w:pPr>
            <w:proofErr w:type="gramStart"/>
            <w:r>
              <w:rPr>
                <w:rFonts w:hint="eastAsia"/>
              </w:rPr>
              <w:t>规则名</w:t>
            </w:r>
            <w:proofErr w:type="gramEnd"/>
          </w:p>
        </w:tc>
        <w:tc>
          <w:tcPr>
            <w:tcW w:w="5182" w:type="dxa"/>
          </w:tcPr>
          <w:p w14:paraId="51D69FDA" w14:textId="5C5A4B3D" w:rsidR="00073B85" w:rsidRDefault="00073B85" w:rsidP="00324162">
            <w:pPr>
              <w:spacing w:line="360" w:lineRule="auto"/>
            </w:pPr>
            <w:r>
              <w:rPr>
                <w:rFonts w:hint="eastAsia"/>
              </w:rPr>
              <w:t>可选值</w:t>
            </w:r>
          </w:p>
        </w:tc>
      </w:tr>
      <w:tr w:rsidR="00C337E3" w14:paraId="6AC89262" w14:textId="77777777" w:rsidTr="00A73BB4">
        <w:tc>
          <w:tcPr>
            <w:tcW w:w="3114" w:type="dxa"/>
            <w:vMerge w:val="restart"/>
          </w:tcPr>
          <w:p w14:paraId="5E562393" w14:textId="48ABE8AA" w:rsidR="00C337E3" w:rsidRDefault="00C337E3" w:rsidP="00197ECA">
            <w:pPr>
              <w:spacing w:line="360" w:lineRule="auto"/>
              <w:jc w:val="center"/>
            </w:pPr>
            <w:r>
              <w:rPr>
                <w:rFonts w:hint="eastAsia"/>
              </w:rPr>
              <w:t>订单类型</w:t>
            </w:r>
          </w:p>
        </w:tc>
        <w:tc>
          <w:tcPr>
            <w:tcW w:w="5182" w:type="dxa"/>
          </w:tcPr>
          <w:p w14:paraId="299F994B" w14:textId="38F60C4F" w:rsidR="00C337E3" w:rsidRDefault="00C337E3" w:rsidP="00324162">
            <w:pPr>
              <w:spacing w:line="360" w:lineRule="auto"/>
            </w:pPr>
            <w:r>
              <w:rPr>
                <w:rFonts w:hint="eastAsia"/>
              </w:rPr>
              <w:t>及时单</w:t>
            </w:r>
          </w:p>
        </w:tc>
      </w:tr>
      <w:tr w:rsidR="00C337E3" w14:paraId="0F385146" w14:textId="77777777" w:rsidTr="00A73BB4">
        <w:tc>
          <w:tcPr>
            <w:tcW w:w="3114" w:type="dxa"/>
            <w:vMerge/>
          </w:tcPr>
          <w:p w14:paraId="2A03F87C" w14:textId="77777777" w:rsidR="00C337E3" w:rsidRDefault="00C337E3" w:rsidP="00324162">
            <w:pPr>
              <w:spacing w:line="360" w:lineRule="auto"/>
            </w:pPr>
          </w:p>
        </w:tc>
        <w:tc>
          <w:tcPr>
            <w:tcW w:w="5182" w:type="dxa"/>
          </w:tcPr>
          <w:p w14:paraId="75606CBC" w14:textId="29ADBB40" w:rsidR="00C337E3" w:rsidRDefault="00C337E3" w:rsidP="00324162">
            <w:pPr>
              <w:spacing w:line="360" w:lineRule="auto"/>
            </w:pPr>
            <w:r>
              <w:rPr>
                <w:rFonts w:hint="eastAsia"/>
              </w:rPr>
              <w:t>预定单</w:t>
            </w:r>
          </w:p>
        </w:tc>
      </w:tr>
      <w:tr w:rsidR="00C337E3" w14:paraId="2468A599" w14:textId="77777777" w:rsidTr="00A73BB4">
        <w:tc>
          <w:tcPr>
            <w:tcW w:w="3114" w:type="dxa"/>
            <w:vMerge/>
          </w:tcPr>
          <w:p w14:paraId="57E999E6" w14:textId="77777777" w:rsidR="00C337E3" w:rsidRDefault="00C337E3" w:rsidP="00324162">
            <w:pPr>
              <w:spacing w:line="360" w:lineRule="auto"/>
            </w:pPr>
          </w:p>
        </w:tc>
        <w:tc>
          <w:tcPr>
            <w:tcW w:w="5182" w:type="dxa"/>
          </w:tcPr>
          <w:p w14:paraId="37C1E485" w14:textId="02BF6367" w:rsidR="00C337E3" w:rsidRDefault="00C337E3" w:rsidP="00324162">
            <w:pPr>
              <w:spacing w:line="360" w:lineRule="auto"/>
            </w:pPr>
            <w:r>
              <w:rPr>
                <w:rFonts w:hint="eastAsia"/>
              </w:rPr>
              <w:t>全部</w:t>
            </w:r>
          </w:p>
        </w:tc>
      </w:tr>
      <w:tr w:rsidR="00C337E3" w14:paraId="5BA1431A" w14:textId="77777777" w:rsidTr="00A73BB4">
        <w:tc>
          <w:tcPr>
            <w:tcW w:w="3114" w:type="dxa"/>
            <w:vMerge w:val="restart"/>
          </w:tcPr>
          <w:p w14:paraId="40948F6D" w14:textId="0ACF8224" w:rsidR="00C337E3" w:rsidRDefault="00C337E3" w:rsidP="00197ECA">
            <w:pPr>
              <w:spacing w:line="360" w:lineRule="auto"/>
              <w:jc w:val="center"/>
            </w:pPr>
            <w:r>
              <w:rPr>
                <w:rFonts w:hint="eastAsia"/>
              </w:rPr>
              <w:t>主场景</w:t>
            </w:r>
          </w:p>
        </w:tc>
        <w:tc>
          <w:tcPr>
            <w:tcW w:w="5182" w:type="dxa"/>
          </w:tcPr>
          <w:p w14:paraId="1E4F19E6" w14:textId="08E3185A" w:rsidR="00C337E3" w:rsidRDefault="00C337E3" w:rsidP="00324162">
            <w:pPr>
              <w:spacing w:line="360" w:lineRule="auto"/>
            </w:pPr>
            <w:r>
              <w:rPr>
                <w:rFonts w:hint="eastAsia"/>
              </w:rPr>
              <w:t>提交订单</w:t>
            </w:r>
          </w:p>
        </w:tc>
      </w:tr>
      <w:tr w:rsidR="00C337E3" w14:paraId="6F02BB61" w14:textId="77777777" w:rsidTr="00A73BB4">
        <w:tc>
          <w:tcPr>
            <w:tcW w:w="3114" w:type="dxa"/>
            <w:vMerge/>
          </w:tcPr>
          <w:p w14:paraId="20A1639B" w14:textId="77777777" w:rsidR="00C337E3" w:rsidRDefault="00C337E3" w:rsidP="00324162">
            <w:pPr>
              <w:spacing w:line="360" w:lineRule="auto"/>
            </w:pPr>
          </w:p>
        </w:tc>
        <w:tc>
          <w:tcPr>
            <w:tcW w:w="5182" w:type="dxa"/>
          </w:tcPr>
          <w:p w14:paraId="6A76EA2D" w14:textId="50DAC7A2" w:rsidR="00C337E3" w:rsidRDefault="00C337E3" w:rsidP="00324162">
            <w:pPr>
              <w:spacing w:line="360" w:lineRule="auto"/>
            </w:pPr>
            <w:r>
              <w:rPr>
                <w:rFonts w:hint="eastAsia"/>
              </w:rPr>
              <w:t>实际用户T</w:t>
            </w:r>
          </w:p>
        </w:tc>
      </w:tr>
      <w:tr w:rsidR="00C337E3" w14:paraId="54E20B32" w14:textId="77777777" w:rsidTr="00A73BB4">
        <w:tc>
          <w:tcPr>
            <w:tcW w:w="3114" w:type="dxa"/>
            <w:vMerge/>
          </w:tcPr>
          <w:p w14:paraId="1451683D" w14:textId="77777777" w:rsidR="00C337E3" w:rsidRDefault="00C337E3" w:rsidP="00324162">
            <w:pPr>
              <w:spacing w:line="360" w:lineRule="auto"/>
            </w:pPr>
          </w:p>
        </w:tc>
        <w:tc>
          <w:tcPr>
            <w:tcW w:w="5182" w:type="dxa"/>
          </w:tcPr>
          <w:p w14:paraId="12189A3F" w14:textId="3FA778D5" w:rsidR="00C337E3" w:rsidRDefault="00C337E3" w:rsidP="00324162">
            <w:pPr>
              <w:spacing w:line="360" w:lineRule="auto"/>
            </w:pPr>
            <w:r>
              <w:rPr>
                <w:rFonts w:hint="eastAsia"/>
              </w:rPr>
              <w:t>预计时长</w:t>
            </w:r>
          </w:p>
        </w:tc>
      </w:tr>
      <w:tr w:rsidR="00C337E3" w14:paraId="27C80432" w14:textId="77777777" w:rsidTr="00A73BB4">
        <w:tc>
          <w:tcPr>
            <w:tcW w:w="3114" w:type="dxa"/>
            <w:vMerge/>
          </w:tcPr>
          <w:p w14:paraId="7F4CA533" w14:textId="77777777" w:rsidR="00C337E3" w:rsidRDefault="00C337E3" w:rsidP="00324162">
            <w:pPr>
              <w:spacing w:line="360" w:lineRule="auto"/>
            </w:pPr>
          </w:p>
        </w:tc>
        <w:tc>
          <w:tcPr>
            <w:tcW w:w="5182" w:type="dxa"/>
          </w:tcPr>
          <w:p w14:paraId="3A6AA1A5" w14:textId="7611CD37" w:rsidR="00C337E3" w:rsidRDefault="00C337E3" w:rsidP="00324162">
            <w:pPr>
              <w:spacing w:line="360" w:lineRule="auto"/>
            </w:pPr>
            <w:r>
              <w:rPr>
                <w:rFonts w:hint="eastAsia"/>
              </w:rPr>
              <w:t>用户付款</w:t>
            </w:r>
          </w:p>
        </w:tc>
      </w:tr>
      <w:tr w:rsidR="00C337E3" w14:paraId="4ABA75F4" w14:textId="77777777" w:rsidTr="00A73BB4">
        <w:tc>
          <w:tcPr>
            <w:tcW w:w="3114" w:type="dxa"/>
            <w:vMerge/>
          </w:tcPr>
          <w:p w14:paraId="74F52D70" w14:textId="77777777" w:rsidR="00C337E3" w:rsidRDefault="00C337E3" w:rsidP="00324162">
            <w:pPr>
              <w:spacing w:line="360" w:lineRule="auto"/>
            </w:pPr>
          </w:p>
        </w:tc>
        <w:tc>
          <w:tcPr>
            <w:tcW w:w="5182" w:type="dxa"/>
          </w:tcPr>
          <w:p w14:paraId="7CDD23FC" w14:textId="208CA504" w:rsidR="00C337E3" w:rsidRDefault="00C337E3" w:rsidP="00324162">
            <w:pPr>
              <w:spacing w:line="360" w:lineRule="auto"/>
            </w:pPr>
            <w:r>
              <w:rPr>
                <w:rFonts w:hint="eastAsia"/>
              </w:rPr>
              <w:t>商家接单</w:t>
            </w:r>
          </w:p>
        </w:tc>
      </w:tr>
      <w:tr w:rsidR="00C337E3" w14:paraId="318FF460" w14:textId="77777777" w:rsidTr="00A73BB4">
        <w:tc>
          <w:tcPr>
            <w:tcW w:w="3114" w:type="dxa"/>
            <w:vMerge/>
          </w:tcPr>
          <w:p w14:paraId="327E9695" w14:textId="77777777" w:rsidR="00C337E3" w:rsidRDefault="00C337E3" w:rsidP="00324162">
            <w:pPr>
              <w:spacing w:line="360" w:lineRule="auto"/>
            </w:pPr>
          </w:p>
        </w:tc>
        <w:tc>
          <w:tcPr>
            <w:tcW w:w="5182" w:type="dxa"/>
          </w:tcPr>
          <w:p w14:paraId="3D639D22" w14:textId="5D66C2BB" w:rsidR="00C337E3" w:rsidRDefault="00C337E3" w:rsidP="00324162">
            <w:pPr>
              <w:spacing w:line="360" w:lineRule="auto"/>
            </w:pPr>
            <w:proofErr w:type="gramStart"/>
            <w:r>
              <w:rPr>
                <w:rFonts w:hint="eastAsia"/>
              </w:rPr>
              <w:t>商家呼单</w:t>
            </w:r>
            <w:proofErr w:type="gramEnd"/>
          </w:p>
        </w:tc>
      </w:tr>
      <w:tr w:rsidR="00C337E3" w14:paraId="5802CE8A" w14:textId="77777777" w:rsidTr="00A73BB4">
        <w:tc>
          <w:tcPr>
            <w:tcW w:w="3114" w:type="dxa"/>
            <w:vMerge/>
          </w:tcPr>
          <w:p w14:paraId="56EF63E5" w14:textId="77777777" w:rsidR="00C337E3" w:rsidRDefault="00C337E3" w:rsidP="00324162">
            <w:pPr>
              <w:spacing w:line="360" w:lineRule="auto"/>
            </w:pPr>
          </w:p>
        </w:tc>
        <w:tc>
          <w:tcPr>
            <w:tcW w:w="5182" w:type="dxa"/>
          </w:tcPr>
          <w:p w14:paraId="38D82B53" w14:textId="0D1E5DD4" w:rsidR="00C337E3" w:rsidRDefault="00C337E3" w:rsidP="00324162">
            <w:pPr>
              <w:spacing w:line="360" w:lineRule="auto"/>
            </w:pPr>
            <w:r>
              <w:rPr>
                <w:rFonts w:hint="eastAsia"/>
              </w:rPr>
              <w:t>骑手接单</w:t>
            </w:r>
          </w:p>
        </w:tc>
      </w:tr>
      <w:tr w:rsidR="00C337E3" w14:paraId="00C9EE2F" w14:textId="77777777" w:rsidTr="00A73BB4">
        <w:tc>
          <w:tcPr>
            <w:tcW w:w="3114" w:type="dxa"/>
            <w:vMerge/>
          </w:tcPr>
          <w:p w14:paraId="3961A0FC" w14:textId="77777777" w:rsidR="00C337E3" w:rsidRDefault="00C337E3" w:rsidP="00324162">
            <w:pPr>
              <w:spacing w:line="360" w:lineRule="auto"/>
            </w:pPr>
          </w:p>
        </w:tc>
        <w:tc>
          <w:tcPr>
            <w:tcW w:w="5182" w:type="dxa"/>
          </w:tcPr>
          <w:p w14:paraId="7169BECF" w14:textId="25293B3B" w:rsidR="00C337E3" w:rsidRDefault="00C337E3" w:rsidP="00324162">
            <w:pPr>
              <w:spacing w:line="360" w:lineRule="auto"/>
            </w:pPr>
            <w:r>
              <w:rPr>
                <w:rFonts w:hint="eastAsia"/>
              </w:rPr>
              <w:t>骑手取餐</w:t>
            </w:r>
          </w:p>
        </w:tc>
      </w:tr>
      <w:tr w:rsidR="00C337E3" w14:paraId="48A088D0" w14:textId="77777777" w:rsidTr="00A73BB4">
        <w:tc>
          <w:tcPr>
            <w:tcW w:w="3114" w:type="dxa"/>
            <w:vMerge/>
          </w:tcPr>
          <w:p w14:paraId="737DE941" w14:textId="77777777" w:rsidR="00C337E3" w:rsidRDefault="00C337E3" w:rsidP="00324162">
            <w:pPr>
              <w:spacing w:line="360" w:lineRule="auto"/>
            </w:pPr>
          </w:p>
        </w:tc>
        <w:tc>
          <w:tcPr>
            <w:tcW w:w="5182" w:type="dxa"/>
          </w:tcPr>
          <w:p w14:paraId="406A49DD" w14:textId="264C8729" w:rsidR="00C337E3" w:rsidRDefault="00C337E3" w:rsidP="00324162">
            <w:pPr>
              <w:spacing w:line="360" w:lineRule="auto"/>
            </w:pPr>
            <w:r>
              <w:rPr>
                <w:rFonts w:hint="eastAsia"/>
              </w:rPr>
              <w:t>骑手送达</w:t>
            </w:r>
          </w:p>
        </w:tc>
      </w:tr>
      <w:tr w:rsidR="00C337E3" w14:paraId="3FE41109" w14:textId="77777777" w:rsidTr="00A73BB4">
        <w:tc>
          <w:tcPr>
            <w:tcW w:w="3114" w:type="dxa"/>
            <w:vMerge w:val="restart"/>
          </w:tcPr>
          <w:p w14:paraId="46F18CDB" w14:textId="2211C39C" w:rsidR="00C337E3" w:rsidRDefault="00C337E3" w:rsidP="00197ECA">
            <w:pPr>
              <w:spacing w:line="360" w:lineRule="auto"/>
              <w:jc w:val="center"/>
            </w:pPr>
            <w:r>
              <w:rPr>
                <w:rFonts w:hint="eastAsia"/>
              </w:rPr>
              <w:t>业务阶段：开始节点/结束节点</w:t>
            </w:r>
          </w:p>
        </w:tc>
        <w:tc>
          <w:tcPr>
            <w:tcW w:w="5182" w:type="dxa"/>
          </w:tcPr>
          <w:p w14:paraId="3BB59363" w14:textId="2AD1B686" w:rsidR="00C337E3" w:rsidRDefault="00C337E3" w:rsidP="00C337E3">
            <w:pPr>
              <w:spacing w:line="360" w:lineRule="auto"/>
            </w:pPr>
            <w:r>
              <w:rPr>
                <w:rFonts w:hint="eastAsia"/>
              </w:rPr>
              <w:t>提交订单</w:t>
            </w:r>
          </w:p>
        </w:tc>
      </w:tr>
      <w:tr w:rsidR="00C337E3" w14:paraId="0B8639EC" w14:textId="77777777" w:rsidTr="00A73BB4">
        <w:tc>
          <w:tcPr>
            <w:tcW w:w="3114" w:type="dxa"/>
            <w:vMerge/>
          </w:tcPr>
          <w:p w14:paraId="3D487E03" w14:textId="77777777" w:rsidR="00C337E3" w:rsidRDefault="00C337E3" w:rsidP="00C337E3">
            <w:pPr>
              <w:spacing w:line="360" w:lineRule="auto"/>
            </w:pPr>
          </w:p>
        </w:tc>
        <w:tc>
          <w:tcPr>
            <w:tcW w:w="5182" w:type="dxa"/>
          </w:tcPr>
          <w:p w14:paraId="21170778" w14:textId="4A53EDA6" w:rsidR="00C337E3" w:rsidRDefault="00C337E3" w:rsidP="00C337E3">
            <w:pPr>
              <w:spacing w:line="360" w:lineRule="auto"/>
            </w:pPr>
            <w:r>
              <w:rPr>
                <w:rFonts w:hint="eastAsia"/>
              </w:rPr>
              <w:t>实际用户T</w:t>
            </w:r>
          </w:p>
        </w:tc>
      </w:tr>
      <w:tr w:rsidR="00C337E3" w14:paraId="292F8AAF" w14:textId="77777777" w:rsidTr="00A73BB4">
        <w:tc>
          <w:tcPr>
            <w:tcW w:w="3114" w:type="dxa"/>
            <w:vMerge/>
          </w:tcPr>
          <w:p w14:paraId="32674EA9" w14:textId="77777777" w:rsidR="00C337E3" w:rsidRDefault="00C337E3" w:rsidP="00C337E3">
            <w:pPr>
              <w:spacing w:line="360" w:lineRule="auto"/>
            </w:pPr>
          </w:p>
        </w:tc>
        <w:tc>
          <w:tcPr>
            <w:tcW w:w="5182" w:type="dxa"/>
          </w:tcPr>
          <w:p w14:paraId="40416E41" w14:textId="1FE8119A" w:rsidR="00C337E3" w:rsidRDefault="00C337E3" w:rsidP="00C337E3">
            <w:pPr>
              <w:spacing w:line="360" w:lineRule="auto"/>
            </w:pPr>
            <w:r>
              <w:rPr>
                <w:rFonts w:hint="eastAsia"/>
              </w:rPr>
              <w:t>预计时长</w:t>
            </w:r>
          </w:p>
        </w:tc>
      </w:tr>
      <w:tr w:rsidR="00C337E3" w14:paraId="77AA52DB" w14:textId="77777777" w:rsidTr="00A73BB4">
        <w:tc>
          <w:tcPr>
            <w:tcW w:w="3114" w:type="dxa"/>
            <w:vMerge/>
          </w:tcPr>
          <w:p w14:paraId="355155C0" w14:textId="77777777" w:rsidR="00C337E3" w:rsidRDefault="00C337E3" w:rsidP="00C337E3">
            <w:pPr>
              <w:spacing w:line="360" w:lineRule="auto"/>
            </w:pPr>
          </w:p>
        </w:tc>
        <w:tc>
          <w:tcPr>
            <w:tcW w:w="5182" w:type="dxa"/>
          </w:tcPr>
          <w:p w14:paraId="0C536DDC" w14:textId="5C3995C4" w:rsidR="00C337E3" w:rsidRDefault="00C337E3" w:rsidP="00C337E3">
            <w:pPr>
              <w:spacing w:line="360" w:lineRule="auto"/>
            </w:pPr>
            <w:r>
              <w:rPr>
                <w:rFonts w:hint="eastAsia"/>
              </w:rPr>
              <w:t>用户付款</w:t>
            </w:r>
          </w:p>
        </w:tc>
      </w:tr>
      <w:tr w:rsidR="00C337E3" w14:paraId="554A4B62" w14:textId="77777777" w:rsidTr="00A73BB4">
        <w:tc>
          <w:tcPr>
            <w:tcW w:w="3114" w:type="dxa"/>
            <w:vMerge/>
          </w:tcPr>
          <w:p w14:paraId="1123F815" w14:textId="77777777" w:rsidR="00C337E3" w:rsidRDefault="00C337E3" w:rsidP="00C337E3">
            <w:pPr>
              <w:spacing w:line="360" w:lineRule="auto"/>
            </w:pPr>
          </w:p>
        </w:tc>
        <w:tc>
          <w:tcPr>
            <w:tcW w:w="5182" w:type="dxa"/>
          </w:tcPr>
          <w:p w14:paraId="2BF0F095" w14:textId="1E3AE4D7" w:rsidR="00C337E3" w:rsidRDefault="00C337E3" w:rsidP="00C337E3">
            <w:pPr>
              <w:spacing w:line="360" w:lineRule="auto"/>
            </w:pPr>
            <w:r>
              <w:rPr>
                <w:rFonts w:hint="eastAsia"/>
              </w:rPr>
              <w:t>商家接单</w:t>
            </w:r>
          </w:p>
        </w:tc>
      </w:tr>
      <w:tr w:rsidR="00C337E3" w14:paraId="22306F08" w14:textId="77777777" w:rsidTr="00A73BB4">
        <w:tc>
          <w:tcPr>
            <w:tcW w:w="3114" w:type="dxa"/>
            <w:vMerge/>
          </w:tcPr>
          <w:p w14:paraId="3D092AA8" w14:textId="77777777" w:rsidR="00C337E3" w:rsidRDefault="00C337E3" w:rsidP="00C337E3">
            <w:pPr>
              <w:spacing w:line="360" w:lineRule="auto"/>
            </w:pPr>
          </w:p>
        </w:tc>
        <w:tc>
          <w:tcPr>
            <w:tcW w:w="5182" w:type="dxa"/>
          </w:tcPr>
          <w:p w14:paraId="23B642E1" w14:textId="37204FB6" w:rsidR="00C337E3" w:rsidRDefault="00C337E3" w:rsidP="00C337E3">
            <w:pPr>
              <w:spacing w:line="360" w:lineRule="auto"/>
            </w:pPr>
            <w:proofErr w:type="gramStart"/>
            <w:r>
              <w:rPr>
                <w:rFonts w:hint="eastAsia"/>
              </w:rPr>
              <w:t>商家呼单</w:t>
            </w:r>
            <w:proofErr w:type="gramEnd"/>
          </w:p>
        </w:tc>
      </w:tr>
      <w:tr w:rsidR="00C337E3" w14:paraId="28416435" w14:textId="77777777" w:rsidTr="00A73BB4">
        <w:tc>
          <w:tcPr>
            <w:tcW w:w="3114" w:type="dxa"/>
            <w:vMerge/>
          </w:tcPr>
          <w:p w14:paraId="513E4703" w14:textId="77777777" w:rsidR="00C337E3" w:rsidRDefault="00C337E3" w:rsidP="00C337E3">
            <w:pPr>
              <w:spacing w:line="360" w:lineRule="auto"/>
            </w:pPr>
          </w:p>
        </w:tc>
        <w:tc>
          <w:tcPr>
            <w:tcW w:w="5182" w:type="dxa"/>
          </w:tcPr>
          <w:p w14:paraId="5D372989" w14:textId="6FAE0D42" w:rsidR="00C337E3" w:rsidRDefault="00C337E3" w:rsidP="00C337E3">
            <w:pPr>
              <w:spacing w:line="360" w:lineRule="auto"/>
            </w:pPr>
            <w:r>
              <w:rPr>
                <w:rFonts w:hint="eastAsia"/>
              </w:rPr>
              <w:t>骑手接单</w:t>
            </w:r>
          </w:p>
        </w:tc>
      </w:tr>
      <w:tr w:rsidR="00C337E3" w14:paraId="0F14A2CA" w14:textId="77777777" w:rsidTr="00A73BB4">
        <w:tc>
          <w:tcPr>
            <w:tcW w:w="3114" w:type="dxa"/>
            <w:vMerge/>
          </w:tcPr>
          <w:p w14:paraId="3CB406D0" w14:textId="77777777" w:rsidR="00C337E3" w:rsidRDefault="00C337E3" w:rsidP="00C337E3">
            <w:pPr>
              <w:spacing w:line="360" w:lineRule="auto"/>
            </w:pPr>
          </w:p>
        </w:tc>
        <w:tc>
          <w:tcPr>
            <w:tcW w:w="5182" w:type="dxa"/>
          </w:tcPr>
          <w:p w14:paraId="61763679" w14:textId="25B5E944" w:rsidR="00C337E3" w:rsidRDefault="00C337E3" w:rsidP="00C337E3">
            <w:pPr>
              <w:spacing w:line="360" w:lineRule="auto"/>
            </w:pPr>
            <w:r>
              <w:rPr>
                <w:rFonts w:hint="eastAsia"/>
              </w:rPr>
              <w:t>骑手取餐</w:t>
            </w:r>
          </w:p>
        </w:tc>
      </w:tr>
      <w:tr w:rsidR="00C337E3" w14:paraId="0A81DFB5" w14:textId="77777777" w:rsidTr="00A73BB4">
        <w:tc>
          <w:tcPr>
            <w:tcW w:w="3114" w:type="dxa"/>
            <w:vMerge/>
          </w:tcPr>
          <w:p w14:paraId="14EBE687" w14:textId="77777777" w:rsidR="00C337E3" w:rsidRDefault="00C337E3" w:rsidP="00C337E3">
            <w:pPr>
              <w:spacing w:line="360" w:lineRule="auto"/>
            </w:pPr>
          </w:p>
        </w:tc>
        <w:tc>
          <w:tcPr>
            <w:tcW w:w="5182" w:type="dxa"/>
          </w:tcPr>
          <w:p w14:paraId="38F783A3" w14:textId="336FCDEA" w:rsidR="00C337E3" w:rsidRDefault="00C337E3" w:rsidP="00C337E3">
            <w:pPr>
              <w:spacing w:line="360" w:lineRule="auto"/>
            </w:pPr>
            <w:r>
              <w:rPr>
                <w:rFonts w:hint="eastAsia"/>
              </w:rPr>
              <w:t>骑手送达</w:t>
            </w:r>
          </w:p>
        </w:tc>
      </w:tr>
      <w:tr w:rsidR="00A818E4" w14:paraId="59A78C39" w14:textId="77777777" w:rsidTr="00A73BB4">
        <w:tc>
          <w:tcPr>
            <w:tcW w:w="3114" w:type="dxa"/>
            <w:vMerge w:val="restart"/>
          </w:tcPr>
          <w:p w14:paraId="047F4E3B" w14:textId="488B16D8" w:rsidR="00A818E4" w:rsidRDefault="00A818E4" w:rsidP="00197ECA">
            <w:pPr>
              <w:spacing w:line="360" w:lineRule="auto"/>
              <w:jc w:val="center"/>
            </w:pPr>
            <w:r>
              <w:rPr>
                <w:rFonts w:hint="eastAsia"/>
              </w:rPr>
              <w:t>未发生事件</w:t>
            </w:r>
          </w:p>
        </w:tc>
        <w:tc>
          <w:tcPr>
            <w:tcW w:w="5182" w:type="dxa"/>
          </w:tcPr>
          <w:p w14:paraId="22E8D7B2" w14:textId="7DA703B3" w:rsidR="00A818E4" w:rsidRDefault="00A818E4" w:rsidP="00C337E3">
            <w:pPr>
              <w:spacing w:line="360" w:lineRule="auto"/>
            </w:pPr>
            <w:r>
              <w:rPr>
                <w:rFonts w:hint="eastAsia"/>
              </w:rPr>
              <w:t>商家接单</w:t>
            </w:r>
          </w:p>
        </w:tc>
      </w:tr>
      <w:tr w:rsidR="00A818E4" w14:paraId="2D62FC01" w14:textId="77777777" w:rsidTr="00A73BB4">
        <w:tc>
          <w:tcPr>
            <w:tcW w:w="3114" w:type="dxa"/>
            <w:vMerge/>
          </w:tcPr>
          <w:p w14:paraId="0D4A318A" w14:textId="77777777" w:rsidR="00A818E4" w:rsidRDefault="00A818E4" w:rsidP="00C337E3">
            <w:pPr>
              <w:spacing w:line="360" w:lineRule="auto"/>
            </w:pPr>
          </w:p>
        </w:tc>
        <w:tc>
          <w:tcPr>
            <w:tcW w:w="5182" w:type="dxa"/>
          </w:tcPr>
          <w:p w14:paraId="725B2337" w14:textId="0B45F76C" w:rsidR="00A818E4" w:rsidRDefault="00A818E4" w:rsidP="00C337E3">
            <w:pPr>
              <w:spacing w:line="360" w:lineRule="auto"/>
            </w:pPr>
            <w:proofErr w:type="gramStart"/>
            <w:r>
              <w:rPr>
                <w:rFonts w:hint="eastAsia"/>
              </w:rPr>
              <w:t>商家呼单</w:t>
            </w:r>
            <w:proofErr w:type="gramEnd"/>
          </w:p>
        </w:tc>
      </w:tr>
      <w:tr w:rsidR="00A818E4" w14:paraId="6C94ECBD" w14:textId="77777777" w:rsidTr="00A73BB4">
        <w:tc>
          <w:tcPr>
            <w:tcW w:w="3114" w:type="dxa"/>
            <w:vMerge/>
          </w:tcPr>
          <w:p w14:paraId="5B1313C0" w14:textId="77777777" w:rsidR="00A818E4" w:rsidRDefault="00A818E4" w:rsidP="00C337E3">
            <w:pPr>
              <w:spacing w:line="360" w:lineRule="auto"/>
            </w:pPr>
          </w:p>
        </w:tc>
        <w:tc>
          <w:tcPr>
            <w:tcW w:w="5182" w:type="dxa"/>
          </w:tcPr>
          <w:p w14:paraId="05E9920F" w14:textId="1631946C" w:rsidR="00A818E4" w:rsidRDefault="00A818E4" w:rsidP="00C337E3">
            <w:pPr>
              <w:spacing w:line="360" w:lineRule="auto"/>
            </w:pPr>
            <w:r>
              <w:rPr>
                <w:rFonts w:hint="eastAsia"/>
              </w:rPr>
              <w:t>骑手接单</w:t>
            </w:r>
          </w:p>
        </w:tc>
      </w:tr>
      <w:tr w:rsidR="00A818E4" w14:paraId="3B18B36A" w14:textId="77777777" w:rsidTr="00A73BB4">
        <w:tc>
          <w:tcPr>
            <w:tcW w:w="3114" w:type="dxa"/>
            <w:vMerge/>
          </w:tcPr>
          <w:p w14:paraId="3E160E13" w14:textId="77777777" w:rsidR="00A818E4" w:rsidRDefault="00A818E4" w:rsidP="00C337E3">
            <w:pPr>
              <w:spacing w:line="360" w:lineRule="auto"/>
            </w:pPr>
          </w:p>
        </w:tc>
        <w:tc>
          <w:tcPr>
            <w:tcW w:w="5182" w:type="dxa"/>
          </w:tcPr>
          <w:p w14:paraId="6F26B5C8" w14:textId="0717B0D4" w:rsidR="00A818E4" w:rsidRDefault="00A818E4" w:rsidP="00C337E3">
            <w:pPr>
              <w:spacing w:line="360" w:lineRule="auto"/>
            </w:pPr>
            <w:r>
              <w:rPr>
                <w:rFonts w:hint="eastAsia"/>
              </w:rPr>
              <w:t>骑手取餐</w:t>
            </w:r>
          </w:p>
        </w:tc>
      </w:tr>
      <w:tr w:rsidR="00A818E4" w14:paraId="56F9A45A" w14:textId="77777777" w:rsidTr="00A73BB4">
        <w:tc>
          <w:tcPr>
            <w:tcW w:w="3114" w:type="dxa"/>
            <w:vMerge/>
          </w:tcPr>
          <w:p w14:paraId="650F85C6" w14:textId="77777777" w:rsidR="00A818E4" w:rsidRDefault="00A818E4" w:rsidP="00C337E3">
            <w:pPr>
              <w:spacing w:line="360" w:lineRule="auto"/>
            </w:pPr>
          </w:p>
        </w:tc>
        <w:tc>
          <w:tcPr>
            <w:tcW w:w="5182" w:type="dxa"/>
          </w:tcPr>
          <w:p w14:paraId="1F8BF318" w14:textId="7466A702" w:rsidR="00A818E4" w:rsidRDefault="00A818E4" w:rsidP="00C337E3">
            <w:pPr>
              <w:spacing w:line="360" w:lineRule="auto"/>
            </w:pPr>
            <w:r>
              <w:rPr>
                <w:rFonts w:hint="eastAsia"/>
              </w:rPr>
              <w:t>骑手送达</w:t>
            </w:r>
          </w:p>
        </w:tc>
      </w:tr>
      <w:tr w:rsidR="00783DA7" w14:paraId="24C95B8F" w14:textId="77777777" w:rsidTr="00A73BB4">
        <w:tc>
          <w:tcPr>
            <w:tcW w:w="3114" w:type="dxa"/>
            <w:vMerge w:val="restart"/>
          </w:tcPr>
          <w:p w14:paraId="072F9F6B" w14:textId="6954BAE9" w:rsidR="00783DA7" w:rsidRDefault="00783DA7" w:rsidP="00197ECA">
            <w:pPr>
              <w:spacing w:line="360" w:lineRule="auto"/>
              <w:jc w:val="center"/>
            </w:pPr>
            <w:r>
              <w:rPr>
                <w:rFonts w:hint="eastAsia"/>
              </w:rPr>
              <w:t>时间比较符号</w:t>
            </w:r>
          </w:p>
        </w:tc>
        <w:tc>
          <w:tcPr>
            <w:tcW w:w="5182" w:type="dxa"/>
          </w:tcPr>
          <w:p w14:paraId="490375C1" w14:textId="7C0ADBBE" w:rsidR="00783DA7" w:rsidRDefault="00783DA7" w:rsidP="00C337E3">
            <w:pPr>
              <w:spacing w:line="360" w:lineRule="auto"/>
            </w:pPr>
            <w:r>
              <w:rPr>
                <w:rFonts w:hint="eastAsia"/>
              </w:rPr>
              <w:t>+</w:t>
            </w:r>
          </w:p>
        </w:tc>
      </w:tr>
      <w:tr w:rsidR="00783DA7" w14:paraId="2F82940A" w14:textId="77777777" w:rsidTr="00A73BB4">
        <w:tc>
          <w:tcPr>
            <w:tcW w:w="3114" w:type="dxa"/>
            <w:vMerge/>
          </w:tcPr>
          <w:p w14:paraId="43A06620" w14:textId="77777777" w:rsidR="00783DA7" w:rsidRDefault="00783DA7" w:rsidP="00C337E3">
            <w:pPr>
              <w:spacing w:line="360" w:lineRule="auto"/>
            </w:pPr>
          </w:p>
        </w:tc>
        <w:tc>
          <w:tcPr>
            <w:tcW w:w="5182" w:type="dxa"/>
          </w:tcPr>
          <w:p w14:paraId="7B7AC272" w14:textId="479CF6EB" w:rsidR="00783DA7" w:rsidRDefault="00783DA7" w:rsidP="00C337E3">
            <w:pPr>
              <w:spacing w:line="360" w:lineRule="auto"/>
            </w:pPr>
            <w:r>
              <w:rPr>
                <w:rFonts w:hint="eastAsia"/>
              </w:rPr>
              <w:t>-</w:t>
            </w:r>
          </w:p>
        </w:tc>
      </w:tr>
      <w:tr w:rsidR="00783DA7" w14:paraId="0B66DC44" w14:textId="77777777" w:rsidTr="00A73BB4">
        <w:tc>
          <w:tcPr>
            <w:tcW w:w="3114" w:type="dxa"/>
            <w:vMerge/>
          </w:tcPr>
          <w:p w14:paraId="4755890F" w14:textId="77777777" w:rsidR="00783DA7" w:rsidRDefault="00783DA7" w:rsidP="00C337E3">
            <w:pPr>
              <w:spacing w:line="360" w:lineRule="auto"/>
            </w:pPr>
          </w:p>
        </w:tc>
        <w:tc>
          <w:tcPr>
            <w:tcW w:w="5182" w:type="dxa"/>
          </w:tcPr>
          <w:p w14:paraId="3777D659" w14:textId="709D560B" w:rsidR="00783DA7" w:rsidRDefault="00783DA7" w:rsidP="00C337E3">
            <w:pPr>
              <w:spacing w:line="360" w:lineRule="auto"/>
            </w:pPr>
            <w:r>
              <w:rPr>
                <w:rFonts w:hint="eastAsia"/>
              </w:rPr>
              <w:t>&gt;</w:t>
            </w:r>
          </w:p>
        </w:tc>
      </w:tr>
      <w:tr w:rsidR="00783DA7" w14:paraId="78FE4D19" w14:textId="77777777" w:rsidTr="00A73BB4">
        <w:tc>
          <w:tcPr>
            <w:tcW w:w="3114" w:type="dxa"/>
            <w:vMerge/>
          </w:tcPr>
          <w:p w14:paraId="43476200" w14:textId="77777777" w:rsidR="00783DA7" w:rsidRDefault="00783DA7" w:rsidP="00C337E3">
            <w:pPr>
              <w:spacing w:line="360" w:lineRule="auto"/>
            </w:pPr>
          </w:p>
        </w:tc>
        <w:tc>
          <w:tcPr>
            <w:tcW w:w="5182" w:type="dxa"/>
          </w:tcPr>
          <w:p w14:paraId="2487636F" w14:textId="5EFAC58D" w:rsidR="00783DA7" w:rsidRDefault="00783DA7" w:rsidP="00C337E3">
            <w:pPr>
              <w:spacing w:line="360" w:lineRule="auto"/>
            </w:pPr>
            <w:r>
              <w:rPr>
                <w:rFonts w:hint="eastAsia"/>
              </w:rPr>
              <w:t>&lt;</w:t>
            </w:r>
          </w:p>
        </w:tc>
      </w:tr>
      <w:tr w:rsidR="00783DA7" w14:paraId="09B746D3" w14:textId="77777777" w:rsidTr="00A73BB4">
        <w:tc>
          <w:tcPr>
            <w:tcW w:w="3114" w:type="dxa"/>
            <w:vMerge/>
          </w:tcPr>
          <w:p w14:paraId="5552E428" w14:textId="77777777" w:rsidR="00783DA7" w:rsidRDefault="00783DA7" w:rsidP="00C337E3">
            <w:pPr>
              <w:spacing w:line="360" w:lineRule="auto"/>
            </w:pPr>
          </w:p>
        </w:tc>
        <w:tc>
          <w:tcPr>
            <w:tcW w:w="5182" w:type="dxa"/>
          </w:tcPr>
          <w:p w14:paraId="6807AE51" w14:textId="55799F3E" w:rsidR="00783DA7" w:rsidRDefault="00783DA7" w:rsidP="00C337E3">
            <w:pPr>
              <w:spacing w:line="360" w:lineRule="auto"/>
            </w:pPr>
            <w:r>
              <w:rPr>
                <w:rFonts w:hint="eastAsia"/>
              </w:rPr>
              <w:t>=</w:t>
            </w:r>
          </w:p>
        </w:tc>
      </w:tr>
    </w:tbl>
    <w:p w14:paraId="19DF425C" w14:textId="250192D9" w:rsidR="00783DA7" w:rsidRDefault="00783DA7" w:rsidP="00324162">
      <w:pPr>
        <w:spacing w:line="360" w:lineRule="auto"/>
        <w:ind w:firstLineChars="200" w:firstLine="420"/>
      </w:pPr>
    </w:p>
    <w:p w14:paraId="486B56FD" w14:textId="54C24A14" w:rsidR="00783DA7" w:rsidRDefault="00C75AFC" w:rsidP="00324162">
      <w:pPr>
        <w:spacing w:line="360" w:lineRule="auto"/>
        <w:ind w:firstLineChars="200" w:firstLine="420"/>
      </w:pPr>
      <w:r>
        <w:rPr>
          <w:rFonts w:hint="eastAsia"/>
        </w:rPr>
        <w:t>在</w:t>
      </w:r>
      <w:r w:rsidR="00783DA7">
        <w:rPr>
          <w:rFonts w:hint="eastAsia"/>
        </w:rPr>
        <w:t>规则生效范围</w:t>
      </w:r>
      <w:r>
        <w:rPr>
          <w:rFonts w:hint="eastAsia"/>
        </w:rPr>
        <w:t>中，规则定义如下</w:t>
      </w:r>
    </w:p>
    <w:tbl>
      <w:tblPr>
        <w:tblStyle w:val="af3"/>
        <w:tblW w:w="0" w:type="auto"/>
        <w:tblLook w:val="04A0" w:firstRow="1" w:lastRow="0" w:firstColumn="1" w:lastColumn="0" w:noHBand="0" w:noVBand="1"/>
      </w:tblPr>
      <w:tblGrid>
        <w:gridCol w:w="3114"/>
        <w:gridCol w:w="5182"/>
      </w:tblGrid>
      <w:tr w:rsidR="00783DA7" w14:paraId="4520FF90" w14:textId="77777777" w:rsidTr="00A73BB4">
        <w:tc>
          <w:tcPr>
            <w:tcW w:w="3114" w:type="dxa"/>
          </w:tcPr>
          <w:p w14:paraId="4167321A" w14:textId="46C95F79" w:rsidR="00783DA7" w:rsidRDefault="00783DA7" w:rsidP="00197ECA">
            <w:pPr>
              <w:spacing w:line="360" w:lineRule="auto"/>
              <w:jc w:val="center"/>
            </w:pPr>
            <w:proofErr w:type="gramStart"/>
            <w:r>
              <w:rPr>
                <w:rFonts w:hint="eastAsia"/>
              </w:rPr>
              <w:t>规则名</w:t>
            </w:r>
            <w:proofErr w:type="gramEnd"/>
          </w:p>
        </w:tc>
        <w:tc>
          <w:tcPr>
            <w:tcW w:w="5182" w:type="dxa"/>
          </w:tcPr>
          <w:p w14:paraId="2EF9EDB5" w14:textId="285FB287" w:rsidR="00783DA7" w:rsidRDefault="00783DA7" w:rsidP="00324162">
            <w:pPr>
              <w:spacing w:line="360" w:lineRule="auto"/>
            </w:pPr>
            <w:r>
              <w:rPr>
                <w:rFonts w:hint="eastAsia"/>
              </w:rPr>
              <w:t>可选值</w:t>
            </w:r>
          </w:p>
        </w:tc>
      </w:tr>
      <w:tr w:rsidR="00C75AFC" w14:paraId="33E9C511" w14:textId="77777777" w:rsidTr="00A73BB4">
        <w:tc>
          <w:tcPr>
            <w:tcW w:w="3114" w:type="dxa"/>
            <w:vMerge w:val="restart"/>
          </w:tcPr>
          <w:p w14:paraId="1DF903BE" w14:textId="1AAF48F1" w:rsidR="00C75AFC" w:rsidRDefault="00C75AFC" w:rsidP="00197ECA">
            <w:pPr>
              <w:spacing w:line="360" w:lineRule="auto"/>
              <w:jc w:val="center"/>
            </w:pPr>
            <w:r>
              <w:rPr>
                <w:rFonts w:hint="eastAsia"/>
              </w:rPr>
              <w:t>城市区域</w:t>
            </w:r>
          </w:p>
        </w:tc>
        <w:tc>
          <w:tcPr>
            <w:tcW w:w="5182" w:type="dxa"/>
          </w:tcPr>
          <w:p w14:paraId="75114DFC" w14:textId="37B2F903" w:rsidR="00C75AFC" w:rsidRDefault="00C75AFC" w:rsidP="00324162">
            <w:pPr>
              <w:spacing w:line="360" w:lineRule="auto"/>
            </w:pPr>
            <w:r>
              <w:rPr>
                <w:rFonts w:hint="eastAsia"/>
              </w:rPr>
              <w:t>代理商城市（全国2844个三级行政区）</w:t>
            </w:r>
          </w:p>
        </w:tc>
      </w:tr>
      <w:tr w:rsidR="00C75AFC" w14:paraId="521785A3" w14:textId="77777777" w:rsidTr="00A73BB4">
        <w:tc>
          <w:tcPr>
            <w:tcW w:w="3114" w:type="dxa"/>
            <w:vMerge/>
          </w:tcPr>
          <w:p w14:paraId="2A39F538" w14:textId="381C3035" w:rsidR="00C75AFC" w:rsidRDefault="00C75AFC" w:rsidP="00324162">
            <w:pPr>
              <w:spacing w:line="360" w:lineRule="auto"/>
            </w:pPr>
          </w:p>
        </w:tc>
        <w:tc>
          <w:tcPr>
            <w:tcW w:w="5182" w:type="dxa"/>
          </w:tcPr>
          <w:p w14:paraId="0C81293B" w14:textId="0E264FF1" w:rsidR="00C75AFC" w:rsidRDefault="00C75AFC" w:rsidP="00324162">
            <w:pPr>
              <w:spacing w:line="360" w:lineRule="auto"/>
            </w:pPr>
            <w:r>
              <w:rPr>
                <w:rFonts w:hint="eastAsia"/>
              </w:rPr>
              <w:t>直营城市（（全国2844个三级行政区））</w:t>
            </w:r>
          </w:p>
        </w:tc>
      </w:tr>
      <w:tr w:rsidR="00C75AFC" w14:paraId="258E4E08" w14:textId="77777777" w:rsidTr="00A73BB4">
        <w:tc>
          <w:tcPr>
            <w:tcW w:w="3114" w:type="dxa"/>
            <w:vMerge w:val="restart"/>
          </w:tcPr>
          <w:p w14:paraId="6B6EA9CF" w14:textId="7D4C6961" w:rsidR="00C75AFC" w:rsidRDefault="00C75AFC" w:rsidP="00197ECA">
            <w:pPr>
              <w:spacing w:line="360" w:lineRule="auto"/>
              <w:jc w:val="center"/>
            </w:pPr>
            <w:r>
              <w:rPr>
                <w:rFonts w:hint="eastAsia"/>
              </w:rPr>
              <w:t>订单来源</w:t>
            </w:r>
          </w:p>
        </w:tc>
        <w:tc>
          <w:tcPr>
            <w:tcW w:w="5182" w:type="dxa"/>
          </w:tcPr>
          <w:p w14:paraId="0F75641C" w14:textId="3267FF63" w:rsidR="00C75AFC" w:rsidRPr="00C75AFC" w:rsidRDefault="00C75AFC" w:rsidP="00324162">
            <w:pPr>
              <w:spacing w:line="360" w:lineRule="auto"/>
            </w:pPr>
            <w:r>
              <w:rPr>
                <w:rFonts w:hint="eastAsia"/>
              </w:rPr>
              <w:t>PC端web</w:t>
            </w:r>
          </w:p>
        </w:tc>
      </w:tr>
      <w:tr w:rsidR="00C75AFC" w14:paraId="7BE542FE" w14:textId="77777777" w:rsidTr="00A73BB4">
        <w:tc>
          <w:tcPr>
            <w:tcW w:w="3114" w:type="dxa"/>
            <w:vMerge/>
          </w:tcPr>
          <w:p w14:paraId="5F5443CC" w14:textId="35F2D226" w:rsidR="00C75AFC" w:rsidRDefault="00C75AFC" w:rsidP="00324162">
            <w:pPr>
              <w:spacing w:line="360" w:lineRule="auto"/>
            </w:pPr>
          </w:p>
        </w:tc>
        <w:tc>
          <w:tcPr>
            <w:tcW w:w="5182" w:type="dxa"/>
          </w:tcPr>
          <w:p w14:paraId="3EB9E078" w14:textId="2320B59D" w:rsidR="00C75AFC" w:rsidRDefault="00C75AFC" w:rsidP="00324162">
            <w:pPr>
              <w:spacing w:line="360" w:lineRule="auto"/>
            </w:pPr>
            <w:r>
              <w:rPr>
                <w:rFonts w:hint="eastAsia"/>
              </w:rPr>
              <w:t>手机端w</w:t>
            </w:r>
            <w:r>
              <w:t>eb</w:t>
            </w:r>
          </w:p>
        </w:tc>
      </w:tr>
      <w:tr w:rsidR="00C75AFC" w14:paraId="66DA9356" w14:textId="77777777" w:rsidTr="00A73BB4">
        <w:tc>
          <w:tcPr>
            <w:tcW w:w="3114" w:type="dxa"/>
            <w:vMerge/>
          </w:tcPr>
          <w:p w14:paraId="2547FD97" w14:textId="77777777" w:rsidR="00C75AFC" w:rsidRDefault="00C75AFC" w:rsidP="00324162">
            <w:pPr>
              <w:spacing w:line="360" w:lineRule="auto"/>
            </w:pPr>
          </w:p>
        </w:tc>
        <w:tc>
          <w:tcPr>
            <w:tcW w:w="5182" w:type="dxa"/>
          </w:tcPr>
          <w:p w14:paraId="55D8524F" w14:textId="4D0BBA4C" w:rsidR="00C75AFC" w:rsidRDefault="00C75AFC" w:rsidP="00324162">
            <w:pPr>
              <w:spacing w:line="360" w:lineRule="auto"/>
            </w:pPr>
            <w:proofErr w:type="spellStart"/>
            <w:r>
              <w:t>Iphone</w:t>
            </w:r>
            <w:proofErr w:type="spellEnd"/>
            <w:r>
              <w:t xml:space="preserve"> App</w:t>
            </w:r>
          </w:p>
        </w:tc>
      </w:tr>
      <w:tr w:rsidR="00C75AFC" w14:paraId="43972369" w14:textId="77777777" w:rsidTr="00A73BB4">
        <w:tc>
          <w:tcPr>
            <w:tcW w:w="3114" w:type="dxa"/>
            <w:vMerge/>
          </w:tcPr>
          <w:p w14:paraId="6A5346FF" w14:textId="77777777" w:rsidR="00C75AFC" w:rsidRDefault="00C75AFC" w:rsidP="00324162">
            <w:pPr>
              <w:spacing w:line="360" w:lineRule="auto"/>
            </w:pPr>
          </w:p>
        </w:tc>
        <w:tc>
          <w:tcPr>
            <w:tcW w:w="5182" w:type="dxa"/>
          </w:tcPr>
          <w:p w14:paraId="17D78F0A" w14:textId="44BE6992" w:rsidR="00C75AFC" w:rsidRDefault="00C75AFC" w:rsidP="00324162">
            <w:pPr>
              <w:spacing w:line="360" w:lineRule="auto"/>
            </w:pPr>
            <w:r>
              <w:rPr>
                <w:rFonts w:hint="eastAsia"/>
              </w:rPr>
              <w:t>A</w:t>
            </w:r>
            <w:r>
              <w:t>ndroid App</w:t>
            </w:r>
          </w:p>
        </w:tc>
      </w:tr>
      <w:tr w:rsidR="00C75AFC" w14:paraId="003F92DA" w14:textId="77777777" w:rsidTr="00A73BB4">
        <w:tc>
          <w:tcPr>
            <w:tcW w:w="3114" w:type="dxa"/>
            <w:vMerge/>
          </w:tcPr>
          <w:p w14:paraId="18365681" w14:textId="77777777" w:rsidR="00C75AFC" w:rsidRDefault="00C75AFC" w:rsidP="00324162">
            <w:pPr>
              <w:spacing w:line="360" w:lineRule="auto"/>
            </w:pPr>
          </w:p>
        </w:tc>
        <w:tc>
          <w:tcPr>
            <w:tcW w:w="5182" w:type="dxa"/>
          </w:tcPr>
          <w:p w14:paraId="77A140CB" w14:textId="2B4B44A3" w:rsidR="00C75AFC" w:rsidRDefault="00C75AFC" w:rsidP="00324162">
            <w:pPr>
              <w:spacing w:line="360" w:lineRule="auto"/>
            </w:pPr>
            <w:proofErr w:type="spellStart"/>
            <w:r>
              <w:rPr>
                <w:rFonts w:hint="eastAsia"/>
              </w:rPr>
              <w:t>o</w:t>
            </w:r>
            <w:r>
              <w:t>penapi_platform</w:t>
            </w:r>
            <w:proofErr w:type="spellEnd"/>
          </w:p>
        </w:tc>
      </w:tr>
      <w:tr w:rsidR="00C75AFC" w14:paraId="092E049B" w14:textId="77777777" w:rsidTr="00A73BB4">
        <w:tc>
          <w:tcPr>
            <w:tcW w:w="3114" w:type="dxa"/>
            <w:vMerge/>
          </w:tcPr>
          <w:p w14:paraId="4A0C2D16" w14:textId="77777777" w:rsidR="00C75AFC" w:rsidRDefault="00C75AFC" w:rsidP="00324162">
            <w:pPr>
              <w:spacing w:line="360" w:lineRule="auto"/>
            </w:pPr>
          </w:p>
        </w:tc>
        <w:tc>
          <w:tcPr>
            <w:tcW w:w="5182" w:type="dxa"/>
          </w:tcPr>
          <w:p w14:paraId="502A7DEE" w14:textId="7D413CAC" w:rsidR="00C75AFC" w:rsidRDefault="00C75AFC" w:rsidP="00324162">
            <w:pPr>
              <w:spacing w:line="360" w:lineRule="auto"/>
            </w:pPr>
            <w:proofErr w:type="gramStart"/>
            <w:r>
              <w:rPr>
                <w:rFonts w:hint="eastAsia"/>
              </w:rPr>
              <w:t>微信小</w:t>
            </w:r>
            <w:proofErr w:type="gramEnd"/>
            <w:r>
              <w:rPr>
                <w:rFonts w:hint="eastAsia"/>
              </w:rPr>
              <w:t>程序</w:t>
            </w:r>
          </w:p>
        </w:tc>
      </w:tr>
      <w:tr w:rsidR="00C75AFC" w14:paraId="62B95910" w14:textId="77777777" w:rsidTr="00A73BB4">
        <w:tc>
          <w:tcPr>
            <w:tcW w:w="3114" w:type="dxa"/>
            <w:vMerge/>
          </w:tcPr>
          <w:p w14:paraId="19A3752B" w14:textId="77777777" w:rsidR="00C75AFC" w:rsidRDefault="00C75AFC" w:rsidP="00324162">
            <w:pPr>
              <w:spacing w:line="360" w:lineRule="auto"/>
            </w:pPr>
          </w:p>
        </w:tc>
        <w:tc>
          <w:tcPr>
            <w:tcW w:w="5182" w:type="dxa"/>
          </w:tcPr>
          <w:p w14:paraId="2ED2A965" w14:textId="71E4982D" w:rsidR="00C75AFC" w:rsidRDefault="00C75AFC" w:rsidP="00324162">
            <w:pPr>
              <w:spacing w:line="360" w:lineRule="auto"/>
            </w:pPr>
            <w:proofErr w:type="gramStart"/>
            <w:r>
              <w:rPr>
                <w:rFonts w:hint="eastAsia"/>
              </w:rPr>
              <w:t>微信</w:t>
            </w:r>
            <w:proofErr w:type="gramEnd"/>
            <w:r>
              <w:rPr>
                <w:rFonts w:hint="eastAsia"/>
              </w:rPr>
              <w:t>KA</w:t>
            </w:r>
          </w:p>
        </w:tc>
      </w:tr>
      <w:tr w:rsidR="000D6636" w14:paraId="5B4DBCFE" w14:textId="77777777" w:rsidTr="00A73BB4">
        <w:tc>
          <w:tcPr>
            <w:tcW w:w="3114" w:type="dxa"/>
            <w:vMerge w:val="restart"/>
          </w:tcPr>
          <w:p w14:paraId="0ABD4311" w14:textId="2B07D638" w:rsidR="000D6636" w:rsidRDefault="000D6636" w:rsidP="00197ECA">
            <w:pPr>
              <w:spacing w:line="360" w:lineRule="auto"/>
              <w:jc w:val="center"/>
            </w:pPr>
            <w:r>
              <w:rPr>
                <w:rFonts w:hint="eastAsia"/>
              </w:rPr>
              <w:t>物流类型</w:t>
            </w:r>
          </w:p>
        </w:tc>
        <w:tc>
          <w:tcPr>
            <w:tcW w:w="5182" w:type="dxa"/>
          </w:tcPr>
          <w:p w14:paraId="19C2A557" w14:textId="22A23577" w:rsidR="000D6636" w:rsidRDefault="000D6636" w:rsidP="00324162">
            <w:pPr>
              <w:spacing w:line="360" w:lineRule="auto"/>
            </w:pPr>
            <w:r>
              <w:rPr>
                <w:rFonts w:hint="eastAsia"/>
              </w:rPr>
              <w:t>蜂鸟专送</w:t>
            </w:r>
          </w:p>
        </w:tc>
      </w:tr>
      <w:tr w:rsidR="000D6636" w14:paraId="5EE18CD4" w14:textId="77777777" w:rsidTr="00A73BB4">
        <w:tc>
          <w:tcPr>
            <w:tcW w:w="3114" w:type="dxa"/>
            <w:vMerge/>
          </w:tcPr>
          <w:p w14:paraId="5653625C" w14:textId="77777777" w:rsidR="000D6636" w:rsidRDefault="000D6636" w:rsidP="00324162">
            <w:pPr>
              <w:spacing w:line="360" w:lineRule="auto"/>
            </w:pPr>
          </w:p>
        </w:tc>
        <w:tc>
          <w:tcPr>
            <w:tcW w:w="5182" w:type="dxa"/>
          </w:tcPr>
          <w:p w14:paraId="57F14B45" w14:textId="48A3665E" w:rsidR="000D6636" w:rsidRDefault="000D6636" w:rsidP="00324162">
            <w:pPr>
              <w:spacing w:line="360" w:lineRule="auto"/>
            </w:pPr>
            <w:proofErr w:type="gramStart"/>
            <w:r>
              <w:rPr>
                <w:rFonts w:hint="eastAsia"/>
              </w:rPr>
              <w:t>众包</w:t>
            </w:r>
            <w:proofErr w:type="gramEnd"/>
          </w:p>
        </w:tc>
      </w:tr>
      <w:tr w:rsidR="000D6636" w14:paraId="641FD0AC" w14:textId="77777777" w:rsidTr="00A73BB4">
        <w:tc>
          <w:tcPr>
            <w:tcW w:w="3114" w:type="dxa"/>
            <w:vMerge/>
          </w:tcPr>
          <w:p w14:paraId="654A9966" w14:textId="77777777" w:rsidR="000D6636" w:rsidRDefault="000D6636" w:rsidP="00324162">
            <w:pPr>
              <w:spacing w:line="360" w:lineRule="auto"/>
            </w:pPr>
          </w:p>
        </w:tc>
        <w:tc>
          <w:tcPr>
            <w:tcW w:w="5182" w:type="dxa"/>
          </w:tcPr>
          <w:p w14:paraId="79EBBF88" w14:textId="203D5F20" w:rsidR="000D6636" w:rsidRDefault="000D6636" w:rsidP="00324162">
            <w:pPr>
              <w:spacing w:line="360" w:lineRule="auto"/>
            </w:pPr>
            <w:r>
              <w:rPr>
                <w:rFonts w:hint="eastAsia"/>
              </w:rPr>
              <w:t>择时达专送</w:t>
            </w:r>
          </w:p>
        </w:tc>
      </w:tr>
      <w:tr w:rsidR="000D6636" w14:paraId="29827D3C" w14:textId="77777777" w:rsidTr="00A73BB4">
        <w:tc>
          <w:tcPr>
            <w:tcW w:w="3114" w:type="dxa"/>
            <w:vMerge/>
          </w:tcPr>
          <w:p w14:paraId="0BF8634C" w14:textId="77777777" w:rsidR="000D6636" w:rsidRDefault="000D6636" w:rsidP="00324162">
            <w:pPr>
              <w:spacing w:line="360" w:lineRule="auto"/>
            </w:pPr>
          </w:p>
        </w:tc>
        <w:tc>
          <w:tcPr>
            <w:tcW w:w="5182" w:type="dxa"/>
          </w:tcPr>
          <w:p w14:paraId="5306088A" w14:textId="767FB7F8" w:rsidR="000D6636" w:rsidRDefault="000D6636" w:rsidP="00324162">
            <w:pPr>
              <w:spacing w:line="360" w:lineRule="auto"/>
            </w:pPr>
            <w:r>
              <w:rPr>
                <w:rFonts w:hint="eastAsia"/>
              </w:rPr>
              <w:t>新零售专送</w:t>
            </w:r>
          </w:p>
        </w:tc>
      </w:tr>
      <w:tr w:rsidR="000D6636" w14:paraId="7E735482" w14:textId="77777777" w:rsidTr="00A73BB4">
        <w:tc>
          <w:tcPr>
            <w:tcW w:w="3114" w:type="dxa"/>
            <w:vMerge/>
          </w:tcPr>
          <w:p w14:paraId="3324A6E3" w14:textId="77777777" w:rsidR="000D6636" w:rsidRDefault="000D6636" w:rsidP="00324162">
            <w:pPr>
              <w:spacing w:line="360" w:lineRule="auto"/>
            </w:pPr>
          </w:p>
        </w:tc>
        <w:tc>
          <w:tcPr>
            <w:tcW w:w="5182" w:type="dxa"/>
          </w:tcPr>
          <w:p w14:paraId="20231F45" w14:textId="4B3A8D62" w:rsidR="000D6636" w:rsidRDefault="000D6636" w:rsidP="00324162">
            <w:pPr>
              <w:spacing w:line="360" w:lineRule="auto"/>
            </w:pPr>
            <w:r>
              <w:rPr>
                <w:rFonts w:hint="eastAsia"/>
              </w:rPr>
              <w:t>蜂鸟快送</w:t>
            </w:r>
          </w:p>
        </w:tc>
      </w:tr>
      <w:tr w:rsidR="000D6636" w14:paraId="78E0C8C0" w14:textId="77777777" w:rsidTr="00A73BB4">
        <w:tc>
          <w:tcPr>
            <w:tcW w:w="3114" w:type="dxa"/>
            <w:vMerge/>
          </w:tcPr>
          <w:p w14:paraId="0B00465D" w14:textId="77777777" w:rsidR="000D6636" w:rsidRDefault="000D6636" w:rsidP="00324162">
            <w:pPr>
              <w:spacing w:line="360" w:lineRule="auto"/>
            </w:pPr>
          </w:p>
        </w:tc>
        <w:tc>
          <w:tcPr>
            <w:tcW w:w="5182" w:type="dxa"/>
          </w:tcPr>
          <w:p w14:paraId="2498116A" w14:textId="7D3BD1E2" w:rsidR="000D6636" w:rsidRDefault="000D6636" w:rsidP="00324162">
            <w:pPr>
              <w:spacing w:line="360" w:lineRule="auto"/>
            </w:pPr>
            <w:r>
              <w:rPr>
                <w:rFonts w:hint="eastAsia"/>
              </w:rPr>
              <w:t>新零售</w:t>
            </w:r>
          </w:p>
        </w:tc>
      </w:tr>
      <w:tr w:rsidR="000D6636" w14:paraId="2E9724FB" w14:textId="77777777" w:rsidTr="00A73BB4">
        <w:tc>
          <w:tcPr>
            <w:tcW w:w="3114" w:type="dxa"/>
            <w:vMerge/>
          </w:tcPr>
          <w:p w14:paraId="3A2A4464" w14:textId="77777777" w:rsidR="000D6636" w:rsidRDefault="000D6636" w:rsidP="00324162">
            <w:pPr>
              <w:spacing w:line="360" w:lineRule="auto"/>
            </w:pPr>
          </w:p>
        </w:tc>
        <w:tc>
          <w:tcPr>
            <w:tcW w:w="5182" w:type="dxa"/>
          </w:tcPr>
          <w:p w14:paraId="028E77D0" w14:textId="0A504397" w:rsidR="000D6636" w:rsidRDefault="000D6636" w:rsidP="00324162">
            <w:pPr>
              <w:spacing w:line="360" w:lineRule="auto"/>
            </w:pPr>
            <w:r>
              <w:t>E</w:t>
            </w:r>
            <w:r>
              <w:rPr>
                <w:rFonts w:hint="eastAsia"/>
              </w:rPr>
              <w:t>配送</w:t>
            </w:r>
          </w:p>
        </w:tc>
      </w:tr>
      <w:tr w:rsidR="000D6636" w14:paraId="1EAB6ECD" w14:textId="77777777" w:rsidTr="00A73BB4">
        <w:tc>
          <w:tcPr>
            <w:tcW w:w="3114" w:type="dxa"/>
            <w:vMerge/>
          </w:tcPr>
          <w:p w14:paraId="4B776D2E" w14:textId="77777777" w:rsidR="000D6636" w:rsidRDefault="000D6636" w:rsidP="00324162">
            <w:pPr>
              <w:spacing w:line="360" w:lineRule="auto"/>
            </w:pPr>
          </w:p>
        </w:tc>
        <w:tc>
          <w:tcPr>
            <w:tcW w:w="5182" w:type="dxa"/>
          </w:tcPr>
          <w:p w14:paraId="3FA45707" w14:textId="2CF6BF23" w:rsidR="000D6636" w:rsidRDefault="000D6636" w:rsidP="00324162">
            <w:pPr>
              <w:spacing w:line="360" w:lineRule="auto"/>
            </w:pPr>
            <w:r>
              <w:rPr>
                <w:rFonts w:hint="eastAsia"/>
              </w:rPr>
              <w:t>蜂鸟混合送</w:t>
            </w:r>
          </w:p>
        </w:tc>
      </w:tr>
      <w:tr w:rsidR="000D6636" w14:paraId="41F8A7E2" w14:textId="77777777" w:rsidTr="00A73BB4">
        <w:tc>
          <w:tcPr>
            <w:tcW w:w="3114" w:type="dxa"/>
            <w:vMerge/>
          </w:tcPr>
          <w:p w14:paraId="55D59D4B" w14:textId="77777777" w:rsidR="000D6636" w:rsidRDefault="000D6636" w:rsidP="00324162">
            <w:pPr>
              <w:spacing w:line="360" w:lineRule="auto"/>
            </w:pPr>
          </w:p>
        </w:tc>
        <w:tc>
          <w:tcPr>
            <w:tcW w:w="5182" w:type="dxa"/>
          </w:tcPr>
          <w:p w14:paraId="7F001A2A" w14:textId="039434DA" w:rsidR="000D6636" w:rsidRDefault="000D6636" w:rsidP="00324162">
            <w:pPr>
              <w:spacing w:line="360" w:lineRule="auto"/>
            </w:pPr>
            <w:proofErr w:type="gramStart"/>
            <w:r>
              <w:rPr>
                <w:rFonts w:hint="eastAsia"/>
              </w:rPr>
              <w:t>蜂鸟质选</w:t>
            </w:r>
            <w:proofErr w:type="gramEnd"/>
          </w:p>
        </w:tc>
      </w:tr>
      <w:tr w:rsidR="000D6636" w14:paraId="19F31E3C" w14:textId="77777777" w:rsidTr="00A73BB4">
        <w:tc>
          <w:tcPr>
            <w:tcW w:w="3114" w:type="dxa"/>
            <w:vMerge/>
          </w:tcPr>
          <w:p w14:paraId="0959BA56" w14:textId="77777777" w:rsidR="000D6636" w:rsidRDefault="000D6636" w:rsidP="00324162">
            <w:pPr>
              <w:spacing w:line="360" w:lineRule="auto"/>
            </w:pPr>
          </w:p>
        </w:tc>
        <w:tc>
          <w:tcPr>
            <w:tcW w:w="5182" w:type="dxa"/>
          </w:tcPr>
          <w:p w14:paraId="524E1E74" w14:textId="0228BD17" w:rsidR="000D6636" w:rsidRDefault="000D6636" w:rsidP="00324162">
            <w:pPr>
              <w:spacing w:line="360" w:lineRule="auto"/>
            </w:pPr>
            <w:r>
              <w:rPr>
                <w:rFonts w:hint="eastAsia"/>
              </w:rPr>
              <w:t>全城送</w:t>
            </w:r>
          </w:p>
        </w:tc>
      </w:tr>
      <w:tr w:rsidR="000D6636" w14:paraId="22A68903" w14:textId="77777777" w:rsidTr="00A73BB4">
        <w:tc>
          <w:tcPr>
            <w:tcW w:w="3114" w:type="dxa"/>
            <w:vMerge/>
          </w:tcPr>
          <w:p w14:paraId="09B02D03" w14:textId="77777777" w:rsidR="000D6636" w:rsidRDefault="000D6636" w:rsidP="00324162">
            <w:pPr>
              <w:spacing w:line="360" w:lineRule="auto"/>
            </w:pPr>
          </w:p>
        </w:tc>
        <w:tc>
          <w:tcPr>
            <w:tcW w:w="5182" w:type="dxa"/>
          </w:tcPr>
          <w:p w14:paraId="46BB833D" w14:textId="02A5A541" w:rsidR="000D6636" w:rsidRDefault="000D6636" w:rsidP="00324162">
            <w:pPr>
              <w:spacing w:line="360" w:lineRule="auto"/>
            </w:pPr>
            <w:r>
              <w:rPr>
                <w:rFonts w:hint="eastAsia"/>
              </w:rPr>
              <w:t>蜂鸟独家</w:t>
            </w:r>
          </w:p>
        </w:tc>
      </w:tr>
      <w:tr w:rsidR="000D6636" w14:paraId="51E28504" w14:textId="77777777" w:rsidTr="00A73BB4">
        <w:tc>
          <w:tcPr>
            <w:tcW w:w="3114" w:type="dxa"/>
            <w:vMerge w:val="restart"/>
          </w:tcPr>
          <w:p w14:paraId="74669E82" w14:textId="2B3332BC" w:rsidR="000D6636" w:rsidRDefault="000D6636" w:rsidP="00197ECA">
            <w:pPr>
              <w:spacing w:line="360" w:lineRule="auto"/>
              <w:jc w:val="center"/>
            </w:pPr>
            <w:r>
              <w:rPr>
                <w:rFonts w:hint="eastAsia"/>
              </w:rPr>
              <w:t>业务类型</w:t>
            </w:r>
          </w:p>
        </w:tc>
        <w:tc>
          <w:tcPr>
            <w:tcW w:w="5182" w:type="dxa"/>
          </w:tcPr>
          <w:p w14:paraId="1FDBE4BA" w14:textId="4FC4E416" w:rsidR="000D6636" w:rsidRDefault="000D6636" w:rsidP="00324162">
            <w:pPr>
              <w:spacing w:line="360" w:lineRule="auto"/>
            </w:pPr>
            <w:r>
              <w:rPr>
                <w:rFonts w:hint="eastAsia"/>
              </w:rPr>
              <w:t>餐饮</w:t>
            </w:r>
          </w:p>
        </w:tc>
      </w:tr>
      <w:tr w:rsidR="000D6636" w14:paraId="3B3C18FA" w14:textId="77777777" w:rsidTr="00A73BB4">
        <w:tc>
          <w:tcPr>
            <w:tcW w:w="3114" w:type="dxa"/>
            <w:vMerge/>
          </w:tcPr>
          <w:p w14:paraId="042F15D1" w14:textId="77777777" w:rsidR="000D6636" w:rsidRDefault="000D6636" w:rsidP="00324162">
            <w:pPr>
              <w:spacing w:line="360" w:lineRule="auto"/>
            </w:pPr>
          </w:p>
        </w:tc>
        <w:tc>
          <w:tcPr>
            <w:tcW w:w="5182" w:type="dxa"/>
          </w:tcPr>
          <w:p w14:paraId="1D64B337" w14:textId="197AA239" w:rsidR="000D6636" w:rsidRDefault="000D6636" w:rsidP="00324162">
            <w:pPr>
              <w:spacing w:line="360" w:lineRule="auto"/>
            </w:pPr>
            <w:r>
              <w:rPr>
                <w:rFonts w:hint="eastAsia"/>
              </w:rPr>
              <w:t>新零售</w:t>
            </w:r>
          </w:p>
        </w:tc>
      </w:tr>
      <w:tr w:rsidR="000D6636" w14:paraId="103A52B8" w14:textId="77777777" w:rsidTr="00A73BB4">
        <w:tc>
          <w:tcPr>
            <w:tcW w:w="3114" w:type="dxa"/>
            <w:vMerge/>
          </w:tcPr>
          <w:p w14:paraId="344375E3" w14:textId="77777777" w:rsidR="000D6636" w:rsidRDefault="000D6636" w:rsidP="00324162">
            <w:pPr>
              <w:spacing w:line="360" w:lineRule="auto"/>
            </w:pPr>
          </w:p>
        </w:tc>
        <w:tc>
          <w:tcPr>
            <w:tcW w:w="5182" w:type="dxa"/>
          </w:tcPr>
          <w:p w14:paraId="1B0E575D" w14:textId="5AEFAAE9" w:rsidR="000D6636" w:rsidRDefault="000D6636" w:rsidP="00324162">
            <w:pPr>
              <w:spacing w:line="360" w:lineRule="auto"/>
            </w:pPr>
            <w:proofErr w:type="gramStart"/>
            <w:r>
              <w:rPr>
                <w:rFonts w:hint="eastAsia"/>
              </w:rPr>
              <w:t>全选</w:t>
            </w:r>
            <w:proofErr w:type="gramEnd"/>
          </w:p>
        </w:tc>
      </w:tr>
    </w:tbl>
    <w:p w14:paraId="61B346E8" w14:textId="77777777" w:rsidR="00783DA7" w:rsidRDefault="00783DA7" w:rsidP="00324162">
      <w:pPr>
        <w:spacing w:line="360" w:lineRule="auto"/>
        <w:ind w:firstLineChars="200" w:firstLine="420"/>
      </w:pPr>
    </w:p>
    <w:p w14:paraId="0EFB66E7" w14:textId="153CB87B" w:rsidR="00324162" w:rsidRDefault="000D6636" w:rsidP="00324162">
      <w:pPr>
        <w:spacing w:line="360" w:lineRule="auto"/>
        <w:ind w:firstLineChars="200" w:firstLine="420"/>
      </w:pPr>
      <w:r>
        <w:rPr>
          <w:rFonts w:hint="eastAsia"/>
        </w:rPr>
        <w:t>规则触发动作</w:t>
      </w:r>
    </w:p>
    <w:tbl>
      <w:tblPr>
        <w:tblStyle w:val="af3"/>
        <w:tblW w:w="0" w:type="auto"/>
        <w:tblLook w:val="04A0" w:firstRow="1" w:lastRow="0" w:firstColumn="1" w:lastColumn="0" w:noHBand="0" w:noVBand="1"/>
      </w:tblPr>
      <w:tblGrid>
        <w:gridCol w:w="3114"/>
        <w:gridCol w:w="2449"/>
        <w:gridCol w:w="2733"/>
      </w:tblGrid>
      <w:tr w:rsidR="000D6636" w14:paraId="0818002D" w14:textId="77777777" w:rsidTr="00A73BB4">
        <w:tc>
          <w:tcPr>
            <w:tcW w:w="3114" w:type="dxa"/>
          </w:tcPr>
          <w:p w14:paraId="5EB8CB29" w14:textId="5765CEEE" w:rsidR="000D6636" w:rsidRDefault="000D6636" w:rsidP="00324162">
            <w:pPr>
              <w:spacing w:line="360" w:lineRule="auto"/>
            </w:pPr>
            <w:proofErr w:type="gramStart"/>
            <w:r>
              <w:rPr>
                <w:rFonts w:hint="eastAsia"/>
              </w:rPr>
              <w:t>规则名</w:t>
            </w:r>
            <w:proofErr w:type="gramEnd"/>
          </w:p>
        </w:tc>
        <w:tc>
          <w:tcPr>
            <w:tcW w:w="5182" w:type="dxa"/>
            <w:gridSpan w:val="2"/>
          </w:tcPr>
          <w:p w14:paraId="7256D436" w14:textId="75BFBF56" w:rsidR="000D6636" w:rsidRDefault="000D6636" w:rsidP="00324162">
            <w:pPr>
              <w:spacing w:line="360" w:lineRule="auto"/>
            </w:pPr>
            <w:r>
              <w:rPr>
                <w:rFonts w:hint="eastAsia"/>
              </w:rPr>
              <w:t>可选值</w:t>
            </w:r>
          </w:p>
        </w:tc>
      </w:tr>
      <w:tr w:rsidR="000D6636" w14:paraId="36050FAA" w14:textId="77777777" w:rsidTr="00A73BB4">
        <w:tc>
          <w:tcPr>
            <w:tcW w:w="3114" w:type="dxa"/>
            <w:vMerge w:val="restart"/>
          </w:tcPr>
          <w:p w14:paraId="1BCB68D6" w14:textId="38ABDA34" w:rsidR="000D6636" w:rsidRDefault="000D6636" w:rsidP="00197ECA">
            <w:pPr>
              <w:spacing w:line="360" w:lineRule="auto"/>
              <w:jc w:val="center"/>
            </w:pPr>
            <w:proofErr w:type="gramStart"/>
            <w:r>
              <w:rPr>
                <w:rFonts w:hint="eastAsia"/>
              </w:rPr>
              <w:t>用户触达</w:t>
            </w:r>
            <w:proofErr w:type="gramEnd"/>
          </w:p>
        </w:tc>
        <w:tc>
          <w:tcPr>
            <w:tcW w:w="2449" w:type="dxa"/>
            <w:vMerge w:val="restart"/>
          </w:tcPr>
          <w:p w14:paraId="26799FDF" w14:textId="6003B2E3" w:rsidR="000D6636" w:rsidRDefault="000D6636" w:rsidP="00324162">
            <w:pPr>
              <w:spacing w:line="360" w:lineRule="auto"/>
            </w:pPr>
            <w:proofErr w:type="gramStart"/>
            <w:r>
              <w:rPr>
                <w:rFonts w:hint="eastAsia"/>
              </w:rPr>
              <w:t>触达类型</w:t>
            </w:r>
            <w:proofErr w:type="gramEnd"/>
          </w:p>
        </w:tc>
        <w:tc>
          <w:tcPr>
            <w:tcW w:w="2733" w:type="dxa"/>
          </w:tcPr>
          <w:p w14:paraId="65818CD7" w14:textId="6687160E" w:rsidR="000D6636" w:rsidRDefault="000D6636" w:rsidP="00324162">
            <w:pPr>
              <w:spacing w:line="360" w:lineRule="auto"/>
            </w:pPr>
            <w:r>
              <w:rPr>
                <w:rFonts w:hint="eastAsia"/>
              </w:rPr>
              <w:t>短信</w:t>
            </w:r>
          </w:p>
        </w:tc>
      </w:tr>
      <w:tr w:rsidR="000D6636" w14:paraId="00C5ECA7" w14:textId="77777777" w:rsidTr="00A73BB4">
        <w:tc>
          <w:tcPr>
            <w:tcW w:w="3114" w:type="dxa"/>
            <w:vMerge/>
          </w:tcPr>
          <w:p w14:paraId="7B36B463" w14:textId="77777777" w:rsidR="000D6636" w:rsidRDefault="000D6636" w:rsidP="00324162">
            <w:pPr>
              <w:spacing w:line="360" w:lineRule="auto"/>
            </w:pPr>
          </w:p>
        </w:tc>
        <w:tc>
          <w:tcPr>
            <w:tcW w:w="2449" w:type="dxa"/>
            <w:vMerge/>
          </w:tcPr>
          <w:p w14:paraId="56E1C294" w14:textId="77777777" w:rsidR="000D6636" w:rsidRDefault="000D6636" w:rsidP="00324162">
            <w:pPr>
              <w:spacing w:line="360" w:lineRule="auto"/>
            </w:pPr>
          </w:p>
        </w:tc>
        <w:tc>
          <w:tcPr>
            <w:tcW w:w="2733" w:type="dxa"/>
          </w:tcPr>
          <w:p w14:paraId="7CB32CAD" w14:textId="6C90B09C" w:rsidR="000D6636" w:rsidRDefault="000D6636" w:rsidP="00324162">
            <w:pPr>
              <w:spacing w:line="360" w:lineRule="auto"/>
            </w:pPr>
            <w:r>
              <w:rPr>
                <w:rFonts w:hint="eastAsia"/>
              </w:rPr>
              <w:t>消息推送</w:t>
            </w:r>
          </w:p>
        </w:tc>
      </w:tr>
      <w:tr w:rsidR="000D6636" w14:paraId="36696FF1" w14:textId="77777777" w:rsidTr="00A73BB4">
        <w:tc>
          <w:tcPr>
            <w:tcW w:w="3114" w:type="dxa"/>
            <w:vMerge/>
          </w:tcPr>
          <w:p w14:paraId="44146343" w14:textId="77777777" w:rsidR="000D6636" w:rsidRDefault="000D6636" w:rsidP="00324162">
            <w:pPr>
              <w:spacing w:line="360" w:lineRule="auto"/>
            </w:pPr>
          </w:p>
        </w:tc>
        <w:tc>
          <w:tcPr>
            <w:tcW w:w="2449" w:type="dxa"/>
            <w:vMerge w:val="restart"/>
          </w:tcPr>
          <w:p w14:paraId="66D714BA" w14:textId="4E1104C0" w:rsidR="000D6636" w:rsidRDefault="000D6636" w:rsidP="00324162">
            <w:pPr>
              <w:spacing w:line="360" w:lineRule="auto"/>
            </w:pPr>
            <w:r>
              <w:rPr>
                <w:rFonts w:hint="eastAsia"/>
              </w:rPr>
              <w:t>接受者</w:t>
            </w:r>
          </w:p>
        </w:tc>
        <w:tc>
          <w:tcPr>
            <w:tcW w:w="2733" w:type="dxa"/>
          </w:tcPr>
          <w:p w14:paraId="5D30DBB4" w14:textId="698B2B48" w:rsidR="000D6636" w:rsidRDefault="000D6636" w:rsidP="00324162">
            <w:pPr>
              <w:spacing w:line="360" w:lineRule="auto"/>
            </w:pPr>
            <w:r>
              <w:rPr>
                <w:rFonts w:hint="eastAsia"/>
              </w:rPr>
              <w:t>用户</w:t>
            </w:r>
          </w:p>
        </w:tc>
      </w:tr>
      <w:tr w:rsidR="000D6636" w14:paraId="512893DC" w14:textId="77777777" w:rsidTr="00A73BB4">
        <w:tc>
          <w:tcPr>
            <w:tcW w:w="3114" w:type="dxa"/>
            <w:vMerge/>
          </w:tcPr>
          <w:p w14:paraId="05F84B71" w14:textId="77777777" w:rsidR="000D6636" w:rsidRDefault="000D6636" w:rsidP="00324162">
            <w:pPr>
              <w:spacing w:line="360" w:lineRule="auto"/>
            </w:pPr>
          </w:p>
        </w:tc>
        <w:tc>
          <w:tcPr>
            <w:tcW w:w="2449" w:type="dxa"/>
            <w:vMerge/>
          </w:tcPr>
          <w:p w14:paraId="23F9FE47" w14:textId="77777777" w:rsidR="000D6636" w:rsidRDefault="000D6636" w:rsidP="00324162">
            <w:pPr>
              <w:spacing w:line="360" w:lineRule="auto"/>
            </w:pPr>
          </w:p>
        </w:tc>
        <w:tc>
          <w:tcPr>
            <w:tcW w:w="2733" w:type="dxa"/>
          </w:tcPr>
          <w:p w14:paraId="2172EE31" w14:textId="24FA29FA" w:rsidR="000D6636" w:rsidRDefault="000D6636" w:rsidP="00324162">
            <w:pPr>
              <w:spacing w:line="360" w:lineRule="auto"/>
            </w:pPr>
            <w:r>
              <w:rPr>
                <w:rFonts w:hint="eastAsia"/>
              </w:rPr>
              <w:t>客户</w:t>
            </w:r>
          </w:p>
        </w:tc>
      </w:tr>
      <w:tr w:rsidR="000D6636" w14:paraId="083CB670" w14:textId="77777777" w:rsidTr="00A73BB4">
        <w:tc>
          <w:tcPr>
            <w:tcW w:w="3114" w:type="dxa"/>
            <w:vMerge/>
          </w:tcPr>
          <w:p w14:paraId="0F50DBE3" w14:textId="77777777" w:rsidR="000D6636" w:rsidRDefault="000D6636" w:rsidP="00324162">
            <w:pPr>
              <w:spacing w:line="360" w:lineRule="auto"/>
            </w:pPr>
          </w:p>
        </w:tc>
        <w:tc>
          <w:tcPr>
            <w:tcW w:w="5182" w:type="dxa"/>
            <w:gridSpan w:val="2"/>
          </w:tcPr>
          <w:p w14:paraId="061FAD01" w14:textId="08EDC992" w:rsidR="000D6636" w:rsidRDefault="000D6636" w:rsidP="00324162">
            <w:pPr>
              <w:spacing w:line="360" w:lineRule="auto"/>
            </w:pPr>
            <w:r>
              <w:rPr>
                <w:rFonts w:hint="eastAsia"/>
              </w:rPr>
              <w:t>短信模板</w:t>
            </w:r>
          </w:p>
        </w:tc>
      </w:tr>
      <w:tr w:rsidR="000D6636" w14:paraId="2B169A54" w14:textId="77777777" w:rsidTr="00A73BB4">
        <w:tc>
          <w:tcPr>
            <w:tcW w:w="3114" w:type="dxa"/>
            <w:vMerge/>
          </w:tcPr>
          <w:p w14:paraId="232DF943" w14:textId="77777777" w:rsidR="000D6636" w:rsidRDefault="000D6636" w:rsidP="00324162">
            <w:pPr>
              <w:spacing w:line="360" w:lineRule="auto"/>
            </w:pPr>
          </w:p>
        </w:tc>
        <w:tc>
          <w:tcPr>
            <w:tcW w:w="5182" w:type="dxa"/>
            <w:gridSpan w:val="2"/>
          </w:tcPr>
          <w:p w14:paraId="35C03DFB" w14:textId="18CA60B4" w:rsidR="000D6636" w:rsidRDefault="000D6636" w:rsidP="00324162">
            <w:pPr>
              <w:spacing w:line="360" w:lineRule="auto"/>
            </w:pPr>
            <w:r>
              <w:rPr>
                <w:rFonts w:hint="eastAsia"/>
              </w:rPr>
              <w:t>备注说明</w:t>
            </w:r>
          </w:p>
        </w:tc>
      </w:tr>
      <w:tr w:rsidR="000D6636" w14:paraId="580C810A" w14:textId="77777777" w:rsidTr="00A73BB4">
        <w:tc>
          <w:tcPr>
            <w:tcW w:w="3114" w:type="dxa"/>
            <w:vMerge/>
          </w:tcPr>
          <w:p w14:paraId="65AFB01C" w14:textId="77777777" w:rsidR="000D6636" w:rsidRDefault="000D6636" w:rsidP="00324162">
            <w:pPr>
              <w:spacing w:line="360" w:lineRule="auto"/>
            </w:pPr>
          </w:p>
        </w:tc>
        <w:tc>
          <w:tcPr>
            <w:tcW w:w="5182" w:type="dxa"/>
            <w:gridSpan w:val="2"/>
          </w:tcPr>
          <w:p w14:paraId="200417A9" w14:textId="25B2EE85" w:rsidR="000D6636" w:rsidRDefault="000D6636" w:rsidP="00324162">
            <w:pPr>
              <w:spacing w:line="360" w:lineRule="auto"/>
            </w:pPr>
            <w:r>
              <w:rPr>
                <w:rFonts w:hint="eastAsia"/>
              </w:rPr>
              <w:t>生效范围</w:t>
            </w:r>
          </w:p>
        </w:tc>
      </w:tr>
      <w:tr w:rsidR="00197ECA" w14:paraId="60C54D68" w14:textId="77777777" w:rsidTr="00A73BB4">
        <w:tc>
          <w:tcPr>
            <w:tcW w:w="3114" w:type="dxa"/>
            <w:vMerge w:val="restart"/>
          </w:tcPr>
          <w:p w14:paraId="5F893413" w14:textId="5CD126F3" w:rsidR="00197ECA" w:rsidRDefault="00197ECA" w:rsidP="00197ECA">
            <w:pPr>
              <w:spacing w:line="360" w:lineRule="auto"/>
              <w:jc w:val="center"/>
            </w:pPr>
            <w:r>
              <w:rPr>
                <w:rFonts w:hint="eastAsia"/>
              </w:rPr>
              <w:lastRenderedPageBreak/>
              <w:t>用户取消</w:t>
            </w:r>
          </w:p>
        </w:tc>
        <w:tc>
          <w:tcPr>
            <w:tcW w:w="2449" w:type="dxa"/>
            <w:vMerge w:val="restart"/>
          </w:tcPr>
          <w:p w14:paraId="607CDA90" w14:textId="69E34A2A" w:rsidR="00197ECA" w:rsidRDefault="00197ECA" w:rsidP="00324162">
            <w:pPr>
              <w:spacing w:line="360" w:lineRule="auto"/>
            </w:pPr>
            <w:r>
              <w:rPr>
                <w:rFonts w:hint="eastAsia"/>
              </w:rPr>
              <w:t>是否支持</w:t>
            </w:r>
          </w:p>
        </w:tc>
        <w:tc>
          <w:tcPr>
            <w:tcW w:w="2733" w:type="dxa"/>
          </w:tcPr>
          <w:p w14:paraId="2D9FA68D" w14:textId="24E2F51E" w:rsidR="00197ECA" w:rsidRDefault="00197ECA" w:rsidP="00324162">
            <w:pPr>
              <w:spacing w:line="360" w:lineRule="auto"/>
            </w:pPr>
            <w:r>
              <w:rPr>
                <w:rFonts w:hint="eastAsia"/>
              </w:rPr>
              <w:t>支持</w:t>
            </w:r>
          </w:p>
        </w:tc>
      </w:tr>
      <w:tr w:rsidR="00197ECA" w14:paraId="75B38163" w14:textId="77777777" w:rsidTr="00A73BB4">
        <w:tc>
          <w:tcPr>
            <w:tcW w:w="3114" w:type="dxa"/>
            <w:vMerge/>
          </w:tcPr>
          <w:p w14:paraId="129654AD" w14:textId="77777777" w:rsidR="00197ECA" w:rsidRDefault="00197ECA" w:rsidP="00324162">
            <w:pPr>
              <w:spacing w:line="360" w:lineRule="auto"/>
            </w:pPr>
          </w:p>
        </w:tc>
        <w:tc>
          <w:tcPr>
            <w:tcW w:w="2449" w:type="dxa"/>
            <w:vMerge/>
          </w:tcPr>
          <w:p w14:paraId="0C389EA7" w14:textId="77777777" w:rsidR="00197ECA" w:rsidRDefault="00197ECA" w:rsidP="00324162">
            <w:pPr>
              <w:spacing w:line="360" w:lineRule="auto"/>
            </w:pPr>
          </w:p>
        </w:tc>
        <w:tc>
          <w:tcPr>
            <w:tcW w:w="2733" w:type="dxa"/>
          </w:tcPr>
          <w:p w14:paraId="2C3B302A" w14:textId="2A018EBA" w:rsidR="00197ECA" w:rsidRDefault="00197ECA" w:rsidP="00324162">
            <w:pPr>
              <w:spacing w:line="360" w:lineRule="auto"/>
            </w:pPr>
            <w:r>
              <w:rPr>
                <w:rFonts w:hint="eastAsia"/>
              </w:rPr>
              <w:t>不支持</w:t>
            </w:r>
          </w:p>
        </w:tc>
      </w:tr>
      <w:tr w:rsidR="00197ECA" w14:paraId="0BC96542" w14:textId="77777777" w:rsidTr="00A73BB4">
        <w:tc>
          <w:tcPr>
            <w:tcW w:w="3114" w:type="dxa"/>
            <w:vMerge/>
          </w:tcPr>
          <w:p w14:paraId="1B6227A3" w14:textId="77777777" w:rsidR="00197ECA" w:rsidRDefault="00197ECA" w:rsidP="00324162">
            <w:pPr>
              <w:spacing w:line="360" w:lineRule="auto"/>
            </w:pPr>
          </w:p>
        </w:tc>
        <w:tc>
          <w:tcPr>
            <w:tcW w:w="5182" w:type="dxa"/>
            <w:gridSpan w:val="2"/>
          </w:tcPr>
          <w:p w14:paraId="1F9755F5" w14:textId="75BF31F6" w:rsidR="00197ECA" w:rsidRDefault="00197ECA" w:rsidP="00324162">
            <w:pPr>
              <w:spacing w:line="360" w:lineRule="auto"/>
            </w:pPr>
            <w:r>
              <w:rPr>
                <w:rFonts w:hint="eastAsia"/>
              </w:rPr>
              <w:t>生效范围</w:t>
            </w:r>
          </w:p>
        </w:tc>
      </w:tr>
      <w:tr w:rsidR="00197ECA" w14:paraId="07BFA3D1" w14:textId="77777777" w:rsidTr="00A73BB4">
        <w:tc>
          <w:tcPr>
            <w:tcW w:w="3114" w:type="dxa"/>
            <w:vMerge w:val="restart"/>
          </w:tcPr>
          <w:p w14:paraId="6614FCF6" w14:textId="5FAD8F53" w:rsidR="00197ECA" w:rsidRDefault="00197ECA" w:rsidP="00197ECA">
            <w:pPr>
              <w:spacing w:line="360" w:lineRule="auto"/>
              <w:jc w:val="center"/>
            </w:pPr>
            <w:r>
              <w:rPr>
                <w:rFonts w:hint="eastAsia"/>
              </w:rPr>
              <w:t>用户赔付</w:t>
            </w:r>
          </w:p>
        </w:tc>
        <w:tc>
          <w:tcPr>
            <w:tcW w:w="2449" w:type="dxa"/>
            <w:vMerge w:val="restart"/>
          </w:tcPr>
          <w:p w14:paraId="60E5E798" w14:textId="1FDCF546" w:rsidR="00197ECA" w:rsidRDefault="00197ECA" w:rsidP="00324162">
            <w:pPr>
              <w:spacing w:line="360" w:lineRule="auto"/>
            </w:pPr>
            <w:r>
              <w:rPr>
                <w:rFonts w:hint="eastAsia"/>
              </w:rPr>
              <w:t>赔付类型</w:t>
            </w:r>
          </w:p>
        </w:tc>
        <w:tc>
          <w:tcPr>
            <w:tcW w:w="2733" w:type="dxa"/>
          </w:tcPr>
          <w:p w14:paraId="4E395005" w14:textId="549AF5EC" w:rsidR="00197ECA" w:rsidRDefault="00197ECA" w:rsidP="00324162">
            <w:pPr>
              <w:spacing w:line="360" w:lineRule="auto"/>
            </w:pPr>
            <w:r>
              <w:rPr>
                <w:rFonts w:hint="eastAsia"/>
              </w:rPr>
              <w:t>红包</w:t>
            </w:r>
          </w:p>
        </w:tc>
      </w:tr>
      <w:tr w:rsidR="00197ECA" w14:paraId="336B02E9" w14:textId="77777777" w:rsidTr="00A73BB4">
        <w:tc>
          <w:tcPr>
            <w:tcW w:w="3114" w:type="dxa"/>
            <w:vMerge/>
          </w:tcPr>
          <w:p w14:paraId="6DAE5C10" w14:textId="77777777" w:rsidR="00197ECA" w:rsidRDefault="00197ECA" w:rsidP="00324162">
            <w:pPr>
              <w:spacing w:line="360" w:lineRule="auto"/>
            </w:pPr>
          </w:p>
        </w:tc>
        <w:tc>
          <w:tcPr>
            <w:tcW w:w="2449" w:type="dxa"/>
            <w:vMerge/>
          </w:tcPr>
          <w:p w14:paraId="3FC0FF8F" w14:textId="77777777" w:rsidR="00197ECA" w:rsidRDefault="00197ECA" w:rsidP="00324162">
            <w:pPr>
              <w:spacing w:line="360" w:lineRule="auto"/>
            </w:pPr>
          </w:p>
        </w:tc>
        <w:tc>
          <w:tcPr>
            <w:tcW w:w="2733" w:type="dxa"/>
          </w:tcPr>
          <w:p w14:paraId="550ECA12" w14:textId="4C2CE08C" w:rsidR="00197ECA" w:rsidRDefault="00197ECA" w:rsidP="00324162">
            <w:pPr>
              <w:spacing w:line="360" w:lineRule="auto"/>
            </w:pPr>
            <w:r>
              <w:rPr>
                <w:rFonts w:hint="eastAsia"/>
              </w:rPr>
              <w:t>优惠券</w:t>
            </w:r>
          </w:p>
        </w:tc>
      </w:tr>
      <w:tr w:rsidR="00197ECA" w14:paraId="22D13CFD" w14:textId="77777777" w:rsidTr="00A73BB4">
        <w:tc>
          <w:tcPr>
            <w:tcW w:w="3114" w:type="dxa"/>
            <w:vMerge/>
          </w:tcPr>
          <w:p w14:paraId="6F20830D" w14:textId="77777777" w:rsidR="00197ECA" w:rsidRDefault="00197ECA" w:rsidP="00324162">
            <w:pPr>
              <w:spacing w:line="360" w:lineRule="auto"/>
            </w:pPr>
          </w:p>
        </w:tc>
        <w:tc>
          <w:tcPr>
            <w:tcW w:w="2449" w:type="dxa"/>
            <w:vMerge/>
          </w:tcPr>
          <w:p w14:paraId="11E11D73" w14:textId="77777777" w:rsidR="00197ECA" w:rsidRDefault="00197ECA" w:rsidP="00324162">
            <w:pPr>
              <w:spacing w:line="360" w:lineRule="auto"/>
            </w:pPr>
          </w:p>
        </w:tc>
        <w:tc>
          <w:tcPr>
            <w:tcW w:w="2733" w:type="dxa"/>
          </w:tcPr>
          <w:p w14:paraId="4D507625" w14:textId="513C2DC5" w:rsidR="00197ECA" w:rsidRDefault="00197ECA" w:rsidP="00324162">
            <w:pPr>
              <w:spacing w:line="360" w:lineRule="auto"/>
            </w:pPr>
            <w:r>
              <w:rPr>
                <w:rFonts w:hint="eastAsia"/>
              </w:rPr>
              <w:t>积分</w:t>
            </w:r>
          </w:p>
        </w:tc>
      </w:tr>
      <w:tr w:rsidR="00197ECA" w14:paraId="1AA730C8" w14:textId="77777777" w:rsidTr="00A73BB4">
        <w:tc>
          <w:tcPr>
            <w:tcW w:w="3114" w:type="dxa"/>
            <w:vMerge/>
          </w:tcPr>
          <w:p w14:paraId="704927C8" w14:textId="77777777" w:rsidR="00197ECA" w:rsidRDefault="00197ECA" w:rsidP="00324162">
            <w:pPr>
              <w:spacing w:line="360" w:lineRule="auto"/>
            </w:pPr>
          </w:p>
        </w:tc>
        <w:tc>
          <w:tcPr>
            <w:tcW w:w="2449" w:type="dxa"/>
            <w:vMerge w:val="restart"/>
          </w:tcPr>
          <w:p w14:paraId="28940868" w14:textId="77777777" w:rsidR="00197ECA" w:rsidRDefault="00197ECA" w:rsidP="00324162">
            <w:pPr>
              <w:spacing w:line="360" w:lineRule="auto"/>
            </w:pPr>
            <w:r>
              <w:rPr>
                <w:rFonts w:hint="eastAsia"/>
              </w:rPr>
              <w:t>触发时间点</w:t>
            </w:r>
          </w:p>
        </w:tc>
        <w:tc>
          <w:tcPr>
            <w:tcW w:w="2733" w:type="dxa"/>
          </w:tcPr>
          <w:p w14:paraId="418807FC" w14:textId="6E71117F" w:rsidR="00197ECA" w:rsidRDefault="00197ECA" w:rsidP="00324162">
            <w:pPr>
              <w:spacing w:line="360" w:lineRule="auto"/>
            </w:pPr>
            <w:r>
              <w:rPr>
                <w:rFonts w:hint="eastAsia"/>
              </w:rPr>
              <w:t>订单取消或完成时</w:t>
            </w:r>
          </w:p>
        </w:tc>
      </w:tr>
      <w:tr w:rsidR="00197ECA" w14:paraId="2DD208F3" w14:textId="77777777" w:rsidTr="00A73BB4">
        <w:tc>
          <w:tcPr>
            <w:tcW w:w="3114" w:type="dxa"/>
            <w:vMerge/>
          </w:tcPr>
          <w:p w14:paraId="41137297" w14:textId="77777777" w:rsidR="00197ECA" w:rsidRDefault="00197ECA" w:rsidP="00324162">
            <w:pPr>
              <w:spacing w:line="360" w:lineRule="auto"/>
            </w:pPr>
          </w:p>
        </w:tc>
        <w:tc>
          <w:tcPr>
            <w:tcW w:w="2449" w:type="dxa"/>
            <w:vMerge/>
          </w:tcPr>
          <w:p w14:paraId="221FE898" w14:textId="77777777" w:rsidR="00197ECA" w:rsidRDefault="00197ECA" w:rsidP="00324162">
            <w:pPr>
              <w:spacing w:line="360" w:lineRule="auto"/>
            </w:pPr>
          </w:p>
        </w:tc>
        <w:tc>
          <w:tcPr>
            <w:tcW w:w="2733" w:type="dxa"/>
          </w:tcPr>
          <w:p w14:paraId="3D2ACB9D" w14:textId="469EA277" w:rsidR="00197ECA" w:rsidRDefault="00197ECA" w:rsidP="00324162">
            <w:pPr>
              <w:spacing w:line="360" w:lineRule="auto"/>
            </w:pPr>
            <w:r>
              <w:rPr>
                <w:rFonts w:hint="eastAsia"/>
              </w:rPr>
              <w:t>场景触发时</w:t>
            </w:r>
          </w:p>
        </w:tc>
      </w:tr>
      <w:tr w:rsidR="00197ECA" w14:paraId="3AF5978D" w14:textId="77777777" w:rsidTr="00A73BB4">
        <w:tc>
          <w:tcPr>
            <w:tcW w:w="3114" w:type="dxa"/>
            <w:vMerge/>
          </w:tcPr>
          <w:p w14:paraId="6C841490" w14:textId="77777777" w:rsidR="00197ECA" w:rsidRDefault="00197ECA" w:rsidP="00197ECA">
            <w:pPr>
              <w:spacing w:line="360" w:lineRule="auto"/>
            </w:pPr>
          </w:p>
        </w:tc>
        <w:tc>
          <w:tcPr>
            <w:tcW w:w="5182" w:type="dxa"/>
            <w:gridSpan w:val="2"/>
          </w:tcPr>
          <w:p w14:paraId="3A2BBCC5" w14:textId="4D9BA158" w:rsidR="00197ECA" w:rsidRDefault="00197ECA" w:rsidP="00197ECA">
            <w:pPr>
              <w:spacing w:line="360" w:lineRule="auto"/>
            </w:pPr>
            <w:r>
              <w:rPr>
                <w:rFonts w:hint="eastAsia"/>
              </w:rPr>
              <w:t>赔付规则名称</w:t>
            </w:r>
          </w:p>
        </w:tc>
      </w:tr>
      <w:tr w:rsidR="00197ECA" w14:paraId="2E5BE931" w14:textId="77777777" w:rsidTr="00A73BB4">
        <w:tc>
          <w:tcPr>
            <w:tcW w:w="3114" w:type="dxa"/>
            <w:vMerge/>
          </w:tcPr>
          <w:p w14:paraId="4ACA1C79" w14:textId="77777777" w:rsidR="00197ECA" w:rsidRDefault="00197ECA" w:rsidP="00197ECA">
            <w:pPr>
              <w:spacing w:line="360" w:lineRule="auto"/>
            </w:pPr>
          </w:p>
        </w:tc>
        <w:tc>
          <w:tcPr>
            <w:tcW w:w="5182" w:type="dxa"/>
            <w:gridSpan w:val="2"/>
          </w:tcPr>
          <w:p w14:paraId="62F3644E" w14:textId="02E0E87F" w:rsidR="00197ECA" w:rsidRDefault="00197ECA" w:rsidP="00197ECA">
            <w:pPr>
              <w:spacing w:line="360" w:lineRule="auto"/>
            </w:pPr>
            <w:r>
              <w:rPr>
                <w:rFonts w:hint="eastAsia"/>
              </w:rPr>
              <w:t>渠道号</w:t>
            </w:r>
          </w:p>
        </w:tc>
      </w:tr>
      <w:tr w:rsidR="00197ECA" w14:paraId="18D55A0E" w14:textId="77777777" w:rsidTr="00A73BB4">
        <w:tc>
          <w:tcPr>
            <w:tcW w:w="3114" w:type="dxa"/>
            <w:vMerge/>
          </w:tcPr>
          <w:p w14:paraId="66914D00" w14:textId="77777777" w:rsidR="00197ECA" w:rsidRDefault="00197ECA" w:rsidP="00197ECA">
            <w:pPr>
              <w:spacing w:line="360" w:lineRule="auto"/>
            </w:pPr>
          </w:p>
        </w:tc>
        <w:tc>
          <w:tcPr>
            <w:tcW w:w="5182" w:type="dxa"/>
            <w:gridSpan w:val="2"/>
          </w:tcPr>
          <w:p w14:paraId="6F43D87E" w14:textId="36518E61" w:rsidR="00197ECA" w:rsidRDefault="00197ECA" w:rsidP="00197ECA">
            <w:pPr>
              <w:spacing w:line="360" w:lineRule="auto"/>
            </w:pPr>
            <w:r>
              <w:rPr>
                <w:rFonts w:hint="eastAsia"/>
              </w:rPr>
              <w:t>生效范围</w:t>
            </w:r>
          </w:p>
        </w:tc>
      </w:tr>
      <w:tr w:rsidR="00197ECA" w14:paraId="4DBB5F31" w14:textId="77777777" w:rsidTr="00A73BB4">
        <w:tc>
          <w:tcPr>
            <w:tcW w:w="3114" w:type="dxa"/>
            <w:vMerge w:val="restart"/>
          </w:tcPr>
          <w:p w14:paraId="14B53276" w14:textId="2939038D" w:rsidR="00197ECA" w:rsidRDefault="00197ECA" w:rsidP="00197ECA">
            <w:pPr>
              <w:spacing w:line="360" w:lineRule="auto"/>
              <w:jc w:val="center"/>
            </w:pPr>
            <w:r>
              <w:rPr>
                <w:rFonts w:hint="eastAsia"/>
              </w:rPr>
              <w:t>商户索赔</w:t>
            </w:r>
          </w:p>
        </w:tc>
        <w:tc>
          <w:tcPr>
            <w:tcW w:w="2449" w:type="dxa"/>
            <w:vMerge w:val="restart"/>
          </w:tcPr>
          <w:p w14:paraId="06DF8AB7" w14:textId="77777777" w:rsidR="00197ECA" w:rsidRDefault="00197ECA" w:rsidP="00197ECA">
            <w:pPr>
              <w:spacing w:line="360" w:lineRule="auto"/>
            </w:pPr>
            <w:r>
              <w:rPr>
                <w:rFonts w:hint="eastAsia"/>
              </w:rPr>
              <w:t>是否支持</w:t>
            </w:r>
          </w:p>
        </w:tc>
        <w:tc>
          <w:tcPr>
            <w:tcW w:w="2733" w:type="dxa"/>
          </w:tcPr>
          <w:p w14:paraId="065D8B73" w14:textId="087D72BC" w:rsidR="00197ECA" w:rsidRDefault="00197ECA" w:rsidP="00197ECA">
            <w:pPr>
              <w:spacing w:line="360" w:lineRule="auto"/>
            </w:pPr>
            <w:r>
              <w:rPr>
                <w:rFonts w:hint="eastAsia"/>
              </w:rPr>
              <w:t>支持</w:t>
            </w:r>
          </w:p>
        </w:tc>
      </w:tr>
      <w:tr w:rsidR="00197ECA" w14:paraId="4F1BB61A" w14:textId="77777777" w:rsidTr="00A73BB4">
        <w:tc>
          <w:tcPr>
            <w:tcW w:w="3114" w:type="dxa"/>
            <w:vMerge/>
          </w:tcPr>
          <w:p w14:paraId="5DC0A2BE" w14:textId="77777777" w:rsidR="00197ECA" w:rsidRDefault="00197ECA" w:rsidP="00197ECA">
            <w:pPr>
              <w:spacing w:line="360" w:lineRule="auto"/>
            </w:pPr>
          </w:p>
        </w:tc>
        <w:tc>
          <w:tcPr>
            <w:tcW w:w="2449" w:type="dxa"/>
            <w:vMerge/>
          </w:tcPr>
          <w:p w14:paraId="241CC0D4" w14:textId="77777777" w:rsidR="00197ECA" w:rsidRDefault="00197ECA" w:rsidP="00197ECA">
            <w:pPr>
              <w:spacing w:line="360" w:lineRule="auto"/>
            </w:pPr>
          </w:p>
        </w:tc>
        <w:tc>
          <w:tcPr>
            <w:tcW w:w="2733" w:type="dxa"/>
          </w:tcPr>
          <w:p w14:paraId="42303987" w14:textId="2C9C0064" w:rsidR="00197ECA" w:rsidRDefault="00197ECA" w:rsidP="00197ECA">
            <w:pPr>
              <w:spacing w:line="360" w:lineRule="auto"/>
            </w:pPr>
            <w:r>
              <w:rPr>
                <w:rFonts w:hint="eastAsia"/>
              </w:rPr>
              <w:t>不支持</w:t>
            </w:r>
          </w:p>
        </w:tc>
      </w:tr>
      <w:tr w:rsidR="00197ECA" w14:paraId="126C0EC4" w14:textId="77777777" w:rsidTr="00A73BB4">
        <w:tc>
          <w:tcPr>
            <w:tcW w:w="3114" w:type="dxa"/>
            <w:vMerge/>
          </w:tcPr>
          <w:p w14:paraId="4E77578E" w14:textId="77777777" w:rsidR="00197ECA" w:rsidRDefault="00197ECA" w:rsidP="00197ECA">
            <w:pPr>
              <w:spacing w:line="360" w:lineRule="auto"/>
            </w:pPr>
          </w:p>
        </w:tc>
        <w:tc>
          <w:tcPr>
            <w:tcW w:w="5182" w:type="dxa"/>
            <w:gridSpan w:val="2"/>
          </w:tcPr>
          <w:p w14:paraId="25C50561" w14:textId="5D4500B1" w:rsidR="00197ECA" w:rsidRDefault="00197ECA" w:rsidP="00197ECA">
            <w:pPr>
              <w:spacing w:line="360" w:lineRule="auto"/>
            </w:pPr>
            <w:r>
              <w:rPr>
                <w:rFonts w:hint="eastAsia"/>
              </w:rPr>
              <w:t>生效范围</w:t>
            </w:r>
          </w:p>
        </w:tc>
      </w:tr>
    </w:tbl>
    <w:p w14:paraId="557E009A" w14:textId="687951D8" w:rsidR="000D6636" w:rsidRDefault="00A73BB4" w:rsidP="00324162">
      <w:pPr>
        <w:spacing w:line="360" w:lineRule="auto"/>
        <w:ind w:firstLineChars="200" w:firstLine="420"/>
      </w:pPr>
      <w:r>
        <w:rPr>
          <w:rFonts w:hint="eastAsia"/>
        </w:rPr>
        <w:t>函数设计</w:t>
      </w:r>
    </w:p>
    <w:tbl>
      <w:tblPr>
        <w:tblStyle w:val="af3"/>
        <w:tblW w:w="0" w:type="auto"/>
        <w:tblLook w:val="04A0" w:firstRow="1" w:lastRow="0" w:firstColumn="1" w:lastColumn="0" w:noHBand="0" w:noVBand="1"/>
      </w:tblPr>
      <w:tblGrid>
        <w:gridCol w:w="3446"/>
        <w:gridCol w:w="2417"/>
        <w:gridCol w:w="2433"/>
      </w:tblGrid>
      <w:tr w:rsidR="00376116" w14:paraId="6AF16A1E" w14:textId="77777777" w:rsidTr="00376116">
        <w:tc>
          <w:tcPr>
            <w:tcW w:w="3446" w:type="dxa"/>
          </w:tcPr>
          <w:p w14:paraId="500634FD" w14:textId="2FFD0062" w:rsidR="00A73BB4" w:rsidRDefault="00A73BB4" w:rsidP="00324162">
            <w:pPr>
              <w:spacing w:line="360" w:lineRule="auto"/>
            </w:pPr>
            <w:r>
              <w:rPr>
                <w:rFonts w:hint="eastAsia"/>
              </w:rPr>
              <w:t>函数名</w:t>
            </w:r>
          </w:p>
        </w:tc>
        <w:tc>
          <w:tcPr>
            <w:tcW w:w="2417" w:type="dxa"/>
          </w:tcPr>
          <w:p w14:paraId="192BBCA8" w14:textId="69BAD4D5" w:rsidR="00A73BB4" w:rsidRDefault="00A73BB4" w:rsidP="00324162">
            <w:pPr>
              <w:spacing w:line="360" w:lineRule="auto"/>
            </w:pPr>
            <w:r>
              <w:rPr>
                <w:rFonts w:hint="eastAsia"/>
              </w:rPr>
              <w:t>函数介绍</w:t>
            </w:r>
          </w:p>
        </w:tc>
        <w:tc>
          <w:tcPr>
            <w:tcW w:w="2433" w:type="dxa"/>
          </w:tcPr>
          <w:p w14:paraId="3DF13E57" w14:textId="6958D48D" w:rsidR="00A73BB4" w:rsidRDefault="00A73BB4" w:rsidP="00324162">
            <w:pPr>
              <w:spacing w:line="360" w:lineRule="auto"/>
            </w:pPr>
            <w:r>
              <w:rPr>
                <w:rFonts w:hint="eastAsia"/>
              </w:rPr>
              <w:t>参数介绍</w:t>
            </w:r>
          </w:p>
        </w:tc>
      </w:tr>
      <w:tr w:rsidR="00376116" w14:paraId="0B6FE42B" w14:textId="77777777" w:rsidTr="00376116">
        <w:tc>
          <w:tcPr>
            <w:tcW w:w="3446" w:type="dxa"/>
          </w:tcPr>
          <w:p w14:paraId="6C07F83E" w14:textId="475FBBE1" w:rsidR="002F4456" w:rsidRDefault="002F4456" w:rsidP="00324162">
            <w:pPr>
              <w:spacing w:line="360" w:lineRule="auto"/>
            </w:pPr>
            <w:r>
              <w:rPr>
                <w:rFonts w:hint="eastAsia"/>
              </w:rPr>
              <w:t>AND</w:t>
            </w:r>
          </w:p>
        </w:tc>
        <w:tc>
          <w:tcPr>
            <w:tcW w:w="2417" w:type="dxa"/>
          </w:tcPr>
          <w:p w14:paraId="08CB47D5" w14:textId="15606602" w:rsidR="002F4456" w:rsidRDefault="002F4456" w:rsidP="00324162">
            <w:pPr>
              <w:spacing w:line="360" w:lineRule="auto"/>
            </w:pPr>
            <w:r>
              <w:rPr>
                <w:rFonts w:hint="eastAsia"/>
              </w:rPr>
              <w:t>逻辑与</w:t>
            </w:r>
          </w:p>
        </w:tc>
        <w:tc>
          <w:tcPr>
            <w:tcW w:w="2433" w:type="dxa"/>
          </w:tcPr>
          <w:p w14:paraId="798F59AB" w14:textId="49B3621E" w:rsidR="002F4456" w:rsidRDefault="002F4456" w:rsidP="00324162">
            <w:pPr>
              <w:spacing w:line="360" w:lineRule="auto"/>
            </w:pPr>
            <w:r>
              <w:rPr>
                <w:rFonts w:hint="eastAsia"/>
              </w:rPr>
              <w:t>两个参数，返回两个参数的与值</w:t>
            </w:r>
          </w:p>
        </w:tc>
      </w:tr>
      <w:tr w:rsidR="00376116" w14:paraId="1F549F35" w14:textId="77777777" w:rsidTr="00376116">
        <w:tc>
          <w:tcPr>
            <w:tcW w:w="3446" w:type="dxa"/>
          </w:tcPr>
          <w:p w14:paraId="004B94EE" w14:textId="0A2E4B55" w:rsidR="002F4456" w:rsidRDefault="002F4456" w:rsidP="00324162">
            <w:pPr>
              <w:spacing w:line="360" w:lineRule="auto"/>
            </w:pPr>
            <w:r>
              <w:rPr>
                <w:rFonts w:hint="eastAsia"/>
              </w:rPr>
              <w:t>OR</w:t>
            </w:r>
          </w:p>
        </w:tc>
        <w:tc>
          <w:tcPr>
            <w:tcW w:w="2417" w:type="dxa"/>
          </w:tcPr>
          <w:p w14:paraId="6E9D2DEC" w14:textId="4FC81E6E" w:rsidR="002F4456" w:rsidRDefault="002F4456" w:rsidP="00324162">
            <w:pPr>
              <w:spacing w:line="360" w:lineRule="auto"/>
            </w:pPr>
            <w:r>
              <w:rPr>
                <w:rFonts w:hint="eastAsia"/>
              </w:rPr>
              <w:t>逻辑或</w:t>
            </w:r>
          </w:p>
        </w:tc>
        <w:tc>
          <w:tcPr>
            <w:tcW w:w="2433" w:type="dxa"/>
          </w:tcPr>
          <w:p w14:paraId="1EF7B12C" w14:textId="61C921FC" w:rsidR="002F4456" w:rsidRDefault="002F4456" w:rsidP="00324162">
            <w:pPr>
              <w:spacing w:line="360" w:lineRule="auto"/>
            </w:pPr>
            <w:r>
              <w:rPr>
                <w:rFonts w:hint="eastAsia"/>
              </w:rPr>
              <w:t>两个参数，返回两个参数的或值</w:t>
            </w:r>
          </w:p>
        </w:tc>
      </w:tr>
      <w:tr w:rsidR="00376116" w14:paraId="52063EFB" w14:textId="77777777" w:rsidTr="00376116">
        <w:tc>
          <w:tcPr>
            <w:tcW w:w="3446" w:type="dxa"/>
          </w:tcPr>
          <w:p w14:paraId="4A80EAEC" w14:textId="142B158C" w:rsidR="00A73BB4" w:rsidRDefault="00A73BB4" w:rsidP="00324162">
            <w:pPr>
              <w:spacing w:line="360" w:lineRule="auto"/>
            </w:pPr>
            <w:r>
              <w:rPr>
                <w:rFonts w:hint="eastAsia"/>
              </w:rPr>
              <w:t>ENV</w:t>
            </w:r>
          </w:p>
        </w:tc>
        <w:tc>
          <w:tcPr>
            <w:tcW w:w="2417" w:type="dxa"/>
          </w:tcPr>
          <w:p w14:paraId="4EC13A79" w14:textId="1B3DA695" w:rsidR="00A73BB4" w:rsidRDefault="00A73BB4" w:rsidP="00324162">
            <w:pPr>
              <w:spacing w:line="360" w:lineRule="auto"/>
            </w:pPr>
            <w:r>
              <w:rPr>
                <w:rFonts w:hint="eastAsia"/>
              </w:rPr>
              <w:t>从上下文中获取指定对象，并从对象中获取指定值。</w:t>
            </w:r>
          </w:p>
        </w:tc>
        <w:tc>
          <w:tcPr>
            <w:tcW w:w="2433" w:type="dxa"/>
          </w:tcPr>
          <w:p w14:paraId="65ED0C85" w14:textId="1775A32F" w:rsidR="002F4456" w:rsidRDefault="00A73BB4" w:rsidP="00324162">
            <w:pPr>
              <w:spacing w:line="360" w:lineRule="auto"/>
            </w:pPr>
            <w:r>
              <w:rPr>
                <w:rFonts w:hint="eastAsia"/>
              </w:rPr>
              <w:t>两个参数</w:t>
            </w:r>
            <w:r w:rsidR="002F4456">
              <w:rPr>
                <w:rFonts w:hint="eastAsia"/>
              </w:rPr>
              <w:t>，对象的key和值的key。</w:t>
            </w:r>
          </w:p>
        </w:tc>
      </w:tr>
      <w:tr w:rsidR="00376116" w14:paraId="2DD11975" w14:textId="77777777" w:rsidTr="00376116">
        <w:tc>
          <w:tcPr>
            <w:tcW w:w="3446" w:type="dxa"/>
          </w:tcPr>
          <w:p w14:paraId="54AAF5E7" w14:textId="54D0EF5F" w:rsidR="00A73BB4" w:rsidRDefault="002F4456" w:rsidP="00324162">
            <w:pPr>
              <w:spacing w:line="360" w:lineRule="auto"/>
            </w:pPr>
            <w:r>
              <w:rPr>
                <w:rFonts w:hint="eastAsia"/>
              </w:rPr>
              <w:t>IN</w:t>
            </w:r>
          </w:p>
        </w:tc>
        <w:tc>
          <w:tcPr>
            <w:tcW w:w="2417" w:type="dxa"/>
          </w:tcPr>
          <w:p w14:paraId="3DA88D23" w14:textId="623EC005" w:rsidR="00A73BB4" w:rsidRDefault="002F4456" w:rsidP="00324162">
            <w:pPr>
              <w:spacing w:line="360" w:lineRule="auto"/>
            </w:pPr>
            <w:r>
              <w:rPr>
                <w:rFonts w:hint="eastAsia"/>
              </w:rPr>
              <w:t>数值在指定集合中</w:t>
            </w:r>
          </w:p>
        </w:tc>
        <w:tc>
          <w:tcPr>
            <w:tcW w:w="2433" w:type="dxa"/>
          </w:tcPr>
          <w:p w14:paraId="063B58FA" w14:textId="6169874F" w:rsidR="00A73BB4" w:rsidRDefault="002F4456" w:rsidP="00324162">
            <w:pPr>
              <w:spacing w:line="360" w:lineRule="auto"/>
            </w:pPr>
            <w:r>
              <w:rPr>
                <w:rFonts w:hint="eastAsia"/>
              </w:rPr>
              <w:t>N</w:t>
            </w:r>
            <w:proofErr w:type="gramStart"/>
            <w:r>
              <w:rPr>
                <w:rFonts w:hint="eastAsia"/>
              </w:rPr>
              <w:t>个</w:t>
            </w:r>
            <w:proofErr w:type="gramEnd"/>
            <w:r>
              <w:rPr>
                <w:rFonts w:hint="eastAsia"/>
              </w:rPr>
              <w:t>参数，第一个参数为key，后续参数为指定结合</w:t>
            </w:r>
          </w:p>
        </w:tc>
      </w:tr>
      <w:tr w:rsidR="00376116" w14:paraId="2E3A9D5B" w14:textId="77777777" w:rsidTr="00376116">
        <w:tc>
          <w:tcPr>
            <w:tcW w:w="3446" w:type="dxa"/>
          </w:tcPr>
          <w:p w14:paraId="49CA5E8B" w14:textId="19ACAABF" w:rsidR="00A73BB4" w:rsidRDefault="008E13A3" w:rsidP="00324162">
            <w:pPr>
              <w:spacing w:line="360" w:lineRule="auto"/>
            </w:pPr>
            <w:r>
              <w:rPr>
                <w:rFonts w:hint="eastAsia"/>
              </w:rPr>
              <w:t>LT</w:t>
            </w:r>
          </w:p>
        </w:tc>
        <w:tc>
          <w:tcPr>
            <w:tcW w:w="2417" w:type="dxa"/>
          </w:tcPr>
          <w:p w14:paraId="7399C772" w14:textId="107A9AFA" w:rsidR="00A73BB4" w:rsidRDefault="008E13A3" w:rsidP="00324162">
            <w:pPr>
              <w:spacing w:line="360" w:lineRule="auto"/>
            </w:pPr>
            <w:r>
              <w:rPr>
                <w:rFonts w:hint="eastAsia"/>
              </w:rPr>
              <w:t>小于</w:t>
            </w:r>
          </w:p>
        </w:tc>
        <w:tc>
          <w:tcPr>
            <w:tcW w:w="2433" w:type="dxa"/>
          </w:tcPr>
          <w:p w14:paraId="6D854F28" w14:textId="3DD17C25" w:rsidR="00A73BB4" w:rsidRDefault="008E13A3" w:rsidP="00324162">
            <w:pPr>
              <w:spacing w:line="360" w:lineRule="auto"/>
            </w:pPr>
            <w:r>
              <w:rPr>
                <w:rFonts w:hint="eastAsia"/>
              </w:rPr>
              <w:t>两个参数，</w:t>
            </w:r>
          </w:p>
        </w:tc>
      </w:tr>
      <w:tr w:rsidR="00376116" w14:paraId="1C2C2221" w14:textId="77777777" w:rsidTr="00376116">
        <w:tc>
          <w:tcPr>
            <w:tcW w:w="3446" w:type="dxa"/>
          </w:tcPr>
          <w:p w14:paraId="1C4F3CDB" w14:textId="0BE3B8F8" w:rsidR="008E13A3" w:rsidRDefault="008E13A3" w:rsidP="00324162">
            <w:pPr>
              <w:spacing w:line="360" w:lineRule="auto"/>
            </w:pPr>
            <w:r>
              <w:rPr>
                <w:rFonts w:hint="eastAsia"/>
              </w:rPr>
              <w:t>LE</w:t>
            </w:r>
          </w:p>
        </w:tc>
        <w:tc>
          <w:tcPr>
            <w:tcW w:w="2417" w:type="dxa"/>
          </w:tcPr>
          <w:p w14:paraId="26DE706E" w14:textId="3CB7DD7D" w:rsidR="00A73BB4" w:rsidRDefault="008E13A3" w:rsidP="00324162">
            <w:pPr>
              <w:spacing w:line="360" w:lineRule="auto"/>
            </w:pPr>
            <w:r>
              <w:rPr>
                <w:rFonts w:hint="eastAsia"/>
              </w:rPr>
              <w:t>小于等于</w:t>
            </w:r>
          </w:p>
        </w:tc>
        <w:tc>
          <w:tcPr>
            <w:tcW w:w="2433" w:type="dxa"/>
          </w:tcPr>
          <w:p w14:paraId="3E8C01C1" w14:textId="0A6C1BBF" w:rsidR="00A73BB4" w:rsidRDefault="008E13A3" w:rsidP="00324162">
            <w:pPr>
              <w:spacing w:line="360" w:lineRule="auto"/>
            </w:pPr>
            <w:r>
              <w:rPr>
                <w:rFonts w:hint="eastAsia"/>
              </w:rPr>
              <w:t>两个参数</w:t>
            </w:r>
          </w:p>
        </w:tc>
      </w:tr>
      <w:tr w:rsidR="00376116" w14:paraId="1CABE96B" w14:textId="77777777" w:rsidTr="00376116">
        <w:tc>
          <w:tcPr>
            <w:tcW w:w="3446" w:type="dxa"/>
          </w:tcPr>
          <w:p w14:paraId="5203C2D7" w14:textId="2EE70416" w:rsidR="00A73BB4" w:rsidRDefault="008E13A3" w:rsidP="00324162">
            <w:pPr>
              <w:spacing w:line="360" w:lineRule="auto"/>
            </w:pPr>
            <w:r>
              <w:rPr>
                <w:rFonts w:hint="eastAsia"/>
              </w:rPr>
              <w:t>GT</w:t>
            </w:r>
          </w:p>
        </w:tc>
        <w:tc>
          <w:tcPr>
            <w:tcW w:w="2417" w:type="dxa"/>
          </w:tcPr>
          <w:p w14:paraId="7556A0EC" w14:textId="425DB411" w:rsidR="00A73BB4" w:rsidRDefault="008E13A3" w:rsidP="00324162">
            <w:pPr>
              <w:spacing w:line="360" w:lineRule="auto"/>
            </w:pPr>
            <w:r>
              <w:rPr>
                <w:rFonts w:hint="eastAsia"/>
              </w:rPr>
              <w:t>大于</w:t>
            </w:r>
          </w:p>
        </w:tc>
        <w:tc>
          <w:tcPr>
            <w:tcW w:w="2433" w:type="dxa"/>
          </w:tcPr>
          <w:p w14:paraId="17687061" w14:textId="29A141D0" w:rsidR="00A73BB4" w:rsidRDefault="008E13A3" w:rsidP="00324162">
            <w:pPr>
              <w:spacing w:line="360" w:lineRule="auto"/>
            </w:pPr>
            <w:r>
              <w:rPr>
                <w:rFonts w:hint="eastAsia"/>
              </w:rPr>
              <w:t>两个参数</w:t>
            </w:r>
          </w:p>
        </w:tc>
      </w:tr>
      <w:tr w:rsidR="00376116" w14:paraId="6F09BE04" w14:textId="77777777" w:rsidTr="00376116">
        <w:tc>
          <w:tcPr>
            <w:tcW w:w="3446" w:type="dxa"/>
          </w:tcPr>
          <w:p w14:paraId="0B096ED1" w14:textId="7D39E61F" w:rsidR="008E13A3" w:rsidRDefault="008E13A3" w:rsidP="00324162">
            <w:pPr>
              <w:spacing w:line="360" w:lineRule="auto"/>
            </w:pPr>
            <w:r>
              <w:rPr>
                <w:rFonts w:hint="eastAsia"/>
              </w:rPr>
              <w:lastRenderedPageBreak/>
              <w:t>GE</w:t>
            </w:r>
          </w:p>
        </w:tc>
        <w:tc>
          <w:tcPr>
            <w:tcW w:w="2417" w:type="dxa"/>
          </w:tcPr>
          <w:p w14:paraId="03ED0BAA" w14:textId="0961C2AD" w:rsidR="008E13A3" w:rsidRDefault="008E13A3" w:rsidP="00324162">
            <w:pPr>
              <w:spacing w:line="360" w:lineRule="auto"/>
            </w:pPr>
            <w:r>
              <w:rPr>
                <w:rFonts w:hint="eastAsia"/>
              </w:rPr>
              <w:t>大于等于</w:t>
            </w:r>
          </w:p>
        </w:tc>
        <w:tc>
          <w:tcPr>
            <w:tcW w:w="2433" w:type="dxa"/>
          </w:tcPr>
          <w:p w14:paraId="37E53407" w14:textId="0507FB68" w:rsidR="008E13A3" w:rsidRDefault="008E13A3" w:rsidP="00324162">
            <w:pPr>
              <w:spacing w:line="360" w:lineRule="auto"/>
            </w:pPr>
            <w:r>
              <w:rPr>
                <w:rFonts w:hint="eastAsia"/>
              </w:rPr>
              <w:t>两个参数</w:t>
            </w:r>
          </w:p>
        </w:tc>
      </w:tr>
      <w:tr w:rsidR="00376116" w14:paraId="09720B88" w14:textId="77777777" w:rsidTr="00376116">
        <w:tc>
          <w:tcPr>
            <w:tcW w:w="3446" w:type="dxa"/>
          </w:tcPr>
          <w:p w14:paraId="5BB63853" w14:textId="32D141E1" w:rsidR="008E13A3" w:rsidRDefault="008E13A3" w:rsidP="00324162">
            <w:pPr>
              <w:spacing w:line="360" w:lineRule="auto"/>
            </w:pPr>
            <w:r>
              <w:rPr>
                <w:rFonts w:hint="eastAsia"/>
              </w:rPr>
              <w:t>ADD</w:t>
            </w:r>
          </w:p>
        </w:tc>
        <w:tc>
          <w:tcPr>
            <w:tcW w:w="2417" w:type="dxa"/>
          </w:tcPr>
          <w:p w14:paraId="789BB7DE" w14:textId="300FA228" w:rsidR="008E13A3" w:rsidRDefault="008E13A3" w:rsidP="00324162">
            <w:pPr>
              <w:spacing w:line="360" w:lineRule="auto"/>
            </w:pPr>
            <w:r>
              <w:rPr>
                <w:rFonts w:hint="eastAsia"/>
              </w:rPr>
              <w:t>加</w:t>
            </w:r>
          </w:p>
        </w:tc>
        <w:tc>
          <w:tcPr>
            <w:tcW w:w="2433" w:type="dxa"/>
          </w:tcPr>
          <w:p w14:paraId="08E9B930" w14:textId="68608132" w:rsidR="008E13A3" w:rsidRDefault="008E13A3" w:rsidP="00324162">
            <w:pPr>
              <w:spacing w:line="360" w:lineRule="auto"/>
            </w:pPr>
            <w:r>
              <w:rPr>
                <w:rFonts w:hint="eastAsia"/>
              </w:rPr>
              <w:t>两个参数</w:t>
            </w:r>
          </w:p>
        </w:tc>
      </w:tr>
      <w:tr w:rsidR="00376116" w14:paraId="002AA9BD" w14:textId="77777777" w:rsidTr="00376116">
        <w:tc>
          <w:tcPr>
            <w:tcW w:w="3446" w:type="dxa"/>
          </w:tcPr>
          <w:p w14:paraId="6889F5C2" w14:textId="3EE7AE73" w:rsidR="008E13A3" w:rsidRDefault="008E13A3" w:rsidP="00324162">
            <w:pPr>
              <w:spacing w:line="360" w:lineRule="auto"/>
            </w:pPr>
            <w:r>
              <w:rPr>
                <w:rFonts w:hint="eastAsia"/>
              </w:rPr>
              <w:t>SUBTRACT</w:t>
            </w:r>
          </w:p>
        </w:tc>
        <w:tc>
          <w:tcPr>
            <w:tcW w:w="2417" w:type="dxa"/>
          </w:tcPr>
          <w:p w14:paraId="0FA6067F" w14:textId="1B8AF001" w:rsidR="008E13A3" w:rsidRDefault="008E13A3" w:rsidP="00324162">
            <w:pPr>
              <w:spacing w:line="360" w:lineRule="auto"/>
            </w:pPr>
            <w:r>
              <w:rPr>
                <w:rFonts w:hint="eastAsia"/>
              </w:rPr>
              <w:t>减</w:t>
            </w:r>
          </w:p>
        </w:tc>
        <w:tc>
          <w:tcPr>
            <w:tcW w:w="2433" w:type="dxa"/>
          </w:tcPr>
          <w:p w14:paraId="6F53E2A4" w14:textId="5E184FF6" w:rsidR="008E13A3" w:rsidRDefault="008E13A3" w:rsidP="00324162">
            <w:pPr>
              <w:spacing w:line="360" w:lineRule="auto"/>
            </w:pPr>
            <w:r>
              <w:rPr>
                <w:rFonts w:hint="eastAsia"/>
              </w:rPr>
              <w:t>两个参数</w:t>
            </w:r>
          </w:p>
        </w:tc>
      </w:tr>
      <w:tr w:rsidR="00376116" w14:paraId="7DE0338A" w14:textId="77777777" w:rsidTr="00376116">
        <w:tc>
          <w:tcPr>
            <w:tcW w:w="3446" w:type="dxa"/>
          </w:tcPr>
          <w:p w14:paraId="4F730DE5" w14:textId="73955EAF" w:rsidR="008E13A3" w:rsidRDefault="00376116" w:rsidP="00324162">
            <w:pPr>
              <w:spacing w:line="360" w:lineRule="auto"/>
            </w:pPr>
            <w:r>
              <w:rPr>
                <w:rFonts w:hint="eastAsia"/>
              </w:rPr>
              <w:t>MULTIPLICATION</w:t>
            </w:r>
          </w:p>
        </w:tc>
        <w:tc>
          <w:tcPr>
            <w:tcW w:w="2417" w:type="dxa"/>
          </w:tcPr>
          <w:p w14:paraId="0BE8DCEA" w14:textId="2F65D99F" w:rsidR="008E13A3" w:rsidRDefault="00376116" w:rsidP="00324162">
            <w:pPr>
              <w:spacing w:line="360" w:lineRule="auto"/>
            </w:pPr>
            <w:r>
              <w:rPr>
                <w:rFonts w:hint="eastAsia"/>
              </w:rPr>
              <w:t>乘</w:t>
            </w:r>
          </w:p>
        </w:tc>
        <w:tc>
          <w:tcPr>
            <w:tcW w:w="2433" w:type="dxa"/>
          </w:tcPr>
          <w:p w14:paraId="7F6FC4DC" w14:textId="189119DD" w:rsidR="008E13A3" w:rsidRDefault="00376116" w:rsidP="00324162">
            <w:pPr>
              <w:spacing w:line="360" w:lineRule="auto"/>
            </w:pPr>
            <w:r>
              <w:rPr>
                <w:rFonts w:hint="eastAsia"/>
              </w:rPr>
              <w:t>两个参数</w:t>
            </w:r>
          </w:p>
        </w:tc>
      </w:tr>
      <w:tr w:rsidR="00376116" w14:paraId="01194C96" w14:textId="77777777" w:rsidTr="00376116">
        <w:tc>
          <w:tcPr>
            <w:tcW w:w="3446" w:type="dxa"/>
          </w:tcPr>
          <w:p w14:paraId="0241CC80" w14:textId="7F6C267E" w:rsidR="008E13A3" w:rsidRDefault="008E13A3" w:rsidP="00324162">
            <w:pPr>
              <w:spacing w:line="360" w:lineRule="auto"/>
            </w:pPr>
            <w:r>
              <w:rPr>
                <w:rFonts w:hint="eastAsia"/>
              </w:rPr>
              <w:t>TRIGGER_AT</w:t>
            </w:r>
          </w:p>
        </w:tc>
        <w:tc>
          <w:tcPr>
            <w:tcW w:w="2417" w:type="dxa"/>
          </w:tcPr>
          <w:p w14:paraId="314EF369" w14:textId="57CB54EC" w:rsidR="008E13A3" w:rsidRDefault="008E13A3" w:rsidP="00324162">
            <w:pPr>
              <w:spacing w:line="360" w:lineRule="auto"/>
            </w:pPr>
            <w:r>
              <w:rPr>
                <w:rFonts w:hint="eastAsia"/>
              </w:rPr>
              <w:t>触发时间</w:t>
            </w:r>
          </w:p>
        </w:tc>
        <w:tc>
          <w:tcPr>
            <w:tcW w:w="2433" w:type="dxa"/>
          </w:tcPr>
          <w:p w14:paraId="3CDCE3BB" w14:textId="5B1FCDE6" w:rsidR="008E13A3" w:rsidRDefault="00376116" w:rsidP="00324162">
            <w:pPr>
              <w:spacing w:line="360" w:lineRule="auto"/>
            </w:pPr>
            <w:r>
              <w:rPr>
                <w:rFonts w:hint="eastAsia"/>
              </w:rPr>
              <w:t>两个参数</w:t>
            </w:r>
          </w:p>
        </w:tc>
      </w:tr>
      <w:tr w:rsidR="00376116" w14:paraId="74E48FC3" w14:textId="77777777" w:rsidTr="00376116">
        <w:tc>
          <w:tcPr>
            <w:tcW w:w="3446" w:type="dxa"/>
          </w:tcPr>
          <w:p w14:paraId="7FF33273" w14:textId="36D44663" w:rsidR="008E13A3" w:rsidRDefault="008E13A3" w:rsidP="008E13A3">
            <w:pPr>
              <w:spacing w:line="360" w:lineRule="auto"/>
            </w:pPr>
            <w:r>
              <w:rPr>
                <w:rFonts w:hint="eastAsia"/>
              </w:rPr>
              <w:t>ORDER_AND_DELIVERY_STATUS</w:t>
            </w:r>
          </w:p>
        </w:tc>
        <w:tc>
          <w:tcPr>
            <w:tcW w:w="2417" w:type="dxa"/>
          </w:tcPr>
          <w:p w14:paraId="2FE3502D" w14:textId="2B7A65FC" w:rsidR="008E13A3" w:rsidRDefault="008E13A3" w:rsidP="008E13A3">
            <w:pPr>
              <w:spacing w:line="360" w:lineRule="auto"/>
            </w:pPr>
            <w:r>
              <w:rPr>
                <w:rFonts w:hint="eastAsia"/>
              </w:rPr>
              <w:t>订单和运单状态</w:t>
            </w:r>
          </w:p>
        </w:tc>
        <w:tc>
          <w:tcPr>
            <w:tcW w:w="2433" w:type="dxa"/>
          </w:tcPr>
          <w:p w14:paraId="3E87A57D" w14:textId="045BAE7D" w:rsidR="008E13A3" w:rsidRDefault="00376116" w:rsidP="008E13A3">
            <w:pPr>
              <w:spacing w:line="360" w:lineRule="auto"/>
            </w:pPr>
            <w:r>
              <w:rPr>
                <w:rFonts w:hint="eastAsia"/>
              </w:rPr>
              <w:t>两个参数</w:t>
            </w:r>
          </w:p>
        </w:tc>
      </w:tr>
      <w:tr w:rsidR="00376116" w14:paraId="04FE7B28" w14:textId="77777777" w:rsidTr="00376116">
        <w:tc>
          <w:tcPr>
            <w:tcW w:w="3446" w:type="dxa"/>
          </w:tcPr>
          <w:p w14:paraId="12558B47" w14:textId="2231DD17" w:rsidR="008E13A3" w:rsidRDefault="008E13A3" w:rsidP="008E13A3">
            <w:pPr>
              <w:spacing w:line="360" w:lineRule="auto"/>
            </w:pPr>
            <w:r>
              <w:rPr>
                <w:rFonts w:hint="eastAsia"/>
              </w:rPr>
              <w:t>DELIVERY</w:t>
            </w:r>
            <w:r>
              <w:t>_STATUS_DOUBLE_CHECK</w:t>
            </w:r>
          </w:p>
        </w:tc>
        <w:tc>
          <w:tcPr>
            <w:tcW w:w="2417" w:type="dxa"/>
          </w:tcPr>
          <w:p w14:paraId="76CCE8B3" w14:textId="3CB98625" w:rsidR="008E13A3" w:rsidRDefault="008E13A3" w:rsidP="008E13A3">
            <w:pPr>
              <w:spacing w:line="360" w:lineRule="auto"/>
            </w:pPr>
            <w:r>
              <w:rPr>
                <w:rFonts w:hint="eastAsia"/>
              </w:rPr>
              <w:t>运单装填双重检测</w:t>
            </w:r>
          </w:p>
        </w:tc>
        <w:tc>
          <w:tcPr>
            <w:tcW w:w="2433" w:type="dxa"/>
          </w:tcPr>
          <w:p w14:paraId="2E0806ED" w14:textId="308BF3D2" w:rsidR="008E13A3" w:rsidRDefault="00376116" w:rsidP="008E13A3">
            <w:pPr>
              <w:spacing w:line="360" w:lineRule="auto"/>
            </w:pPr>
            <w:r>
              <w:rPr>
                <w:rFonts w:hint="eastAsia"/>
              </w:rPr>
              <w:t>List集合</w:t>
            </w:r>
          </w:p>
        </w:tc>
      </w:tr>
    </w:tbl>
    <w:p w14:paraId="4BB6D0B6" w14:textId="1B05EE47" w:rsidR="006B74C1" w:rsidRDefault="006B74C1" w:rsidP="00376116">
      <w:pPr>
        <w:spacing w:line="360" w:lineRule="auto"/>
      </w:pPr>
    </w:p>
    <w:p w14:paraId="4CB4F23E" w14:textId="77777777" w:rsidR="006B74C1" w:rsidRDefault="006B74C1" w:rsidP="00376116">
      <w:pPr>
        <w:spacing w:line="360" w:lineRule="auto"/>
      </w:pPr>
    </w:p>
    <w:p w14:paraId="0E0E5DB0" w14:textId="1CAC91E9" w:rsidR="00842122" w:rsidRDefault="00842122" w:rsidP="00842122">
      <w:pPr>
        <w:pStyle w:val="3"/>
      </w:pPr>
      <w:r>
        <w:rPr>
          <w:rFonts w:hint="eastAsia"/>
        </w:rPr>
        <w:t>3.3.2</w:t>
      </w:r>
      <w:r>
        <w:t xml:space="preserve"> </w:t>
      </w:r>
      <w:r>
        <w:rPr>
          <w:rFonts w:hint="eastAsia"/>
        </w:rPr>
        <w:t>消息体设计</w:t>
      </w:r>
    </w:p>
    <w:p w14:paraId="26233886" w14:textId="77777777" w:rsidR="00842122" w:rsidRPr="003F0FDE" w:rsidRDefault="00842122" w:rsidP="00842122">
      <w:pPr>
        <w:jc w:val="left"/>
        <w:rPr>
          <w:ins w:id="73" w:author="bob king" w:date="2019-12-28T15:18:00Z"/>
          <w:rFonts w:ascii="宋体" w:eastAsia="宋体" w:hAnsi="宋体"/>
          <w:szCs w:val="21"/>
        </w:rPr>
      </w:pPr>
      <w:r w:rsidRPr="003F0FDE">
        <w:rPr>
          <w:rFonts w:ascii="宋体" w:eastAsia="宋体" w:hAnsi="宋体" w:hint="eastAsia"/>
          <w:szCs w:val="21"/>
        </w:rPr>
        <w:t>订单消息</w:t>
      </w:r>
    </w:p>
    <w:tbl>
      <w:tblPr>
        <w:tblStyle w:val="af3"/>
        <w:tblW w:w="0" w:type="auto"/>
        <w:tblLook w:val="04A0" w:firstRow="1" w:lastRow="0" w:firstColumn="1" w:lastColumn="0" w:noHBand="0" w:noVBand="1"/>
      </w:tblPr>
      <w:tblGrid>
        <w:gridCol w:w="3114"/>
        <w:gridCol w:w="2468"/>
        <w:gridCol w:w="2714"/>
      </w:tblGrid>
      <w:tr w:rsidR="00842122" w:rsidRPr="003F0FDE" w14:paraId="084F0A94" w14:textId="77777777" w:rsidTr="00E23F2C">
        <w:tc>
          <w:tcPr>
            <w:tcW w:w="3114" w:type="dxa"/>
          </w:tcPr>
          <w:p w14:paraId="303C2567"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字段名</w:t>
            </w:r>
          </w:p>
        </w:tc>
        <w:tc>
          <w:tcPr>
            <w:tcW w:w="2468" w:type="dxa"/>
          </w:tcPr>
          <w:p w14:paraId="0E73A727"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类型</w:t>
            </w:r>
          </w:p>
        </w:tc>
        <w:tc>
          <w:tcPr>
            <w:tcW w:w="2714" w:type="dxa"/>
          </w:tcPr>
          <w:p w14:paraId="05E048A1"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描述</w:t>
            </w:r>
          </w:p>
        </w:tc>
      </w:tr>
      <w:tr w:rsidR="00842122" w:rsidRPr="003F0FDE" w14:paraId="5F147161" w14:textId="77777777" w:rsidTr="00E23F2C">
        <w:tc>
          <w:tcPr>
            <w:tcW w:w="3114" w:type="dxa"/>
          </w:tcPr>
          <w:p w14:paraId="5B558B2F" w14:textId="77777777" w:rsidR="00842122" w:rsidRPr="003F0FDE" w:rsidRDefault="00842122" w:rsidP="006E7094">
            <w:pPr>
              <w:jc w:val="left"/>
              <w:rPr>
                <w:rFonts w:ascii="宋体" w:eastAsia="宋体" w:hAnsi="宋体"/>
                <w:szCs w:val="21"/>
              </w:rPr>
            </w:pPr>
            <w:r w:rsidRPr="003F0FDE">
              <w:rPr>
                <w:rFonts w:ascii="宋体" w:eastAsia="宋体" w:hAnsi="宋体"/>
                <w:szCs w:val="21"/>
              </w:rPr>
              <w:t>T</w:t>
            </w:r>
            <w:r w:rsidRPr="003F0FDE">
              <w:rPr>
                <w:rFonts w:ascii="宋体" w:eastAsia="宋体" w:hAnsi="宋体" w:hint="eastAsia"/>
                <w:szCs w:val="21"/>
              </w:rPr>
              <w:t>ype</w:t>
            </w:r>
          </w:p>
        </w:tc>
        <w:tc>
          <w:tcPr>
            <w:tcW w:w="2468" w:type="dxa"/>
          </w:tcPr>
          <w:p w14:paraId="7BC9657C"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714" w:type="dxa"/>
          </w:tcPr>
          <w:p w14:paraId="784736F6"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消息代表的含义</w:t>
            </w:r>
          </w:p>
        </w:tc>
      </w:tr>
      <w:tr w:rsidR="00842122" w:rsidRPr="003F0FDE" w14:paraId="66DED4E9" w14:textId="77777777" w:rsidTr="00E23F2C">
        <w:tc>
          <w:tcPr>
            <w:tcW w:w="3114" w:type="dxa"/>
          </w:tcPr>
          <w:p w14:paraId="2E4E7360" w14:textId="77777777" w:rsidR="00842122" w:rsidRPr="003F0FDE" w:rsidRDefault="00842122" w:rsidP="006E7094">
            <w:pPr>
              <w:jc w:val="left"/>
              <w:rPr>
                <w:rFonts w:ascii="宋体" w:eastAsia="宋体" w:hAnsi="宋体"/>
                <w:szCs w:val="21"/>
              </w:rPr>
            </w:pPr>
            <w:r w:rsidRPr="003F0FDE">
              <w:rPr>
                <w:rFonts w:ascii="宋体" w:eastAsia="宋体" w:hAnsi="宋体"/>
                <w:szCs w:val="21"/>
              </w:rPr>
              <w:t>D</w:t>
            </w:r>
            <w:r w:rsidRPr="003F0FDE">
              <w:rPr>
                <w:rFonts w:ascii="宋体" w:eastAsia="宋体" w:hAnsi="宋体" w:hint="eastAsia"/>
                <w:szCs w:val="21"/>
              </w:rPr>
              <w:t>escription</w:t>
            </w:r>
          </w:p>
        </w:tc>
        <w:tc>
          <w:tcPr>
            <w:tcW w:w="2468" w:type="dxa"/>
          </w:tcPr>
          <w:p w14:paraId="12ACFB40"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714" w:type="dxa"/>
          </w:tcPr>
          <w:p w14:paraId="112F83C5"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具体说明</w:t>
            </w:r>
          </w:p>
        </w:tc>
      </w:tr>
      <w:tr w:rsidR="00842122" w:rsidRPr="003F0FDE" w14:paraId="7FA743A9" w14:textId="77777777" w:rsidTr="00E23F2C">
        <w:tc>
          <w:tcPr>
            <w:tcW w:w="3114" w:type="dxa"/>
          </w:tcPr>
          <w:p w14:paraId="0D9ADF44"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order_id</w:t>
            </w:r>
            <w:proofErr w:type="spellEnd"/>
          </w:p>
        </w:tc>
        <w:tc>
          <w:tcPr>
            <w:tcW w:w="2468" w:type="dxa"/>
          </w:tcPr>
          <w:p w14:paraId="0973E768" w14:textId="77777777" w:rsidR="00842122" w:rsidRPr="003F0FDE" w:rsidRDefault="00842122" w:rsidP="006E7094">
            <w:pPr>
              <w:jc w:val="left"/>
              <w:rPr>
                <w:rFonts w:ascii="宋体" w:eastAsia="宋体" w:hAnsi="宋体"/>
                <w:szCs w:val="21"/>
              </w:rPr>
            </w:pPr>
            <w:r w:rsidRPr="003F0FDE">
              <w:rPr>
                <w:rFonts w:ascii="宋体" w:eastAsia="宋体" w:hAnsi="宋体"/>
                <w:szCs w:val="21"/>
              </w:rPr>
              <w:t>Long</w:t>
            </w:r>
          </w:p>
        </w:tc>
        <w:tc>
          <w:tcPr>
            <w:tcW w:w="2714" w:type="dxa"/>
          </w:tcPr>
          <w:p w14:paraId="3E8140FF"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订单id</w:t>
            </w:r>
          </w:p>
        </w:tc>
      </w:tr>
      <w:tr w:rsidR="00842122" w:rsidRPr="003F0FDE" w14:paraId="6664A617" w14:textId="77777777" w:rsidTr="00E23F2C">
        <w:tc>
          <w:tcPr>
            <w:tcW w:w="3114" w:type="dxa"/>
          </w:tcPr>
          <w:p w14:paraId="4EDBA01B"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Paload.role</w:t>
            </w:r>
            <w:proofErr w:type="spellEnd"/>
          </w:p>
        </w:tc>
        <w:tc>
          <w:tcPr>
            <w:tcW w:w="2468" w:type="dxa"/>
          </w:tcPr>
          <w:p w14:paraId="5A9A136F" w14:textId="77777777" w:rsidR="00842122" w:rsidRPr="003F0FDE" w:rsidRDefault="00842122" w:rsidP="006E7094">
            <w:pPr>
              <w:jc w:val="left"/>
              <w:rPr>
                <w:rFonts w:ascii="宋体" w:eastAsia="宋体" w:hAnsi="宋体"/>
                <w:szCs w:val="21"/>
              </w:rPr>
            </w:pPr>
            <w:r w:rsidRPr="003F0FDE">
              <w:rPr>
                <w:rFonts w:ascii="宋体" w:eastAsia="宋体" w:hAnsi="宋体"/>
                <w:szCs w:val="21"/>
              </w:rPr>
              <w:t>I</w:t>
            </w:r>
            <w:r w:rsidRPr="003F0FDE">
              <w:rPr>
                <w:rFonts w:ascii="宋体" w:eastAsia="宋体" w:hAnsi="宋体" w:hint="eastAsia"/>
                <w:szCs w:val="21"/>
              </w:rPr>
              <w:t>nteger</w:t>
            </w:r>
          </w:p>
        </w:tc>
        <w:tc>
          <w:tcPr>
            <w:tcW w:w="2714" w:type="dxa"/>
          </w:tcPr>
          <w:p w14:paraId="63E86B2E"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消息发起角色</w:t>
            </w:r>
          </w:p>
        </w:tc>
      </w:tr>
      <w:tr w:rsidR="00842122" w:rsidRPr="003F0FDE" w14:paraId="579C9206" w14:textId="77777777" w:rsidTr="00E23F2C">
        <w:tc>
          <w:tcPr>
            <w:tcW w:w="3114" w:type="dxa"/>
          </w:tcPr>
          <w:p w14:paraId="3E44AD27"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restaurant_id</w:t>
            </w:r>
            <w:proofErr w:type="spellEnd"/>
          </w:p>
        </w:tc>
        <w:tc>
          <w:tcPr>
            <w:tcW w:w="2468" w:type="dxa"/>
          </w:tcPr>
          <w:p w14:paraId="6BB3811D"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606D2E78"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餐馆id</w:t>
            </w:r>
          </w:p>
        </w:tc>
      </w:tr>
      <w:tr w:rsidR="00842122" w:rsidRPr="003F0FDE" w14:paraId="77E5D5CA" w14:textId="77777777" w:rsidTr="00E23F2C">
        <w:tc>
          <w:tcPr>
            <w:tcW w:w="3114" w:type="dxa"/>
          </w:tcPr>
          <w:p w14:paraId="2C9AE79E"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hint="eastAsia"/>
                <w:szCs w:val="21"/>
              </w:rPr>
              <w:t>Paload.</w:t>
            </w:r>
            <w:r w:rsidRPr="003F0FDE">
              <w:rPr>
                <w:rFonts w:ascii="宋体" w:eastAsia="宋体" w:hAnsi="宋体"/>
                <w:szCs w:val="21"/>
              </w:rPr>
              <w:t>user_id</w:t>
            </w:r>
            <w:proofErr w:type="spellEnd"/>
          </w:p>
        </w:tc>
        <w:tc>
          <w:tcPr>
            <w:tcW w:w="2468" w:type="dxa"/>
          </w:tcPr>
          <w:p w14:paraId="4DB46067"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1BE33E9D"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下单用户id</w:t>
            </w:r>
          </w:p>
        </w:tc>
      </w:tr>
      <w:tr w:rsidR="00842122" w:rsidRPr="003F0FDE" w14:paraId="4436EF39" w14:textId="77777777" w:rsidTr="00E23F2C">
        <w:tc>
          <w:tcPr>
            <w:tcW w:w="3114" w:type="dxa"/>
          </w:tcPr>
          <w:p w14:paraId="47478E88"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come_from</w:t>
            </w:r>
            <w:proofErr w:type="spellEnd"/>
          </w:p>
        </w:tc>
        <w:tc>
          <w:tcPr>
            <w:tcW w:w="2468" w:type="dxa"/>
          </w:tcPr>
          <w:p w14:paraId="1F33E3D4"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24B80F7D"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订单来源</w:t>
            </w:r>
          </w:p>
        </w:tc>
      </w:tr>
      <w:tr w:rsidR="00842122" w:rsidRPr="003F0FDE" w14:paraId="77BACDB3" w14:textId="77777777" w:rsidTr="00E23F2C">
        <w:tc>
          <w:tcPr>
            <w:tcW w:w="3114" w:type="dxa"/>
          </w:tcPr>
          <w:p w14:paraId="0A843C1F"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is_book</w:t>
            </w:r>
            <w:proofErr w:type="spellEnd"/>
          </w:p>
        </w:tc>
        <w:tc>
          <w:tcPr>
            <w:tcW w:w="2468" w:type="dxa"/>
          </w:tcPr>
          <w:p w14:paraId="0E031FA5"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28E1C121"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预订单</w:t>
            </w:r>
          </w:p>
        </w:tc>
      </w:tr>
      <w:tr w:rsidR="00842122" w:rsidRPr="003F0FDE" w14:paraId="18A92434" w14:textId="77777777" w:rsidTr="00E23F2C">
        <w:tc>
          <w:tcPr>
            <w:tcW w:w="3114" w:type="dxa"/>
          </w:tcPr>
          <w:p w14:paraId="54724D81"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Paload.se</w:t>
            </w:r>
            <w:r w:rsidRPr="003F0FDE">
              <w:rPr>
                <w:rFonts w:ascii="宋体" w:eastAsia="宋体" w:hAnsi="宋体" w:hint="eastAsia"/>
                <w:szCs w:val="21"/>
              </w:rPr>
              <w:t>nt</w:t>
            </w:r>
            <w:r w:rsidRPr="003F0FDE">
              <w:rPr>
                <w:rFonts w:ascii="宋体" w:eastAsia="宋体" w:hAnsi="宋体"/>
                <w:szCs w:val="21"/>
              </w:rPr>
              <w:t>_at_millsec</w:t>
            </w:r>
            <w:proofErr w:type="spellEnd"/>
          </w:p>
        </w:tc>
        <w:tc>
          <w:tcPr>
            <w:tcW w:w="2468" w:type="dxa"/>
          </w:tcPr>
          <w:p w14:paraId="401422E8"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L</w:t>
            </w:r>
            <w:r w:rsidRPr="003F0FDE">
              <w:rPr>
                <w:rFonts w:ascii="宋体" w:eastAsia="宋体" w:hAnsi="宋体"/>
                <w:szCs w:val="21"/>
              </w:rPr>
              <w:t>ong</w:t>
            </w:r>
          </w:p>
        </w:tc>
        <w:tc>
          <w:tcPr>
            <w:tcW w:w="2714" w:type="dxa"/>
          </w:tcPr>
          <w:p w14:paraId="5F8BFE56"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发送时间戳</w:t>
            </w:r>
          </w:p>
        </w:tc>
      </w:tr>
      <w:tr w:rsidR="00842122" w:rsidRPr="003F0FDE" w14:paraId="19611EF1" w14:textId="77777777" w:rsidTr="00E23F2C">
        <w:tc>
          <w:tcPr>
            <w:tcW w:w="3114" w:type="dxa"/>
          </w:tcPr>
          <w:p w14:paraId="2BDE9524"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hint="eastAsia"/>
                <w:szCs w:val="21"/>
              </w:rPr>
              <w:t>Paload</w:t>
            </w:r>
            <w:r w:rsidRPr="003F0FDE">
              <w:rPr>
                <w:rFonts w:ascii="宋体" w:eastAsia="宋体" w:hAnsi="宋体"/>
                <w:szCs w:val="21"/>
              </w:rPr>
              <w:t>.order_mode</w:t>
            </w:r>
            <w:proofErr w:type="spellEnd"/>
          </w:p>
        </w:tc>
        <w:tc>
          <w:tcPr>
            <w:tcW w:w="2468" w:type="dxa"/>
          </w:tcPr>
          <w:p w14:paraId="150C4D0A"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13F42CA3" w14:textId="77777777" w:rsidR="00842122" w:rsidRPr="003F0FDE" w:rsidRDefault="00842122" w:rsidP="006E7094">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3E922991" w14:textId="77777777" w:rsidR="00842122" w:rsidRPr="003F0FDE" w:rsidRDefault="00842122" w:rsidP="00842122">
      <w:pPr>
        <w:jc w:val="left"/>
        <w:rPr>
          <w:rFonts w:ascii="宋体" w:eastAsia="宋体" w:hAnsi="宋体"/>
          <w:szCs w:val="21"/>
        </w:rPr>
      </w:pPr>
    </w:p>
    <w:p w14:paraId="08517925" w14:textId="5AA7FB12" w:rsidR="00842122" w:rsidRPr="003F0FDE" w:rsidRDefault="006E7094" w:rsidP="00842122">
      <w:pPr>
        <w:jc w:val="left"/>
        <w:rPr>
          <w:ins w:id="74" w:author="bob king" w:date="2019-12-28T15:19:00Z"/>
          <w:rFonts w:ascii="宋体" w:eastAsia="宋体" w:hAnsi="宋体"/>
          <w:szCs w:val="21"/>
        </w:rPr>
      </w:pPr>
      <w:r w:rsidRPr="003F0FDE">
        <w:rPr>
          <w:rFonts w:ascii="宋体" w:eastAsia="宋体" w:hAnsi="宋体" w:hint="eastAsia"/>
          <w:szCs w:val="21"/>
        </w:rPr>
        <w:t>运单消息</w:t>
      </w:r>
    </w:p>
    <w:tbl>
      <w:tblPr>
        <w:tblStyle w:val="af3"/>
        <w:tblW w:w="0" w:type="auto"/>
        <w:tblLook w:val="04A0" w:firstRow="1" w:lastRow="0" w:firstColumn="1" w:lastColumn="0" w:noHBand="0" w:noVBand="1"/>
      </w:tblPr>
      <w:tblGrid>
        <w:gridCol w:w="2841"/>
        <w:gridCol w:w="3318"/>
        <w:gridCol w:w="2137"/>
      </w:tblGrid>
      <w:tr w:rsidR="00E23F2C" w:rsidRPr="003F0FDE" w14:paraId="2B187BE8" w14:textId="77777777" w:rsidTr="00E23F2C">
        <w:tc>
          <w:tcPr>
            <w:tcW w:w="2830" w:type="dxa"/>
          </w:tcPr>
          <w:p w14:paraId="6E1C9F68" w14:textId="2631EBF6" w:rsidR="00E23F2C" w:rsidRPr="003F0FDE" w:rsidRDefault="00E23F2C" w:rsidP="006E7094">
            <w:pPr>
              <w:jc w:val="left"/>
              <w:rPr>
                <w:rFonts w:ascii="宋体" w:eastAsia="宋体" w:hAnsi="宋体"/>
                <w:szCs w:val="21"/>
              </w:rPr>
            </w:pPr>
            <w:r w:rsidRPr="003F0FDE">
              <w:rPr>
                <w:rFonts w:ascii="宋体" w:eastAsia="宋体" w:hAnsi="宋体" w:hint="eastAsia"/>
                <w:szCs w:val="21"/>
              </w:rPr>
              <w:t>字段名</w:t>
            </w:r>
          </w:p>
        </w:tc>
        <w:tc>
          <w:tcPr>
            <w:tcW w:w="3324" w:type="dxa"/>
          </w:tcPr>
          <w:p w14:paraId="5B1C44E7" w14:textId="1C0D3132" w:rsidR="00E23F2C" w:rsidRPr="003F0FDE" w:rsidRDefault="00E23F2C" w:rsidP="006E7094">
            <w:pPr>
              <w:jc w:val="left"/>
              <w:rPr>
                <w:rFonts w:ascii="宋体" w:eastAsia="宋体" w:hAnsi="宋体"/>
                <w:szCs w:val="21"/>
              </w:rPr>
            </w:pPr>
            <w:r w:rsidRPr="003F0FDE">
              <w:rPr>
                <w:rFonts w:ascii="宋体" w:eastAsia="宋体" w:hAnsi="宋体" w:hint="eastAsia"/>
                <w:szCs w:val="21"/>
              </w:rPr>
              <w:t>类型</w:t>
            </w:r>
          </w:p>
        </w:tc>
        <w:tc>
          <w:tcPr>
            <w:tcW w:w="2142" w:type="dxa"/>
          </w:tcPr>
          <w:p w14:paraId="668C2FF3" w14:textId="1F9D7F2F" w:rsidR="00E23F2C" w:rsidRPr="003F0FDE" w:rsidRDefault="00E23F2C" w:rsidP="006E7094">
            <w:pPr>
              <w:jc w:val="left"/>
              <w:rPr>
                <w:rFonts w:ascii="宋体" w:eastAsia="宋体" w:hAnsi="宋体"/>
                <w:szCs w:val="21"/>
              </w:rPr>
            </w:pPr>
            <w:r w:rsidRPr="003F0FDE">
              <w:rPr>
                <w:rFonts w:ascii="宋体" w:eastAsia="宋体" w:hAnsi="宋体" w:hint="eastAsia"/>
                <w:szCs w:val="21"/>
              </w:rPr>
              <w:t>描述</w:t>
            </w:r>
          </w:p>
        </w:tc>
      </w:tr>
      <w:tr w:rsidR="00842122" w:rsidRPr="003F0FDE" w14:paraId="64186A9E" w14:textId="77777777" w:rsidTr="00E23F2C">
        <w:tc>
          <w:tcPr>
            <w:tcW w:w="2830" w:type="dxa"/>
          </w:tcPr>
          <w:p w14:paraId="38A12F46" w14:textId="77777777" w:rsidR="00842122" w:rsidRPr="003F0FDE" w:rsidRDefault="00842122" w:rsidP="006E7094">
            <w:pPr>
              <w:jc w:val="left"/>
              <w:rPr>
                <w:rFonts w:ascii="宋体" w:eastAsia="宋体" w:hAnsi="宋体"/>
                <w:szCs w:val="21"/>
              </w:rPr>
            </w:pPr>
            <w:r w:rsidRPr="003F0FDE">
              <w:rPr>
                <w:rFonts w:ascii="宋体" w:eastAsia="宋体" w:hAnsi="宋体"/>
                <w:szCs w:val="21"/>
              </w:rPr>
              <w:t>Type</w:t>
            </w:r>
          </w:p>
        </w:tc>
        <w:tc>
          <w:tcPr>
            <w:tcW w:w="3324" w:type="dxa"/>
          </w:tcPr>
          <w:p w14:paraId="1A9F5810"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142" w:type="dxa"/>
          </w:tcPr>
          <w:p w14:paraId="6E022A29"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消息代表的含义</w:t>
            </w:r>
          </w:p>
        </w:tc>
      </w:tr>
      <w:tr w:rsidR="00842122" w:rsidRPr="003F0FDE" w14:paraId="2F7BB3DC" w14:textId="77777777" w:rsidTr="00E23F2C">
        <w:tc>
          <w:tcPr>
            <w:tcW w:w="2830" w:type="dxa"/>
          </w:tcPr>
          <w:p w14:paraId="17BF15D4"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Description</w:t>
            </w:r>
          </w:p>
        </w:tc>
        <w:tc>
          <w:tcPr>
            <w:tcW w:w="3324" w:type="dxa"/>
          </w:tcPr>
          <w:p w14:paraId="18B5251C"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142" w:type="dxa"/>
          </w:tcPr>
          <w:p w14:paraId="785D5466"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具体说明</w:t>
            </w:r>
          </w:p>
        </w:tc>
      </w:tr>
      <w:tr w:rsidR="00842122" w:rsidRPr="003F0FDE" w14:paraId="663F3D90" w14:textId="77777777" w:rsidTr="00E23F2C">
        <w:tc>
          <w:tcPr>
            <w:tcW w:w="2830" w:type="dxa"/>
          </w:tcPr>
          <w:p w14:paraId="37AFBA7E"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Payload.carrier_driver_id</w:t>
            </w:r>
            <w:proofErr w:type="spellEnd"/>
          </w:p>
        </w:tc>
        <w:tc>
          <w:tcPr>
            <w:tcW w:w="3324" w:type="dxa"/>
          </w:tcPr>
          <w:p w14:paraId="6B9236C2"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634B9926"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骑手id</w:t>
            </w:r>
          </w:p>
        </w:tc>
      </w:tr>
      <w:tr w:rsidR="00842122" w:rsidRPr="003F0FDE" w14:paraId="5DA514D6" w14:textId="77777777" w:rsidTr="00E23F2C">
        <w:tc>
          <w:tcPr>
            <w:tcW w:w="2830" w:type="dxa"/>
          </w:tcPr>
          <w:p w14:paraId="2329B9B2"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.carrier_id</w:t>
            </w:r>
            <w:proofErr w:type="spellEnd"/>
          </w:p>
        </w:tc>
        <w:tc>
          <w:tcPr>
            <w:tcW w:w="3324" w:type="dxa"/>
          </w:tcPr>
          <w:p w14:paraId="12C5A939"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142" w:type="dxa"/>
          </w:tcPr>
          <w:p w14:paraId="43F9B517" w14:textId="77777777" w:rsidR="00842122" w:rsidRPr="003F0FDE" w:rsidRDefault="00842122" w:rsidP="006E7094">
            <w:pPr>
              <w:jc w:val="left"/>
              <w:rPr>
                <w:rFonts w:ascii="宋体" w:eastAsia="宋体" w:hAnsi="宋体"/>
                <w:szCs w:val="21"/>
              </w:rPr>
            </w:pPr>
            <w:proofErr w:type="gramStart"/>
            <w:r w:rsidRPr="003F0FDE">
              <w:rPr>
                <w:rFonts w:ascii="宋体" w:eastAsia="宋体" w:hAnsi="宋体" w:hint="eastAsia"/>
                <w:szCs w:val="21"/>
              </w:rPr>
              <w:t>配送商</w:t>
            </w:r>
            <w:proofErr w:type="gramEnd"/>
            <w:r w:rsidRPr="003F0FDE">
              <w:rPr>
                <w:rFonts w:ascii="宋体" w:eastAsia="宋体" w:hAnsi="宋体" w:hint="eastAsia"/>
                <w:szCs w:val="21"/>
              </w:rPr>
              <w:t>id</w:t>
            </w:r>
          </w:p>
        </w:tc>
      </w:tr>
      <w:tr w:rsidR="00842122" w:rsidRPr="003F0FDE" w14:paraId="0FB9024F" w14:textId="77777777" w:rsidTr="00E23F2C">
        <w:tc>
          <w:tcPr>
            <w:tcW w:w="2830" w:type="dxa"/>
          </w:tcPr>
          <w:p w14:paraId="211D3BA6"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deliverer_name</w:t>
            </w:r>
            <w:proofErr w:type="spellEnd"/>
          </w:p>
        </w:tc>
        <w:tc>
          <w:tcPr>
            <w:tcW w:w="3324" w:type="dxa"/>
          </w:tcPr>
          <w:p w14:paraId="798603FA"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String</w:t>
            </w:r>
          </w:p>
        </w:tc>
        <w:tc>
          <w:tcPr>
            <w:tcW w:w="2142" w:type="dxa"/>
          </w:tcPr>
          <w:p w14:paraId="25538243"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骑手名称</w:t>
            </w:r>
          </w:p>
        </w:tc>
      </w:tr>
      <w:tr w:rsidR="00842122" w:rsidRPr="003F0FDE" w14:paraId="7CA17EFC" w14:textId="77777777" w:rsidTr="00E23F2C">
        <w:tc>
          <w:tcPr>
            <w:tcW w:w="2830" w:type="dxa"/>
          </w:tcPr>
          <w:p w14:paraId="479A4C7E"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deliverer_phone</w:t>
            </w:r>
            <w:proofErr w:type="spellEnd"/>
          </w:p>
        </w:tc>
        <w:tc>
          <w:tcPr>
            <w:tcW w:w="3324" w:type="dxa"/>
          </w:tcPr>
          <w:p w14:paraId="057555AB"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01643713"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骑手电话</w:t>
            </w:r>
          </w:p>
        </w:tc>
      </w:tr>
      <w:tr w:rsidR="00842122" w:rsidRPr="003F0FDE" w14:paraId="024955BA" w14:textId="77777777" w:rsidTr="00E23F2C">
        <w:tc>
          <w:tcPr>
            <w:tcW w:w="2830" w:type="dxa"/>
          </w:tcPr>
          <w:p w14:paraId="5A917465"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.order_id</w:t>
            </w:r>
            <w:proofErr w:type="spellEnd"/>
          </w:p>
        </w:tc>
        <w:tc>
          <w:tcPr>
            <w:tcW w:w="3324" w:type="dxa"/>
          </w:tcPr>
          <w:p w14:paraId="192B2CD2" w14:textId="77777777" w:rsidR="00842122" w:rsidRPr="003F0FDE" w:rsidRDefault="00842122" w:rsidP="006E7094">
            <w:pPr>
              <w:jc w:val="left"/>
              <w:rPr>
                <w:rFonts w:ascii="宋体" w:eastAsia="宋体" w:hAnsi="宋体"/>
                <w:szCs w:val="21"/>
              </w:rPr>
            </w:pPr>
            <w:r w:rsidRPr="003F0FDE">
              <w:rPr>
                <w:rFonts w:ascii="宋体" w:eastAsia="宋体" w:hAnsi="宋体"/>
                <w:szCs w:val="21"/>
              </w:rPr>
              <w:t>Long</w:t>
            </w:r>
          </w:p>
        </w:tc>
        <w:tc>
          <w:tcPr>
            <w:tcW w:w="2142" w:type="dxa"/>
          </w:tcPr>
          <w:p w14:paraId="28633DDF"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订单id</w:t>
            </w:r>
          </w:p>
        </w:tc>
      </w:tr>
      <w:tr w:rsidR="00842122" w:rsidRPr="003F0FDE" w14:paraId="4EDD4727" w14:textId="77777777" w:rsidTr="00E23F2C">
        <w:tc>
          <w:tcPr>
            <w:tcW w:w="2830" w:type="dxa"/>
          </w:tcPr>
          <w:p w14:paraId="526A7F82"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.send_at</w:t>
            </w:r>
            <w:proofErr w:type="spellEnd"/>
          </w:p>
        </w:tc>
        <w:tc>
          <w:tcPr>
            <w:tcW w:w="3324" w:type="dxa"/>
          </w:tcPr>
          <w:p w14:paraId="5AAA8E3F" w14:textId="77777777" w:rsidR="00842122" w:rsidRPr="003F0FDE" w:rsidRDefault="00842122" w:rsidP="006E7094">
            <w:pPr>
              <w:jc w:val="left"/>
              <w:rPr>
                <w:rFonts w:ascii="宋体" w:eastAsia="宋体" w:hAnsi="宋体"/>
                <w:szCs w:val="21"/>
              </w:rPr>
            </w:pPr>
            <w:r w:rsidRPr="003F0FDE">
              <w:rPr>
                <w:rFonts w:ascii="宋体" w:eastAsia="宋体" w:hAnsi="宋体"/>
                <w:szCs w:val="21"/>
              </w:rPr>
              <w:t>Long</w:t>
            </w:r>
          </w:p>
        </w:tc>
        <w:tc>
          <w:tcPr>
            <w:tcW w:w="2142" w:type="dxa"/>
          </w:tcPr>
          <w:p w14:paraId="5C1FE692"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发送时间</w:t>
            </w:r>
          </w:p>
        </w:tc>
      </w:tr>
      <w:tr w:rsidR="00842122" w:rsidRPr="003F0FDE" w14:paraId="177BFBFB" w14:textId="77777777" w:rsidTr="00E23F2C">
        <w:tc>
          <w:tcPr>
            <w:tcW w:w="2830" w:type="dxa"/>
          </w:tcPr>
          <w:p w14:paraId="19FF9463"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w:t>
            </w:r>
            <w:r w:rsidRPr="003F0FDE">
              <w:rPr>
                <w:rFonts w:ascii="宋体" w:eastAsia="宋体" w:hAnsi="宋体"/>
                <w:szCs w:val="21"/>
              </w:rPr>
              <w:t>load.state</w:t>
            </w:r>
            <w:proofErr w:type="spellEnd"/>
          </w:p>
        </w:tc>
        <w:tc>
          <w:tcPr>
            <w:tcW w:w="3324" w:type="dxa"/>
          </w:tcPr>
          <w:p w14:paraId="7CEC5F0C" w14:textId="77777777" w:rsidR="00842122" w:rsidRPr="003F0FDE" w:rsidRDefault="00842122" w:rsidP="006E7094">
            <w:pPr>
              <w:jc w:val="left"/>
              <w:rPr>
                <w:rFonts w:ascii="宋体" w:eastAsia="宋体" w:hAnsi="宋体"/>
                <w:szCs w:val="21"/>
              </w:rPr>
            </w:pPr>
            <w:r w:rsidRPr="003F0FDE">
              <w:rPr>
                <w:rFonts w:ascii="宋体" w:eastAsia="宋体" w:hAnsi="宋体"/>
                <w:szCs w:val="21"/>
              </w:rPr>
              <w:t>String</w:t>
            </w:r>
          </w:p>
        </w:tc>
        <w:tc>
          <w:tcPr>
            <w:tcW w:w="2142" w:type="dxa"/>
          </w:tcPr>
          <w:p w14:paraId="13073B56" w14:textId="77777777" w:rsidR="00842122" w:rsidRPr="003F0FDE" w:rsidRDefault="00842122" w:rsidP="006E7094">
            <w:pPr>
              <w:jc w:val="left"/>
              <w:rPr>
                <w:rFonts w:ascii="宋体" w:eastAsia="宋体" w:hAnsi="宋体"/>
                <w:szCs w:val="21"/>
              </w:rPr>
            </w:pPr>
            <w:proofErr w:type="gramStart"/>
            <w:r w:rsidRPr="003F0FDE">
              <w:rPr>
                <w:rFonts w:ascii="宋体" w:eastAsia="宋体" w:hAnsi="宋体" w:hint="eastAsia"/>
                <w:szCs w:val="21"/>
              </w:rPr>
              <w:t>运单主状态</w:t>
            </w:r>
            <w:proofErr w:type="gramEnd"/>
          </w:p>
        </w:tc>
      </w:tr>
      <w:tr w:rsidR="00842122" w:rsidRPr="003F0FDE" w14:paraId="2834A3F3" w14:textId="77777777" w:rsidTr="00E23F2C">
        <w:tc>
          <w:tcPr>
            <w:tcW w:w="2830" w:type="dxa"/>
          </w:tcPr>
          <w:p w14:paraId="0A7E8655"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.subState</w:t>
            </w:r>
            <w:proofErr w:type="spellEnd"/>
          </w:p>
        </w:tc>
        <w:tc>
          <w:tcPr>
            <w:tcW w:w="3324" w:type="dxa"/>
          </w:tcPr>
          <w:p w14:paraId="32F41C8F"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59F85DD5"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运单</w:t>
            </w:r>
            <w:proofErr w:type="gramStart"/>
            <w:r w:rsidRPr="003F0FDE">
              <w:rPr>
                <w:rFonts w:ascii="宋体" w:eastAsia="宋体" w:hAnsi="宋体" w:hint="eastAsia"/>
                <w:szCs w:val="21"/>
              </w:rPr>
              <w:t>子状态</w:t>
            </w:r>
            <w:proofErr w:type="gramEnd"/>
          </w:p>
        </w:tc>
      </w:tr>
      <w:tr w:rsidR="00842122" w:rsidRPr="003F0FDE" w14:paraId="3DA8EB6D" w14:textId="77777777" w:rsidTr="00E23F2C">
        <w:tc>
          <w:tcPr>
            <w:tcW w:w="2830" w:type="dxa"/>
          </w:tcPr>
          <w:p w14:paraId="06826684"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.tracking_id</w:t>
            </w:r>
            <w:proofErr w:type="spellEnd"/>
          </w:p>
        </w:tc>
        <w:tc>
          <w:tcPr>
            <w:tcW w:w="3324" w:type="dxa"/>
          </w:tcPr>
          <w:p w14:paraId="53A38322" w14:textId="77777777" w:rsidR="00842122" w:rsidRPr="003F0FDE" w:rsidRDefault="00842122" w:rsidP="006E7094">
            <w:pPr>
              <w:jc w:val="left"/>
              <w:rPr>
                <w:rFonts w:ascii="宋体" w:eastAsia="宋体" w:hAnsi="宋体"/>
                <w:szCs w:val="21"/>
              </w:rPr>
            </w:pPr>
            <w:r w:rsidRPr="003F0FDE">
              <w:rPr>
                <w:rFonts w:ascii="宋体" w:eastAsia="宋体" w:hAnsi="宋体"/>
                <w:szCs w:val="21"/>
              </w:rPr>
              <w:t>Long</w:t>
            </w:r>
          </w:p>
        </w:tc>
        <w:tc>
          <w:tcPr>
            <w:tcW w:w="2142" w:type="dxa"/>
          </w:tcPr>
          <w:p w14:paraId="42EA9D7F"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运单id</w:t>
            </w:r>
          </w:p>
        </w:tc>
      </w:tr>
      <w:tr w:rsidR="00842122" w:rsidRPr="003F0FDE" w14:paraId="61CBC703" w14:textId="77777777" w:rsidTr="00E23F2C">
        <w:tc>
          <w:tcPr>
            <w:tcW w:w="2830" w:type="dxa"/>
          </w:tcPr>
          <w:p w14:paraId="145C89B8" w14:textId="77777777" w:rsidR="00842122" w:rsidRPr="003F0FDE" w:rsidRDefault="00842122" w:rsidP="006E7094">
            <w:pPr>
              <w:jc w:val="left"/>
              <w:rPr>
                <w:rFonts w:ascii="宋体" w:eastAsia="宋体" w:hAnsi="宋体"/>
                <w:szCs w:val="21"/>
              </w:rPr>
            </w:pPr>
            <w:proofErr w:type="spellStart"/>
            <w:r w:rsidRPr="003F0FDE">
              <w:rPr>
                <w:rFonts w:ascii="宋体" w:eastAsia="宋体" w:hAnsi="宋体"/>
                <w:szCs w:val="21"/>
              </w:rPr>
              <w:lastRenderedPageBreak/>
              <w:t>P</w:t>
            </w:r>
            <w:r w:rsidRPr="003F0FDE">
              <w:rPr>
                <w:rFonts w:ascii="宋体" w:eastAsia="宋体" w:hAnsi="宋体" w:hint="eastAsia"/>
                <w:szCs w:val="21"/>
              </w:rPr>
              <w:t>ayload</w:t>
            </w:r>
            <w:r w:rsidRPr="003F0FDE">
              <w:rPr>
                <w:rFonts w:ascii="宋体" w:eastAsia="宋体" w:hAnsi="宋体"/>
                <w:szCs w:val="21"/>
              </w:rPr>
              <w:t>.update_time</w:t>
            </w:r>
            <w:proofErr w:type="spellEnd"/>
          </w:p>
        </w:tc>
        <w:tc>
          <w:tcPr>
            <w:tcW w:w="3324" w:type="dxa"/>
          </w:tcPr>
          <w:p w14:paraId="3D1C1882" w14:textId="77777777" w:rsidR="00842122" w:rsidRPr="003F0FDE" w:rsidRDefault="00842122" w:rsidP="006E7094">
            <w:pPr>
              <w:jc w:val="left"/>
              <w:rPr>
                <w:rFonts w:ascii="宋体" w:eastAsia="宋体" w:hAnsi="宋体"/>
                <w:szCs w:val="21"/>
              </w:rPr>
            </w:pPr>
            <w:r w:rsidRPr="003F0FDE">
              <w:rPr>
                <w:rFonts w:ascii="宋体" w:eastAsia="宋体" w:hAnsi="宋体"/>
                <w:szCs w:val="21"/>
              </w:rPr>
              <w:t>Long</w:t>
            </w:r>
          </w:p>
        </w:tc>
        <w:tc>
          <w:tcPr>
            <w:tcW w:w="2142" w:type="dxa"/>
          </w:tcPr>
          <w:p w14:paraId="79E503B2" w14:textId="77777777" w:rsidR="00842122" w:rsidRPr="003F0FDE" w:rsidRDefault="00842122" w:rsidP="006E7094">
            <w:pPr>
              <w:jc w:val="left"/>
              <w:rPr>
                <w:rFonts w:ascii="宋体" w:eastAsia="宋体" w:hAnsi="宋体"/>
                <w:szCs w:val="21"/>
              </w:rPr>
            </w:pPr>
            <w:r w:rsidRPr="003F0FDE">
              <w:rPr>
                <w:rFonts w:ascii="宋体" w:eastAsia="宋体" w:hAnsi="宋体" w:hint="eastAsia"/>
                <w:szCs w:val="21"/>
              </w:rPr>
              <w:t>更新时间</w:t>
            </w:r>
          </w:p>
        </w:tc>
      </w:tr>
    </w:tbl>
    <w:p w14:paraId="236649A0" w14:textId="31D49CC5" w:rsidR="00842122" w:rsidRDefault="00842122" w:rsidP="00842122"/>
    <w:p w14:paraId="448EF96C" w14:textId="7957BD2C" w:rsidR="00E23F2C" w:rsidRDefault="006E7094" w:rsidP="00842122">
      <w:r>
        <w:rPr>
          <w:rFonts w:hint="eastAsia"/>
        </w:rPr>
        <w:t>超时消息</w:t>
      </w:r>
    </w:p>
    <w:tbl>
      <w:tblPr>
        <w:tblStyle w:val="af3"/>
        <w:tblW w:w="0" w:type="auto"/>
        <w:tblLook w:val="04A0" w:firstRow="1" w:lastRow="0" w:firstColumn="1" w:lastColumn="0" w:noHBand="0" w:noVBand="1"/>
      </w:tblPr>
      <w:tblGrid>
        <w:gridCol w:w="2765"/>
        <w:gridCol w:w="2765"/>
        <w:gridCol w:w="2766"/>
      </w:tblGrid>
      <w:tr w:rsidR="006E7094" w14:paraId="3164E261" w14:textId="77777777" w:rsidTr="006E7094">
        <w:tc>
          <w:tcPr>
            <w:tcW w:w="2765" w:type="dxa"/>
          </w:tcPr>
          <w:p w14:paraId="02EB1B4F" w14:textId="0C5BE9FF" w:rsidR="006E7094" w:rsidRDefault="003F0FDE" w:rsidP="00842122">
            <w:r>
              <w:rPr>
                <w:rFonts w:hint="eastAsia"/>
              </w:rPr>
              <w:t>字段名</w:t>
            </w:r>
          </w:p>
        </w:tc>
        <w:tc>
          <w:tcPr>
            <w:tcW w:w="2765" w:type="dxa"/>
          </w:tcPr>
          <w:p w14:paraId="10835701" w14:textId="35C66467" w:rsidR="006E7094" w:rsidRDefault="003F0FDE" w:rsidP="00842122">
            <w:r>
              <w:rPr>
                <w:rFonts w:hint="eastAsia"/>
              </w:rPr>
              <w:t>类型</w:t>
            </w:r>
          </w:p>
        </w:tc>
        <w:tc>
          <w:tcPr>
            <w:tcW w:w="2766" w:type="dxa"/>
          </w:tcPr>
          <w:p w14:paraId="19AD88C6" w14:textId="7BEF55FA" w:rsidR="006E7094" w:rsidRDefault="003F0FDE" w:rsidP="00842122">
            <w:r>
              <w:rPr>
                <w:rFonts w:hint="eastAsia"/>
              </w:rPr>
              <w:t>描述</w:t>
            </w:r>
          </w:p>
        </w:tc>
      </w:tr>
      <w:tr w:rsidR="006E7094" w14:paraId="3304CF72" w14:textId="77777777" w:rsidTr="006E7094">
        <w:tc>
          <w:tcPr>
            <w:tcW w:w="2765" w:type="dxa"/>
          </w:tcPr>
          <w:p w14:paraId="064D83E6" w14:textId="6C342049" w:rsidR="006E7094" w:rsidRDefault="003F0FDE" w:rsidP="00842122">
            <w:r>
              <w:rPr>
                <w:rFonts w:hint="eastAsia"/>
              </w:rPr>
              <w:t>Type</w:t>
            </w:r>
          </w:p>
        </w:tc>
        <w:tc>
          <w:tcPr>
            <w:tcW w:w="2765" w:type="dxa"/>
          </w:tcPr>
          <w:p w14:paraId="66C9CE2B" w14:textId="1DCBE2CA" w:rsidR="006E7094" w:rsidRDefault="003F0FDE" w:rsidP="00842122">
            <w:r>
              <w:rPr>
                <w:rFonts w:hint="eastAsia"/>
              </w:rPr>
              <w:t>Integer</w:t>
            </w:r>
          </w:p>
        </w:tc>
        <w:tc>
          <w:tcPr>
            <w:tcW w:w="2766" w:type="dxa"/>
          </w:tcPr>
          <w:p w14:paraId="66F729A0" w14:textId="5AEE7757" w:rsidR="006E7094" w:rsidRDefault="003F0FDE" w:rsidP="00842122">
            <w:r>
              <w:rPr>
                <w:rFonts w:ascii="宋体" w:eastAsia="宋体" w:hAnsi="宋体" w:hint="eastAsia"/>
                <w:sz w:val="24"/>
                <w:szCs w:val="24"/>
              </w:rPr>
              <w:t>消息代表的含义</w:t>
            </w:r>
          </w:p>
        </w:tc>
      </w:tr>
      <w:tr w:rsidR="006E7094" w14:paraId="3477140D" w14:textId="77777777" w:rsidTr="006E7094">
        <w:tc>
          <w:tcPr>
            <w:tcW w:w="2765" w:type="dxa"/>
          </w:tcPr>
          <w:p w14:paraId="5A97069A" w14:textId="7D6918BC" w:rsidR="006E7094" w:rsidRDefault="003F0FDE" w:rsidP="00842122">
            <w:proofErr w:type="spellStart"/>
            <w:r>
              <w:t>E</w:t>
            </w:r>
            <w:r>
              <w:rPr>
                <w:rFonts w:hint="eastAsia"/>
              </w:rPr>
              <w:t>vent_</w:t>
            </w:r>
            <w:r>
              <w:t>name</w:t>
            </w:r>
            <w:proofErr w:type="spellEnd"/>
          </w:p>
        </w:tc>
        <w:tc>
          <w:tcPr>
            <w:tcW w:w="2765" w:type="dxa"/>
          </w:tcPr>
          <w:p w14:paraId="6EE53901" w14:textId="6E495D39" w:rsidR="006E7094" w:rsidRDefault="003F0FDE" w:rsidP="00842122">
            <w:r>
              <w:rPr>
                <w:rFonts w:hint="eastAsia"/>
              </w:rPr>
              <w:t>S</w:t>
            </w:r>
            <w:r>
              <w:t>tring</w:t>
            </w:r>
          </w:p>
        </w:tc>
        <w:tc>
          <w:tcPr>
            <w:tcW w:w="2766" w:type="dxa"/>
          </w:tcPr>
          <w:p w14:paraId="6AC8CD41" w14:textId="7BC87393" w:rsidR="006E7094" w:rsidRDefault="003F0FDE" w:rsidP="00842122">
            <w:r>
              <w:rPr>
                <w:rFonts w:hint="eastAsia"/>
              </w:rPr>
              <w:t>事件名称</w:t>
            </w:r>
          </w:p>
        </w:tc>
      </w:tr>
      <w:tr w:rsidR="006E7094" w14:paraId="471C1B51" w14:textId="77777777" w:rsidTr="006E7094">
        <w:tc>
          <w:tcPr>
            <w:tcW w:w="2765" w:type="dxa"/>
          </w:tcPr>
          <w:p w14:paraId="5748FDAE" w14:textId="43E879B6" w:rsidR="006E7094" w:rsidRDefault="003F0FDE" w:rsidP="00842122">
            <w:proofErr w:type="spellStart"/>
            <w:r>
              <w:t>P</w:t>
            </w:r>
            <w:r>
              <w:rPr>
                <w:rFonts w:hint="eastAsia"/>
              </w:rPr>
              <w:t>ayload.</w:t>
            </w:r>
            <w:r>
              <w:t>order_id</w:t>
            </w:r>
            <w:proofErr w:type="spellEnd"/>
          </w:p>
        </w:tc>
        <w:tc>
          <w:tcPr>
            <w:tcW w:w="2765" w:type="dxa"/>
          </w:tcPr>
          <w:p w14:paraId="2638D694" w14:textId="022FB1B3" w:rsidR="006E7094" w:rsidRDefault="003F0FDE" w:rsidP="00842122">
            <w:r>
              <w:rPr>
                <w:rFonts w:hint="eastAsia"/>
              </w:rPr>
              <w:t>L</w:t>
            </w:r>
            <w:r>
              <w:t>ong</w:t>
            </w:r>
          </w:p>
        </w:tc>
        <w:tc>
          <w:tcPr>
            <w:tcW w:w="2766" w:type="dxa"/>
          </w:tcPr>
          <w:p w14:paraId="6D8CA17D" w14:textId="1B46F92F" w:rsidR="006E7094" w:rsidRDefault="003F0FDE" w:rsidP="00842122">
            <w:r>
              <w:rPr>
                <w:rFonts w:hint="eastAsia"/>
              </w:rPr>
              <w:t>订单id</w:t>
            </w:r>
          </w:p>
        </w:tc>
      </w:tr>
      <w:tr w:rsidR="006E7094" w14:paraId="039CC09A" w14:textId="77777777" w:rsidTr="006E7094">
        <w:tc>
          <w:tcPr>
            <w:tcW w:w="2765" w:type="dxa"/>
          </w:tcPr>
          <w:p w14:paraId="1C50C347" w14:textId="00F8F71D" w:rsidR="006E7094" w:rsidRDefault="003F0FDE" w:rsidP="00842122">
            <w:proofErr w:type="spellStart"/>
            <w:r>
              <w:t>P</w:t>
            </w:r>
            <w:r>
              <w:rPr>
                <w:rFonts w:hint="eastAsia"/>
              </w:rPr>
              <w:t>ayload</w:t>
            </w:r>
            <w:r>
              <w:t>.timeout</w:t>
            </w:r>
            <w:proofErr w:type="spellEnd"/>
          </w:p>
        </w:tc>
        <w:tc>
          <w:tcPr>
            <w:tcW w:w="2765" w:type="dxa"/>
          </w:tcPr>
          <w:p w14:paraId="61602DE4" w14:textId="1F6D046D" w:rsidR="006E7094" w:rsidRDefault="003F0FDE" w:rsidP="00842122">
            <w:r>
              <w:t>Long</w:t>
            </w:r>
          </w:p>
        </w:tc>
        <w:tc>
          <w:tcPr>
            <w:tcW w:w="2766" w:type="dxa"/>
          </w:tcPr>
          <w:p w14:paraId="41CD7F63" w14:textId="6A8D4916" w:rsidR="006E7094" w:rsidRDefault="003F0FDE" w:rsidP="00842122">
            <w:r>
              <w:rPr>
                <w:rFonts w:hint="eastAsia"/>
              </w:rPr>
              <w:t>超时时间</w:t>
            </w:r>
          </w:p>
        </w:tc>
      </w:tr>
      <w:tr w:rsidR="006E7094" w14:paraId="7240DC35" w14:textId="77777777" w:rsidTr="006E7094">
        <w:tc>
          <w:tcPr>
            <w:tcW w:w="2765" w:type="dxa"/>
          </w:tcPr>
          <w:p w14:paraId="2F9579EF" w14:textId="46C02D1E" w:rsidR="006E7094" w:rsidRDefault="003F0FDE" w:rsidP="00842122">
            <w:proofErr w:type="spellStart"/>
            <w:r>
              <w:t>P</w:t>
            </w:r>
            <w:r>
              <w:rPr>
                <w:rFonts w:hint="eastAsia"/>
              </w:rPr>
              <w:t>ayload.</w:t>
            </w:r>
            <w:r>
              <w:t>start_time</w:t>
            </w:r>
            <w:proofErr w:type="spellEnd"/>
          </w:p>
        </w:tc>
        <w:tc>
          <w:tcPr>
            <w:tcW w:w="2765" w:type="dxa"/>
          </w:tcPr>
          <w:p w14:paraId="1473A330" w14:textId="1EF4BD46" w:rsidR="006E7094" w:rsidRDefault="003F0FDE" w:rsidP="00842122">
            <w:r>
              <w:t>Long</w:t>
            </w:r>
          </w:p>
        </w:tc>
        <w:tc>
          <w:tcPr>
            <w:tcW w:w="2766" w:type="dxa"/>
          </w:tcPr>
          <w:p w14:paraId="3348285A" w14:textId="01C27059" w:rsidR="006E7094" w:rsidRDefault="003F0FDE" w:rsidP="00842122">
            <w:r>
              <w:rPr>
                <w:rFonts w:hint="eastAsia"/>
              </w:rPr>
              <w:t>开始时间</w:t>
            </w:r>
          </w:p>
        </w:tc>
      </w:tr>
    </w:tbl>
    <w:p w14:paraId="360146CF" w14:textId="1B5CA7C1" w:rsidR="006E7094" w:rsidRDefault="006E7094" w:rsidP="00842122"/>
    <w:p w14:paraId="4C9C4B0A" w14:textId="239FA166" w:rsidR="003F0FDE" w:rsidRDefault="003F0FDE" w:rsidP="00842122">
      <w:r>
        <w:rPr>
          <w:rFonts w:hint="eastAsia"/>
        </w:rPr>
        <w:t>审批流消息</w:t>
      </w:r>
    </w:p>
    <w:tbl>
      <w:tblPr>
        <w:tblStyle w:val="af3"/>
        <w:tblW w:w="0" w:type="auto"/>
        <w:tblLook w:val="04A0" w:firstRow="1" w:lastRow="0" w:firstColumn="1" w:lastColumn="0" w:noHBand="0" w:noVBand="1"/>
      </w:tblPr>
      <w:tblGrid>
        <w:gridCol w:w="2765"/>
        <w:gridCol w:w="2765"/>
        <w:gridCol w:w="2766"/>
      </w:tblGrid>
      <w:tr w:rsidR="003F0FDE" w14:paraId="2A695903" w14:textId="77777777" w:rsidTr="003F0FDE">
        <w:tc>
          <w:tcPr>
            <w:tcW w:w="2765" w:type="dxa"/>
          </w:tcPr>
          <w:p w14:paraId="4EC6D098" w14:textId="6A779BE1" w:rsidR="003F0FDE" w:rsidRDefault="003F0FDE" w:rsidP="00842122">
            <w:r>
              <w:rPr>
                <w:rFonts w:hint="eastAsia"/>
              </w:rPr>
              <w:t>字段名</w:t>
            </w:r>
          </w:p>
        </w:tc>
        <w:tc>
          <w:tcPr>
            <w:tcW w:w="2765" w:type="dxa"/>
          </w:tcPr>
          <w:p w14:paraId="3C3D322F" w14:textId="27B7A7BF" w:rsidR="003F0FDE" w:rsidRDefault="003F0FDE" w:rsidP="00842122">
            <w:r>
              <w:rPr>
                <w:rFonts w:hint="eastAsia"/>
              </w:rPr>
              <w:t>类型</w:t>
            </w:r>
          </w:p>
        </w:tc>
        <w:tc>
          <w:tcPr>
            <w:tcW w:w="2766" w:type="dxa"/>
          </w:tcPr>
          <w:p w14:paraId="12BAFC2F" w14:textId="0E688A9E" w:rsidR="003F0FDE" w:rsidRDefault="003F0FDE" w:rsidP="00842122">
            <w:r>
              <w:rPr>
                <w:rFonts w:hint="eastAsia"/>
              </w:rPr>
              <w:t>描述</w:t>
            </w:r>
          </w:p>
        </w:tc>
      </w:tr>
      <w:tr w:rsidR="003F0FDE" w14:paraId="6CAB4506" w14:textId="77777777" w:rsidTr="003F0FDE">
        <w:tc>
          <w:tcPr>
            <w:tcW w:w="2765" w:type="dxa"/>
          </w:tcPr>
          <w:p w14:paraId="26889BF0" w14:textId="1A32D604" w:rsidR="003F0FDE" w:rsidRDefault="006E2689" w:rsidP="00842122">
            <w:proofErr w:type="spellStart"/>
            <w:r>
              <w:t>A</w:t>
            </w:r>
            <w:r>
              <w:rPr>
                <w:rFonts w:hint="eastAsia"/>
              </w:rPr>
              <w:t>pply</w:t>
            </w:r>
            <w:r>
              <w:t>_instance_id</w:t>
            </w:r>
            <w:proofErr w:type="spellEnd"/>
          </w:p>
        </w:tc>
        <w:tc>
          <w:tcPr>
            <w:tcW w:w="2765" w:type="dxa"/>
          </w:tcPr>
          <w:p w14:paraId="61D3037A" w14:textId="02329B8D" w:rsidR="003F0FDE" w:rsidRDefault="006E2689" w:rsidP="00842122">
            <w:r>
              <w:t>L</w:t>
            </w:r>
            <w:r>
              <w:rPr>
                <w:rFonts w:hint="eastAsia"/>
              </w:rPr>
              <w:t>ong</w:t>
            </w:r>
          </w:p>
        </w:tc>
        <w:tc>
          <w:tcPr>
            <w:tcW w:w="2766" w:type="dxa"/>
          </w:tcPr>
          <w:p w14:paraId="77394F7C" w14:textId="6D03E0ED" w:rsidR="003F0FDE" w:rsidRDefault="006E2689" w:rsidP="00842122">
            <w:r>
              <w:rPr>
                <w:rFonts w:hint="eastAsia"/>
              </w:rPr>
              <w:t>审批实例id</w:t>
            </w:r>
          </w:p>
        </w:tc>
      </w:tr>
      <w:tr w:rsidR="003F0FDE" w14:paraId="3B7E5370" w14:textId="77777777" w:rsidTr="003F0FDE">
        <w:tc>
          <w:tcPr>
            <w:tcW w:w="2765" w:type="dxa"/>
          </w:tcPr>
          <w:p w14:paraId="0183F67D" w14:textId="57CD0052" w:rsidR="003F0FDE" w:rsidRDefault="006E2689" w:rsidP="00842122">
            <w:proofErr w:type="spellStart"/>
            <w:r>
              <w:t>P</w:t>
            </w:r>
            <w:r>
              <w:rPr>
                <w:rFonts w:hint="eastAsia"/>
              </w:rPr>
              <w:t>revious_</w:t>
            </w:r>
            <w:r>
              <w:t>state</w:t>
            </w:r>
            <w:proofErr w:type="spellEnd"/>
          </w:p>
        </w:tc>
        <w:tc>
          <w:tcPr>
            <w:tcW w:w="2765" w:type="dxa"/>
          </w:tcPr>
          <w:p w14:paraId="3E93BDE7" w14:textId="7858CDC9" w:rsidR="003F0FDE" w:rsidRDefault="006E2689" w:rsidP="00842122">
            <w:r>
              <w:rPr>
                <w:rFonts w:hint="eastAsia"/>
              </w:rPr>
              <w:t>S</w:t>
            </w:r>
            <w:r>
              <w:t>tring</w:t>
            </w:r>
          </w:p>
        </w:tc>
        <w:tc>
          <w:tcPr>
            <w:tcW w:w="2766" w:type="dxa"/>
          </w:tcPr>
          <w:p w14:paraId="44E90C01" w14:textId="5A438503" w:rsidR="003F0FDE" w:rsidRDefault="006E2689" w:rsidP="00842122">
            <w:r>
              <w:rPr>
                <w:rFonts w:hint="eastAsia"/>
              </w:rPr>
              <w:t>上一个状态</w:t>
            </w:r>
          </w:p>
        </w:tc>
      </w:tr>
      <w:tr w:rsidR="003F0FDE" w14:paraId="029412FC" w14:textId="77777777" w:rsidTr="003F0FDE">
        <w:tc>
          <w:tcPr>
            <w:tcW w:w="2765" w:type="dxa"/>
          </w:tcPr>
          <w:p w14:paraId="7853B7B1" w14:textId="6386C947" w:rsidR="003F0FDE" w:rsidRDefault="006E2689" w:rsidP="00842122">
            <w:proofErr w:type="spellStart"/>
            <w:r>
              <w:t>C</w:t>
            </w:r>
            <w:r>
              <w:rPr>
                <w:rFonts w:hint="eastAsia"/>
              </w:rPr>
              <w:t>urrent_</w:t>
            </w:r>
            <w:r>
              <w:t>state</w:t>
            </w:r>
            <w:proofErr w:type="spellEnd"/>
          </w:p>
        </w:tc>
        <w:tc>
          <w:tcPr>
            <w:tcW w:w="2765" w:type="dxa"/>
          </w:tcPr>
          <w:p w14:paraId="3EBAF07F" w14:textId="53B53141" w:rsidR="003F0FDE" w:rsidRDefault="006E2689" w:rsidP="00842122">
            <w:r>
              <w:rPr>
                <w:rFonts w:hint="eastAsia"/>
              </w:rPr>
              <w:t>S</w:t>
            </w:r>
            <w:r>
              <w:t>tring</w:t>
            </w:r>
          </w:p>
        </w:tc>
        <w:tc>
          <w:tcPr>
            <w:tcW w:w="2766" w:type="dxa"/>
          </w:tcPr>
          <w:p w14:paraId="24A900E5" w14:textId="29451CD9" w:rsidR="003F0FDE" w:rsidRDefault="006E2689" w:rsidP="00842122">
            <w:r>
              <w:rPr>
                <w:rFonts w:hint="eastAsia"/>
              </w:rPr>
              <w:t>当前状态</w:t>
            </w:r>
          </w:p>
        </w:tc>
      </w:tr>
      <w:tr w:rsidR="003F0FDE" w14:paraId="315FB711" w14:textId="77777777" w:rsidTr="003F0FDE">
        <w:tc>
          <w:tcPr>
            <w:tcW w:w="2765" w:type="dxa"/>
          </w:tcPr>
          <w:p w14:paraId="05A8ED18" w14:textId="064CE683" w:rsidR="006E2689" w:rsidRDefault="006E2689" w:rsidP="00842122">
            <w:proofErr w:type="spellStart"/>
            <w:r>
              <w:t>Aaudit_log_id</w:t>
            </w:r>
            <w:proofErr w:type="spellEnd"/>
          </w:p>
        </w:tc>
        <w:tc>
          <w:tcPr>
            <w:tcW w:w="2765" w:type="dxa"/>
          </w:tcPr>
          <w:p w14:paraId="3C9C7741" w14:textId="1AE0653E" w:rsidR="003F0FDE" w:rsidRDefault="006E2689" w:rsidP="00842122">
            <w:r>
              <w:rPr>
                <w:rFonts w:hint="eastAsia"/>
              </w:rPr>
              <w:t>Long</w:t>
            </w:r>
          </w:p>
        </w:tc>
        <w:tc>
          <w:tcPr>
            <w:tcW w:w="2766" w:type="dxa"/>
          </w:tcPr>
          <w:p w14:paraId="5997D8A9" w14:textId="43066CD3" w:rsidR="003F0FDE" w:rsidRDefault="006E2689" w:rsidP="00842122">
            <w:r>
              <w:rPr>
                <w:rFonts w:hint="eastAsia"/>
              </w:rPr>
              <w:t>审核操作ID</w:t>
            </w:r>
          </w:p>
        </w:tc>
      </w:tr>
      <w:tr w:rsidR="003F0FDE" w14:paraId="79ED9280" w14:textId="77777777" w:rsidTr="003F0FDE">
        <w:tc>
          <w:tcPr>
            <w:tcW w:w="2765" w:type="dxa"/>
          </w:tcPr>
          <w:p w14:paraId="3FFEE1B1" w14:textId="2BE9C506" w:rsidR="003F0FDE" w:rsidRDefault="006E2689" w:rsidP="00842122">
            <w:proofErr w:type="spellStart"/>
            <w:r>
              <w:t>Event_type</w:t>
            </w:r>
            <w:proofErr w:type="spellEnd"/>
          </w:p>
        </w:tc>
        <w:tc>
          <w:tcPr>
            <w:tcW w:w="2765" w:type="dxa"/>
          </w:tcPr>
          <w:p w14:paraId="302506F6" w14:textId="4FA9EB68" w:rsidR="003F0FDE" w:rsidRDefault="006E2689" w:rsidP="00842122">
            <w:proofErr w:type="spellStart"/>
            <w:r>
              <w:rPr>
                <w:rFonts w:hint="eastAsia"/>
              </w:rPr>
              <w:t>E</w:t>
            </w:r>
            <w:r>
              <w:t>ventType</w:t>
            </w:r>
            <w:proofErr w:type="spellEnd"/>
          </w:p>
        </w:tc>
        <w:tc>
          <w:tcPr>
            <w:tcW w:w="2766" w:type="dxa"/>
          </w:tcPr>
          <w:p w14:paraId="1788E609" w14:textId="396C4B09" w:rsidR="003F0FDE" w:rsidRDefault="006E2689" w:rsidP="00842122">
            <w:r>
              <w:rPr>
                <w:rFonts w:hint="eastAsia"/>
              </w:rPr>
              <w:t>事件类型</w:t>
            </w:r>
          </w:p>
        </w:tc>
      </w:tr>
      <w:tr w:rsidR="006E2689" w14:paraId="6AB2BC52" w14:textId="77777777" w:rsidTr="003F0FDE">
        <w:tc>
          <w:tcPr>
            <w:tcW w:w="2765" w:type="dxa"/>
          </w:tcPr>
          <w:p w14:paraId="26D95613" w14:textId="7D17B577" w:rsidR="006E2689" w:rsidRDefault="006E2689" w:rsidP="00842122">
            <w:r>
              <w:t>P</w:t>
            </w:r>
            <w:r>
              <w:rPr>
                <w:rFonts w:hint="eastAsia"/>
              </w:rPr>
              <w:t>arameters</w:t>
            </w:r>
          </w:p>
        </w:tc>
        <w:tc>
          <w:tcPr>
            <w:tcW w:w="2765" w:type="dxa"/>
          </w:tcPr>
          <w:p w14:paraId="7AC7E2F4" w14:textId="5AAC0235" w:rsidR="006E2689" w:rsidRDefault="006E2689" w:rsidP="00842122">
            <w:r>
              <w:rPr>
                <w:rFonts w:hint="eastAsia"/>
              </w:rPr>
              <w:t>String</w:t>
            </w:r>
          </w:p>
        </w:tc>
        <w:tc>
          <w:tcPr>
            <w:tcW w:w="2766" w:type="dxa"/>
          </w:tcPr>
          <w:p w14:paraId="615A927D" w14:textId="576DFDFF" w:rsidR="006E2689" w:rsidRDefault="006E2689" w:rsidP="00842122">
            <w:r>
              <w:rPr>
                <w:rFonts w:hint="eastAsia"/>
              </w:rPr>
              <w:t>参数</w:t>
            </w:r>
          </w:p>
        </w:tc>
      </w:tr>
      <w:tr w:rsidR="006E2689" w14:paraId="5D7E13D2" w14:textId="77777777" w:rsidTr="003F0FDE">
        <w:tc>
          <w:tcPr>
            <w:tcW w:w="2765" w:type="dxa"/>
          </w:tcPr>
          <w:p w14:paraId="2E017D1F" w14:textId="3252AFF6" w:rsidR="006E2689" w:rsidRDefault="006E2689" w:rsidP="00842122">
            <w:r>
              <w:t>O</w:t>
            </w:r>
            <w:r>
              <w:rPr>
                <w:rFonts w:hint="eastAsia"/>
              </w:rPr>
              <w:t>perator</w:t>
            </w:r>
          </w:p>
        </w:tc>
        <w:tc>
          <w:tcPr>
            <w:tcW w:w="2765" w:type="dxa"/>
          </w:tcPr>
          <w:p w14:paraId="0A29CAF5" w14:textId="4422CF33" w:rsidR="006E2689" w:rsidRDefault="006E2689" w:rsidP="00842122">
            <w:r>
              <w:rPr>
                <w:rFonts w:hint="eastAsia"/>
              </w:rPr>
              <w:t>Operator</w:t>
            </w:r>
          </w:p>
        </w:tc>
        <w:tc>
          <w:tcPr>
            <w:tcW w:w="2766" w:type="dxa"/>
          </w:tcPr>
          <w:p w14:paraId="005BD16E" w14:textId="0FFEC240" w:rsidR="006E2689" w:rsidRDefault="006E2689" w:rsidP="00842122">
            <w:r>
              <w:rPr>
                <w:rFonts w:hint="eastAsia"/>
              </w:rPr>
              <w:t>操作人</w:t>
            </w:r>
          </w:p>
        </w:tc>
      </w:tr>
    </w:tbl>
    <w:p w14:paraId="7630ACE5" w14:textId="749E7667" w:rsidR="00842122" w:rsidRDefault="00842122" w:rsidP="00842122">
      <w:pPr>
        <w:pStyle w:val="3"/>
      </w:pPr>
      <w:r>
        <w:rPr>
          <w:rFonts w:hint="eastAsia"/>
        </w:rPr>
        <w:t>3.3.3</w:t>
      </w:r>
      <w:r>
        <w:t xml:space="preserve"> </w:t>
      </w:r>
      <w:r>
        <w:rPr>
          <w:rFonts w:hint="eastAsia"/>
        </w:rPr>
        <w:t>系统架构设计</w:t>
      </w:r>
    </w:p>
    <w:p w14:paraId="7E315496" w14:textId="4586F268" w:rsidR="00842122" w:rsidRPr="00842122" w:rsidRDefault="00842122" w:rsidP="00842122">
      <w:r>
        <w:rPr>
          <w:noProof/>
        </w:rPr>
        <w:drawing>
          <wp:inline distT="0" distB="0" distL="0" distR="0" wp14:anchorId="650E599E" wp14:editId="79F248F9">
            <wp:extent cx="5274310" cy="33235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inline>
        </w:drawing>
      </w:r>
    </w:p>
    <w:p w14:paraId="6AD0F793" w14:textId="01A68463" w:rsidR="00C57D6E" w:rsidRDefault="00842122" w:rsidP="00842122">
      <w:pPr>
        <w:pStyle w:val="3"/>
      </w:pPr>
      <w:r>
        <w:rPr>
          <w:rFonts w:hint="eastAsia"/>
        </w:rPr>
        <w:lastRenderedPageBreak/>
        <w:t>3.3.</w:t>
      </w:r>
      <w:r w:rsidR="00E23F2C">
        <w:rPr>
          <w:rFonts w:hint="eastAsia"/>
        </w:rPr>
        <w:t>4</w:t>
      </w:r>
      <w:r w:rsidR="00E23F2C">
        <w:t xml:space="preserve"> </w:t>
      </w:r>
      <w:r>
        <w:rPr>
          <w:rFonts w:hint="eastAsia"/>
        </w:rPr>
        <w:t>功能组成设计</w:t>
      </w:r>
    </w:p>
    <w:p w14:paraId="6C31689C" w14:textId="77777777" w:rsidR="00BE4C33" w:rsidRPr="00BE4C33" w:rsidRDefault="00BE4C33" w:rsidP="00BE4C33">
      <w:pPr>
        <w:rPr>
          <w:ins w:id="75" w:author="bob king" w:date="2019-12-28T15:16:00Z"/>
        </w:rPr>
      </w:pPr>
    </w:p>
    <w:p w14:paraId="5A42121C" w14:textId="1775B124" w:rsidR="004713F4" w:rsidRDefault="000666A3" w:rsidP="000666A3">
      <w:pPr>
        <w:pStyle w:val="2"/>
      </w:pPr>
      <w:r>
        <w:rPr>
          <w:rFonts w:hint="eastAsia"/>
        </w:rPr>
        <w:t>3.4</w:t>
      </w:r>
      <w:r>
        <w:t xml:space="preserve"> </w:t>
      </w:r>
      <w:r>
        <w:rPr>
          <w:rFonts w:hint="eastAsia"/>
        </w:rPr>
        <w:t>系统模块设计</w:t>
      </w:r>
    </w:p>
    <w:p w14:paraId="7C78F889" w14:textId="30A29BDB" w:rsidR="007C4231" w:rsidRDefault="007C4231" w:rsidP="007C4231">
      <w:pPr>
        <w:pStyle w:val="3"/>
      </w:pPr>
      <w:r>
        <w:rPr>
          <w:rFonts w:hint="eastAsia"/>
        </w:rPr>
        <w:t>3.4.1</w:t>
      </w:r>
      <w:r>
        <w:t xml:space="preserve"> </w:t>
      </w:r>
      <w:r>
        <w:rPr>
          <w:rFonts w:hint="eastAsia"/>
        </w:rPr>
        <w:t>规则管理模块设计</w:t>
      </w:r>
    </w:p>
    <w:p w14:paraId="6941DCF3" w14:textId="276F0C64" w:rsidR="007C4231" w:rsidRPr="007C4231" w:rsidRDefault="00842122" w:rsidP="007C4231">
      <w:r w:rsidRPr="00842122">
        <w:rPr>
          <w:noProof/>
        </w:rPr>
        <w:drawing>
          <wp:inline distT="0" distB="0" distL="0" distR="0" wp14:anchorId="3B5F419B" wp14:editId="04929764">
            <wp:extent cx="4220308" cy="247751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238" cy="2488039"/>
                    </a:xfrm>
                    <a:prstGeom prst="rect">
                      <a:avLst/>
                    </a:prstGeom>
                    <a:noFill/>
                    <a:ln>
                      <a:noFill/>
                    </a:ln>
                  </pic:spPr>
                </pic:pic>
              </a:graphicData>
            </a:graphic>
          </wp:inline>
        </w:drawing>
      </w:r>
    </w:p>
    <w:p w14:paraId="19197478" w14:textId="101055C5" w:rsidR="000666A3" w:rsidRDefault="000666A3" w:rsidP="000666A3">
      <w:pPr>
        <w:pStyle w:val="3"/>
      </w:pPr>
      <w:r>
        <w:rPr>
          <w:rFonts w:hint="eastAsia"/>
        </w:rPr>
        <w:t>3.4.</w:t>
      </w:r>
      <w:r w:rsidR="007C4231">
        <w:rPr>
          <w:rFonts w:hint="eastAsia"/>
        </w:rPr>
        <w:t>2</w:t>
      </w:r>
      <w:r>
        <w:t xml:space="preserve"> </w:t>
      </w:r>
      <w:r>
        <w:rPr>
          <w:rFonts w:hint="eastAsia"/>
        </w:rPr>
        <w:t>规则</w:t>
      </w:r>
      <w:r w:rsidR="00842122">
        <w:rPr>
          <w:rFonts w:hint="eastAsia"/>
        </w:rPr>
        <w:t>预处理模块设计</w:t>
      </w:r>
    </w:p>
    <w:p w14:paraId="0FD93310" w14:textId="1C0CB288" w:rsidR="00F675BF" w:rsidRPr="00F675BF" w:rsidRDefault="00842122" w:rsidP="00F675BF">
      <w:r w:rsidRPr="00842122">
        <w:rPr>
          <w:noProof/>
        </w:rPr>
        <w:drawing>
          <wp:inline distT="0" distB="0" distL="0" distR="0" wp14:anchorId="63FD5769" wp14:editId="580AFA99">
            <wp:extent cx="5274310" cy="2580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58EAE7CC" w14:textId="3AA2A782" w:rsidR="000666A3" w:rsidRDefault="000666A3" w:rsidP="00652E95">
      <w:pPr>
        <w:pStyle w:val="3"/>
      </w:pPr>
      <w:r>
        <w:rPr>
          <w:rFonts w:hint="eastAsia"/>
        </w:rPr>
        <w:lastRenderedPageBreak/>
        <w:t>3.4.3</w:t>
      </w:r>
      <w:r>
        <w:t xml:space="preserve"> </w:t>
      </w:r>
      <w:r>
        <w:rPr>
          <w:rFonts w:hint="eastAsia"/>
        </w:rPr>
        <w:t>审核流程模块设计</w:t>
      </w:r>
    </w:p>
    <w:p w14:paraId="0D0109CF" w14:textId="5AD851C8" w:rsidR="007C4231" w:rsidRPr="007C4231" w:rsidRDefault="00842122" w:rsidP="007C4231">
      <w:r w:rsidRPr="00842122">
        <w:rPr>
          <w:noProof/>
        </w:rPr>
        <w:drawing>
          <wp:inline distT="0" distB="0" distL="0" distR="0" wp14:anchorId="63BE861D" wp14:editId="0EF396C5">
            <wp:extent cx="5274310" cy="32880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15CF7F7E" w14:textId="31EBC222" w:rsidR="000666A3" w:rsidRDefault="000666A3" w:rsidP="00652E95">
      <w:pPr>
        <w:pStyle w:val="3"/>
      </w:pPr>
      <w:r>
        <w:rPr>
          <w:rFonts w:hint="eastAsia"/>
        </w:rPr>
        <w:t>3.4.4</w:t>
      </w:r>
      <w:r>
        <w:t xml:space="preserve"> </w:t>
      </w:r>
      <w:r w:rsidR="00652E95">
        <w:rPr>
          <w:rFonts w:hint="eastAsia"/>
        </w:rPr>
        <w:t>业务处理功能</w:t>
      </w:r>
    </w:p>
    <w:p w14:paraId="3C835F87" w14:textId="623BF1B5" w:rsidR="00842122" w:rsidRPr="00842122" w:rsidRDefault="00842122" w:rsidP="00842122">
      <w:r w:rsidRPr="00842122">
        <w:rPr>
          <w:noProof/>
        </w:rPr>
        <w:drawing>
          <wp:inline distT="0" distB="0" distL="0" distR="0" wp14:anchorId="3E992C58" wp14:editId="45B5C842">
            <wp:extent cx="5274310" cy="30353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4DC2C818" w14:textId="360D37EA" w:rsidR="004C6632" w:rsidRDefault="004C6632" w:rsidP="004C6632">
      <w:pPr>
        <w:pStyle w:val="2"/>
      </w:pPr>
      <w:r>
        <w:rPr>
          <w:rFonts w:hint="eastAsia"/>
        </w:rPr>
        <w:t>3.</w:t>
      </w:r>
      <w:r w:rsidR="000666A3">
        <w:rPr>
          <w:rFonts w:hint="eastAsia"/>
        </w:rPr>
        <w:t>5</w:t>
      </w:r>
      <w:r>
        <w:t xml:space="preserve"> </w:t>
      </w:r>
      <w:r>
        <w:rPr>
          <w:rFonts w:hint="eastAsia"/>
        </w:rPr>
        <w:t>数据库设计</w:t>
      </w:r>
      <w:bookmarkEnd w:id="72"/>
    </w:p>
    <w:p w14:paraId="0C79436C" w14:textId="12417BBA" w:rsidR="008278ED" w:rsidRPr="008278ED" w:rsidRDefault="008278ED" w:rsidP="008278ED">
      <w:r>
        <w:rPr>
          <w:rFonts w:hint="eastAsia"/>
        </w:rPr>
        <w:t>规则表：</w:t>
      </w:r>
    </w:p>
    <w:tbl>
      <w:tblPr>
        <w:tblStyle w:val="af3"/>
        <w:tblW w:w="0" w:type="auto"/>
        <w:jc w:val="center"/>
        <w:tblLook w:val="04A0" w:firstRow="1" w:lastRow="0" w:firstColumn="1" w:lastColumn="0" w:noHBand="0" w:noVBand="1"/>
      </w:tblPr>
      <w:tblGrid>
        <w:gridCol w:w="2765"/>
        <w:gridCol w:w="2765"/>
        <w:gridCol w:w="2766"/>
      </w:tblGrid>
      <w:tr w:rsidR="008278ED" w14:paraId="630EFCAD" w14:textId="77777777" w:rsidTr="008278ED">
        <w:trPr>
          <w:jc w:val="center"/>
        </w:trPr>
        <w:tc>
          <w:tcPr>
            <w:tcW w:w="2765" w:type="dxa"/>
          </w:tcPr>
          <w:p w14:paraId="288A3AD7" w14:textId="5C942406" w:rsidR="008278ED" w:rsidRDefault="008278ED" w:rsidP="004C6632">
            <w:r>
              <w:rPr>
                <w:rFonts w:hint="eastAsia"/>
              </w:rPr>
              <w:lastRenderedPageBreak/>
              <w:t>字段名</w:t>
            </w:r>
          </w:p>
        </w:tc>
        <w:tc>
          <w:tcPr>
            <w:tcW w:w="2765" w:type="dxa"/>
          </w:tcPr>
          <w:p w14:paraId="5A0024C4" w14:textId="6231F4B0" w:rsidR="008278ED" w:rsidRDefault="008278ED" w:rsidP="004C6632">
            <w:r>
              <w:rPr>
                <w:rFonts w:hint="eastAsia"/>
              </w:rPr>
              <w:t>类型</w:t>
            </w:r>
          </w:p>
        </w:tc>
        <w:tc>
          <w:tcPr>
            <w:tcW w:w="2766" w:type="dxa"/>
          </w:tcPr>
          <w:p w14:paraId="528F6B2A" w14:textId="64874BDA" w:rsidR="008278ED" w:rsidRDefault="008278ED" w:rsidP="004C6632">
            <w:r>
              <w:rPr>
                <w:rFonts w:hint="eastAsia"/>
              </w:rPr>
              <w:t>描述</w:t>
            </w:r>
          </w:p>
        </w:tc>
      </w:tr>
      <w:tr w:rsidR="008278ED" w14:paraId="61A96C93" w14:textId="77777777" w:rsidTr="008278ED">
        <w:trPr>
          <w:jc w:val="center"/>
        </w:trPr>
        <w:tc>
          <w:tcPr>
            <w:tcW w:w="2765" w:type="dxa"/>
          </w:tcPr>
          <w:p w14:paraId="5100718E" w14:textId="2B3A7B1C" w:rsidR="008278ED" w:rsidRDefault="008278ED" w:rsidP="004C6632">
            <w:r>
              <w:rPr>
                <w:rFonts w:hint="eastAsia"/>
              </w:rPr>
              <w:t>id</w:t>
            </w:r>
          </w:p>
        </w:tc>
        <w:tc>
          <w:tcPr>
            <w:tcW w:w="2765" w:type="dxa"/>
          </w:tcPr>
          <w:p w14:paraId="19114654" w14:textId="6E0991C5" w:rsidR="008278ED" w:rsidRDefault="008278ED" w:rsidP="004C6632">
            <w:r>
              <w:t>L</w:t>
            </w:r>
            <w:r>
              <w:rPr>
                <w:rFonts w:hint="eastAsia"/>
              </w:rPr>
              <w:t>ong</w:t>
            </w:r>
          </w:p>
        </w:tc>
        <w:tc>
          <w:tcPr>
            <w:tcW w:w="2766" w:type="dxa"/>
          </w:tcPr>
          <w:p w14:paraId="46C3D404" w14:textId="59F00560" w:rsidR="008278ED" w:rsidRDefault="008278ED" w:rsidP="004C6632">
            <w:r>
              <w:rPr>
                <w:rFonts w:hint="eastAsia"/>
              </w:rPr>
              <w:t>规则id</w:t>
            </w:r>
          </w:p>
        </w:tc>
      </w:tr>
      <w:tr w:rsidR="008278ED" w14:paraId="6DB5923C" w14:textId="77777777" w:rsidTr="008278ED">
        <w:trPr>
          <w:jc w:val="center"/>
        </w:trPr>
        <w:tc>
          <w:tcPr>
            <w:tcW w:w="2765" w:type="dxa"/>
          </w:tcPr>
          <w:p w14:paraId="3BB73C6A" w14:textId="13FB83F9" w:rsidR="008278ED" w:rsidRDefault="008278ED" w:rsidP="004C6632">
            <w:r>
              <w:rPr>
                <w:rFonts w:hint="eastAsia"/>
              </w:rPr>
              <w:t>type</w:t>
            </w:r>
          </w:p>
        </w:tc>
        <w:tc>
          <w:tcPr>
            <w:tcW w:w="2765" w:type="dxa"/>
          </w:tcPr>
          <w:p w14:paraId="7F956F64" w14:textId="618B2F19" w:rsidR="008278ED" w:rsidRDefault="008278ED" w:rsidP="004C6632">
            <w:r>
              <w:rPr>
                <w:rFonts w:hint="eastAsia"/>
              </w:rPr>
              <w:t>int</w:t>
            </w:r>
          </w:p>
        </w:tc>
        <w:tc>
          <w:tcPr>
            <w:tcW w:w="2766" w:type="dxa"/>
          </w:tcPr>
          <w:p w14:paraId="22DF5B12" w14:textId="7CE1353F" w:rsidR="008278ED" w:rsidRDefault="008278ED" w:rsidP="004C6632">
            <w:r>
              <w:rPr>
                <w:rFonts w:hint="eastAsia"/>
              </w:rPr>
              <w:t>场景类型</w:t>
            </w:r>
          </w:p>
        </w:tc>
      </w:tr>
      <w:tr w:rsidR="008278ED" w14:paraId="4F158CDF" w14:textId="77777777" w:rsidTr="008278ED">
        <w:trPr>
          <w:jc w:val="center"/>
        </w:trPr>
        <w:tc>
          <w:tcPr>
            <w:tcW w:w="2765" w:type="dxa"/>
          </w:tcPr>
          <w:p w14:paraId="69B7F9B0" w14:textId="4CB8F7DF" w:rsidR="008278ED" w:rsidRDefault="00B42A94" w:rsidP="004C6632">
            <w:r>
              <w:rPr>
                <w:rFonts w:hint="eastAsia"/>
              </w:rPr>
              <w:t>d</w:t>
            </w:r>
            <w:r w:rsidR="008278ED">
              <w:rPr>
                <w:rFonts w:hint="eastAsia"/>
              </w:rPr>
              <w:t>escription</w:t>
            </w:r>
          </w:p>
        </w:tc>
        <w:tc>
          <w:tcPr>
            <w:tcW w:w="2765" w:type="dxa"/>
          </w:tcPr>
          <w:p w14:paraId="51F2B25F" w14:textId="340B0C32" w:rsidR="00B42A94" w:rsidRDefault="00B42A94" w:rsidP="004C6632">
            <w:r>
              <w:rPr>
                <w:rFonts w:hint="eastAsia"/>
              </w:rPr>
              <w:t>i</w:t>
            </w:r>
            <w:r>
              <w:t>nt</w:t>
            </w:r>
          </w:p>
        </w:tc>
        <w:tc>
          <w:tcPr>
            <w:tcW w:w="2766" w:type="dxa"/>
          </w:tcPr>
          <w:p w14:paraId="66B1D3C1" w14:textId="7DF5F3ED" w:rsidR="008278ED" w:rsidRDefault="00B42A94" w:rsidP="004C6632">
            <w:r>
              <w:rPr>
                <w:rFonts w:hint="eastAsia"/>
              </w:rPr>
              <w:t>场景码</w:t>
            </w:r>
          </w:p>
        </w:tc>
      </w:tr>
      <w:tr w:rsidR="008278ED" w14:paraId="4FCED118" w14:textId="77777777" w:rsidTr="008278ED">
        <w:trPr>
          <w:jc w:val="center"/>
        </w:trPr>
        <w:tc>
          <w:tcPr>
            <w:tcW w:w="2765" w:type="dxa"/>
          </w:tcPr>
          <w:p w14:paraId="08CA2739" w14:textId="34FD5E79" w:rsidR="008278ED" w:rsidRDefault="00B42A94" w:rsidP="004C6632">
            <w:r>
              <w:t>Trade_node</w:t>
            </w:r>
          </w:p>
        </w:tc>
        <w:tc>
          <w:tcPr>
            <w:tcW w:w="2765" w:type="dxa"/>
          </w:tcPr>
          <w:p w14:paraId="4E4F71E0" w14:textId="3A791B94" w:rsidR="008278ED" w:rsidRDefault="00B42A94" w:rsidP="004C6632">
            <w:r>
              <w:t>Varchar</w:t>
            </w:r>
          </w:p>
        </w:tc>
        <w:tc>
          <w:tcPr>
            <w:tcW w:w="2766" w:type="dxa"/>
          </w:tcPr>
          <w:p w14:paraId="58D072BE" w14:textId="7AAEABAC" w:rsidR="008278ED" w:rsidRDefault="00B42A94" w:rsidP="004C6632">
            <w:r>
              <w:rPr>
                <w:rFonts w:hint="eastAsia"/>
              </w:rPr>
              <w:t>主场景</w:t>
            </w:r>
          </w:p>
        </w:tc>
      </w:tr>
      <w:tr w:rsidR="008278ED" w14:paraId="35DC8FC1" w14:textId="77777777" w:rsidTr="008278ED">
        <w:trPr>
          <w:jc w:val="center"/>
        </w:trPr>
        <w:tc>
          <w:tcPr>
            <w:tcW w:w="2765" w:type="dxa"/>
          </w:tcPr>
          <w:p w14:paraId="4C38590A" w14:textId="384FA1F9" w:rsidR="008278ED" w:rsidRDefault="00B42A94" w:rsidP="004C6632">
            <w:r>
              <w:t>S</w:t>
            </w:r>
            <w:r>
              <w:rPr>
                <w:rFonts w:hint="eastAsia"/>
              </w:rPr>
              <w:t>tart_trade_node</w:t>
            </w:r>
          </w:p>
        </w:tc>
        <w:tc>
          <w:tcPr>
            <w:tcW w:w="2765" w:type="dxa"/>
          </w:tcPr>
          <w:p w14:paraId="28BCADE0" w14:textId="1A947B18" w:rsidR="008278ED" w:rsidRDefault="00B42A94" w:rsidP="004C6632">
            <w:r>
              <w:t>V</w:t>
            </w:r>
            <w:r>
              <w:rPr>
                <w:rFonts w:hint="eastAsia"/>
              </w:rPr>
              <w:t>archar</w:t>
            </w:r>
          </w:p>
        </w:tc>
        <w:tc>
          <w:tcPr>
            <w:tcW w:w="2766" w:type="dxa"/>
          </w:tcPr>
          <w:p w14:paraId="69672AA9" w14:textId="2C6527B3" w:rsidR="008278ED" w:rsidRDefault="00B42A94" w:rsidP="004C6632">
            <w:r>
              <w:rPr>
                <w:rFonts w:hint="eastAsia"/>
              </w:rPr>
              <w:t>业务开始节点</w:t>
            </w:r>
          </w:p>
        </w:tc>
      </w:tr>
      <w:tr w:rsidR="008278ED" w14:paraId="2C3960FA" w14:textId="77777777" w:rsidTr="008278ED">
        <w:trPr>
          <w:jc w:val="center"/>
        </w:trPr>
        <w:tc>
          <w:tcPr>
            <w:tcW w:w="2765" w:type="dxa"/>
          </w:tcPr>
          <w:p w14:paraId="6983AA57" w14:textId="12FE6AAB" w:rsidR="008278ED" w:rsidRDefault="00B42A94" w:rsidP="004C6632">
            <w:r>
              <w:t>E</w:t>
            </w:r>
            <w:r>
              <w:rPr>
                <w:rFonts w:hint="eastAsia"/>
              </w:rPr>
              <w:t>nd_</w:t>
            </w:r>
            <w:r>
              <w:t>trade_node</w:t>
            </w:r>
          </w:p>
        </w:tc>
        <w:tc>
          <w:tcPr>
            <w:tcW w:w="2765" w:type="dxa"/>
          </w:tcPr>
          <w:p w14:paraId="7B2AB387" w14:textId="4199386A" w:rsidR="00B42A94" w:rsidRDefault="00B42A94" w:rsidP="004C6632">
            <w:r>
              <w:t>Varchar</w:t>
            </w:r>
          </w:p>
        </w:tc>
        <w:tc>
          <w:tcPr>
            <w:tcW w:w="2766" w:type="dxa"/>
          </w:tcPr>
          <w:p w14:paraId="30363FC6" w14:textId="45049630" w:rsidR="008278ED" w:rsidRDefault="00B42A94" w:rsidP="004C6632">
            <w:r>
              <w:rPr>
                <w:rFonts w:hint="eastAsia"/>
              </w:rPr>
              <w:t>业务结束节点</w:t>
            </w:r>
          </w:p>
        </w:tc>
      </w:tr>
      <w:tr w:rsidR="008278ED" w14:paraId="16229C28" w14:textId="77777777" w:rsidTr="008278ED">
        <w:trPr>
          <w:jc w:val="center"/>
        </w:trPr>
        <w:tc>
          <w:tcPr>
            <w:tcW w:w="2765" w:type="dxa"/>
          </w:tcPr>
          <w:p w14:paraId="304A2CB0" w14:textId="55CD9A0C" w:rsidR="008278ED" w:rsidRDefault="00B42A94" w:rsidP="004C6632">
            <w:r>
              <w:t>T</w:t>
            </w:r>
            <w:r>
              <w:rPr>
                <w:rFonts w:hint="eastAsia"/>
              </w:rPr>
              <w:t>rigger_</w:t>
            </w:r>
            <w:r>
              <w:t>event</w:t>
            </w:r>
          </w:p>
        </w:tc>
        <w:tc>
          <w:tcPr>
            <w:tcW w:w="2765" w:type="dxa"/>
          </w:tcPr>
          <w:p w14:paraId="28A13BEC" w14:textId="157261DC" w:rsidR="00B42A94" w:rsidRDefault="00B42A94" w:rsidP="004C6632">
            <w:r>
              <w:t>Varchar</w:t>
            </w:r>
          </w:p>
        </w:tc>
        <w:tc>
          <w:tcPr>
            <w:tcW w:w="2766" w:type="dxa"/>
          </w:tcPr>
          <w:p w14:paraId="4C849A5C" w14:textId="6C38018B" w:rsidR="008278ED" w:rsidRDefault="00B42A94" w:rsidP="004C6632">
            <w:r>
              <w:rPr>
                <w:rFonts w:hint="eastAsia"/>
              </w:rPr>
              <w:t>触发事件</w:t>
            </w:r>
          </w:p>
        </w:tc>
      </w:tr>
      <w:tr w:rsidR="00B42A94" w14:paraId="1F326B9F" w14:textId="77777777" w:rsidTr="008278ED">
        <w:trPr>
          <w:jc w:val="center"/>
        </w:trPr>
        <w:tc>
          <w:tcPr>
            <w:tcW w:w="2765" w:type="dxa"/>
          </w:tcPr>
          <w:p w14:paraId="6EDC3ED5" w14:textId="7FEB4F7F" w:rsidR="00B42A94" w:rsidRDefault="00B42A94" w:rsidP="004C6632">
            <w:r>
              <w:t>S</w:t>
            </w:r>
            <w:r>
              <w:rPr>
                <w:rFonts w:hint="eastAsia"/>
              </w:rPr>
              <w:t>tatus</w:t>
            </w:r>
          </w:p>
        </w:tc>
        <w:tc>
          <w:tcPr>
            <w:tcW w:w="2765" w:type="dxa"/>
          </w:tcPr>
          <w:p w14:paraId="126362AC" w14:textId="3804D305" w:rsidR="00B42A94" w:rsidRDefault="00B42A94" w:rsidP="004C6632">
            <w:r>
              <w:t>I</w:t>
            </w:r>
            <w:r>
              <w:rPr>
                <w:rFonts w:hint="eastAsia"/>
              </w:rPr>
              <w:t>nt</w:t>
            </w:r>
          </w:p>
        </w:tc>
        <w:tc>
          <w:tcPr>
            <w:tcW w:w="2766" w:type="dxa"/>
          </w:tcPr>
          <w:p w14:paraId="09CD2C8A" w14:textId="3633F3C9" w:rsidR="00B42A94" w:rsidRDefault="00B42A94" w:rsidP="004C6632">
            <w:r>
              <w:rPr>
                <w:rFonts w:hint="eastAsia"/>
              </w:rPr>
              <w:t>规则状态</w:t>
            </w:r>
          </w:p>
        </w:tc>
      </w:tr>
      <w:tr w:rsidR="00B42A94" w14:paraId="15B4A007" w14:textId="77777777" w:rsidTr="008278ED">
        <w:trPr>
          <w:jc w:val="center"/>
        </w:trPr>
        <w:tc>
          <w:tcPr>
            <w:tcW w:w="2765" w:type="dxa"/>
          </w:tcPr>
          <w:p w14:paraId="5519D122" w14:textId="6C335AC3" w:rsidR="00B42A94" w:rsidRDefault="00B42A94" w:rsidP="00B42A94">
            <w:r>
              <w:t>S</w:t>
            </w:r>
            <w:r>
              <w:rPr>
                <w:rFonts w:hint="eastAsia"/>
              </w:rPr>
              <w:t>tart_time</w:t>
            </w:r>
          </w:p>
        </w:tc>
        <w:tc>
          <w:tcPr>
            <w:tcW w:w="2765" w:type="dxa"/>
          </w:tcPr>
          <w:p w14:paraId="5A78EDCD" w14:textId="395A1CF2" w:rsidR="00B42A94" w:rsidRDefault="00B42A94" w:rsidP="004C6632">
            <w:r>
              <w:t>L</w:t>
            </w:r>
            <w:r>
              <w:rPr>
                <w:rFonts w:hint="eastAsia"/>
              </w:rPr>
              <w:t>ong</w:t>
            </w:r>
          </w:p>
        </w:tc>
        <w:tc>
          <w:tcPr>
            <w:tcW w:w="2766" w:type="dxa"/>
          </w:tcPr>
          <w:p w14:paraId="6C47B340" w14:textId="2FFA32FC" w:rsidR="00B42A94" w:rsidRDefault="00B42A94" w:rsidP="004C6632">
            <w:r>
              <w:rPr>
                <w:rFonts w:hint="eastAsia"/>
              </w:rPr>
              <w:t>开始时间</w:t>
            </w:r>
          </w:p>
        </w:tc>
      </w:tr>
      <w:tr w:rsidR="00B42A94" w14:paraId="54F3082D" w14:textId="77777777" w:rsidTr="008278ED">
        <w:trPr>
          <w:jc w:val="center"/>
        </w:trPr>
        <w:tc>
          <w:tcPr>
            <w:tcW w:w="2765" w:type="dxa"/>
          </w:tcPr>
          <w:p w14:paraId="783C0226" w14:textId="1C4A17AC" w:rsidR="00B42A94" w:rsidRDefault="00B42A94" w:rsidP="004C6632">
            <w:r>
              <w:t>E</w:t>
            </w:r>
            <w:r>
              <w:rPr>
                <w:rFonts w:hint="eastAsia"/>
              </w:rPr>
              <w:t>nd_time</w:t>
            </w:r>
          </w:p>
        </w:tc>
        <w:tc>
          <w:tcPr>
            <w:tcW w:w="2765" w:type="dxa"/>
          </w:tcPr>
          <w:p w14:paraId="312B536F" w14:textId="2D7D1BEC" w:rsidR="00B42A94" w:rsidRDefault="00B42A94" w:rsidP="004C6632">
            <w:r>
              <w:rPr>
                <w:rFonts w:hint="eastAsia"/>
              </w:rPr>
              <w:t>Long</w:t>
            </w:r>
          </w:p>
        </w:tc>
        <w:tc>
          <w:tcPr>
            <w:tcW w:w="2766" w:type="dxa"/>
          </w:tcPr>
          <w:p w14:paraId="662C84E4" w14:textId="552B8BC8" w:rsidR="00B42A94" w:rsidRDefault="00B42A94" w:rsidP="004C6632">
            <w:r>
              <w:rPr>
                <w:rFonts w:hint="eastAsia"/>
              </w:rPr>
              <w:t>结束时间</w:t>
            </w:r>
          </w:p>
        </w:tc>
      </w:tr>
      <w:tr w:rsidR="00B42A94" w14:paraId="736F4618" w14:textId="77777777" w:rsidTr="008278ED">
        <w:trPr>
          <w:jc w:val="center"/>
        </w:trPr>
        <w:tc>
          <w:tcPr>
            <w:tcW w:w="2765" w:type="dxa"/>
          </w:tcPr>
          <w:p w14:paraId="3935C27D" w14:textId="6AA74CA0" w:rsidR="00B42A94" w:rsidRDefault="00B42A94" w:rsidP="004C6632">
            <w:r>
              <w:t>C</w:t>
            </w:r>
            <w:r>
              <w:rPr>
                <w:rFonts w:hint="eastAsia"/>
              </w:rPr>
              <w:t>heck</w:t>
            </w:r>
            <w:r>
              <w:t>_rules</w:t>
            </w:r>
          </w:p>
        </w:tc>
        <w:tc>
          <w:tcPr>
            <w:tcW w:w="2765" w:type="dxa"/>
          </w:tcPr>
          <w:p w14:paraId="5E73177D" w14:textId="187CEC40" w:rsidR="00B42A94" w:rsidRDefault="00B42A94" w:rsidP="004C6632">
            <w:r>
              <w:t>Text</w:t>
            </w:r>
          </w:p>
        </w:tc>
        <w:tc>
          <w:tcPr>
            <w:tcW w:w="2766" w:type="dxa"/>
          </w:tcPr>
          <w:p w14:paraId="00590DB3" w14:textId="757C0F42" w:rsidR="00B42A94" w:rsidRDefault="00B42A94" w:rsidP="004C6632">
            <w:r>
              <w:rPr>
                <w:rFonts w:hint="eastAsia"/>
              </w:rPr>
              <w:t>校验规则</w:t>
            </w:r>
          </w:p>
        </w:tc>
      </w:tr>
      <w:tr w:rsidR="00B42A94" w14:paraId="2A3ED142" w14:textId="77777777" w:rsidTr="008278ED">
        <w:trPr>
          <w:jc w:val="center"/>
        </w:trPr>
        <w:tc>
          <w:tcPr>
            <w:tcW w:w="2765" w:type="dxa"/>
          </w:tcPr>
          <w:p w14:paraId="656D817E" w14:textId="3B7EF2B4" w:rsidR="00B42A94" w:rsidRDefault="00B42A94" w:rsidP="004C6632">
            <w:r>
              <w:t>A</w:t>
            </w:r>
            <w:r>
              <w:rPr>
                <w:rFonts w:hint="eastAsia"/>
              </w:rPr>
              <w:t>ctions</w:t>
            </w:r>
          </w:p>
        </w:tc>
        <w:tc>
          <w:tcPr>
            <w:tcW w:w="2765" w:type="dxa"/>
          </w:tcPr>
          <w:p w14:paraId="350DA221" w14:textId="2D0DD129" w:rsidR="00B42A94" w:rsidRDefault="00B42A94" w:rsidP="004C6632">
            <w:r>
              <w:rPr>
                <w:rFonts w:hint="eastAsia"/>
              </w:rPr>
              <w:t>Text</w:t>
            </w:r>
          </w:p>
        </w:tc>
        <w:tc>
          <w:tcPr>
            <w:tcW w:w="2766" w:type="dxa"/>
          </w:tcPr>
          <w:p w14:paraId="6711A048" w14:textId="419A187F" w:rsidR="00B42A94" w:rsidRDefault="00B42A94" w:rsidP="004C6632">
            <w:r>
              <w:rPr>
                <w:rFonts w:hint="eastAsia"/>
              </w:rPr>
              <w:t>触发行为</w:t>
            </w:r>
          </w:p>
        </w:tc>
      </w:tr>
    </w:tbl>
    <w:p w14:paraId="1D202189" w14:textId="74B35431" w:rsidR="0090018B" w:rsidRDefault="0090018B" w:rsidP="0090018B"/>
    <w:p w14:paraId="1EB1CA53" w14:textId="06275F4C" w:rsidR="0090018B" w:rsidRDefault="00DC5871" w:rsidP="0090018B">
      <w:r>
        <w:rPr>
          <w:rFonts w:hint="eastAsia"/>
        </w:rPr>
        <w:t>规则草稿表</w:t>
      </w:r>
    </w:p>
    <w:tbl>
      <w:tblPr>
        <w:tblStyle w:val="af3"/>
        <w:tblW w:w="0" w:type="auto"/>
        <w:jc w:val="center"/>
        <w:tblLook w:val="04A0" w:firstRow="1" w:lastRow="0" w:firstColumn="1" w:lastColumn="0" w:noHBand="0" w:noVBand="1"/>
      </w:tblPr>
      <w:tblGrid>
        <w:gridCol w:w="2765"/>
        <w:gridCol w:w="2765"/>
        <w:gridCol w:w="2766"/>
      </w:tblGrid>
      <w:tr w:rsidR="0090018B" w14:paraId="4D9B9356" w14:textId="77777777" w:rsidTr="00F73733">
        <w:trPr>
          <w:jc w:val="center"/>
        </w:trPr>
        <w:tc>
          <w:tcPr>
            <w:tcW w:w="2765" w:type="dxa"/>
          </w:tcPr>
          <w:p w14:paraId="40DD5552" w14:textId="77777777" w:rsidR="0090018B" w:rsidRDefault="0090018B" w:rsidP="00F73733">
            <w:r>
              <w:rPr>
                <w:rFonts w:hint="eastAsia"/>
              </w:rPr>
              <w:t>字段名</w:t>
            </w:r>
          </w:p>
        </w:tc>
        <w:tc>
          <w:tcPr>
            <w:tcW w:w="2765" w:type="dxa"/>
          </w:tcPr>
          <w:p w14:paraId="061EEF5A" w14:textId="77777777" w:rsidR="0090018B" w:rsidRDefault="0090018B" w:rsidP="00F73733">
            <w:r>
              <w:rPr>
                <w:rFonts w:hint="eastAsia"/>
              </w:rPr>
              <w:t>类型</w:t>
            </w:r>
          </w:p>
        </w:tc>
        <w:tc>
          <w:tcPr>
            <w:tcW w:w="2766" w:type="dxa"/>
          </w:tcPr>
          <w:p w14:paraId="6BD10AE3" w14:textId="77777777" w:rsidR="0090018B" w:rsidRDefault="0090018B" w:rsidP="00F73733">
            <w:r>
              <w:rPr>
                <w:rFonts w:hint="eastAsia"/>
              </w:rPr>
              <w:t>描述</w:t>
            </w:r>
          </w:p>
        </w:tc>
      </w:tr>
      <w:tr w:rsidR="0090018B" w14:paraId="2489704F" w14:textId="77777777" w:rsidTr="00F73733">
        <w:trPr>
          <w:jc w:val="center"/>
        </w:trPr>
        <w:tc>
          <w:tcPr>
            <w:tcW w:w="2765" w:type="dxa"/>
          </w:tcPr>
          <w:p w14:paraId="6470213B" w14:textId="77777777" w:rsidR="0090018B" w:rsidRDefault="0090018B" w:rsidP="00F73733">
            <w:r>
              <w:rPr>
                <w:rFonts w:hint="eastAsia"/>
              </w:rPr>
              <w:t>id</w:t>
            </w:r>
          </w:p>
        </w:tc>
        <w:tc>
          <w:tcPr>
            <w:tcW w:w="2765" w:type="dxa"/>
          </w:tcPr>
          <w:p w14:paraId="3CB7D037" w14:textId="77777777" w:rsidR="0090018B" w:rsidRDefault="0090018B" w:rsidP="00F73733">
            <w:r>
              <w:t>L</w:t>
            </w:r>
            <w:r>
              <w:rPr>
                <w:rFonts w:hint="eastAsia"/>
              </w:rPr>
              <w:t>ong</w:t>
            </w:r>
          </w:p>
        </w:tc>
        <w:tc>
          <w:tcPr>
            <w:tcW w:w="2766" w:type="dxa"/>
          </w:tcPr>
          <w:p w14:paraId="72BBAA84" w14:textId="77777777" w:rsidR="0090018B" w:rsidRDefault="0090018B" w:rsidP="00F73733">
            <w:r>
              <w:rPr>
                <w:rFonts w:hint="eastAsia"/>
              </w:rPr>
              <w:t>规则id</w:t>
            </w:r>
          </w:p>
        </w:tc>
      </w:tr>
      <w:tr w:rsidR="0090018B" w14:paraId="7C0A9374" w14:textId="77777777" w:rsidTr="00F73733">
        <w:trPr>
          <w:jc w:val="center"/>
        </w:trPr>
        <w:tc>
          <w:tcPr>
            <w:tcW w:w="2765" w:type="dxa"/>
          </w:tcPr>
          <w:p w14:paraId="47A63EF8" w14:textId="77777777" w:rsidR="0090018B" w:rsidRDefault="0090018B" w:rsidP="00F73733">
            <w:r>
              <w:rPr>
                <w:rFonts w:hint="eastAsia"/>
              </w:rPr>
              <w:t>type</w:t>
            </w:r>
          </w:p>
        </w:tc>
        <w:tc>
          <w:tcPr>
            <w:tcW w:w="2765" w:type="dxa"/>
          </w:tcPr>
          <w:p w14:paraId="4FCA99BE" w14:textId="77777777" w:rsidR="0090018B" w:rsidRDefault="0090018B" w:rsidP="00F73733">
            <w:r>
              <w:rPr>
                <w:rFonts w:hint="eastAsia"/>
              </w:rPr>
              <w:t>int</w:t>
            </w:r>
          </w:p>
        </w:tc>
        <w:tc>
          <w:tcPr>
            <w:tcW w:w="2766" w:type="dxa"/>
          </w:tcPr>
          <w:p w14:paraId="2A78EC36" w14:textId="77777777" w:rsidR="0090018B" w:rsidRDefault="0090018B" w:rsidP="00F73733">
            <w:r>
              <w:rPr>
                <w:rFonts w:hint="eastAsia"/>
              </w:rPr>
              <w:t>场景类型</w:t>
            </w:r>
          </w:p>
        </w:tc>
      </w:tr>
      <w:tr w:rsidR="0090018B" w14:paraId="04387B12" w14:textId="77777777" w:rsidTr="00F73733">
        <w:trPr>
          <w:jc w:val="center"/>
        </w:trPr>
        <w:tc>
          <w:tcPr>
            <w:tcW w:w="2765" w:type="dxa"/>
          </w:tcPr>
          <w:p w14:paraId="3CC7C00D" w14:textId="77777777" w:rsidR="0090018B" w:rsidRDefault="0090018B" w:rsidP="00F73733">
            <w:r>
              <w:rPr>
                <w:rFonts w:hint="eastAsia"/>
              </w:rPr>
              <w:t>description</w:t>
            </w:r>
          </w:p>
        </w:tc>
        <w:tc>
          <w:tcPr>
            <w:tcW w:w="2765" w:type="dxa"/>
          </w:tcPr>
          <w:p w14:paraId="561F96C0" w14:textId="77777777" w:rsidR="0090018B" w:rsidRDefault="0090018B" w:rsidP="00F73733">
            <w:r>
              <w:rPr>
                <w:rFonts w:hint="eastAsia"/>
              </w:rPr>
              <w:t>i</w:t>
            </w:r>
            <w:r>
              <w:t>nt</w:t>
            </w:r>
          </w:p>
        </w:tc>
        <w:tc>
          <w:tcPr>
            <w:tcW w:w="2766" w:type="dxa"/>
          </w:tcPr>
          <w:p w14:paraId="14E73066" w14:textId="77777777" w:rsidR="0090018B" w:rsidRDefault="0090018B" w:rsidP="00F73733">
            <w:r>
              <w:rPr>
                <w:rFonts w:hint="eastAsia"/>
              </w:rPr>
              <w:t>场景码</w:t>
            </w:r>
          </w:p>
        </w:tc>
      </w:tr>
      <w:tr w:rsidR="0090018B" w14:paraId="60F2D750" w14:textId="77777777" w:rsidTr="00F73733">
        <w:trPr>
          <w:jc w:val="center"/>
        </w:trPr>
        <w:tc>
          <w:tcPr>
            <w:tcW w:w="2765" w:type="dxa"/>
          </w:tcPr>
          <w:p w14:paraId="05D615FE" w14:textId="77777777" w:rsidR="0090018B" w:rsidRDefault="0090018B" w:rsidP="00F73733">
            <w:r>
              <w:t>Trade_node</w:t>
            </w:r>
          </w:p>
        </w:tc>
        <w:tc>
          <w:tcPr>
            <w:tcW w:w="2765" w:type="dxa"/>
          </w:tcPr>
          <w:p w14:paraId="01166A73" w14:textId="77777777" w:rsidR="0090018B" w:rsidRDefault="0090018B" w:rsidP="00F73733">
            <w:r>
              <w:t>Varchar</w:t>
            </w:r>
          </w:p>
        </w:tc>
        <w:tc>
          <w:tcPr>
            <w:tcW w:w="2766" w:type="dxa"/>
          </w:tcPr>
          <w:p w14:paraId="53FE6198" w14:textId="77777777" w:rsidR="0090018B" w:rsidRDefault="0090018B" w:rsidP="00F73733">
            <w:r>
              <w:rPr>
                <w:rFonts w:hint="eastAsia"/>
              </w:rPr>
              <w:t>主场景</w:t>
            </w:r>
          </w:p>
        </w:tc>
      </w:tr>
      <w:tr w:rsidR="0090018B" w14:paraId="5363D9D5" w14:textId="77777777" w:rsidTr="00F73733">
        <w:trPr>
          <w:jc w:val="center"/>
        </w:trPr>
        <w:tc>
          <w:tcPr>
            <w:tcW w:w="2765" w:type="dxa"/>
          </w:tcPr>
          <w:p w14:paraId="5F3B0E39" w14:textId="77777777" w:rsidR="0090018B" w:rsidRDefault="0090018B" w:rsidP="00F73733">
            <w:r>
              <w:t>S</w:t>
            </w:r>
            <w:r>
              <w:rPr>
                <w:rFonts w:hint="eastAsia"/>
              </w:rPr>
              <w:t>tart_trade_node</w:t>
            </w:r>
          </w:p>
        </w:tc>
        <w:tc>
          <w:tcPr>
            <w:tcW w:w="2765" w:type="dxa"/>
          </w:tcPr>
          <w:p w14:paraId="779D8BB4" w14:textId="77777777" w:rsidR="0090018B" w:rsidRDefault="0090018B" w:rsidP="00F73733">
            <w:r>
              <w:t>V</w:t>
            </w:r>
            <w:r>
              <w:rPr>
                <w:rFonts w:hint="eastAsia"/>
              </w:rPr>
              <w:t>archar</w:t>
            </w:r>
          </w:p>
        </w:tc>
        <w:tc>
          <w:tcPr>
            <w:tcW w:w="2766" w:type="dxa"/>
          </w:tcPr>
          <w:p w14:paraId="720560EA" w14:textId="77777777" w:rsidR="0090018B" w:rsidRDefault="0090018B" w:rsidP="00F73733">
            <w:r>
              <w:rPr>
                <w:rFonts w:hint="eastAsia"/>
              </w:rPr>
              <w:t>业务开始节点</w:t>
            </w:r>
          </w:p>
        </w:tc>
      </w:tr>
      <w:tr w:rsidR="0090018B" w14:paraId="2BFECADD" w14:textId="77777777" w:rsidTr="00F73733">
        <w:trPr>
          <w:jc w:val="center"/>
        </w:trPr>
        <w:tc>
          <w:tcPr>
            <w:tcW w:w="2765" w:type="dxa"/>
          </w:tcPr>
          <w:p w14:paraId="38A89EB7" w14:textId="77777777" w:rsidR="0090018B" w:rsidRDefault="0090018B" w:rsidP="00F73733">
            <w:r>
              <w:t>E</w:t>
            </w:r>
            <w:r>
              <w:rPr>
                <w:rFonts w:hint="eastAsia"/>
              </w:rPr>
              <w:t>nd_</w:t>
            </w:r>
            <w:r>
              <w:t>trade_node</w:t>
            </w:r>
          </w:p>
        </w:tc>
        <w:tc>
          <w:tcPr>
            <w:tcW w:w="2765" w:type="dxa"/>
          </w:tcPr>
          <w:p w14:paraId="37DDA042" w14:textId="77777777" w:rsidR="0090018B" w:rsidRDefault="0090018B" w:rsidP="00F73733">
            <w:r>
              <w:t>Varchar</w:t>
            </w:r>
          </w:p>
        </w:tc>
        <w:tc>
          <w:tcPr>
            <w:tcW w:w="2766" w:type="dxa"/>
          </w:tcPr>
          <w:p w14:paraId="4C59CC48" w14:textId="77777777" w:rsidR="0090018B" w:rsidRDefault="0090018B" w:rsidP="00F73733">
            <w:r>
              <w:rPr>
                <w:rFonts w:hint="eastAsia"/>
              </w:rPr>
              <w:t>业务结束节点</w:t>
            </w:r>
          </w:p>
        </w:tc>
      </w:tr>
      <w:tr w:rsidR="0090018B" w14:paraId="3308A363" w14:textId="77777777" w:rsidTr="00F73733">
        <w:trPr>
          <w:jc w:val="center"/>
        </w:trPr>
        <w:tc>
          <w:tcPr>
            <w:tcW w:w="2765" w:type="dxa"/>
          </w:tcPr>
          <w:p w14:paraId="68B9388E" w14:textId="77777777" w:rsidR="0090018B" w:rsidRDefault="0090018B" w:rsidP="00F73733">
            <w:r>
              <w:t>T</w:t>
            </w:r>
            <w:r>
              <w:rPr>
                <w:rFonts w:hint="eastAsia"/>
              </w:rPr>
              <w:t>rigger_</w:t>
            </w:r>
            <w:r>
              <w:t>event</w:t>
            </w:r>
          </w:p>
        </w:tc>
        <w:tc>
          <w:tcPr>
            <w:tcW w:w="2765" w:type="dxa"/>
          </w:tcPr>
          <w:p w14:paraId="24BB893D" w14:textId="77777777" w:rsidR="0090018B" w:rsidRDefault="0090018B" w:rsidP="00F73733">
            <w:r>
              <w:t>Varchar</w:t>
            </w:r>
          </w:p>
        </w:tc>
        <w:tc>
          <w:tcPr>
            <w:tcW w:w="2766" w:type="dxa"/>
          </w:tcPr>
          <w:p w14:paraId="498CA0FB" w14:textId="77777777" w:rsidR="0090018B" w:rsidRDefault="0090018B" w:rsidP="00F73733">
            <w:r>
              <w:rPr>
                <w:rFonts w:hint="eastAsia"/>
              </w:rPr>
              <w:t>触发事件</w:t>
            </w:r>
          </w:p>
        </w:tc>
      </w:tr>
      <w:tr w:rsidR="0090018B" w14:paraId="788B9438" w14:textId="77777777" w:rsidTr="00F73733">
        <w:trPr>
          <w:jc w:val="center"/>
        </w:trPr>
        <w:tc>
          <w:tcPr>
            <w:tcW w:w="2765" w:type="dxa"/>
          </w:tcPr>
          <w:p w14:paraId="6D70DD83" w14:textId="77777777" w:rsidR="0090018B" w:rsidRDefault="0090018B" w:rsidP="00F73733">
            <w:r>
              <w:t>S</w:t>
            </w:r>
            <w:r>
              <w:rPr>
                <w:rFonts w:hint="eastAsia"/>
              </w:rPr>
              <w:t>tatus</w:t>
            </w:r>
          </w:p>
        </w:tc>
        <w:tc>
          <w:tcPr>
            <w:tcW w:w="2765" w:type="dxa"/>
          </w:tcPr>
          <w:p w14:paraId="1DEECE8C" w14:textId="77777777" w:rsidR="0090018B" w:rsidRDefault="0090018B" w:rsidP="00F73733">
            <w:r>
              <w:t>I</w:t>
            </w:r>
            <w:r>
              <w:rPr>
                <w:rFonts w:hint="eastAsia"/>
              </w:rPr>
              <w:t>nt</w:t>
            </w:r>
          </w:p>
        </w:tc>
        <w:tc>
          <w:tcPr>
            <w:tcW w:w="2766" w:type="dxa"/>
          </w:tcPr>
          <w:p w14:paraId="6D769052" w14:textId="77777777" w:rsidR="0090018B" w:rsidRDefault="0090018B" w:rsidP="00F73733">
            <w:r>
              <w:rPr>
                <w:rFonts w:hint="eastAsia"/>
              </w:rPr>
              <w:t>规则状态</w:t>
            </w:r>
          </w:p>
        </w:tc>
      </w:tr>
      <w:tr w:rsidR="0090018B" w14:paraId="3A807BF3" w14:textId="77777777" w:rsidTr="00F73733">
        <w:trPr>
          <w:jc w:val="center"/>
        </w:trPr>
        <w:tc>
          <w:tcPr>
            <w:tcW w:w="2765" w:type="dxa"/>
          </w:tcPr>
          <w:p w14:paraId="1DC2210E" w14:textId="77777777" w:rsidR="0090018B" w:rsidRDefault="0090018B" w:rsidP="00F73733">
            <w:r>
              <w:t>S</w:t>
            </w:r>
            <w:r>
              <w:rPr>
                <w:rFonts w:hint="eastAsia"/>
              </w:rPr>
              <w:t>tart_time</w:t>
            </w:r>
          </w:p>
        </w:tc>
        <w:tc>
          <w:tcPr>
            <w:tcW w:w="2765" w:type="dxa"/>
          </w:tcPr>
          <w:p w14:paraId="3B7AE18A" w14:textId="77777777" w:rsidR="0090018B" w:rsidRDefault="0090018B" w:rsidP="00F73733">
            <w:r>
              <w:t>L</w:t>
            </w:r>
            <w:r>
              <w:rPr>
                <w:rFonts w:hint="eastAsia"/>
              </w:rPr>
              <w:t>ong</w:t>
            </w:r>
          </w:p>
        </w:tc>
        <w:tc>
          <w:tcPr>
            <w:tcW w:w="2766" w:type="dxa"/>
          </w:tcPr>
          <w:p w14:paraId="742B4199" w14:textId="77777777" w:rsidR="0090018B" w:rsidRDefault="0090018B" w:rsidP="00F73733">
            <w:r>
              <w:rPr>
                <w:rFonts w:hint="eastAsia"/>
              </w:rPr>
              <w:t>开始时间</w:t>
            </w:r>
          </w:p>
        </w:tc>
      </w:tr>
      <w:tr w:rsidR="0090018B" w14:paraId="13A238F1" w14:textId="77777777" w:rsidTr="00F73733">
        <w:trPr>
          <w:jc w:val="center"/>
        </w:trPr>
        <w:tc>
          <w:tcPr>
            <w:tcW w:w="2765" w:type="dxa"/>
          </w:tcPr>
          <w:p w14:paraId="6E1FEC5F" w14:textId="77777777" w:rsidR="0090018B" w:rsidRDefault="0090018B" w:rsidP="00F73733">
            <w:r>
              <w:t>E</w:t>
            </w:r>
            <w:r>
              <w:rPr>
                <w:rFonts w:hint="eastAsia"/>
              </w:rPr>
              <w:t>nd_time</w:t>
            </w:r>
          </w:p>
        </w:tc>
        <w:tc>
          <w:tcPr>
            <w:tcW w:w="2765" w:type="dxa"/>
          </w:tcPr>
          <w:p w14:paraId="59BBE335" w14:textId="77777777" w:rsidR="0090018B" w:rsidRDefault="0090018B" w:rsidP="00F73733">
            <w:r>
              <w:rPr>
                <w:rFonts w:hint="eastAsia"/>
              </w:rPr>
              <w:t>Long</w:t>
            </w:r>
          </w:p>
        </w:tc>
        <w:tc>
          <w:tcPr>
            <w:tcW w:w="2766" w:type="dxa"/>
          </w:tcPr>
          <w:p w14:paraId="18085B46" w14:textId="77777777" w:rsidR="0090018B" w:rsidRDefault="0090018B" w:rsidP="00F73733">
            <w:r>
              <w:rPr>
                <w:rFonts w:hint="eastAsia"/>
              </w:rPr>
              <w:t>结束时间</w:t>
            </w:r>
          </w:p>
        </w:tc>
      </w:tr>
      <w:tr w:rsidR="0090018B" w14:paraId="381295CA" w14:textId="77777777" w:rsidTr="00F73733">
        <w:trPr>
          <w:jc w:val="center"/>
        </w:trPr>
        <w:tc>
          <w:tcPr>
            <w:tcW w:w="2765" w:type="dxa"/>
          </w:tcPr>
          <w:p w14:paraId="516F24FB" w14:textId="77777777" w:rsidR="0090018B" w:rsidRDefault="0090018B" w:rsidP="00F73733">
            <w:r>
              <w:t>C</w:t>
            </w:r>
            <w:r>
              <w:rPr>
                <w:rFonts w:hint="eastAsia"/>
              </w:rPr>
              <w:t>heck</w:t>
            </w:r>
            <w:r>
              <w:t>_rules</w:t>
            </w:r>
          </w:p>
        </w:tc>
        <w:tc>
          <w:tcPr>
            <w:tcW w:w="2765" w:type="dxa"/>
          </w:tcPr>
          <w:p w14:paraId="2FEA8A33" w14:textId="77777777" w:rsidR="0090018B" w:rsidRDefault="0090018B" w:rsidP="00F73733">
            <w:r>
              <w:t>Text</w:t>
            </w:r>
          </w:p>
        </w:tc>
        <w:tc>
          <w:tcPr>
            <w:tcW w:w="2766" w:type="dxa"/>
          </w:tcPr>
          <w:p w14:paraId="53C49846" w14:textId="77777777" w:rsidR="0090018B" w:rsidRDefault="0090018B" w:rsidP="00F73733">
            <w:r>
              <w:rPr>
                <w:rFonts w:hint="eastAsia"/>
              </w:rPr>
              <w:t>校验规则</w:t>
            </w:r>
          </w:p>
        </w:tc>
      </w:tr>
      <w:tr w:rsidR="0090018B" w14:paraId="22E93A22" w14:textId="77777777" w:rsidTr="00F73733">
        <w:trPr>
          <w:jc w:val="center"/>
        </w:trPr>
        <w:tc>
          <w:tcPr>
            <w:tcW w:w="2765" w:type="dxa"/>
          </w:tcPr>
          <w:p w14:paraId="3C09307D" w14:textId="77777777" w:rsidR="0090018B" w:rsidRDefault="0090018B" w:rsidP="00F73733">
            <w:r>
              <w:t>A</w:t>
            </w:r>
            <w:r>
              <w:rPr>
                <w:rFonts w:hint="eastAsia"/>
              </w:rPr>
              <w:t>ctions</w:t>
            </w:r>
          </w:p>
        </w:tc>
        <w:tc>
          <w:tcPr>
            <w:tcW w:w="2765" w:type="dxa"/>
          </w:tcPr>
          <w:p w14:paraId="4795F78A" w14:textId="77777777" w:rsidR="0090018B" w:rsidRDefault="0090018B" w:rsidP="00F73733">
            <w:r>
              <w:rPr>
                <w:rFonts w:hint="eastAsia"/>
              </w:rPr>
              <w:t>Text</w:t>
            </w:r>
          </w:p>
        </w:tc>
        <w:tc>
          <w:tcPr>
            <w:tcW w:w="2766" w:type="dxa"/>
          </w:tcPr>
          <w:p w14:paraId="5F463196" w14:textId="77777777" w:rsidR="0090018B" w:rsidRDefault="0090018B" w:rsidP="00F73733">
            <w:r>
              <w:rPr>
                <w:rFonts w:hint="eastAsia"/>
              </w:rPr>
              <w:t>触发行为</w:t>
            </w:r>
          </w:p>
        </w:tc>
      </w:tr>
    </w:tbl>
    <w:p w14:paraId="672E3B64" w14:textId="03D1EC48" w:rsidR="004C6632" w:rsidRDefault="004C6632" w:rsidP="004C6632"/>
    <w:p w14:paraId="27623523" w14:textId="0709BDE0" w:rsidR="00DC5871" w:rsidRDefault="00DC5871" w:rsidP="004C6632">
      <w:r>
        <w:rPr>
          <w:rFonts w:hint="eastAsia"/>
        </w:rPr>
        <w:t>订单命中规则表</w:t>
      </w:r>
    </w:p>
    <w:tbl>
      <w:tblPr>
        <w:tblStyle w:val="af3"/>
        <w:tblW w:w="0" w:type="auto"/>
        <w:tblLook w:val="04A0" w:firstRow="1" w:lastRow="0" w:firstColumn="1" w:lastColumn="0" w:noHBand="0" w:noVBand="1"/>
      </w:tblPr>
      <w:tblGrid>
        <w:gridCol w:w="2765"/>
        <w:gridCol w:w="2765"/>
        <w:gridCol w:w="2766"/>
      </w:tblGrid>
      <w:tr w:rsidR="00DC5871" w14:paraId="402BA784" w14:textId="77777777" w:rsidTr="00DC5871">
        <w:tc>
          <w:tcPr>
            <w:tcW w:w="2765" w:type="dxa"/>
          </w:tcPr>
          <w:p w14:paraId="3B1645C0" w14:textId="2A39085E" w:rsidR="00DC5871" w:rsidRDefault="00DC5871" w:rsidP="004C6632">
            <w:r>
              <w:rPr>
                <w:rFonts w:hint="eastAsia"/>
              </w:rPr>
              <w:t>字段名</w:t>
            </w:r>
          </w:p>
        </w:tc>
        <w:tc>
          <w:tcPr>
            <w:tcW w:w="2765" w:type="dxa"/>
          </w:tcPr>
          <w:p w14:paraId="607E9CA8" w14:textId="12FF588D" w:rsidR="00DC5871" w:rsidRDefault="00DC5871" w:rsidP="004C6632">
            <w:r>
              <w:rPr>
                <w:rFonts w:hint="eastAsia"/>
              </w:rPr>
              <w:t>类型</w:t>
            </w:r>
          </w:p>
        </w:tc>
        <w:tc>
          <w:tcPr>
            <w:tcW w:w="2766" w:type="dxa"/>
          </w:tcPr>
          <w:p w14:paraId="744CC4ED" w14:textId="7490F437" w:rsidR="00DC5871" w:rsidRDefault="00DC5871" w:rsidP="004C6632">
            <w:r>
              <w:rPr>
                <w:rFonts w:hint="eastAsia"/>
              </w:rPr>
              <w:t>描述</w:t>
            </w:r>
          </w:p>
        </w:tc>
      </w:tr>
      <w:tr w:rsidR="00DC5871" w14:paraId="39DC9E1C" w14:textId="77777777" w:rsidTr="00DC5871">
        <w:tc>
          <w:tcPr>
            <w:tcW w:w="2765" w:type="dxa"/>
          </w:tcPr>
          <w:p w14:paraId="65C650B0" w14:textId="288FAEC8" w:rsidR="00DC5871" w:rsidRDefault="00DC5871" w:rsidP="004C6632">
            <w:r>
              <w:t>I</w:t>
            </w:r>
            <w:r>
              <w:rPr>
                <w:rFonts w:hint="eastAsia"/>
              </w:rPr>
              <w:t>d</w:t>
            </w:r>
          </w:p>
        </w:tc>
        <w:tc>
          <w:tcPr>
            <w:tcW w:w="2765" w:type="dxa"/>
          </w:tcPr>
          <w:p w14:paraId="041252B2" w14:textId="34396EAA" w:rsidR="00DC5871" w:rsidRDefault="00DC5871" w:rsidP="004C6632">
            <w:r>
              <w:t>L</w:t>
            </w:r>
            <w:r>
              <w:rPr>
                <w:rFonts w:hint="eastAsia"/>
              </w:rPr>
              <w:t>ong</w:t>
            </w:r>
          </w:p>
        </w:tc>
        <w:tc>
          <w:tcPr>
            <w:tcW w:w="2766" w:type="dxa"/>
          </w:tcPr>
          <w:p w14:paraId="4DFB3993" w14:textId="4BF25FA2" w:rsidR="00DC5871" w:rsidRDefault="00DC5871" w:rsidP="004C6632">
            <w:r>
              <w:t>I</w:t>
            </w:r>
            <w:r>
              <w:rPr>
                <w:rFonts w:hint="eastAsia"/>
              </w:rPr>
              <w:t>d</w:t>
            </w:r>
          </w:p>
        </w:tc>
      </w:tr>
      <w:tr w:rsidR="00DC5871" w14:paraId="0C963F10" w14:textId="77777777" w:rsidTr="00DC5871">
        <w:tc>
          <w:tcPr>
            <w:tcW w:w="2765" w:type="dxa"/>
          </w:tcPr>
          <w:p w14:paraId="5FAA6C9D" w14:textId="089118E5" w:rsidR="00DC5871" w:rsidRDefault="00DC5871" w:rsidP="004C6632">
            <w:r>
              <w:t>O</w:t>
            </w:r>
            <w:r>
              <w:rPr>
                <w:rFonts w:hint="eastAsia"/>
              </w:rPr>
              <w:t>rder</w:t>
            </w:r>
            <w:r>
              <w:t>_id</w:t>
            </w:r>
          </w:p>
        </w:tc>
        <w:tc>
          <w:tcPr>
            <w:tcW w:w="2765" w:type="dxa"/>
          </w:tcPr>
          <w:p w14:paraId="2815B813" w14:textId="262A3001" w:rsidR="00DC5871" w:rsidRDefault="00DC5871" w:rsidP="004C6632">
            <w:r>
              <w:t>Long</w:t>
            </w:r>
          </w:p>
        </w:tc>
        <w:tc>
          <w:tcPr>
            <w:tcW w:w="2766" w:type="dxa"/>
          </w:tcPr>
          <w:p w14:paraId="6443801A" w14:textId="1594B14F" w:rsidR="00DC5871" w:rsidRDefault="00DC5871" w:rsidP="004C6632">
            <w:r>
              <w:rPr>
                <w:rFonts w:hint="eastAsia"/>
              </w:rPr>
              <w:t>订单id</w:t>
            </w:r>
          </w:p>
        </w:tc>
      </w:tr>
      <w:tr w:rsidR="00DC5871" w14:paraId="2C379202" w14:textId="77777777" w:rsidTr="00DC5871">
        <w:tc>
          <w:tcPr>
            <w:tcW w:w="2765" w:type="dxa"/>
          </w:tcPr>
          <w:p w14:paraId="7AFE0593" w14:textId="19AE0726" w:rsidR="00DC5871" w:rsidRDefault="00DC5871" w:rsidP="004C6632">
            <w:r>
              <w:t>S</w:t>
            </w:r>
            <w:r>
              <w:rPr>
                <w:rFonts w:hint="eastAsia"/>
              </w:rPr>
              <w:t>cene</w:t>
            </w:r>
            <w:r>
              <w:t>_id</w:t>
            </w:r>
          </w:p>
        </w:tc>
        <w:tc>
          <w:tcPr>
            <w:tcW w:w="2765" w:type="dxa"/>
          </w:tcPr>
          <w:p w14:paraId="7E28E484" w14:textId="6B642661" w:rsidR="00DC5871" w:rsidRDefault="00DC5871" w:rsidP="004C6632">
            <w:r>
              <w:t>L</w:t>
            </w:r>
            <w:r>
              <w:rPr>
                <w:rFonts w:hint="eastAsia"/>
              </w:rPr>
              <w:t>ong</w:t>
            </w:r>
          </w:p>
        </w:tc>
        <w:tc>
          <w:tcPr>
            <w:tcW w:w="2766" w:type="dxa"/>
          </w:tcPr>
          <w:p w14:paraId="01D38F92" w14:textId="787ADB8A" w:rsidR="00DC5871" w:rsidRDefault="00DC5871" w:rsidP="004C6632">
            <w:r>
              <w:rPr>
                <w:rFonts w:hint="eastAsia"/>
              </w:rPr>
              <w:t>场景id</w:t>
            </w:r>
          </w:p>
        </w:tc>
      </w:tr>
      <w:tr w:rsidR="00DC5871" w14:paraId="0216D18F" w14:textId="77777777" w:rsidTr="00DC5871">
        <w:tc>
          <w:tcPr>
            <w:tcW w:w="2765" w:type="dxa"/>
          </w:tcPr>
          <w:p w14:paraId="6AE91285" w14:textId="4D18B9AA" w:rsidR="00DC5871" w:rsidRDefault="00DC5871" w:rsidP="004C6632">
            <w:r>
              <w:t>S</w:t>
            </w:r>
            <w:r>
              <w:rPr>
                <w:rFonts w:hint="eastAsia"/>
              </w:rPr>
              <w:t>cene_code</w:t>
            </w:r>
          </w:p>
        </w:tc>
        <w:tc>
          <w:tcPr>
            <w:tcW w:w="2765" w:type="dxa"/>
          </w:tcPr>
          <w:p w14:paraId="0A786737" w14:textId="2D5E7DAC" w:rsidR="00DC5871" w:rsidRDefault="00DC5871" w:rsidP="004C6632">
            <w:r>
              <w:t>I</w:t>
            </w:r>
            <w:r>
              <w:rPr>
                <w:rFonts w:hint="eastAsia"/>
              </w:rPr>
              <w:t>nt</w:t>
            </w:r>
          </w:p>
        </w:tc>
        <w:tc>
          <w:tcPr>
            <w:tcW w:w="2766" w:type="dxa"/>
          </w:tcPr>
          <w:p w14:paraId="481C55DD" w14:textId="6FA84D65" w:rsidR="00DC5871" w:rsidRDefault="00DC5871" w:rsidP="004C6632">
            <w:r>
              <w:rPr>
                <w:rFonts w:hint="eastAsia"/>
              </w:rPr>
              <w:t>场景code</w:t>
            </w:r>
          </w:p>
        </w:tc>
      </w:tr>
      <w:tr w:rsidR="00DC5871" w14:paraId="2054F201" w14:textId="77777777" w:rsidTr="00DC5871">
        <w:tc>
          <w:tcPr>
            <w:tcW w:w="2765" w:type="dxa"/>
          </w:tcPr>
          <w:p w14:paraId="40721F5C" w14:textId="1D98787A" w:rsidR="00DC5871" w:rsidRDefault="00DC5871" w:rsidP="004C6632">
            <w:r>
              <w:t>O</w:t>
            </w:r>
            <w:r>
              <w:rPr>
                <w:rFonts w:hint="eastAsia"/>
              </w:rPr>
              <w:t>ccure_time</w:t>
            </w:r>
          </w:p>
        </w:tc>
        <w:tc>
          <w:tcPr>
            <w:tcW w:w="2765" w:type="dxa"/>
          </w:tcPr>
          <w:p w14:paraId="7529E00B" w14:textId="7ACA4F06" w:rsidR="00DC5871" w:rsidRDefault="00DC5871" w:rsidP="004C6632">
            <w:r>
              <w:t>L</w:t>
            </w:r>
            <w:r>
              <w:rPr>
                <w:rFonts w:hint="eastAsia"/>
              </w:rPr>
              <w:t>ong</w:t>
            </w:r>
          </w:p>
        </w:tc>
        <w:tc>
          <w:tcPr>
            <w:tcW w:w="2766" w:type="dxa"/>
          </w:tcPr>
          <w:p w14:paraId="6284EBBF" w14:textId="18E4C82F" w:rsidR="00DC5871" w:rsidRDefault="00DC5871" w:rsidP="004C6632">
            <w:r>
              <w:rPr>
                <w:rFonts w:hint="eastAsia"/>
              </w:rPr>
              <w:t>出现时间</w:t>
            </w:r>
          </w:p>
        </w:tc>
      </w:tr>
      <w:tr w:rsidR="00DC5871" w14:paraId="24FC72EE" w14:textId="77777777" w:rsidTr="00DC5871">
        <w:tc>
          <w:tcPr>
            <w:tcW w:w="2765" w:type="dxa"/>
          </w:tcPr>
          <w:p w14:paraId="75D4CE40" w14:textId="7ABB6F92" w:rsidR="00E14539" w:rsidRDefault="00E14539" w:rsidP="004C6632">
            <w:r>
              <w:t>A</w:t>
            </w:r>
            <w:r>
              <w:rPr>
                <w:rFonts w:hint="eastAsia"/>
              </w:rPr>
              <w:t>ction</w:t>
            </w:r>
            <w:r>
              <w:t>_result</w:t>
            </w:r>
          </w:p>
        </w:tc>
        <w:tc>
          <w:tcPr>
            <w:tcW w:w="2765" w:type="dxa"/>
          </w:tcPr>
          <w:p w14:paraId="7FF96ECC" w14:textId="555D9DA9" w:rsidR="00DC5871" w:rsidRDefault="00E14539" w:rsidP="004C6632">
            <w:r>
              <w:t>Text</w:t>
            </w:r>
          </w:p>
        </w:tc>
        <w:tc>
          <w:tcPr>
            <w:tcW w:w="2766" w:type="dxa"/>
          </w:tcPr>
          <w:p w14:paraId="1F1C8A90" w14:textId="28D5D924" w:rsidR="00DC5871" w:rsidRDefault="00E14539" w:rsidP="004C6632">
            <w:r>
              <w:rPr>
                <w:rFonts w:hint="eastAsia"/>
              </w:rPr>
              <w:t>场景触发的action结果</w:t>
            </w:r>
          </w:p>
        </w:tc>
      </w:tr>
      <w:tr w:rsidR="00DC5871" w14:paraId="034FB2E1" w14:textId="77777777" w:rsidTr="00DC5871">
        <w:tc>
          <w:tcPr>
            <w:tcW w:w="2765" w:type="dxa"/>
          </w:tcPr>
          <w:p w14:paraId="3C02C25D" w14:textId="7A1A0FCE" w:rsidR="00DC5871" w:rsidRDefault="00E14539" w:rsidP="004C6632">
            <w:r>
              <w:rPr>
                <w:rFonts w:hint="eastAsia"/>
              </w:rPr>
              <w:t>timeout</w:t>
            </w:r>
          </w:p>
        </w:tc>
        <w:tc>
          <w:tcPr>
            <w:tcW w:w="2765" w:type="dxa"/>
          </w:tcPr>
          <w:p w14:paraId="50E7456C" w14:textId="5CF28482" w:rsidR="00DC5871" w:rsidRDefault="00E14539" w:rsidP="004C6632">
            <w:r>
              <w:t>L</w:t>
            </w:r>
            <w:r>
              <w:rPr>
                <w:rFonts w:hint="eastAsia"/>
              </w:rPr>
              <w:t>ong</w:t>
            </w:r>
          </w:p>
        </w:tc>
        <w:tc>
          <w:tcPr>
            <w:tcW w:w="2766" w:type="dxa"/>
          </w:tcPr>
          <w:p w14:paraId="535F1FB1" w14:textId="730D86B3" w:rsidR="00DC5871" w:rsidRDefault="00E14539" w:rsidP="004C6632">
            <w:r>
              <w:rPr>
                <w:rFonts w:hint="eastAsia"/>
              </w:rPr>
              <w:t>超时时间</w:t>
            </w:r>
          </w:p>
        </w:tc>
      </w:tr>
      <w:tr w:rsidR="00DC5871" w14:paraId="0E8ECB7F" w14:textId="77777777" w:rsidTr="00DC5871">
        <w:tc>
          <w:tcPr>
            <w:tcW w:w="2765" w:type="dxa"/>
          </w:tcPr>
          <w:p w14:paraId="28DF1EE0" w14:textId="547FDF28" w:rsidR="00DC5871" w:rsidRDefault="00E14539" w:rsidP="004C6632">
            <w:r>
              <w:t>D</w:t>
            </w:r>
            <w:r>
              <w:rPr>
                <w:rFonts w:hint="eastAsia"/>
              </w:rPr>
              <w:t>elay</w:t>
            </w:r>
          </w:p>
        </w:tc>
        <w:tc>
          <w:tcPr>
            <w:tcW w:w="2765" w:type="dxa"/>
          </w:tcPr>
          <w:p w14:paraId="12B04C1F" w14:textId="6788CE6E" w:rsidR="00DC5871" w:rsidRDefault="00E14539" w:rsidP="004C6632">
            <w:r>
              <w:t>L</w:t>
            </w:r>
            <w:r>
              <w:rPr>
                <w:rFonts w:hint="eastAsia"/>
              </w:rPr>
              <w:t>ong</w:t>
            </w:r>
          </w:p>
        </w:tc>
        <w:tc>
          <w:tcPr>
            <w:tcW w:w="2766" w:type="dxa"/>
          </w:tcPr>
          <w:p w14:paraId="10650573" w14:textId="4BBA02B3" w:rsidR="00DC5871" w:rsidRDefault="00E14539" w:rsidP="004C6632">
            <w:r>
              <w:rPr>
                <w:rFonts w:hint="eastAsia"/>
              </w:rPr>
              <w:t>延迟回调时间</w:t>
            </w:r>
          </w:p>
        </w:tc>
      </w:tr>
    </w:tbl>
    <w:p w14:paraId="732A99E6" w14:textId="6A6C9EAF" w:rsidR="00DC5871" w:rsidRDefault="00DC5871" w:rsidP="004C6632"/>
    <w:p w14:paraId="641087CC" w14:textId="2CDAD479" w:rsidR="00824A14" w:rsidRDefault="00824A14" w:rsidP="004C6632">
      <w:r>
        <w:rPr>
          <w:rFonts w:hint="eastAsia"/>
        </w:rPr>
        <w:t>场景规则动作表</w:t>
      </w:r>
    </w:p>
    <w:tbl>
      <w:tblPr>
        <w:tblStyle w:val="af3"/>
        <w:tblW w:w="0" w:type="auto"/>
        <w:tblLook w:val="04A0" w:firstRow="1" w:lastRow="0" w:firstColumn="1" w:lastColumn="0" w:noHBand="0" w:noVBand="1"/>
      </w:tblPr>
      <w:tblGrid>
        <w:gridCol w:w="2765"/>
        <w:gridCol w:w="2765"/>
        <w:gridCol w:w="2766"/>
      </w:tblGrid>
      <w:tr w:rsidR="00F170AE" w14:paraId="49FEAB23" w14:textId="77777777" w:rsidTr="00F170AE">
        <w:tc>
          <w:tcPr>
            <w:tcW w:w="2765" w:type="dxa"/>
          </w:tcPr>
          <w:p w14:paraId="724AD2FB" w14:textId="3DBA5258" w:rsidR="00F170AE" w:rsidRDefault="00F170AE" w:rsidP="004C6632">
            <w:r>
              <w:rPr>
                <w:rFonts w:hint="eastAsia"/>
              </w:rPr>
              <w:t>字段名</w:t>
            </w:r>
          </w:p>
        </w:tc>
        <w:tc>
          <w:tcPr>
            <w:tcW w:w="2765" w:type="dxa"/>
          </w:tcPr>
          <w:p w14:paraId="3B8CDE9F" w14:textId="1139AD70" w:rsidR="00F170AE" w:rsidRDefault="00F170AE" w:rsidP="004C6632">
            <w:r>
              <w:rPr>
                <w:rFonts w:hint="eastAsia"/>
              </w:rPr>
              <w:t>类型</w:t>
            </w:r>
          </w:p>
        </w:tc>
        <w:tc>
          <w:tcPr>
            <w:tcW w:w="2766" w:type="dxa"/>
          </w:tcPr>
          <w:p w14:paraId="264541EB" w14:textId="2109C7C1" w:rsidR="00F170AE" w:rsidRDefault="00F170AE" w:rsidP="004C6632">
            <w:r>
              <w:rPr>
                <w:rFonts w:hint="eastAsia"/>
              </w:rPr>
              <w:t>描述</w:t>
            </w:r>
          </w:p>
        </w:tc>
      </w:tr>
      <w:tr w:rsidR="00F170AE" w14:paraId="6355C4A7" w14:textId="77777777" w:rsidTr="00F170AE">
        <w:tc>
          <w:tcPr>
            <w:tcW w:w="2765" w:type="dxa"/>
          </w:tcPr>
          <w:p w14:paraId="49F84497" w14:textId="36320F71" w:rsidR="00F170AE" w:rsidRDefault="00F170AE" w:rsidP="004C6632">
            <w:r>
              <w:rPr>
                <w:rFonts w:hint="eastAsia"/>
              </w:rPr>
              <w:t>id</w:t>
            </w:r>
          </w:p>
        </w:tc>
        <w:tc>
          <w:tcPr>
            <w:tcW w:w="2765" w:type="dxa"/>
          </w:tcPr>
          <w:p w14:paraId="546C3DC1" w14:textId="0459C7D0" w:rsidR="00F170AE" w:rsidRDefault="00F170AE" w:rsidP="004C6632">
            <w:r>
              <w:t>L</w:t>
            </w:r>
            <w:r>
              <w:rPr>
                <w:rFonts w:hint="eastAsia"/>
              </w:rPr>
              <w:t>ong</w:t>
            </w:r>
          </w:p>
        </w:tc>
        <w:tc>
          <w:tcPr>
            <w:tcW w:w="2766" w:type="dxa"/>
          </w:tcPr>
          <w:p w14:paraId="5789FA57" w14:textId="1232DF89" w:rsidR="00F170AE" w:rsidRDefault="00F170AE" w:rsidP="004C6632">
            <w:r>
              <w:t>I</w:t>
            </w:r>
            <w:r>
              <w:rPr>
                <w:rFonts w:hint="eastAsia"/>
              </w:rPr>
              <w:t>d</w:t>
            </w:r>
          </w:p>
        </w:tc>
      </w:tr>
      <w:tr w:rsidR="00F170AE" w14:paraId="0E1916AD" w14:textId="77777777" w:rsidTr="00F170AE">
        <w:tc>
          <w:tcPr>
            <w:tcW w:w="2765" w:type="dxa"/>
          </w:tcPr>
          <w:p w14:paraId="6C662DD5" w14:textId="7590C8D2" w:rsidR="00F170AE" w:rsidRDefault="00F170AE" w:rsidP="004C6632">
            <w:r>
              <w:lastRenderedPageBreak/>
              <w:t>R</w:t>
            </w:r>
            <w:r>
              <w:rPr>
                <w:rFonts w:hint="eastAsia"/>
              </w:rPr>
              <w:t>ecord_</w:t>
            </w:r>
            <w:r>
              <w:t>id</w:t>
            </w:r>
          </w:p>
        </w:tc>
        <w:tc>
          <w:tcPr>
            <w:tcW w:w="2765" w:type="dxa"/>
          </w:tcPr>
          <w:p w14:paraId="26F92530" w14:textId="6241666F" w:rsidR="00F170AE" w:rsidRDefault="00F170AE" w:rsidP="004C6632">
            <w:r>
              <w:t>Long</w:t>
            </w:r>
          </w:p>
        </w:tc>
        <w:tc>
          <w:tcPr>
            <w:tcW w:w="2766" w:type="dxa"/>
          </w:tcPr>
          <w:p w14:paraId="3F146FFD" w14:textId="1527DB30" w:rsidR="00F170AE" w:rsidRDefault="00F170AE" w:rsidP="004C6632">
            <w:r>
              <w:rPr>
                <w:rFonts w:hint="eastAsia"/>
              </w:rPr>
              <w:t>触发记录id</w:t>
            </w:r>
          </w:p>
        </w:tc>
      </w:tr>
      <w:tr w:rsidR="00F170AE" w14:paraId="6C564A14" w14:textId="77777777" w:rsidTr="00F170AE">
        <w:tc>
          <w:tcPr>
            <w:tcW w:w="2765" w:type="dxa"/>
          </w:tcPr>
          <w:p w14:paraId="7387B58C" w14:textId="27FEF061" w:rsidR="00F170AE" w:rsidRDefault="00F170AE" w:rsidP="004C6632">
            <w:r>
              <w:t>S</w:t>
            </w:r>
            <w:r>
              <w:rPr>
                <w:rFonts w:hint="eastAsia"/>
              </w:rPr>
              <w:t>tatus</w:t>
            </w:r>
          </w:p>
        </w:tc>
        <w:tc>
          <w:tcPr>
            <w:tcW w:w="2765" w:type="dxa"/>
          </w:tcPr>
          <w:p w14:paraId="384CBFBC" w14:textId="2D99BC8D" w:rsidR="00F170AE" w:rsidRDefault="00F170AE" w:rsidP="004C6632">
            <w:r>
              <w:t>L</w:t>
            </w:r>
            <w:r>
              <w:rPr>
                <w:rFonts w:hint="eastAsia"/>
              </w:rPr>
              <w:t>ong</w:t>
            </w:r>
          </w:p>
        </w:tc>
        <w:tc>
          <w:tcPr>
            <w:tcW w:w="2766" w:type="dxa"/>
          </w:tcPr>
          <w:p w14:paraId="73645D25" w14:textId="45434FC6" w:rsidR="00F170AE" w:rsidRDefault="00F170AE" w:rsidP="004C6632">
            <w:r>
              <w:rPr>
                <w:rFonts w:hint="eastAsia"/>
              </w:rPr>
              <w:t>场景动作状态</w:t>
            </w:r>
          </w:p>
        </w:tc>
      </w:tr>
      <w:tr w:rsidR="00F170AE" w14:paraId="7C4637AB" w14:textId="77777777" w:rsidTr="00F170AE">
        <w:tc>
          <w:tcPr>
            <w:tcW w:w="2765" w:type="dxa"/>
          </w:tcPr>
          <w:p w14:paraId="4564C200" w14:textId="46FCA8D8" w:rsidR="00F170AE" w:rsidRDefault="00F170AE" w:rsidP="004C6632">
            <w:r>
              <w:t>P</w:t>
            </w:r>
            <w:r>
              <w:rPr>
                <w:rFonts w:hint="eastAsia"/>
              </w:rPr>
              <w:t>arams</w:t>
            </w:r>
          </w:p>
        </w:tc>
        <w:tc>
          <w:tcPr>
            <w:tcW w:w="2765" w:type="dxa"/>
          </w:tcPr>
          <w:p w14:paraId="457340A8" w14:textId="38711A28" w:rsidR="00F170AE" w:rsidRDefault="00F170AE" w:rsidP="004C6632">
            <w:r>
              <w:t>T</w:t>
            </w:r>
            <w:r>
              <w:rPr>
                <w:rFonts w:hint="eastAsia"/>
              </w:rPr>
              <w:t>ext</w:t>
            </w:r>
          </w:p>
        </w:tc>
        <w:tc>
          <w:tcPr>
            <w:tcW w:w="2766" w:type="dxa"/>
          </w:tcPr>
          <w:p w14:paraId="718451E2" w14:textId="0F2B11D6" w:rsidR="00F170AE" w:rsidRDefault="00F170AE" w:rsidP="004C6632">
            <w:r>
              <w:rPr>
                <w:rFonts w:hint="eastAsia"/>
              </w:rPr>
              <w:t>场景动作参数</w:t>
            </w:r>
          </w:p>
        </w:tc>
      </w:tr>
      <w:tr w:rsidR="00F170AE" w14:paraId="67BA7ACB" w14:textId="77777777" w:rsidTr="00F170AE">
        <w:tc>
          <w:tcPr>
            <w:tcW w:w="2765" w:type="dxa"/>
          </w:tcPr>
          <w:p w14:paraId="2CD2A2F8" w14:textId="09A3131E" w:rsidR="00F170AE" w:rsidRDefault="00F170AE" w:rsidP="004C6632">
            <w:r>
              <w:t>R</w:t>
            </w:r>
            <w:r>
              <w:rPr>
                <w:rFonts w:hint="eastAsia"/>
              </w:rPr>
              <w:t>esults</w:t>
            </w:r>
          </w:p>
        </w:tc>
        <w:tc>
          <w:tcPr>
            <w:tcW w:w="2765" w:type="dxa"/>
          </w:tcPr>
          <w:p w14:paraId="27C2C3B6" w14:textId="71ADC26B" w:rsidR="00F170AE" w:rsidRDefault="00F170AE" w:rsidP="004C6632">
            <w:r>
              <w:t>T</w:t>
            </w:r>
            <w:r>
              <w:rPr>
                <w:rFonts w:hint="eastAsia"/>
              </w:rPr>
              <w:t>ext</w:t>
            </w:r>
          </w:p>
        </w:tc>
        <w:tc>
          <w:tcPr>
            <w:tcW w:w="2766" w:type="dxa"/>
          </w:tcPr>
          <w:p w14:paraId="75DAD8C2" w14:textId="30F65A73" w:rsidR="00F170AE" w:rsidRDefault="00F170AE" w:rsidP="004C6632">
            <w:r>
              <w:rPr>
                <w:rFonts w:hint="eastAsia"/>
              </w:rPr>
              <w:t>场景动作结果</w:t>
            </w:r>
          </w:p>
        </w:tc>
      </w:tr>
      <w:tr w:rsidR="00F170AE" w14:paraId="604B3E78" w14:textId="77777777" w:rsidTr="00F170AE">
        <w:tc>
          <w:tcPr>
            <w:tcW w:w="2765" w:type="dxa"/>
          </w:tcPr>
          <w:p w14:paraId="7805A25F" w14:textId="09A4F388" w:rsidR="00F170AE" w:rsidRDefault="00F170AE" w:rsidP="004C6632">
            <w:r>
              <w:t>C</w:t>
            </w:r>
            <w:r>
              <w:rPr>
                <w:rFonts w:hint="eastAsia"/>
              </w:rPr>
              <w:t>reator</w:t>
            </w:r>
          </w:p>
        </w:tc>
        <w:tc>
          <w:tcPr>
            <w:tcW w:w="2765" w:type="dxa"/>
          </w:tcPr>
          <w:p w14:paraId="0B33148B" w14:textId="01240F49" w:rsidR="00F170AE" w:rsidRDefault="00F170AE" w:rsidP="004C6632">
            <w:r>
              <w:t>V</w:t>
            </w:r>
            <w:r>
              <w:rPr>
                <w:rFonts w:hint="eastAsia"/>
              </w:rPr>
              <w:t>archar</w:t>
            </w:r>
          </w:p>
        </w:tc>
        <w:tc>
          <w:tcPr>
            <w:tcW w:w="2766" w:type="dxa"/>
          </w:tcPr>
          <w:p w14:paraId="41A7E00E" w14:textId="4E0BFF5F" w:rsidR="00F170AE" w:rsidRDefault="00F170AE" w:rsidP="004C6632">
            <w:r>
              <w:rPr>
                <w:rFonts w:hint="eastAsia"/>
              </w:rPr>
              <w:t>创建者</w:t>
            </w:r>
          </w:p>
        </w:tc>
      </w:tr>
      <w:tr w:rsidR="00F170AE" w14:paraId="06CAB187" w14:textId="77777777" w:rsidTr="00F170AE">
        <w:tc>
          <w:tcPr>
            <w:tcW w:w="2765" w:type="dxa"/>
          </w:tcPr>
          <w:p w14:paraId="41A86313" w14:textId="0FBA7F49" w:rsidR="00F170AE" w:rsidRDefault="00F170AE" w:rsidP="004C6632">
            <w:r>
              <w:rPr>
                <w:rFonts w:hint="eastAsia"/>
              </w:rPr>
              <w:t>updator</w:t>
            </w:r>
          </w:p>
        </w:tc>
        <w:tc>
          <w:tcPr>
            <w:tcW w:w="2765" w:type="dxa"/>
          </w:tcPr>
          <w:p w14:paraId="73EDB5CD" w14:textId="0683C230" w:rsidR="00F170AE" w:rsidRDefault="00F170AE" w:rsidP="004C6632">
            <w:r>
              <w:t>V</w:t>
            </w:r>
            <w:r>
              <w:rPr>
                <w:rFonts w:hint="eastAsia"/>
              </w:rPr>
              <w:t>archar</w:t>
            </w:r>
          </w:p>
        </w:tc>
        <w:tc>
          <w:tcPr>
            <w:tcW w:w="2766" w:type="dxa"/>
          </w:tcPr>
          <w:p w14:paraId="01647AE1" w14:textId="32622258" w:rsidR="00F170AE" w:rsidRDefault="00F170AE" w:rsidP="004C6632">
            <w:r>
              <w:rPr>
                <w:rFonts w:hint="eastAsia"/>
              </w:rPr>
              <w:t>更新者</w:t>
            </w:r>
          </w:p>
        </w:tc>
      </w:tr>
      <w:tr w:rsidR="00F170AE" w14:paraId="6FE26361" w14:textId="77777777" w:rsidTr="00F170AE">
        <w:tc>
          <w:tcPr>
            <w:tcW w:w="2765" w:type="dxa"/>
          </w:tcPr>
          <w:p w14:paraId="30012C49" w14:textId="591FC72F" w:rsidR="00F170AE" w:rsidRDefault="00F170AE" w:rsidP="004C6632">
            <w:r>
              <w:t>T</w:t>
            </w:r>
            <w:r>
              <w:rPr>
                <w:rFonts w:hint="eastAsia"/>
              </w:rPr>
              <w:t>ype</w:t>
            </w:r>
          </w:p>
        </w:tc>
        <w:tc>
          <w:tcPr>
            <w:tcW w:w="2765" w:type="dxa"/>
          </w:tcPr>
          <w:p w14:paraId="380CB5BA" w14:textId="571A5B59" w:rsidR="00F170AE" w:rsidRDefault="00F170AE" w:rsidP="004C6632">
            <w:r>
              <w:t>I</w:t>
            </w:r>
            <w:r>
              <w:rPr>
                <w:rFonts w:hint="eastAsia"/>
              </w:rPr>
              <w:t>nt</w:t>
            </w:r>
          </w:p>
        </w:tc>
        <w:tc>
          <w:tcPr>
            <w:tcW w:w="2766" w:type="dxa"/>
          </w:tcPr>
          <w:p w14:paraId="5AA465CE" w14:textId="7070E5F0" w:rsidR="00F170AE" w:rsidRDefault="00F170AE" w:rsidP="004C6632">
            <w:r>
              <w:rPr>
                <w:rFonts w:hint="eastAsia"/>
              </w:rPr>
              <w:t>动作类型</w:t>
            </w:r>
          </w:p>
        </w:tc>
      </w:tr>
      <w:tr w:rsidR="00F170AE" w14:paraId="6AD71DC0" w14:textId="77777777" w:rsidTr="00F170AE">
        <w:tc>
          <w:tcPr>
            <w:tcW w:w="2765" w:type="dxa"/>
          </w:tcPr>
          <w:p w14:paraId="619FA7CD" w14:textId="434F3BC1" w:rsidR="00F170AE" w:rsidRDefault="00F170AE" w:rsidP="004C6632">
            <w:r>
              <w:t>O</w:t>
            </w:r>
            <w:r>
              <w:rPr>
                <w:rFonts w:hint="eastAsia"/>
              </w:rPr>
              <w:t>rder</w:t>
            </w:r>
            <w:r>
              <w:t>_</w:t>
            </w:r>
            <w:r>
              <w:rPr>
                <w:rFonts w:hint="eastAsia"/>
              </w:rPr>
              <w:t>id</w:t>
            </w:r>
          </w:p>
        </w:tc>
        <w:tc>
          <w:tcPr>
            <w:tcW w:w="2765" w:type="dxa"/>
          </w:tcPr>
          <w:p w14:paraId="44F544CE" w14:textId="6AAC6030" w:rsidR="00F170AE" w:rsidRDefault="00F170AE" w:rsidP="004C6632">
            <w:r>
              <w:t>L</w:t>
            </w:r>
            <w:r>
              <w:rPr>
                <w:rFonts w:hint="eastAsia"/>
              </w:rPr>
              <w:t>ong</w:t>
            </w:r>
          </w:p>
        </w:tc>
        <w:tc>
          <w:tcPr>
            <w:tcW w:w="2766" w:type="dxa"/>
          </w:tcPr>
          <w:p w14:paraId="105D6ACE" w14:textId="0AE8739E" w:rsidR="00F170AE" w:rsidRDefault="00F170AE" w:rsidP="004C6632">
            <w:r>
              <w:rPr>
                <w:rFonts w:hint="eastAsia"/>
              </w:rPr>
              <w:t>订单号</w:t>
            </w:r>
          </w:p>
        </w:tc>
      </w:tr>
      <w:tr w:rsidR="00F170AE" w14:paraId="6A04788C" w14:textId="77777777" w:rsidTr="00F170AE">
        <w:tc>
          <w:tcPr>
            <w:tcW w:w="2765" w:type="dxa"/>
          </w:tcPr>
          <w:p w14:paraId="644C31FA" w14:textId="040871A0" w:rsidR="00F170AE" w:rsidRDefault="00F170AE" w:rsidP="004C6632">
            <w:r>
              <w:rPr>
                <w:rFonts w:hint="eastAsia"/>
              </w:rPr>
              <w:t>trigger_event</w:t>
            </w:r>
          </w:p>
        </w:tc>
        <w:tc>
          <w:tcPr>
            <w:tcW w:w="2765" w:type="dxa"/>
          </w:tcPr>
          <w:p w14:paraId="5A263DE1" w14:textId="3DB7B7CF" w:rsidR="00F170AE" w:rsidRDefault="00F170AE" w:rsidP="004C6632">
            <w:r>
              <w:t>V</w:t>
            </w:r>
            <w:r>
              <w:rPr>
                <w:rFonts w:hint="eastAsia"/>
              </w:rPr>
              <w:t>archar</w:t>
            </w:r>
          </w:p>
        </w:tc>
        <w:tc>
          <w:tcPr>
            <w:tcW w:w="2766" w:type="dxa"/>
          </w:tcPr>
          <w:p w14:paraId="0820B676" w14:textId="0A257D17" w:rsidR="00F170AE" w:rsidRDefault="00F170AE" w:rsidP="004C6632">
            <w:r>
              <w:rPr>
                <w:rFonts w:hint="eastAsia"/>
              </w:rPr>
              <w:t>触发事件</w:t>
            </w:r>
          </w:p>
        </w:tc>
      </w:tr>
      <w:tr w:rsidR="00F170AE" w14:paraId="7B8FBA57" w14:textId="77777777" w:rsidTr="00F170AE">
        <w:tc>
          <w:tcPr>
            <w:tcW w:w="2765" w:type="dxa"/>
          </w:tcPr>
          <w:p w14:paraId="16F064DC" w14:textId="3F533A6C" w:rsidR="00F170AE" w:rsidRDefault="00F170AE" w:rsidP="004C6632">
            <w:r>
              <w:t>R</w:t>
            </w:r>
            <w:r>
              <w:rPr>
                <w:rFonts w:hint="eastAsia"/>
              </w:rPr>
              <w:t>ule_id</w:t>
            </w:r>
          </w:p>
        </w:tc>
        <w:tc>
          <w:tcPr>
            <w:tcW w:w="2765" w:type="dxa"/>
          </w:tcPr>
          <w:p w14:paraId="1F5A0F96" w14:textId="2A3FC3EE" w:rsidR="00F170AE" w:rsidRDefault="00F170AE" w:rsidP="004C6632">
            <w:r>
              <w:t>L</w:t>
            </w:r>
            <w:r>
              <w:rPr>
                <w:rFonts w:hint="eastAsia"/>
              </w:rPr>
              <w:t>ong</w:t>
            </w:r>
          </w:p>
        </w:tc>
        <w:tc>
          <w:tcPr>
            <w:tcW w:w="2766" w:type="dxa"/>
          </w:tcPr>
          <w:p w14:paraId="5D14A1CA" w14:textId="6781CF0B" w:rsidR="00F170AE" w:rsidRDefault="00F170AE" w:rsidP="004C6632">
            <w:r>
              <w:rPr>
                <w:rFonts w:hint="eastAsia"/>
              </w:rPr>
              <w:t>规则id</w:t>
            </w:r>
          </w:p>
        </w:tc>
      </w:tr>
      <w:tr w:rsidR="00F170AE" w14:paraId="498215D2" w14:textId="77777777" w:rsidTr="00F170AE">
        <w:tc>
          <w:tcPr>
            <w:tcW w:w="2765" w:type="dxa"/>
          </w:tcPr>
          <w:p w14:paraId="4180D18F" w14:textId="11E5E5FE" w:rsidR="00F170AE" w:rsidRDefault="00F170AE" w:rsidP="004C6632">
            <w:r>
              <w:t>N</w:t>
            </w:r>
            <w:r>
              <w:rPr>
                <w:rFonts w:hint="eastAsia"/>
              </w:rPr>
              <w:t>ame</w:t>
            </w:r>
          </w:p>
        </w:tc>
        <w:tc>
          <w:tcPr>
            <w:tcW w:w="2765" w:type="dxa"/>
          </w:tcPr>
          <w:p w14:paraId="05F43A09" w14:textId="3CBC5B91" w:rsidR="00F170AE" w:rsidRDefault="00F170AE" w:rsidP="004C6632">
            <w:r>
              <w:t>Varchar</w:t>
            </w:r>
          </w:p>
        </w:tc>
        <w:tc>
          <w:tcPr>
            <w:tcW w:w="2766" w:type="dxa"/>
          </w:tcPr>
          <w:p w14:paraId="05633201" w14:textId="1E1627AB" w:rsidR="00F170AE" w:rsidRDefault="00F170AE" w:rsidP="004C6632">
            <w:r>
              <w:rPr>
                <w:rFonts w:hint="eastAsia"/>
              </w:rPr>
              <w:t>动作名称</w:t>
            </w:r>
          </w:p>
        </w:tc>
      </w:tr>
    </w:tbl>
    <w:p w14:paraId="4D8EEC6E" w14:textId="7F111D69" w:rsidR="00DC5871" w:rsidRDefault="00DC5871" w:rsidP="004C6632"/>
    <w:p w14:paraId="4EA24319" w14:textId="05362226" w:rsidR="00DC5871" w:rsidRDefault="00DC5871" w:rsidP="004C6632"/>
    <w:p w14:paraId="08C8CE92" w14:textId="77777777" w:rsidR="00DC5871" w:rsidRPr="004C6632" w:rsidRDefault="00DC5871" w:rsidP="004C6632"/>
    <w:p w14:paraId="0062875C" w14:textId="509D5DA0" w:rsidR="004C6632" w:rsidRDefault="004C6632" w:rsidP="004C6632">
      <w:pPr>
        <w:pStyle w:val="2"/>
      </w:pPr>
      <w:bookmarkStart w:id="76" w:name="_Toc25947933"/>
      <w:r>
        <w:rPr>
          <w:rFonts w:hint="eastAsia"/>
        </w:rPr>
        <w:t>3.</w:t>
      </w:r>
      <w:r w:rsidR="000A1618">
        <w:rPr>
          <w:rFonts w:hint="eastAsia"/>
        </w:rPr>
        <w:t>5</w:t>
      </w:r>
      <w:r>
        <w:t xml:space="preserve"> </w:t>
      </w:r>
      <w:r>
        <w:rPr>
          <w:rFonts w:hint="eastAsia"/>
        </w:rPr>
        <w:t>本章小结</w:t>
      </w:r>
      <w:bookmarkEnd w:id="76"/>
    </w:p>
    <w:p w14:paraId="73B8CD67" w14:textId="77777777" w:rsidR="004C6632" w:rsidRDefault="004C6632" w:rsidP="004C6632">
      <w:pPr>
        <w:ind w:firstLine="420"/>
      </w:pPr>
      <w:r>
        <w:rPr>
          <w:rFonts w:hint="eastAsia"/>
        </w:rPr>
        <w:t>##</w:t>
      </w:r>
    </w:p>
    <w:p w14:paraId="3AC4A6C0" w14:textId="585F6891" w:rsidR="008C1387" w:rsidRDefault="008C1387" w:rsidP="008C1387">
      <w:pPr>
        <w:pStyle w:val="1"/>
        <w:ind w:firstLine="420"/>
        <w:jc w:val="center"/>
        <w:rPr>
          <w:rFonts w:ascii="黑体" w:eastAsia="黑体"/>
        </w:rPr>
      </w:pPr>
      <w:bookmarkStart w:id="77" w:name="_Toc136106996"/>
      <w:bookmarkStart w:id="78" w:name="_Toc9453488"/>
      <w:bookmarkStart w:id="79" w:name="_Toc25947934"/>
      <w:r>
        <w:rPr>
          <w:rFonts w:ascii="黑体" w:eastAsia="黑体" w:hint="eastAsia"/>
        </w:rPr>
        <w:t xml:space="preserve">第四章  </w:t>
      </w:r>
      <w:bookmarkEnd w:id="77"/>
      <w:bookmarkEnd w:id="78"/>
      <w:r>
        <w:rPr>
          <w:rFonts w:ascii="黑体" w:eastAsia="黑体" w:hint="eastAsia"/>
        </w:rPr>
        <w:t>系统实现</w:t>
      </w:r>
      <w:bookmarkEnd w:id="79"/>
    </w:p>
    <w:p w14:paraId="3686FD86" w14:textId="4E567FE1" w:rsidR="004C6632" w:rsidRDefault="008C1387" w:rsidP="008C1387">
      <w:pPr>
        <w:pStyle w:val="2"/>
      </w:pPr>
      <w:bookmarkStart w:id="80" w:name="_Toc25947935"/>
      <w:r>
        <w:rPr>
          <w:rFonts w:hint="eastAsia"/>
        </w:rPr>
        <w:t>4.1</w:t>
      </w:r>
      <w:r>
        <w:t xml:space="preserve"> </w:t>
      </w:r>
      <w:r w:rsidR="00BD3847">
        <w:rPr>
          <w:rFonts w:hint="eastAsia"/>
        </w:rPr>
        <w:t>规则</w:t>
      </w:r>
      <w:r w:rsidR="00C020F6">
        <w:rPr>
          <w:rFonts w:hint="eastAsia"/>
        </w:rPr>
        <w:t>管理</w:t>
      </w:r>
      <w:r w:rsidR="00BD3847">
        <w:rPr>
          <w:rFonts w:hint="eastAsia"/>
        </w:rPr>
        <w:t>模块</w:t>
      </w:r>
      <w:bookmarkEnd w:id="80"/>
    </w:p>
    <w:p w14:paraId="6774C62F" w14:textId="17C30E4D" w:rsidR="00955C84" w:rsidRPr="00955C84" w:rsidRDefault="00955C84" w:rsidP="00955C84">
      <w:r>
        <w:tab/>
      </w:r>
      <w:r w:rsidRPr="00955C84">
        <w:rPr>
          <w:noProof/>
        </w:rPr>
        <w:drawing>
          <wp:inline distT="0" distB="0" distL="0" distR="0" wp14:anchorId="1F7B3D09" wp14:editId="58B83B6A">
            <wp:extent cx="5274310" cy="29387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38780"/>
                    </a:xfrm>
                    <a:prstGeom prst="rect">
                      <a:avLst/>
                    </a:prstGeom>
                    <a:noFill/>
                    <a:ln>
                      <a:noFill/>
                    </a:ln>
                  </pic:spPr>
                </pic:pic>
              </a:graphicData>
            </a:graphic>
          </wp:inline>
        </w:drawing>
      </w:r>
    </w:p>
    <w:p w14:paraId="58953607" w14:textId="254B5BC0" w:rsidR="00C70B2B" w:rsidRDefault="00955C84" w:rsidP="00C70B2B">
      <w:pPr>
        <w:ind w:left="480"/>
      </w:pPr>
      <w:r w:rsidRPr="00955C84">
        <w:rPr>
          <w:noProof/>
        </w:rPr>
        <w:lastRenderedPageBreak/>
        <w:drawing>
          <wp:inline distT="0" distB="0" distL="0" distR="0" wp14:anchorId="3DB29D43" wp14:editId="7D1FC9F3">
            <wp:extent cx="4419600" cy="207305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3202" cy="2074740"/>
                    </a:xfrm>
                    <a:prstGeom prst="rect">
                      <a:avLst/>
                    </a:prstGeom>
                    <a:noFill/>
                    <a:ln>
                      <a:noFill/>
                    </a:ln>
                  </pic:spPr>
                </pic:pic>
              </a:graphicData>
            </a:graphic>
          </wp:inline>
        </w:drawing>
      </w:r>
    </w:p>
    <w:p w14:paraId="272D2AEE" w14:textId="0AD4BD16" w:rsidR="007C182E" w:rsidRDefault="007C182E" w:rsidP="00C70B2B">
      <w:pPr>
        <w:ind w:left="480"/>
      </w:pPr>
    </w:p>
    <w:p w14:paraId="1E66B98E" w14:textId="4459B068" w:rsidR="007C182E" w:rsidRDefault="00955C84" w:rsidP="00C70B2B">
      <w:pPr>
        <w:ind w:left="480"/>
      </w:pPr>
      <w:r w:rsidRPr="00955C84">
        <w:rPr>
          <w:noProof/>
        </w:rPr>
        <w:drawing>
          <wp:inline distT="0" distB="0" distL="0" distR="0" wp14:anchorId="1F843289" wp14:editId="16F84AB3">
            <wp:extent cx="5274310" cy="3154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3F0DBA2A" w14:textId="0CABB42E" w:rsidR="007C182E" w:rsidRDefault="007C182E" w:rsidP="00C70B2B">
      <w:pPr>
        <w:ind w:left="480"/>
      </w:pPr>
    </w:p>
    <w:p w14:paraId="322BF0CC" w14:textId="5AC1A2C4" w:rsidR="007C182E" w:rsidRDefault="007C182E" w:rsidP="00C70B2B">
      <w:pPr>
        <w:ind w:left="480"/>
      </w:pPr>
    </w:p>
    <w:p w14:paraId="518E1F2E" w14:textId="77777777" w:rsidR="007C182E" w:rsidRDefault="007C182E" w:rsidP="00C70B2B">
      <w:pPr>
        <w:ind w:left="480"/>
      </w:pPr>
    </w:p>
    <w:p w14:paraId="6A8AA5BE" w14:textId="4E72EBF5" w:rsidR="002F705B" w:rsidRDefault="002F705B" w:rsidP="002F705B">
      <w:pPr>
        <w:pStyle w:val="2"/>
      </w:pPr>
      <w:r>
        <w:rPr>
          <w:rFonts w:hint="eastAsia"/>
        </w:rPr>
        <w:t>4.2</w:t>
      </w:r>
      <w:r>
        <w:t xml:space="preserve"> </w:t>
      </w:r>
      <w:r w:rsidR="007C182E">
        <w:rPr>
          <w:rFonts w:hint="eastAsia"/>
        </w:rPr>
        <w:t>规则预处理模块</w:t>
      </w:r>
    </w:p>
    <w:p w14:paraId="14465DD6" w14:textId="2224E4C5" w:rsidR="002F705B" w:rsidRPr="008C1387" w:rsidRDefault="002F705B" w:rsidP="00C70B2B">
      <w:pPr>
        <w:ind w:left="480"/>
      </w:pPr>
    </w:p>
    <w:p w14:paraId="14B95F8A" w14:textId="3DC37083" w:rsidR="008C1387" w:rsidRDefault="008C1387" w:rsidP="008C1387">
      <w:pPr>
        <w:pStyle w:val="2"/>
      </w:pPr>
      <w:bookmarkStart w:id="81" w:name="_Toc25947936"/>
      <w:r>
        <w:rPr>
          <w:rFonts w:hint="eastAsia"/>
        </w:rPr>
        <w:lastRenderedPageBreak/>
        <w:t>4.</w:t>
      </w:r>
      <w:r w:rsidR="002F705B">
        <w:rPr>
          <w:rFonts w:hint="eastAsia"/>
        </w:rPr>
        <w:t>3</w:t>
      </w:r>
      <w:r>
        <w:t xml:space="preserve"> </w:t>
      </w:r>
      <w:r w:rsidR="00BD3847">
        <w:rPr>
          <w:rFonts w:hint="eastAsia"/>
        </w:rPr>
        <w:t>审核流模块</w:t>
      </w:r>
      <w:bookmarkEnd w:id="81"/>
    </w:p>
    <w:p w14:paraId="497569DA" w14:textId="7C692D08" w:rsidR="00202EDB" w:rsidRPr="00202EDB" w:rsidRDefault="00955C84" w:rsidP="00202EDB">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7D5961E5" w14:textId="1EF31C49" w:rsidR="008C1387" w:rsidRDefault="008C1387" w:rsidP="008C1387">
      <w:pPr>
        <w:pStyle w:val="2"/>
      </w:pPr>
      <w:bookmarkStart w:id="82" w:name="_Toc25947937"/>
      <w:r>
        <w:rPr>
          <w:rFonts w:hint="eastAsia"/>
        </w:rPr>
        <w:t>4.</w:t>
      </w:r>
      <w:r w:rsidR="002F705B">
        <w:rPr>
          <w:rFonts w:hint="eastAsia"/>
        </w:rPr>
        <w:t>4</w:t>
      </w:r>
      <w:r>
        <w:t xml:space="preserve"> </w:t>
      </w:r>
      <w:r w:rsidR="00BD3847">
        <w:rPr>
          <w:rFonts w:hint="eastAsia"/>
        </w:rPr>
        <w:t>业务处理模块</w:t>
      </w:r>
      <w:bookmarkEnd w:id="82"/>
    </w:p>
    <w:p w14:paraId="590B8A97" w14:textId="67BDA944" w:rsidR="008C1387" w:rsidRPr="008C1387" w:rsidRDefault="004F7504" w:rsidP="008C1387">
      <w:r>
        <w:tab/>
      </w:r>
      <w:r>
        <w:rPr>
          <w:rFonts w:hint="eastAsia"/>
        </w:rPr>
        <w:t>##</w:t>
      </w:r>
    </w:p>
    <w:p w14:paraId="6FC379F9" w14:textId="73B99794" w:rsidR="008C1387" w:rsidRDefault="008C1387" w:rsidP="008C1387">
      <w:pPr>
        <w:pStyle w:val="2"/>
      </w:pPr>
      <w:bookmarkStart w:id="83" w:name="_Toc25947938"/>
      <w:r>
        <w:rPr>
          <w:rFonts w:hint="eastAsia"/>
        </w:rPr>
        <w:t>4.5</w:t>
      </w:r>
      <w:r>
        <w:t xml:space="preserve"> </w:t>
      </w:r>
      <w:r>
        <w:rPr>
          <w:rFonts w:hint="eastAsia"/>
        </w:rPr>
        <w:t>系统测试</w:t>
      </w:r>
      <w:bookmarkEnd w:id="83"/>
    </w:p>
    <w:p w14:paraId="3705846E" w14:textId="77777777" w:rsidR="008C1387" w:rsidRDefault="008C1387" w:rsidP="008C1387">
      <w:pPr>
        <w:ind w:firstLine="420"/>
      </w:pPr>
      <w:r>
        <w:rPr>
          <w:rFonts w:hint="eastAsia"/>
        </w:rPr>
        <w:t>##</w:t>
      </w:r>
    </w:p>
    <w:p w14:paraId="31F8F616" w14:textId="237821B0" w:rsidR="008C1387" w:rsidRDefault="008C1387" w:rsidP="008C1387">
      <w:pPr>
        <w:pStyle w:val="3"/>
      </w:pPr>
      <w:bookmarkStart w:id="84" w:name="_Toc25947939"/>
      <w:r>
        <w:rPr>
          <w:rFonts w:hint="eastAsia"/>
        </w:rPr>
        <w:t>4.5.1</w:t>
      </w:r>
      <w:r>
        <w:t xml:space="preserve"> </w:t>
      </w:r>
      <w:r>
        <w:rPr>
          <w:rFonts w:hint="eastAsia"/>
        </w:rPr>
        <w:t>测试环境</w:t>
      </w:r>
      <w:bookmarkEnd w:id="84"/>
    </w:p>
    <w:p w14:paraId="6EA9FA59" w14:textId="77777777" w:rsidR="008C1387" w:rsidRDefault="008C1387" w:rsidP="008C1387">
      <w:pPr>
        <w:ind w:firstLine="420"/>
      </w:pPr>
      <w:r>
        <w:rPr>
          <w:rFonts w:hint="eastAsia"/>
        </w:rPr>
        <w:t>##</w:t>
      </w:r>
    </w:p>
    <w:p w14:paraId="52B1161B" w14:textId="77777777" w:rsidR="008C1387" w:rsidRPr="008C1387" w:rsidRDefault="008C1387" w:rsidP="008C1387"/>
    <w:p w14:paraId="031C6825" w14:textId="09F621CB" w:rsidR="008C1387" w:rsidRDefault="008C1387" w:rsidP="008C1387">
      <w:pPr>
        <w:pStyle w:val="3"/>
      </w:pPr>
      <w:bookmarkStart w:id="85" w:name="_Toc25947940"/>
      <w:r>
        <w:rPr>
          <w:rFonts w:hint="eastAsia"/>
        </w:rPr>
        <w:t>4.5.2</w:t>
      </w:r>
      <w:r>
        <w:t xml:space="preserve"> </w:t>
      </w:r>
      <w:r>
        <w:rPr>
          <w:rFonts w:hint="eastAsia"/>
        </w:rPr>
        <w:t>测试设计</w:t>
      </w:r>
      <w:bookmarkEnd w:id="85"/>
    </w:p>
    <w:p w14:paraId="0A802B28" w14:textId="77777777" w:rsidR="008C1387" w:rsidRDefault="008C1387" w:rsidP="008C1387">
      <w:pPr>
        <w:ind w:firstLine="420"/>
      </w:pPr>
      <w:r>
        <w:rPr>
          <w:rFonts w:hint="eastAsia"/>
        </w:rPr>
        <w:t>##</w:t>
      </w:r>
    </w:p>
    <w:p w14:paraId="427B2D28" w14:textId="77777777" w:rsidR="008C1387" w:rsidRPr="008C1387" w:rsidRDefault="008C1387" w:rsidP="008C1387"/>
    <w:p w14:paraId="7FFCAD9D" w14:textId="720445EA" w:rsidR="008C1387" w:rsidRDefault="008C1387" w:rsidP="008C1387">
      <w:pPr>
        <w:pStyle w:val="3"/>
      </w:pPr>
      <w:bookmarkStart w:id="86" w:name="_Toc25947941"/>
      <w:r>
        <w:rPr>
          <w:rFonts w:hint="eastAsia"/>
        </w:rPr>
        <w:t>4.5.3</w:t>
      </w:r>
      <w:r>
        <w:t xml:space="preserve"> </w:t>
      </w:r>
      <w:r>
        <w:rPr>
          <w:rFonts w:hint="eastAsia"/>
        </w:rPr>
        <w:t>测试结果</w:t>
      </w:r>
      <w:bookmarkEnd w:id="86"/>
    </w:p>
    <w:p w14:paraId="44CF69C7" w14:textId="77777777" w:rsidR="008C1387" w:rsidRDefault="008C1387" w:rsidP="008C1387">
      <w:pPr>
        <w:ind w:firstLine="420"/>
      </w:pPr>
      <w:r>
        <w:rPr>
          <w:rFonts w:hint="eastAsia"/>
        </w:rPr>
        <w:t>##</w:t>
      </w:r>
    </w:p>
    <w:p w14:paraId="28FB1E8A" w14:textId="267DC0F5" w:rsidR="008C1387" w:rsidRDefault="008C1387" w:rsidP="008C1387">
      <w:pPr>
        <w:pStyle w:val="1"/>
        <w:jc w:val="center"/>
        <w:rPr>
          <w:rFonts w:ascii="黑体" w:eastAsia="黑体"/>
        </w:rPr>
      </w:pPr>
      <w:bookmarkStart w:id="87" w:name="_Toc136107013"/>
      <w:bookmarkStart w:id="88" w:name="_Toc9453508"/>
      <w:bookmarkStart w:id="89" w:name="_Toc25947942"/>
      <w:r>
        <w:rPr>
          <w:rFonts w:ascii="黑体" w:eastAsia="黑体" w:hint="eastAsia"/>
        </w:rPr>
        <w:lastRenderedPageBreak/>
        <w:t>第五章  总结与展望</w:t>
      </w:r>
      <w:bookmarkEnd w:id="87"/>
      <w:bookmarkEnd w:id="88"/>
      <w:bookmarkEnd w:id="89"/>
    </w:p>
    <w:p w14:paraId="416040A9" w14:textId="3CBF4A69" w:rsidR="008C1387" w:rsidRDefault="008C1387" w:rsidP="008C1387">
      <w:pPr>
        <w:pStyle w:val="2"/>
      </w:pPr>
      <w:bookmarkStart w:id="90" w:name="_Toc25947943"/>
      <w:r>
        <w:rPr>
          <w:rFonts w:hint="eastAsia"/>
        </w:rPr>
        <w:t>5.1</w:t>
      </w:r>
      <w:r>
        <w:t xml:space="preserve"> </w:t>
      </w:r>
      <w:r>
        <w:rPr>
          <w:rFonts w:hint="eastAsia"/>
        </w:rPr>
        <w:t>总结</w:t>
      </w:r>
      <w:bookmarkEnd w:id="90"/>
    </w:p>
    <w:p w14:paraId="5415B543" w14:textId="77777777" w:rsidR="008C1387" w:rsidRDefault="008C1387" w:rsidP="008C1387">
      <w:pPr>
        <w:ind w:firstLine="420"/>
      </w:pPr>
      <w:r>
        <w:rPr>
          <w:rFonts w:hint="eastAsia"/>
        </w:rPr>
        <w:t>##</w:t>
      </w:r>
    </w:p>
    <w:p w14:paraId="11967511" w14:textId="77777777" w:rsidR="008C1387" w:rsidRPr="008C1387" w:rsidRDefault="008C1387" w:rsidP="008C1387"/>
    <w:p w14:paraId="16F8D4DE" w14:textId="68A80330" w:rsidR="008C1387" w:rsidRDefault="008C1387" w:rsidP="008C1387">
      <w:pPr>
        <w:pStyle w:val="2"/>
      </w:pPr>
      <w:bookmarkStart w:id="91" w:name="_Toc25947944"/>
      <w:r>
        <w:rPr>
          <w:rFonts w:hint="eastAsia"/>
        </w:rPr>
        <w:t>5.2</w:t>
      </w:r>
      <w:r w:rsidR="00EB775C">
        <w:t xml:space="preserve"> </w:t>
      </w:r>
      <w:r w:rsidR="00EB775C">
        <w:rPr>
          <w:rFonts w:hint="eastAsia"/>
        </w:rPr>
        <w:t>工作</w:t>
      </w:r>
      <w:r>
        <w:rPr>
          <w:rFonts w:hint="eastAsia"/>
        </w:rPr>
        <w:t>展望</w:t>
      </w:r>
      <w:bookmarkEnd w:id="91"/>
    </w:p>
    <w:p w14:paraId="2171D80B" w14:textId="77777777" w:rsidR="008C1387" w:rsidRDefault="008C1387" w:rsidP="008C1387">
      <w:pPr>
        <w:ind w:firstLine="420"/>
      </w:pPr>
      <w:r>
        <w:rPr>
          <w:rFonts w:hint="eastAsia"/>
        </w:rPr>
        <w:t>##</w:t>
      </w:r>
    </w:p>
    <w:p w14:paraId="6FEE3B9D" w14:textId="63D70DC4" w:rsidR="008C1387" w:rsidRDefault="008C1387" w:rsidP="008C1387"/>
    <w:p w14:paraId="1BB485FF" w14:textId="35B75FCB" w:rsidR="00EB775C" w:rsidRDefault="00EB775C" w:rsidP="00EB775C">
      <w:pPr>
        <w:pStyle w:val="1"/>
        <w:jc w:val="center"/>
        <w:rPr>
          <w:rFonts w:ascii="黑体" w:eastAsia="黑体"/>
        </w:rPr>
      </w:pPr>
      <w:bookmarkStart w:id="92" w:name="_Toc136107018"/>
      <w:bookmarkStart w:id="93" w:name="_Toc9453511"/>
      <w:bookmarkStart w:id="94" w:name="_Toc25947945"/>
      <w:r>
        <w:rPr>
          <w:rFonts w:ascii="黑体" w:eastAsia="黑体" w:hint="eastAsia"/>
        </w:rPr>
        <w:t>参 考 文 献</w:t>
      </w:r>
      <w:bookmarkEnd w:id="92"/>
      <w:bookmarkEnd w:id="93"/>
      <w:bookmarkEnd w:id="94"/>
    </w:p>
    <w:p w14:paraId="6C6B9B41" w14:textId="77777777" w:rsidR="00EB775C" w:rsidRDefault="00EB775C" w:rsidP="00EB775C">
      <w:pPr>
        <w:ind w:firstLine="420"/>
      </w:pPr>
      <w:r>
        <w:rPr>
          <w:rFonts w:hint="eastAsia"/>
        </w:rPr>
        <w:t>##</w:t>
      </w:r>
    </w:p>
    <w:p w14:paraId="56E2CAE8" w14:textId="77777777" w:rsidR="00EB775C" w:rsidRPr="00EB775C" w:rsidRDefault="00EB775C" w:rsidP="00EB775C"/>
    <w:p w14:paraId="4D399935" w14:textId="77777777" w:rsidR="00EB775C" w:rsidRDefault="00EB775C" w:rsidP="00EB775C">
      <w:pPr>
        <w:pStyle w:val="1"/>
        <w:jc w:val="center"/>
        <w:rPr>
          <w:rFonts w:ascii="黑体" w:eastAsia="黑体"/>
        </w:rPr>
      </w:pPr>
      <w:bookmarkStart w:id="95" w:name="_Toc9453512"/>
      <w:bookmarkStart w:id="96" w:name="_Toc25947946"/>
      <w:r>
        <w:rPr>
          <w:rFonts w:ascii="黑体" w:eastAsia="黑体" w:hint="eastAsia"/>
        </w:rPr>
        <w:t>致      谢</w:t>
      </w:r>
      <w:bookmarkEnd w:id="95"/>
      <w:bookmarkEnd w:id="96"/>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C7398" w14:textId="77777777" w:rsidR="00A659F1" w:rsidRDefault="00A659F1">
      <w:r>
        <w:separator/>
      </w:r>
    </w:p>
  </w:endnote>
  <w:endnote w:type="continuationSeparator" w:id="0">
    <w:p w14:paraId="0481A125" w14:textId="77777777" w:rsidR="00A659F1" w:rsidRDefault="00A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体">
    <w:altName w:val="宋体"/>
    <w:charset w:val="86"/>
    <w:family w:val="roma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E3B4" w14:textId="77777777" w:rsidR="00CA0CB3" w:rsidRDefault="00CA0CB3">
    <w:pPr>
      <w:pStyle w:val="ad"/>
      <w:framePr w:wrap="around" w:vAnchor="text" w:hAnchor="margin" w:xAlign="center" w:y="1"/>
      <w:rPr>
        <w:rStyle w:val="a9"/>
      </w:rPr>
    </w:pPr>
    <w:r>
      <w:fldChar w:fldCharType="begin"/>
    </w:r>
    <w:r>
      <w:rPr>
        <w:rStyle w:val="a9"/>
      </w:rPr>
      <w:instrText xml:space="preserve">PAGE  </w:instrText>
    </w:r>
    <w:r>
      <w:fldChar w:fldCharType="end"/>
    </w:r>
  </w:p>
  <w:p w14:paraId="249055EC" w14:textId="77777777" w:rsidR="00CA0CB3" w:rsidRDefault="00CA0CB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8D0D6" w14:textId="77777777" w:rsidR="00A659F1" w:rsidRDefault="00A659F1">
      <w:r>
        <w:separator/>
      </w:r>
    </w:p>
  </w:footnote>
  <w:footnote w:type="continuationSeparator" w:id="0">
    <w:p w14:paraId="0A9810ED" w14:textId="77777777" w:rsidR="00A659F1" w:rsidRDefault="00A65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9EB24" w14:textId="77777777" w:rsidR="00CA0CB3" w:rsidRDefault="00CA0CB3">
    <w:pPr>
      <w:pStyle w:val="ab"/>
      <w:jc w:val="both"/>
    </w:pPr>
    <w:r>
      <w:rPr>
        <w:rFonts w:hint="eastAsia"/>
      </w:rPr>
      <w:t>南京大学硕士论文</w:t>
    </w:r>
    <w:r>
      <w:rPr>
        <w:rFonts w:hint="eastAsia"/>
      </w:rP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4F879" w14:textId="77777777" w:rsidR="00CA0CB3" w:rsidRDefault="00CA0CB3">
    <w:pPr>
      <w:pStyle w:val="ab"/>
    </w:pPr>
    <w:r>
      <w:rPr>
        <w:rFonts w:hint="eastAsia"/>
      </w:rPr>
      <w:t>南京大学硕士论文</w:t>
    </w:r>
    <w:r>
      <w:rPr>
        <w:rFonts w:hint="eastAsia"/>
      </w:rPr>
      <w:t xml:space="preserve">                                                                     </w:t>
    </w:r>
    <w:r>
      <w:rPr>
        <w:rFonts w:hint="eastAsia"/>
      </w:rPr>
      <w:t>图目录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5BB3" w14:textId="77777777" w:rsidR="00CA0CB3" w:rsidRDefault="00CA0CB3">
    <w:pPr>
      <w:pStyle w:val="ab"/>
    </w:pPr>
    <w:r>
      <w:rPr>
        <w:rFonts w:hint="eastAsia"/>
      </w:rPr>
      <w:t>南京大学硕士论文</w:t>
    </w:r>
    <w:r>
      <w:rPr>
        <w:rFonts w:hint="eastAsia"/>
      </w:rPr>
      <w:t xml:space="preserve">                                                                      </w:t>
    </w:r>
    <w:r>
      <w:rPr>
        <w:rFonts w:hint="eastAsia"/>
      </w:rPr>
      <w:t>表目录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7D60F" w14:textId="77777777" w:rsidR="00CA0CB3" w:rsidRDefault="00CA0CB3">
    <w:pPr>
      <w:pStyle w:val="ab"/>
    </w:pPr>
    <w:r>
      <w:rPr>
        <w:rFonts w:hint="eastAsia"/>
      </w:rPr>
      <w:t>南京大学硕士论文</w:t>
    </w:r>
    <w:r>
      <w:rPr>
        <w:rFonts w:hint="eastAsia"/>
      </w:rPr>
      <w:t xml:space="preserve">                                                                    </w:t>
    </w:r>
    <w:r>
      <w:rPr>
        <w:rFonts w:ascii="Arial" w:hAnsi="Arial" w:cs="Arial"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79A"/>
    <w:multiLevelType w:val="hybridMultilevel"/>
    <w:tmpl w:val="C114CE18"/>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D14D3"/>
    <w:multiLevelType w:val="hybridMultilevel"/>
    <w:tmpl w:val="ABF2165E"/>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05434A"/>
    <w:multiLevelType w:val="hybridMultilevel"/>
    <w:tmpl w:val="DE667424"/>
    <w:lvl w:ilvl="0" w:tplc="BD867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8710CC"/>
    <w:multiLevelType w:val="hybridMultilevel"/>
    <w:tmpl w:val="3DE29504"/>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167DA4"/>
    <w:multiLevelType w:val="hybridMultilevel"/>
    <w:tmpl w:val="3606CEDC"/>
    <w:lvl w:ilvl="0" w:tplc="D6503D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723B94"/>
    <w:multiLevelType w:val="hybridMultilevel"/>
    <w:tmpl w:val="BFA234BA"/>
    <w:lvl w:ilvl="0" w:tplc="CF684A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777213"/>
    <w:multiLevelType w:val="hybridMultilevel"/>
    <w:tmpl w:val="9EA6D242"/>
    <w:lvl w:ilvl="0" w:tplc="17C64BAC">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0F161A"/>
    <w:multiLevelType w:val="hybridMultilevel"/>
    <w:tmpl w:val="752CAF10"/>
    <w:lvl w:ilvl="0" w:tplc="724E9D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CA4135B"/>
    <w:multiLevelType w:val="hybridMultilevel"/>
    <w:tmpl w:val="D9A66192"/>
    <w:lvl w:ilvl="0" w:tplc="9F0E8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4F3070"/>
    <w:multiLevelType w:val="hybridMultilevel"/>
    <w:tmpl w:val="5A584C94"/>
    <w:lvl w:ilvl="0" w:tplc="70C228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285C8B"/>
    <w:multiLevelType w:val="hybridMultilevel"/>
    <w:tmpl w:val="9ABEFA52"/>
    <w:lvl w:ilvl="0" w:tplc="6B261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84613D"/>
    <w:multiLevelType w:val="hybridMultilevel"/>
    <w:tmpl w:val="B270F836"/>
    <w:lvl w:ilvl="0" w:tplc="16CCE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90492F"/>
    <w:multiLevelType w:val="hybridMultilevel"/>
    <w:tmpl w:val="4F08564E"/>
    <w:lvl w:ilvl="0" w:tplc="F266E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B82798"/>
    <w:multiLevelType w:val="hybridMultilevel"/>
    <w:tmpl w:val="389ADE4C"/>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076CCC"/>
    <w:multiLevelType w:val="hybridMultilevel"/>
    <w:tmpl w:val="E14A8CBC"/>
    <w:lvl w:ilvl="0" w:tplc="D938D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C5263A"/>
    <w:multiLevelType w:val="hybridMultilevel"/>
    <w:tmpl w:val="FC32AC3E"/>
    <w:lvl w:ilvl="0" w:tplc="B636E7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4128E9"/>
    <w:multiLevelType w:val="hybridMultilevel"/>
    <w:tmpl w:val="FC5E3624"/>
    <w:lvl w:ilvl="0" w:tplc="3F4A7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2F3E70"/>
    <w:multiLevelType w:val="hybridMultilevel"/>
    <w:tmpl w:val="096E35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8B77F09"/>
    <w:multiLevelType w:val="hybridMultilevel"/>
    <w:tmpl w:val="94DA0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6F2ABF"/>
    <w:multiLevelType w:val="hybridMultilevel"/>
    <w:tmpl w:val="91224B26"/>
    <w:lvl w:ilvl="0" w:tplc="79DAFD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1C06D0"/>
    <w:multiLevelType w:val="multilevel"/>
    <w:tmpl w:val="27C2C4DA"/>
    <w:lvl w:ilvl="0">
      <w:start w:val="3"/>
      <w:numFmt w:val="decimal"/>
      <w:lvlText w:val="%1"/>
      <w:lvlJc w:val="left"/>
      <w:pPr>
        <w:ind w:left="708" w:hanging="708"/>
      </w:pPr>
      <w:rPr>
        <w:rFonts w:hint="default"/>
      </w:rPr>
    </w:lvl>
    <w:lvl w:ilvl="1">
      <w:start w:val="2"/>
      <w:numFmt w:val="decimal"/>
      <w:lvlText w:val="%1.%2"/>
      <w:lvlJc w:val="left"/>
      <w:pPr>
        <w:ind w:left="708" w:hanging="70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0165C39"/>
    <w:multiLevelType w:val="hybridMultilevel"/>
    <w:tmpl w:val="976EF1B2"/>
    <w:lvl w:ilvl="0" w:tplc="64AA5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046E8B"/>
    <w:multiLevelType w:val="hybridMultilevel"/>
    <w:tmpl w:val="1A76848A"/>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D40059"/>
    <w:multiLevelType w:val="hybridMultilevel"/>
    <w:tmpl w:val="AE822E4C"/>
    <w:lvl w:ilvl="0" w:tplc="15F0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3674BD"/>
    <w:multiLevelType w:val="hybridMultilevel"/>
    <w:tmpl w:val="0C2432B2"/>
    <w:lvl w:ilvl="0" w:tplc="9530C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C4D72AA"/>
    <w:multiLevelType w:val="hybridMultilevel"/>
    <w:tmpl w:val="4AA055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ED33697"/>
    <w:multiLevelType w:val="hybridMultilevel"/>
    <w:tmpl w:val="29228468"/>
    <w:lvl w:ilvl="0" w:tplc="49F0DC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20"/>
  </w:num>
  <w:num w:numId="3">
    <w:abstractNumId w:val="19"/>
  </w:num>
  <w:num w:numId="4">
    <w:abstractNumId w:val="25"/>
  </w:num>
  <w:num w:numId="5">
    <w:abstractNumId w:val="5"/>
  </w:num>
  <w:num w:numId="6">
    <w:abstractNumId w:val="4"/>
  </w:num>
  <w:num w:numId="7">
    <w:abstractNumId w:val="23"/>
  </w:num>
  <w:num w:numId="8">
    <w:abstractNumId w:val="14"/>
  </w:num>
  <w:num w:numId="9">
    <w:abstractNumId w:val="0"/>
  </w:num>
  <w:num w:numId="10">
    <w:abstractNumId w:val="10"/>
  </w:num>
  <w:num w:numId="11">
    <w:abstractNumId w:val="16"/>
  </w:num>
  <w:num w:numId="12">
    <w:abstractNumId w:val="21"/>
  </w:num>
  <w:num w:numId="13">
    <w:abstractNumId w:val="2"/>
  </w:num>
  <w:num w:numId="14">
    <w:abstractNumId w:val="26"/>
  </w:num>
  <w:num w:numId="15">
    <w:abstractNumId w:val="6"/>
  </w:num>
  <w:num w:numId="16">
    <w:abstractNumId w:val="8"/>
  </w:num>
  <w:num w:numId="17">
    <w:abstractNumId w:val="27"/>
  </w:num>
  <w:num w:numId="18">
    <w:abstractNumId w:val="9"/>
  </w:num>
  <w:num w:numId="19">
    <w:abstractNumId w:val="13"/>
  </w:num>
  <w:num w:numId="20">
    <w:abstractNumId w:val="1"/>
  </w:num>
  <w:num w:numId="21">
    <w:abstractNumId w:val="12"/>
  </w:num>
  <w:num w:numId="22">
    <w:abstractNumId w:val="24"/>
  </w:num>
  <w:num w:numId="23">
    <w:abstractNumId w:val="11"/>
  </w:num>
  <w:num w:numId="24">
    <w:abstractNumId w:val="3"/>
  </w:num>
  <w:num w:numId="25">
    <w:abstractNumId w:val="17"/>
  </w:num>
  <w:num w:numId="26">
    <w:abstractNumId w:val="15"/>
  </w:num>
  <w:num w:numId="27">
    <w:abstractNumId w:val="22"/>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25DD"/>
    <w:rsid w:val="00005EE3"/>
    <w:rsid w:val="000305EF"/>
    <w:rsid w:val="00036DFF"/>
    <w:rsid w:val="00050473"/>
    <w:rsid w:val="00050D73"/>
    <w:rsid w:val="000631E3"/>
    <w:rsid w:val="000666A3"/>
    <w:rsid w:val="00073B85"/>
    <w:rsid w:val="00074626"/>
    <w:rsid w:val="000746C2"/>
    <w:rsid w:val="00075821"/>
    <w:rsid w:val="00094A88"/>
    <w:rsid w:val="000A1618"/>
    <w:rsid w:val="000A35FA"/>
    <w:rsid w:val="000B3582"/>
    <w:rsid w:val="000C1BA2"/>
    <w:rsid w:val="000C753D"/>
    <w:rsid w:val="000D4D50"/>
    <w:rsid w:val="000D60CF"/>
    <w:rsid w:val="000D6636"/>
    <w:rsid w:val="000E2E0A"/>
    <w:rsid w:val="000F6464"/>
    <w:rsid w:val="00107A17"/>
    <w:rsid w:val="00127642"/>
    <w:rsid w:val="00134170"/>
    <w:rsid w:val="00152290"/>
    <w:rsid w:val="0017302D"/>
    <w:rsid w:val="00175239"/>
    <w:rsid w:val="00176E0E"/>
    <w:rsid w:val="0018595F"/>
    <w:rsid w:val="00186B92"/>
    <w:rsid w:val="001916B6"/>
    <w:rsid w:val="00197ECA"/>
    <w:rsid w:val="001A238A"/>
    <w:rsid w:val="001A7BB3"/>
    <w:rsid w:val="001B27E3"/>
    <w:rsid w:val="001B41D4"/>
    <w:rsid w:val="001B6DF9"/>
    <w:rsid w:val="001C4E92"/>
    <w:rsid w:val="001F29E4"/>
    <w:rsid w:val="001F6EF2"/>
    <w:rsid w:val="00202EDB"/>
    <w:rsid w:val="002067E1"/>
    <w:rsid w:val="00211E7D"/>
    <w:rsid w:val="002129C7"/>
    <w:rsid w:val="002235C6"/>
    <w:rsid w:val="00225162"/>
    <w:rsid w:val="00225D2E"/>
    <w:rsid w:val="00226288"/>
    <w:rsid w:val="00227FB8"/>
    <w:rsid w:val="0024409F"/>
    <w:rsid w:val="0024432C"/>
    <w:rsid w:val="00252456"/>
    <w:rsid w:val="0025274C"/>
    <w:rsid w:val="00274569"/>
    <w:rsid w:val="00276063"/>
    <w:rsid w:val="002842DE"/>
    <w:rsid w:val="0029769C"/>
    <w:rsid w:val="002C49D3"/>
    <w:rsid w:val="002D47B9"/>
    <w:rsid w:val="002E1020"/>
    <w:rsid w:val="002F4456"/>
    <w:rsid w:val="002F4F81"/>
    <w:rsid w:val="002F705B"/>
    <w:rsid w:val="002F7E71"/>
    <w:rsid w:val="0030470C"/>
    <w:rsid w:val="003111BB"/>
    <w:rsid w:val="00323D96"/>
    <w:rsid w:val="00324162"/>
    <w:rsid w:val="00334F60"/>
    <w:rsid w:val="0033795B"/>
    <w:rsid w:val="0036280D"/>
    <w:rsid w:val="00366ABA"/>
    <w:rsid w:val="00376116"/>
    <w:rsid w:val="00376716"/>
    <w:rsid w:val="0038014D"/>
    <w:rsid w:val="0038636E"/>
    <w:rsid w:val="00391A25"/>
    <w:rsid w:val="00396B77"/>
    <w:rsid w:val="00396E41"/>
    <w:rsid w:val="00397E70"/>
    <w:rsid w:val="003A0109"/>
    <w:rsid w:val="003A4793"/>
    <w:rsid w:val="003A58CD"/>
    <w:rsid w:val="003B3EB6"/>
    <w:rsid w:val="003D01A5"/>
    <w:rsid w:val="003D0478"/>
    <w:rsid w:val="003D5135"/>
    <w:rsid w:val="003E23B5"/>
    <w:rsid w:val="003F0FDE"/>
    <w:rsid w:val="003F3EF4"/>
    <w:rsid w:val="003F4DA8"/>
    <w:rsid w:val="00402368"/>
    <w:rsid w:val="00403E06"/>
    <w:rsid w:val="00425A39"/>
    <w:rsid w:val="004304D9"/>
    <w:rsid w:val="004321A8"/>
    <w:rsid w:val="004500C4"/>
    <w:rsid w:val="0045267A"/>
    <w:rsid w:val="004530B0"/>
    <w:rsid w:val="004713F4"/>
    <w:rsid w:val="00472E28"/>
    <w:rsid w:val="004844CD"/>
    <w:rsid w:val="0049115A"/>
    <w:rsid w:val="00491A2B"/>
    <w:rsid w:val="004A7300"/>
    <w:rsid w:val="004B4D30"/>
    <w:rsid w:val="004B5471"/>
    <w:rsid w:val="004C5776"/>
    <w:rsid w:val="004C6632"/>
    <w:rsid w:val="004D0625"/>
    <w:rsid w:val="004D38F1"/>
    <w:rsid w:val="004D4EE5"/>
    <w:rsid w:val="004E0430"/>
    <w:rsid w:val="004F7504"/>
    <w:rsid w:val="00500736"/>
    <w:rsid w:val="00501FA5"/>
    <w:rsid w:val="00504435"/>
    <w:rsid w:val="0051343F"/>
    <w:rsid w:val="00520694"/>
    <w:rsid w:val="00521AD0"/>
    <w:rsid w:val="0053377A"/>
    <w:rsid w:val="00543F01"/>
    <w:rsid w:val="00553CE3"/>
    <w:rsid w:val="00563AC6"/>
    <w:rsid w:val="0056595C"/>
    <w:rsid w:val="00567991"/>
    <w:rsid w:val="00573079"/>
    <w:rsid w:val="00587E23"/>
    <w:rsid w:val="005904E7"/>
    <w:rsid w:val="00592070"/>
    <w:rsid w:val="005A3D16"/>
    <w:rsid w:val="005B0843"/>
    <w:rsid w:val="005C1459"/>
    <w:rsid w:val="005C50F6"/>
    <w:rsid w:val="005C6587"/>
    <w:rsid w:val="005D1AB7"/>
    <w:rsid w:val="005F2DAD"/>
    <w:rsid w:val="006115B7"/>
    <w:rsid w:val="00643A5A"/>
    <w:rsid w:val="00652E95"/>
    <w:rsid w:val="006562CC"/>
    <w:rsid w:val="0066194A"/>
    <w:rsid w:val="00662571"/>
    <w:rsid w:val="006627C9"/>
    <w:rsid w:val="006643E0"/>
    <w:rsid w:val="00665FC1"/>
    <w:rsid w:val="00670F30"/>
    <w:rsid w:val="00676836"/>
    <w:rsid w:val="00682175"/>
    <w:rsid w:val="006B32F1"/>
    <w:rsid w:val="006B6E33"/>
    <w:rsid w:val="006B74C1"/>
    <w:rsid w:val="006C791C"/>
    <w:rsid w:val="006D5E06"/>
    <w:rsid w:val="006E2689"/>
    <w:rsid w:val="006E7094"/>
    <w:rsid w:val="00707A07"/>
    <w:rsid w:val="00712DB8"/>
    <w:rsid w:val="007234E6"/>
    <w:rsid w:val="0074214F"/>
    <w:rsid w:val="00747AB7"/>
    <w:rsid w:val="007548A0"/>
    <w:rsid w:val="0076474C"/>
    <w:rsid w:val="007654D9"/>
    <w:rsid w:val="0077017C"/>
    <w:rsid w:val="0077774E"/>
    <w:rsid w:val="007779A5"/>
    <w:rsid w:val="00783BBC"/>
    <w:rsid w:val="00783DA7"/>
    <w:rsid w:val="00794DB8"/>
    <w:rsid w:val="007A10EE"/>
    <w:rsid w:val="007A1E5D"/>
    <w:rsid w:val="007A6F72"/>
    <w:rsid w:val="007A7AC9"/>
    <w:rsid w:val="007B6856"/>
    <w:rsid w:val="007C182E"/>
    <w:rsid w:val="007C1D23"/>
    <w:rsid w:val="007C2102"/>
    <w:rsid w:val="007C4231"/>
    <w:rsid w:val="007C7304"/>
    <w:rsid w:val="007D35E3"/>
    <w:rsid w:val="00802857"/>
    <w:rsid w:val="0081100E"/>
    <w:rsid w:val="0081428D"/>
    <w:rsid w:val="0081646A"/>
    <w:rsid w:val="0082425E"/>
    <w:rsid w:val="00824A14"/>
    <w:rsid w:val="008278ED"/>
    <w:rsid w:val="00831A62"/>
    <w:rsid w:val="00831E71"/>
    <w:rsid w:val="008328F6"/>
    <w:rsid w:val="00842122"/>
    <w:rsid w:val="0088646A"/>
    <w:rsid w:val="008B605A"/>
    <w:rsid w:val="008C1387"/>
    <w:rsid w:val="008E016C"/>
    <w:rsid w:val="008E13A3"/>
    <w:rsid w:val="008E66CE"/>
    <w:rsid w:val="008F05CB"/>
    <w:rsid w:val="008F5E00"/>
    <w:rsid w:val="0090018B"/>
    <w:rsid w:val="00902B87"/>
    <w:rsid w:val="00905118"/>
    <w:rsid w:val="00911710"/>
    <w:rsid w:val="00933AE2"/>
    <w:rsid w:val="009367E5"/>
    <w:rsid w:val="00941326"/>
    <w:rsid w:val="00943E17"/>
    <w:rsid w:val="00945AA9"/>
    <w:rsid w:val="00950EBC"/>
    <w:rsid w:val="00951470"/>
    <w:rsid w:val="009522D7"/>
    <w:rsid w:val="0095263A"/>
    <w:rsid w:val="00955C84"/>
    <w:rsid w:val="009739A3"/>
    <w:rsid w:val="00974EAD"/>
    <w:rsid w:val="00975576"/>
    <w:rsid w:val="009950A7"/>
    <w:rsid w:val="009B0C59"/>
    <w:rsid w:val="009D03C9"/>
    <w:rsid w:val="009F0C4C"/>
    <w:rsid w:val="009F5CA9"/>
    <w:rsid w:val="00A003D1"/>
    <w:rsid w:val="00A02080"/>
    <w:rsid w:val="00A0280E"/>
    <w:rsid w:val="00A31404"/>
    <w:rsid w:val="00A32B13"/>
    <w:rsid w:val="00A35B37"/>
    <w:rsid w:val="00A37C91"/>
    <w:rsid w:val="00A4644B"/>
    <w:rsid w:val="00A5407E"/>
    <w:rsid w:val="00A61B75"/>
    <w:rsid w:val="00A64468"/>
    <w:rsid w:val="00A64478"/>
    <w:rsid w:val="00A64CC9"/>
    <w:rsid w:val="00A659F1"/>
    <w:rsid w:val="00A66618"/>
    <w:rsid w:val="00A73BB4"/>
    <w:rsid w:val="00A76E3D"/>
    <w:rsid w:val="00A818E4"/>
    <w:rsid w:val="00A83A0E"/>
    <w:rsid w:val="00A86129"/>
    <w:rsid w:val="00A92490"/>
    <w:rsid w:val="00A948C8"/>
    <w:rsid w:val="00AA1CA9"/>
    <w:rsid w:val="00AA22A0"/>
    <w:rsid w:val="00AA47AF"/>
    <w:rsid w:val="00AA5A21"/>
    <w:rsid w:val="00AB3245"/>
    <w:rsid w:val="00AB41E5"/>
    <w:rsid w:val="00AB63F4"/>
    <w:rsid w:val="00AB7E15"/>
    <w:rsid w:val="00AC4CCA"/>
    <w:rsid w:val="00AC4FE8"/>
    <w:rsid w:val="00AD5E52"/>
    <w:rsid w:val="00AE6ED3"/>
    <w:rsid w:val="00AF3823"/>
    <w:rsid w:val="00AF636E"/>
    <w:rsid w:val="00B064AD"/>
    <w:rsid w:val="00B16F0B"/>
    <w:rsid w:val="00B21CF2"/>
    <w:rsid w:val="00B21E93"/>
    <w:rsid w:val="00B221A2"/>
    <w:rsid w:val="00B27D5B"/>
    <w:rsid w:val="00B31930"/>
    <w:rsid w:val="00B336A9"/>
    <w:rsid w:val="00B34729"/>
    <w:rsid w:val="00B42A94"/>
    <w:rsid w:val="00B46130"/>
    <w:rsid w:val="00B51B9F"/>
    <w:rsid w:val="00B5582F"/>
    <w:rsid w:val="00B57C1E"/>
    <w:rsid w:val="00B705DE"/>
    <w:rsid w:val="00B73E9A"/>
    <w:rsid w:val="00B81A2E"/>
    <w:rsid w:val="00B82047"/>
    <w:rsid w:val="00B82F01"/>
    <w:rsid w:val="00B93BCA"/>
    <w:rsid w:val="00BA04EF"/>
    <w:rsid w:val="00BA23DA"/>
    <w:rsid w:val="00BA28BB"/>
    <w:rsid w:val="00BA34E4"/>
    <w:rsid w:val="00BA5ACD"/>
    <w:rsid w:val="00BA68EA"/>
    <w:rsid w:val="00BA77D6"/>
    <w:rsid w:val="00BB0A29"/>
    <w:rsid w:val="00BB0AE9"/>
    <w:rsid w:val="00BC2D39"/>
    <w:rsid w:val="00BC394A"/>
    <w:rsid w:val="00BD3847"/>
    <w:rsid w:val="00BD6EAF"/>
    <w:rsid w:val="00BE4C33"/>
    <w:rsid w:val="00BF6294"/>
    <w:rsid w:val="00C020F6"/>
    <w:rsid w:val="00C028DC"/>
    <w:rsid w:val="00C03CFF"/>
    <w:rsid w:val="00C07D2F"/>
    <w:rsid w:val="00C205CF"/>
    <w:rsid w:val="00C21243"/>
    <w:rsid w:val="00C23B98"/>
    <w:rsid w:val="00C27CB9"/>
    <w:rsid w:val="00C337E3"/>
    <w:rsid w:val="00C34B67"/>
    <w:rsid w:val="00C4336B"/>
    <w:rsid w:val="00C44721"/>
    <w:rsid w:val="00C478D0"/>
    <w:rsid w:val="00C53970"/>
    <w:rsid w:val="00C57D6E"/>
    <w:rsid w:val="00C65783"/>
    <w:rsid w:val="00C70B2B"/>
    <w:rsid w:val="00C70BB7"/>
    <w:rsid w:val="00C742B8"/>
    <w:rsid w:val="00C75AFC"/>
    <w:rsid w:val="00C86856"/>
    <w:rsid w:val="00C9147B"/>
    <w:rsid w:val="00C917D9"/>
    <w:rsid w:val="00C956B7"/>
    <w:rsid w:val="00CA0CB3"/>
    <w:rsid w:val="00CB140B"/>
    <w:rsid w:val="00CC42B9"/>
    <w:rsid w:val="00CC5ECA"/>
    <w:rsid w:val="00CE27BB"/>
    <w:rsid w:val="00CE3AAF"/>
    <w:rsid w:val="00CE73FB"/>
    <w:rsid w:val="00CF16EF"/>
    <w:rsid w:val="00CF1925"/>
    <w:rsid w:val="00CF22F8"/>
    <w:rsid w:val="00CF3ABE"/>
    <w:rsid w:val="00D055DD"/>
    <w:rsid w:val="00D107A2"/>
    <w:rsid w:val="00D23094"/>
    <w:rsid w:val="00D24A70"/>
    <w:rsid w:val="00D53D7F"/>
    <w:rsid w:val="00D56F89"/>
    <w:rsid w:val="00D95220"/>
    <w:rsid w:val="00DA06C4"/>
    <w:rsid w:val="00DA0ECA"/>
    <w:rsid w:val="00DA3865"/>
    <w:rsid w:val="00DC02DF"/>
    <w:rsid w:val="00DC5871"/>
    <w:rsid w:val="00DD21BD"/>
    <w:rsid w:val="00DD5361"/>
    <w:rsid w:val="00DD69B7"/>
    <w:rsid w:val="00DF4380"/>
    <w:rsid w:val="00DF5FB5"/>
    <w:rsid w:val="00E04B53"/>
    <w:rsid w:val="00E12FCC"/>
    <w:rsid w:val="00E14539"/>
    <w:rsid w:val="00E1771E"/>
    <w:rsid w:val="00E23F2C"/>
    <w:rsid w:val="00E25493"/>
    <w:rsid w:val="00E344B1"/>
    <w:rsid w:val="00E36DB6"/>
    <w:rsid w:val="00E42E2B"/>
    <w:rsid w:val="00E60EFE"/>
    <w:rsid w:val="00E61BFB"/>
    <w:rsid w:val="00E643B2"/>
    <w:rsid w:val="00E70CF6"/>
    <w:rsid w:val="00E72420"/>
    <w:rsid w:val="00E84702"/>
    <w:rsid w:val="00E853EA"/>
    <w:rsid w:val="00E90FF6"/>
    <w:rsid w:val="00E97E58"/>
    <w:rsid w:val="00EA07B3"/>
    <w:rsid w:val="00EA1D13"/>
    <w:rsid w:val="00EA51C6"/>
    <w:rsid w:val="00EB774E"/>
    <w:rsid w:val="00EB775C"/>
    <w:rsid w:val="00EC2EB2"/>
    <w:rsid w:val="00ED13FA"/>
    <w:rsid w:val="00ED7F0E"/>
    <w:rsid w:val="00F045A9"/>
    <w:rsid w:val="00F110F1"/>
    <w:rsid w:val="00F12A0E"/>
    <w:rsid w:val="00F170AE"/>
    <w:rsid w:val="00F26F35"/>
    <w:rsid w:val="00F45B52"/>
    <w:rsid w:val="00F501B6"/>
    <w:rsid w:val="00F6611D"/>
    <w:rsid w:val="00F66D2E"/>
    <w:rsid w:val="00F675BF"/>
    <w:rsid w:val="00F73733"/>
    <w:rsid w:val="00F80A44"/>
    <w:rsid w:val="00F81349"/>
    <w:rsid w:val="00F83803"/>
    <w:rsid w:val="00F84AD7"/>
    <w:rsid w:val="00F915D8"/>
    <w:rsid w:val="00F93763"/>
    <w:rsid w:val="00FA0467"/>
    <w:rsid w:val="00FB3029"/>
    <w:rsid w:val="00FD7F56"/>
    <w:rsid w:val="00FE1AA3"/>
    <w:rsid w:val="00FE1B50"/>
    <w:rsid w:val="00FE2CD8"/>
    <w:rsid w:val="00FF60FE"/>
    <w:rsid w:val="00FF6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F59F5C3A-0103-45D2-B532-4034FECF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7D9"/>
    <w:pPr>
      <w:widowControl w:val="0"/>
      <w:jc w:val="both"/>
    </w:pPr>
  </w:style>
  <w:style w:type="paragraph" w:styleId="1">
    <w:name w:val="heading 1"/>
    <w:basedOn w:val="a"/>
    <w:next w:val="a"/>
    <w:link w:val="10"/>
    <w:qFormat/>
    <w:rsid w:val="000D60C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0D60C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4C6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D60CF"/>
    <w:rPr>
      <w:rFonts w:ascii="Times New Roman" w:eastAsia="宋体" w:hAnsi="Times New Roman" w:cs="Times New Roman"/>
      <w:b/>
      <w:bCs/>
      <w:kern w:val="44"/>
      <w:sz w:val="44"/>
      <w:szCs w:val="44"/>
    </w:rPr>
  </w:style>
  <w:style w:type="character" w:customStyle="1" w:styleId="20">
    <w:name w:val="标题 2 字符"/>
    <w:basedOn w:val="a0"/>
    <w:link w:val="2"/>
    <w:rsid w:val="000D60CF"/>
    <w:rPr>
      <w:rFonts w:ascii="Arial" w:eastAsia="黑体" w:hAnsi="Arial" w:cs="Times New Roman"/>
      <w:b/>
      <w:bCs/>
      <w:sz w:val="32"/>
      <w:szCs w:val="32"/>
    </w:rPr>
  </w:style>
  <w:style w:type="paragraph" w:styleId="a3">
    <w:name w:val="Date"/>
    <w:basedOn w:val="a"/>
    <w:next w:val="a"/>
    <w:link w:val="a4"/>
    <w:uiPriority w:val="99"/>
    <w:semiHidden/>
    <w:unhideWhenUsed/>
    <w:rsid w:val="00175239"/>
    <w:pPr>
      <w:ind w:leftChars="2500" w:left="100"/>
    </w:pPr>
  </w:style>
  <w:style w:type="character" w:customStyle="1" w:styleId="a4">
    <w:name w:val="日期 字符"/>
    <w:basedOn w:val="a0"/>
    <w:link w:val="a3"/>
    <w:uiPriority w:val="99"/>
    <w:semiHidden/>
    <w:rsid w:val="00175239"/>
  </w:style>
  <w:style w:type="character" w:customStyle="1" w:styleId="30">
    <w:name w:val="标题 3 字符"/>
    <w:basedOn w:val="a0"/>
    <w:link w:val="3"/>
    <w:uiPriority w:val="9"/>
    <w:rsid w:val="004C6632"/>
    <w:rPr>
      <w:b/>
      <w:bCs/>
      <w:sz w:val="32"/>
      <w:szCs w:val="32"/>
    </w:rPr>
  </w:style>
  <w:style w:type="paragraph" w:styleId="a5">
    <w:name w:val="List Paragraph"/>
    <w:basedOn w:val="a"/>
    <w:uiPriority w:val="34"/>
    <w:qFormat/>
    <w:rsid w:val="00403E06"/>
    <w:pPr>
      <w:ind w:firstLineChars="200" w:firstLine="420"/>
    </w:pPr>
  </w:style>
  <w:style w:type="paragraph" w:customStyle="1" w:styleId="a6">
    <w:name w:val="论文正文"/>
    <w:basedOn w:val="a"/>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6"/>
    <w:rsid w:val="00094A88"/>
    <w:rPr>
      <w:rFonts w:ascii="Arial" w:eastAsia="宋体" w:hAnsi="Arial" w:cs="Arial"/>
      <w:sz w:val="24"/>
      <w:szCs w:val="24"/>
    </w:rPr>
  </w:style>
  <w:style w:type="paragraph" w:styleId="a7">
    <w:name w:val="Balloon Text"/>
    <w:basedOn w:val="a"/>
    <w:link w:val="a8"/>
    <w:uiPriority w:val="99"/>
    <w:semiHidden/>
    <w:unhideWhenUsed/>
    <w:rsid w:val="00543F01"/>
    <w:rPr>
      <w:sz w:val="18"/>
      <w:szCs w:val="18"/>
    </w:rPr>
  </w:style>
  <w:style w:type="character" w:customStyle="1" w:styleId="a8">
    <w:name w:val="批注框文本 字符"/>
    <w:basedOn w:val="a0"/>
    <w:link w:val="a7"/>
    <w:uiPriority w:val="99"/>
    <w:semiHidden/>
    <w:rsid w:val="00543F01"/>
    <w:rPr>
      <w:sz w:val="18"/>
      <w:szCs w:val="18"/>
    </w:rPr>
  </w:style>
  <w:style w:type="character" w:styleId="a9">
    <w:name w:val="page number"/>
    <w:basedOn w:val="a0"/>
    <w:rsid w:val="00543F01"/>
  </w:style>
  <w:style w:type="paragraph" w:customStyle="1" w:styleId="aa">
    <w:name w:val="宋体"/>
    <w:basedOn w:val="a"/>
    <w:rsid w:val="00543F01"/>
    <w:pPr>
      <w:jc w:val="center"/>
    </w:pPr>
    <w:rPr>
      <w:rFonts w:ascii="Times New Roman" w:eastAsia="楷体_GB2312" w:hAnsi="Times New Roman" w:cs="Times New Roman"/>
      <w:b/>
      <w:sz w:val="30"/>
      <w:szCs w:val="24"/>
    </w:rPr>
  </w:style>
  <w:style w:type="paragraph" w:styleId="ab">
    <w:name w:val="header"/>
    <w:basedOn w:val="a"/>
    <w:link w:val="ac"/>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c">
    <w:name w:val="页眉 字符"/>
    <w:basedOn w:val="a0"/>
    <w:link w:val="ab"/>
    <w:rsid w:val="00543F01"/>
    <w:rPr>
      <w:rFonts w:ascii="Times New Roman" w:eastAsia="宋体" w:hAnsi="Times New Roman" w:cs="Times New Roman"/>
      <w:sz w:val="18"/>
      <w:szCs w:val="18"/>
    </w:rPr>
  </w:style>
  <w:style w:type="paragraph" w:styleId="ad">
    <w:name w:val="footer"/>
    <w:basedOn w:val="a"/>
    <w:link w:val="ae"/>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e">
    <w:name w:val="页脚 字符"/>
    <w:basedOn w:val="a0"/>
    <w:link w:val="ad"/>
    <w:rsid w:val="00543F01"/>
    <w:rPr>
      <w:rFonts w:ascii="Times New Roman" w:eastAsia="宋体" w:hAnsi="Times New Roman" w:cs="Times New Roman"/>
      <w:sz w:val="18"/>
      <w:szCs w:val="18"/>
    </w:rPr>
  </w:style>
  <w:style w:type="paragraph" w:styleId="TOC">
    <w:name w:val="TOC Heading"/>
    <w:basedOn w:val="1"/>
    <w:next w:val="a"/>
    <w:uiPriority w:val="39"/>
    <w:unhideWhenUsed/>
    <w:qFormat/>
    <w:rsid w:val="00F813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1349"/>
  </w:style>
  <w:style w:type="paragraph" w:styleId="TOC2">
    <w:name w:val="toc 2"/>
    <w:basedOn w:val="a"/>
    <w:next w:val="a"/>
    <w:autoRedefine/>
    <w:uiPriority w:val="39"/>
    <w:unhideWhenUsed/>
    <w:rsid w:val="00F81349"/>
    <w:pPr>
      <w:ind w:leftChars="200" w:left="420"/>
    </w:pPr>
  </w:style>
  <w:style w:type="paragraph" w:styleId="TOC3">
    <w:name w:val="toc 3"/>
    <w:basedOn w:val="a"/>
    <w:next w:val="a"/>
    <w:autoRedefine/>
    <w:uiPriority w:val="39"/>
    <w:unhideWhenUsed/>
    <w:rsid w:val="00F81349"/>
    <w:pPr>
      <w:tabs>
        <w:tab w:val="left" w:pos="1680"/>
        <w:tab w:val="right" w:leader="dot" w:pos="8296"/>
      </w:tabs>
      <w:ind w:leftChars="400" w:left="840"/>
    </w:pPr>
  </w:style>
  <w:style w:type="character" w:styleId="af">
    <w:name w:val="Hyperlink"/>
    <w:basedOn w:val="a0"/>
    <w:uiPriority w:val="99"/>
    <w:unhideWhenUsed/>
    <w:rsid w:val="00F81349"/>
    <w:rPr>
      <w:color w:val="0563C1" w:themeColor="hyperlink"/>
      <w:u w:val="single"/>
    </w:rPr>
  </w:style>
  <w:style w:type="character" w:styleId="af0">
    <w:name w:val="annotation reference"/>
    <w:semiHidden/>
    <w:rsid w:val="00563AC6"/>
    <w:rPr>
      <w:sz w:val="21"/>
      <w:szCs w:val="21"/>
    </w:rPr>
  </w:style>
  <w:style w:type="paragraph" w:styleId="af1">
    <w:name w:val="annotation text"/>
    <w:basedOn w:val="a"/>
    <w:link w:val="af2"/>
    <w:semiHidden/>
    <w:rsid w:val="00563AC6"/>
    <w:pPr>
      <w:jc w:val="left"/>
    </w:pPr>
    <w:rPr>
      <w:rFonts w:ascii="Times New Roman" w:eastAsia="宋体" w:hAnsi="Times New Roman" w:cs="Times New Roman"/>
      <w:sz w:val="24"/>
      <w:szCs w:val="24"/>
    </w:rPr>
  </w:style>
  <w:style w:type="character" w:customStyle="1" w:styleId="af2">
    <w:name w:val="批注文字 字符"/>
    <w:basedOn w:val="a0"/>
    <w:link w:val="af1"/>
    <w:semiHidden/>
    <w:rsid w:val="00563AC6"/>
    <w:rPr>
      <w:rFonts w:ascii="Times New Roman" w:eastAsia="宋体" w:hAnsi="Times New Roman" w:cs="Times New Roman"/>
      <w:sz w:val="24"/>
      <w:szCs w:val="24"/>
    </w:rPr>
  </w:style>
  <w:style w:type="table" w:styleId="af3">
    <w:name w:val="Table Grid"/>
    <w:basedOn w:val="a1"/>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C35E4-95A0-4AB2-9C32-13D47C770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10418</TotalTime>
  <Pages>34</Pages>
  <Words>1837</Words>
  <Characters>10474</Characters>
  <Application>Microsoft Office Word</Application>
  <DocSecurity>0</DocSecurity>
  <Lines>87</Lines>
  <Paragraphs>24</Paragraphs>
  <ScaleCrop>false</ScaleCrop>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36</cp:revision>
  <dcterms:created xsi:type="dcterms:W3CDTF">2019-12-16T06:20:00Z</dcterms:created>
  <dcterms:modified xsi:type="dcterms:W3CDTF">2020-01-11T00:23:00Z</dcterms:modified>
</cp:coreProperties>
</file>