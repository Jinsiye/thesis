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4pt;height:63.6pt;mso-position-horizontal-relative:page;mso-position-vertical-relative:page" o:ole="" fillcolor="#6d6d6d">
            <v:imagedata r:id="rId8" o:title=""/>
          </v:shape>
          <o:OLEObject Type="Embed" ProgID="Word.Picture.8" ShapeID="对象 1" DrawAspect="Content" ObjectID="_1647245108"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2pt;height:60pt;mso-position-horizontal-relative:page;mso-position-vertical-relative:page" o:ole="" fillcolor="#6d6d6d">
            <v:imagedata r:id="rId10" o:title=""/>
          </v:shape>
          <o:OLEObject Type="Embed" ProgID="Word.Picture.8" ShapeID="对象 2" DrawAspect="Content" ObjectID="_1647245109"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r>
        <w:rPr>
          <w:rFonts w:ascii="宋体" w:hAnsi="宋体" w:hint="eastAsia"/>
          <w:b/>
          <w:sz w:val="52"/>
          <w:szCs w:val="52"/>
        </w:rPr>
        <w:t>研</w:t>
      </w:r>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04CCC9A4" w14:textId="01913670" w:rsidR="00543F01" w:rsidRPr="00501B37" w:rsidRDefault="00543F01" w:rsidP="00501B37">
      <w:pPr>
        <w:jc w:val="center"/>
        <w:rPr>
          <w:rFonts w:ascii="宋体" w:hAnsi="宋体"/>
          <w:b/>
          <w:sz w:val="52"/>
          <w:szCs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宋体" w:hAnsi="宋体" w:hint="eastAsia"/>
          <w:b/>
          <w:sz w:val="52"/>
          <w:szCs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2A2C331A" w:rsidR="00543F01" w:rsidRDefault="009C7C7C" w:rsidP="009C7C7C">
            <w:pPr>
              <w:ind w:left="1"/>
              <w:jc w:val="center"/>
              <w:rPr>
                <w:rFonts w:ascii="宋体" w:hAnsi="宋体"/>
                <w:sz w:val="32"/>
              </w:rPr>
            </w:pPr>
            <w:r>
              <w:rPr>
                <w:rFonts w:ascii="宋体" w:hAnsi="宋体" w:hint="eastAsia"/>
                <w:sz w:val="32"/>
              </w:rPr>
              <w:t>饿了么</w:t>
            </w:r>
            <w:r w:rsidR="00543F01">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Pr="009C7C7C">
              <w:rPr>
                <w:rFonts w:ascii="宋体" w:hAnsi="宋体" w:hint="eastAsia"/>
                <w:sz w:val="32"/>
              </w:rPr>
              <w:t>履约超时管理平台的</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8AA3B1B" w14:textId="77777777" w:rsidR="00543F01" w:rsidRPr="0093255C" w:rsidRDefault="00543F01" w:rsidP="00543F01">
      <w:pPr>
        <w:jc w:val="center"/>
        <w:rPr>
          <w:rFonts w:eastAsia="楷体_GB2312"/>
          <w:b/>
          <w:sz w:val="28"/>
          <w:szCs w:val="28"/>
        </w:rPr>
      </w:pPr>
      <w:r>
        <w:rPr>
          <w:rFonts w:eastAsia="楷体_GB2312"/>
          <w:b/>
          <w:sz w:val="28"/>
          <w:szCs w:val="28"/>
        </w:rPr>
        <w:t xml:space="preserve">      </w:t>
      </w:r>
      <w:r w:rsidRPr="0093255C">
        <w:rPr>
          <w:rFonts w:eastAsia="楷体_GB2312"/>
          <w:b/>
          <w:sz w:val="28"/>
          <w:szCs w:val="28"/>
        </w:rPr>
        <w:t xml:space="preserve">2019 </w:t>
      </w:r>
      <w:r w:rsidRPr="0093255C">
        <w:rPr>
          <w:rFonts w:eastAsia="楷体_GB2312"/>
          <w:b/>
          <w:sz w:val="28"/>
          <w:szCs w:val="28"/>
        </w:rPr>
        <w:t>年</w:t>
      </w:r>
      <w:r w:rsidRPr="0093255C">
        <w:rPr>
          <w:b/>
          <w:sz w:val="28"/>
          <w:szCs w:val="28"/>
        </w:rPr>
        <w:t xml:space="preserve">  </w:t>
      </w:r>
      <w:r>
        <w:rPr>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p>
    <w:p w14:paraId="45AA4EF4" w14:textId="10814559" w:rsidR="00543F01" w:rsidRDefault="00543F01" w:rsidP="00543F01"/>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77777777" w:rsidR="00543F01" w:rsidRDefault="00543F01"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M</w:t>
      </w:r>
      <w:r>
        <w:rPr>
          <w:rFonts w:hint="eastAsia"/>
          <w:b/>
          <w:sz w:val="30"/>
        </w:rPr>
        <w:t>F</w:t>
      </w:r>
      <w:r>
        <w:rPr>
          <w:b/>
          <w:sz w:val="30"/>
        </w:rPr>
        <w:t>1</w:t>
      </w:r>
      <w:r w:rsidR="00C44721">
        <w:rPr>
          <w:rFonts w:hint="eastAsia"/>
          <w:b/>
          <w:sz w:val="30"/>
        </w:rPr>
        <w:t>832073</w:t>
      </w:r>
    </w:p>
    <w:p w14:paraId="789D2267" w14:textId="6F5FA210" w:rsidR="00543F01" w:rsidRDefault="00543F01" w:rsidP="00543F01">
      <w:pPr>
        <w:rPr>
          <w:b/>
          <w:sz w:val="30"/>
        </w:rPr>
      </w:pPr>
      <w:r>
        <w:rPr>
          <w:rFonts w:hAnsi="宋体"/>
          <w:b/>
          <w:sz w:val="30"/>
        </w:rPr>
        <w:t>论文答辩日期：</w:t>
      </w:r>
      <w:r>
        <w:rPr>
          <w:b/>
          <w:sz w:val="30"/>
        </w:rPr>
        <w:t xml:space="preserve">    20</w:t>
      </w:r>
      <w:r w:rsidR="00C44721">
        <w:rPr>
          <w:rFonts w:hint="eastAsia"/>
          <w:b/>
          <w:sz w:val="30"/>
        </w:rPr>
        <w:t>20</w:t>
      </w:r>
      <w:r>
        <w:rPr>
          <w:b/>
          <w:sz w:val="30"/>
        </w:rPr>
        <w:t xml:space="preserve"> </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3F3DB4A4" w14:textId="77777777" w:rsidR="00543F01" w:rsidRDefault="00543F01" w:rsidP="00543F01">
      <w:pPr>
        <w:rPr>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3D47CEB8" w14:textId="77777777" w:rsidR="00543F01" w:rsidRDefault="00543F01" w:rsidP="00543F01">
      <w:pPr>
        <w:rPr>
          <w:rFonts w:ascii="宋体" w:hAnsi="宋体"/>
          <w:b/>
          <w:sz w:val="32"/>
          <w:szCs w:val="32"/>
        </w:rPr>
      </w:pPr>
      <w:r>
        <w:rPr>
          <w:rFonts w:eastAsia="楷体_GB2312"/>
          <w:b/>
          <w:sz w:val="32"/>
          <w:szCs w:val="32"/>
        </w:rPr>
        <w:br w:type="page"/>
      </w:r>
    </w:p>
    <w:p w14:paraId="06D24C34" w14:textId="77777777" w:rsidR="00543F01" w:rsidRDefault="00543F01" w:rsidP="00543F01">
      <w:pPr>
        <w:rPr>
          <w:rFonts w:ascii="宋体" w:hAnsi="宋体"/>
          <w:b/>
          <w:sz w:val="32"/>
          <w:szCs w:val="32"/>
        </w:rPr>
      </w:pPr>
    </w:p>
    <w:p w14:paraId="4CC214D2" w14:textId="77777777" w:rsidR="00543F01" w:rsidRDefault="00543F01" w:rsidP="00543F01">
      <w:pPr>
        <w:rPr>
          <w:rFonts w:ascii="宋体" w:hAnsi="宋体"/>
          <w:b/>
          <w:sz w:val="32"/>
          <w:szCs w:val="32"/>
        </w:rPr>
      </w:pPr>
    </w:p>
    <w:p w14:paraId="52CD2616" w14:textId="44921AC6" w:rsidR="00C44721" w:rsidRDefault="00C44721" w:rsidP="00543F01">
      <w:pPr>
        <w:jc w:val="center"/>
        <w:rPr>
          <w:rFonts w:ascii="宋体" w:hAnsi="宋体"/>
          <w:b/>
          <w:sz w:val="44"/>
          <w:szCs w:val="44"/>
        </w:rPr>
      </w:pPr>
      <w:r>
        <w:rPr>
          <w:rFonts w:ascii="宋体" w:hAnsi="宋体" w:hint="eastAsia"/>
          <w:b/>
          <w:sz w:val="44"/>
          <w:szCs w:val="44"/>
        </w:rPr>
        <w:t>饿了么</w:t>
      </w:r>
      <w:r w:rsidR="009C7C7C">
        <w:rPr>
          <w:rFonts w:ascii="宋体" w:hAnsi="宋体" w:hint="eastAsia"/>
          <w:b/>
          <w:sz w:val="44"/>
          <w:szCs w:val="44"/>
        </w:rPr>
        <w:t>履约超时管理平台</w:t>
      </w:r>
      <w:r>
        <w:rPr>
          <w:rFonts w:ascii="宋体" w:hAnsi="宋体" w:hint="eastAsia"/>
          <w:b/>
          <w:sz w:val="44"/>
          <w:szCs w:val="44"/>
        </w:rPr>
        <w:t>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a"/>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7777777" w:rsidR="00543F01" w:rsidRDefault="00543F01" w:rsidP="00391A25">
            <w:pPr>
              <w:ind w:left="1"/>
              <w:jc w:val="center"/>
              <w:rPr>
                <w:b/>
                <w:sz w:val="30"/>
                <w:szCs w:val="30"/>
              </w:rPr>
            </w:pPr>
            <w:r>
              <w:rPr>
                <w:b/>
                <w:sz w:val="30"/>
                <w:szCs w:val="30"/>
              </w:rPr>
              <w:t>2019</w:t>
            </w:r>
            <w:r>
              <w:rPr>
                <w:rFonts w:hAnsi="宋体"/>
                <w:b/>
                <w:sz w:val="30"/>
                <w:szCs w:val="30"/>
              </w:rPr>
              <w:t>年</w:t>
            </w:r>
            <w:r>
              <w:rPr>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2E53EB74" w14:textId="77777777" w:rsidR="00543F01" w:rsidRDefault="00543F01" w:rsidP="00543F01">
      <w:pPr>
        <w:jc w:val="cente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Pr>
          <w:rFonts w:ascii="Arial" w:eastAsia="楷体_GB2312" w:hAnsi="Arial" w:cs="Arial"/>
          <w:b/>
          <w:sz w:val="48"/>
          <w:szCs w:val="48"/>
        </w:rPr>
        <w:lastRenderedPageBreak/>
        <w:t xml:space="preserve">The Design </w:t>
      </w:r>
      <w:r>
        <w:rPr>
          <w:rFonts w:ascii="Arial" w:eastAsia="楷体_GB2312" w:hAnsi="Arial" w:cs="Arial" w:hint="eastAsia"/>
          <w:b/>
          <w:sz w:val="48"/>
          <w:szCs w:val="48"/>
        </w:rPr>
        <w:t>and Implementation of</w:t>
      </w:r>
    </w:p>
    <w:p w14:paraId="647C8433" w14:textId="638F068A" w:rsidR="00543F01" w:rsidRDefault="009C7C7C" w:rsidP="00543F01">
      <w:pPr>
        <w:jc w:val="center"/>
        <w:rPr>
          <w:rFonts w:ascii="Arial" w:eastAsia="楷体_GB2312" w:hAnsi="Arial" w:cs="Arial"/>
          <w:b/>
          <w:sz w:val="48"/>
          <w:szCs w:val="48"/>
        </w:rPr>
      </w:pPr>
      <w:r>
        <w:rPr>
          <w:rFonts w:ascii="Arial" w:eastAsia="楷体_GB2312" w:hAnsi="Arial" w:cs="Arial" w:hint="eastAsia"/>
          <w:b/>
          <w:sz w:val="48"/>
          <w:szCs w:val="48"/>
        </w:rPr>
        <w:t>Performance</w:t>
      </w:r>
      <w:r>
        <w:rPr>
          <w:rFonts w:ascii="Arial" w:eastAsia="楷体_GB2312" w:hAnsi="Arial" w:cs="Arial"/>
          <w:b/>
          <w:sz w:val="48"/>
          <w:szCs w:val="48"/>
        </w:rPr>
        <w:t xml:space="preserve"> Overtime </w:t>
      </w:r>
      <w:r>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7AB08837" w14:textId="10B27BBC" w:rsidR="00D107A2" w:rsidRDefault="00EA1F9E" w:rsidP="00543F01">
      <w:pPr>
        <w:jc w:val="center"/>
        <w:rPr>
          <w:rFonts w:ascii="Arial" w:eastAsia="楷体_GB2312" w:hAnsi="Arial" w:cs="Arial"/>
          <w:b/>
          <w:sz w:val="48"/>
          <w:szCs w:val="48"/>
        </w:rPr>
      </w:pPr>
      <w:r>
        <w:rPr>
          <w:rFonts w:ascii="Arial" w:eastAsia="楷体_GB2312" w:hAnsi="Arial" w:cs="Arial"/>
          <w:b/>
          <w:sz w:val="48"/>
          <w:szCs w:val="48"/>
        </w:rPr>
        <w:t xml:space="preserve"> </w:t>
      </w:r>
      <w:r>
        <w:rPr>
          <w:rFonts w:ascii="Arial" w:eastAsia="楷体_GB2312" w:hAnsi="Arial" w:cs="Arial" w:hint="eastAsia"/>
          <w:b/>
          <w:sz w:val="48"/>
          <w:szCs w:val="48"/>
        </w:rPr>
        <w:t>for</w:t>
      </w:r>
      <w:r>
        <w:rPr>
          <w:rFonts w:ascii="Arial" w:eastAsia="楷体_GB2312" w:hAnsi="Arial" w:cs="Arial"/>
          <w:b/>
          <w:sz w:val="48"/>
          <w:szCs w:val="48"/>
        </w:rPr>
        <w:t xml:space="preserve"> ELEME</w:t>
      </w:r>
    </w:p>
    <w:p w14:paraId="17E8882C" w14:textId="77777777" w:rsidR="00543F01" w:rsidRDefault="00543F01" w:rsidP="00543F01">
      <w:pPr>
        <w:rPr>
          <w:rFonts w:ascii="Arial" w:hAnsi="Arial" w:cs="Arial"/>
        </w:rPr>
      </w:pPr>
    </w:p>
    <w:p w14:paraId="4EBCCC30" w14:textId="77777777" w:rsidR="00543F01" w:rsidRPr="005437E6" w:rsidRDefault="00543F01"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r>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Pr>
          <w:rFonts w:ascii="Arial" w:hAnsi="Arial" w:cs="Arial"/>
          <w:b/>
          <w:sz w:val="44"/>
          <w:szCs w:val="44"/>
        </w:rPr>
        <w:t>Si 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Pr>
          <w:rFonts w:ascii="Arial" w:hAnsi="Arial" w:cs="Arial"/>
          <w:b/>
          <w:sz w:val="32"/>
          <w:szCs w:val="32"/>
        </w:rPr>
        <w:t>Submitted in partial fulfillment of the requirements for the degree of Master</w:t>
      </w:r>
      <w:bookmarkEnd w:id="19"/>
      <w:r>
        <w:rPr>
          <w:rFonts w:ascii="Arial" w:hAnsi="Arial" w:cs="Arial"/>
          <w:b/>
          <w:sz w:val="32"/>
          <w:szCs w:val="32"/>
        </w:rPr>
        <w:t xml:space="preserve"> of 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Pr>
          <w:rFonts w:ascii="Arial" w:hAnsi="Arial" w:cs="Arial"/>
          <w:sz w:val="30"/>
          <w:szCs w:val="30"/>
        </w:rPr>
        <w:t>Supervised by</w:t>
      </w:r>
    </w:p>
    <w:p w14:paraId="4335BB1F" w14:textId="33D2C500" w:rsidR="00543F01" w:rsidRDefault="00563AC6" w:rsidP="00543F01">
      <w:pPr>
        <w:jc w:val="center"/>
        <w:rPr>
          <w:rFonts w:ascii="Arial" w:hAnsi="Arial" w:cs="Arial"/>
          <w:b/>
          <w:sz w:val="28"/>
          <w:szCs w:val="28"/>
        </w:rPr>
      </w:pPr>
      <w:r>
        <w:rPr>
          <w:rFonts w:ascii="Arial" w:hAnsi="Arial" w:cs="Arial"/>
          <w:sz w:val="30"/>
          <w:szCs w:val="30"/>
        </w:rPr>
        <w:t>Senior Engineer</w:t>
      </w:r>
      <w:r>
        <w:rPr>
          <w:rFonts w:ascii="Arial" w:hAnsi="Arial" w:cs="Arial"/>
          <w:b/>
          <w:sz w:val="30"/>
          <w:szCs w:val="30"/>
        </w:rPr>
        <w:t xml:space="preserve"> Wang,</w:t>
      </w:r>
      <w:r>
        <w:rPr>
          <w:rFonts w:ascii="Arial" w:hAnsi="Arial" w:cs="Arial" w:hint="eastAsia"/>
          <w:b/>
          <w:sz w:val="30"/>
          <w:szCs w:val="30"/>
        </w:rPr>
        <w:t xml:space="preserve"> </w:t>
      </w:r>
      <w:r>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Pr>
          <w:rFonts w:ascii="Arial" w:hAnsi="Arial" w:cs="Arial"/>
          <w:sz w:val="28"/>
          <w:szCs w:val="28"/>
        </w:rPr>
        <w:t>Software Institute</w:t>
      </w:r>
    </w:p>
    <w:p w14:paraId="1CFC3AC5" w14:textId="77777777" w:rsidR="00543F01" w:rsidRDefault="00543F01" w:rsidP="00543F01">
      <w:pPr>
        <w:jc w:val="center"/>
        <w:rPr>
          <w:rFonts w:ascii="Arial" w:hAnsi="Arial" w:cs="Arial"/>
          <w:b/>
          <w:sz w:val="28"/>
          <w:szCs w:val="28"/>
        </w:rPr>
      </w:pPr>
      <w:r>
        <w:rPr>
          <w:rFonts w:ascii="Arial" w:hAnsi="Arial" w:cs="Arial"/>
          <w:b/>
          <w:sz w:val="28"/>
          <w:szCs w:val="28"/>
        </w:rPr>
        <w:t>NANJING UNIVERSITY</w:t>
      </w:r>
    </w:p>
    <w:p w14:paraId="13676AD1" w14:textId="77777777" w:rsidR="00543F01" w:rsidRDefault="00543F01" w:rsidP="00543F01">
      <w:pPr>
        <w:jc w:val="center"/>
        <w:rPr>
          <w:rFonts w:ascii="Arial" w:hAnsi="Arial" w:cs="Arial"/>
          <w:sz w:val="28"/>
          <w:szCs w:val="28"/>
        </w:rPr>
      </w:pPr>
      <w:r>
        <w:rPr>
          <w:rFonts w:ascii="Arial" w:hAnsi="Arial" w:cs="Arial"/>
          <w:sz w:val="28"/>
          <w:szCs w:val="28"/>
        </w:rPr>
        <w:t>Nanjing, China</w:t>
      </w:r>
    </w:p>
    <w:p w14:paraId="01797FD7" w14:textId="77777777" w:rsidR="00543F01" w:rsidRDefault="00543F01" w:rsidP="00543F01">
      <w:pPr>
        <w:jc w:val="center"/>
      </w:pPr>
      <w:r>
        <w:rPr>
          <w:rFonts w:ascii="Arial" w:hAnsi="Arial" w:cs="Arial" w:hint="eastAsia"/>
          <w:sz w:val="28"/>
          <w:szCs w:val="28"/>
        </w:rPr>
        <w:t>April</w:t>
      </w:r>
      <w:r>
        <w:rPr>
          <w:rFonts w:ascii="Arial" w:hAnsi="Arial" w:cs="Arial"/>
          <w:sz w:val="28"/>
          <w:szCs w:val="28"/>
        </w:rPr>
        <w:t>, 20</w:t>
      </w:r>
      <w:r>
        <w:rPr>
          <w:rFonts w:ascii="Arial" w:hAnsi="Arial" w:cs="Arial" w:hint="eastAsia"/>
          <w:sz w:val="28"/>
          <w:szCs w:val="28"/>
        </w:rPr>
        <w:t>1</w:t>
      </w:r>
      <w:r>
        <w:rPr>
          <w:rFonts w:ascii="Arial" w:hAnsi="Arial" w:cs="Arial"/>
          <w:sz w:val="28"/>
          <w:szCs w:val="28"/>
        </w:rPr>
        <w:t>9</w:t>
      </w:r>
    </w:p>
    <w:p w14:paraId="1E9B83E0" w14:textId="2CD98B76" w:rsidR="00543F01" w:rsidRDefault="00543F01" w:rsidP="00543F01">
      <w:pPr>
        <w:jc w:val="center"/>
        <w:rPr>
          <w:rFonts w:ascii="黑体" w:eastAsia="黑体"/>
        </w:rPr>
      </w:pPr>
    </w:p>
    <w:p w14:paraId="30C7EAA3" w14:textId="00812E9C" w:rsidR="00197075" w:rsidRDefault="00197075" w:rsidP="00543F01">
      <w:pPr>
        <w:jc w:val="center"/>
        <w:rPr>
          <w:rFonts w:ascii="黑体" w:eastAsia="黑体"/>
        </w:rPr>
      </w:pPr>
    </w:p>
    <w:p w14:paraId="76E5BD68" w14:textId="66A03B76" w:rsidR="00197075" w:rsidRDefault="00197075" w:rsidP="00543F01">
      <w:pPr>
        <w:jc w:val="center"/>
        <w:rPr>
          <w:rFonts w:ascii="黑体" w:eastAsia="黑体"/>
        </w:rPr>
      </w:pPr>
    </w:p>
    <w:p w14:paraId="2C160CD6" w14:textId="77777777" w:rsidR="00197075" w:rsidRDefault="00197075" w:rsidP="00543F01">
      <w:pPr>
        <w:jc w:val="center"/>
        <w:rPr>
          <w:rFonts w:ascii="黑体" w:eastAsia="黑体"/>
        </w:rPr>
      </w:pPr>
    </w:p>
    <w:p w14:paraId="721BBAC8" w14:textId="77777777" w:rsidR="00197075" w:rsidRDefault="00197075" w:rsidP="00543F01">
      <w:pPr>
        <w:jc w:val="center"/>
        <w:rPr>
          <w:rFonts w:ascii="黑体" w:eastAsia="黑体"/>
        </w:rPr>
      </w:pPr>
    </w:p>
    <w:p w14:paraId="2D29F927" w14:textId="664B4ED2" w:rsidR="00197075" w:rsidRDefault="00197075" w:rsidP="00197075">
      <w:pPr>
        <w:rPr>
          <w:rFonts w:ascii="黑体" w:eastAsia="黑体"/>
        </w:rPr>
        <w:sectPr w:rsidR="00197075">
          <w:footerReference w:type="even" r:id="rId12"/>
          <w:headerReference w:type="first" r:id="rId13"/>
          <w:pgSz w:w="11906" w:h="16838"/>
          <w:pgMar w:top="1440" w:right="1800" w:bottom="1440" w:left="1800" w:header="851" w:footer="992" w:gutter="0"/>
          <w:pgNumType w:fmt="upperRoman" w:start="1"/>
          <w:cols w:space="720"/>
          <w:docGrid w:type="lines" w:linePitch="312"/>
        </w:sectPr>
      </w:pPr>
    </w:p>
    <w:p w14:paraId="3E4820CA" w14:textId="73C412B2" w:rsidR="00543F01" w:rsidRDefault="00543F01" w:rsidP="00543F01">
      <w:pPr>
        <w:pStyle w:val="1"/>
        <w:jc w:val="center"/>
        <w:rPr>
          <w:rFonts w:ascii="黑体" w:eastAsia="黑体"/>
          <w:b w:val="0"/>
        </w:rPr>
      </w:pPr>
      <w:bookmarkStart w:id="26" w:name="_Toc187761918"/>
      <w:bookmarkStart w:id="27" w:name="_Toc187764274"/>
      <w:bookmarkStart w:id="28" w:name="_Toc9453451"/>
      <w:bookmarkStart w:id="29" w:name="_Toc25947911"/>
      <w:bookmarkStart w:id="30" w:name="_Toc36131259"/>
      <w:r>
        <w:rPr>
          <w:rFonts w:ascii="黑体" w:eastAsia="黑体" w:hint="eastAsia"/>
          <w:b w:val="0"/>
        </w:rPr>
        <w:lastRenderedPageBreak/>
        <w:t>摘  要</w:t>
      </w:r>
      <w:bookmarkEnd w:id="2"/>
      <w:bookmarkEnd w:id="26"/>
      <w:bookmarkEnd w:id="27"/>
      <w:bookmarkEnd w:id="28"/>
      <w:bookmarkEnd w:id="29"/>
      <w:bookmarkEnd w:id="30"/>
    </w:p>
    <w:p w14:paraId="2BDFCF74" w14:textId="4C8B76F9" w:rsidR="00543F01" w:rsidRDefault="00543F01" w:rsidP="00197075">
      <w:r>
        <w:br w:type="page"/>
      </w:r>
    </w:p>
    <w:p w14:paraId="3DF3FADA" w14:textId="1E79F658" w:rsidR="00543F01" w:rsidRPr="00197075" w:rsidRDefault="00197075" w:rsidP="00197075">
      <w:pPr>
        <w:pStyle w:val="1"/>
        <w:jc w:val="center"/>
        <w:rPr>
          <w:rFonts w:ascii="黑体" w:eastAsia="黑体"/>
          <w:b w:val="0"/>
        </w:rPr>
      </w:pPr>
      <w:bookmarkStart w:id="31" w:name="_Toc36131260"/>
      <w:r w:rsidRPr="00197075">
        <w:rPr>
          <w:rFonts w:ascii="黑体" w:eastAsia="黑体" w:hint="eastAsia"/>
          <w:b w:val="0"/>
        </w:rPr>
        <w:lastRenderedPageBreak/>
        <w:t>Abstract</w:t>
      </w:r>
      <w:bookmarkEnd w:id="31"/>
    </w:p>
    <w:p w14:paraId="60298B66" w14:textId="77777777" w:rsidR="00563AC6" w:rsidRDefault="00563AC6" w:rsidP="00F81349">
      <w:pPr>
        <w:rPr>
          <w:sz w:val="24"/>
        </w:rPr>
      </w:pPr>
    </w:p>
    <w:p w14:paraId="3B2079F4" w14:textId="77777777" w:rsidR="00197075" w:rsidRDefault="00197075">
      <w:pPr>
        <w:widowControl/>
        <w:jc w:val="left"/>
        <w:rPr>
          <w:sz w:val="24"/>
        </w:rPr>
      </w:pPr>
    </w:p>
    <w:p w14:paraId="7BA345E2" w14:textId="77777777" w:rsidR="00197075" w:rsidRPr="00197075" w:rsidRDefault="00197075" w:rsidP="00197075">
      <w:pPr>
        <w:rPr>
          <w:sz w:val="24"/>
        </w:rPr>
      </w:pPr>
    </w:p>
    <w:p w14:paraId="064F8B04" w14:textId="77777777" w:rsidR="00197075" w:rsidRPr="00197075" w:rsidRDefault="00197075" w:rsidP="00197075">
      <w:pPr>
        <w:rPr>
          <w:sz w:val="24"/>
        </w:rPr>
      </w:pPr>
    </w:p>
    <w:p w14:paraId="4E48B9A3" w14:textId="77777777" w:rsidR="00197075" w:rsidRPr="00197075" w:rsidRDefault="00197075" w:rsidP="00197075">
      <w:pPr>
        <w:rPr>
          <w:sz w:val="24"/>
        </w:rPr>
      </w:pPr>
    </w:p>
    <w:p w14:paraId="2FC64BC4" w14:textId="77777777" w:rsidR="00197075" w:rsidRPr="00197075" w:rsidRDefault="00197075" w:rsidP="00197075">
      <w:pPr>
        <w:rPr>
          <w:sz w:val="24"/>
        </w:rPr>
      </w:pPr>
    </w:p>
    <w:p w14:paraId="1A19391D" w14:textId="77777777" w:rsidR="00197075" w:rsidRPr="00197075" w:rsidRDefault="00197075" w:rsidP="00197075">
      <w:pPr>
        <w:rPr>
          <w:sz w:val="24"/>
        </w:rPr>
      </w:pPr>
    </w:p>
    <w:p w14:paraId="1AEF4D04" w14:textId="77777777" w:rsidR="00197075" w:rsidRPr="00197075" w:rsidRDefault="00197075" w:rsidP="00197075">
      <w:pPr>
        <w:rPr>
          <w:sz w:val="24"/>
        </w:rPr>
      </w:pPr>
    </w:p>
    <w:p w14:paraId="2EF51705" w14:textId="77777777" w:rsidR="00197075" w:rsidRPr="00197075" w:rsidRDefault="00197075" w:rsidP="00197075">
      <w:pPr>
        <w:rPr>
          <w:sz w:val="24"/>
        </w:rPr>
      </w:pPr>
    </w:p>
    <w:p w14:paraId="6B061BEB" w14:textId="77777777" w:rsidR="00197075" w:rsidRPr="00197075" w:rsidRDefault="00197075" w:rsidP="00197075">
      <w:pPr>
        <w:rPr>
          <w:sz w:val="24"/>
        </w:rPr>
      </w:pPr>
    </w:p>
    <w:p w14:paraId="522C2B7E" w14:textId="77777777" w:rsidR="00197075" w:rsidRPr="00197075" w:rsidRDefault="00197075" w:rsidP="00197075">
      <w:pPr>
        <w:rPr>
          <w:sz w:val="24"/>
        </w:rPr>
      </w:pPr>
    </w:p>
    <w:p w14:paraId="6041B18F" w14:textId="77777777" w:rsidR="00197075" w:rsidRPr="00197075" w:rsidRDefault="00197075" w:rsidP="00197075">
      <w:pPr>
        <w:rPr>
          <w:sz w:val="24"/>
        </w:rPr>
      </w:pPr>
    </w:p>
    <w:p w14:paraId="33550DEC" w14:textId="77777777" w:rsidR="00197075" w:rsidRPr="00197075" w:rsidRDefault="00197075" w:rsidP="00197075">
      <w:pPr>
        <w:rPr>
          <w:sz w:val="24"/>
        </w:rPr>
      </w:pPr>
    </w:p>
    <w:p w14:paraId="6C4E4A4F" w14:textId="77777777" w:rsidR="00197075" w:rsidRPr="00197075" w:rsidRDefault="00197075" w:rsidP="00197075">
      <w:pPr>
        <w:rPr>
          <w:sz w:val="24"/>
        </w:rPr>
      </w:pPr>
    </w:p>
    <w:p w14:paraId="2CC0425D" w14:textId="77777777" w:rsidR="00197075" w:rsidRPr="00197075" w:rsidRDefault="00197075" w:rsidP="00197075">
      <w:pPr>
        <w:rPr>
          <w:sz w:val="24"/>
        </w:rPr>
      </w:pPr>
    </w:p>
    <w:p w14:paraId="3AEE7624" w14:textId="77777777" w:rsidR="00197075" w:rsidRPr="00197075" w:rsidRDefault="00197075" w:rsidP="00197075">
      <w:pPr>
        <w:rPr>
          <w:sz w:val="24"/>
        </w:rPr>
      </w:pPr>
    </w:p>
    <w:p w14:paraId="0043AD3B" w14:textId="38F9368C" w:rsidR="00197075" w:rsidRDefault="00197075" w:rsidP="00197075">
      <w:pPr>
        <w:jc w:val="center"/>
        <w:rPr>
          <w:sz w:val="24"/>
        </w:rPr>
      </w:pPr>
    </w:p>
    <w:p w14:paraId="4BAE7DDD" w14:textId="001F5B6F" w:rsidR="00197075" w:rsidRDefault="00197075" w:rsidP="00197075">
      <w:pPr>
        <w:jc w:val="center"/>
        <w:rPr>
          <w:sz w:val="24"/>
        </w:rPr>
      </w:pPr>
    </w:p>
    <w:p w14:paraId="4E036420" w14:textId="7324FF4F" w:rsidR="00197075" w:rsidRDefault="00197075" w:rsidP="00197075">
      <w:pPr>
        <w:jc w:val="center"/>
        <w:rPr>
          <w:sz w:val="24"/>
        </w:rPr>
      </w:pPr>
    </w:p>
    <w:p w14:paraId="59D30083" w14:textId="0EBF2922" w:rsidR="00197075" w:rsidRDefault="00197075">
      <w:pPr>
        <w:widowControl/>
        <w:jc w:val="left"/>
        <w:rPr>
          <w:sz w:val="24"/>
        </w:rPr>
      </w:pPr>
      <w:r>
        <w:rPr>
          <w:sz w:val="24"/>
        </w:rPr>
        <w:br w:type="page"/>
      </w:r>
    </w:p>
    <w:sdt>
      <w:sdtPr>
        <w:rPr>
          <w:rFonts w:asciiTheme="minorHAnsi" w:eastAsiaTheme="minorEastAsia" w:hAnsiTheme="minorHAnsi" w:cstheme="minorBidi"/>
          <w:color w:val="auto"/>
          <w:kern w:val="2"/>
          <w:sz w:val="21"/>
          <w:szCs w:val="22"/>
          <w:lang w:val="zh-CN"/>
        </w:rPr>
        <w:id w:val="2129116159"/>
        <w:docPartObj>
          <w:docPartGallery w:val="Table of Contents"/>
          <w:docPartUnique/>
        </w:docPartObj>
      </w:sdtPr>
      <w:sdtEndPr>
        <w:rPr>
          <w:b/>
          <w:bCs/>
        </w:rPr>
      </w:sdtEndPr>
      <w:sdtContent>
        <w:p w14:paraId="4CF28E17" w14:textId="27B74324" w:rsidR="00197075" w:rsidRPr="00197075" w:rsidRDefault="00197075" w:rsidP="00197075">
          <w:pPr>
            <w:pStyle w:val="TOC"/>
            <w:jc w:val="center"/>
            <w:rPr>
              <w:rFonts w:ascii="黑体" w:eastAsia="黑体" w:hAnsi="Times New Roman" w:cs="Times New Roman"/>
              <w:b/>
              <w:bCs/>
              <w:color w:val="auto"/>
              <w:kern w:val="44"/>
              <w:sz w:val="44"/>
              <w:szCs w:val="44"/>
            </w:rPr>
          </w:pPr>
          <w:r w:rsidRPr="00197075">
            <w:rPr>
              <w:rFonts w:ascii="黑体" w:eastAsia="黑体" w:hAnsi="Times New Roman" w:cs="Times New Roman" w:hint="eastAsia"/>
              <w:b/>
              <w:bCs/>
              <w:color w:val="auto"/>
              <w:kern w:val="44"/>
              <w:sz w:val="44"/>
              <w:szCs w:val="44"/>
            </w:rPr>
            <w:t>目录</w:t>
          </w:r>
        </w:p>
        <w:p w14:paraId="3B59139E" w14:textId="76C6F11B" w:rsidR="00197075" w:rsidRDefault="00197075">
          <w:pPr>
            <w:pStyle w:val="TOC1"/>
            <w:tabs>
              <w:tab w:val="right" w:leader="dot" w:pos="8296"/>
            </w:tabs>
            <w:rPr>
              <w:noProof/>
            </w:rPr>
          </w:pPr>
          <w:r>
            <w:fldChar w:fldCharType="begin"/>
          </w:r>
          <w:r>
            <w:instrText xml:space="preserve"> TOC \o "1-3" \h \z \u </w:instrText>
          </w:r>
          <w:r>
            <w:fldChar w:fldCharType="separate"/>
          </w:r>
          <w:hyperlink w:anchor="_Toc36131259" w:history="1">
            <w:r w:rsidRPr="00240664">
              <w:rPr>
                <w:rStyle w:val="af"/>
                <w:rFonts w:ascii="黑体" w:eastAsia="黑体"/>
                <w:noProof/>
              </w:rPr>
              <w:t>摘  要</w:t>
            </w:r>
            <w:r>
              <w:rPr>
                <w:noProof/>
                <w:webHidden/>
              </w:rPr>
              <w:tab/>
            </w:r>
            <w:r>
              <w:rPr>
                <w:noProof/>
                <w:webHidden/>
              </w:rPr>
              <w:fldChar w:fldCharType="begin"/>
            </w:r>
            <w:r>
              <w:rPr>
                <w:noProof/>
                <w:webHidden/>
              </w:rPr>
              <w:instrText xml:space="preserve"> PAGEREF _Toc36131259 \h </w:instrText>
            </w:r>
            <w:r>
              <w:rPr>
                <w:noProof/>
                <w:webHidden/>
              </w:rPr>
            </w:r>
            <w:r>
              <w:rPr>
                <w:noProof/>
                <w:webHidden/>
              </w:rPr>
              <w:fldChar w:fldCharType="separate"/>
            </w:r>
            <w:r>
              <w:rPr>
                <w:noProof/>
                <w:webHidden/>
              </w:rPr>
              <w:t>1</w:t>
            </w:r>
            <w:r>
              <w:rPr>
                <w:noProof/>
                <w:webHidden/>
              </w:rPr>
              <w:fldChar w:fldCharType="end"/>
            </w:r>
          </w:hyperlink>
        </w:p>
        <w:p w14:paraId="6352658B" w14:textId="629DF82F" w:rsidR="00197075" w:rsidRDefault="00E45A60">
          <w:pPr>
            <w:pStyle w:val="TOC1"/>
            <w:tabs>
              <w:tab w:val="right" w:leader="dot" w:pos="8296"/>
            </w:tabs>
            <w:rPr>
              <w:noProof/>
            </w:rPr>
          </w:pPr>
          <w:hyperlink w:anchor="_Toc36131260" w:history="1">
            <w:r w:rsidR="00197075" w:rsidRPr="00240664">
              <w:rPr>
                <w:rStyle w:val="af"/>
                <w:rFonts w:ascii="黑体" w:eastAsia="黑体"/>
                <w:noProof/>
              </w:rPr>
              <w:t>Abstract</w:t>
            </w:r>
            <w:r w:rsidR="00197075">
              <w:rPr>
                <w:noProof/>
                <w:webHidden/>
              </w:rPr>
              <w:tab/>
            </w:r>
            <w:r w:rsidR="00197075">
              <w:rPr>
                <w:noProof/>
                <w:webHidden/>
              </w:rPr>
              <w:fldChar w:fldCharType="begin"/>
            </w:r>
            <w:r w:rsidR="00197075">
              <w:rPr>
                <w:noProof/>
                <w:webHidden/>
              </w:rPr>
              <w:instrText xml:space="preserve"> PAGEREF _Toc36131260 \h </w:instrText>
            </w:r>
            <w:r w:rsidR="00197075">
              <w:rPr>
                <w:noProof/>
                <w:webHidden/>
              </w:rPr>
            </w:r>
            <w:r w:rsidR="00197075">
              <w:rPr>
                <w:noProof/>
                <w:webHidden/>
              </w:rPr>
              <w:fldChar w:fldCharType="separate"/>
            </w:r>
            <w:r w:rsidR="00197075">
              <w:rPr>
                <w:noProof/>
                <w:webHidden/>
              </w:rPr>
              <w:t>2</w:t>
            </w:r>
            <w:r w:rsidR="00197075">
              <w:rPr>
                <w:noProof/>
                <w:webHidden/>
              </w:rPr>
              <w:fldChar w:fldCharType="end"/>
            </w:r>
          </w:hyperlink>
        </w:p>
        <w:p w14:paraId="6B0E7AD5" w14:textId="7EAA6A26" w:rsidR="00197075" w:rsidRDefault="00E45A60">
          <w:pPr>
            <w:pStyle w:val="TOC1"/>
            <w:tabs>
              <w:tab w:val="right" w:leader="dot" w:pos="8296"/>
            </w:tabs>
            <w:rPr>
              <w:noProof/>
            </w:rPr>
          </w:pPr>
          <w:hyperlink w:anchor="_Toc36131261" w:history="1">
            <w:r w:rsidR="00197075" w:rsidRPr="00240664">
              <w:rPr>
                <w:rStyle w:val="af"/>
                <w:rFonts w:ascii="黑体" w:eastAsia="黑体"/>
                <w:noProof/>
              </w:rPr>
              <w:t>图目录</w:t>
            </w:r>
            <w:r w:rsidR="00197075">
              <w:rPr>
                <w:noProof/>
                <w:webHidden/>
              </w:rPr>
              <w:tab/>
            </w:r>
            <w:r w:rsidR="00197075">
              <w:rPr>
                <w:noProof/>
                <w:webHidden/>
              </w:rPr>
              <w:fldChar w:fldCharType="begin"/>
            </w:r>
            <w:r w:rsidR="00197075">
              <w:rPr>
                <w:noProof/>
                <w:webHidden/>
              </w:rPr>
              <w:instrText xml:space="preserve"> PAGEREF _Toc36131261 \h </w:instrText>
            </w:r>
            <w:r w:rsidR="00197075">
              <w:rPr>
                <w:noProof/>
                <w:webHidden/>
              </w:rPr>
            </w:r>
            <w:r w:rsidR="00197075">
              <w:rPr>
                <w:noProof/>
                <w:webHidden/>
              </w:rPr>
              <w:fldChar w:fldCharType="separate"/>
            </w:r>
            <w:r w:rsidR="00197075">
              <w:rPr>
                <w:noProof/>
                <w:webHidden/>
              </w:rPr>
              <w:t>4</w:t>
            </w:r>
            <w:r w:rsidR="00197075">
              <w:rPr>
                <w:noProof/>
                <w:webHidden/>
              </w:rPr>
              <w:fldChar w:fldCharType="end"/>
            </w:r>
          </w:hyperlink>
        </w:p>
        <w:p w14:paraId="258B2874" w14:textId="3D12FB75" w:rsidR="00197075" w:rsidRDefault="00E45A60">
          <w:pPr>
            <w:pStyle w:val="TOC1"/>
            <w:tabs>
              <w:tab w:val="right" w:leader="dot" w:pos="8296"/>
            </w:tabs>
            <w:rPr>
              <w:noProof/>
            </w:rPr>
          </w:pPr>
          <w:hyperlink w:anchor="_Toc36131262" w:history="1">
            <w:r w:rsidR="00197075" w:rsidRPr="00240664">
              <w:rPr>
                <w:rStyle w:val="af"/>
                <w:rFonts w:ascii="黑体" w:eastAsia="黑体"/>
                <w:noProof/>
              </w:rPr>
              <w:t>表目录</w:t>
            </w:r>
            <w:r w:rsidR="00197075">
              <w:rPr>
                <w:noProof/>
                <w:webHidden/>
              </w:rPr>
              <w:tab/>
            </w:r>
            <w:r w:rsidR="00197075">
              <w:rPr>
                <w:noProof/>
                <w:webHidden/>
              </w:rPr>
              <w:fldChar w:fldCharType="begin"/>
            </w:r>
            <w:r w:rsidR="00197075">
              <w:rPr>
                <w:noProof/>
                <w:webHidden/>
              </w:rPr>
              <w:instrText xml:space="preserve"> PAGEREF _Toc36131262 \h </w:instrText>
            </w:r>
            <w:r w:rsidR="00197075">
              <w:rPr>
                <w:noProof/>
                <w:webHidden/>
              </w:rPr>
            </w:r>
            <w:r w:rsidR="00197075">
              <w:rPr>
                <w:noProof/>
                <w:webHidden/>
              </w:rPr>
              <w:fldChar w:fldCharType="separate"/>
            </w:r>
            <w:r w:rsidR="00197075">
              <w:rPr>
                <w:noProof/>
                <w:webHidden/>
              </w:rPr>
              <w:t>5</w:t>
            </w:r>
            <w:r w:rsidR="00197075">
              <w:rPr>
                <w:noProof/>
                <w:webHidden/>
              </w:rPr>
              <w:fldChar w:fldCharType="end"/>
            </w:r>
          </w:hyperlink>
        </w:p>
        <w:p w14:paraId="669BB358" w14:textId="2CE3090F" w:rsidR="00197075" w:rsidRDefault="00E45A60">
          <w:pPr>
            <w:pStyle w:val="TOC1"/>
            <w:tabs>
              <w:tab w:val="right" w:leader="dot" w:pos="8296"/>
            </w:tabs>
            <w:rPr>
              <w:noProof/>
            </w:rPr>
          </w:pPr>
          <w:hyperlink w:anchor="_Toc36131263" w:history="1">
            <w:r w:rsidR="00197075" w:rsidRPr="00240664">
              <w:rPr>
                <w:rStyle w:val="af"/>
                <w:rFonts w:ascii="黑体" w:eastAsia="黑体"/>
                <w:noProof/>
              </w:rPr>
              <w:t>第一章  引言</w:t>
            </w:r>
            <w:r w:rsidR="00197075">
              <w:rPr>
                <w:noProof/>
                <w:webHidden/>
              </w:rPr>
              <w:tab/>
            </w:r>
            <w:r w:rsidR="00197075">
              <w:rPr>
                <w:noProof/>
                <w:webHidden/>
              </w:rPr>
              <w:fldChar w:fldCharType="begin"/>
            </w:r>
            <w:r w:rsidR="00197075">
              <w:rPr>
                <w:noProof/>
                <w:webHidden/>
              </w:rPr>
              <w:instrText xml:space="preserve"> PAGEREF _Toc36131263 \h </w:instrText>
            </w:r>
            <w:r w:rsidR="00197075">
              <w:rPr>
                <w:noProof/>
                <w:webHidden/>
              </w:rPr>
            </w:r>
            <w:r w:rsidR="00197075">
              <w:rPr>
                <w:noProof/>
                <w:webHidden/>
              </w:rPr>
              <w:fldChar w:fldCharType="separate"/>
            </w:r>
            <w:r w:rsidR="00197075">
              <w:rPr>
                <w:noProof/>
                <w:webHidden/>
              </w:rPr>
              <w:t>2</w:t>
            </w:r>
            <w:r w:rsidR="00197075">
              <w:rPr>
                <w:noProof/>
                <w:webHidden/>
              </w:rPr>
              <w:fldChar w:fldCharType="end"/>
            </w:r>
          </w:hyperlink>
        </w:p>
        <w:p w14:paraId="7E3C2290" w14:textId="74BDB8DF" w:rsidR="00197075" w:rsidRDefault="00E45A60">
          <w:pPr>
            <w:pStyle w:val="TOC2"/>
            <w:tabs>
              <w:tab w:val="right" w:leader="dot" w:pos="8296"/>
            </w:tabs>
            <w:rPr>
              <w:noProof/>
            </w:rPr>
          </w:pPr>
          <w:hyperlink w:anchor="_Toc36131264" w:history="1">
            <w:r w:rsidR="00197075" w:rsidRPr="00240664">
              <w:rPr>
                <w:rStyle w:val="af"/>
                <w:noProof/>
              </w:rPr>
              <w:t>1.1 项目背景</w:t>
            </w:r>
            <w:r w:rsidR="00197075">
              <w:rPr>
                <w:noProof/>
                <w:webHidden/>
              </w:rPr>
              <w:tab/>
            </w:r>
            <w:r w:rsidR="00197075">
              <w:rPr>
                <w:noProof/>
                <w:webHidden/>
              </w:rPr>
              <w:fldChar w:fldCharType="begin"/>
            </w:r>
            <w:r w:rsidR="00197075">
              <w:rPr>
                <w:noProof/>
                <w:webHidden/>
              </w:rPr>
              <w:instrText xml:space="preserve"> PAGEREF _Toc36131264 \h </w:instrText>
            </w:r>
            <w:r w:rsidR="00197075">
              <w:rPr>
                <w:noProof/>
                <w:webHidden/>
              </w:rPr>
            </w:r>
            <w:r w:rsidR="00197075">
              <w:rPr>
                <w:noProof/>
                <w:webHidden/>
              </w:rPr>
              <w:fldChar w:fldCharType="separate"/>
            </w:r>
            <w:r w:rsidR="00197075">
              <w:rPr>
                <w:noProof/>
                <w:webHidden/>
              </w:rPr>
              <w:t>2</w:t>
            </w:r>
            <w:r w:rsidR="00197075">
              <w:rPr>
                <w:noProof/>
                <w:webHidden/>
              </w:rPr>
              <w:fldChar w:fldCharType="end"/>
            </w:r>
          </w:hyperlink>
        </w:p>
        <w:p w14:paraId="6406E838" w14:textId="5ECD686C" w:rsidR="00197075" w:rsidRDefault="00E45A60" w:rsidP="00C53DF4">
          <w:pPr>
            <w:pStyle w:val="TOC2"/>
            <w:tabs>
              <w:tab w:val="right" w:leader="dot" w:pos="8296"/>
            </w:tabs>
            <w:rPr>
              <w:noProof/>
            </w:rPr>
          </w:pPr>
          <w:hyperlink w:anchor="_Toc36131265" w:history="1">
            <w:r w:rsidR="00197075" w:rsidRPr="00240664">
              <w:rPr>
                <w:rStyle w:val="af"/>
                <w:noProof/>
              </w:rPr>
              <w:t>1.2</w:t>
            </w:r>
            <w:r w:rsidR="00C53DF4">
              <w:rPr>
                <w:noProof/>
              </w:rPr>
              <w:t xml:space="preserve"> </w:t>
            </w:r>
            <w:r w:rsidR="00197075" w:rsidRPr="00240664">
              <w:rPr>
                <w:rStyle w:val="af"/>
                <w:noProof/>
              </w:rPr>
              <w:t>相关研究与应用现状</w:t>
            </w:r>
            <w:r w:rsidR="00197075">
              <w:rPr>
                <w:noProof/>
                <w:webHidden/>
              </w:rPr>
              <w:tab/>
            </w:r>
            <w:r w:rsidR="00197075">
              <w:rPr>
                <w:noProof/>
                <w:webHidden/>
              </w:rPr>
              <w:fldChar w:fldCharType="begin"/>
            </w:r>
            <w:r w:rsidR="00197075">
              <w:rPr>
                <w:noProof/>
                <w:webHidden/>
              </w:rPr>
              <w:instrText xml:space="preserve"> PAGEREF _Toc36131265 \h </w:instrText>
            </w:r>
            <w:r w:rsidR="00197075">
              <w:rPr>
                <w:noProof/>
                <w:webHidden/>
              </w:rPr>
            </w:r>
            <w:r w:rsidR="00197075">
              <w:rPr>
                <w:noProof/>
                <w:webHidden/>
              </w:rPr>
              <w:fldChar w:fldCharType="separate"/>
            </w:r>
            <w:r w:rsidR="00197075">
              <w:rPr>
                <w:noProof/>
                <w:webHidden/>
              </w:rPr>
              <w:t>3</w:t>
            </w:r>
            <w:r w:rsidR="00197075">
              <w:rPr>
                <w:noProof/>
                <w:webHidden/>
              </w:rPr>
              <w:fldChar w:fldCharType="end"/>
            </w:r>
          </w:hyperlink>
        </w:p>
        <w:p w14:paraId="78079A8F" w14:textId="5BD17DF8" w:rsidR="00197075" w:rsidRDefault="00E45A60">
          <w:pPr>
            <w:pStyle w:val="TOC2"/>
            <w:tabs>
              <w:tab w:val="right" w:leader="dot" w:pos="8296"/>
            </w:tabs>
            <w:rPr>
              <w:noProof/>
            </w:rPr>
          </w:pPr>
          <w:hyperlink w:anchor="_Toc36131266" w:history="1">
            <w:r w:rsidR="00197075" w:rsidRPr="00240664">
              <w:rPr>
                <w:rStyle w:val="af"/>
                <w:rFonts w:eastAsia="宋体" w:cs="Arial"/>
                <w:noProof/>
              </w:rPr>
              <w:t xml:space="preserve">1.3 </w:t>
            </w:r>
            <w:r w:rsidR="00197075" w:rsidRPr="00240664">
              <w:rPr>
                <w:rStyle w:val="af"/>
                <w:noProof/>
              </w:rPr>
              <w:t>本文主要工作</w:t>
            </w:r>
            <w:r w:rsidR="00197075">
              <w:rPr>
                <w:noProof/>
                <w:webHidden/>
              </w:rPr>
              <w:tab/>
            </w:r>
            <w:r w:rsidR="00197075">
              <w:rPr>
                <w:noProof/>
                <w:webHidden/>
              </w:rPr>
              <w:fldChar w:fldCharType="begin"/>
            </w:r>
            <w:r w:rsidR="00197075">
              <w:rPr>
                <w:noProof/>
                <w:webHidden/>
              </w:rPr>
              <w:instrText xml:space="preserve"> PAGEREF _Toc36131266 \h </w:instrText>
            </w:r>
            <w:r w:rsidR="00197075">
              <w:rPr>
                <w:noProof/>
                <w:webHidden/>
              </w:rPr>
            </w:r>
            <w:r w:rsidR="00197075">
              <w:rPr>
                <w:noProof/>
                <w:webHidden/>
              </w:rPr>
              <w:fldChar w:fldCharType="separate"/>
            </w:r>
            <w:r w:rsidR="00197075">
              <w:rPr>
                <w:noProof/>
                <w:webHidden/>
              </w:rPr>
              <w:t>5</w:t>
            </w:r>
            <w:r w:rsidR="00197075">
              <w:rPr>
                <w:noProof/>
                <w:webHidden/>
              </w:rPr>
              <w:fldChar w:fldCharType="end"/>
            </w:r>
          </w:hyperlink>
        </w:p>
        <w:p w14:paraId="56C16792" w14:textId="48CB98E6" w:rsidR="00197075" w:rsidRDefault="00E45A60" w:rsidP="00C53DF4">
          <w:pPr>
            <w:pStyle w:val="TOC2"/>
            <w:tabs>
              <w:tab w:val="right" w:leader="dot" w:pos="8296"/>
            </w:tabs>
            <w:rPr>
              <w:noProof/>
            </w:rPr>
          </w:pPr>
          <w:hyperlink w:anchor="_Toc36131267" w:history="1">
            <w:r w:rsidR="00197075" w:rsidRPr="00240664">
              <w:rPr>
                <w:rStyle w:val="af"/>
                <w:rFonts w:eastAsia="宋体" w:cs="Arial"/>
                <w:noProof/>
              </w:rPr>
              <w:t>1.4</w:t>
            </w:r>
            <w:r w:rsidR="00C53DF4">
              <w:rPr>
                <w:rStyle w:val="af"/>
                <w:rFonts w:eastAsia="宋体" w:cs="Arial"/>
                <w:noProof/>
              </w:rPr>
              <w:t xml:space="preserve"> </w:t>
            </w:r>
            <w:r w:rsidR="00197075" w:rsidRPr="00240664">
              <w:rPr>
                <w:rStyle w:val="af"/>
                <w:noProof/>
              </w:rPr>
              <w:t>本文的组织结构</w:t>
            </w:r>
            <w:r w:rsidR="00197075">
              <w:rPr>
                <w:noProof/>
                <w:webHidden/>
              </w:rPr>
              <w:tab/>
            </w:r>
            <w:r w:rsidR="00197075">
              <w:rPr>
                <w:noProof/>
                <w:webHidden/>
              </w:rPr>
              <w:fldChar w:fldCharType="begin"/>
            </w:r>
            <w:r w:rsidR="00197075">
              <w:rPr>
                <w:noProof/>
                <w:webHidden/>
              </w:rPr>
              <w:instrText xml:space="preserve"> PAGEREF _Toc36131267 \h </w:instrText>
            </w:r>
            <w:r w:rsidR="00197075">
              <w:rPr>
                <w:noProof/>
                <w:webHidden/>
              </w:rPr>
            </w:r>
            <w:r w:rsidR="00197075">
              <w:rPr>
                <w:noProof/>
                <w:webHidden/>
              </w:rPr>
              <w:fldChar w:fldCharType="separate"/>
            </w:r>
            <w:r w:rsidR="00197075">
              <w:rPr>
                <w:noProof/>
                <w:webHidden/>
              </w:rPr>
              <w:t>6</w:t>
            </w:r>
            <w:r w:rsidR="00197075">
              <w:rPr>
                <w:noProof/>
                <w:webHidden/>
              </w:rPr>
              <w:fldChar w:fldCharType="end"/>
            </w:r>
          </w:hyperlink>
        </w:p>
        <w:p w14:paraId="54AF1D2F" w14:textId="4B77182E" w:rsidR="00197075" w:rsidRDefault="00E45A60">
          <w:pPr>
            <w:pStyle w:val="TOC1"/>
            <w:tabs>
              <w:tab w:val="right" w:leader="dot" w:pos="8296"/>
            </w:tabs>
            <w:rPr>
              <w:noProof/>
            </w:rPr>
          </w:pPr>
          <w:hyperlink w:anchor="_Toc36131268" w:history="1">
            <w:r w:rsidR="00197075" w:rsidRPr="00240664">
              <w:rPr>
                <w:rStyle w:val="af"/>
                <w:rFonts w:ascii="Arial" w:eastAsia="黑体" w:hAnsi="Arial" w:cs="Arial"/>
                <w:noProof/>
              </w:rPr>
              <w:t>第二章</w:t>
            </w:r>
            <w:r w:rsidR="00197075" w:rsidRPr="00240664">
              <w:rPr>
                <w:rStyle w:val="af"/>
                <w:rFonts w:ascii="Arial" w:eastAsia="黑体" w:hAnsi="Arial" w:cs="Arial"/>
                <w:noProof/>
              </w:rPr>
              <w:t xml:space="preserve">  </w:t>
            </w:r>
            <w:r w:rsidR="00197075" w:rsidRPr="00240664">
              <w:rPr>
                <w:rStyle w:val="af"/>
                <w:rFonts w:ascii="Arial" w:eastAsia="黑体" w:hAnsi="Arial" w:cs="Arial"/>
                <w:noProof/>
              </w:rPr>
              <w:t>技术综述</w:t>
            </w:r>
            <w:r w:rsidR="00197075">
              <w:rPr>
                <w:noProof/>
                <w:webHidden/>
              </w:rPr>
              <w:tab/>
            </w:r>
            <w:r w:rsidR="00197075">
              <w:rPr>
                <w:noProof/>
                <w:webHidden/>
              </w:rPr>
              <w:fldChar w:fldCharType="begin"/>
            </w:r>
            <w:r w:rsidR="00197075">
              <w:rPr>
                <w:noProof/>
                <w:webHidden/>
              </w:rPr>
              <w:instrText xml:space="preserve"> PAGEREF _Toc36131268 \h </w:instrText>
            </w:r>
            <w:r w:rsidR="00197075">
              <w:rPr>
                <w:noProof/>
                <w:webHidden/>
              </w:rPr>
            </w:r>
            <w:r w:rsidR="00197075">
              <w:rPr>
                <w:noProof/>
                <w:webHidden/>
              </w:rPr>
              <w:fldChar w:fldCharType="separate"/>
            </w:r>
            <w:r w:rsidR="00197075">
              <w:rPr>
                <w:noProof/>
                <w:webHidden/>
              </w:rPr>
              <w:t>6</w:t>
            </w:r>
            <w:r w:rsidR="00197075">
              <w:rPr>
                <w:noProof/>
                <w:webHidden/>
              </w:rPr>
              <w:fldChar w:fldCharType="end"/>
            </w:r>
          </w:hyperlink>
        </w:p>
        <w:p w14:paraId="5CFF8969" w14:textId="48A7408D" w:rsidR="00197075" w:rsidRDefault="00E45A60">
          <w:pPr>
            <w:pStyle w:val="TOC2"/>
            <w:tabs>
              <w:tab w:val="right" w:leader="dot" w:pos="8296"/>
            </w:tabs>
            <w:rPr>
              <w:noProof/>
            </w:rPr>
          </w:pPr>
          <w:hyperlink w:anchor="_Toc36131269" w:history="1">
            <w:r w:rsidR="00197075" w:rsidRPr="00240664">
              <w:rPr>
                <w:rStyle w:val="af"/>
                <w:rFonts w:eastAsia="宋体" w:cs="Arial"/>
                <w:noProof/>
              </w:rPr>
              <w:t>2.1 SpringBoot</w:t>
            </w:r>
            <w:r w:rsidR="00197075">
              <w:rPr>
                <w:noProof/>
                <w:webHidden/>
              </w:rPr>
              <w:tab/>
            </w:r>
            <w:r w:rsidR="00197075">
              <w:rPr>
                <w:noProof/>
                <w:webHidden/>
              </w:rPr>
              <w:fldChar w:fldCharType="begin"/>
            </w:r>
            <w:r w:rsidR="00197075">
              <w:rPr>
                <w:noProof/>
                <w:webHidden/>
              </w:rPr>
              <w:instrText xml:space="preserve"> PAGEREF _Toc36131269 \h </w:instrText>
            </w:r>
            <w:r w:rsidR="00197075">
              <w:rPr>
                <w:noProof/>
                <w:webHidden/>
              </w:rPr>
            </w:r>
            <w:r w:rsidR="00197075">
              <w:rPr>
                <w:noProof/>
                <w:webHidden/>
              </w:rPr>
              <w:fldChar w:fldCharType="separate"/>
            </w:r>
            <w:r w:rsidR="00197075">
              <w:rPr>
                <w:noProof/>
                <w:webHidden/>
              </w:rPr>
              <w:t>6</w:t>
            </w:r>
            <w:r w:rsidR="00197075">
              <w:rPr>
                <w:noProof/>
                <w:webHidden/>
              </w:rPr>
              <w:fldChar w:fldCharType="end"/>
            </w:r>
          </w:hyperlink>
        </w:p>
        <w:p w14:paraId="52476C37" w14:textId="22F112EF" w:rsidR="00197075" w:rsidRDefault="00E45A60">
          <w:pPr>
            <w:pStyle w:val="TOC2"/>
            <w:tabs>
              <w:tab w:val="right" w:leader="dot" w:pos="8296"/>
            </w:tabs>
            <w:rPr>
              <w:noProof/>
            </w:rPr>
          </w:pPr>
          <w:hyperlink w:anchor="_Toc36131270" w:history="1">
            <w:r w:rsidR="00197075" w:rsidRPr="00240664">
              <w:rPr>
                <w:rStyle w:val="af"/>
                <w:rFonts w:eastAsia="宋体" w:cs="Arial"/>
                <w:noProof/>
              </w:rPr>
              <w:t>2.2 RabbitMQ</w:t>
            </w:r>
            <w:r w:rsidR="00197075">
              <w:rPr>
                <w:noProof/>
                <w:webHidden/>
              </w:rPr>
              <w:tab/>
            </w:r>
            <w:r w:rsidR="00197075">
              <w:rPr>
                <w:noProof/>
                <w:webHidden/>
              </w:rPr>
              <w:fldChar w:fldCharType="begin"/>
            </w:r>
            <w:r w:rsidR="00197075">
              <w:rPr>
                <w:noProof/>
                <w:webHidden/>
              </w:rPr>
              <w:instrText xml:space="preserve"> PAGEREF _Toc36131270 \h </w:instrText>
            </w:r>
            <w:r w:rsidR="00197075">
              <w:rPr>
                <w:noProof/>
                <w:webHidden/>
              </w:rPr>
            </w:r>
            <w:r w:rsidR="00197075">
              <w:rPr>
                <w:noProof/>
                <w:webHidden/>
              </w:rPr>
              <w:fldChar w:fldCharType="separate"/>
            </w:r>
            <w:r w:rsidR="00197075">
              <w:rPr>
                <w:noProof/>
                <w:webHidden/>
              </w:rPr>
              <w:t>7</w:t>
            </w:r>
            <w:r w:rsidR="00197075">
              <w:rPr>
                <w:noProof/>
                <w:webHidden/>
              </w:rPr>
              <w:fldChar w:fldCharType="end"/>
            </w:r>
          </w:hyperlink>
        </w:p>
        <w:p w14:paraId="190F697A" w14:textId="00B6C237" w:rsidR="00197075" w:rsidRDefault="00E45A60">
          <w:pPr>
            <w:pStyle w:val="TOC2"/>
            <w:tabs>
              <w:tab w:val="right" w:leader="dot" w:pos="8296"/>
            </w:tabs>
            <w:rPr>
              <w:noProof/>
            </w:rPr>
          </w:pPr>
          <w:hyperlink w:anchor="_Toc36131271" w:history="1">
            <w:r w:rsidR="00197075" w:rsidRPr="00240664">
              <w:rPr>
                <w:rStyle w:val="af"/>
                <w:rFonts w:eastAsia="宋体" w:cs="Arial"/>
                <w:noProof/>
              </w:rPr>
              <w:t>2.3 WorkFlow</w:t>
            </w:r>
            <w:r w:rsidR="00197075">
              <w:rPr>
                <w:noProof/>
                <w:webHidden/>
              </w:rPr>
              <w:tab/>
            </w:r>
            <w:r w:rsidR="00197075">
              <w:rPr>
                <w:noProof/>
                <w:webHidden/>
              </w:rPr>
              <w:fldChar w:fldCharType="begin"/>
            </w:r>
            <w:r w:rsidR="00197075">
              <w:rPr>
                <w:noProof/>
                <w:webHidden/>
              </w:rPr>
              <w:instrText xml:space="preserve"> PAGEREF _Toc36131271 \h </w:instrText>
            </w:r>
            <w:r w:rsidR="00197075">
              <w:rPr>
                <w:noProof/>
                <w:webHidden/>
              </w:rPr>
            </w:r>
            <w:r w:rsidR="00197075">
              <w:rPr>
                <w:noProof/>
                <w:webHidden/>
              </w:rPr>
              <w:fldChar w:fldCharType="separate"/>
            </w:r>
            <w:r w:rsidR="00197075">
              <w:rPr>
                <w:noProof/>
                <w:webHidden/>
              </w:rPr>
              <w:t>8</w:t>
            </w:r>
            <w:r w:rsidR="00197075">
              <w:rPr>
                <w:noProof/>
                <w:webHidden/>
              </w:rPr>
              <w:fldChar w:fldCharType="end"/>
            </w:r>
          </w:hyperlink>
        </w:p>
        <w:p w14:paraId="7F4E2B95" w14:textId="73A160F5" w:rsidR="00197075" w:rsidRDefault="00E45A60">
          <w:pPr>
            <w:pStyle w:val="TOC2"/>
            <w:tabs>
              <w:tab w:val="right" w:leader="dot" w:pos="8296"/>
            </w:tabs>
            <w:rPr>
              <w:noProof/>
            </w:rPr>
          </w:pPr>
          <w:hyperlink w:anchor="_Toc36131272" w:history="1">
            <w:r w:rsidR="00197075" w:rsidRPr="00240664">
              <w:rPr>
                <w:rStyle w:val="af"/>
                <w:rFonts w:eastAsia="宋体" w:cs="Arial"/>
                <w:noProof/>
              </w:rPr>
              <w:t>2.4 Redis</w:t>
            </w:r>
            <w:r w:rsidR="00197075">
              <w:rPr>
                <w:noProof/>
                <w:webHidden/>
              </w:rPr>
              <w:tab/>
            </w:r>
            <w:r w:rsidR="00197075">
              <w:rPr>
                <w:noProof/>
                <w:webHidden/>
              </w:rPr>
              <w:fldChar w:fldCharType="begin"/>
            </w:r>
            <w:r w:rsidR="00197075">
              <w:rPr>
                <w:noProof/>
                <w:webHidden/>
              </w:rPr>
              <w:instrText xml:space="preserve"> PAGEREF _Toc36131272 \h </w:instrText>
            </w:r>
            <w:r w:rsidR="00197075">
              <w:rPr>
                <w:noProof/>
                <w:webHidden/>
              </w:rPr>
            </w:r>
            <w:r w:rsidR="00197075">
              <w:rPr>
                <w:noProof/>
                <w:webHidden/>
              </w:rPr>
              <w:fldChar w:fldCharType="separate"/>
            </w:r>
            <w:r w:rsidR="00197075">
              <w:rPr>
                <w:noProof/>
                <w:webHidden/>
              </w:rPr>
              <w:t>9</w:t>
            </w:r>
            <w:r w:rsidR="00197075">
              <w:rPr>
                <w:noProof/>
                <w:webHidden/>
              </w:rPr>
              <w:fldChar w:fldCharType="end"/>
            </w:r>
          </w:hyperlink>
        </w:p>
        <w:p w14:paraId="74EAF128" w14:textId="417A8564" w:rsidR="00197075" w:rsidRDefault="00E45A60">
          <w:pPr>
            <w:pStyle w:val="TOC2"/>
            <w:tabs>
              <w:tab w:val="right" w:leader="dot" w:pos="8296"/>
            </w:tabs>
            <w:rPr>
              <w:noProof/>
            </w:rPr>
          </w:pPr>
          <w:hyperlink w:anchor="_Toc36131273" w:history="1">
            <w:r w:rsidR="00197075" w:rsidRPr="00240664">
              <w:rPr>
                <w:rStyle w:val="af"/>
                <w:rFonts w:eastAsia="宋体" w:cs="Arial"/>
                <w:noProof/>
              </w:rPr>
              <w:t xml:space="preserve">2.5 </w:t>
            </w:r>
            <w:r w:rsidR="00197075" w:rsidRPr="00240664">
              <w:rPr>
                <w:rStyle w:val="af"/>
                <w:rFonts w:eastAsia="宋体" w:cs="Arial"/>
                <w:noProof/>
              </w:rPr>
              <w:t>本章小结</w:t>
            </w:r>
            <w:r w:rsidR="00197075">
              <w:rPr>
                <w:noProof/>
                <w:webHidden/>
              </w:rPr>
              <w:tab/>
            </w:r>
            <w:r w:rsidR="00197075">
              <w:rPr>
                <w:noProof/>
                <w:webHidden/>
              </w:rPr>
              <w:fldChar w:fldCharType="begin"/>
            </w:r>
            <w:r w:rsidR="00197075">
              <w:rPr>
                <w:noProof/>
                <w:webHidden/>
              </w:rPr>
              <w:instrText xml:space="preserve"> PAGEREF _Toc36131273 \h </w:instrText>
            </w:r>
            <w:r w:rsidR="00197075">
              <w:rPr>
                <w:noProof/>
                <w:webHidden/>
              </w:rPr>
            </w:r>
            <w:r w:rsidR="00197075">
              <w:rPr>
                <w:noProof/>
                <w:webHidden/>
              </w:rPr>
              <w:fldChar w:fldCharType="separate"/>
            </w:r>
            <w:r w:rsidR="00197075">
              <w:rPr>
                <w:noProof/>
                <w:webHidden/>
              </w:rPr>
              <w:t>10</w:t>
            </w:r>
            <w:r w:rsidR="00197075">
              <w:rPr>
                <w:noProof/>
                <w:webHidden/>
              </w:rPr>
              <w:fldChar w:fldCharType="end"/>
            </w:r>
          </w:hyperlink>
        </w:p>
        <w:p w14:paraId="74327973" w14:textId="6A61F24A" w:rsidR="00197075" w:rsidRDefault="00E45A60">
          <w:pPr>
            <w:pStyle w:val="TOC1"/>
            <w:tabs>
              <w:tab w:val="right" w:leader="dot" w:pos="8296"/>
            </w:tabs>
            <w:rPr>
              <w:noProof/>
            </w:rPr>
          </w:pPr>
          <w:hyperlink w:anchor="_Toc36131274" w:history="1">
            <w:r w:rsidR="00197075" w:rsidRPr="00240664">
              <w:rPr>
                <w:rStyle w:val="af"/>
                <w:rFonts w:ascii="Arial" w:eastAsia="黑体" w:hAnsi="Arial" w:cs="Arial"/>
                <w:noProof/>
              </w:rPr>
              <w:t>第三章</w:t>
            </w:r>
            <w:r w:rsidR="00197075" w:rsidRPr="00240664">
              <w:rPr>
                <w:rStyle w:val="af"/>
                <w:rFonts w:ascii="Arial" w:eastAsia="黑体" w:hAnsi="Arial" w:cs="Arial"/>
                <w:noProof/>
              </w:rPr>
              <w:t xml:space="preserve">  </w:t>
            </w:r>
            <w:r w:rsidR="00197075" w:rsidRPr="00240664">
              <w:rPr>
                <w:rStyle w:val="af"/>
                <w:rFonts w:ascii="Arial" w:eastAsia="黑体" w:hAnsi="Arial" w:cs="Arial"/>
                <w:noProof/>
              </w:rPr>
              <w:t>系统分析与设计</w:t>
            </w:r>
            <w:r w:rsidR="00197075">
              <w:rPr>
                <w:noProof/>
                <w:webHidden/>
              </w:rPr>
              <w:tab/>
            </w:r>
            <w:r w:rsidR="00197075">
              <w:rPr>
                <w:noProof/>
                <w:webHidden/>
              </w:rPr>
              <w:fldChar w:fldCharType="begin"/>
            </w:r>
            <w:r w:rsidR="00197075">
              <w:rPr>
                <w:noProof/>
                <w:webHidden/>
              </w:rPr>
              <w:instrText xml:space="preserve"> PAGEREF _Toc36131274 \h </w:instrText>
            </w:r>
            <w:r w:rsidR="00197075">
              <w:rPr>
                <w:noProof/>
                <w:webHidden/>
              </w:rPr>
            </w:r>
            <w:r w:rsidR="00197075">
              <w:rPr>
                <w:noProof/>
                <w:webHidden/>
              </w:rPr>
              <w:fldChar w:fldCharType="separate"/>
            </w:r>
            <w:r w:rsidR="00197075">
              <w:rPr>
                <w:noProof/>
                <w:webHidden/>
              </w:rPr>
              <w:t>10</w:t>
            </w:r>
            <w:r w:rsidR="00197075">
              <w:rPr>
                <w:noProof/>
                <w:webHidden/>
              </w:rPr>
              <w:fldChar w:fldCharType="end"/>
            </w:r>
          </w:hyperlink>
        </w:p>
        <w:p w14:paraId="4F6A1C99" w14:textId="3B89E6C5" w:rsidR="00197075" w:rsidRDefault="00E45A60">
          <w:pPr>
            <w:pStyle w:val="TOC2"/>
            <w:tabs>
              <w:tab w:val="right" w:leader="dot" w:pos="8296"/>
            </w:tabs>
            <w:rPr>
              <w:noProof/>
            </w:rPr>
          </w:pPr>
          <w:hyperlink w:anchor="_Toc36131275" w:history="1">
            <w:r w:rsidR="00197075" w:rsidRPr="00240664">
              <w:rPr>
                <w:rStyle w:val="af"/>
                <w:noProof/>
              </w:rPr>
              <w:t>3.1 系统边界</w:t>
            </w:r>
            <w:r w:rsidR="00197075">
              <w:rPr>
                <w:noProof/>
                <w:webHidden/>
              </w:rPr>
              <w:tab/>
            </w:r>
            <w:r w:rsidR="00197075">
              <w:rPr>
                <w:noProof/>
                <w:webHidden/>
              </w:rPr>
              <w:fldChar w:fldCharType="begin"/>
            </w:r>
            <w:r w:rsidR="00197075">
              <w:rPr>
                <w:noProof/>
                <w:webHidden/>
              </w:rPr>
              <w:instrText xml:space="preserve"> PAGEREF _Toc36131275 \h </w:instrText>
            </w:r>
            <w:r w:rsidR="00197075">
              <w:rPr>
                <w:noProof/>
                <w:webHidden/>
              </w:rPr>
            </w:r>
            <w:r w:rsidR="00197075">
              <w:rPr>
                <w:noProof/>
                <w:webHidden/>
              </w:rPr>
              <w:fldChar w:fldCharType="separate"/>
            </w:r>
            <w:r w:rsidR="00197075">
              <w:rPr>
                <w:noProof/>
                <w:webHidden/>
              </w:rPr>
              <w:t>10</w:t>
            </w:r>
            <w:r w:rsidR="00197075">
              <w:rPr>
                <w:noProof/>
                <w:webHidden/>
              </w:rPr>
              <w:fldChar w:fldCharType="end"/>
            </w:r>
          </w:hyperlink>
        </w:p>
        <w:p w14:paraId="34D8021C" w14:textId="5D6219C8" w:rsidR="00197075" w:rsidRDefault="00E45A60">
          <w:pPr>
            <w:pStyle w:val="TOC2"/>
            <w:tabs>
              <w:tab w:val="right" w:leader="dot" w:pos="8296"/>
            </w:tabs>
            <w:rPr>
              <w:noProof/>
            </w:rPr>
          </w:pPr>
          <w:hyperlink w:anchor="_Toc36131276" w:history="1">
            <w:r w:rsidR="00197075" w:rsidRPr="00240664">
              <w:rPr>
                <w:rStyle w:val="af"/>
                <w:noProof/>
              </w:rPr>
              <w:t>3.2 系统需求分析</w:t>
            </w:r>
            <w:r w:rsidR="00197075">
              <w:rPr>
                <w:noProof/>
                <w:webHidden/>
              </w:rPr>
              <w:tab/>
            </w:r>
            <w:r w:rsidR="00197075">
              <w:rPr>
                <w:noProof/>
                <w:webHidden/>
              </w:rPr>
              <w:fldChar w:fldCharType="begin"/>
            </w:r>
            <w:r w:rsidR="00197075">
              <w:rPr>
                <w:noProof/>
                <w:webHidden/>
              </w:rPr>
              <w:instrText xml:space="preserve"> PAGEREF _Toc36131276 \h </w:instrText>
            </w:r>
            <w:r w:rsidR="00197075">
              <w:rPr>
                <w:noProof/>
                <w:webHidden/>
              </w:rPr>
            </w:r>
            <w:r w:rsidR="00197075">
              <w:rPr>
                <w:noProof/>
                <w:webHidden/>
              </w:rPr>
              <w:fldChar w:fldCharType="separate"/>
            </w:r>
            <w:r w:rsidR="00197075">
              <w:rPr>
                <w:noProof/>
                <w:webHidden/>
              </w:rPr>
              <w:t>11</w:t>
            </w:r>
            <w:r w:rsidR="00197075">
              <w:rPr>
                <w:noProof/>
                <w:webHidden/>
              </w:rPr>
              <w:fldChar w:fldCharType="end"/>
            </w:r>
          </w:hyperlink>
        </w:p>
        <w:p w14:paraId="5DD5AE8F" w14:textId="198C9340" w:rsidR="00197075" w:rsidRDefault="00E45A60" w:rsidP="00060EDA">
          <w:pPr>
            <w:pStyle w:val="TOC3"/>
            <w:rPr>
              <w:noProof/>
            </w:rPr>
          </w:pPr>
          <w:hyperlink w:anchor="_Toc36131277" w:history="1">
            <w:r w:rsidR="00197075" w:rsidRPr="00240664">
              <w:rPr>
                <w:rStyle w:val="af"/>
                <w:noProof/>
              </w:rPr>
              <w:t>3.2.1  规则管理</w:t>
            </w:r>
            <w:r w:rsidR="00197075">
              <w:rPr>
                <w:noProof/>
                <w:webHidden/>
              </w:rPr>
              <w:tab/>
            </w:r>
            <w:r w:rsidR="00197075">
              <w:rPr>
                <w:noProof/>
                <w:webHidden/>
              </w:rPr>
              <w:fldChar w:fldCharType="begin"/>
            </w:r>
            <w:r w:rsidR="00197075">
              <w:rPr>
                <w:noProof/>
                <w:webHidden/>
              </w:rPr>
              <w:instrText xml:space="preserve"> PAGEREF _Toc36131277 \h </w:instrText>
            </w:r>
            <w:r w:rsidR="00197075">
              <w:rPr>
                <w:noProof/>
                <w:webHidden/>
              </w:rPr>
            </w:r>
            <w:r w:rsidR="00197075">
              <w:rPr>
                <w:noProof/>
                <w:webHidden/>
              </w:rPr>
              <w:fldChar w:fldCharType="separate"/>
            </w:r>
            <w:r w:rsidR="00197075">
              <w:rPr>
                <w:noProof/>
                <w:webHidden/>
              </w:rPr>
              <w:t>12</w:t>
            </w:r>
            <w:r w:rsidR="00197075">
              <w:rPr>
                <w:noProof/>
                <w:webHidden/>
              </w:rPr>
              <w:fldChar w:fldCharType="end"/>
            </w:r>
          </w:hyperlink>
        </w:p>
        <w:p w14:paraId="69967B3D" w14:textId="599A1E21" w:rsidR="00197075" w:rsidRDefault="00E45A60" w:rsidP="00060EDA">
          <w:pPr>
            <w:pStyle w:val="TOC3"/>
            <w:rPr>
              <w:noProof/>
            </w:rPr>
          </w:pPr>
          <w:hyperlink w:anchor="_Toc36131278" w:history="1">
            <w:r w:rsidR="00197075" w:rsidRPr="00240664">
              <w:rPr>
                <w:rStyle w:val="af"/>
                <w:noProof/>
              </w:rPr>
              <w:t>3.2.2</w:t>
            </w:r>
            <w:r w:rsidR="00197075">
              <w:rPr>
                <w:noProof/>
              </w:rPr>
              <w:tab/>
            </w:r>
            <w:r w:rsidR="00197075" w:rsidRPr="00240664">
              <w:rPr>
                <w:rStyle w:val="af"/>
                <w:noProof/>
              </w:rPr>
              <w:t>规则预处理功能</w:t>
            </w:r>
            <w:r w:rsidR="00197075">
              <w:rPr>
                <w:noProof/>
                <w:webHidden/>
              </w:rPr>
              <w:tab/>
            </w:r>
            <w:r w:rsidR="00197075">
              <w:rPr>
                <w:noProof/>
                <w:webHidden/>
              </w:rPr>
              <w:fldChar w:fldCharType="begin"/>
            </w:r>
            <w:r w:rsidR="00197075">
              <w:rPr>
                <w:noProof/>
                <w:webHidden/>
              </w:rPr>
              <w:instrText xml:space="preserve"> PAGEREF _Toc36131278 \h </w:instrText>
            </w:r>
            <w:r w:rsidR="00197075">
              <w:rPr>
                <w:noProof/>
                <w:webHidden/>
              </w:rPr>
            </w:r>
            <w:r w:rsidR="00197075">
              <w:rPr>
                <w:noProof/>
                <w:webHidden/>
              </w:rPr>
              <w:fldChar w:fldCharType="separate"/>
            </w:r>
            <w:r w:rsidR="00197075">
              <w:rPr>
                <w:noProof/>
                <w:webHidden/>
              </w:rPr>
              <w:t>15</w:t>
            </w:r>
            <w:r w:rsidR="00197075">
              <w:rPr>
                <w:noProof/>
                <w:webHidden/>
              </w:rPr>
              <w:fldChar w:fldCharType="end"/>
            </w:r>
          </w:hyperlink>
        </w:p>
        <w:p w14:paraId="4D02C474" w14:textId="795F7007" w:rsidR="00197075" w:rsidRDefault="00E45A60" w:rsidP="00060EDA">
          <w:pPr>
            <w:pStyle w:val="TOC3"/>
            <w:rPr>
              <w:noProof/>
            </w:rPr>
          </w:pPr>
          <w:hyperlink w:anchor="_Toc36131279" w:history="1">
            <w:r w:rsidR="00197075" w:rsidRPr="00240664">
              <w:rPr>
                <w:rStyle w:val="af"/>
                <w:noProof/>
              </w:rPr>
              <w:t>3.2.3</w:t>
            </w:r>
            <w:r w:rsidR="00197075">
              <w:rPr>
                <w:noProof/>
              </w:rPr>
              <w:tab/>
            </w:r>
            <w:r w:rsidR="00197075" w:rsidRPr="00240664">
              <w:rPr>
                <w:rStyle w:val="af"/>
                <w:noProof/>
              </w:rPr>
              <w:t>审核流程管理功能</w:t>
            </w:r>
            <w:r w:rsidR="00197075">
              <w:rPr>
                <w:noProof/>
                <w:webHidden/>
              </w:rPr>
              <w:tab/>
            </w:r>
            <w:r w:rsidR="00197075">
              <w:rPr>
                <w:noProof/>
                <w:webHidden/>
              </w:rPr>
              <w:fldChar w:fldCharType="begin"/>
            </w:r>
            <w:r w:rsidR="00197075">
              <w:rPr>
                <w:noProof/>
                <w:webHidden/>
              </w:rPr>
              <w:instrText xml:space="preserve"> PAGEREF _Toc36131279 \h </w:instrText>
            </w:r>
            <w:r w:rsidR="00197075">
              <w:rPr>
                <w:noProof/>
                <w:webHidden/>
              </w:rPr>
            </w:r>
            <w:r w:rsidR="00197075">
              <w:rPr>
                <w:noProof/>
                <w:webHidden/>
              </w:rPr>
              <w:fldChar w:fldCharType="separate"/>
            </w:r>
            <w:r w:rsidR="00197075">
              <w:rPr>
                <w:noProof/>
                <w:webHidden/>
              </w:rPr>
              <w:t>17</w:t>
            </w:r>
            <w:r w:rsidR="00197075">
              <w:rPr>
                <w:noProof/>
                <w:webHidden/>
              </w:rPr>
              <w:fldChar w:fldCharType="end"/>
            </w:r>
          </w:hyperlink>
        </w:p>
        <w:p w14:paraId="7E376230" w14:textId="6727A02F" w:rsidR="00197075" w:rsidRDefault="00E45A60" w:rsidP="00060EDA">
          <w:pPr>
            <w:pStyle w:val="TOC3"/>
            <w:rPr>
              <w:noProof/>
            </w:rPr>
          </w:pPr>
          <w:hyperlink w:anchor="_Toc36131280" w:history="1">
            <w:r w:rsidR="00197075" w:rsidRPr="00240664">
              <w:rPr>
                <w:rStyle w:val="af"/>
                <w:noProof/>
              </w:rPr>
              <w:t>3.2.4</w:t>
            </w:r>
            <w:r w:rsidR="00197075">
              <w:rPr>
                <w:noProof/>
              </w:rPr>
              <w:tab/>
            </w:r>
            <w:r w:rsidR="00197075" w:rsidRPr="00240664">
              <w:rPr>
                <w:rStyle w:val="af"/>
                <w:noProof/>
              </w:rPr>
              <w:t>业务处理功能</w:t>
            </w:r>
            <w:r w:rsidR="00197075">
              <w:rPr>
                <w:noProof/>
                <w:webHidden/>
              </w:rPr>
              <w:tab/>
            </w:r>
            <w:r w:rsidR="00197075">
              <w:rPr>
                <w:noProof/>
                <w:webHidden/>
              </w:rPr>
              <w:fldChar w:fldCharType="begin"/>
            </w:r>
            <w:r w:rsidR="00197075">
              <w:rPr>
                <w:noProof/>
                <w:webHidden/>
              </w:rPr>
              <w:instrText xml:space="preserve"> PAGEREF _Toc36131280 \h </w:instrText>
            </w:r>
            <w:r w:rsidR="00197075">
              <w:rPr>
                <w:noProof/>
                <w:webHidden/>
              </w:rPr>
            </w:r>
            <w:r w:rsidR="00197075">
              <w:rPr>
                <w:noProof/>
                <w:webHidden/>
              </w:rPr>
              <w:fldChar w:fldCharType="separate"/>
            </w:r>
            <w:r w:rsidR="00197075">
              <w:rPr>
                <w:noProof/>
                <w:webHidden/>
              </w:rPr>
              <w:t>21</w:t>
            </w:r>
            <w:r w:rsidR="00197075">
              <w:rPr>
                <w:noProof/>
                <w:webHidden/>
              </w:rPr>
              <w:fldChar w:fldCharType="end"/>
            </w:r>
          </w:hyperlink>
        </w:p>
        <w:p w14:paraId="2DBED9A7" w14:textId="0DE44FCE" w:rsidR="00197075" w:rsidRDefault="00E45A60" w:rsidP="00060EDA">
          <w:pPr>
            <w:pStyle w:val="TOC2"/>
            <w:tabs>
              <w:tab w:val="left" w:pos="846"/>
              <w:tab w:val="right" w:leader="dot" w:pos="8296"/>
            </w:tabs>
            <w:rPr>
              <w:noProof/>
            </w:rPr>
          </w:pPr>
          <w:hyperlink w:anchor="_Toc36131281" w:history="1">
            <w:r w:rsidR="00197075" w:rsidRPr="00240664">
              <w:rPr>
                <w:rStyle w:val="af"/>
                <w:noProof/>
              </w:rPr>
              <w:t>3.3</w:t>
            </w:r>
            <w:r w:rsidR="00197075">
              <w:rPr>
                <w:noProof/>
              </w:rPr>
              <w:tab/>
            </w:r>
            <w:r w:rsidR="00197075" w:rsidRPr="00240664">
              <w:rPr>
                <w:rStyle w:val="af"/>
                <w:noProof/>
              </w:rPr>
              <w:t>系统总体设计</w:t>
            </w:r>
            <w:r w:rsidR="00197075">
              <w:rPr>
                <w:noProof/>
                <w:webHidden/>
              </w:rPr>
              <w:tab/>
            </w:r>
            <w:r w:rsidR="00197075">
              <w:rPr>
                <w:noProof/>
                <w:webHidden/>
              </w:rPr>
              <w:fldChar w:fldCharType="begin"/>
            </w:r>
            <w:r w:rsidR="00197075">
              <w:rPr>
                <w:noProof/>
                <w:webHidden/>
              </w:rPr>
              <w:instrText xml:space="preserve"> PAGEREF _Toc36131281 \h </w:instrText>
            </w:r>
            <w:r w:rsidR="00197075">
              <w:rPr>
                <w:noProof/>
                <w:webHidden/>
              </w:rPr>
            </w:r>
            <w:r w:rsidR="00197075">
              <w:rPr>
                <w:noProof/>
                <w:webHidden/>
              </w:rPr>
              <w:fldChar w:fldCharType="separate"/>
            </w:r>
            <w:r w:rsidR="00197075">
              <w:rPr>
                <w:noProof/>
                <w:webHidden/>
              </w:rPr>
              <w:t>24</w:t>
            </w:r>
            <w:r w:rsidR="00197075">
              <w:rPr>
                <w:noProof/>
                <w:webHidden/>
              </w:rPr>
              <w:fldChar w:fldCharType="end"/>
            </w:r>
          </w:hyperlink>
        </w:p>
        <w:p w14:paraId="0DB0AC38" w14:textId="70F2CB7A" w:rsidR="00197075" w:rsidRDefault="00E45A60" w:rsidP="00060EDA">
          <w:pPr>
            <w:pStyle w:val="TOC3"/>
            <w:rPr>
              <w:noProof/>
            </w:rPr>
          </w:pPr>
          <w:hyperlink w:anchor="_Toc36131282" w:history="1">
            <w:r w:rsidR="00197075" w:rsidRPr="00240664">
              <w:rPr>
                <w:rStyle w:val="af"/>
                <w:noProof/>
              </w:rPr>
              <w:t>3.3.1  规则设计</w:t>
            </w:r>
            <w:r w:rsidR="00197075">
              <w:rPr>
                <w:noProof/>
                <w:webHidden/>
              </w:rPr>
              <w:tab/>
            </w:r>
            <w:r w:rsidR="00197075">
              <w:rPr>
                <w:noProof/>
                <w:webHidden/>
              </w:rPr>
              <w:fldChar w:fldCharType="begin"/>
            </w:r>
            <w:r w:rsidR="00197075">
              <w:rPr>
                <w:noProof/>
                <w:webHidden/>
              </w:rPr>
              <w:instrText xml:space="preserve"> PAGEREF _Toc36131282 \h </w:instrText>
            </w:r>
            <w:r w:rsidR="00197075">
              <w:rPr>
                <w:noProof/>
                <w:webHidden/>
              </w:rPr>
            </w:r>
            <w:r w:rsidR="00197075">
              <w:rPr>
                <w:noProof/>
                <w:webHidden/>
              </w:rPr>
              <w:fldChar w:fldCharType="separate"/>
            </w:r>
            <w:r w:rsidR="00197075">
              <w:rPr>
                <w:noProof/>
                <w:webHidden/>
              </w:rPr>
              <w:t>24</w:t>
            </w:r>
            <w:r w:rsidR="00197075">
              <w:rPr>
                <w:noProof/>
                <w:webHidden/>
              </w:rPr>
              <w:fldChar w:fldCharType="end"/>
            </w:r>
          </w:hyperlink>
        </w:p>
        <w:p w14:paraId="4DCB9DEF" w14:textId="1DA7A99F" w:rsidR="00197075" w:rsidRDefault="00E45A60" w:rsidP="00060EDA">
          <w:pPr>
            <w:pStyle w:val="TOC3"/>
            <w:rPr>
              <w:noProof/>
            </w:rPr>
          </w:pPr>
          <w:hyperlink w:anchor="_Toc36131283" w:history="1">
            <w:r w:rsidR="00197075" w:rsidRPr="00240664">
              <w:rPr>
                <w:rStyle w:val="af"/>
                <w:noProof/>
              </w:rPr>
              <w:t>3.3.2</w:t>
            </w:r>
            <w:r w:rsidR="00197075">
              <w:rPr>
                <w:noProof/>
              </w:rPr>
              <w:tab/>
            </w:r>
            <w:r w:rsidR="00197075" w:rsidRPr="00240664">
              <w:rPr>
                <w:rStyle w:val="af"/>
                <w:noProof/>
              </w:rPr>
              <w:t>工作原理</w:t>
            </w:r>
            <w:r w:rsidR="00197075">
              <w:rPr>
                <w:noProof/>
                <w:webHidden/>
              </w:rPr>
              <w:tab/>
            </w:r>
            <w:r w:rsidR="00197075">
              <w:rPr>
                <w:noProof/>
                <w:webHidden/>
              </w:rPr>
              <w:fldChar w:fldCharType="begin"/>
            </w:r>
            <w:r w:rsidR="00197075">
              <w:rPr>
                <w:noProof/>
                <w:webHidden/>
              </w:rPr>
              <w:instrText xml:space="preserve"> PAGEREF _Toc36131283 \h </w:instrText>
            </w:r>
            <w:r w:rsidR="00197075">
              <w:rPr>
                <w:noProof/>
                <w:webHidden/>
              </w:rPr>
            </w:r>
            <w:r w:rsidR="00197075">
              <w:rPr>
                <w:noProof/>
                <w:webHidden/>
              </w:rPr>
              <w:fldChar w:fldCharType="separate"/>
            </w:r>
            <w:r w:rsidR="00197075">
              <w:rPr>
                <w:noProof/>
                <w:webHidden/>
              </w:rPr>
              <w:t>30</w:t>
            </w:r>
            <w:r w:rsidR="00197075">
              <w:rPr>
                <w:noProof/>
                <w:webHidden/>
              </w:rPr>
              <w:fldChar w:fldCharType="end"/>
            </w:r>
          </w:hyperlink>
        </w:p>
        <w:p w14:paraId="1776BF81" w14:textId="46164993" w:rsidR="00197075" w:rsidRDefault="00E45A60" w:rsidP="00060EDA">
          <w:pPr>
            <w:pStyle w:val="TOC3"/>
            <w:rPr>
              <w:noProof/>
            </w:rPr>
          </w:pPr>
          <w:hyperlink w:anchor="_Toc36131284" w:history="1">
            <w:r w:rsidR="00197075" w:rsidRPr="00240664">
              <w:rPr>
                <w:rStyle w:val="af"/>
                <w:noProof/>
              </w:rPr>
              <w:t>3.3.3</w:t>
            </w:r>
            <w:r w:rsidR="00197075">
              <w:rPr>
                <w:noProof/>
              </w:rPr>
              <w:tab/>
            </w:r>
            <w:r w:rsidR="00197075" w:rsidRPr="00240664">
              <w:rPr>
                <w:rStyle w:val="af"/>
                <w:noProof/>
              </w:rPr>
              <w:t>架构设计</w:t>
            </w:r>
            <w:r w:rsidR="00197075">
              <w:rPr>
                <w:noProof/>
                <w:webHidden/>
              </w:rPr>
              <w:tab/>
            </w:r>
            <w:r w:rsidR="00197075">
              <w:rPr>
                <w:noProof/>
                <w:webHidden/>
              </w:rPr>
              <w:fldChar w:fldCharType="begin"/>
            </w:r>
            <w:r w:rsidR="00197075">
              <w:rPr>
                <w:noProof/>
                <w:webHidden/>
              </w:rPr>
              <w:instrText xml:space="preserve"> PAGEREF _Toc36131284 \h </w:instrText>
            </w:r>
            <w:r w:rsidR="00197075">
              <w:rPr>
                <w:noProof/>
                <w:webHidden/>
              </w:rPr>
            </w:r>
            <w:r w:rsidR="00197075">
              <w:rPr>
                <w:noProof/>
                <w:webHidden/>
              </w:rPr>
              <w:fldChar w:fldCharType="separate"/>
            </w:r>
            <w:r w:rsidR="00197075">
              <w:rPr>
                <w:noProof/>
                <w:webHidden/>
              </w:rPr>
              <w:t>31</w:t>
            </w:r>
            <w:r w:rsidR="00197075">
              <w:rPr>
                <w:noProof/>
                <w:webHidden/>
              </w:rPr>
              <w:fldChar w:fldCharType="end"/>
            </w:r>
          </w:hyperlink>
        </w:p>
        <w:p w14:paraId="419D7DFF" w14:textId="0871C4CB" w:rsidR="00197075" w:rsidRDefault="00E45A60" w:rsidP="00060EDA">
          <w:pPr>
            <w:pStyle w:val="TOC3"/>
            <w:rPr>
              <w:noProof/>
            </w:rPr>
          </w:pPr>
          <w:hyperlink w:anchor="_Toc36131285" w:history="1">
            <w:r w:rsidR="00197075" w:rsidRPr="00240664">
              <w:rPr>
                <w:rStyle w:val="af"/>
                <w:noProof/>
              </w:rPr>
              <w:t>3.3.4</w:t>
            </w:r>
            <w:r w:rsidR="00197075">
              <w:rPr>
                <w:noProof/>
              </w:rPr>
              <w:tab/>
            </w:r>
            <w:r w:rsidR="00197075" w:rsidRPr="00240664">
              <w:rPr>
                <w:rStyle w:val="af"/>
                <w:noProof/>
              </w:rPr>
              <w:t>功能组成设计</w:t>
            </w:r>
            <w:r w:rsidR="00197075">
              <w:rPr>
                <w:noProof/>
                <w:webHidden/>
              </w:rPr>
              <w:tab/>
            </w:r>
            <w:r w:rsidR="00197075">
              <w:rPr>
                <w:noProof/>
                <w:webHidden/>
              </w:rPr>
              <w:fldChar w:fldCharType="begin"/>
            </w:r>
            <w:r w:rsidR="00197075">
              <w:rPr>
                <w:noProof/>
                <w:webHidden/>
              </w:rPr>
              <w:instrText xml:space="preserve"> PAGEREF _Toc36131285 \h </w:instrText>
            </w:r>
            <w:r w:rsidR="00197075">
              <w:rPr>
                <w:noProof/>
                <w:webHidden/>
              </w:rPr>
            </w:r>
            <w:r w:rsidR="00197075">
              <w:rPr>
                <w:noProof/>
                <w:webHidden/>
              </w:rPr>
              <w:fldChar w:fldCharType="separate"/>
            </w:r>
            <w:r w:rsidR="00197075">
              <w:rPr>
                <w:noProof/>
                <w:webHidden/>
              </w:rPr>
              <w:t>32</w:t>
            </w:r>
            <w:r w:rsidR="00197075">
              <w:rPr>
                <w:noProof/>
                <w:webHidden/>
              </w:rPr>
              <w:fldChar w:fldCharType="end"/>
            </w:r>
          </w:hyperlink>
        </w:p>
        <w:p w14:paraId="51F77A13" w14:textId="28592A37" w:rsidR="00197075" w:rsidRDefault="00E45A60" w:rsidP="00060EDA">
          <w:pPr>
            <w:pStyle w:val="TOC3"/>
            <w:rPr>
              <w:noProof/>
            </w:rPr>
          </w:pPr>
          <w:hyperlink w:anchor="_Toc36131286" w:history="1">
            <w:r w:rsidR="00197075" w:rsidRPr="00240664">
              <w:rPr>
                <w:rStyle w:val="af"/>
                <w:noProof/>
              </w:rPr>
              <w:t>3.3.5</w:t>
            </w:r>
            <w:r w:rsidR="00197075">
              <w:rPr>
                <w:noProof/>
              </w:rPr>
              <w:tab/>
            </w:r>
            <w:r w:rsidR="00197075" w:rsidRPr="00240664">
              <w:rPr>
                <w:rStyle w:val="af"/>
                <w:noProof/>
              </w:rPr>
              <w:t>部署设计</w:t>
            </w:r>
            <w:r w:rsidR="00197075">
              <w:rPr>
                <w:noProof/>
                <w:webHidden/>
              </w:rPr>
              <w:tab/>
            </w:r>
            <w:r w:rsidR="00197075">
              <w:rPr>
                <w:noProof/>
                <w:webHidden/>
              </w:rPr>
              <w:fldChar w:fldCharType="begin"/>
            </w:r>
            <w:r w:rsidR="00197075">
              <w:rPr>
                <w:noProof/>
                <w:webHidden/>
              </w:rPr>
              <w:instrText xml:space="preserve"> PAGEREF _Toc36131286 \h </w:instrText>
            </w:r>
            <w:r w:rsidR="00197075">
              <w:rPr>
                <w:noProof/>
                <w:webHidden/>
              </w:rPr>
            </w:r>
            <w:r w:rsidR="00197075">
              <w:rPr>
                <w:noProof/>
                <w:webHidden/>
              </w:rPr>
              <w:fldChar w:fldCharType="separate"/>
            </w:r>
            <w:r w:rsidR="00197075">
              <w:rPr>
                <w:noProof/>
                <w:webHidden/>
              </w:rPr>
              <w:t>33</w:t>
            </w:r>
            <w:r w:rsidR="00197075">
              <w:rPr>
                <w:noProof/>
                <w:webHidden/>
              </w:rPr>
              <w:fldChar w:fldCharType="end"/>
            </w:r>
          </w:hyperlink>
        </w:p>
        <w:p w14:paraId="1E130DF6" w14:textId="5B46582F" w:rsidR="00197075" w:rsidRDefault="00E45A60" w:rsidP="00060EDA">
          <w:pPr>
            <w:pStyle w:val="TOC2"/>
            <w:tabs>
              <w:tab w:val="right" w:leader="dot" w:pos="8296"/>
            </w:tabs>
            <w:rPr>
              <w:noProof/>
            </w:rPr>
          </w:pPr>
          <w:hyperlink w:anchor="_Toc36131287" w:history="1">
            <w:r w:rsidR="00197075" w:rsidRPr="00240664">
              <w:rPr>
                <w:rStyle w:val="af"/>
                <w:noProof/>
              </w:rPr>
              <w:t>3.4</w:t>
            </w:r>
            <w:r w:rsidR="00060EDA">
              <w:rPr>
                <w:noProof/>
              </w:rPr>
              <w:t xml:space="preserve"> </w:t>
            </w:r>
            <w:r w:rsidR="00197075" w:rsidRPr="00240664">
              <w:rPr>
                <w:rStyle w:val="af"/>
                <w:noProof/>
              </w:rPr>
              <w:t>数据库设计</w:t>
            </w:r>
            <w:r w:rsidR="00197075">
              <w:rPr>
                <w:noProof/>
                <w:webHidden/>
              </w:rPr>
              <w:tab/>
            </w:r>
            <w:r w:rsidR="00197075">
              <w:rPr>
                <w:noProof/>
                <w:webHidden/>
              </w:rPr>
              <w:fldChar w:fldCharType="begin"/>
            </w:r>
            <w:r w:rsidR="00197075">
              <w:rPr>
                <w:noProof/>
                <w:webHidden/>
              </w:rPr>
              <w:instrText xml:space="preserve"> PAGEREF _Toc36131287 \h </w:instrText>
            </w:r>
            <w:r w:rsidR="00197075">
              <w:rPr>
                <w:noProof/>
                <w:webHidden/>
              </w:rPr>
            </w:r>
            <w:r w:rsidR="00197075">
              <w:rPr>
                <w:noProof/>
                <w:webHidden/>
              </w:rPr>
              <w:fldChar w:fldCharType="separate"/>
            </w:r>
            <w:r w:rsidR="00197075">
              <w:rPr>
                <w:noProof/>
                <w:webHidden/>
              </w:rPr>
              <w:t>34</w:t>
            </w:r>
            <w:r w:rsidR="00197075">
              <w:rPr>
                <w:noProof/>
                <w:webHidden/>
              </w:rPr>
              <w:fldChar w:fldCharType="end"/>
            </w:r>
          </w:hyperlink>
        </w:p>
        <w:p w14:paraId="5C0B4EC9" w14:textId="0D9A386E" w:rsidR="00197075" w:rsidRDefault="00E45A60">
          <w:pPr>
            <w:pStyle w:val="TOC2"/>
            <w:tabs>
              <w:tab w:val="right" w:leader="dot" w:pos="8296"/>
            </w:tabs>
            <w:rPr>
              <w:noProof/>
            </w:rPr>
          </w:pPr>
          <w:hyperlink w:anchor="_Toc36131288" w:history="1">
            <w:r w:rsidR="00197075" w:rsidRPr="00240664">
              <w:rPr>
                <w:rStyle w:val="af"/>
                <w:noProof/>
              </w:rPr>
              <w:t>3.5 本章小结</w:t>
            </w:r>
            <w:r w:rsidR="00197075">
              <w:rPr>
                <w:noProof/>
                <w:webHidden/>
              </w:rPr>
              <w:tab/>
            </w:r>
            <w:r w:rsidR="00197075">
              <w:rPr>
                <w:noProof/>
                <w:webHidden/>
              </w:rPr>
              <w:fldChar w:fldCharType="begin"/>
            </w:r>
            <w:r w:rsidR="00197075">
              <w:rPr>
                <w:noProof/>
                <w:webHidden/>
              </w:rPr>
              <w:instrText xml:space="preserve"> PAGEREF _Toc36131288 \h </w:instrText>
            </w:r>
            <w:r w:rsidR="00197075">
              <w:rPr>
                <w:noProof/>
                <w:webHidden/>
              </w:rPr>
            </w:r>
            <w:r w:rsidR="00197075">
              <w:rPr>
                <w:noProof/>
                <w:webHidden/>
              </w:rPr>
              <w:fldChar w:fldCharType="separate"/>
            </w:r>
            <w:r w:rsidR="00197075">
              <w:rPr>
                <w:noProof/>
                <w:webHidden/>
              </w:rPr>
              <w:t>38</w:t>
            </w:r>
            <w:r w:rsidR="00197075">
              <w:rPr>
                <w:noProof/>
                <w:webHidden/>
              </w:rPr>
              <w:fldChar w:fldCharType="end"/>
            </w:r>
          </w:hyperlink>
        </w:p>
        <w:p w14:paraId="38DA6C9B" w14:textId="33193696" w:rsidR="00197075" w:rsidRDefault="00E45A60">
          <w:pPr>
            <w:pStyle w:val="TOC1"/>
            <w:tabs>
              <w:tab w:val="right" w:leader="dot" w:pos="8296"/>
            </w:tabs>
            <w:rPr>
              <w:noProof/>
            </w:rPr>
          </w:pPr>
          <w:hyperlink w:anchor="_Toc36131289" w:history="1">
            <w:r w:rsidR="00197075" w:rsidRPr="00240664">
              <w:rPr>
                <w:rStyle w:val="af"/>
                <w:rFonts w:ascii="黑体" w:eastAsia="黑体"/>
                <w:noProof/>
              </w:rPr>
              <w:t>第四章  系统实现</w:t>
            </w:r>
            <w:r w:rsidR="00197075">
              <w:rPr>
                <w:noProof/>
                <w:webHidden/>
              </w:rPr>
              <w:tab/>
            </w:r>
            <w:r w:rsidR="00197075">
              <w:rPr>
                <w:noProof/>
                <w:webHidden/>
              </w:rPr>
              <w:fldChar w:fldCharType="begin"/>
            </w:r>
            <w:r w:rsidR="00197075">
              <w:rPr>
                <w:noProof/>
                <w:webHidden/>
              </w:rPr>
              <w:instrText xml:space="preserve"> PAGEREF _Toc36131289 \h </w:instrText>
            </w:r>
            <w:r w:rsidR="00197075">
              <w:rPr>
                <w:noProof/>
                <w:webHidden/>
              </w:rPr>
            </w:r>
            <w:r w:rsidR="00197075">
              <w:rPr>
                <w:noProof/>
                <w:webHidden/>
              </w:rPr>
              <w:fldChar w:fldCharType="separate"/>
            </w:r>
            <w:r w:rsidR="00197075">
              <w:rPr>
                <w:noProof/>
                <w:webHidden/>
              </w:rPr>
              <w:t>38</w:t>
            </w:r>
            <w:r w:rsidR="00197075">
              <w:rPr>
                <w:noProof/>
                <w:webHidden/>
              </w:rPr>
              <w:fldChar w:fldCharType="end"/>
            </w:r>
          </w:hyperlink>
        </w:p>
        <w:p w14:paraId="2E854C41" w14:textId="2ED6F2E6" w:rsidR="00197075" w:rsidRDefault="00E45A60">
          <w:pPr>
            <w:pStyle w:val="TOC2"/>
            <w:tabs>
              <w:tab w:val="right" w:leader="dot" w:pos="8296"/>
            </w:tabs>
            <w:rPr>
              <w:noProof/>
            </w:rPr>
          </w:pPr>
          <w:hyperlink w:anchor="_Toc36131290" w:history="1">
            <w:r w:rsidR="00197075" w:rsidRPr="00240664">
              <w:rPr>
                <w:rStyle w:val="af"/>
                <w:noProof/>
              </w:rPr>
              <w:t>4.1 规则管理模块</w:t>
            </w:r>
            <w:r w:rsidR="00197075">
              <w:rPr>
                <w:noProof/>
                <w:webHidden/>
              </w:rPr>
              <w:tab/>
            </w:r>
            <w:r w:rsidR="00197075">
              <w:rPr>
                <w:noProof/>
                <w:webHidden/>
              </w:rPr>
              <w:fldChar w:fldCharType="begin"/>
            </w:r>
            <w:r w:rsidR="00197075">
              <w:rPr>
                <w:noProof/>
                <w:webHidden/>
              </w:rPr>
              <w:instrText xml:space="preserve"> PAGEREF _Toc36131290 \h </w:instrText>
            </w:r>
            <w:r w:rsidR="00197075">
              <w:rPr>
                <w:noProof/>
                <w:webHidden/>
              </w:rPr>
            </w:r>
            <w:r w:rsidR="00197075">
              <w:rPr>
                <w:noProof/>
                <w:webHidden/>
              </w:rPr>
              <w:fldChar w:fldCharType="separate"/>
            </w:r>
            <w:r w:rsidR="00197075">
              <w:rPr>
                <w:noProof/>
                <w:webHidden/>
              </w:rPr>
              <w:t>38</w:t>
            </w:r>
            <w:r w:rsidR="00197075">
              <w:rPr>
                <w:noProof/>
                <w:webHidden/>
              </w:rPr>
              <w:fldChar w:fldCharType="end"/>
            </w:r>
          </w:hyperlink>
        </w:p>
        <w:p w14:paraId="4ACB1A33" w14:textId="725C527D" w:rsidR="00197075" w:rsidRDefault="00E45A60" w:rsidP="00060EDA">
          <w:pPr>
            <w:pStyle w:val="TOC3"/>
            <w:rPr>
              <w:noProof/>
            </w:rPr>
          </w:pPr>
          <w:hyperlink w:anchor="_Toc36131291" w:history="1">
            <w:r w:rsidR="00197075" w:rsidRPr="00240664">
              <w:rPr>
                <w:rStyle w:val="af"/>
                <w:noProof/>
              </w:rPr>
              <w:t>4.1.1 规则管理模块设计</w:t>
            </w:r>
            <w:r w:rsidR="00197075">
              <w:rPr>
                <w:noProof/>
                <w:webHidden/>
              </w:rPr>
              <w:tab/>
            </w:r>
            <w:r w:rsidR="00197075">
              <w:rPr>
                <w:noProof/>
                <w:webHidden/>
              </w:rPr>
              <w:fldChar w:fldCharType="begin"/>
            </w:r>
            <w:r w:rsidR="00197075">
              <w:rPr>
                <w:noProof/>
                <w:webHidden/>
              </w:rPr>
              <w:instrText xml:space="preserve"> PAGEREF _Toc36131291 \h </w:instrText>
            </w:r>
            <w:r w:rsidR="00197075">
              <w:rPr>
                <w:noProof/>
                <w:webHidden/>
              </w:rPr>
            </w:r>
            <w:r w:rsidR="00197075">
              <w:rPr>
                <w:noProof/>
                <w:webHidden/>
              </w:rPr>
              <w:fldChar w:fldCharType="separate"/>
            </w:r>
            <w:r w:rsidR="00197075">
              <w:rPr>
                <w:noProof/>
                <w:webHidden/>
              </w:rPr>
              <w:t>38</w:t>
            </w:r>
            <w:r w:rsidR="00197075">
              <w:rPr>
                <w:noProof/>
                <w:webHidden/>
              </w:rPr>
              <w:fldChar w:fldCharType="end"/>
            </w:r>
          </w:hyperlink>
        </w:p>
        <w:p w14:paraId="6CB90665" w14:textId="310732C7" w:rsidR="00197075" w:rsidRDefault="00E45A60" w:rsidP="00060EDA">
          <w:pPr>
            <w:pStyle w:val="TOC3"/>
            <w:rPr>
              <w:noProof/>
            </w:rPr>
          </w:pPr>
          <w:hyperlink w:anchor="_Toc36131292" w:history="1">
            <w:r w:rsidR="00197075" w:rsidRPr="00240664">
              <w:rPr>
                <w:rStyle w:val="af"/>
                <w:noProof/>
              </w:rPr>
              <w:t>4.1.2 规则操作功能实现</w:t>
            </w:r>
            <w:r w:rsidR="00197075">
              <w:rPr>
                <w:noProof/>
                <w:webHidden/>
              </w:rPr>
              <w:tab/>
            </w:r>
            <w:r w:rsidR="00197075">
              <w:rPr>
                <w:noProof/>
                <w:webHidden/>
              </w:rPr>
              <w:fldChar w:fldCharType="begin"/>
            </w:r>
            <w:r w:rsidR="00197075">
              <w:rPr>
                <w:noProof/>
                <w:webHidden/>
              </w:rPr>
              <w:instrText xml:space="preserve"> PAGEREF _Toc36131292 \h </w:instrText>
            </w:r>
            <w:r w:rsidR="00197075">
              <w:rPr>
                <w:noProof/>
                <w:webHidden/>
              </w:rPr>
            </w:r>
            <w:r w:rsidR="00197075">
              <w:rPr>
                <w:noProof/>
                <w:webHidden/>
              </w:rPr>
              <w:fldChar w:fldCharType="separate"/>
            </w:r>
            <w:r w:rsidR="00197075">
              <w:rPr>
                <w:noProof/>
                <w:webHidden/>
              </w:rPr>
              <w:t>39</w:t>
            </w:r>
            <w:r w:rsidR="00197075">
              <w:rPr>
                <w:noProof/>
                <w:webHidden/>
              </w:rPr>
              <w:fldChar w:fldCharType="end"/>
            </w:r>
          </w:hyperlink>
        </w:p>
        <w:p w14:paraId="113731CD" w14:textId="75FC98C7" w:rsidR="00197075" w:rsidRDefault="00E45A60" w:rsidP="00060EDA">
          <w:pPr>
            <w:pStyle w:val="TOC3"/>
            <w:rPr>
              <w:noProof/>
            </w:rPr>
          </w:pPr>
          <w:hyperlink w:anchor="_Toc36131293" w:history="1">
            <w:r w:rsidR="00197075" w:rsidRPr="00240664">
              <w:rPr>
                <w:rStyle w:val="af"/>
                <w:noProof/>
              </w:rPr>
              <w:t>4.1.3 日志查询功能实现</w:t>
            </w:r>
            <w:r w:rsidR="00197075">
              <w:rPr>
                <w:noProof/>
                <w:webHidden/>
              </w:rPr>
              <w:tab/>
            </w:r>
            <w:r w:rsidR="00197075">
              <w:rPr>
                <w:noProof/>
                <w:webHidden/>
              </w:rPr>
              <w:fldChar w:fldCharType="begin"/>
            </w:r>
            <w:r w:rsidR="00197075">
              <w:rPr>
                <w:noProof/>
                <w:webHidden/>
              </w:rPr>
              <w:instrText xml:space="preserve"> PAGEREF _Toc36131293 \h </w:instrText>
            </w:r>
            <w:r w:rsidR="00197075">
              <w:rPr>
                <w:noProof/>
                <w:webHidden/>
              </w:rPr>
            </w:r>
            <w:r w:rsidR="00197075">
              <w:rPr>
                <w:noProof/>
                <w:webHidden/>
              </w:rPr>
              <w:fldChar w:fldCharType="separate"/>
            </w:r>
            <w:r w:rsidR="00197075">
              <w:rPr>
                <w:noProof/>
                <w:webHidden/>
              </w:rPr>
              <w:t>41</w:t>
            </w:r>
            <w:r w:rsidR="00197075">
              <w:rPr>
                <w:noProof/>
                <w:webHidden/>
              </w:rPr>
              <w:fldChar w:fldCharType="end"/>
            </w:r>
          </w:hyperlink>
        </w:p>
        <w:p w14:paraId="0D7E4889" w14:textId="3D56FA50" w:rsidR="00197075" w:rsidRDefault="00E45A60" w:rsidP="00060EDA">
          <w:pPr>
            <w:pStyle w:val="TOC3"/>
            <w:rPr>
              <w:noProof/>
            </w:rPr>
          </w:pPr>
          <w:hyperlink w:anchor="_Toc36131294" w:history="1">
            <w:r w:rsidR="00197075" w:rsidRPr="00240664">
              <w:rPr>
                <w:rStyle w:val="af"/>
                <w:noProof/>
              </w:rPr>
              <w:t>4.1.4</w:t>
            </w:r>
            <w:r w:rsidR="00060EDA">
              <w:rPr>
                <w:noProof/>
              </w:rPr>
              <w:t xml:space="preserve"> </w:t>
            </w:r>
            <w:r w:rsidR="00197075" w:rsidRPr="00240664">
              <w:rPr>
                <w:rStyle w:val="af"/>
                <w:noProof/>
              </w:rPr>
              <w:t>规则过期告警功能实现</w:t>
            </w:r>
            <w:r w:rsidR="00197075">
              <w:rPr>
                <w:noProof/>
                <w:webHidden/>
              </w:rPr>
              <w:tab/>
            </w:r>
            <w:r w:rsidR="00197075">
              <w:rPr>
                <w:noProof/>
                <w:webHidden/>
              </w:rPr>
              <w:fldChar w:fldCharType="begin"/>
            </w:r>
            <w:r w:rsidR="00197075">
              <w:rPr>
                <w:noProof/>
                <w:webHidden/>
              </w:rPr>
              <w:instrText xml:space="preserve"> PAGEREF _Toc36131294 \h </w:instrText>
            </w:r>
            <w:r w:rsidR="00197075">
              <w:rPr>
                <w:noProof/>
                <w:webHidden/>
              </w:rPr>
            </w:r>
            <w:r w:rsidR="00197075">
              <w:rPr>
                <w:noProof/>
                <w:webHidden/>
              </w:rPr>
              <w:fldChar w:fldCharType="separate"/>
            </w:r>
            <w:r w:rsidR="00197075">
              <w:rPr>
                <w:noProof/>
                <w:webHidden/>
              </w:rPr>
              <w:t>42</w:t>
            </w:r>
            <w:r w:rsidR="00197075">
              <w:rPr>
                <w:noProof/>
                <w:webHidden/>
              </w:rPr>
              <w:fldChar w:fldCharType="end"/>
            </w:r>
          </w:hyperlink>
        </w:p>
        <w:p w14:paraId="40B1790D" w14:textId="0958E783" w:rsidR="00197075" w:rsidRDefault="00E45A60" w:rsidP="00060EDA">
          <w:pPr>
            <w:pStyle w:val="TOC2"/>
            <w:tabs>
              <w:tab w:val="left" w:pos="846"/>
              <w:tab w:val="right" w:leader="dot" w:pos="8296"/>
            </w:tabs>
            <w:rPr>
              <w:noProof/>
            </w:rPr>
          </w:pPr>
          <w:hyperlink w:anchor="_Toc36131295" w:history="1">
            <w:r w:rsidR="00197075" w:rsidRPr="00240664">
              <w:rPr>
                <w:rStyle w:val="af"/>
                <w:noProof/>
              </w:rPr>
              <w:t>4.2</w:t>
            </w:r>
            <w:r w:rsidR="00197075">
              <w:rPr>
                <w:noProof/>
              </w:rPr>
              <w:tab/>
            </w:r>
            <w:r w:rsidR="00197075" w:rsidRPr="00240664">
              <w:rPr>
                <w:rStyle w:val="af"/>
                <w:noProof/>
              </w:rPr>
              <w:t>规则预处理模块</w:t>
            </w:r>
            <w:r w:rsidR="00197075">
              <w:rPr>
                <w:noProof/>
                <w:webHidden/>
              </w:rPr>
              <w:tab/>
            </w:r>
            <w:r w:rsidR="00197075">
              <w:rPr>
                <w:noProof/>
                <w:webHidden/>
              </w:rPr>
              <w:fldChar w:fldCharType="begin"/>
            </w:r>
            <w:r w:rsidR="00197075">
              <w:rPr>
                <w:noProof/>
                <w:webHidden/>
              </w:rPr>
              <w:instrText xml:space="preserve"> PAGEREF _Toc36131295 \h </w:instrText>
            </w:r>
            <w:r w:rsidR="00197075">
              <w:rPr>
                <w:noProof/>
                <w:webHidden/>
              </w:rPr>
            </w:r>
            <w:r w:rsidR="00197075">
              <w:rPr>
                <w:noProof/>
                <w:webHidden/>
              </w:rPr>
              <w:fldChar w:fldCharType="separate"/>
            </w:r>
            <w:r w:rsidR="00197075">
              <w:rPr>
                <w:noProof/>
                <w:webHidden/>
              </w:rPr>
              <w:t>43</w:t>
            </w:r>
            <w:r w:rsidR="00197075">
              <w:rPr>
                <w:noProof/>
                <w:webHidden/>
              </w:rPr>
              <w:fldChar w:fldCharType="end"/>
            </w:r>
          </w:hyperlink>
        </w:p>
        <w:p w14:paraId="737DB3EC" w14:textId="4BBD29CD" w:rsidR="00197075" w:rsidRDefault="00E45A60" w:rsidP="00060EDA">
          <w:pPr>
            <w:pStyle w:val="TOC3"/>
            <w:rPr>
              <w:noProof/>
            </w:rPr>
          </w:pPr>
          <w:hyperlink w:anchor="_Toc36131296" w:history="1">
            <w:r w:rsidR="00197075" w:rsidRPr="00240664">
              <w:rPr>
                <w:rStyle w:val="af"/>
                <w:noProof/>
              </w:rPr>
              <w:t>4.2.1 规则预处理模块设计</w:t>
            </w:r>
            <w:r w:rsidR="00197075">
              <w:rPr>
                <w:noProof/>
                <w:webHidden/>
              </w:rPr>
              <w:tab/>
            </w:r>
            <w:r w:rsidR="00197075">
              <w:rPr>
                <w:noProof/>
                <w:webHidden/>
              </w:rPr>
              <w:fldChar w:fldCharType="begin"/>
            </w:r>
            <w:r w:rsidR="00197075">
              <w:rPr>
                <w:noProof/>
                <w:webHidden/>
              </w:rPr>
              <w:instrText xml:space="preserve"> PAGEREF _Toc36131296 \h </w:instrText>
            </w:r>
            <w:r w:rsidR="00197075">
              <w:rPr>
                <w:noProof/>
                <w:webHidden/>
              </w:rPr>
            </w:r>
            <w:r w:rsidR="00197075">
              <w:rPr>
                <w:noProof/>
                <w:webHidden/>
              </w:rPr>
              <w:fldChar w:fldCharType="separate"/>
            </w:r>
            <w:r w:rsidR="00197075">
              <w:rPr>
                <w:noProof/>
                <w:webHidden/>
              </w:rPr>
              <w:t>43</w:t>
            </w:r>
            <w:r w:rsidR="00197075">
              <w:rPr>
                <w:noProof/>
                <w:webHidden/>
              </w:rPr>
              <w:fldChar w:fldCharType="end"/>
            </w:r>
          </w:hyperlink>
        </w:p>
        <w:p w14:paraId="386C5A86" w14:textId="0C894FF7" w:rsidR="00197075" w:rsidRDefault="00E45A60" w:rsidP="00060EDA">
          <w:pPr>
            <w:pStyle w:val="TOC3"/>
            <w:rPr>
              <w:noProof/>
            </w:rPr>
          </w:pPr>
          <w:hyperlink w:anchor="_Toc36131297" w:history="1">
            <w:r w:rsidR="00197075" w:rsidRPr="00240664">
              <w:rPr>
                <w:rStyle w:val="af"/>
                <w:noProof/>
              </w:rPr>
              <w:t>4.2.2 规则预处理功能实现</w:t>
            </w:r>
            <w:r w:rsidR="00197075">
              <w:rPr>
                <w:noProof/>
                <w:webHidden/>
              </w:rPr>
              <w:tab/>
            </w:r>
            <w:r w:rsidR="00197075">
              <w:rPr>
                <w:noProof/>
                <w:webHidden/>
              </w:rPr>
              <w:fldChar w:fldCharType="begin"/>
            </w:r>
            <w:r w:rsidR="00197075">
              <w:rPr>
                <w:noProof/>
                <w:webHidden/>
              </w:rPr>
              <w:instrText xml:space="preserve"> PAGEREF _Toc36131297 \h </w:instrText>
            </w:r>
            <w:r w:rsidR="00197075">
              <w:rPr>
                <w:noProof/>
                <w:webHidden/>
              </w:rPr>
            </w:r>
            <w:r w:rsidR="00197075">
              <w:rPr>
                <w:noProof/>
                <w:webHidden/>
              </w:rPr>
              <w:fldChar w:fldCharType="separate"/>
            </w:r>
            <w:r w:rsidR="00197075">
              <w:rPr>
                <w:noProof/>
                <w:webHidden/>
              </w:rPr>
              <w:t>46</w:t>
            </w:r>
            <w:r w:rsidR="00197075">
              <w:rPr>
                <w:noProof/>
                <w:webHidden/>
              </w:rPr>
              <w:fldChar w:fldCharType="end"/>
            </w:r>
          </w:hyperlink>
        </w:p>
        <w:p w14:paraId="2FD98ED6" w14:textId="35321B75" w:rsidR="00197075" w:rsidRDefault="00E45A60" w:rsidP="00060EDA">
          <w:pPr>
            <w:pStyle w:val="TOC2"/>
            <w:tabs>
              <w:tab w:val="left" w:pos="846"/>
              <w:tab w:val="right" w:leader="dot" w:pos="8296"/>
            </w:tabs>
            <w:rPr>
              <w:noProof/>
            </w:rPr>
          </w:pPr>
          <w:hyperlink w:anchor="_Toc36131298" w:history="1">
            <w:r w:rsidR="00197075" w:rsidRPr="00240664">
              <w:rPr>
                <w:rStyle w:val="af"/>
                <w:noProof/>
              </w:rPr>
              <w:t>4.3</w:t>
            </w:r>
            <w:r w:rsidR="00197075">
              <w:rPr>
                <w:noProof/>
              </w:rPr>
              <w:tab/>
            </w:r>
            <w:r w:rsidR="00197075" w:rsidRPr="00240664">
              <w:rPr>
                <w:rStyle w:val="af"/>
                <w:noProof/>
              </w:rPr>
              <w:t>审核流模块</w:t>
            </w:r>
            <w:r w:rsidR="00197075">
              <w:rPr>
                <w:noProof/>
                <w:webHidden/>
              </w:rPr>
              <w:tab/>
            </w:r>
            <w:r w:rsidR="00197075">
              <w:rPr>
                <w:noProof/>
                <w:webHidden/>
              </w:rPr>
              <w:fldChar w:fldCharType="begin"/>
            </w:r>
            <w:r w:rsidR="00197075">
              <w:rPr>
                <w:noProof/>
                <w:webHidden/>
              </w:rPr>
              <w:instrText xml:space="preserve"> PAGEREF _Toc36131298 \h </w:instrText>
            </w:r>
            <w:r w:rsidR="00197075">
              <w:rPr>
                <w:noProof/>
                <w:webHidden/>
              </w:rPr>
            </w:r>
            <w:r w:rsidR="00197075">
              <w:rPr>
                <w:noProof/>
                <w:webHidden/>
              </w:rPr>
              <w:fldChar w:fldCharType="separate"/>
            </w:r>
            <w:r w:rsidR="00197075">
              <w:rPr>
                <w:noProof/>
                <w:webHidden/>
              </w:rPr>
              <w:t>46</w:t>
            </w:r>
            <w:r w:rsidR="00197075">
              <w:rPr>
                <w:noProof/>
                <w:webHidden/>
              </w:rPr>
              <w:fldChar w:fldCharType="end"/>
            </w:r>
          </w:hyperlink>
        </w:p>
        <w:p w14:paraId="48497E82" w14:textId="461CEA1E" w:rsidR="00197075" w:rsidRDefault="00E45A60" w:rsidP="00060EDA">
          <w:pPr>
            <w:pStyle w:val="TOC3"/>
            <w:rPr>
              <w:noProof/>
            </w:rPr>
          </w:pPr>
          <w:hyperlink w:anchor="_Toc36131299" w:history="1">
            <w:r w:rsidR="00197075" w:rsidRPr="00240664">
              <w:rPr>
                <w:rStyle w:val="af"/>
                <w:noProof/>
              </w:rPr>
              <w:t>4.3.1 审核流模块设计</w:t>
            </w:r>
            <w:r w:rsidR="00197075">
              <w:rPr>
                <w:noProof/>
                <w:webHidden/>
              </w:rPr>
              <w:tab/>
            </w:r>
            <w:r w:rsidR="00197075">
              <w:rPr>
                <w:noProof/>
                <w:webHidden/>
              </w:rPr>
              <w:fldChar w:fldCharType="begin"/>
            </w:r>
            <w:r w:rsidR="00197075">
              <w:rPr>
                <w:noProof/>
                <w:webHidden/>
              </w:rPr>
              <w:instrText xml:space="preserve"> PAGEREF _Toc36131299 \h </w:instrText>
            </w:r>
            <w:r w:rsidR="00197075">
              <w:rPr>
                <w:noProof/>
                <w:webHidden/>
              </w:rPr>
            </w:r>
            <w:r w:rsidR="00197075">
              <w:rPr>
                <w:noProof/>
                <w:webHidden/>
              </w:rPr>
              <w:fldChar w:fldCharType="separate"/>
            </w:r>
            <w:r w:rsidR="00197075">
              <w:rPr>
                <w:noProof/>
                <w:webHidden/>
              </w:rPr>
              <w:t>46</w:t>
            </w:r>
            <w:r w:rsidR="00197075">
              <w:rPr>
                <w:noProof/>
                <w:webHidden/>
              </w:rPr>
              <w:fldChar w:fldCharType="end"/>
            </w:r>
          </w:hyperlink>
        </w:p>
        <w:p w14:paraId="4687281A" w14:textId="079F0590" w:rsidR="00197075" w:rsidRDefault="00E45A60" w:rsidP="00060EDA">
          <w:pPr>
            <w:pStyle w:val="TOC3"/>
            <w:rPr>
              <w:noProof/>
            </w:rPr>
          </w:pPr>
          <w:hyperlink w:anchor="_Toc36131300" w:history="1">
            <w:r w:rsidR="00197075" w:rsidRPr="00240664">
              <w:rPr>
                <w:rStyle w:val="af"/>
                <w:noProof/>
              </w:rPr>
              <w:t>4.3.2</w:t>
            </w:r>
            <w:r w:rsidR="00060EDA">
              <w:rPr>
                <w:noProof/>
              </w:rPr>
              <w:t xml:space="preserve"> </w:t>
            </w:r>
            <w:r w:rsidR="00197075" w:rsidRPr="00240664">
              <w:rPr>
                <w:rStyle w:val="af"/>
                <w:noProof/>
              </w:rPr>
              <w:t>审核流操作功能实现</w:t>
            </w:r>
            <w:r w:rsidR="00197075">
              <w:rPr>
                <w:noProof/>
                <w:webHidden/>
              </w:rPr>
              <w:tab/>
            </w:r>
            <w:r w:rsidR="00197075">
              <w:rPr>
                <w:noProof/>
                <w:webHidden/>
              </w:rPr>
              <w:fldChar w:fldCharType="begin"/>
            </w:r>
            <w:r w:rsidR="00197075">
              <w:rPr>
                <w:noProof/>
                <w:webHidden/>
              </w:rPr>
              <w:instrText xml:space="preserve"> PAGEREF _Toc36131300 \h </w:instrText>
            </w:r>
            <w:r w:rsidR="00197075">
              <w:rPr>
                <w:noProof/>
                <w:webHidden/>
              </w:rPr>
            </w:r>
            <w:r w:rsidR="00197075">
              <w:rPr>
                <w:noProof/>
                <w:webHidden/>
              </w:rPr>
              <w:fldChar w:fldCharType="separate"/>
            </w:r>
            <w:r w:rsidR="00197075">
              <w:rPr>
                <w:noProof/>
                <w:webHidden/>
              </w:rPr>
              <w:t>47</w:t>
            </w:r>
            <w:r w:rsidR="00197075">
              <w:rPr>
                <w:noProof/>
                <w:webHidden/>
              </w:rPr>
              <w:fldChar w:fldCharType="end"/>
            </w:r>
          </w:hyperlink>
        </w:p>
        <w:p w14:paraId="4A1A5658" w14:textId="7E39A3A3" w:rsidR="00197075" w:rsidRDefault="00E45A60" w:rsidP="00060EDA">
          <w:pPr>
            <w:pStyle w:val="TOC3"/>
            <w:rPr>
              <w:noProof/>
            </w:rPr>
          </w:pPr>
          <w:hyperlink w:anchor="_Toc36131301" w:history="1">
            <w:r w:rsidR="00197075" w:rsidRPr="00240664">
              <w:rPr>
                <w:rStyle w:val="af"/>
                <w:noProof/>
              </w:rPr>
              <w:t>4.3.3</w:t>
            </w:r>
            <w:r w:rsidR="00197075">
              <w:rPr>
                <w:noProof/>
              </w:rPr>
              <w:tab/>
            </w:r>
            <w:r w:rsidR="00197075" w:rsidRPr="00240664">
              <w:rPr>
                <w:rStyle w:val="af"/>
                <w:noProof/>
              </w:rPr>
              <w:t>审核权转移功能实现</w:t>
            </w:r>
            <w:r w:rsidR="00197075">
              <w:rPr>
                <w:noProof/>
                <w:webHidden/>
              </w:rPr>
              <w:tab/>
            </w:r>
            <w:r w:rsidR="00197075">
              <w:rPr>
                <w:noProof/>
                <w:webHidden/>
              </w:rPr>
              <w:fldChar w:fldCharType="begin"/>
            </w:r>
            <w:r w:rsidR="00197075">
              <w:rPr>
                <w:noProof/>
                <w:webHidden/>
              </w:rPr>
              <w:instrText xml:space="preserve"> PAGEREF _Toc36131301 \h </w:instrText>
            </w:r>
            <w:r w:rsidR="00197075">
              <w:rPr>
                <w:noProof/>
                <w:webHidden/>
              </w:rPr>
            </w:r>
            <w:r w:rsidR="00197075">
              <w:rPr>
                <w:noProof/>
                <w:webHidden/>
              </w:rPr>
              <w:fldChar w:fldCharType="separate"/>
            </w:r>
            <w:r w:rsidR="00197075">
              <w:rPr>
                <w:noProof/>
                <w:webHidden/>
              </w:rPr>
              <w:t>49</w:t>
            </w:r>
            <w:r w:rsidR="00197075">
              <w:rPr>
                <w:noProof/>
                <w:webHidden/>
              </w:rPr>
              <w:fldChar w:fldCharType="end"/>
            </w:r>
          </w:hyperlink>
        </w:p>
        <w:p w14:paraId="6F6F5332" w14:textId="407F9CAB" w:rsidR="00197075" w:rsidRDefault="00E45A60" w:rsidP="00060EDA">
          <w:pPr>
            <w:pStyle w:val="TOC3"/>
            <w:rPr>
              <w:noProof/>
            </w:rPr>
          </w:pPr>
          <w:hyperlink w:anchor="_Toc36131302" w:history="1">
            <w:r w:rsidR="00197075" w:rsidRPr="00240664">
              <w:rPr>
                <w:rStyle w:val="af"/>
                <w:noProof/>
              </w:rPr>
              <w:t>4.3.4</w:t>
            </w:r>
            <w:r w:rsidR="00197075">
              <w:rPr>
                <w:noProof/>
              </w:rPr>
              <w:tab/>
            </w:r>
            <w:r w:rsidR="00197075" w:rsidRPr="00240664">
              <w:rPr>
                <w:rStyle w:val="af"/>
                <w:noProof/>
              </w:rPr>
              <w:t>审核消息保障功能实现</w:t>
            </w:r>
            <w:r w:rsidR="00197075">
              <w:rPr>
                <w:noProof/>
                <w:webHidden/>
              </w:rPr>
              <w:tab/>
            </w:r>
            <w:r w:rsidR="00197075">
              <w:rPr>
                <w:noProof/>
                <w:webHidden/>
              </w:rPr>
              <w:fldChar w:fldCharType="begin"/>
            </w:r>
            <w:r w:rsidR="00197075">
              <w:rPr>
                <w:noProof/>
                <w:webHidden/>
              </w:rPr>
              <w:instrText xml:space="preserve"> PAGEREF _Toc36131302 \h </w:instrText>
            </w:r>
            <w:r w:rsidR="00197075">
              <w:rPr>
                <w:noProof/>
                <w:webHidden/>
              </w:rPr>
            </w:r>
            <w:r w:rsidR="00197075">
              <w:rPr>
                <w:noProof/>
                <w:webHidden/>
              </w:rPr>
              <w:fldChar w:fldCharType="separate"/>
            </w:r>
            <w:r w:rsidR="00197075">
              <w:rPr>
                <w:noProof/>
                <w:webHidden/>
              </w:rPr>
              <w:t>50</w:t>
            </w:r>
            <w:r w:rsidR="00197075">
              <w:rPr>
                <w:noProof/>
                <w:webHidden/>
              </w:rPr>
              <w:fldChar w:fldCharType="end"/>
            </w:r>
          </w:hyperlink>
        </w:p>
        <w:p w14:paraId="1CD78E37" w14:textId="79904A2E" w:rsidR="00197075" w:rsidRDefault="00E45A60">
          <w:pPr>
            <w:pStyle w:val="TOC2"/>
            <w:tabs>
              <w:tab w:val="left" w:pos="1050"/>
              <w:tab w:val="right" w:leader="dot" w:pos="8296"/>
            </w:tabs>
            <w:rPr>
              <w:noProof/>
            </w:rPr>
          </w:pPr>
          <w:hyperlink w:anchor="_Toc36131303" w:history="1">
            <w:r w:rsidR="00197075" w:rsidRPr="00240664">
              <w:rPr>
                <w:rStyle w:val="af"/>
                <w:noProof/>
              </w:rPr>
              <w:t>4.4</w:t>
            </w:r>
            <w:r w:rsidR="00197075">
              <w:rPr>
                <w:noProof/>
              </w:rPr>
              <w:tab/>
            </w:r>
            <w:r w:rsidR="00197075" w:rsidRPr="00240664">
              <w:rPr>
                <w:rStyle w:val="af"/>
                <w:noProof/>
              </w:rPr>
              <w:t>业务处理模块</w:t>
            </w:r>
            <w:r w:rsidR="00197075">
              <w:rPr>
                <w:noProof/>
                <w:webHidden/>
              </w:rPr>
              <w:tab/>
            </w:r>
            <w:r w:rsidR="00197075">
              <w:rPr>
                <w:noProof/>
                <w:webHidden/>
              </w:rPr>
              <w:fldChar w:fldCharType="begin"/>
            </w:r>
            <w:r w:rsidR="00197075">
              <w:rPr>
                <w:noProof/>
                <w:webHidden/>
              </w:rPr>
              <w:instrText xml:space="preserve"> PAGEREF _Toc36131303 \h </w:instrText>
            </w:r>
            <w:r w:rsidR="00197075">
              <w:rPr>
                <w:noProof/>
                <w:webHidden/>
              </w:rPr>
            </w:r>
            <w:r w:rsidR="00197075">
              <w:rPr>
                <w:noProof/>
                <w:webHidden/>
              </w:rPr>
              <w:fldChar w:fldCharType="separate"/>
            </w:r>
            <w:r w:rsidR="00197075">
              <w:rPr>
                <w:noProof/>
                <w:webHidden/>
              </w:rPr>
              <w:t>50</w:t>
            </w:r>
            <w:r w:rsidR="00197075">
              <w:rPr>
                <w:noProof/>
                <w:webHidden/>
              </w:rPr>
              <w:fldChar w:fldCharType="end"/>
            </w:r>
          </w:hyperlink>
        </w:p>
        <w:p w14:paraId="1477A0EF" w14:textId="202C2B3F" w:rsidR="00197075" w:rsidRDefault="00E45A60" w:rsidP="00060EDA">
          <w:pPr>
            <w:pStyle w:val="TOC3"/>
            <w:rPr>
              <w:noProof/>
            </w:rPr>
          </w:pPr>
          <w:hyperlink w:anchor="_Toc36131304" w:history="1">
            <w:r w:rsidR="00197075" w:rsidRPr="00240664">
              <w:rPr>
                <w:rStyle w:val="af"/>
                <w:noProof/>
              </w:rPr>
              <w:t>4.4.1 业务处理模块设计</w:t>
            </w:r>
            <w:r w:rsidR="00197075">
              <w:rPr>
                <w:noProof/>
                <w:webHidden/>
              </w:rPr>
              <w:tab/>
            </w:r>
            <w:r w:rsidR="00197075">
              <w:rPr>
                <w:noProof/>
                <w:webHidden/>
              </w:rPr>
              <w:fldChar w:fldCharType="begin"/>
            </w:r>
            <w:r w:rsidR="00197075">
              <w:rPr>
                <w:noProof/>
                <w:webHidden/>
              </w:rPr>
              <w:instrText xml:space="preserve"> PAGEREF _Toc36131304 \h </w:instrText>
            </w:r>
            <w:r w:rsidR="00197075">
              <w:rPr>
                <w:noProof/>
                <w:webHidden/>
              </w:rPr>
            </w:r>
            <w:r w:rsidR="00197075">
              <w:rPr>
                <w:noProof/>
                <w:webHidden/>
              </w:rPr>
              <w:fldChar w:fldCharType="separate"/>
            </w:r>
            <w:r w:rsidR="00197075">
              <w:rPr>
                <w:noProof/>
                <w:webHidden/>
              </w:rPr>
              <w:t>50</w:t>
            </w:r>
            <w:r w:rsidR="00197075">
              <w:rPr>
                <w:noProof/>
                <w:webHidden/>
              </w:rPr>
              <w:fldChar w:fldCharType="end"/>
            </w:r>
          </w:hyperlink>
        </w:p>
        <w:p w14:paraId="4C65B934" w14:textId="241A1DF0" w:rsidR="00197075" w:rsidRDefault="00E45A60" w:rsidP="00060EDA">
          <w:pPr>
            <w:pStyle w:val="TOC3"/>
            <w:rPr>
              <w:noProof/>
            </w:rPr>
          </w:pPr>
          <w:hyperlink w:anchor="_Toc36131305" w:history="1">
            <w:r w:rsidR="00197075" w:rsidRPr="00240664">
              <w:rPr>
                <w:rStyle w:val="af"/>
                <w:noProof/>
              </w:rPr>
              <w:t>4.4.2 规则判定功能实现</w:t>
            </w:r>
            <w:r w:rsidR="00197075">
              <w:rPr>
                <w:noProof/>
                <w:webHidden/>
              </w:rPr>
              <w:tab/>
            </w:r>
            <w:r w:rsidR="00197075">
              <w:rPr>
                <w:noProof/>
                <w:webHidden/>
              </w:rPr>
              <w:fldChar w:fldCharType="begin"/>
            </w:r>
            <w:r w:rsidR="00197075">
              <w:rPr>
                <w:noProof/>
                <w:webHidden/>
              </w:rPr>
              <w:instrText xml:space="preserve"> PAGEREF _Toc36131305 \h </w:instrText>
            </w:r>
            <w:r w:rsidR="00197075">
              <w:rPr>
                <w:noProof/>
                <w:webHidden/>
              </w:rPr>
            </w:r>
            <w:r w:rsidR="00197075">
              <w:rPr>
                <w:noProof/>
                <w:webHidden/>
              </w:rPr>
              <w:fldChar w:fldCharType="separate"/>
            </w:r>
            <w:r w:rsidR="00197075">
              <w:rPr>
                <w:noProof/>
                <w:webHidden/>
              </w:rPr>
              <w:t>52</w:t>
            </w:r>
            <w:r w:rsidR="00197075">
              <w:rPr>
                <w:noProof/>
                <w:webHidden/>
              </w:rPr>
              <w:fldChar w:fldCharType="end"/>
            </w:r>
          </w:hyperlink>
        </w:p>
        <w:p w14:paraId="757EEB8F" w14:textId="7FD8C611" w:rsidR="00197075" w:rsidRDefault="00E45A60" w:rsidP="00060EDA">
          <w:pPr>
            <w:pStyle w:val="TOC3"/>
            <w:rPr>
              <w:noProof/>
            </w:rPr>
          </w:pPr>
          <w:hyperlink w:anchor="_Toc36131306" w:history="1">
            <w:r w:rsidR="00197075" w:rsidRPr="00240664">
              <w:rPr>
                <w:rStyle w:val="af"/>
                <w:noProof/>
              </w:rPr>
              <w:t>4.4.3</w:t>
            </w:r>
            <w:r w:rsidR="00197075">
              <w:rPr>
                <w:noProof/>
              </w:rPr>
              <w:tab/>
            </w:r>
            <w:r w:rsidR="00197075" w:rsidRPr="00240664">
              <w:rPr>
                <w:rStyle w:val="af"/>
                <w:noProof/>
              </w:rPr>
              <w:t>缓存更新功能实现</w:t>
            </w:r>
            <w:r w:rsidR="00197075">
              <w:rPr>
                <w:noProof/>
                <w:webHidden/>
              </w:rPr>
              <w:tab/>
            </w:r>
            <w:r w:rsidR="00197075">
              <w:rPr>
                <w:noProof/>
                <w:webHidden/>
              </w:rPr>
              <w:fldChar w:fldCharType="begin"/>
            </w:r>
            <w:r w:rsidR="00197075">
              <w:rPr>
                <w:noProof/>
                <w:webHidden/>
              </w:rPr>
              <w:instrText xml:space="preserve"> PAGEREF _Toc36131306 \h </w:instrText>
            </w:r>
            <w:r w:rsidR="00197075">
              <w:rPr>
                <w:noProof/>
                <w:webHidden/>
              </w:rPr>
            </w:r>
            <w:r w:rsidR="00197075">
              <w:rPr>
                <w:noProof/>
                <w:webHidden/>
              </w:rPr>
              <w:fldChar w:fldCharType="separate"/>
            </w:r>
            <w:r w:rsidR="00197075">
              <w:rPr>
                <w:noProof/>
                <w:webHidden/>
              </w:rPr>
              <w:t>54</w:t>
            </w:r>
            <w:r w:rsidR="00197075">
              <w:rPr>
                <w:noProof/>
                <w:webHidden/>
              </w:rPr>
              <w:fldChar w:fldCharType="end"/>
            </w:r>
          </w:hyperlink>
        </w:p>
        <w:p w14:paraId="211FCDD4" w14:textId="57906637" w:rsidR="00197075" w:rsidRDefault="00E45A60">
          <w:pPr>
            <w:pStyle w:val="TOC2"/>
            <w:tabs>
              <w:tab w:val="right" w:leader="dot" w:pos="8296"/>
            </w:tabs>
            <w:rPr>
              <w:noProof/>
            </w:rPr>
          </w:pPr>
          <w:hyperlink w:anchor="_Toc36131307" w:history="1">
            <w:r w:rsidR="00197075" w:rsidRPr="00240664">
              <w:rPr>
                <w:rStyle w:val="af"/>
                <w:noProof/>
              </w:rPr>
              <w:t>4.5 系统测试</w:t>
            </w:r>
            <w:r w:rsidR="00197075">
              <w:rPr>
                <w:noProof/>
                <w:webHidden/>
              </w:rPr>
              <w:tab/>
            </w:r>
            <w:r w:rsidR="00197075">
              <w:rPr>
                <w:noProof/>
                <w:webHidden/>
              </w:rPr>
              <w:fldChar w:fldCharType="begin"/>
            </w:r>
            <w:r w:rsidR="00197075">
              <w:rPr>
                <w:noProof/>
                <w:webHidden/>
              </w:rPr>
              <w:instrText xml:space="preserve"> PAGEREF _Toc36131307 \h </w:instrText>
            </w:r>
            <w:r w:rsidR="00197075">
              <w:rPr>
                <w:noProof/>
                <w:webHidden/>
              </w:rPr>
            </w:r>
            <w:r w:rsidR="00197075">
              <w:rPr>
                <w:noProof/>
                <w:webHidden/>
              </w:rPr>
              <w:fldChar w:fldCharType="separate"/>
            </w:r>
            <w:r w:rsidR="00197075">
              <w:rPr>
                <w:noProof/>
                <w:webHidden/>
              </w:rPr>
              <w:t>54</w:t>
            </w:r>
            <w:r w:rsidR="00197075">
              <w:rPr>
                <w:noProof/>
                <w:webHidden/>
              </w:rPr>
              <w:fldChar w:fldCharType="end"/>
            </w:r>
          </w:hyperlink>
        </w:p>
        <w:p w14:paraId="5C2801AD" w14:textId="36F70E5D" w:rsidR="00197075" w:rsidRDefault="00E45A60" w:rsidP="00060EDA">
          <w:pPr>
            <w:pStyle w:val="TOC3"/>
            <w:rPr>
              <w:noProof/>
            </w:rPr>
          </w:pPr>
          <w:hyperlink w:anchor="_Toc36131308" w:history="1">
            <w:r w:rsidR="00197075" w:rsidRPr="00240664">
              <w:rPr>
                <w:rStyle w:val="af"/>
                <w:noProof/>
              </w:rPr>
              <w:t>4.5.1 测试环境</w:t>
            </w:r>
            <w:r w:rsidR="00197075">
              <w:rPr>
                <w:noProof/>
                <w:webHidden/>
              </w:rPr>
              <w:tab/>
            </w:r>
            <w:r w:rsidR="00197075">
              <w:rPr>
                <w:noProof/>
                <w:webHidden/>
              </w:rPr>
              <w:fldChar w:fldCharType="begin"/>
            </w:r>
            <w:r w:rsidR="00197075">
              <w:rPr>
                <w:noProof/>
                <w:webHidden/>
              </w:rPr>
              <w:instrText xml:space="preserve"> PAGEREF _Toc36131308 \h </w:instrText>
            </w:r>
            <w:r w:rsidR="00197075">
              <w:rPr>
                <w:noProof/>
                <w:webHidden/>
              </w:rPr>
            </w:r>
            <w:r w:rsidR="00197075">
              <w:rPr>
                <w:noProof/>
                <w:webHidden/>
              </w:rPr>
              <w:fldChar w:fldCharType="separate"/>
            </w:r>
            <w:r w:rsidR="00197075">
              <w:rPr>
                <w:noProof/>
                <w:webHidden/>
              </w:rPr>
              <w:t>54</w:t>
            </w:r>
            <w:r w:rsidR="00197075">
              <w:rPr>
                <w:noProof/>
                <w:webHidden/>
              </w:rPr>
              <w:fldChar w:fldCharType="end"/>
            </w:r>
          </w:hyperlink>
        </w:p>
        <w:p w14:paraId="05D52484" w14:textId="31292F22" w:rsidR="00197075" w:rsidRDefault="00E45A60" w:rsidP="00060EDA">
          <w:pPr>
            <w:pStyle w:val="TOC3"/>
            <w:rPr>
              <w:noProof/>
            </w:rPr>
          </w:pPr>
          <w:hyperlink w:anchor="_Toc36131309" w:history="1">
            <w:r w:rsidR="00197075" w:rsidRPr="00240664">
              <w:rPr>
                <w:rStyle w:val="af"/>
                <w:noProof/>
              </w:rPr>
              <w:t>4.5.2 测试设计</w:t>
            </w:r>
            <w:r w:rsidR="00197075">
              <w:rPr>
                <w:noProof/>
                <w:webHidden/>
              </w:rPr>
              <w:tab/>
            </w:r>
            <w:r w:rsidR="00197075">
              <w:rPr>
                <w:noProof/>
                <w:webHidden/>
              </w:rPr>
              <w:fldChar w:fldCharType="begin"/>
            </w:r>
            <w:r w:rsidR="00197075">
              <w:rPr>
                <w:noProof/>
                <w:webHidden/>
              </w:rPr>
              <w:instrText xml:space="preserve"> PAGEREF _Toc36131309 \h </w:instrText>
            </w:r>
            <w:r w:rsidR="00197075">
              <w:rPr>
                <w:noProof/>
                <w:webHidden/>
              </w:rPr>
            </w:r>
            <w:r w:rsidR="00197075">
              <w:rPr>
                <w:noProof/>
                <w:webHidden/>
              </w:rPr>
              <w:fldChar w:fldCharType="separate"/>
            </w:r>
            <w:r w:rsidR="00197075">
              <w:rPr>
                <w:noProof/>
                <w:webHidden/>
              </w:rPr>
              <w:t>55</w:t>
            </w:r>
            <w:r w:rsidR="00197075">
              <w:rPr>
                <w:noProof/>
                <w:webHidden/>
              </w:rPr>
              <w:fldChar w:fldCharType="end"/>
            </w:r>
          </w:hyperlink>
        </w:p>
        <w:p w14:paraId="5CE6872F" w14:textId="3734A02E" w:rsidR="00197075" w:rsidRDefault="00E45A60" w:rsidP="00060EDA">
          <w:pPr>
            <w:pStyle w:val="TOC3"/>
            <w:rPr>
              <w:noProof/>
            </w:rPr>
          </w:pPr>
          <w:hyperlink w:anchor="_Toc36131310" w:history="1">
            <w:r w:rsidR="00197075" w:rsidRPr="00240664">
              <w:rPr>
                <w:rStyle w:val="af"/>
                <w:noProof/>
              </w:rPr>
              <w:t>4.5.3 测试结果</w:t>
            </w:r>
            <w:r w:rsidR="00197075">
              <w:rPr>
                <w:noProof/>
                <w:webHidden/>
              </w:rPr>
              <w:tab/>
            </w:r>
            <w:r w:rsidR="00197075">
              <w:rPr>
                <w:noProof/>
                <w:webHidden/>
              </w:rPr>
              <w:fldChar w:fldCharType="begin"/>
            </w:r>
            <w:r w:rsidR="00197075">
              <w:rPr>
                <w:noProof/>
                <w:webHidden/>
              </w:rPr>
              <w:instrText xml:space="preserve"> PAGEREF _Toc36131310 \h </w:instrText>
            </w:r>
            <w:r w:rsidR="00197075">
              <w:rPr>
                <w:noProof/>
                <w:webHidden/>
              </w:rPr>
            </w:r>
            <w:r w:rsidR="00197075">
              <w:rPr>
                <w:noProof/>
                <w:webHidden/>
              </w:rPr>
              <w:fldChar w:fldCharType="separate"/>
            </w:r>
            <w:r w:rsidR="00197075">
              <w:rPr>
                <w:noProof/>
                <w:webHidden/>
              </w:rPr>
              <w:t>58</w:t>
            </w:r>
            <w:r w:rsidR="00197075">
              <w:rPr>
                <w:noProof/>
                <w:webHidden/>
              </w:rPr>
              <w:fldChar w:fldCharType="end"/>
            </w:r>
          </w:hyperlink>
        </w:p>
        <w:p w14:paraId="12DD0EDD" w14:textId="1FAAB287" w:rsidR="00197075" w:rsidRDefault="00E45A60">
          <w:pPr>
            <w:pStyle w:val="TOC2"/>
            <w:tabs>
              <w:tab w:val="right" w:leader="dot" w:pos="8296"/>
            </w:tabs>
            <w:rPr>
              <w:noProof/>
            </w:rPr>
          </w:pPr>
          <w:hyperlink w:anchor="_Toc36131311" w:history="1">
            <w:r w:rsidR="00197075" w:rsidRPr="00240664">
              <w:rPr>
                <w:rStyle w:val="af"/>
                <w:noProof/>
              </w:rPr>
              <w:t>4.6 本章小结</w:t>
            </w:r>
            <w:r w:rsidR="00197075">
              <w:rPr>
                <w:noProof/>
                <w:webHidden/>
              </w:rPr>
              <w:tab/>
            </w:r>
            <w:r w:rsidR="00197075">
              <w:rPr>
                <w:noProof/>
                <w:webHidden/>
              </w:rPr>
              <w:fldChar w:fldCharType="begin"/>
            </w:r>
            <w:r w:rsidR="00197075">
              <w:rPr>
                <w:noProof/>
                <w:webHidden/>
              </w:rPr>
              <w:instrText xml:space="preserve"> PAGEREF _Toc36131311 \h </w:instrText>
            </w:r>
            <w:r w:rsidR="00197075">
              <w:rPr>
                <w:noProof/>
                <w:webHidden/>
              </w:rPr>
            </w:r>
            <w:r w:rsidR="00197075">
              <w:rPr>
                <w:noProof/>
                <w:webHidden/>
              </w:rPr>
              <w:fldChar w:fldCharType="separate"/>
            </w:r>
            <w:r w:rsidR="00197075">
              <w:rPr>
                <w:noProof/>
                <w:webHidden/>
              </w:rPr>
              <w:t>58</w:t>
            </w:r>
            <w:r w:rsidR="00197075">
              <w:rPr>
                <w:noProof/>
                <w:webHidden/>
              </w:rPr>
              <w:fldChar w:fldCharType="end"/>
            </w:r>
          </w:hyperlink>
        </w:p>
        <w:p w14:paraId="458FE045" w14:textId="5D2325EA" w:rsidR="00197075" w:rsidRDefault="00E45A60">
          <w:pPr>
            <w:pStyle w:val="TOC1"/>
            <w:tabs>
              <w:tab w:val="right" w:leader="dot" w:pos="8296"/>
            </w:tabs>
            <w:rPr>
              <w:noProof/>
            </w:rPr>
          </w:pPr>
          <w:hyperlink w:anchor="_Toc36131312" w:history="1">
            <w:r w:rsidR="00197075" w:rsidRPr="00240664">
              <w:rPr>
                <w:rStyle w:val="af"/>
                <w:rFonts w:ascii="黑体" w:eastAsia="黑体"/>
                <w:noProof/>
              </w:rPr>
              <w:t>第五章  总结与展望</w:t>
            </w:r>
            <w:r w:rsidR="00197075">
              <w:rPr>
                <w:noProof/>
                <w:webHidden/>
              </w:rPr>
              <w:tab/>
            </w:r>
            <w:r w:rsidR="00197075">
              <w:rPr>
                <w:noProof/>
                <w:webHidden/>
              </w:rPr>
              <w:fldChar w:fldCharType="begin"/>
            </w:r>
            <w:r w:rsidR="00197075">
              <w:rPr>
                <w:noProof/>
                <w:webHidden/>
              </w:rPr>
              <w:instrText xml:space="preserve"> PAGEREF _Toc36131312 \h </w:instrText>
            </w:r>
            <w:r w:rsidR="00197075">
              <w:rPr>
                <w:noProof/>
                <w:webHidden/>
              </w:rPr>
            </w:r>
            <w:r w:rsidR="00197075">
              <w:rPr>
                <w:noProof/>
                <w:webHidden/>
              </w:rPr>
              <w:fldChar w:fldCharType="separate"/>
            </w:r>
            <w:r w:rsidR="00197075">
              <w:rPr>
                <w:noProof/>
                <w:webHidden/>
              </w:rPr>
              <w:t>59</w:t>
            </w:r>
            <w:r w:rsidR="00197075">
              <w:rPr>
                <w:noProof/>
                <w:webHidden/>
              </w:rPr>
              <w:fldChar w:fldCharType="end"/>
            </w:r>
          </w:hyperlink>
        </w:p>
        <w:p w14:paraId="3B9B8272" w14:textId="38D53E1C" w:rsidR="00197075" w:rsidRDefault="00E45A60">
          <w:pPr>
            <w:pStyle w:val="TOC2"/>
            <w:tabs>
              <w:tab w:val="right" w:leader="dot" w:pos="8296"/>
            </w:tabs>
            <w:rPr>
              <w:noProof/>
            </w:rPr>
          </w:pPr>
          <w:hyperlink w:anchor="_Toc36131313" w:history="1">
            <w:r w:rsidR="00197075" w:rsidRPr="00240664">
              <w:rPr>
                <w:rStyle w:val="af"/>
                <w:noProof/>
              </w:rPr>
              <w:t>5.1 总结</w:t>
            </w:r>
            <w:r w:rsidR="00197075">
              <w:rPr>
                <w:noProof/>
                <w:webHidden/>
              </w:rPr>
              <w:tab/>
            </w:r>
            <w:r w:rsidR="00197075">
              <w:rPr>
                <w:noProof/>
                <w:webHidden/>
              </w:rPr>
              <w:fldChar w:fldCharType="begin"/>
            </w:r>
            <w:r w:rsidR="00197075">
              <w:rPr>
                <w:noProof/>
                <w:webHidden/>
              </w:rPr>
              <w:instrText xml:space="preserve"> PAGEREF _Toc36131313 \h </w:instrText>
            </w:r>
            <w:r w:rsidR="00197075">
              <w:rPr>
                <w:noProof/>
                <w:webHidden/>
              </w:rPr>
            </w:r>
            <w:r w:rsidR="00197075">
              <w:rPr>
                <w:noProof/>
                <w:webHidden/>
              </w:rPr>
              <w:fldChar w:fldCharType="separate"/>
            </w:r>
            <w:r w:rsidR="00197075">
              <w:rPr>
                <w:noProof/>
                <w:webHidden/>
              </w:rPr>
              <w:t>59</w:t>
            </w:r>
            <w:r w:rsidR="00197075">
              <w:rPr>
                <w:noProof/>
                <w:webHidden/>
              </w:rPr>
              <w:fldChar w:fldCharType="end"/>
            </w:r>
          </w:hyperlink>
        </w:p>
        <w:p w14:paraId="57E81EE9" w14:textId="30C51163" w:rsidR="00197075" w:rsidRDefault="00E45A60">
          <w:pPr>
            <w:pStyle w:val="TOC2"/>
            <w:tabs>
              <w:tab w:val="right" w:leader="dot" w:pos="8296"/>
            </w:tabs>
            <w:rPr>
              <w:noProof/>
            </w:rPr>
          </w:pPr>
          <w:hyperlink w:anchor="_Toc36131314" w:history="1">
            <w:r w:rsidR="00197075" w:rsidRPr="00240664">
              <w:rPr>
                <w:rStyle w:val="af"/>
                <w:noProof/>
              </w:rPr>
              <w:t>5.2 工作展望</w:t>
            </w:r>
            <w:r w:rsidR="00197075">
              <w:rPr>
                <w:noProof/>
                <w:webHidden/>
              </w:rPr>
              <w:tab/>
            </w:r>
            <w:r w:rsidR="00197075">
              <w:rPr>
                <w:noProof/>
                <w:webHidden/>
              </w:rPr>
              <w:fldChar w:fldCharType="begin"/>
            </w:r>
            <w:r w:rsidR="00197075">
              <w:rPr>
                <w:noProof/>
                <w:webHidden/>
              </w:rPr>
              <w:instrText xml:space="preserve"> PAGEREF _Toc36131314 \h </w:instrText>
            </w:r>
            <w:r w:rsidR="00197075">
              <w:rPr>
                <w:noProof/>
                <w:webHidden/>
              </w:rPr>
            </w:r>
            <w:r w:rsidR="00197075">
              <w:rPr>
                <w:noProof/>
                <w:webHidden/>
              </w:rPr>
              <w:fldChar w:fldCharType="separate"/>
            </w:r>
            <w:r w:rsidR="00197075">
              <w:rPr>
                <w:noProof/>
                <w:webHidden/>
              </w:rPr>
              <w:t>59</w:t>
            </w:r>
            <w:r w:rsidR="00197075">
              <w:rPr>
                <w:noProof/>
                <w:webHidden/>
              </w:rPr>
              <w:fldChar w:fldCharType="end"/>
            </w:r>
          </w:hyperlink>
        </w:p>
        <w:p w14:paraId="7EF6C621" w14:textId="24EC7520" w:rsidR="00197075" w:rsidRDefault="00E45A60">
          <w:pPr>
            <w:pStyle w:val="TOC1"/>
            <w:tabs>
              <w:tab w:val="right" w:leader="dot" w:pos="8296"/>
            </w:tabs>
            <w:rPr>
              <w:noProof/>
            </w:rPr>
          </w:pPr>
          <w:hyperlink w:anchor="_Toc36131315" w:history="1">
            <w:r w:rsidR="00197075" w:rsidRPr="00240664">
              <w:rPr>
                <w:rStyle w:val="af"/>
                <w:rFonts w:ascii="黑体" w:eastAsia="黑体"/>
                <w:noProof/>
              </w:rPr>
              <w:t>参 考 文 献</w:t>
            </w:r>
            <w:r w:rsidR="00197075">
              <w:rPr>
                <w:noProof/>
                <w:webHidden/>
              </w:rPr>
              <w:tab/>
            </w:r>
            <w:r w:rsidR="00197075">
              <w:rPr>
                <w:noProof/>
                <w:webHidden/>
              </w:rPr>
              <w:fldChar w:fldCharType="begin"/>
            </w:r>
            <w:r w:rsidR="00197075">
              <w:rPr>
                <w:noProof/>
                <w:webHidden/>
              </w:rPr>
              <w:instrText xml:space="preserve"> PAGEREF _Toc36131315 \h </w:instrText>
            </w:r>
            <w:r w:rsidR="00197075">
              <w:rPr>
                <w:noProof/>
                <w:webHidden/>
              </w:rPr>
            </w:r>
            <w:r w:rsidR="00197075">
              <w:rPr>
                <w:noProof/>
                <w:webHidden/>
              </w:rPr>
              <w:fldChar w:fldCharType="separate"/>
            </w:r>
            <w:r w:rsidR="00197075">
              <w:rPr>
                <w:noProof/>
                <w:webHidden/>
              </w:rPr>
              <w:t>59</w:t>
            </w:r>
            <w:r w:rsidR="00197075">
              <w:rPr>
                <w:noProof/>
                <w:webHidden/>
              </w:rPr>
              <w:fldChar w:fldCharType="end"/>
            </w:r>
          </w:hyperlink>
        </w:p>
        <w:p w14:paraId="5C1BD8FF" w14:textId="1C6DC737" w:rsidR="00197075" w:rsidRDefault="00E45A60">
          <w:pPr>
            <w:pStyle w:val="TOC1"/>
            <w:tabs>
              <w:tab w:val="right" w:leader="dot" w:pos="8296"/>
            </w:tabs>
            <w:rPr>
              <w:noProof/>
            </w:rPr>
          </w:pPr>
          <w:hyperlink w:anchor="_Toc36131316" w:history="1">
            <w:r w:rsidR="00197075" w:rsidRPr="00240664">
              <w:rPr>
                <w:rStyle w:val="af"/>
                <w:rFonts w:ascii="黑体" w:eastAsia="黑体"/>
                <w:noProof/>
              </w:rPr>
              <w:t>致      谢</w:t>
            </w:r>
            <w:r w:rsidR="00197075">
              <w:rPr>
                <w:noProof/>
                <w:webHidden/>
              </w:rPr>
              <w:tab/>
            </w:r>
            <w:r w:rsidR="00197075">
              <w:rPr>
                <w:noProof/>
                <w:webHidden/>
              </w:rPr>
              <w:fldChar w:fldCharType="begin"/>
            </w:r>
            <w:r w:rsidR="00197075">
              <w:rPr>
                <w:noProof/>
                <w:webHidden/>
              </w:rPr>
              <w:instrText xml:space="preserve"> PAGEREF _Toc36131316 \h </w:instrText>
            </w:r>
            <w:r w:rsidR="00197075">
              <w:rPr>
                <w:noProof/>
                <w:webHidden/>
              </w:rPr>
            </w:r>
            <w:r w:rsidR="00197075">
              <w:rPr>
                <w:noProof/>
                <w:webHidden/>
              </w:rPr>
              <w:fldChar w:fldCharType="separate"/>
            </w:r>
            <w:r w:rsidR="00197075">
              <w:rPr>
                <w:noProof/>
                <w:webHidden/>
              </w:rPr>
              <w:t>59</w:t>
            </w:r>
            <w:r w:rsidR="00197075">
              <w:rPr>
                <w:noProof/>
                <w:webHidden/>
              </w:rPr>
              <w:fldChar w:fldCharType="end"/>
            </w:r>
          </w:hyperlink>
        </w:p>
        <w:p w14:paraId="1041F3BB" w14:textId="3A804CB7" w:rsidR="00197075" w:rsidRDefault="00197075">
          <w:r>
            <w:rPr>
              <w:b/>
              <w:bCs/>
              <w:lang w:val="zh-CN"/>
            </w:rPr>
            <w:fldChar w:fldCharType="end"/>
          </w:r>
        </w:p>
      </w:sdtContent>
    </w:sdt>
    <w:p w14:paraId="5699B339" w14:textId="617D828C" w:rsidR="00197075" w:rsidRDefault="00197075" w:rsidP="00197075">
      <w:pPr>
        <w:jc w:val="center"/>
        <w:rPr>
          <w:sz w:val="24"/>
        </w:rPr>
      </w:pPr>
    </w:p>
    <w:p w14:paraId="270623D4" w14:textId="3199563B" w:rsidR="00197075" w:rsidRDefault="00197075" w:rsidP="00197075">
      <w:pPr>
        <w:jc w:val="center"/>
        <w:rPr>
          <w:sz w:val="24"/>
        </w:rPr>
      </w:pPr>
    </w:p>
    <w:p w14:paraId="628DE395" w14:textId="7860B646" w:rsidR="00197075" w:rsidRDefault="00197075" w:rsidP="00197075">
      <w:pPr>
        <w:jc w:val="center"/>
        <w:rPr>
          <w:sz w:val="24"/>
        </w:rPr>
      </w:pPr>
    </w:p>
    <w:p w14:paraId="313D91E4" w14:textId="2212B86A" w:rsidR="00197075" w:rsidRDefault="00197075" w:rsidP="00197075">
      <w:pPr>
        <w:jc w:val="center"/>
        <w:rPr>
          <w:sz w:val="24"/>
        </w:rPr>
      </w:pPr>
    </w:p>
    <w:p w14:paraId="43397327" w14:textId="0E03854C" w:rsidR="00197075" w:rsidRDefault="00197075" w:rsidP="00197075">
      <w:pPr>
        <w:jc w:val="center"/>
        <w:rPr>
          <w:sz w:val="24"/>
        </w:rPr>
      </w:pPr>
    </w:p>
    <w:p w14:paraId="381D7E31" w14:textId="5E7EDF83" w:rsidR="00197075" w:rsidRDefault="00197075" w:rsidP="00197075">
      <w:pPr>
        <w:jc w:val="center"/>
        <w:rPr>
          <w:sz w:val="24"/>
        </w:rPr>
      </w:pPr>
    </w:p>
    <w:p w14:paraId="445189E5" w14:textId="0723DFDA" w:rsidR="00197075" w:rsidRDefault="00197075" w:rsidP="00197075">
      <w:pPr>
        <w:jc w:val="center"/>
        <w:rPr>
          <w:sz w:val="24"/>
        </w:rPr>
      </w:pPr>
    </w:p>
    <w:p w14:paraId="064F5084" w14:textId="2BD092C6" w:rsidR="00197075" w:rsidRDefault="00197075" w:rsidP="00197075">
      <w:pPr>
        <w:jc w:val="center"/>
        <w:rPr>
          <w:sz w:val="24"/>
        </w:rPr>
      </w:pPr>
    </w:p>
    <w:p w14:paraId="7B9B7FF5" w14:textId="1788C587" w:rsidR="00197075" w:rsidRDefault="00197075" w:rsidP="00197075">
      <w:pPr>
        <w:jc w:val="center"/>
        <w:rPr>
          <w:sz w:val="24"/>
        </w:rPr>
      </w:pPr>
    </w:p>
    <w:p w14:paraId="750E98B1" w14:textId="4C04B789" w:rsidR="00197075" w:rsidRDefault="00197075" w:rsidP="00197075">
      <w:pPr>
        <w:jc w:val="center"/>
        <w:rPr>
          <w:sz w:val="24"/>
        </w:rPr>
      </w:pPr>
    </w:p>
    <w:p w14:paraId="6C01D8B6" w14:textId="1DE3A512" w:rsidR="00197075" w:rsidRDefault="00197075" w:rsidP="00197075">
      <w:pPr>
        <w:jc w:val="center"/>
        <w:rPr>
          <w:sz w:val="24"/>
        </w:rPr>
      </w:pPr>
    </w:p>
    <w:p w14:paraId="41406D32" w14:textId="5FA9DFD8" w:rsidR="00197075" w:rsidRDefault="00197075" w:rsidP="00197075">
      <w:pPr>
        <w:jc w:val="center"/>
        <w:rPr>
          <w:sz w:val="24"/>
        </w:rPr>
      </w:pPr>
    </w:p>
    <w:p w14:paraId="12FD42A7" w14:textId="18F2CAB3" w:rsidR="00197075" w:rsidRDefault="00197075" w:rsidP="00197075">
      <w:pPr>
        <w:jc w:val="center"/>
        <w:rPr>
          <w:sz w:val="24"/>
        </w:rPr>
      </w:pPr>
    </w:p>
    <w:p w14:paraId="20D95283" w14:textId="77777777" w:rsidR="00197075" w:rsidRDefault="00197075" w:rsidP="00197075">
      <w:pPr>
        <w:rPr>
          <w:sz w:val="24"/>
        </w:rPr>
      </w:pPr>
    </w:p>
    <w:p w14:paraId="5FEFEDD2" w14:textId="665CCD41" w:rsidR="00197075" w:rsidRPr="00197075" w:rsidRDefault="00197075" w:rsidP="00197075">
      <w:pPr>
        <w:pStyle w:val="1"/>
        <w:jc w:val="center"/>
        <w:rPr>
          <w:rFonts w:ascii="黑体" w:eastAsia="黑体"/>
        </w:rPr>
      </w:pPr>
      <w:bookmarkStart w:id="32" w:name="_Toc36131261"/>
      <w:r w:rsidRPr="00197075">
        <w:rPr>
          <w:rFonts w:ascii="黑体" w:eastAsia="黑体" w:hint="eastAsia"/>
        </w:rPr>
        <w:lastRenderedPageBreak/>
        <w:t>图目录</w:t>
      </w:r>
      <w:bookmarkEnd w:id="32"/>
    </w:p>
    <w:p w14:paraId="63CACE46" w14:textId="77777777" w:rsidR="00197075" w:rsidRPr="00197075" w:rsidRDefault="00197075" w:rsidP="00197075">
      <w:pPr>
        <w:rPr>
          <w:sz w:val="24"/>
        </w:rPr>
      </w:pPr>
    </w:p>
    <w:p w14:paraId="30CD563B" w14:textId="77777777" w:rsidR="00197075" w:rsidRPr="00197075" w:rsidRDefault="00197075" w:rsidP="00197075">
      <w:pPr>
        <w:rPr>
          <w:sz w:val="24"/>
        </w:rPr>
      </w:pPr>
    </w:p>
    <w:p w14:paraId="3AADC7DE" w14:textId="77777777" w:rsidR="00197075" w:rsidRPr="00197075" w:rsidRDefault="00197075" w:rsidP="00197075">
      <w:pPr>
        <w:rPr>
          <w:sz w:val="24"/>
        </w:rPr>
      </w:pPr>
    </w:p>
    <w:p w14:paraId="26FC1CC3" w14:textId="77777777" w:rsidR="00197075" w:rsidRPr="00197075" w:rsidRDefault="00197075" w:rsidP="00197075">
      <w:pPr>
        <w:rPr>
          <w:sz w:val="24"/>
        </w:rPr>
      </w:pPr>
    </w:p>
    <w:p w14:paraId="557D9021" w14:textId="77777777" w:rsidR="00197075" w:rsidRPr="00197075" w:rsidRDefault="00197075" w:rsidP="00197075">
      <w:pPr>
        <w:rPr>
          <w:sz w:val="24"/>
        </w:rPr>
      </w:pPr>
    </w:p>
    <w:p w14:paraId="573E2A9A" w14:textId="77777777" w:rsidR="00197075" w:rsidRPr="00197075" w:rsidRDefault="00197075" w:rsidP="00197075">
      <w:pPr>
        <w:rPr>
          <w:sz w:val="24"/>
        </w:rPr>
      </w:pPr>
    </w:p>
    <w:p w14:paraId="079E7F0A" w14:textId="77777777" w:rsidR="00197075" w:rsidRPr="00197075" w:rsidRDefault="00197075" w:rsidP="00197075">
      <w:pPr>
        <w:rPr>
          <w:sz w:val="24"/>
        </w:rPr>
      </w:pPr>
    </w:p>
    <w:p w14:paraId="4BB279D3" w14:textId="77777777" w:rsidR="00197075" w:rsidRPr="00197075" w:rsidRDefault="00197075" w:rsidP="00197075">
      <w:pPr>
        <w:rPr>
          <w:sz w:val="24"/>
        </w:rPr>
      </w:pPr>
    </w:p>
    <w:p w14:paraId="0F7036B9" w14:textId="77777777" w:rsidR="00197075" w:rsidRPr="00197075" w:rsidRDefault="00197075" w:rsidP="00197075">
      <w:pPr>
        <w:rPr>
          <w:sz w:val="24"/>
        </w:rPr>
      </w:pPr>
    </w:p>
    <w:p w14:paraId="39807120" w14:textId="77777777" w:rsidR="00197075" w:rsidRPr="00197075" w:rsidRDefault="00197075" w:rsidP="00197075">
      <w:pPr>
        <w:rPr>
          <w:sz w:val="24"/>
        </w:rPr>
      </w:pPr>
    </w:p>
    <w:p w14:paraId="5881C2EF" w14:textId="77777777" w:rsidR="00197075" w:rsidRPr="00197075" w:rsidRDefault="00197075" w:rsidP="00197075">
      <w:pPr>
        <w:rPr>
          <w:sz w:val="24"/>
        </w:rPr>
      </w:pPr>
    </w:p>
    <w:p w14:paraId="3F6485D3" w14:textId="77777777" w:rsidR="00197075" w:rsidRPr="00197075" w:rsidRDefault="00197075" w:rsidP="00197075">
      <w:pPr>
        <w:rPr>
          <w:sz w:val="24"/>
        </w:rPr>
      </w:pPr>
    </w:p>
    <w:p w14:paraId="4996CB11" w14:textId="77777777" w:rsidR="00197075" w:rsidRPr="00197075" w:rsidRDefault="00197075" w:rsidP="00197075">
      <w:pPr>
        <w:rPr>
          <w:sz w:val="24"/>
        </w:rPr>
      </w:pPr>
    </w:p>
    <w:p w14:paraId="7C9C4E0B" w14:textId="068780E3" w:rsidR="00563AC6" w:rsidRDefault="00563AC6" w:rsidP="00197075">
      <w:pPr>
        <w:widowControl/>
        <w:tabs>
          <w:tab w:val="center" w:pos="4153"/>
        </w:tabs>
        <w:jc w:val="left"/>
        <w:rPr>
          <w:sz w:val="24"/>
        </w:rPr>
      </w:pPr>
      <w:r w:rsidRPr="00197075">
        <w:rPr>
          <w:sz w:val="24"/>
        </w:rPr>
        <w:br w:type="page"/>
      </w:r>
    </w:p>
    <w:p w14:paraId="705FD968" w14:textId="3AAF9645" w:rsidR="00563AC6" w:rsidRDefault="00197075" w:rsidP="00197075">
      <w:pPr>
        <w:pStyle w:val="1"/>
        <w:jc w:val="center"/>
        <w:rPr>
          <w:rFonts w:ascii="黑体" w:eastAsia="黑体"/>
        </w:rPr>
      </w:pPr>
      <w:bookmarkStart w:id="33" w:name="_Toc36131262"/>
      <w:r w:rsidRPr="00197075">
        <w:rPr>
          <w:rFonts w:ascii="黑体" w:eastAsia="黑体" w:hint="eastAsia"/>
        </w:rPr>
        <w:lastRenderedPageBreak/>
        <w:t>表目录</w:t>
      </w:r>
      <w:bookmarkEnd w:id="33"/>
    </w:p>
    <w:p w14:paraId="143DE482" w14:textId="77777777" w:rsidR="00197075" w:rsidRDefault="00197075" w:rsidP="00197075"/>
    <w:p w14:paraId="6DAFAF89" w14:textId="77777777" w:rsidR="00197075" w:rsidRDefault="00197075" w:rsidP="00197075"/>
    <w:p w14:paraId="52C488B1" w14:textId="77777777" w:rsidR="00197075" w:rsidRDefault="00197075" w:rsidP="00197075"/>
    <w:p w14:paraId="5DBB7A39" w14:textId="77777777" w:rsidR="00197075" w:rsidRDefault="00197075" w:rsidP="00197075"/>
    <w:p w14:paraId="27543B67" w14:textId="77777777" w:rsidR="00197075" w:rsidRDefault="00197075" w:rsidP="00197075"/>
    <w:p w14:paraId="3991B3EE" w14:textId="77777777" w:rsidR="00197075" w:rsidRDefault="00197075" w:rsidP="00197075"/>
    <w:p w14:paraId="7FA0A8DE" w14:textId="77777777" w:rsidR="00197075" w:rsidRDefault="00197075" w:rsidP="00197075"/>
    <w:p w14:paraId="1C01BFE9" w14:textId="25B0830F" w:rsidR="00197075" w:rsidRPr="00197075" w:rsidRDefault="00197075" w:rsidP="00197075">
      <w:pPr>
        <w:sectPr w:rsidR="00197075" w:rsidRPr="00197075">
          <w:headerReference w:type="default" r:id="rId14"/>
          <w:type w:val="continuous"/>
          <w:pgSz w:w="11906" w:h="16838"/>
          <w:pgMar w:top="1440" w:right="1800" w:bottom="1440" w:left="1800" w:header="851" w:footer="992" w:gutter="0"/>
          <w:pgNumType w:start="1"/>
          <w:cols w:space="720"/>
          <w:docGrid w:type="lines" w:linePitch="312"/>
        </w:sectPr>
      </w:pPr>
    </w:p>
    <w:p w14:paraId="02AAE020" w14:textId="0A2BFE0D" w:rsidR="00563AC6" w:rsidRPr="00563AC6" w:rsidRDefault="00563AC6" w:rsidP="00563AC6">
      <w:pPr>
        <w:rPr>
          <w:sz w:val="24"/>
        </w:rPr>
        <w:sectPr w:rsidR="00563AC6" w:rsidRPr="00563AC6">
          <w:headerReference w:type="default" r:id="rId15"/>
          <w:type w:val="continuous"/>
          <w:pgSz w:w="11906" w:h="16838"/>
          <w:pgMar w:top="1440" w:right="1800" w:bottom="1440" w:left="1800" w:header="851" w:footer="992" w:gutter="0"/>
          <w:pgNumType w:fmt="upperRoman" w:start="1"/>
          <w:cols w:space="720"/>
          <w:docGrid w:type="lines" w:linePitch="312"/>
        </w:sectPr>
      </w:pPr>
    </w:p>
    <w:p w14:paraId="3C83072E" w14:textId="0FA1A13A" w:rsidR="000D60CF" w:rsidRPr="008F2FDE" w:rsidRDefault="000D60CF" w:rsidP="000D60CF">
      <w:pPr>
        <w:pStyle w:val="1"/>
        <w:jc w:val="center"/>
        <w:rPr>
          <w:rFonts w:ascii="黑体" w:eastAsia="黑体"/>
        </w:rPr>
      </w:pPr>
      <w:bookmarkStart w:id="34" w:name="_Toc25947913"/>
      <w:bookmarkStart w:id="35" w:name="_Toc36131263"/>
      <w:r w:rsidRPr="008F2FDE">
        <w:rPr>
          <w:rFonts w:ascii="黑体" w:eastAsia="黑体" w:hint="eastAsia"/>
        </w:rPr>
        <w:lastRenderedPageBreak/>
        <w:t>第一章  引言</w:t>
      </w:r>
      <w:bookmarkEnd w:id="3"/>
      <w:bookmarkEnd w:id="34"/>
      <w:bookmarkEnd w:id="35"/>
    </w:p>
    <w:p w14:paraId="09B74B6E" w14:textId="76504022" w:rsidR="000D60CF" w:rsidRDefault="000D60CF" w:rsidP="000D60CF">
      <w:pPr>
        <w:pStyle w:val="2"/>
      </w:pPr>
      <w:bookmarkStart w:id="36" w:name="_Toc5877166"/>
      <w:bookmarkStart w:id="37" w:name="_Toc25947914"/>
      <w:bookmarkStart w:id="38" w:name="_Toc36131264"/>
      <w:r w:rsidRPr="00634B35">
        <w:t xml:space="preserve">1.1 </w:t>
      </w:r>
      <w:bookmarkEnd w:id="36"/>
      <w:bookmarkEnd w:id="37"/>
      <w:r w:rsidR="00CE27BB">
        <w:rPr>
          <w:rFonts w:hint="eastAsia"/>
        </w:rPr>
        <w:t>项目背景</w:t>
      </w:r>
      <w:bookmarkEnd w:id="38"/>
    </w:p>
    <w:p w14:paraId="653D1AC1" w14:textId="77E90B9E" w:rsidR="00B221A2" w:rsidRDefault="000D60CF" w:rsidP="00B221A2">
      <w:pPr>
        <w:spacing w:line="360" w:lineRule="auto"/>
        <w:ind w:firstLineChars="200" w:firstLine="480"/>
        <w:rPr>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39" w:name="OLE_LINK15"/>
      <w:bookmarkStart w:id="40" w:name="OLE_LINK16"/>
      <w:r w:rsidR="002D79CE">
        <w:rPr>
          <w:rFonts w:ascii="宋体" w:eastAsia="宋体" w:hAnsi="宋体" w:hint="eastAsia"/>
          <w:sz w:val="24"/>
          <w:szCs w:val="24"/>
        </w:rPr>
        <w:t>履约超时管理平台</w:t>
      </w:r>
      <w:bookmarkEnd w:id="39"/>
      <w:bookmarkEnd w:id="40"/>
      <w:r w:rsidRPr="00AC4FE8">
        <w:rPr>
          <w:rFonts w:ascii="宋体" w:eastAsia="宋体" w:hAnsi="宋体" w:hint="eastAsia"/>
          <w:sz w:val="24"/>
          <w:szCs w:val="24"/>
        </w:rPr>
        <w:t>”。</w:t>
      </w:r>
      <w:r w:rsidR="002D79CE">
        <w:rPr>
          <w:rFonts w:ascii="宋体" w:eastAsia="宋体" w:hAnsi="宋体" w:hint="eastAsia"/>
          <w:sz w:val="24"/>
          <w:szCs w:val="24"/>
        </w:rPr>
        <w:t>履约超时管理平台主要：</w:t>
      </w:r>
      <w:r w:rsidR="00B2170D">
        <w:rPr>
          <w:rFonts w:ascii="宋体" w:eastAsia="宋体" w:hAnsi="宋体" w:hint="eastAsia"/>
          <w:sz w:val="24"/>
          <w:szCs w:val="24"/>
        </w:rPr>
        <w:t>制定</w:t>
      </w:r>
      <w:r w:rsidR="002D79CE">
        <w:rPr>
          <w:rFonts w:ascii="宋体" w:eastAsia="宋体" w:hAnsi="宋体" w:hint="eastAsia"/>
          <w:sz w:val="24"/>
          <w:szCs w:val="24"/>
        </w:rPr>
        <w:t>履约超时规则、对履约过程中的</w:t>
      </w:r>
      <w:r w:rsidR="00904E9F">
        <w:rPr>
          <w:rFonts w:ascii="宋体" w:eastAsia="宋体" w:hAnsi="宋体" w:hint="eastAsia"/>
          <w:sz w:val="24"/>
          <w:szCs w:val="24"/>
        </w:rPr>
        <w:t>超时</w:t>
      </w:r>
      <w:r w:rsidR="002D79CE">
        <w:rPr>
          <w:rFonts w:ascii="宋体" w:eastAsia="宋体" w:hAnsi="宋体" w:hint="eastAsia"/>
          <w:sz w:val="24"/>
          <w:szCs w:val="24"/>
        </w:rPr>
        <w:t>场景进行</w:t>
      </w:r>
      <w:r w:rsidR="00C54BC5">
        <w:rPr>
          <w:rFonts w:ascii="宋体" w:eastAsia="宋体" w:hAnsi="宋体" w:hint="eastAsia"/>
          <w:sz w:val="24"/>
          <w:szCs w:val="24"/>
        </w:rPr>
        <w:t>检查</w:t>
      </w:r>
      <w:r w:rsidR="002D79CE">
        <w:rPr>
          <w:rFonts w:ascii="宋体" w:eastAsia="宋体" w:hAnsi="宋体" w:hint="eastAsia"/>
          <w:sz w:val="24"/>
          <w:szCs w:val="24"/>
        </w:rPr>
        <w:t>、执行相应的</w:t>
      </w:r>
      <w:r w:rsidR="006E6C7F">
        <w:rPr>
          <w:rFonts w:ascii="宋体" w:eastAsia="宋体" w:hAnsi="宋体" w:hint="eastAsia"/>
          <w:sz w:val="24"/>
          <w:szCs w:val="24"/>
        </w:rPr>
        <w:t>应对</w:t>
      </w:r>
      <w:r w:rsidR="002D79CE">
        <w:rPr>
          <w:rFonts w:ascii="宋体" w:eastAsia="宋体" w:hAnsi="宋体" w:hint="eastAsia"/>
          <w:sz w:val="24"/>
          <w:szCs w:val="24"/>
        </w:rPr>
        <w:t>策略。</w:t>
      </w:r>
    </w:p>
    <w:p w14:paraId="426F9CF1" w14:textId="77777777" w:rsidR="0099521A" w:rsidRDefault="0001280F" w:rsidP="0099521A">
      <w:pPr>
        <w:spacing w:line="360" w:lineRule="auto"/>
        <w:ind w:firstLineChars="200" w:firstLine="420"/>
        <w:jc w:val="center"/>
        <w:rPr>
          <w:rFonts w:ascii="宋体" w:eastAsia="宋体" w:hAnsi="宋体"/>
          <w:sz w:val="24"/>
          <w:szCs w:val="24"/>
        </w:rPr>
      </w:pPr>
      <w:r>
        <w:rPr>
          <w:noProof/>
        </w:rPr>
        <w:drawing>
          <wp:inline distT="0" distB="0" distL="0" distR="0" wp14:anchorId="435E65CF" wp14:editId="3FA1631F">
            <wp:extent cx="4772660" cy="200914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660" cy="2009140"/>
                    </a:xfrm>
                    <a:prstGeom prst="rect">
                      <a:avLst/>
                    </a:prstGeom>
                    <a:noFill/>
                    <a:ln>
                      <a:noFill/>
                    </a:ln>
                  </pic:spPr>
                </pic:pic>
              </a:graphicData>
            </a:graphic>
          </wp:inline>
        </w:drawing>
      </w:r>
    </w:p>
    <w:p w14:paraId="2CF787D2" w14:textId="3EFE7A41" w:rsidR="0099521A" w:rsidRDefault="0099521A" w:rsidP="0099521A">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图1.1</w:t>
      </w:r>
      <w:r>
        <w:rPr>
          <w:rFonts w:ascii="宋体" w:eastAsia="宋体" w:hAnsi="宋体"/>
          <w:sz w:val="24"/>
          <w:szCs w:val="24"/>
        </w:rPr>
        <w:t xml:space="preserve"> </w:t>
      </w:r>
      <w:r>
        <w:rPr>
          <w:rFonts w:ascii="宋体" w:eastAsia="宋体" w:hAnsi="宋体" w:hint="eastAsia"/>
          <w:sz w:val="24"/>
          <w:szCs w:val="24"/>
        </w:rPr>
        <w:t>外卖业务流程</w:t>
      </w:r>
    </w:p>
    <w:p w14:paraId="6DF86006" w14:textId="31DA2049" w:rsidR="00B221A2" w:rsidRDefault="00A640B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w:t>
      </w:r>
      <w:r w:rsidR="00376F8C">
        <w:rPr>
          <w:rFonts w:ascii="宋体" w:eastAsia="宋体" w:hAnsi="宋体" w:hint="eastAsia"/>
          <w:sz w:val="24"/>
          <w:szCs w:val="24"/>
        </w:rPr>
        <w:t>契约</w:t>
      </w:r>
      <w:r>
        <w:rPr>
          <w:rFonts w:ascii="宋体" w:eastAsia="宋体" w:hAnsi="宋体" w:hint="eastAsia"/>
          <w:sz w:val="24"/>
          <w:szCs w:val="24"/>
        </w:rPr>
        <w:t>，用户在电商平台上</w:t>
      </w:r>
      <w:r w:rsidR="00376F8C">
        <w:rPr>
          <w:rFonts w:ascii="宋体" w:eastAsia="宋体" w:hAnsi="宋体" w:hint="eastAsia"/>
          <w:sz w:val="24"/>
          <w:szCs w:val="24"/>
        </w:rPr>
        <w:t>下订单，用户和平台就其签订了一个简单的契约，平台需要按照契约进行履约</w:t>
      </w:r>
      <w:r w:rsidR="00921FEF">
        <w:rPr>
          <w:rFonts w:ascii="宋体" w:eastAsia="宋体" w:hAnsi="宋体" w:hint="eastAsia"/>
          <w:sz w:val="24"/>
          <w:szCs w:val="24"/>
        </w:rPr>
        <w:t>，简单来说，用户下单之后平台就需要履约，下单之后的阶段就是履约阶段。</w:t>
      </w:r>
      <w:r w:rsidR="00A55779">
        <w:rPr>
          <w:rFonts w:ascii="宋体" w:eastAsia="宋体" w:hAnsi="宋体" w:hint="eastAsia"/>
          <w:sz w:val="24"/>
          <w:szCs w:val="24"/>
        </w:rPr>
        <w:t>图1.1为外卖业务流程，</w:t>
      </w:r>
      <w:r w:rsidR="00EC6FE6">
        <w:rPr>
          <w:rFonts w:ascii="宋体" w:eastAsia="宋体" w:hAnsi="宋体" w:hint="eastAsia"/>
          <w:sz w:val="24"/>
          <w:szCs w:val="24"/>
        </w:rPr>
        <w:t>履约阶段如图所示，包括商家接单、商家呼叫骑手、骑手接单、骑手取餐、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骑手送达等节点。与传统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001ECD">
        <w:rPr>
          <w:rFonts w:ascii="宋体" w:eastAsia="宋体" w:hAnsi="宋体" w:hint="eastAsia"/>
          <w:sz w:val="24"/>
          <w:szCs w:val="24"/>
        </w:rPr>
        <w:t>不同的是，外卖行业，特别是餐饮外卖行业对时间很敏感，一笔餐饮外卖订单一般在半小时到一小时之间完结，这么短的时间内需要经过</w:t>
      </w:r>
      <w:r w:rsidR="0001280F">
        <w:rPr>
          <w:rFonts w:ascii="宋体" w:eastAsia="宋体" w:hAnsi="宋体" w:hint="eastAsia"/>
          <w:sz w:val="24"/>
          <w:szCs w:val="24"/>
        </w:rPr>
        <w:t>五</w:t>
      </w:r>
      <w:r w:rsidR="00001ECD">
        <w:rPr>
          <w:rFonts w:ascii="宋体" w:eastAsia="宋体" w:hAnsi="宋体" w:hint="eastAsia"/>
          <w:sz w:val="24"/>
          <w:szCs w:val="24"/>
        </w:rPr>
        <w:t>个履约节点，难免会出现某个节点超时而导致整个订单履约超时的情况，</w:t>
      </w:r>
      <w:r w:rsidR="001C76A3">
        <w:rPr>
          <w:rFonts w:ascii="宋体" w:eastAsia="宋体" w:hAnsi="宋体" w:hint="eastAsia"/>
          <w:sz w:val="24"/>
          <w:szCs w:val="24"/>
        </w:rPr>
        <w:t>这样的情况很影响用户体验，因此需要有相应的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423840">
        <w:rPr>
          <w:rFonts w:ascii="宋体" w:eastAsia="宋体" w:hAnsi="宋体" w:hint="eastAsia"/>
          <w:sz w:val="24"/>
          <w:szCs w:val="24"/>
        </w:rPr>
        <w:t>来解决</w:t>
      </w:r>
      <w:r w:rsidR="001C76A3">
        <w:rPr>
          <w:rFonts w:ascii="宋体" w:eastAsia="宋体" w:hAnsi="宋体" w:hint="eastAsia"/>
          <w:sz w:val="24"/>
          <w:szCs w:val="24"/>
        </w:rPr>
        <w:t>。</w:t>
      </w:r>
    </w:p>
    <w:p w14:paraId="504F525D" w14:textId="4C1DFA3B"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既有的</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5224D0C9" w:rsidR="009357B1" w:rsidRDefault="009357B1"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，而且经常发生同步不及时导致的各种意想不到的问题</w:t>
      </w:r>
      <w:r w:rsidR="00945AA9">
        <w:rPr>
          <w:rFonts w:ascii="宋体" w:eastAsia="宋体" w:hAnsi="宋体" w:hint="eastAsia"/>
          <w:sz w:val="24"/>
          <w:szCs w:val="24"/>
        </w:rPr>
        <w:t>。</w:t>
      </w:r>
    </w:p>
    <w:p w14:paraId="171C9E31" w14:textId="26FD9CDF" w:rsidR="00931539" w:rsidRDefault="009357B1"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二是</w:t>
      </w:r>
      <w:r w:rsidR="00221609">
        <w:rPr>
          <w:rFonts w:ascii="宋体" w:eastAsia="宋体" w:hAnsi="宋体" w:hint="eastAsia"/>
          <w:sz w:val="24"/>
          <w:szCs w:val="24"/>
        </w:rPr>
        <w:t>无法快速响应业务需求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945AA9">
        <w:rPr>
          <w:rFonts w:ascii="宋体" w:eastAsia="宋体" w:hAnsi="宋体" w:hint="eastAsia"/>
          <w:sz w:val="24"/>
          <w:szCs w:val="24"/>
        </w:rPr>
        <w:t>代码，如果需要修改规则</w:t>
      </w:r>
      <w:r w:rsidR="0049115A">
        <w:rPr>
          <w:rFonts w:ascii="宋体" w:eastAsia="宋体" w:hAnsi="宋体" w:hint="eastAsia"/>
          <w:sz w:val="24"/>
          <w:szCs w:val="24"/>
        </w:rPr>
        <w:t>，需要产品提紧急需求</w:t>
      </w:r>
      <w:r w:rsidR="002D47B9">
        <w:rPr>
          <w:rFonts w:ascii="宋体" w:eastAsia="宋体" w:hAnsi="宋体" w:hint="eastAsia"/>
          <w:sz w:val="24"/>
          <w:szCs w:val="24"/>
        </w:rPr>
        <w:t>，开发人员出技术方案，各方评审方案，开发人员开发，测试人员测试，然后在发布窗口发布。</w:t>
      </w:r>
      <w:r w:rsidR="00945AA9">
        <w:rPr>
          <w:rFonts w:ascii="宋体" w:eastAsia="宋体" w:hAnsi="宋体" w:hint="eastAsia"/>
          <w:sz w:val="24"/>
          <w:szCs w:val="24"/>
        </w:rPr>
        <w:t>对于开发人员来说，增加了高优先级的任务，需要优先完成紧急需求，增加了开发人员的工作量；对于业务方来说，需求得不到快速响应，延误了策略的</w:t>
      </w:r>
      <w:r w:rsidR="0049115A">
        <w:rPr>
          <w:rFonts w:ascii="宋体" w:eastAsia="宋体" w:hAnsi="宋体" w:hint="eastAsia"/>
          <w:sz w:val="24"/>
          <w:szCs w:val="24"/>
        </w:rPr>
        <w:t>实施。</w:t>
      </w:r>
    </w:p>
    <w:p w14:paraId="7BC53CAD" w14:textId="785E6810" w:rsidR="00237A24" w:rsidRPr="00950EBC" w:rsidRDefault="00931539" w:rsidP="00FC5CCD">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1E36609"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饿了么需要将分散在各个系统中的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逻辑抽离出来，集中在一起进行</w:t>
      </w:r>
      <w:r w:rsidR="00015FC9">
        <w:rPr>
          <w:rFonts w:ascii="宋体" w:eastAsia="宋体" w:hAnsi="宋体" w:hint="eastAsia"/>
          <w:sz w:val="24"/>
          <w:szCs w:val="24"/>
        </w:rPr>
        <w:t>检查</w:t>
      </w:r>
      <w:r w:rsidR="002C6505">
        <w:rPr>
          <w:rFonts w:ascii="宋体" w:eastAsia="宋体" w:hAnsi="宋体" w:hint="eastAsia"/>
          <w:sz w:val="24"/>
          <w:szCs w:val="24"/>
        </w:rPr>
        <w:t>，同时需要有一个配置平台，能够对超时规则以及处理逻辑进行配置，</w:t>
      </w:r>
      <w:r w:rsidR="00CF0B76">
        <w:rPr>
          <w:rFonts w:ascii="宋体" w:eastAsia="宋体" w:hAnsi="宋体" w:hint="eastAsia"/>
          <w:sz w:val="24"/>
          <w:szCs w:val="24"/>
        </w:rPr>
        <w:t>以达到快速响应业务需求的目的。</w:t>
      </w:r>
      <w:r w:rsidR="00F91699">
        <w:rPr>
          <w:rFonts w:ascii="宋体" w:eastAsia="宋体" w:hAnsi="宋体" w:hint="eastAsia"/>
          <w:sz w:val="24"/>
          <w:szCs w:val="24"/>
        </w:rPr>
        <w:t>为此，本人参与设计并实现了</w:t>
      </w:r>
      <w:r w:rsidR="00F05AA4">
        <w:rPr>
          <w:rFonts w:ascii="宋体" w:eastAsia="宋体" w:hAnsi="宋体" w:hint="eastAsia"/>
          <w:sz w:val="24"/>
          <w:szCs w:val="24"/>
        </w:rPr>
        <w:t>“饿了么</w:t>
      </w:r>
      <w:r w:rsidR="002351E4">
        <w:rPr>
          <w:rFonts w:ascii="宋体" w:eastAsia="宋体" w:hAnsi="宋体" w:hint="eastAsia"/>
          <w:sz w:val="24"/>
          <w:szCs w:val="24"/>
        </w:rPr>
        <w:t>履约超时管理平台</w:t>
      </w:r>
      <w:r w:rsidR="00F05AA4">
        <w:rPr>
          <w:rFonts w:ascii="宋体" w:eastAsia="宋体" w:hAnsi="宋体" w:hint="eastAsia"/>
          <w:sz w:val="24"/>
          <w:szCs w:val="24"/>
        </w:rPr>
        <w:t>”</w:t>
      </w:r>
      <w:r w:rsidR="00501B37">
        <w:rPr>
          <w:rFonts w:ascii="宋体" w:eastAsia="宋体" w:hAnsi="宋体" w:hint="eastAsia"/>
          <w:sz w:val="24"/>
          <w:szCs w:val="24"/>
        </w:rPr>
        <w:t>，以满足上述要求。</w:t>
      </w:r>
    </w:p>
    <w:p w14:paraId="419D11FF" w14:textId="4BC8985B" w:rsidR="00030834" w:rsidRPr="00030834" w:rsidRDefault="00BC7F93" w:rsidP="004C56FE">
      <w:pPr>
        <w:pStyle w:val="2"/>
        <w:numPr>
          <w:ilvl w:val="1"/>
          <w:numId w:val="37"/>
        </w:numPr>
      </w:pPr>
      <w:bookmarkStart w:id="41" w:name="_Toc36131265"/>
      <w:r>
        <w:rPr>
          <w:rFonts w:hint="eastAsia"/>
        </w:rPr>
        <w:t>相关研究与应用现状</w:t>
      </w:r>
      <w:bookmarkEnd w:id="41"/>
    </w:p>
    <w:p w14:paraId="464A3C49" w14:textId="2DBE4BA8" w:rsidR="00325424" w:rsidRDefault="00450AD5" w:rsidP="00325424">
      <w:pPr>
        <w:spacing w:line="360" w:lineRule="auto"/>
        <w:ind w:firstLineChars="200" w:firstLine="480"/>
        <w:rPr>
          <w:rFonts w:ascii="宋体" w:eastAsia="宋体" w:hAnsi="宋体"/>
          <w:sz w:val="24"/>
          <w:szCs w:val="24"/>
        </w:rPr>
      </w:pPr>
      <w:r>
        <w:rPr>
          <w:rFonts w:ascii="宋体" w:eastAsia="宋体" w:hAnsi="宋体" w:hint="eastAsia"/>
          <w:sz w:val="24"/>
          <w:szCs w:val="24"/>
        </w:rPr>
        <w:t>在延时任务方面，</w:t>
      </w:r>
      <w:r w:rsidR="002706F5">
        <w:rPr>
          <w:rFonts w:ascii="宋体" w:eastAsia="宋体" w:hAnsi="宋体" w:hint="eastAsia"/>
          <w:sz w:val="24"/>
          <w:szCs w:val="24"/>
        </w:rPr>
        <w:t>目前有</w:t>
      </w:r>
      <w:r w:rsidR="002777E1">
        <w:rPr>
          <w:rFonts w:ascii="宋体" w:eastAsia="宋体" w:hAnsi="宋体" w:hint="eastAsia"/>
          <w:sz w:val="24"/>
          <w:szCs w:val="24"/>
        </w:rPr>
        <w:t>不少</w:t>
      </w:r>
      <w:r w:rsidR="002706F5">
        <w:rPr>
          <w:rFonts w:ascii="宋体" w:eastAsia="宋体" w:hAnsi="宋体" w:hint="eastAsia"/>
          <w:sz w:val="24"/>
          <w:szCs w:val="24"/>
        </w:rPr>
        <w:t>实现方式</w:t>
      </w:r>
      <w:r w:rsidR="007946D1">
        <w:rPr>
          <w:rFonts w:ascii="宋体" w:eastAsia="宋体" w:hAnsi="宋体" w:hint="eastAsia"/>
          <w:sz w:val="24"/>
          <w:szCs w:val="24"/>
        </w:rPr>
        <w:t>，具体如下：</w:t>
      </w:r>
    </w:p>
    <w:p w14:paraId="03B1B7A3" w14:textId="7EEB87D4" w:rsidR="000820CF" w:rsidRDefault="00325424" w:rsidP="004C56FE">
      <w:pPr>
        <w:pStyle w:val="a5"/>
        <w:numPr>
          <w:ilvl w:val="0"/>
          <w:numId w:val="38"/>
        </w:numPr>
        <w:spacing w:line="360" w:lineRule="auto"/>
        <w:ind w:firstLineChars="0"/>
        <w:rPr>
          <w:rFonts w:ascii="宋体" w:eastAsia="宋体" w:hAnsi="宋体"/>
          <w:sz w:val="24"/>
          <w:szCs w:val="24"/>
        </w:rPr>
      </w:pPr>
      <w:r w:rsidRPr="00325424">
        <w:rPr>
          <w:rFonts w:ascii="宋体" w:eastAsia="宋体" w:hAnsi="宋体" w:hint="eastAsia"/>
          <w:sz w:val="24"/>
          <w:szCs w:val="24"/>
        </w:rPr>
        <w:t>通过redis实现</w:t>
      </w:r>
      <w:r>
        <w:rPr>
          <w:rFonts w:ascii="宋体" w:eastAsia="宋体" w:hAnsi="宋体" w:hint="eastAsia"/>
          <w:sz w:val="24"/>
          <w:szCs w:val="24"/>
        </w:rPr>
        <w:t>。redis中有一个数据结构称为有序集合（sorted</w:t>
      </w:r>
      <w:r>
        <w:rPr>
          <w:rFonts w:ascii="宋体" w:eastAsia="宋体" w:hAnsi="宋体"/>
          <w:sz w:val="24"/>
          <w:szCs w:val="24"/>
        </w:rPr>
        <w:t xml:space="preserve"> key</w:t>
      </w:r>
      <w:r w:rsidRPr="00325424">
        <w:rPr>
          <w:rFonts w:ascii="宋体" w:eastAsia="宋体" w:hAnsi="宋体" w:hint="eastAsia"/>
          <w:sz w:val="24"/>
          <w:szCs w:val="24"/>
        </w:rPr>
        <w:t>）</w:t>
      </w:r>
      <w:r>
        <w:rPr>
          <w:rFonts w:ascii="宋体" w:eastAsia="宋体" w:hAnsi="宋体" w:hint="eastAsia"/>
          <w:sz w:val="24"/>
          <w:szCs w:val="24"/>
        </w:rPr>
        <w:t>,集合中的数据</w:t>
      </w:r>
      <w:r w:rsidR="000820CF">
        <w:rPr>
          <w:rFonts w:ascii="宋体" w:eastAsia="宋体" w:hAnsi="宋体" w:hint="eastAsia"/>
          <w:sz w:val="24"/>
          <w:szCs w:val="24"/>
        </w:rPr>
        <w:t>可以根据插入值的score进行排序。将延时任务加入Sorted</w:t>
      </w:r>
      <w:r w:rsidR="000820CF">
        <w:rPr>
          <w:rFonts w:ascii="宋体" w:eastAsia="宋体" w:hAnsi="宋体"/>
          <w:sz w:val="24"/>
          <w:szCs w:val="24"/>
        </w:rPr>
        <w:t xml:space="preserve"> Set</w:t>
      </w:r>
      <w:r w:rsidR="000820CF">
        <w:rPr>
          <w:rFonts w:ascii="宋体" w:eastAsia="宋体" w:hAnsi="宋体" w:hint="eastAsia"/>
          <w:sz w:val="24"/>
          <w:szCs w:val="24"/>
        </w:rPr>
        <w:t>中，将延迟时间设置为score，同时启动一个线程不断的去判断Sorted</w:t>
      </w:r>
      <w:r w:rsidR="000820CF">
        <w:rPr>
          <w:rFonts w:ascii="宋体" w:eastAsia="宋体" w:hAnsi="宋体"/>
          <w:sz w:val="24"/>
          <w:szCs w:val="24"/>
        </w:rPr>
        <w:t xml:space="preserve"> </w:t>
      </w:r>
      <w:r w:rsidR="000820CF">
        <w:rPr>
          <w:rFonts w:ascii="宋体" w:eastAsia="宋体" w:hAnsi="宋体" w:hint="eastAsia"/>
          <w:sz w:val="24"/>
          <w:szCs w:val="24"/>
        </w:rPr>
        <w:t>Set中第一个元素的score是否大于当前时间，如果大于，从Sorted</w:t>
      </w:r>
      <w:r w:rsidR="000820CF">
        <w:rPr>
          <w:rFonts w:ascii="宋体" w:eastAsia="宋体" w:hAnsi="宋体"/>
          <w:sz w:val="24"/>
          <w:szCs w:val="24"/>
        </w:rPr>
        <w:t xml:space="preserve"> Set</w:t>
      </w:r>
      <w:r w:rsidR="000820CF">
        <w:rPr>
          <w:rFonts w:ascii="宋体" w:eastAsia="宋体" w:hAnsi="宋体" w:hint="eastAsia"/>
          <w:sz w:val="24"/>
          <w:szCs w:val="24"/>
        </w:rPr>
        <w:t>中移除任务并添加到执行队列中，如果小于，则休眠指定时间之后再重试。</w:t>
      </w:r>
    </w:p>
    <w:p w14:paraId="66F4D4F7" w14:textId="75EDDB28" w:rsidR="0026743E" w:rsidRDefault="005673AE" w:rsidP="004C56FE">
      <w:pPr>
        <w:pStyle w:val="a5"/>
        <w:numPr>
          <w:ilvl w:val="0"/>
          <w:numId w:val="38"/>
        </w:numPr>
        <w:spacing w:line="360" w:lineRule="auto"/>
        <w:ind w:firstLineChars="0"/>
        <w:rPr>
          <w:rFonts w:ascii="宋体" w:eastAsia="宋体" w:hAnsi="宋体"/>
          <w:sz w:val="24"/>
          <w:szCs w:val="24"/>
        </w:rPr>
      </w:pPr>
      <w:r>
        <w:rPr>
          <w:rFonts w:ascii="宋体" w:eastAsia="宋体" w:hAnsi="宋体" w:hint="eastAsia"/>
          <w:sz w:val="24"/>
          <w:szCs w:val="24"/>
        </w:rPr>
        <w:t>通过kafka实现</w:t>
      </w:r>
      <w:r w:rsidR="0026743E">
        <w:rPr>
          <w:rFonts w:ascii="宋体" w:eastAsia="宋体" w:hAnsi="宋体" w:hint="eastAsia"/>
          <w:sz w:val="24"/>
          <w:szCs w:val="24"/>
        </w:rPr>
        <w:t>，kafka通过时间轮（Tim</w:t>
      </w:r>
      <w:r w:rsidR="0026743E">
        <w:rPr>
          <w:rFonts w:ascii="宋体" w:eastAsia="宋体" w:hAnsi="宋体"/>
          <w:sz w:val="24"/>
          <w:szCs w:val="24"/>
        </w:rPr>
        <w:t>ingWheel</w:t>
      </w:r>
      <w:r w:rsidR="0026743E">
        <w:rPr>
          <w:rFonts w:ascii="宋体" w:eastAsia="宋体" w:hAnsi="宋体" w:hint="eastAsia"/>
          <w:sz w:val="24"/>
          <w:szCs w:val="24"/>
        </w:rPr>
        <w:t>）的方式实现了消息的延时发送。时间轮由多个时间格组成，每个时间格代表当前时间轮的基本时间跨度（tick</w:t>
      </w:r>
      <w:r w:rsidR="0026743E">
        <w:rPr>
          <w:rFonts w:ascii="宋体" w:eastAsia="宋体" w:hAnsi="宋体"/>
          <w:sz w:val="24"/>
          <w:szCs w:val="24"/>
        </w:rPr>
        <w:t>Ms</w:t>
      </w:r>
      <w:r w:rsidR="0026743E">
        <w:rPr>
          <w:rFonts w:ascii="宋体" w:eastAsia="宋体" w:hAnsi="宋体" w:hint="eastAsia"/>
          <w:sz w:val="24"/>
          <w:szCs w:val="24"/>
        </w:rPr>
        <w:t>）。</w:t>
      </w:r>
      <w:r w:rsidR="0026743E" w:rsidRPr="0026743E">
        <w:rPr>
          <w:rFonts w:ascii="宋体" w:eastAsia="宋体" w:hAnsi="宋体" w:hint="eastAsia"/>
          <w:sz w:val="24"/>
          <w:szCs w:val="24"/>
        </w:rPr>
        <w:t>时间轮的时间格个数是固定的，可用</w:t>
      </w:r>
      <w:r w:rsidR="0026743E" w:rsidRPr="0026743E">
        <w:rPr>
          <w:rFonts w:ascii="宋体" w:eastAsia="宋体" w:hAnsi="宋体"/>
          <w:sz w:val="24"/>
          <w:szCs w:val="24"/>
        </w:rPr>
        <w:t>wheelSize来表示，那么整个时间轮的总体时间跨度（interval）可以通过公式 tickMs × wheelSize计算得出。时间轮还有一个表盘指针（currentTime），用来表示时间轮当前所处的时间，currentTime是tickMs的整数倍。currentTime可以将整个时间轮划分为到期部分和未到期部分，currentTime当前指向的时间格也属于到期部分，表示刚好到期，需要处理此时间格所对应的TimerTaskList的所有任务。</w:t>
      </w:r>
    </w:p>
    <w:p w14:paraId="6D002C94" w14:textId="5231F8EC" w:rsidR="0026743E" w:rsidRPr="0026743E" w:rsidRDefault="0026743E" w:rsidP="004C56FE">
      <w:pPr>
        <w:pStyle w:val="a5"/>
        <w:numPr>
          <w:ilvl w:val="0"/>
          <w:numId w:val="38"/>
        </w:numPr>
        <w:spacing w:line="360" w:lineRule="auto"/>
        <w:ind w:firstLineChars="0"/>
        <w:rPr>
          <w:rFonts w:ascii="宋体" w:eastAsia="宋体" w:hAnsi="宋体"/>
          <w:sz w:val="24"/>
          <w:szCs w:val="24"/>
        </w:rPr>
      </w:pPr>
      <w:r>
        <w:rPr>
          <w:rFonts w:ascii="宋体" w:eastAsia="宋体" w:hAnsi="宋体" w:hint="eastAsia"/>
          <w:sz w:val="24"/>
          <w:szCs w:val="24"/>
        </w:rPr>
        <w:t>通过Rabbit</w:t>
      </w:r>
      <w:r>
        <w:rPr>
          <w:rFonts w:ascii="宋体" w:eastAsia="宋体" w:hAnsi="宋体"/>
          <w:sz w:val="24"/>
          <w:szCs w:val="24"/>
        </w:rPr>
        <w:t>Mq</w:t>
      </w:r>
      <w:r>
        <w:rPr>
          <w:rFonts w:ascii="宋体" w:eastAsia="宋体" w:hAnsi="宋体" w:hint="eastAsia"/>
          <w:sz w:val="24"/>
          <w:szCs w:val="24"/>
        </w:rPr>
        <w:t>实现。RabbitMq可以设置消息的</w:t>
      </w:r>
      <w:r w:rsidR="006527B2">
        <w:rPr>
          <w:rFonts w:ascii="宋体" w:eastAsia="宋体" w:hAnsi="宋体" w:hint="eastAsia"/>
          <w:sz w:val="24"/>
          <w:szCs w:val="24"/>
        </w:rPr>
        <w:t>存活</w:t>
      </w:r>
      <w:r w:rsidR="002777E1">
        <w:rPr>
          <w:rFonts w:ascii="宋体" w:eastAsia="宋体" w:hAnsi="宋体" w:hint="eastAsia"/>
          <w:sz w:val="24"/>
          <w:szCs w:val="24"/>
        </w:rPr>
        <w:t>时间（Time</w:t>
      </w:r>
      <w:r w:rsidR="002777E1">
        <w:rPr>
          <w:rFonts w:ascii="宋体" w:eastAsia="宋体" w:hAnsi="宋体"/>
          <w:sz w:val="24"/>
          <w:szCs w:val="24"/>
        </w:rPr>
        <w:t xml:space="preserve"> To Live</w:t>
      </w:r>
      <w:r w:rsidR="002777E1">
        <w:rPr>
          <w:rFonts w:ascii="宋体" w:eastAsia="宋体" w:hAnsi="宋体" w:hint="eastAsia"/>
          <w:sz w:val="24"/>
          <w:szCs w:val="24"/>
        </w:rPr>
        <w:t>）</w:t>
      </w:r>
      <w:r w:rsidR="006527B2">
        <w:rPr>
          <w:rFonts w:ascii="宋体" w:eastAsia="宋体" w:hAnsi="宋体" w:hint="eastAsia"/>
          <w:sz w:val="24"/>
          <w:szCs w:val="24"/>
        </w:rPr>
        <w:t>，</w:t>
      </w:r>
      <w:r w:rsidR="006527B2">
        <w:rPr>
          <w:rFonts w:ascii="宋体" w:eastAsia="宋体" w:hAnsi="宋体" w:hint="eastAsia"/>
          <w:sz w:val="24"/>
          <w:szCs w:val="24"/>
        </w:rPr>
        <w:lastRenderedPageBreak/>
        <w:t>当消息存活的时间超过这个时间时，消息就死亡了，被称为死信。RabbitMq还有一种交换器称为DLX（dead</w:t>
      </w:r>
      <w:r w:rsidR="006527B2">
        <w:rPr>
          <w:rFonts w:ascii="宋体" w:eastAsia="宋体" w:hAnsi="宋体"/>
          <w:sz w:val="24"/>
          <w:szCs w:val="24"/>
        </w:rPr>
        <w:t>-letter-exchange</w:t>
      </w:r>
      <w:r w:rsidR="006527B2">
        <w:rPr>
          <w:rFonts w:ascii="宋体" w:eastAsia="宋体" w:hAnsi="宋体" w:hint="eastAsia"/>
          <w:sz w:val="24"/>
          <w:szCs w:val="24"/>
        </w:rPr>
        <w:t>）,如果一个消息在消息队列中变成死信，那么它能够被重新发送到DLX中，然后DLX再将其路由到另一个队列中，</w:t>
      </w:r>
      <w:r w:rsidR="005F08BC">
        <w:rPr>
          <w:rFonts w:ascii="宋体" w:eastAsia="宋体" w:hAnsi="宋体" w:hint="eastAsia"/>
          <w:sz w:val="24"/>
          <w:szCs w:val="24"/>
        </w:rPr>
        <w:t>如果监听该消息队列，那么就能够获取到</w:t>
      </w:r>
      <w:r w:rsidR="000A07D9">
        <w:rPr>
          <w:rFonts w:ascii="宋体" w:eastAsia="宋体" w:hAnsi="宋体" w:hint="eastAsia"/>
          <w:sz w:val="24"/>
          <w:szCs w:val="24"/>
        </w:rPr>
        <w:t>到期的消息，并做下一步处理</w:t>
      </w:r>
      <w:r w:rsidR="00123FA1">
        <w:rPr>
          <w:rFonts w:ascii="宋体" w:eastAsia="宋体" w:hAnsi="宋体" w:hint="eastAsia"/>
          <w:sz w:val="24"/>
          <w:szCs w:val="24"/>
        </w:rPr>
        <w:t>。</w:t>
      </w:r>
      <w:r w:rsidR="005F08BC" w:rsidRPr="0026743E">
        <w:rPr>
          <w:rFonts w:ascii="宋体" w:eastAsia="宋体" w:hAnsi="宋体" w:hint="eastAsia"/>
          <w:sz w:val="24"/>
          <w:szCs w:val="24"/>
        </w:rPr>
        <w:t xml:space="preserve"> </w:t>
      </w:r>
    </w:p>
    <w:p w14:paraId="0B3E4D38" w14:textId="3641FDD4" w:rsidR="002737D1" w:rsidRDefault="00D11CE8" w:rsidP="0033795B">
      <w:pPr>
        <w:spacing w:line="360" w:lineRule="auto"/>
        <w:ind w:firstLineChars="200" w:firstLine="480"/>
        <w:rPr>
          <w:rFonts w:ascii="宋体" w:eastAsia="宋体" w:hAnsi="宋体"/>
          <w:sz w:val="24"/>
          <w:szCs w:val="24"/>
        </w:rPr>
      </w:pPr>
      <w:r>
        <w:rPr>
          <w:rFonts w:ascii="宋体" w:eastAsia="宋体" w:hAnsi="宋体" w:hint="eastAsia"/>
          <w:sz w:val="24"/>
          <w:szCs w:val="24"/>
        </w:rPr>
        <w:t>在面对频繁的业务需求变更的时候，将业务逻辑与程序的其他代码分离是一种可靠的</w:t>
      </w:r>
      <w:r w:rsidR="007E54D1">
        <w:rPr>
          <w:rFonts w:ascii="宋体" w:eastAsia="宋体" w:hAnsi="宋体" w:hint="eastAsia"/>
          <w:sz w:val="24"/>
          <w:szCs w:val="24"/>
        </w:rPr>
        <w:t>应对措施</w:t>
      </w:r>
      <w:r w:rsidR="00AF157D">
        <w:rPr>
          <w:rFonts w:ascii="宋体" w:eastAsia="宋体" w:hAnsi="宋体" w:hint="eastAsia"/>
          <w:sz w:val="24"/>
          <w:szCs w:val="24"/>
        </w:rPr>
        <w:t>，具体的实现方式有如下两种：</w:t>
      </w:r>
    </w:p>
    <w:p w14:paraId="5FB5AA01" w14:textId="5C6B5F57" w:rsidR="00AF157D" w:rsidRDefault="00AF157D" w:rsidP="0033795B">
      <w:pPr>
        <w:spacing w:line="360" w:lineRule="auto"/>
        <w:ind w:firstLineChars="200" w:firstLine="480"/>
        <w:rPr>
          <w:rFonts w:ascii="宋体" w:eastAsia="宋体" w:hAnsi="宋体"/>
          <w:sz w:val="24"/>
          <w:szCs w:val="24"/>
        </w:rPr>
      </w:pPr>
      <w:r>
        <w:rPr>
          <w:rFonts w:ascii="宋体" w:eastAsia="宋体" w:hAnsi="宋体" w:hint="eastAsia"/>
          <w:sz w:val="24"/>
          <w:szCs w:val="24"/>
        </w:rPr>
        <w:t>第一种是借助规则引擎来实现，</w:t>
      </w:r>
      <w:r w:rsidR="00103E65" w:rsidRPr="00103E65">
        <w:rPr>
          <w:rFonts w:ascii="宋体" w:eastAsia="宋体" w:hAnsi="宋体"/>
          <w:sz w:val="24"/>
          <w:szCs w:val="24"/>
        </w:rPr>
        <w:t>D</w:t>
      </w:r>
      <w:r w:rsidR="00103E65" w:rsidRPr="00103E65">
        <w:rPr>
          <w:rFonts w:ascii="宋体" w:eastAsia="宋体" w:hAnsi="宋体" w:hint="eastAsia"/>
          <w:sz w:val="24"/>
          <w:szCs w:val="24"/>
        </w:rPr>
        <w:t>rools是一款开源的通用规则引擎，使用的是RETE算法，RETE算法是一种前向规则快速匹配算法，其匹配速度与规则数目无关。Rete算法通过形成一个rete网络进行模式匹配，利用基于规则的系统的两个特征，即时间冗余性和结构相似性，提高系统模式匹配效率。drools有自己的语言，同时有自己的以drl结尾的文件格式，用户可以使用drools的语言，在drl文件中编写业务逻辑规则，通过修改drl文件的方式来修改业务逻辑。drools也存在如下的几个问题：规则的配置不够友好，对于不会编程的使用者来说，编写drl文件是一个较为困难的事情，上手难度较高，而且不能保证语法和逻辑的正确性；drools的处理速度相较于原生程序代码慢很多，在调研过程中，使用drools和原生代码开发同一段业务逻辑，drools需要的时间比原生代码高出一个数量级，在应对时效性强的需求的时候，drools的表现不够理想。drools更适用于逻辑判断复杂，时效性没那么高的场景</w:t>
      </w:r>
      <w:r w:rsidR="00103E65">
        <w:rPr>
          <w:rFonts w:ascii="宋体" w:eastAsia="宋体" w:hAnsi="宋体" w:hint="eastAsia"/>
          <w:sz w:val="24"/>
          <w:szCs w:val="24"/>
        </w:rPr>
        <w:t>。</w:t>
      </w:r>
    </w:p>
    <w:p w14:paraId="5861503A" w14:textId="11C6E64B" w:rsidR="006C4B31" w:rsidRDefault="00D03528"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第二种可以通过构建</w:t>
      </w:r>
      <w:r w:rsidR="000F7865">
        <w:rPr>
          <w:rFonts w:ascii="宋体" w:eastAsia="宋体" w:hAnsi="宋体" w:hint="eastAsia"/>
          <w:sz w:val="24"/>
          <w:szCs w:val="24"/>
        </w:rPr>
        <w:t>执行</w:t>
      </w:r>
      <w:r w:rsidR="00F96863">
        <w:rPr>
          <w:rFonts w:ascii="宋体" w:eastAsia="宋体" w:hAnsi="宋体" w:hint="eastAsia"/>
          <w:sz w:val="24"/>
          <w:szCs w:val="24"/>
        </w:rPr>
        <w:t>树</w:t>
      </w:r>
      <w:r w:rsidR="000F7865">
        <w:rPr>
          <w:rFonts w:ascii="宋体" w:eastAsia="宋体" w:hAnsi="宋体" w:hint="eastAsia"/>
          <w:sz w:val="24"/>
          <w:szCs w:val="24"/>
        </w:rPr>
        <w:t>的方式</w:t>
      </w:r>
      <w:r>
        <w:rPr>
          <w:rFonts w:ascii="宋体" w:eastAsia="宋体" w:hAnsi="宋体" w:hint="eastAsia"/>
          <w:sz w:val="24"/>
          <w:szCs w:val="24"/>
        </w:rPr>
        <w:t>实现</w:t>
      </w:r>
      <w:r w:rsidR="008C6569">
        <w:rPr>
          <w:rFonts w:ascii="宋体" w:eastAsia="宋体" w:hAnsi="宋体" w:hint="eastAsia"/>
          <w:sz w:val="24"/>
          <w:szCs w:val="24"/>
        </w:rPr>
        <w:t>，</w:t>
      </w:r>
      <w:r w:rsidR="00103E65" w:rsidRPr="00103E65">
        <w:rPr>
          <w:rFonts w:ascii="宋体" w:eastAsia="宋体" w:hAnsi="宋体" w:hint="eastAsia"/>
          <w:sz w:val="24"/>
          <w:szCs w:val="24"/>
        </w:rPr>
        <w:t>阿里巴巴零售通的营销平台</w:t>
      </w:r>
      <w:r w:rsidR="0065269B">
        <w:rPr>
          <w:rFonts w:ascii="宋体" w:eastAsia="宋体" w:hAnsi="宋体" w:hint="eastAsia"/>
          <w:sz w:val="24"/>
          <w:szCs w:val="24"/>
        </w:rPr>
        <w:t>使用的就是这种方式</w:t>
      </w:r>
      <w:r w:rsidR="0089068C">
        <w:rPr>
          <w:rFonts w:ascii="宋体" w:eastAsia="宋体" w:hAnsi="宋体" w:hint="eastAsia"/>
          <w:sz w:val="24"/>
          <w:szCs w:val="24"/>
        </w:rPr>
        <w:t>。</w:t>
      </w:r>
      <w:r w:rsidR="00103E65" w:rsidRPr="00103E65">
        <w:rPr>
          <w:rFonts w:ascii="宋体" w:eastAsia="宋体" w:hAnsi="宋体" w:hint="eastAsia"/>
          <w:sz w:val="24"/>
          <w:szCs w:val="24"/>
        </w:rPr>
        <w:t>营销平台需要进行优惠计算，平台实现了一些基本计算单元，例如逻辑与、逻辑或、逻辑非、算数加、算数乘等，同时实现了一些条件权益计算单元，例如amountAtCondition（满条件）、FreePostage</w:t>
      </w:r>
      <w:r w:rsidR="00103E65" w:rsidRPr="00103E65">
        <w:rPr>
          <w:rFonts w:ascii="宋体" w:eastAsia="宋体" w:hAnsi="宋体"/>
          <w:sz w:val="24"/>
          <w:szCs w:val="24"/>
        </w:rPr>
        <w:t>Rights</w:t>
      </w:r>
      <w:r w:rsidR="00103E65" w:rsidRPr="00103E65">
        <w:rPr>
          <w:rFonts w:ascii="宋体" w:eastAsia="宋体" w:hAnsi="宋体" w:hint="eastAsia"/>
          <w:sz w:val="24"/>
          <w:szCs w:val="24"/>
        </w:rPr>
        <w:t>（包邮权益）等，以树的方式进行组织，对树做后序遍历，即可以判定是否满足条件</w:t>
      </w:r>
      <w:r w:rsidR="00103E65" w:rsidRPr="0061591A">
        <w:rPr>
          <w:rFonts w:ascii="宋体" w:eastAsia="宋体" w:hAnsi="宋体" w:hint="eastAsia"/>
          <w:sz w:val="24"/>
          <w:szCs w:val="24"/>
        </w:rPr>
        <w:t>。</w:t>
      </w:r>
      <w:r w:rsidR="004A33E0" w:rsidRPr="0061591A">
        <w:rPr>
          <w:rFonts w:ascii="宋体" w:eastAsia="宋体" w:hAnsi="宋体" w:hint="eastAsia"/>
          <w:sz w:val="24"/>
          <w:szCs w:val="24"/>
        </w:rPr>
        <w:t>这种方式适用于整体判断逻辑变动不大，但具体某一个节点的判断逻辑存在变化的情况。</w:t>
      </w:r>
    </w:p>
    <w:p w14:paraId="547C0D03" w14:textId="71CBF667" w:rsidR="006C4B31" w:rsidRDefault="006C4B31"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在规则的可配置化方面，实现方式有如下两种：</w:t>
      </w:r>
    </w:p>
    <w:p w14:paraId="1878A993" w14:textId="64750BF1" w:rsidR="006C4B31" w:rsidRDefault="006C4B31"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第一种是通过表达式</w:t>
      </w:r>
      <w:r w:rsidR="006C55D2">
        <w:rPr>
          <w:rFonts w:ascii="宋体" w:eastAsia="宋体" w:hAnsi="宋体" w:hint="eastAsia"/>
          <w:sz w:val="24"/>
          <w:szCs w:val="24"/>
        </w:rPr>
        <w:t>或者</w:t>
      </w:r>
      <w:r w:rsidR="004932E5">
        <w:rPr>
          <w:rFonts w:ascii="宋体" w:eastAsia="宋体" w:hAnsi="宋体" w:hint="eastAsia"/>
          <w:sz w:val="24"/>
          <w:szCs w:val="24"/>
        </w:rPr>
        <w:t>JSON</w:t>
      </w:r>
      <w:r w:rsidR="006C55D2">
        <w:rPr>
          <w:rFonts w:ascii="宋体" w:eastAsia="宋体" w:hAnsi="宋体" w:hint="eastAsia"/>
          <w:sz w:val="24"/>
          <w:szCs w:val="24"/>
        </w:rPr>
        <w:t>的方式进行配置</w:t>
      </w:r>
      <w:r w:rsidR="00F8375E">
        <w:rPr>
          <w:rFonts w:ascii="宋体" w:eastAsia="宋体" w:hAnsi="宋体" w:hint="eastAsia"/>
          <w:sz w:val="24"/>
          <w:szCs w:val="24"/>
        </w:rPr>
        <w:t>。</w:t>
      </w:r>
      <w:r w:rsidR="00D561BB">
        <w:rPr>
          <w:rFonts w:ascii="宋体" w:eastAsia="宋体" w:hAnsi="宋体" w:hint="eastAsia"/>
          <w:sz w:val="24"/>
          <w:szCs w:val="24"/>
        </w:rPr>
        <w:t>饿了么告警平台是一个用来监视</w:t>
      </w:r>
      <w:r w:rsidR="00BA4467">
        <w:rPr>
          <w:rFonts w:ascii="宋体" w:eastAsia="宋体" w:hAnsi="宋体" w:hint="eastAsia"/>
          <w:sz w:val="24"/>
          <w:szCs w:val="24"/>
        </w:rPr>
        <w:t>系统各项指标是否正常的一个平台，</w:t>
      </w:r>
      <w:r w:rsidR="00912F4D">
        <w:rPr>
          <w:rFonts w:ascii="宋体" w:eastAsia="宋体" w:hAnsi="宋体" w:hint="eastAsia"/>
          <w:sz w:val="24"/>
          <w:szCs w:val="24"/>
        </w:rPr>
        <w:t>由于告警判断条件和告警阈值需要经常变更，因此系统将告警条件设计成可以通过页面编写表达式的方式进行</w:t>
      </w:r>
      <w:r w:rsidR="00C24193">
        <w:rPr>
          <w:rFonts w:ascii="宋体" w:eastAsia="宋体" w:hAnsi="宋体" w:hint="eastAsia"/>
          <w:sz w:val="24"/>
          <w:szCs w:val="24"/>
        </w:rPr>
        <w:t>配置</w:t>
      </w:r>
      <w:r w:rsidR="00BA73A0">
        <w:rPr>
          <w:rFonts w:ascii="宋体" w:eastAsia="宋体" w:hAnsi="宋体" w:hint="eastAsia"/>
          <w:sz w:val="24"/>
          <w:szCs w:val="24"/>
        </w:rPr>
        <w:t xml:space="preserve">，例如 </w:t>
      </w:r>
      <w:r w:rsidR="00B2678D">
        <w:rPr>
          <w:rFonts w:ascii="宋体" w:eastAsia="宋体" w:hAnsi="宋体" w:hint="eastAsia"/>
          <w:sz w:val="24"/>
          <w:szCs w:val="24"/>
        </w:rPr>
        <w:t>“</w:t>
      </w:r>
      <w:r w:rsidR="00BA73A0">
        <w:rPr>
          <w:rFonts w:ascii="宋体" w:eastAsia="宋体" w:hAnsi="宋体"/>
          <w:sz w:val="24"/>
          <w:szCs w:val="24"/>
        </w:rPr>
        <w:t>${</w:t>
      </w:r>
      <w:r w:rsidR="00BA73A0">
        <w:rPr>
          <w:rFonts w:ascii="宋体" w:eastAsia="宋体" w:hAnsi="宋体" w:hint="eastAsia"/>
          <w:sz w:val="24"/>
          <w:szCs w:val="24"/>
        </w:rPr>
        <w:t>rpc</w:t>
      </w:r>
      <w:r w:rsidR="00BA73A0">
        <w:rPr>
          <w:rFonts w:ascii="宋体" w:eastAsia="宋体" w:hAnsi="宋体"/>
          <w:sz w:val="24"/>
          <w:szCs w:val="24"/>
        </w:rPr>
        <w:t xml:space="preserve">Time} &gt; </w:t>
      </w:r>
      <w:r w:rsidR="00BA73A0">
        <w:rPr>
          <w:rFonts w:ascii="宋体" w:eastAsia="宋体" w:hAnsi="宋体" w:hint="eastAsia"/>
          <w:sz w:val="24"/>
          <w:szCs w:val="24"/>
        </w:rPr>
        <w:t>threshold</w:t>
      </w:r>
      <w:r w:rsidR="00B2678D">
        <w:rPr>
          <w:rFonts w:ascii="宋体" w:eastAsia="宋体" w:hAnsi="宋体" w:hint="eastAsia"/>
          <w:sz w:val="24"/>
          <w:szCs w:val="24"/>
        </w:rPr>
        <w:t>”</w:t>
      </w:r>
      <w:r w:rsidR="00BA73A0">
        <w:rPr>
          <w:rFonts w:ascii="宋体" w:eastAsia="宋体" w:hAnsi="宋体"/>
          <w:sz w:val="24"/>
          <w:szCs w:val="24"/>
        </w:rPr>
        <w:t xml:space="preserve"> </w:t>
      </w:r>
      <w:r w:rsidR="00BA73A0">
        <w:rPr>
          <w:rFonts w:ascii="宋体" w:eastAsia="宋体" w:hAnsi="宋体" w:hint="eastAsia"/>
          <w:sz w:val="24"/>
          <w:szCs w:val="24"/>
        </w:rPr>
        <w:t>代表的含义就是rpc调用时间超过阈值的时</w:t>
      </w:r>
      <w:r w:rsidR="00BA73A0">
        <w:rPr>
          <w:rFonts w:ascii="宋体" w:eastAsia="宋体" w:hAnsi="宋体" w:hint="eastAsia"/>
          <w:sz w:val="24"/>
          <w:szCs w:val="24"/>
        </w:rPr>
        <w:lastRenderedPageBreak/>
        <w:t>候，就会进行告警</w:t>
      </w:r>
      <w:r w:rsidR="002D0CA1">
        <w:rPr>
          <w:rFonts w:ascii="宋体" w:eastAsia="宋体" w:hAnsi="宋体" w:hint="eastAsia"/>
          <w:sz w:val="24"/>
          <w:szCs w:val="24"/>
        </w:rPr>
        <w:t>。</w:t>
      </w:r>
      <w:r w:rsidR="008177BA">
        <w:rPr>
          <w:rFonts w:ascii="宋体" w:eastAsia="宋体" w:hAnsi="宋体" w:hint="eastAsia"/>
          <w:sz w:val="24"/>
          <w:szCs w:val="24"/>
        </w:rPr>
        <w:t>阿里云的Link</w:t>
      </w:r>
      <w:r w:rsidR="008177BA">
        <w:rPr>
          <w:rFonts w:ascii="宋体" w:eastAsia="宋体" w:hAnsi="宋体"/>
          <w:sz w:val="24"/>
          <w:szCs w:val="24"/>
        </w:rPr>
        <w:t xml:space="preserve"> Develop</w:t>
      </w:r>
      <w:r w:rsidR="008177BA">
        <w:rPr>
          <w:rFonts w:ascii="宋体" w:eastAsia="宋体" w:hAnsi="宋体" w:hint="eastAsia"/>
          <w:sz w:val="24"/>
          <w:szCs w:val="24"/>
        </w:rPr>
        <w:t>平台是阿里云针对物联网领域提供端到端的一站式开发平台，用户在平台上开发完成之后就可以推送到阿里云商城上进行销售。</w:t>
      </w:r>
      <w:r w:rsidR="004932E5">
        <w:rPr>
          <w:rFonts w:ascii="宋体" w:eastAsia="宋体" w:hAnsi="宋体" w:hint="eastAsia"/>
          <w:sz w:val="24"/>
          <w:szCs w:val="24"/>
        </w:rPr>
        <w:t>平台提供了规则引擎服务，能够给开发者提供规则管理、规则定义和规则运行的环境，以满足不同情况下的自动化需求，例如配置触发和联动规则，实现设备间的互联互通和消息推送等。规则采用了JSON的方式进行配置，</w:t>
      </w:r>
      <w:r w:rsidR="00833E9E">
        <w:rPr>
          <w:rFonts w:ascii="宋体" w:eastAsia="宋体" w:hAnsi="宋体" w:hint="eastAsia"/>
          <w:sz w:val="24"/>
          <w:szCs w:val="24"/>
        </w:rPr>
        <w:t>包括规则的输入节点（如设备上报的相关数据）、处理节点（如数据的临界值）、输出节点（如触发指定设备的某个服务调用）</w:t>
      </w:r>
      <w:r w:rsidR="00BA3BF3">
        <w:rPr>
          <w:rFonts w:ascii="宋体" w:eastAsia="宋体" w:hAnsi="宋体" w:hint="eastAsia"/>
          <w:sz w:val="24"/>
          <w:szCs w:val="24"/>
        </w:rPr>
        <w:t>，一条完整的规则必须包含以上的三个节点。</w:t>
      </w:r>
      <w:r w:rsidR="00BA67B2">
        <w:rPr>
          <w:rFonts w:ascii="宋体" w:eastAsia="宋体" w:hAnsi="宋体" w:hint="eastAsia"/>
          <w:sz w:val="24"/>
          <w:szCs w:val="24"/>
        </w:rPr>
        <w:t>这种方式的优点在于规则的执行逻辑具有高灵活性，用户配置的执行逻辑理论上</w:t>
      </w:r>
      <w:r w:rsidR="00D34975">
        <w:rPr>
          <w:rFonts w:ascii="宋体" w:eastAsia="宋体" w:hAnsi="宋体" w:hint="eastAsia"/>
          <w:sz w:val="24"/>
          <w:szCs w:val="24"/>
        </w:rPr>
        <w:t>是不受限制的。</w:t>
      </w:r>
      <w:r w:rsidR="0074324F">
        <w:rPr>
          <w:rFonts w:ascii="宋体" w:eastAsia="宋体" w:hAnsi="宋体" w:hint="eastAsia"/>
          <w:sz w:val="24"/>
          <w:szCs w:val="24"/>
        </w:rPr>
        <w:t>而缺点也很</w:t>
      </w:r>
      <w:r w:rsidR="00F536CE">
        <w:rPr>
          <w:rFonts w:ascii="宋体" w:eastAsia="宋体" w:hAnsi="宋体" w:hint="eastAsia"/>
          <w:sz w:val="24"/>
          <w:szCs w:val="24"/>
        </w:rPr>
        <w:t>明显</w:t>
      </w:r>
      <w:r w:rsidR="0074324F">
        <w:rPr>
          <w:rFonts w:ascii="宋体" w:eastAsia="宋体" w:hAnsi="宋体" w:hint="eastAsia"/>
          <w:sz w:val="24"/>
          <w:szCs w:val="24"/>
        </w:rPr>
        <w:t>，</w:t>
      </w:r>
      <w:r w:rsidR="00F536CE">
        <w:rPr>
          <w:rFonts w:ascii="宋体" w:eastAsia="宋体" w:hAnsi="宋体" w:hint="eastAsia"/>
          <w:sz w:val="24"/>
          <w:szCs w:val="24"/>
        </w:rPr>
        <w:t>新手上手难度较大</w:t>
      </w:r>
      <w:r w:rsidR="0091483A">
        <w:rPr>
          <w:rFonts w:ascii="宋体" w:eastAsia="宋体" w:hAnsi="宋体" w:hint="eastAsia"/>
          <w:sz w:val="24"/>
          <w:szCs w:val="24"/>
        </w:rPr>
        <w:t>，且容易出错，配置的时候需要深入了解可编辑配置项</w:t>
      </w:r>
      <w:r w:rsidR="00BB2E7B">
        <w:rPr>
          <w:rFonts w:ascii="宋体" w:eastAsia="宋体" w:hAnsi="宋体" w:hint="eastAsia"/>
          <w:sz w:val="24"/>
          <w:szCs w:val="24"/>
        </w:rPr>
        <w:t>，配置完成之后无法做到合理性的检查。</w:t>
      </w:r>
      <w:r w:rsidR="00BA67B2">
        <w:rPr>
          <w:rFonts w:ascii="宋体" w:eastAsia="宋体" w:hAnsi="宋体" w:hint="eastAsia"/>
          <w:sz w:val="24"/>
          <w:szCs w:val="24"/>
        </w:rPr>
        <w:t xml:space="preserve"> </w:t>
      </w:r>
    </w:p>
    <w:p w14:paraId="149F495C" w14:textId="129891D5" w:rsidR="006C4B31" w:rsidRDefault="006C4B31"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第二种是</w:t>
      </w:r>
      <w:r w:rsidR="00591D9F">
        <w:rPr>
          <w:rFonts w:ascii="宋体" w:eastAsia="宋体" w:hAnsi="宋体" w:hint="eastAsia"/>
          <w:sz w:val="24"/>
          <w:szCs w:val="24"/>
        </w:rPr>
        <w:t>通过</w:t>
      </w:r>
      <w:r w:rsidR="0058731D">
        <w:rPr>
          <w:rFonts w:ascii="宋体" w:eastAsia="宋体" w:hAnsi="宋体" w:hint="eastAsia"/>
          <w:sz w:val="24"/>
          <w:szCs w:val="24"/>
        </w:rPr>
        <w:t>图形化</w:t>
      </w:r>
      <w:r w:rsidR="006469A9">
        <w:rPr>
          <w:rFonts w:ascii="宋体" w:eastAsia="宋体" w:hAnsi="宋体" w:hint="eastAsia"/>
          <w:sz w:val="24"/>
          <w:szCs w:val="24"/>
        </w:rPr>
        <w:t>的形式进行配置</w:t>
      </w:r>
      <w:r w:rsidR="00591D9F">
        <w:rPr>
          <w:rFonts w:ascii="宋体" w:eastAsia="宋体" w:hAnsi="宋体" w:hint="eastAsia"/>
          <w:sz w:val="24"/>
          <w:szCs w:val="24"/>
        </w:rPr>
        <w:t>。</w:t>
      </w:r>
      <w:r w:rsidR="00F2548A">
        <w:rPr>
          <w:rFonts w:ascii="宋体" w:eastAsia="宋体" w:hAnsi="宋体" w:hint="eastAsia"/>
          <w:sz w:val="24"/>
          <w:szCs w:val="24"/>
        </w:rPr>
        <w:t>该方式将每一个可配置的条件选项化，用户可以在界面上</w:t>
      </w:r>
      <w:r w:rsidR="00AD7B2D">
        <w:rPr>
          <w:rFonts w:ascii="宋体" w:eastAsia="宋体" w:hAnsi="宋体" w:hint="eastAsia"/>
          <w:sz w:val="24"/>
          <w:szCs w:val="24"/>
        </w:rPr>
        <w:t>通过点击按钮的方式进行配置。</w:t>
      </w:r>
      <w:r w:rsidR="001D6694">
        <w:rPr>
          <w:rFonts w:ascii="宋体" w:eastAsia="宋体" w:hAnsi="宋体" w:hint="eastAsia"/>
          <w:sz w:val="24"/>
          <w:szCs w:val="24"/>
        </w:rPr>
        <w:t>这种配置方式</w:t>
      </w:r>
      <w:r w:rsidR="00150163">
        <w:rPr>
          <w:rFonts w:ascii="宋体" w:eastAsia="宋体" w:hAnsi="宋体" w:hint="eastAsia"/>
          <w:sz w:val="24"/>
          <w:szCs w:val="24"/>
        </w:rPr>
        <w:t>对使用者来说很友好，不需要手动编写判断条件和执行逻辑，同时</w:t>
      </w:r>
      <w:r w:rsidR="000C4EFE">
        <w:rPr>
          <w:rFonts w:ascii="宋体" w:eastAsia="宋体" w:hAnsi="宋体" w:hint="eastAsia"/>
          <w:sz w:val="24"/>
          <w:szCs w:val="24"/>
        </w:rPr>
        <w:t>降低了出错了可能性，</w:t>
      </w:r>
      <w:r w:rsidR="00F96863">
        <w:rPr>
          <w:rFonts w:ascii="宋体" w:eastAsia="宋体" w:hAnsi="宋体" w:hint="eastAsia"/>
          <w:sz w:val="24"/>
          <w:szCs w:val="24"/>
        </w:rPr>
        <w:t>缺点就是</w:t>
      </w:r>
      <w:r w:rsidR="006341DB">
        <w:rPr>
          <w:rFonts w:ascii="宋体" w:eastAsia="宋体" w:hAnsi="宋体" w:hint="eastAsia"/>
          <w:sz w:val="24"/>
          <w:szCs w:val="24"/>
        </w:rPr>
        <w:t>灵活性</w:t>
      </w:r>
      <w:r w:rsidR="008F6CD0">
        <w:rPr>
          <w:rFonts w:ascii="宋体" w:eastAsia="宋体" w:hAnsi="宋体" w:hint="eastAsia"/>
          <w:sz w:val="24"/>
          <w:szCs w:val="24"/>
        </w:rPr>
        <w:t>受</w:t>
      </w:r>
      <w:r w:rsidR="006341DB">
        <w:rPr>
          <w:rFonts w:ascii="宋体" w:eastAsia="宋体" w:hAnsi="宋体" w:hint="eastAsia"/>
          <w:sz w:val="24"/>
          <w:szCs w:val="24"/>
        </w:rPr>
        <w:t>到了限制。</w:t>
      </w:r>
    </w:p>
    <w:p w14:paraId="230311F7" w14:textId="30BDB2A0" w:rsidR="006D5A1E" w:rsidRPr="0033795B" w:rsidRDefault="006D5A1E"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在结合系统使用人员</w:t>
      </w:r>
      <w:r w:rsidR="0058731D">
        <w:rPr>
          <w:rFonts w:ascii="宋体" w:eastAsia="宋体" w:hAnsi="宋体" w:hint="eastAsia"/>
          <w:sz w:val="24"/>
          <w:szCs w:val="24"/>
        </w:rPr>
        <w:t>、</w:t>
      </w:r>
      <w:r w:rsidR="00FB03E2">
        <w:rPr>
          <w:rFonts w:ascii="宋体" w:eastAsia="宋体" w:hAnsi="宋体" w:hint="eastAsia"/>
          <w:sz w:val="24"/>
          <w:szCs w:val="24"/>
        </w:rPr>
        <w:t>项目体量</w:t>
      </w:r>
      <w:r w:rsidR="0058731D">
        <w:rPr>
          <w:rFonts w:ascii="宋体" w:eastAsia="宋体" w:hAnsi="宋体" w:hint="eastAsia"/>
          <w:sz w:val="24"/>
          <w:szCs w:val="24"/>
        </w:rPr>
        <w:t>以及</w:t>
      </w:r>
      <w:r w:rsidR="008E0758">
        <w:rPr>
          <w:rFonts w:ascii="宋体" w:eastAsia="宋体" w:hAnsi="宋体" w:hint="eastAsia"/>
          <w:sz w:val="24"/>
          <w:szCs w:val="24"/>
        </w:rPr>
        <w:t>灵活性等背景，执行树与图形化</w:t>
      </w:r>
      <w:r w:rsidR="0089068C">
        <w:rPr>
          <w:rFonts w:ascii="宋体" w:eastAsia="宋体" w:hAnsi="宋体" w:hint="eastAsia"/>
          <w:sz w:val="24"/>
          <w:szCs w:val="24"/>
        </w:rPr>
        <w:t>配置</w:t>
      </w:r>
      <w:r w:rsidR="008E0758">
        <w:rPr>
          <w:rFonts w:ascii="宋体" w:eastAsia="宋体" w:hAnsi="宋体" w:hint="eastAsia"/>
          <w:sz w:val="24"/>
          <w:szCs w:val="24"/>
        </w:rPr>
        <w:t>的结合是一个较好的选择。</w:t>
      </w:r>
    </w:p>
    <w:p w14:paraId="697A73CB" w14:textId="2DC87955" w:rsidR="00A76E3D" w:rsidRDefault="00A76E3D" w:rsidP="00A76E3D">
      <w:pPr>
        <w:pStyle w:val="2"/>
      </w:pPr>
      <w:bookmarkStart w:id="42" w:name="_Toc9453458"/>
      <w:bookmarkStart w:id="43" w:name="_Toc25947916"/>
      <w:bookmarkStart w:id="44" w:name="_Toc36131266"/>
      <w:r>
        <w:rPr>
          <w:rFonts w:eastAsia="宋体" w:cs="Arial" w:hint="eastAsia"/>
        </w:rPr>
        <w:t xml:space="preserve">1.3 </w:t>
      </w:r>
      <w:r>
        <w:rPr>
          <w:rFonts w:hint="eastAsia"/>
        </w:rPr>
        <w:t>本文主要工作</w:t>
      </w:r>
      <w:bookmarkEnd w:id="42"/>
      <w:bookmarkEnd w:id="43"/>
      <w:bookmarkEnd w:id="44"/>
    </w:p>
    <w:p w14:paraId="2B0DD014" w14:textId="1B6A929B" w:rsidR="00311D1C" w:rsidRDefault="00EF3768"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本文首先</w:t>
      </w:r>
      <w:r w:rsidR="00223EA6">
        <w:rPr>
          <w:rFonts w:ascii="宋体" w:eastAsia="宋体" w:hAnsi="宋体" w:hint="eastAsia"/>
          <w:sz w:val="24"/>
          <w:szCs w:val="24"/>
        </w:rPr>
        <w:t>梳理了</w:t>
      </w:r>
      <w:r>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依赖关系，分析了原有系统存在的问题</w:t>
      </w:r>
      <w:r w:rsidR="00737E3C">
        <w:rPr>
          <w:rFonts w:ascii="宋体" w:eastAsia="宋体" w:hAnsi="宋体" w:hint="eastAsia"/>
          <w:sz w:val="24"/>
          <w:szCs w:val="24"/>
        </w:rPr>
        <w:t>，提出了开发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系统的必要性。接着分析了</w:t>
      </w:r>
      <w:r w:rsidR="00B969F9">
        <w:rPr>
          <w:rFonts w:ascii="宋体" w:eastAsia="宋体" w:hAnsi="宋体" w:hint="eastAsia"/>
          <w:sz w:val="24"/>
          <w:szCs w:val="24"/>
        </w:rPr>
        <w:t>履约超时管理平台</w:t>
      </w:r>
      <w:r w:rsidR="00737E3C">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。对于功能需求，本分分析了</w:t>
      </w:r>
      <w:r w:rsidR="00896690">
        <w:rPr>
          <w:rFonts w:ascii="宋体" w:eastAsia="宋体" w:hAnsi="宋体" w:hint="eastAsia"/>
          <w:sz w:val="24"/>
          <w:szCs w:val="24"/>
        </w:rPr>
        <w:t>各个功能用例，并通过用例描述表的形式进行表示</w:t>
      </w:r>
      <w:r w:rsidR="00BF6B27">
        <w:rPr>
          <w:rFonts w:ascii="宋体" w:eastAsia="宋体" w:hAnsi="宋体" w:hint="eastAsia"/>
          <w:sz w:val="24"/>
          <w:szCs w:val="24"/>
        </w:rPr>
        <w:t>。对于非功能性需求，本文主要给出了响应时间以及高可用需求。</w:t>
      </w:r>
      <w:r w:rsidR="00BD5705">
        <w:rPr>
          <w:rFonts w:ascii="宋体" w:eastAsia="宋体" w:hAnsi="宋体" w:hint="eastAsia"/>
          <w:sz w:val="24"/>
          <w:szCs w:val="24"/>
        </w:rPr>
        <w:t>接着本文介绍了系统设计，包括系统架构设计、部署设计以及数据库的设计。</w:t>
      </w:r>
      <w:r w:rsidR="00130AFF">
        <w:rPr>
          <w:rFonts w:ascii="宋体" w:eastAsia="宋体" w:hAnsi="宋体" w:hint="eastAsia"/>
          <w:sz w:val="24"/>
          <w:szCs w:val="24"/>
        </w:rPr>
        <w:t>最后本文介绍了系统各个模块的核心实现，对于规则配置模块，本文介绍</w:t>
      </w:r>
      <w:r w:rsidR="00654DC4">
        <w:rPr>
          <w:rFonts w:ascii="宋体" w:eastAsia="宋体" w:hAnsi="宋体" w:hint="eastAsia"/>
          <w:sz w:val="24"/>
          <w:szCs w:val="24"/>
        </w:rPr>
        <w:t>了规则配置的主要流程以及选项</w:t>
      </w:r>
      <w:r w:rsidR="003F643F">
        <w:rPr>
          <w:rFonts w:ascii="宋体" w:eastAsia="宋体" w:hAnsi="宋体" w:hint="eastAsia"/>
          <w:sz w:val="24"/>
          <w:szCs w:val="24"/>
        </w:rPr>
        <w:t>；对于流程管理模块，本文介绍了流程的管理以及通过定时任务保证流程消息的不丢失</w:t>
      </w:r>
      <w:r w:rsidR="00FE455D">
        <w:rPr>
          <w:rFonts w:ascii="宋体" w:eastAsia="宋体" w:hAnsi="宋体" w:hint="eastAsia"/>
          <w:sz w:val="24"/>
          <w:szCs w:val="24"/>
        </w:rPr>
        <w:t>；对于</w:t>
      </w:r>
      <w:r w:rsidR="00DA3707">
        <w:rPr>
          <w:rFonts w:ascii="宋体" w:eastAsia="宋体" w:hAnsi="宋体" w:hint="eastAsia"/>
          <w:sz w:val="24"/>
          <w:szCs w:val="24"/>
        </w:rPr>
        <w:t>规则预处理模块，本文介绍了规则的定义，以及执行树的构建</w:t>
      </w:r>
      <w:r w:rsidR="00311D1C">
        <w:rPr>
          <w:rFonts w:ascii="宋体" w:eastAsia="宋体" w:hAnsi="宋体" w:hint="eastAsia"/>
          <w:sz w:val="24"/>
          <w:szCs w:val="24"/>
        </w:rPr>
        <w:t>；对于业务处理模块，本文介绍了系统的异地多活以及缓存的更新策略。</w:t>
      </w:r>
    </w:p>
    <w:p w14:paraId="30DC4982" w14:textId="7E8DB7CE" w:rsidR="002129C7" w:rsidRDefault="00737E3C" w:rsidP="005822AD">
      <w:pPr>
        <w:spacing w:line="360" w:lineRule="auto"/>
        <w:ind w:firstLineChars="200" w:firstLine="480"/>
        <w:rPr>
          <w:rFonts w:ascii="宋体" w:eastAsia="宋体" w:hAnsi="宋体"/>
          <w:sz w:val="24"/>
          <w:szCs w:val="24"/>
        </w:rPr>
      </w:pPr>
      <w:r>
        <w:rPr>
          <w:rFonts w:ascii="宋体" w:eastAsia="宋体" w:hAnsi="宋体"/>
          <w:sz w:val="24"/>
          <w:szCs w:val="24"/>
        </w:rPr>
        <w:t xml:space="preserve"> </w:t>
      </w:r>
    </w:p>
    <w:p w14:paraId="0187C51E" w14:textId="775C6FA1" w:rsidR="00A76E3D" w:rsidRDefault="00A76E3D" w:rsidP="004C56FE">
      <w:pPr>
        <w:pStyle w:val="2"/>
        <w:numPr>
          <w:ilvl w:val="1"/>
          <w:numId w:val="19"/>
        </w:numPr>
      </w:pPr>
      <w:bookmarkStart w:id="45" w:name="_Toc9453459"/>
      <w:bookmarkStart w:id="46" w:name="_Toc25947917"/>
      <w:bookmarkStart w:id="47" w:name="_Toc36131267"/>
      <w:r w:rsidRPr="00472E28">
        <w:rPr>
          <w:rFonts w:hint="eastAsia"/>
        </w:rPr>
        <w:lastRenderedPageBreak/>
        <w:t>本文的组织结构</w:t>
      </w:r>
      <w:bookmarkEnd w:id="45"/>
      <w:bookmarkEnd w:id="46"/>
      <w:bookmarkEnd w:id="47"/>
      <w:r w:rsidRPr="00472E28">
        <w:rPr>
          <w:rFonts w:hint="eastAsia"/>
        </w:rPr>
        <w:t xml:space="preserve"> </w:t>
      </w:r>
    </w:p>
    <w:p w14:paraId="6E56D38A" w14:textId="77777777"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本文的组织架构如下：</w:t>
      </w:r>
    </w:p>
    <w:p w14:paraId="4986D13E" w14:textId="57235963"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引言。介绍项目的背景、相关研究与应用现状以及本文的主要工作。</w:t>
      </w:r>
    </w:p>
    <w:p w14:paraId="0AE0E534" w14:textId="2C184744"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使用的相关技术，包括Spring Boot、RabbitMq、WrokFlow、Redis。</w:t>
      </w:r>
    </w:p>
    <w:p w14:paraId="0BE340E5" w14:textId="0FDD74CB"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边界，分析功能性需求和非功能性需求。系统设计部分</w:t>
      </w:r>
      <w:r w:rsidR="00787034" w:rsidRPr="00BF6B27">
        <w:rPr>
          <w:rFonts w:ascii="宋体" w:eastAsia="宋体" w:hAnsi="宋体" w:hint="eastAsia"/>
          <w:sz w:val="24"/>
          <w:szCs w:val="24"/>
        </w:rPr>
        <w:t>进行了系统总体设计、系统架构设计、数据库设计以及系统工作原理的说明</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45D81B92" w14:textId="42AF5765"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7836F120" w14:textId="707A0897" w:rsidR="00AC4FE8" w:rsidRPr="00EB264D" w:rsidRDefault="00A76E3D" w:rsidP="00EB264D">
      <w:pPr>
        <w:pStyle w:val="1"/>
        <w:jc w:val="center"/>
        <w:rPr>
          <w:rFonts w:ascii="Arial" w:eastAsia="黑体" w:hAnsi="Arial" w:cs="Arial"/>
        </w:rPr>
      </w:pPr>
      <w:bookmarkStart w:id="48" w:name="_Toc9453460"/>
      <w:bookmarkStart w:id="49" w:name="_Toc25947918"/>
      <w:bookmarkStart w:id="50" w:name="_Toc36131268"/>
      <w:r>
        <w:rPr>
          <w:rFonts w:ascii="Arial" w:eastAsia="黑体" w:hAnsi="Arial" w:cs="Arial" w:hint="eastAsia"/>
        </w:rPr>
        <w:t>第二章</w:t>
      </w:r>
      <w:r>
        <w:rPr>
          <w:rFonts w:ascii="Arial" w:eastAsia="黑体" w:hAnsi="Arial" w:cs="Arial" w:hint="eastAsia"/>
        </w:rPr>
        <w:t xml:space="preserve">  </w:t>
      </w:r>
      <w:r>
        <w:rPr>
          <w:rFonts w:ascii="Arial" w:eastAsia="黑体" w:hAnsi="Arial" w:cs="Arial" w:hint="eastAsia"/>
        </w:rPr>
        <w:t>技术综述</w:t>
      </w:r>
      <w:bookmarkEnd w:id="48"/>
      <w:bookmarkEnd w:id="49"/>
      <w:bookmarkEnd w:id="50"/>
    </w:p>
    <w:p w14:paraId="6D8C2EFD" w14:textId="4E98A8D3" w:rsidR="004C6632" w:rsidRDefault="00A76E3D" w:rsidP="00A32B13">
      <w:pPr>
        <w:pStyle w:val="2"/>
        <w:rPr>
          <w:rFonts w:eastAsia="宋体" w:cs="Arial"/>
        </w:rPr>
      </w:pPr>
      <w:bookmarkStart w:id="51" w:name="_Toc9453461"/>
      <w:bookmarkStart w:id="52" w:name="_Toc25947919"/>
      <w:bookmarkStart w:id="53" w:name="_Toc36131269"/>
      <w:r>
        <w:rPr>
          <w:rFonts w:eastAsia="宋体" w:cs="Arial" w:hint="eastAsia"/>
        </w:rPr>
        <w:t>2.1</w:t>
      </w:r>
      <w:r w:rsidR="00472E28">
        <w:rPr>
          <w:rFonts w:eastAsia="宋体" w:cs="Arial"/>
        </w:rPr>
        <w:t xml:space="preserve"> </w:t>
      </w:r>
      <w:r w:rsidR="00472E28">
        <w:rPr>
          <w:rFonts w:eastAsia="宋体" w:cs="Arial" w:hint="eastAsia"/>
        </w:rPr>
        <w:t>SpringBoot</w:t>
      </w:r>
      <w:bookmarkEnd w:id="51"/>
      <w:bookmarkEnd w:id="52"/>
      <w:bookmarkEnd w:id="53"/>
      <w:r w:rsidR="00504435">
        <w:rPr>
          <w:rFonts w:eastAsia="宋体" w:cs="Arial"/>
        </w:rPr>
        <w:t xml:space="preserve"> </w:t>
      </w:r>
    </w:p>
    <w:p w14:paraId="26A5CB7A" w14:textId="5ABA4025" w:rsidR="0082156C" w:rsidRPr="00A32B13" w:rsidRDefault="002E1858" w:rsidP="0082156C">
      <w:pPr>
        <w:spacing w:line="360" w:lineRule="auto"/>
        <w:ind w:firstLineChars="200" w:firstLine="480"/>
        <w:rPr>
          <w:rFonts w:ascii="宋体" w:eastAsia="宋体" w:hAnsi="宋体"/>
          <w:sz w:val="24"/>
          <w:szCs w:val="24"/>
        </w:rPr>
      </w:pPr>
      <w:r>
        <w:rPr>
          <w:rFonts w:ascii="宋体" w:eastAsia="宋体" w:hAnsi="宋体" w:hint="eastAsia"/>
          <w:sz w:val="24"/>
          <w:szCs w:val="24"/>
        </w:rPr>
        <w:t>SpringBoot是由Pivotal团队在2013年开始研发、2014年4月发布第一个版本的全新开源的轻量级框架。它不仅继承了Spring框架原有的优秀特性，而且还通过简化配置来进一步简化了Spring应用和整个搭建和开发的过程。SpringBoot框架中有两个非常重要的策略：开箱即用和约定优于配置。开箱即用，是指在开发过程中，通过在Maven项目的pom文件中添加相关依赖包，然后使用对应的注解来代替繁琐的XML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SpringBoot本身来配置目标结构，由开发者在结构中添加信息的软件设计范式。这一特点虽降低了部分灵活性，增加了BUG定位的复杂性，但减少了开发人员需要做出决定的数量，同时减少了大量XML配置，并且可以将代码编译、测试、打包等工作自动化。</w:t>
      </w:r>
    </w:p>
    <w:p w14:paraId="4DDCEDAD" w14:textId="7FC3819D" w:rsidR="00472E28" w:rsidRDefault="00472E28" w:rsidP="00472E28">
      <w:pPr>
        <w:pStyle w:val="2"/>
        <w:rPr>
          <w:rFonts w:eastAsia="宋体" w:cs="Arial"/>
        </w:rPr>
      </w:pPr>
      <w:bookmarkStart w:id="54" w:name="_Toc25947920"/>
      <w:bookmarkStart w:id="55" w:name="_Toc36131270"/>
      <w:r>
        <w:rPr>
          <w:rFonts w:eastAsia="宋体" w:cs="Arial" w:hint="eastAsia"/>
        </w:rPr>
        <w:lastRenderedPageBreak/>
        <w:t>2.2</w:t>
      </w:r>
      <w:r>
        <w:rPr>
          <w:rFonts w:eastAsia="宋体" w:cs="Arial"/>
        </w:rPr>
        <w:t xml:space="preserve"> </w:t>
      </w:r>
      <w:bookmarkEnd w:id="54"/>
      <w:r w:rsidR="0032091C">
        <w:rPr>
          <w:rFonts w:eastAsia="宋体" w:cs="Arial" w:hint="eastAsia"/>
        </w:rPr>
        <w:t>RabbitM</w:t>
      </w:r>
      <w:r w:rsidR="0097069A">
        <w:rPr>
          <w:rFonts w:eastAsia="宋体" w:cs="Arial"/>
        </w:rPr>
        <w:t>Q</w:t>
      </w:r>
      <w:bookmarkEnd w:id="55"/>
    </w:p>
    <w:p w14:paraId="4629E1E4" w14:textId="79FEB65B" w:rsidR="004C6632" w:rsidRDefault="0032091C" w:rsidP="003A0F51">
      <w:pPr>
        <w:spacing w:line="360" w:lineRule="auto"/>
        <w:ind w:firstLineChars="200" w:firstLine="480"/>
        <w:rPr>
          <w:rFonts w:ascii="宋体" w:eastAsia="宋体" w:hAnsi="宋体"/>
          <w:sz w:val="24"/>
          <w:szCs w:val="24"/>
        </w:rPr>
      </w:pPr>
      <w:r w:rsidRPr="000B586E">
        <w:rPr>
          <w:rFonts w:ascii="宋体" w:eastAsia="宋体" w:hAnsi="宋体" w:hint="eastAsia"/>
          <w:sz w:val="24"/>
          <w:szCs w:val="24"/>
        </w:rPr>
        <w:t>RabbitM</w:t>
      </w:r>
      <w:r w:rsidR="0097069A">
        <w:rPr>
          <w:rFonts w:ascii="宋体" w:eastAsia="宋体" w:hAnsi="宋体"/>
          <w:sz w:val="24"/>
          <w:szCs w:val="24"/>
        </w:rPr>
        <w:t>Q</w:t>
      </w:r>
      <w:r w:rsidRPr="000B586E">
        <w:rPr>
          <w:rFonts w:ascii="宋体" w:eastAsia="宋体" w:hAnsi="宋体" w:hint="eastAsia"/>
          <w:sz w:val="24"/>
          <w:szCs w:val="24"/>
        </w:rPr>
        <w:t>是基于AMQP协议开发的一款开源的消息中间件，AMQP协议又称为高级消息队列协议</w:t>
      </w:r>
      <w:r w:rsidR="003A0F51">
        <w:rPr>
          <w:rFonts w:ascii="宋体" w:eastAsia="宋体" w:hAnsi="宋体" w:hint="eastAsia"/>
          <w:sz w:val="24"/>
          <w:szCs w:val="24"/>
        </w:rPr>
        <w:t>（Advanced</w:t>
      </w:r>
      <w:r w:rsidR="003A0F51">
        <w:rPr>
          <w:rFonts w:ascii="宋体" w:eastAsia="宋体" w:hAnsi="宋体"/>
          <w:sz w:val="24"/>
          <w:szCs w:val="24"/>
        </w:rPr>
        <w:t xml:space="preserve"> Message Queuing Protocol</w:t>
      </w:r>
      <w:r w:rsidR="003A0F51">
        <w:rPr>
          <w:rFonts w:ascii="宋体" w:eastAsia="宋体" w:hAnsi="宋体" w:hint="eastAsia"/>
          <w:sz w:val="24"/>
          <w:szCs w:val="24"/>
        </w:rPr>
        <w:t>）</w:t>
      </w:r>
      <w:r w:rsidRPr="000B586E">
        <w:rPr>
          <w:rFonts w:ascii="宋体" w:eastAsia="宋体" w:hAnsi="宋体" w:hint="eastAsia"/>
          <w:sz w:val="24"/>
          <w:szCs w:val="24"/>
        </w:rPr>
        <w:t>，</w:t>
      </w:r>
      <w:r w:rsidR="003A0F51" w:rsidRPr="003A0F51">
        <w:rPr>
          <w:rFonts w:ascii="宋体" w:eastAsia="宋体" w:hAnsi="宋体"/>
          <w:sz w:val="24"/>
          <w:szCs w:val="24"/>
        </w:rPr>
        <w:t>是</w:t>
      </w:r>
      <w:hyperlink r:id="rId17" w:history="1">
        <w:r w:rsidR="003A0F51" w:rsidRPr="003A0F51">
          <w:rPr>
            <w:rFonts w:ascii="宋体" w:eastAsia="宋体" w:hAnsi="宋体"/>
            <w:sz w:val="24"/>
            <w:szCs w:val="24"/>
          </w:rPr>
          <w:t>面向消息中间件</w:t>
        </w:r>
      </w:hyperlink>
      <w:r w:rsidR="003A0F51" w:rsidRPr="003A0F51">
        <w:rPr>
          <w:rFonts w:ascii="宋体" w:eastAsia="宋体" w:hAnsi="宋体"/>
          <w:sz w:val="24"/>
          <w:szCs w:val="24"/>
        </w:rPr>
        <w:t>提供的开放的应用层协议，其设计目标是对于消息的排序、路由（包括点对点和</w:t>
      </w:r>
      <w:hyperlink r:id="rId18" w:tooltip="发布/订阅" w:history="1">
        <w:r w:rsidR="003A0F51" w:rsidRPr="003A0F51">
          <w:rPr>
            <w:rFonts w:ascii="宋体" w:eastAsia="宋体" w:hAnsi="宋体"/>
            <w:sz w:val="24"/>
            <w:szCs w:val="24"/>
          </w:rPr>
          <w:t>订阅-发布</w:t>
        </w:r>
      </w:hyperlink>
      <w:r w:rsidR="003A0F51" w:rsidRPr="003A0F51">
        <w:rPr>
          <w:rFonts w:ascii="宋体" w:eastAsia="宋体" w:hAnsi="宋体"/>
          <w:sz w:val="24"/>
          <w:szCs w:val="24"/>
        </w:rPr>
        <w:t>）、保持可靠性、保证安全性。AMQP规范了消息传递方和接收方的行为，以使消息在不同的提供商之间实现</w:t>
      </w:r>
      <w:hyperlink r:id="rId19" w:tooltip="互操作性" w:history="1">
        <w:r w:rsidR="003A0F51" w:rsidRPr="003A0F51">
          <w:rPr>
            <w:rFonts w:ascii="宋体" w:eastAsia="宋体" w:hAnsi="宋体"/>
            <w:sz w:val="24"/>
            <w:szCs w:val="24"/>
          </w:rPr>
          <w:t>互操作性</w:t>
        </w:r>
      </w:hyperlink>
      <w:r w:rsidR="003A0F51" w:rsidRPr="003A0F51">
        <w:rPr>
          <w:rFonts w:ascii="宋体" w:eastAsia="宋体" w:hAnsi="宋体"/>
          <w:sz w:val="24"/>
          <w:szCs w:val="24"/>
        </w:rPr>
        <w:t>，就像</w:t>
      </w:r>
      <w:hyperlink r:id="rId20" w:tooltip="SMTP" w:history="1">
        <w:r w:rsidR="003A0F51" w:rsidRPr="003A0F51">
          <w:rPr>
            <w:rFonts w:ascii="宋体" w:eastAsia="宋体" w:hAnsi="宋体"/>
            <w:sz w:val="24"/>
            <w:szCs w:val="24"/>
          </w:rPr>
          <w:t>SMTP</w:t>
        </w:r>
      </w:hyperlink>
      <w:r w:rsidR="003A0F51" w:rsidRPr="003A0F51">
        <w:rPr>
          <w:rFonts w:ascii="宋体" w:eastAsia="宋体" w:hAnsi="宋体"/>
          <w:sz w:val="24"/>
          <w:szCs w:val="24"/>
        </w:rPr>
        <w:t>，</w:t>
      </w:r>
      <w:hyperlink r:id="rId21" w:tooltip="HTTP" w:history="1">
        <w:r w:rsidR="003A0F51" w:rsidRPr="003A0F51">
          <w:rPr>
            <w:rFonts w:ascii="宋体" w:eastAsia="宋体" w:hAnsi="宋体"/>
            <w:sz w:val="24"/>
            <w:szCs w:val="24"/>
          </w:rPr>
          <w:t>HTTP</w:t>
        </w:r>
      </w:hyperlink>
      <w:r w:rsidR="003A0F51" w:rsidRPr="003A0F51">
        <w:rPr>
          <w:rFonts w:ascii="宋体" w:eastAsia="宋体" w:hAnsi="宋体"/>
          <w:sz w:val="24"/>
          <w:szCs w:val="24"/>
        </w:rPr>
        <w:t>，</w:t>
      </w:r>
      <w:hyperlink r:id="rId22" w:tooltip="FTP" w:history="1">
        <w:r w:rsidR="003A0F51" w:rsidRPr="003A0F51">
          <w:rPr>
            <w:rFonts w:ascii="宋体" w:eastAsia="宋体" w:hAnsi="宋体"/>
            <w:sz w:val="24"/>
            <w:szCs w:val="24"/>
          </w:rPr>
          <w:t>FTP</w:t>
        </w:r>
      </w:hyperlink>
      <w:r w:rsidR="003A0F51" w:rsidRPr="003A0F51">
        <w:rPr>
          <w:rFonts w:ascii="宋体" w:eastAsia="宋体" w:hAnsi="宋体"/>
          <w:sz w:val="24"/>
          <w:szCs w:val="24"/>
        </w:rPr>
        <w:t>等协议可以创建交互系统一样。与先前的中间件标准（如</w:t>
      </w:r>
      <w:hyperlink r:id="rId23" w:tooltip="Java消息服务" w:history="1">
        <w:r w:rsidR="003A0F51" w:rsidRPr="003A0F51">
          <w:rPr>
            <w:rFonts w:ascii="宋体" w:eastAsia="宋体" w:hAnsi="宋体"/>
            <w:sz w:val="24"/>
            <w:szCs w:val="24"/>
          </w:rPr>
          <w:t>Java消息服务</w:t>
        </w:r>
      </w:hyperlink>
      <w:r w:rsidR="003A0F51" w:rsidRPr="003A0F51">
        <w:rPr>
          <w:rFonts w:ascii="宋体" w:eastAsia="宋体" w:hAnsi="宋体"/>
          <w:sz w:val="24"/>
          <w:szCs w:val="24"/>
        </w:rPr>
        <w:t>）不同的是，JMS在特定的API接口层面和实现行为上进行了统一，而高级消息队列协议则关注于各种消息如何以字节流的形式进行传递。因此，使用了符合协议实现的任意应用程序之间可以保持对消息的创建、传递</w:t>
      </w:r>
      <w:r w:rsidR="003A0F51">
        <w:rPr>
          <w:rFonts w:ascii="宋体" w:eastAsia="宋体" w:hAnsi="宋体" w:hint="eastAsia"/>
          <w:sz w:val="24"/>
          <w:szCs w:val="24"/>
        </w:rPr>
        <w:t>。</w:t>
      </w:r>
    </w:p>
    <w:p w14:paraId="1FA6E724" w14:textId="444F7D30" w:rsidR="002A0AB6" w:rsidRDefault="00E6400E" w:rsidP="002A0AB6">
      <w:pPr>
        <w:spacing w:line="360" w:lineRule="auto"/>
        <w:jc w:val="center"/>
        <w:rPr>
          <w:rFonts w:ascii="宋体" w:eastAsia="宋体" w:hAnsi="宋体"/>
          <w:sz w:val="24"/>
          <w:szCs w:val="24"/>
        </w:rPr>
      </w:pPr>
      <w:r>
        <w:rPr>
          <w:noProof/>
        </w:rPr>
        <w:drawing>
          <wp:inline distT="0" distB="0" distL="0" distR="0" wp14:anchorId="471D425A" wp14:editId="1C6BB107">
            <wp:extent cx="5274310" cy="1106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274793EC" w14:textId="04ECB4B6" w:rsidR="002A0AB6" w:rsidRPr="00E6400E" w:rsidRDefault="002A0AB6" w:rsidP="002A0AB6">
      <w:pPr>
        <w:spacing w:line="360" w:lineRule="auto"/>
        <w:jc w:val="center"/>
        <w:rPr>
          <w:rFonts w:ascii="宋体" w:eastAsia="宋体" w:hAnsi="宋体"/>
          <w:szCs w:val="21"/>
        </w:rPr>
      </w:pPr>
      <w:r w:rsidRPr="00E6400E">
        <w:rPr>
          <w:rFonts w:ascii="宋体" w:eastAsia="宋体" w:hAnsi="宋体" w:hint="eastAsia"/>
          <w:szCs w:val="21"/>
        </w:rPr>
        <w:t>图2.1</w:t>
      </w:r>
      <w:r w:rsidRPr="00E6400E">
        <w:rPr>
          <w:rFonts w:ascii="宋体" w:eastAsia="宋体" w:hAnsi="宋体"/>
          <w:szCs w:val="21"/>
        </w:rPr>
        <w:t xml:space="preserve"> </w:t>
      </w:r>
      <w:r w:rsidRPr="00E6400E">
        <w:rPr>
          <w:rFonts w:ascii="宋体" w:eastAsia="宋体" w:hAnsi="宋体" w:hint="eastAsia"/>
          <w:szCs w:val="21"/>
        </w:rPr>
        <w:t>Rabbit</w:t>
      </w:r>
      <w:r w:rsidR="0097069A">
        <w:rPr>
          <w:rFonts w:ascii="宋体" w:eastAsia="宋体" w:hAnsi="宋体"/>
          <w:szCs w:val="21"/>
        </w:rPr>
        <w:t>MQ</w:t>
      </w:r>
      <w:r w:rsidRPr="00E6400E">
        <w:rPr>
          <w:rFonts w:ascii="宋体" w:eastAsia="宋体" w:hAnsi="宋体" w:hint="eastAsia"/>
          <w:szCs w:val="21"/>
        </w:rPr>
        <w:t>内部结构图</w:t>
      </w:r>
    </w:p>
    <w:p w14:paraId="569B3DA8" w14:textId="732D30F8" w:rsidR="003835BE" w:rsidRDefault="00E6400E" w:rsidP="00E6400E">
      <w:pPr>
        <w:spacing w:line="360" w:lineRule="auto"/>
        <w:ind w:firstLineChars="200" w:firstLine="480"/>
        <w:rPr>
          <w:rFonts w:ascii="宋体" w:eastAsia="宋体" w:hAnsi="宋体"/>
          <w:sz w:val="24"/>
          <w:szCs w:val="24"/>
        </w:rPr>
      </w:pPr>
      <w:r>
        <w:rPr>
          <w:rFonts w:ascii="宋体" w:eastAsia="宋体" w:hAnsi="宋体" w:hint="eastAsia"/>
          <w:sz w:val="24"/>
          <w:szCs w:val="24"/>
        </w:rPr>
        <w:t>RabbitM</w:t>
      </w:r>
      <w:r w:rsidR="0097069A">
        <w:rPr>
          <w:rFonts w:ascii="宋体" w:eastAsia="宋体" w:hAnsi="宋体" w:hint="eastAsia"/>
          <w:sz w:val="24"/>
          <w:szCs w:val="24"/>
        </w:rPr>
        <w:t>Q</w:t>
      </w:r>
      <w:r>
        <w:rPr>
          <w:rFonts w:ascii="宋体" w:eastAsia="宋体" w:hAnsi="宋体" w:hint="eastAsia"/>
          <w:sz w:val="24"/>
          <w:szCs w:val="24"/>
        </w:rPr>
        <w:t>由以下的基本组件组成：</w:t>
      </w:r>
    </w:p>
    <w:p w14:paraId="79C28E76" w14:textId="1613F0DD" w:rsidR="00E6400E" w:rsidRDefault="00E6400E" w:rsidP="004C56FE">
      <w:pPr>
        <w:pStyle w:val="a5"/>
        <w:numPr>
          <w:ilvl w:val="0"/>
          <w:numId w:val="40"/>
        </w:numPr>
        <w:spacing w:line="360" w:lineRule="auto"/>
        <w:ind w:firstLineChars="0"/>
        <w:rPr>
          <w:rFonts w:ascii="宋体" w:eastAsia="宋体" w:hAnsi="宋体"/>
          <w:sz w:val="24"/>
          <w:szCs w:val="24"/>
        </w:rPr>
      </w:pPr>
      <w:r>
        <w:rPr>
          <w:rFonts w:ascii="宋体" w:eastAsia="宋体" w:hAnsi="宋体"/>
          <w:sz w:val="24"/>
          <w:szCs w:val="24"/>
        </w:rPr>
        <w:t>Message</w:t>
      </w:r>
      <w:r>
        <w:rPr>
          <w:rFonts w:ascii="宋体" w:eastAsia="宋体" w:hAnsi="宋体" w:hint="eastAsia"/>
          <w:sz w:val="24"/>
          <w:szCs w:val="24"/>
        </w:rPr>
        <w:t>。具体的消息，包含消息头（即附属的配置信息）和消息体（即消息的实体内容），由发布者将消息推送到Exchange，由消费者从Queue中获取。</w:t>
      </w:r>
    </w:p>
    <w:p w14:paraId="3F6B6EDE" w14:textId="43A92821" w:rsidR="00E6400E" w:rsidRDefault="00E6400E" w:rsidP="004C56FE">
      <w:pPr>
        <w:pStyle w:val="a5"/>
        <w:numPr>
          <w:ilvl w:val="0"/>
          <w:numId w:val="40"/>
        </w:numPr>
        <w:spacing w:line="360" w:lineRule="auto"/>
        <w:ind w:firstLineChars="0"/>
        <w:rPr>
          <w:rFonts w:ascii="宋体" w:eastAsia="宋体" w:hAnsi="宋体"/>
          <w:sz w:val="24"/>
          <w:szCs w:val="24"/>
        </w:rPr>
      </w:pPr>
      <w:r>
        <w:rPr>
          <w:rFonts w:ascii="宋体" w:eastAsia="宋体" w:hAnsi="宋体" w:hint="eastAsia"/>
          <w:sz w:val="24"/>
          <w:szCs w:val="24"/>
        </w:rPr>
        <w:t>Publisher。消息的生产者，负责将消息推送到Exchange中。</w:t>
      </w:r>
    </w:p>
    <w:p w14:paraId="4B754823" w14:textId="3E1A8437" w:rsidR="00FB5A7C" w:rsidRDefault="00FB5A7C" w:rsidP="004C56FE">
      <w:pPr>
        <w:pStyle w:val="a5"/>
        <w:numPr>
          <w:ilvl w:val="0"/>
          <w:numId w:val="40"/>
        </w:numPr>
        <w:spacing w:line="360" w:lineRule="auto"/>
        <w:ind w:firstLineChars="0"/>
        <w:rPr>
          <w:rFonts w:ascii="宋体" w:eastAsia="宋体" w:hAnsi="宋体"/>
          <w:sz w:val="24"/>
          <w:szCs w:val="24"/>
        </w:rPr>
      </w:pPr>
      <w:r>
        <w:rPr>
          <w:rFonts w:ascii="宋体" w:eastAsia="宋体" w:hAnsi="宋体" w:hint="eastAsia"/>
          <w:sz w:val="24"/>
          <w:szCs w:val="24"/>
        </w:rPr>
        <w:t>Exchange。交换器，用来接受生产者发送的消息，并根据消息中的属性将其路由到不同的消息队列中去。</w:t>
      </w:r>
    </w:p>
    <w:p w14:paraId="6FBD4A43" w14:textId="04A8297F" w:rsidR="00E6400E" w:rsidRDefault="00E6400E" w:rsidP="004C56FE">
      <w:pPr>
        <w:pStyle w:val="a5"/>
        <w:numPr>
          <w:ilvl w:val="0"/>
          <w:numId w:val="40"/>
        </w:numPr>
        <w:spacing w:line="360" w:lineRule="auto"/>
        <w:ind w:firstLineChars="0"/>
        <w:rPr>
          <w:rFonts w:ascii="宋体" w:eastAsia="宋体" w:hAnsi="宋体"/>
          <w:sz w:val="24"/>
          <w:szCs w:val="24"/>
        </w:rPr>
      </w:pPr>
      <w:r>
        <w:rPr>
          <w:rFonts w:ascii="宋体" w:eastAsia="宋体" w:hAnsi="宋体" w:hint="eastAsia"/>
          <w:sz w:val="24"/>
          <w:szCs w:val="24"/>
        </w:rPr>
        <w:t>Binding。绑定，描述Exchange和Queue之间的关系</w:t>
      </w:r>
      <w:r w:rsidR="003F42CD">
        <w:rPr>
          <w:rFonts w:ascii="宋体" w:eastAsia="宋体" w:hAnsi="宋体" w:hint="eastAsia"/>
          <w:sz w:val="24"/>
          <w:szCs w:val="24"/>
        </w:rPr>
        <w:t>，当Exchange和Queue绑定之后，可以决定Exchange中的哪些消息发送到与之绑定的Queue中。</w:t>
      </w:r>
    </w:p>
    <w:p w14:paraId="53B27280" w14:textId="6AE6D714" w:rsidR="0097069A" w:rsidRDefault="003F42CD" w:rsidP="004C56FE">
      <w:pPr>
        <w:pStyle w:val="a5"/>
        <w:numPr>
          <w:ilvl w:val="0"/>
          <w:numId w:val="40"/>
        </w:numPr>
        <w:spacing w:line="360" w:lineRule="auto"/>
        <w:ind w:firstLineChars="0"/>
        <w:rPr>
          <w:rFonts w:ascii="宋体" w:eastAsia="宋体" w:hAnsi="宋体"/>
          <w:sz w:val="24"/>
          <w:szCs w:val="24"/>
        </w:rPr>
      </w:pPr>
      <w:r>
        <w:rPr>
          <w:rFonts w:ascii="宋体" w:eastAsia="宋体" w:hAnsi="宋体" w:hint="eastAsia"/>
          <w:sz w:val="24"/>
          <w:szCs w:val="24"/>
        </w:rPr>
        <w:t>Queue。消息队列，用于保存消息直到发送给消费者，一个消息可以发送给多个消息队列，消息会一直存放在消息队列中，直到消费者消费该消息或者消息过期</w:t>
      </w:r>
      <w:r w:rsidR="0097069A">
        <w:rPr>
          <w:rFonts w:ascii="宋体" w:eastAsia="宋体" w:hAnsi="宋体" w:hint="eastAsia"/>
          <w:sz w:val="24"/>
          <w:szCs w:val="24"/>
        </w:rPr>
        <w:t>。</w:t>
      </w:r>
    </w:p>
    <w:p w14:paraId="34D6044A" w14:textId="584510A4" w:rsidR="0097069A" w:rsidRDefault="0097069A" w:rsidP="004C56FE">
      <w:pPr>
        <w:pStyle w:val="a5"/>
        <w:numPr>
          <w:ilvl w:val="0"/>
          <w:numId w:val="40"/>
        </w:numPr>
        <w:spacing w:line="360" w:lineRule="auto"/>
        <w:ind w:firstLineChars="0"/>
        <w:rPr>
          <w:rFonts w:ascii="宋体" w:eastAsia="宋体" w:hAnsi="宋体"/>
          <w:sz w:val="24"/>
          <w:szCs w:val="24"/>
        </w:rPr>
      </w:pPr>
      <w:r>
        <w:rPr>
          <w:rFonts w:ascii="宋体" w:eastAsia="宋体" w:hAnsi="宋体" w:hint="eastAsia"/>
          <w:sz w:val="24"/>
          <w:szCs w:val="24"/>
        </w:rPr>
        <w:t>Channel。信道（通道），客户端、服务端都会通过信道和消息队列建立连接</w:t>
      </w:r>
      <w:r w:rsidR="00DC3A9E">
        <w:rPr>
          <w:rFonts w:ascii="宋体" w:eastAsia="宋体" w:hAnsi="宋体" w:hint="eastAsia"/>
          <w:sz w:val="24"/>
          <w:szCs w:val="24"/>
        </w:rPr>
        <w:t>，然后进行发布消息、订阅队列等操作。</w:t>
      </w:r>
    </w:p>
    <w:p w14:paraId="0519144E" w14:textId="047AFD41" w:rsidR="00FB5A7C" w:rsidRDefault="00DC3A9E" w:rsidP="004C56FE">
      <w:pPr>
        <w:pStyle w:val="a5"/>
        <w:numPr>
          <w:ilvl w:val="0"/>
          <w:numId w:val="40"/>
        </w:numPr>
        <w:spacing w:line="360" w:lineRule="auto"/>
        <w:ind w:firstLineChars="0"/>
        <w:rPr>
          <w:rFonts w:ascii="宋体" w:eastAsia="宋体" w:hAnsi="宋体"/>
          <w:sz w:val="24"/>
          <w:szCs w:val="24"/>
        </w:rPr>
      </w:pPr>
      <w:r>
        <w:rPr>
          <w:rFonts w:ascii="宋体" w:eastAsia="宋体" w:hAnsi="宋体" w:hint="eastAsia"/>
          <w:sz w:val="24"/>
          <w:szCs w:val="24"/>
        </w:rPr>
        <w:lastRenderedPageBreak/>
        <w:t>Consumer。消费者，从消息队列中获取消息，消费消息。</w:t>
      </w:r>
    </w:p>
    <w:p w14:paraId="7D525BE2" w14:textId="44730550" w:rsidR="009F6A0B" w:rsidRDefault="009F6A0B" w:rsidP="009F6A0B">
      <w:pPr>
        <w:pStyle w:val="a5"/>
        <w:spacing w:line="360" w:lineRule="auto"/>
        <w:ind w:left="480" w:firstLineChars="0" w:firstLine="0"/>
        <w:rPr>
          <w:rFonts w:ascii="宋体" w:eastAsia="宋体" w:hAnsi="宋体"/>
          <w:sz w:val="24"/>
          <w:szCs w:val="24"/>
        </w:rPr>
      </w:pPr>
      <w:r>
        <w:rPr>
          <w:rFonts w:ascii="宋体" w:eastAsia="宋体" w:hAnsi="宋体" w:hint="eastAsia"/>
          <w:sz w:val="24"/>
          <w:szCs w:val="24"/>
        </w:rPr>
        <w:t>Exchange负责消息的分发，消息的分发</w:t>
      </w:r>
      <w:r w:rsidR="00CB4DF7">
        <w:rPr>
          <w:rFonts w:ascii="宋体" w:eastAsia="宋体" w:hAnsi="宋体" w:hint="eastAsia"/>
          <w:sz w:val="24"/>
          <w:szCs w:val="24"/>
        </w:rPr>
        <w:t>主要</w:t>
      </w:r>
      <w:r>
        <w:rPr>
          <w:rFonts w:ascii="宋体" w:eastAsia="宋体" w:hAnsi="宋体" w:hint="eastAsia"/>
          <w:sz w:val="24"/>
          <w:szCs w:val="24"/>
        </w:rPr>
        <w:t>有如下</w:t>
      </w:r>
      <w:r w:rsidR="006D3D84">
        <w:rPr>
          <w:rFonts w:ascii="宋体" w:eastAsia="宋体" w:hAnsi="宋体" w:hint="eastAsia"/>
          <w:sz w:val="24"/>
          <w:szCs w:val="24"/>
        </w:rPr>
        <w:t>的</w:t>
      </w:r>
      <w:r w:rsidR="0060605A">
        <w:rPr>
          <w:rFonts w:ascii="宋体" w:eastAsia="宋体" w:hAnsi="宋体" w:hint="eastAsia"/>
          <w:sz w:val="24"/>
          <w:szCs w:val="24"/>
        </w:rPr>
        <w:t>几种</w:t>
      </w:r>
      <w:r w:rsidR="006D3D84">
        <w:rPr>
          <w:rFonts w:ascii="宋体" w:eastAsia="宋体" w:hAnsi="宋体" w:hint="eastAsia"/>
          <w:sz w:val="24"/>
          <w:szCs w:val="24"/>
        </w:rPr>
        <w:t>策略</w:t>
      </w:r>
      <w:r>
        <w:rPr>
          <w:rFonts w:ascii="宋体" w:eastAsia="宋体" w:hAnsi="宋体" w:hint="eastAsia"/>
          <w:sz w:val="24"/>
          <w:szCs w:val="24"/>
        </w:rPr>
        <w:t>：</w:t>
      </w:r>
    </w:p>
    <w:p w14:paraId="54D3225A" w14:textId="3B08214C" w:rsidR="0060605A" w:rsidRDefault="0060605A" w:rsidP="004C56FE">
      <w:pPr>
        <w:pStyle w:val="a5"/>
        <w:numPr>
          <w:ilvl w:val="0"/>
          <w:numId w:val="41"/>
        </w:numPr>
        <w:spacing w:line="360" w:lineRule="auto"/>
        <w:ind w:firstLineChars="0"/>
        <w:rPr>
          <w:rFonts w:ascii="宋体" w:eastAsia="宋体" w:hAnsi="宋体"/>
          <w:sz w:val="24"/>
          <w:szCs w:val="24"/>
        </w:rPr>
      </w:pPr>
      <w:r>
        <w:rPr>
          <w:rFonts w:ascii="宋体" w:eastAsia="宋体" w:hAnsi="宋体" w:hint="eastAsia"/>
          <w:sz w:val="24"/>
          <w:szCs w:val="24"/>
        </w:rPr>
        <w:t>Direct策略。如果消息中的路由键（routing</w:t>
      </w:r>
      <w:r>
        <w:rPr>
          <w:rFonts w:ascii="宋体" w:eastAsia="宋体" w:hAnsi="宋体"/>
          <w:sz w:val="24"/>
          <w:szCs w:val="24"/>
        </w:rPr>
        <w:t xml:space="preserve"> </w:t>
      </w:r>
      <w:r>
        <w:rPr>
          <w:rFonts w:ascii="宋体" w:eastAsia="宋体" w:hAnsi="宋体" w:hint="eastAsia"/>
          <w:sz w:val="24"/>
          <w:szCs w:val="24"/>
        </w:rPr>
        <w:t>key）和Binding中的（绑定键）binding</w:t>
      </w:r>
      <w:r>
        <w:rPr>
          <w:rFonts w:ascii="宋体" w:eastAsia="宋体" w:hAnsi="宋体"/>
          <w:sz w:val="24"/>
          <w:szCs w:val="24"/>
        </w:rPr>
        <w:t xml:space="preserve"> </w:t>
      </w:r>
      <w:r>
        <w:rPr>
          <w:rFonts w:ascii="宋体" w:eastAsia="宋体" w:hAnsi="宋体" w:hint="eastAsia"/>
          <w:sz w:val="24"/>
          <w:szCs w:val="24"/>
        </w:rPr>
        <w:t>key一致，交换机才会将数据发送到对应的消息队列中。</w:t>
      </w:r>
    </w:p>
    <w:p w14:paraId="41F23EB8" w14:textId="2C599A54" w:rsidR="0060605A" w:rsidRDefault="0060605A" w:rsidP="004C56FE">
      <w:pPr>
        <w:pStyle w:val="a5"/>
        <w:numPr>
          <w:ilvl w:val="0"/>
          <w:numId w:val="41"/>
        </w:numPr>
        <w:spacing w:line="360" w:lineRule="auto"/>
        <w:ind w:firstLineChars="0"/>
        <w:rPr>
          <w:rFonts w:ascii="宋体" w:eastAsia="宋体" w:hAnsi="宋体"/>
          <w:sz w:val="24"/>
          <w:szCs w:val="24"/>
        </w:rPr>
      </w:pPr>
      <w:r>
        <w:rPr>
          <w:rFonts w:ascii="宋体" w:eastAsia="宋体" w:hAnsi="宋体" w:hint="eastAsia"/>
          <w:sz w:val="24"/>
          <w:szCs w:val="24"/>
        </w:rPr>
        <w:t>Topic策略。Topic策略是Direct策略的升级版本，通过routing</w:t>
      </w:r>
      <w:r>
        <w:rPr>
          <w:rFonts w:ascii="宋体" w:eastAsia="宋体" w:hAnsi="宋体"/>
          <w:sz w:val="24"/>
          <w:szCs w:val="24"/>
        </w:rPr>
        <w:t xml:space="preserve"> </w:t>
      </w:r>
      <w:r>
        <w:rPr>
          <w:rFonts w:ascii="宋体" w:eastAsia="宋体" w:hAnsi="宋体" w:hint="eastAsia"/>
          <w:sz w:val="24"/>
          <w:szCs w:val="24"/>
        </w:rPr>
        <w:t>key和</w:t>
      </w:r>
      <w:r w:rsidR="00273010">
        <w:rPr>
          <w:rFonts w:ascii="宋体" w:eastAsia="宋体" w:hAnsi="宋体" w:hint="eastAsia"/>
          <w:sz w:val="24"/>
          <w:szCs w:val="24"/>
        </w:rPr>
        <w:t>binding</w:t>
      </w:r>
      <w:r w:rsidR="00273010">
        <w:rPr>
          <w:rFonts w:ascii="宋体" w:eastAsia="宋体" w:hAnsi="宋体"/>
          <w:sz w:val="24"/>
          <w:szCs w:val="24"/>
        </w:rPr>
        <w:t xml:space="preserve"> </w:t>
      </w:r>
      <w:r w:rsidR="00273010">
        <w:rPr>
          <w:rFonts w:ascii="宋体" w:eastAsia="宋体" w:hAnsi="宋体" w:hint="eastAsia"/>
          <w:sz w:val="24"/>
          <w:szCs w:val="24"/>
        </w:rPr>
        <w:t>key的模式匹配方式来分发消息。</w:t>
      </w:r>
    </w:p>
    <w:p w14:paraId="04825745" w14:textId="271AE7B7" w:rsidR="00687ECC" w:rsidRPr="0060605A" w:rsidRDefault="00687ECC" w:rsidP="004C56FE">
      <w:pPr>
        <w:pStyle w:val="a5"/>
        <w:numPr>
          <w:ilvl w:val="0"/>
          <w:numId w:val="41"/>
        </w:numPr>
        <w:spacing w:line="360" w:lineRule="auto"/>
        <w:ind w:firstLineChars="0"/>
        <w:rPr>
          <w:rFonts w:ascii="宋体" w:eastAsia="宋体" w:hAnsi="宋体"/>
          <w:sz w:val="24"/>
          <w:szCs w:val="24"/>
        </w:rPr>
      </w:pPr>
      <w:r>
        <w:rPr>
          <w:rFonts w:ascii="宋体" w:eastAsia="宋体" w:hAnsi="宋体" w:hint="eastAsia"/>
          <w:sz w:val="24"/>
          <w:szCs w:val="24"/>
        </w:rPr>
        <w:t>Fanout策略。广播策略，忽略routing</w:t>
      </w:r>
      <w:r>
        <w:rPr>
          <w:rFonts w:ascii="宋体" w:eastAsia="宋体" w:hAnsi="宋体"/>
          <w:sz w:val="24"/>
          <w:szCs w:val="24"/>
        </w:rPr>
        <w:t xml:space="preserve"> </w:t>
      </w:r>
      <w:r>
        <w:rPr>
          <w:rFonts w:ascii="宋体" w:eastAsia="宋体" w:hAnsi="宋体" w:hint="eastAsia"/>
          <w:sz w:val="24"/>
          <w:szCs w:val="24"/>
        </w:rPr>
        <w:t>key和binding</w:t>
      </w:r>
      <w:r>
        <w:rPr>
          <w:rFonts w:ascii="宋体" w:eastAsia="宋体" w:hAnsi="宋体"/>
          <w:sz w:val="24"/>
          <w:szCs w:val="24"/>
        </w:rPr>
        <w:t xml:space="preserve"> </w:t>
      </w:r>
      <w:r>
        <w:rPr>
          <w:rFonts w:ascii="宋体" w:eastAsia="宋体" w:hAnsi="宋体" w:hint="eastAsia"/>
          <w:sz w:val="24"/>
          <w:szCs w:val="24"/>
        </w:rPr>
        <w:t>key，将消息分发到与exchange绑定的所有queue上。</w:t>
      </w:r>
    </w:p>
    <w:p w14:paraId="73A5B966" w14:textId="181D2A21" w:rsidR="004C6632" w:rsidRPr="004B1FC3" w:rsidRDefault="00507AD1" w:rsidP="004B1FC3">
      <w:pPr>
        <w:spacing w:line="360" w:lineRule="auto"/>
        <w:ind w:firstLineChars="200" w:firstLine="480"/>
        <w:rPr>
          <w:rFonts w:ascii="宋体" w:eastAsia="宋体" w:hAnsi="宋体"/>
          <w:sz w:val="24"/>
          <w:szCs w:val="24"/>
        </w:rPr>
      </w:pPr>
      <w:r w:rsidRPr="00D63C75">
        <w:rPr>
          <w:rFonts w:ascii="宋体" w:eastAsia="宋体" w:hAnsi="宋体" w:hint="eastAsia"/>
          <w:sz w:val="24"/>
          <w:szCs w:val="24"/>
        </w:rPr>
        <w:t>R</w:t>
      </w:r>
      <w:r w:rsidRPr="00D63C75">
        <w:rPr>
          <w:rFonts w:ascii="宋体" w:eastAsia="宋体" w:hAnsi="宋体"/>
          <w:sz w:val="24"/>
          <w:szCs w:val="24"/>
        </w:rPr>
        <w:t>abbit</w:t>
      </w:r>
      <w:r w:rsidRPr="00D63C75">
        <w:rPr>
          <w:rFonts w:ascii="宋体" w:eastAsia="宋体" w:hAnsi="宋体" w:hint="eastAsia"/>
          <w:sz w:val="24"/>
          <w:szCs w:val="24"/>
        </w:rPr>
        <w:t>MQ支持消息、消息队列的持久化，支持消息确认机制，支持事务机制 ，以此来保障消息的一致性。同时RabbitM</w:t>
      </w:r>
      <w:r w:rsidR="004B1FC3" w:rsidRPr="00D63C75">
        <w:rPr>
          <w:rFonts w:ascii="宋体" w:eastAsia="宋体" w:hAnsi="宋体" w:hint="eastAsia"/>
          <w:sz w:val="24"/>
          <w:szCs w:val="24"/>
        </w:rPr>
        <w:t>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7BFA06DD" w:rsidR="00472E28" w:rsidRDefault="00472E28" w:rsidP="00472E28">
      <w:pPr>
        <w:pStyle w:val="2"/>
        <w:rPr>
          <w:rFonts w:eastAsia="宋体" w:cs="Arial"/>
        </w:rPr>
      </w:pPr>
      <w:bookmarkStart w:id="56" w:name="_Toc25947922"/>
      <w:bookmarkStart w:id="57" w:name="_Toc36131271"/>
      <w:r>
        <w:rPr>
          <w:rFonts w:eastAsia="宋体" w:cs="Arial" w:hint="eastAsia"/>
        </w:rPr>
        <w:t>2.</w:t>
      </w:r>
      <w:r w:rsidR="003E1887">
        <w:rPr>
          <w:rFonts w:eastAsia="宋体" w:cs="Arial" w:hint="eastAsia"/>
        </w:rPr>
        <w:t>3</w:t>
      </w:r>
      <w:r>
        <w:rPr>
          <w:rFonts w:eastAsia="宋体" w:cs="Arial"/>
        </w:rPr>
        <w:t xml:space="preserve"> </w:t>
      </w:r>
      <w:proofErr w:type="spellStart"/>
      <w:r>
        <w:rPr>
          <w:rFonts w:eastAsia="宋体" w:cs="Arial" w:hint="eastAsia"/>
        </w:rPr>
        <w:t>W</w:t>
      </w:r>
      <w:r w:rsidRPr="00472E28">
        <w:rPr>
          <w:rFonts w:eastAsia="宋体" w:cs="Arial" w:hint="eastAsia"/>
        </w:rPr>
        <w:t>ork</w:t>
      </w:r>
      <w:r>
        <w:rPr>
          <w:rFonts w:eastAsia="宋体" w:cs="Arial"/>
        </w:rPr>
        <w:t>F</w:t>
      </w:r>
      <w:r w:rsidRPr="00472E28">
        <w:rPr>
          <w:rFonts w:eastAsia="宋体" w:cs="Arial" w:hint="eastAsia"/>
        </w:rPr>
        <w:t>low</w:t>
      </w:r>
      <w:bookmarkEnd w:id="56"/>
      <w:bookmarkEnd w:id="57"/>
      <w:proofErr w:type="spellEnd"/>
    </w:p>
    <w:p w14:paraId="6DB3742B" w14:textId="43B4120D" w:rsidR="00BE6947" w:rsidRDefault="003835BE" w:rsidP="00BE6947">
      <w:pPr>
        <w:spacing w:line="360" w:lineRule="auto"/>
        <w:ind w:firstLineChars="200" w:firstLine="480"/>
        <w:rPr>
          <w:rFonts w:ascii="宋体" w:eastAsia="宋体" w:hAnsi="宋体"/>
          <w:sz w:val="24"/>
          <w:szCs w:val="24"/>
        </w:rPr>
      </w:pPr>
      <w:r w:rsidRPr="00BE6947">
        <w:rPr>
          <w:rFonts w:ascii="宋体" w:eastAsia="宋体" w:hAnsi="宋体" w:hint="eastAsia"/>
          <w:sz w:val="24"/>
          <w:szCs w:val="24"/>
        </w:rPr>
        <w:t>工作流本质是一个状态机，由多个</w:t>
      </w:r>
      <w:r w:rsidR="00BE6947" w:rsidRPr="00BE6947">
        <w:rPr>
          <w:rFonts w:ascii="宋体" w:eastAsia="宋体" w:hAnsi="宋体" w:hint="eastAsia"/>
          <w:sz w:val="24"/>
          <w:szCs w:val="24"/>
        </w:rPr>
        <w:t>状态组成。状态机可以从一个状态扭转到另一个状态。状态机从一个起始状态开始执行，到一个中介状态结束，状态直接使用JSON传递数据。状态非为多种不同的类型，不同的类型的状态有不同的功能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4C56FE">
      <w:pPr>
        <w:pStyle w:val="a5"/>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4C56FE">
      <w:pPr>
        <w:pStyle w:val="a5"/>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Fail：工作流的出口，表示当前工作流执行失败</w:t>
      </w:r>
    </w:p>
    <w:p w14:paraId="1AF3D4F7" w14:textId="4A64EF1F" w:rsidR="00BE6947" w:rsidRDefault="00BE6947" w:rsidP="004C56FE">
      <w:pPr>
        <w:pStyle w:val="a5"/>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Pass：过度状态，可以对上个状态的输出做某些处理，并将处理结果流转到下一个状态</w:t>
      </w:r>
    </w:p>
    <w:p w14:paraId="1D364F8E" w14:textId="3227A49D" w:rsidR="00BE6947" w:rsidRDefault="00BE6947" w:rsidP="004C56FE">
      <w:pPr>
        <w:pStyle w:val="a5"/>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Task：工作流的远程调用状态，访问一个远程接口，获取结果</w:t>
      </w:r>
    </w:p>
    <w:p w14:paraId="35E2DBA0" w14:textId="39ADFD5E" w:rsidR="00BE6947" w:rsidRDefault="00BE6947" w:rsidP="004C56FE">
      <w:pPr>
        <w:pStyle w:val="a5"/>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Wait：等待状态，是当前工作流等待一段时间或等待到某个固定的时间点</w:t>
      </w:r>
    </w:p>
    <w:p w14:paraId="62DDD2B1" w14:textId="65173D29" w:rsidR="00BE6947" w:rsidRDefault="00BE6947" w:rsidP="004C56FE">
      <w:pPr>
        <w:pStyle w:val="a5"/>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Choice：判断状态，提供逻辑判断操作</w:t>
      </w:r>
    </w:p>
    <w:p w14:paraId="41A1A952" w14:textId="5173A184" w:rsidR="008F265F" w:rsidRPr="00BE6947" w:rsidRDefault="008F265F" w:rsidP="008F265F">
      <w:pPr>
        <w:spacing w:line="360" w:lineRule="auto"/>
        <w:ind w:firstLineChars="200" w:firstLine="480"/>
        <w:rPr>
          <w:rFonts w:ascii="宋体" w:eastAsia="宋体" w:hAnsi="宋体"/>
          <w:sz w:val="24"/>
          <w:szCs w:val="24"/>
        </w:rPr>
      </w:pPr>
      <w:r>
        <w:rPr>
          <w:rFonts w:ascii="宋体" w:eastAsia="宋体" w:hAnsi="宋体" w:hint="eastAsia"/>
          <w:sz w:val="24"/>
          <w:szCs w:val="24"/>
        </w:rPr>
        <w:t>工作流系统主要有三个部分组成：控制台、触发器和工作流引擎。控制台用于管理工作流的元数据、触发器以及一些配置信息，同时也是http流量的入口；触发器用于定时触发和监听队列触发工作流的执行；工作流引擎是整个工作流执</w:t>
      </w:r>
      <w:r>
        <w:rPr>
          <w:rFonts w:ascii="宋体" w:eastAsia="宋体" w:hAnsi="宋体" w:hint="eastAsia"/>
          <w:sz w:val="24"/>
          <w:szCs w:val="24"/>
        </w:rPr>
        <w:lastRenderedPageBreak/>
        <w:t>行的核心，根据预定义的工作流，使用数据驱动状态的流转。</w:t>
      </w:r>
    </w:p>
    <w:p w14:paraId="64E082D5" w14:textId="77777777" w:rsidR="004C6632" w:rsidRPr="004C6632" w:rsidRDefault="004C6632" w:rsidP="004C6632"/>
    <w:p w14:paraId="1078DE2D" w14:textId="00772B1A" w:rsidR="00472E28" w:rsidRDefault="00472E28" w:rsidP="00472E28">
      <w:pPr>
        <w:pStyle w:val="2"/>
        <w:rPr>
          <w:rFonts w:eastAsia="宋体" w:cs="Arial"/>
        </w:rPr>
      </w:pPr>
      <w:bookmarkStart w:id="58" w:name="_Toc25947923"/>
      <w:bookmarkStart w:id="59" w:name="_Toc36131272"/>
      <w:r w:rsidRPr="00472E28">
        <w:rPr>
          <w:rFonts w:eastAsia="宋体" w:cs="Arial" w:hint="eastAsia"/>
        </w:rPr>
        <w:t>2</w:t>
      </w:r>
      <w:r w:rsidRPr="00472E28">
        <w:rPr>
          <w:rFonts w:eastAsia="宋体" w:cs="Arial"/>
        </w:rPr>
        <w:t>.</w:t>
      </w:r>
      <w:r w:rsidR="00CF28BE">
        <w:rPr>
          <w:rFonts w:eastAsia="宋体" w:cs="Arial" w:hint="eastAsia"/>
        </w:rPr>
        <w:t>4</w:t>
      </w:r>
      <w:r w:rsidRPr="00472E28">
        <w:rPr>
          <w:rFonts w:eastAsia="宋体" w:cs="Arial"/>
        </w:rPr>
        <w:t xml:space="preserve"> </w:t>
      </w:r>
      <w:r w:rsidR="004C6632">
        <w:rPr>
          <w:rFonts w:eastAsia="宋体" w:cs="Arial" w:hint="eastAsia"/>
        </w:rPr>
        <w:t>R</w:t>
      </w:r>
      <w:r w:rsidRPr="00472E28">
        <w:rPr>
          <w:rFonts w:eastAsia="宋体" w:cs="Arial"/>
        </w:rPr>
        <w:t>edis</w:t>
      </w:r>
      <w:bookmarkEnd w:id="58"/>
      <w:bookmarkEnd w:id="59"/>
    </w:p>
    <w:p w14:paraId="12AA37B9" w14:textId="77777777" w:rsidR="00DE1455" w:rsidRDefault="000D15CC" w:rsidP="000E389C">
      <w:pPr>
        <w:spacing w:line="360" w:lineRule="auto"/>
        <w:ind w:firstLine="420"/>
        <w:rPr>
          <w:rFonts w:ascii="宋体" w:eastAsia="宋体" w:hAnsi="宋体"/>
          <w:sz w:val="24"/>
          <w:szCs w:val="24"/>
        </w:rPr>
      </w:pPr>
      <w:r w:rsidRPr="000D15CC">
        <w:rPr>
          <w:rFonts w:ascii="宋体" w:eastAsia="宋体" w:hAnsi="宋体" w:hint="eastAsia"/>
          <w:sz w:val="24"/>
          <w:szCs w:val="24"/>
        </w:rPr>
        <w:t>Redis是一</w:t>
      </w:r>
      <w:r>
        <w:rPr>
          <w:rFonts w:ascii="宋体" w:eastAsia="宋体" w:hAnsi="宋体" w:hint="eastAsia"/>
          <w:sz w:val="24"/>
          <w:szCs w:val="24"/>
        </w:rPr>
        <w:t>个高效的</w:t>
      </w:r>
      <w:r w:rsidRPr="000D15CC">
        <w:rPr>
          <w:rFonts w:ascii="宋体" w:eastAsia="宋体" w:hAnsi="宋体" w:hint="eastAsia"/>
          <w:sz w:val="24"/>
          <w:szCs w:val="24"/>
        </w:rPr>
        <w:t>key-value存储系统，与传统关系型数据库不同的是，</w:t>
      </w:r>
      <w:r w:rsidR="0057454A">
        <w:rPr>
          <w:rFonts w:ascii="宋体" w:eastAsia="宋体" w:hAnsi="宋体" w:hint="eastAsia"/>
          <w:sz w:val="24"/>
          <w:szCs w:val="24"/>
        </w:rPr>
        <w:t>r</w:t>
      </w:r>
      <w:r w:rsidR="0057454A">
        <w:rPr>
          <w:rFonts w:ascii="宋体" w:eastAsia="宋体" w:hAnsi="宋体"/>
          <w:sz w:val="24"/>
          <w:szCs w:val="24"/>
        </w:rPr>
        <w:t>edis</w:t>
      </w:r>
      <w:r w:rsidR="0057454A">
        <w:rPr>
          <w:rFonts w:ascii="宋体" w:eastAsia="宋体" w:hAnsi="宋体" w:hint="eastAsia"/>
          <w:sz w:val="24"/>
          <w:szCs w:val="24"/>
        </w:rPr>
        <w:t>数据存储在内存中</w:t>
      </w:r>
      <w:r w:rsidRPr="000D15CC">
        <w:rPr>
          <w:rFonts w:ascii="宋体" w:eastAsia="宋体" w:hAnsi="宋体" w:hint="eastAsia"/>
          <w:sz w:val="24"/>
          <w:szCs w:val="24"/>
        </w:rPr>
        <w:t>，</w:t>
      </w:r>
      <w:r w:rsidR="0057454A">
        <w:rPr>
          <w:rFonts w:ascii="宋体" w:eastAsia="宋体" w:hAnsi="宋体" w:hint="eastAsia"/>
          <w:sz w:val="24"/>
          <w:szCs w:val="24"/>
        </w:rPr>
        <w:t>具有高性能、高并发的特点。</w:t>
      </w:r>
      <w:r w:rsidR="000E389C">
        <w:rPr>
          <w:rFonts w:ascii="宋体" w:eastAsia="宋体" w:hAnsi="宋体" w:hint="eastAsia"/>
          <w:sz w:val="24"/>
          <w:szCs w:val="24"/>
        </w:rPr>
        <w:t>Redis设计了一些常用的数据结构</w:t>
      </w:r>
      <w:r w:rsidR="00DE1455">
        <w:rPr>
          <w:rFonts w:ascii="宋体" w:eastAsia="宋体" w:hAnsi="宋体" w:hint="eastAsia"/>
          <w:sz w:val="24"/>
          <w:szCs w:val="24"/>
        </w:rPr>
        <w:t>，具体如下：</w:t>
      </w:r>
    </w:p>
    <w:p w14:paraId="1763D320" w14:textId="635879CD" w:rsidR="00DE1455" w:rsidRDefault="000E389C" w:rsidP="004C56FE">
      <w:pPr>
        <w:pStyle w:val="a5"/>
        <w:numPr>
          <w:ilvl w:val="0"/>
          <w:numId w:val="42"/>
        </w:numPr>
        <w:spacing w:line="360" w:lineRule="auto"/>
        <w:ind w:firstLineChars="0"/>
        <w:rPr>
          <w:rFonts w:ascii="宋体" w:eastAsia="宋体" w:hAnsi="宋体"/>
          <w:sz w:val="24"/>
          <w:szCs w:val="24"/>
        </w:rPr>
      </w:pPr>
      <w:r w:rsidRPr="00DE1455">
        <w:rPr>
          <w:rFonts w:ascii="宋体" w:eastAsia="宋体" w:hAnsi="宋体"/>
          <w:sz w:val="24"/>
          <w:szCs w:val="24"/>
        </w:rPr>
        <w:t>S</w:t>
      </w:r>
      <w:r w:rsidRPr="00DE1455">
        <w:rPr>
          <w:rFonts w:ascii="宋体" w:eastAsia="宋体" w:hAnsi="宋体" w:hint="eastAsia"/>
          <w:sz w:val="24"/>
          <w:szCs w:val="24"/>
        </w:rPr>
        <w:t>tring为字符串类型，可以用做key，也可以用作value的类型，是一种常用的数据类型，其底层通过Redis自己构建的一种名叫Sim</w:t>
      </w:r>
      <w:r w:rsidRPr="00DE1455">
        <w:rPr>
          <w:rFonts w:ascii="宋体" w:eastAsia="宋体" w:hAnsi="宋体"/>
          <w:sz w:val="24"/>
          <w:szCs w:val="24"/>
        </w:rPr>
        <w:t>ple Dynamic String(SDS)</w:t>
      </w:r>
      <w:r w:rsidRPr="00DE1455">
        <w:rPr>
          <w:rFonts w:ascii="宋体" w:eastAsia="宋体" w:hAnsi="宋体" w:hint="eastAsia"/>
          <w:sz w:val="24"/>
          <w:szCs w:val="24"/>
        </w:rPr>
        <w:t>的数据结构来实现</w:t>
      </w:r>
      <w:r w:rsidR="00DE1455">
        <w:rPr>
          <w:rFonts w:ascii="宋体" w:eastAsia="宋体" w:hAnsi="宋体" w:hint="eastAsia"/>
          <w:sz w:val="24"/>
          <w:szCs w:val="24"/>
        </w:rPr>
        <w:t>。</w:t>
      </w:r>
    </w:p>
    <w:p w14:paraId="0775F939" w14:textId="77777777" w:rsidR="00DE1455" w:rsidRDefault="000E389C" w:rsidP="004C56FE">
      <w:pPr>
        <w:pStyle w:val="a5"/>
        <w:numPr>
          <w:ilvl w:val="0"/>
          <w:numId w:val="42"/>
        </w:numPr>
        <w:spacing w:line="360" w:lineRule="auto"/>
        <w:ind w:firstLineChars="0"/>
        <w:rPr>
          <w:rFonts w:ascii="宋体" w:eastAsia="宋体" w:hAnsi="宋体"/>
          <w:sz w:val="24"/>
          <w:szCs w:val="24"/>
        </w:rPr>
      </w:pPr>
      <w:r w:rsidRPr="00DE1455">
        <w:rPr>
          <w:rFonts w:ascii="宋体" w:eastAsia="宋体" w:hAnsi="宋体" w:hint="eastAsia"/>
          <w:sz w:val="24"/>
          <w:szCs w:val="24"/>
        </w:rPr>
        <w:t>Hash是一个string</w:t>
      </w:r>
      <w:r w:rsidR="008C64F4" w:rsidRPr="00DE1455">
        <w:rPr>
          <w:rFonts w:ascii="宋体" w:eastAsia="宋体" w:hAnsi="宋体" w:hint="eastAsia"/>
          <w:sz w:val="24"/>
          <w:szCs w:val="24"/>
        </w:rPr>
        <w:t>类型的field和value的映射表</w:t>
      </w:r>
      <w:r w:rsidR="00540373" w:rsidRPr="00DE1455">
        <w:rPr>
          <w:rFonts w:ascii="宋体" w:eastAsia="宋体" w:hAnsi="宋体" w:hint="eastAsia"/>
          <w:sz w:val="24"/>
          <w:szCs w:val="24"/>
        </w:rPr>
        <w:t>，即hash是由key、field、value这三个关键属性组成，一个key可以对应多个field，一个field只可以对应一个value，这样的对应关系很适合存储对象，其底层实现在数组和链表的基础上进行一些rehash操作进行优化。</w:t>
      </w:r>
    </w:p>
    <w:p w14:paraId="273B3C93" w14:textId="40A51502" w:rsidR="000E389C" w:rsidRDefault="00540373" w:rsidP="004C56FE">
      <w:pPr>
        <w:pStyle w:val="a5"/>
        <w:numPr>
          <w:ilvl w:val="0"/>
          <w:numId w:val="42"/>
        </w:numPr>
        <w:spacing w:line="360" w:lineRule="auto"/>
        <w:ind w:firstLineChars="0"/>
        <w:rPr>
          <w:rFonts w:ascii="宋体" w:eastAsia="宋体" w:hAnsi="宋体"/>
          <w:sz w:val="24"/>
          <w:szCs w:val="24"/>
        </w:rPr>
      </w:pPr>
      <w:r w:rsidRPr="00DE1455">
        <w:rPr>
          <w:rFonts w:ascii="宋体" w:eastAsia="宋体" w:hAnsi="宋体" w:hint="eastAsia"/>
          <w:sz w:val="24"/>
          <w:szCs w:val="24"/>
        </w:rPr>
        <w:t>List名为链表，是redis中最为重要的数据结构之一，</w:t>
      </w:r>
      <w:r w:rsidR="008E3CE9" w:rsidRPr="00DE1455">
        <w:rPr>
          <w:rFonts w:ascii="宋体" w:eastAsia="宋体" w:hAnsi="宋体" w:hint="eastAsia"/>
          <w:sz w:val="24"/>
          <w:szCs w:val="24"/>
        </w:rPr>
        <w:t>redis中的list是一个双向链表，</w:t>
      </w:r>
      <w:r w:rsidR="00995E55" w:rsidRPr="00DE1455">
        <w:rPr>
          <w:rFonts w:ascii="宋体" w:eastAsia="宋体" w:hAnsi="宋体" w:hint="eastAsia"/>
          <w:sz w:val="24"/>
          <w:szCs w:val="24"/>
        </w:rPr>
        <w:t>即可以在链表的两头进行插入、删除等操作</w:t>
      </w:r>
      <w:r w:rsidR="00F10FA6" w:rsidRPr="00DE1455">
        <w:rPr>
          <w:rFonts w:ascii="宋体" w:eastAsia="宋体" w:hAnsi="宋体" w:hint="eastAsia"/>
          <w:sz w:val="24"/>
          <w:szCs w:val="24"/>
        </w:rPr>
        <w:t>，由于其底层设计的缘故，可以直接获链表的头节点、尾节点、链表的长度</w:t>
      </w:r>
      <w:r w:rsidR="00DE1455">
        <w:rPr>
          <w:rFonts w:ascii="宋体" w:eastAsia="宋体" w:hAnsi="宋体" w:hint="eastAsia"/>
          <w:sz w:val="24"/>
          <w:szCs w:val="24"/>
        </w:rPr>
        <w:t>。底层在双向链表的基础上扩展了头节点、尾节点、元素个数等</w:t>
      </w:r>
      <w:r w:rsidR="009A6D2A">
        <w:rPr>
          <w:rFonts w:ascii="宋体" w:eastAsia="宋体" w:hAnsi="宋体" w:hint="eastAsia"/>
          <w:sz w:val="24"/>
          <w:szCs w:val="24"/>
        </w:rPr>
        <w:t>属性实现。</w:t>
      </w:r>
    </w:p>
    <w:p w14:paraId="5D53635C" w14:textId="66D44199" w:rsidR="002C4239" w:rsidRDefault="002C4239" w:rsidP="004C56FE">
      <w:pPr>
        <w:pStyle w:val="a5"/>
        <w:numPr>
          <w:ilvl w:val="0"/>
          <w:numId w:val="42"/>
        </w:numPr>
        <w:spacing w:line="360"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et</w:t>
      </w:r>
      <w:r>
        <w:rPr>
          <w:rFonts w:ascii="宋体" w:eastAsia="宋体" w:hAnsi="宋体" w:hint="eastAsia"/>
          <w:sz w:val="24"/>
          <w:szCs w:val="24"/>
        </w:rPr>
        <w:t>是一种集合，不可以存放重复元素，</w:t>
      </w:r>
      <w:r w:rsidR="001D6529">
        <w:rPr>
          <w:rFonts w:ascii="宋体" w:eastAsia="宋体" w:hAnsi="宋体" w:hint="eastAsia"/>
          <w:sz w:val="24"/>
          <w:szCs w:val="24"/>
        </w:rPr>
        <w:t>除此之外，set还能提供集合的运算，包括交集、并集、差集等。</w:t>
      </w:r>
    </w:p>
    <w:p w14:paraId="24BB7F0B" w14:textId="5F941CD2" w:rsidR="0087558A" w:rsidRDefault="0087558A" w:rsidP="004C56FE">
      <w:pPr>
        <w:pStyle w:val="a5"/>
        <w:numPr>
          <w:ilvl w:val="0"/>
          <w:numId w:val="42"/>
        </w:numPr>
        <w:spacing w:line="360" w:lineRule="auto"/>
        <w:ind w:firstLineChars="0"/>
        <w:rPr>
          <w:rFonts w:ascii="宋体" w:eastAsia="宋体" w:hAnsi="宋体"/>
          <w:sz w:val="24"/>
          <w:szCs w:val="24"/>
        </w:rPr>
      </w:pPr>
      <w:r>
        <w:rPr>
          <w:rFonts w:ascii="宋体" w:eastAsia="宋体" w:hAnsi="宋体" w:hint="eastAsia"/>
          <w:sz w:val="24"/>
          <w:szCs w:val="24"/>
        </w:rPr>
        <w:t>Sor</w:t>
      </w:r>
      <w:r>
        <w:rPr>
          <w:rFonts w:ascii="宋体" w:eastAsia="宋体" w:hAnsi="宋体"/>
          <w:sz w:val="24"/>
          <w:szCs w:val="24"/>
        </w:rPr>
        <w:t xml:space="preserve">ted </w:t>
      </w:r>
      <w:r>
        <w:rPr>
          <w:rFonts w:ascii="宋体" w:eastAsia="宋体" w:hAnsi="宋体" w:hint="eastAsia"/>
          <w:sz w:val="24"/>
          <w:szCs w:val="24"/>
        </w:rPr>
        <w:t>set，与set想不，sorted增加了一个权重参数score，使得集合中的元素能够按照score进行排序。</w:t>
      </w:r>
      <w:r w:rsidR="001D6529">
        <w:rPr>
          <w:rFonts w:ascii="宋体" w:eastAsia="宋体" w:hAnsi="宋体" w:hint="eastAsia"/>
          <w:sz w:val="24"/>
          <w:szCs w:val="24"/>
        </w:rPr>
        <w:t>其底层通过跳表的方式实现</w:t>
      </w:r>
      <w:r w:rsidR="00D3740B">
        <w:rPr>
          <w:rFonts w:ascii="宋体" w:eastAsia="宋体" w:hAnsi="宋体" w:hint="eastAsia"/>
          <w:sz w:val="24"/>
          <w:szCs w:val="24"/>
        </w:rPr>
        <w:t>。</w:t>
      </w:r>
    </w:p>
    <w:p w14:paraId="6284AE38" w14:textId="117A199B" w:rsidR="004C6632" w:rsidRDefault="00DF2EC1" w:rsidP="00191B79">
      <w:pPr>
        <w:spacing w:line="360" w:lineRule="auto"/>
        <w:ind w:firstLineChars="200" w:firstLine="480"/>
        <w:rPr>
          <w:rFonts w:ascii="宋体" w:eastAsia="宋体" w:hAnsi="宋体"/>
          <w:sz w:val="24"/>
          <w:szCs w:val="24"/>
        </w:rPr>
      </w:pPr>
      <w:r w:rsidRPr="00DF2EC1">
        <w:rPr>
          <w:rFonts w:ascii="宋体" w:eastAsia="宋体" w:hAnsi="宋体" w:hint="eastAsia"/>
          <w:sz w:val="24"/>
          <w:szCs w:val="24"/>
        </w:rPr>
        <w:t>redis能够做到速度快的原因有如下几点：redis是一种存储在内存中的数据库，</w:t>
      </w:r>
      <w:r>
        <w:rPr>
          <w:rFonts w:ascii="宋体" w:eastAsia="宋体" w:hAnsi="宋体" w:hint="eastAsia"/>
          <w:sz w:val="24"/>
          <w:szCs w:val="24"/>
        </w:rPr>
        <w:t>相较于硬盘访问速度，内存访问速度更快；redis的数据结构更简，数据的操作也简单；</w:t>
      </w:r>
      <w:r w:rsidR="008E7928">
        <w:rPr>
          <w:rFonts w:ascii="宋体" w:eastAsia="宋体" w:hAnsi="宋体" w:hint="eastAsia"/>
          <w:sz w:val="24"/>
          <w:szCs w:val="24"/>
        </w:rPr>
        <w:t>redis采用的是单线程I/O多路复用模型，</w:t>
      </w:r>
      <w:r w:rsidR="00175CB0">
        <w:rPr>
          <w:rFonts w:ascii="宋体" w:eastAsia="宋体" w:hAnsi="宋体" w:hint="eastAsia"/>
          <w:sz w:val="24"/>
          <w:szCs w:val="24"/>
        </w:rPr>
        <w:t>I/</w:t>
      </w:r>
      <w:r w:rsidR="00175CB0">
        <w:rPr>
          <w:rFonts w:ascii="宋体" w:eastAsia="宋体" w:hAnsi="宋体"/>
          <w:sz w:val="24"/>
          <w:szCs w:val="24"/>
        </w:rPr>
        <w:t>O</w:t>
      </w:r>
      <w:r w:rsidR="00175CB0">
        <w:rPr>
          <w:rFonts w:ascii="宋体" w:eastAsia="宋体" w:hAnsi="宋体" w:hint="eastAsia"/>
          <w:sz w:val="24"/>
          <w:szCs w:val="24"/>
        </w:rPr>
        <w:t>多路复用是指一个线程可以处理多个TCP连接，具体通过调用系统底层函数select、poll和epoll的方式实现</w:t>
      </w:r>
      <w:r w:rsidR="005866A9">
        <w:rPr>
          <w:rFonts w:ascii="宋体" w:eastAsia="宋体" w:hAnsi="宋体" w:hint="eastAsia"/>
          <w:sz w:val="24"/>
          <w:szCs w:val="24"/>
        </w:rPr>
        <w:t>；由于是单线程的缘故，并不存在并发竞争的问题。由于上述的原因，redis的速度很快。</w:t>
      </w:r>
    </w:p>
    <w:p w14:paraId="14351CDD" w14:textId="17D46527" w:rsidR="00191B79" w:rsidRPr="00472950" w:rsidRDefault="00191B79" w:rsidP="00E45A60">
      <w:pPr>
        <w:widowControl/>
        <w:tabs>
          <w:tab w:val="left" w:pos="4111"/>
        </w:tabs>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lastRenderedPageBreak/>
        <w:t>为了实现高可用，redis一般使用主从结构部署</w:t>
      </w:r>
      <w:r w:rsidR="00830CCF">
        <w:rPr>
          <w:rFonts w:ascii="宋体" w:eastAsia="宋体" w:hAnsi="宋体" w:hint="eastAsia"/>
          <w:sz w:val="24"/>
          <w:szCs w:val="24"/>
        </w:rPr>
        <w:t>，即一主多从，</w:t>
      </w:r>
      <w:r w:rsidR="00343BE9">
        <w:rPr>
          <w:rFonts w:ascii="宋体" w:eastAsia="宋体" w:hAnsi="宋体" w:hint="eastAsia"/>
          <w:sz w:val="24"/>
          <w:szCs w:val="24"/>
        </w:rPr>
        <w:t>主节点负责数据的写，并将写数据同步到从节点，从节点负责读数据。</w:t>
      </w:r>
      <w:r w:rsidR="008C52C5">
        <w:rPr>
          <w:rFonts w:ascii="宋体" w:eastAsia="宋体" w:hAnsi="宋体" w:hint="eastAsia"/>
          <w:sz w:val="24"/>
          <w:szCs w:val="24"/>
        </w:rPr>
        <w:t>当主节点宕机时，需要一种机制能够自动切换主节点，redis哨兵（Sentinel）模式就是一种能自动切换的机制</w:t>
      </w:r>
      <w:r w:rsidR="004D088B">
        <w:rPr>
          <w:rFonts w:ascii="宋体" w:eastAsia="宋体" w:hAnsi="宋体" w:hint="eastAsia"/>
          <w:sz w:val="24"/>
          <w:szCs w:val="24"/>
        </w:rPr>
        <w:t>。哨兵是Redis中的一个独立进程，其原理是哨兵通过发送命令，等待Redis服务器响应，从而监控运行的多个Redis实例。当哨兵监测到master宕机，就会自动将slave切换成master，然后通过发布订阅</w:t>
      </w:r>
      <w:r w:rsidR="007163D1">
        <w:rPr>
          <w:rFonts w:ascii="宋体" w:eastAsia="宋体" w:hAnsi="宋体" w:hint="eastAsia"/>
          <w:sz w:val="24"/>
          <w:szCs w:val="24"/>
        </w:rPr>
        <w:t>模式</w:t>
      </w:r>
      <w:r w:rsidR="004D088B">
        <w:rPr>
          <w:rFonts w:ascii="宋体" w:eastAsia="宋体" w:hAnsi="宋体" w:hint="eastAsia"/>
          <w:sz w:val="24"/>
          <w:szCs w:val="24"/>
        </w:rPr>
        <w:t>，通知其他的从服务器修改配置文件，让他们切换主机。</w:t>
      </w:r>
      <w:r w:rsidR="00A31AD1">
        <w:rPr>
          <w:rFonts w:ascii="宋体" w:eastAsia="宋体" w:hAnsi="宋体" w:hint="eastAsia"/>
          <w:sz w:val="24"/>
          <w:szCs w:val="24"/>
        </w:rPr>
        <w:t>哨兵一般会存在多个，目的是为了防止单一哨兵出现单点故障的问题。</w:t>
      </w:r>
      <w:r w:rsidR="007163D1" w:rsidRPr="007163D1">
        <w:rPr>
          <w:rFonts w:ascii="宋体" w:eastAsia="宋体" w:hAnsi="宋体" w:cs="宋体"/>
          <w:kern w:val="0"/>
          <w:sz w:val="24"/>
          <w:szCs w:val="24"/>
        </w:rPr>
        <w:t>假设主服务器宕机，哨兵1先检测到这个结果，系统并不会马上进行failover过程，仅仅是哨兵1主观的认为主服务器</w:t>
      </w:r>
      <w:r w:rsidR="00DA2473">
        <w:rPr>
          <w:rFonts w:ascii="宋体" w:eastAsia="宋体" w:hAnsi="宋体" w:cs="宋体" w:hint="eastAsia"/>
          <w:kern w:val="0"/>
          <w:sz w:val="24"/>
          <w:szCs w:val="24"/>
        </w:rPr>
        <w:t>不</w:t>
      </w:r>
      <w:r w:rsidR="007163D1"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failover操作。切换成功后，就会通过发布订阅模式，让各个哨兵把自己监控的从服务器实现切换主机，这个过程称为客观下线。</w:t>
      </w:r>
    </w:p>
    <w:p w14:paraId="7D1EF6D2" w14:textId="27385343" w:rsidR="00472E28" w:rsidRDefault="00472E28" w:rsidP="00472E28">
      <w:pPr>
        <w:pStyle w:val="2"/>
        <w:rPr>
          <w:rFonts w:eastAsia="宋体" w:cs="Arial"/>
        </w:rPr>
      </w:pPr>
      <w:bookmarkStart w:id="60" w:name="_Toc25947924"/>
      <w:bookmarkStart w:id="61" w:name="_Toc36131273"/>
      <w:r w:rsidRPr="00472E28">
        <w:rPr>
          <w:rFonts w:eastAsia="宋体" w:cs="Arial" w:hint="eastAsia"/>
        </w:rPr>
        <w:t>2</w:t>
      </w:r>
      <w:r w:rsidRPr="00472E28">
        <w:rPr>
          <w:rFonts w:eastAsia="宋体" w:cs="Arial"/>
        </w:rPr>
        <w:t>.</w:t>
      </w:r>
      <w:r w:rsidR="00CF28BE">
        <w:rPr>
          <w:rFonts w:eastAsia="宋体" w:cs="Arial" w:hint="eastAsia"/>
        </w:rPr>
        <w:t>5</w:t>
      </w:r>
      <w:r w:rsidRPr="00472E28">
        <w:rPr>
          <w:rFonts w:eastAsia="宋体" w:cs="Arial"/>
        </w:rPr>
        <w:t xml:space="preserve"> </w:t>
      </w:r>
      <w:r w:rsidRPr="00472E28">
        <w:rPr>
          <w:rFonts w:eastAsia="宋体" w:cs="Arial" w:hint="eastAsia"/>
        </w:rPr>
        <w:t>本章小结</w:t>
      </w:r>
      <w:bookmarkEnd w:id="60"/>
      <w:bookmarkEnd w:id="61"/>
    </w:p>
    <w:p w14:paraId="5B675B9D" w14:textId="29B01B34" w:rsidR="004C6632" w:rsidRPr="00D232B6" w:rsidRDefault="000614E6" w:rsidP="00D232B6">
      <w:pPr>
        <w:spacing w:line="360" w:lineRule="auto"/>
        <w:ind w:firstLineChars="200" w:firstLine="480"/>
        <w:rPr>
          <w:rFonts w:ascii="宋体" w:eastAsia="宋体" w:hAnsi="宋体"/>
          <w:sz w:val="24"/>
          <w:szCs w:val="24"/>
        </w:rPr>
      </w:pPr>
      <w:bookmarkStart w:id="62" w:name="_Hlk36623343"/>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。系统采用SpringBoot搭建项目的基础框架；使用redis</w:t>
      </w:r>
      <w:r w:rsidR="002D486B">
        <w:rPr>
          <w:rFonts w:ascii="宋体" w:eastAsia="宋体" w:hAnsi="宋体" w:hint="eastAsia"/>
          <w:sz w:val="24"/>
          <w:szCs w:val="24"/>
        </w:rPr>
        <w:t>缓存来加速数据的访问，以及减轻数据库的压力；使用RabbitMQ降低系统之间的耦合，系统可以通过发送消息</w:t>
      </w:r>
      <w:r w:rsidR="00D232B6" w:rsidRPr="00D232B6">
        <w:rPr>
          <w:rFonts w:ascii="宋体" w:eastAsia="宋体" w:hAnsi="宋体" w:hint="eastAsia"/>
          <w:sz w:val="24"/>
          <w:szCs w:val="24"/>
        </w:rPr>
        <w:t>给RabbitMQ来实现系统之间的交互</w:t>
      </w:r>
      <w:r w:rsidR="00D232B6" w:rsidRPr="00D232B6">
        <w:rPr>
          <w:rFonts w:ascii="宋体" w:eastAsia="宋体" w:hAnsi="宋体" w:hint="eastAsia"/>
        </w:rPr>
        <w:t>；</w:t>
      </w:r>
      <w:r w:rsidR="00D232B6" w:rsidRPr="009F0AF2">
        <w:rPr>
          <w:rFonts w:ascii="宋体" w:eastAsia="宋体" w:hAnsi="宋体" w:hint="eastAsia"/>
          <w:sz w:val="24"/>
          <w:szCs w:val="24"/>
        </w:rPr>
        <w:t>使用workflow来实现定时任务的调用。</w:t>
      </w:r>
    </w:p>
    <w:bookmarkEnd w:id="62"/>
    <w:p w14:paraId="1F29116E" w14:textId="3FFE6A2A" w:rsidR="00472E28" w:rsidRPr="00472E28" w:rsidRDefault="00472E28" w:rsidP="00472E28"/>
    <w:p w14:paraId="271B485E" w14:textId="3CA39785" w:rsidR="00D23094" w:rsidRPr="00D23094" w:rsidRDefault="00472E28" w:rsidP="00D23094">
      <w:pPr>
        <w:pStyle w:val="1"/>
        <w:jc w:val="center"/>
        <w:rPr>
          <w:rFonts w:ascii="Arial" w:eastAsia="黑体" w:hAnsi="Arial" w:cs="Arial"/>
        </w:rPr>
      </w:pPr>
      <w:bookmarkStart w:id="63" w:name="_Toc136106973"/>
      <w:bookmarkStart w:id="64" w:name="_Toc9453468"/>
      <w:bookmarkStart w:id="65" w:name="_Toc25947925"/>
      <w:bookmarkStart w:id="66" w:name="_Toc36131274"/>
      <w:r>
        <w:rPr>
          <w:rFonts w:ascii="Arial" w:eastAsia="黑体" w:hAnsi="Arial" w:cs="Arial"/>
        </w:rPr>
        <w:t>第三章</w:t>
      </w:r>
      <w:r>
        <w:rPr>
          <w:rFonts w:ascii="Arial" w:eastAsia="黑体" w:hAnsi="Arial" w:cs="Arial"/>
        </w:rPr>
        <w:t xml:space="preserve">  </w:t>
      </w:r>
      <w:bookmarkEnd w:id="63"/>
      <w:bookmarkEnd w:id="64"/>
      <w:r>
        <w:rPr>
          <w:rFonts w:ascii="Arial" w:eastAsia="黑体" w:hAnsi="Arial" w:cs="Arial" w:hint="eastAsia"/>
        </w:rPr>
        <w:t>系统分析与</w:t>
      </w:r>
      <w:r w:rsidR="008C1387">
        <w:rPr>
          <w:rFonts w:ascii="Arial" w:eastAsia="黑体" w:hAnsi="Arial" w:cs="Arial" w:hint="eastAsia"/>
        </w:rPr>
        <w:t>设计</w:t>
      </w:r>
      <w:bookmarkEnd w:id="65"/>
      <w:bookmarkEnd w:id="66"/>
    </w:p>
    <w:p w14:paraId="06C5FE50" w14:textId="7DEE409E" w:rsidR="001F29E4" w:rsidRPr="00A37C91" w:rsidRDefault="00175239" w:rsidP="00A37C91">
      <w:pPr>
        <w:pStyle w:val="2"/>
      </w:pPr>
      <w:bookmarkStart w:id="67" w:name="_Toc25947926"/>
      <w:bookmarkStart w:id="68" w:name="_Toc36131275"/>
      <w:r>
        <w:rPr>
          <w:rFonts w:hint="eastAsia"/>
        </w:rPr>
        <w:t>3.1</w:t>
      </w:r>
      <w:r>
        <w:t xml:space="preserve"> </w:t>
      </w:r>
      <w:bookmarkEnd w:id="67"/>
      <w:r w:rsidR="007909CD">
        <w:rPr>
          <w:rFonts w:hint="eastAsia"/>
        </w:rPr>
        <w:t>系统边界</w:t>
      </w:r>
      <w:bookmarkEnd w:id="68"/>
    </w:p>
    <w:p w14:paraId="3D93447E" w14:textId="1B5DC990" w:rsidR="007909CD" w:rsidRDefault="00B969F9"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3D24F9">
        <w:rPr>
          <w:rFonts w:ascii="宋体" w:eastAsia="宋体" w:hAnsi="宋体" w:hint="eastAsia"/>
          <w:sz w:val="24"/>
          <w:szCs w:val="24"/>
        </w:rPr>
        <w:t>模块中的一个独立的系统，</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r w:rsidR="00F77EB7">
        <w:rPr>
          <w:rFonts w:ascii="宋体" w:eastAsia="宋体" w:hAnsi="宋体" w:hint="eastAsia"/>
          <w:sz w:val="24"/>
          <w:szCs w:val="24"/>
        </w:rPr>
        <w:t>系统边界图如图</w:t>
      </w:r>
      <w:r w:rsidR="00660D72">
        <w:rPr>
          <w:rFonts w:ascii="宋体" w:eastAsia="宋体" w:hAnsi="宋体"/>
          <w:sz w:val="24"/>
          <w:szCs w:val="24"/>
        </w:rPr>
        <w:t>3.1</w:t>
      </w:r>
      <w:r w:rsidR="00F77EB7">
        <w:rPr>
          <w:rFonts w:ascii="宋体" w:eastAsia="宋体" w:hAnsi="宋体" w:hint="eastAsia"/>
          <w:sz w:val="24"/>
          <w:szCs w:val="24"/>
        </w:rPr>
        <w:t>所示，此图描述了本系统和交易模块内部系统以及非交易模块系统之间的交互以及依赖关系。</w:t>
      </w:r>
      <w:r w:rsidR="001D298D">
        <w:rPr>
          <w:rFonts w:ascii="宋体" w:eastAsia="宋体" w:hAnsi="宋体" w:hint="eastAsia"/>
          <w:sz w:val="24"/>
          <w:szCs w:val="24"/>
        </w:rPr>
        <w:t>订单与</w:t>
      </w:r>
      <w:r w:rsidR="001D298D">
        <w:rPr>
          <w:rFonts w:ascii="宋体" w:eastAsia="宋体" w:hAnsi="宋体" w:hint="eastAsia"/>
          <w:sz w:val="24"/>
          <w:szCs w:val="24"/>
        </w:rPr>
        <w:lastRenderedPageBreak/>
        <w:t>运单系统</w:t>
      </w:r>
      <w:r w:rsidR="00E030F4">
        <w:rPr>
          <w:rFonts w:ascii="宋体" w:eastAsia="宋体" w:hAnsi="宋体" w:hint="eastAsia"/>
          <w:sz w:val="24"/>
          <w:szCs w:val="24"/>
        </w:rPr>
        <w:t>为消息的发送方，</w:t>
      </w:r>
      <w:r>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3A866E09" w14:textId="4E30E47D" w:rsidR="00EB774E" w:rsidRDefault="002E24CA" w:rsidP="00E96700">
      <w:pPr>
        <w:spacing w:line="360" w:lineRule="auto"/>
        <w:ind w:firstLineChars="200" w:firstLine="420"/>
        <w:jc w:val="center"/>
        <w:rPr>
          <w:rFonts w:ascii="宋体" w:eastAsia="宋体" w:hAnsi="宋体"/>
          <w:sz w:val="24"/>
          <w:szCs w:val="24"/>
        </w:rPr>
      </w:pPr>
      <w:r>
        <w:rPr>
          <w:noProof/>
        </w:rPr>
        <w:drawing>
          <wp:inline distT="0" distB="0" distL="0" distR="0" wp14:anchorId="29F0D77F" wp14:editId="46650767">
            <wp:extent cx="5274310" cy="3816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63985C01" w14:textId="3849BD4A" w:rsidR="00E623D1" w:rsidRPr="00491A2B" w:rsidRDefault="00E623D1" w:rsidP="00E96700">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图3.1</w:t>
      </w:r>
      <w:r>
        <w:rPr>
          <w:rFonts w:ascii="宋体" w:eastAsia="宋体" w:hAnsi="宋体"/>
          <w:sz w:val="24"/>
          <w:szCs w:val="24"/>
        </w:rPr>
        <w:t xml:space="preserve"> </w:t>
      </w:r>
      <w:r>
        <w:rPr>
          <w:rFonts w:ascii="宋体" w:eastAsia="宋体" w:hAnsi="宋体" w:hint="eastAsia"/>
          <w:sz w:val="24"/>
          <w:szCs w:val="24"/>
        </w:rPr>
        <w:t>系统边界</w:t>
      </w:r>
    </w:p>
    <w:p w14:paraId="2D39F92E" w14:textId="513435E5" w:rsidR="00FE2CD8" w:rsidRDefault="00175239" w:rsidP="00AA22A0">
      <w:pPr>
        <w:pStyle w:val="2"/>
      </w:pPr>
      <w:bookmarkStart w:id="69" w:name="_Toc25947927"/>
      <w:bookmarkStart w:id="70" w:name="_Toc36131276"/>
      <w:r>
        <w:rPr>
          <w:rFonts w:hint="eastAsia"/>
        </w:rPr>
        <w:t>3.2</w:t>
      </w:r>
      <w:r>
        <w:t xml:space="preserve"> </w:t>
      </w:r>
      <w:r>
        <w:rPr>
          <w:rFonts w:hint="eastAsia"/>
        </w:rPr>
        <w:t>系统需求分析</w:t>
      </w:r>
      <w:bookmarkEnd w:id="69"/>
      <w:bookmarkEnd w:id="70"/>
    </w:p>
    <w:p w14:paraId="1152E8D1" w14:textId="4C68850D" w:rsidR="004D20C7" w:rsidRPr="004D20C7" w:rsidRDefault="00B969F9"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24FB68FB"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0AC5B9DA" w14:textId="0E6F3FAC"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E96700">
        <w:rPr>
          <w:rFonts w:ascii="宋体" w:eastAsia="宋体" w:hAnsi="宋体"/>
          <w:sz w:val="24"/>
          <w:szCs w:val="24"/>
        </w:rPr>
        <w:t>3.1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场景，系统需要满足以下的需求</w:t>
      </w:r>
      <w:r w:rsidR="00A64CC9">
        <w:rPr>
          <w:rFonts w:ascii="宋体" w:eastAsia="宋体" w:hAnsi="宋体" w:hint="eastAsia"/>
          <w:sz w:val="24"/>
          <w:szCs w:val="24"/>
        </w:rPr>
        <w:t>：</w:t>
      </w:r>
    </w:p>
    <w:p w14:paraId="7177C4FE" w14:textId="77AF5F84" w:rsidR="00EC2EB2" w:rsidRPr="008959B3" w:rsidRDefault="00F80A44" w:rsidP="000D7F07">
      <w:pPr>
        <w:pStyle w:val="a5"/>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4C56FE">
      <w:pPr>
        <w:pStyle w:val="a5"/>
        <w:numPr>
          <w:ilvl w:val="0"/>
          <w:numId w:val="39"/>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26C2B10E" w14:textId="6A7D4263" w:rsidR="00F80A44" w:rsidRDefault="00F80A44" w:rsidP="004C56FE">
      <w:pPr>
        <w:pStyle w:val="a5"/>
        <w:numPr>
          <w:ilvl w:val="0"/>
          <w:numId w:val="39"/>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p>
    <w:p w14:paraId="66DA1F4B" w14:textId="328BF9D8" w:rsidR="001A238A" w:rsidRPr="00824A14" w:rsidRDefault="00F80A44" w:rsidP="004C56FE">
      <w:pPr>
        <w:pStyle w:val="a5"/>
        <w:numPr>
          <w:ilvl w:val="0"/>
          <w:numId w:val="39"/>
        </w:numPr>
        <w:spacing w:line="360" w:lineRule="auto"/>
        <w:ind w:firstLineChars="0"/>
        <w:rPr>
          <w:rFonts w:ascii="宋体" w:eastAsia="宋体" w:hAnsi="宋体"/>
          <w:sz w:val="24"/>
          <w:szCs w:val="24"/>
        </w:rPr>
      </w:pPr>
      <w:r>
        <w:rPr>
          <w:rFonts w:ascii="宋体" w:eastAsia="宋体" w:hAnsi="宋体" w:hint="eastAsia"/>
          <w:sz w:val="24"/>
          <w:szCs w:val="24"/>
        </w:rPr>
        <w:t>提供业务处理能力，</w:t>
      </w:r>
      <w:r w:rsidR="00C07D2F">
        <w:rPr>
          <w:rFonts w:ascii="宋体" w:eastAsia="宋体" w:hAnsi="宋体" w:hint="eastAsia"/>
          <w:sz w:val="24"/>
          <w:szCs w:val="24"/>
        </w:rPr>
        <w:t>系统需要监听订单、运单消息，消费这些消息的同时需要与规则库中的规则进行匹配，并且对匹配后的结果进行下一步的处理。</w:t>
      </w:r>
      <w:bookmarkStart w:id="71" w:name="_Toc25947928"/>
    </w:p>
    <w:p w14:paraId="6D7AF421" w14:textId="0336FDCA" w:rsidR="006C37C0" w:rsidRDefault="00F501B6" w:rsidP="006C37C0">
      <w:pPr>
        <w:pStyle w:val="3"/>
      </w:pPr>
      <w:bookmarkStart w:id="72" w:name="_Toc36131277"/>
      <w:r>
        <w:rPr>
          <w:rFonts w:hint="eastAsia"/>
        </w:rPr>
        <w:t xml:space="preserve">3.2.1 </w:t>
      </w:r>
      <w:r>
        <w:t xml:space="preserve"> </w:t>
      </w:r>
      <w:r w:rsidR="00712DB8">
        <w:rPr>
          <w:rFonts w:hint="eastAsia"/>
        </w:rPr>
        <w:t>规则</w:t>
      </w:r>
      <w:r w:rsidR="002235C6">
        <w:rPr>
          <w:rFonts w:hint="eastAsia"/>
        </w:rPr>
        <w:t>管理</w:t>
      </w:r>
      <w:bookmarkEnd w:id="71"/>
      <w:bookmarkEnd w:id="72"/>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规则管理用例图如图3.2所示，规则管理功能包含了规则管理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72C8D1C9" w14:textId="2508C19F" w:rsidR="00824A14" w:rsidRDefault="00AE6D41" w:rsidP="000666A3">
      <w:pPr>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21FB0D25" w14:textId="01548A94" w:rsidR="00E623D1" w:rsidRPr="00824A14" w:rsidRDefault="00E623D1" w:rsidP="000666A3">
      <w:pPr>
        <w:jc w:val="center"/>
      </w:pPr>
      <w:r>
        <w:rPr>
          <w:rFonts w:hint="eastAsia"/>
        </w:rPr>
        <w:t>图3.2</w:t>
      </w:r>
      <w:r>
        <w:t xml:space="preserve"> </w:t>
      </w:r>
      <w:r>
        <w:rPr>
          <w:rFonts w:hint="eastAsia"/>
        </w:rPr>
        <w:t>规则管理用例图</w:t>
      </w:r>
    </w:p>
    <w:p w14:paraId="20EE0C01" w14:textId="48CC9043"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w:t>
      </w:r>
      <w:r w:rsidR="00573247">
        <w:rPr>
          <w:rFonts w:ascii="宋体" w:eastAsia="宋体" w:hAnsi="宋体" w:hint="eastAsia"/>
          <w:sz w:val="24"/>
          <w:szCs w:val="24"/>
        </w:rPr>
        <w:lastRenderedPageBreak/>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操作规则的用例表述如表3.1所示</w:t>
      </w:r>
      <w:r w:rsidR="00CC5BB1">
        <w:rPr>
          <w:rFonts w:ascii="宋体" w:eastAsia="宋体" w:hAnsi="宋体" w:hint="eastAsia"/>
          <w:sz w:val="24"/>
          <w:szCs w:val="24"/>
        </w:rPr>
        <w:t>。</w:t>
      </w:r>
    </w:p>
    <w:p w14:paraId="2169B3F8" w14:textId="71F9A719" w:rsidR="00E623D1" w:rsidRDefault="00E623D1" w:rsidP="00E623D1">
      <w:pPr>
        <w:spacing w:line="360" w:lineRule="auto"/>
        <w:jc w:val="center"/>
        <w:rPr>
          <w:rFonts w:ascii="宋体" w:eastAsia="宋体" w:hAnsi="宋体"/>
          <w:sz w:val="24"/>
          <w:szCs w:val="24"/>
        </w:rPr>
      </w:pPr>
      <w:r>
        <w:rPr>
          <w:rFonts w:ascii="宋体" w:eastAsia="宋体" w:hAnsi="宋体" w:hint="eastAsia"/>
          <w:sz w:val="24"/>
          <w:szCs w:val="24"/>
        </w:rPr>
        <w:t>表3.1</w:t>
      </w:r>
      <w:r>
        <w:rPr>
          <w:rFonts w:ascii="宋体" w:eastAsia="宋体" w:hAnsi="宋体"/>
          <w:sz w:val="24"/>
          <w:szCs w:val="24"/>
        </w:rPr>
        <w:t xml:space="preserve"> </w:t>
      </w:r>
      <w:r>
        <w:rPr>
          <w:rFonts w:ascii="宋体" w:eastAsia="宋体" w:hAnsi="宋体" w:hint="eastAsia"/>
          <w:sz w:val="24"/>
          <w:szCs w:val="24"/>
        </w:rPr>
        <w:t>规则</w:t>
      </w:r>
      <w:r w:rsidR="00793196">
        <w:rPr>
          <w:rFonts w:ascii="宋体" w:eastAsia="宋体" w:hAnsi="宋体" w:hint="eastAsia"/>
          <w:sz w:val="24"/>
          <w:szCs w:val="24"/>
        </w:rPr>
        <w:t>操作</w:t>
      </w:r>
      <w:r>
        <w:rPr>
          <w:rFonts w:ascii="宋体" w:eastAsia="宋体" w:hAnsi="宋体" w:hint="eastAsia"/>
          <w:sz w:val="24"/>
          <w:szCs w:val="24"/>
        </w:rPr>
        <w:t>用例表</w:t>
      </w:r>
    </w:p>
    <w:tbl>
      <w:tblPr>
        <w:tblStyle w:val="af3"/>
        <w:tblW w:w="0" w:type="auto"/>
        <w:tblLook w:val="04A0" w:firstRow="1" w:lastRow="0" w:firstColumn="1" w:lastColumn="0" w:noHBand="0" w:noVBand="1"/>
      </w:tblPr>
      <w:tblGrid>
        <w:gridCol w:w="1129"/>
        <w:gridCol w:w="1560"/>
        <w:gridCol w:w="1984"/>
        <w:gridCol w:w="3623"/>
      </w:tblGrid>
      <w:tr w:rsidR="00C03CFF" w:rsidRPr="00C03CFF" w14:paraId="30D40902" w14:textId="77777777" w:rsidTr="00C03CFF">
        <w:tc>
          <w:tcPr>
            <w:tcW w:w="1129" w:type="dxa"/>
          </w:tcPr>
          <w:p w14:paraId="3879E082" w14:textId="2C9A7838"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196F2336" w14:textId="77777777"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UC1</w:t>
            </w:r>
          </w:p>
        </w:tc>
        <w:tc>
          <w:tcPr>
            <w:tcW w:w="1984" w:type="dxa"/>
          </w:tcPr>
          <w:p w14:paraId="57A681CB" w14:textId="5A9D3EA8"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C03CFF">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C03CFF">
        <w:tc>
          <w:tcPr>
            <w:tcW w:w="1129" w:type="dxa"/>
          </w:tcPr>
          <w:p w14:paraId="516A6BDD" w14:textId="3EE17343"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C03CFF">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C03CFF">
        <w:tc>
          <w:tcPr>
            <w:tcW w:w="1129" w:type="dxa"/>
          </w:tcPr>
          <w:p w14:paraId="12FEDE52" w14:textId="4F59B00F"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C03CFF">
        <w:tc>
          <w:tcPr>
            <w:tcW w:w="1129" w:type="dxa"/>
          </w:tcPr>
          <w:p w14:paraId="7491AA39" w14:textId="7614F4F3"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C03CFF">
            <w:pPr>
              <w:widowControl/>
              <w:jc w:val="left"/>
              <w:rPr>
                <w:rFonts w:ascii="Arial" w:eastAsia="宋体" w:hAnsi="Arial" w:cs="Arial"/>
                <w:szCs w:val="21"/>
              </w:rPr>
            </w:pPr>
            <w:bookmarkStart w:id="73" w:name="OLE_LINK13"/>
            <w:bookmarkStart w:id="74" w:name="OLE_LINK14"/>
            <w:r>
              <w:rPr>
                <w:rFonts w:ascii="Arial" w:eastAsia="宋体" w:hAnsi="Arial" w:cs="Arial" w:hint="eastAsia"/>
                <w:szCs w:val="21"/>
              </w:rPr>
              <w:t>用户已经通过权限认证</w:t>
            </w:r>
            <w:bookmarkEnd w:id="73"/>
            <w:bookmarkEnd w:id="74"/>
          </w:p>
        </w:tc>
      </w:tr>
      <w:tr w:rsidR="00C03CFF" w:rsidRPr="00C03CFF" w14:paraId="23108D94" w14:textId="77777777" w:rsidTr="00C03CFF">
        <w:tc>
          <w:tcPr>
            <w:tcW w:w="1129" w:type="dxa"/>
          </w:tcPr>
          <w:p w14:paraId="3E74C467" w14:textId="767CFD9D"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4C56FE">
            <w:pPr>
              <w:pStyle w:val="a5"/>
              <w:widowControl/>
              <w:numPr>
                <w:ilvl w:val="0"/>
                <w:numId w:val="20"/>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4C56FE">
            <w:pPr>
              <w:pStyle w:val="a5"/>
              <w:widowControl/>
              <w:numPr>
                <w:ilvl w:val="0"/>
                <w:numId w:val="20"/>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C03CFF">
        <w:tc>
          <w:tcPr>
            <w:tcW w:w="1129" w:type="dxa"/>
          </w:tcPr>
          <w:p w14:paraId="4D143943" w14:textId="6562301D"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C03CFF">
        <w:tc>
          <w:tcPr>
            <w:tcW w:w="1129" w:type="dxa"/>
          </w:tcPr>
          <w:p w14:paraId="6A95E2C1" w14:textId="48BE9F2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4C56FE">
            <w:pPr>
              <w:pStyle w:val="a5"/>
              <w:widowControl/>
              <w:numPr>
                <w:ilvl w:val="1"/>
                <w:numId w:val="23"/>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4C56FE">
            <w:pPr>
              <w:pStyle w:val="a5"/>
              <w:widowControl/>
              <w:numPr>
                <w:ilvl w:val="1"/>
                <w:numId w:val="23"/>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4C56FE">
            <w:pPr>
              <w:pStyle w:val="a5"/>
              <w:widowControl/>
              <w:numPr>
                <w:ilvl w:val="1"/>
                <w:numId w:val="23"/>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4C56FE">
            <w:pPr>
              <w:pStyle w:val="a5"/>
              <w:widowControl/>
              <w:numPr>
                <w:ilvl w:val="1"/>
                <w:numId w:val="20"/>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4C56FE">
            <w:pPr>
              <w:pStyle w:val="a5"/>
              <w:widowControl/>
              <w:numPr>
                <w:ilvl w:val="1"/>
                <w:numId w:val="20"/>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4C56FE">
            <w:pPr>
              <w:pStyle w:val="a5"/>
              <w:widowControl/>
              <w:numPr>
                <w:ilvl w:val="1"/>
                <w:numId w:val="20"/>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EC41CB">
            <w:pPr>
              <w:widowControl/>
              <w:jc w:val="left"/>
              <w:rPr>
                <w:rFonts w:ascii="Arial" w:eastAsia="宋体" w:hAnsi="Arial" w:cs="Arial"/>
                <w:szCs w:val="21"/>
              </w:rPr>
            </w:pPr>
            <w:r>
              <w:rPr>
                <w:rFonts w:ascii="Arial" w:eastAsia="宋体" w:hAnsi="Arial" w:cs="Arial" w:hint="eastAsia"/>
                <w:szCs w:val="21"/>
              </w:rPr>
              <w:t>3.1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EC41CB">
            <w:pPr>
              <w:widowControl/>
              <w:jc w:val="left"/>
              <w:rPr>
                <w:rFonts w:ascii="Arial" w:eastAsia="宋体" w:hAnsi="Arial" w:cs="Arial"/>
                <w:szCs w:val="21"/>
              </w:rPr>
            </w:pPr>
            <w:r>
              <w:rPr>
                <w:rFonts w:ascii="Arial" w:eastAsia="宋体" w:hAnsi="Arial" w:cs="Arial" w:hint="eastAsia"/>
                <w:szCs w:val="21"/>
              </w:rPr>
              <w:t>3.2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EC41CB">
            <w:pPr>
              <w:widowControl/>
              <w:jc w:val="left"/>
              <w:rPr>
                <w:rFonts w:ascii="Arial" w:eastAsia="宋体" w:hAnsi="Arial" w:cs="Arial"/>
                <w:szCs w:val="21"/>
              </w:rPr>
            </w:pPr>
            <w:r>
              <w:rPr>
                <w:rFonts w:ascii="Arial" w:eastAsia="宋体" w:hAnsi="Arial" w:cs="Arial" w:hint="eastAsia"/>
                <w:szCs w:val="21"/>
              </w:rPr>
              <w:t>4.1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EC41CB">
            <w:pPr>
              <w:widowControl/>
              <w:jc w:val="left"/>
              <w:rPr>
                <w:rFonts w:ascii="Arial" w:eastAsia="宋体" w:hAnsi="Arial" w:cs="Arial"/>
                <w:szCs w:val="21"/>
              </w:rPr>
            </w:pPr>
            <w:r>
              <w:rPr>
                <w:rFonts w:ascii="Arial" w:eastAsia="宋体" w:hAnsi="Arial" w:cs="Arial" w:hint="eastAsia"/>
                <w:szCs w:val="21"/>
              </w:rPr>
              <w:t>4.2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C03CFF">
        <w:tc>
          <w:tcPr>
            <w:tcW w:w="1129" w:type="dxa"/>
          </w:tcPr>
          <w:p w14:paraId="1DE0B83F" w14:textId="00F5653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C03CFF">
            <w:pPr>
              <w:widowControl/>
              <w:jc w:val="left"/>
              <w:rPr>
                <w:rFonts w:ascii="Arial" w:eastAsia="宋体" w:hAnsi="Arial" w:cs="Arial"/>
                <w:szCs w:val="21"/>
              </w:rPr>
            </w:pPr>
            <w:r>
              <w:rPr>
                <w:rFonts w:ascii="Arial" w:eastAsia="宋体" w:hAnsi="Arial" w:cs="Arial" w:hint="eastAsia"/>
                <w:szCs w:val="21"/>
              </w:rPr>
              <w:t>4a</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4C56FE">
            <w:pPr>
              <w:pStyle w:val="a5"/>
              <w:widowControl/>
              <w:numPr>
                <w:ilvl w:val="0"/>
                <w:numId w:val="21"/>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4C56FE">
            <w:pPr>
              <w:pStyle w:val="a5"/>
              <w:widowControl/>
              <w:numPr>
                <w:ilvl w:val="0"/>
                <w:numId w:val="21"/>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71F0FAA"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用户在创建或修改规则的时候，需要设置规则过期时间，当规则快过期时，用户需要做相应的措施，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规则过期告警的用例描述详见表3.2。</w:t>
      </w:r>
    </w:p>
    <w:p w14:paraId="503CCAC0" w14:textId="59023CD0" w:rsidR="00C03CFF" w:rsidRDefault="00E623D1" w:rsidP="00E623D1">
      <w:pPr>
        <w:spacing w:line="360" w:lineRule="auto"/>
        <w:jc w:val="center"/>
        <w:rPr>
          <w:rFonts w:ascii="宋体" w:eastAsia="宋体" w:hAnsi="宋体"/>
          <w:sz w:val="24"/>
          <w:szCs w:val="24"/>
        </w:rPr>
      </w:pPr>
      <w:r>
        <w:rPr>
          <w:rFonts w:ascii="宋体" w:eastAsia="宋体" w:hAnsi="宋体" w:hint="eastAsia"/>
          <w:sz w:val="24"/>
          <w:szCs w:val="24"/>
        </w:rPr>
        <w:lastRenderedPageBreak/>
        <w:t>表3.2</w:t>
      </w:r>
      <w:r>
        <w:rPr>
          <w:rFonts w:ascii="宋体" w:eastAsia="宋体" w:hAnsi="宋体"/>
          <w:sz w:val="24"/>
          <w:szCs w:val="24"/>
        </w:rPr>
        <w:t xml:space="preserve"> </w:t>
      </w:r>
      <w:r w:rsidR="0083006C">
        <w:rPr>
          <w:rFonts w:ascii="宋体" w:eastAsia="宋体" w:hAnsi="宋体" w:hint="eastAsia"/>
          <w:sz w:val="24"/>
          <w:szCs w:val="24"/>
        </w:rPr>
        <w:t>规则过期告警</w:t>
      </w:r>
      <w:r>
        <w:rPr>
          <w:rFonts w:ascii="宋体" w:eastAsia="宋体" w:hAnsi="宋体" w:hint="eastAsia"/>
          <w:sz w:val="24"/>
          <w:szCs w:val="24"/>
        </w:rPr>
        <w:t>用例表</w:t>
      </w:r>
    </w:p>
    <w:tbl>
      <w:tblPr>
        <w:tblStyle w:val="af3"/>
        <w:tblW w:w="0" w:type="auto"/>
        <w:tblLook w:val="04A0" w:firstRow="1" w:lastRow="0" w:firstColumn="1" w:lastColumn="0" w:noHBand="0" w:noVBand="1"/>
      </w:tblPr>
      <w:tblGrid>
        <w:gridCol w:w="1129"/>
        <w:gridCol w:w="1560"/>
        <w:gridCol w:w="1984"/>
        <w:gridCol w:w="3623"/>
      </w:tblGrid>
      <w:tr w:rsidR="009F0C4C" w:rsidRPr="00C03CFF" w14:paraId="44FC12F1" w14:textId="77777777" w:rsidTr="007A10EE">
        <w:tc>
          <w:tcPr>
            <w:tcW w:w="1129" w:type="dxa"/>
          </w:tcPr>
          <w:p w14:paraId="4C5786DA"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4DD2745"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UC</w:t>
            </w:r>
            <w:r>
              <w:rPr>
                <w:rFonts w:ascii="Arial" w:eastAsia="宋体" w:hAnsi="Arial" w:cs="Arial" w:hint="eastAsia"/>
                <w:szCs w:val="21"/>
              </w:rPr>
              <w:t>2</w:t>
            </w:r>
          </w:p>
        </w:tc>
        <w:tc>
          <w:tcPr>
            <w:tcW w:w="1984" w:type="dxa"/>
          </w:tcPr>
          <w:p w14:paraId="4338663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7A10EE">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A10EE">
        <w:tc>
          <w:tcPr>
            <w:tcW w:w="1129" w:type="dxa"/>
          </w:tcPr>
          <w:p w14:paraId="156F831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A10EE">
        <w:tc>
          <w:tcPr>
            <w:tcW w:w="1129" w:type="dxa"/>
          </w:tcPr>
          <w:p w14:paraId="7FB81737"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7A10EE">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A10EE">
        <w:tc>
          <w:tcPr>
            <w:tcW w:w="1129" w:type="dxa"/>
          </w:tcPr>
          <w:p w14:paraId="54AEEE4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A10EE">
        <w:tc>
          <w:tcPr>
            <w:tcW w:w="1129" w:type="dxa"/>
          </w:tcPr>
          <w:p w14:paraId="5B3DC3F5"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7A10EE">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A10EE">
        <w:tc>
          <w:tcPr>
            <w:tcW w:w="1129" w:type="dxa"/>
          </w:tcPr>
          <w:p w14:paraId="6FC4B63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A10EE">
        <w:tc>
          <w:tcPr>
            <w:tcW w:w="1129" w:type="dxa"/>
          </w:tcPr>
          <w:p w14:paraId="2F2BFEF7"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4C56FE">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4C56FE">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4C56FE">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4C56FE">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A10EE">
        <w:tc>
          <w:tcPr>
            <w:tcW w:w="1129" w:type="dxa"/>
          </w:tcPr>
          <w:p w14:paraId="19BCC3F0"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DD0489">
            <w:pPr>
              <w:widowControl/>
              <w:jc w:val="left"/>
              <w:rPr>
                <w:rFonts w:ascii="Arial" w:eastAsia="宋体" w:hAnsi="Arial" w:cs="Arial"/>
                <w:szCs w:val="21"/>
              </w:rPr>
            </w:pPr>
            <w:r>
              <w:rPr>
                <w:rFonts w:ascii="Arial" w:eastAsia="宋体" w:hAnsi="Arial" w:cs="Arial" w:hint="eastAsia"/>
                <w:szCs w:val="21"/>
              </w:rPr>
              <w:t>4a.</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4C56FE">
            <w:pPr>
              <w:pStyle w:val="a5"/>
              <w:widowControl/>
              <w:numPr>
                <w:ilvl w:val="0"/>
                <w:numId w:val="22"/>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4C56FE">
            <w:pPr>
              <w:pStyle w:val="a5"/>
              <w:widowControl/>
              <w:numPr>
                <w:ilvl w:val="0"/>
                <w:numId w:val="22"/>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4A993B29"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在日常的运营中，运营人员想要知道某条规则、某些订单、某个时间段规则命中情况，因此需要一个规则命中日志查询功能</w:t>
      </w:r>
      <w:r w:rsidR="00861C23">
        <w:rPr>
          <w:rFonts w:ascii="宋体" w:eastAsia="宋体" w:hAnsi="宋体" w:hint="eastAsia"/>
          <w:sz w:val="24"/>
          <w:szCs w:val="24"/>
        </w:rPr>
        <w:t>，对于查询到的数据，需要提供导出为excel的功能。除此之外，运营人员想想更为直观的了解规则命中排名、命中时间段等信息，因此需要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日志查询用例描述如表3.3所示。</w:t>
      </w:r>
    </w:p>
    <w:p w14:paraId="1ED8B2D4" w14:textId="53AD768A" w:rsidR="009F0C4C" w:rsidRDefault="00E623D1" w:rsidP="00E623D1">
      <w:pPr>
        <w:spacing w:line="360" w:lineRule="auto"/>
        <w:jc w:val="center"/>
        <w:rPr>
          <w:rFonts w:ascii="宋体" w:eastAsia="宋体" w:hAnsi="宋体"/>
          <w:sz w:val="24"/>
          <w:szCs w:val="24"/>
        </w:rPr>
      </w:pPr>
      <w:r>
        <w:rPr>
          <w:rFonts w:ascii="宋体" w:eastAsia="宋体" w:hAnsi="宋体" w:hint="eastAsia"/>
          <w:sz w:val="24"/>
          <w:szCs w:val="24"/>
        </w:rPr>
        <w:t>表3.3</w:t>
      </w:r>
      <w:r>
        <w:rPr>
          <w:rFonts w:ascii="宋体" w:eastAsia="宋体" w:hAnsi="宋体"/>
          <w:sz w:val="24"/>
          <w:szCs w:val="24"/>
        </w:rPr>
        <w:t xml:space="preserve"> </w:t>
      </w:r>
      <w:r>
        <w:rPr>
          <w:rFonts w:ascii="宋体" w:eastAsia="宋体" w:hAnsi="宋体" w:hint="eastAsia"/>
          <w:sz w:val="24"/>
          <w:szCs w:val="24"/>
        </w:rPr>
        <w:t>日志</w:t>
      </w:r>
      <w:r w:rsidR="00023728">
        <w:rPr>
          <w:rFonts w:ascii="宋体" w:eastAsia="宋体" w:hAnsi="宋体" w:hint="eastAsia"/>
          <w:sz w:val="24"/>
          <w:szCs w:val="24"/>
        </w:rPr>
        <w:t>查询</w:t>
      </w:r>
      <w:r>
        <w:rPr>
          <w:rFonts w:ascii="宋体" w:eastAsia="宋体" w:hAnsi="宋体" w:hint="eastAsia"/>
          <w:sz w:val="24"/>
          <w:szCs w:val="24"/>
        </w:rPr>
        <w:t>用例表</w:t>
      </w:r>
    </w:p>
    <w:tbl>
      <w:tblPr>
        <w:tblStyle w:val="af3"/>
        <w:tblW w:w="0" w:type="auto"/>
        <w:tblLook w:val="04A0" w:firstRow="1" w:lastRow="0" w:firstColumn="1" w:lastColumn="0" w:noHBand="0" w:noVBand="1"/>
      </w:tblPr>
      <w:tblGrid>
        <w:gridCol w:w="1129"/>
        <w:gridCol w:w="1560"/>
        <w:gridCol w:w="1984"/>
        <w:gridCol w:w="3623"/>
      </w:tblGrid>
      <w:tr w:rsidR="009F0C4C" w:rsidRPr="00C03CFF" w14:paraId="24D9F171" w14:textId="77777777" w:rsidTr="007A10EE">
        <w:tc>
          <w:tcPr>
            <w:tcW w:w="1129" w:type="dxa"/>
          </w:tcPr>
          <w:p w14:paraId="12EA029B"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3672B041" w14:textId="2D0541C1"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3</w:t>
            </w:r>
          </w:p>
        </w:tc>
        <w:tc>
          <w:tcPr>
            <w:tcW w:w="1984" w:type="dxa"/>
          </w:tcPr>
          <w:p w14:paraId="68E06D13"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A10EE">
        <w:tc>
          <w:tcPr>
            <w:tcW w:w="1129" w:type="dxa"/>
          </w:tcPr>
          <w:p w14:paraId="5810397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A10EE">
        <w:tc>
          <w:tcPr>
            <w:tcW w:w="1129" w:type="dxa"/>
          </w:tcPr>
          <w:p w14:paraId="6A8A4C34"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A10EE">
        <w:tc>
          <w:tcPr>
            <w:tcW w:w="1129" w:type="dxa"/>
          </w:tcPr>
          <w:p w14:paraId="0B057A3F"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7A10EE">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A10EE">
        <w:tc>
          <w:tcPr>
            <w:tcW w:w="1129" w:type="dxa"/>
          </w:tcPr>
          <w:p w14:paraId="5DE0538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A10EE">
        <w:tc>
          <w:tcPr>
            <w:tcW w:w="1129" w:type="dxa"/>
          </w:tcPr>
          <w:p w14:paraId="2537B06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A10EE">
        <w:tc>
          <w:tcPr>
            <w:tcW w:w="1129" w:type="dxa"/>
          </w:tcPr>
          <w:p w14:paraId="24280C37"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4C56FE">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4C56FE">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4C56FE">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4C56FE">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4C56FE">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4C56FE">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点击导出结果，将结果以</w:t>
            </w:r>
            <w:r>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A10EE">
        <w:tc>
          <w:tcPr>
            <w:tcW w:w="1129" w:type="dxa"/>
          </w:tcPr>
          <w:p w14:paraId="74E7337A"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7A10EE">
            <w:pPr>
              <w:widowControl/>
              <w:jc w:val="left"/>
              <w:rPr>
                <w:rFonts w:ascii="Arial" w:eastAsia="宋体" w:hAnsi="Arial" w:cs="Arial"/>
                <w:szCs w:val="21"/>
              </w:rPr>
            </w:pPr>
            <w:r>
              <w:rPr>
                <w:rFonts w:ascii="Arial" w:eastAsia="宋体" w:hAnsi="Arial" w:cs="Arial" w:hint="eastAsia"/>
                <w:szCs w:val="21"/>
              </w:rPr>
              <w:t>无</w:t>
            </w:r>
          </w:p>
        </w:tc>
      </w:tr>
    </w:tbl>
    <w:p w14:paraId="1498FE11" w14:textId="77777777" w:rsidR="009F0C4C" w:rsidRDefault="009F0C4C" w:rsidP="007A1E5D">
      <w:pPr>
        <w:spacing w:line="360" w:lineRule="auto"/>
        <w:rPr>
          <w:rFonts w:ascii="宋体" w:eastAsia="宋体" w:hAnsi="宋体"/>
          <w:sz w:val="24"/>
          <w:szCs w:val="24"/>
        </w:rPr>
      </w:pPr>
    </w:p>
    <w:p w14:paraId="5048E6AD" w14:textId="2B27C950" w:rsidR="004C7B9C" w:rsidRDefault="00794DB8" w:rsidP="004C7B9C">
      <w:pPr>
        <w:pStyle w:val="3"/>
        <w:numPr>
          <w:ilvl w:val="2"/>
          <w:numId w:val="1"/>
        </w:numPr>
      </w:pPr>
      <w:r>
        <w:rPr>
          <w:rFonts w:hint="eastAsia"/>
        </w:rPr>
        <w:lastRenderedPageBreak/>
        <w:t xml:space="preserve"> </w:t>
      </w:r>
      <w:bookmarkStart w:id="75" w:name="_Toc36131278"/>
      <w:r w:rsidR="00EA1D13">
        <w:rPr>
          <w:rFonts w:hint="eastAsia"/>
        </w:rPr>
        <w:t>规则预处理功能</w:t>
      </w:r>
      <w:bookmarkEnd w:id="75"/>
    </w:p>
    <w:p w14:paraId="7C59F4CF" w14:textId="22119CE4" w:rsidR="004C7B9C" w:rsidRPr="004C7B9C" w:rsidRDefault="004C7B9C" w:rsidP="004C7B9C">
      <w:pPr>
        <w:spacing w:line="360" w:lineRule="auto"/>
        <w:ind w:firstLineChars="200" w:firstLine="480"/>
      </w:pPr>
      <w:r>
        <w:rPr>
          <w:rFonts w:ascii="宋体" w:eastAsia="宋体" w:hAnsi="宋体" w:hint="eastAsia"/>
          <w:sz w:val="24"/>
          <w:szCs w:val="24"/>
        </w:rPr>
        <w:t>图3.3为规则预处理用例图，规则预处理功能分为构建检查规则、构建生效范围、构建触发行为。</w:t>
      </w:r>
    </w:p>
    <w:p w14:paraId="27EBD618" w14:textId="04950C8D" w:rsidR="00E623D1" w:rsidRDefault="008D5D57" w:rsidP="00E623D1">
      <w:pPr>
        <w:spacing w:line="360" w:lineRule="auto"/>
        <w:ind w:firstLineChars="200" w:firstLine="420"/>
        <w:jc w:val="center"/>
        <w:rPr>
          <w:rFonts w:ascii="宋体" w:eastAsia="宋体" w:hAnsi="宋体"/>
          <w:sz w:val="24"/>
          <w:szCs w:val="24"/>
        </w:rPr>
      </w:pPr>
      <w:r>
        <w:rPr>
          <w:noProof/>
        </w:rPr>
        <w:drawing>
          <wp:inline distT="0" distB="0" distL="0" distR="0" wp14:anchorId="32693E70" wp14:editId="0509D648">
            <wp:extent cx="3595254" cy="2512074"/>
            <wp:effectExtent l="0" t="0" r="571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5254" cy="2512074"/>
                    </a:xfrm>
                    <a:prstGeom prst="rect">
                      <a:avLst/>
                    </a:prstGeom>
                    <a:noFill/>
                    <a:ln>
                      <a:noFill/>
                    </a:ln>
                  </pic:spPr>
                </pic:pic>
              </a:graphicData>
            </a:graphic>
          </wp:inline>
        </w:drawing>
      </w:r>
    </w:p>
    <w:p w14:paraId="0643D846" w14:textId="33C17E32" w:rsidR="00E623D1" w:rsidRDefault="00E623D1" w:rsidP="00E623D1">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图3.3</w:t>
      </w:r>
      <w:r>
        <w:rPr>
          <w:rFonts w:ascii="宋体" w:eastAsia="宋体" w:hAnsi="宋体"/>
          <w:sz w:val="24"/>
          <w:szCs w:val="24"/>
        </w:rPr>
        <w:t xml:space="preserve"> </w:t>
      </w:r>
      <w:r>
        <w:rPr>
          <w:rFonts w:ascii="宋体" w:eastAsia="宋体" w:hAnsi="宋体" w:hint="eastAsia"/>
          <w:sz w:val="24"/>
          <w:szCs w:val="24"/>
        </w:rPr>
        <w:t>规则预处理用例图</w:t>
      </w:r>
    </w:p>
    <w:p w14:paraId="7A5FFB74" w14:textId="1ECFCD86" w:rsidR="00153B1E" w:rsidRPr="00F43B19" w:rsidRDefault="006B06DD" w:rsidP="00D34AE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w:t>
      </w:r>
      <w:r w:rsidR="00F44CF6">
        <w:rPr>
          <w:rFonts w:ascii="宋体" w:eastAsia="宋体" w:hAnsi="宋体" w:hint="eastAsia"/>
          <w:sz w:val="24"/>
          <w:szCs w:val="24"/>
        </w:rPr>
        <w:t>功能的主要目的是</w:t>
      </w:r>
      <w:r w:rsidR="00BC22EF">
        <w:rPr>
          <w:rFonts w:ascii="宋体" w:eastAsia="宋体" w:hAnsi="宋体" w:hint="eastAsia"/>
          <w:sz w:val="24"/>
          <w:szCs w:val="24"/>
        </w:rPr>
        <w:t>将</w:t>
      </w:r>
      <w:r w:rsidR="00F44CF6">
        <w:rPr>
          <w:rFonts w:ascii="宋体" w:eastAsia="宋体" w:hAnsi="宋体" w:hint="eastAsia"/>
          <w:sz w:val="24"/>
          <w:szCs w:val="24"/>
        </w:rPr>
        <w:t>不可执行的规则转化成可以执行的规则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前端会将数据封装在</w:t>
      </w:r>
      <w:r w:rsidR="002209A6">
        <w:rPr>
          <w:rFonts w:ascii="宋体" w:eastAsia="宋体" w:hAnsi="宋体" w:hint="eastAsia"/>
          <w:sz w:val="24"/>
          <w:szCs w:val="24"/>
        </w:rPr>
        <w:t>VO</w:t>
      </w:r>
      <w:r w:rsidR="00086628">
        <w:rPr>
          <w:rFonts w:ascii="宋体" w:eastAsia="宋体" w:hAnsi="宋体" w:hint="eastAsia"/>
          <w:sz w:val="24"/>
          <w:szCs w:val="24"/>
        </w:rPr>
        <w:t>对象当中，传送到服务端，此时的规则对象仅仅保存数据，没有保存规则之间的先后依赖关系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，若有新的判断条件、新的应对策略的出现，依赖关系才有可能发生变化，但这样的需求非常少。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将数据以既定的依赖关系进行组织，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可以通过树的</w:t>
      </w:r>
      <w:r w:rsidR="00493155">
        <w:rPr>
          <w:rFonts w:ascii="宋体" w:eastAsia="宋体" w:hAnsi="宋体" w:hint="eastAsia"/>
          <w:sz w:val="24"/>
          <w:szCs w:val="24"/>
        </w:rPr>
        <w:t>中序遍历</w:t>
      </w:r>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C44E85C" w14:textId="33EE7E8E" w:rsidR="00225D2E" w:rsidRDefault="00D64A09" w:rsidP="00E623D1">
      <w:pPr>
        <w:spacing w:line="360" w:lineRule="auto"/>
        <w:ind w:firstLineChars="200" w:firstLine="420"/>
        <w:jc w:val="center"/>
        <w:rPr>
          <w:rFonts w:ascii="宋体" w:eastAsia="宋体" w:hAnsi="宋体"/>
          <w:sz w:val="24"/>
          <w:szCs w:val="24"/>
        </w:rPr>
      </w:pPr>
      <w:r>
        <w:rPr>
          <w:noProof/>
        </w:rPr>
        <w:drawing>
          <wp:inline distT="0" distB="0" distL="0" distR="0" wp14:anchorId="7C071C09" wp14:editId="463B5B4A">
            <wp:extent cx="3517900" cy="15557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8582" cy="1604672"/>
                    </a:xfrm>
                    <a:prstGeom prst="rect">
                      <a:avLst/>
                    </a:prstGeom>
                    <a:noFill/>
                    <a:ln>
                      <a:noFill/>
                    </a:ln>
                  </pic:spPr>
                </pic:pic>
              </a:graphicData>
            </a:graphic>
          </wp:inline>
        </w:drawing>
      </w:r>
    </w:p>
    <w:p w14:paraId="4B2585E8" w14:textId="5D2C0B63" w:rsidR="00E623D1" w:rsidRDefault="00E623D1" w:rsidP="00E623D1">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图3.4</w:t>
      </w:r>
      <w:r>
        <w:rPr>
          <w:rFonts w:ascii="宋体" w:eastAsia="宋体" w:hAnsi="宋体"/>
          <w:sz w:val="24"/>
          <w:szCs w:val="24"/>
        </w:rPr>
        <w:t xml:space="preserve"> </w:t>
      </w:r>
      <w:r>
        <w:rPr>
          <w:rFonts w:ascii="宋体" w:eastAsia="宋体" w:hAnsi="宋体" w:hint="eastAsia"/>
          <w:sz w:val="24"/>
          <w:szCs w:val="24"/>
        </w:rPr>
        <w:t>规则树化示意图</w:t>
      </w:r>
    </w:p>
    <w:p w14:paraId="4B733443" w14:textId="49CE233F" w:rsidR="00B336A9" w:rsidRDefault="00E623D1"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图3.4为规则树化示意图</w:t>
      </w:r>
      <w:r w:rsidR="00225D2E">
        <w:rPr>
          <w:rFonts w:ascii="宋体" w:eastAsia="宋体" w:hAnsi="宋体" w:hint="eastAsia"/>
          <w:sz w:val="24"/>
          <w:szCs w:val="24"/>
        </w:rPr>
        <w:t>，</w:t>
      </w:r>
      <w:r w:rsidR="00455BC1">
        <w:rPr>
          <w:rFonts w:ascii="宋体" w:eastAsia="宋体" w:hAnsi="宋体" w:hint="eastAsia"/>
          <w:sz w:val="24"/>
          <w:szCs w:val="24"/>
        </w:rPr>
        <w:t>图中根节点为</w:t>
      </w:r>
      <w:r w:rsidR="00455BC1">
        <w:rPr>
          <w:rFonts w:ascii="宋体" w:eastAsia="宋体" w:hAnsi="宋体"/>
          <w:sz w:val="24"/>
          <w:szCs w:val="24"/>
        </w:rPr>
        <w:t>AND</w:t>
      </w:r>
      <w:r w:rsidR="00455BC1">
        <w:rPr>
          <w:rFonts w:ascii="宋体" w:eastAsia="宋体" w:hAnsi="宋体" w:hint="eastAsia"/>
          <w:sz w:val="24"/>
          <w:szCs w:val="24"/>
        </w:rPr>
        <w:t>执行单元</w:t>
      </w:r>
      <w:r w:rsidR="00B11CDE">
        <w:rPr>
          <w:rFonts w:ascii="宋体" w:eastAsia="宋体" w:hAnsi="宋体" w:hint="eastAsia"/>
          <w:sz w:val="24"/>
          <w:szCs w:val="24"/>
        </w:rPr>
        <w:t>，</w:t>
      </w:r>
      <w:r w:rsidR="00F35F68">
        <w:rPr>
          <w:rFonts w:ascii="宋体" w:eastAsia="宋体" w:hAnsi="宋体" w:hint="eastAsia"/>
          <w:sz w:val="24"/>
          <w:szCs w:val="24"/>
        </w:rPr>
        <w:t>需要两个参数的输入，</w:t>
      </w:r>
      <w:r w:rsidR="00D64A09">
        <w:rPr>
          <w:rFonts w:ascii="宋体" w:eastAsia="宋体" w:hAnsi="宋体" w:hint="eastAsia"/>
          <w:sz w:val="24"/>
          <w:szCs w:val="24"/>
        </w:rPr>
        <w:t>左子树和右子树均为可执行单元，执行结果作为参数传给AND执行单元，该执行单元的逻辑是执行两个参数的逻辑与操作。</w:t>
      </w:r>
      <w:r w:rsidR="00EC12D2">
        <w:rPr>
          <w:rFonts w:ascii="宋体" w:eastAsia="宋体" w:hAnsi="宋体" w:hint="eastAsia"/>
          <w:sz w:val="24"/>
          <w:szCs w:val="24"/>
        </w:rPr>
        <w:t>AND执行单元的执行结果可以作为最终结果进行输出，也可以作为执行单元的参数</w:t>
      </w:r>
      <w:r w:rsidR="00264711">
        <w:rPr>
          <w:rFonts w:ascii="宋体" w:eastAsia="宋体" w:hAnsi="宋体" w:hint="eastAsia"/>
          <w:sz w:val="24"/>
          <w:szCs w:val="24"/>
        </w:rPr>
        <w:t>。</w:t>
      </w:r>
      <w:r w:rsidR="00350CBF">
        <w:rPr>
          <w:rFonts w:ascii="宋体" w:eastAsia="宋体" w:hAnsi="宋体" w:hint="eastAsia"/>
          <w:sz w:val="24"/>
          <w:szCs w:val="24"/>
        </w:rPr>
        <w:t>由于同一层级的叶子节点之间没有依赖关系，因此可以选择中序遍历或者后序遍历来</w:t>
      </w:r>
      <w:r w:rsidR="00507F58">
        <w:rPr>
          <w:rFonts w:ascii="宋体" w:eastAsia="宋体" w:hAnsi="宋体" w:hint="eastAsia"/>
          <w:sz w:val="24"/>
          <w:szCs w:val="24"/>
        </w:rPr>
        <w:t>执行。</w:t>
      </w:r>
    </w:p>
    <w:p w14:paraId="042B1729" w14:textId="742380A9"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检查规则构建用例描述如表3.4所示。</w:t>
      </w:r>
    </w:p>
    <w:p w14:paraId="0A39696B" w14:textId="1AD17CF9" w:rsidR="005D13EB" w:rsidRPr="00703230" w:rsidRDefault="005D13EB" w:rsidP="005D13EB">
      <w:pPr>
        <w:spacing w:line="360" w:lineRule="auto"/>
        <w:ind w:firstLineChars="200" w:firstLine="420"/>
        <w:jc w:val="center"/>
        <w:rPr>
          <w:rFonts w:ascii="宋体" w:eastAsia="宋体" w:hAnsi="宋体"/>
          <w:szCs w:val="21"/>
        </w:rPr>
      </w:pPr>
      <w:r w:rsidRPr="00703230">
        <w:rPr>
          <w:rFonts w:ascii="宋体" w:eastAsia="宋体" w:hAnsi="宋体" w:hint="eastAsia"/>
          <w:szCs w:val="21"/>
        </w:rPr>
        <w:t>表 3.4</w:t>
      </w:r>
      <w:r w:rsidR="00E67ED3" w:rsidRPr="00703230">
        <w:rPr>
          <w:rFonts w:ascii="宋体" w:eastAsia="宋体" w:hAnsi="宋体"/>
          <w:szCs w:val="21"/>
        </w:rPr>
        <w:t xml:space="preserve"> </w:t>
      </w:r>
      <w:r w:rsidR="00E67ED3" w:rsidRPr="00703230">
        <w:rPr>
          <w:rFonts w:ascii="宋体" w:eastAsia="宋体" w:hAnsi="宋体" w:hint="eastAsia"/>
          <w:szCs w:val="21"/>
        </w:rPr>
        <w:t>检查规则构建用例图</w:t>
      </w:r>
    </w:p>
    <w:tbl>
      <w:tblPr>
        <w:tblStyle w:val="af3"/>
        <w:tblW w:w="0" w:type="auto"/>
        <w:tblLook w:val="04A0" w:firstRow="1" w:lastRow="0" w:firstColumn="1" w:lastColumn="0" w:noHBand="0" w:noVBand="1"/>
      </w:tblPr>
      <w:tblGrid>
        <w:gridCol w:w="1129"/>
        <w:gridCol w:w="1560"/>
        <w:gridCol w:w="1984"/>
        <w:gridCol w:w="3623"/>
      </w:tblGrid>
      <w:tr w:rsidR="00366ABA" w:rsidRPr="00C03CFF" w14:paraId="1B3CEDA4" w14:textId="77777777" w:rsidTr="00950EBC">
        <w:tc>
          <w:tcPr>
            <w:tcW w:w="1129" w:type="dxa"/>
          </w:tcPr>
          <w:p w14:paraId="786E97B4"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45BEC934" w14:textId="62C7DE32"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4</w:t>
            </w:r>
          </w:p>
        </w:tc>
        <w:tc>
          <w:tcPr>
            <w:tcW w:w="1984" w:type="dxa"/>
          </w:tcPr>
          <w:p w14:paraId="4339B0A0"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950EBC">
        <w:tc>
          <w:tcPr>
            <w:tcW w:w="1129" w:type="dxa"/>
          </w:tcPr>
          <w:p w14:paraId="0B7576E9"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950EBC">
        <w:tc>
          <w:tcPr>
            <w:tcW w:w="1129" w:type="dxa"/>
          </w:tcPr>
          <w:p w14:paraId="03F899B9"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950EBC">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950EBC">
        <w:tc>
          <w:tcPr>
            <w:tcW w:w="1129" w:type="dxa"/>
          </w:tcPr>
          <w:p w14:paraId="5B53B8CC"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950EBC">
        <w:tc>
          <w:tcPr>
            <w:tcW w:w="1129" w:type="dxa"/>
          </w:tcPr>
          <w:p w14:paraId="7CBB78B6"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950EBC">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950EBC">
        <w:tc>
          <w:tcPr>
            <w:tcW w:w="1129" w:type="dxa"/>
          </w:tcPr>
          <w:p w14:paraId="25783F51"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950EBC">
        <w:tc>
          <w:tcPr>
            <w:tcW w:w="1129" w:type="dxa"/>
          </w:tcPr>
          <w:p w14:paraId="69779C28"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4C56FE">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4C56FE">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4C56FE">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4C56FE">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950EBC">
        <w:tc>
          <w:tcPr>
            <w:tcW w:w="1129" w:type="dxa"/>
          </w:tcPr>
          <w:p w14:paraId="56F128D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56242821" w14:textId="7CD808DA"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生效范围构建用例描述如表3.5所示</w:t>
      </w:r>
      <w:r w:rsidR="00D446C3">
        <w:rPr>
          <w:rFonts w:ascii="宋体" w:eastAsia="宋体" w:hAnsi="宋体" w:hint="eastAsia"/>
          <w:sz w:val="24"/>
          <w:szCs w:val="24"/>
        </w:rPr>
        <w:t>。</w:t>
      </w:r>
    </w:p>
    <w:p w14:paraId="3185E352" w14:textId="2E7DCD70" w:rsidR="00366ABA" w:rsidRPr="00703230" w:rsidRDefault="005D13EB" w:rsidP="005D13EB">
      <w:pPr>
        <w:spacing w:line="360" w:lineRule="auto"/>
        <w:ind w:firstLineChars="200" w:firstLine="420"/>
        <w:jc w:val="center"/>
        <w:rPr>
          <w:rFonts w:ascii="宋体" w:eastAsia="宋体" w:hAnsi="宋体"/>
          <w:szCs w:val="21"/>
        </w:rPr>
      </w:pPr>
      <w:r w:rsidRPr="00703230">
        <w:rPr>
          <w:rFonts w:ascii="宋体" w:eastAsia="宋体" w:hAnsi="宋体" w:hint="eastAsia"/>
          <w:szCs w:val="21"/>
        </w:rPr>
        <w:t>表3.5</w:t>
      </w:r>
      <w:r w:rsidR="00D063BA" w:rsidRPr="00703230">
        <w:rPr>
          <w:rFonts w:ascii="宋体" w:eastAsia="宋体" w:hAnsi="宋体"/>
          <w:szCs w:val="21"/>
        </w:rPr>
        <w:t xml:space="preserve"> </w:t>
      </w:r>
      <w:r w:rsidR="00703230" w:rsidRPr="00703230">
        <w:rPr>
          <w:rFonts w:ascii="Arial" w:eastAsia="宋体" w:hAnsi="Arial" w:cs="Arial" w:hint="eastAsia"/>
          <w:szCs w:val="21"/>
        </w:rPr>
        <w:t>生效范围</w:t>
      </w:r>
      <w:r w:rsidR="00D063BA" w:rsidRPr="00703230">
        <w:rPr>
          <w:rFonts w:ascii="宋体" w:eastAsia="宋体" w:hAnsi="宋体" w:hint="eastAsia"/>
          <w:szCs w:val="21"/>
        </w:rPr>
        <w:t>构建用例图</w:t>
      </w:r>
    </w:p>
    <w:tbl>
      <w:tblPr>
        <w:tblStyle w:val="af3"/>
        <w:tblW w:w="0" w:type="auto"/>
        <w:tblLook w:val="04A0" w:firstRow="1" w:lastRow="0" w:firstColumn="1" w:lastColumn="0" w:noHBand="0" w:noVBand="1"/>
      </w:tblPr>
      <w:tblGrid>
        <w:gridCol w:w="1129"/>
        <w:gridCol w:w="1560"/>
        <w:gridCol w:w="1984"/>
        <w:gridCol w:w="3623"/>
      </w:tblGrid>
      <w:tr w:rsidR="00366ABA" w:rsidRPr="00C03CFF" w14:paraId="36ACB7CC" w14:textId="77777777" w:rsidTr="00950EBC">
        <w:tc>
          <w:tcPr>
            <w:tcW w:w="1129" w:type="dxa"/>
          </w:tcPr>
          <w:p w14:paraId="51B09CED"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7F8101FE" w14:textId="3717B53E"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5</w:t>
            </w:r>
          </w:p>
        </w:tc>
        <w:tc>
          <w:tcPr>
            <w:tcW w:w="1984" w:type="dxa"/>
          </w:tcPr>
          <w:p w14:paraId="13365B9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950EBC">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950EBC">
        <w:tc>
          <w:tcPr>
            <w:tcW w:w="1129" w:type="dxa"/>
          </w:tcPr>
          <w:p w14:paraId="1B13CE86"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950EBC">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950EBC">
        <w:tc>
          <w:tcPr>
            <w:tcW w:w="1129" w:type="dxa"/>
          </w:tcPr>
          <w:p w14:paraId="7519743E"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950EBC">
        <w:tc>
          <w:tcPr>
            <w:tcW w:w="1129" w:type="dxa"/>
          </w:tcPr>
          <w:p w14:paraId="603F3391"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950EBC">
        <w:tc>
          <w:tcPr>
            <w:tcW w:w="1129" w:type="dxa"/>
          </w:tcPr>
          <w:p w14:paraId="55AE25FD"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950EBC">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950EBC">
        <w:tc>
          <w:tcPr>
            <w:tcW w:w="1129" w:type="dxa"/>
          </w:tcPr>
          <w:p w14:paraId="5482365F"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950EBC">
        <w:tc>
          <w:tcPr>
            <w:tcW w:w="1129" w:type="dxa"/>
          </w:tcPr>
          <w:p w14:paraId="3C159E2B"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4C56FE">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4C56FE">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4C56FE">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4C56FE">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950EBC">
        <w:tc>
          <w:tcPr>
            <w:tcW w:w="1129" w:type="dxa"/>
          </w:tcPr>
          <w:p w14:paraId="4DE0FECA"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72597ED4" w14:textId="6DAFE4B1"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lastRenderedPageBreak/>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触发行为构建用例描述如表3.6所示。</w:t>
      </w:r>
    </w:p>
    <w:p w14:paraId="39BC1156" w14:textId="1BC35C0A" w:rsidR="00366ABA" w:rsidRPr="00703230" w:rsidRDefault="005D13EB" w:rsidP="005D13EB">
      <w:pPr>
        <w:spacing w:line="360" w:lineRule="auto"/>
        <w:jc w:val="center"/>
        <w:rPr>
          <w:rFonts w:ascii="宋体" w:eastAsia="宋体" w:hAnsi="宋体"/>
          <w:szCs w:val="21"/>
        </w:rPr>
      </w:pPr>
      <w:r w:rsidRPr="00703230">
        <w:rPr>
          <w:rFonts w:ascii="宋体" w:eastAsia="宋体" w:hAnsi="宋体" w:hint="eastAsia"/>
          <w:szCs w:val="21"/>
        </w:rPr>
        <w:t>表3.6</w:t>
      </w:r>
      <w:r w:rsidR="00D063BA" w:rsidRPr="00703230">
        <w:rPr>
          <w:rFonts w:ascii="宋体" w:eastAsia="宋体" w:hAnsi="宋体"/>
          <w:szCs w:val="21"/>
        </w:rPr>
        <w:t xml:space="preserve"> </w:t>
      </w:r>
      <w:r w:rsidR="00D6641F">
        <w:rPr>
          <w:rFonts w:ascii="宋体" w:eastAsia="宋体" w:hAnsi="宋体" w:hint="eastAsia"/>
          <w:szCs w:val="21"/>
        </w:rPr>
        <w:t>触发行为</w:t>
      </w:r>
      <w:r w:rsidR="00D063BA" w:rsidRPr="00703230">
        <w:rPr>
          <w:rFonts w:ascii="宋体" w:eastAsia="宋体" w:hAnsi="宋体" w:hint="eastAsia"/>
          <w:szCs w:val="21"/>
        </w:rPr>
        <w:t>构建用例图</w:t>
      </w:r>
    </w:p>
    <w:tbl>
      <w:tblPr>
        <w:tblStyle w:val="af3"/>
        <w:tblW w:w="0" w:type="auto"/>
        <w:tblLook w:val="04A0" w:firstRow="1" w:lastRow="0" w:firstColumn="1" w:lastColumn="0" w:noHBand="0" w:noVBand="1"/>
      </w:tblPr>
      <w:tblGrid>
        <w:gridCol w:w="1129"/>
        <w:gridCol w:w="1560"/>
        <w:gridCol w:w="1984"/>
        <w:gridCol w:w="3623"/>
      </w:tblGrid>
      <w:tr w:rsidR="00366ABA" w:rsidRPr="00C03CFF" w14:paraId="0D817B24" w14:textId="77777777" w:rsidTr="00950EBC">
        <w:tc>
          <w:tcPr>
            <w:tcW w:w="1129" w:type="dxa"/>
          </w:tcPr>
          <w:p w14:paraId="12D39624"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A33902F" w14:textId="06EA4769"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6</w:t>
            </w:r>
          </w:p>
        </w:tc>
        <w:tc>
          <w:tcPr>
            <w:tcW w:w="1984" w:type="dxa"/>
          </w:tcPr>
          <w:p w14:paraId="072F4241"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950EBC">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950EBC">
        <w:tc>
          <w:tcPr>
            <w:tcW w:w="1129" w:type="dxa"/>
          </w:tcPr>
          <w:p w14:paraId="3B5DD843"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950EBC">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950EBC">
        <w:tc>
          <w:tcPr>
            <w:tcW w:w="1129" w:type="dxa"/>
          </w:tcPr>
          <w:p w14:paraId="446CEE97"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950EBC">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950EBC">
        <w:tc>
          <w:tcPr>
            <w:tcW w:w="1129" w:type="dxa"/>
          </w:tcPr>
          <w:p w14:paraId="35F8478F"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950EBC">
        <w:tc>
          <w:tcPr>
            <w:tcW w:w="1129" w:type="dxa"/>
          </w:tcPr>
          <w:p w14:paraId="7176330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950EBC">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950EBC">
        <w:tc>
          <w:tcPr>
            <w:tcW w:w="1129" w:type="dxa"/>
          </w:tcPr>
          <w:p w14:paraId="5B61D59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950EBC">
        <w:tc>
          <w:tcPr>
            <w:tcW w:w="1129" w:type="dxa"/>
          </w:tcPr>
          <w:p w14:paraId="6C56D068"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4C56FE">
            <w:pPr>
              <w:pStyle w:val="a5"/>
              <w:widowControl/>
              <w:numPr>
                <w:ilvl w:val="0"/>
                <w:numId w:val="7"/>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4C56FE">
            <w:pPr>
              <w:pStyle w:val="a5"/>
              <w:widowControl/>
              <w:numPr>
                <w:ilvl w:val="0"/>
                <w:numId w:val="7"/>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4C56FE">
            <w:pPr>
              <w:pStyle w:val="a5"/>
              <w:widowControl/>
              <w:numPr>
                <w:ilvl w:val="0"/>
                <w:numId w:val="7"/>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4C56FE">
            <w:pPr>
              <w:pStyle w:val="a5"/>
              <w:widowControl/>
              <w:numPr>
                <w:ilvl w:val="0"/>
                <w:numId w:val="7"/>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950EBC">
        <w:tc>
          <w:tcPr>
            <w:tcW w:w="1129" w:type="dxa"/>
          </w:tcPr>
          <w:p w14:paraId="4BC1E02E"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207A6724" w14:textId="77777777" w:rsidR="00366ABA" w:rsidRDefault="00366ABA" w:rsidP="00F675BF">
      <w:pPr>
        <w:spacing w:line="360" w:lineRule="auto"/>
        <w:ind w:firstLineChars="200" w:firstLine="480"/>
        <w:rPr>
          <w:rFonts w:ascii="宋体" w:eastAsia="宋体" w:hAnsi="宋体"/>
          <w:sz w:val="24"/>
          <w:szCs w:val="24"/>
        </w:rPr>
      </w:pPr>
    </w:p>
    <w:p w14:paraId="2BF784DB" w14:textId="77777777" w:rsidR="00366ABA" w:rsidRDefault="00366ABA" w:rsidP="00F675BF">
      <w:pPr>
        <w:spacing w:line="360" w:lineRule="auto"/>
        <w:ind w:firstLineChars="200" w:firstLine="480"/>
        <w:rPr>
          <w:rFonts w:ascii="宋体" w:eastAsia="宋体" w:hAnsi="宋体"/>
          <w:sz w:val="24"/>
          <w:szCs w:val="24"/>
        </w:rPr>
      </w:pPr>
    </w:p>
    <w:p w14:paraId="044713ED" w14:textId="27F5A9E3" w:rsidR="002235C6" w:rsidRDefault="00842122" w:rsidP="0030469F">
      <w:pPr>
        <w:pStyle w:val="3"/>
        <w:numPr>
          <w:ilvl w:val="2"/>
          <w:numId w:val="1"/>
        </w:numPr>
      </w:pPr>
      <w:r>
        <w:rPr>
          <w:rFonts w:hint="eastAsia"/>
        </w:rPr>
        <w:t xml:space="preserve"> </w:t>
      </w:r>
      <w:bookmarkStart w:id="76" w:name="_Toc36131279"/>
      <w:r w:rsidR="004D4EE5">
        <w:rPr>
          <w:rFonts w:hint="eastAsia"/>
        </w:rPr>
        <w:t>审核流程管理功能</w:t>
      </w:r>
      <w:bookmarkEnd w:id="76"/>
    </w:p>
    <w:p w14:paraId="2707A9F2" w14:textId="77777777" w:rsidR="00A45DA7" w:rsidRPr="00A45DA7" w:rsidRDefault="00A45DA7" w:rsidP="00A45DA7">
      <w:pPr>
        <w:spacing w:line="360" w:lineRule="auto"/>
        <w:ind w:firstLineChars="200" w:firstLine="480"/>
        <w:rPr>
          <w:rFonts w:ascii="宋体" w:eastAsia="宋体" w:hAnsi="宋体"/>
          <w:sz w:val="24"/>
          <w:szCs w:val="24"/>
        </w:rPr>
      </w:pPr>
      <w:r w:rsidRPr="00A45DA7">
        <w:rPr>
          <w:rFonts w:ascii="宋体" w:eastAsia="宋体" w:hAnsi="宋体" w:hint="eastAsia"/>
          <w:sz w:val="24"/>
          <w:szCs w:val="24"/>
        </w:rPr>
        <w:t>图3.5为审核流程管理功能的用例图。审核流程管理功能包括审核流操作、审核权扭转、消息保障三个子功能。</w:t>
      </w:r>
    </w:p>
    <w:p w14:paraId="3AF012A2" w14:textId="77777777" w:rsidR="00A45DA7" w:rsidRPr="00A45DA7" w:rsidRDefault="00A45DA7" w:rsidP="00A45DA7"/>
    <w:p w14:paraId="6ED35424" w14:textId="140C6D1C" w:rsidR="00AF3823" w:rsidRPr="00AE6D41" w:rsidRDefault="00AE6D41" w:rsidP="00B97FCB">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22B01EE5" wp14:editId="3330CAC8">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3008" cy="3552347"/>
                    </a:xfrm>
                    <a:prstGeom prst="rect">
                      <a:avLst/>
                    </a:prstGeom>
                    <a:noFill/>
                    <a:ln>
                      <a:noFill/>
                    </a:ln>
                  </pic:spPr>
                </pic:pic>
              </a:graphicData>
            </a:graphic>
          </wp:inline>
        </w:drawing>
      </w:r>
    </w:p>
    <w:p w14:paraId="2F5979DA" w14:textId="3BB0696D" w:rsidR="00B97FCB" w:rsidRDefault="00B97FCB" w:rsidP="00B97FCB">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图3.5</w:t>
      </w:r>
      <w:r>
        <w:rPr>
          <w:rFonts w:ascii="宋体" w:eastAsia="宋体" w:hAnsi="宋体"/>
          <w:sz w:val="24"/>
          <w:szCs w:val="24"/>
        </w:rPr>
        <w:t xml:space="preserve"> </w:t>
      </w:r>
      <w:r>
        <w:rPr>
          <w:rFonts w:ascii="宋体" w:eastAsia="宋体" w:hAnsi="宋体" w:hint="eastAsia"/>
          <w:sz w:val="24"/>
          <w:szCs w:val="24"/>
        </w:rPr>
        <w:t>审核流程用例图</w:t>
      </w:r>
    </w:p>
    <w:p w14:paraId="60BEDF8C" w14:textId="63A23DDA"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如表3.7所示。</w:t>
      </w:r>
    </w:p>
    <w:p w14:paraId="05482637" w14:textId="5FDF1165" w:rsidR="00A45DA7" w:rsidRPr="00703230" w:rsidRDefault="00A45DA7" w:rsidP="00A45DA7">
      <w:pPr>
        <w:spacing w:line="360" w:lineRule="auto"/>
        <w:jc w:val="center"/>
        <w:rPr>
          <w:rFonts w:ascii="宋体" w:eastAsia="宋体" w:hAnsi="宋体"/>
          <w:szCs w:val="21"/>
        </w:rPr>
      </w:pPr>
      <w:r w:rsidRPr="00703230">
        <w:rPr>
          <w:rFonts w:ascii="宋体" w:eastAsia="宋体" w:hAnsi="宋体" w:hint="eastAsia"/>
          <w:szCs w:val="21"/>
        </w:rPr>
        <w:t>表3.7</w:t>
      </w:r>
      <w:r w:rsidR="004270D5" w:rsidRPr="00703230">
        <w:rPr>
          <w:rFonts w:ascii="宋体" w:eastAsia="宋体" w:hAnsi="宋体"/>
          <w:szCs w:val="21"/>
        </w:rPr>
        <w:t xml:space="preserve"> </w:t>
      </w:r>
      <w:r w:rsidR="004270D5" w:rsidRPr="00703230">
        <w:rPr>
          <w:rFonts w:ascii="宋体" w:eastAsia="宋体" w:hAnsi="宋体" w:hint="eastAsia"/>
          <w:szCs w:val="21"/>
        </w:rPr>
        <w:t>审核流操作</w:t>
      </w:r>
      <w:r w:rsidR="00DF3AFF" w:rsidRPr="00703230">
        <w:rPr>
          <w:rFonts w:ascii="宋体" w:eastAsia="宋体" w:hAnsi="宋体" w:hint="eastAsia"/>
          <w:szCs w:val="21"/>
        </w:rPr>
        <w:t>用例表</w:t>
      </w:r>
    </w:p>
    <w:tbl>
      <w:tblPr>
        <w:tblStyle w:val="af3"/>
        <w:tblW w:w="0" w:type="auto"/>
        <w:tblLook w:val="04A0" w:firstRow="1" w:lastRow="0" w:firstColumn="1" w:lastColumn="0" w:noHBand="0" w:noVBand="1"/>
      </w:tblPr>
      <w:tblGrid>
        <w:gridCol w:w="1271"/>
        <w:gridCol w:w="1418"/>
        <w:gridCol w:w="1984"/>
        <w:gridCol w:w="3623"/>
      </w:tblGrid>
      <w:tr w:rsidR="00A45DA7" w:rsidRPr="00B66781" w14:paraId="4E99F9D3" w14:textId="77777777" w:rsidTr="004A50F9">
        <w:tc>
          <w:tcPr>
            <w:tcW w:w="1271" w:type="dxa"/>
          </w:tcPr>
          <w:p w14:paraId="3BEEC6E0"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ID</w:t>
            </w:r>
          </w:p>
        </w:tc>
        <w:tc>
          <w:tcPr>
            <w:tcW w:w="1418" w:type="dxa"/>
          </w:tcPr>
          <w:p w14:paraId="5250505F"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UC7</w:t>
            </w:r>
          </w:p>
        </w:tc>
        <w:tc>
          <w:tcPr>
            <w:tcW w:w="1984" w:type="dxa"/>
          </w:tcPr>
          <w:p w14:paraId="6E2833E9"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4A50F9">
        <w:tc>
          <w:tcPr>
            <w:tcW w:w="1271" w:type="dxa"/>
          </w:tcPr>
          <w:p w14:paraId="0411DFEF"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4A50F9">
        <w:tc>
          <w:tcPr>
            <w:tcW w:w="1271" w:type="dxa"/>
          </w:tcPr>
          <w:p w14:paraId="3DF69A5C"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4A50F9">
        <w:tc>
          <w:tcPr>
            <w:tcW w:w="1271" w:type="dxa"/>
          </w:tcPr>
          <w:p w14:paraId="559A277C"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4A50F9">
        <w:tc>
          <w:tcPr>
            <w:tcW w:w="1271" w:type="dxa"/>
          </w:tcPr>
          <w:p w14:paraId="1ECACC0F"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4A50F9">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4A50F9">
        <w:tc>
          <w:tcPr>
            <w:tcW w:w="1271" w:type="dxa"/>
          </w:tcPr>
          <w:p w14:paraId="4C2311AF"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4A50F9">
        <w:tc>
          <w:tcPr>
            <w:tcW w:w="1271" w:type="dxa"/>
          </w:tcPr>
          <w:p w14:paraId="3AEAD7B8"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4C56FE">
            <w:pPr>
              <w:pStyle w:val="a5"/>
              <w:widowControl/>
              <w:numPr>
                <w:ilvl w:val="1"/>
                <w:numId w:val="24"/>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4C56FE">
            <w:pPr>
              <w:pStyle w:val="a5"/>
              <w:widowControl/>
              <w:numPr>
                <w:ilvl w:val="1"/>
                <w:numId w:val="24"/>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4C56FE">
            <w:pPr>
              <w:pStyle w:val="a5"/>
              <w:widowControl/>
              <w:numPr>
                <w:ilvl w:val="1"/>
                <w:numId w:val="24"/>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C933AD">
            <w:pPr>
              <w:widowControl/>
              <w:jc w:val="left"/>
              <w:rPr>
                <w:rFonts w:ascii="宋体" w:eastAsia="宋体" w:hAnsi="宋体"/>
                <w:szCs w:val="21"/>
              </w:rPr>
            </w:pPr>
            <w:r>
              <w:rPr>
                <w:rFonts w:ascii="宋体" w:eastAsia="宋体" w:hAnsi="宋体" w:hint="eastAsia"/>
                <w:szCs w:val="21"/>
              </w:rPr>
              <w:t>2.1用户根据需求点击终止审核流</w:t>
            </w:r>
          </w:p>
          <w:p w14:paraId="12EF43AC" w14:textId="77777777" w:rsidR="00C933AD" w:rsidRDefault="00C933AD" w:rsidP="00C933AD">
            <w:pPr>
              <w:widowControl/>
              <w:jc w:val="left"/>
              <w:rPr>
                <w:rFonts w:ascii="宋体" w:eastAsia="宋体" w:hAnsi="宋体"/>
                <w:szCs w:val="21"/>
              </w:rPr>
            </w:pPr>
            <w:r>
              <w:rPr>
                <w:rFonts w:ascii="宋体" w:eastAsia="宋体" w:hAnsi="宋体" w:hint="eastAsia"/>
                <w:szCs w:val="21"/>
              </w:rPr>
              <w:t>2.2前端页面弹出警告框</w:t>
            </w:r>
          </w:p>
          <w:p w14:paraId="0BA47F50" w14:textId="19D7E786" w:rsidR="00C933AD" w:rsidRPr="00C933AD" w:rsidRDefault="00C933AD" w:rsidP="00C933AD">
            <w:pPr>
              <w:widowControl/>
              <w:jc w:val="left"/>
              <w:rPr>
                <w:rFonts w:ascii="宋体" w:eastAsia="宋体" w:hAnsi="宋体"/>
                <w:szCs w:val="21"/>
              </w:rPr>
            </w:pPr>
            <w:r>
              <w:rPr>
                <w:rFonts w:ascii="宋体" w:eastAsia="宋体" w:hAnsi="宋体" w:hint="eastAsia"/>
                <w:szCs w:val="21"/>
              </w:rPr>
              <w:t>2.2选择确定或取消</w:t>
            </w:r>
          </w:p>
        </w:tc>
      </w:tr>
      <w:tr w:rsidR="00A45DA7" w:rsidRPr="00B66781" w14:paraId="27D23CD7" w14:textId="77777777" w:rsidTr="004A50F9">
        <w:tc>
          <w:tcPr>
            <w:tcW w:w="1271" w:type="dxa"/>
          </w:tcPr>
          <w:p w14:paraId="741B8731"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4A50F9">
            <w:pPr>
              <w:widowControl/>
              <w:jc w:val="left"/>
              <w:rPr>
                <w:rFonts w:ascii="宋体" w:eastAsia="宋体" w:hAnsi="宋体"/>
                <w:szCs w:val="21"/>
              </w:rPr>
            </w:pPr>
            <w:r>
              <w:rPr>
                <w:rFonts w:ascii="宋体" w:eastAsia="宋体" w:hAnsi="宋体" w:hint="eastAsia"/>
                <w:szCs w:val="21"/>
              </w:rPr>
              <w:t>2.2a在终止审核流的过程中，审核流可能正好审批通过</w:t>
            </w:r>
          </w:p>
          <w:p w14:paraId="5F1E488D" w14:textId="4C215251" w:rsidR="00A0693C" w:rsidRPr="007E645B" w:rsidRDefault="00A0693C" w:rsidP="00A0693C">
            <w:pPr>
              <w:widowControl/>
              <w:ind w:firstLineChars="200" w:firstLine="420"/>
              <w:jc w:val="left"/>
              <w:rPr>
                <w:rFonts w:ascii="宋体" w:eastAsia="宋体" w:hAnsi="宋体"/>
                <w:szCs w:val="21"/>
              </w:rPr>
            </w:pPr>
            <w:r>
              <w:rPr>
                <w:rFonts w:ascii="宋体" w:eastAsia="宋体" w:hAnsi="宋体" w:hint="eastAsia"/>
                <w:szCs w:val="21"/>
              </w:rPr>
              <w:t>1.提醒用户审核流已经审核通过</w:t>
            </w:r>
          </w:p>
        </w:tc>
      </w:tr>
    </w:tbl>
    <w:p w14:paraId="7BD59AC1" w14:textId="35E5FCE8" w:rsidR="003D0478" w:rsidRDefault="009A043C" w:rsidP="00017BA1">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。图3.6审核流流程图，从图中可知，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审核权流转用例描述如表3.8所示。</w:t>
      </w:r>
    </w:p>
    <w:p w14:paraId="054E6D7A" w14:textId="511C030C" w:rsidR="0080402C" w:rsidRDefault="0080402C" w:rsidP="0080402C">
      <w:pPr>
        <w:spacing w:line="360" w:lineRule="auto"/>
        <w:jc w:val="center"/>
        <w:rPr>
          <w:rFonts w:ascii="宋体" w:eastAsia="宋体" w:hAnsi="宋体"/>
          <w:sz w:val="24"/>
          <w:szCs w:val="24"/>
        </w:rPr>
      </w:pPr>
      <w:r>
        <w:rPr>
          <w:rFonts w:ascii="宋体" w:eastAsia="宋体" w:hAnsi="宋体" w:hint="eastAsia"/>
          <w:sz w:val="24"/>
          <w:szCs w:val="24"/>
        </w:rPr>
        <w:t>表3.8</w:t>
      </w:r>
      <w:r w:rsidR="00D313D7">
        <w:rPr>
          <w:rFonts w:ascii="宋体" w:eastAsia="宋体" w:hAnsi="宋体"/>
          <w:sz w:val="24"/>
          <w:szCs w:val="24"/>
        </w:rPr>
        <w:t xml:space="preserve"> </w:t>
      </w:r>
      <w:r w:rsidR="00D313D7">
        <w:rPr>
          <w:rFonts w:ascii="宋体" w:eastAsia="宋体" w:hAnsi="宋体" w:hint="eastAsia"/>
          <w:sz w:val="24"/>
          <w:szCs w:val="24"/>
        </w:rPr>
        <w:t>审核权流转用例表</w:t>
      </w:r>
    </w:p>
    <w:tbl>
      <w:tblPr>
        <w:tblStyle w:val="af3"/>
        <w:tblW w:w="0" w:type="auto"/>
        <w:tblLook w:val="04A0" w:firstRow="1" w:lastRow="0" w:firstColumn="1" w:lastColumn="0" w:noHBand="0" w:noVBand="1"/>
      </w:tblPr>
      <w:tblGrid>
        <w:gridCol w:w="1271"/>
        <w:gridCol w:w="1418"/>
        <w:gridCol w:w="1984"/>
        <w:gridCol w:w="3623"/>
      </w:tblGrid>
      <w:tr w:rsidR="0080402C" w:rsidRPr="00B66781" w14:paraId="4D569CAE" w14:textId="77777777" w:rsidTr="004A50F9">
        <w:tc>
          <w:tcPr>
            <w:tcW w:w="1271" w:type="dxa"/>
          </w:tcPr>
          <w:p w14:paraId="2CCA9D6A"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ID</w:t>
            </w:r>
          </w:p>
        </w:tc>
        <w:tc>
          <w:tcPr>
            <w:tcW w:w="1418" w:type="dxa"/>
          </w:tcPr>
          <w:p w14:paraId="7405B8E8"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UC8</w:t>
            </w:r>
          </w:p>
        </w:tc>
        <w:tc>
          <w:tcPr>
            <w:tcW w:w="1984" w:type="dxa"/>
          </w:tcPr>
          <w:p w14:paraId="1A938E79"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4A50F9">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4A50F9">
        <w:tc>
          <w:tcPr>
            <w:tcW w:w="1271" w:type="dxa"/>
          </w:tcPr>
          <w:p w14:paraId="0EC5941C"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4A50F9">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4A50F9">
        <w:tc>
          <w:tcPr>
            <w:tcW w:w="1271" w:type="dxa"/>
          </w:tcPr>
          <w:p w14:paraId="67A5B378"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4A50F9">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4A50F9">
        <w:tc>
          <w:tcPr>
            <w:tcW w:w="1271" w:type="dxa"/>
          </w:tcPr>
          <w:p w14:paraId="4DE10052"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4A50F9">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4A50F9">
        <w:tc>
          <w:tcPr>
            <w:tcW w:w="1271" w:type="dxa"/>
          </w:tcPr>
          <w:p w14:paraId="3B1E10A6"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4C56FE">
            <w:pPr>
              <w:pStyle w:val="a5"/>
              <w:widowControl/>
              <w:numPr>
                <w:ilvl w:val="0"/>
                <w:numId w:val="25"/>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4C56FE">
            <w:pPr>
              <w:pStyle w:val="a5"/>
              <w:widowControl/>
              <w:numPr>
                <w:ilvl w:val="0"/>
                <w:numId w:val="25"/>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4C56FE">
            <w:pPr>
              <w:pStyle w:val="a5"/>
              <w:widowControl/>
              <w:numPr>
                <w:ilvl w:val="0"/>
                <w:numId w:val="25"/>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4A50F9">
        <w:tc>
          <w:tcPr>
            <w:tcW w:w="1271" w:type="dxa"/>
          </w:tcPr>
          <w:p w14:paraId="44C1D2AA"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4A50F9">
        <w:tc>
          <w:tcPr>
            <w:tcW w:w="1271" w:type="dxa"/>
          </w:tcPr>
          <w:p w14:paraId="346AEEB5"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4C56FE">
            <w:pPr>
              <w:pStyle w:val="a5"/>
              <w:widowControl/>
              <w:numPr>
                <w:ilvl w:val="0"/>
                <w:numId w:val="8"/>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4C56FE">
            <w:pPr>
              <w:pStyle w:val="a5"/>
              <w:widowControl/>
              <w:numPr>
                <w:ilvl w:val="0"/>
                <w:numId w:val="8"/>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4C56FE">
            <w:pPr>
              <w:pStyle w:val="a5"/>
              <w:widowControl/>
              <w:numPr>
                <w:ilvl w:val="0"/>
                <w:numId w:val="8"/>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4C56FE">
            <w:pPr>
              <w:pStyle w:val="a5"/>
              <w:widowControl/>
              <w:numPr>
                <w:ilvl w:val="0"/>
                <w:numId w:val="8"/>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4A50F9">
        <w:tc>
          <w:tcPr>
            <w:tcW w:w="1271" w:type="dxa"/>
          </w:tcPr>
          <w:p w14:paraId="34013015"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无</w:t>
            </w:r>
          </w:p>
        </w:tc>
      </w:tr>
    </w:tbl>
    <w:p w14:paraId="5949F525" w14:textId="77777777" w:rsidR="0080402C" w:rsidRDefault="0080402C" w:rsidP="00017BA1">
      <w:pPr>
        <w:spacing w:line="360" w:lineRule="auto"/>
        <w:ind w:firstLineChars="200" w:firstLine="480"/>
        <w:rPr>
          <w:rFonts w:ascii="宋体" w:eastAsia="宋体" w:hAnsi="宋体"/>
          <w:sz w:val="24"/>
          <w:szCs w:val="24"/>
        </w:rPr>
      </w:pPr>
    </w:p>
    <w:p w14:paraId="5FDDAACC" w14:textId="5F2EB501" w:rsidR="00AF636E" w:rsidRDefault="00E62206" w:rsidP="00CD2E23">
      <w:pPr>
        <w:spacing w:line="360" w:lineRule="auto"/>
        <w:jc w:val="center"/>
        <w:rPr>
          <w:rFonts w:ascii="宋体" w:eastAsia="宋体" w:hAnsi="宋体"/>
          <w:sz w:val="24"/>
          <w:szCs w:val="24"/>
        </w:rPr>
      </w:pPr>
      <w:r>
        <w:rPr>
          <w:noProof/>
        </w:rPr>
        <w:lastRenderedPageBreak/>
        <w:drawing>
          <wp:inline distT="0" distB="0" distL="0" distR="0" wp14:anchorId="18E6FF3A" wp14:editId="58BF1B00">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48E9C6B8" w14:textId="7E07C4F8" w:rsidR="006E2689" w:rsidRDefault="006E2689" w:rsidP="006548B3">
      <w:pPr>
        <w:spacing w:line="360" w:lineRule="auto"/>
        <w:ind w:firstLine="420"/>
        <w:jc w:val="center"/>
        <w:rPr>
          <w:rFonts w:ascii="宋体" w:eastAsia="宋体" w:hAnsi="宋体"/>
          <w:sz w:val="24"/>
          <w:szCs w:val="24"/>
        </w:rPr>
      </w:pPr>
      <w:r>
        <w:rPr>
          <w:rFonts w:ascii="宋体" w:eastAsia="宋体" w:hAnsi="宋体" w:hint="eastAsia"/>
          <w:sz w:val="24"/>
          <w:szCs w:val="24"/>
        </w:rPr>
        <w:t>图</w:t>
      </w:r>
      <w:r w:rsidR="006548B3">
        <w:rPr>
          <w:rFonts w:ascii="宋体" w:eastAsia="宋体" w:hAnsi="宋体" w:hint="eastAsia"/>
          <w:sz w:val="24"/>
          <w:szCs w:val="24"/>
        </w:rPr>
        <w:t>3.6</w:t>
      </w:r>
      <w:r w:rsidR="006548B3">
        <w:rPr>
          <w:rFonts w:ascii="宋体" w:eastAsia="宋体" w:hAnsi="宋体"/>
          <w:sz w:val="24"/>
          <w:szCs w:val="24"/>
        </w:rPr>
        <w:t xml:space="preserve"> </w:t>
      </w:r>
      <w:bookmarkStart w:id="77" w:name="OLE_LINK1"/>
      <w:r w:rsidR="006548B3">
        <w:rPr>
          <w:rFonts w:ascii="宋体" w:eastAsia="宋体" w:hAnsi="宋体" w:hint="eastAsia"/>
          <w:sz w:val="24"/>
          <w:szCs w:val="24"/>
        </w:rPr>
        <w:t>审核流流程图</w:t>
      </w:r>
      <w:bookmarkEnd w:id="77"/>
    </w:p>
    <w:p w14:paraId="3A0C45A3" w14:textId="7B8FB2A2"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消息保障子功能负责解决消息丢失的情况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消息丢失的可能原有如下几种：生产者丢失数据、mq丢失数据、消费者弄丢数据。</w:t>
      </w:r>
      <w:r w:rsidR="0067103E">
        <w:rPr>
          <w:rFonts w:ascii="宋体" w:eastAsia="宋体" w:hAnsi="宋体" w:hint="eastAsia"/>
          <w:sz w:val="24"/>
          <w:szCs w:val="24"/>
        </w:rPr>
        <w:t>如果是生产者丢失数据，那么可以通过在生产者端开启confirm模式</w:t>
      </w:r>
      <w:r w:rsidR="006E36E8">
        <w:rPr>
          <w:rFonts w:ascii="宋体" w:eastAsia="宋体" w:hAnsi="宋体" w:hint="eastAsia"/>
          <w:sz w:val="24"/>
          <w:szCs w:val="24"/>
        </w:rPr>
        <w:t>解决问题。</w:t>
      </w:r>
      <w:r w:rsidR="005E46C9">
        <w:rPr>
          <w:rFonts w:ascii="宋体" w:eastAsia="宋体" w:hAnsi="宋体" w:hint="eastAsia"/>
          <w:sz w:val="24"/>
          <w:szCs w:val="24"/>
        </w:rPr>
        <w:t>如果是mq丢失数据，例如mq突然宕机，可以通过mq持久化的方式解决问题。</w:t>
      </w:r>
      <w:r w:rsidR="0093311E">
        <w:rPr>
          <w:rFonts w:ascii="宋体" w:eastAsia="宋体" w:hAnsi="宋体" w:hint="eastAsia"/>
          <w:sz w:val="24"/>
          <w:szCs w:val="24"/>
        </w:rPr>
        <w:t>如果是消费方丢失数据，那么可以启用ACK机制，只有消息处理完之后给mq发送ACK消息进行确认。</w:t>
      </w:r>
      <w:r w:rsidR="002567F5">
        <w:rPr>
          <w:rFonts w:ascii="宋体" w:eastAsia="宋体" w:hAnsi="宋体" w:hint="eastAsia"/>
          <w:sz w:val="24"/>
          <w:szCs w:val="24"/>
        </w:rPr>
        <w:t>但在公司的使用情况中，作为消费者，系统并不能保证生产者和</w:t>
      </w:r>
      <w:r w:rsidR="00C62B3B">
        <w:rPr>
          <w:rFonts w:ascii="宋体" w:eastAsia="宋体" w:hAnsi="宋体" w:hint="eastAsia"/>
          <w:sz w:val="24"/>
          <w:szCs w:val="24"/>
        </w:rPr>
        <w:t>mq不丢失数据，即使生产者和mq做了消息丢失的兜底，但是在消费者视角，依旧需要将其视为不可靠。</w:t>
      </w:r>
      <w:r w:rsidR="00663919">
        <w:rPr>
          <w:rFonts w:ascii="宋体" w:eastAsia="宋体" w:hAnsi="宋体" w:hint="eastAsia"/>
          <w:sz w:val="24"/>
          <w:szCs w:val="24"/>
        </w:rPr>
        <w:t>因此，在消费者这端，除了要保证消费者不丢失数据外，还要为mq</w:t>
      </w:r>
      <w:r w:rsidR="00F370A4">
        <w:rPr>
          <w:rFonts w:ascii="宋体" w:eastAsia="宋体" w:hAnsi="宋体" w:hint="eastAsia"/>
          <w:sz w:val="24"/>
          <w:szCs w:val="24"/>
        </w:rPr>
        <w:t>丢失数据的情况做兜底。</w:t>
      </w:r>
      <w:r w:rsidR="0065202C">
        <w:rPr>
          <w:rFonts w:ascii="宋体" w:eastAsia="宋体" w:hAnsi="宋体" w:hint="eastAsia"/>
          <w:sz w:val="24"/>
          <w:szCs w:val="24"/>
        </w:rPr>
        <w:t>为此，需要在workflow上配置定时任务，由于审核流平台会将审核结果记录在本地数据库中，而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w:t>
      </w:r>
      <w:r w:rsidR="00456CBD">
        <w:rPr>
          <w:rFonts w:ascii="宋体" w:eastAsia="宋体" w:hAnsi="宋体" w:hint="eastAsia"/>
          <w:sz w:val="24"/>
          <w:szCs w:val="24"/>
        </w:rPr>
        <w:lastRenderedPageBreak/>
        <w:t>如表3.9所示。</w:t>
      </w:r>
    </w:p>
    <w:p w14:paraId="6F64C136" w14:textId="41C83BE9" w:rsidR="00F26F35" w:rsidRDefault="00E62206" w:rsidP="00E62206">
      <w:pPr>
        <w:spacing w:line="360" w:lineRule="auto"/>
        <w:jc w:val="center"/>
        <w:rPr>
          <w:rFonts w:ascii="宋体" w:eastAsia="宋体" w:hAnsi="宋体"/>
          <w:sz w:val="24"/>
          <w:szCs w:val="24"/>
        </w:rPr>
      </w:pPr>
      <w:r>
        <w:rPr>
          <w:rFonts w:ascii="宋体" w:eastAsia="宋体" w:hAnsi="宋体" w:hint="eastAsia"/>
          <w:sz w:val="24"/>
          <w:szCs w:val="24"/>
        </w:rPr>
        <w:t>表3.9</w:t>
      </w:r>
      <w:r w:rsidR="008B7014">
        <w:rPr>
          <w:rFonts w:ascii="宋体" w:eastAsia="宋体" w:hAnsi="宋体"/>
          <w:sz w:val="24"/>
          <w:szCs w:val="24"/>
        </w:rPr>
        <w:t xml:space="preserve"> </w:t>
      </w:r>
      <w:r w:rsidR="008B7014">
        <w:rPr>
          <w:rFonts w:ascii="宋体" w:eastAsia="宋体" w:hAnsi="宋体" w:hint="eastAsia"/>
          <w:sz w:val="24"/>
          <w:szCs w:val="24"/>
        </w:rPr>
        <w:t>审核消息保障用例表</w:t>
      </w:r>
    </w:p>
    <w:tbl>
      <w:tblPr>
        <w:tblStyle w:val="af3"/>
        <w:tblW w:w="0" w:type="auto"/>
        <w:tblLook w:val="04A0" w:firstRow="1" w:lastRow="0" w:firstColumn="1" w:lastColumn="0" w:noHBand="0" w:noVBand="1"/>
      </w:tblPr>
      <w:tblGrid>
        <w:gridCol w:w="1271"/>
        <w:gridCol w:w="1418"/>
        <w:gridCol w:w="1984"/>
        <w:gridCol w:w="3623"/>
      </w:tblGrid>
      <w:tr w:rsidR="00F26F35" w:rsidRPr="00B66781" w14:paraId="16ABD1AE" w14:textId="77777777" w:rsidTr="00B66781">
        <w:tc>
          <w:tcPr>
            <w:tcW w:w="1271" w:type="dxa"/>
          </w:tcPr>
          <w:p w14:paraId="270DDE1C"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ID</w:t>
            </w:r>
          </w:p>
        </w:tc>
        <w:tc>
          <w:tcPr>
            <w:tcW w:w="1418" w:type="dxa"/>
          </w:tcPr>
          <w:p w14:paraId="5A0E8FFE" w14:textId="63D4C3B0"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UC</w:t>
            </w:r>
            <w:r w:rsidR="00A92490" w:rsidRPr="007E645B">
              <w:rPr>
                <w:rFonts w:ascii="宋体" w:eastAsia="宋体" w:hAnsi="宋体" w:hint="eastAsia"/>
                <w:szCs w:val="21"/>
              </w:rPr>
              <w:t>9</w:t>
            </w:r>
          </w:p>
        </w:tc>
        <w:tc>
          <w:tcPr>
            <w:tcW w:w="1984" w:type="dxa"/>
          </w:tcPr>
          <w:p w14:paraId="7BB6E979"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050D73">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B66781">
        <w:tc>
          <w:tcPr>
            <w:tcW w:w="1271" w:type="dxa"/>
          </w:tcPr>
          <w:p w14:paraId="5897C67E"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050D73">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B66781">
        <w:tc>
          <w:tcPr>
            <w:tcW w:w="1271" w:type="dxa"/>
          </w:tcPr>
          <w:p w14:paraId="2B67E0EF"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32678811" w:rsidR="00F26F35" w:rsidRPr="007E645B" w:rsidRDefault="00B969F9" w:rsidP="00050D73">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、workflow系统</w:t>
            </w:r>
          </w:p>
        </w:tc>
      </w:tr>
      <w:tr w:rsidR="00F26F35" w:rsidRPr="00B66781" w14:paraId="5054955E" w14:textId="77777777" w:rsidTr="00B66781">
        <w:tc>
          <w:tcPr>
            <w:tcW w:w="1271" w:type="dxa"/>
          </w:tcPr>
          <w:p w14:paraId="5C6AFB33"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050D73">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B66781">
        <w:tc>
          <w:tcPr>
            <w:tcW w:w="1271" w:type="dxa"/>
          </w:tcPr>
          <w:p w14:paraId="57F30CF1"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4C56FE">
            <w:pPr>
              <w:pStyle w:val="a5"/>
              <w:widowControl/>
              <w:numPr>
                <w:ilvl w:val="0"/>
                <w:numId w:val="26"/>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4C56FE">
            <w:pPr>
              <w:pStyle w:val="a5"/>
              <w:widowControl/>
              <w:numPr>
                <w:ilvl w:val="0"/>
                <w:numId w:val="26"/>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B66781">
        <w:tc>
          <w:tcPr>
            <w:tcW w:w="1271" w:type="dxa"/>
          </w:tcPr>
          <w:p w14:paraId="1DA04D98"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B66781">
        <w:tc>
          <w:tcPr>
            <w:tcW w:w="1271" w:type="dxa"/>
          </w:tcPr>
          <w:p w14:paraId="396DB89D"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77777777" w:rsidR="00610901" w:rsidRDefault="00610901" w:rsidP="004C56FE">
            <w:pPr>
              <w:pStyle w:val="a5"/>
              <w:widowControl/>
              <w:numPr>
                <w:ilvl w:val="0"/>
                <w:numId w:val="27"/>
              </w:numPr>
              <w:ind w:firstLineChars="0"/>
              <w:jc w:val="left"/>
              <w:rPr>
                <w:rFonts w:ascii="宋体" w:eastAsia="宋体" w:hAnsi="宋体"/>
                <w:szCs w:val="21"/>
              </w:rPr>
            </w:pPr>
            <w:r>
              <w:rPr>
                <w:rFonts w:ascii="宋体" w:eastAsia="宋体" w:hAnsi="宋体" w:hint="eastAsia"/>
                <w:szCs w:val="21"/>
              </w:rPr>
              <w:t>审核平台发送消息给mq</w:t>
            </w:r>
          </w:p>
          <w:p w14:paraId="36585801" w14:textId="77777777" w:rsidR="00610901" w:rsidRDefault="00610901" w:rsidP="004C56FE">
            <w:pPr>
              <w:pStyle w:val="a5"/>
              <w:widowControl/>
              <w:numPr>
                <w:ilvl w:val="0"/>
                <w:numId w:val="27"/>
              </w:numPr>
              <w:ind w:firstLineChars="0"/>
              <w:jc w:val="left"/>
              <w:rPr>
                <w:rFonts w:ascii="宋体" w:eastAsia="宋体" w:hAnsi="宋体"/>
                <w:szCs w:val="21"/>
              </w:rPr>
            </w:pPr>
            <w:r>
              <w:rPr>
                <w:rFonts w:ascii="宋体" w:eastAsia="宋体" w:hAnsi="宋体" w:hint="eastAsia"/>
                <w:szCs w:val="21"/>
              </w:rPr>
              <w:t>mq由于种种原因丢失数据，审核流卡住</w:t>
            </w:r>
          </w:p>
          <w:p w14:paraId="0B99A2A7" w14:textId="4E0287B5" w:rsidR="004A50F9" w:rsidRDefault="004A50F9" w:rsidP="004C56FE">
            <w:pPr>
              <w:pStyle w:val="a5"/>
              <w:widowControl/>
              <w:numPr>
                <w:ilvl w:val="0"/>
                <w:numId w:val="27"/>
              </w:numPr>
              <w:ind w:firstLineChars="0"/>
              <w:jc w:val="left"/>
              <w:rPr>
                <w:rFonts w:ascii="宋体" w:eastAsia="宋体" w:hAnsi="宋体"/>
                <w:szCs w:val="21"/>
              </w:rPr>
            </w:pPr>
            <w:r>
              <w:rPr>
                <w:rFonts w:ascii="宋体" w:eastAsia="宋体" w:hAnsi="宋体" w:hint="eastAsia"/>
                <w:szCs w:val="21"/>
              </w:rPr>
              <w:t>workflow上执行定时任务，定时调用</w:t>
            </w:r>
            <w:r w:rsidR="00B969F9" w:rsidRPr="00B969F9">
              <w:rPr>
                <w:rFonts w:ascii="宋体" w:eastAsia="宋体" w:hAnsi="宋体" w:hint="eastAsia"/>
                <w:szCs w:val="21"/>
              </w:rPr>
              <w:t>履约超时管理平台</w:t>
            </w:r>
            <w:r>
              <w:rPr>
                <w:rFonts w:ascii="宋体" w:eastAsia="宋体" w:hAnsi="宋体" w:hint="eastAsia"/>
                <w:szCs w:val="21"/>
              </w:rPr>
              <w:t>提供的接口</w:t>
            </w:r>
          </w:p>
          <w:p w14:paraId="54D8A346" w14:textId="202ACCDB" w:rsidR="003151EE" w:rsidRPr="003151EE" w:rsidRDefault="00B969F9" w:rsidP="004C56FE">
            <w:pPr>
              <w:pStyle w:val="a5"/>
              <w:widowControl/>
              <w:numPr>
                <w:ilvl w:val="0"/>
                <w:numId w:val="27"/>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B66781">
        <w:tc>
          <w:tcPr>
            <w:tcW w:w="1271" w:type="dxa"/>
          </w:tcPr>
          <w:p w14:paraId="1657CE51"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无</w:t>
            </w:r>
          </w:p>
        </w:tc>
      </w:tr>
    </w:tbl>
    <w:p w14:paraId="769E040A" w14:textId="77777777" w:rsidR="00F26F35" w:rsidRDefault="00F26F35" w:rsidP="003D0478">
      <w:pPr>
        <w:spacing w:line="360" w:lineRule="auto"/>
        <w:rPr>
          <w:rFonts w:ascii="宋体" w:eastAsia="宋体" w:hAnsi="宋体"/>
          <w:sz w:val="24"/>
          <w:szCs w:val="24"/>
        </w:rPr>
      </w:pPr>
    </w:p>
    <w:p w14:paraId="51D3A5B6" w14:textId="0C08DABC" w:rsidR="00FA0467" w:rsidRDefault="00BC394A" w:rsidP="0030469F">
      <w:pPr>
        <w:pStyle w:val="3"/>
        <w:numPr>
          <w:ilvl w:val="2"/>
          <w:numId w:val="1"/>
        </w:numPr>
      </w:pPr>
      <w:bookmarkStart w:id="78" w:name="_Toc25947930"/>
      <w:r>
        <w:rPr>
          <w:rFonts w:hint="eastAsia"/>
        </w:rPr>
        <w:t xml:space="preserve"> </w:t>
      </w:r>
      <w:bookmarkStart w:id="79" w:name="_Toc36131280"/>
      <w:r w:rsidR="00BA68EA">
        <w:rPr>
          <w:rFonts w:hint="eastAsia"/>
        </w:rPr>
        <w:t>业务处理</w:t>
      </w:r>
      <w:bookmarkEnd w:id="78"/>
      <w:r w:rsidR="00C020F6">
        <w:rPr>
          <w:rFonts w:hint="eastAsia"/>
        </w:rPr>
        <w:t>功能</w:t>
      </w:r>
      <w:bookmarkEnd w:id="79"/>
    </w:p>
    <w:p w14:paraId="28258695" w14:textId="44DDA37E" w:rsidR="00F6611D" w:rsidRDefault="00792C2D" w:rsidP="00D40E2A">
      <w:pPr>
        <w:spacing w:line="360" w:lineRule="auto"/>
        <w:ind w:firstLineChars="200" w:firstLine="420"/>
        <w:jc w:val="center"/>
        <w:rPr>
          <w:rFonts w:ascii="宋体" w:eastAsia="宋体" w:hAnsi="宋体"/>
          <w:sz w:val="24"/>
          <w:szCs w:val="24"/>
        </w:rPr>
      </w:pPr>
      <w:r>
        <w:rPr>
          <w:noProof/>
        </w:rPr>
        <w:drawing>
          <wp:inline distT="0" distB="0" distL="0" distR="0" wp14:anchorId="41A750C5" wp14:editId="34238249">
            <wp:extent cx="5274310" cy="3386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86455"/>
                    </a:xfrm>
                    <a:prstGeom prst="rect">
                      <a:avLst/>
                    </a:prstGeom>
                    <a:noFill/>
                    <a:ln>
                      <a:noFill/>
                    </a:ln>
                  </pic:spPr>
                </pic:pic>
              </a:graphicData>
            </a:graphic>
          </wp:inline>
        </w:drawing>
      </w:r>
    </w:p>
    <w:p w14:paraId="78291C7E" w14:textId="2AD81FE7" w:rsidR="00E62206" w:rsidRDefault="00E62206" w:rsidP="00E62206">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图3.7</w:t>
      </w:r>
      <w:r>
        <w:rPr>
          <w:rFonts w:ascii="宋体" w:eastAsia="宋体" w:hAnsi="宋体"/>
          <w:sz w:val="24"/>
          <w:szCs w:val="24"/>
        </w:rPr>
        <w:t xml:space="preserve"> </w:t>
      </w:r>
      <w:r>
        <w:rPr>
          <w:rFonts w:ascii="宋体" w:eastAsia="宋体" w:hAnsi="宋体" w:hint="eastAsia"/>
          <w:sz w:val="24"/>
          <w:szCs w:val="24"/>
        </w:rPr>
        <w:t>业务处理用例图</w:t>
      </w:r>
    </w:p>
    <w:p w14:paraId="404CB955" w14:textId="0B34C25C"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图3.7为业务处理功能的用例图，业务处理功能分为规则判定和缓存同步两个子功能。</w:t>
      </w:r>
    </w:p>
    <w:p w14:paraId="5F752BE1" w14:textId="77777777" w:rsidR="00D40E2A" w:rsidRDefault="00D40E2A" w:rsidP="00D40E2A">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0210F434" w14:textId="4BC0311B" w:rsidR="00D40E2A" w:rsidRPr="00D40E2A" w:rsidRDefault="00D40E2A" w:rsidP="00D40E2A">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图3.8</w:t>
      </w:r>
      <w:r>
        <w:rPr>
          <w:rFonts w:ascii="宋体" w:eastAsia="宋体" w:hAnsi="宋体"/>
          <w:sz w:val="24"/>
          <w:szCs w:val="24"/>
        </w:rPr>
        <w:t xml:space="preserve"> </w:t>
      </w:r>
      <w:r>
        <w:rPr>
          <w:rFonts w:ascii="宋体" w:eastAsia="宋体" w:hAnsi="宋体" w:hint="eastAsia"/>
          <w:sz w:val="24"/>
          <w:szCs w:val="24"/>
        </w:rPr>
        <w:t>规则判定流程图</w:t>
      </w:r>
    </w:p>
    <w:p w14:paraId="7E52F072" w14:textId="206D9A8E" w:rsidR="00BD2409" w:rsidRDefault="00BD2409" w:rsidP="0099131A">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规则判定子功能负责检查每个阶段的订单和运单是否出现超时情况，并执行相应的策略来应对超时场景</w:t>
      </w:r>
      <w:r w:rsidR="00D40E2A">
        <w:rPr>
          <w:rFonts w:ascii="宋体" w:eastAsia="宋体" w:hAnsi="宋体" w:hint="eastAsia"/>
          <w:sz w:val="24"/>
          <w:szCs w:val="24"/>
        </w:rPr>
        <w:t>。开发</w:t>
      </w:r>
      <w:r w:rsidR="00B969F9">
        <w:rPr>
          <w:rFonts w:ascii="宋体" w:eastAsia="宋体" w:hAnsi="宋体" w:hint="eastAsia"/>
          <w:sz w:val="24"/>
          <w:szCs w:val="24"/>
        </w:rPr>
        <w:t>履约超时管理平台</w:t>
      </w:r>
      <w:r w:rsidR="00D40E2A">
        <w:rPr>
          <w:rFonts w:ascii="宋体" w:eastAsia="宋体" w:hAnsi="宋体" w:hint="eastAsia"/>
          <w:sz w:val="24"/>
          <w:szCs w:val="24"/>
        </w:rPr>
        <w:t>的一个主要目的就是将分散在各个系统中的判断逻辑整合到一个平台中，从而能够更快的应对变更，因此</w:t>
      </w:r>
      <w:r w:rsidR="0099131A">
        <w:rPr>
          <w:rFonts w:ascii="宋体" w:eastAsia="宋体" w:hAnsi="宋体" w:hint="eastAsia"/>
          <w:sz w:val="24"/>
          <w:szCs w:val="24"/>
        </w:rPr>
        <w:t>平台有规则判定的需求。</w:t>
      </w:r>
      <w:r w:rsidR="00A10809">
        <w:rPr>
          <w:rFonts w:ascii="宋体" w:eastAsia="宋体" w:hAnsi="宋体" w:hint="eastAsia"/>
          <w:sz w:val="24"/>
          <w:szCs w:val="24"/>
        </w:rPr>
        <w:t>图3.8为规则判定流程图</w:t>
      </w:r>
      <w:r w:rsidR="000D4800">
        <w:rPr>
          <w:rFonts w:ascii="宋体" w:eastAsia="宋体" w:hAnsi="宋体" w:hint="eastAsia"/>
          <w:sz w:val="24"/>
          <w:szCs w:val="24"/>
        </w:rPr>
        <w:t>，</w:t>
      </w:r>
      <w:r w:rsidR="005924CF">
        <w:rPr>
          <w:rFonts w:ascii="宋体" w:eastAsia="宋体" w:hAnsi="宋体" w:hint="eastAsia"/>
          <w:sz w:val="24"/>
          <w:szCs w:val="24"/>
        </w:rPr>
        <w:t>订单和运单系统会向消息队列中发送</w:t>
      </w:r>
      <w:r w:rsidR="00E10F30">
        <w:rPr>
          <w:rFonts w:ascii="宋体" w:eastAsia="宋体" w:hAnsi="宋体" w:hint="eastAsia"/>
          <w:sz w:val="24"/>
          <w:szCs w:val="24"/>
        </w:rPr>
        <w:t>状态变更</w:t>
      </w:r>
      <w:r w:rsidR="005924CF">
        <w:rPr>
          <w:rFonts w:ascii="宋体" w:eastAsia="宋体" w:hAnsi="宋体" w:hint="eastAsia"/>
          <w:sz w:val="24"/>
          <w:szCs w:val="24"/>
        </w:rPr>
        <w:t>消息，平台</w:t>
      </w:r>
      <w:r w:rsidR="00E10F30">
        <w:rPr>
          <w:rFonts w:ascii="宋体" w:eastAsia="宋体" w:hAnsi="宋体" w:hint="eastAsia"/>
          <w:sz w:val="24"/>
          <w:szCs w:val="24"/>
        </w:rPr>
        <w:t>监听到消息之后</w:t>
      </w:r>
      <w:r w:rsidR="00C86281">
        <w:rPr>
          <w:rFonts w:ascii="宋体" w:eastAsia="宋体" w:hAnsi="宋体" w:hint="eastAsia"/>
          <w:sz w:val="24"/>
          <w:szCs w:val="24"/>
        </w:rPr>
        <w:t>，需要判断规则库中是否有对应的规则</w:t>
      </w:r>
      <w:r w:rsidR="00B35E0C">
        <w:rPr>
          <w:rFonts w:ascii="宋体" w:eastAsia="宋体" w:hAnsi="宋体" w:hint="eastAsia"/>
          <w:sz w:val="24"/>
          <w:szCs w:val="24"/>
        </w:rPr>
        <w:t>，如果有对应的规则，还需要判断此条规则是否需要延时判断，对于需要延时执行的规则，平台需要在</w:t>
      </w:r>
      <w:r w:rsidR="00563381">
        <w:rPr>
          <w:rFonts w:ascii="宋体" w:eastAsia="宋体" w:hAnsi="宋体" w:hint="eastAsia"/>
          <w:sz w:val="24"/>
          <w:szCs w:val="24"/>
        </w:rPr>
        <w:t>延时任务中心创建规则，对于不需要延时执行或者到达延时时间的规则，平台需要将当前订单的状态带入规则中进行判定</w:t>
      </w:r>
      <w:r w:rsidR="001421BE">
        <w:rPr>
          <w:rFonts w:ascii="宋体" w:eastAsia="宋体" w:hAnsi="宋体" w:hint="eastAsia"/>
          <w:sz w:val="24"/>
          <w:szCs w:val="24"/>
        </w:rPr>
        <w:t>，如果命中规则，需要接着执行后序的应对策略，如果没有命中规则，</w:t>
      </w:r>
      <w:r w:rsidR="008B65B2">
        <w:rPr>
          <w:rFonts w:ascii="宋体" w:eastAsia="宋体" w:hAnsi="宋体" w:hint="eastAsia"/>
          <w:sz w:val="24"/>
          <w:szCs w:val="24"/>
        </w:rPr>
        <w:t>需要</w:t>
      </w:r>
      <w:r w:rsidR="00CA3A55">
        <w:rPr>
          <w:rFonts w:ascii="宋体" w:eastAsia="宋体" w:hAnsi="宋体" w:hint="eastAsia"/>
          <w:sz w:val="24"/>
          <w:szCs w:val="24"/>
        </w:rPr>
        <w:t>记录命中失败</w:t>
      </w:r>
      <w:r w:rsidR="008B65B2">
        <w:rPr>
          <w:rFonts w:ascii="宋体" w:eastAsia="宋体" w:hAnsi="宋体" w:hint="eastAsia"/>
          <w:sz w:val="24"/>
          <w:szCs w:val="24"/>
        </w:rPr>
        <w:t>。</w:t>
      </w:r>
      <w:r w:rsidR="00201B6A">
        <w:rPr>
          <w:rFonts w:ascii="宋体" w:eastAsia="宋体" w:hAnsi="宋体" w:hint="eastAsia"/>
          <w:sz w:val="24"/>
          <w:szCs w:val="24"/>
        </w:rPr>
        <w:t>规则判定的用例描述如表3.10所示</w:t>
      </w:r>
      <w:r w:rsidR="00825B40">
        <w:rPr>
          <w:rFonts w:ascii="宋体" w:eastAsia="宋体" w:hAnsi="宋体" w:hint="eastAsia"/>
          <w:sz w:val="24"/>
          <w:szCs w:val="24"/>
        </w:rPr>
        <w:t>。</w:t>
      </w:r>
    </w:p>
    <w:p w14:paraId="61445DCD" w14:textId="2E609450" w:rsidR="00D40E2A" w:rsidRDefault="00D40E2A" w:rsidP="00D40E2A">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表3.10</w:t>
      </w:r>
      <w:r w:rsidR="0028305B">
        <w:rPr>
          <w:rFonts w:ascii="宋体" w:eastAsia="宋体" w:hAnsi="宋体"/>
          <w:sz w:val="24"/>
          <w:szCs w:val="24"/>
        </w:rPr>
        <w:t xml:space="preserve"> </w:t>
      </w:r>
      <w:r w:rsidR="0028305B">
        <w:rPr>
          <w:rFonts w:ascii="宋体" w:eastAsia="宋体" w:hAnsi="宋体" w:hint="eastAsia"/>
          <w:sz w:val="24"/>
          <w:szCs w:val="24"/>
        </w:rPr>
        <w:t>规则判定用例表</w:t>
      </w:r>
    </w:p>
    <w:tbl>
      <w:tblPr>
        <w:tblStyle w:val="af3"/>
        <w:tblW w:w="0" w:type="auto"/>
        <w:tblLook w:val="04A0" w:firstRow="1" w:lastRow="0" w:firstColumn="1" w:lastColumn="0" w:noHBand="0" w:noVBand="1"/>
      </w:tblPr>
      <w:tblGrid>
        <w:gridCol w:w="1271"/>
        <w:gridCol w:w="1418"/>
        <w:gridCol w:w="1984"/>
        <w:gridCol w:w="3623"/>
      </w:tblGrid>
      <w:tr w:rsidR="00D40E2A" w:rsidRPr="00B66781" w14:paraId="6184CBAD" w14:textId="77777777" w:rsidTr="00D40E2A">
        <w:tc>
          <w:tcPr>
            <w:tcW w:w="1271" w:type="dxa"/>
          </w:tcPr>
          <w:p w14:paraId="16CF7B89"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lastRenderedPageBreak/>
              <w:t>ID</w:t>
            </w:r>
          </w:p>
        </w:tc>
        <w:tc>
          <w:tcPr>
            <w:tcW w:w="1418" w:type="dxa"/>
          </w:tcPr>
          <w:p w14:paraId="30C2E620"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UC10</w:t>
            </w:r>
          </w:p>
        </w:tc>
        <w:tc>
          <w:tcPr>
            <w:tcW w:w="1984" w:type="dxa"/>
          </w:tcPr>
          <w:p w14:paraId="40032BAC"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D40E2A">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D40E2A">
        <w:tc>
          <w:tcPr>
            <w:tcW w:w="1271" w:type="dxa"/>
          </w:tcPr>
          <w:p w14:paraId="3E869FD6"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D40E2A">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D40E2A">
        <w:tc>
          <w:tcPr>
            <w:tcW w:w="1271" w:type="dxa"/>
          </w:tcPr>
          <w:p w14:paraId="1658AECE"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D40E2A">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D40E2A">
        <w:tc>
          <w:tcPr>
            <w:tcW w:w="1271" w:type="dxa"/>
          </w:tcPr>
          <w:p w14:paraId="134F0C57"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D40E2A">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D40E2A">
        <w:tc>
          <w:tcPr>
            <w:tcW w:w="1271" w:type="dxa"/>
          </w:tcPr>
          <w:p w14:paraId="2A63DD88"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4C56FE">
            <w:pPr>
              <w:pStyle w:val="a5"/>
              <w:widowControl/>
              <w:numPr>
                <w:ilvl w:val="0"/>
                <w:numId w:val="28"/>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4C56FE">
            <w:pPr>
              <w:pStyle w:val="a5"/>
              <w:widowControl/>
              <w:numPr>
                <w:ilvl w:val="0"/>
                <w:numId w:val="28"/>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D40E2A">
        <w:tc>
          <w:tcPr>
            <w:tcW w:w="1271" w:type="dxa"/>
          </w:tcPr>
          <w:p w14:paraId="67000713"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D40E2A">
        <w:tc>
          <w:tcPr>
            <w:tcW w:w="1271" w:type="dxa"/>
          </w:tcPr>
          <w:p w14:paraId="4658D8AE"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4C56FE">
            <w:pPr>
              <w:pStyle w:val="a5"/>
              <w:widowControl/>
              <w:numPr>
                <w:ilvl w:val="0"/>
                <w:numId w:val="29"/>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4C56FE">
            <w:pPr>
              <w:pStyle w:val="a5"/>
              <w:widowControl/>
              <w:numPr>
                <w:ilvl w:val="0"/>
                <w:numId w:val="29"/>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4C56FE">
            <w:pPr>
              <w:pStyle w:val="a5"/>
              <w:widowControl/>
              <w:numPr>
                <w:ilvl w:val="0"/>
                <w:numId w:val="29"/>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4C56FE">
            <w:pPr>
              <w:pStyle w:val="a5"/>
              <w:widowControl/>
              <w:numPr>
                <w:ilvl w:val="0"/>
                <w:numId w:val="29"/>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D40E2A">
        <w:tc>
          <w:tcPr>
            <w:tcW w:w="1271" w:type="dxa"/>
          </w:tcPr>
          <w:p w14:paraId="0277D0D5"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D40E2A">
            <w:pPr>
              <w:widowControl/>
              <w:jc w:val="left"/>
              <w:rPr>
                <w:rFonts w:ascii="宋体" w:eastAsia="宋体" w:hAnsi="宋体"/>
                <w:szCs w:val="21"/>
              </w:rPr>
            </w:pPr>
            <w:r>
              <w:rPr>
                <w:rFonts w:ascii="宋体" w:eastAsia="宋体" w:hAnsi="宋体" w:hint="eastAsia"/>
                <w:szCs w:val="21"/>
              </w:rPr>
              <w:t>3a</w:t>
            </w:r>
            <w:r>
              <w:rPr>
                <w:rFonts w:ascii="宋体" w:eastAsia="宋体" w:hAnsi="宋体"/>
                <w:szCs w:val="21"/>
              </w:rPr>
              <w:t>.</w:t>
            </w:r>
            <w:r>
              <w:rPr>
                <w:rFonts w:ascii="宋体" w:eastAsia="宋体" w:hAnsi="宋体" w:hint="eastAsia"/>
                <w:szCs w:val="21"/>
              </w:rPr>
              <w:t>规则不是立即判定，而是延时判定</w:t>
            </w:r>
          </w:p>
          <w:p w14:paraId="7A0EB724" w14:textId="500D04E7" w:rsidR="00CB01E6" w:rsidRDefault="00CB01E6" w:rsidP="004C56FE">
            <w:pPr>
              <w:pStyle w:val="a5"/>
              <w:widowControl/>
              <w:numPr>
                <w:ilvl w:val="0"/>
                <w:numId w:val="30"/>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45723D">
            <w:pPr>
              <w:widowControl/>
              <w:jc w:val="left"/>
              <w:rPr>
                <w:rFonts w:ascii="宋体" w:eastAsia="宋体" w:hAnsi="宋体"/>
                <w:szCs w:val="21"/>
              </w:rPr>
            </w:pPr>
            <w:r>
              <w:rPr>
                <w:rFonts w:ascii="宋体" w:eastAsia="宋体" w:hAnsi="宋体" w:hint="eastAsia"/>
                <w:szCs w:val="21"/>
              </w:rPr>
              <w:t>3b</w:t>
            </w:r>
            <w:r>
              <w:rPr>
                <w:rFonts w:ascii="宋体" w:eastAsia="宋体" w:hAnsi="宋体"/>
                <w:szCs w:val="21"/>
              </w:rPr>
              <w:t>.</w:t>
            </w:r>
            <w:r>
              <w:rPr>
                <w:rFonts w:ascii="宋体" w:eastAsia="宋体" w:hAnsi="宋体" w:hint="eastAsia"/>
                <w:szCs w:val="21"/>
              </w:rPr>
              <w:t>延时任务回调</w:t>
            </w:r>
          </w:p>
          <w:p w14:paraId="12F194C2" w14:textId="0AEC1D0C" w:rsidR="0045723D" w:rsidRPr="0045723D" w:rsidRDefault="0045723D" w:rsidP="004C56FE">
            <w:pPr>
              <w:pStyle w:val="a5"/>
              <w:widowControl/>
              <w:numPr>
                <w:ilvl w:val="0"/>
                <w:numId w:val="33"/>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CB01E6">
            <w:pPr>
              <w:widowControl/>
              <w:jc w:val="left"/>
              <w:rPr>
                <w:rFonts w:ascii="宋体" w:eastAsia="宋体" w:hAnsi="宋体"/>
                <w:szCs w:val="21"/>
              </w:rPr>
            </w:pPr>
            <w:r>
              <w:rPr>
                <w:rFonts w:ascii="宋体" w:eastAsia="宋体" w:hAnsi="宋体" w:hint="eastAsia"/>
                <w:szCs w:val="21"/>
              </w:rPr>
              <w:t>4a</w:t>
            </w:r>
            <w:r>
              <w:rPr>
                <w:rFonts w:ascii="宋体" w:eastAsia="宋体" w:hAnsi="宋体"/>
                <w:szCs w:val="21"/>
              </w:rPr>
              <w:t>.</w:t>
            </w:r>
            <w:r>
              <w:rPr>
                <w:rFonts w:ascii="宋体" w:eastAsia="宋体" w:hAnsi="宋体" w:hint="eastAsia"/>
                <w:szCs w:val="21"/>
              </w:rPr>
              <w:t>规则执行成功</w:t>
            </w:r>
          </w:p>
          <w:p w14:paraId="5323E3F1" w14:textId="77777777" w:rsidR="00CB01E6" w:rsidRDefault="00CB01E6" w:rsidP="004C56FE">
            <w:pPr>
              <w:pStyle w:val="a5"/>
              <w:widowControl/>
              <w:numPr>
                <w:ilvl w:val="0"/>
                <w:numId w:val="31"/>
              </w:numPr>
              <w:ind w:firstLineChars="0"/>
              <w:jc w:val="left"/>
              <w:rPr>
                <w:rFonts w:ascii="宋体" w:eastAsia="宋体" w:hAnsi="宋体"/>
                <w:szCs w:val="21"/>
              </w:rPr>
            </w:pPr>
            <w:r>
              <w:rPr>
                <w:rFonts w:ascii="宋体" w:eastAsia="宋体" w:hAnsi="宋体" w:hint="eastAsia"/>
                <w:szCs w:val="21"/>
              </w:rPr>
              <w:t>执行对应的action</w:t>
            </w:r>
          </w:p>
          <w:p w14:paraId="1521D02B" w14:textId="77777777" w:rsidR="00CB01E6" w:rsidRDefault="00CB01E6" w:rsidP="004C56FE">
            <w:pPr>
              <w:pStyle w:val="a5"/>
              <w:widowControl/>
              <w:numPr>
                <w:ilvl w:val="0"/>
                <w:numId w:val="31"/>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CB01E6">
            <w:pPr>
              <w:widowControl/>
              <w:jc w:val="left"/>
              <w:rPr>
                <w:rFonts w:ascii="宋体" w:eastAsia="宋体" w:hAnsi="宋体"/>
                <w:szCs w:val="21"/>
              </w:rPr>
            </w:pPr>
            <w:r>
              <w:rPr>
                <w:rFonts w:ascii="宋体" w:eastAsia="宋体" w:hAnsi="宋体" w:hint="eastAsia"/>
                <w:szCs w:val="21"/>
              </w:rPr>
              <w:t>4b</w:t>
            </w:r>
            <w:r>
              <w:rPr>
                <w:rFonts w:ascii="宋体" w:eastAsia="宋体" w:hAnsi="宋体"/>
                <w:szCs w:val="21"/>
              </w:rPr>
              <w:t>.</w:t>
            </w:r>
            <w:r>
              <w:rPr>
                <w:rFonts w:ascii="宋体" w:eastAsia="宋体" w:hAnsi="宋体" w:hint="eastAsia"/>
                <w:szCs w:val="21"/>
              </w:rPr>
              <w:t>规则执行失败</w:t>
            </w:r>
          </w:p>
          <w:p w14:paraId="49933D77" w14:textId="42910DB8" w:rsidR="00CB01E6" w:rsidRPr="00CB01E6" w:rsidRDefault="00CB01E6" w:rsidP="004C56FE">
            <w:pPr>
              <w:pStyle w:val="a5"/>
              <w:widowControl/>
              <w:numPr>
                <w:ilvl w:val="0"/>
                <w:numId w:val="32"/>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2D9ECA86"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Pr>
          <w:rFonts w:ascii="宋体" w:eastAsia="宋体" w:hAnsi="宋体" w:hint="eastAsia"/>
          <w:sz w:val="24"/>
          <w:szCs w:val="24"/>
        </w:rPr>
        <w:t>drc消息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Pr>
          <w:rFonts w:ascii="宋体" w:eastAsia="宋体" w:hAnsi="宋体" w:hint="eastAsia"/>
          <w:sz w:val="24"/>
          <w:szCs w:val="24"/>
        </w:rPr>
        <w:t>A机房和B机房为例</w:t>
      </w:r>
      <w:r w:rsidR="00E853EA">
        <w:rPr>
          <w:rFonts w:ascii="宋体" w:eastAsia="宋体" w:hAnsi="宋体" w:hint="eastAsia"/>
          <w:sz w:val="24"/>
          <w:szCs w:val="24"/>
        </w:rPr>
        <w:t>，</w:t>
      </w:r>
      <w:r w:rsidR="003152A3">
        <w:rPr>
          <w:rFonts w:ascii="宋体" w:eastAsia="宋体" w:hAnsi="宋体" w:hint="eastAsia"/>
          <w:sz w:val="24"/>
          <w:szCs w:val="24"/>
        </w:rPr>
        <w:t>A机房有一个drc消息队列，当A机房产生数据的时候，机房就会向drc消息队列中发送消息，</w:t>
      </w:r>
      <w:r w:rsidR="009878B4">
        <w:rPr>
          <w:rFonts w:ascii="宋体" w:eastAsia="宋体" w:hAnsi="宋体" w:hint="eastAsia"/>
          <w:sz w:val="24"/>
          <w:szCs w:val="24"/>
        </w:rPr>
        <w:t>同时A机房还监听着B机房的drc消息队列，用于同步消息，B机房同理。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地域和手机号码等因素的影响，用户在A机房产生了数据</w:t>
      </w:r>
      <w:r w:rsidR="00E853EA">
        <w:rPr>
          <w:rFonts w:ascii="宋体" w:eastAsia="宋体" w:hAnsi="宋体" w:hint="eastAsia"/>
          <w:sz w:val="24"/>
          <w:szCs w:val="24"/>
        </w:rPr>
        <w:t>，</w:t>
      </w:r>
      <w:r w:rsidR="003152A3">
        <w:rPr>
          <w:rFonts w:ascii="宋体" w:eastAsia="宋体" w:hAnsi="宋体" w:hint="eastAsia"/>
          <w:sz w:val="24"/>
          <w:szCs w:val="24"/>
        </w:rPr>
        <w:t>A</w:t>
      </w:r>
      <w:r w:rsidR="00E853EA">
        <w:rPr>
          <w:rFonts w:ascii="宋体" w:eastAsia="宋体" w:hAnsi="宋体" w:hint="eastAsia"/>
          <w:sz w:val="24"/>
          <w:szCs w:val="24"/>
        </w:rPr>
        <w:t>机房就会给</w:t>
      </w:r>
      <w:r w:rsidR="003152A3">
        <w:rPr>
          <w:rFonts w:ascii="宋体" w:eastAsia="宋体" w:hAnsi="宋体"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Pr>
          <w:rFonts w:ascii="宋体" w:eastAsia="宋体" w:hAnsi="宋体" w:hint="eastAsia"/>
          <w:sz w:val="24"/>
          <w:szCs w:val="24"/>
        </w:rPr>
        <w:t>B</w:t>
      </w:r>
      <w:r w:rsidR="00E853EA">
        <w:rPr>
          <w:rFonts w:ascii="宋体" w:eastAsia="宋体" w:hAnsi="宋体" w:hint="eastAsia"/>
          <w:sz w:val="24"/>
          <w:szCs w:val="24"/>
        </w:rPr>
        <w:t>机房接收到消息后，将</w:t>
      </w:r>
      <w:r w:rsidR="003152A3">
        <w:rPr>
          <w:rFonts w:ascii="宋体" w:eastAsia="宋体" w:hAnsi="宋体"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同步为A机房数据库数据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Pr>
          <w:rFonts w:ascii="宋体" w:eastAsia="宋体" w:hAnsi="宋体"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，平台使用redis做数据缓存，由于服务需要异地机房进行部署，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缓存同步用例描述如表3.11所示</w:t>
      </w:r>
      <w:r w:rsidR="00F22431">
        <w:rPr>
          <w:rFonts w:ascii="宋体" w:eastAsia="宋体" w:hAnsi="宋体" w:hint="eastAsia"/>
          <w:sz w:val="24"/>
          <w:szCs w:val="24"/>
        </w:rPr>
        <w:t>。</w:t>
      </w:r>
    </w:p>
    <w:p w14:paraId="3DB1B978" w14:textId="6ED99C5E" w:rsidR="00C917D9" w:rsidRDefault="000F6210" w:rsidP="000F6210">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表3.11</w:t>
      </w:r>
      <w:r w:rsidR="00BA24F3">
        <w:rPr>
          <w:rFonts w:ascii="宋体" w:eastAsia="宋体" w:hAnsi="宋体"/>
          <w:sz w:val="24"/>
          <w:szCs w:val="24"/>
        </w:rPr>
        <w:t xml:space="preserve"> </w:t>
      </w:r>
      <w:r w:rsidR="00BA24F3">
        <w:rPr>
          <w:rFonts w:ascii="宋体" w:eastAsia="宋体" w:hAnsi="宋体" w:hint="eastAsia"/>
          <w:sz w:val="24"/>
          <w:szCs w:val="24"/>
        </w:rPr>
        <w:t>缓存同步</w:t>
      </w:r>
      <w:r w:rsidR="00B102FA">
        <w:rPr>
          <w:rFonts w:ascii="宋体" w:eastAsia="宋体" w:hAnsi="宋体" w:hint="eastAsia"/>
          <w:sz w:val="24"/>
          <w:szCs w:val="24"/>
        </w:rPr>
        <w:t>用例表</w:t>
      </w:r>
    </w:p>
    <w:tbl>
      <w:tblPr>
        <w:tblStyle w:val="af3"/>
        <w:tblW w:w="0" w:type="auto"/>
        <w:tblLook w:val="04A0" w:firstRow="1" w:lastRow="0" w:firstColumn="1" w:lastColumn="0" w:noHBand="0" w:noVBand="1"/>
      </w:tblPr>
      <w:tblGrid>
        <w:gridCol w:w="1271"/>
        <w:gridCol w:w="1418"/>
        <w:gridCol w:w="1984"/>
        <w:gridCol w:w="3623"/>
      </w:tblGrid>
      <w:tr w:rsidR="00C917D9" w:rsidRPr="00B66781" w14:paraId="4225C04B" w14:textId="77777777" w:rsidTr="00B66781">
        <w:tc>
          <w:tcPr>
            <w:tcW w:w="1271" w:type="dxa"/>
          </w:tcPr>
          <w:p w14:paraId="60F05DBC"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ID</w:t>
            </w:r>
          </w:p>
        </w:tc>
        <w:tc>
          <w:tcPr>
            <w:tcW w:w="1418" w:type="dxa"/>
          </w:tcPr>
          <w:p w14:paraId="0048D01D" w14:textId="7875AB55"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UC</w:t>
            </w:r>
            <w:r w:rsidR="005F2DAD" w:rsidRPr="007E645B">
              <w:rPr>
                <w:rFonts w:ascii="宋体" w:eastAsia="宋体" w:hAnsi="宋体" w:hint="eastAsia"/>
                <w:szCs w:val="21"/>
              </w:rPr>
              <w:t>11</w:t>
            </w:r>
          </w:p>
        </w:tc>
        <w:tc>
          <w:tcPr>
            <w:tcW w:w="1984" w:type="dxa"/>
          </w:tcPr>
          <w:p w14:paraId="0464A1B6"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050D73">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B66781">
        <w:tc>
          <w:tcPr>
            <w:tcW w:w="1271" w:type="dxa"/>
          </w:tcPr>
          <w:p w14:paraId="3D4ECC42"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050D73">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B66781">
        <w:tc>
          <w:tcPr>
            <w:tcW w:w="1271" w:type="dxa"/>
          </w:tcPr>
          <w:p w14:paraId="0A728EAE"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lastRenderedPageBreak/>
              <w:t>参与者</w:t>
            </w:r>
          </w:p>
        </w:tc>
        <w:tc>
          <w:tcPr>
            <w:tcW w:w="7025" w:type="dxa"/>
            <w:gridSpan w:val="3"/>
          </w:tcPr>
          <w:p w14:paraId="67D858F0" w14:textId="2B1F255E" w:rsidR="00C917D9" w:rsidRPr="007E645B" w:rsidRDefault="00B102FA" w:rsidP="00050D73">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B66781">
        <w:tc>
          <w:tcPr>
            <w:tcW w:w="1271" w:type="dxa"/>
          </w:tcPr>
          <w:p w14:paraId="28B29488"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050D73">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变动，并向对方机房消息队列发送了d</w:t>
            </w:r>
            <w:r w:rsidR="00D5389C">
              <w:rPr>
                <w:rFonts w:ascii="宋体" w:eastAsia="宋体" w:hAnsi="宋体"/>
                <w:szCs w:val="21"/>
              </w:rPr>
              <w:t>rc</w:t>
            </w:r>
            <w:r w:rsidR="00D5389C">
              <w:rPr>
                <w:rFonts w:ascii="宋体" w:eastAsia="宋体" w:hAnsi="宋体" w:hint="eastAsia"/>
                <w:szCs w:val="21"/>
              </w:rPr>
              <w:t>消息</w:t>
            </w:r>
          </w:p>
        </w:tc>
      </w:tr>
      <w:tr w:rsidR="00C917D9" w:rsidRPr="00B66781" w14:paraId="08DB2910" w14:textId="77777777" w:rsidTr="00B66781">
        <w:tc>
          <w:tcPr>
            <w:tcW w:w="1271" w:type="dxa"/>
          </w:tcPr>
          <w:p w14:paraId="5EA85C82"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050D73">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B66781">
        <w:tc>
          <w:tcPr>
            <w:tcW w:w="1271" w:type="dxa"/>
          </w:tcPr>
          <w:p w14:paraId="5AC2F033"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B66781">
        <w:tc>
          <w:tcPr>
            <w:tcW w:w="1271" w:type="dxa"/>
          </w:tcPr>
          <w:p w14:paraId="15991CEE"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4C56FE">
            <w:pPr>
              <w:pStyle w:val="a5"/>
              <w:widowControl/>
              <w:numPr>
                <w:ilvl w:val="0"/>
                <w:numId w:val="34"/>
              </w:numPr>
              <w:ind w:firstLineChars="0"/>
              <w:jc w:val="left"/>
              <w:rPr>
                <w:rFonts w:ascii="宋体" w:eastAsia="宋体" w:hAnsi="宋体"/>
                <w:szCs w:val="21"/>
              </w:rPr>
            </w:pPr>
            <w:r>
              <w:rPr>
                <w:rFonts w:ascii="宋体" w:eastAsia="宋体" w:hAnsi="宋体" w:hint="eastAsia"/>
                <w:szCs w:val="21"/>
              </w:rPr>
              <w:t>机房监听到drc消息</w:t>
            </w:r>
          </w:p>
          <w:p w14:paraId="37FB5F39" w14:textId="77777777" w:rsidR="00E329DB" w:rsidRDefault="00E329DB" w:rsidP="004C56FE">
            <w:pPr>
              <w:pStyle w:val="a5"/>
              <w:widowControl/>
              <w:numPr>
                <w:ilvl w:val="0"/>
                <w:numId w:val="34"/>
              </w:numPr>
              <w:ind w:firstLineChars="0"/>
              <w:jc w:val="left"/>
              <w:rPr>
                <w:rFonts w:ascii="宋体" w:eastAsia="宋体" w:hAnsi="宋体"/>
                <w:szCs w:val="21"/>
              </w:rPr>
            </w:pPr>
            <w:r>
              <w:rPr>
                <w:rFonts w:ascii="宋体" w:eastAsia="宋体" w:hAnsi="宋体" w:hint="eastAsia"/>
                <w:szCs w:val="21"/>
              </w:rPr>
              <w:t>提取drc消息中更新的数据</w:t>
            </w:r>
          </w:p>
          <w:p w14:paraId="57E4E1EE" w14:textId="5E5677C4" w:rsidR="00E329DB" w:rsidRPr="00E329DB" w:rsidRDefault="00E329DB" w:rsidP="004C56FE">
            <w:pPr>
              <w:pStyle w:val="a5"/>
              <w:widowControl/>
              <w:numPr>
                <w:ilvl w:val="0"/>
                <w:numId w:val="34"/>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B66781">
        <w:tc>
          <w:tcPr>
            <w:tcW w:w="1271" w:type="dxa"/>
          </w:tcPr>
          <w:p w14:paraId="0F94456F"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050D73">
            <w:pPr>
              <w:widowControl/>
              <w:jc w:val="left"/>
              <w:rPr>
                <w:rFonts w:ascii="宋体" w:eastAsia="宋体" w:hAnsi="宋体"/>
                <w:szCs w:val="21"/>
              </w:rPr>
            </w:pPr>
            <w:r>
              <w:rPr>
                <w:rFonts w:ascii="宋体" w:eastAsia="宋体" w:hAnsi="宋体" w:hint="eastAsia"/>
                <w:szCs w:val="21"/>
              </w:rPr>
              <w:t>3a</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4C56FE">
            <w:pPr>
              <w:pStyle w:val="a5"/>
              <w:widowControl/>
              <w:numPr>
                <w:ilvl w:val="0"/>
                <w:numId w:val="35"/>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C74A5A">
            <w:pPr>
              <w:widowControl/>
              <w:jc w:val="left"/>
              <w:rPr>
                <w:rFonts w:ascii="宋体" w:eastAsia="宋体" w:hAnsi="宋体"/>
                <w:szCs w:val="21"/>
              </w:rPr>
            </w:pPr>
            <w:r>
              <w:rPr>
                <w:rFonts w:ascii="宋体" w:eastAsia="宋体" w:hAnsi="宋体" w:hint="eastAsia"/>
                <w:szCs w:val="21"/>
              </w:rPr>
              <w:t>3b</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4C56FE">
            <w:pPr>
              <w:pStyle w:val="a5"/>
              <w:widowControl/>
              <w:numPr>
                <w:ilvl w:val="0"/>
                <w:numId w:val="36"/>
              </w:numPr>
              <w:ind w:firstLineChars="0"/>
              <w:jc w:val="left"/>
              <w:rPr>
                <w:rFonts w:ascii="宋体" w:eastAsia="宋体" w:hAnsi="宋体"/>
                <w:szCs w:val="21"/>
              </w:rPr>
            </w:pPr>
            <w:r>
              <w:rPr>
                <w:rFonts w:ascii="宋体" w:eastAsia="宋体" w:hAnsi="宋体" w:hint="eastAsia"/>
                <w:szCs w:val="21"/>
              </w:rPr>
              <w:t>不做处理</w:t>
            </w:r>
          </w:p>
        </w:tc>
      </w:tr>
    </w:tbl>
    <w:p w14:paraId="40061B50" w14:textId="77777777" w:rsidR="00B66781" w:rsidRPr="00B66781" w:rsidRDefault="00B66781" w:rsidP="00B66781"/>
    <w:p w14:paraId="7D9852D7" w14:textId="70756766" w:rsidR="004134F2" w:rsidRPr="004134F2" w:rsidRDefault="00E1771E" w:rsidP="0030469F">
      <w:pPr>
        <w:pStyle w:val="2"/>
        <w:numPr>
          <w:ilvl w:val="1"/>
          <w:numId w:val="1"/>
        </w:numPr>
      </w:pPr>
      <w:bookmarkStart w:id="80" w:name="_Toc36131281"/>
      <w:r>
        <w:rPr>
          <w:rFonts w:hint="eastAsia"/>
        </w:rPr>
        <w:t>系统总体设计</w:t>
      </w:r>
      <w:bookmarkEnd w:id="80"/>
    </w:p>
    <w:p w14:paraId="0D57067F" w14:textId="565FC3CC" w:rsidR="00C13A11" w:rsidRPr="00C13A11" w:rsidRDefault="004134F2" w:rsidP="004134F2">
      <w:pPr>
        <w:pStyle w:val="3"/>
      </w:pPr>
      <w:bookmarkStart w:id="81" w:name="_Toc36131282"/>
      <w:r>
        <w:t xml:space="preserve">3.3.1 </w:t>
      </w:r>
      <w:r w:rsidR="00D26883">
        <w:t xml:space="preserve"> </w:t>
      </w:r>
      <w:r w:rsidR="00C13A11">
        <w:rPr>
          <w:rFonts w:hint="eastAsia"/>
        </w:rPr>
        <w:t>规则设计</w:t>
      </w:r>
      <w:bookmarkEnd w:id="81"/>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19E68FC3"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3.13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0FAB7C20" w14:textId="31E7F070" w:rsidR="00C13A11" w:rsidRPr="006A611C" w:rsidRDefault="00C13A11" w:rsidP="00C13A11">
      <w:pPr>
        <w:spacing w:line="360" w:lineRule="auto"/>
        <w:jc w:val="center"/>
        <w:rPr>
          <w:rFonts w:ascii="宋体" w:eastAsia="宋体" w:hAnsi="宋体"/>
          <w:sz w:val="24"/>
          <w:szCs w:val="24"/>
        </w:rPr>
      </w:pPr>
      <w:r>
        <w:rPr>
          <w:rFonts w:ascii="宋体" w:eastAsia="宋体" w:hAnsi="宋体" w:hint="eastAsia"/>
          <w:sz w:val="24"/>
          <w:szCs w:val="24"/>
        </w:rPr>
        <w:t>表3.13</w:t>
      </w:r>
      <w:r w:rsidR="00AF0102">
        <w:rPr>
          <w:rFonts w:ascii="宋体" w:eastAsia="宋体" w:hAnsi="宋体"/>
          <w:sz w:val="24"/>
          <w:szCs w:val="24"/>
        </w:rPr>
        <w:t xml:space="preserve"> </w:t>
      </w:r>
      <w:r w:rsidR="00AF0102">
        <w:rPr>
          <w:rFonts w:ascii="宋体" w:eastAsia="宋体" w:hAnsi="宋体" w:hint="eastAsia"/>
          <w:sz w:val="24"/>
          <w:szCs w:val="24"/>
        </w:rPr>
        <w:t>超时检查</w:t>
      </w:r>
    </w:p>
    <w:tbl>
      <w:tblPr>
        <w:tblStyle w:val="af3"/>
        <w:tblW w:w="8364" w:type="dxa"/>
        <w:tblInd w:w="-5" w:type="dxa"/>
        <w:tblLook w:val="04A0" w:firstRow="1" w:lastRow="0" w:firstColumn="1" w:lastColumn="0" w:noHBand="0" w:noVBand="1"/>
      </w:tblPr>
      <w:tblGrid>
        <w:gridCol w:w="3119"/>
        <w:gridCol w:w="5245"/>
      </w:tblGrid>
      <w:tr w:rsidR="00C13A11" w:rsidRPr="006A611C" w14:paraId="7FCEEEDF" w14:textId="77777777" w:rsidTr="00595492">
        <w:tc>
          <w:tcPr>
            <w:tcW w:w="3119" w:type="dxa"/>
          </w:tcPr>
          <w:p w14:paraId="40C595BE"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规则名</w:t>
            </w:r>
          </w:p>
        </w:tc>
        <w:tc>
          <w:tcPr>
            <w:tcW w:w="5245" w:type="dxa"/>
          </w:tcPr>
          <w:p w14:paraId="770E6F40"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可选值</w:t>
            </w:r>
          </w:p>
        </w:tc>
      </w:tr>
      <w:tr w:rsidR="00C13A11" w:rsidRPr="006A611C" w14:paraId="49249F7B" w14:textId="77777777" w:rsidTr="00595492">
        <w:tc>
          <w:tcPr>
            <w:tcW w:w="3119" w:type="dxa"/>
            <w:vMerge w:val="restart"/>
            <w:vAlign w:val="center"/>
          </w:tcPr>
          <w:p w14:paraId="40AECE55"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订单类型在指定范围</w:t>
            </w:r>
          </w:p>
        </w:tc>
        <w:tc>
          <w:tcPr>
            <w:tcW w:w="5245" w:type="dxa"/>
          </w:tcPr>
          <w:p w14:paraId="0D2E6D52"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及时单</w:t>
            </w:r>
          </w:p>
        </w:tc>
      </w:tr>
      <w:tr w:rsidR="00C13A11" w:rsidRPr="006A611C" w14:paraId="78FFD3DE" w14:textId="77777777" w:rsidTr="00595492">
        <w:tc>
          <w:tcPr>
            <w:tcW w:w="3119" w:type="dxa"/>
            <w:vMerge/>
          </w:tcPr>
          <w:p w14:paraId="1D071078"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30F9CD1"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预定单</w:t>
            </w:r>
          </w:p>
        </w:tc>
      </w:tr>
      <w:tr w:rsidR="00C13A11" w:rsidRPr="006A611C" w14:paraId="6ECF07A0" w14:textId="77777777" w:rsidTr="00595492">
        <w:tc>
          <w:tcPr>
            <w:tcW w:w="3119" w:type="dxa"/>
            <w:vMerge/>
          </w:tcPr>
          <w:p w14:paraId="096FD29B"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21EF279A"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全部</w:t>
            </w:r>
          </w:p>
        </w:tc>
      </w:tr>
      <w:tr w:rsidR="00C13A11" w:rsidRPr="006A611C" w14:paraId="31FFE0F7" w14:textId="77777777" w:rsidTr="00595492">
        <w:tc>
          <w:tcPr>
            <w:tcW w:w="3119" w:type="dxa"/>
            <w:vMerge w:val="restart"/>
          </w:tcPr>
          <w:p w14:paraId="1764664F"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主场景在指定范围</w:t>
            </w:r>
          </w:p>
        </w:tc>
        <w:tc>
          <w:tcPr>
            <w:tcW w:w="5245" w:type="dxa"/>
          </w:tcPr>
          <w:p w14:paraId="01B5AECF"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提交订单</w:t>
            </w:r>
          </w:p>
        </w:tc>
      </w:tr>
      <w:tr w:rsidR="00C13A11" w:rsidRPr="006A611C" w14:paraId="3F20302C" w14:textId="77777777" w:rsidTr="00595492">
        <w:tc>
          <w:tcPr>
            <w:tcW w:w="3119" w:type="dxa"/>
            <w:vMerge/>
          </w:tcPr>
          <w:p w14:paraId="40662C30"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2ABA10B8"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实际用户T</w:t>
            </w:r>
          </w:p>
        </w:tc>
      </w:tr>
      <w:tr w:rsidR="00C13A11" w:rsidRPr="006A611C" w14:paraId="52ABD128" w14:textId="77777777" w:rsidTr="00595492">
        <w:tc>
          <w:tcPr>
            <w:tcW w:w="3119" w:type="dxa"/>
            <w:vMerge/>
          </w:tcPr>
          <w:p w14:paraId="50E4CCD8"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74935188"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预计时长</w:t>
            </w:r>
          </w:p>
        </w:tc>
      </w:tr>
      <w:tr w:rsidR="00C13A11" w:rsidRPr="006A611C" w14:paraId="25EF356F" w14:textId="77777777" w:rsidTr="00595492">
        <w:tc>
          <w:tcPr>
            <w:tcW w:w="3119" w:type="dxa"/>
            <w:vMerge/>
          </w:tcPr>
          <w:p w14:paraId="2483C406"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6E03E182"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用户付款</w:t>
            </w:r>
          </w:p>
        </w:tc>
      </w:tr>
      <w:tr w:rsidR="00C13A11" w:rsidRPr="006A611C" w14:paraId="0CF32788" w14:textId="77777777" w:rsidTr="00595492">
        <w:tc>
          <w:tcPr>
            <w:tcW w:w="3119" w:type="dxa"/>
            <w:vMerge/>
          </w:tcPr>
          <w:p w14:paraId="64E1AAE1"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4065657C"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商家接单</w:t>
            </w:r>
          </w:p>
        </w:tc>
      </w:tr>
      <w:tr w:rsidR="00C13A11" w:rsidRPr="006A611C" w14:paraId="445727B7" w14:textId="77777777" w:rsidTr="00595492">
        <w:tc>
          <w:tcPr>
            <w:tcW w:w="3119" w:type="dxa"/>
            <w:vMerge/>
          </w:tcPr>
          <w:p w14:paraId="67404BF2"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28AE5DF4"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商家呼单</w:t>
            </w:r>
          </w:p>
        </w:tc>
      </w:tr>
      <w:tr w:rsidR="00C13A11" w:rsidRPr="006A611C" w14:paraId="78AD252A" w14:textId="77777777" w:rsidTr="00595492">
        <w:tc>
          <w:tcPr>
            <w:tcW w:w="3119" w:type="dxa"/>
            <w:vMerge/>
          </w:tcPr>
          <w:p w14:paraId="5E9B7BA8"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0DE3D69E"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骑手接单</w:t>
            </w:r>
          </w:p>
        </w:tc>
      </w:tr>
      <w:tr w:rsidR="00C13A11" w:rsidRPr="006A611C" w14:paraId="795DE6BF" w14:textId="77777777" w:rsidTr="00595492">
        <w:tc>
          <w:tcPr>
            <w:tcW w:w="3119" w:type="dxa"/>
            <w:vMerge/>
          </w:tcPr>
          <w:p w14:paraId="2577BE2F"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7DC7E9B6"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骑手取餐</w:t>
            </w:r>
          </w:p>
        </w:tc>
      </w:tr>
      <w:tr w:rsidR="00C13A11" w:rsidRPr="006A611C" w14:paraId="74D17B7B" w14:textId="77777777" w:rsidTr="00595492">
        <w:tc>
          <w:tcPr>
            <w:tcW w:w="3119" w:type="dxa"/>
            <w:vMerge/>
          </w:tcPr>
          <w:p w14:paraId="226A2280"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5CBA5EBE"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骑手送达</w:t>
            </w:r>
          </w:p>
        </w:tc>
      </w:tr>
      <w:tr w:rsidR="00C13A11" w:rsidRPr="006A611C" w14:paraId="324A16E3" w14:textId="77777777" w:rsidTr="00595492">
        <w:tc>
          <w:tcPr>
            <w:tcW w:w="3119" w:type="dxa"/>
            <w:vMerge w:val="restart"/>
            <w:vAlign w:val="center"/>
          </w:tcPr>
          <w:p w14:paraId="237B236F" w14:textId="0FF6CC59"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业务阶段在指定范围</w:t>
            </w:r>
          </w:p>
        </w:tc>
        <w:tc>
          <w:tcPr>
            <w:tcW w:w="5245" w:type="dxa"/>
          </w:tcPr>
          <w:p w14:paraId="460B15A4"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提交订单</w:t>
            </w:r>
          </w:p>
        </w:tc>
      </w:tr>
      <w:tr w:rsidR="00C13A11" w:rsidRPr="006A611C" w14:paraId="07C3829B" w14:textId="77777777" w:rsidTr="00595492">
        <w:tc>
          <w:tcPr>
            <w:tcW w:w="3119" w:type="dxa"/>
            <w:vMerge/>
          </w:tcPr>
          <w:p w14:paraId="5F5CC1ED"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04889B89"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实际用户T</w:t>
            </w:r>
          </w:p>
        </w:tc>
      </w:tr>
      <w:tr w:rsidR="00C13A11" w:rsidRPr="006A611C" w14:paraId="56853239" w14:textId="77777777" w:rsidTr="00595492">
        <w:tc>
          <w:tcPr>
            <w:tcW w:w="3119" w:type="dxa"/>
            <w:vMerge/>
          </w:tcPr>
          <w:p w14:paraId="727631BF"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B5F6A7E" w14:textId="4DB10820"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预计时长</w:t>
            </w:r>
          </w:p>
        </w:tc>
      </w:tr>
      <w:tr w:rsidR="00C13A11" w:rsidRPr="006A611C" w14:paraId="4E0178D8" w14:textId="77777777" w:rsidTr="00595492">
        <w:tc>
          <w:tcPr>
            <w:tcW w:w="3119" w:type="dxa"/>
            <w:vMerge/>
          </w:tcPr>
          <w:p w14:paraId="4EE4955D"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242F6C4" w14:textId="3C28E62B"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用户付款</w:t>
            </w:r>
          </w:p>
        </w:tc>
      </w:tr>
      <w:tr w:rsidR="00C13A11" w:rsidRPr="006A611C" w14:paraId="6B248519" w14:textId="77777777" w:rsidTr="00595492">
        <w:tc>
          <w:tcPr>
            <w:tcW w:w="3119" w:type="dxa"/>
            <w:vMerge/>
          </w:tcPr>
          <w:p w14:paraId="2985E6CA"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10F39194"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商家接单</w:t>
            </w:r>
          </w:p>
        </w:tc>
      </w:tr>
      <w:tr w:rsidR="00C13A11" w:rsidRPr="006A611C" w14:paraId="0FC03A27" w14:textId="77777777" w:rsidTr="00595492">
        <w:tc>
          <w:tcPr>
            <w:tcW w:w="3119" w:type="dxa"/>
            <w:vMerge/>
          </w:tcPr>
          <w:p w14:paraId="731301F8"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B3F8AE5"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商家呼单</w:t>
            </w:r>
          </w:p>
        </w:tc>
      </w:tr>
      <w:tr w:rsidR="00C13A11" w:rsidRPr="006A611C" w14:paraId="7F9609A8" w14:textId="77777777" w:rsidTr="00595492">
        <w:tc>
          <w:tcPr>
            <w:tcW w:w="3119" w:type="dxa"/>
            <w:vMerge/>
          </w:tcPr>
          <w:p w14:paraId="5C839E2B"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4057B3B5"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骑手接单</w:t>
            </w:r>
          </w:p>
        </w:tc>
      </w:tr>
      <w:tr w:rsidR="00C13A11" w:rsidRPr="006A611C" w14:paraId="30EEC6FA" w14:textId="77777777" w:rsidTr="00595492">
        <w:tc>
          <w:tcPr>
            <w:tcW w:w="3119" w:type="dxa"/>
            <w:vMerge/>
          </w:tcPr>
          <w:p w14:paraId="39FD693E"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49BB4910"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骑手取餐</w:t>
            </w:r>
          </w:p>
        </w:tc>
      </w:tr>
      <w:tr w:rsidR="00C13A11" w:rsidRPr="006A611C" w14:paraId="245C4126" w14:textId="77777777" w:rsidTr="00595492">
        <w:tc>
          <w:tcPr>
            <w:tcW w:w="3119" w:type="dxa"/>
            <w:vMerge/>
          </w:tcPr>
          <w:p w14:paraId="53542854"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5E9C119B"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骑手送达</w:t>
            </w:r>
          </w:p>
        </w:tc>
      </w:tr>
      <w:tr w:rsidR="00C13A11" w:rsidRPr="006A611C" w14:paraId="19323159" w14:textId="77777777" w:rsidTr="00595492">
        <w:tc>
          <w:tcPr>
            <w:tcW w:w="3119" w:type="dxa"/>
            <w:vMerge w:val="restart"/>
            <w:vAlign w:val="center"/>
          </w:tcPr>
          <w:p w14:paraId="023C207B" w14:textId="0A0A2FB4"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未发生事件</w:t>
            </w:r>
          </w:p>
        </w:tc>
        <w:tc>
          <w:tcPr>
            <w:tcW w:w="5245" w:type="dxa"/>
          </w:tcPr>
          <w:p w14:paraId="57B6C1B5"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商家接单</w:t>
            </w:r>
          </w:p>
        </w:tc>
      </w:tr>
      <w:tr w:rsidR="00C13A11" w:rsidRPr="006A611C" w14:paraId="0CF34165" w14:textId="77777777" w:rsidTr="00595492">
        <w:tc>
          <w:tcPr>
            <w:tcW w:w="3119" w:type="dxa"/>
            <w:vMerge/>
          </w:tcPr>
          <w:p w14:paraId="359BDFBA"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7E2A57B"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商家呼单</w:t>
            </w:r>
          </w:p>
        </w:tc>
      </w:tr>
      <w:tr w:rsidR="00C13A11" w:rsidRPr="006A611C" w14:paraId="279CF0A9" w14:textId="77777777" w:rsidTr="00595492">
        <w:tc>
          <w:tcPr>
            <w:tcW w:w="3119" w:type="dxa"/>
            <w:vMerge/>
          </w:tcPr>
          <w:p w14:paraId="6B206DC5"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5620139A" w14:textId="53F14F46"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骑手接单</w:t>
            </w:r>
          </w:p>
        </w:tc>
      </w:tr>
      <w:tr w:rsidR="00C13A11" w:rsidRPr="006A611C" w14:paraId="3B09F6F5" w14:textId="77777777" w:rsidTr="00595492">
        <w:tc>
          <w:tcPr>
            <w:tcW w:w="3119" w:type="dxa"/>
            <w:vMerge/>
          </w:tcPr>
          <w:p w14:paraId="4AC94495"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2658E305"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骑手取餐</w:t>
            </w:r>
          </w:p>
        </w:tc>
      </w:tr>
      <w:tr w:rsidR="00C13A11" w:rsidRPr="006A611C" w14:paraId="099B5956" w14:textId="77777777" w:rsidTr="00595492">
        <w:tc>
          <w:tcPr>
            <w:tcW w:w="3119" w:type="dxa"/>
            <w:vMerge/>
          </w:tcPr>
          <w:p w14:paraId="0853DB11"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1407C849"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骑手送达</w:t>
            </w:r>
          </w:p>
        </w:tc>
      </w:tr>
      <w:tr w:rsidR="00C13A11" w:rsidRPr="006A611C" w14:paraId="3BD1B3AC" w14:textId="77777777" w:rsidTr="00595492">
        <w:tc>
          <w:tcPr>
            <w:tcW w:w="3119" w:type="dxa"/>
            <w:vMerge w:val="restart"/>
            <w:vAlign w:val="center"/>
          </w:tcPr>
          <w:p w14:paraId="27BEF04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时间比较符号</w:t>
            </w:r>
          </w:p>
        </w:tc>
        <w:tc>
          <w:tcPr>
            <w:tcW w:w="5245" w:type="dxa"/>
          </w:tcPr>
          <w:p w14:paraId="63151BA0"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w:t>
            </w:r>
          </w:p>
        </w:tc>
      </w:tr>
      <w:tr w:rsidR="00C13A11" w:rsidRPr="006A611C" w14:paraId="0DA53FA5" w14:textId="77777777" w:rsidTr="00595492">
        <w:tc>
          <w:tcPr>
            <w:tcW w:w="3119" w:type="dxa"/>
            <w:vMerge/>
          </w:tcPr>
          <w:p w14:paraId="76E6B28F"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0B5D196E"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w:t>
            </w:r>
          </w:p>
        </w:tc>
      </w:tr>
      <w:tr w:rsidR="00C13A11" w:rsidRPr="006A611C" w14:paraId="0D1B04D0" w14:textId="77777777" w:rsidTr="00595492">
        <w:tc>
          <w:tcPr>
            <w:tcW w:w="3119" w:type="dxa"/>
            <w:vMerge/>
          </w:tcPr>
          <w:p w14:paraId="178756A4"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E137FCF"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&gt;</w:t>
            </w:r>
          </w:p>
        </w:tc>
      </w:tr>
      <w:tr w:rsidR="00C13A11" w:rsidRPr="006A611C" w14:paraId="5191AD4C" w14:textId="77777777" w:rsidTr="00595492">
        <w:tc>
          <w:tcPr>
            <w:tcW w:w="3119" w:type="dxa"/>
            <w:vMerge/>
          </w:tcPr>
          <w:p w14:paraId="60946685"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82DD6AE"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&lt;</w:t>
            </w:r>
          </w:p>
        </w:tc>
      </w:tr>
      <w:tr w:rsidR="00C13A11" w:rsidRPr="006A611C" w14:paraId="365020F0" w14:textId="77777777" w:rsidTr="00595492">
        <w:tc>
          <w:tcPr>
            <w:tcW w:w="3119" w:type="dxa"/>
            <w:vMerge/>
          </w:tcPr>
          <w:p w14:paraId="5CB21F83"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86FDBCD"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w:t>
            </w:r>
          </w:p>
        </w:tc>
      </w:tr>
    </w:tbl>
    <w:p w14:paraId="3F122E8D" w14:textId="1900B518"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表3.14为规则生效范围，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w:t>
      </w:r>
      <w:r w:rsidR="00C207A1">
        <w:rPr>
          <w:rFonts w:ascii="宋体" w:eastAsia="宋体" w:hAnsi="宋体" w:hint="eastAsia"/>
          <w:sz w:val="24"/>
          <w:szCs w:val="24"/>
        </w:rPr>
        <w:lastRenderedPageBreak/>
        <w:t>时检查一起使用，也可以和Action一起使用，因此需要独立出来设计。</w:t>
      </w:r>
    </w:p>
    <w:p w14:paraId="2436D127" w14:textId="2C0C8B93" w:rsidR="00C13A11" w:rsidRPr="006A611C" w:rsidRDefault="00C13A11" w:rsidP="00C13A11">
      <w:pPr>
        <w:spacing w:line="360" w:lineRule="auto"/>
        <w:jc w:val="center"/>
        <w:rPr>
          <w:rFonts w:ascii="宋体" w:eastAsia="宋体" w:hAnsi="宋体"/>
          <w:sz w:val="24"/>
          <w:szCs w:val="24"/>
        </w:rPr>
      </w:pPr>
      <w:r>
        <w:rPr>
          <w:rFonts w:ascii="宋体" w:eastAsia="宋体" w:hAnsi="宋体" w:hint="eastAsia"/>
          <w:sz w:val="24"/>
          <w:szCs w:val="24"/>
        </w:rPr>
        <w:t>表3.14</w:t>
      </w:r>
      <w:r w:rsidR="00097B8F">
        <w:rPr>
          <w:rFonts w:ascii="宋体" w:eastAsia="宋体" w:hAnsi="宋体"/>
          <w:sz w:val="24"/>
          <w:szCs w:val="24"/>
        </w:rPr>
        <w:t xml:space="preserve"> </w:t>
      </w:r>
      <w:r w:rsidR="00097B8F">
        <w:rPr>
          <w:rFonts w:ascii="宋体" w:eastAsia="宋体" w:hAnsi="宋体" w:hint="eastAsia"/>
          <w:sz w:val="24"/>
          <w:szCs w:val="24"/>
        </w:rPr>
        <w:t>生效范围表</w:t>
      </w:r>
    </w:p>
    <w:tbl>
      <w:tblPr>
        <w:tblStyle w:val="af3"/>
        <w:tblW w:w="0" w:type="auto"/>
        <w:tblInd w:w="-5" w:type="dxa"/>
        <w:tblLook w:val="04A0" w:firstRow="1" w:lastRow="0" w:firstColumn="1" w:lastColumn="0" w:noHBand="0" w:noVBand="1"/>
      </w:tblPr>
      <w:tblGrid>
        <w:gridCol w:w="3119"/>
        <w:gridCol w:w="5103"/>
      </w:tblGrid>
      <w:tr w:rsidR="00C13A11" w:rsidRPr="006A611C" w14:paraId="3BDF8849" w14:textId="77777777" w:rsidTr="00595492">
        <w:tc>
          <w:tcPr>
            <w:tcW w:w="3119" w:type="dxa"/>
          </w:tcPr>
          <w:p w14:paraId="66027C2A" w14:textId="0E638B5D" w:rsidR="00C13A11" w:rsidRPr="007E645B" w:rsidRDefault="002D4E35" w:rsidP="007E645B">
            <w:pPr>
              <w:spacing w:line="360" w:lineRule="auto"/>
              <w:rPr>
                <w:rFonts w:ascii="宋体" w:eastAsia="宋体" w:hAnsi="宋体"/>
                <w:szCs w:val="21"/>
              </w:rPr>
            </w:pPr>
            <w:r>
              <w:rPr>
                <w:rFonts w:ascii="宋体" w:eastAsia="宋体" w:hAnsi="宋体" w:hint="eastAsia"/>
                <w:szCs w:val="21"/>
              </w:rPr>
              <w:t>生效范围</w:t>
            </w:r>
          </w:p>
        </w:tc>
        <w:tc>
          <w:tcPr>
            <w:tcW w:w="5103" w:type="dxa"/>
          </w:tcPr>
          <w:p w14:paraId="08623D8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可选值</w:t>
            </w:r>
          </w:p>
        </w:tc>
      </w:tr>
      <w:tr w:rsidR="00C13A11" w:rsidRPr="007E645B" w14:paraId="4E2B1A5C" w14:textId="77777777" w:rsidTr="00595492">
        <w:tc>
          <w:tcPr>
            <w:tcW w:w="3119" w:type="dxa"/>
            <w:vMerge w:val="restart"/>
            <w:vAlign w:val="center"/>
          </w:tcPr>
          <w:p w14:paraId="097C385B"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城市区域</w:t>
            </w:r>
          </w:p>
        </w:tc>
        <w:tc>
          <w:tcPr>
            <w:tcW w:w="5103" w:type="dxa"/>
          </w:tcPr>
          <w:p w14:paraId="7D8ABABF"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代理商城市（全国2844个三级行政区）</w:t>
            </w:r>
          </w:p>
        </w:tc>
      </w:tr>
      <w:tr w:rsidR="00C13A11" w:rsidRPr="006A611C" w14:paraId="7F157694" w14:textId="77777777" w:rsidTr="00595492">
        <w:tc>
          <w:tcPr>
            <w:tcW w:w="3119" w:type="dxa"/>
            <w:vMerge/>
          </w:tcPr>
          <w:p w14:paraId="669F27B1"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2C29D34"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直营城市（（全国2844个三级行政区））</w:t>
            </w:r>
          </w:p>
        </w:tc>
      </w:tr>
      <w:tr w:rsidR="00C13A11" w:rsidRPr="006A611C" w14:paraId="3E837B42" w14:textId="77777777" w:rsidTr="00595492">
        <w:tc>
          <w:tcPr>
            <w:tcW w:w="3119" w:type="dxa"/>
            <w:vMerge w:val="restart"/>
            <w:vAlign w:val="center"/>
          </w:tcPr>
          <w:p w14:paraId="75730FC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订单来源</w:t>
            </w:r>
          </w:p>
        </w:tc>
        <w:tc>
          <w:tcPr>
            <w:tcW w:w="5103" w:type="dxa"/>
          </w:tcPr>
          <w:p w14:paraId="5A31AB3F"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PC端web</w:t>
            </w:r>
          </w:p>
        </w:tc>
      </w:tr>
      <w:tr w:rsidR="00C13A11" w:rsidRPr="006A611C" w14:paraId="1966EBAF" w14:textId="77777777" w:rsidTr="00595492">
        <w:tc>
          <w:tcPr>
            <w:tcW w:w="3119" w:type="dxa"/>
            <w:vMerge/>
          </w:tcPr>
          <w:p w14:paraId="551C77FB"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4033AC54"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手机端w</w:t>
            </w:r>
            <w:r w:rsidRPr="007E645B">
              <w:rPr>
                <w:rFonts w:ascii="宋体" w:eastAsia="宋体" w:hAnsi="宋体"/>
                <w:szCs w:val="21"/>
              </w:rPr>
              <w:t>eb</w:t>
            </w:r>
          </w:p>
        </w:tc>
      </w:tr>
      <w:tr w:rsidR="00C13A11" w:rsidRPr="006A611C" w14:paraId="33291F8E" w14:textId="77777777" w:rsidTr="00595492">
        <w:tc>
          <w:tcPr>
            <w:tcW w:w="3119" w:type="dxa"/>
            <w:vMerge/>
          </w:tcPr>
          <w:p w14:paraId="1C6C51E6"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28E9650" w14:textId="1430B0ED" w:rsidR="00C13A11" w:rsidRPr="007E645B" w:rsidRDefault="007E645B" w:rsidP="007E645B">
            <w:pPr>
              <w:spacing w:line="360" w:lineRule="auto"/>
              <w:rPr>
                <w:rFonts w:ascii="宋体" w:eastAsia="宋体" w:hAnsi="宋体"/>
                <w:szCs w:val="21"/>
              </w:rPr>
            </w:pPr>
            <w:r>
              <w:rPr>
                <w:rFonts w:ascii="宋体" w:eastAsia="宋体" w:hAnsi="宋体" w:hint="eastAsia"/>
                <w:szCs w:val="21"/>
              </w:rPr>
              <w:t>i</w:t>
            </w:r>
            <w:r w:rsidR="00C13A11" w:rsidRPr="007E645B">
              <w:rPr>
                <w:rFonts w:ascii="宋体" w:eastAsia="宋体" w:hAnsi="宋体"/>
                <w:szCs w:val="21"/>
              </w:rPr>
              <w:t>phone App</w:t>
            </w:r>
          </w:p>
        </w:tc>
      </w:tr>
      <w:tr w:rsidR="00C13A11" w:rsidRPr="006A611C" w14:paraId="45E8C40A" w14:textId="77777777" w:rsidTr="00595492">
        <w:tc>
          <w:tcPr>
            <w:tcW w:w="3119" w:type="dxa"/>
            <w:vMerge/>
          </w:tcPr>
          <w:p w14:paraId="4BAC4FAC"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2C795619"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A</w:t>
            </w:r>
            <w:r w:rsidRPr="007E645B">
              <w:rPr>
                <w:rFonts w:ascii="宋体" w:eastAsia="宋体" w:hAnsi="宋体"/>
                <w:szCs w:val="21"/>
              </w:rPr>
              <w:t>ndroid App</w:t>
            </w:r>
          </w:p>
        </w:tc>
      </w:tr>
      <w:tr w:rsidR="00C13A11" w:rsidRPr="006A611C" w14:paraId="1106DB1E" w14:textId="77777777" w:rsidTr="00595492">
        <w:tc>
          <w:tcPr>
            <w:tcW w:w="3119" w:type="dxa"/>
            <w:vMerge/>
          </w:tcPr>
          <w:p w14:paraId="0DB58E00"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9154BB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o</w:t>
            </w:r>
            <w:r w:rsidRPr="007E645B">
              <w:rPr>
                <w:rFonts w:ascii="宋体" w:eastAsia="宋体" w:hAnsi="宋体"/>
                <w:szCs w:val="21"/>
              </w:rPr>
              <w:t>penapi_platform</w:t>
            </w:r>
          </w:p>
        </w:tc>
      </w:tr>
      <w:tr w:rsidR="00C13A11" w:rsidRPr="006A611C" w14:paraId="3E5E9E5F" w14:textId="77777777" w:rsidTr="00595492">
        <w:tc>
          <w:tcPr>
            <w:tcW w:w="3119" w:type="dxa"/>
            <w:vMerge/>
          </w:tcPr>
          <w:p w14:paraId="4F10B862"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4F7E6111"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微信小程序</w:t>
            </w:r>
          </w:p>
        </w:tc>
      </w:tr>
      <w:tr w:rsidR="00C13A11" w:rsidRPr="006A611C" w14:paraId="3D321E1B" w14:textId="77777777" w:rsidTr="00595492">
        <w:tc>
          <w:tcPr>
            <w:tcW w:w="3119" w:type="dxa"/>
            <w:vMerge/>
          </w:tcPr>
          <w:p w14:paraId="4EEE6A25"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2B6AD9CB"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微信KA</w:t>
            </w:r>
          </w:p>
        </w:tc>
      </w:tr>
      <w:tr w:rsidR="00C13A11" w:rsidRPr="006A611C" w14:paraId="3991AA10" w14:textId="77777777" w:rsidTr="00595492">
        <w:tc>
          <w:tcPr>
            <w:tcW w:w="3119" w:type="dxa"/>
            <w:vMerge w:val="restart"/>
            <w:vAlign w:val="center"/>
          </w:tcPr>
          <w:p w14:paraId="46B9D816"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物流类型</w:t>
            </w:r>
          </w:p>
        </w:tc>
        <w:tc>
          <w:tcPr>
            <w:tcW w:w="5103" w:type="dxa"/>
          </w:tcPr>
          <w:p w14:paraId="62A39B82"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蜂鸟专送</w:t>
            </w:r>
          </w:p>
        </w:tc>
      </w:tr>
      <w:tr w:rsidR="00C13A11" w:rsidRPr="006A611C" w14:paraId="4C0EC827" w14:textId="77777777" w:rsidTr="00595492">
        <w:tc>
          <w:tcPr>
            <w:tcW w:w="3119" w:type="dxa"/>
            <w:vMerge/>
          </w:tcPr>
          <w:p w14:paraId="2435E781"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42FF027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众包</w:t>
            </w:r>
          </w:p>
        </w:tc>
      </w:tr>
      <w:tr w:rsidR="00C13A11" w:rsidRPr="006A611C" w14:paraId="5FAAEA69" w14:textId="77777777" w:rsidTr="00595492">
        <w:tc>
          <w:tcPr>
            <w:tcW w:w="3119" w:type="dxa"/>
            <w:vMerge/>
          </w:tcPr>
          <w:p w14:paraId="6E216518"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12303D43"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择时达专送</w:t>
            </w:r>
          </w:p>
        </w:tc>
      </w:tr>
      <w:tr w:rsidR="00C13A11" w:rsidRPr="006A611C" w14:paraId="61690F6A" w14:textId="77777777" w:rsidTr="00595492">
        <w:tc>
          <w:tcPr>
            <w:tcW w:w="3119" w:type="dxa"/>
            <w:vMerge/>
          </w:tcPr>
          <w:p w14:paraId="3AEFAB64"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178EEEB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新零售专送</w:t>
            </w:r>
          </w:p>
        </w:tc>
      </w:tr>
      <w:tr w:rsidR="00C13A11" w:rsidRPr="006A611C" w14:paraId="69866A11" w14:textId="77777777" w:rsidTr="00595492">
        <w:tc>
          <w:tcPr>
            <w:tcW w:w="3119" w:type="dxa"/>
            <w:vMerge/>
          </w:tcPr>
          <w:p w14:paraId="1681380B"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764FAC00"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蜂鸟快送</w:t>
            </w:r>
          </w:p>
        </w:tc>
      </w:tr>
      <w:tr w:rsidR="00C13A11" w:rsidRPr="006A611C" w14:paraId="15D4E171" w14:textId="77777777" w:rsidTr="00595492">
        <w:tc>
          <w:tcPr>
            <w:tcW w:w="3119" w:type="dxa"/>
            <w:vMerge/>
          </w:tcPr>
          <w:p w14:paraId="64A007EF"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6A5D3C08"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新零售</w:t>
            </w:r>
          </w:p>
        </w:tc>
      </w:tr>
      <w:tr w:rsidR="00C13A11" w:rsidRPr="006A611C" w14:paraId="24AC06DA" w14:textId="77777777" w:rsidTr="00595492">
        <w:tc>
          <w:tcPr>
            <w:tcW w:w="3119" w:type="dxa"/>
            <w:vMerge/>
          </w:tcPr>
          <w:p w14:paraId="22D95A0F"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760B929" w14:textId="77777777" w:rsidR="00C13A11" w:rsidRPr="007E645B" w:rsidRDefault="00C13A11" w:rsidP="007E645B">
            <w:pPr>
              <w:spacing w:line="360" w:lineRule="auto"/>
              <w:rPr>
                <w:rFonts w:ascii="宋体" w:eastAsia="宋体" w:hAnsi="宋体"/>
                <w:szCs w:val="21"/>
              </w:rPr>
            </w:pPr>
            <w:r w:rsidRPr="007E645B">
              <w:rPr>
                <w:rFonts w:ascii="宋体" w:eastAsia="宋体" w:hAnsi="宋体"/>
                <w:szCs w:val="21"/>
              </w:rPr>
              <w:t>E</w:t>
            </w:r>
            <w:r w:rsidRPr="007E645B">
              <w:rPr>
                <w:rFonts w:ascii="宋体" w:eastAsia="宋体" w:hAnsi="宋体" w:hint="eastAsia"/>
                <w:szCs w:val="21"/>
              </w:rPr>
              <w:t>配送</w:t>
            </w:r>
          </w:p>
        </w:tc>
      </w:tr>
      <w:tr w:rsidR="00C13A11" w:rsidRPr="006A611C" w14:paraId="525974F7" w14:textId="77777777" w:rsidTr="00595492">
        <w:tc>
          <w:tcPr>
            <w:tcW w:w="3119" w:type="dxa"/>
            <w:vMerge/>
          </w:tcPr>
          <w:p w14:paraId="768FB26F"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1BD32FB"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蜂鸟混合送</w:t>
            </w:r>
          </w:p>
        </w:tc>
      </w:tr>
      <w:tr w:rsidR="00C13A11" w:rsidRPr="006A611C" w14:paraId="67D651C9" w14:textId="77777777" w:rsidTr="00595492">
        <w:tc>
          <w:tcPr>
            <w:tcW w:w="3119" w:type="dxa"/>
            <w:vMerge/>
          </w:tcPr>
          <w:p w14:paraId="4CE900E6"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21D447E1"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蜂鸟质选</w:t>
            </w:r>
          </w:p>
        </w:tc>
      </w:tr>
      <w:tr w:rsidR="00C13A11" w:rsidRPr="006A611C" w14:paraId="38BF8D4B" w14:textId="77777777" w:rsidTr="00595492">
        <w:tc>
          <w:tcPr>
            <w:tcW w:w="3119" w:type="dxa"/>
            <w:vMerge/>
          </w:tcPr>
          <w:p w14:paraId="240C7E10"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E4CF0D3"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全城送</w:t>
            </w:r>
          </w:p>
        </w:tc>
      </w:tr>
      <w:tr w:rsidR="00C13A11" w:rsidRPr="006A611C" w14:paraId="48323C75" w14:textId="77777777" w:rsidTr="00595492">
        <w:tc>
          <w:tcPr>
            <w:tcW w:w="3119" w:type="dxa"/>
            <w:vMerge/>
          </w:tcPr>
          <w:p w14:paraId="279C4A64"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31DEB77E"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蜂鸟独家</w:t>
            </w:r>
          </w:p>
        </w:tc>
      </w:tr>
      <w:tr w:rsidR="00C13A11" w:rsidRPr="006A611C" w14:paraId="5A7A647B" w14:textId="77777777" w:rsidTr="00595492">
        <w:tc>
          <w:tcPr>
            <w:tcW w:w="3119" w:type="dxa"/>
            <w:vMerge w:val="restart"/>
            <w:vAlign w:val="center"/>
          </w:tcPr>
          <w:p w14:paraId="4A462C9F" w14:textId="35EBD58F"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业务类型</w:t>
            </w:r>
          </w:p>
        </w:tc>
        <w:tc>
          <w:tcPr>
            <w:tcW w:w="5103" w:type="dxa"/>
          </w:tcPr>
          <w:p w14:paraId="012A9A9F"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餐饮</w:t>
            </w:r>
          </w:p>
        </w:tc>
      </w:tr>
      <w:tr w:rsidR="00C13A11" w:rsidRPr="006A611C" w14:paraId="02B545D8" w14:textId="77777777" w:rsidTr="00595492">
        <w:tc>
          <w:tcPr>
            <w:tcW w:w="3119" w:type="dxa"/>
            <w:vMerge/>
          </w:tcPr>
          <w:p w14:paraId="246DAEA9"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1ED23E85"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新零售</w:t>
            </w:r>
          </w:p>
        </w:tc>
      </w:tr>
      <w:tr w:rsidR="00C13A11" w:rsidRPr="006A611C" w14:paraId="65A852F3" w14:textId="77777777" w:rsidTr="00595492">
        <w:tc>
          <w:tcPr>
            <w:tcW w:w="3119" w:type="dxa"/>
            <w:vMerge/>
          </w:tcPr>
          <w:p w14:paraId="7F45148E"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1832886C" w14:textId="6EB0C838" w:rsidR="002D4E35" w:rsidRPr="007E645B" w:rsidRDefault="00C13A11" w:rsidP="007E645B">
            <w:pPr>
              <w:spacing w:line="360" w:lineRule="auto"/>
              <w:rPr>
                <w:rFonts w:ascii="宋体" w:eastAsia="宋体" w:hAnsi="宋体"/>
                <w:szCs w:val="21"/>
              </w:rPr>
            </w:pPr>
            <w:r w:rsidRPr="007E645B">
              <w:rPr>
                <w:rFonts w:ascii="宋体" w:eastAsia="宋体" w:hAnsi="宋体" w:hint="eastAsia"/>
                <w:szCs w:val="21"/>
              </w:rPr>
              <w:t>全选</w:t>
            </w:r>
          </w:p>
        </w:tc>
      </w:tr>
      <w:tr w:rsidR="008274A4" w:rsidRPr="006A611C" w14:paraId="2513F824" w14:textId="77777777" w:rsidTr="008274A4">
        <w:trPr>
          <w:trHeight w:val="82"/>
        </w:trPr>
        <w:tc>
          <w:tcPr>
            <w:tcW w:w="3119" w:type="dxa"/>
            <w:vMerge w:val="restart"/>
            <w:vAlign w:val="center"/>
          </w:tcPr>
          <w:p w14:paraId="611AAA44" w14:textId="733C722C" w:rsidR="008274A4" w:rsidRPr="007E645B" w:rsidRDefault="008274A4" w:rsidP="008274A4">
            <w:pPr>
              <w:spacing w:line="360" w:lineRule="auto"/>
              <w:rPr>
                <w:rFonts w:ascii="宋体" w:eastAsia="宋体" w:hAnsi="宋体"/>
                <w:szCs w:val="21"/>
              </w:rPr>
            </w:pPr>
            <w:r>
              <w:rPr>
                <w:rFonts w:ascii="宋体" w:eastAsia="宋体" w:hAnsi="宋体" w:hint="eastAsia"/>
                <w:szCs w:val="21"/>
              </w:rPr>
              <w:t>天气类型</w:t>
            </w:r>
          </w:p>
        </w:tc>
        <w:tc>
          <w:tcPr>
            <w:tcW w:w="5103" w:type="dxa"/>
          </w:tcPr>
          <w:p w14:paraId="5702E4E5" w14:textId="51EAEFF2" w:rsidR="008274A4" w:rsidRPr="007E645B" w:rsidRDefault="008274A4" w:rsidP="007E645B">
            <w:pPr>
              <w:spacing w:line="360" w:lineRule="auto"/>
              <w:rPr>
                <w:rFonts w:ascii="宋体" w:eastAsia="宋体" w:hAnsi="宋体"/>
                <w:szCs w:val="21"/>
              </w:rPr>
            </w:pPr>
            <w:r>
              <w:rPr>
                <w:rFonts w:ascii="宋体" w:eastAsia="宋体" w:hAnsi="宋体" w:hint="eastAsia"/>
                <w:szCs w:val="21"/>
              </w:rPr>
              <w:t>晴天</w:t>
            </w:r>
          </w:p>
        </w:tc>
      </w:tr>
      <w:tr w:rsidR="008274A4" w:rsidRPr="006A611C" w14:paraId="03CBCD15" w14:textId="77777777" w:rsidTr="00595492">
        <w:trPr>
          <w:trHeight w:val="82"/>
        </w:trPr>
        <w:tc>
          <w:tcPr>
            <w:tcW w:w="3119" w:type="dxa"/>
            <w:vMerge/>
          </w:tcPr>
          <w:p w14:paraId="696392F4" w14:textId="77777777" w:rsidR="008274A4" w:rsidRDefault="008274A4" w:rsidP="008274A4">
            <w:pPr>
              <w:spacing w:line="360" w:lineRule="auto"/>
              <w:rPr>
                <w:rFonts w:ascii="宋体" w:eastAsia="宋体" w:hAnsi="宋体"/>
                <w:szCs w:val="21"/>
              </w:rPr>
            </w:pPr>
          </w:p>
        </w:tc>
        <w:tc>
          <w:tcPr>
            <w:tcW w:w="5103" w:type="dxa"/>
          </w:tcPr>
          <w:p w14:paraId="2C0981F8" w14:textId="1A627304" w:rsidR="008274A4" w:rsidRPr="007E645B" w:rsidRDefault="008274A4" w:rsidP="007E645B">
            <w:pPr>
              <w:spacing w:line="360" w:lineRule="auto"/>
              <w:rPr>
                <w:rFonts w:ascii="宋体" w:eastAsia="宋体" w:hAnsi="宋体"/>
                <w:szCs w:val="21"/>
              </w:rPr>
            </w:pPr>
            <w:r>
              <w:rPr>
                <w:rFonts w:ascii="宋体" w:eastAsia="宋体" w:hAnsi="宋体" w:hint="eastAsia"/>
                <w:szCs w:val="21"/>
              </w:rPr>
              <w:t>雨天</w:t>
            </w:r>
          </w:p>
        </w:tc>
      </w:tr>
      <w:tr w:rsidR="008274A4" w:rsidRPr="006A611C" w14:paraId="5FE15289" w14:textId="77777777" w:rsidTr="008274A4">
        <w:trPr>
          <w:trHeight w:val="123"/>
        </w:trPr>
        <w:tc>
          <w:tcPr>
            <w:tcW w:w="3119" w:type="dxa"/>
            <w:vMerge/>
          </w:tcPr>
          <w:p w14:paraId="3C8744C5" w14:textId="77777777" w:rsidR="008274A4" w:rsidRDefault="008274A4" w:rsidP="008274A4">
            <w:pPr>
              <w:spacing w:line="360" w:lineRule="auto"/>
              <w:rPr>
                <w:rFonts w:ascii="宋体" w:eastAsia="宋体" w:hAnsi="宋体"/>
                <w:szCs w:val="21"/>
              </w:rPr>
            </w:pPr>
          </w:p>
        </w:tc>
        <w:tc>
          <w:tcPr>
            <w:tcW w:w="5103" w:type="dxa"/>
          </w:tcPr>
          <w:p w14:paraId="2C65FE81" w14:textId="5F9FDAA8" w:rsidR="008274A4" w:rsidRPr="007E645B" w:rsidRDefault="008274A4" w:rsidP="007E645B">
            <w:pPr>
              <w:spacing w:line="360" w:lineRule="auto"/>
              <w:rPr>
                <w:rFonts w:ascii="宋体" w:eastAsia="宋体" w:hAnsi="宋体"/>
                <w:szCs w:val="21"/>
              </w:rPr>
            </w:pPr>
            <w:r>
              <w:rPr>
                <w:rFonts w:ascii="宋体" w:eastAsia="宋体" w:hAnsi="宋体" w:hint="eastAsia"/>
                <w:szCs w:val="21"/>
              </w:rPr>
              <w:t>雾天</w:t>
            </w:r>
          </w:p>
        </w:tc>
      </w:tr>
      <w:tr w:rsidR="008274A4" w:rsidRPr="006A611C" w14:paraId="66294922" w14:textId="77777777" w:rsidTr="00595492">
        <w:trPr>
          <w:trHeight w:val="123"/>
        </w:trPr>
        <w:tc>
          <w:tcPr>
            <w:tcW w:w="3119" w:type="dxa"/>
            <w:vMerge/>
          </w:tcPr>
          <w:p w14:paraId="41131CC7" w14:textId="77777777" w:rsidR="008274A4" w:rsidRDefault="008274A4" w:rsidP="008274A4">
            <w:pPr>
              <w:spacing w:line="360" w:lineRule="auto"/>
              <w:rPr>
                <w:rFonts w:ascii="宋体" w:eastAsia="宋体" w:hAnsi="宋体"/>
                <w:szCs w:val="21"/>
              </w:rPr>
            </w:pPr>
          </w:p>
        </w:tc>
        <w:tc>
          <w:tcPr>
            <w:tcW w:w="5103" w:type="dxa"/>
          </w:tcPr>
          <w:p w14:paraId="1543D404" w14:textId="798F7535" w:rsidR="008274A4" w:rsidRDefault="008274A4" w:rsidP="007E645B">
            <w:pPr>
              <w:spacing w:line="360" w:lineRule="auto"/>
              <w:rPr>
                <w:rFonts w:ascii="宋体" w:eastAsia="宋体" w:hAnsi="宋体"/>
                <w:szCs w:val="21"/>
              </w:rPr>
            </w:pPr>
            <w:r>
              <w:rPr>
                <w:rFonts w:ascii="宋体" w:eastAsia="宋体" w:hAnsi="宋体" w:hint="eastAsia"/>
                <w:szCs w:val="21"/>
              </w:rPr>
              <w:t>雪天</w:t>
            </w:r>
          </w:p>
        </w:tc>
      </w:tr>
      <w:tr w:rsidR="00277669" w:rsidRPr="006A611C" w14:paraId="0E6BBD76" w14:textId="77777777" w:rsidTr="00595492">
        <w:trPr>
          <w:trHeight w:val="123"/>
        </w:trPr>
        <w:tc>
          <w:tcPr>
            <w:tcW w:w="3119" w:type="dxa"/>
          </w:tcPr>
          <w:p w14:paraId="38D2AF16" w14:textId="77777777" w:rsidR="00277669" w:rsidRDefault="00277669" w:rsidP="008274A4">
            <w:pPr>
              <w:spacing w:line="360" w:lineRule="auto"/>
              <w:rPr>
                <w:rFonts w:ascii="宋体" w:eastAsia="宋体" w:hAnsi="宋体"/>
                <w:szCs w:val="21"/>
              </w:rPr>
            </w:pPr>
          </w:p>
        </w:tc>
        <w:tc>
          <w:tcPr>
            <w:tcW w:w="5103" w:type="dxa"/>
          </w:tcPr>
          <w:p w14:paraId="0593B3F7" w14:textId="036271FC" w:rsidR="00277669" w:rsidRDefault="00277669" w:rsidP="007E645B">
            <w:pPr>
              <w:spacing w:line="360" w:lineRule="auto"/>
              <w:rPr>
                <w:rFonts w:ascii="宋体" w:eastAsia="宋体" w:hAnsi="宋体"/>
                <w:szCs w:val="21"/>
              </w:rPr>
            </w:pPr>
            <w:r>
              <w:rPr>
                <w:rFonts w:ascii="宋体" w:eastAsia="宋体" w:hAnsi="宋体" w:hint="eastAsia"/>
                <w:szCs w:val="21"/>
              </w:rPr>
              <w:t>大风</w:t>
            </w:r>
          </w:p>
        </w:tc>
      </w:tr>
      <w:tr w:rsidR="00277669" w:rsidRPr="006A611C" w14:paraId="67ACD718" w14:textId="77777777" w:rsidTr="00595492">
        <w:trPr>
          <w:trHeight w:val="123"/>
        </w:trPr>
        <w:tc>
          <w:tcPr>
            <w:tcW w:w="3119" w:type="dxa"/>
          </w:tcPr>
          <w:p w14:paraId="118F02FF" w14:textId="77777777" w:rsidR="00277669" w:rsidRDefault="00277669" w:rsidP="008274A4">
            <w:pPr>
              <w:spacing w:line="360" w:lineRule="auto"/>
              <w:rPr>
                <w:rFonts w:ascii="宋体" w:eastAsia="宋体" w:hAnsi="宋体"/>
                <w:szCs w:val="21"/>
              </w:rPr>
            </w:pPr>
          </w:p>
        </w:tc>
        <w:tc>
          <w:tcPr>
            <w:tcW w:w="5103" w:type="dxa"/>
          </w:tcPr>
          <w:p w14:paraId="3672A83C" w14:textId="586E49C8" w:rsidR="00277669" w:rsidRDefault="00277669" w:rsidP="007E645B">
            <w:pPr>
              <w:spacing w:line="360" w:lineRule="auto"/>
              <w:rPr>
                <w:rFonts w:ascii="宋体" w:eastAsia="宋体" w:hAnsi="宋体"/>
                <w:szCs w:val="21"/>
              </w:rPr>
            </w:pPr>
            <w:r>
              <w:rPr>
                <w:rFonts w:ascii="宋体" w:eastAsia="宋体" w:hAnsi="宋体" w:hint="eastAsia"/>
                <w:szCs w:val="21"/>
              </w:rPr>
              <w:t>高温</w:t>
            </w:r>
          </w:p>
        </w:tc>
      </w:tr>
    </w:tbl>
    <w:p w14:paraId="05832B91" w14:textId="28C1AF89" w:rsidR="00C13A11" w:rsidRDefault="00C13A11" w:rsidP="00C13A11">
      <w:pPr>
        <w:spacing w:line="360" w:lineRule="auto"/>
        <w:rPr>
          <w:rFonts w:ascii="宋体" w:eastAsia="宋体" w:hAnsi="宋体"/>
          <w:sz w:val="24"/>
          <w:szCs w:val="24"/>
        </w:rPr>
      </w:pPr>
      <w:r>
        <w:rPr>
          <w:rFonts w:ascii="宋体" w:eastAsia="宋体" w:hAnsi="宋体"/>
          <w:sz w:val="24"/>
          <w:szCs w:val="24"/>
        </w:rPr>
        <w:tab/>
      </w:r>
      <w:r w:rsidR="00DD7CB7">
        <w:rPr>
          <w:rFonts w:ascii="宋体" w:eastAsia="宋体" w:hAnsi="宋体" w:hint="eastAsia"/>
          <w:sz w:val="24"/>
          <w:szCs w:val="24"/>
        </w:rPr>
        <w:t>表3.15为触发行为表，如表所示，目前支持的Action为用户触达、用户取消订单、平台赔付、商家索赔操作，对于每一个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Pr>
          <w:rFonts w:ascii="宋体" w:eastAsia="宋体" w:hAnsi="宋体"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当用户没有配置Action生效范围时，就沿用规则检查的生效范围。</w:t>
      </w:r>
    </w:p>
    <w:p w14:paraId="53A15775" w14:textId="79CB436F" w:rsidR="00C13A11" w:rsidRPr="006A611C" w:rsidRDefault="00C13A11" w:rsidP="00C13A11">
      <w:pPr>
        <w:spacing w:line="360" w:lineRule="auto"/>
        <w:jc w:val="center"/>
        <w:rPr>
          <w:rFonts w:ascii="宋体" w:eastAsia="宋体" w:hAnsi="宋体"/>
          <w:sz w:val="24"/>
          <w:szCs w:val="24"/>
        </w:rPr>
      </w:pPr>
      <w:r>
        <w:rPr>
          <w:rFonts w:ascii="宋体" w:eastAsia="宋体" w:hAnsi="宋体" w:hint="eastAsia"/>
          <w:sz w:val="24"/>
          <w:szCs w:val="24"/>
        </w:rPr>
        <w:t>表3.15</w:t>
      </w:r>
      <w:r w:rsidR="00CF5988">
        <w:rPr>
          <w:rFonts w:ascii="宋体" w:eastAsia="宋体" w:hAnsi="宋体"/>
          <w:sz w:val="24"/>
          <w:szCs w:val="24"/>
        </w:rPr>
        <w:t xml:space="preserve"> </w:t>
      </w:r>
      <w:r w:rsidR="00CF5988">
        <w:rPr>
          <w:rFonts w:ascii="宋体" w:eastAsia="宋体" w:hAnsi="宋体" w:hint="eastAsia"/>
          <w:sz w:val="24"/>
          <w:szCs w:val="24"/>
        </w:rPr>
        <w:t>触发行为表</w:t>
      </w:r>
      <w:r w:rsidR="00CF5988">
        <w:rPr>
          <w:rFonts w:ascii="宋体" w:eastAsia="宋体" w:hAnsi="宋体"/>
          <w:sz w:val="24"/>
          <w:szCs w:val="24"/>
        </w:rPr>
        <w:t xml:space="preserve"> </w:t>
      </w:r>
      <w:r w:rsidR="006A7914">
        <w:rPr>
          <w:rFonts w:ascii="宋体" w:eastAsia="宋体" w:hAnsi="宋体"/>
          <w:sz w:val="24"/>
          <w:szCs w:val="24"/>
        </w:rPr>
        <w:t xml:space="preserve"> </w:t>
      </w:r>
    </w:p>
    <w:tbl>
      <w:tblPr>
        <w:tblStyle w:val="af3"/>
        <w:tblW w:w="0" w:type="auto"/>
        <w:tblInd w:w="-5" w:type="dxa"/>
        <w:tblLook w:val="04A0" w:firstRow="1" w:lastRow="0" w:firstColumn="1" w:lastColumn="0" w:noHBand="0" w:noVBand="1"/>
      </w:tblPr>
      <w:tblGrid>
        <w:gridCol w:w="3119"/>
        <w:gridCol w:w="2449"/>
        <w:gridCol w:w="2654"/>
      </w:tblGrid>
      <w:tr w:rsidR="00C13A11" w:rsidRPr="006A611C" w14:paraId="116EC503" w14:textId="77777777" w:rsidTr="00595492">
        <w:tc>
          <w:tcPr>
            <w:tcW w:w="3119" w:type="dxa"/>
            <w:vAlign w:val="center"/>
          </w:tcPr>
          <w:p w14:paraId="6FA511DF" w14:textId="64A4AD10" w:rsidR="00C13A11" w:rsidRPr="000F5F73" w:rsidRDefault="000F5F73" w:rsidP="000F5F73">
            <w:pPr>
              <w:spacing w:line="360" w:lineRule="auto"/>
              <w:rPr>
                <w:rFonts w:ascii="宋体" w:eastAsia="宋体" w:hAnsi="宋体"/>
                <w:szCs w:val="21"/>
              </w:rPr>
            </w:pPr>
            <w:r>
              <w:rPr>
                <w:rFonts w:ascii="宋体" w:eastAsia="宋体" w:hAnsi="宋体" w:hint="eastAsia"/>
                <w:szCs w:val="21"/>
              </w:rPr>
              <w:t>A</w:t>
            </w:r>
            <w:r>
              <w:rPr>
                <w:rFonts w:ascii="宋体" w:eastAsia="宋体" w:hAnsi="宋体"/>
                <w:szCs w:val="21"/>
              </w:rPr>
              <w:t>ction</w:t>
            </w:r>
          </w:p>
        </w:tc>
        <w:tc>
          <w:tcPr>
            <w:tcW w:w="5103" w:type="dxa"/>
            <w:gridSpan w:val="2"/>
            <w:vAlign w:val="center"/>
          </w:tcPr>
          <w:p w14:paraId="2AAB8735"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可选值</w:t>
            </w:r>
          </w:p>
        </w:tc>
      </w:tr>
      <w:tr w:rsidR="00C13A11" w:rsidRPr="006A611C" w14:paraId="1BB4F02A" w14:textId="77777777" w:rsidTr="00595492">
        <w:tc>
          <w:tcPr>
            <w:tcW w:w="3119" w:type="dxa"/>
            <w:vMerge w:val="restart"/>
            <w:vAlign w:val="center"/>
          </w:tcPr>
          <w:p w14:paraId="6188C5E0"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用户触达</w:t>
            </w:r>
          </w:p>
        </w:tc>
        <w:tc>
          <w:tcPr>
            <w:tcW w:w="2449" w:type="dxa"/>
            <w:vMerge w:val="restart"/>
            <w:vAlign w:val="center"/>
          </w:tcPr>
          <w:p w14:paraId="571C0EA5"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触达类型</w:t>
            </w:r>
          </w:p>
        </w:tc>
        <w:tc>
          <w:tcPr>
            <w:tcW w:w="2654" w:type="dxa"/>
          </w:tcPr>
          <w:p w14:paraId="6A6ABBD6"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短信</w:t>
            </w:r>
          </w:p>
        </w:tc>
      </w:tr>
      <w:tr w:rsidR="00C13A11" w:rsidRPr="006A611C" w14:paraId="0CFEFF9E" w14:textId="77777777" w:rsidTr="00595492">
        <w:tc>
          <w:tcPr>
            <w:tcW w:w="3119" w:type="dxa"/>
            <w:vMerge/>
          </w:tcPr>
          <w:p w14:paraId="076E328F"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29964D60"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062322E9"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消息推送</w:t>
            </w:r>
          </w:p>
        </w:tc>
      </w:tr>
      <w:tr w:rsidR="00C13A11" w:rsidRPr="006A611C" w14:paraId="648579E7" w14:textId="77777777" w:rsidTr="00595492">
        <w:tc>
          <w:tcPr>
            <w:tcW w:w="3119" w:type="dxa"/>
            <w:vMerge/>
          </w:tcPr>
          <w:p w14:paraId="2DA10201"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val="restart"/>
            <w:vAlign w:val="center"/>
          </w:tcPr>
          <w:p w14:paraId="14D69D48"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接受者</w:t>
            </w:r>
          </w:p>
        </w:tc>
        <w:tc>
          <w:tcPr>
            <w:tcW w:w="2654" w:type="dxa"/>
          </w:tcPr>
          <w:p w14:paraId="085CA07C"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用户</w:t>
            </w:r>
          </w:p>
        </w:tc>
      </w:tr>
      <w:tr w:rsidR="00C13A11" w:rsidRPr="006A611C" w14:paraId="43D29B93" w14:textId="77777777" w:rsidTr="00595492">
        <w:tc>
          <w:tcPr>
            <w:tcW w:w="3119" w:type="dxa"/>
            <w:vMerge/>
          </w:tcPr>
          <w:p w14:paraId="6FA29058"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4A8882B8"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720BA555"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客户</w:t>
            </w:r>
          </w:p>
        </w:tc>
      </w:tr>
      <w:tr w:rsidR="00C13A11" w:rsidRPr="006A611C" w14:paraId="09F8A7EF" w14:textId="77777777" w:rsidTr="00595492">
        <w:tc>
          <w:tcPr>
            <w:tcW w:w="3119" w:type="dxa"/>
            <w:vMerge/>
          </w:tcPr>
          <w:p w14:paraId="01A72D40"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vAlign w:val="center"/>
          </w:tcPr>
          <w:p w14:paraId="057F915F"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短信模板</w:t>
            </w:r>
          </w:p>
        </w:tc>
      </w:tr>
      <w:tr w:rsidR="00C13A11" w:rsidRPr="006A611C" w14:paraId="7D0EF7C0" w14:textId="77777777" w:rsidTr="00595492">
        <w:tc>
          <w:tcPr>
            <w:tcW w:w="3119" w:type="dxa"/>
            <w:vMerge/>
          </w:tcPr>
          <w:p w14:paraId="234F2033"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vAlign w:val="center"/>
          </w:tcPr>
          <w:p w14:paraId="2D930AB8"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备注说明</w:t>
            </w:r>
          </w:p>
        </w:tc>
      </w:tr>
      <w:tr w:rsidR="00C13A11" w:rsidRPr="006A611C" w14:paraId="67F65EF8" w14:textId="77777777" w:rsidTr="00595492">
        <w:tc>
          <w:tcPr>
            <w:tcW w:w="3119" w:type="dxa"/>
            <w:vMerge/>
          </w:tcPr>
          <w:p w14:paraId="424388D2"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vAlign w:val="center"/>
          </w:tcPr>
          <w:p w14:paraId="33E4B4BC"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生效范围</w:t>
            </w:r>
          </w:p>
        </w:tc>
      </w:tr>
      <w:tr w:rsidR="00C13A11" w:rsidRPr="006A611C" w14:paraId="6777B04A" w14:textId="77777777" w:rsidTr="00595492">
        <w:tc>
          <w:tcPr>
            <w:tcW w:w="3119" w:type="dxa"/>
            <w:vMerge w:val="restart"/>
            <w:vAlign w:val="center"/>
          </w:tcPr>
          <w:p w14:paraId="71A645A7" w14:textId="7102F9E3"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用户取消</w:t>
            </w:r>
            <w:r w:rsidR="00DD7CB7">
              <w:rPr>
                <w:rFonts w:ascii="宋体" w:eastAsia="宋体" w:hAnsi="宋体" w:hint="eastAsia"/>
                <w:szCs w:val="21"/>
              </w:rPr>
              <w:t>订单</w:t>
            </w:r>
          </w:p>
        </w:tc>
        <w:tc>
          <w:tcPr>
            <w:tcW w:w="2449" w:type="dxa"/>
            <w:vMerge w:val="restart"/>
            <w:vAlign w:val="center"/>
          </w:tcPr>
          <w:p w14:paraId="12CB17A6"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是否支持</w:t>
            </w:r>
          </w:p>
        </w:tc>
        <w:tc>
          <w:tcPr>
            <w:tcW w:w="2654" w:type="dxa"/>
          </w:tcPr>
          <w:p w14:paraId="1456F813"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支持</w:t>
            </w:r>
          </w:p>
        </w:tc>
      </w:tr>
      <w:tr w:rsidR="00C13A11" w:rsidRPr="006A611C" w14:paraId="2EAA4CA3" w14:textId="77777777" w:rsidTr="00595492">
        <w:tc>
          <w:tcPr>
            <w:tcW w:w="3119" w:type="dxa"/>
            <w:vMerge/>
          </w:tcPr>
          <w:p w14:paraId="75B2FA58"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6E3AFEA6"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684809BB"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不支持</w:t>
            </w:r>
          </w:p>
        </w:tc>
      </w:tr>
      <w:tr w:rsidR="00C13A11" w:rsidRPr="006A611C" w14:paraId="1E034F57" w14:textId="77777777" w:rsidTr="00595492">
        <w:tc>
          <w:tcPr>
            <w:tcW w:w="3119" w:type="dxa"/>
            <w:vMerge/>
          </w:tcPr>
          <w:p w14:paraId="564ACCCD"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0E9FA82C"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生效范围</w:t>
            </w:r>
          </w:p>
        </w:tc>
      </w:tr>
      <w:tr w:rsidR="00C13A11" w:rsidRPr="006A611C" w14:paraId="44D1B460" w14:textId="77777777" w:rsidTr="00595492">
        <w:tc>
          <w:tcPr>
            <w:tcW w:w="3119" w:type="dxa"/>
            <w:vMerge w:val="restart"/>
            <w:vAlign w:val="center"/>
          </w:tcPr>
          <w:p w14:paraId="00078EA8" w14:textId="5722C769" w:rsidR="00C13A11" w:rsidRPr="000F5F73" w:rsidRDefault="00DD7CB7" w:rsidP="000F5F73">
            <w:pPr>
              <w:spacing w:line="360" w:lineRule="auto"/>
              <w:rPr>
                <w:rFonts w:ascii="宋体" w:eastAsia="宋体" w:hAnsi="宋体"/>
                <w:szCs w:val="21"/>
              </w:rPr>
            </w:pPr>
            <w:r>
              <w:rPr>
                <w:rFonts w:ascii="宋体" w:eastAsia="宋体" w:hAnsi="宋体" w:hint="eastAsia"/>
                <w:szCs w:val="21"/>
              </w:rPr>
              <w:t>平台</w:t>
            </w:r>
            <w:r w:rsidR="00C13A11" w:rsidRPr="000F5F73">
              <w:rPr>
                <w:rFonts w:ascii="宋体" w:eastAsia="宋体" w:hAnsi="宋体" w:hint="eastAsia"/>
                <w:szCs w:val="21"/>
              </w:rPr>
              <w:t>赔付</w:t>
            </w:r>
          </w:p>
        </w:tc>
        <w:tc>
          <w:tcPr>
            <w:tcW w:w="2449" w:type="dxa"/>
            <w:vMerge w:val="restart"/>
            <w:vAlign w:val="center"/>
          </w:tcPr>
          <w:p w14:paraId="3CF87289"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赔付类型</w:t>
            </w:r>
          </w:p>
        </w:tc>
        <w:tc>
          <w:tcPr>
            <w:tcW w:w="2654" w:type="dxa"/>
          </w:tcPr>
          <w:p w14:paraId="224ED1C2" w14:textId="1CB7662D"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红包</w:t>
            </w:r>
          </w:p>
        </w:tc>
      </w:tr>
      <w:tr w:rsidR="00C13A11" w:rsidRPr="006A611C" w14:paraId="64F78FE9" w14:textId="77777777" w:rsidTr="00595492">
        <w:tc>
          <w:tcPr>
            <w:tcW w:w="3119" w:type="dxa"/>
            <w:vMerge/>
          </w:tcPr>
          <w:p w14:paraId="3C01A9DB"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26DE0E60"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2FDA4E38"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优惠券</w:t>
            </w:r>
          </w:p>
        </w:tc>
      </w:tr>
      <w:tr w:rsidR="00C13A11" w:rsidRPr="006A611C" w14:paraId="36A33E09" w14:textId="77777777" w:rsidTr="00595492">
        <w:tc>
          <w:tcPr>
            <w:tcW w:w="3119" w:type="dxa"/>
            <w:vMerge/>
          </w:tcPr>
          <w:p w14:paraId="0858C81F"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51020502"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5586FCF6"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积分</w:t>
            </w:r>
          </w:p>
        </w:tc>
      </w:tr>
      <w:tr w:rsidR="00C13A11" w:rsidRPr="006A611C" w14:paraId="1B6E7382" w14:textId="77777777" w:rsidTr="00595492">
        <w:tc>
          <w:tcPr>
            <w:tcW w:w="3119" w:type="dxa"/>
            <w:vMerge/>
          </w:tcPr>
          <w:p w14:paraId="2F8FC2DA"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val="restart"/>
            <w:vAlign w:val="center"/>
          </w:tcPr>
          <w:p w14:paraId="3932E808"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触发时间点</w:t>
            </w:r>
          </w:p>
        </w:tc>
        <w:tc>
          <w:tcPr>
            <w:tcW w:w="2654" w:type="dxa"/>
          </w:tcPr>
          <w:p w14:paraId="70FC55A4"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订单取消或完成时</w:t>
            </w:r>
          </w:p>
        </w:tc>
      </w:tr>
      <w:tr w:rsidR="00C13A11" w:rsidRPr="006A611C" w14:paraId="496E30DA" w14:textId="77777777" w:rsidTr="00595492">
        <w:tc>
          <w:tcPr>
            <w:tcW w:w="3119" w:type="dxa"/>
            <w:vMerge/>
          </w:tcPr>
          <w:p w14:paraId="775210AC"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22569D82"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6FE543FD"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场景触发时</w:t>
            </w:r>
          </w:p>
        </w:tc>
      </w:tr>
      <w:tr w:rsidR="00C13A11" w:rsidRPr="006A611C" w14:paraId="7FF700F2" w14:textId="77777777" w:rsidTr="00595492">
        <w:tc>
          <w:tcPr>
            <w:tcW w:w="3119" w:type="dxa"/>
            <w:vMerge/>
          </w:tcPr>
          <w:p w14:paraId="2355036C"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0F71131D"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赔付规则名称</w:t>
            </w:r>
          </w:p>
        </w:tc>
      </w:tr>
      <w:tr w:rsidR="00C13A11" w:rsidRPr="006A611C" w14:paraId="18C59860" w14:textId="77777777" w:rsidTr="00595492">
        <w:tc>
          <w:tcPr>
            <w:tcW w:w="3119" w:type="dxa"/>
            <w:vMerge/>
          </w:tcPr>
          <w:p w14:paraId="41EC33B5"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1D8880E5"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渠道号</w:t>
            </w:r>
          </w:p>
        </w:tc>
      </w:tr>
      <w:tr w:rsidR="00C13A11" w:rsidRPr="006A611C" w14:paraId="6205D044" w14:textId="77777777" w:rsidTr="00595492">
        <w:tc>
          <w:tcPr>
            <w:tcW w:w="3119" w:type="dxa"/>
            <w:vMerge/>
          </w:tcPr>
          <w:p w14:paraId="6F7363C7"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38C7BF61"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生效范围</w:t>
            </w:r>
          </w:p>
        </w:tc>
      </w:tr>
      <w:tr w:rsidR="00C13A11" w:rsidRPr="006A611C" w14:paraId="2BAF7B36" w14:textId="77777777" w:rsidTr="00595492">
        <w:tc>
          <w:tcPr>
            <w:tcW w:w="3119" w:type="dxa"/>
            <w:vMerge w:val="restart"/>
            <w:vAlign w:val="center"/>
          </w:tcPr>
          <w:p w14:paraId="1413AD5A"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商户索赔</w:t>
            </w:r>
          </w:p>
        </w:tc>
        <w:tc>
          <w:tcPr>
            <w:tcW w:w="2449" w:type="dxa"/>
            <w:vMerge w:val="restart"/>
            <w:vAlign w:val="center"/>
          </w:tcPr>
          <w:p w14:paraId="51EE17B5"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是否支持</w:t>
            </w:r>
          </w:p>
        </w:tc>
        <w:tc>
          <w:tcPr>
            <w:tcW w:w="2654" w:type="dxa"/>
          </w:tcPr>
          <w:p w14:paraId="36105591"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支持</w:t>
            </w:r>
          </w:p>
        </w:tc>
      </w:tr>
      <w:tr w:rsidR="00C13A11" w:rsidRPr="006A611C" w14:paraId="2D1B4B82" w14:textId="77777777" w:rsidTr="00595492">
        <w:tc>
          <w:tcPr>
            <w:tcW w:w="3119" w:type="dxa"/>
            <w:vMerge/>
          </w:tcPr>
          <w:p w14:paraId="061690CD"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2ABDB535"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4ADD7697"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不支持</w:t>
            </w:r>
          </w:p>
        </w:tc>
      </w:tr>
      <w:tr w:rsidR="00C13A11" w:rsidRPr="006A611C" w14:paraId="433FE364" w14:textId="77777777" w:rsidTr="00595492">
        <w:tc>
          <w:tcPr>
            <w:tcW w:w="3119" w:type="dxa"/>
            <w:vMerge/>
          </w:tcPr>
          <w:p w14:paraId="0B2C8D1A"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472DCDE0"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生效范围</w:t>
            </w:r>
          </w:p>
        </w:tc>
      </w:tr>
    </w:tbl>
    <w:p w14:paraId="05034514" w14:textId="37D6214B"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规则设计如表3.16所示。</w:t>
      </w:r>
    </w:p>
    <w:p w14:paraId="697DCA42" w14:textId="617B4C5D" w:rsidR="00C13A11" w:rsidRPr="006A611C" w:rsidRDefault="00C13A11" w:rsidP="00C13A11">
      <w:pPr>
        <w:spacing w:line="360" w:lineRule="auto"/>
        <w:jc w:val="center"/>
        <w:rPr>
          <w:rFonts w:ascii="宋体" w:eastAsia="宋体" w:hAnsi="宋体"/>
          <w:sz w:val="24"/>
          <w:szCs w:val="24"/>
        </w:rPr>
      </w:pPr>
      <w:r>
        <w:rPr>
          <w:rFonts w:ascii="宋体" w:eastAsia="宋体" w:hAnsi="宋体" w:hint="eastAsia"/>
          <w:sz w:val="24"/>
          <w:szCs w:val="24"/>
        </w:rPr>
        <w:t>表3.16</w:t>
      </w:r>
      <w:r w:rsidR="006A7914">
        <w:rPr>
          <w:rFonts w:ascii="宋体" w:eastAsia="宋体" w:hAnsi="宋体"/>
          <w:sz w:val="24"/>
          <w:szCs w:val="24"/>
        </w:rPr>
        <w:t xml:space="preserve"> </w:t>
      </w:r>
      <w:r w:rsidR="006A7914">
        <w:rPr>
          <w:rFonts w:ascii="宋体" w:eastAsia="宋体" w:hAnsi="宋体" w:hint="eastAsia"/>
          <w:sz w:val="24"/>
          <w:szCs w:val="24"/>
        </w:rPr>
        <w:t>函数设计表</w:t>
      </w:r>
    </w:p>
    <w:tbl>
      <w:tblPr>
        <w:tblStyle w:val="af3"/>
        <w:tblW w:w="8222" w:type="dxa"/>
        <w:tblInd w:w="-5" w:type="dxa"/>
        <w:tblLayout w:type="fixed"/>
        <w:tblLook w:val="04A0" w:firstRow="1" w:lastRow="0" w:firstColumn="1" w:lastColumn="0" w:noHBand="0" w:noVBand="1"/>
      </w:tblPr>
      <w:tblGrid>
        <w:gridCol w:w="2410"/>
        <w:gridCol w:w="2835"/>
        <w:gridCol w:w="2977"/>
      </w:tblGrid>
      <w:tr w:rsidR="00C13A11" w:rsidRPr="006A611C" w14:paraId="412BBFEB" w14:textId="77777777" w:rsidTr="004814F5">
        <w:tc>
          <w:tcPr>
            <w:tcW w:w="2410" w:type="dxa"/>
            <w:vAlign w:val="center"/>
          </w:tcPr>
          <w:p w14:paraId="19C53672"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函数名</w:t>
            </w:r>
          </w:p>
        </w:tc>
        <w:tc>
          <w:tcPr>
            <w:tcW w:w="2835" w:type="dxa"/>
          </w:tcPr>
          <w:p w14:paraId="3DC67F8B" w14:textId="77777777" w:rsidR="00C13A11" w:rsidRPr="007F77FD" w:rsidRDefault="00C13A11" w:rsidP="007F77FD">
            <w:pPr>
              <w:spacing w:line="360" w:lineRule="auto"/>
              <w:ind w:rightChars="411" w:right="863"/>
              <w:rPr>
                <w:rFonts w:ascii="宋体" w:eastAsia="宋体" w:hAnsi="宋体"/>
                <w:szCs w:val="21"/>
              </w:rPr>
            </w:pPr>
            <w:r w:rsidRPr="007F77FD">
              <w:rPr>
                <w:rFonts w:ascii="宋体" w:eastAsia="宋体" w:hAnsi="宋体" w:hint="eastAsia"/>
                <w:szCs w:val="21"/>
              </w:rPr>
              <w:t>函数介绍</w:t>
            </w:r>
          </w:p>
        </w:tc>
        <w:tc>
          <w:tcPr>
            <w:tcW w:w="2977" w:type="dxa"/>
          </w:tcPr>
          <w:p w14:paraId="0317BFF5"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参数介绍</w:t>
            </w:r>
          </w:p>
        </w:tc>
      </w:tr>
      <w:tr w:rsidR="00C13A11" w:rsidRPr="006A611C" w14:paraId="785C43C2" w14:textId="77777777" w:rsidTr="004814F5">
        <w:tc>
          <w:tcPr>
            <w:tcW w:w="2410" w:type="dxa"/>
            <w:vAlign w:val="center"/>
          </w:tcPr>
          <w:p w14:paraId="466E70C4"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AND</w:t>
            </w:r>
          </w:p>
        </w:tc>
        <w:tc>
          <w:tcPr>
            <w:tcW w:w="2835" w:type="dxa"/>
          </w:tcPr>
          <w:p w14:paraId="15E8EA3E" w14:textId="75864176"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逻辑与</w:t>
            </w:r>
          </w:p>
        </w:tc>
        <w:tc>
          <w:tcPr>
            <w:tcW w:w="2977" w:type="dxa"/>
          </w:tcPr>
          <w:p w14:paraId="236F1A9A" w14:textId="66D2774E"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DC32D0">
              <w:rPr>
                <w:rFonts w:ascii="宋体" w:eastAsia="宋体" w:hAnsi="宋体" w:hint="eastAsia"/>
                <w:szCs w:val="21"/>
              </w:rPr>
              <w:t>，参数类型为布尔值</w:t>
            </w:r>
            <w:r w:rsidR="00DC32D0" w:rsidRPr="007F77FD">
              <w:rPr>
                <w:rFonts w:ascii="宋体" w:eastAsia="宋体" w:hAnsi="宋体"/>
                <w:szCs w:val="21"/>
              </w:rPr>
              <w:t xml:space="preserve"> </w:t>
            </w:r>
          </w:p>
        </w:tc>
      </w:tr>
      <w:tr w:rsidR="00C13A11" w:rsidRPr="006A611C" w14:paraId="14EDBCCB" w14:textId="77777777" w:rsidTr="004814F5">
        <w:tc>
          <w:tcPr>
            <w:tcW w:w="2410" w:type="dxa"/>
            <w:vAlign w:val="center"/>
          </w:tcPr>
          <w:p w14:paraId="06A06410"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OR</w:t>
            </w:r>
          </w:p>
        </w:tc>
        <w:tc>
          <w:tcPr>
            <w:tcW w:w="2835" w:type="dxa"/>
          </w:tcPr>
          <w:p w14:paraId="522B7395"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逻辑或</w:t>
            </w:r>
          </w:p>
        </w:tc>
        <w:tc>
          <w:tcPr>
            <w:tcW w:w="2977" w:type="dxa"/>
          </w:tcPr>
          <w:p w14:paraId="67FDF6B0" w14:textId="299EE663"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DC32D0">
              <w:rPr>
                <w:rFonts w:ascii="宋体" w:eastAsia="宋体" w:hAnsi="宋体" w:hint="eastAsia"/>
                <w:szCs w:val="21"/>
              </w:rPr>
              <w:t>参数类型为布尔值</w:t>
            </w:r>
            <w:r w:rsidR="00DC32D0" w:rsidRPr="007F77FD">
              <w:rPr>
                <w:rFonts w:ascii="宋体" w:eastAsia="宋体" w:hAnsi="宋体"/>
                <w:szCs w:val="21"/>
              </w:rPr>
              <w:t xml:space="preserve"> </w:t>
            </w:r>
          </w:p>
        </w:tc>
      </w:tr>
      <w:tr w:rsidR="00C13A11" w:rsidRPr="006A611C" w14:paraId="44D53724" w14:textId="77777777" w:rsidTr="00C17741">
        <w:tc>
          <w:tcPr>
            <w:tcW w:w="2410" w:type="dxa"/>
          </w:tcPr>
          <w:p w14:paraId="4F45EBDA"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LT</w:t>
            </w:r>
          </w:p>
        </w:tc>
        <w:tc>
          <w:tcPr>
            <w:tcW w:w="2835" w:type="dxa"/>
            <w:vAlign w:val="center"/>
          </w:tcPr>
          <w:p w14:paraId="4875DE6A" w14:textId="24CF7A3B" w:rsidR="00C13A11" w:rsidRPr="007F77FD" w:rsidRDefault="004814F5" w:rsidP="00C17741">
            <w:pPr>
              <w:rPr>
                <w:rFonts w:ascii="宋体" w:eastAsia="宋体" w:hAnsi="宋体"/>
                <w:szCs w:val="21"/>
              </w:rPr>
            </w:pPr>
            <w:r>
              <w:rPr>
                <w:rFonts w:ascii="宋体" w:eastAsia="宋体" w:hAnsi="宋体" w:hint="eastAsia"/>
                <w:szCs w:val="21"/>
              </w:rPr>
              <w:t>小于，左边值&lt;右边值</w:t>
            </w:r>
          </w:p>
        </w:tc>
        <w:tc>
          <w:tcPr>
            <w:tcW w:w="2977" w:type="dxa"/>
          </w:tcPr>
          <w:p w14:paraId="6CE268A3" w14:textId="3649DCDE"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sidRPr="007F77FD">
              <w:rPr>
                <w:rFonts w:ascii="宋体" w:eastAsia="宋体" w:hAnsi="宋体"/>
                <w:szCs w:val="21"/>
              </w:rPr>
              <w:t xml:space="preserve"> </w:t>
            </w:r>
            <w:r w:rsidR="00DC32D0">
              <w:rPr>
                <w:rFonts w:ascii="宋体" w:eastAsia="宋体" w:hAnsi="宋体" w:hint="eastAsia"/>
                <w:szCs w:val="21"/>
              </w:rPr>
              <w:t>参数类型为数值类型</w:t>
            </w:r>
          </w:p>
        </w:tc>
      </w:tr>
      <w:tr w:rsidR="00C13A11" w:rsidRPr="006A611C" w14:paraId="24CEF1F3" w14:textId="77777777" w:rsidTr="00C17741">
        <w:tc>
          <w:tcPr>
            <w:tcW w:w="2410" w:type="dxa"/>
          </w:tcPr>
          <w:p w14:paraId="42B138B8"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LE</w:t>
            </w:r>
          </w:p>
        </w:tc>
        <w:tc>
          <w:tcPr>
            <w:tcW w:w="2835" w:type="dxa"/>
            <w:vAlign w:val="center"/>
          </w:tcPr>
          <w:p w14:paraId="23D9C01D" w14:textId="4133F968"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小于等于</w:t>
            </w:r>
            <w:r w:rsidR="004814F5">
              <w:rPr>
                <w:rFonts w:ascii="宋体" w:eastAsia="宋体" w:hAnsi="宋体" w:hint="eastAsia"/>
                <w:szCs w:val="21"/>
              </w:rPr>
              <w:t>，左边值&lt;</w:t>
            </w:r>
            <w:r w:rsidR="004814F5">
              <w:rPr>
                <w:rFonts w:ascii="宋体" w:eastAsia="宋体" w:hAnsi="宋体"/>
                <w:szCs w:val="21"/>
              </w:rPr>
              <w:t>=</w:t>
            </w:r>
            <w:r w:rsidR="004814F5">
              <w:rPr>
                <w:rFonts w:ascii="宋体" w:eastAsia="宋体" w:hAnsi="宋体" w:hint="eastAsia"/>
                <w:szCs w:val="21"/>
              </w:rPr>
              <w:t>右边值</w:t>
            </w:r>
          </w:p>
        </w:tc>
        <w:tc>
          <w:tcPr>
            <w:tcW w:w="2977" w:type="dxa"/>
          </w:tcPr>
          <w:p w14:paraId="73ABE722" w14:textId="29EB8EB2"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CB7968">
              <w:rPr>
                <w:rFonts w:ascii="宋体" w:eastAsia="宋体" w:hAnsi="宋体" w:hint="eastAsia"/>
                <w:szCs w:val="21"/>
              </w:rPr>
              <w:t>，</w:t>
            </w:r>
            <w:r w:rsidR="00DC32D0">
              <w:rPr>
                <w:rFonts w:ascii="宋体" w:eastAsia="宋体" w:hAnsi="宋体" w:hint="eastAsia"/>
                <w:szCs w:val="21"/>
              </w:rPr>
              <w:t>参数类型为数值类型</w:t>
            </w:r>
            <w:r w:rsidR="004814F5" w:rsidRPr="007F77FD">
              <w:rPr>
                <w:rFonts w:ascii="宋体" w:eastAsia="宋体" w:hAnsi="宋体"/>
                <w:szCs w:val="21"/>
              </w:rPr>
              <w:t xml:space="preserve"> </w:t>
            </w:r>
          </w:p>
        </w:tc>
      </w:tr>
      <w:tr w:rsidR="00C13A11" w:rsidRPr="006A611C" w14:paraId="6ADEA3E9" w14:textId="77777777" w:rsidTr="00C17741">
        <w:tc>
          <w:tcPr>
            <w:tcW w:w="2410" w:type="dxa"/>
          </w:tcPr>
          <w:p w14:paraId="3224AEA7"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GT</w:t>
            </w:r>
          </w:p>
        </w:tc>
        <w:tc>
          <w:tcPr>
            <w:tcW w:w="2835" w:type="dxa"/>
            <w:vAlign w:val="center"/>
          </w:tcPr>
          <w:p w14:paraId="444CF90F" w14:textId="31814949"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大于</w:t>
            </w:r>
            <w:r w:rsidR="004814F5">
              <w:rPr>
                <w:rFonts w:ascii="宋体" w:eastAsia="宋体" w:hAnsi="宋体" w:hint="eastAsia"/>
                <w:szCs w:val="21"/>
              </w:rPr>
              <w:t>, 左边值&gt;右边值</w:t>
            </w:r>
          </w:p>
        </w:tc>
        <w:tc>
          <w:tcPr>
            <w:tcW w:w="2977" w:type="dxa"/>
          </w:tcPr>
          <w:p w14:paraId="57FB9DB9" w14:textId="71B52308"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Pr>
                <w:rFonts w:ascii="宋体" w:eastAsia="宋体" w:hAnsi="宋体" w:hint="eastAsia"/>
                <w:szCs w:val="21"/>
              </w:rPr>
              <w:t>参数类型为数值类型</w:t>
            </w:r>
            <w:r w:rsidR="00DC32D0" w:rsidRPr="007F77FD">
              <w:rPr>
                <w:rFonts w:ascii="宋体" w:eastAsia="宋体" w:hAnsi="宋体"/>
                <w:szCs w:val="21"/>
              </w:rPr>
              <w:t xml:space="preserve"> </w:t>
            </w:r>
            <w:r w:rsidR="004814F5" w:rsidRPr="007F77FD">
              <w:rPr>
                <w:rFonts w:ascii="宋体" w:eastAsia="宋体" w:hAnsi="宋体"/>
                <w:szCs w:val="21"/>
              </w:rPr>
              <w:t xml:space="preserve"> </w:t>
            </w:r>
          </w:p>
        </w:tc>
      </w:tr>
      <w:tr w:rsidR="00C13A11" w:rsidRPr="006A611C" w14:paraId="3E9C2813" w14:textId="77777777" w:rsidTr="00C17741">
        <w:tc>
          <w:tcPr>
            <w:tcW w:w="2410" w:type="dxa"/>
          </w:tcPr>
          <w:p w14:paraId="7A431C73"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GE</w:t>
            </w:r>
          </w:p>
        </w:tc>
        <w:tc>
          <w:tcPr>
            <w:tcW w:w="2835" w:type="dxa"/>
            <w:vAlign w:val="center"/>
          </w:tcPr>
          <w:p w14:paraId="7BA75CE3" w14:textId="6EDF2FD6"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大于等于</w:t>
            </w:r>
            <w:r w:rsidR="004814F5">
              <w:rPr>
                <w:rFonts w:ascii="宋体" w:eastAsia="宋体" w:hAnsi="宋体" w:hint="eastAsia"/>
                <w:szCs w:val="21"/>
              </w:rPr>
              <w:t>, 左边值&gt;</w:t>
            </w:r>
            <w:r w:rsidR="004814F5">
              <w:rPr>
                <w:rFonts w:ascii="宋体" w:eastAsia="宋体" w:hAnsi="宋体"/>
                <w:szCs w:val="21"/>
              </w:rPr>
              <w:t>=</w:t>
            </w:r>
            <w:r w:rsidR="004814F5">
              <w:rPr>
                <w:rFonts w:ascii="宋体" w:eastAsia="宋体" w:hAnsi="宋体" w:hint="eastAsia"/>
                <w:szCs w:val="21"/>
              </w:rPr>
              <w:t>右边值</w:t>
            </w:r>
          </w:p>
        </w:tc>
        <w:tc>
          <w:tcPr>
            <w:tcW w:w="2977" w:type="dxa"/>
          </w:tcPr>
          <w:p w14:paraId="5EA36D12" w14:textId="4D0DEE3B"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Pr>
                <w:rFonts w:ascii="宋体" w:eastAsia="宋体" w:hAnsi="宋体" w:hint="eastAsia"/>
                <w:szCs w:val="21"/>
              </w:rPr>
              <w:t>参数类型为数值类型</w:t>
            </w:r>
            <w:r w:rsidR="00DC32D0" w:rsidRPr="007F77FD">
              <w:rPr>
                <w:rFonts w:ascii="宋体" w:eastAsia="宋体" w:hAnsi="宋体"/>
                <w:szCs w:val="21"/>
              </w:rPr>
              <w:t xml:space="preserve"> </w:t>
            </w:r>
            <w:r w:rsidR="004814F5" w:rsidRPr="007F77FD">
              <w:rPr>
                <w:rFonts w:ascii="宋体" w:eastAsia="宋体" w:hAnsi="宋体"/>
                <w:szCs w:val="21"/>
              </w:rPr>
              <w:t xml:space="preserve"> </w:t>
            </w:r>
          </w:p>
        </w:tc>
      </w:tr>
      <w:tr w:rsidR="00C13A11" w:rsidRPr="006A611C" w14:paraId="7417232C" w14:textId="77777777" w:rsidTr="00C17741">
        <w:tc>
          <w:tcPr>
            <w:tcW w:w="2410" w:type="dxa"/>
          </w:tcPr>
          <w:p w14:paraId="07BA4742" w14:textId="4A2D42FF"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ADD</w:t>
            </w:r>
          </w:p>
        </w:tc>
        <w:tc>
          <w:tcPr>
            <w:tcW w:w="2835" w:type="dxa"/>
            <w:vAlign w:val="center"/>
          </w:tcPr>
          <w:p w14:paraId="104C671A" w14:textId="77777777"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加</w:t>
            </w:r>
          </w:p>
        </w:tc>
        <w:tc>
          <w:tcPr>
            <w:tcW w:w="2977" w:type="dxa"/>
          </w:tcPr>
          <w:p w14:paraId="5E1C05CB" w14:textId="0D5EBD15"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Pr>
                <w:rFonts w:ascii="宋体" w:eastAsia="宋体" w:hAnsi="宋体" w:hint="eastAsia"/>
                <w:szCs w:val="21"/>
              </w:rPr>
              <w:t>参数类型为数值类型</w:t>
            </w:r>
          </w:p>
        </w:tc>
      </w:tr>
      <w:tr w:rsidR="00C13A11" w:rsidRPr="006A611C" w14:paraId="151E42EF" w14:textId="77777777" w:rsidTr="00C17741">
        <w:tc>
          <w:tcPr>
            <w:tcW w:w="2410" w:type="dxa"/>
          </w:tcPr>
          <w:p w14:paraId="36AD3470"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SUBTRACT</w:t>
            </w:r>
          </w:p>
        </w:tc>
        <w:tc>
          <w:tcPr>
            <w:tcW w:w="2835" w:type="dxa"/>
            <w:vAlign w:val="center"/>
          </w:tcPr>
          <w:p w14:paraId="2DC1846E" w14:textId="77777777"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减</w:t>
            </w:r>
          </w:p>
        </w:tc>
        <w:tc>
          <w:tcPr>
            <w:tcW w:w="2977" w:type="dxa"/>
          </w:tcPr>
          <w:p w14:paraId="74023E55" w14:textId="17DAACC9"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Pr>
                <w:rFonts w:ascii="宋体" w:eastAsia="宋体" w:hAnsi="宋体" w:hint="eastAsia"/>
                <w:szCs w:val="21"/>
              </w:rPr>
              <w:t xml:space="preserve"> 参数类型为数值类型</w:t>
            </w:r>
          </w:p>
        </w:tc>
      </w:tr>
      <w:tr w:rsidR="00C13A11" w:rsidRPr="006A611C" w14:paraId="6631274E" w14:textId="77777777" w:rsidTr="00C17741">
        <w:tc>
          <w:tcPr>
            <w:tcW w:w="2410" w:type="dxa"/>
          </w:tcPr>
          <w:p w14:paraId="44FA8EA2"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MULTIPLICATION</w:t>
            </w:r>
          </w:p>
        </w:tc>
        <w:tc>
          <w:tcPr>
            <w:tcW w:w="2835" w:type="dxa"/>
            <w:vAlign w:val="center"/>
          </w:tcPr>
          <w:p w14:paraId="5B3EC573" w14:textId="77777777"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乘</w:t>
            </w:r>
          </w:p>
        </w:tc>
        <w:tc>
          <w:tcPr>
            <w:tcW w:w="2977" w:type="dxa"/>
          </w:tcPr>
          <w:p w14:paraId="1229BC80" w14:textId="2F0604F1"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DC32D0">
              <w:rPr>
                <w:rFonts w:ascii="宋体" w:eastAsia="宋体" w:hAnsi="宋体" w:hint="eastAsia"/>
                <w:szCs w:val="21"/>
              </w:rPr>
              <w:t>，参数类型为数值类型</w:t>
            </w:r>
          </w:p>
        </w:tc>
      </w:tr>
      <w:tr w:rsidR="009812FE" w:rsidRPr="006A611C" w14:paraId="78A0AF8B" w14:textId="77777777" w:rsidTr="00C17741">
        <w:tc>
          <w:tcPr>
            <w:tcW w:w="2410" w:type="dxa"/>
            <w:vAlign w:val="center"/>
          </w:tcPr>
          <w:p w14:paraId="2CDE5C47" w14:textId="77777777" w:rsidR="009812FE" w:rsidRPr="007F77FD" w:rsidRDefault="009812FE" w:rsidP="00120A12">
            <w:pPr>
              <w:spacing w:line="360" w:lineRule="auto"/>
              <w:rPr>
                <w:rFonts w:ascii="宋体" w:eastAsia="宋体" w:hAnsi="宋体"/>
                <w:szCs w:val="21"/>
              </w:rPr>
            </w:pPr>
            <w:r w:rsidRPr="007F77FD">
              <w:rPr>
                <w:rFonts w:ascii="宋体" w:eastAsia="宋体" w:hAnsi="宋体" w:hint="eastAsia"/>
                <w:szCs w:val="21"/>
              </w:rPr>
              <w:t>ENV</w:t>
            </w:r>
          </w:p>
        </w:tc>
        <w:tc>
          <w:tcPr>
            <w:tcW w:w="2835" w:type="dxa"/>
            <w:vAlign w:val="center"/>
          </w:tcPr>
          <w:p w14:paraId="6986DCF8" w14:textId="77777777" w:rsidR="009812FE" w:rsidRPr="007F77FD" w:rsidRDefault="009812FE" w:rsidP="00C17741">
            <w:pPr>
              <w:rPr>
                <w:rFonts w:ascii="宋体" w:eastAsia="宋体" w:hAnsi="宋体"/>
                <w:szCs w:val="21"/>
              </w:rPr>
            </w:pPr>
            <w:r w:rsidRPr="007F77FD">
              <w:rPr>
                <w:rFonts w:ascii="宋体" w:eastAsia="宋体" w:hAnsi="宋体" w:hint="eastAsia"/>
                <w:szCs w:val="21"/>
              </w:rPr>
              <w:t>从上下文中获取指定对象，并从对象中获取指定值</w:t>
            </w:r>
          </w:p>
        </w:tc>
        <w:tc>
          <w:tcPr>
            <w:tcW w:w="2977" w:type="dxa"/>
            <w:vAlign w:val="center"/>
          </w:tcPr>
          <w:p w14:paraId="75D7F360" w14:textId="7BB23AAD" w:rsidR="009812FE" w:rsidRPr="007F77FD" w:rsidRDefault="009812FE" w:rsidP="00120A12">
            <w:pPr>
              <w:rPr>
                <w:rFonts w:ascii="宋体" w:eastAsia="宋体" w:hAnsi="宋体"/>
                <w:szCs w:val="21"/>
              </w:rPr>
            </w:pPr>
            <w:r w:rsidRPr="007F77FD">
              <w:rPr>
                <w:rFonts w:ascii="宋体" w:eastAsia="宋体" w:hAnsi="宋体" w:hint="eastAsia"/>
                <w:szCs w:val="21"/>
              </w:rPr>
              <w:t>两个参数，</w:t>
            </w:r>
            <w:r w:rsidR="00DC32D0">
              <w:rPr>
                <w:rFonts w:ascii="宋体" w:eastAsia="宋体" w:hAnsi="宋体" w:hint="eastAsia"/>
                <w:szCs w:val="21"/>
              </w:rPr>
              <w:t>参数类型为字符串类型</w:t>
            </w:r>
          </w:p>
        </w:tc>
      </w:tr>
      <w:tr w:rsidR="009812FE" w:rsidRPr="006A611C" w14:paraId="3E9108DB" w14:textId="77777777" w:rsidTr="00120A12">
        <w:tc>
          <w:tcPr>
            <w:tcW w:w="2410" w:type="dxa"/>
            <w:vAlign w:val="center"/>
          </w:tcPr>
          <w:p w14:paraId="477B697F" w14:textId="77777777" w:rsidR="009812FE" w:rsidRPr="007F77FD" w:rsidRDefault="009812FE" w:rsidP="00120A12">
            <w:pPr>
              <w:spacing w:line="360" w:lineRule="auto"/>
              <w:rPr>
                <w:rFonts w:ascii="宋体" w:eastAsia="宋体" w:hAnsi="宋体"/>
                <w:szCs w:val="21"/>
              </w:rPr>
            </w:pPr>
            <w:r w:rsidRPr="007F77FD">
              <w:rPr>
                <w:rFonts w:ascii="宋体" w:eastAsia="宋体" w:hAnsi="宋体" w:hint="eastAsia"/>
                <w:szCs w:val="21"/>
              </w:rPr>
              <w:t>IN</w:t>
            </w:r>
          </w:p>
        </w:tc>
        <w:tc>
          <w:tcPr>
            <w:tcW w:w="2835" w:type="dxa"/>
            <w:vAlign w:val="center"/>
          </w:tcPr>
          <w:p w14:paraId="648B0CAB" w14:textId="77777777" w:rsidR="009812FE" w:rsidRPr="007F77FD" w:rsidRDefault="009812FE" w:rsidP="00120A12">
            <w:pPr>
              <w:spacing w:line="360" w:lineRule="auto"/>
              <w:rPr>
                <w:rFonts w:ascii="宋体" w:eastAsia="宋体" w:hAnsi="宋体"/>
                <w:szCs w:val="21"/>
              </w:rPr>
            </w:pPr>
            <w:r>
              <w:rPr>
                <w:rFonts w:ascii="宋体" w:eastAsia="宋体" w:hAnsi="宋体" w:hint="eastAsia"/>
                <w:szCs w:val="21"/>
              </w:rPr>
              <w:t>关键值在指定集合中</w:t>
            </w:r>
          </w:p>
        </w:tc>
        <w:tc>
          <w:tcPr>
            <w:tcW w:w="2977" w:type="dxa"/>
            <w:vAlign w:val="center"/>
          </w:tcPr>
          <w:p w14:paraId="4571ECAA" w14:textId="0FD838AA" w:rsidR="009812FE" w:rsidRPr="007F77FD" w:rsidRDefault="009812FE" w:rsidP="00120A12">
            <w:pPr>
              <w:rPr>
                <w:rFonts w:ascii="宋体" w:eastAsia="宋体" w:hAnsi="宋体"/>
                <w:szCs w:val="21"/>
              </w:rPr>
            </w:pPr>
            <w:r>
              <w:rPr>
                <w:rFonts w:ascii="宋体" w:eastAsia="宋体" w:hAnsi="宋体" w:hint="eastAsia"/>
                <w:szCs w:val="21"/>
              </w:rPr>
              <w:t>N（N</w:t>
            </w:r>
            <w:r>
              <w:rPr>
                <w:rFonts w:ascii="宋体" w:eastAsia="宋体" w:hAnsi="宋体"/>
                <w:szCs w:val="21"/>
              </w:rPr>
              <w:t>&gt;1</w:t>
            </w:r>
            <w:r>
              <w:rPr>
                <w:rFonts w:ascii="宋体" w:eastAsia="宋体" w:hAnsi="宋体" w:hint="eastAsia"/>
                <w:szCs w:val="21"/>
              </w:rPr>
              <w:t>）个参数，第一个参数为关键值，后续N</w:t>
            </w:r>
            <w:r>
              <w:rPr>
                <w:rFonts w:ascii="宋体" w:eastAsia="宋体" w:hAnsi="宋体"/>
                <w:szCs w:val="21"/>
              </w:rPr>
              <w:t>-1</w:t>
            </w:r>
            <w:r>
              <w:rPr>
                <w:rFonts w:ascii="宋体" w:eastAsia="宋体" w:hAnsi="宋体" w:hint="eastAsia"/>
                <w:szCs w:val="21"/>
              </w:rPr>
              <w:t>个参数为集合中的值</w:t>
            </w:r>
            <w:r w:rsidR="00DC32D0">
              <w:rPr>
                <w:rFonts w:ascii="宋体" w:eastAsia="宋体" w:hAnsi="宋体" w:hint="eastAsia"/>
                <w:szCs w:val="21"/>
              </w:rPr>
              <w:t>，N个参数的类型需要一致</w:t>
            </w:r>
            <w:r w:rsidR="00B92F93">
              <w:rPr>
                <w:rFonts w:ascii="宋体" w:eastAsia="宋体" w:hAnsi="宋体" w:hint="eastAsia"/>
                <w:szCs w:val="21"/>
              </w:rPr>
              <w:t>，可以为数值类型，也可以为字符串类型</w:t>
            </w:r>
          </w:p>
        </w:tc>
      </w:tr>
      <w:tr w:rsidR="00C13A11" w:rsidRPr="006A611C" w14:paraId="364F8DF6" w14:textId="77777777" w:rsidTr="00C17741">
        <w:tc>
          <w:tcPr>
            <w:tcW w:w="2410" w:type="dxa"/>
          </w:tcPr>
          <w:p w14:paraId="06BDCD02"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TRIGGER_AT</w:t>
            </w:r>
          </w:p>
        </w:tc>
        <w:tc>
          <w:tcPr>
            <w:tcW w:w="2835" w:type="dxa"/>
            <w:vAlign w:val="center"/>
          </w:tcPr>
          <w:p w14:paraId="3A6E67E5" w14:textId="2FB3D2EE" w:rsidR="00C13A11" w:rsidRPr="007F77FD" w:rsidRDefault="0096203F" w:rsidP="00C17741">
            <w:pPr>
              <w:rPr>
                <w:rFonts w:ascii="宋体" w:eastAsia="宋体" w:hAnsi="宋体"/>
                <w:szCs w:val="21"/>
              </w:rPr>
            </w:pPr>
            <w:r>
              <w:rPr>
                <w:rFonts w:ascii="宋体" w:eastAsia="宋体" w:hAnsi="宋体" w:hint="eastAsia"/>
                <w:szCs w:val="21"/>
              </w:rPr>
              <w:t>判断</w:t>
            </w:r>
            <w:r w:rsidR="00C17741">
              <w:rPr>
                <w:rFonts w:ascii="宋体" w:eastAsia="宋体" w:hAnsi="宋体" w:hint="eastAsia"/>
                <w:szCs w:val="21"/>
              </w:rPr>
              <w:t>第二个参数是否为true，并且判断参数是否需要延时</w:t>
            </w:r>
          </w:p>
        </w:tc>
        <w:tc>
          <w:tcPr>
            <w:tcW w:w="2977" w:type="dxa"/>
          </w:tcPr>
          <w:p w14:paraId="38948F70" w14:textId="785BC63A" w:rsidR="00C13A11" w:rsidRPr="007F77FD" w:rsidRDefault="00C13A11" w:rsidP="00B92F93">
            <w:pPr>
              <w:rPr>
                <w:rFonts w:ascii="宋体" w:eastAsia="宋体" w:hAnsi="宋体"/>
                <w:szCs w:val="21"/>
              </w:rPr>
            </w:pPr>
            <w:r w:rsidRPr="007F77FD">
              <w:rPr>
                <w:rFonts w:ascii="宋体" w:eastAsia="宋体" w:hAnsi="宋体" w:hint="eastAsia"/>
                <w:szCs w:val="21"/>
              </w:rPr>
              <w:t>两个参数</w:t>
            </w:r>
            <w:r w:rsidR="00EE3A80">
              <w:rPr>
                <w:rFonts w:ascii="宋体" w:eastAsia="宋体" w:hAnsi="宋体" w:hint="eastAsia"/>
                <w:szCs w:val="21"/>
              </w:rPr>
              <w:t>，</w:t>
            </w:r>
            <w:r w:rsidR="00B92F93">
              <w:rPr>
                <w:rFonts w:ascii="宋体" w:eastAsia="宋体" w:hAnsi="宋体" w:hint="eastAsia"/>
                <w:szCs w:val="21"/>
              </w:rPr>
              <w:t>第一个参数为数值类型，表示预计触发时间，第二个为布尔值，表示是否存在未发生的事情</w:t>
            </w:r>
            <w:r w:rsidR="00B92F93" w:rsidRPr="007F77FD">
              <w:rPr>
                <w:rFonts w:ascii="宋体" w:eastAsia="宋体" w:hAnsi="宋体"/>
                <w:szCs w:val="21"/>
              </w:rPr>
              <w:t xml:space="preserve"> </w:t>
            </w:r>
          </w:p>
        </w:tc>
      </w:tr>
      <w:tr w:rsidR="00C13A11" w:rsidRPr="006A611C" w14:paraId="7B61BAB7" w14:textId="77777777" w:rsidTr="004814F5">
        <w:tc>
          <w:tcPr>
            <w:tcW w:w="2410" w:type="dxa"/>
          </w:tcPr>
          <w:p w14:paraId="2505DAC7"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ORDER_AND_DELIVERY_S</w:t>
            </w:r>
            <w:r w:rsidRPr="007F77FD">
              <w:rPr>
                <w:rFonts w:ascii="宋体" w:eastAsia="宋体" w:hAnsi="宋体" w:hint="eastAsia"/>
                <w:szCs w:val="21"/>
              </w:rPr>
              <w:lastRenderedPageBreak/>
              <w:t>TATUS</w:t>
            </w:r>
          </w:p>
        </w:tc>
        <w:tc>
          <w:tcPr>
            <w:tcW w:w="2835" w:type="dxa"/>
            <w:vAlign w:val="center"/>
          </w:tcPr>
          <w:p w14:paraId="6CA6D7E9" w14:textId="77777777" w:rsidR="00C13A11" w:rsidRPr="007F77FD" w:rsidRDefault="00C13A11" w:rsidP="003A7AAE">
            <w:pPr>
              <w:spacing w:line="360" w:lineRule="auto"/>
              <w:rPr>
                <w:rFonts w:ascii="宋体" w:eastAsia="宋体" w:hAnsi="宋体"/>
                <w:szCs w:val="21"/>
              </w:rPr>
            </w:pPr>
            <w:r w:rsidRPr="007F77FD">
              <w:rPr>
                <w:rFonts w:ascii="宋体" w:eastAsia="宋体" w:hAnsi="宋体" w:hint="eastAsia"/>
                <w:szCs w:val="21"/>
              </w:rPr>
              <w:lastRenderedPageBreak/>
              <w:t>订单和运单状态</w:t>
            </w:r>
          </w:p>
        </w:tc>
        <w:tc>
          <w:tcPr>
            <w:tcW w:w="2977" w:type="dxa"/>
            <w:vAlign w:val="center"/>
          </w:tcPr>
          <w:p w14:paraId="57B5FAC2" w14:textId="44AB9799" w:rsidR="00C13A11" w:rsidRPr="007F77FD" w:rsidRDefault="00C13A11" w:rsidP="003A7AAE">
            <w:pPr>
              <w:spacing w:line="360" w:lineRule="auto"/>
              <w:rPr>
                <w:rFonts w:ascii="宋体" w:eastAsia="宋体" w:hAnsi="宋体"/>
                <w:szCs w:val="21"/>
              </w:rPr>
            </w:pPr>
            <w:r w:rsidRPr="007F77FD">
              <w:rPr>
                <w:rFonts w:ascii="宋体" w:eastAsia="宋体" w:hAnsi="宋体" w:hint="eastAsia"/>
                <w:szCs w:val="21"/>
              </w:rPr>
              <w:t>两个参数</w:t>
            </w:r>
          </w:p>
        </w:tc>
      </w:tr>
      <w:tr w:rsidR="00C13A11" w:rsidRPr="006A611C" w14:paraId="57BA97C4" w14:textId="77777777" w:rsidTr="004814F5">
        <w:tc>
          <w:tcPr>
            <w:tcW w:w="2410" w:type="dxa"/>
          </w:tcPr>
          <w:p w14:paraId="6F45014D"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DELIVERY</w:t>
            </w:r>
            <w:r w:rsidRPr="007F77FD">
              <w:rPr>
                <w:rFonts w:ascii="宋体" w:eastAsia="宋体" w:hAnsi="宋体"/>
                <w:szCs w:val="21"/>
              </w:rPr>
              <w:t>_STATUS_DOUBLE_CHECK</w:t>
            </w:r>
          </w:p>
        </w:tc>
        <w:tc>
          <w:tcPr>
            <w:tcW w:w="2835" w:type="dxa"/>
            <w:vAlign w:val="center"/>
          </w:tcPr>
          <w:p w14:paraId="454FECDF" w14:textId="77777777" w:rsidR="00C13A11" w:rsidRPr="007F77FD" w:rsidRDefault="00C13A11" w:rsidP="003A7AAE">
            <w:pPr>
              <w:spacing w:line="360" w:lineRule="auto"/>
              <w:rPr>
                <w:rFonts w:ascii="宋体" w:eastAsia="宋体" w:hAnsi="宋体"/>
                <w:szCs w:val="21"/>
              </w:rPr>
            </w:pPr>
            <w:r w:rsidRPr="007F77FD">
              <w:rPr>
                <w:rFonts w:ascii="宋体" w:eastAsia="宋体" w:hAnsi="宋体" w:hint="eastAsia"/>
                <w:szCs w:val="21"/>
              </w:rPr>
              <w:t>运单装填双重检测</w:t>
            </w:r>
          </w:p>
        </w:tc>
        <w:tc>
          <w:tcPr>
            <w:tcW w:w="2977" w:type="dxa"/>
            <w:vAlign w:val="center"/>
          </w:tcPr>
          <w:p w14:paraId="263EF144" w14:textId="05E3A57F" w:rsidR="00C13A11" w:rsidRPr="007F77FD" w:rsidRDefault="00C13A11" w:rsidP="003A7AAE">
            <w:pPr>
              <w:spacing w:line="360" w:lineRule="auto"/>
              <w:rPr>
                <w:rFonts w:ascii="宋体" w:eastAsia="宋体" w:hAnsi="宋体"/>
                <w:szCs w:val="21"/>
              </w:rPr>
            </w:pPr>
            <w:r w:rsidRPr="007F77FD">
              <w:rPr>
                <w:rFonts w:ascii="宋体" w:eastAsia="宋体" w:hAnsi="宋体" w:hint="eastAsia"/>
                <w:szCs w:val="21"/>
              </w:rPr>
              <w:t>List集合</w:t>
            </w:r>
          </w:p>
        </w:tc>
      </w:tr>
    </w:tbl>
    <w:p w14:paraId="0BBF65B0" w14:textId="1043D017"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如表3.17所示，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订单来源、是否为预订单、订单id、发送时间。订单来源、是否为预订单均为规则中潜在判断条件；订单id可以作为查询参数，进而可以获取到整个订单信息。</w:t>
      </w:r>
    </w:p>
    <w:p w14:paraId="48ACB9EC" w14:textId="0658ED4E" w:rsidR="00C13A11" w:rsidRPr="003F0FDE" w:rsidRDefault="00C13A11" w:rsidP="00C13A11">
      <w:pPr>
        <w:jc w:val="center"/>
        <w:rPr>
          <w:ins w:id="82" w:author="bob king" w:date="2019-12-28T15:18:00Z"/>
          <w:rFonts w:ascii="宋体" w:eastAsia="宋体" w:hAnsi="宋体"/>
          <w:szCs w:val="21"/>
        </w:rPr>
      </w:pPr>
      <w:r>
        <w:rPr>
          <w:rFonts w:ascii="宋体" w:eastAsia="宋体" w:hAnsi="宋体" w:hint="eastAsia"/>
          <w:szCs w:val="21"/>
        </w:rPr>
        <w:t>表3.17</w:t>
      </w:r>
      <w:r w:rsidR="006A7914">
        <w:rPr>
          <w:rFonts w:ascii="宋体" w:eastAsia="宋体" w:hAnsi="宋体"/>
          <w:szCs w:val="21"/>
        </w:rPr>
        <w:t xml:space="preserve"> </w:t>
      </w:r>
      <w:r w:rsidR="006A7914">
        <w:rPr>
          <w:rFonts w:ascii="宋体" w:eastAsia="宋体" w:hAnsi="宋体" w:hint="eastAsia"/>
          <w:szCs w:val="21"/>
        </w:rPr>
        <w:t>订单消息体表</w:t>
      </w:r>
    </w:p>
    <w:tbl>
      <w:tblPr>
        <w:tblStyle w:val="af3"/>
        <w:tblW w:w="0" w:type="auto"/>
        <w:tblLook w:val="04A0" w:firstRow="1" w:lastRow="0" w:firstColumn="1" w:lastColumn="0" w:noHBand="0" w:noVBand="1"/>
      </w:tblPr>
      <w:tblGrid>
        <w:gridCol w:w="3114"/>
        <w:gridCol w:w="2468"/>
        <w:gridCol w:w="2714"/>
      </w:tblGrid>
      <w:tr w:rsidR="00C13A11" w:rsidRPr="003F0FDE" w14:paraId="0AB18795" w14:textId="77777777" w:rsidTr="005C3D1E">
        <w:tc>
          <w:tcPr>
            <w:tcW w:w="3114" w:type="dxa"/>
          </w:tcPr>
          <w:p w14:paraId="25657A4A"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C3D1E">
        <w:tc>
          <w:tcPr>
            <w:tcW w:w="3114" w:type="dxa"/>
          </w:tcPr>
          <w:p w14:paraId="57AB0C3C" w14:textId="77777777" w:rsidR="00C13A11" w:rsidRPr="003F0FDE" w:rsidRDefault="00C13A11" w:rsidP="005C3D1E">
            <w:pPr>
              <w:jc w:val="left"/>
              <w:rPr>
                <w:rFonts w:ascii="宋体" w:eastAsia="宋体" w:hAnsi="宋体"/>
                <w:szCs w:val="21"/>
              </w:rPr>
            </w:pPr>
            <w:r w:rsidRPr="003F0FDE">
              <w:rPr>
                <w:rFonts w:ascii="宋体" w:eastAsia="宋体" w:hAnsi="宋体"/>
                <w:szCs w:val="21"/>
              </w:rPr>
              <w:t>T</w:t>
            </w:r>
            <w:r w:rsidRPr="003F0FDE">
              <w:rPr>
                <w:rFonts w:ascii="宋体" w:eastAsia="宋体" w:hAnsi="宋体" w:hint="eastAsia"/>
                <w:szCs w:val="21"/>
              </w:rPr>
              <w:t>ype</w:t>
            </w:r>
          </w:p>
        </w:tc>
        <w:tc>
          <w:tcPr>
            <w:tcW w:w="2468" w:type="dxa"/>
          </w:tcPr>
          <w:p w14:paraId="580140F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714" w:type="dxa"/>
          </w:tcPr>
          <w:p w14:paraId="43266EDE"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C3D1E">
        <w:tc>
          <w:tcPr>
            <w:tcW w:w="3114" w:type="dxa"/>
          </w:tcPr>
          <w:p w14:paraId="7CF359DF" w14:textId="77777777" w:rsidR="00C13A11" w:rsidRPr="003F0FDE" w:rsidRDefault="00C13A11" w:rsidP="005C3D1E">
            <w:pPr>
              <w:jc w:val="left"/>
              <w:rPr>
                <w:rFonts w:ascii="宋体" w:eastAsia="宋体" w:hAnsi="宋体"/>
                <w:szCs w:val="21"/>
              </w:rPr>
            </w:pPr>
            <w:r w:rsidRPr="003F0FDE">
              <w:rPr>
                <w:rFonts w:ascii="宋体" w:eastAsia="宋体" w:hAnsi="宋体"/>
                <w:szCs w:val="21"/>
              </w:rPr>
              <w:t>D</w:t>
            </w:r>
            <w:r w:rsidRPr="003F0FDE">
              <w:rPr>
                <w:rFonts w:ascii="宋体" w:eastAsia="宋体" w:hAnsi="宋体" w:hint="eastAsia"/>
                <w:szCs w:val="21"/>
              </w:rPr>
              <w:t>escription</w:t>
            </w:r>
          </w:p>
        </w:tc>
        <w:tc>
          <w:tcPr>
            <w:tcW w:w="2468" w:type="dxa"/>
          </w:tcPr>
          <w:p w14:paraId="1ECBCB75"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714" w:type="dxa"/>
          </w:tcPr>
          <w:p w14:paraId="0B48FC55"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C3D1E">
        <w:tc>
          <w:tcPr>
            <w:tcW w:w="3114" w:type="dxa"/>
          </w:tcPr>
          <w:p w14:paraId="7CA55CFA"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order_id</w:t>
            </w:r>
          </w:p>
        </w:tc>
        <w:tc>
          <w:tcPr>
            <w:tcW w:w="2468" w:type="dxa"/>
          </w:tcPr>
          <w:p w14:paraId="6EECDE26"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714" w:type="dxa"/>
          </w:tcPr>
          <w:p w14:paraId="1013576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订单id</w:t>
            </w:r>
          </w:p>
        </w:tc>
      </w:tr>
      <w:tr w:rsidR="00C13A11" w:rsidRPr="003F0FDE" w14:paraId="0AB386D9" w14:textId="77777777" w:rsidTr="005C3D1E">
        <w:tc>
          <w:tcPr>
            <w:tcW w:w="3114" w:type="dxa"/>
          </w:tcPr>
          <w:p w14:paraId="7E4BB130"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Paload.role</w:t>
            </w:r>
          </w:p>
        </w:tc>
        <w:tc>
          <w:tcPr>
            <w:tcW w:w="2468" w:type="dxa"/>
          </w:tcPr>
          <w:p w14:paraId="38D96BE9" w14:textId="77777777" w:rsidR="00C13A11" w:rsidRPr="003F0FDE" w:rsidRDefault="00C13A11" w:rsidP="005C3D1E">
            <w:pPr>
              <w:jc w:val="left"/>
              <w:rPr>
                <w:rFonts w:ascii="宋体" w:eastAsia="宋体" w:hAnsi="宋体"/>
                <w:szCs w:val="21"/>
              </w:rPr>
            </w:pPr>
            <w:r w:rsidRPr="003F0FDE">
              <w:rPr>
                <w:rFonts w:ascii="宋体" w:eastAsia="宋体" w:hAnsi="宋体"/>
                <w:szCs w:val="21"/>
              </w:rPr>
              <w:t>I</w:t>
            </w:r>
            <w:r w:rsidRPr="003F0FDE">
              <w:rPr>
                <w:rFonts w:ascii="宋体" w:eastAsia="宋体" w:hAnsi="宋体" w:hint="eastAsia"/>
                <w:szCs w:val="21"/>
              </w:rPr>
              <w:t>nteger</w:t>
            </w:r>
          </w:p>
        </w:tc>
        <w:tc>
          <w:tcPr>
            <w:tcW w:w="2714" w:type="dxa"/>
          </w:tcPr>
          <w:p w14:paraId="080D8BA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C3D1E">
        <w:tc>
          <w:tcPr>
            <w:tcW w:w="3114" w:type="dxa"/>
          </w:tcPr>
          <w:p w14:paraId="2448EC01"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restaurant_id</w:t>
            </w:r>
          </w:p>
        </w:tc>
        <w:tc>
          <w:tcPr>
            <w:tcW w:w="2468" w:type="dxa"/>
          </w:tcPr>
          <w:p w14:paraId="1C92AC8B"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41F2239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餐馆id</w:t>
            </w:r>
          </w:p>
        </w:tc>
      </w:tr>
      <w:tr w:rsidR="00C13A11" w:rsidRPr="003F0FDE" w14:paraId="6BDC9541" w14:textId="77777777" w:rsidTr="005C3D1E">
        <w:tc>
          <w:tcPr>
            <w:tcW w:w="3114" w:type="dxa"/>
          </w:tcPr>
          <w:p w14:paraId="65A20E3C"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Paload.</w:t>
            </w:r>
            <w:r w:rsidRPr="003F0FDE">
              <w:rPr>
                <w:rFonts w:ascii="宋体" w:eastAsia="宋体" w:hAnsi="宋体"/>
                <w:szCs w:val="21"/>
              </w:rPr>
              <w:t>user_id</w:t>
            </w:r>
          </w:p>
        </w:tc>
        <w:tc>
          <w:tcPr>
            <w:tcW w:w="2468" w:type="dxa"/>
          </w:tcPr>
          <w:p w14:paraId="15090D0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1745CD2A"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下单用户id</w:t>
            </w:r>
          </w:p>
        </w:tc>
      </w:tr>
      <w:tr w:rsidR="00C13A11" w:rsidRPr="003F0FDE" w14:paraId="0C8A2A92" w14:textId="77777777" w:rsidTr="005C3D1E">
        <w:tc>
          <w:tcPr>
            <w:tcW w:w="3114" w:type="dxa"/>
          </w:tcPr>
          <w:p w14:paraId="0856C605"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come_from</w:t>
            </w:r>
          </w:p>
        </w:tc>
        <w:tc>
          <w:tcPr>
            <w:tcW w:w="2468" w:type="dxa"/>
          </w:tcPr>
          <w:p w14:paraId="03F7546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426DE22A"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C3D1E">
        <w:tc>
          <w:tcPr>
            <w:tcW w:w="3114" w:type="dxa"/>
          </w:tcPr>
          <w:p w14:paraId="2B8FD731"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is_book</w:t>
            </w:r>
          </w:p>
        </w:tc>
        <w:tc>
          <w:tcPr>
            <w:tcW w:w="2468" w:type="dxa"/>
          </w:tcPr>
          <w:p w14:paraId="483F3676"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3C19278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C3D1E">
        <w:tc>
          <w:tcPr>
            <w:tcW w:w="3114" w:type="dxa"/>
          </w:tcPr>
          <w:p w14:paraId="3E391EC9"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Paload.se</w:t>
            </w:r>
            <w:r w:rsidRPr="003F0FDE">
              <w:rPr>
                <w:rFonts w:ascii="宋体" w:eastAsia="宋体" w:hAnsi="宋体" w:hint="eastAsia"/>
                <w:szCs w:val="21"/>
              </w:rPr>
              <w:t>nt</w:t>
            </w:r>
            <w:r w:rsidRPr="003F0FDE">
              <w:rPr>
                <w:rFonts w:ascii="宋体" w:eastAsia="宋体" w:hAnsi="宋体"/>
                <w:szCs w:val="21"/>
              </w:rPr>
              <w:t>_at_millsec</w:t>
            </w:r>
          </w:p>
        </w:tc>
        <w:tc>
          <w:tcPr>
            <w:tcW w:w="2468" w:type="dxa"/>
          </w:tcPr>
          <w:p w14:paraId="305ED75E"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L</w:t>
            </w:r>
            <w:r w:rsidRPr="003F0FDE">
              <w:rPr>
                <w:rFonts w:ascii="宋体" w:eastAsia="宋体" w:hAnsi="宋体"/>
                <w:szCs w:val="21"/>
              </w:rPr>
              <w:t>ong</w:t>
            </w:r>
          </w:p>
        </w:tc>
        <w:tc>
          <w:tcPr>
            <w:tcW w:w="2714" w:type="dxa"/>
          </w:tcPr>
          <w:p w14:paraId="4178FC8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C3D1E">
        <w:tc>
          <w:tcPr>
            <w:tcW w:w="3114" w:type="dxa"/>
          </w:tcPr>
          <w:p w14:paraId="1BA8219F"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Paload</w:t>
            </w:r>
            <w:r w:rsidRPr="003F0FDE">
              <w:rPr>
                <w:rFonts w:ascii="宋体" w:eastAsia="宋体" w:hAnsi="宋体"/>
                <w:szCs w:val="21"/>
              </w:rPr>
              <w:t>.order_mode</w:t>
            </w:r>
          </w:p>
        </w:tc>
        <w:tc>
          <w:tcPr>
            <w:tcW w:w="2468" w:type="dxa"/>
          </w:tcPr>
          <w:p w14:paraId="1C1EA36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5E6FB408" w14:textId="77777777" w:rsidR="00C13A11" w:rsidRPr="003F0FDE" w:rsidRDefault="00C13A11" w:rsidP="005C3D1E">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18A86762"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如表3.18所示</w:t>
      </w:r>
      <w:r w:rsidR="00A708F4">
        <w:rPr>
          <w:rFonts w:ascii="宋体" w:eastAsia="宋体" w:hAnsi="宋体" w:hint="eastAsia"/>
          <w:sz w:val="24"/>
          <w:szCs w:val="24"/>
        </w:rPr>
        <w:t>，系统根据运单中携带的信息进行规则的匹配，表中较为重要的信息为运单id、运单主状态、运单子状态。运单id可以作为参数来获取</w:t>
      </w:r>
      <w:r w:rsidR="00F61DE6">
        <w:rPr>
          <w:rFonts w:ascii="宋体" w:eastAsia="宋体" w:hAnsi="宋体" w:hint="eastAsia"/>
          <w:sz w:val="24"/>
          <w:szCs w:val="24"/>
        </w:rPr>
        <w:t>订单信息；运单主状态和运单子状态可以用于判断当前运单处于那个阶段。</w:t>
      </w:r>
    </w:p>
    <w:p w14:paraId="535BE6A1" w14:textId="7911F035" w:rsidR="00C13A11" w:rsidRPr="003F0FDE" w:rsidRDefault="00C13A11" w:rsidP="00C13A11">
      <w:pPr>
        <w:jc w:val="center"/>
        <w:rPr>
          <w:ins w:id="83" w:author="bob king" w:date="2019-12-28T15:19:00Z"/>
          <w:rFonts w:ascii="宋体" w:eastAsia="宋体" w:hAnsi="宋体"/>
          <w:szCs w:val="21"/>
        </w:rPr>
      </w:pPr>
      <w:r>
        <w:rPr>
          <w:rFonts w:ascii="宋体" w:eastAsia="宋体" w:hAnsi="宋体" w:hint="eastAsia"/>
          <w:szCs w:val="21"/>
        </w:rPr>
        <w:t>表3.18</w:t>
      </w:r>
      <w:r w:rsidR="006A7914">
        <w:rPr>
          <w:rFonts w:ascii="宋体" w:eastAsia="宋体" w:hAnsi="宋体"/>
          <w:szCs w:val="21"/>
        </w:rPr>
        <w:t xml:space="preserve"> </w:t>
      </w:r>
      <w:r w:rsidR="006A7914">
        <w:rPr>
          <w:rFonts w:ascii="宋体" w:eastAsia="宋体" w:hAnsi="宋体" w:hint="eastAsia"/>
          <w:szCs w:val="21"/>
        </w:rPr>
        <w:t>运单消息体表</w:t>
      </w:r>
    </w:p>
    <w:tbl>
      <w:tblPr>
        <w:tblStyle w:val="af3"/>
        <w:tblW w:w="0" w:type="auto"/>
        <w:tblLook w:val="04A0" w:firstRow="1" w:lastRow="0" w:firstColumn="1" w:lastColumn="0" w:noHBand="0" w:noVBand="1"/>
      </w:tblPr>
      <w:tblGrid>
        <w:gridCol w:w="2841"/>
        <w:gridCol w:w="3318"/>
        <w:gridCol w:w="2137"/>
      </w:tblGrid>
      <w:tr w:rsidR="00C13A11" w:rsidRPr="003F0FDE" w14:paraId="48018BCE" w14:textId="77777777" w:rsidTr="005C3D1E">
        <w:tc>
          <w:tcPr>
            <w:tcW w:w="2830" w:type="dxa"/>
          </w:tcPr>
          <w:p w14:paraId="07ABA26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字段名</w:t>
            </w:r>
          </w:p>
        </w:tc>
        <w:tc>
          <w:tcPr>
            <w:tcW w:w="3324" w:type="dxa"/>
          </w:tcPr>
          <w:p w14:paraId="5E82232E"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类型</w:t>
            </w:r>
          </w:p>
        </w:tc>
        <w:tc>
          <w:tcPr>
            <w:tcW w:w="2142" w:type="dxa"/>
          </w:tcPr>
          <w:p w14:paraId="418C8CC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描述</w:t>
            </w:r>
          </w:p>
        </w:tc>
      </w:tr>
      <w:tr w:rsidR="00C13A11" w:rsidRPr="003F0FDE" w14:paraId="11691948" w14:textId="77777777" w:rsidTr="005C3D1E">
        <w:tc>
          <w:tcPr>
            <w:tcW w:w="2830" w:type="dxa"/>
          </w:tcPr>
          <w:p w14:paraId="7E5D2BAF" w14:textId="77777777" w:rsidR="00C13A11" w:rsidRPr="003F0FDE" w:rsidRDefault="00C13A11" w:rsidP="005C3D1E">
            <w:pPr>
              <w:jc w:val="left"/>
              <w:rPr>
                <w:rFonts w:ascii="宋体" w:eastAsia="宋体" w:hAnsi="宋体"/>
                <w:szCs w:val="21"/>
              </w:rPr>
            </w:pPr>
            <w:r w:rsidRPr="003F0FDE">
              <w:rPr>
                <w:rFonts w:ascii="宋体" w:eastAsia="宋体" w:hAnsi="宋体"/>
                <w:szCs w:val="21"/>
              </w:rPr>
              <w:t>Type</w:t>
            </w:r>
          </w:p>
        </w:tc>
        <w:tc>
          <w:tcPr>
            <w:tcW w:w="3324" w:type="dxa"/>
          </w:tcPr>
          <w:p w14:paraId="5761CE36"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142" w:type="dxa"/>
          </w:tcPr>
          <w:p w14:paraId="5E30CE5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2E4493B7" w14:textId="77777777" w:rsidTr="005C3D1E">
        <w:tc>
          <w:tcPr>
            <w:tcW w:w="2830" w:type="dxa"/>
          </w:tcPr>
          <w:p w14:paraId="07FB96AF"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Description</w:t>
            </w:r>
          </w:p>
        </w:tc>
        <w:tc>
          <w:tcPr>
            <w:tcW w:w="3324" w:type="dxa"/>
          </w:tcPr>
          <w:p w14:paraId="59D05B8A"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142" w:type="dxa"/>
          </w:tcPr>
          <w:p w14:paraId="29549E2B"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3C21AC8B" w14:textId="77777777" w:rsidTr="005C3D1E">
        <w:tc>
          <w:tcPr>
            <w:tcW w:w="2830" w:type="dxa"/>
          </w:tcPr>
          <w:p w14:paraId="17E3A0E2"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Payload.carrier_driver_id</w:t>
            </w:r>
          </w:p>
        </w:tc>
        <w:tc>
          <w:tcPr>
            <w:tcW w:w="3324" w:type="dxa"/>
          </w:tcPr>
          <w:p w14:paraId="129FC9EF"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1712826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骑手id</w:t>
            </w:r>
          </w:p>
        </w:tc>
      </w:tr>
      <w:tr w:rsidR="00C13A11" w:rsidRPr="003F0FDE" w14:paraId="30EF91E6" w14:textId="77777777" w:rsidTr="005C3D1E">
        <w:tc>
          <w:tcPr>
            <w:tcW w:w="2830" w:type="dxa"/>
          </w:tcPr>
          <w:p w14:paraId="72E52563"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.carrier_id</w:t>
            </w:r>
          </w:p>
        </w:tc>
        <w:tc>
          <w:tcPr>
            <w:tcW w:w="3324" w:type="dxa"/>
          </w:tcPr>
          <w:p w14:paraId="5BD83F73"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142" w:type="dxa"/>
          </w:tcPr>
          <w:p w14:paraId="1206FB9E"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配送商id</w:t>
            </w:r>
          </w:p>
        </w:tc>
      </w:tr>
      <w:tr w:rsidR="00C13A11" w:rsidRPr="003F0FDE" w14:paraId="15C29B9D" w14:textId="77777777" w:rsidTr="005C3D1E">
        <w:tc>
          <w:tcPr>
            <w:tcW w:w="2830" w:type="dxa"/>
          </w:tcPr>
          <w:p w14:paraId="71BCF28D"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deliverer_name</w:t>
            </w:r>
          </w:p>
        </w:tc>
        <w:tc>
          <w:tcPr>
            <w:tcW w:w="3324" w:type="dxa"/>
          </w:tcPr>
          <w:p w14:paraId="78B20ECB"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142" w:type="dxa"/>
          </w:tcPr>
          <w:p w14:paraId="61EE8073"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骑手名称</w:t>
            </w:r>
          </w:p>
        </w:tc>
      </w:tr>
      <w:tr w:rsidR="00C13A11" w:rsidRPr="003F0FDE" w14:paraId="13665436" w14:textId="77777777" w:rsidTr="005C3D1E">
        <w:tc>
          <w:tcPr>
            <w:tcW w:w="2830" w:type="dxa"/>
          </w:tcPr>
          <w:p w14:paraId="65D895B9"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deliverer_phone</w:t>
            </w:r>
          </w:p>
        </w:tc>
        <w:tc>
          <w:tcPr>
            <w:tcW w:w="3324" w:type="dxa"/>
          </w:tcPr>
          <w:p w14:paraId="40F4C32F"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08F0A7E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骑手电话</w:t>
            </w:r>
          </w:p>
        </w:tc>
      </w:tr>
      <w:tr w:rsidR="00C13A11" w:rsidRPr="003F0FDE" w14:paraId="0E9DFC9F" w14:textId="77777777" w:rsidTr="005C3D1E">
        <w:tc>
          <w:tcPr>
            <w:tcW w:w="2830" w:type="dxa"/>
          </w:tcPr>
          <w:p w14:paraId="57B968CB"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.order_id</w:t>
            </w:r>
          </w:p>
        </w:tc>
        <w:tc>
          <w:tcPr>
            <w:tcW w:w="3324" w:type="dxa"/>
          </w:tcPr>
          <w:p w14:paraId="7EF61107"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142" w:type="dxa"/>
          </w:tcPr>
          <w:p w14:paraId="40F83F3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订单id</w:t>
            </w:r>
          </w:p>
        </w:tc>
      </w:tr>
      <w:tr w:rsidR="00C13A11" w:rsidRPr="003F0FDE" w14:paraId="318CC300" w14:textId="77777777" w:rsidTr="005C3D1E">
        <w:tc>
          <w:tcPr>
            <w:tcW w:w="2830" w:type="dxa"/>
          </w:tcPr>
          <w:p w14:paraId="5DF118DB"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.send_at</w:t>
            </w:r>
          </w:p>
        </w:tc>
        <w:tc>
          <w:tcPr>
            <w:tcW w:w="3324" w:type="dxa"/>
          </w:tcPr>
          <w:p w14:paraId="05537323"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142" w:type="dxa"/>
          </w:tcPr>
          <w:p w14:paraId="6D74B691"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发送时间</w:t>
            </w:r>
          </w:p>
        </w:tc>
      </w:tr>
      <w:tr w:rsidR="00C13A11" w:rsidRPr="003F0FDE" w14:paraId="580A9C3B" w14:textId="77777777" w:rsidTr="005C3D1E">
        <w:tc>
          <w:tcPr>
            <w:tcW w:w="2830" w:type="dxa"/>
          </w:tcPr>
          <w:p w14:paraId="0021A741"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w:t>
            </w:r>
            <w:r w:rsidRPr="003F0FDE">
              <w:rPr>
                <w:rFonts w:ascii="宋体" w:eastAsia="宋体" w:hAnsi="宋体"/>
                <w:szCs w:val="21"/>
              </w:rPr>
              <w:t>load.state</w:t>
            </w:r>
          </w:p>
        </w:tc>
        <w:tc>
          <w:tcPr>
            <w:tcW w:w="3324" w:type="dxa"/>
          </w:tcPr>
          <w:p w14:paraId="261A0A55" w14:textId="77777777" w:rsidR="00C13A11" w:rsidRPr="003F0FDE" w:rsidRDefault="00C13A11" w:rsidP="005C3D1E">
            <w:pPr>
              <w:jc w:val="left"/>
              <w:rPr>
                <w:rFonts w:ascii="宋体" w:eastAsia="宋体" w:hAnsi="宋体"/>
                <w:szCs w:val="21"/>
              </w:rPr>
            </w:pPr>
            <w:r w:rsidRPr="003F0FDE">
              <w:rPr>
                <w:rFonts w:ascii="宋体" w:eastAsia="宋体" w:hAnsi="宋体"/>
                <w:szCs w:val="21"/>
              </w:rPr>
              <w:t>String</w:t>
            </w:r>
          </w:p>
        </w:tc>
        <w:tc>
          <w:tcPr>
            <w:tcW w:w="2142" w:type="dxa"/>
          </w:tcPr>
          <w:p w14:paraId="500B2EAE"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运单主状态</w:t>
            </w:r>
          </w:p>
        </w:tc>
      </w:tr>
      <w:tr w:rsidR="00C13A11" w:rsidRPr="003F0FDE" w14:paraId="0D9118BC" w14:textId="77777777" w:rsidTr="005C3D1E">
        <w:tc>
          <w:tcPr>
            <w:tcW w:w="2830" w:type="dxa"/>
          </w:tcPr>
          <w:p w14:paraId="2A18672A"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.subState</w:t>
            </w:r>
          </w:p>
        </w:tc>
        <w:tc>
          <w:tcPr>
            <w:tcW w:w="3324" w:type="dxa"/>
          </w:tcPr>
          <w:p w14:paraId="053A870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315B106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运单子状态</w:t>
            </w:r>
          </w:p>
        </w:tc>
      </w:tr>
      <w:tr w:rsidR="00C13A11" w:rsidRPr="003F0FDE" w14:paraId="5FCD97FF" w14:textId="77777777" w:rsidTr="005C3D1E">
        <w:tc>
          <w:tcPr>
            <w:tcW w:w="2830" w:type="dxa"/>
          </w:tcPr>
          <w:p w14:paraId="126EAB8F"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.tracking_id</w:t>
            </w:r>
          </w:p>
        </w:tc>
        <w:tc>
          <w:tcPr>
            <w:tcW w:w="3324" w:type="dxa"/>
          </w:tcPr>
          <w:p w14:paraId="3AB83676"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142" w:type="dxa"/>
          </w:tcPr>
          <w:p w14:paraId="480E187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运单id</w:t>
            </w:r>
          </w:p>
        </w:tc>
      </w:tr>
      <w:tr w:rsidR="00C13A11" w:rsidRPr="003F0FDE" w14:paraId="7F08CE16" w14:textId="77777777" w:rsidTr="005C3D1E">
        <w:tc>
          <w:tcPr>
            <w:tcW w:w="2830" w:type="dxa"/>
          </w:tcPr>
          <w:p w14:paraId="6D4CFAC2" w14:textId="77777777" w:rsidR="00C13A11" w:rsidRPr="003F0FDE" w:rsidRDefault="00C13A11" w:rsidP="005C3D1E">
            <w:pPr>
              <w:jc w:val="left"/>
              <w:rPr>
                <w:rFonts w:ascii="宋体" w:eastAsia="宋体" w:hAnsi="宋体"/>
                <w:szCs w:val="21"/>
              </w:rPr>
            </w:pPr>
            <w:r w:rsidRPr="003F0FDE">
              <w:rPr>
                <w:rFonts w:ascii="宋体" w:eastAsia="宋体" w:hAnsi="宋体"/>
                <w:szCs w:val="21"/>
              </w:rPr>
              <w:lastRenderedPageBreak/>
              <w:t>P</w:t>
            </w:r>
            <w:r w:rsidRPr="003F0FDE">
              <w:rPr>
                <w:rFonts w:ascii="宋体" w:eastAsia="宋体" w:hAnsi="宋体" w:hint="eastAsia"/>
                <w:szCs w:val="21"/>
              </w:rPr>
              <w:t>ayload</w:t>
            </w:r>
            <w:r w:rsidRPr="003F0FDE">
              <w:rPr>
                <w:rFonts w:ascii="宋体" w:eastAsia="宋体" w:hAnsi="宋体"/>
                <w:szCs w:val="21"/>
              </w:rPr>
              <w:t>.update_time</w:t>
            </w:r>
          </w:p>
        </w:tc>
        <w:tc>
          <w:tcPr>
            <w:tcW w:w="3324" w:type="dxa"/>
          </w:tcPr>
          <w:p w14:paraId="3D3CDE9C"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142" w:type="dxa"/>
          </w:tcPr>
          <w:p w14:paraId="6334E382"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更新时间</w:t>
            </w:r>
          </w:p>
        </w:tc>
      </w:tr>
    </w:tbl>
    <w:p w14:paraId="0FD7165C" w14:textId="77777777" w:rsidR="00C13A11" w:rsidRDefault="00C13A11" w:rsidP="00C13A11"/>
    <w:p w14:paraId="49817E58" w14:textId="0AECCB0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超时消息表如表3.19所示，当订单或运单发生超时之后，系统就会发送一条超时消息到消息队列，以便监听到该消息队列的其他应用能够感知到超时</w:t>
      </w:r>
      <w:r w:rsidRPr="00F207A8">
        <w:rPr>
          <w:rFonts w:hint="eastAsia"/>
          <w:sz w:val="24"/>
          <w:szCs w:val="24"/>
        </w:rPr>
        <w:t>。</w:t>
      </w:r>
    </w:p>
    <w:p w14:paraId="07D8D548" w14:textId="43612B3C" w:rsidR="00C13A11" w:rsidRDefault="00C13A11" w:rsidP="00C13A11">
      <w:pPr>
        <w:jc w:val="center"/>
      </w:pPr>
      <w:r>
        <w:rPr>
          <w:rFonts w:hint="eastAsia"/>
        </w:rPr>
        <w:t>表3.19</w:t>
      </w:r>
      <w:r w:rsidR="006A7914">
        <w:t xml:space="preserve"> </w:t>
      </w:r>
      <w:r w:rsidR="006A7914">
        <w:rPr>
          <w:rFonts w:hint="eastAsia"/>
        </w:rPr>
        <w:t>超时消息体表</w:t>
      </w:r>
    </w:p>
    <w:tbl>
      <w:tblPr>
        <w:tblStyle w:val="af3"/>
        <w:tblW w:w="0" w:type="auto"/>
        <w:tblLook w:val="04A0" w:firstRow="1" w:lastRow="0" w:firstColumn="1" w:lastColumn="0" w:noHBand="0" w:noVBand="1"/>
      </w:tblPr>
      <w:tblGrid>
        <w:gridCol w:w="2765"/>
        <w:gridCol w:w="2765"/>
        <w:gridCol w:w="2766"/>
      </w:tblGrid>
      <w:tr w:rsidR="00C13A11" w14:paraId="712FA9A1" w14:textId="77777777" w:rsidTr="005C3D1E">
        <w:tc>
          <w:tcPr>
            <w:tcW w:w="2765" w:type="dxa"/>
          </w:tcPr>
          <w:p w14:paraId="247AE06F" w14:textId="77777777" w:rsidR="00C13A11" w:rsidRDefault="00C13A11" w:rsidP="005C3D1E">
            <w:r>
              <w:rPr>
                <w:rFonts w:hint="eastAsia"/>
              </w:rPr>
              <w:t>字段名</w:t>
            </w:r>
          </w:p>
        </w:tc>
        <w:tc>
          <w:tcPr>
            <w:tcW w:w="2765" w:type="dxa"/>
          </w:tcPr>
          <w:p w14:paraId="1900BB6C" w14:textId="77777777" w:rsidR="00C13A11" w:rsidRDefault="00C13A11" w:rsidP="005C3D1E">
            <w:r>
              <w:rPr>
                <w:rFonts w:hint="eastAsia"/>
              </w:rPr>
              <w:t>类型</w:t>
            </w:r>
          </w:p>
        </w:tc>
        <w:tc>
          <w:tcPr>
            <w:tcW w:w="2766" w:type="dxa"/>
          </w:tcPr>
          <w:p w14:paraId="4C22E172" w14:textId="77777777" w:rsidR="00C13A11" w:rsidRDefault="00C13A11" w:rsidP="005C3D1E">
            <w:r>
              <w:rPr>
                <w:rFonts w:hint="eastAsia"/>
              </w:rPr>
              <w:t>描述</w:t>
            </w:r>
          </w:p>
        </w:tc>
      </w:tr>
      <w:tr w:rsidR="00C13A11" w14:paraId="7D770EBD" w14:textId="77777777" w:rsidTr="005C3D1E">
        <w:tc>
          <w:tcPr>
            <w:tcW w:w="2765" w:type="dxa"/>
          </w:tcPr>
          <w:p w14:paraId="4C8B6FD0" w14:textId="77777777" w:rsidR="00C13A11" w:rsidRDefault="00C13A11" w:rsidP="005C3D1E">
            <w:r>
              <w:rPr>
                <w:rFonts w:hint="eastAsia"/>
              </w:rPr>
              <w:t>Type</w:t>
            </w:r>
          </w:p>
        </w:tc>
        <w:tc>
          <w:tcPr>
            <w:tcW w:w="2765" w:type="dxa"/>
          </w:tcPr>
          <w:p w14:paraId="1C4D4ED0" w14:textId="77777777" w:rsidR="00C13A11" w:rsidRDefault="00C13A11" w:rsidP="005C3D1E">
            <w:r>
              <w:rPr>
                <w:rFonts w:hint="eastAsia"/>
              </w:rPr>
              <w:t>Integer</w:t>
            </w:r>
          </w:p>
        </w:tc>
        <w:tc>
          <w:tcPr>
            <w:tcW w:w="2766" w:type="dxa"/>
          </w:tcPr>
          <w:p w14:paraId="5CD549A4" w14:textId="77777777" w:rsidR="00C13A11" w:rsidRDefault="00C13A11" w:rsidP="005C3D1E">
            <w:r>
              <w:rPr>
                <w:rFonts w:ascii="宋体" w:eastAsia="宋体" w:hAnsi="宋体" w:hint="eastAsia"/>
                <w:sz w:val="24"/>
                <w:szCs w:val="24"/>
              </w:rPr>
              <w:t>消息代表的含义</w:t>
            </w:r>
          </w:p>
        </w:tc>
      </w:tr>
      <w:tr w:rsidR="00C13A11" w14:paraId="3E5746AF" w14:textId="77777777" w:rsidTr="005C3D1E">
        <w:tc>
          <w:tcPr>
            <w:tcW w:w="2765" w:type="dxa"/>
          </w:tcPr>
          <w:p w14:paraId="5B7D53A8" w14:textId="77777777" w:rsidR="00C13A11" w:rsidRDefault="00C13A11" w:rsidP="005C3D1E">
            <w:r>
              <w:t>E</w:t>
            </w:r>
            <w:r>
              <w:rPr>
                <w:rFonts w:hint="eastAsia"/>
              </w:rPr>
              <w:t>vent_</w:t>
            </w:r>
            <w:r>
              <w:t>name</w:t>
            </w:r>
          </w:p>
        </w:tc>
        <w:tc>
          <w:tcPr>
            <w:tcW w:w="2765" w:type="dxa"/>
          </w:tcPr>
          <w:p w14:paraId="71FF3C8E" w14:textId="77777777" w:rsidR="00C13A11" w:rsidRDefault="00C13A11" w:rsidP="005C3D1E">
            <w:r>
              <w:rPr>
                <w:rFonts w:hint="eastAsia"/>
              </w:rPr>
              <w:t>S</w:t>
            </w:r>
            <w:r>
              <w:t>tring</w:t>
            </w:r>
          </w:p>
        </w:tc>
        <w:tc>
          <w:tcPr>
            <w:tcW w:w="2766" w:type="dxa"/>
          </w:tcPr>
          <w:p w14:paraId="67C2FC55" w14:textId="77777777" w:rsidR="00C13A11" w:rsidRDefault="00C13A11" w:rsidP="005C3D1E">
            <w:r>
              <w:rPr>
                <w:rFonts w:hint="eastAsia"/>
              </w:rPr>
              <w:t>事件名称</w:t>
            </w:r>
          </w:p>
        </w:tc>
      </w:tr>
      <w:tr w:rsidR="00C13A11" w14:paraId="75038008" w14:textId="77777777" w:rsidTr="005C3D1E">
        <w:tc>
          <w:tcPr>
            <w:tcW w:w="2765" w:type="dxa"/>
          </w:tcPr>
          <w:p w14:paraId="353F8071" w14:textId="77777777" w:rsidR="00C13A11" w:rsidRDefault="00C13A11" w:rsidP="005C3D1E">
            <w:r>
              <w:t>P</w:t>
            </w:r>
            <w:r>
              <w:rPr>
                <w:rFonts w:hint="eastAsia"/>
              </w:rPr>
              <w:t>ayload.</w:t>
            </w:r>
            <w:r>
              <w:t>order_id</w:t>
            </w:r>
          </w:p>
        </w:tc>
        <w:tc>
          <w:tcPr>
            <w:tcW w:w="2765" w:type="dxa"/>
          </w:tcPr>
          <w:p w14:paraId="602F32DC" w14:textId="77777777" w:rsidR="00C13A11" w:rsidRDefault="00C13A11" w:rsidP="005C3D1E">
            <w:r>
              <w:rPr>
                <w:rFonts w:hint="eastAsia"/>
              </w:rPr>
              <w:t>L</w:t>
            </w:r>
            <w:r>
              <w:t>ong</w:t>
            </w:r>
          </w:p>
        </w:tc>
        <w:tc>
          <w:tcPr>
            <w:tcW w:w="2766" w:type="dxa"/>
          </w:tcPr>
          <w:p w14:paraId="0DBF0A86" w14:textId="77777777" w:rsidR="00C13A11" w:rsidRDefault="00C13A11" w:rsidP="005C3D1E">
            <w:r>
              <w:rPr>
                <w:rFonts w:hint="eastAsia"/>
              </w:rPr>
              <w:t>订单id</w:t>
            </w:r>
          </w:p>
        </w:tc>
      </w:tr>
      <w:tr w:rsidR="00C13A11" w14:paraId="0CD68D09" w14:textId="77777777" w:rsidTr="005C3D1E">
        <w:tc>
          <w:tcPr>
            <w:tcW w:w="2765" w:type="dxa"/>
          </w:tcPr>
          <w:p w14:paraId="2253AC71" w14:textId="77777777" w:rsidR="00C13A11" w:rsidRDefault="00C13A11" w:rsidP="005C3D1E">
            <w:r>
              <w:t>P</w:t>
            </w:r>
            <w:r>
              <w:rPr>
                <w:rFonts w:hint="eastAsia"/>
              </w:rPr>
              <w:t>ayload</w:t>
            </w:r>
            <w:r>
              <w:t>.timeout</w:t>
            </w:r>
          </w:p>
        </w:tc>
        <w:tc>
          <w:tcPr>
            <w:tcW w:w="2765" w:type="dxa"/>
          </w:tcPr>
          <w:p w14:paraId="7F0B3680" w14:textId="77777777" w:rsidR="00C13A11" w:rsidRDefault="00C13A11" w:rsidP="005C3D1E">
            <w:r>
              <w:t>Long</w:t>
            </w:r>
          </w:p>
        </w:tc>
        <w:tc>
          <w:tcPr>
            <w:tcW w:w="2766" w:type="dxa"/>
          </w:tcPr>
          <w:p w14:paraId="6C36C954" w14:textId="77777777" w:rsidR="00C13A11" w:rsidRDefault="00C13A11" w:rsidP="005C3D1E">
            <w:r>
              <w:rPr>
                <w:rFonts w:hint="eastAsia"/>
              </w:rPr>
              <w:t>超时时间</w:t>
            </w:r>
          </w:p>
        </w:tc>
      </w:tr>
      <w:tr w:rsidR="00C13A11" w14:paraId="7757E3CB" w14:textId="77777777" w:rsidTr="005C3D1E">
        <w:tc>
          <w:tcPr>
            <w:tcW w:w="2765" w:type="dxa"/>
          </w:tcPr>
          <w:p w14:paraId="1DED4CF1" w14:textId="77777777" w:rsidR="00C13A11" w:rsidRDefault="00C13A11" w:rsidP="005C3D1E">
            <w:r>
              <w:t>P</w:t>
            </w:r>
            <w:r>
              <w:rPr>
                <w:rFonts w:hint="eastAsia"/>
              </w:rPr>
              <w:t>ayload.</w:t>
            </w:r>
            <w:r>
              <w:t>start_time</w:t>
            </w:r>
          </w:p>
        </w:tc>
        <w:tc>
          <w:tcPr>
            <w:tcW w:w="2765" w:type="dxa"/>
          </w:tcPr>
          <w:p w14:paraId="33AD75A5" w14:textId="77777777" w:rsidR="00C13A11" w:rsidRDefault="00C13A11" w:rsidP="005C3D1E">
            <w:r>
              <w:t>Long</w:t>
            </w:r>
          </w:p>
        </w:tc>
        <w:tc>
          <w:tcPr>
            <w:tcW w:w="2766" w:type="dxa"/>
          </w:tcPr>
          <w:p w14:paraId="20870858" w14:textId="77777777" w:rsidR="00C13A11" w:rsidRDefault="00C13A11" w:rsidP="005C3D1E">
            <w:r>
              <w:rPr>
                <w:rFonts w:hint="eastAsia"/>
              </w:rPr>
              <w:t>开始时间</w:t>
            </w:r>
          </w:p>
        </w:tc>
      </w:tr>
    </w:tbl>
    <w:p w14:paraId="01CADC0F" w14:textId="77777777" w:rsidR="00C13A11" w:rsidRDefault="00C13A11" w:rsidP="00C13A11"/>
    <w:p w14:paraId="5E68E1EC" w14:textId="50FC19D7"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3.20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78AFF698" w14:textId="687F1847" w:rsidR="00C13A11" w:rsidRDefault="00C13A11" w:rsidP="00C13A11">
      <w:pPr>
        <w:jc w:val="center"/>
      </w:pPr>
      <w:r>
        <w:rPr>
          <w:rFonts w:hint="eastAsia"/>
        </w:rPr>
        <w:t>表3.20</w:t>
      </w:r>
      <w:r w:rsidR="006A7914">
        <w:t xml:space="preserve"> </w:t>
      </w:r>
      <w:r w:rsidR="006A7914">
        <w:rPr>
          <w:rFonts w:hint="eastAsia"/>
        </w:rPr>
        <w:t>审核流消息体表</w:t>
      </w:r>
    </w:p>
    <w:tbl>
      <w:tblPr>
        <w:tblStyle w:val="af3"/>
        <w:tblW w:w="0" w:type="auto"/>
        <w:tblLook w:val="04A0" w:firstRow="1" w:lastRow="0" w:firstColumn="1" w:lastColumn="0" w:noHBand="0" w:noVBand="1"/>
      </w:tblPr>
      <w:tblGrid>
        <w:gridCol w:w="2765"/>
        <w:gridCol w:w="2765"/>
        <w:gridCol w:w="2766"/>
      </w:tblGrid>
      <w:tr w:rsidR="00C13A11" w14:paraId="3EBD0512" w14:textId="77777777" w:rsidTr="005C3D1E">
        <w:tc>
          <w:tcPr>
            <w:tcW w:w="2765" w:type="dxa"/>
          </w:tcPr>
          <w:p w14:paraId="11943097" w14:textId="77777777" w:rsidR="00C13A11" w:rsidRDefault="00C13A11" w:rsidP="005C3D1E">
            <w:r>
              <w:rPr>
                <w:rFonts w:hint="eastAsia"/>
              </w:rPr>
              <w:t>字段名</w:t>
            </w:r>
          </w:p>
        </w:tc>
        <w:tc>
          <w:tcPr>
            <w:tcW w:w="2765" w:type="dxa"/>
          </w:tcPr>
          <w:p w14:paraId="7D18BEA2" w14:textId="77777777" w:rsidR="00C13A11" w:rsidRDefault="00C13A11" w:rsidP="005C3D1E">
            <w:r>
              <w:rPr>
                <w:rFonts w:hint="eastAsia"/>
              </w:rPr>
              <w:t>类型</w:t>
            </w:r>
          </w:p>
        </w:tc>
        <w:tc>
          <w:tcPr>
            <w:tcW w:w="2766" w:type="dxa"/>
          </w:tcPr>
          <w:p w14:paraId="39564C61" w14:textId="77777777" w:rsidR="00C13A11" w:rsidRDefault="00C13A11" w:rsidP="005C3D1E">
            <w:r>
              <w:rPr>
                <w:rFonts w:hint="eastAsia"/>
              </w:rPr>
              <w:t>描述</w:t>
            </w:r>
          </w:p>
        </w:tc>
      </w:tr>
      <w:tr w:rsidR="00C13A11" w14:paraId="4207C76B" w14:textId="77777777" w:rsidTr="005C3D1E">
        <w:tc>
          <w:tcPr>
            <w:tcW w:w="2765" w:type="dxa"/>
          </w:tcPr>
          <w:p w14:paraId="74786997" w14:textId="77777777" w:rsidR="00C13A11" w:rsidRDefault="00C13A11" w:rsidP="005C3D1E">
            <w:r>
              <w:t>A</w:t>
            </w:r>
            <w:r>
              <w:rPr>
                <w:rFonts w:hint="eastAsia"/>
              </w:rPr>
              <w:t>pply</w:t>
            </w:r>
            <w:r>
              <w:t>_instance_id</w:t>
            </w:r>
          </w:p>
        </w:tc>
        <w:tc>
          <w:tcPr>
            <w:tcW w:w="2765" w:type="dxa"/>
          </w:tcPr>
          <w:p w14:paraId="4A77AED4" w14:textId="77777777" w:rsidR="00C13A11" w:rsidRDefault="00C13A11" w:rsidP="005C3D1E">
            <w:r>
              <w:t>L</w:t>
            </w:r>
            <w:r>
              <w:rPr>
                <w:rFonts w:hint="eastAsia"/>
              </w:rPr>
              <w:t>ong</w:t>
            </w:r>
          </w:p>
        </w:tc>
        <w:tc>
          <w:tcPr>
            <w:tcW w:w="2766" w:type="dxa"/>
          </w:tcPr>
          <w:p w14:paraId="6C7AE749" w14:textId="77777777" w:rsidR="00C13A11" w:rsidRDefault="00C13A11" w:rsidP="005C3D1E">
            <w:r>
              <w:rPr>
                <w:rFonts w:hint="eastAsia"/>
              </w:rPr>
              <w:t>审批实例id</w:t>
            </w:r>
          </w:p>
        </w:tc>
      </w:tr>
      <w:tr w:rsidR="00C13A11" w14:paraId="598222BC" w14:textId="77777777" w:rsidTr="005C3D1E">
        <w:tc>
          <w:tcPr>
            <w:tcW w:w="2765" w:type="dxa"/>
          </w:tcPr>
          <w:p w14:paraId="3F7A1CED" w14:textId="77777777" w:rsidR="00C13A11" w:rsidRDefault="00C13A11" w:rsidP="005C3D1E">
            <w:r>
              <w:t>P</w:t>
            </w:r>
            <w:r>
              <w:rPr>
                <w:rFonts w:hint="eastAsia"/>
              </w:rPr>
              <w:t>revious_</w:t>
            </w:r>
            <w:r>
              <w:t>state</w:t>
            </w:r>
          </w:p>
        </w:tc>
        <w:tc>
          <w:tcPr>
            <w:tcW w:w="2765" w:type="dxa"/>
          </w:tcPr>
          <w:p w14:paraId="4AB48DC2" w14:textId="77777777" w:rsidR="00C13A11" w:rsidRDefault="00C13A11" w:rsidP="005C3D1E">
            <w:r>
              <w:rPr>
                <w:rFonts w:hint="eastAsia"/>
              </w:rPr>
              <w:t>S</w:t>
            </w:r>
            <w:r>
              <w:t>tring</w:t>
            </w:r>
          </w:p>
        </w:tc>
        <w:tc>
          <w:tcPr>
            <w:tcW w:w="2766" w:type="dxa"/>
          </w:tcPr>
          <w:p w14:paraId="0BAF2744" w14:textId="77777777" w:rsidR="00C13A11" w:rsidRDefault="00C13A11" w:rsidP="005C3D1E">
            <w:r>
              <w:rPr>
                <w:rFonts w:hint="eastAsia"/>
              </w:rPr>
              <w:t>上一个状态</w:t>
            </w:r>
          </w:p>
        </w:tc>
      </w:tr>
      <w:tr w:rsidR="00C13A11" w14:paraId="165F884E" w14:textId="77777777" w:rsidTr="005C3D1E">
        <w:tc>
          <w:tcPr>
            <w:tcW w:w="2765" w:type="dxa"/>
          </w:tcPr>
          <w:p w14:paraId="707B67A0" w14:textId="77777777" w:rsidR="00C13A11" w:rsidRDefault="00C13A11" w:rsidP="005C3D1E">
            <w:r>
              <w:t>C</w:t>
            </w:r>
            <w:r>
              <w:rPr>
                <w:rFonts w:hint="eastAsia"/>
              </w:rPr>
              <w:t>urrent_</w:t>
            </w:r>
            <w:r>
              <w:t>state</w:t>
            </w:r>
          </w:p>
        </w:tc>
        <w:tc>
          <w:tcPr>
            <w:tcW w:w="2765" w:type="dxa"/>
          </w:tcPr>
          <w:p w14:paraId="49436374" w14:textId="77777777" w:rsidR="00C13A11" w:rsidRDefault="00C13A11" w:rsidP="005C3D1E">
            <w:r>
              <w:rPr>
                <w:rFonts w:hint="eastAsia"/>
              </w:rPr>
              <w:t>S</w:t>
            </w:r>
            <w:r>
              <w:t>tring</w:t>
            </w:r>
          </w:p>
        </w:tc>
        <w:tc>
          <w:tcPr>
            <w:tcW w:w="2766" w:type="dxa"/>
          </w:tcPr>
          <w:p w14:paraId="394B3C92" w14:textId="77777777" w:rsidR="00C13A11" w:rsidRDefault="00C13A11" w:rsidP="005C3D1E">
            <w:r>
              <w:rPr>
                <w:rFonts w:hint="eastAsia"/>
              </w:rPr>
              <w:t>当前状态</w:t>
            </w:r>
          </w:p>
        </w:tc>
      </w:tr>
      <w:tr w:rsidR="00C13A11" w14:paraId="3625EF67" w14:textId="77777777" w:rsidTr="005C3D1E">
        <w:tc>
          <w:tcPr>
            <w:tcW w:w="2765" w:type="dxa"/>
          </w:tcPr>
          <w:p w14:paraId="69FCD4F3" w14:textId="77777777" w:rsidR="00C13A11" w:rsidRDefault="00C13A11" w:rsidP="005C3D1E">
            <w:r>
              <w:t>Aaudit_log_id</w:t>
            </w:r>
          </w:p>
        </w:tc>
        <w:tc>
          <w:tcPr>
            <w:tcW w:w="2765" w:type="dxa"/>
          </w:tcPr>
          <w:p w14:paraId="23826C75" w14:textId="77777777" w:rsidR="00C13A11" w:rsidRDefault="00C13A11" w:rsidP="005C3D1E">
            <w:r>
              <w:rPr>
                <w:rFonts w:hint="eastAsia"/>
              </w:rPr>
              <w:t>Long</w:t>
            </w:r>
          </w:p>
        </w:tc>
        <w:tc>
          <w:tcPr>
            <w:tcW w:w="2766" w:type="dxa"/>
          </w:tcPr>
          <w:p w14:paraId="5D8799D9" w14:textId="77777777" w:rsidR="00C13A11" w:rsidRDefault="00C13A11" w:rsidP="005C3D1E">
            <w:r>
              <w:rPr>
                <w:rFonts w:hint="eastAsia"/>
              </w:rPr>
              <w:t>审核操作ID</w:t>
            </w:r>
          </w:p>
        </w:tc>
      </w:tr>
      <w:tr w:rsidR="00C13A11" w14:paraId="0C0A7E2A" w14:textId="77777777" w:rsidTr="005C3D1E">
        <w:tc>
          <w:tcPr>
            <w:tcW w:w="2765" w:type="dxa"/>
          </w:tcPr>
          <w:p w14:paraId="685E0687" w14:textId="77777777" w:rsidR="00C13A11" w:rsidRDefault="00C13A11" w:rsidP="005C3D1E">
            <w:r>
              <w:t>Event_type</w:t>
            </w:r>
          </w:p>
        </w:tc>
        <w:tc>
          <w:tcPr>
            <w:tcW w:w="2765" w:type="dxa"/>
          </w:tcPr>
          <w:p w14:paraId="7A2D4726" w14:textId="77777777" w:rsidR="00C13A11" w:rsidRDefault="00C13A11" w:rsidP="005C3D1E">
            <w:r>
              <w:rPr>
                <w:rFonts w:hint="eastAsia"/>
              </w:rPr>
              <w:t>E</w:t>
            </w:r>
            <w:r>
              <w:t>ventType</w:t>
            </w:r>
          </w:p>
        </w:tc>
        <w:tc>
          <w:tcPr>
            <w:tcW w:w="2766" w:type="dxa"/>
          </w:tcPr>
          <w:p w14:paraId="360F8267" w14:textId="77777777" w:rsidR="00C13A11" w:rsidRDefault="00C13A11" w:rsidP="005C3D1E">
            <w:r>
              <w:rPr>
                <w:rFonts w:hint="eastAsia"/>
              </w:rPr>
              <w:t>事件类型</w:t>
            </w:r>
          </w:p>
        </w:tc>
      </w:tr>
      <w:tr w:rsidR="00C13A11" w14:paraId="263FD07E" w14:textId="77777777" w:rsidTr="005C3D1E">
        <w:tc>
          <w:tcPr>
            <w:tcW w:w="2765" w:type="dxa"/>
          </w:tcPr>
          <w:p w14:paraId="0996D572" w14:textId="77777777" w:rsidR="00C13A11" w:rsidRDefault="00C13A11" w:rsidP="005C3D1E">
            <w:r>
              <w:t>P</w:t>
            </w:r>
            <w:r>
              <w:rPr>
                <w:rFonts w:hint="eastAsia"/>
              </w:rPr>
              <w:t>arameters</w:t>
            </w:r>
          </w:p>
        </w:tc>
        <w:tc>
          <w:tcPr>
            <w:tcW w:w="2765" w:type="dxa"/>
          </w:tcPr>
          <w:p w14:paraId="7A873520" w14:textId="77777777" w:rsidR="00C13A11" w:rsidRDefault="00C13A11" w:rsidP="005C3D1E">
            <w:r>
              <w:rPr>
                <w:rFonts w:hint="eastAsia"/>
              </w:rPr>
              <w:t>String</w:t>
            </w:r>
          </w:p>
        </w:tc>
        <w:tc>
          <w:tcPr>
            <w:tcW w:w="2766" w:type="dxa"/>
          </w:tcPr>
          <w:p w14:paraId="300E0E1A" w14:textId="77777777" w:rsidR="00C13A11" w:rsidRDefault="00C13A11" w:rsidP="005C3D1E">
            <w:r>
              <w:rPr>
                <w:rFonts w:hint="eastAsia"/>
              </w:rPr>
              <w:t>参数</w:t>
            </w:r>
          </w:p>
        </w:tc>
      </w:tr>
      <w:tr w:rsidR="00C13A11" w14:paraId="06AED6A1" w14:textId="77777777" w:rsidTr="005C3D1E">
        <w:tc>
          <w:tcPr>
            <w:tcW w:w="2765" w:type="dxa"/>
          </w:tcPr>
          <w:p w14:paraId="792E2B77" w14:textId="77777777" w:rsidR="00C13A11" w:rsidRDefault="00C13A11" w:rsidP="005C3D1E">
            <w:r>
              <w:t>O</w:t>
            </w:r>
            <w:r>
              <w:rPr>
                <w:rFonts w:hint="eastAsia"/>
              </w:rPr>
              <w:t>perator</w:t>
            </w:r>
          </w:p>
        </w:tc>
        <w:tc>
          <w:tcPr>
            <w:tcW w:w="2765" w:type="dxa"/>
          </w:tcPr>
          <w:p w14:paraId="7B466F2F" w14:textId="77777777" w:rsidR="00C13A11" w:rsidRDefault="00C13A11" w:rsidP="005C3D1E">
            <w:r>
              <w:rPr>
                <w:rFonts w:hint="eastAsia"/>
              </w:rPr>
              <w:t>Operator</w:t>
            </w:r>
          </w:p>
        </w:tc>
        <w:tc>
          <w:tcPr>
            <w:tcW w:w="2766" w:type="dxa"/>
          </w:tcPr>
          <w:p w14:paraId="5824611F" w14:textId="77777777" w:rsidR="00C13A11" w:rsidRDefault="00C13A11" w:rsidP="005C3D1E">
            <w:r>
              <w:rPr>
                <w:rFonts w:hint="eastAsia"/>
              </w:rPr>
              <w:t>操作人</w:t>
            </w:r>
          </w:p>
        </w:tc>
      </w:tr>
    </w:tbl>
    <w:p w14:paraId="747F9F60" w14:textId="77777777" w:rsidR="00957E47" w:rsidRPr="00C13A11" w:rsidRDefault="00957E47" w:rsidP="00957E47"/>
    <w:p w14:paraId="0CEA68B7" w14:textId="5D728B79" w:rsidR="00B663F2" w:rsidRDefault="004134F2" w:rsidP="0030469F">
      <w:pPr>
        <w:pStyle w:val="3"/>
        <w:numPr>
          <w:ilvl w:val="2"/>
          <w:numId w:val="1"/>
        </w:numPr>
      </w:pPr>
      <w:r>
        <w:rPr>
          <w:rFonts w:hint="eastAsia"/>
        </w:rPr>
        <w:t xml:space="preserve"> </w:t>
      </w:r>
      <w:bookmarkStart w:id="84" w:name="_Toc36131283"/>
      <w:r w:rsidR="00985AA5">
        <w:rPr>
          <w:rFonts w:hint="eastAsia"/>
        </w:rPr>
        <w:t>工作原理</w:t>
      </w:r>
      <w:bookmarkEnd w:id="84"/>
    </w:p>
    <w:p w14:paraId="0E492FC7" w14:textId="77777777" w:rsidR="008744CF" w:rsidRPr="008744CF" w:rsidRDefault="008744CF" w:rsidP="00E832C2">
      <w:pPr>
        <w:ind w:left="420"/>
      </w:pPr>
    </w:p>
    <w:p w14:paraId="58566786" w14:textId="00F773E0" w:rsidR="00BE6343" w:rsidRDefault="004134F2" w:rsidP="0030469F">
      <w:pPr>
        <w:pStyle w:val="3"/>
        <w:numPr>
          <w:ilvl w:val="2"/>
          <w:numId w:val="1"/>
        </w:numPr>
      </w:pPr>
      <w:r>
        <w:lastRenderedPageBreak/>
        <w:t xml:space="preserve"> </w:t>
      </w:r>
      <w:bookmarkStart w:id="85" w:name="_Toc36131284"/>
      <w:r w:rsidR="00985AA5">
        <w:rPr>
          <w:rFonts w:hint="eastAsia"/>
        </w:rPr>
        <w:t>架构设计</w:t>
      </w:r>
      <w:bookmarkEnd w:id="85"/>
    </w:p>
    <w:p w14:paraId="2AD2DD37" w14:textId="7ABFB818" w:rsidR="003F68D0" w:rsidRDefault="001D7CE0" w:rsidP="003F68D0">
      <w:r>
        <w:rPr>
          <w:noProof/>
        </w:rPr>
        <w:drawing>
          <wp:inline distT="0" distB="0" distL="0" distR="0" wp14:anchorId="769C236A" wp14:editId="32C9FFD7">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5A6AA59E" w14:textId="0A68B1CD" w:rsidR="000F6210" w:rsidRDefault="000F6210" w:rsidP="000F6210">
      <w:pPr>
        <w:jc w:val="center"/>
      </w:pPr>
      <w:r>
        <w:rPr>
          <w:rFonts w:hint="eastAsia"/>
        </w:rPr>
        <w:t>图3.</w:t>
      </w:r>
      <w:r w:rsidR="00BD2409">
        <w:rPr>
          <w:rFonts w:hint="eastAsia"/>
        </w:rPr>
        <w:t>9</w:t>
      </w:r>
      <w:r>
        <w:t xml:space="preserve"> </w:t>
      </w:r>
      <w:r>
        <w:rPr>
          <w:rFonts w:hint="eastAsia"/>
        </w:rPr>
        <w:t>架构设计</w:t>
      </w:r>
    </w:p>
    <w:p w14:paraId="43CD2918" w14:textId="3020D65F" w:rsidR="001567FA" w:rsidRPr="00A30DE7" w:rsidRDefault="001D7CE0" w:rsidP="00C67E7D">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图3.9为系统架构图，</w:t>
      </w:r>
      <w:r w:rsidR="00800A94" w:rsidRPr="00A30DE7">
        <w:rPr>
          <w:rFonts w:ascii="宋体" w:eastAsia="宋体" w:hAnsi="宋体" w:hint="eastAsia"/>
          <w:sz w:val="24"/>
          <w:szCs w:val="24"/>
        </w:rPr>
        <w:t>如图所示，系统架构分为了展示层、</w:t>
      </w:r>
      <w:r w:rsidR="0086583C" w:rsidRPr="00A30DE7">
        <w:rPr>
          <w:rFonts w:ascii="宋体" w:eastAsia="宋体" w:hAnsi="宋体" w:hint="eastAsia"/>
          <w:sz w:val="24"/>
          <w:szCs w:val="24"/>
        </w:rPr>
        <w:t>C</w:t>
      </w:r>
      <w:r w:rsidR="00800A94" w:rsidRPr="00A30DE7">
        <w:rPr>
          <w:rFonts w:ascii="宋体" w:eastAsia="宋体" w:hAnsi="宋体" w:hint="eastAsia"/>
          <w:sz w:val="24"/>
          <w:szCs w:val="24"/>
        </w:rPr>
        <w:t>ontroller层、</w:t>
      </w:r>
      <w:r w:rsidR="00800A94" w:rsidRPr="00A30DE7">
        <w:rPr>
          <w:rFonts w:ascii="宋体" w:eastAsia="宋体" w:hAnsi="宋体"/>
          <w:sz w:val="24"/>
          <w:szCs w:val="24"/>
        </w:rPr>
        <w:t>Servic</w:t>
      </w:r>
      <w:r w:rsidR="00800A94" w:rsidRPr="00A30DE7">
        <w:rPr>
          <w:rFonts w:ascii="宋体" w:eastAsia="宋体" w:hAnsi="宋体" w:hint="eastAsia"/>
          <w:sz w:val="24"/>
          <w:szCs w:val="24"/>
        </w:rPr>
        <w:t>e层、Data</w:t>
      </w:r>
      <w:r w:rsidR="00800A94" w:rsidRPr="00A30DE7">
        <w:rPr>
          <w:rFonts w:ascii="宋体" w:eastAsia="宋体" w:hAnsi="宋体"/>
          <w:sz w:val="24"/>
          <w:szCs w:val="24"/>
        </w:rPr>
        <w:t xml:space="preserve"> </w:t>
      </w:r>
      <w:r w:rsidR="00800A94" w:rsidRPr="00A30DE7">
        <w:rPr>
          <w:rFonts w:ascii="宋体" w:eastAsia="宋体" w:hAnsi="宋体" w:hint="eastAsia"/>
          <w:sz w:val="24"/>
          <w:szCs w:val="24"/>
        </w:rPr>
        <w:t>Access层和Persistent层。与传统的MVC架构相比，系统架构细化了系统结构，在应对复杂业务的时候，能够根据层次进行细分，</w:t>
      </w:r>
      <w:r w:rsidR="00D416BB" w:rsidRPr="00A30DE7">
        <w:rPr>
          <w:rFonts w:ascii="宋体" w:eastAsia="宋体" w:hAnsi="宋体" w:hint="eastAsia"/>
          <w:sz w:val="24"/>
          <w:szCs w:val="24"/>
        </w:rPr>
        <w:t>同时能够提高已有</w:t>
      </w:r>
      <w:r w:rsidR="00433AC3" w:rsidRPr="00A30DE7">
        <w:rPr>
          <w:rFonts w:ascii="宋体" w:eastAsia="宋体" w:hAnsi="宋体" w:hint="eastAsia"/>
          <w:sz w:val="24"/>
          <w:szCs w:val="24"/>
        </w:rPr>
        <w:t>能力</w:t>
      </w:r>
      <w:r w:rsidR="00D416BB" w:rsidRPr="00A30DE7">
        <w:rPr>
          <w:rFonts w:ascii="宋体" w:eastAsia="宋体" w:hAnsi="宋体" w:hint="eastAsia"/>
          <w:sz w:val="24"/>
          <w:szCs w:val="24"/>
        </w:rPr>
        <w:t>的复用率。</w:t>
      </w:r>
      <w:r w:rsidR="008C56E5" w:rsidRPr="00A30DE7">
        <w:rPr>
          <w:rFonts w:ascii="宋体" w:eastAsia="宋体" w:hAnsi="宋体" w:hint="eastAsia"/>
          <w:sz w:val="24"/>
          <w:szCs w:val="24"/>
        </w:rPr>
        <w:t>展示层为用户能够访问的页面，</w:t>
      </w:r>
      <w:r w:rsidR="0086583C" w:rsidRPr="00A30DE7">
        <w:rPr>
          <w:rFonts w:ascii="宋体" w:eastAsia="宋体" w:hAnsi="宋体" w:hint="eastAsia"/>
          <w:sz w:val="24"/>
          <w:szCs w:val="24"/>
        </w:rPr>
        <w:t>该层包含分页控件、菜单控件、布局控件等一些前端控件；Controller层为后端控制层，主要负责对外提供API接口，同时能够控制用户的访问权限</w:t>
      </w:r>
      <w:r w:rsidR="000139CA" w:rsidRPr="00A30DE7">
        <w:rPr>
          <w:rFonts w:ascii="宋体" w:eastAsia="宋体" w:hAnsi="宋体" w:hint="eastAsia"/>
          <w:sz w:val="24"/>
          <w:szCs w:val="24"/>
        </w:rPr>
        <w:t>；</w:t>
      </w:r>
      <w:r w:rsidR="0028062E" w:rsidRPr="00A30DE7">
        <w:rPr>
          <w:rFonts w:ascii="宋体" w:eastAsia="宋体" w:hAnsi="宋体" w:hint="eastAsia"/>
          <w:sz w:val="24"/>
          <w:szCs w:val="24"/>
        </w:rPr>
        <w:t>Service层为业务层，</w:t>
      </w:r>
      <w:r w:rsidR="00B2455A" w:rsidRPr="00A30DE7">
        <w:rPr>
          <w:rFonts w:ascii="宋体" w:eastAsia="宋体" w:hAnsi="宋体" w:hint="eastAsia"/>
          <w:sz w:val="24"/>
          <w:szCs w:val="24"/>
        </w:rPr>
        <w:t>负责处理业务相关的逻辑</w:t>
      </w:r>
      <w:r w:rsidR="001567FA" w:rsidRPr="00A30DE7">
        <w:rPr>
          <w:rFonts w:ascii="宋体" w:eastAsia="宋体" w:hAnsi="宋体" w:hint="eastAsia"/>
          <w:sz w:val="24"/>
          <w:szCs w:val="24"/>
        </w:rPr>
        <w:t>。</w:t>
      </w:r>
    </w:p>
    <w:p w14:paraId="0A8C8505" w14:textId="27F8AFFB" w:rsidR="00C67E7D" w:rsidRPr="00A30DE7" w:rsidRDefault="00C67E7D" w:rsidP="00C67E7D">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Data</w:t>
      </w:r>
      <w:r w:rsidRPr="00A30DE7">
        <w:rPr>
          <w:rFonts w:ascii="宋体" w:eastAsia="宋体" w:hAnsi="宋体"/>
          <w:sz w:val="24"/>
          <w:szCs w:val="24"/>
        </w:rPr>
        <w:t xml:space="preserve"> </w:t>
      </w:r>
      <w:r w:rsidRPr="00A30DE7">
        <w:rPr>
          <w:rFonts w:ascii="宋体" w:eastAsia="宋体" w:hAnsi="宋体" w:hint="eastAsia"/>
          <w:sz w:val="24"/>
          <w:szCs w:val="24"/>
        </w:rPr>
        <w:t>Access为数据接入层，</w:t>
      </w:r>
      <w:r w:rsidR="003C4570" w:rsidRPr="00A30DE7">
        <w:rPr>
          <w:rFonts w:ascii="宋体" w:eastAsia="宋体" w:hAnsi="宋体" w:hint="eastAsia"/>
          <w:sz w:val="24"/>
          <w:szCs w:val="24"/>
        </w:rPr>
        <w:t>数据接入</w:t>
      </w:r>
      <w:r w:rsidRPr="00A30DE7">
        <w:rPr>
          <w:rFonts w:ascii="宋体" w:eastAsia="宋体" w:hAnsi="宋体" w:hint="eastAsia"/>
          <w:sz w:val="24"/>
          <w:szCs w:val="24"/>
        </w:rPr>
        <w:t>分为MySql数据接入和redis数据接入</w:t>
      </w:r>
      <w:r w:rsidR="001567FA" w:rsidRPr="00A30DE7">
        <w:rPr>
          <w:rFonts w:ascii="宋体" w:eastAsia="宋体" w:hAnsi="宋体" w:hint="eastAsia"/>
          <w:sz w:val="24"/>
          <w:szCs w:val="24"/>
        </w:rPr>
        <w:t>。</w:t>
      </w:r>
      <w:r w:rsidR="005C3D1E" w:rsidRPr="00A30DE7">
        <w:rPr>
          <w:rFonts w:ascii="宋体" w:eastAsia="宋体" w:hAnsi="宋体" w:hint="eastAsia"/>
          <w:sz w:val="24"/>
          <w:szCs w:val="24"/>
        </w:rPr>
        <w:t>JPA是Java</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Persistent</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API的简称，是JAVA</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EE</w:t>
      </w:r>
      <w:r w:rsidR="005C3D1E" w:rsidRPr="00A30DE7">
        <w:rPr>
          <w:rFonts w:ascii="宋体" w:eastAsia="宋体" w:hAnsi="宋体"/>
          <w:sz w:val="24"/>
          <w:szCs w:val="24"/>
        </w:rPr>
        <w:t xml:space="preserve"> 5.0</w:t>
      </w:r>
      <w:r w:rsidR="005C3D1E" w:rsidRPr="00A30DE7">
        <w:rPr>
          <w:rFonts w:ascii="宋体" w:eastAsia="宋体" w:hAnsi="宋体" w:hint="eastAsia"/>
          <w:sz w:val="24"/>
          <w:szCs w:val="24"/>
        </w:rPr>
        <w:t>推出的ORM规范，目</w:t>
      </w:r>
      <w:r w:rsidR="001567FA" w:rsidRPr="00A30DE7">
        <w:rPr>
          <w:rFonts w:ascii="宋体" w:eastAsia="宋体" w:hAnsi="宋体" w:hint="eastAsia"/>
          <w:sz w:val="24"/>
          <w:szCs w:val="24"/>
        </w:rPr>
        <w:t>的</w:t>
      </w:r>
      <w:r w:rsidR="005C3D1E" w:rsidRPr="00A30DE7">
        <w:rPr>
          <w:rFonts w:ascii="宋体" w:eastAsia="宋体" w:hAnsi="宋体" w:hint="eastAsia"/>
          <w:sz w:val="24"/>
          <w:szCs w:val="24"/>
        </w:rPr>
        <w:t>是让应用能够以统一的方式访问持久层，S</w:t>
      </w:r>
      <w:r w:rsidR="004944AC" w:rsidRPr="00A30DE7">
        <w:rPr>
          <w:rFonts w:ascii="宋体" w:eastAsia="宋体" w:hAnsi="宋体" w:hint="eastAsia"/>
          <w:sz w:val="24"/>
          <w:szCs w:val="24"/>
        </w:rPr>
        <w:t>p</w:t>
      </w:r>
      <w:r w:rsidR="005C3D1E" w:rsidRPr="00A30DE7">
        <w:rPr>
          <w:rFonts w:ascii="宋体" w:eastAsia="宋体" w:hAnsi="宋体" w:hint="eastAsia"/>
          <w:sz w:val="24"/>
          <w:szCs w:val="24"/>
        </w:rPr>
        <w:t>ring</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Data</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JP</w:t>
      </w:r>
      <w:r w:rsidR="004944AC" w:rsidRPr="00A30DE7">
        <w:rPr>
          <w:rFonts w:ascii="宋体" w:eastAsia="宋体" w:hAnsi="宋体" w:hint="eastAsia"/>
          <w:sz w:val="24"/>
          <w:szCs w:val="24"/>
        </w:rPr>
        <w:t>A</w:t>
      </w:r>
      <w:r w:rsidR="005C3D1E" w:rsidRPr="00A30DE7">
        <w:rPr>
          <w:rFonts w:ascii="宋体" w:eastAsia="宋体" w:hAnsi="宋体" w:hint="eastAsia"/>
          <w:sz w:val="24"/>
          <w:szCs w:val="24"/>
        </w:rPr>
        <w:t>是JP</w:t>
      </w:r>
      <w:r w:rsidR="004944AC" w:rsidRPr="00A30DE7">
        <w:rPr>
          <w:rFonts w:ascii="宋体" w:eastAsia="宋体" w:hAnsi="宋体" w:hint="eastAsia"/>
          <w:sz w:val="24"/>
          <w:szCs w:val="24"/>
        </w:rPr>
        <w:t>A</w:t>
      </w:r>
      <w:r w:rsidR="005C3D1E" w:rsidRPr="00A30DE7">
        <w:rPr>
          <w:rFonts w:ascii="宋体" w:eastAsia="宋体" w:hAnsi="宋体" w:hint="eastAsia"/>
          <w:sz w:val="24"/>
          <w:szCs w:val="24"/>
        </w:rPr>
        <w:t>规范的一种实现，</w:t>
      </w:r>
      <w:r w:rsidR="004944AC" w:rsidRPr="00A30DE7">
        <w:rPr>
          <w:rFonts w:ascii="宋体" w:eastAsia="宋体" w:hAnsi="宋体" w:hint="eastAsia"/>
          <w:sz w:val="24"/>
          <w:szCs w:val="24"/>
        </w:rPr>
        <w:t>在以Spring为容器开发的项目中，使用S</w:t>
      </w:r>
      <w:r w:rsidR="004944AC" w:rsidRPr="00A30DE7">
        <w:rPr>
          <w:rFonts w:ascii="宋体" w:eastAsia="宋体" w:hAnsi="宋体"/>
          <w:sz w:val="24"/>
          <w:szCs w:val="24"/>
        </w:rPr>
        <w:t>p</w:t>
      </w:r>
      <w:r w:rsidR="004944AC" w:rsidRPr="00A30DE7">
        <w:rPr>
          <w:rFonts w:ascii="宋体" w:eastAsia="宋体" w:hAnsi="宋体" w:hint="eastAsia"/>
          <w:sz w:val="24"/>
          <w:szCs w:val="24"/>
        </w:rPr>
        <w:t>ring</w:t>
      </w:r>
      <w:r w:rsidR="004944AC" w:rsidRPr="00A30DE7">
        <w:rPr>
          <w:rFonts w:ascii="宋体" w:eastAsia="宋体" w:hAnsi="宋体"/>
          <w:sz w:val="24"/>
          <w:szCs w:val="24"/>
        </w:rPr>
        <w:t xml:space="preserve"> </w:t>
      </w:r>
      <w:r w:rsidR="004944AC" w:rsidRPr="00A30DE7">
        <w:rPr>
          <w:rFonts w:ascii="宋体" w:eastAsia="宋体" w:hAnsi="宋体" w:hint="eastAsia"/>
          <w:sz w:val="24"/>
          <w:szCs w:val="24"/>
        </w:rPr>
        <w:t>Data</w:t>
      </w:r>
      <w:r w:rsidR="004944AC" w:rsidRPr="00A30DE7">
        <w:rPr>
          <w:rFonts w:ascii="宋体" w:eastAsia="宋体" w:hAnsi="宋体"/>
          <w:sz w:val="24"/>
          <w:szCs w:val="24"/>
        </w:rPr>
        <w:t xml:space="preserve"> </w:t>
      </w:r>
      <w:r w:rsidR="004944AC" w:rsidRPr="00A30DE7">
        <w:rPr>
          <w:rFonts w:ascii="宋体" w:eastAsia="宋体" w:hAnsi="宋体" w:hint="eastAsia"/>
          <w:sz w:val="24"/>
          <w:szCs w:val="24"/>
        </w:rPr>
        <w:t>JPA开发项目会更轻松</w:t>
      </w:r>
      <w:r w:rsidR="00B77F5D" w:rsidRPr="00A30DE7">
        <w:rPr>
          <w:rFonts w:ascii="宋体" w:eastAsia="宋体" w:hAnsi="宋体" w:hint="eastAsia"/>
          <w:sz w:val="24"/>
          <w:szCs w:val="24"/>
        </w:rPr>
        <w:t>；Jedis是一款开源的、轻量级的redis</w:t>
      </w:r>
      <w:r w:rsidR="00B77F5D" w:rsidRPr="00A30DE7">
        <w:rPr>
          <w:rFonts w:ascii="宋体" w:eastAsia="宋体" w:hAnsi="宋体"/>
          <w:sz w:val="24"/>
          <w:szCs w:val="24"/>
        </w:rPr>
        <w:t xml:space="preserve"> </w:t>
      </w:r>
      <w:r w:rsidR="00B77F5D" w:rsidRPr="00A30DE7">
        <w:rPr>
          <w:rFonts w:ascii="宋体" w:eastAsia="宋体" w:hAnsi="宋体" w:hint="eastAsia"/>
          <w:sz w:val="24"/>
          <w:szCs w:val="24"/>
        </w:rPr>
        <w:t>Java客户端，实现了对redis各类数据结构的基本操作，同时实现了分布式锁以及分布式原子性</w:t>
      </w:r>
      <w:r w:rsidR="00583320" w:rsidRPr="00A30DE7">
        <w:rPr>
          <w:rFonts w:ascii="宋体" w:eastAsia="宋体" w:hAnsi="宋体" w:hint="eastAsia"/>
          <w:sz w:val="24"/>
          <w:szCs w:val="24"/>
        </w:rPr>
        <w:t>操作。</w:t>
      </w:r>
    </w:p>
    <w:p w14:paraId="2FF38088" w14:textId="1239A2E4" w:rsidR="001C3E51" w:rsidRPr="00A30DE7" w:rsidRDefault="00F42032" w:rsidP="001C3E51">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Persistent为持久层，</w:t>
      </w:r>
      <w:r w:rsidR="003C4570" w:rsidRPr="00A30DE7">
        <w:rPr>
          <w:rFonts w:ascii="宋体" w:eastAsia="宋体" w:hAnsi="宋体" w:hint="eastAsia"/>
          <w:sz w:val="24"/>
          <w:szCs w:val="24"/>
        </w:rPr>
        <w:t>内部包含了关系型数据库MySql和非关系型数据库Redis。</w:t>
      </w:r>
      <w:r w:rsidR="001C3E51" w:rsidRPr="00A30DE7">
        <w:rPr>
          <w:rFonts w:ascii="宋体" w:eastAsia="宋体" w:hAnsi="宋体" w:hint="eastAsia"/>
          <w:sz w:val="24"/>
          <w:szCs w:val="24"/>
        </w:rPr>
        <w:t>Mysql是主流的数据存储组件</w:t>
      </w:r>
      <w:r w:rsidR="00B307A5" w:rsidRPr="00A30DE7">
        <w:rPr>
          <w:rFonts w:ascii="宋体" w:eastAsia="宋体" w:hAnsi="宋体" w:hint="eastAsia"/>
          <w:sz w:val="24"/>
          <w:szCs w:val="24"/>
        </w:rPr>
        <w:t>，需要长期存储的数据可以存放在Mysql</w:t>
      </w:r>
      <w:r w:rsidR="00B307A5" w:rsidRPr="00A30DE7">
        <w:rPr>
          <w:rFonts w:ascii="宋体" w:eastAsia="宋体" w:hAnsi="宋体" w:hint="eastAsia"/>
          <w:sz w:val="24"/>
          <w:szCs w:val="24"/>
        </w:rPr>
        <w:lastRenderedPageBreak/>
        <w:t>中；Redis为非关系型数据库，负责对数据进行缓存，以加快数据访问速度，同时减轻Mysql的访问</w:t>
      </w:r>
      <w:r w:rsidR="00322446" w:rsidRPr="00A30DE7">
        <w:rPr>
          <w:rFonts w:ascii="宋体" w:eastAsia="宋体" w:hAnsi="宋体" w:hint="eastAsia"/>
          <w:sz w:val="24"/>
          <w:szCs w:val="24"/>
        </w:rPr>
        <w:t>压力。</w:t>
      </w:r>
    </w:p>
    <w:p w14:paraId="482AB9E1" w14:textId="1C4EE224" w:rsidR="00A62A43" w:rsidRPr="00A30DE7" w:rsidRDefault="00A62A43" w:rsidP="001C3E51">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w:t>
      </w:r>
      <w:r w:rsidR="00E1488F" w:rsidRPr="00A30DE7">
        <w:rPr>
          <w:rFonts w:ascii="宋体" w:eastAsia="宋体" w:hAnsi="宋体" w:hint="eastAsia"/>
          <w:sz w:val="24"/>
          <w:szCs w:val="24"/>
        </w:rPr>
        <w:t>系统发布到线上之后，就会在Huskar平台上进行服务的注册，同时，平台会将服务暴露，以便其他服务引用</w:t>
      </w:r>
      <w:r w:rsidR="00643F8B" w:rsidRPr="00A30DE7">
        <w:rPr>
          <w:rFonts w:ascii="宋体" w:eastAsia="宋体" w:hAnsi="宋体" w:hint="eastAsia"/>
          <w:sz w:val="24"/>
          <w:szCs w:val="24"/>
        </w:rPr>
        <w:t>；审核流平台和任务调度中心为系统依赖的基础服务；RabbitMq为消息中间件，系统通过RabbitMq与其他系统进行交互。</w:t>
      </w:r>
    </w:p>
    <w:p w14:paraId="7630ACE5" w14:textId="3A3A802B" w:rsidR="00842122" w:rsidRDefault="004134F2" w:rsidP="0030469F">
      <w:pPr>
        <w:pStyle w:val="3"/>
        <w:numPr>
          <w:ilvl w:val="2"/>
          <w:numId w:val="1"/>
        </w:numPr>
      </w:pPr>
      <w:r>
        <w:rPr>
          <w:rFonts w:hint="eastAsia"/>
        </w:rPr>
        <w:t xml:space="preserve"> </w:t>
      </w:r>
      <w:bookmarkStart w:id="86" w:name="_Toc36131285"/>
      <w:r w:rsidR="001D1DD1">
        <w:rPr>
          <w:rFonts w:hint="eastAsia"/>
        </w:rPr>
        <w:t>功能组成设计</w:t>
      </w:r>
      <w:bookmarkEnd w:id="86"/>
    </w:p>
    <w:p w14:paraId="74943EAC" w14:textId="0CF1165F"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根据3.2章节需求分析，对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sz w:val="24"/>
          <w:szCs w:val="24"/>
        </w:rPr>
        <w:tab/>
      </w:r>
      <w:r w:rsidR="007D3793" w:rsidRPr="00A30DE7">
        <w:rPr>
          <w:rFonts w:ascii="宋体" w:eastAsia="宋体" w:hAnsi="宋体" w:hint="eastAsia"/>
          <w:sz w:val="24"/>
          <w:szCs w:val="24"/>
        </w:rPr>
        <w:t>。图3.10为系统功能模块图。</w:t>
      </w:r>
    </w:p>
    <w:p w14:paraId="7E315496" w14:textId="780CC851" w:rsidR="00842122" w:rsidRDefault="002E24CA" w:rsidP="00842122">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581BC885" w14:textId="7EBA75F2" w:rsidR="002F5175" w:rsidRPr="00A30DE7" w:rsidRDefault="000F6210" w:rsidP="000F6210">
      <w:pPr>
        <w:jc w:val="center"/>
        <w:rPr>
          <w:rFonts w:ascii="宋体" w:eastAsia="宋体" w:hAnsi="宋体"/>
        </w:rPr>
      </w:pPr>
      <w:r w:rsidRPr="00A30DE7">
        <w:rPr>
          <w:rFonts w:ascii="宋体" w:eastAsia="宋体" w:hAnsi="宋体" w:hint="eastAsia"/>
        </w:rPr>
        <w:t>图3.10</w:t>
      </w:r>
      <w:r w:rsidRPr="00A30DE7">
        <w:rPr>
          <w:rFonts w:ascii="宋体" w:eastAsia="宋体" w:hAnsi="宋体"/>
        </w:rPr>
        <w:t xml:space="preserve"> </w:t>
      </w:r>
      <w:r w:rsidR="007D3793" w:rsidRPr="00A30DE7">
        <w:rPr>
          <w:rFonts w:ascii="宋体" w:eastAsia="宋体" w:hAnsi="宋体" w:hint="eastAsia"/>
        </w:rPr>
        <w:t>系统功能模块图</w:t>
      </w:r>
    </w:p>
    <w:p w14:paraId="02DF958D" w14:textId="77777777" w:rsidR="002F5175" w:rsidRPr="00842122" w:rsidRDefault="002F5175" w:rsidP="00842122"/>
    <w:p w14:paraId="6AD0F793" w14:textId="56DF201E" w:rsidR="00C57D6E" w:rsidRDefault="004134F2" w:rsidP="0030469F">
      <w:pPr>
        <w:pStyle w:val="3"/>
        <w:numPr>
          <w:ilvl w:val="2"/>
          <w:numId w:val="1"/>
        </w:numPr>
      </w:pPr>
      <w:r>
        <w:lastRenderedPageBreak/>
        <w:t xml:space="preserve"> </w:t>
      </w:r>
      <w:bookmarkStart w:id="87" w:name="_Toc36131286"/>
      <w:r w:rsidR="00364676">
        <w:rPr>
          <w:rFonts w:hint="eastAsia"/>
        </w:rPr>
        <w:t>部署</w:t>
      </w:r>
      <w:r w:rsidR="00842122">
        <w:rPr>
          <w:rFonts w:hint="eastAsia"/>
        </w:rPr>
        <w:t>设计</w:t>
      </w:r>
      <w:bookmarkStart w:id="88" w:name="_Toc25947932"/>
      <w:bookmarkEnd w:id="87"/>
    </w:p>
    <w:p w14:paraId="6C31689C" w14:textId="5C716211" w:rsidR="00BE4C33" w:rsidRDefault="002E24CA" w:rsidP="0057669F">
      <w:pPr>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11C1988D" w14:textId="302AED1A" w:rsidR="00B5567C" w:rsidRPr="00A30DE7" w:rsidRDefault="000F6210" w:rsidP="00B5567C">
      <w:pPr>
        <w:jc w:val="center"/>
        <w:rPr>
          <w:rFonts w:ascii="宋体" w:eastAsia="宋体" w:hAnsi="宋体"/>
        </w:rPr>
      </w:pPr>
      <w:r w:rsidRPr="00A30DE7">
        <w:rPr>
          <w:rFonts w:ascii="宋体" w:eastAsia="宋体" w:hAnsi="宋体" w:hint="eastAsia"/>
        </w:rPr>
        <w:t>图3.11</w:t>
      </w:r>
      <w:r w:rsidRPr="00A30DE7">
        <w:rPr>
          <w:rFonts w:ascii="宋体" w:eastAsia="宋体" w:hAnsi="宋体"/>
        </w:rPr>
        <w:t xml:space="preserve"> </w:t>
      </w:r>
      <w:r w:rsidRPr="00A30DE7">
        <w:rPr>
          <w:rFonts w:ascii="宋体" w:eastAsia="宋体" w:hAnsi="宋体" w:hint="eastAsia"/>
        </w:rPr>
        <w:t>部署设计</w:t>
      </w:r>
    </w:p>
    <w:p w14:paraId="1CB5E81A" w14:textId="1601610C"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图3.11为系统部署图，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应用部署在kubernetes集群中的worker节点上，</w:t>
      </w:r>
      <w:r w:rsidR="00FB1498">
        <w:rPr>
          <w:rFonts w:ascii="宋体" w:eastAsia="宋体" w:hAnsi="宋体"/>
          <w:sz w:val="24"/>
          <w:szCs w:val="24"/>
        </w:rPr>
        <w:t>P</w:t>
      </w:r>
      <w:r w:rsidR="00FB1498">
        <w:rPr>
          <w:rFonts w:ascii="宋体" w:eastAsia="宋体" w:hAnsi="宋体" w:hint="eastAsia"/>
          <w:sz w:val="24"/>
          <w:szCs w:val="24"/>
        </w:rPr>
        <w:t>od是kubernetes中最小的部署单元，P</w:t>
      </w:r>
      <w:r w:rsidR="00FB1498">
        <w:rPr>
          <w:rFonts w:ascii="宋体" w:eastAsia="宋体" w:hAnsi="宋体"/>
          <w:sz w:val="24"/>
          <w:szCs w:val="24"/>
        </w:rPr>
        <w:t>od</w:t>
      </w:r>
      <w:r w:rsidR="00FB1498">
        <w:rPr>
          <w:rFonts w:ascii="宋体" w:eastAsia="宋体" w:hAnsi="宋体" w:hint="eastAsia"/>
          <w:sz w:val="24"/>
          <w:szCs w:val="24"/>
        </w:rPr>
        <w:t>可以包含一个或者多个容器，部署在worker节点上的应用会以Pod的形式存在和管理。为了避免单点故障，应用需要以集群的方式进行部署。应用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Pr>
          <w:rFonts w:ascii="宋体" w:eastAsia="宋体" w:hAnsi="宋体" w:hint="eastAsia"/>
          <w:sz w:val="24"/>
          <w:szCs w:val="24"/>
        </w:rPr>
        <w:t>D</w:t>
      </w:r>
      <w:r>
        <w:rPr>
          <w:rFonts w:ascii="宋体" w:eastAsia="宋体" w:hAnsi="宋体"/>
          <w:sz w:val="24"/>
          <w:szCs w:val="24"/>
        </w:rPr>
        <w:t>ocker</w:t>
      </w:r>
      <w:r>
        <w:rPr>
          <w:rFonts w:ascii="宋体" w:eastAsia="宋体" w:hAnsi="宋体" w:hint="eastAsia"/>
          <w:sz w:val="24"/>
          <w:szCs w:val="24"/>
        </w:rPr>
        <w:t>+</w:t>
      </w:r>
      <w:r>
        <w:rPr>
          <w:rFonts w:ascii="宋体" w:eastAsia="宋体" w:hAnsi="宋体"/>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使用docker由如下原因：docker技术可以将服务容器化，能够屏蔽由于底层物理机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使用了docker之后，需要对docker中的容器进行管理，因此需要使用kubernetes，</w:t>
      </w:r>
      <w:r w:rsidR="0087297E">
        <w:rPr>
          <w:rFonts w:ascii="宋体" w:eastAsia="宋体" w:hAnsi="宋体" w:hint="eastAsia"/>
          <w:sz w:val="24"/>
          <w:szCs w:val="24"/>
        </w:rPr>
        <w:t>kubernetes可以对容器化的应用进行自动部署、扩容、管理、灰度升级等。</w:t>
      </w:r>
    </w:p>
    <w:p w14:paraId="79D6CC4B" w14:textId="216096DD" w:rsidR="00B5567C" w:rsidRPr="00A30DE7" w:rsidRDefault="0071278D" w:rsidP="00013980">
      <w:pPr>
        <w:spacing w:line="360" w:lineRule="auto"/>
        <w:ind w:firstLineChars="200" w:firstLine="480"/>
        <w:rPr>
          <w:ins w:id="89"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w:t>
      </w:r>
      <w:r w:rsidR="00FB3274" w:rsidRPr="00A30DE7">
        <w:rPr>
          <w:rFonts w:ascii="宋体" w:eastAsia="宋体" w:hAnsi="宋体" w:hint="eastAsia"/>
          <w:sz w:val="24"/>
          <w:szCs w:val="24"/>
        </w:rPr>
        <w:lastRenderedPageBreak/>
        <w:t>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48CD6BC0" w:rsidR="004C6632" w:rsidRDefault="004C6632" w:rsidP="0030469F">
      <w:pPr>
        <w:pStyle w:val="2"/>
        <w:numPr>
          <w:ilvl w:val="1"/>
          <w:numId w:val="1"/>
        </w:numPr>
      </w:pPr>
      <w:bookmarkStart w:id="90" w:name="_Toc36131287"/>
      <w:r>
        <w:rPr>
          <w:rFonts w:hint="eastAsia"/>
        </w:rPr>
        <w:t>数据库设计</w:t>
      </w:r>
      <w:bookmarkEnd w:id="88"/>
      <w:bookmarkEnd w:id="90"/>
    </w:p>
    <w:p w14:paraId="3EC194EB" w14:textId="06E11008"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。图3.12为实体关系图，如图所示，</w:t>
      </w:r>
      <w:r w:rsidR="00332E76" w:rsidRPr="00A30DE7">
        <w:rPr>
          <w:rFonts w:ascii="宋体" w:eastAsia="宋体" w:hAnsi="宋体" w:hint="eastAsia"/>
          <w:sz w:val="24"/>
          <w:szCs w:val="24"/>
        </w:rPr>
        <w:t>数据库的设计围绕着规则和对规则的操作类型展开。</w:t>
      </w:r>
      <w:r w:rsidR="006859BB" w:rsidRPr="00A30DE7">
        <w:rPr>
          <w:rFonts w:ascii="宋体" w:eastAsia="宋体" w:hAnsi="宋体" w:hint="eastAsia"/>
          <w:sz w:val="24"/>
          <w:szCs w:val="24"/>
        </w:rPr>
        <w:t>rule表</w:t>
      </w:r>
      <w:r w:rsidR="00523244" w:rsidRPr="00A30DE7">
        <w:rPr>
          <w:rFonts w:ascii="宋体" w:eastAsia="宋体" w:hAnsi="宋体" w:hint="eastAsia"/>
          <w:sz w:val="24"/>
          <w:szCs w:val="24"/>
        </w:rPr>
        <w:t>负责存储用户配置的规则。</w:t>
      </w:r>
      <w:r w:rsidR="006859BB" w:rsidRPr="00A30DE7">
        <w:rPr>
          <w:rFonts w:ascii="宋体" w:eastAsia="宋体" w:hAnsi="宋体" w:hint="eastAsia"/>
          <w:sz w:val="24"/>
          <w:szCs w:val="24"/>
        </w:rPr>
        <w:t>rule</w:t>
      </w:r>
      <w:r w:rsidR="006859BB" w:rsidRPr="00A30DE7">
        <w:rPr>
          <w:rFonts w:ascii="宋体" w:eastAsia="宋体" w:hAnsi="宋体"/>
          <w:sz w:val="24"/>
          <w:szCs w:val="24"/>
        </w:rPr>
        <w:t>_draft</w:t>
      </w:r>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负责存储审批通过之前的规则，审批通过之后的规则存放在r</w:t>
      </w:r>
      <w:r w:rsidR="006859BB" w:rsidRPr="00A30DE7">
        <w:rPr>
          <w:rFonts w:ascii="宋体" w:eastAsia="宋体" w:hAnsi="宋体"/>
          <w:sz w:val="24"/>
          <w:szCs w:val="24"/>
        </w:rPr>
        <w:t>ule</w:t>
      </w:r>
      <w:r w:rsidR="006859BB" w:rsidRPr="00A30DE7">
        <w:rPr>
          <w:rFonts w:ascii="宋体" w:eastAsia="宋体" w:hAnsi="宋体" w:hint="eastAsia"/>
          <w:sz w:val="24"/>
          <w:szCs w:val="24"/>
        </w:rPr>
        <w:t>表中，由于规则的审批可能会不通过，因此rule</w:t>
      </w:r>
      <w:r w:rsidR="006859BB" w:rsidRPr="00A30DE7">
        <w:rPr>
          <w:rFonts w:ascii="宋体" w:eastAsia="宋体" w:hAnsi="宋体"/>
          <w:sz w:val="24"/>
          <w:szCs w:val="24"/>
        </w:rPr>
        <w:t>_draft</w:t>
      </w:r>
      <w:r w:rsidR="006859BB" w:rsidRPr="00A30DE7">
        <w:rPr>
          <w:rFonts w:ascii="宋体" w:eastAsia="宋体" w:hAnsi="宋体" w:hint="eastAsia"/>
          <w:sz w:val="24"/>
          <w:szCs w:val="24"/>
        </w:rPr>
        <w:t>和r</w:t>
      </w:r>
      <w:r w:rsidR="006859BB" w:rsidRPr="00A30DE7">
        <w:rPr>
          <w:rFonts w:ascii="宋体" w:eastAsia="宋体" w:hAnsi="宋体"/>
          <w:sz w:val="24"/>
          <w:szCs w:val="24"/>
        </w:rPr>
        <w:t>ule</w:t>
      </w:r>
      <w:r w:rsidR="006859BB" w:rsidRPr="00A30DE7">
        <w:rPr>
          <w:rFonts w:ascii="宋体" w:eastAsia="宋体" w:hAnsi="宋体" w:hint="eastAsia"/>
          <w:sz w:val="24"/>
          <w:szCs w:val="24"/>
        </w:rPr>
        <w:t>的对应关系为1对</w:t>
      </w:r>
      <w:r w:rsidR="006859BB" w:rsidRPr="00A30DE7">
        <w:rPr>
          <w:rFonts w:ascii="宋体" w:eastAsia="宋体" w:hAnsi="宋体"/>
          <w:sz w:val="24"/>
          <w:szCs w:val="24"/>
        </w:rPr>
        <w:t>0</w:t>
      </w:r>
      <w:r w:rsidR="006859BB" w:rsidRPr="00A30DE7">
        <w:rPr>
          <w:rFonts w:ascii="宋体" w:eastAsia="宋体" w:hAnsi="宋体" w:hint="eastAsia"/>
          <w:sz w:val="24"/>
          <w:szCs w:val="24"/>
        </w:rPr>
        <w:t>或1。</w:t>
      </w:r>
      <w:r w:rsidR="00882592" w:rsidRPr="00A30DE7">
        <w:rPr>
          <w:rFonts w:ascii="宋体" w:eastAsia="宋体" w:hAnsi="宋体" w:hint="eastAsia"/>
          <w:sz w:val="24"/>
          <w:szCs w:val="24"/>
        </w:rPr>
        <w:t>rule_</w:t>
      </w:r>
      <w:r w:rsidR="00882592" w:rsidRPr="00A30DE7">
        <w:rPr>
          <w:rFonts w:ascii="宋体" w:eastAsia="宋体" w:hAnsi="宋体"/>
          <w:sz w:val="24"/>
          <w:szCs w:val="24"/>
        </w:rPr>
        <w:t>hit</w:t>
      </w:r>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，rule和rule</w:t>
      </w:r>
      <w:r w:rsidR="00642A84" w:rsidRPr="00A30DE7">
        <w:rPr>
          <w:rFonts w:ascii="宋体" w:eastAsia="宋体" w:hAnsi="宋体"/>
          <w:sz w:val="24"/>
          <w:szCs w:val="24"/>
        </w:rPr>
        <w:t>_hit</w:t>
      </w:r>
      <w:r w:rsidR="00642A84" w:rsidRPr="00A30DE7">
        <w:rPr>
          <w:rFonts w:ascii="宋体" w:eastAsia="宋体" w:hAnsi="宋体" w:hint="eastAsia"/>
          <w:sz w:val="24"/>
          <w:szCs w:val="24"/>
        </w:rPr>
        <w:t>的对应关系为1对N。</w:t>
      </w:r>
      <w:r w:rsidR="002E0F52" w:rsidRPr="00A30DE7">
        <w:rPr>
          <w:rFonts w:ascii="宋体" w:eastAsia="宋体" w:hAnsi="宋体" w:hint="eastAsia"/>
          <w:sz w:val="24"/>
          <w:szCs w:val="24"/>
        </w:rPr>
        <w:t>rule</w:t>
      </w:r>
      <w:r w:rsidR="002E0F52" w:rsidRPr="00A30DE7">
        <w:rPr>
          <w:rFonts w:ascii="宋体" w:eastAsia="宋体" w:hAnsi="宋体"/>
          <w:sz w:val="24"/>
          <w:szCs w:val="24"/>
        </w:rPr>
        <w:t>_not_hit</w:t>
      </w:r>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未命中规则的信息，rue和rule_</w:t>
      </w:r>
      <w:r w:rsidR="002E0F52" w:rsidRPr="00A30DE7">
        <w:rPr>
          <w:rFonts w:ascii="宋体" w:eastAsia="宋体" w:hAnsi="宋体"/>
          <w:sz w:val="24"/>
          <w:szCs w:val="24"/>
        </w:rPr>
        <w:t>hot_hit</w:t>
      </w:r>
      <w:r w:rsidR="002E0F52" w:rsidRPr="00A30DE7">
        <w:rPr>
          <w:rFonts w:ascii="宋体" w:eastAsia="宋体" w:hAnsi="宋体" w:hint="eastAsia"/>
          <w:sz w:val="24"/>
          <w:szCs w:val="24"/>
        </w:rPr>
        <w:t>的对应关系为1对N。</w:t>
      </w:r>
      <w:r w:rsidR="00E52242" w:rsidRPr="00A30DE7">
        <w:rPr>
          <w:rFonts w:ascii="宋体" w:eastAsia="宋体" w:hAnsi="宋体" w:hint="eastAsia"/>
          <w:sz w:val="24"/>
          <w:szCs w:val="24"/>
        </w:rPr>
        <w:t>action_execute表负责存储action执行之后的结果，一条规则可以有多个action，因此rule和action</w:t>
      </w:r>
      <w:r w:rsidR="00E52242" w:rsidRPr="00A30DE7">
        <w:rPr>
          <w:rFonts w:ascii="宋体" w:eastAsia="宋体" w:hAnsi="宋体"/>
          <w:sz w:val="24"/>
          <w:szCs w:val="24"/>
        </w:rPr>
        <w:t>_execute</w:t>
      </w:r>
      <w:r w:rsidR="00E52242" w:rsidRPr="00A30DE7">
        <w:rPr>
          <w:rFonts w:ascii="宋体" w:eastAsia="宋体" w:hAnsi="宋体" w:hint="eastAsia"/>
          <w:sz w:val="24"/>
          <w:szCs w:val="24"/>
        </w:rPr>
        <w:t>的对应关系为1对N。</w:t>
      </w:r>
      <w:r w:rsidR="003F405B" w:rsidRPr="00A30DE7">
        <w:rPr>
          <w:rFonts w:ascii="宋体" w:eastAsia="宋体" w:hAnsi="宋体" w:hint="eastAsia"/>
          <w:sz w:val="24"/>
          <w:szCs w:val="24"/>
        </w:rPr>
        <w:t>operate</w:t>
      </w:r>
      <w:r w:rsidR="0049670A" w:rsidRPr="00A30DE7">
        <w:rPr>
          <w:rFonts w:ascii="宋体" w:eastAsia="宋体" w:hAnsi="宋体"/>
          <w:sz w:val="24"/>
          <w:szCs w:val="24"/>
        </w:rPr>
        <w:t>_record</w:t>
      </w:r>
      <w:r w:rsidR="003F405B" w:rsidRPr="00A30DE7">
        <w:rPr>
          <w:rFonts w:ascii="宋体" w:eastAsia="宋体" w:hAnsi="宋体" w:hint="eastAsia"/>
          <w:sz w:val="24"/>
          <w:szCs w:val="24"/>
        </w:rPr>
        <w:t>表负责存储规则的修改记录，</w:t>
      </w:r>
      <w:r w:rsidR="0049670A" w:rsidRPr="00A30DE7">
        <w:rPr>
          <w:rFonts w:ascii="宋体" w:eastAsia="宋体" w:hAnsi="宋体" w:hint="eastAsia"/>
          <w:sz w:val="24"/>
          <w:szCs w:val="24"/>
        </w:rPr>
        <w:t>rule和operate_</w:t>
      </w:r>
      <w:r w:rsidR="0049670A" w:rsidRPr="00A30DE7">
        <w:rPr>
          <w:rFonts w:ascii="宋体" w:eastAsia="宋体" w:hAnsi="宋体"/>
          <w:sz w:val="24"/>
          <w:szCs w:val="24"/>
        </w:rPr>
        <w:t>record</w:t>
      </w:r>
      <w:r w:rsidR="0049670A" w:rsidRPr="00A30DE7">
        <w:rPr>
          <w:rFonts w:ascii="宋体" w:eastAsia="宋体" w:hAnsi="宋体" w:hint="eastAsia"/>
          <w:sz w:val="24"/>
          <w:szCs w:val="24"/>
        </w:rPr>
        <w:t>的对应关系为1对N。operator表负责存储操作人员信息，operator和operate</w:t>
      </w:r>
      <w:r w:rsidR="0049670A" w:rsidRPr="00A30DE7">
        <w:rPr>
          <w:rFonts w:ascii="宋体" w:eastAsia="宋体" w:hAnsi="宋体"/>
          <w:sz w:val="24"/>
          <w:szCs w:val="24"/>
        </w:rPr>
        <w:t>_record</w:t>
      </w:r>
      <w:r w:rsidR="0049670A" w:rsidRPr="00A30DE7">
        <w:rPr>
          <w:rFonts w:ascii="宋体" w:eastAsia="宋体" w:hAnsi="宋体" w:hint="eastAsia"/>
          <w:sz w:val="24"/>
          <w:szCs w:val="24"/>
        </w:rPr>
        <w:t>表的对应关系为1对N。</w:t>
      </w:r>
      <w:r w:rsidR="00A30DE7">
        <w:rPr>
          <w:rFonts w:ascii="宋体" w:eastAsia="宋体" w:hAnsi="宋体" w:hint="eastAsia"/>
          <w:sz w:val="24"/>
          <w:szCs w:val="24"/>
        </w:rPr>
        <w:t>图中还有一个</w:t>
      </w:r>
      <w:r w:rsidR="004D4E1C">
        <w:rPr>
          <w:rFonts w:ascii="宋体" w:eastAsia="宋体" w:hAnsi="宋体"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A30DE7">
        <w:rPr>
          <w:rFonts w:ascii="宋体" w:eastAsia="宋体" w:hAnsi="宋体" w:hint="eastAsia"/>
          <w:sz w:val="24"/>
          <w:szCs w:val="24"/>
        </w:rPr>
        <w:t>rule_</w:t>
      </w:r>
      <w:r w:rsidR="00505364" w:rsidRPr="00A30DE7">
        <w:rPr>
          <w:rFonts w:ascii="宋体" w:eastAsia="宋体" w:hAnsi="宋体"/>
          <w:sz w:val="24"/>
          <w:szCs w:val="24"/>
        </w:rPr>
        <w:t>hit</w:t>
      </w:r>
      <w:r w:rsidR="00505364">
        <w:rPr>
          <w:rFonts w:ascii="宋体" w:eastAsia="宋体" w:hAnsi="宋体" w:hint="eastAsia"/>
          <w:sz w:val="24"/>
          <w:szCs w:val="24"/>
        </w:rPr>
        <w:t>和</w:t>
      </w:r>
      <w:r w:rsidR="00505364" w:rsidRPr="00A30DE7">
        <w:rPr>
          <w:rFonts w:ascii="宋体" w:eastAsia="宋体" w:hAnsi="宋体" w:hint="eastAsia"/>
          <w:sz w:val="24"/>
          <w:szCs w:val="24"/>
        </w:rPr>
        <w:t>rule</w:t>
      </w:r>
      <w:r w:rsidR="00505364" w:rsidRPr="00A30DE7">
        <w:rPr>
          <w:rFonts w:ascii="宋体" w:eastAsia="宋体" w:hAnsi="宋体"/>
          <w:sz w:val="24"/>
          <w:szCs w:val="24"/>
        </w:rPr>
        <w:t>_not_hit</w:t>
      </w:r>
      <w:r w:rsidR="004D4E1C">
        <w:rPr>
          <w:rFonts w:ascii="宋体" w:eastAsia="宋体" w:hAnsi="宋体" w:hint="eastAsia"/>
          <w:sz w:val="24"/>
          <w:szCs w:val="24"/>
        </w:rPr>
        <w:t>有关联。order和rule</w:t>
      </w:r>
      <w:r w:rsidR="004D4E1C">
        <w:rPr>
          <w:rFonts w:ascii="宋体" w:eastAsia="宋体" w:hAnsi="宋体"/>
          <w:sz w:val="24"/>
          <w:szCs w:val="24"/>
        </w:rPr>
        <w:t>_hit</w:t>
      </w:r>
      <w:r w:rsidR="004D4E1C">
        <w:rPr>
          <w:rFonts w:ascii="宋体" w:eastAsia="宋体" w:hAnsi="宋体" w:hint="eastAsia"/>
          <w:sz w:val="24"/>
          <w:szCs w:val="24"/>
        </w:rPr>
        <w:t>的对应关系为1对N；order和rule</w:t>
      </w:r>
      <w:r w:rsidR="004D4E1C">
        <w:rPr>
          <w:rFonts w:ascii="宋体" w:eastAsia="宋体" w:hAnsi="宋体"/>
          <w:sz w:val="24"/>
          <w:szCs w:val="24"/>
        </w:rPr>
        <w:t>_not</w:t>
      </w:r>
      <w:r w:rsidR="004D4E1C">
        <w:rPr>
          <w:rFonts w:ascii="宋体" w:eastAsia="宋体" w:hAnsi="宋体" w:hint="eastAsia"/>
          <w:sz w:val="24"/>
          <w:szCs w:val="24"/>
        </w:rPr>
        <w:t>_</w:t>
      </w:r>
      <w:r w:rsidR="004D4E1C">
        <w:rPr>
          <w:rFonts w:ascii="宋体" w:eastAsia="宋体" w:hAnsi="宋体"/>
          <w:sz w:val="24"/>
          <w:szCs w:val="24"/>
        </w:rPr>
        <w:t>hit</w:t>
      </w:r>
      <w:r w:rsidR="004D4E1C">
        <w:rPr>
          <w:rFonts w:ascii="宋体" w:eastAsia="宋体" w:hAnsi="宋体" w:hint="eastAsia"/>
          <w:sz w:val="24"/>
          <w:szCs w:val="24"/>
        </w:rPr>
        <w:t>的对应关系为1对N。</w:t>
      </w:r>
    </w:p>
    <w:p w14:paraId="74077819" w14:textId="21B4EF39" w:rsidR="00141995" w:rsidRDefault="005B23DF" w:rsidP="00A30DE7">
      <w:pPr>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6CBAE7E" w14:textId="510FC035" w:rsidR="00141995" w:rsidRDefault="00141995" w:rsidP="00141995">
      <w:pPr>
        <w:pStyle w:val="a5"/>
        <w:ind w:left="708" w:firstLineChars="0" w:firstLine="0"/>
        <w:jc w:val="center"/>
        <w:rPr>
          <w:rFonts w:ascii="宋体" w:eastAsia="宋体" w:hAnsi="宋体"/>
        </w:rPr>
      </w:pPr>
      <w:r w:rsidRPr="00A30DE7">
        <w:rPr>
          <w:rFonts w:ascii="宋体" w:eastAsia="宋体" w:hAnsi="宋体" w:hint="eastAsia"/>
        </w:rPr>
        <w:t>图3.12</w:t>
      </w:r>
      <w:r w:rsidRPr="00A30DE7">
        <w:rPr>
          <w:rFonts w:ascii="宋体" w:eastAsia="宋体" w:hAnsi="宋体"/>
        </w:rPr>
        <w:t xml:space="preserve"> </w:t>
      </w:r>
      <w:bookmarkStart w:id="91" w:name="OLE_LINK2"/>
      <w:bookmarkStart w:id="92" w:name="OLE_LINK3"/>
      <w:r w:rsidRPr="00A30DE7">
        <w:rPr>
          <w:rFonts w:ascii="宋体" w:eastAsia="宋体" w:hAnsi="宋体" w:hint="eastAsia"/>
        </w:rPr>
        <w:t>实体关系图</w:t>
      </w:r>
      <w:bookmarkEnd w:id="91"/>
      <w:bookmarkEnd w:id="92"/>
    </w:p>
    <w:p w14:paraId="644D84CC" w14:textId="6A17FA82" w:rsidR="0010172E" w:rsidRPr="0010172E" w:rsidRDefault="0010172E" w:rsidP="0010172E">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58C587B" w:rsidR="008278ED" w:rsidRPr="0010172E" w:rsidRDefault="00F82694" w:rsidP="0010172E">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10172E" w:rsidRPr="0010172E">
        <w:rPr>
          <w:rFonts w:ascii="宋体" w:eastAsia="宋体" w:hAnsi="宋体" w:hint="eastAsia"/>
          <w:sz w:val="24"/>
          <w:szCs w:val="24"/>
        </w:rPr>
        <w:t>规则表rule存储审批通过的规则，其中check</w:t>
      </w:r>
      <w:r w:rsidR="0010172E">
        <w:rPr>
          <w:rFonts w:ascii="宋体" w:eastAsia="宋体" w:hAnsi="宋体" w:hint="eastAsia"/>
          <w:sz w:val="24"/>
          <w:szCs w:val="24"/>
        </w:rPr>
        <w:t>_</w:t>
      </w:r>
      <w:r w:rsidR="0010172E">
        <w:rPr>
          <w:rFonts w:ascii="宋体" w:eastAsia="宋体" w:hAnsi="宋体"/>
          <w:sz w:val="24"/>
          <w:szCs w:val="24"/>
        </w:rPr>
        <w:t>rules</w:t>
      </w:r>
      <w:r w:rsidR="0010172E">
        <w:rPr>
          <w:rFonts w:ascii="宋体" w:eastAsia="宋体" w:hAnsi="宋体" w:hint="eastAsia"/>
          <w:sz w:val="24"/>
          <w:szCs w:val="24"/>
        </w:rPr>
        <w:t>存储校验规则，Actions存储执行动作，</w:t>
      </w:r>
      <w:r w:rsidR="00AE5BCB">
        <w:rPr>
          <w:rFonts w:ascii="宋体" w:eastAsia="宋体" w:hAnsi="宋体" w:hint="eastAsia"/>
          <w:sz w:val="24"/>
          <w:szCs w:val="24"/>
        </w:rPr>
        <w:t>构建完成之后的规则通过转换成JSON的形式存储在表中，使用的时候再转换成需要的对象。</w:t>
      </w:r>
      <w:r w:rsidR="0010172E" w:rsidRPr="0010172E">
        <w:rPr>
          <w:rFonts w:ascii="宋体" w:eastAsia="宋体" w:hAnsi="宋体"/>
          <w:sz w:val="24"/>
          <w:szCs w:val="24"/>
        </w:rPr>
        <w:t xml:space="preserve"> </w:t>
      </w:r>
      <w:r w:rsidR="0010172E" w:rsidRPr="0010172E">
        <w:rPr>
          <w:rFonts w:ascii="宋体" w:eastAsia="宋体" w:hAnsi="宋体" w:hint="eastAsia"/>
          <w:sz w:val="24"/>
          <w:szCs w:val="24"/>
        </w:rPr>
        <w:t>r</w:t>
      </w:r>
      <w:r w:rsidR="0010172E" w:rsidRPr="0010172E">
        <w:rPr>
          <w:rFonts w:ascii="宋体" w:eastAsia="宋体" w:hAnsi="宋体"/>
          <w:sz w:val="24"/>
          <w:szCs w:val="24"/>
        </w:rPr>
        <w:t>ule</w:t>
      </w:r>
      <w:r w:rsidR="0010172E" w:rsidRPr="0010172E">
        <w:rPr>
          <w:rFonts w:ascii="宋体" w:eastAsia="宋体" w:hAnsi="宋体" w:hint="eastAsia"/>
          <w:sz w:val="24"/>
          <w:szCs w:val="24"/>
        </w:rPr>
        <w:t>表结构如3.21所示</w:t>
      </w:r>
      <w:r w:rsidR="0010172E">
        <w:rPr>
          <w:rFonts w:ascii="宋体" w:eastAsia="宋体" w:hAnsi="宋体" w:hint="eastAsia"/>
          <w:sz w:val="24"/>
          <w:szCs w:val="24"/>
        </w:rPr>
        <w:t>。</w:t>
      </w:r>
    </w:p>
    <w:p w14:paraId="4BD002BA" w14:textId="1617941E" w:rsidR="000F6210" w:rsidRPr="00444355" w:rsidRDefault="000F6210" w:rsidP="000F6210">
      <w:pPr>
        <w:jc w:val="center"/>
        <w:rPr>
          <w:rFonts w:ascii="宋体" w:eastAsia="宋体" w:hAnsi="宋体"/>
        </w:rPr>
      </w:pPr>
      <w:r w:rsidRPr="00444355">
        <w:rPr>
          <w:rFonts w:ascii="宋体" w:eastAsia="宋体" w:hAnsi="宋体" w:hint="eastAsia"/>
        </w:rPr>
        <w:t>表3.21</w:t>
      </w:r>
      <w:r w:rsidR="00444355" w:rsidRPr="00444355">
        <w:rPr>
          <w:rFonts w:ascii="宋体" w:eastAsia="宋体" w:hAnsi="宋体"/>
        </w:rPr>
        <w:t xml:space="preserve"> </w:t>
      </w:r>
      <w:r w:rsidR="00444355" w:rsidRPr="00444355">
        <w:rPr>
          <w:rFonts w:ascii="宋体" w:eastAsia="宋体" w:hAnsi="宋体" w:hint="eastAsia"/>
        </w:rPr>
        <w:t>rule表结构</w:t>
      </w:r>
    </w:p>
    <w:tbl>
      <w:tblPr>
        <w:tblStyle w:val="af3"/>
        <w:tblW w:w="0" w:type="auto"/>
        <w:jc w:val="center"/>
        <w:tblLook w:val="04A0" w:firstRow="1" w:lastRow="0" w:firstColumn="1" w:lastColumn="0" w:noHBand="0" w:noVBand="1"/>
      </w:tblPr>
      <w:tblGrid>
        <w:gridCol w:w="2447"/>
        <w:gridCol w:w="2102"/>
        <w:gridCol w:w="1836"/>
        <w:gridCol w:w="1911"/>
      </w:tblGrid>
      <w:tr w:rsidR="00897CAF" w14:paraId="630EFCAD" w14:textId="77777777" w:rsidTr="00897CAF">
        <w:trPr>
          <w:jc w:val="center"/>
        </w:trPr>
        <w:tc>
          <w:tcPr>
            <w:tcW w:w="2447" w:type="dxa"/>
          </w:tcPr>
          <w:p w14:paraId="288A3AD7" w14:textId="5C942406" w:rsidR="00897CAF" w:rsidRPr="00444355" w:rsidRDefault="00897CAF" w:rsidP="004C6632">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4C6632">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4C6632">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4C6632">
            <w:pPr>
              <w:rPr>
                <w:rFonts w:ascii="宋体" w:eastAsia="宋体" w:hAnsi="宋体"/>
              </w:rPr>
            </w:pPr>
            <w:r w:rsidRPr="00444355">
              <w:rPr>
                <w:rFonts w:ascii="宋体" w:eastAsia="宋体" w:hAnsi="宋体" w:hint="eastAsia"/>
              </w:rPr>
              <w:t>描述</w:t>
            </w:r>
          </w:p>
        </w:tc>
      </w:tr>
      <w:tr w:rsidR="00897CAF" w14:paraId="61A96C93" w14:textId="77777777" w:rsidTr="00897CAF">
        <w:trPr>
          <w:jc w:val="center"/>
        </w:trPr>
        <w:tc>
          <w:tcPr>
            <w:tcW w:w="2447" w:type="dxa"/>
          </w:tcPr>
          <w:p w14:paraId="5100718E" w14:textId="2B3A7B1C" w:rsidR="00897CAF" w:rsidRPr="00444355" w:rsidRDefault="00897CAF" w:rsidP="004C6632">
            <w:pPr>
              <w:rPr>
                <w:rFonts w:ascii="宋体" w:eastAsia="宋体" w:hAnsi="宋体"/>
              </w:rPr>
            </w:pPr>
            <w:r w:rsidRPr="00444355">
              <w:rPr>
                <w:rFonts w:ascii="宋体" w:eastAsia="宋体" w:hAnsi="宋体" w:hint="eastAsia"/>
              </w:rPr>
              <w:t>id</w:t>
            </w:r>
          </w:p>
        </w:tc>
        <w:tc>
          <w:tcPr>
            <w:tcW w:w="2102" w:type="dxa"/>
          </w:tcPr>
          <w:p w14:paraId="19114654" w14:textId="6E0991C5"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36" w:type="dxa"/>
          </w:tcPr>
          <w:p w14:paraId="0C013624" w14:textId="74EB5B5E" w:rsidR="00897CAF" w:rsidRPr="00444355" w:rsidRDefault="00897CAF" w:rsidP="004C6632">
            <w:pPr>
              <w:rPr>
                <w:rFonts w:ascii="宋体" w:eastAsia="宋体" w:hAnsi="宋体"/>
              </w:rPr>
            </w:pPr>
            <w:bookmarkStart w:id="93" w:name="OLE_LINK11"/>
            <w:bookmarkStart w:id="94" w:name="OLE_LINK12"/>
            <w:r>
              <w:rPr>
                <w:rFonts w:ascii="宋体" w:eastAsia="宋体" w:hAnsi="宋体" w:hint="eastAsia"/>
              </w:rPr>
              <w:t>否</w:t>
            </w:r>
            <w:bookmarkEnd w:id="93"/>
            <w:bookmarkEnd w:id="94"/>
          </w:p>
        </w:tc>
        <w:tc>
          <w:tcPr>
            <w:tcW w:w="1911" w:type="dxa"/>
          </w:tcPr>
          <w:p w14:paraId="46C3D404" w14:textId="36A8FD11" w:rsidR="00897CAF" w:rsidRPr="00444355" w:rsidRDefault="00897CAF" w:rsidP="004C6632">
            <w:pPr>
              <w:rPr>
                <w:rFonts w:ascii="宋体" w:eastAsia="宋体" w:hAnsi="宋体"/>
              </w:rPr>
            </w:pPr>
            <w:r w:rsidRPr="00444355">
              <w:rPr>
                <w:rFonts w:ascii="宋体" w:eastAsia="宋体" w:hAnsi="宋体" w:hint="eastAsia"/>
              </w:rPr>
              <w:t>规则id</w:t>
            </w:r>
          </w:p>
        </w:tc>
      </w:tr>
      <w:tr w:rsidR="00897CAF" w14:paraId="6DB5923C" w14:textId="77777777" w:rsidTr="00897CAF">
        <w:trPr>
          <w:jc w:val="center"/>
        </w:trPr>
        <w:tc>
          <w:tcPr>
            <w:tcW w:w="2447" w:type="dxa"/>
          </w:tcPr>
          <w:p w14:paraId="3BB73C6A" w14:textId="13FB83F9" w:rsidR="00897CAF" w:rsidRPr="00444355" w:rsidRDefault="00897CAF" w:rsidP="004C6632">
            <w:pPr>
              <w:rPr>
                <w:rFonts w:ascii="宋体" w:eastAsia="宋体" w:hAnsi="宋体"/>
              </w:rPr>
            </w:pPr>
            <w:r w:rsidRPr="00444355">
              <w:rPr>
                <w:rFonts w:ascii="宋体" w:eastAsia="宋体" w:hAnsi="宋体" w:hint="eastAsia"/>
              </w:rPr>
              <w:t>type</w:t>
            </w:r>
          </w:p>
        </w:tc>
        <w:tc>
          <w:tcPr>
            <w:tcW w:w="2102" w:type="dxa"/>
          </w:tcPr>
          <w:p w14:paraId="7F956F64" w14:textId="618B2F19" w:rsidR="00897CAF" w:rsidRPr="00444355" w:rsidRDefault="00897CAF" w:rsidP="004C6632">
            <w:pPr>
              <w:rPr>
                <w:rFonts w:ascii="宋体" w:eastAsia="宋体" w:hAnsi="宋体"/>
              </w:rPr>
            </w:pPr>
            <w:r w:rsidRPr="00444355">
              <w:rPr>
                <w:rFonts w:ascii="宋体" w:eastAsia="宋体" w:hAnsi="宋体" w:hint="eastAsia"/>
              </w:rPr>
              <w:t>int</w:t>
            </w:r>
          </w:p>
        </w:tc>
        <w:tc>
          <w:tcPr>
            <w:tcW w:w="1836" w:type="dxa"/>
          </w:tcPr>
          <w:p w14:paraId="3EDC3751" w14:textId="4FC42180"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4C6632">
            <w:pPr>
              <w:rPr>
                <w:rFonts w:ascii="宋体" w:eastAsia="宋体" w:hAnsi="宋体"/>
              </w:rPr>
            </w:pPr>
            <w:r w:rsidRPr="00444355">
              <w:rPr>
                <w:rFonts w:ascii="宋体" w:eastAsia="宋体" w:hAnsi="宋体" w:hint="eastAsia"/>
              </w:rPr>
              <w:t>场景类型</w:t>
            </w:r>
          </w:p>
        </w:tc>
      </w:tr>
      <w:tr w:rsidR="00897CAF" w14:paraId="4F158CDF" w14:textId="77777777" w:rsidTr="00897CAF">
        <w:trPr>
          <w:jc w:val="center"/>
        </w:trPr>
        <w:tc>
          <w:tcPr>
            <w:tcW w:w="2447" w:type="dxa"/>
          </w:tcPr>
          <w:p w14:paraId="69B7F9B0" w14:textId="4CB8F7DF" w:rsidR="00897CAF" w:rsidRPr="00444355" w:rsidRDefault="00897CAF" w:rsidP="004C6632">
            <w:pPr>
              <w:rPr>
                <w:rFonts w:ascii="宋体" w:eastAsia="宋体" w:hAnsi="宋体"/>
              </w:rPr>
            </w:pPr>
            <w:r w:rsidRPr="00444355">
              <w:rPr>
                <w:rFonts w:ascii="宋体" w:eastAsia="宋体" w:hAnsi="宋体" w:hint="eastAsia"/>
              </w:rPr>
              <w:t>description</w:t>
            </w:r>
          </w:p>
        </w:tc>
        <w:tc>
          <w:tcPr>
            <w:tcW w:w="2102" w:type="dxa"/>
          </w:tcPr>
          <w:p w14:paraId="51F2B25F" w14:textId="340B0C32" w:rsidR="00897CAF" w:rsidRPr="00444355" w:rsidRDefault="00897CAF" w:rsidP="004C6632">
            <w:pPr>
              <w:rPr>
                <w:rFonts w:ascii="宋体" w:eastAsia="宋体" w:hAnsi="宋体"/>
              </w:rPr>
            </w:pPr>
            <w:r w:rsidRPr="00444355">
              <w:rPr>
                <w:rFonts w:ascii="宋体" w:eastAsia="宋体" w:hAnsi="宋体" w:hint="eastAsia"/>
              </w:rPr>
              <w:t>i</w:t>
            </w:r>
            <w:r w:rsidRPr="00444355">
              <w:rPr>
                <w:rFonts w:ascii="宋体" w:eastAsia="宋体" w:hAnsi="宋体"/>
              </w:rPr>
              <w:t>nt</w:t>
            </w:r>
          </w:p>
        </w:tc>
        <w:tc>
          <w:tcPr>
            <w:tcW w:w="1836" w:type="dxa"/>
          </w:tcPr>
          <w:p w14:paraId="1E191E76" w14:textId="31EEDC17" w:rsidR="00897CAF" w:rsidRPr="00444355" w:rsidRDefault="00897CAF" w:rsidP="004C6632">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4C6632">
            <w:pPr>
              <w:rPr>
                <w:rFonts w:ascii="宋体" w:eastAsia="宋体" w:hAnsi="宋体"/>
              </w:rPr>
            </w:pPr>
            <w:r w:rsidRPr="00444355">
              <w:rPr>
                <w:rFonts w:ascii="宋体" w:eastAsia="宋体" w:hAnsi="宋体" w:hint="eastAsia"/>
              </w:rPr>
              <w:t>场景码</w:t>
            </w:r>
          </w:p>
        </w:tc>
      </w:tr>
      <w:tr w:rsidR="00897CAF" w14:paraId="4FCED118" w14:textId="77777777" w:rsidTr="00897CAF">
        <w:trPr>
          <w:jc w:val="center"/>
        </w:trPr>
        <w:tc>
          <w:tcPr>
            <w:tcW w:w="2447" w:type="dxa"/>
          </w:tcPr>
          <w:p w14:paraId="08CA2739" w14:textId="34FD5E79" w:rsidR="00897CAF" w:rsidRPr="00444355" w:rsidRDefault="00897CAF" w:rsidP="004C6632">
            <w:pPr>
              <w:rPr>
                <w:rFonts w:ascii="宋体" w:eastAsia="宋体" w:hAnsi="宋体"/>
              </w:rPr>
            </w:pPr>
            <w:r w:rsidRPr="00444355">
              <w:rPr>
                <w:rFonts w:ascii="宋体" w:eastAsia="宋体" w:hAnsi="宋体"/>
              </w:rPr>
              <w:t>Trade_node</w:t>
            </w:r>
          </w:p>
        </w:tc>
        <w:tc>
          <w:tcPr>
            <w:tcW w:w="2102" w:type="dxa"/>
          </w:tcPr>
          <w:p w14:paraId="4E4F71E0" w14:textId="3A791B94" w:rsidR="00897CAF" w:rsidRPr="00444355" w:rsidRDefault="00897CAF" w:rsidP="004C6632">
            <w:pPr>
              <w:rPr>
                <w:rFonts w:ascii="宋体" w:eastAsia="宋体" w:hAnsi="宋体"/>
              </w:rPr>
            </w:pPr>
            <w:r w:rsidRPr="00444355">
              <w:rPr>
                <w:rFonts w:ascii="宋体" w:eastAsia="宋体" w:hAnsi="宋体"/>
              </w:rPr>
              <w:t>Varchar</w:t>
            </w:r>
          </w:p>
        </w:tc>
        <w:tc>
          <w:tcPr>
            <w:tcW w:w="1836" w:type="dxa"/>
          </w:tcPr>
          <w:p w14:paraId="0651CC5C" w14:textId="337E2217"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4C6632">
            <w:pPr>
              <w:rPr>
                <w:rFonts w:ascii="宋体" w:eastAsia="宋体" w:hAnsi="宋体"/>
              </w:rPr>
            </w:pPr>
            <w:r w:rsidRPr="00444355">
              <w:rPr>
                <w:rFonts w:ascii="宋体" w:eastAsia="宋体" w:hAnsi="宋体" w:hint="eastAsia"/>
              </w:rPr>
              <w:t>主场景</w:t>
            </w:r>
          </w:p>
        </w:tc>
      </w:tr>
      <w:tr w:rsidR="00897CAF" w14:paraId="35DC8FC1" w14:textId="77777777" w:rsidTr="00897CAF">
        <w:trPr>
          <w:jc w:val="center"/>
        </w:trPr>
        <w:tc>
          <w:tcPr>
            <w:tcW w:w="2447" w:type="dxa"/>
          </w:tcPr>
          <w:p w14:paraId="4C38590A" w14:textId="384FA1F9"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tart_trade_node</w:t>
            </w:r>
          </w:p>
        </w:tc>
        <w:tc>
          <w:tcPr>
            <w:tcW w:w="2102" w:type="dxa"/>
          </w:tcPr>
          <w:p w14:paraId="28BCADE0" w14:textId="1A947B18" w:rsidR="00897CAF" w:rsidRPr="00444355" w:rsidRDefault="00897CAF" w:rsidP="004C6632">
            <w:pPr>
              <w:rPr>
                <w:rFonts w:ascii="宋体" w:eastAsia="宋体" w:hAnsi="宋体"/>
              </w:rPr>
            </w:pPr>
            <w:r w:rsidRPr="00444355">
              <w:rPr>
                <w:rFonts w:ascii="宋体" w:eastAsia="宋体" w:hAnsi="宋体"/>
              </w:rPr>
              <w:t>V</w:t>
            </w:r>
            <w:r w:rsidRPr="00444355">
              <w:rPr>
                <w:rFonts w:ascii="宋体" w:eastAsia="宋体" w:hAnsi="宋体" w:hint="eastAsia"/>
              </w:rPr>
              <w:t>archar</w:t>
            </w:r>
          </w:p>
        </w:tc>
        <w:tc>
          <w:tcPr>
            <w:tcW w:w="1836" w:type="dxa"/>
          </w:tcPr>
          <w:p w14:paraId="7172D10F" w14:textId="4FD0F8C3"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4C6632">
            <w:pPr>
              <w:rPr>
                <w:rFonts w:ascii="宋体" w:eastAsia="宋体" w:hAnsi="宋体"/>
              </w:rPr>
            </w:pPr>
            <w:r w:rsidRPr="00444355">
              <w:rPr>
                <w:rFonts w:ascii="宋体" w:eastAsia="宋体" w:hAnsi="宋体" w:hint="eastAsia"/>
              </w:rPr>
              <w:t>业务开始节点</w:t>
            </w:r>
          </w:p>
        </w:tc>
      </w:tr>
      <w:tr w:rsidR="00897CAF" w14:paraId="2C3960FA" w14:textId="77777777" w:rsidTr="00897CAF">
        <w:trPr>
          <w:jc w:val="center"/>
        </w:trPr>
        <w:tc>
          <w:tcPr>
            <w:tcW w:w="2447" w:type="dxa"/>
          </w:tcPr>
          <w:p w14:paraId="6983AA57" w14:textId="12FE6AAB" w:rsidR="00897CAF" w:rsidRPr="00444355" w:rsidRDefault="00897CAF" w:rsidP="004C6632">
            <w:pPr>
              <w:rPr>
                <w:rFonts w:ascii="宋体" w:eastAsia="宋体" w:hAnsi="宋体"/>
              </w:rPr>
            </w:pPr>
            <w:r w:rsidRPr="00444355">
              <w:rPr>
                <w:rFonts w:ascii="宋体" w:eastAsia="宋体" w:hAnsi="宋体"/>
              </w:rPr>
              <w:t>E</w:t>
            </w:r>
            <w:r w:rsidRPr="00444355">
              <w:rPr>
                <w:rFonts w:ascii="宋体" w:eastAsia="宋体" w:hAnsi="宋体" w:hint="eastAsia"/>
              </w:rPr>
              <w:t>nd_</w:t>
            </w:r>
            <w:r w:rsidRPr="00444355">
              <w:rPr>
                <w:rFonts w:ascii="宋体" w:eastAsia="宋体" w:hAnsi="宋体"/>
              </w:rPr>
              <w:t>trade_node</w:t>
            </w:r>
          </w:p>
        </w:tc>
        <w:tc>
          <w:tcPr>
            <w:tcW w:w="2102" w:type="dxa"/>
          </w:tcPr>
          <w:p w14:paraId="7B2AB387" w14:textId="4199386A" w:rsidR="00897CAF" w:rsidRPr="00444355" w:rsidRDefault="00897CAF" w:rsidP="004C6632">
            <w:pPr>
              <w:rPr>
                <w:rFonts w:ascii="宋体" w:eastAsia="宋体" w:hAnsi="宋体"/>
              </w:rPr>
            </w:pPr>
            <w:r w:rsidRPr="00444355">
              <w:rPr>
                <w:rFonts w:ascii="宋体" w:eastAsia="宋体" w:hAnsi="宋体"/>
              </w:rPr>
              <w:t>Varchar</w:t>
            </w:r>
          </w:p>
        </w:tc>
        <w:tc>
          <w:tcPr>
            <w:tcW w:w="1836" w:type="dxa"/>
          </w:tcPr>
          <w:p w14:paraId="76F61196" w14:textId="75DFB790"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4C6632">
            <w:pPr>
              <w:rPr>
                <w:rFonts w:ascii="宋体" w:eastAsia="宋体" w:hAnsi="宋体"/>
              </w:rPr>
            </w:pPr>
            <w:r w:rsidRPr="00444355">
              <w:rPr>
                <w:rFonts w:ascii="宋体" w:eastAsia="宋体" w:hAnsi="宋体" w:hint="eastAsia"/>
              </w:rPr>
              <w:t>业务结束节点</w:t>
            </w:r>
          </w:p>
        </w:tc>
      </w:tr>
      <w:tr w:rsidR="00897CAF" w14:paraId="16229C28" w14:textId="77777777" w:rsidTr="00897CAF">
        <w:trPr>
          <w:jc w:val="center"/>
        </w:trPr>
        <w:tc>
          <w:tcPr>
            <w:tcW w:w="2447" w:type="dxa"/>
          </w:tcPr>
          <w:p w14:paraId="304A2CB0" w14:textId="55CD9A0C" w:rsidR="00897CAF" w:rsidRPr="00444355" w:rsidRDefault="00897CAF" w:rsidP="004C6632">
            <w:pPr>
              <w:rPr>
                <w:rFonts w:ascii="宋体" w:eastAsia="宋体" w:hAnsi="宋体"/>
              </w:rPr>
            </w:pPr>
            <w:r w:rsidRPr="00444355">
              <w:rPr>
                <w:rFonts w:ascii="宋体" w:eastAsia="宋体" w:hAnsi="宋体"/>
              </w:rPr>
              <w:t>T</w:t>
            </w:r>
            <w:r w:rsidRPr="00444355">
              <w:rPr>
                <w:rFonts w:ascii="宋体" w:eastAsia="宋体" w:hAnsi="宋体" w:hint="eastAsia"/>
              </w:rPr>
              <w:t>rigger_</w:t>
            </w:r>
            <w:r w:rsidRPr="00444355">
              <w:rPr>
                <w:rFonts w:ascii="宋体" w:eastAsia="宋体" w:hAnsi="宋体"/>
              </w:rPr>
              <w:t>event</w:t>
            </w:r>
          </w:p>
        </w:tc>
        <w:tc>
          <w:tcPr>
            <w:tcW w:w="2102" w:type="dxa"/>
          </w:tcPr>
          <w:p w14:paraId="28A13BEC" w14:textId="157261DC" w:rsidR="00897CAF" w:rsidRPr="00444355" w:rsidRDefault="00897CAF" w:rsidP="004C6632">
            <w:pPr>
              <w:rPr>
                <w:rFonts w:ascii="宋体" w:eastAsia="宋体" w:hAnsi="宋体"/>
              </w:rPr>
            </w:pPr>
            <w:r w:rsidRPr="00444355">
              <w:rPr>
                <w:rFonts w:ascii="宋体" w:eastAsia="宋体" w:hAnsi="宋体"/>
              </w:rPr>
              <w:t>Varchar</w:t>
            </w:r>
          </w:p>
        </w:tc>
        <w:tc>
          <w:tcPr>
            <w:tcW w:w="1836" w:type="dxa"/>
          </w:tcPr>
          <w:p w14:paraId="7926E92B" w14:textId="237DB4B7"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4C6632">
            <w:pPr>
              <w:rPr>
                <w:rFonts w:ascii="宋体" w:eastAsia="宋体" w:hAnsi="宋体"/>
              </w:rPr>
            </w:pPr>
            <w:r w:rsidRPr="00444355">
              <w:rPr>
                <w:rFonts w:ascii="宋体" w:eastAsia="宋体" w:hAnsi="宋体" w:hint="eastAsia"/>
              </w:rPr>
              <w:t>触发事件</w:t>
            </w:r>
          </w:p>
        </w:tc>
      </w:tr>
      <w:tr w:rsidR="00897CAF" w14:paraId="1F326B9F" w14:textId="77777777" w:rsidTr="00897CAF">
        <w:trPr>
          <w:jc w:val="center"/>
        </w:trPr>
        <w:tc>
          <w:tcPr>
            <w:tcW w:w="2447" w:type="dxa"/>
          </w:tcPr>
          <w:p w14:paraId="6EDC3ED5" w14:textId="7FEB4F7F"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tatus</w:t>
            </w:r>
          </w:p>
        </w:tc>
        <w:tc>
          <w:tcPr>
            <w:tcW w:w="2102" w:type="dxa"/>
          </w:tcPr>
          <w:p w14:paraId="126362AC" w14:textId="3804D305"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nt</w:t>
            </w:r>
          </w:p>
        </w:tc>
        <w:tc>
          <w:tcPr>
            <w:tcW w:w="1836" w:type="dxa"/>
          </w:tcPr>
          <w:p w14:paraId="02AEA456" w14:textId="51534EF1"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4C6632">
            <w:pPr>
              <w:rPr>
                <w:rFonts w:ascii="宋体" w:eastAsia="宋体" w:hAnsi="宋体"/>
              </w:rPr>
            </w:pPr>
            <w:r w:rsidRPr="00444355">
              <w:rPr>
                <w:rFonts w:ascii="宋体" w:eastAsia="宋体" w:hAnsi="宋体" w:hint="eastAsia"/>
              </w:rPr>
              <w:t>规则状态</w:t>
            </w:r>
          </w:p>
        </w:tc>
      </w:tr>
      <w:tr w:rsidR="00897CAF" w14:paraId="15B4A007" w14:textId="77777777" w:rsidTr="00897CAF">
        <w:trPr>
          <w:jc w:val="center"/>
        </w:trPr>
        <w:tc>
          <w:tcPr>
            <w:tcW w:w="2447" w:type="dxa"/>
          </w:tcPr>
          <w:p w14:paraId="5519D122" w14:textId="6C335AC3" w:rsidR="00897CAF" w:rsidRPr="00444355" w:rsidRDefault="00897CAF" w:rsidP="00B42A94">
            <w:pPr>
              <w:rPr>
                <w:rFonts w:ascii="宋体" w:eastAsia="宋体" w:hAnsi="宋体"/>
              </w:rPr>
            </w:pPr>
            <w:r w:rsidRPr="00444355">
              <w:rPr>
                <w:rFonts w:ascii="宋体" w:eastAsia="宋体" w:hAnsi="宋体"/>
              </w:rPr>
              <w:t>S</w:t>
            </w:r>
            <w:r w:rsidRPr="00444355">
              <w:rPr>
                <w:rFonts w:ascii="宋体" w:eastAsia="宋体" w:hAnsi="宋体" w:hint="eastAsia"/>
              </w:rPr>
              <w:t>tart_time</w:t>
            </w:r>
          </w:p>
        </w:tc>
        <w:tc>
          <w:tcPr>
            <w:tcW w:w="2102" w:type="dxa"/>
          </w:tcPr>
          <w:p w14:paraId="5A78EDCD" w14:textId="395A1CF2"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36" w:type="dxa"/>
          </w:tcPr>
          <w:p w14:paraId="2313673D" w14:textId="1BC643C9"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4C6632">
            <w:pPr>
              <w:rPr>
                <w:rFonts w:ascii="宋体" w:eastAsia="宋体" w:hAnsi="宋体"/>
              </w:rPr>
            </w:pPr>
            <w:r w:rsidRPr="00444355">
              <w:rPr>
                <w:rFonts w:ascii="宋体" w:eastAsia="宋体" w:hAnsi="宋体" w:hint="eastAsia"/>
              </w:rPr>
              <w:t>开始时间</w:t>
            </w:r>
          </w:p>
        </w:tc>
      </w:tr>
      <w:tr w:rsidR="00897CAF" w14:paraId="54F3082D" w14:textId="77777777" w:rsidTr="00897CAF">
        <w:trPr>
          <w:jc w:val="center"/>
        </w:trPr>
        <w:tc>
          <w:tcPr>
            <w:tcW w:w="2447" w:type="dxa"/>
          </w:tcPr>
          <w:p w14:paraId="783C0226" w14:textId="1C4A17AC" w:rsidR="00897CAF" w:rsidRPr="00444355" w:rsidRDefault="00897CAF" w:rsidP="004C6632">
            <w:pPr>
              <w:rPr>
                <w:rFonts w:ascii="宋体" w:eastAsia="宋体" w:hAnsi="宋体"/>
              </w:rPr>
            </w:pPr>
            <w:r w:rsidRPr="00444355">
              <w:rPr>
                <w:rFonts w:ascii="宋体" w:eastAsia="宋体" w:hAnsi="宋体"/>
              </w:rPr>
              <w:t>E</w:t>
            </w:r>
            <w:r w:rsidRPr="00444355">
              <w:rPr>
                <w:rFonts w:ascii="宋体" w:eastAsia="宋体" w:hAnsi="宋体" w:hint="eastAsia"/>
              </w:rPr>
              <w:t>nd_time</w:t>
            </w:r>
          </w:p>
        </w:tc>
        <w:tc>
          <w:tcPr>
            <w:tcW w:w="2102" w:type="dxa"/>
          </w:tcPr>
          <w:p w14:paraId="312B536F" w14:textId="2D7D1BEC" w:rsidR="00897CAF" w:rsidRPr="00444355" w:rsidRDefault="00897CAF" w:rsidP="004C6632">
            <w:pPr>
              <w:rPr>
                <w:rFonts w:ascii="宋体" w:eastAsia="宋体" w:hAnsi="宋体"/>
              </w:rPr>
            </w:pPr>
            <w:r w:rsidRPr="00444355">
              <w:rPr>
                <w:rFonts w:ascii="宋体" w:eastAsia="宋体" w:hAnsi="宋体" w:hint="eastAsia"/>
              </w:rPr>
              <w:t>Long</w:t>
            </w:r>
          </w:p>
        </w:tc>
        <w:tc>
          <w:tcPr>
            <w:tcW w:w="1836" w:type="dxa"/>
          </w:tcPr>
          <w:p w14:paraId="6AABCCAE" w14:textId="1E986483"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4C6632">
            <w:pPr>
              <w:rPr>
                <w:rFonts w:ascii="宋体" w:eastAsia="宋体" w:hAnsi="宋体"/>
              </w:rPr>
            </w:pPr>
            <w:r w:rsidRPr="00444355">
              <w:rPr>
                <w:rFonts w:ascii="宋体" w:eastAsia="宋体" w:hAnsi="宋体" w:hint="eastAsia"/>
              </w:rPr>
              <w:t>结束时间</w:t>
            </w:r>
          </w:p>
        </w:tc>
      </w:tr>
      <w:tr w:rsidR="00897CAF" w14:paraId="736F4618" w14:textId="77777777" w:rsidTr="00897CAF">
        <w:trPr>
          <w:jc w:val="center"/>
        </w:trPr>
        <w:tc>
          <w:tcPr>
            <w:tcW w:w="2447" w:type="dxa"/>
          </w:tcPr>
          <w:p w14:paraId="3935C27D" w14:textId="6AA74CA0" w:rsidR="00897CAF" w:rsidRPr="00444355" w:rsidRDefault="00897CAF" w:rsidP="004C6632">
            <w:pPr>
              <w:rPr>
                <w:rFonts w:ascii="宋体" w:eastAsia="宋体" w:hAnsi="宋体"/>
              </w:rPr>
            </w:pPr>
            <w:r w:rsidRPr="00444355">
              <w:rPr>
                <w:rFonts w:ascii="宋体" w:eastAsia="宋体" w:hAnsi="宋体"/>
              </w:rPr>
              <w:t>C</w:t>
            </w:r>
            <w:r w:rsidRPr="00444355">
              <w:rPr>
                <w:rFonts w:ascii="宋体" w:eastAsia="宋体" w:hAnsi="宋体" w:hint="eastAsia"/>
              </w:rPr>
              <w:t>heck</w:t>
            </w:r>
            <w:r w:rsidRPr="00444355">
              <w:rPr>
                <w:rFonts w:ascii="宋体" w:eastAsia="宋体" w:hAnsi="宋体"/>
              </w:rPr>
              <w:t>_rules</w:t>
            </w:r>
          </w:p>
        </w:tc>
        <w:tc>
          <w:tcPr>
            <w:tcW w:w="2102" w:type="dxa"/>
          </w:tcPr>
          <w:p w14:paraId="5E73177D" w14:textId="187CEC40" w:rsidR="00897CAF" w:rsidRPr="00444355" w:rsidRDefault="00897CAF" w:rsidP="004C6632">
            <w:pPr>
              <w:rPr>
                <w:rFonts w:ascii="宋体" w:eastAsia="宋体" w:hAnsi="宋体"/>
              </w:rPr>
            </w:pPr>
            <w:r w:rsidRPr="00444355">
              <w:rPr>
                <w:rFonts w:ascii="宋体" w:eastAsia="宋体" w:hAnsi="宋体"/>
              </w:rPr>
              <w:t>Text</w:t>
            </w:r>
          </w:p>
        </w:tc>
        <w:tc>
          <w:tcPr>
            <w:tcW w:w="1836" w:type="dxa"/>
          </w:tcPr>
          <w:p w14:paraId="0F74A91F" w14:textId="3786E2B5"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4C6632">
            <w:pPr>
              <w:rPr>
                <w:rFonts w:ascii="宋体" w:eastAsia="宋体" w:hAnsi="宋体"/>
              </w:rPr>
            </w:pPr>
            <w:r w:rsidRPr="00444355">
              <w:rPr>
                <w:rFonts w:ascii="宋体" w:eastAsia="宋体" w:hAnsi="宋体" w:hint="eastAsia"/>
              </w:rPr>
              <w:t>校验规则</w:t>
            </w:r>
          </w:p>
        </w:tc>
      </w:tr>
      <w:tr w:rsidR="00897CAF" w14:paraId="2A3ED142" w14:textId="77777777" w:rsidTr="00897CAF">
        <w:trPr>
          <w:jc w:val="center"/>
        </w:trPr>
        <w:tc>
          <w:tcPr>
            <w:tcW w:w="2447" w:type="dxa"/>
          </w:tcPr>
          <w:p w14:paraId="656D817E" w14:textId="3B7EF2B4" w:rsidR="00897CAF" w:rsidRPr="00444355" w:rsidRDefault="00897CAF" w:rsidP="004C6632">
            <w:pPr>
              <w:rPr>
                <w:rFonts w:ascii="宋体" w:eastAsia="宋体" w:hAnsi="宋体"/>
              </w:rPr>
            </w:pPr>
            <w:r w:rsidRPr="00444355">
              <w:rPr>
                <w:rFonts w:ascii="宋体" w:eastAsia="宋体" w:hAnsi="宋体"/>
              </w:rPr>
              <w:t>A</w:t>
            </w:r>
            <w:r w:rsidRPr="00444355">
              <w:rPr>
                <w:rFonts w:ascii="宋体" w:eastAsia="宋体" w:hAnsi="宋体" w:hint="eastAsia"/>
              </w:rPr>
              <w:t>ctions</w:t>
            </w:r>
          </w:p>
        </w:tc>
        <w:tc>
          <w:tcPr>
            <w:tcW w:w="2102" w:type="dxa"/>
          </w:tcPr>
          <w:p w14:paraId="350DA221" w14:textId="2D0DD129" w:rsidR="00897CAF" w:rsidRPr="00444355" w:rsidRDefault="00897CAF" w:rsidP="004C6632">
            <w:pPr>
              <w:rPr>
                <w:rFonts w:ascii="宋体" w:eastAsia="宋体" w:hAnsi="宋体"/>
              </w:rPr>
            </w:pPr>
            <w:r w:rsidRPr="00444355">
              <w:rPr>
                <w:rFonts w:ascii="宋体" w:eastAsia="宋体" w:hAnsi="宋体" w:hint="eastAsia"/>
              </w:rPr>
              <w:t>Text</w:t>
            </w:r>
          </w:p>
        </w:tc>
        <w:tc>
          <w:tcPr>
            <w:tcW w:w="1836" w:type="dxa"/>
          </w:tcPr>
          <w:p w14:paraId="615645A1" w14:textId="05123E95"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4C6632">
            <w:pPr>
              <w:rPr>
                <w:rFonts w:ascii="宋体" w:eastAsia="宋体" w:hAnsi="宋体"/>
              </w:rPr>
            </w:pPr>
            <w:r w:rsidRPr="00444355">
              <w:rPr>
                <w:rFonts w:ascii="宋体" w:eastAsia="宋体" w:hAnsi="宋体" w:hint="eastAsia"/>
              </w:rPr>
              <w:t>触发行为</w:t>
            </w:r>
          </w:p>
        </w:tc>
      </w:tr>
    </w:tbl>
    <w:p w14:paraId="1D202189" w14:textId="74B35431" w:rsidR="0090018B" w:rsidRDefault="0090018B" w:rsidP="0090018B"/>
    <w:p w14:paraId="1EB1CA53" w14:textId="625286AC" w:rsidR="0090018B" w:rsidRPr="00CA2FE1" w:rsidRDefault="00F82694" w:rsidP="00F82694">
      <w:pPr>
        <w:spacing w:line="360" w:lineRule="auto"/>
        <w:ind w:firstLineChars="200" w:firstLine="480"/>
        <w:rPr>
          <w:rFonts w:ascii="宋体" w:eastAsia="宋体" w:hAnsi="宋体"/>
          <w:sz w:val="24"/>
          <w:szCs w:val="24"/>
        </w:rPr>
      </w:pPr>
      <w:r w:rsidRPr="00CA2FE1">
        <w:rPr>
          <w:rFonts w:ascii="宋体" w:eastAsia="宋体" w:hAnsi="宋体" w:hint="eastAsia"/>
          <w:sz w:val="24"/>
          <w:szCs w:val="24"/>
        </w:rPr>
        <w:t>（2）</w:t>
      </w:r>
      <w:r w:rsidR="00DC5871" w:rsidRPr="00CA2FE1">
        <w:rPr>
          <w:rFonts w:ascii="宋体" w:eastAsia="宋体" w:hAnsi="宋体" w:hint="eastAsia"/>
          <w:sz w:val="24"/>
          <w:szCs w:val="24"/>
        </w:rPr>
        <w:t>规则草稿表</w:t>
      </w:r>
      <w:r w:rsidRPr="00CA2FE1">
        <w:rPr>
          <w:rFonts w:ascii="宋体" w:eastAsia="宋体" w:hAnsi="宋体" w:hint="eastAsia"/>
          <w:sz w:val="24"/>
          <w:szCs w:val="24"/>
        </w:rPr>
        <w:t>rule</w:t>
      </w:r>
      <w:r w:rsidRPr="00CA2FE1">
        <w:rPr>
          <w:rFonts w:ascii="宋体" w:eastAsia="宋体" w:hAnsi="宋体"/>
          <w:sz w:val="24"/>
          <w:szCs w:val="24"/>
        </w:rPr>
        <w:t>_draft</w:t>
      </w:r>
      <w:r w:rsidRPr="00CA2FE1">
        <w:rPr>
          <w:rFonts w:ascii="宋体" w:eastAsia="宋体" w:hAnsi="宋体" w:hint="eastAsia"/>
          <w:sz w:val="24"/>
          <w:szCs w:val="24"/>
        </w:rPr>
        <w:t>负责存储规则审核信息，</w:t>
      </w:r>
      <w:r w:rsidR="00C41D10" w:rsidRPr="00CA2FE1">
        <w:rPr>
          <w:rFonts w:ascii="宋体" w:eastAsia="宋体" w:hAnsi="宋体" w:hint="eastAsia"/>
          <w:sz w:val="24"/>
          <w:szCs w:val="24"/>
        </w:rPr>
        <w:t>只有当规则审核通过</w:t>
      </w:r>
      <w:r w:rsidR="00C41D10" w:rsidRPr="00CA2FE1">
        <w:rPr>
          <w:rFonts w:ascii="宋体" w:eastAsia="宋体" w:hAnsi="宋体" w:hint="eastAsia"/>
          <w:sz w:val="24"/>
          <w:szCs w:val="24"/>
        </w:rPr>
        <w:lastRenderedPageBreak/>
        <w:t>之后才能将规则存入</w:t>
      </w:r>
      <w:r w:rsidR="0031362A" w:rsidRPr="00CA2FE1">
        <w:rPr>
          <w:rFonts w:ascii="宋体" w:eastAsia="宋体" w:hAnsi="宋体" w:hint="eastAsia"/>
          <w:sz w:val="24"/>
          <w:szCs w:val="24"/>
        </w:rPr>
        <w:t>rule表</w:t>
      </w:r>
      <w:r w:rsidR="00C96674" w:rsidRPr="00CA2FE1">
        <w:rPr>
          <w:rFonts w:ascii="宋体" w:eastAsia="宋体" w:hAnsi="宋体" w:hint="eastAsia"/>
          <w:sz w:val="24"/>
          <w:szCs w:val="24"/>
        </w:rPr>
        <w:t>。</w:t>
      </w:r>
      <w:r w:rsidR="00113D19" w:rsidRPr="00CA2FE1">
        <w:rPr>
          <w:rFonts w:ascii="宋体" w:eastAsia="宋体" w:hAnsi="宋体" w:hint="eastAsia"/>
          <w:sz w:val="24"/>
          <w:szCs w:val="24"/>
        </w:rPr>
        <w:t>rule</w:t>
      </w:r>
      <w:r w:rsidR="00113D19" w:rsidRPr="00CA2FE1">
        <w:rPr>
          <w:rFonts w:ascii="宋体" w:eastAsia="宋体" w:hAnsi="宋体"/>
          <w:sz w:val="24"/>
          <w:szCs w:val="24"/>
        </w:rPr>
        <w:t>_draft</w:t>
      </w:r>
      <w:r w:rsidR="00113D19" w:rsidRPr="00CA2FE1">
        <w:rPr>
          <w:rFonts w:ascii="宋体" w:eastAsia="宋体" w:hAnsi="宋体" w:hint="eastAsia"/>
          <w:sz w:val="24"/>
          <w:szCs w:val="24"/>
        </w:rPr>
        <w:t>和rule表的结构相同，</w:t>
      </w:r>
      <w:r w:rsidR="00527C68" w:rsidRPr="00CA2FE1">
        <w:rPr>
          <w:rFonts w:ascii="宋体" w:eastAsia="宋体" w:hAnsi="宋体" w:hint="eastAsia"/>
          <w:sz w:val="24"/>
          <w:szCs w:val="24"/>
        </w:rPr>
        <w:t>数据上可能存在冗余，但这样设计的好处在于审核中的规则不会影响到已经投入使用的规则，</w:t>
      </w:r>
      <w:r w:rsidR="00CA2FE1">
        <w:rPr>
          <w:rFonts w:ascii="宋体" w:eastAsia="宋体" w:hAnsi="宋体" w:hint="eastAsia"/>
          <w:sz w:val="24"/>
          <w:szCs w:val="24"/>
        </w:rPr>
        <w:t>在</w:t>
      </w:r>
      <w:r w:rsidR="00527C68" w:rsidRPr="00CA2FE1">
        <w:rPr>
          <w:rFonts w:ascii="宋体" w:eastAsia="宋体" w:hAnsi="宋体" w:hint="eastAsia"/>
          <w:sz w:val="24"/>
          <w:szCs w:val="24"/>
        </w:rPr>
        <w:t>边界上有明显的区分，不易出错；同时rule</w:t>
      </w:r>
      <w:r w:rsidR="00527C68" w:rsidRPr="00CA2FE1">
        <w:rPr>
          <w:rFonts w:ascii="宋体" w:eastAsia="宋体" w:hAnsi="宋体"/>
          <w:sz w:val="24"/>
          <w:szCs w:val="24"/>
        </w:rPr>
        <w:t>_draft</w:t>
      </w:r>
      <w:r w:rsidR="00527C68" w:rsidRPr="00CA2FE1">
        <w:rPr>
          <w:rFonts w:ascii="宋体" w:eastAsia="宋体" w:hAnsi="宋体" w:hint="eastAsia"/>
          <w:sz w:val="24"/>
          <w:szCs w:val="24"/>
        </w:rPr>
        <w:t>可以保存</w:t>
      </w:r>
      <w:r w:rsidR="00CA2FE1">
        <w:rPr>
          <w:rFonts w:ascii="宋体" w:eastAsia="宋体" w:hAnsi="宋体" w:hint="eastAsia"/>
          <w:sz w:val="24"/>
          <w:szCs w:val="24"/>
        </w:rPr>
        <w:t>历史</w:t>
      </w:r>
      <w:r w:rsidR="00527C68" w:rsidRPr="00CA2FE1">
        <w:rPr>
          <w:rFonts w:ascii="宋体" w:eastAsia="宋体" w:hAnsi="宋体" w:hint="eastAsia"/>
          <w:sz w:val="24"/>
          <w:szCs w:val="24"/>
        </w:rPr>
        <w:t>提交审核的规则，能够辅助用户进行决策。</w:t>
      </w:r>
      <w:r w:rsidR="00CA2FE1">
        <w:rPr>
          <w:rFonts w:ascii="宋体" w:eastAsia="宋体" w:hAnsi="宋体" w:hint="eastAsia"/>
          <w:sz w:val="24"/>
          <w:szCs w:val="24"/>
        </w:rPr>
        <w:t>rule</w:t>
      </w:r>
      <w:r w:rsidR="00CA2FE1">
        <w:rPr>
          <w:rFonts w:ascii="宋体" w:eastAsia="宋体" w:hAnsi="宋体"/>
          <w:sz w:val="24"/>
          <w:szCs w:val="24"/>
        </w:rPr>
        <w:t>_draft</w:t>
      </w:r>
      <w:r w:rsidR="00CA2FE1">
        <w:rPr>
          <w:rFonts w:ascii="宋体" w:eastAsia="宋体" w:hAnsi="宋体" w:hint="eastAsia"/>
          <w:sz w:val="24"/>
          <w:szCs w:val="24"/>
        </w:rPr>
        <w:t>表结构如图</w:t>
      </w:r>
      <w:r w:rsidR="007205D7">
        <w:rPr>
          <w:rFonts w:ascii="宋体" w:eastAsia="宋体" w:hAnsi="宋体" w:hint="eastAsia"/>
          <w:sz w:val="24"/>
          <w:szCs w:val="24"/>
        </w:rPr>
        <w:t>3.22</w:t>
      </w:r>
      <w:r w:rsidR="00CA2FE1">
        <w:rPr>
          <w:rFonts w:ascii="宋体" w:eastAsia="宋体" w:hAnsi="宋体" w:hint="eastAsia"/>
          <w:sz w:val="24"/>
          <w:szCs w:val="24"/>
        </w:rPr>
        <w:t>所示</w:t>
      </w:r>
      <w:r w:rsidR="007205D7">
        <w:rPr>
          <w:rFonts w:ascii="宋体" w:eastAsia="宋体" w:hAnsi="宋体" w:hint="eastAsia"/>
          <w:sz w:val="24"/>
          <w:szCs w:val="24"/>
        </w:rPr>
        <w:t>。</w:t>
      </w:r>
    </w:p>
    <w:p w14:paraId="3D7651C1" w14:textId="63C7D19B" w:rsidR="000F6210" w:rsidRPr="00444355" w:rsidRDefault="000F6210" w:rsidP="000F6210">
      <w:pPr>
        <w:jc w:val="center"/>
        <w:rPr>
          <w:rFonts w:ascii="宋体" w:eastAsia="宋体" w:hAnsi="宋体"/>
        </w:rPr>
      </w:pPr>
      <w:r w:rsidRPr="00444355">
        <w:rPr>
          <w:rFonts w:ascii="宋体" w:eastAsia="宋体" w:hAnsi="宋体" w:hint="eastAsia"/>
        </w:rPr>
        <w:t>表3.22</w:t>
      </w:r>
      <w:r w:rsidR="00444355" w:rsidRPr="00444355">
        <w:rPr>
          <w:rFonts w:ascii="宋体" w:eastAsia="宋体" w:hAnsi="宋体"/>
        </w:rPr>
        <w:t xml:space="preserve"> </w:t>
      </w:r>
      <w:r w:rsidR="00444355" w:rsidRPr="00444355">
        <w:rPr>
          <w:rFonts w:ascii="宋体" w:eastAsia="宋体" w:hAnsi="宋体" w:hint="eastAsia"/>
        </w:rPr>
        <w:t>rule</w:t>
      </w:r>
      <w:r w:rsidR="00444355" w:rsidRPr="00444355">
        <w:rPr>
          <w:rFonts w:ascii="宋体" w:eastAsia="宋体" w:hAnsi="宋体"/>
        </w:rPr>
        <w:t>_draft</w:t>
      </w:r>
      <w:r w:rsidR="00444355" w:rsidRPr="00444355">
        <w:rPr>
          <w:rFonts w:ascii="宋体" w:eastAsia="宋体" w:hAnsi="宋体" w:hint="eastAsia"/>
        </w:rPr>
        <w:t>表结构</w:t>
      </w:r>
    </w:p>
    <w:tbl>
      <w:tblPr>
        <w:tblStyle w:val="af3"/>
        <w:tblW w:w="0" w:type="auto"/>
        <w:jc w:val="center"/>
        <w:tblLook w:val="04A0" w:firstRow="1" w:lastRow="0" w:firstColumn="1" w:lastColumn="0" w:noHBand="0" w:noVBand="1"/>
      </w:tblPr>
      <w:tblGrid>
        <w:gridCol w:w="2447"/>
        <w:gridCol w:w="2102"/>
        <w:gridCol w:w="1836"/>
        <w:gridCol w:w="1911"/>
      </w:tblGrid>
      <w:tr w:rsidR="00897CAF" w14:paraId="4D9B9356" w14:textId="77777777" w:rsidTr="00897CAF">
        <w:trPr>
          <w:jc w:val="center"/>
        </w:trPr>
        <w:tc>
          <w:tcPr>
            <w:tcW w:w="2447" w:type="dxa"/>
          </w:tcPr>
          <w:p w14:paraId="40DD5552" w14:textId="77777777" w:rsidR="00897CAF" w:rsidRPr="00444355" w:rsidRDefault="00897CAF" w:rsidP="00F73733">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F73733">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F73733">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F73733">
            <w:pPr>
              <w:rPr>
                <w:rFonts w:ascii="宋体" w:eastAsia="宋体" w:hAnsi="宋体"/>
              </w:rPr>
            </w:pPr>
            <w:r w:rsidRPr="00444355">
              <w:rPr>
                <w:rFonts w:ascii="宋体" w:eastAsia="宋体" w:hAnsi="宋体" w:hint="eastAsia"/>
              </w:rPr>
              <w:t>描述</w:t>
            </w:r>
          </w:p>
        </w:tc>
      </w:tr>
      <w:tr w:rsidR="00897CAF" w14:paraId="2489704F" w14:textId="77777777" w:rsidTr="00897CAF">
        <w:trPr>
          <w:jc w:val="center"/>
        </w:trPr>
        <w:tc>
          <w:tcPr>
            <w:tcW w:w="2447" w:type="dxa"/>
          </w:tcPr>
          <w:p w14:paraId="6470213B" w14:textId="77777777" w:rsidR="00897CAF" w:rsidRPr="00444355" w:rsidRDefault="00897CAF" w:rsidP="00F73733">
            <w:pPr>
              <w:rPr>
                <w:rFonts w:ascii="宋体" w:eastAsia="宋体" w:hAnsi="宋体"/>
              </w:rPr>
            </w:pPr>
            <w:r w:rsidRPr="00444355">
              <w:rPr>
                <w:rFonts w:ascii="宋体" w:eastAsia="宋体" w:hAnsi="宋体" w:hint="eastAsia"/>
              </w:rPr>
              <w:t>id</w:t>
            </w:r>
          </w:p>
        </w:tc>
        <w:tc>
          <w:tcPr>
            <w:tcW w:w="2102" w:type="dxa"/>
          </w:tcPr>
          <w:p w14:paraId="3CB7D037" w14:textId="77777777" w:rsidR="00897CAF" w:rsidRPr="00444355" w:rsidRDefault="00897CAF" w:rsidP="00F73733">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36" w:type="dxa"/>
          </w:tcPr>
          <w:p w14:paraId="1444C203" w14:textId="37F7A268"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F73733">
            <w:pPr>
              <w:rPr>
                <w:rFonts w:ascii="宋体" w:eastAsia="宋体" w:hAnsi="宋体"/>
              </w:rPr>
            </w:pPr>
            <w:r w:rsidRPr="00444355">
              <w:rPr>
                <w:rFonts w:ascii="宋体" w:eastAsia="宋体" w:hAnsi="宋体" w:hint="eastAsia"/>
              </w:rPr>
              <w:t>规则id</w:t>
            </w:r>
          </w:p>
        </w:tc>
      </w:tr>
      <w:tr w:rsidR="00897CAF" w14:paraId="7C0A9374" w14:textId="77777777" w:rsidTr="00897CAF">
        <w:trPr>
          <w:jc w:val="center"/>
        </w:trPr>
        <w:tc>
          <w:tcPr>
            <w:tcW w:w="2447" w:type="dxa"/>
          </w:tcPr>
          <w:p w14:paraId="47A63EF8" w14:textId="77777777" w:rsidR="00897CAF" w:rsidRPr="00444355" w:rsidRDefault="00897CAF" w:rsidP="00F73733">
            <w:pPr>
              <w:rPr>
                <w:rFonts w:ascii="宋体" w:eastAsia="宋体" w:hAnsi="宋体"/>
              </w:rPr>
            </w:pPr>
            <w:r w:rsidRPr="00444355">
              <w:rPr>
                <w:rFonts w:ascii="宋体" w:eastAsia="宋体" w:hAnsi="宋体" w:hint="eastAsia"/>
              </w:rPr>
              <w:t>type</w:t>
            </w:r>
          </w:p>
        </w:tc>
        <w:tc>
          <w:tcPr>
            <w:tcW w:w="2102" w:type="dxa"/>
          </w:tcPr>
          <w:p w14:paraId="4FCA99BE" w14:textId="77777777" w:rsidR="00897CAF" w:rsidRPr="00444355" w:rsidRDefault="00897CAF" w:rsidP="00F73733">
            <w:pPr>
              <w:rPr>
                <w:rFonts w:ascii="宋体" w:eastAsia="宋体" w:hAnsi="宋体"/>
              </w:rPr>
            </w:pPr>
            <w:r w:rsidRPr="00444355">
              <w:rPr>
                <w:rFonts w:ascii="宋体" w:eastAsia="宋体" w:hAnsi="宋体" w:hint="eastAsia"/>
              </w:rPr>
              <w:t>int</w:t>
            </w:r>
          </w:p>
        </w:tc>
        <w:tc>
          <w:tcPr>
            <w:tcW w:w="1836" w:type="dxa"/>
          </w:tcPr>
          <w:p w14:paraId="4D92CE8C" w14:textId="11082FCE"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F73733">
            <w:pPr>
              <w:rPr>
                <w:rFonts w:ascii="宋体" w:eastAsia="宋体" w:hAnsi="宋体"/>
              </w:rPr>
            </w:pPr>
            <w:r w:rsidRPr="00444355">
              <w:rPr>
                <w:rFonts w:ascii="宋体" w:eastAsia="宋体" w:hAnsi="宋体" w:hint="eastAsia"/>
              </w:rPr>
              <w:t>场景类型</w:t>
            </w:r>
          </w:p>
        </w:tc>
      </w:tr>
      <w:tr w:rsidR="00897CAF" w14:paraId="04387B12" w14:textId="77777777" w:rsidTr="00897CAF">
        <w:trPr>
          <w:jc w:val="center"/>
        </w:trPr>
        <w:tc>
          <w:tcPr>
            <w:tcW w:w="2447" w:type="dxa"/>
          </w:tcPr>
          <w:p w14:paraId="3CC7C00D" w14:textId="77777777" w:rsidR="00897CAF" w:rsidRPr="00444355" w:rsidRDefault="00897CAF" w:rsidP="00F73733">
            <w:pPr>
              <w:rPr>
                <w:rFonts w:ascii="宋体" w:eastAsia="宋体" w:hAnsi="宋体"/>
              </w:rPr>
            </w:pPr>
            <w:r w:rsidRPr="00444355">
              <w:rPr>
                <w:rFonts w:ascii="宋体" w:eastAsia="宋体" w:hAnsi="宋体" w:hint="eastAsia"/>
              </w:rPr>
              <w:t>description</w:t>
            </w:r>
          </w:p>
        </w:tc>
        <w:tc>
          <w:tcPr>
            <w:tcW w:w="2102" w:type="dxa"/>
          </w:tcPr>
          <w:p w14:paraId="561F96C0" w14:textId="77777777" w:rsidR="00897CAF" w:rsidRPr="00444355" w:rsidRDefault="00897CAF" w:rsidP="00F73733">
            <w:pPr>
              <w:rPr>
                <w:rFonts w:ascii="宋体" w:eastAsia="宋体" w:hAnsi="宋体"/>
              </w:rPr>
            </w:pPr>
            <w:r w:rsidRPr="00444355">
              <w:rPr>
                <w:rFonts w:ascii="宋体" w:eastAsia="宋体" w:hAnsi="宋体" w:hint="eastAsia"/>
              </w:rPr>
              <w:t>i</w:t>
            </w:r>
            <w:r w:rsidRPr="00444355">
              <w:rPr>
                <w:rFonts w:ascii="宋体" w:eastAsia="宋体" w:hAnsi="宋体"/>
              </w:rPr>
              <w:t>nt</w:t>
            </w:r>
          </w:p>
        </w:tc>
        <w:tc>
          <w:tcPr>
            <w:tcW w:w="1836" w:type="dxa"/>
          </w:tcPr>
          <w:p w14:paraId="773252FB" w14:textId="1714ECBD" w:rsidR="00897CAF" w:rsidRPr="00444355" w:rsidRDefault="00897CAF" w:rsidP="00F73733">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F73733">
            <w:pPr>
              <w:rPr>
                <w:rFonts w:ascii="宋体" w:eastAsia="宋体" w:hAnsi="宋体"/>
              </w:rPr>
            </w:pPr>
            <w:r w:rsidRPr="00444355">
              <w:rPr>
                <w:rFonts w:ascii="宋体" w:eastAsia="宋体" w:hAnsi="宋体" w:hint="eastAsia"/>
              </w:rPr>
              <w:t>场景码</w:t>
            </w:r>
          </w:p>
        </w:tc>
      </w:tr>
      <w:tr w:rsidR="00897CAF" w14:paraId="60F2D750" w14:textId="77777777" w:rsidTr="00897CAF">
        <w:trPr>
          <w:jc w:val="center"/>
        </w:trPr>
        <w:tc>
          <w:tcPr>
            <w:tcW w:w="2447" w:type="dxa"/>
          </w:tcPr>
          <w:p w14:paraId="05D615FE" w14:textId="77777777" w:rsidR="00897CAF" w:rsidRPr="00444355" w:rsidRDefault="00897CAF" w:rsidP="00F73733">
            <w:pPr>
              <w:rPr>
                <w:rFonts w:ascii="宋体" w:eastAsia="宋体" w:hAnsi="宋体"/>
              </w:rPr>
            </w:pPr>
            <w:r w:rsidRPr="00444355">
              <w:rPr>
                <w:rFonts w:ascii="宋体" w:eastAsia="宋体" w:hAnsi="宋体"/>
              </w:rPr>
              <w:t>Trade_node</w:t>
            </w:r>
          </w:p>
        </w:tc>
        <w:tc>
          <w:tcPr>
            <w:tcW w:w="2102" w:type="dxa"/>
          </w:tcPr>
          <w:p w14:paraId="01166A73" w14:textId="77777777" w:rsidR="00897CAF" w:rsidRPr="00444355" w:rsidRDefault="00897CAF" w:rsidP="00F73733">
            <w:pPr>
              <w:rPr>
                <w:rFonts w:ascii="宋体" w:eastAsia="宋体" w:hAnsi="宋体"/>
              </w:rPr>
            </w:pPr>
            <w:r w:rsidRPr="00444355">
              <w:rPr>
                <w:rFonts w:ascii="宋体" w:eastAsia="宋体" w:hAnsi="宋体"/>
              </w:rPr>
              <w:t>Varchar</w:t>
            </w:r>
          </w:p>
        </w:tc>
        <w:tc>
          <w:tcPr>
            <w:tcW w:w="1836" w:type="dxa"/>
          </w:tcPr>
          <w:p w14:paraId="6BF5A5FB" w14:textId="18CAC4C3"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F73733">
            <w:pPr>
              <w:rPr>
                <w:rFonts w:ascii="宋体" w:eastAsia="宋体" w:hAnsi="宋体"/>
              </w:rPr>
            </w:pPr>
            <w:r w:rsidRPr="00444355">
              <w:rPr>
                <w:rFonts w:ascii="宋体" w:eastAsia="宋体" w:hAnsi="宋体" w:hint="eastAsia"/>
              </w:rPr>
              <w:t>主场景</w:t>
            </w:r>
          </w:p>
        </w:tc>
      </w:tr>
      <w:tr w:rsidR="00897CAF" w14:paraId="5363D9D5" w14:textId="77777777" w:rsidTr="00897CAF">
        <w:trPr>
          <w:jc w:val="center"/>
        </w:trPr>
        <w:tc>
          <w:tcPr>
            <w:tcW w:w="2447" w:type="dxa"/>
          </w:tcPr>
          <w:p w14:paraId="5F3B0E39" w14:textId="77777777" w:rsidR="00897CAF" w:rsidRPr="00444355" w:rsidRDefault="00897CAF" w:rsidP="00F73733">
            <w:pPr>
              <w:rPr>
                <w:rFonts w:ascii="宋体" w:eastAsia="宋体" w:hAnsi="宋体"/>
              </w:rPr>
            </w:pPr>
            <w:r w:rsidRPr="00444355">
              <w:rPr>
                <w:rFonts w:ascii="宋体" w:eastAsia="宋体" w:hAnsi="宋体"/>
              </w:rPr>
              <w:t>S</w:t>
            </w:r>
            <w:r w:rsidRPr="00444355">
              <w:rPr>
                <w:rFonts w:ascii="宋体" w:eastAsia="宋体" w:hAnsi="宋体" w:hint="eastAsia"/>
              </w:rPr>
              <w:t>tart_trade_node</w:t>
            </w:r>
          </w:p>
        </w:tc>
        <w:tc>
          <w:tcPr>
            <w:tcW w:w="2102" w:type="dxa"/>
          </w:tcPr>
          <w:p w14:paraId="779D8BB4" w14:textId="77777777" w:rsidR="00897CAF" w:rsidRPr="00444355" w:rsidRDefault="00897CAF" w:rsidP="00F73733">
            <w:pPr>
              <w:rPr>
                <w:rFonts w:ascii="宋体" w:eastAsia="宋体" w:hAnsi="宋体"/>
              </w:rPr>
            </w:pPr>
            <w:r w:rsidRPr="00444355">
              <w:rPr>
                <w:rFonts w:ascii="宋体" w:eastAsia="宋体" w:hAnsi="宋体"/>
              </w:rPr>
              <w:t>V</w:t>
            </w:r>
            <w:r w:rsidRPr="00444355">
              <w:rPr>
                <w:rFonts w:ascii="宋体" w:eastAsia="宋体" w:hAnsi="宋体" w:hint="eastAsia"/>
              </w:rPr>
              <w:t>archar</w:t>
            </w:r>
          </w:p>
        </w:tc>
        <w:tc>
          <w:tcPr>
            <w:tcW w:w="1836" w:type="dxa"/>
          </w:tcPr>
          <w:p w14:paraId="37DB708A" w14:textId="54165561"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F73733">
            <w:pPr>
              <w:rPr>
                <w:rFonts w:ascii="宋体" w:eastAsia="宋体" w:hAnsi="宋体"/>
              </w:rPr>
            </w:pPr>
            <w:r w:rsidRPr="00444355">
              <w:rPr>
                <w:rFonts w:ascii="宋体" w:eastAsia="宋体" w:hAnsi="宋体" w:hint="eastAsia"/>
              </w:rPr>
              <w:t>业务开始节点</w:t>
            </w:r>
          </w:p>
        </w:tc>
      </w:tr>
      <w:tr w:rsidR="00897CAF" w14:paraId="2BFECADD" w14:textId="77777777" w:rsidTr="00897CAF">
        <w:trPr>
          <w:jc w:val="center"/>
        </w:trPr>
        <w:tc>
          <w:tcPr>
            <w:tcW w:w="2447" w:type="dxa"/>
          </w:tcPr>
          <w:p w14:paraId="38A89EB7" w14:textId="77777777" w:rsidR="00897CAF" w:rsidRPr="00444355" w:rsidRDefault="00897CAF" w:rsidP="00F73733">
            <w:pPr>
              <w:rPr>
                <w:rFonts w:ascii="宋体" w:eastAsia="宋体" w:hAnsi="宋体"/>
              </w:rPr>
            </w:pPr>
            <w:r w:rsidRPr="00444355">
              <w:rPr>
                <w:rFonts w:ascii="宋体" w:eastAsia="宋体" w:hAnsi="宋体"/>
              </w:rPr>
              <w:t>E</w:t>
            </w:r>
            <w:r w:rsidRPr="00444355">
              <w:rPr>
                <w:rFonts w:ascii="宋体" w:eastAsia="宋体" w:hAnsi="宋体" w:hint="eastAsia"/>
              </w:rPr>
              <w:t>nd_</w:t>
            </w:r>
            <w:r w:rsidRPr="00444355">
              <w:rPr>
                <w:rFonts w:ascii="宋体" w:eastAsia="宋体" w:hAnsi="宋体"/>
              </w:rPr>
              <w:t>trade_node</w:t>
            </w:r>
          </w:p>
        </w:tc>
        <w:tc>
          <w:tcPr>
            <w:tcW w:w="2102" w:type="dxa"/>
          </w:tcPr>
          <w:p w14:paraId="37DDA042" w14:textId="77777777" w:rsidR="00897CAF" w:rsidRPr="00444355" w:rsidRDefault="00897CAF" w:rsidP="00F73733">
            <w:pPr>
              <w:rPr>
                <w:rFonts w:ascii="宋体" w:eastAsia="宋体" w:hAnsi="宋体"/>
              </w:rPr>
            </w:pPr>
            <w:r w:rsidRPr="00444355">
              <w:rPr>
                <w:rFonts w:ascii="宋体" w:eastAsia="宋体" w:hAnsi="宋体"/>
              </w:rPr>
              <w:t>Varchar</w:t>
            </w:r>
          </w:p>
        </w:tc>
        <w:tc>
          <w:tcPr>
            <w:tcW w:w="1836" w:type="dxa"/>
          </w:tcPr>
          <w:p w14:paraId="5CFAC1EA" w14:textId="6961B324"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F73733">
            <w:pPr>
              <w:rPr>
                <w:rFonts w:ascii="宋体" w:eastAsia="宋体" w:hAnsi="宋体"/>
              </w:rPr>
            </w:pPr>
            <w:r w:rsidRPr="00444355">
              <w:rPr>
                <w:rFonts w:ascii="宋体" w:eastAsia="宋体" w:hAnsi="宋体" w:hint="eastAsia"/>
              </w:rPr>
              <w:t>业务结束节点</w:t>
            </w:r>
          </w:p>
        </w:tc>
      </w:tr>
      <w:tr w:rsidR="00897CAF" w14:paraId="3308A363" w14:textId="77777777" w:rsidTr="00897CAF">
        <w:trPr>
          <w:jc w:val="center"/>
        </w:trPr>
        <w:tc>
          <w:tcPr>
            <w:tcW w:w="2447" w:type="dxa"/>
          </w:tcPr>
          <w:p w14:paraId="68B9388E" w14:textId="77777777" w:rsidR="00897CAF" w:rsidRPr="00444355" w:rsidRDefault="00897CAF" w:rsidP="00F73733">
            <w:pPr>
              <w:rPr>
                <w:rFonts w:ascii="宋体" w:eastAsia="宋体" w:hAnsi="宋体"/>
              </w:rPr>
            </w:pPr>
            <w:r w:rsidRPr="00444355">
              <w:rPr>
                <w:rFonts w:ascii="宋体" w:eastAsia="宋体" w:hAnsi="宋体"/>
              </w:rPr>
              <w:t>T</w:t>
            </w:r>
            <w:r w:rsidRPr="00444355">
              <w:rPr>
                <w:rFonts w:ascii="宋体" w:eastAsia="宋体" w:hAnsi="宋体" w:hint="eastAsia"/>
              </w:rPr>
              <w:t>rigger_</w:t>
            </w:r>
            <w:r w:rsidRPr="00444355">
              <w:rPr>
                <w:rFonts w:ascii="宋体" w:eastAsia="宋体" w:hAnsi="宋体"/>
              </w:rPr>
              <w:t>event</w:t>
            </w:r>
          </w:p>
        </w:tc>
        <w:tc>
          <w:tcPr>
            <w:tcW w:w="2102" w:type="dxa"/>
          </w:tcPr>
          <w:p w14:paraId="24BB893D" w14:textId="77777777" w:rsidR="00897CAF" w:rsidRPr="00444355" w:rsidRDefault="00897CAF" w:rsidP="00F73733">
            <w:pPr>
              <w:rPr>
                <w:rFonts w:ascii="宋体" w:eastAsia="宋体" w:hAnsi="宋体"/>
              </w:rPr>
            </w:pPr>
            <w:r w:rsidRPr="00444355">
              <w:rPr>
                <w:rFonts w:ascii="宋体" w:eastAsia="宋体" w:hAnsi="宋体"/>
              </w:rPr>
              <w:t>Varchar</w:t>
            </w:r>
          </w:p>
        </w:tc>
        <w:tc>
          <w:tcPr>
            <w:tcW w:w="1836" w:type="dxa"/>
          </w:tcPr>
          <w:p w14:paraId="387C23D5" w14:textId="41C49680"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F73733">
            <w:pPr>
              <w:rPr>
                <w:rFonts w:ascii="宋体" w:eastAsia="宋体" w:hAnsi="宋体"/>
              </w:rPr>
            </w:pPr>
            <w:r w:rsidRPr="00444355">
              <w:rPr>
                <w:rFonts w:ascii="宋体" w:eastAsia="宋体" w:hAnsi="宋体" w:hint="eastAsia"/>
              </w:rPr>
              <w:t>触发事件</w:t>
            </w:r>
          </w:p>
        </w:tc>
      </w:tr>
      <w:tr w:rsidR="00897CAF" w14:paraId="788B9438" w14:textId="77777777" w:rsidTr="00897CAF">
        <w:trPr>
          <w:jc w:val="center"/>
        </w:trPr>
        <w:tc>
          <w:tcPr>
            <w:tcW w:w="2447" w:type="dxa"/>
          </w:tcPr>
          <w:p w14:paraId="6D70DD83" w14:textId="77777777" w:rsidR="00897CAF" w:rsidRPr="00444355" w:rsidRDefault="00897CAF" w:rsidP="00F73733">
            <w:pPr>
              <w:rPr>
                <w:rFonts w:ascii="宋体" w:eastAsia="宋体" w:hAnsi="宋体"/>
              </w:rPr>
            </w:pPr>
            <w:r w:rsidRPr="00444355">
              <w:rPr>
                <w:rFonts w:ascii="宋体" w:eastAsia="宋体" w:hAnsi="宋体"/>
              </w:rPr>
              <w:t>S</w:t>
            </w:r>
            <w:r w:rsidRPr="00444355">
              <w:rPr>
                <w:rFonts w:ascii="宋体" w:eastAsia="宋体" w:hAnsi="宋体" w:hint="eastAsia"/>
              </w:rPr>
              <w:t>tatus</w:t>
            </w:r>
          </w:p>
        </w:tc>
        <w:tc>
          <w:tcPr>
            <w:tcW w:w="2102" w:type="dxa"/>
          </w:tcPr>
          <w:p w14:paraId="1DEECE8C" w14:textId="77777777" w:rsidR="00897CAF" w:rsidRPr="00444355" w:rsidRDefault="00897CAF" w:rsidP="00F73733">
            <w:pPr>
              <w:rPr>
                <w:rFonts w:ascii="宋体" w:eastAsia="宋体" w:hAnsi="宋体"/>
              </w:rPr>
            </w:pPr>
            <w:r w:rsidRPr="00444355">
              <w:rPr>
                <w:rFonts w:ascii="宋体" w:eastAsia="宋体" w:hAnsi="宋体"/>
              </w:rPr>
              <w:t>I</w:t>
            </w:r>
            <w:r w:rsidRPr="00444355">
              <w:rPr>
                <w:rFonts w:ascii="宋体" w:eastAsia="宋体" w:hAnsi="宋体" w:hint="eastAsia"/>
              </w:rPr>
              <w:t>nt</w:t>
            </w:r>
          </w:p>
        </w:tc>
        <w:tc>
          <w:tcPr>
            <w:tcW w:w="1836" w:type="dxa"/>
          </w:tcPr>
          <w:p w14:paraId="3B724730" w14:textId="65B07698"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F73733">
            <w:pPr>
              <w:rPr>
                <w:rFonts w:ascii="宋体" w:eastAsia="宋体" w:hAnsi="宋体"/>
              </w:rPr>
            </w:pPr>
            <w:r w:rsidRPr="00444355">
              <w:rPr>
                <w:rFonts w:ascii="宋体" w:eastAsia="宋体" w:hAnsi="宋体" w:hint="eastAsia"/>
              </w:rPr>
              <w:t>规则状态</w:t>
            </w:r>
          </w:p>
        </w:tc>
      </w:tr>
      <w:tr w:rsidR="00897CAF" w14:paraId="3A807BF3" w14:textId="77777777" w:rsidTr="00897CAF">
        <w:trPr>
          <w:jc w:val="center"/>
        </w:trPr>
        <w:tc>
          <w:tcPr>
            <w:tcW w:w="2447" w:type="dxa"/>
          </w:tcPr>
          <w:p w14:paraId="1DC2210E" w14:textId="77777777" w:rsidR="00897CAF" w:rsidRPr="00444355" w:rsidRDefault="00897CAF" w:rsidP="00F73733">
            <w:pPr>
              <w:rPr>
                <w:rFonts w:ascii="宋体" w:eastAsia="宋体" w:hAnsi="宋体"/>
              </w:rPr>
            </w:pPr>
            <w:r w:rsidRPr="00444355">
              <w:rPr>
                <w:rFonts w:ascii="宋体" w:eastAsia="宋体" w:hAnsi="宋体"/>
              </w:rPr>
              <w:t>S</w:t>
            </w:r>
            <w:r w:rsidRPr="00444355">
              <w:rPr>
                <w:rFonts w:ascii="宋体" w:eastAsia="宋体" w:hAnsi="宋体" w:hint="eastAsia"/>
              </w:rPr>
              <w:t>tart_time</w:t>
            </w:r>
          </w:p>
        </w:tc>
        <w:tc>
          <w:tcPr>
            <w:tcW w:w="2102" w:type="dxa"/>
          </w:tcPr>
          <w:p w14:paraId="3B7AE18A" w14:textId="77777777" w:rsidR="00897CAF" w:rsidRPr="00444355" w:rsidRDefault="00897CAF" w:rsidP="00F73733">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36" w:type="dxa"/>
          </w:tcPr>
          <w:p w14:paraId="70C9E095" w14:textId="5C74A3BA"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F73733">
            <w:pPr>
              <w:rPr>
                <w:rFonts w:ascii="宋体" w:eastAsia="宋体" w:hAnsi="宋体"/>
              </w:rPr>
            </w:pPr>
            <w:r w:rsidRPr="00444355">
              <w:rPr>
                <w:rFonts w:ascii="宋体" w:eastAsia="宋体" w:hAnsi="宋体" w:hint="eastAsia"/>
              </w:rPr>
              <w:t>开始时间</w:t>
            </w:r>
          </w:p>
        </w:tc>
      </w:tr>
      <w:tr w:rsidR="00897CAF" w14:paraId="13A238F1" w14:textId="77777777" w:rsidTr="00897CAF">
        <w:trPr>
          <w:jc w:val="center"/>
        </w:trPr>
        <w:tc>
          <w:tcPr>
            <w:tcW w:w="2447" w:type="dxa"/>
          </w:tcPr>
          <w:p w14:paraId="6E1FEC5F" w14:textId="77777777" w:rsidR="00897CAF" w:rsidRPr="00444355" w:rsidRDefault="00897CAF" w:rsidP="00F73733">
            <w:pPr>
              <w:rPr>
                <w:rFonts w:ascii="宋体" w:eastAsia="宋体" w:hAnsi="宋体"/>
              </w:rPr>
            </w:pPr>
            <w:r w:rsidRPr="00444355">
              <w:rPr>
                <w:rFonts w:ascii="宋体" w:eastAsia="宋体" w:hAnsi="宋体"/>
              </w:rPr>
              <w:t>E</w:t>
            </w:r>
            <w:r w:rsidRPr="00444355">
              <w:rPr>
                <w:rFonts w:ascii="宋体" w:eastAsia="宋体" w:hAnsi="宋体" w:hint="eastAsia"/>
              </w:rPr>
              <w:t>nd_time</w:t>
            </w:r>
          </w:p>
        </w:tc>
        <w:tc>
          <w:tcPr>
            <w:tcW w:w="2102" w:type="dxa"/>
          </w:tcPr>
          <w:p w14:paraId="59BBE335" w14:textId="77777777" w:rsidR="00897CAF" w:rsidRPr="00444355" w:rsidRDefault="00897CAF" w:rsidP="00F73733">
            <w:pPr>
              <w:rPr>
                <w:rFonts w:ascii="宋体" w:eastAsia="宋体" w:hAnsi="宋体"/>
              </w:rPr>
            </w:pPr>
            <w:r w:rsidRPr="00444355">
              <w:rPr>
                <w:rFonts w:ascii="宋体" w:eastAsia="宋体" w:hAnsi="宋体" w:hint="eastAsia"/>
              </w:rPr>
              <w:t>Long</w:t>
            </w:r>
          </w:p>
        </w:tc>
        <w:tc>
          <w:tcPr>
            <w:tcW w:w="1836" w:type="dxa"/>
          </w:tcPr>
          <w:p w14:paraId="6A48A0AA" w14:textId="27680E7B"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F73733">
            <w:pPr>
              <w:rPr>
                <w:rFonts w:ascii="宋体" w:eastAsia="宋体" w:hAnsi="宋体"/>
              </w:rPr>
            </w:pPr>
            <w:r w:rsidRPr="00444355">
              <w:rPr>
                <w:rFonts w:ascii="宋体" w:eastAsia="宋体" w:hAnsi="宋体" w:hint="eastAsia"/>
              </w:rPr>
              <w:t>结束时间</w:t>
            </w:r>
          </w:p>
        </w:tc>
      </w:tr>
      <w:tr w:rsidR="00897CAF" w14:paraId="381295CA" w14:textId="77777777" w:rsidTr="00897CAF">
        <w:trPr>
          <w:jc w:val="center"/>
        </w:trPr>
        <w:tc>
          <w:tcPr>
            <w:tcW w:w="2447" w:type="dxa"/>
          </w:tcPr>
          <w:p w14:paraId="516F24FB" w14:textId="77777777" w:rsidR="00897CAF" w:rsidRPr="00444355" w:rsidRDefault="00897CAF" w:rsidP="00F73733">
            <w:pPr>
              <w:rPr>
                <w:rFonts w:ascii="宋体" w:eastAsia="宋体" w:hAnsi="宋体"/>
              </w:rPr>
            </w:pPr>
            <w:r w:rsidRPr="00444355">
              <w:rPr>
                <w:rFonts w:ascii="宋体" w:eastAsia="宋体" w:hAnsi="宋体"/>
              </w:rPr>
              <w:t>C</w:t>
            </w:r>
            <w:r w:rsidRPr="00444355">
              <w:rPr>
                <w:rFonts w:ascii="宋体" w:eastAsia="宋体" w:hAnsi="宋体" w:hint="eastAsia"/>
              </w:rPr>
              <w:t>heck</w:t>
            </w:r>
            <w:r w:rsidRPr="00444355">
              <w:rPr>
                <w:rFonts w:ascii="宋体" w:eastAsia="宋体" w:hAnsi="宋体"/>
              </w:rPr>
              <w:t>_rules</w:t>
            </w:r>
          </w:p>
        </w:tc>
        <w:tc>
          <w:tcPr>
            <w:tcW w:w="2102" w:type="dxa"/>
          </w:tcPr>
          <w:p w14:paraId="2FEA8A33" w14:textId="77777777" w:rsidR="00897CAF" w:rsidRPr="00444355" w:rsidRDefault="00897CAF" w:rsidP="00F73733">
            <w:pPr>
              <w:rPr>
                <w:rFonts w:ascii="宋体" w:eastAsia="宋体" w:hAnsi="宋体"/>
              </w:rPr>
            </w:pPr>
            <w:r w:rsidRPr="00444355">
              <w:rPr>
                <w:rFonts w:ascii="宋体" w:eastAsia="宋体" w:hAnsi="宋体"/>
              </w:rPr>
              <w:t>Text</w:t>
            </w:r>
          </w:p>
        </w:tc>
        <w:tc>
          <w:tcPr>
            <w:tcW w:w="1836" w:type="dxa"/>
          </w:tcPr>
          <w:p w14:paraId="1BE60AF8" w14:textId="66475C6D"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F73733">
            <w:pPr>
              <w:rPr>
                <w:rFonts w:ascii="宋体" w:eastAsia="宋体" w:hAnsi="宋体"/>
              </w:rPr>
            </w:pPr>
            <w:r w:rsidRPr="00444355">
              <w:rPr>
                <w:rFonts w:ascii="宋体" w:eastAsia="宋体" w:hAnsi="宋体" w:hint="eastAsia"/>
              </w:rPr>
              <w:t>校验规则</w:t>
            </w:r>
          </w:p>
        </w:tc>
      </w:tr>
      <w:tr w:rsidR="00897CAF" w14:paraId="22E93A22" w14:textId="77777777" w:rsidTr="00897CAF">
        <w:trPr>
          <w:jc w:val="center"/>
        </w:trPr>
        <w:tc>
          <w:tcPr>
            <w:tcW w:w="2447" w:type="dxa"/>
          </w:tcPr>
          <w:p w14:paraId="3C09307D" w14:textId="77777777" w:rsidR="00897CAF" w:rsidRPr="00444355" w:rsidRDefault="00897CAF" w:rsidP="00F73733">
            <w:pPr>
              <w:rPr>
                <w:rFonts w:ascii="宋体" w:eastAsia="宋体" w:hAnsi="宋体"/>
              </w:rPr>
            </w:pPr>
            <w:r w:rsidRPr="00444355">
              <w:rPr>
                <w:rFonts w:ascii="宋体" w:eastAsia="宋体" w:hAnsi="宋体"/>
              </w:rPr>
              <w:t>A</w:t>
            </w:r>
            <w:r w:rsidRPr="00444355">
              <w:rPr>
                <w:rFonts w:ascii="宋体" w:eastAsia="宋体" w:hAnsi="宋体" w:hint="eastAsia"/>
              </w:rPr>
              <w:t>ctions</w:t>
            </w:r>
          </w:p>
        </w:tc>
        <w:tc>
          <w:tcPr>
            <w:tcW w:w="2102" w:type="dxa"/>
          </w:tcPr>
          <w:p w14:paraId="4795F78A" w14:textId="77777777" w:rsidR="00897CAF" w:rsidRPr="00444355" w:rsidRDefault="00897CAF" w:rsidP="00F73733">
            <w:pPr>
              <w:rPr>
                <w:rFonts w:ascii="宋体" w:eastAsia="宋体" w:hAnsi="宋体"/>
              </w:rPr>
            </w:pPr>
            <w:r w:rsidRPr="00444355">
              <w:rPr>
                <w:rFonts w:ascii="宋体" w:eastAsia="宋体" w:hAnsi="宋体" w:hint="eastAsia"/>
              </w:rPr>
              <w:t>Text</w:t>
            </w:r>
          </w:p>
        </w:tc>
        <w:tc>
          <w:tcPr>
            <w:tcW w:w="1836" w:type="dxa"/>
          </w:tcPr>
          <w:p w14:paraId="17EB003F" w14:textId="1A2248EE"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F73733">
            <w:pPr>
              <w:rPr>
                <w:rFonts w:ascii="宋体" w:eastAsia="宋体" w:hAnsi="宋体"/>
              </w:rPr>
            </w:pPr>
            <w:r w:rsidRPr="00444355">
              <w:rPr>
                <w:rFonts w:ascii="宋体" w:eastAsia="宋体" w:hAnsi="宋体" w:hint="eastAsia"/>
              </w:rPr>
              <w:t>触发行为</w:t>
            </w:r>
          </w:p>
        </w:tc>
      </w:tr>
    </w:tbl>
    <w:p w14:paraId="672E3B64" w14:textId="03D1EC48" w:rsidR="004C6632" w:rsidRDefault="004C6632" w:rsidP="004C6632"/>
    <w:p w14:paraId="27623523" w14:textId="124E44BA" w:rsidR="00DC5871" w:rsidRPr="00757CE1" w:rsidRDefault="00D92665" w:rsidP="00757CE1">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sidR="005848A3" w:rsidRPr="00757CE1">
        <w:rPr>
          <w:rFonts w:ascii="宋体" w:eastAsia="宋体" w:hAnsi="宋体" w:hint="eastAsia"/>
          <w:sz w:val="24"/>
          <w:szCs w:val="24"/>
        </w:rPr>
        <w:t>规则</w:t>
      </w:r>
      <w:r w:rsidR="00DC5871" w:rsidRPr="00757CE1">
        <w:rPr>
          <w:rFonts w:ascii="宋体" w:eastAsia="宋体" w:hAnsi="宋体" w:hint="eastAsia"/>
          <w:sz w:val="24"/>
          <w:szCs w:val="24"/>
        </w:rPr>
        <w:t>命中</w:t>
      </w:r>
      <w:r w:rsidR="005848A3" w:rsidRPr="00757CE1">
        <w:rPr>
          <w:rFonts w:ascii="宋体" w:eastAsia="宋体" w:hAnsi="宋体" w:hint="eastAsia"/>
          <w:sz w:val="24"/>
          <w:szCs w:val="24"/>
        </w:rPr>
        <w:t>记录</w:t>
      </w:r>
      <w:r w:rsidR="00DC5871" w:rsidRPr="00757CE1">
        <w:rPr>
          <w:rFonts w:ascii="宋体" w:eastAsia="宋体" w:hAnsi="宋体" w:hint="eastAsia"/>
          <w:sz w:val="24"/>
          <w:szCs w:val="24"/>
        </w:rPr>
        <w:t>表</w:t>
      </w:r>
      <w:bookmarkStart w:id="95" w:name="OLE_LINK6"/>
      <w:bookmarkStart w:id="96" w:name="OLE_LINK7"/>
      <w:r w:rsidR="00F952D3" w:rsidRPr="00757CE1">
        <w:rPr>
          <w:rFonts w:ascii="宋体" w:eastAsia="宋体" w:hAnsi="宋体" w:hint="eastAsia"/>
          <w:sz w:val="24"/>
          <w:szCs w:val="24"/>
        </w:rPr>
        <w:t>rule</w:t>
      </w:r>
      <w:r w:rsidR="00F952D3" w:rsidRPr="00757CE1">
        <w:rPr>
          <w:rFonts w:ascii="宋体" w:eastAsia="宋体" w:hAnsi="宋体"/>
          <w:sz w:val="24"/>
          <w:szCs w:val="24"/>
        </w:rPr>
        <w:t>_hit</w:t>
      </w:r>
      <w:bookmarkEnd w:id="95"/>
      <w:bookmarkEnd w:id="96"/>
      <w:r w:rsidR="00F952D3" w:rsidRPr="00757CE1">
        <w:rPr>
          <w:rFonts w:ascii="宋体" w:eastAsia="宋体" w:hAnsi="宋体" w:hint="eastAsia"/>
          <w:sz w:val="24"/>
          <w:szCs w:val="24"/>
        </w:rPr>
        <w:t>存储订单命中规则</w:t>
      </w:r>
      <w:r w:rsidR="00757CE1" w:rsidRPr="00757CE1">
        <w:rPr>
          <w:rFonts w:ascii="宋体" w:eastAsia="宋体" w:hAnsi="宋体" w:hint="eastAsia"/>
          <w:sz w:val="24"/>
          <w:szCs w:val="24"/>
        </w:rPr>
        <w:t>记录。r</w:t>
      </w:r>
      <w:r w:rsidR="00757CE1" w:rsidRPr="00757CE1">
        <w:rPr>
          <w:rFonts w:ascii="宋体" w:eastAsia="宋体" w:hAnsi="宋体"/>
          <w:sz w:val="24"/>
          <w:szCs w:val="24"/>
        </w:rPr>
        <w:t>ule</w:t>
      </w:r>
      <w:r w:rsidR="00757CE1" w:rsidRPr="00757CE1">
        <w:rPr>
          <w:rFonts w:ascii="宋体" w:eastAsia="宋体" w:hAnsi="宋体" w:hint="eastAsia"/>
          <w:sz w:val="24"/>
          <w:szCs w:val="24"/>
        </w:rPr>
        <w:t>_</w:t>
      </w:r>
      <w:r w:rsidR="00757CE1" w:rsidRPr="00757CE1">
        <w:rPr>
          <w:rFonts w:ascii="宋体" w:eastAsia="宋体" w:hAnsi="宋体"/>
          <w:sz w:val="24"/>
          <w:szCs w:val="24"/>
        </w:rPr>
        <w:t>hit</w:t>
      </w:r>
      <w:r w:rsidR="00757CE1" w:rsidRPr="00757CE1">
        <w:rPr>
          <w:rFonts w:ascii="宋体" w:eastAsia="宋体" w:hAnsi="宋体" w:hint="eastAsia"/>
          <w:sz w:val="24"/>
          <w:szCs w:val="24"/>
        </w:rPr>
        <w:t>表主要做查询使用，由于饿了么一天的数据量为千万量级</w:t>
      </w:r>
      <w:r w:rsidR="00757CE1">
        <w:rPr>
          <w:rFonts w:ascii="宋体" w:eastAsia="宋体" w:hAnsi="宋体" w:hint="eastAsia"/>
          <w:sz w:val="24"/>
          <w:szCs w:val="24"/>
        </w:rPr>
        <w:t>，为了加快查询速度，</w:t>
      </w:r>
      <w:r w:rsidR="00A80EC6">
        <w:rPr>
          <w:rFonts w:ascii="宋体" w:eastAsia="宋体" w:hAnsi="宋体" w:hint="eastAsia"/>
          <w:sz w:val="24"/>
          <w:szCs w:val="24"/>
        </w:rPr>
        <w:t>需要对高频关键字做索引</w:t>
      </w:r>
      <w:r w:rsidR="006F50ED">
        <w:rPr>
          <w:rFonts w:ascii="宋体" w:eastAsia="宋体" w:hAnsi="宋体" w:hint="eastAsia"/>
          <w:sz w:val="24"/>
          <w:szCs w:val="24"/>
        </w:rPr>
        <w:t>。</w:t>
      </w:r>
      <w:r w:rsidR="007367ED">
        <w:rPr>
          <w:rFonts w:ascii="宋体" w:eastAsia="宋体" w:hAnsi="宋体" w:hint="eastAsia"/>
          <w:sz w:val="24"/>
          <w:szCs w:val="24"/>
        </w:rPr>
        <w:t>结合需求分析，得出的结论为order</w:t>
      </w:r>
      <w:r w:rsidR="007367ED">
        <w:rPr>
          <w:rFonts w:ascii="宋体" w:eastAsia="宋体" w:hAnsi="宋体"/>
          <w:sz w:val="24"/>
          <w:szCs w:val="24"/>
        </w:rPr>
        <w:t>_id</w:t>
      </w:r>
      <w:r w:rsidR="007367ED">
        <w:rPr>
          <w:rFonts w:ascii="宋体" w:eastAsia="宋体" w:hAnsi="宋体" w:hint="eastAsia"/>
          <w:sz w:val="24"/>
          <w:szCs w:val="24"/>
        </w:rPr>
        <w:t>是一个潜在的高频查询关键字，因此，需要对order</w:t>
      </w:r>
      <w:r w:rsidR="007367ED">
        <w:rPr>
          <w:rFonts w:ascii="宋体" w:eastAsia="宋体" w:hAnsi="宋体"/>
          <w:sz w:val="24"/>
          <w:szCs w:val="24"/>
        </w:rPr>
        <w:t>_id</w:t>
      </w:r>
      <w:r w:rsidR="007367ED">
        <w:rPr>
          <w:rFonts w:ascii="宋体" w:eastAsia="宋体" w:hAnsi="宋体" w:hint="eastAsia"/>
          <w:sz w:val="24"/>
          <w:szCs w:val="24"/>
        </w:rPr>
        <w:t>加索引。</w:t>
      </w:r>
      <w:r w:rsidR="00465229">
        <w:rPr>
          <w:rFonts w:ascii="宋体" w:eastAsia="宋体" w:hAnsi="宋体" w:hint="eastAsia"/>
          <w:sz w:val="24"/>
          <w:szCs w:val="24"/>
        </w:rPr>
        <w:t>rule</w:t>
      </w:r>
      <w:r w:rsidR="00465229">
        <w:rPr>
          <w:rFonts w:ascii="宋体" w:eastAsia="宋体" w:hAnsi="宋体"/>
          <w:sz w:val="24"/>
          <w:szCs w:val="24"/>
        </w:rPr>
        <w:t>_hit</w:t>
      </w:r>
      <w:r w:rsidR="00465229">
        <w:rPr>
          <w:rFonts w:ascii="宋体" w:eastAsia="宋体" w:hAnsi="宋体" w:hint="eastAsia"/>
          <w:sz w:val="24"/>
          <w:szCs w:val="24"/>
        </w:rPr>
        <w:t>表结构如表3.23所示。</w:t>
      </w:r>
    </w:p>
    <w:p w14:paraId="58589B8A" w14:textId="0FB50C49" w:rsidR="00933C7A" w:rsidRPr="00444355" w:rsidRDefault="00933C7A" w:rsidP="00933C7A">
      <w:pPr>
        <w:jc w:val="center"/>
        <w:rPr>
          <w:rFonts w:ascii="宋体" w:eastAsia="宋体" w:hAnsi="宋体"/>
        </w:rPr>
      </w:pPr>
      <w:r w:rsidRPr="00444355">
        <w:rPr>
          <w:rFonts w:ascii="宋体" w:eastAsia="宋体" w:hAnsi="宋体" w:hint="eastAsia"/>
        </w:rPr>
        <w:t>表3.23</w:t>
      </w:r>
      <w:r w:rsidR="00444355" w:rsidRPr="00444355">
        <w:rPr>
          <w:rFonts w:ascii="宋体" w:eastAsia="宋体" w:hAnsi="宋体"/>
        </w:rPr>
        <w:t xml:space="preserve"> </w:t>
      </w:r>
      <w:r w:rsidR="00444355" w:rsidRPr="00444355">
        <w:rPr>
          <w:rFonts w:ascii="宋体" w:eastAsia="宋体" w:hAnsi="宋体" w:hint="eastAsia"/>
        </w:rPr>
        <w:t>rule</w:t>
      </w:r>
      <w:r w:rsidR="00444355" w:rsidRPr="00444355">
        <w:rPr>
          <w:rFonts w:ascii="宋体" w:eastAsia="宋体" w:hAnsi="宋体"/>
        </w:rPr>
        <w:t>_hit</w:t>
      </w:r>
      <w:r w:rsidR="00444355" w:rsidRPr="00444355">
        <w:rPr>
          <w:rFonts w:ascii="宋体" w:eastAsia="宋体" w:hAnsi="宋体" w:hint="eastAsia"/>
        </w:rPr>
        <w:t>表结构</w:t>
      </w:r>
    </w:p>
    <w:tbl>
      <w:tblPr>
        <w:tblStyle w:val="af3"/>
        <w:tblW w:w="0" w:type="auto"/>
        <w:tblLook w:val="04A0" w:firstRow="1" w:lastRow="0" w:firstColumn="1" w:lastColumn="0" w:noHBand="0" w:noVBand="1"/>
      </w:tblPr>
      <w:tblGrid>
        <w:gridCol w:w="2344"/>
        <w:gridCol w:w="2008"/>
        <w:gridCol w:w="1861"/>
        <w:gridCol w:w="2083"/>
      </w:tblGrid>
      <w:tr w:rsidR="00897CAF" w:rsidRPr="00444355" w14:paraId="402BA784" w14:textId="77777777" w:rsidTr="00897CAF">
        <w:tc>
          <w:tcPr>
            <w:tcW w:w="2344" w:type="dxa"/>
          </w:tcPr>
          <w:p w14:paraId="3B1645C0" w14:textId="2A39085E" w:rsidR="00897CAF" w:rsidRPr="00444355" w:rsidRDefault="00897CAF" w:rsidP="004C6632">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4C6632">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4C6632">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4C6632">
            <w:pPr>
              <w:rPr>
                <w:rFonts w:ascii="宋体" w:eastAsia="宋体" w:hAnsi="宋体"/>
              </w:rPr>
            </w:pPr>
            <w:r w:rsidRPr="00444355">
              <w:rPr>
                <w:rFonts w:ascii="宋体" w:eastAsia="宋体" w:hAnsi="宋体" w:hint="eastAsia"/>
              </w:rPr>
              <w:t>描述</w:t>
            </w:r>
          </w:p>
        </w:tc>
      </w:tr>
      <w:tr w:rsidR="00897CAF" w:rsidRPr="00444355" w14:paraId="39DC9E1C" w14:textId="77777777" w:rsidTr="00897CAF">
        <w:tc>
          <w:tcPr>
            <w:tcW w:w="2344" w:type="dxa"/>
          </w:tcPr>
          <w:p w14:paraId="65C650B0" w14:textId="288FAEC8"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c>
          <w:tcPr>
            <w:tcW w:w="2008" w:type="dxa"/>
          </w:tcPr>
          <w:p w14:paraId="041252B2" w14:textId="34396EAA"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50091C5E" w14:textId="5C5B06D2"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r>
      <w:tr w:rsidR="00897CAF" w:rsidRPr="00444355" w14:paraId="0C963F10" w14:textId="77777777" w:rsidTr="00897CAF">
        <w:tc>
          <w:tcPr>
            <w:tcW w:w="2344" w:type="dxa"/>
          </w:tcPr>
          <w:p w14:paraId="5FAA6C9D" w14:textId="089118E5" w:rsidR="00897CAF" w:rsidRPr="00444355" w:rsidRDefault="00897CAF" w:rsidP="004C6632">
            <w:pPr>
              <w:rPr>
                <w:rFonts w:ascii="宋体" w:eastAsia="宋体" w:hAnsi="宋体"/>
              </w:rPr>
            </w:pPr>
            <w:r w:rsidRPr="00444355">
              <w:rPr>
                <w:rFonts w:ascii="宋体" w:eastAsia="宋体" w:hAnsi="宋体"/>
              </w:rPr>
              <w:t>O</w:t>
            </w:r>
            <w:r w:rsidRPr="00444355">
              <w:rPr>
                <w:rFonts w:ascii="宋体" w:eastAsia="宋体" w:hAnsi="宋体" w:hint="eastAsia"/>
              </w:rPr>
              <w:t>rder</w:t>
            </w:r>
            <w:r w:rsidRPr="00444355">
              <w:rPr>
                <w:rFonts w:ascii="宋体" w:eastAsia="宋体" w:hAnsi="宋体"/>
              </w:rPr>
              <w:t>_id</w:t>
            </w:r>
          </w:p>
        </w:tc>
        <w:tc>
          <w:tcPr>
            <w:tcW w:w="2008" w:type="dxa"/>
          </w:tcPr>
          <w:p w14:paraId="2815B813" w14:textId="262A3001" w:rsidR="00897CAF" w:rsidRPr="00444355" w:rsidRDefault="00897CAF" w:rsidP="004C6632">
            <w:pPr>
              <w:rPr>
                <w:rFonts w:ascii="宋体" w:eastAsia="宋体" w:hAnsi="宋体"/>
              </w:rPr>
            </w:pPr>
            <w:r w:rsidRPr="00444355">
              <w:rPr>
                <w:rFonts w:ascii="宋体" w:eastAsia="宋体" w:hAnsi="宋体"/>
              </w:rPr>
              <w:t>Long</w:t>
            </w:r>
          </w:p>
        </w:tc>
        <w:tc>
          <w:tcPr>
            <w:tcW w:w="1861" w:type="dxa"/>
          </w:tcPr>
          <w:p w14:paraId="6BEBE0AE" w14:textId="1A237940"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4C6632">
            <w:pPr>
              <w:rPr>
                <w:rFonts w:ascii="宋体" w:eastAsia="宋体" w:hAnsi="宋体"/>
              </w:rPr>
            </w:pPr>
            <w:r w:rsidRPr="00444355">
              <w:rPr>
                <w:rFonts w:ascii="宋体" w:eastAsia="宋体" w:hAnsi="宋体" w:hint="eastAsia"/>
              </w:rPr>
              <w:t>订单id</w:t>
            </w:r>
          </w:p>
        </w:tc>
      </w:tr>
      <w:tr w:rsidR="00897CAF" w:rsidRPr="00444355" w14:paraId="2C379202" w14:textId="77777777" w:rsidTr="00897CAF">
        <w:tc>
          <w:tcPr>
            <w:tcW w:w="2344" w:type="dxa"/>
          </w:tcPr>
          <w:p w14:paraId="7AFE0593" w14:textId="19AE0726"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cene</w:t>
            </w:r>
            <w:r w:rsidRPr="00444355">
              <w:rPr>
                <w:rFonts w:ascii="宋体" w:eastAsia="宋体" w:hAnsi="宋体"/>
              </w:rPr>
              <w:t>_id</w:t>
            </w:r>
          </w:p>
        </w:tc>
        <w:tc>
          <w:tcPr>
            <w:tcW w:w="2008" w:type="dxa"/>
          </w:tcPr>
          <w:p w14:paraId="7E28E484" w14:textId="6B642661"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4101F150" w14:textId="2D280623"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4C6632">
            <w:pPr>
              <w:rPr>
                <w:rFonts w:ascii="宋体" w:eastAsia="宋体" w:hAnsi="宋体"/>
              </w:rPr>
            </w:pPr>
            <w:r w:rsidRPr="00444355">
              <w:rPr>
                <w:rFonts w:ascii="宋体" w:eastAsia="宋体" w:hAnsi="宋体" w:hint="eastAsia"/>
              </w:rPr>
              <w:t>场景id</w:t>
            </w:r>
          </w:p>
        </w:tc>
      </w:tr>
      <w:tr w:rsidR="00897CAF" w:rsidRPr="00444355" w14:paraId="0216D18F" w14:textId="77777777" w:rsidTr="00897CAF">
        <w:tc>
          <w:tcPr>
            <w:tcW w:w="2344" w:type="dxa"/>
          </w:tcPr>
          <w:p w14:paraId="6AE91285" w14:textId="4D18B9AA"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cene_code</w:t>
            </w:r>
          </w:p>
        </w:tc>
        <w:tc>
          <w:tcPr>
            <w:tcW w:w="2008" w:type="dxa"/>
          </w:tcPr>
          <w:p w14:paraId="0A786737" w14:textId="2D5E7DAC"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nt</w:t>
            </w:r>
          </w:p>
        </w:tc>
        <w:tc>
          <w:tcPr>
            <w:tcW w:w="1861" w:type="dxa"/>
          </w:tcPr>
          <w:p w14:paraId="6BD6C1CD" w14:textId="33677A7D"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4C6632">
            <w:pPr>
              <w:rPr>
                <w:rFonts w:ascii="宋体" w:eastAsia="宋体" w:hAnsi="宋体"/>
              </w:rPr>
            </w:pPr>
            <w:r w:rsidRPr="00444355">
              <w:rPr>
                <w:rFonts w:ascii="宋体" w:eastAsia="宋体" w:hAnsi="宋体" w:hint="eastAsia"/>
              </w:rPr>
              <w:t>场景code</w:t>
            </w:r>
          </w:p>
        </w:tc>
      </w:tr>
      <w:tr w:rsidR="00897CAF" w:rsidRPr="00444355" w14:paraId="2054F201" w14:textId="77777777" w:rsidTr="00897CAF">
        <w:tc>
          <w:tcPr>
            <w:tcW w:w="2344" w:type="dxa"/>
          </w:tcPr>
          <w:p w14:paraId="40721F5C" w14:textId="1D98787A" w:rsidR="00897CAF" w:rsidRPr="00444355" w:rsidRDefault="00897CAF" w:rsidP="004C6632">
            <w:pPr>
              <w:rPr>
                <w:rFonts w:ascii="宋体" w:eastAsia="宋体" w:hAnsi="宋体"/>
              </w:rPr>
            </w:pPr>
            <w:r w:rsidRPr="00444355">
              <w:rPr>
                <w:rFonts w:ascii="宋体" w:eastAsia="宋体" w:hAnsi="宋体"/>
              </w:rPr>
              <w:t>O</w:t>
            </w:r>
            <w:r w:rsidRPr="00444355">
              <w:rPr>
                <w:rFonts w:ascii="宋体" w:eastAsia="宋体" w:hAnsi="宋体" w:hint="eastAsia"/>
              </w:rPr>
              <w:t>ccure_time</w:t>
            </w:r>
          </w:p>
        </w:tc>
        <w:tc>
          <w:tcPr>
            <w:tcW w:w="2008" w:type="dxa"/>
          </w:tcPr>
          <w:p w14:paraId="7529E00B" w14:textId="7ACA4F06"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2E8755B2" w14:textId="0DF63322"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4C6632">
            <w:pPr>
              <w:rPr>
                <w:rFonts w:ascii="宋体" w:eastAsia="宋体" w:hAnsi="宋体"/>
              </w:rPr>
            </w:pPr>
            <w:r w:rsidRPr="00444355">
              <w:rPr>
                <w:rFonts w:ascii="宋体" w:eastAsia="宋体" w:hAnsi="宋体" w:hint="eastAsia"/>
              </w:rPr>
              <w:t>出现时间</w:t>
            </w:r>
          </w:p>
        </w:tc>
      </w:tr>
      <w:tr w:rsidR="00897CAF" w:rsidRPr="00444355" w14:paraId="24FC72EE" w14:textId="77777777" w:rsidTr="00897CAF">
        <w:tc>
          <w:tcPr>
            <w:tcW w:w="2344" w:type="dxa"/>
          </w:tcPr>
          <w:p w14:paraId="75D4CE40" w14:textId="7ABB6F92" w:rsidR="00897CAF" w:rsidRPr="00444355" w:rsidRDefault="00897CAF" w:rsidP="004C6632">
            <w:pPr>
              <w:rPr>
                <w:rFonts w:ascii="宋体" w:eastAsia="宋体" w:hAnsi="宋体"/>
              </w:rPr>
            </w:pPr>
            <w:r w:rsidRPr="00444355">
              <w:rPr>
                <w:rFonts w:ascii="宋体" w:eastAsia="宋体" w:hAnsi="宋体"/>
              </w:rPr>
              <w:t>A</w:t>
            </w:r>
            <w:r w:rsidRPr="00444355">
              <w:rPr>
                <w:rFonts w:ascii="宋体" w:eastAsia="宋体" w:hAnsi="宋体" w:hint="eastAsia"/>
              </w:rPr>
              <w:t>ction</w:t>
            </w:r>
            <w:r w:rsidRPr="00444355">
              <w:rPr>
                <w:rFonts w:ascii="宋体" w:eastAsia="宋体" w:hAnsi="宋体"/>
              </w:rPr>
              <w:t>_result</w:t>
            </w:r>
          </w:p>
        </w:tc>
        <w:tc>
          <w:tcPr>
            <w:tcW w:w="2008" w:type="dxa"/>
          </w:tcPr>
          <w:p w14:paraId="7FF96ECC" w14:textId="555D9DA9" w:rsidR="00897CAF" w:rsidRPr="00444355" w:rsidRDefault="00897CAF" w:rsidP="004C6632">
            <w:pPr>
              <w:rPr>
                <w:rFonts w:ascii="宋体" w:eastAsia="宋体" w:hAnsi="宋体"/>
              </w:rPr>
            </w:pPr>
            <w:r w:rsidRPr="00444355">
              <w:rPr>
                <w:rFonts w:ascii="宋体" w:eastAsia="宋体" w:hAnsi="宋体"/>
              </w:rPr>
              <w:t>Text</w:t>
            </w:r>
          </w:p>
        </w:tc>
        <w:tc>
          <w:tcPr>
            <w:tcW w:w="1861" w:type="dxa"/>
          </w:tcPr>
          <w:p w14:paraId="2EAE27B9" w14:textId="7C447D5C"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4C6632">
            <w:pPr>
              <w:rPr>
                <w:rFonts w:ascii="宋体" w:eastAsia="宋体" w:hAnsi="宋体"/>
              </w:rPr>
            </w:pPr>
            <w:r w:rsidRPr="00444355">
              <w:rPr>
                <w:rFonts w:ascii="宋体" w:eastAsia="宋体" w:hAnsi="宋体"/>
              </w:rPr>
              <w:t>A</w:t>
            </w:r>
            <w:r w:rsidRPr="00444355">
              <w:rPr>
                <w:rFonts w:ascii="宋体" w:eastAsia="宋体" w:hAnsi="宋体"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897CAF">
        <w:tc>
          <w:tcPr>
            <w:tcW w:w="2344" w:type="dxa"/>
          </w:tcPr>
          <w:p w14:paraId="3C02C25D" w14:textId="7A1A0FCE" w:rsidR="00897CAF" w:rsidRPr="00444355" w:rsidRDefault="00897CAF" w:rsidP="004C6632">
            <w:pPr>
              <w:rPr>
                <w:rFonts w:ascii="宋体" w:eastAsia="宋体" w:hAnsi="宋体"/>
              </w:rPr>
            </w:pPr>
            <w:r w:rsidRPr="00444355">
              <w:rPr>
                <w:rFonts w:ascii="宋体" w:eastAsia="宋体" w:hAnsi="宋体" w:hint="eastAsia"/>
              </w:rPr>
              <w:t>timeout</w:t>
            </w:r>
          </w:p>
        </w:tc>
        <w:tc>
          <w:tcPr>
            <w:tcW w:w="2008" w:type="dxa"/>
          </w:tcPr>
          <w:p w14:paraId="50E7456C" w14:textId="5CF28482"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5122C429" w14:textId="0C703B5B"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4C6632">
            <w:pPr>
              <w:rPr>
                <w:rFonts w:ascii="宋体" w:eastAsia="宋体" w:hAnsi="宋体"/>
              </w:rPr>
            </w:pPr>
            <w:r w:rsidRPr="00444355">
              <w:rPr>
                <w:rFonts w:ascii="宋体" w:eastAsia="宋体" w:hAnsi="宋体" w:hint="eastAsia"/>
              </w:rPr>
              <w:t>超时时间</w:t>
            </w:r>
          </w:p>
        </w:tc>
      </w:tr>
      <w:tr w:rsidR="00897CAF" w:rsidRPr="00444355" w14:paraId="0E8ECB7F" w14:textId="77777777" w:rsidTr="00897CAF">
        <w:tc>
          <w:tcPr>
            <w:tcW w:w="2344" w:type="dxa"/>
          </w:tcPr>
          <w:p w14:paraId="28DF1EE0" w14:textId="547FDF28" w:rsidR="00897CAF" w:rsidRPr="00444355" w:rsidRDefault="00897CAF" w:rsidP="004C6632">
            <w:pPr>
              <w:rPr>
                <w:rFonts w:ascii="宋体" w:eastAsia="宋体" w:hAnsi="宋体"/>
              </w:rPr>
            </w:pPr>
            <w:r w:rsidRPr="00444355">
              <w:rPr>
                <w:rFonts w:ascii="宋体" w:eastAsia="宋体" w:hAnsi="宋体"/>
              </w:rPr>
              <w:t>D</w:t>
            </w:r>
            <w:r w:rsidRPr="00444355">
              <w:rPr>
                <w:rFonts w:ascii="宋体" w:eastAsia="宋体" w:hAnsi="宋体" w:hint="eastAsia"/>
              </w:rPr>
              <w:t>elay</w:t>
            </w:r>
          </w:p>
        </w:tc>
        <w:tc>
          <w:tcPr>
            <w:tcW w:w="2008" w:type="dxa"/>
          </w:tcPr>
          <w:p w14:paraId="12B04C1F" w14:textId="6788CE6E"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5E5001A1" w14:textId="6C544C1B" w:rsidR="00897CAF" w:rsidRPr="00444355" w:rsidRDefault="00897CAF" w:rsidP="004C6632">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4C6632">
            <w:pPr>
              <w:rPr>
                <w:rFonts w:ascii="宋体" w:eastAsia="宋体" w:hAnsi="宋体"/>
              </w:rPr>
            </w:pPr>
            <w:r w:rsidRPr="00444355">
              <w:rPr>
                <w:rFonts w:ascii="宋体" w:eastAsia="宋体" w:hAnsi="宋体" w:hint="eastAsia"/>
              </w:rPr>
              <w:t>延迟回调时间</w:t>
            </w:r>
          </w:p>
        </w:tc>
      </w:tr>
    </w:tbl>
    <w:p w14:paraId="732A99E6" w14:textId="37E5D64C" w:rsidR="00DC5871" w:rsidRDefault="00DC5871" w:rsidP="004C6632"/>
    <w:p w14:paraId="28CEA0E4" w14:textId="60C135F2" w:rsidR="006027CF" w:rsidRPr="00444355" w:rsidRDefault="00D92665" w:rsidP="006027CF">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（4） </w:t>
      </w:r>
      <w:r w:rsidR="006027CF">
        <w:rPr>
          <w:rFonts w:ascii="宋体" w:eastAsia="宋体" w:hAnsi="宋体" w:hint="eastAsia"/>
          <w:sz w:val="24"/>
          <w:szCs w:val="24"/>
        </w:rPr>
        <w:t>规则</w:t>
      </w:r>
      <w:r w:rsidR="00370112" w:rsidRPr="00444355">
        <w:rPr>
          <w:rFonts w:ascii="宋体" w:eastAsia="宋体" w:hAnsi="宋体" w:hint="eastAsia"/>
          <w:sz w:val="24"/>
          <w:szCs w:val="24"/>
        </w:rPr>
        <w:t>未命中表</w:t>
      </w:r>
      <w:r w:rsidR="006027CF">
        <w:rPr>
          <w:rFonts w:ascii="宋体" w:eastAsia="宋体" w:hAnsi="宋体" w:hint="eastAsia"/>
          <w:sz w:val="24"/>
          <w:szCs w:val="24"/>
        </w:rPr>
        <w:t>rule</w:t>
      </w:r>
      <w:r w:rsidR="006027CF">
        <w:rPr>
          <w:rFonts w:ascii="宋体" w:eastAsia="宋体" w:hAnsi="宋体"/>
          <w:sz w:val="24"/>
          <w:szCs w:val="24"/>
        </w:rPr>
        <w:t>_not</w:t>
      </w:r>
      <w:r w:rsidR="006027CF">
        <w:rPr>
          <w:rFonts w:ascii="宋体" w:eastAsia="宋体" w:hAnsi="宋体" w:hint="eastAsia"/>
          <w:sz w:val="24"/>
          <w:szCs w:val="24"/>
        </w:rPr>
        <w:t>_</w:t>
      </w:r>
      <w:r w:rsidR="006027CF">
        <w:rPr>
          <w:rFonts w:ascii="宋体" w:eastAsia="宋体" w:hAnsi="宋体"/>
          <w:sz w:val="24"/>
          <w:szCs w:val="24"/>
        </w:rPr>
        <w:t>hit</w:t>
      </w:r>
      <w:r w:rsidR="006027CF">
        <w:rPr>
          <w:rFonts w:ascii="宋体" w:eastAsia="宋体" w:hAnsi="宋体" w:hint="eastAsia"/>
          <w:sz w:val="24"/>
          <w:szCs w:val="24"/>
        </w:rPr>
        <w:t>存储订单未命中规则记录。rule</w:t>
      </w:r>
      <w:r w:rsidR="006027CF">
        <w:rPr>
          <w:rFonts w:ascii="宋体" w:eastAsia="宋体" w:hAnsi="宋体"/>
          <w:sz w:val="24"/>
          <w:szCs w:val="24"/>
        </w:rPr>
        <w:t>_not</w:t>
      </w:r>
      <w:r w:rsidR="006027CF">
        <w:rPr>
          <w:rFonts w:ascii="宋体" w:eastAsia="宋体" w:hAnsi="宋体" w:hint="eastAsia"/>
          <w:sz w:val="24"/>
          <w:szCs w:val="24"/>
        </w:rPr>
        <w:t>_</w:t>
      </w:r>
      <w:r w:rsidR="006027CF">
        <w:rPr>
          <w:rFonts w:ascii="宋体" w:eastAsia="宋体" w:hAnsi="宋体"/>
          <w:sz w:val="24"/>
          <w:szCs w:val="24"/>
        </w:rPr>
        <w:t>hit</w:t>
      </w:r>
      <w:r w:rsidR="006027CF">
        <w:rPr>
          <w:rFonts w:ascii="宋体" w:eastAsia="宋体" w:hAnsi="宋体" w:hint="eastAsia"/>
          <w:sz w:val="24"/>
          <w:szCs w:val="24"/>
        </w:rPr>
        <w:t>，</w:t>
      </w:r>
      <w:r w:rsidR="000E71B2">
        <w:rPr>
          <w:rFonts w:ascii="宋体" w:eastAsia="宋体" w:hAnsi="宋体" w:hint="eastAsia"/>
          <w:sz w:val="24"/>
          <w:szCs w:val="24"/>
        </w:rPr>
        <w:t>其中最主要的属性为fail_</w:t>
      </w:r>
      <w:r w:rsidR="000E71B2">
        <w:rPr>
          <w:rFonts w:ascii="宋体" w:eastAsia="宋体" w:hAnsi="宋体"/>
          <w:sz w:val="24"/>
          <w:szCs w:val="24"/>
        </w:rPr>
        <w:t>reason</w:t>
      </w:r>
      <w:r w:rsidR="000E71B2">
        <w:rPr>
          <w:rFonts w:ascii="宋体" w:eastAsia="宋体" w:hAnsi="宋体" w:hint="eastAsia"/>
          <w:sz w:val="24"/>
          <w:szCs w:val="24"/>
        </w:rPr>
        <w:t>，</w:t>
      </w:r>
      <w:r w:rsidR="00A93459">
        <w:rPr>
          <w:rFonts w:ascii="宋体" w:eastAsia="宋体" w:hAnsi="宋体" w:hint="eastAsia"/>
          <w:sz w:val="24"/>
          <w:szCs w:val="24"/>
        </w:rPr>
        <w:t>记录了匹配失败的原因</w:t>
      </w:r>
      <w:r w:rsidR="00E87981">
        <w:rPr>
          <w:rFonts w:ascii="宋体" w:eastAsia="宋体" w:hAnsi="宋体" w:hint="eastAsia"/>
          <w:sz w:val="24"/>
          <w:szCs w:val="24"/>
        </w:rPr>
        <w:t>，用户可以通过该属性来排查问题。</w:t>
      </w:r>
      <w:r>
        <w:rPr>
          <w:rFonts w:ascii="宋体" w:eastAsia="宋体" w:hAnsi="宋体" w:hint="eastAsia"/>
          <w:sz w:val="24"/>
          <w:szCs w:val="24"/>
        </w:rPr>
        <w:t>与</w:t>
      </w:r>
      <w:r>
        <w:rPr>
          <w:rFonts w:ascii="宋体" w:eastAsia="宋体" w:hAnsi="宋体" w:hint="eastAsia"/>
          <w:kern w:val="0"/>
          <w:sz w:val="24"/>
          <w:szCs w:val="24"/>
        </w:rPr>
        <w:t>rule_hit表类似的是，</w:t>
      </w:r>
      <w:r>
        <w:rPr>
          <w:rFonts w:ascii="宋体" w:eastAsia="宋体" w:hAnsi="宋体" w:hint="eastAsia"/>
          <w:sz w:val="24"/>
          <w:szCs w:val="24"/>
        </w:rPr>
        <w:t>rule</w:t>
      </w:r>
      <w:r>
        <w:rPr>
          <w:rFonts w:ascii="宋体" w:eastAsia="宋体" w:hAnsi="宋体"/>
          <w:sz w:val="24"/>
          <w:szCs w:val="24"/>
        </w:rPr>
        <w:t>_not</w:t>
      </w:r>
      <w:r>
        <w:rPr>
          <w:rFonts w:ascii="宋体" w:eastAsia="宋体" w:hAnsi="宋体" w:hint="eastAsia"/>
          <w:sz w:val="24"/>
          <w:szCs w:val="24"/>
        </w:rPr>
        <w:t>_</w:t>
      </w:r>
      <w:r>
        <w:rPr>
          <w:rFonts w:ascii="宋体" w:eastAsia="宋体" w:hAnsi="宋体"/>
          <w:sz w:val="24"/>
          <w:szCs w:val="24"/>
        </w:rPr>
        <w:t>hit</w:t>
      </w:r>
      <w:r>
        <w:rPr>
          <w:rFonts w:ascii="宋体" w:eastAsia="宋体" w:hAnsi="宋体" w:hint="eastAsia"/>
          <w:sz w:val="24"/>
          <w:szCs w:val="24"/>
        </w:rPr>
        <w:t>表会存放大量的数据，</w:t>
      </w:r>
      <w:r w:rsidR="004F5121">
        <w:rPr>
          <w:rFonts w:ascii="宋体" w:eastAsia="宋体" w:hAnsi="宋体" w:hint="eastAsia"/>
          <w:sz w:val="24"/>
          <w:szCs w:val="24"/>
        </w:rPr>
        <w:lastRenderedPageBreak/>
        <w:t>且order</w:t>
      </w:r>
      <w:r w:rsidR="004F5121">
        <w:rPr>
          <w:rFonts w:ascii="宋体" w:eastAsia="宋体" w:hAnsi="宋体"/>
          <w:sz w:val="24"/>
          <w:szCs w:val="24"/>
        </w:rPr>
        <w:t>_id</w:t>
      </w:r>
      <w:r w:rsidR="004F5121">
        <w:rPr>
          <w:rFonts w:ascii="宋体" w:eastAsia="宋体" w:hAnsi="宋体" w:hint="eastAsia"/>
          <w:sz w:val="24"/>
          <w:szCs w:val="24"/>
        </w:rPr>
        <w:t>为高频查询关键字，因此需要对order</w:t>
      </w:r>
      <w:r w:rsidR="004F5121">
        <w:rPr>
          <w:rFonts w:ascii="宋体" w:eastAsia="宋体" w:hAnsi="宋体"/>
          <w:sz w:val="24"/>
          <w:szCs w:val="24"/>
        </w:rPr>
        <w:t>_id</w:t>
      </w:r>
      <w:r w:rsidR="004F5121">
        <w:rPr>
          <w:rFonts w:ascii="宋体" w:eastAsia="宋体" w:hAnsi="宋体" w:hint="eastAsia"/>
          <w:sz w:val="24"/>
          <w:szCs w:val="24"/>
        </w:rPr>
        <w:t>加索引。</w:t>
      </w:r>
      <w:r w:rsidR="00052132">
        <w:rPr>
          <w:rFonts w:ascii="宋体" w:eastAsia="宋体" w:hAnsi="宋体" w:hint="eastAsia"/>
          <w:sz w:val="24"/>
          <w:szCs w:val="24"/>
        </w:rPr>
        <w:t>rule</w:t>
      </w:r>
      <w:r w:rsidR="00052132">
        <w:rPr>
          <w:rFonts w:ascii="宋体" w:eastAsia="宋体" w:hAnsi="宋体"/>
          <w:sz w:val="24"/>
          <w:szCs w:val="24"/>
        </w:rPr>
        <w:t>_not_hit</w:t>
      </w:r>
      <w:r w:rsidR="00052132">
        <w:rPr>
          <w:rFonts w:ascii="宋体" w:eastAsia="宋体" w:hAnsi="宋体" w:hint="eastAsia"/>
          <w:sz w:val="24"/>
          <w:szCs w:val="24"/>
        </w:rPr>
        <w:t>表</w:t>
      </w:r>
      <w:r w:rsidR="00F60F62">
        <w:rPr>
          <w:rFonts w:ascii="宋体" w:eastAsia="宋体" w:hAnsi="宋体" w:hint="eastAsia"/>
          <w:sz w:val="24"/>
          <w:szCs w:val="24"/>
        </w:rPr>
        <w:t>结构</w:t>
      </w:r>
      <w:r w:rsidR="00052132">
        <w:rPr>
          <w:rFonts w:ascii="宋体" w:eastAsia="宋体" w:hAnsi="宋体" w:hint="eastAsia"/>
          <w:sz w:val="24"/>
          <w:szCs w:val="24"/>
        </w:rPr>
        <w:t>如图3.24所示。</w:t>
      </w:r>
    </w:p>
    <w:p w14:paraId="76ADF7D4" w14:textId="578A21B3" w:rsidR="003C59BD" w:rsidRPr="00444355" w:rsidRDefault="003C59BD" w:rsidP="003C59BD">
      <w:pPr>
        <w:jc w:val="center"/>
        <w:rPr>
          <w:rFonts w:ascii="宋体" w:eastAsia="宋体" w:hAnsi="宋体"/>
          <w:szCs w:val="21"/>
        </w:rPr>
      </w:pPr>
      <w:r w:rsidRPr="00444355">
        <w:rPr>
          <w:rFonts w:ascii="宋体" w:eastAsia="宋体" w:hAnsi="宋体" w:hint="eastAsia"/>
          <w:szCs w:val="21"/>
        </w:rPr>
        <w:t>表3.24</w:t>
      </w:r>
      <w:r w:rsidR="00444355" w:rsidRPr="00444355">
        <w:rPr>
          <w:rFonts w:ascii="宋体" w:eastAsia="宋体" w:hAnsi="宋体"/>
          <w:szCs w:val="21"/>
        </w:rPr>
        <w:t xml:space="preserve"> </w:t>
      </w:r>
      <w:r w:rsidR="00444355" w:rsidRPr="00444355">
        <w:rPr>
          <w:rFonts w:ascii="宋体" w:eastAsia="宋体" w:hAnsi="宋体" w:hint="eastAsia"/>
          <w:szCs w:val="21"/>
        </w:rPr>
        <w:t>rule</w:t>
      </w:r>
      <w:r w:rsidR="00444355" w:rsidRPr="00444355">
        <w:rPr>
          <w:rFonts w:ascii="宋体" w:eastAsia="宋体" w:hAnsi="宋体"/>
          <w:szCs w:val="21"/>
        </w:rPr>
        <w:t>_not_hit</w:t>
      </w:r>
      <w:r w:rsidR="00444355" w:rsidRPr="00444355">
        <w:rPr>
          <w:rFonts w:ascii="宋体" w:eastAsia="宋体" w:hAnsi="宋体" w:hint="eastAsia"/>
          <w:szCs w:val="21"/>
        </w:rPr>
        <w:t>表结构</w:t>
      </w:r>
    </w:p>
    <w:tbl>
      <w:tblPr>
        <w:tblStyle w:val="af3"/>
        <w:tblW w:w="0" w:type="auto"/>
        <w:tblLook w:val="04A0" w:firstRow="1" w:lastRow="0" w:firstColumn="1" w:lastColumn="0" w:noHBand="0" w:noVBand="1"/>
      </w:tblPr>
      <w:tblGrid>
        <w:gridCol w:w="2294"/>
        <w:gridCol w:w="2047"/>
        <w:gridCol w:w="1908"/>
        <w:gridCol w:w="2047"/>
      </w:tblGrid>
      <w:tr w:rsidR="00897CAF" w:rsidRPr="00444355" w14:paraId="057D9776" w14:textId="77777777" w:rsidTr="00897CAF">
        <w:tc>
          <w:tcPr>
            <w:tcW w:w="2294" w:type="dxa"/>
          </w:tcPr>
          <w:p w14:paraId="2479EC30" w14:textId="2D4E5C16" w:rsidR="00897CAF" w:rsidRPr="00444355" w:rsidRDefault="00897CAF" w:rsidP="004C6632">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4C6632">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4C6632">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4C6632">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897CAF">
        <w:tc>
          <w:tcPr>
            <w:tcW w:w="2294" w:type="dxa"/>
          </w:tcPr>
          <w:p w14:paraId="3E282C7C" w14:textId="3859AA36" w:rsidR="00897CAF" w:rsidRPr="00444355" w:rsidRDefault="00897CAF" w:rsidP="004C6632">
            <w:pPr>
              <w:rPr>
                <w:rFonts w:ascii="宋体" w:eastAsia="宋体" w:hAnsi="宋体"/>
                <w:szCs w:val="21"/>
              </w:rPr>
            </w:pPr>
            <w:r w:rsidRPr="00444355">
              <w:rPr>
                <w:rFonts w:ascii="宋体" w:eastAsia="宋体" w:hAnsi="宋体"/>
                <w:szCs w:val="21"/>
              </w:rPr>
              <w:t>I</w:t>
            </w:r>
            <w:r w:rsidRPr="00444355">
              <w:rPr>
                <w:rFonts w:ascii="宋体" w:eastAsia="宋体" w:hAnsi="宋体" w:hint="eastAsia"/>
                <w:szCs w:val="21"/>
              </w:rPr>
              <w:t>d</w:t>
            </w:r>
          </w:p>
        </w:tc>
        <w:tc>
          <w:tcPr>
            <w:tcW w:w="2047" w:type="dxa"/>
          </w:tcPr>
          <w:p w14:paraId="263F67BE" w14:textId="373B1C15" w:rsidR="00897CAF" w:rsidRPr="00444355" w:rsidRDefault="00897CAF" w:rsidP="004C6632">
            <w:pPr>
              <w:rPr>
                <w:rFonts w:ascii="宋体" w:eastAsia="宋体" w:hAnsi="宋体"/>
                <w:szCs w:val="21"/>
              </w:rPr>
            </w:pPr>
            <w:r w:rsidRPr="00444355">
              <w:rPr>
                <w:rFonts w:ascii="宋体" w:eastAsia="宋体" w:hAnsi="宋体" w:hint="eastAsia"/>
                <w:szCs w:val="21"/>
              </w:rPr>
              <w:t>Long</w:t>
            </w:r>
          </w:p>
        </w:tc>
        <w:tc>
          <w:tcPr>
            <w:tcW w:w="1908" w:type="dxa"/>
          </w:tcPr>
          <w:p w14:paraId="6A9C502D" w14:textId="1BB9FA75"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4C6632">
            <w:pPr>
              <w:rPr>
                <w:rFonts w:ascii="宋体" w:eastAsia="宋体" w:hAnsi="宋体"/>
                <w:szCs w:val="21"/>
              </w:rPr>
            </w:pPr>
            <w:r w:rsidRPr="00444355">
              <w:rPr>
                <w:rFonts w:ascii="宋体" w:eastAsia="宋体" w:hAnsi="宋体"/>
                <w:szCs w:val="21"/>
              </w:rPr>
              <w:t>I</w:t>
            </w:r>
            <w:r w:rsidRPr="00444355">
              <w:rPr>
                <w:rFonts w:ascii="宋体" w:eastAsia="宋体" w:hAnsi="宋体" w:hint="eastAsia"/>
                <w:szCs w:val="21"/>
              </w:rPr>
              <w:t>d</w:t>
            </w:r>
          </w:p>
        </w:tc>
      </w:tr>
      <w:tr w:rsidR="00897CAF" w:rsidRPr="00444355" w14:paraId="296461EE" w14:textId="77777777" w:rsidTr="00897CAF">
        <w:tc>
          <w:tcPr>
            <w:tcW w:w="2294" w:type="dxa"/>
          </w:tcPr>
          <w:p w14:paraId="537F8184" w14:textId="6D02B8AE" w:rsidR="00897CAF" w:rsidRPr="00444355" w:rsidRDefault="00897CAF" w:rsidP="004C6632">
            <w:pPr>
              <w:rPr>
                <w:rFonts w:ascii="宋体" w:eastAsia="宋体" w:hAnsi="宋体"/>
                <w:szCs w:val="21"/>
              </w:rPr>
            </w:pPr>
            <w:r w:rsidRPr="00444355">
              <w:rPr>
                <w:rFonts w:ascii="宋体" w:eastAsia="宋体" w:hAnsi="宋体"/>
                <w:szCs w:val="21"/>
              </w:rPr>
              <w:t>Order_id</w:t>
            </w:r>
          </w:p>
        </w:tc>
        <w:tc>
          <w:tcPr>
            <w:tcW w:w="2047" w:type="dxa"/>
          </w:tcPr>
          <w:p w14:paraId="5D989186" w14:textId="2F12DDAA" w:rsidR="00897CAF" w:rsidRPr="00444355" w:rsidRDefault="00897CAF" w:rsidP="004C6632">
            <w:pPr>
              <w:rPr>
                <w:rFonts w:ascii="宋体" w:eastAsia="宋体" w:hAnsi="宋体"/>
                <w:szCs w:val="21"/>
              </w:rPr>
            </w:pPr>
            <w:r w:rsidRPr="00444355">
              <w:rPr>
                <w:rFonts w:ascii="宋体" w:eastAsia="宋体" w:hAnsi="宋体" w:hint="eastAsia"/>
                <w:szCs w:val="21"/>
              </w:rPr>
              <w:t>L</w:t>
            </w:r>
            <w:r w:rsidRPr="00444355">
              <w:rPr>
                <w:rFonts w:ascii="宋体" w:eastAsia="宋体" w:hAnsi="宋体"/>
                <w:szCs w:val="21"/>
              </w:rPr>
              <w:t>ong</w:t>
            </w:r>
          </w:p>
        </w:tc>
        <w:tc>
          <w:tcPr>
            <w:tcW w:w="1908" w:type="dxa"/>
          </w:tcPr>
          <w:p w14:paraId="2772D541" w14:textId="131BBFC3"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4C6632">
            <w:pPr>
              <w:rPr>
                <w:rFonts w:ascii="宋体" w:eastAsia="宋体" w:hAnsi="宋体"/>
                <w:szCs w:val="21"/>
              </w:rPr>
            </w:pPr>
            <w:r w:rsidRPr="00444355">
              <w:rPr>
                <w:rFonts w:ascii="宋体" w:eastAsia="宋体" w:hAnsi="宋体" w:hint="eastAsia"/>
                <w:szCs w:val="21"/>
              </w:rPr>
              <w:t>订单id</w:t>
            </w:r>
          </w:p>
        </w:tc>
      </w:tr>
      <w:tr w:rsidR="00897CAF" w:rsidRPr="00444355" w14:paraId="0C7700B0" w14:textId="77777777" w:rsidTr="00897CAF">
        <w:tc>
          <w:tcPr>
            <w:tcW w:w="2294" w:type="dxa"/>
          </w:tcPr>
          <w:p w14:paraId="0B0DA043" w14:textId="78D278BB" w:rsidR="00897CAF" w:rsidRPr="00444355" w:rsidRDefault="00897CAF" w:rsidP="004C6632">
            <w:pPr>
              <w:rPr>
                <w:rFonts w:ascii="宋体" w:eastAsia="宋体" w:hAnsi="宋体"/>
                <w:szCs w:val="21"/>
              </w:rPr>
            </w:pPr>
            <w:r w:rsidRPr="00444355">
              <w:rPr>
                <w:rFonts w:ascii="宋体" w:eastAsia="宋体" w:hAnsi="宋体" w:hint="eastAsia"/>
                <w:szCs w:val="21"/>
              </w:rPr>
              <w:t>Scene</w:t>
            </w:r>
            <w:r w:rsidRPr="00444355">
              <w:rPr>
                <w:rFonts w:ascii="宋体" w:eastAsia="宋体" w:hAnsi="宋体"/>
                <w:szCs w:val="21"/>
              </w:rPr>
              <w:t>_id</w:t>
            </w:r>
          </w:p>
        </w:tc>
        <w:tc>
          <w:tcPr>
            <w:tcW w:w="2047" w:type="dxa"/>
          </w:tcPr>
          <w:p w14:paraId="24C9D1AE" w14:textId="5E7D44B7" w:rsidR="00897CAF" w:rsidRPr="00444355" w:rsidRDefault="00897CAF" w:rsidP="004C6632">
            <w:pPr>
              <w:rPr>
                <w:rFonts w:ascii="宋体" w:eastAsia="宋体" w:hAnsi="宋体"/>
                <w:szCs w:val="21"/>
              </w:rPr>
            </w:pPr>
            <w:r w:rsidRPr="00444355">
              <w:rPr>
                <w:rFonts w:ascii="宋体" w:eastAsia="宋体" w:hAnsi="宋体" w:hint="eastAsia"/>
                <w:szCs w:val="21"/>
              </w:rPr>
              <w:t>Long</w:t>
            </w:r>
          </w:p>
        </w:tc>
        <w:tc>
          <w:tcPr>
            <w:tcW w:w="1908" w:type="dxa"/>
          </w:tcPr>
          <w:p w14:paraId="7732F6CD" w14:textId="7A81BC68"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4C6632">
            <w:pPr>
              <w:rPr>
                <w:rFonts w:ascii="宋体" w:eastAsia="宋体" w:hAnsi="宋体"/>
                <w:szCs w:val="21"/>
              </w:rPr>
            </w:pPr>
            <w:r w:rsidRPr="00444355">
              <w:rPr>
                <w:rFonts w:ascii="宋体" w:eastAsia="宋体" w:hAnsi="宋体" w:hint="eastAsia"/>
                <w:szCs w:val="21"/>
              </w:rPr>
              <w:t>场景id</w:t>
            </w:r>
          </w:p>
        </w:tc>
      </w:tr>
      <w:tr w:rsidR="00897CAF" w:rsidRPr="00444355" w14:paraId="318338D6" w14:textId="77777777" w:rsidTr="00897CAF">
        <w:tc>
          <w:tcPr>
            <w:tcW w:w="2294" w:type="dxa"/>
          </w:tcPr>
          <w:p w14:paraId="4C6217E9" w14:textId="5431EC8E" w:rsidR="00897CAF" w:rsidRPr="00444355" w:rsidRDefault="00897CAF" w:rsidP="004C6632">
            <w:pPr>
              <w:rPr>
                <w:rFonts w:ascii="宋体" w:eastAsia="宋体" w:hAnsi="宋体"/>
                <w:szCs w:val="21"/>
              </w:rPr>
            </w:pPr>
            <w:r w:rsidRPr="00444355">
              <w:rPr>
                <w:rFonts w:ascii="宋体" w:eastAsia="宋体" w:hAnsi="宋体" w:hint="eastAsia"/>
                <w:szCs w:val="21"/>
              </w:rPr>
              <w:t>Scene</w:t>
            </w:r>
            <w:r w:rsidRPr="00444355">
              <w:rPr>
                <w:rFonts w:ascii="宋体" w:eastAsia="宋体" w:hAnsi="宋体"/>
                <w:szCs w:val="21"/>
              </w:rPr>
              <w:t>_code</w:t>
            </w:r>
          </w:p>
        </w:tc>
        <w:tc>
          <w:tcPr>
            <w:tcW w:w="2047" w:type="dxa"/>
          </w:tcPr>
          <w:p w14:paraId="6A3C136B" w14:textId="25532B1F" w:rsidR="00897CAF" w:rsidRPr="00444355" w:rsidRDefault="00897CAF" w:rsidP="004C6632">
            <w:pPr>
              <w:rPr>
                <w:rFonts w:ascii="宋体" w:eastAsia="宋体" w:hAnsi="宋体"/>
                <w:szCs w:val="21"/>
              </w:rPr>
            </w:pPr>
            <w:r w:rsidRPr="00444355">
              <w:rPr>
                <w:rFonts w:ascii="宋体" w:eastAsia="宋体" w:hAnsi="宋体"/>
                <w:szCs w:val="21"/>
              </w:rPr>
              <w:t>I</w:t>
            </w:r>
            <w:r w:rsidRPr="00444355">
              <w:rPr>
                <w:rFonts w:ascii="宋体" w:eastAsia="宋体" w:hAnsi="宋体" w:hint="eastAsia"/>
                <w:szCs w:val="21"/>
              </w:rPr>
              <w:t>nt</w:t>
            </w:r>
          </w:p>
        </w:tc>
        <w:tc>
          <w:tcPr>
            <w:tcW w:w="1908" w:type="dxa"/>
          </w:tcPr>
          <w:p w14:paraId="38ABF494" w14:textId="7249765C"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4C6632">
            <w:pPr>
              <w:rPr>
                <w:rFonts w:ascii="宋体" w:eastAsia="宋体" w:hAnsi="宋体"/>
                <w:szCs w:val="21"/>
              </w:rPr>
            </w:pPr>
            <w:r w:rsidRPr="00444355">
              <w:rPr>
                <w:rFonts w:ascii="宋体" w:eastAsia="宋体" w:hAnsi="宋体" w:hint="eastAsia"/>
                <w:szCs w:val="21"/>
              </w:rPr>
              <w:t>场景code</w:t>
            </w:r>
          </w:p>
        </w:tc>
      </w:tr>
      <w:tr w:rsidR="00897CAF" w:rsidRPr="00444355" w14:paraId="4F592A11" w14:textId="77777777" w:rsidTr="00897CAF">
        <w:tc>
          <w:tcPr>
            <w:tcW w:w="2294" w:type="dxa"/>
          </w:tcPr>
          <w:p w14:paraId="6D3CB1EC" w14:textId="67D89197" w:rsidR="00897CAF" w:rsidRPr="00444355" w:rsidRDefault="00897CAF" w:rsidP="004C6632">
            <w:pPr>
              <w:rPr>
                <w:rFonts w:ascii="宋体" w:eastAsia="宋体" w:hAnsi="宋体"/>
                <w:szCs w:val="21"/>
              </w:rPr>
            </w:pPr>
            <w:r w:rsidRPr="00444355">
              <w:rPr>
                <w:rFonts w:ascii="宋体" w:eastAsia="宋体" w:hAnsi="宋体" w:hint="eastAsia"/>
                <w:szCs w:val="21"/>
              </w:rPr>
              <w:t>Occure</w:t>
            </w:r>
            <w:r w:rsidRPr="00444355">
              <w:rPr>
                <w:rFonts w:ascii="宋体" w:eastAsia="宋体" w:hAnsi="宋体"/>
                <w:szCs w:val="21"/>
              </w:rPr>
              <w:t>_time</w:t>
            </w:r>
          </w:p>
        </w:tc>
        <w:tc>
          <w:tcPr>
            <w:tcW w:w="2047" w:type="dxa"/>
          </w:tcPr>
          <w:p w14:paraId="4C82973B" w14:textId="118D391A" w:rsidR="00897CAF" w:rsidRPr="00444355" w:rsidRDefault="00897CAF" w:rsidP="004C6632">
            <w:pPr>
              <w:rPr>
                <w:rFonts w:ascii="宋体" w:eastAsia="宋体" w:hAnsi="宋体"/>
                <w:szCs w:val="21"/>
              </w:rPr>
            </w:pPr>
            <w:r w:rsidRPr="00444355">
              <w:rPr>
                <w:rFonts w:ascii="宋体" w:eastAsia="宋体" w:hAnsi="宋体" w:hint="eastAsia"/>
                <w:szCs w:val="21"/>
              </w:rPr>
              <w:t>Long</w:t>
            </w:r>
          </w:p>
        </w:tc>
        <w:tc>
          <w:tcPr>
            <w:tcW w:w="1908" w:type="dxa"/>
          </w:tcPr>
          <w:p w14:paraId="253F8B50" w14:textId="2FDC8D84"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4C6632">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897CAF">
        <w:tc>
          <w:tcPr>
            <w:tcW w:w="2294" w:type="dxa"/>
          </w:tcPr>
          <w:p w14:paraId="6BD7510F" w14:textId="54631D22" w:rsidR="00897CAF" w:rsidRPr="00444355" w:rsidRDefault="00897CAF" w:rsidP="004C6632">
            <w:pPr>
              <w:rPr>
                <w:rFonts w:ascii="宋体" w:eastAsia="宋体" w:hAnsi="宋体"/>
                <w:szCs w:val="21"/>
              </w:rPr>
            </w:pPr>
            <w:r w:rsidRPr="00444355">
              <w:rPr>
                <w:rFonts w:ascii="宋体" w:eastAsia="宋体" w:hAnsi="宋体"/>
                <w:szCs w:val="21"/>
              </w:rPr>
              <w:t>F</w:t>
            </w:r>
            <w:r w:rsidRPr="00444355">
              <w:rPr>
                <w:rFonts w:ascii="宋体" w:eastAsia="宋体" w:hAnsi="宋体" w:hint="eastAsia"/>
                <w:szCs w:val="21"/>
              </w:rPr>
              <w:t>ail</w:t>
            </w:r>
            <w:r w:rsidRPr="00444355">
              <w:rPr>
                <w:rFonts w:ascii="宋体" w:eastAsia="宋体" w:hAnsi="宋体"/>
                <w:szCs w:val="21"/>
              </w:rPr>
              <w:t>_reason</w:t>
            </w:r>
          </w:p>
        </w:tc>
        <w:tc>
          <w:tcPr>
            <w:tcW w:w="2047" w:type="dxa"/>
          </w:tcPr>
          <w:p w14:paraId="3E4D9C51" w14:textId="7F2AC9F5" w:rsidR="00897CAF" w:rsidRPr="00444355" w:rsidRDefault="00897CAF" w:rsidP="004C6632">
            <w:pPr>
              <w:rPr>
                <w:rFonts w:ascii="宋体" w:eastAsia="宋体" w:hAnsi="宋体"/>
                <w:szCs w:val="21"/>
              </w:rPr>
            </w:pPr>
            <w:r w:rsidRPr="00444355">
              <w:rPr>
                <w:rFonts w:ascii="宋体" w:eastAsia="宋体" w:hAnsi="宋体" w:hint="eastAsia"/>
                <w:szCs w:val="21"/>
              </w:rPr>
              <w:t>Tex</w:t>
            </w:r>
          </w:p>
        </w:tc>
        <w:tc>
          <w:tcPr>
            <w:tcW w:w="1908" w:type="dxa"/>
          </w:tcPr>
          <w:p w14:paraId="7F965AEF" w14:textId="5436A501"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4C6632">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897CAF">
        <w:tc>
          <w:tcPr>
            <w:tcW w:w="2294" w:type="dxa"/>
          </w:tcPr>
          <w:p w14:paraId="1D33F588" w14:textId="6D1D1A50" w:rsidR="00897CAF" w:rsidRPr="00444355" w:rsidRDefault="00897CAF" w:rsidP="004C6632">
            <w:pPr>
              <w:rPr>
                <w:rFonts w:ascii="宋体" w:eastAsia="宋体" w:hAnsi="宋体"/>
                <w:szCs w:val="21"/>
              </w:rPr>
            </w:pPr>
            <w:r w:rsidRPr="00444355">
              <w:rPr>
                <w:rFonts w:ascii="宋体" w:eastAsia="宋体" w:hAnsi="宋体" w:hint="eastAsia"/>
                <w:szCs w:val="21"/>
              </w:rPr>
              <w:t>D</w:t>
            </w:r>
            <w:r w:rsidRPr="00444355">
              <w:rPr>
                <w:rFonts w:ascii="宋体" w:eastAsia="宋体" w:hAnsi="宋体"/>
                <w:szCs w:val="21"/>
              </w:rPr>
              <w:t>elay</w:t>
            </w:r>
          </w:p>
        </w:tc>
        <w:tc>
          <w:tcPr>
            <w:tcW w:w="2047" w:type="dxa"/>
          </w:tcPr>
          <w:p w14:paraId="6D5F32CD" w14:textId="72FC2593" w:rsidR="00897CAF" w:rsidRPr="00444355" w:rsidRDefault="00897CAF" w:rsidP="004C6632">
            <w:pPr>
              <w:rPr>
                <w:rFonts w:ascii="宋体" w:eastAsia="宋体" w:hAnsi="宋体"/>
                <w:szCs w:val="21"/>
              </w:rPr>
            </w:pPr>
            <w:r w:rsidRPr="00444355">
              <w:rPr>
                <w:rFonts w:ascii="宋体" w:eastAsia="宋体" w:hAnsi="宋体" w:hint="eastAsia"/>
                <w:szCs w:val="21"/>
              </w:rPr>
              <w:t>L</w:t>
            </w:r>
            <w:r w:rsidRPr="00444355">
              <w:rPr>
                <w:rFonts w:ascii="宋体" w:eastAsia="宋体" w:hAnsi="宋体"/>
                <w:szCs w:val="21"/>
              </w:rPr>
              <w:t>ong</w:t>
            </w:r>
          </w:p>
        </w:tc>
        <w:tc>
          <w:tcPr>
            <w:tcW w:w="1908" w:type="dxa"/>
          </w:tcPr>
          <w:p w14:paraId="0BE750F8" w14:textId="326267E4" w:rsidR="00897CAF" w:rsidRPr="00444355" w:rsidRDefault="00897CAF" w:rsidP="004C6632">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4C6632">
            <w:pPr>
              <w:rPr>
                <w:rFonts w:ascii="宋体" w:eastAsia="宋体" w:hAnsi="宋体"/>
                <w:szCs w:val="21"/>
              </w:rPr>
            </w:pPr>
            <w:r w:rsidRPr="00444355">
              <w:rPr>
                <w:rFonts w:ascii="宋体" w:eastAsia="宋体" w:hAnsi="宋体" w:hint="eastAsia"/>
                <w:szCs w:val="21"/>
              </w:rPr>
              <w:t>延迟回调时间</w:t>
            </w:r>
          </w:p>
        </w:tc>
      </w:tr>
    </w:tbl>
    <w:p w14:paraId="334F87E2" w14:textId="77777777" w:rsidR="00370112" w:rsidRPr="00370112" w:rsidRDefault="00370112" w:rsidP="004C6632">
      <w:pPr>
        <w:rPr>
          <w:szCs w:val="21"/>
        </w:rPr>
      </w:pPr>
    </w:p>
    <w:p w14:paraId="641087CC" w14:textId="54D8A92E" w:rsidR="00824A14" w:rsidRPr="00444355" w:rsidRDefault="00A51E1F" w:rsidP="00A51E1F">
      <w:pPr>
        <w:spacing w:line="360" w:lineRule="auto"/>
        <w:ind w:firstLineChars="200" w:firstLine="480"/>
        <w:rPr>
          <w:rFonts w:ascii="宋体" w:eastAsia="宋体" w:hAnsi="宋体"/>
          <w:sz w:val="24"/>
          <w:szCs w:val="24"/>
        </w:rPr>
      </w:pPr>
      <w:r>
        <w:rPr>
          <w:rFonts w:ascii="宋体" w:eastAsia="宋体" w:hAnsi="宋体" w:hint="eastAsia"/>
          <w:sz w:val="24"/>
          <w:szCs w:val="24"/>
        </w:rPr>
        <w:t>（5）</w:t>
      </w:r>
      <w:r w:rsidR="00900BF2" w:rsidRPr="00444355">
        <w:rPr>
          <w:rFonts w:ascii="宋体" w:eastAsia="宋体" w:hAnsi="宋体" w:hint="eastAsia"/>
          <w:sz w:val="24"/>
          <w:szCs w:val="24"/>
        </w:rPr>
        <w:t>规则触发</w:t>
      </w:r>
      <w:r w:rsidR="00824A14" w:rsidRPr="00444355">
        <w:rPr>
          <w:rFonts w:ascii="宋体" w:eastAsia="宋体" w:hAnsi="宋体" w:hint="eastAsia"/>
          <w:sz w:val="24"/>
          <w:szCs w:val="24"/>
        </w:rPr>
        <w:t>表</w:t>
      </w:r>
      <w:r w:rsidRPr="00A51E1F">
        <w:rPr>
          <w:rFonts w:ascii="宋体" w:eastAsia="宋体" w:hAnsi="宋体"/>
          <w:sz w:val="24"/>
          <w:szCs w:val="24"/>
        </w:rPr>
        <w:t>action_execute</w:t>
      </w:r>
      <w:r>
        <w:rPr>
          <w:rFonts w:ascii="宋体" w:eastAsia="宋体" w:hAnsi="宋体" w:hint="eastAsia"/>
          <w:sz w:val="24"/>
          <w:szCs w:val="24"/>
        </w:rPr>
        <w:t>存储规则</w:t>
      </w:r>
      <w:r w:rsidR="00DF5055">
        <w:rPr>
          <w:rFonts w:ascii="宋体" w:eastAsia="宋体" w:hAnsi="宋体" w:hint="eastAsia"/>
          <w:sz w:val="24"/>
          <w:szCs w:val="24"/>
        </w:rPr>
        <w:t>执行结果</w:t>
      </w:r>
      <w:r w:rsidR="00640F8F">
        <w:rPr>
          <w:rFonts w:ascii="宋体" w:eastAsia="宋体" w:hAnsi="宋体" w:hint="eastAsia"/>
          <w:sz w:val="24"/>
          <w:szCs w:val="24"/>
        </w:rPr>
        <w:t>。在rule_</w:t>
      </w:r>
      <w:r w:rsidR="00640F8F">
        <w:rPr>
          <w:rFonts w:ascii="宋体" w:eastAsia="宋体" w:hAnsi="宋体"/>
          <w:sz w:val="24"/>
          <w:szCs w:val="24"/>
        </w:rPr>
        <w:t>hit</w:t>
      </w:r>
      <w:r w:rsidR="00640F8F">
        <w:rPr>
          <w:rFonts w:ascii="宋体" w:eastAsia="宋体" w:hAnsi="宋体" w:hint="eastAsia"/>
          <w:sz w:val="24"/>
          <w:szCs w:val="24"/>
        </w:rPr>
        <w:t>表中</w:t>
      </w:r>
      <w:r w:rsidR="00571718">
        <w:rPr>
          <w:rFonts w:ascii="宋体" w:eastAsia="宋体" w:hAnsi="宋体" w:hint="eastAsia"/>
          <w:sz w:val="24"/>
          <w:szCs w:val="24"/>
        </w:rPr>
        <w:t>也</w:t>
      </w:r>
      <w:r w:rsidR="00640F8F">
        <w:rPr>
          <w:rFonts w:ascii="宋体" w:eastAsia="宋体" w:hAnsi="宋体" w:hint="eastAsia"/>
          <w:sz w:val="24"/>
          <w:szCs w:val="24"/>
        </w:rPr>
        <w:t>有action</w:t>
      </w:r>
      <w:r w:rsidR="00DE289D">
        <w:rPr>
          <w:rFonts w:ascii="宋体" w:eastAsia="宋体" w:hAnsi="宋体" w:hint="eastAsia"/>
          <w:sz w:val="24"/>
          <w:szCs w:val="24"/>
        </w:rPr>
        <w:t>的执行结果</w:t>
      </w:r>
      <w:r w:rsidR="00571718">
        <w:rPr>
          <w:rFonts w:ascii="宋体" w:eastAsia="宋体" w:hAnsi="宋体" w:hint="eastAsia"/>
          <w:sz w:val="24"/>
          <w:szCs w:val="24"/>
        </w:rPr>
        <w:t>，</w:t>
      </w:r>
      <w:r w:rsidR="00DE289D">
        <w:rPr>
          <w:rFonts w:ascii="宋体" w:eastAsia="宋体" w:hAnsi="宋体" w:hint="eastAsia"/>
          <w:sz w:val="24"/>
          <w:szCs w:val="24"/>
        </w:rPr>
        <w:t>action</w:t>
      </w:r>
      <w:r w:rsidR="00DE289D">
        <w:rPr>
          <w:rFonts w:ascii="宋体" w:eastAsia="宋体" w:hAnsi="宋体"/>
          <w:sz w:val="24"/>
          <w:szCs w:val="24"/>
        </w:rPr>
        <w:t>_result</w:t>
      </w:r>
      <w:r w:rsidR="00DE289D">
        <w:rPr>
          <w:rFonts w:ascii="宋体" w:eastAsia="宋体" w:hAnsi="宋体" w:hint="eastAsia"/>
          <w:sz w:val="24"/>
          <w:szCs w:val="24"/>
        </w:rPr>
        <w:t>为</w:t>
      </w:r>
      <w:r w:rsidR="00571718">
        <w:rPr>
          <w:rFonts w:ascii="宋体" w:eastAsia="宋体" w:hAnsi="宋体" w:hint="eastAsia"/>
          <w:sz w:val="24"/>
          <w:szCs w:val="24"/>
        </w:rPr>
        <w:t>冗余设计，用户在查看命中情况的时候，</w:t>
      </w:r>
      <w:r w:rsidR="00543745">
        <w:rPr>
          <w:rFonts w:ascii="宋体" w:eastAsia="宋体" w:hAnsi="宋体" w:hint="eastAsia"/>
          <w:sz w:val="24"/>
          <w:szCs w:val="24"/>
        </w:rPr>
        <w:t>更为关心</w:t>
      </w:r>
      <w:r w:rsidR="00E217BE">
        <w:rPr>
          <w:rFonts w:ascii="宋体" w:eastAsia="宋体" w:hAnsi="宋体" w:hint="eastAsia"/>
          <w:sz w:val="24"/>
          <w:szCs w:val="24"/>
        </w:rPr>
        <w:t>action执行结果，</w:t>
      </w:r>
      <w:r w:rsidR="007F0886">
        <w:rPr>
          <w:rFonts w:ascii="宋体" w:eastAsia="宋体" w:hAnsi="宋体" w:hint="eastAsia"/>
          <w:sz w:val="24"/>
          <w:szCs w:val="24"/>
        </w:rPr>
        <w:t>如果不做冗余设计，需要做数据库连接查询，会增加数据库的负担。</w:t>
      </w:r>
      <w:r w:rsidR="00E217BE">
        <w:rPr>
          <w:rFonts w:ascii="宋体" w:eastAsia="宋体" w:hAnsi="宋体" w:hint="eastAsia"/>
          <w:sz w:val="24"/>
          <w:szCs w:val="24"/>
        </w:rPr>
        <w:t>如果需要查询详细的信息，就可以查询action</w:t>
      </w:r>
      <w:r w:rsidR="00E217BE">
        <w:rPr>
          <w:rFonts w:ascii="宋体" w:eastAsia="宋体" w:hAnsi="宋体"/>
          <w:sz w:val="24"/>
          <w:szCs w:val="24"/>
        </w:rPr>
        <w:t>_execute</w:t>
      </w:r>
      <w:r w:rsidR="00E217BE">
        <w:rPr>
          <w:rFonts w:ascii="宋体" w:eastAsia="宋体" w:hAnsi="宋体" w:hint="eastAsia"/>
          <w:sz w:val="24"/>
          <w:szCs w:val="24"/>
        </w:rPr>
        <w:t>表。action</w:t>
      </w:r>
      <w:r w:rsidR="00E217BE">
        <w:rPr>
          <w:rFonts w:ascii="宋体" w:eastAsia="宋体" w:hAnsi="宋体"/>
          <w:sz w:val="24"/>
          <w:szCs w:val="24"/>
        </w:rPr>
        <w:t>_execute</w:t>
      </w:r>
      <w:r w:rsidR="00E217BE">
        <w:rPr>
          <w:rFonts w:ascii="宋体" w:eastAsia="宋体" w:hAnsi="宋体" w:hint="eastAsia"/>
          <w:sz w:val="24"/>
          <w:szCs w:val="24"/>
        </w:rPr>
        <w:t>表结构如图3.25所示。</w:t>
      </w:r>
    </w:p>
    <w:p w14:paraId="35FB29FB" w14:textId="4D7CD65F" w:rsidR="00933C7A" w:rsidRPr="00444355" w:rsidRDefault="00933C7A" w:rsidP="00933C7A">
      <w:pPr>
        <w:jc w:val="center"/>
        <w:rPr>
          <w:rFonts w:ascii="宋体" w:eastAsia="宋体" w:hAnsi="宋体"/>
        </w:rPr>
      </w:pPr>
      <w:r w:rsidRPr="00444355">
        <w:rPr>
          <w:rFonts w:ascii="宋体" w:eastAsia="宋体" w:hAnsi="宋体" w:hint="eastAsia"/>
        </w:rPr>
        <w:t>表3.2</w:t>
      </w:r>
      <w:r w:rsidR="003C59BD" w:rsidRPr="00444355">
        <w:rPr>
          <w:rFonts w:ascii="宋体" w:eastAsia="宋体" w:hAnsi="宋体" w:hint="eastAsia"/>
        </w:rPr>
        <w:t>5</w:t>
      </w:r>
      <w:r w:rsidR="00444355" w:rsidRPr="00444355">
        <w:rPr>
          <w:rFonts w:ascii="宋体" w:eastAsia="宋体" w:hAnsi="宋体"/>
        </w:rPr>
        <w:t xml:space="preserve"> action_execute</w:t>
      </w:r>
      <w:r w:rsidR="00444355" w:rsidRPr="00444355">
        <w:rPr>
          <w:rFonts w:ascii="宋体" w:eastAsia="宋体" w:hAnsi="宋体" w:hint="eastAsia"/>
          <w:szCs w:val="21"/>
        </w:rPr>
        <w:t>表结构</w:t>
      </w:r>
    </w:p>
    <w:tbl>
      <w:tblPr>
        <w:tblStyle w:val="af3"/>
        <w:tblW w:w="0" w:type="auto"/>
        <w:tblLook w:val="04A0" w:firstRow="1" w:lastRow="0" w:firstColumn="1" w:lastColumn="0" w:noHBand="0" w:noVBand="1"/>
      </w:tblPr>
      <w:tblGrid>
        <w:gridCol w:w="2350"/>
        <w:gridCol w:w="2128"/>
        <w:gridCol w:w="1873"/>
        <w:gridCol w:w="1945"/>
      </w:tblGrid>
      <w:tr w:rsidR="00897CAF" w:rsidRPr="00444355" w14:paraId="49FEAB23" w14:textId="77777777" w:rsidTr="00897CAF">
        <w:tc>
          <w:tcPr>
            <w:tcW w:w="2350" w:type="dxa"/>
          </w:tcPr>
          <w:p w14:paraId="724AD2FB" w14:textId="3DBA5258" w:rsidR="00897CAF" w:rsidRPr="00444355" w:rsidRDefault="00897CAF" w:rsidP="004C6632">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4C6632">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4C6632">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4C6632">
            <w:pPr>
              <w:rPr>
                <w:rFonts w:ascii="宋体" w:eastAsia="宋体" w:hAnsi="宋体"/>
              </w:rPr>
            </w:pPr>
            <w:r w:rsidRPr="00444355">
              <w:rPr>
                <w:rFonts w:ascii="宋体" w:eastAsia="宋体" w:hAnsi="宋体" w:hint="eastAsia"/>
              </w:rPr>
              <w:t>描述</w:t>
            </w:r>
          </w:p>
        </w:tc>
      </w:tr>
      <w:tr w:rsidR="00897CAF" w:rsidRPr="00444355" w14:paraId="6355C4A7" w14:textId="77777777" w:rsidTr="00897CAF">
        <w:tc>
          <w:tcPr>
            <w:tcW w:w="2350" w:type="dxa"/>
          </w:tcPr>
          <w:p w14:paraId="49F84497" w14:textId="36320F71" w:rsidR="00897CAF" w:rsidRPr="00444355" w:rsidRDefault="00897CAF" w:rsidP="004C6632">
            <w:pPr>
              <w:rPr>
                <w:rFonts w:ascii="宋体" w:eastAsia="宋体" w:hAnsi="宋体"/>
              </w:rPr>
            </w:pPr>
            <w:r w:rsidRPr="00444355">
              <w:rPr>
                <w:rFonts w:ascii="宋体" w:eastAsia="宋体" w:hAnsi="宋体" w:hint="eastAsia"/>
              </w:rPr>
              <w:t>id</w:t>
            </w:r>
          </w:p>
        </w:tc>
        <w:tc>
          <w:tcPr>
            <w:tcW w:w="2128" w:type="dxa"/>
          </w:tcPr>
          <w:p w14:paraId="546C3DC1" w14:textId="0459C7D0"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73" w:type="dxa"/>
          </w:tcPr>
          <w:p w14:paraId="3596FB89" w14:textId="78F89764"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r>
      <w:tr w:rsidR="00897CAF" w:rsidRPr="00444355" w14:paraId="0E1916AD" w14:textId="77777777" w:rsidTr="00897CAF">
        <w:tc>
          <w:tcPr>
            <w:tcW w:w="2350" w:type="dxa"/>
          </w:tcPr>
          <w:p w14:paraId="6C662DD5" w14:textId="7590C8D2" w:rsidR="00897CAF" w:rsidRPr="00444355" w:rsidRDefault="00897CAF" w:rsidP="004C6632">
            <w:pPr>
              <w:rPr>
                <w:rFonts w:ascii="宋体" w:eastAsia="宋体" w:hAnsi="宋体"/>
              </w:rPr>
            </w:pPr>
            <w:r w:rsidRPr="00444355">
              <w:rPr>
                <w:rFonts w:ascii="宋体" w:eastAsia="宋体" w:hAnsi="宋体"/>
              </w:rPr>
              <w:t>R</w:t>
            </w:r>
            <w:r w:rsidRPr="00444355">
              <w:rPr>
                <w:rFonts w:ascii="宋体" w:eastAsia="宋体" w:hAnsi="宋体" w:hint="eastAsia"/>
              </w:rPr>
              <w:t>ecord_</w:t>
            </w:r>
            <w:r w:rsidRPr="00444355">
              <w:rPr>
                <w:rFonts w:ascii="宋体" w:eastAsia="宋体" w:hAnsi="宋体"/>
              </w:rPr>
              <w:t>id</w:t>
            </w:r>
          </w:p>
        </w:tc>
        <w:tc>
          <w:tcPr>
            <w:tcW w:w="2128" w:type="dxa"/>
          </w:tcPr>
          <w:p w14:paraId="26F92530" w14:textId="6241666F" w:rsidR="00897CAF" w:rsidRPr="00444355" w:rsidRDefault="00897CAF" w:rsidP="004C6632">
            <w:pPr>
              <w:rPr>
                <w:rFonts w:ascii="宋体" w:eastAsia="宋体" w:hAnsi="宋体"/>
              </w:rPr>
            </w:pPr>
            <w:r w:rsidRPr="00444355">
              <w:rPr>
                <w:rFonts w:ascii="宋体" w:eastAsia="宋体" w:hAnsi="宋体"/>
              </w:rPr>
              <w:t>Long</w:t>
            </w:r>
          </w:p>
        </w:tc>
        <w:tc>
          <w:tcPr>
            <w:tcW w:w="1873" w:type="dxa"/>
          </w:tcPr>
          <w:p w14:paraId="3BCF1379" w14:textId="1A677BF4"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4C6632">
            <w:pPr>
              <w:rPr>
                <w:rFonts w:ascii="宋体" w:eastAsia="宋体" w:hAnsi="宋体"/>
              </w:rPr>
            </w:pPr>
            <w:r w:rsidRPr="00444355">
              <w:rPr>
                <w:rFonts w:ascii="宋体" w:eastAsia="宋体" w:hAnsi="宋体" w:hint="eastAsia"/>
              </w:rPr>
              <w:t>触发记录id</w:t>
            </w:r>
          </w:p>
        </w:tc>
      </w:tr>
      <w:tr w:rsidR="00897CAF" w:rsidRPr="00444355" w14:paraId="6C564A14" w14:textId="77777777" w:rsidTr="00897CAF">
        <w:tc>
          <w:tcPr>
            <w:tcW w:w="2350" w:type="dxa"/>
          </w:tcPr>
          <w:p w14:paraId="7387B58C" w14:textId="27FEF061"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tatus</w:t>
            </w:r>
          </w:p>
        </w:tc>
        <w:tc>
          <w:tcPr>
            <w:tcW w:w="2128" w:type="dxa"/>
          </w:tcPr>
          <w:p w14:paraId="384CBFBC" w14:textId="2D99BC8D"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73" w:type="dxa"/>
          </w:tcPr>
          <w:p w14:paraId="1034D5D7" w14:textId="5D938AF2"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4C6632">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897CAF">
        <w:tc>
          <w:tcPr>
            <w:tcW w:w="2350" w:type="dxa"/>
          </w:tcPr>
          <w:p w14:paraId="4564C200" w14:textId="46FCA8D8" w:rsidR="00897CAF" w:rsidRPr="00444355" w:rsidRDefault="00897CAF" w:rsidP="004C6632">
            <w:pPr>
              <w:rPr>
                <w:rFonts w:ascii="宋体" w:eastAsia="宋体" w:hAnsi="宋体"/>
              </w:rPr>
            </w:pPr>
            <w:r w:rsidRPr="00444355">
              <w:rPr>
                <w:rFonts w:ascii="宋体" w:eastAsia="宋体" w:hAnsi="宋体"/>
              </w:rPr>
              <w:t>P</w:t>
            </w:r>
            <w:r w:rsidRPr="00444355">
              <w:rPr>
                <w:rFonts w:ascii="宋体" w:eastAsia="宋体" w:hAnsi="宋体" w:hint="eastAsia"/>
              </w:rPr>
              <w:t>arams</w:t>
            </w:r>
          </w:p>
        </w:tc>
        <w:tc>
          <w:tcPr>
            <w:tcW w:w="2128" w:type="dxa"/>
          </w:tcPr>
          <w:p w14:paraId="457340A8" w14:textId="38711A28" w:rsidR="00897CAF" w:rsidRPr="00444355" w:rsidRDefault="00897CAF" w:rsidP="004C6632">
            <w:pPr>
              <w:rPr>
                <w:rFonts w:ascii="宋体" w:eastAsia="宋体" w:hAnsi="宋体"/>
              </w:rPr>
            </w:pPr>
            <w:r w:rsidRPr="00444355">
              <w:rPr>
                <w:rFonts w:ascii="宋体" w:eastAsia="宋体" w:hAnsi="宋体"/>
              </w:rPr>
              <w:t>T</w:t>
            </w:r>
            <w:r w:rsidRPr="00444355">
              <w:rPr>
                <w:rFonts w:ascii="宋体" w:eastAsia="宋体" w:hAnsi="宋体" w:hint="eastAsia"/>
              </w:rPr>
              <w:t>ext</w:t>
            </w:r>
          </w:p>
        </w:tc>
        <w:tc>
          <w:tcPr>
            <w:tcW w:w="1873" w:type="dxa"/>
          </w:tcPr>
          <w:p w14:paraId="4AE4C3DF" w14:textId="49CDC6F1"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4C6632">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897CAF">
        <w:tc>
          <w:tcPr>
            <w:tcW w:w="2350" w:type="dxa"/>
          </w:tcPr>
          <w:p w14:paraId="2CD2A2F8" w14:textId="09A3131E" w:rsidR="00897CAF" w:rsidRPr="00444355" w:rsidRDefault="00897CAF" w:rsidP="004C6632">
            <w:pPr>
              <w:rPr>
                <w:rFonts w:ascii="宋体" w:eastAsia="宋体" w:hAnsi="宋体"/>
              </w:rPr>
            </w:pPr>
            <w:r w:rsidRPr="00444355">
              <w:rPr>
                <w:rFonts w:ascii="宋体" w:eastAsia="宋体" w:hAnsi="宋体"/>
              </w:rPr>
              <w:t>R</w:t>
            </w:r>
            <w:r w:rsidRPr="00444355">
              <w:rPr>
                <w:rFonts w:ascii="宋体" w:eastAsia="宋体" w:hAnsi="宋体" w:hint="eastAsia"/>
              </w:rPr>
              <w:t>esults</w:t>
            </w:r>
          </w:p>
        </w:tc>
        <w:tc>
          <w:tcPr>
            <w:tcW w:w="2128" w:type="dxa"/>
          </w:tcPr>
          <w:p w14:paraId="27C2C3B6" w14:textId="71ADC26B" w:rsidR="00897CAF" w:rsidRPr="00444355" w:rsidRDefault="00897CAF" w:rsidP="004C6632">
            <w:pPr>
              <w:rPr>
                <w:rFonts w:ascii="宋体" w:eastAsia="宋体" w:hAnsi="宋体"/>
              </w:rPr>
            </w:pPr>
            <w:r w:rsidRPr="00444355">
              <w:rPr>
                <w:rFonts w:ascii="宋体" w:eastAsia="宋体" w:hAnsi="宋体"/>
              </w:rPr>
              <w:t>T</w:t>
            </w:r>
            <w:r w:rsidRPr="00444355">
              <w:rPr>
                <w:rFonts w:ascii="宋体" w:eastAsia="宋体" w:hAnsi="宋体" w:hint="eastAsia"/>
              </w:rPr>
              <w:t>ext</w:t>
            </w:r>
          </w:p>
        </w:tc>
        <w:tc>
          <w:tcPr>
            <w:tcW w:w="1873" w:type="dxa"/>
          </w:tcPr>
          <w:p w14:paraId="05F91F45" w14:textId="642D3315"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4C6632">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897CAF">
        <w:tc>
          <w:tcPr>
            <w:tcW w:w="2350" w:type="dxa"/>
          </w:tcPr>
          <w:p w14:paraId="30012C49" w14:textId="591FC72F" w:rsidR="00897CAF" w:rsidRPr="00444355" w:rsidRDefault="00897CAF" w:rsidP="004C6632">
            <w:pPr>
              <w:rPr>
                <w:rFonts w:ascii="宋体" w:eastAsia="宋体" w:hAnsi="宋体"/>
              </w:rPr>
            </w:pPr>
            <w:r w:rsidRPr="00444355">
              <w:rPr>
                <w:rFonts w:ascii="宋体" w:eastAsia="宋体" w:hAnsi="宋体"/>
              </w:rPr>
              <w:t>T</w:t>
            </w:r>
            <w:r w:rsidRPr="00444355">
              <w:rPr>
                <w:rFonts w:ascii="宋体" w:eastAsia="宋体" w:hAnsi="宋体" w:hint="eastAsia"/>
              </w:rPr>
              <w:t>ype</w:t>
            </w:r>
          </w:p>
        </w:tc>
        <w:tc>
          <w:tcPr>
            <w:tcW w:w="2128" w:type="dxa"/>
          </w:tcPr>
          <w:p w14:paraId="380CB5BA" w14:textId="571A5B59"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nt</w:t>
            </w:r>
          </w:p>
        </w:tc>
        <w:tc>
          <w:tcPr>
            <w:tcW w:w="1873" w:type="dxa"/>
          </w:tcPr>
          <w:p w14:paraId="1C0E1872" w14:textId="7B4014EE"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4C6632">
            <w:pPr>
              <w:rPr>
                <w:rFonts w:ascii="宋体" w:eastAsia="宋体" w:hAnsi="宋体"/>
              </w:rPr>
            </w:pPr>
            <w:r w:rsidRPr="00444355">
              <w:rPr>
                <w:rFonts w:ascii="宋体" w:eastAsia="宋体" w:hAnsi="宋体" w:hint="eastAsia"/>
              </w:rPr>
              <w:t>动作类型</w:t>
            </w:r>
          </w:p>
        </w:tc>
      </w:tr>
      <w:tr w:rsidR="00897CAF" w:rsidRPr="00444355" w14:paraId="6AD71DC0" w14:textId="77777777" w:rsidTr="00897CAF">
        <w:tc>
          <w:tcPr>
            <w:tcW w:w="2350" w:type="dxa"/>
          </w:tcPr>
          <w:p w14:paraId="619FA7CD" w14:textId="434F3BC1" w:rsidR="00897CAF" w:rsidRPr="00444355" w:rsidRDefault="00897CAF" w:rsidP="004C6632">
            <w:pPr>
              <w:rPr>
                <w:rFonts w:ascii="宋体" w:eastAsia="宋体" w:hAnsi="宋体"/>
              </w:rPr>
            </w:pPr>
            <w:r w:rsidRPr="00444355">
              <w:rPr>
                <w:rFonts w:ascii="宋体" w:eastAsia="宋体" w:hAnsi="宋体"/>
              </w:rPr>
              <w:t>O</w:t>
            </w:r>
            <w:r w:rsidRPr="00444355">
              <w:rPr>
                <w:rFonts w:ascii="宋体" w:eastAsia="宋体" w:hAnsi="宋体" w:hint="eastAsia"/>
              </w:rPr>
              <w:t>rder</w:t>
            </w:r>
            <w:r w:rsidRPr="00444355">
              <w:rPr>
                <w:rFonts w:ascii="宋体" w:eastAsia="宋体" w:hAnsi="宋体"/>
              </w:rPr>
              <w:t>_</w:t>
            </w:r>
            <w:r w:rsidRPr="00444355">
              <w:rPr>
                <w:rFonts w:ascii="宋体" w:eastAsia="宋体" w:hAnsi="宋体" w:hint="eastAsia"/>
              </w:rPr>
              <w:t>id</w:t>
            </w:r>
          </w:p>
        </w:tc>
        <w:tc>
          <w:tcPr>
            <w:tcW w:w="2128" w:type="dxa"/>
          </w:tcPr>
          <w:p w14:paraId="44F544CE" w14:textId="6AAC6030"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73" w:type="dxa"/>
          </w:tcPr>
          <w:p w14:paraId="39C9A1DC" w14:textId="7A9DA850"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4C6632">
            <w:pPr>
              <w:rPr>
                <w:rFonts w:ascii="宋体" w:eastAsia="宋体" w:hAnsi="宋体"/>
              </w:rPr>
            </w:pPr>
            <w:r w:rsidRPr="00444355">
              <w:rPr>
                <w:rFonts w:ascii="宋体" w:eastAsia="宋体" w:hAnsi="宋体" w:hint="eastAsia"/>
              </w:rPr>
              <w:t>订单号</w:t>
            </w:r>
          </w:p>
        </w:tc>
      </w:tr>
      <w:tr w:rsidR="00897CAF" w:rsidRPr="00444355" w14:paraId="6A04788C" w14:textId="77777777" w:rsidTr="00897CAF">
        <w:tc>
          <w:tcPr>
            <w:tcW w:w="2350" w:type="dxa"/>
          </w:tcPr>
          <w:p w14:paraId="644C31FA" w14:textId="2FF585DE" w:rsidR="00897CAF" w:rsidRPr="00444355" w:rsidRDefault="00897CAF" w:rsidP="004C6632">
            <w:pPr>
              <w:rPr>
                <w:rFonts w:ascii="宋体" w:eastAsia="宋体" w:hAnsi="宋体"/>
              </w:rPr>
            </w:pPr>
            <w:r>
              <w:rPr>
                <w:rFonts w:ascii="宋体" w:eastAsia="宋体" w:hAnsi="宋体" w:hint="eastAsia"/>
              </w:rPr>
              <w:t>T</w:t>
            </w:r>
            <w:r w:rsidRPr="00444355">
              <w:rPr>
                <w:rFonts w:ascii="宋体" w:eastAsia="宋体" w:hAnsi="宋体" w:hint="eastAsia"/>
              </w:rPr>
              <w:t>rigger_event</w:t>
            </w:r>
          </w:p>
        </w:tc>
        <w:tc>
          <w:tcPr>
            <w:tcW w:w="2128" w:type="dxa"/>
          </w:tcPr>
          <w:p w14:paraId="5A263DE1" w14:textId="3DB7B7CF" w:rsidR="00897CAF" w:rsidRPr="00444355" w:rsidRDefault="00897CAF" w:rsidP="004C6632">
            <w:pPr>
              <w:rPr>
                <w:rFonts w:ascii="宋体" w:eastAsia="宋体" w:hAnsi="宋体"/>
              </w:rPr>
            </w:pPr>
            <w:r w:rsidRPr="00444355">
              <w:rPr>
                <w:rFonts w:ascii="宋体" w:eastAsia="宋体" w:hAnsi="宋体"/>
              </w:rPr>
              <w:t>V</w:t>
            </w:r>
            <w:r w:rsidRPr="00444355">
              <w:rPr>
                <w:rFonts w:ascii="宋体" w:eastAsia="宋体" w:hAnsi="宋体" w:hint="eastAsia"/>
              </w:rPr>
              <w:t>archar</w:t>
            </w:r>
          </w:p>
        </w:tc>
        <w:tc>
          <w:tcPr>
            <w:tcW w:w="1873" w:type="dxa"/>
          </w:tcPr>
          <w:p w14:paraId="213269D3" w14:textId="3A029493"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4C6632">
            <w:pPr>
              <w:rPr>
                <w:rFonts w:ascii="宋体" w:eastAsia="宋体" w:hAnsi="宋体"/>
              </w:rPr>
            </w:pPr>
            <w:r w:rsidRPr="00444355">
              <w:rPr>
                <w:rFonts w:ascii="宋体" w:eastAsia="宋体" w:hAnsi="宋体" w:hint="eastAsia"/>
              </w:rPr>
              <w:t>触发事件</w:t>
            </w:r>
          </w:p>
        </w:tc>
      </w:tr>
      <w:tr w:rsidR="00897CAF" w:rsidRPr="00444355" w14:paraId="7B8FBA57" w14:textId="77777777" w:rsidTr="00897CAF">
        <w:tc>
          <w:tcPr>
            <w:tcW w:w="2350" w:type="dxa"/>
          </w:tcPr>
          <w:p w14:paraId="16F064DC" w14:textId="3F533A6C" w:rsidR="00897CAF" w:rsidRPr="00444355" w:rsidRDefault="00897CAF" w:rsidP="004C6632">
            <w:pPr>
              <w:rPr>
                <w:rFonts w:ascii="宋体" w:eastAsia="宋体" w:hAnsi="宋体"/>
              </w:rPr>
            </w:pPr>
            <w:r w:rsidRPr="00444355">
              <w:rPr>
                <w:rFonts w:ascii="宋体" w:eastAsia="宋体" w:hAnsi="宋体"/>
              </w:rPr>
              <w:t>R</w:t>
            </w:r>
            <w:r w:rsidRPr="00444355">
              <w:rPr>
                <w:rFonts w:ascii="宋体" w:eastAsia="宋体" w:hAnsi="宋体" w:hint="eastAsia"/>
              </w:rPr>
              <w:t>ule_id</w:t>
            </w:r>
          </w:p>
        </w:tc>
        <w:tc>
          <w:tcPr>
            <w:tcW w:w="2128" w:type="dxa"/>
          </w:tcPr>
          <w:p w14:paraId="1F5A0F96" w14:textId="2A3FC3EE"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73" w:type="dxa"/>
          </w:tcPr>
          <w:p w14:paraId="31988ED0" w14:textId="0E324AB7"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4C6632">
            <w:pPr>
              <w:rPr>
                <w:rFonts w:ascii="宋体" w:eastAsia="宋体" w:hAnsi="宋体"/>
              </w:rPr>
            </w:pPr>
            <w:r w:rsidRPr="00444355">
              <w:rPr>
                <w:rFonts w:ascii="宋体" w:eastAsia="宋体" w:hAnsi="宋体" w:hint="eastAsia"/>
              </w:rPr>
              <w:t>规则id</w:t>
            </w:r>
          </w:p>
        </w:tc>
      </w:tr>
      <w:tr w:rsidR="00897CAF" w:rsidRPr="00444355" w14:paraId="498215D2" w14:textId="77777777" w:rsidTr="00897CAF">
        <w:tc>
          <w:tcPr>
            <w:tcW w:w="2350" w:type="dxa"/>
          </w:tcPr>
          <w:p w14:paraId="4180D18F" w14:textId="11E5E5FE" w:rsidR="00897CAF" w:rsidRPr="00444355" w:rsidRDefault="00897CAF" w:rsidP="004C6632">
            <w:pPr>
              <w:rPr>
                <w:rFonts w:ascii="宋体" w:eastAsia="宋体" w:hAnsi="宋体"/>
              </w:rPr>
            </w:pPr>
            <w:r w:rsidRPr="00444355">
              <w:rPr>
                <w:rFonts w:ascii="宋体" w:eastAsia="宋体" w:hAnsi="宋体"/>
              </w:rPr>
              <w:t>N</w:t>
            </w:r>
            <w:r w:rsidRPr="00444355">
              <w:rPr>
                <w:rFonts w:ascii="宋体" w:eastAsia="宋体" w:hAnsi="宋体" w:hint="eastAsia"/>
              </w:rPr>
              <w:t>ame</w:t>
            </w:r>
          </w:p>
        </w:tc>
        <w:tc>
          <w:tcPr>
            <w:tcW w:w="2128" w:type="dxa"/>
          </w:tcPr>
          <w:p w14:paraId="05F43A09" w14:textId="3CBC5B91" w:rsidR="00897CAF" w:rsidRPr="00444355" w:rsidRDefault="00897CAF" w:rsidP="004C6632">
            <w:pPr>
              <w:rPr>
                <w:rFonts w:ascii="宋体" w:eastAsia="宋体" w:hAnsi="宋体"/>
              </w:rPr>
            </w:pPr>
            <w:r w:rsidRPr="00444355">
              <w:rPr>
                <w:rFonts w:ascii="宋体" w:eastAsia="宋体" w:hAnsi="宋体"/>
              </w:rPr>
              <w:t>Varchar</w:t>
            </w:r>
          </w:p>
        </w:tc>
        <w:tc>
          <w:tcPr>
            <w:tcW w:w="1873" w:type="dxa"/>
          </w:tcPr>
          <w:p w14:paraId="021A4246" w14:textId="0AA7FCFC"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4C6632">
            <w:pPr>
              <w:rPr>
                <w:rFonts w:ascii="宋体" w:eastAsia="宋体" w:hAnsi="宋体"/>
              </w:rPr>
            </w:pPr>
            <w:r w:rsidRPr="00444355">
              <w:rPr>
                <w:rFonts w:ascii="宋体" w:eastAsia="宋体" w:hAnsi="宋体" w:hint="eastAsia"/>
              </w:rPr>
              <w:t>动作名称</w:t>
            </w:r>
          </w:p>
        </w:tc>
      </w:tr>
    </w:tbl>
    <w:p w14:paraId="313D7106" w14:textId="32992323" w:rsidR="00370112" w:rsidRDefault="00370112" w:rsidP="004C6632"/>
    <w:p w14:paraId="56767626" w14:textId="4582016C" w:rsidR="00631C66" w:rsidRPr="00444355" w:rsidRDefault="006752D8" w:rsidP="0068487C">
      <w:pPr>
        <w:spacing w:line="360" w:lineRule="auto"/>
        <w:ind w:firstLineChars="200" w:firstLine="480"/>
        <w:rPr>
          <w:rFonts w:ascii="宋体" w:eastAsia="宋体" w:hAnsi="宋体"/>
          <w:sz w:val="24"/>
          <w:szCs w:val="24"/>
        </w:rPr>
      </w:pPr>
      <w:r>
        <w:rPr>
          <w:rFonts w:ascii="宋体" w:eastAsia="宋体" w:hAnsi="宋体" w:hint="eastAsia"/>
          <w:sz w:val="24"/>
          <w:szCs w:val="24"/>
        </w:rPr>
        <w:t>（6）</w:t>
      </w:r>
      <w:r w:rsidR="00631C66" w:rsidRPr="00444355">
        <w:rPr>
          <w:rFonts w:ascii="宋体" w:eastAsia="宋体" w:hAnsi="宋体" w:hint="eastAsia"/>
          <w:sz w:val="24"/>
          <w:szCs w:val="24"/>
        </w:rPr>
        <w:t>操作记录表</w:t>
      </w:r>
      <w:bookmarkStart w:id="97" w:name="OLE_LINK8"/>
      <w:bookmarkStart w:id="98" w:name="OLE_LINK9"/>
      <w:r w:rsidR="0068487C">
        <w:rPr>
          <w:rFonts w:ascii="宋体" w:eastAsia="宋体" w:hAnsi="宋体" w:hint="eastAsia"/>
          <w:sz w:val="24"/>
          <w:szCs w:val="24"/>
        </w:rPr>
        <w:t>ope</w:t>
      </w:r>
      <w:r w:rsidR="0068487C">
        <w:rPr>
          <w:rFonts w:ascii="宋体" w:eastAsia="宋体" w:hAnsi="宋体"/>
          <w:sz w:val="24"/>
          <w:szCs w:val="24"/>
        </w:rPr>
        <w:t>rate</w:t>
      </w:r>
      <w:r w:rsidR="0068487C">
        <w:rPr>
          <w:rFonts w:ascii="宋体" w:eastAsia="宋体" w:hAnsi="宋体" w:hint="eastAsia"/>
          <w:sz w:val="24"/>
          <w:szCs w:val="24"/>
        </w:rPr>
        <w:t>_</w:t>
      </w:r>
      <w:r w:rsidR="0068487C">
        <w:rPr>
          <w:rFonts w:ascii="宋体" w:eastAsia="宋体" w:hAnsi="宋体"/>
          <w:sz w:val="24"/>
          <w:szCs w:val="24"/>
        </w:rPr>
        <w:t>record</w:t>
      </w:r>
      <w:bookmarkEnd w:id="97"/>
      <w:bookmarkEnd w:id="98"/>
      <w:r w:rsidR="0068487C">
        <w:rPr>
          <w:rFonts w:ascii="宋体" w:eastAsia="宋体" w:hAnsi="宋体" w:hint="eastAsia"/>
          <w:sz w:val="24"/>
          <w:szCs w:val="24"/>
        </w:rPr>
        <w:t>存储了操作人员对规则的修改记录</w:t>
      </w:r>
      <w:r>
        <w:rPr>
          <w:rFonts w:ascii="宋体" w:eastAsia="宋体" w:hAnsi="宋体" w:hint="eastAsia"/>
          <w:sz w:val="24"/>
          <w:szCs w:val="24"/>
        </w:rPr>
        <w:t>。其中包含了操作记录的id、操作人员的id、规则修改之前的数据、规则修改之后的数据。</w:t>
      </w:r>
      <w:r w:rsidR="007D6F11">
        <w:rPr>
          <w:rFonts w:ascii="宋体" w:eastAsia="宋体" w:hAnsi="宋体" w:hint="eastAsia"/>
          <w:sz w:val="24"/>
          <w:szCs w:val="24"/>
        </w:rPr>
        <w:t>ope</w:t>
      </w:r>
      <w:r w:rsidR="007D6F11">
        <w:rPr>
          <w:rFonts w:ascii="宋体" w:eastAsia="宋体" w:hAnsi="宋体"/>
          <w:sz w:val="24"/>
          <w:szCs w:val="24"/>
        </w:rPr>
        <w:t>rate</w:t>
      </w:r>
      <w:r w:rsidR="007D6F11">
        <w:rPr>
          <w:rFonts w:ascii="宋体" w:eastAsia="宋体" w:hAnsi="宋体" w:hint="eastAsia"/>
          <w:sz w:val="24"/>
          <w:szCs w:val="24"/>
        </w:rPr>
        <w:t>_</w:t>
      </w:r>
      <w:r w:rsidR="007D6F11">
        <w:rPr>
          <w:rFonts w:ascii="宋体" w:eastAsia="宋体" w:hAnsi="宋体"/>
          <w:sz w:val="24"/>
          <w:szCs w:val="24"/>
        </w:rPr>
        <w:t>record</w:t>
      </w:r>
      <w:r w:rsidR="007D6F11">
        <w:rPr>
          <w:rFonts w:ascii="宋体" w:eastAsia="宋体" w:hAnsi="宋体" w:hint="eastAsia"/>
          <w:sz w:val="24"/>
          <w:szCs w:val="24"/>
        </w:rPr>
        <w:t>表</w:t>
      </w:r>
      <w:r w:rsidR="002F7EEB">
        <w:rPr>
          <w:rFonts w:ascii="宋体" w:eastAsia="宋体" w:hAnsi="宋体" w:hint="eastAsia"/>
          <w:sz w:val="24"/>
          <w:szCs w:val="24"/>
        </w:rPr>
        <w:t>结构</w:t>
      </w:r>
      <w:r w:rsidR="007D6F11">
        <w:rPr>
          <w:rFonts w:ascii="宋体" w:eastAsia="宋体" w:hAnsi="宋体" w:hint="eastAsia"/>
          <w:sz w:val="24"/>
          <w:szCs w:val="24"/>
        </w:rPr>
        <w:t>如表3.26所示。</w:t>
      </w:r>
    </w:p>
    <w:p w14:paraId="1EFE3C5B" w14:textId="402BA6F3" w:rsidR="00631C66" w:rsidRPr="00444355" w:rsidRDefault="00631C66" w:rsidP="00631C66">
      <w:pPr>
        <w:jc w:val="center"/>
        <w:rPr>
          <w:rFonts w:ascii="宋体" w:eastAsia="宋体" w:hAnsi="宋体"/>
          <w:szCs w:val="21"/>
        </w:rPr>
      </w:pPr>
      <w:r w:rsidRPr="00444355">
        <w:rPr>
          <w:rFonts w:ascii="宋体" w:eastAsia="宋体" w:hAnsi="宋体" w:hint="eastAsia"/>
          <w:szCs w:val="21"/>
        </w:rPr>
        <w:t>表3.2</w:t>
      </w:r>
      <w:r w:rsidR="003C59BD" w:rsidRPr="00444355">
        <w:rPr>
          <w:rFonts w:ascii="宋体" w:eastAsia="宋体" w:hAnsi="宋体" w:hint="eastAsia"/>
          <w:szCs w:val="21"/>
        </w:rPr>
        <w:t>6</w:t>
      </w:r>
      <w:r w:rsidR="00444355" w:rsidRPr="00444355">
        <w:rPr>
          <w:rFonts w:ascii="宋体" w:eastAsia="宋体" w:hAnsi="宋体"/>
          <w:szCs w:val="21"/>
        </w:rPr>
        <w:t xml:space="preserve"> operate_record</w:t>
      </w:r>
      <w:bookmarkStart w:id="99" w:name="OLE_LINK4"/>
      <w:bookmarkStart w:id="100" w:name="OLE_LINK5"/>
      <w:r w:rsidR="00444355" w:rsidRPr="00444355">
        <w:rPr>
          <w:rFonts w:ascii="宋体" w:eastAsia="宋体" w:hAnsi="宋体" w:hint="eastAsia"/>
          <w:szCs w:val="21"/>
        </w:rPr>
        <w:t>表结构</w:t>
      </w:r>
      <w:bookmarkEnd w:id="99"/>
      <w:bookmarkEnd w:id="100"/>
    </w:p>
    <w:tbl>
      <w:tblPr>
        <w:tblStyle w:val="af3"/>
        <w:tblW w:w="0" w:type="auto"/>
        <w:tblLook w:val="04A0" w:firstRow="1" w:lastRow="0" w:firstColumn="1" w:lastColumn="0" w:noHBand="0" w:noVBand="1"/>
      </w:tblPr>
      <w:tblGrid>
        <w:gridCol w:w="2365"/>
        <w:gridCol w:w="2047"/>
        <w:gridCol w:w="1908"/>
        <w:gridCol w:w="1976"/>
      </w:tblGrid>
      <w:tr w:rsidR="00897CAF" w:rsidRPr="00444355" w14:paraId="7585B479" w14:textId="77777777" w:rsidTr="00897CAF">
        <w:tc>
          <w:tcPr>
            <w:tcW w:w="2365" w:type="dxa"/>
          </w:tcPr>
          <w:p w14:paraId="23966CA8" w14:textId="3D3A6011" w:rsidR="00897CAF" w:rsidRPr="00444355" w:rsidRDefault="00897CAF" w:rsidP="004C6632">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4C6632">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4C6632">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4C6632">
            <w:pPr>
              <w:rPr>
                <w:rFonts w:ascii="宋体" w:eastAsia="宋体" w:hAnsi="宋体"/>
              </w:rPr>
            </w:pPr>
            <w:r w:rsidRPr="00444355">
              <w:rPr>
                <w:rFonts w:ascii="宋体" w:eastAsia="宋体" w:hAnsi="宋体" w:hint="eastAsia"/>
              </w:rPr>
              <w:t>描述</w:t>
            </w:r>
          </w:p>
        </w:tc>
      </w:tr>
      <w:tr w:rsidR="00897CAF" w:rsidRPr="00444355" w14:paraId="4EFF3072" w14:textId="77777777" w:rsidTr="00897CAF">
        <w:tc>
          <w:tcPr>
            <w:tcW w:w="2365" w:type="dxa"/>
          </w:tcPr>
          <w:p w14:paraId="28005A72" w14:textId="0F3BBD13"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c>
          <w:tcPr>
            <w:tcW w:w="2047" w:type="dxa"/>
          </w:tcPr>
          <w:p w14:paraId="309A8DB3" w14:textId="110A7B4B" w:rsidR="00897CAF" w:rsidRPr="00444355" w:rsidRDefault="00897CAF" w:rsidP="004C6632">
            <w:pPr>
              <w:rPr>
                <w:rFonts w:ascii="宋体" w:eastAsia="宋体" w:hAnsi="宋体"/>
              </w:rPr>
            </w:pPr>
            <w:r w:rsidRPr="00444355">
              <w:rPr>
                <w:rFonts w:ascii="宋体" w:eastAsia="宋体" w:hAnsi="宋体" w:hint="eastAsia"/>
              </w:rPr>
              <w:t>Long</w:t>
            </w:r>
          </w:p>
        </w:tc>
        <w:tc>
          <w:tcPr>
            <w:tcW w:w="1908" w:type="dxa"/>
          </w:tcPr>
          <w:p w14:paraId="40B339BA" w14:textId="791D618C" w:rsidR="00897CAF" w:rsidRPr="00444355" w:rsidRDefault="00897CAF" w:rsidP="004C6632">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r>
      <w:tr w:rsidR="00897CAF" w:rsidRPr="00444355" w14:paraId="6EDDDC79" w14:textId="77777777" w:rsidTr="00897CAF">
        <w:tc>
          <w:tcPr>
            <w:tcW w:w="2365" w:type="dxa"/>
          </w:tcPr>
          <w:p w14:paraId="25698051" w14:textId="595E9AE3" w:rsidR="00897CAF" w:rsidRPr="00444355" w:rsidRDefault="00897CAF" w:rsidP="004C6632">
            <w:pPr>
              <w:rPr>
                <w:rFonts w:ascii="宋体" w:eastAsia="宋体" w:hAnsi="宋体"/>
              </w:rPr>
            </w:pPr>
            <w:r w:rsidRPr="00444355">
              <w:rPr>
                <w:rFonts w:ascii="宋体" w:eastAsia="宋体" w:hAnsi="宋体"/>
              </w:rPr>
              <w:t>O</w:t>
            </w:r>
            <w:r w:rsidRPr="00444355">
              <w:rPr>
                <w:rFonts w:ascii="宋体" w:eastAsia="宋体" w:hAnsi="宋体" w:hint="eastAsia"/>
              </w:rPr>
              <w:t>perator_</w:t>
            </w:r>
            <w:r w:rsidRPr="00444355">
              <w:rPr>
                <w:rFonts w:ascii="宋体" w:eastAsia="宋体" w:hAnsi="宋体"/>
              </w:rPr>
              <w:t>id</w:t>
            </w:r>
          </w:p>
        </w:tc>
        <w:tc>
          <w:tcPr>
            <w:tcW w:w="2047" w:type="dxa"/>
          </w:tcPr>
          <w:p w14:paraId="5B6C6EBA" w14:textId="7D258960" w:rsidR="00897CAF" w:rsidRPr="00444355" w:rsidRDefault="00897CAF" w:rsidP="004C6632">
            <w:pPr>
              <w:rPr>
                <w:rFonts w:ascii="宋体" w:eastAsia="宋体" w:hAnsi="宋体"/>
              </w:rPr>
            </w:pPr>
            <w:r w:rsidRPr="00444355">
              <w:rPr>
                <w:rFonts w:ascii="宋体" w:eastAsia="宋体" w:hAnsi="宋体"/>
              </w:rPr>
              <w:t>Long</w:t>
            </w:r>
          </w:p>
        </w:tc>
        <w:tc>
          <w:tcPr>
            <w:tcW w:w="1908" w:type="dxa"/>
          </w:tcPr>
          <w:p w14:paraId="2B01EE9C" w14:textId="0D6ECB68" w:rsidR="00897CAF" w:rsidRPr="00444355" w:rsidRDefault="00897CAF" w:rsidP="004C6632">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4C6632">
            <w:pPr>
              <w:rPr>
                <w:rFonts w:ascii="宋体" w:eastAsia="宋体" w:hAnsi="宋体"/>
              </w:rPr>
            </w:pPr>
            <w:r w:rsidRPr="00444355">
              <w:rPr>
                <w:rFonts w:ascii="宋体" w:eastAsia="宋体" w:hAnsi="宋体" w:hint="eastAsia"/>
              </w:rPr>
              <w:t>操作人员ID</w:t>
            </w:r>
          </w:p>
        </w:tc>
      </w:tr>
      <w:tr w:rsidR="00897CAF" w:rsidRPr="00444355" w14:paraId="5B05CAD0" w14:textId="77777777" w:rsidTr="00897CAF">
        <w:tc>
          <w:tcPr>
            <w:tcW w:w="2365" w:type="dxa"/>
          </w:tcPr>
          <w:p w14:paraId="6350B56B" w14:textId="4BEC8328" w:rsidR="00897CAF" w:rsidRPr="00444355" w:rsidRDefault="00897CAF" w:rsidP="004C6632">
            <w:pPr>
              <w:rPr>
                <w:rFonts w:ascii="宋体" w:eastAsia="宋体" w:hAnsi="宋体"/>
              </w:rPr>
            </w:pPr>
            <w:r w:rsidRPr="00444355">
              <w:rPr>
                <w:rFonts w:ascii="宋体" w:eastAsia="宋体" w:hAnsi="宋体"/>
              </w:rPr>
              <w:t>C</w:t>
            </w:r>
            <w:r w:rsidRPr="00444355">
              <w:rPr>
                <w:rFonts w:ascii="宋体" w:eastAsia="宋体" w:hAnsi="宋体" w:hint="eastAsia"/>
              </w:rPr>
              <w:t>hange_</w:t>
            </w:r>
            <w:r w:rsidRPr="00444355">
              <w:rPr>
                <w:rFonts w:ascii="宋体" w:eastAsia="宋体" w:hAnsi="宋体"/>
              </w:rPr>
              <w:t>before</w:t>
            </w:r>
          </w:p>
        </w:tc>
        <w:tc>
          <w:tcPr>
            <w:tcW w:w="2047" w:type="dxa"/>
          </w:tcPr>
          <w:p w14:paraId="2A4CB83E" w14:textId="56464698" w:rsidR="00897CAF" w:rsidRPr="00444355" w:rsidRDefault="00897CAF" w:rsidP="004C6632">
            <w:pPr>
              <w:rPr>
                <w:rFonts w:ascii="宋体" w:eastAsia="宋体" w:hAnsi="宋体"/>
              </w:rPr>
            </w:pPr>
            <w:r w:rsidRPr="00444355">
              <w:rPr>
                <w:rFonts w:ascii="宋体" w:eastAsia="宋体" w:hAnsi="宋体" w:hint="eastAsia"/>
              </w:rPr>
              <w:t>T</w:t>
            </w:r>
            <w:r w:rsidRPr="00444355">
              <w:rPr>
                <w:rFonts w:ascii="宋体" w:eastAsia="宋体" w:hAnsi="宋体"/>
              </w:rPr>
              <w:t>ext</w:t>
            </w:r>
          </w:p>
        </w:tc>
        <w:tc>
          <w:tcPr>
            <w:tcW w:w="1908" w:type="dxa"/>
          </w:tcPr>
          <w:p w14:paraId="1781CCE8" w14:textId="08722F01" w:rsidR="00897CAF" w:rsidRPr="00444355" w:rsidRDefault="00897CAF" w:rsidP="004C6632">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4C6632">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897CAF">
        <w:tc>
          <w:tcPr>
            <w:tcW w:w="2365" w:type="dxa"/>
          </w:tcPr>
          <w:p w14:paraId="7A2317CB" w14:textId="1ED12A63" w:rsidR="00897CAF" w:rsidRPr="00444355" w:rsidRDefault="00897CAF" w:rsidP="004C6632">
            <w:pPr>
              <w:rPr>
                <w:rFonts w:ascii="宋体" w:eastAsia="宋体" w:hAnsi="宋体"/>
              </w:rPr>
            </w:pPr>
            <w:r w:rsidRPr="00444355">
              <w:rPr>
                <w:rFonts w:ascii="宋体" w:eastAsia="宋体" w:hAnsi="宋体"/>
              </w:rPr>
              <w:lastRenderedPageBreak/>
              <w:t>C</w:t>
            </w:r>
            <w:r w:rsidRPr="00444355">
              <w:rPr>
                <w:rFonts w:ascii="宋体" w:eastAsia="宋体" w:hAnsi="宋体" w:hint="eastAsia"/>
              </w:rPr>
              <w:t>hange_</w:t>
            </w:r>
            <w:r w:rsidRPr="00444355">
              <w:rPr>
                <w:rFonts w:ascii="宋体" w:eastAsia="宋体" w:hAnsi="宋体"/>
              </w:rPr>
              <w:t>after</w:t>
            </w:r>
          </w:p>
        </w:tc>
        <w:tc>
          <w:tcPr>
            <w:tcW w:w="2047" w:type="dxa"/>
          </w:tcPr>
          <w:p w14:paraId="2F54BD82" w14:textId="5DAF829D" w:rsidR="00897CAF" w:rsidRPr="00444355" w:rsidRDefault="00897CAF" w:rsidP="004C6632">
            <w:pPr>
              <w:rPr>
                <w:rFonts w:ascii="宋体" w:eastAsia="宋体" w:hAnsi="宋体"/>
              </w:rPr>
            </w:pPr>
            <w:r w:rsidRPr="00444355">
              <w:rPr>
                <w:rFonts w:ascii="宋体" w:eastAsia="宋体" w:hAnsi="宋体" w:hint="eastAsia"/>
              </w:rPr>
              <w:t>T</w:t>
            </w:r>
            <w:r w:rsidRPr="00444355">
              <w:rPr>
                <w:rFonts w:ascii="宋体" w:eastAsia="宋体" w:hAnsi="宋体"/>
              </w:rPr>
              <w:t>ext</w:t>
            </w:r>
          </w:p>
        </w:tc>
        <w:tc>
          <w:tcPr>
            <w:tcW w:w="1908" w:type="dxa"/>
          </w:tcPr>
          <w:p w14:paraId="06EA24DF" w14:textId="67C3E688" w:rsidR="00897CAF" w:rsidRPr="00444355" w:rsidRDefault="00897CAF" w:rsidP="004C6632">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4C6632">
            <w:pPr>
              <w:rPr>
                <w:rFonts w:ascii="宋体" w:eastAsia="宋体" w:hAnsi="宋体"/>
              </w:rPr>
            </w:pPr>
            <w:r w:rsidRPr="00444355">
              <w:rPr>
                <w:rFonts w:ascii="宋体" w:eastAsia="宋体" w:hAnsi="宋体" w:hint="eastAsia"/>
              </w:rPr>
              <w:t>修改之后的数据</w:t>
            </w:r>
          </w:p>
        </w:tc>
      </w:tr>
    </w:tbl>
    <w:p w14:paraId="4C6B74B9" w14:textId="77777777" w:rsidR="00444355" w:rsidRDefault="00444355" w:rsidP="004C6632">
      <w:pPr>
        <w:rPr>
          <w:rFonts w:ascii="宋体" w:eastAsia="宋体" w:hAnsi="宋体"/>
          <w:sz w:val="24"/>
          <w:szCs w:val="24"/>
        </w:rPr>
      </w:pPr>
    </w:p>
    <w:p w14:paraId="7423D816" w14:textId="0896E61F" w:rsidR="00631C66" w:rsidRPr="00444355" w:rsidRDefault="00340CAE" w:rsidP="00340CAE">
      <w:pPr>
        <w:spacing w:line="360" w:lineRule="auto"/>
        <w:ind w:firstLineChars="200" w:firstLine="480"/>
        <w:rPr>
          <w:rFonts w:ascii="宋体" w:eastAsia="宋体" w:hAnsi="宋体"/>
          <w:sz w:val="24"/>
          <w:szCs w:val="24"/>
        </w:rPr>
      </w:pPr>
      <w:r>
        <w:rPr>
          <w:rFonts w:ascii="宋体" w:eastAsia="宋体" w:hAnsi="宋体" w:hint="eastAsia"/>
          <w:sz w:val="24"/>
          <w:szCs w:val="24"/>
        </w:rPr>
        <w:t>（7）</w:t>
      </w:r>
      <w:r w:rsidR="00152069" w:rsidRPr="00444355">
        <w:rPr>
          <w:rFonts w:ascii="宋体" w:eastAsia="宋体" w:hAnsi="宋体" w:hint="eastAsia"/>
          <w:sz w:val="24"/>
          <w:szCs w:val="24"/>
        </w:rPr>
        <w:t>操作人员表</w:t>
      </w:r>
      <w:r>
        <w:rPr>
          <w:rFonts w:ascii="宋体" w:eastAsia="宋体" w:hAnsi="宋体" w:hint="eastAsia"/>
          <w:sz w:val="24"/>
          <w:szCs w:val="24"/>
        </w:rPr>
        <w:t>operator存储了可以进行规则修改的操作人员。饿了么使用了阿里内部员工管理系统，因此不需要通过账号密码来登录系统，但是每个操作人员的权限需要设置，表中权限的字段为authority</w:t>
      </w:r>
      <w:r w:rsidR="00C67F73">
        <w:rPr>
          <w:rFonts w:ascii="宋体" w:eastAsia="宋体" w:hAnsi="宋体" w:hint="eastAsia"/>
          <w:sz w:val="24"/>
          <w:szCs w:val="24"/>
        </w:rPr>
        <w:t>，权限主要有不可查看、可查看、和可修改这三个选项。</w:t>
      </w:r>
      <w:r w:rsidR="002F7EEB">
        <w:rPr>
          <w:rFonts w:ascii="宋体" w:eastAsia="宋体" w:hAnsi="宋体" w:hint="eastAsia"/>
          <w:sz w:val="24"/>
          <w:szCs w:val="24"/>
        </w:rPr>
        <w:t>operator表结果如表3.27所示</w:t>
      </w:r>
      <w:r w:rsidR="00897CAF">
        <w:rPr>
          <w:rFonts w:ascii="宋体" w:eastAsia="宋体" w:hAnsi="宋体" w:hint="eastAsia"/>
          <w:sz w:val="24"/>
          <w:szCs w:val="24"/>
        </w:rPr>
        <w:t>。</w:t>
      </w:r>
    </w:p>
    <w:p w14:paraId="69453146" w14:textId="1782B932" w:rsidR="00152069" w:rsidRPr="00444355" w:rsidRDefault="00152069" w:rsidP="00152069">
      <w:pPr>
        <w:jc w:val="center"/>
        <w:rPr>
          <w:rFonts w:ascii="宋体" w:eastAsia="宋体" w:hAnsi="宋体"/>
          <w:szCs w:val="21"/>
        </w:rPr>
      </w:pPr>
      <w:r w:rsidRPr="00444355">
        <w:rPr>
          <w:rFonts w:ascii="宋体" w:eastAsia="宋体" w:hAnsi="宋体" w:hint="eastAsia"/>
          <w:szCs w:val="21"/>
        </w:rPr>
        <w:t>表3.27</w:t>
      </w:r>
      <w:r w:rsidR="00444355" w:rsidRPr="00444355">
        <w:rPr>
          <w:rFonts w:ascii="宋体" w:eastAsia="宋体" w:hAnsi="宋体"/>
          <w:szCs w:val="21"/>
        </w:rPr>
        <w:t xml:space="preserve"> operator</w:t>
      </w:r>
      <w:r w:rsidR="00444355" w:rsidRPr="00444355">
        <w:rPr>
          <w:rFonts w:ascii="宋体" w:eastAsia="宋体" w:hAnsi="宋体" w:hint="eastAsia"/>
          <w:szCs w:val="21"/>
        </w:rPr>
        <w:t>表结构</w:t>
      </w:r>
    </w:p>
    <w:tbl>
      <w:tblPr>
        <w:tblStyle w:val="af3"/>
        <w:tblW w:w="0" w:type="auto"/>
        <w:tblLook w:val="04A0" w:firstRow="1" w:lastRow="0" w:firstColumn="1" w:lastColumn="0" w:noHBand="0" w:noVBand="1"/>
      </w:tblPr>
      <w:tblGrid>
        <w:gridCol w:w="2202"/>
        <w:gridCol w:w="2276"/>
        <w:gridCol w:w="1873"/>
        <w:gridCol w:w="1945"/>
      </w:tblGrid>
      <w:tr w:rsidR="00897CAF" w:rsidRPr="00444355" w14:paraId="423880A6" w14:textId="77777777" w:rsidTr="00897CAF">
        <w:tc>
          <w:tcPr>
            <w:tcW w:w="2202" w:type="dxa"/>
          </w:tcPr>
          <w:p w14:paraId="6D8009D1" w14:textId="30F2B5BB" w:rsidR="00897CAF" w:rsidRPr="00444355" w:rsidRDefault="00897CAF" w:rsidP="004C6632">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4C6632">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4C6632">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4C6632">
            <w:pPr>
              <w:rPr>
                <w:rFonts w:ascii="宋体" w:eastAsia="宋体" w:hAnsi="宋体"/>
              </w:rPr>
            </w:pPr>
            <w:r w:rsidRPr="00444355">
              <w:rPr>
                <w:rFonts w:ascii="宋体" w:eastAsia="宋体" w:hAnsi="宋体" w:hint="eastAsia"/>
              </w:rPr>
              <w:t>描述</w:t>
            </w:r>
          </w:p>
        </w:tc>
      </w:tr>
      <w:tr w:rsidR="00897CAF" w:rsidRPr="00444355" w14:paraId="0954C99C" w14:textId="77777777" w:rsidTr="00897CAF">
        <w:tc>
          <w:tcPr>
            <w:tcW w:w="2202" w:type="dxa"/>
          </w:tcPr>
          <w:p w14:paraId="0CAC472F" w14:textId="6260DA1A"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c>
          <w:tcPr>
            <w:tcW w:w="2276" w:type="dxa"/>
          </w:tcPr>
          <w:p w14:paraId="4833989C" w14:textId="423B1084" w:rsidR="00897CAF" w:rsidRPr="00444355" w:rsidRDefault="00897CAF" w:rsidP="004C6632">
            <w:pPr>
              <w:rPr>
                <w:rFonts w:ascii="宋体" w:eastAsia="宋体" w:hAnsi="宋体"/>
              </w:rPr>
            </w:pPr>
            <w:r w:rsidRPr="00444355">
              <w:rPr>
                <w:rFonts w:ascii="宋体" w:eastAsia="宋体" w:hAnsi="宋体" w:hint="eastAsia"/>
              </w:rPr>
              <w:t>L</w:t>
            </w:r>
            <w:r w:rsidRPr="00444355">
              <w:rPr>
                <w:rFonts w:ascii="宋体" w:eastAsia="宋体" w:hAnsi="宋体"/>
              </w:rPr>
              <w:t>ong</w:t>
            </w:r>
          </w:p>
        </w:tc>
        <w:tc>
          <w:tcPr>
            <w:tcW w:w="1873" w:type="dxa"/>
          </w:tcPr>
          <w:p w14:paraId="06174629" w14:textId="215653F1"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4C6632">
            <w:pPr>
              <w:rPr>
                <w:rFonts w:ascii="宋体" w:eastAsia="宋体" w:hAnsi="宋体"/>
              </w:rPr>
            </w:pPr>
            <w:r w:rsidRPr="00444355">
              <w:rPr>
                <w:rFonts w:ascii="宋体" w:eastAsia="宋体" w:hAnsi="宋体" w:hint="eastAsia"/>
              </w:rPr>
              <w:t>操作人id</w:t>
            </w:r>
          </w:p>
        </w:tc>
      </w:tr>
      <w:tr w:rsidR="00897CAF" w:rsidRPr="00444355" w14:paraId="14C28678" w14:textId="77777777" w:rsidTr="00897CAF">
        <w:tc>
          <w:tcPr>
            <w:tcW w:w="2202" w:type="dxa"/>
          </w:tcPr>
          <w:p w14:paraId="14C70C43" w14:textId="648B18DA" w:rsidR="00897CAF" w:rsidRPr="00444355" w:rsidRDefault="00897CAF" w:rsidP="004C6632">
            <w:pPr>
              <w:rPr>
                <w:rFonts w:ascii="宋体" w:eastAsia="宋体" w:hAnsi="宋体"/>
              </w:rPr>
            </w:pPr>
            <w:r w:rsidRPr="00444355">
              <w:rPr>
                <w:rFonts w:ascii="宋体" w:eastAsia="宋体" w:hAnsi="宋体"/>
              </w:rPr>
              <w:t>Name</w:t>
            </w:r>
          </w:p>
        </w:tc>
        <w:tc>
          <w:tcPr>
            <w:tcW w:w="2276" w:type="dxa"/>
          </w:tcPr>
          <w:p w14:paraId="332E2EB9" w14:textId="50591726" w:rsidR="00897CAF" w:rsidRPr="00444355" w:rsidRDefault="00897CAF" w:rsidP="004C6632">
            <w:pPr>
              <w:rPr>
                <w:rFonts w:ascii="宋体" w:eastAsia="宋体" w:hAnsi="宋体"/>
              </w:rPr>
            </w:pPr>
            <w:r w:rsidRPr="00444355">
              <w:rPr>
                <w:rFonts w:ascii="宋体" w:eastAsia="宋体" w:hAnsi="宋体" w:hint="eastAsia"/>
              </w:rPr>
              <w:t>V</w:t>
            </w:r>
            <w:r w:rsidRPr="00444355">
              <w:rPr>
                <w:rFonts w:ascii="宋体" w:eastAsia="宋体" w:hAnsi="宋体"/>
              </w:rPr>
              <w:t>archar(20)</w:t>
            </w:r>
          </w:p>
        </w:tc>
        <w:tc>
          <w:tcPr>
            <w:tcW w:w="1873" w:type="dxa"/>
          </w:tcPr>
          <w:p w14:paraId="706FDFBB" w14:textId="1DB75CE5"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4C6632">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897CAF">
        <w:tc>
          <w:tcPr>
            <w:tcW w:w="2202" w:type="dxa"/>
          </w:tcPr>
          <w:p w14:paraId="35C65FC2" w14:textId="1C1BC76F" w:rsidR="00BF286A" w:rsidRPr="00444355" w:rsidRDefault="00E54EF1" w:rsidP="004C6632">
            <w:pPr>
              <w:rPr>
                <w:rFonts w:ascii="宋体" w:eastAsia="宋体" w:hAnsi="宋体"/>
              </w:rPr>
            </w:pPr>
            <w:r>
              <w:rPr>
                <w:rFonts w:ascii="宋体" w:eastAsia="宋体" w:hAnsi="宋体"/>
              </w:rPr>
              <w:t>E</w:t>
            </w:r>
            <w:r>
              <w:rPr>
                <w:rFonts w:ascii="宋体" w:eastAsia="宋体" w:hAnsi="宋体" w:hint="eastAsia"/>
              </w:rPr>
              <w:t>mployee</w:t>
            </w:r>
            <w:r>
              <w:rPr>
                <w:rFonts w:ascii="宋体" w:eastAsia="宋体" w:hAnsi="宋体"/>
              </w:rPr>
              <w:t>_num</w:t>
            </w:r>
          </w:p>
        </w:tc>
        <w:tc>
          <w:tcPr>
            <w:tcW w:w="2276" w:type="dxa"/>
          </w:tcPr>
          <w:p w14:paraId="165463A1" w14:textId="51218923" w:rsidR="00BF286A" w:rsidRPr="00444355" w:rsidRDefault="00BF286A" w:rsidP="004C6632">
            <w:pPr>
              <w:rPr>
                <w:rFonts w:ascii="宋体" w:eastAsia="宋体" w:hAnsi="宋体"/>
              </w:rPr>
            </w:pPr>
            <w:r>
              <w:rPr>
                <w:rFonts w:ascii="宋体" w:eastAsia="宋体" w:hAnsi="宋体" w:hint="eastAsia"/>
              </w:rPr>
              <w:t>Long</w:t>
            </w:r>
          </w:p>
        </w:tc>
        <w:tc>
          <w:tcPr>
            <w:tcW w:w="1873" w:type="dxa"/>
          </w:tcPr>
          <w:p w14:paraId="3E7EDC46" w14:textId="53015B16" w:rsidR="00BF286A" w:rsidRDefault="00BF286A" w:rsidP="004C6632">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4C6632">
            <w:pPr>
              <w:rPr>
                <w:rFonts w:ascii="宋体" w:eastAsia="宋体" w:hAnsi="宋体"/>
              </w:rPr>
            </w:pPr>
            <w:r>
              <w:rPr>
                <w:rFonts w:ascii="宋体" w:eastAsia="宋体" w:hAnsi="宋体" w:hint="eastAsia"/>
              </w:rPr>
              <w:t>操作人工号</w:t>
            </w:r>
          </w:p>
        </w:tc>
      </w:tr>
      <w:tr w:rsidR="00897CAF" w:rsidRPr="00444355" w14:paraId="27652637" w14:textId="77777777" w:rsidTr="00897CAF">
        <w:tc>
          <w:tcPr>
            <w:tcW w:w="2202" w:type="dxa"/>
          </w:tcPr>
          <w:p w14:paraId="05C95BC7" w14:textId="575749B0" w:rsidR="00897CAF" w:rsidRPr="00444355" w:rsidRDefault="00897CAF" w:rsidP="004C6632">
            <w:pPr>
              <w:rPr>
                <w:rFonts w:ascii="宋体" w:eastAsia="宋体" w:hAnsi="宋体"/>
              </w:rPr>
            </w:pPr>
            <w:bookmarkStart w:id="101" w:name="OLE_LINK10"/>
            <w:r>
              <w:rPr>
                <w:rFonts w:ascii="宋体" w:eastAsia="宋体" w:hAnsi="宋体"/>
              </w:rPr>
              <w:t>A</w:t>
            </w:r>
            <w:r>
              <w:rPr>
                <w:rFonts w:ascii="宋体" w:eastAsia="宋体" w:hAnsi="宋体" w:hint="eastAsia"/>
              </w:rPr>
              <w:t>uthority</w:t>
            </w:r>
            <w:bookmarkEnd w:id="101"/>
          </w:p>
        </w:tc>
        <w:tc>
          <w:tcPr>
            <w:tcW w:w="2276" w:type="dxa"/>
          </w:tcPr>
          <w:p w14:paraId="18D281D1" w14:textId="012C5FF8" w:rsidR="00897CAF" w:rsidRPr="00444355" w:rsidRDefault="00897CAF" w:rsidP="004C6632">
            <w:pPr>
              <w:rPr>
                <w:rFonts w:ascii="宋体" w:eastAsia="宋体" w:hAnsi="宋体"/>
              </w:rPr>
            </w:pPr>
            <w:r>
              <w:rPr>
                <w:rFonts w:ascii="宋体" w:eastAsia="宋体" w:hAnsi="宋体" w:hint="eastAsia"/>
              </w:rPr>
              <w:t>String</w:t>
            </w:r>
          </w:p>
        </w:tc>
        <w:tc>
          <w:tcPr>
            <w:tcW w:w="1873" w:type="dxa"/>
          </w:tcPr>
          <w:p w14:paraId="4CA1C024" w14:textId="0C30E2AD" w:rsidR="00897CAF" w:rsidRDefault="00897CAF" w:rsidP="004C6632">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4C6632">
            <w:pPr>
              <w:rPr>
                <w:rFonts w:ascii="宋体" w:eastAsia="宋体" w:hAnsi="宋体"/>
              </w:rPr>
            </w:pPr>
            <w:r>
              <w:rPr>
                <w:rFonts w:ascii="宋体" w:eastAsia="宋体" w:hAnsi="宋体" w:hint="eastAsia"/>
              </w:rPr>
              <w:t>权限</w:t>
            </w:r>
          </w:p>
        </w:tc>
      </w:tr>
    </w:tbl>
    <w:p w14:paraId="47FC99B1" w14:textId="77777777" w:rsidR="00152069" w:rsidRPr="004C6632" w:rsidRDefault="00152069" w:rsidP="004C6632"/>
    <w:p w14:paraId="0062875C" w14:textId="3EF2AF03" w:rsidR="004C6632" w:rsidRDefault="004C6632" w:rsidP="004C6632">
      <w:pPr>
        <w:pStyle w:val="2"/>
      </w:pPr>
      <w:bookmarkStart w:id="102" w:name="_Toc25947933"/>
      <w:bookmarkStart w:id="103" w:name="_Toc36131288"/>
      <w:r>
        <w:rPr>
          <w:rFonts w:hint="eastAsia"/>
        </w:rPr>
        <w:t>3.</w:t>
      </w:r>
      <w:r w:rsidR="00C13A11">
        <w:rPr>
          <w:rFonts w:hint="eastAsia"/>
        </w:rPr>
        <w:t>5</w:t>
      </w:r>
      <w:r>
        <w:t xml:space="preserve"> </w:t>
      </w:r>
      <w:r>
        <w:rPr>
          <w:rFonts w:hint="eastAsia"/>
        </w:rPr>
        <w:t>本章小结</w:t>
      </w:r>
      <w:bookmarkEnd w:id="102"/>
      <w:bookmarkEnd w:id="103"/>
    </w:p>
    <w:p w14:paraId="1DFFAB83" w14:textId="16518B93" w:rsidR="00193288" w:rsidRPr="009F0AF2" w:rsidRDefault="009F0AF2" w:rsidP="00193288">
      <w:pPr>
        <w:spacing w:line="360" w:lineRule="auto"/>
        <w:ind w:firstLineChars="200" w:firstLine="480"/>
        <w:rPr>
          <w:rFonts w:ascii="宋体" w:eastAsia="宋体" w:hAnsi="宋体"/>
          <w:sz w:val="24"/>
          <w:szCs w:val="24"/>
        </w:rPr>
      </w:pPr>
      <w:bookmarkStart w:id="104" w:name="_Hlk36624653"/>
      <w:r w:rsidRPr="009F0AF2">
        <w:rPr>
          <w:rFonts w:ascii="宋体" w:eastAsia="宋体" w:hAnsi="宋体" w:hint="eastAsia"/>
          <w:sz w:val="24"/>
          <w:szCs w:val="24"/>
        </w:rPr>
        <w:t>本章介绍了</w:t>
      </w:r>
      <w:r w:rsidR="007F20E0">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w:t>
      </w:r>
      <w:r w:rsidR="00447D24">
        <w:rPr>
          <w:rFonts w:ascii="宋体" w:eastAsia="宋体" w:hAnsi="宋体" w:hint="eastAsia"/>
          <w:sz w:val="24"/>
          <w:szCs w:val="24"/>
        </w:rPr>
        <w:t>；通过对系统的架构设计、功能组成设计、部署设计等完成了对系统的总体设计。</w:t>
      </w:r>
      <w:r w:rsidR="00193288">
        <w:rPr>
          <w:rFonts w:ascii="宋体" w:eastAsia="宋体" w:hAnsi="宋体" w:hint="eastAsia"/>
          <w:sz w:val="24"/>
          <w:szCs w:val="24"/>
        </w:rPr>
        <w:t>本章节的最后介绍了数据库的设计，包括ER图的设计以及数据表的设计。</w:t>
      </w:r>
    </w:p>
    <w:p w14:paraId="3AC4A6C0" w14:textId="50871A4C" w:rsidR="008C1387" w:rsidRDefault="008C1387" w:rsidP="008C1387">
      <w:pPr>
        <w:pStyle w:val="1"/>
        <w:ind w:firstLine="420"/>
        <w:jc w:val="center"/>
        <w:rPr>
          <w:rFonts w:ascii="黑体" w:eastAsia="黑体"/>
        </w:rPr>
      </w:pPr>
      <w:bookmarkStart w:id="105" w:name="_Toc136106996"/>
      <w:bookmarkStart w:id="106" w:name="_Toc9453488"/>
      <w:bookmarkStart w:id="107" w:name="_Toc25947934"/>
      <w:bookmarkStart w:id="108" w:name="_Toc36131289"/>
      <w:bookmarkEnd w:id="104"/>
      <w:r>
        <w:rPr>
          <w:rFonts w:ascii="黑体" w:eastAsia="黑体" w:hint="eastAsia"/>
        </w:rPr>
        <w:t xml:space="preserve">第四章  </w:t>
      </w:r>
      <w:bookmarkEnd w:id="105"/>
      <w:bookmarkEnd w:id="106"/>
      <w:r>
        <w:rPr>
          <w:rFonts w:ascii="黑体" w:eastAsia="黑体" w:hint="eastAsia"/>
        </w:rPr>
        <w:t>系统实现</w:t>
      </w:r>
      <w:bookmarkEnd w:id="107"/>
      <w:bookmarkEnd w:id="108"/>
    </w:p>
    <w:p w14:paraId="3686FD86" w14:textId="597A5EEA" w:rsidR="004C6632" w:rsidRDefault="008C1387" w:rsidP="008C1387">
      <w:pPr>
        <w:pStyle w:val="2"/>
      </w:pPr>
      <w:bookmarkStart w:id="109" w:name="_Toc25947935"/>
      <w:bookmarkStart w:id="110" w:name="_Toc36131290"/>
      <w:r>
        <w:rPr>
          <w:rFonts w:hint="eastAsia"/>
        </w:rPr>
        <w:t>4.1</w:t>
      </w:r>
      <w:r>
        <w:t xml:space="preserve"> </w:t>
      </w:r>
      <w:r w:rsidR="00BD3847">
        <w:rPr>
          <w:rFonts w:hint="eastAsia"/>
        </w:rPr>
        <w:t>规则</w:t>
      </w:r>
      <w:r w:rsidR="00C020F6">
        <w:rPr>
          <w:rFonts w:hint="eastAsia"/>
        </w:rPr>
        <w:t>管理</w:t>
      </w:r>
      <w:r w:rsidR="00BD3847">
        <w:rPr>
          <w:rFonts w:hint="eastAsia"/>
        </w:rPr>
        <w:t>模块</w:t>
      </w:r>
      <w:bookmarkEnd w:id="109"/>
      <w:bookmarkEnd w:id="110"/>
    </w:p>
    <w:p w14:paraId="4F7623B3" w14:textId="43C3A524" w:rsidR="008C6569" w:rsidRPr="008C6569" w:rsidRDefault="008C6569" w:rsidP="008C6569">
      <w:pPr>
        <w:pStyle w:val="3"/>
      </w:pPr>
      <w:bookmarkStart w:id="111" w:name="_Toc36131291"/>
      <w:r>
        <w:rPr>
          <w:rFonts w:hint="eastAsia"/>
        </w:rPr>
        <w:t>4.1.1</w:t>
      </w:r>
      <w:r>
        <w:t xml:space="preserve"> </w:t>
      </w:r>
      <w:r>
        <w:rPr>
          <w:rFonts w:hint="eastAsia"/>
        </w:rPr>
        <w:t>规则管理模块设计</w:t>
      </w:r>
      <w:bookmarkEnd w:id="111"/>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190E1116" w14:textId="63EE780D" w:rsidR="00847C86" w:rsidRDefault="00847C86" w:rsidP="00933C7A">
      <w:pPr>
        <w:spacing w:line="360" w:lineRule="auto"/>
        <w:ind w:firstLineChars="200" w:firstLine="420"/>
        <w:jc w:val="center"/>
        <w:rPr>
          <w:rFonts w:ascii="宋体" w:eastAsia="宋体" w:hAnsi="宋体"/>
          <w:sz w:val="24"/>
          <w:szCs w:val="24"/>
        </w:rPr>
      </w:pPr>
      <w:r w:rsidRPr="00842122">
        <w:rPr>
          <w:noProof/>
        </w:rPr>
        <w:lastRenderedPageBreak/>
        <w:drawing>
          <wp:inline distT="0" distB="0" distL="0" distR="0" wp14:anchorId="0C6F5422" wp14:editId="25FB5047">
            <wp:extent cx="4220308" cy="247751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238" cy="2488039"/>
                    </a:xfrm>
                    <a:prstGeom prst="rect">
                      <a:avLst/>
                    </a:prstGeom>
                    <a:noFill/>
                    <a:ln>
                      <a:noFill/>
                    </a:ln>
                  </pic:spPr>
                </pic:pic>
              </a:graphicData>
            </a:graphic>
          </wp:inline>
        </w:drawing>
      </w:r>
    </w:p>
    <w:p w14:paraId="4E807EDC" w14:textId="6567A305" w:rsidR="00933C7A" w:rsidRDefault="00933C7A" w:rsidP="00933C7A">
      <w:pPr>
        <w:spacing w:line="360" w:lineRule="auto"/>
        <w:jc w:val="center"/>
        <w:rPr>
          <w:rFonts w:ascii="宋体" w:eastAsia="宋体" w:hAnsi="宋体"/>
          <w:sz w:val="24"/>
          <w:szCs w:val="24"/>
        </w:rPr>
      </w:pPr>
      <w:r>
        <w:rPr>
          <w:rFonts w:ascii="宋体" w:eastAsia="宋体" w:hAnsi="宋体" w:hint="eastAsia"/>
          <w:sz w:val="24"/>
          <w:szCs w:val="24"/>
        </w:rPr>
        <w:t>图4.1</w:t>
      </w:r>
      <w:r w:rsidR="00DF199A">
        <w:rPr>
          <w:rFonts w:ascii="宋体" w:eastAsia="宋体" w:hAnsi="宋体"/>
          <w:sz w:val="24"/>
          <w:szCs w:val="24"/>
        </w:rPr>
        <w:t xml:space="preserve"> </w:t>
      </w:r>
      <w:r w:rsidR="00DF199A">
        <w:rPr>
          <w:rFonts w:ascii="宋体" w:eastAsia="宋体" w:hAnsi="宋体" w:hint="eastAsia"/>
          <w:sz w:val="24"/>
          <w:szCs w:val="24"/>
        </w:rPr>
        <w:t>规则管理类图</w:t>
      </w:r>
    </w:p>
    <w:p w14:paraId="383A4201" w14:textId="02A7AAE1" w:rsidR="00B33B0B" w:rsidRDefault="00847C86" w:rsidP="00501B37">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Pr>
          <w:rFonts w:ascii="宋体" w:eastAsia="宋体" w:hAnsi="宋体" w:hint="eastAsia"/>
          <w:sz w:val="24"/>
          <w:szCs w:val="24"/>
        </w:rPr>
        <w:t>4.1</w:t>
      </w:r>
      <w:r>
        <w:rPr>
          <w:rFonts w:ascii="宋体" w:eastAsia="宋体" w:hAnsi="宋体" w:hint="eastAsia"/>
          <w:sz w:val="24"/>
          <w:szCs w:val="24"/>
        </w:rPr>
        <w:t>为规则管理的设计类图，</w:t>
      </w:r>
      <w:r>
        <w:rPr>
          <w:rFonts w:ascii="宋体" w:eastAsia="宋体" w:hAnsi="宋体"/>
          <w:sz w:val="24"/>
          <w:szCs w:val="24"/>
        </w:rPr>
        <w:t>RuleManageServiceImpl</w:t>
      </w:r>
      <w:r>
        <w:rPr>
          <w:rFonts w:ascii="宋体" w:eastAsia="宋体" w:hAnsi="宋体" w:hint="eastAsia"/>
          <w:sz w:val="24"/>
          <w:szCs w:val="24"/>
        </w:rPr>
        <w:t>负责规则的增删改查以及命中情况的查询</w:t>
      </w:r>
      <w:r w:rsidR="00F50DFF">
        <w:rPr>
          <w:rFonts w:ascii="宋体" w:eastAsia="宋体" w:hAnsi="宋体" w:hint="eastAsia"/>
          <w:sz w:val="24"/>
          <w:szCs w:val="24"/>
        </w:rPr>
        <w:t>。</w:t>
      </w:r>
      <w:r w:rsidR="00030087">
        <w:rPr>
          <w:rFonts w:ascii="宋体" w:eastAsia="宋体" w:hAnsi="宋体" w:hint="eastAsia"/>
          <w:sz w:val="24"/>
          <w:szCs w:val="24"/>
        </w:rPr>
        <w:t>为了实现规则的操纵，RuleMangeServiceImpl类主要通过调用Se</w:t>
      </w:r>
      <w:r w:rsidR="00F50DFF">
        <w:rPr>
          <w:rFonts w:ascii="宋体" w:eastAsia="宋体" w:hAnsi="宋体"/>
          <w:sz w:val="24"/>
          <w:szCs w:val="24"/>
        </w:rPr>
        <w:t>c</w:t>
      </w:r>
      <w:r w:rsidR="00030087">
        <w:rPr>
          <w:rFonts w:ascii="宋体" w:eastAsia="宋体" w:hAnsi="宋体" w:hint="eastAsia"/>
          <w:sz w:val="24"/>
          <w:szCs w:val="24"/>
        </w:rPr>
        <w:t>neRuleService实现对象当中的方法</w:t>
      </w:r>
      <w:r w:rsidR="00F50DFF">
        <w:rPr>
          <w:rFonts w:ascii="宋体" w:eastAsia="宋体" w:hAnsi="宋体" w:hint="eastAsia"/>
          <w:sz w:val="24"/>
          <w:szCs w:val="24"/>
        </w:rPr>
        <w:t>；为了实现规则命中日志的查询，RuleMangeServiceImpl通过调用SceneHit</w:t>
      </w:r>
      <w:r w:rsidR="00F50DFF">
        <w:rPr>
          <w:rFonts w:ascii="宋体" w:eastAsia="宋体" w:hAnsi="宋体"/>
          <w:sz w:val="24"/>
          <w:szCs w:val="24"/>
        </w:rPr>
        <w:t>RecordService</w:t>
      </w:r>
      <w:r w:rsidR="00F50DFF">
        <w:rPr>
          <w:rFonts w:ascii="宋体" w:eastAsia="宋体" w:hAnsi="宋体" w:hint="eastAsia"/>
          <w:sz w:val="24"/>
          <w:szCs w:val="24"/>
        </w:rPr>
        <w:t>实现类当中的方法。除此之外，前端展示的数据，例如节点的可选类型，全国城市信息等通过调用Cit</w:t>
      </w:r>
      <w:r w:rsidR="00F50DFF">
        <w:rPr>
          <w:rFonts w:ascii="宋体" w:eastAsia="宋体" w:hAnsi="宋体"/>
          <w:sz w:val="24"/>
          <w:szCs w:val="24"/>
        </w:rPr>
        <w:t>yRefundService</w:t>
      </w:r>
      <w:r w:rsidR="00F50DFF">
        <w:rPr>
          <w:rFonts w:ascii="宋体" w:eastAsia="宋体" w:hAnsi="宋体" w:hint="eastAsia"/>
          <w:sz w:val="24"/>
          <w:szCs w:val="24"/>
        </w:rPr>
        <w:t>实现类的方法来实现。</w:t>
      </w:r>
    </w:p>
    <w:p w14:paraId="5C8F6203" w14:textId="1E089C96" w:rsidR="008C6569" w:rsidRPr="00B33B0B" w:rsidRDefault="008C6569" w:rsidP="008C6569">
      <w:pPr>
        <w:pStyle w:val="3"/>
      </w:pPr>
      <w:bookmarkStart w:id="112" w:name="_Toc36131292"/>
      <w:r>
        <w:rPr>
          <w:rFonts w:hint="eastAsia"/>
        </w:rPr>
        <w:t>4.1.2</w:t>
      </w:r>
      <w:r w:rsidR="000459FC">
        <w:t xml:space="preserve"> </w:t>
      </w:r>
      <w:r>
        <w:rPr>
          <w:rFonts w:hint="eastAsia"/>
        </w:rPr>
        <w:t>规则操作功能实现</w:t>
      </w:r>
      <w:bookmarkEnd w:id="112"/>
    </w:p>
    <w:p w14:paraId="7C9EC2E1" w14:textId="79198397" w:rsidR="00B34C1B" w:rsidRDefault="00E76F44"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以新增规则为例，其实现代码</w:t>
      </w:r>
      <w:r w:rsidR="00D1121D">
        <w:rPr>
          <w:rFonts w:ascii="宋体" w:eastAsia="宋体" w:hAnsi="宋体" w:hint="eastAsia"/>
          <w:sz w:val="24"/>
          <w:szCs w:val="24"/>
        </w:rPr>
        <w:t>如图4.2所示</w:t>
      </w:r>
      <w:r>
        <w:rPr>
          <w:rFonts w:ascii="宋体" w:eastAsia="宋体" w:hAnsi="宋体" w:hint="eastAsia"/>
          <w:sz w:val="24"/>
          <w:szCs w:val="24"/>
        </w:rPr>
        <w:t>。方法createConfig需要传入一个RuleContent对象，该对象中保存用户创建的规则，方法拿到规则后，会对规则进行校验，以确保规则符合要求。校验通过之后调用SceneRule</w:t>
      </w:r>
      <w:r>
        <w:rPr>
          <w:rFonts w:ascii="宋体" w:eastAsia="宋体" w:hAnsi="宋体"/>
          <w:sz w:val="24"/>
          <w:szCs w:val="24"/>
        </w:rPr>
        <w:t>Service</w:t>
      </w:r>
      <w:r>
        <w:rPr>
          <w:rFonts w:ascii="宋体" w:eastAsia="宋体" w:hAnsi="宋体" w:hint="eastAsia"/>
          <w:sz w:val="24"/>
          <w:szCs w:val="24"/>
        </w:rPr>
        <w:t>的create方法，并根据返回参数判断是否创建成功。而在SceneRuleService的create方法中，需要做如下几件事情：将规则转换成后端能够执行的执行树，创建规则审核流以及在数据库中保存规则的草稿。</w:t>
      </w:r>
    </w:p>
    <w:tbl>
      <w:tblPr>
        <w:tblStyle w:val="af3"/>
        <w:tblW w:w="0" w:type="auto"/>
        <w:tblLook w:val="04A0" w:firstRow="1" w:lastRow="0" w:firstColumn="1" w:lastColumn="0" w:noHBand="0" w:noVBand="1"/>
      </w:tblPr>
      <w:tblGrid>
        <w:gridCol w:w="8296"/>
      </w:tblGrid>
      <w:tr w:rsidR="0029678D" w14:paraId="4DE8C61F" w14:textId="77777777" w:rsidTr="0029678D">
        <w:tc>
          <w:tcPr>
            <w:tcW w:w="8296" w:type="dxa"/>
          </w:tcPr>
          <w:p w14:paraId="077B39CE" w14:textId="77777777" w:rsidR="0029678D" w:rsidRPr="0029678D" w:rsidRDefault="0029678D" w:rsidP="0029678D">
            <w:pPr>
              <w:rPr>
                <w:rFonts w:ascii="宋体" w:eastAsia="宋体" w:hAnsi="宋体"/>
                <w:szCs w:val="21"/>
              </w:rPr>
            </w:pPr>
            <w:r w:rsidRPr="0029678D">
              <w:rPr>
                <w:rFonts w:ascii="宋体" w:eastAsia="宋体" w:hAnsi="宋体"/>
                <w:szCs w:val="21"/>
              </w:rPr>
              <w:t>class RuleManageServiceImpl {</w:t>
            </w:r>
          </w:p>
          <w:p w14:paraId="4F87CF97" w14:textId="78C86846" w:rsidR="0029678D" w:rsidRPr="0029678D" w:rsidRDefault="0029678D" w:rsidP="0029678D">
            <w:pPr>
              <w:rPr>
                <w:rFonts w:ascii="宋体" w:eastAsia="宋体" w:hAnsi="宋体"/>
                <w:szCs w:val="21"/>
              </w:rPr>
            </w:pPr>
            <w:r w:rsidRPr="0029678D">
              <w:rPr>
                <w:rFonts w:ascii="宋体" w:eastAsia="宋体" w:hAnsi="宋体"/>
                <w:szCs w:val="21"/>
              </w:rPr>
              <w:t xml:space="preserve">    private static int DEFAULT_LIMIT = 10;</w:t>
            </w:r>
          </w:p>
          <w:p w14:paraId="2833B32B"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public Boolean createConfig(RuleContent ruleContent) {</w:t>
            </w:r>
          </w:p>
          <w:p w14:paraId="626D2DE5"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1. 校验对象是否符合要求</w:t>
            </w:r>
          </w:p>
          <w:p w14:paraId="118689A7"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validate(ruleContent);</w:t>
            </w:r>
          </w:p>
          <w:p w14:paraId="715B8EE0"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2. 判断规则是否已经存在</w:t>
            </w:r>
          </w:p>
          <w:p w14:paraId="608524F4"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if (sceneRuleService.cantians(ruleContent)) {</w:t>
            </w:r>
          </w:p>
          <w:p w14:paraId="6EE78EF6"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throw new Exception(" 此规则已经存在，无法添加！ ");</w:t>
            </w:r>
          </w:p>
          <w:p w14:paraId="446469E7" w14:textId="77777777" w:rsidR="0029678D" w:rsidRPr="0029678D" w:rsidRDefault="0029678D" w:rsidP="0029678D">
            <w:pPr>
              <w:rPr>
                <w:rFonts w:ascii="宋体" w:eastAsia="宋体" w:hAnsi="宋体"/>
                <w:szCs w:val="21"/>
              </w:rPr>
            </w:pPr>
            <w:r w:rsidRPr="0029678D">
              <w:rPr>
                <w:rFonts w:ascii="宋体" w:eastAsia="宋体" w:hAnsi="宋体"/>
                <w:szCs w:val="21"/>
              </w:rPr>
              <w:lastRenderedPageBreak/>
              <w:t xml:space="preserve">        }</w:t>
            </w:r>
          </w:p>
          <w:p w14:paraId="5B3FAA8B"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3. 创建规则</w:t>
            </w:r>
          </w:p>
          <w:p w14:paraId="347E785A"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boolean isSuccess = sceneRuleService.create(ruleContent);</w:t>
            </w:r>
          </w:p>
          <w:p w14:paraId="72DBF713"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if (!isSuccess) {</w:t>
            </w:r>
          </w:p>
          <w:p w14:paraId="7BA280B2"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throw new Exception(" 插入规则失败！");</w:t>
            </w:r>
          </w:p>
          <w:p w14:paraId="243022FA"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w:t>
            </w:r>
          </w:p>
          <w:p w14:paraId="65BAA377"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return isSuccess;</w:t>
            </w:r>
          </w:p>
          <w:p w14:paraId="19D2FAB6" w14:textId="353371EC" w:rsidR="0029678D" w:rsidRPr="00303A1F" w:rsidRDefault="0029678D" w:rsidP="0029678D">
            <w:pPr>
              <w:rPr>
                <w:rFonts w:ascii="宋体" w:eastAsia="宋体" w:hAnsi="宋体"/>
                <w:szCs w:val="21"/>
              </w:rPr>
            </w:pPr>
            <w:r w:rsidRPr="0029678D">
              <w:rPr>
                <w:rFonts w:ascii="宋体" w:eastAsia="宋体" w:hAnsi="宋体"/>
                <w:szCs w:val="21"/>
              </w:rPr>
              <w:t xml:space="preserve">    }</w:t>
            </w:r>
          </w:p>
        </w:tc>
      </w:tr>
    </w:tbl>
    <w:p w14:paraId="5A8382B9" w14:textId="38D36879" w:rsidR="009E50FB" w:rsidRPr="00B80175" w:rsidRDefault="00E76F44" w:rsidP="00E76F44">
      <w:pPr>
        <w:spacing w:line="360" w:lineRule="auto"/>
        <w:jc w:val="center"/>
        <w:rPr>
          <w:rFonts w:ascii="宋体" w:eastAsia="宋体" w:hAnsi="宋体"/>
          <w:szCs w:val="21"/>
        </w:rPr>
      </w:pPr>
      <w:r w:rsidRPr="00B80175">
        <w:rPr>
          <w:rFonts w:ascii="宋体" w:eastAsia="宋体" w:hAnsi="宋体" w:hint="eastAsia"/>
          <w:szCs w:val="21"/>
        </w:rPr>
        <w:lastRenderedPageBreak/>
        <w:t>图4.2</w:t>
      </w:r>
      <w:r w:rsidRPr="00B80175">
        <w:rPr>
          <w:rFonts w:ascii="宋体" w:eastAsia="宋体" w:hAnsi="宋体"/>
          <w:szCs w:val="21"/>
        </w:rPr>
        <w:t xml:space="preserve"> </w:t>
      </w:r>
      <w:r w:rsidRPr="00B80175">
        <w:rPr>
          <w:rFonts w:ascii="宋体" w:eastAsia="宋体" w:hAnsi="宋体" w:hint="eastAsia"/>
          <w:szCs w:val="21"/>
        </w:rPr>
        <w:t>规则操作实现</w:t>
      </w:r>
    </w:p>
    <w:p w14:paraId="179B3645" w14:textId="2CAF2F0A" w:rsidR="00254C23" w:rsidRDefault="00254C23" w:rsidP="00254C23">
      <w:pPr>
        <w:jc w:val="left"/>
      </w:pPr>
      <w:r w:rsidRPr="00955C84">
        <w:rPr>
          <w:noProof/>
        </w:rPr>
        <w:drawing>
          <wp:inline distT="0" distB="0" distL="0" distR="0" wp14:anchorId="2DBBDA95" wp14:editId="1ABD4E5D">
            <wp:extent cx="4858701" cy="22790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14925" cy="2305387"/>
                    </a:xfrm>
                    <a:prstGeom prst="rect">
                      <a:avLst/>
                    </a:prstGeom>
                    <a:noFill/>
                    <a:ln>
                      <a:noFill/>
                    </a:ln>
                  </pic:spPr>
                </pic:pic>
              </a:graphicData>
            </a:graphic>
          </wp:inline>
        </w:drawing>
      </w:r>
    </w:p>
    <w:p w14:paraId="72CE104C" w14:textId="4F6E2D75" w:rsidR="00254C23" w:rsidRPr="00254C23" w:rsidRDefault="00254C23" w:rsidP="00254C23">
      <w:pPr>
        <w:jc w:val="center"/>
        <w:rPr>
          <w:rFonts w:ascii="宋体" w:eastAsia="宋体" w:hAnsi="宋体"/>
        </w:rPr>
      </w:pPr>
      <w:r w:rsidRPr="00B80175">
        <w:rPr>
          <w:rFonts w:ascii="宋体" w:eastAsia="宋体" w:hAnsi="宋体" w:hint="eastAsia"/>
        </w:rPr>
        <w:t>图4.</w:t>
      </w:r>
      <w:r>
        <w:rPr>
          <w:rFonts w:ascii="宋体" w:eastAsia="宋体" w:hAnsi="宋体" w:hint="eastAsia"/>
        </w:rPr>
        <w:t>3</w:t>
      </w:r>
      <w:r w:rsidRPr="00B80175">
        <w:rPr>
          <w:rFonts w:ascii="宋体" w:eastAsia="宋体" w:hAnsi="宋体"/>
        </w:rPr>
        <w:t xml:space="preserve"> </w:t>
      </w:r>
      <w:r w:rsidRPr="00B80175">
        <w:rPr>
          <w:rFonts w:ascii="宋体" w:eastAsia="宋体" w:hAnsi="宋体" w:hint="eastAsia"/>
        </w:rPr>
        <w:t>规则操作详情页面</w:t>
      </w:r>
    </w:p>
    <w:p w14:paraId="6774C62F" w14:textId="7B2919C2" w:rsidR="00955C84" w:rsidRDefault="00955C84" w:rsidP="00B80175">
      <w:pPr>
        <w:jc w:val="center"/>
      </w:pPr>
      <w:r w:rsidRPr="00955C84">
        <w:rPr>
          <w:noProof/>
        </w:rPr>
        <w:drawing>
          <wp:inline distT="0" distB="0" distL="0" distR="0" wp14:anchorId="1F7B3D09" wp14:editId="7B522871">
            <wp:extent cx="5183138" cy="28879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3938" cy="2921857"/>
                    </a:xfrm>
                    <a:prstGeom prst="rect">
                      <a:avLst/>
                    </a:prstGeom>
                    <a:noFill/>
                    <a:ln>
                      <a:noFill/>
                    </a:ln>
                  </pic:spPr>
                </pic:pic>
              </a:graphicData>
            </a:graphic>
          </wp:inline>
        </w:drawing>
      </w:r>
    </w:p>
    <w:p w14:paraId="4D534C13" w14:textId="66E50CC4" w:rsidR="00B80175" w:rsidRDefault="00B80175" w:rsidP="00B80175">
      <w:pPr>
        <w:jc w:val="center"/>
        <w:rPr>
          <w:rFonts w:ascii="宋体" w:eastAsia="宋体" w:hAnsi="宋体"/>
        </w:rPr>
      </w:pPr>
      <w:r w:rsidRPr="00B80175">
        <w:rPr>
          <w:rFonts w:ascii="宋体" w:eastAsia="宋体" w:hAnsi="宋体" w:hint="eastAsia"/>
        </w:rPr>
        <w:t>图4.</w:t>
      </w:r>
      <w:r w:rsidR="00254C23">
        <w:rPr>
          <w:rFonts w:ascii="宋体" w:eastAsia="宋体" w:hAnsi="宋体" w:hint="eastAsia"/>
        </w:rPr>
        <w:t>4</w:t>
      </w:r>
      <w:r w:rsidRPr="00B80175">
        <w:rPr>
          <w:rFonts w:ascii="宋体" w:eastAsia="宋体" w:hAnsi="宋体"/>
        </w:rPr>
        <w:t xml:space="preserve"> </w:t>
      </w:r>
      <w:r w:rsidRPr="00B80175">
        <w:rPr>
          <w:rFonts w:ascii="宋体" w:eastAsia="宋体" w:hAnsi="宋体" w:hint="eastAsia"/>
        </w:rPr>
        <w:t>规则操作详情页面</w:t>
      </w:r>
    </w:p>
    <w:p w14:paraId="518E1F2E" w14:textId="763E9D76" w:rsidR="007C182E" w:rsidRPr="00347B7E" w:rsidRDefault="009100FF" w:rsidP="00347B7E">
      <w:pPr>
        <w:spacing w:line="360" w:lineRule="auto"/>
        <w:ind w:firstLineChars="200" w:firstLine="480"/>
        <w:rPr>
          <w:rFonts w:ascii="宋体" w:eastAsia="宋体" w:hAnsi="宋体"/>
          <w:sz w:val="24"/>
          <w:szCs w:val="24"/>
        </w:rPr>
      </w:pPr>
      <w:r w:rsidRPr="009100FF">
        <w:rPr>
          <w:rFonts w:ascii="宋体" w:eastAsia="宋体" w:hAnsi="宋体" w:hint="eastAsia"/>
          <w:sz w:val="24"/>
          <w:szCs w:val="24"/>
        </w:rPr>
        <w:t>图4.3、图4.4为规则操作的具体页面</w:t>
      </w:r>
      <w:r>
        <w:rPr>
          <w:rFonts w:ascii="宋体" w:eastAsia="宋体" w:hAnsi="宋体" w:hint="eastAsia"/>
          <w:sz w:val="24"/>
          <w:szCs w:val="24"/>
        </w:rPr>
        <w:t>。</w:t>
      </w:r>
    </w:p>
    <w:p w14:paraId="4F95C7B0" w14:textId="2CF5A43C" w:rsidR="001F7239" w:rsidRDefault="000459FC" w:rsidP="000459FC">
      <w:pPr>
        <w:pStyle w:val="3"/>
      </w:pPr>
      <w:r>
        <w:rPr>
          <w:rFonts w:hint="eastAsia"/>
        </w:rPr>
        <w:lastRenderedPageBreak/>
        <w:t>4.1.3</w:t>
      </w:r>
      <w:r>
        <w:t xml:space="preserve"> </w:t>
      </w:r>
      <w:bookmarkStart w:id="113" w:name="_Toc36131293"/>
      <w:r w:rsidR="001F7239" w:rsidRPr="001F7239">
        <w:rPr>
          <w:rFonts w:hint="eastAsia"/>
        </w:rPr>
        <w:t>日志查询功能实现</w:t>
      </w:r>
      <w:bookmarkEnd w:id="113"/>
    </w:p>
    <w:p w14:paraId="66AA6258" w14:textId="70AD8331" w:rsidR="00347B7E" w:rsidRPr="00303A1F" w:rsidRDefault="00347B7E" w:rsidP="00303A1F">
      <w:pPr>
        <w:spacing w:line="360" w:lineRule="auto"/>
        <w:ind w:firstLineChars="200" w:firstLine="480"/>
        <w:rPr>
          <w:rFonts w:ascii="宋体" w:eastAsia="宋体" w:hAnsi="宋体"/>
          <w:sz w:val="24"/>
          <w:szCs w:val="24"/>
        </w:rPr>
      </w:pPr>
      <w:r w:rsidRPr="00303A1F">
        <w:rPr>
          <w:rFonts w:ascii="宋体" w:eastAsia="宋体" w:hAnsi="宋体" w:hint="eastAsia"/>
          <w:sz w:val="24"/>
          <w:szCs w:val="24"/>
        </w:rPr>
        <w:t>日志查询功能如图4.5所示</w:t>
      </w:r>
      <w:r w:rsidR="00303A1F">
        <w:rPr>
          <w:rFonts w:ascii="宋体" w:eastAsia="宋体" w:hAnsi="宋体" w:hint="eastAsia"/>
          <w:sz w:val="24"/>
          <w:szCs w:val="24"/>
        </w:rPr>
        <w:t>，其中Order</w:t>
      </w:r>
      <w:r w:rsidR="00303A1F">
        <w:rPr>
          <w:rFonts w:ascii="宋体" w:eastAsia="宋体" w:hAnsi="宋体"/>
          <w:sz w:val="24"/>
          <w:szCs w:val="24"/>
        </w:rPr>
        <w:t>HitRecordQuer</w:t>
      </w:r>
      <w:r w:rsidR="00303A1F">
        <w:rPr>
          <w:rFonts w:ascii="宋体" w:eastAsia="宋体" w:hAnsi="宋体" w:hint="eastAsia"/>
          <w:sz w:val="24"/>
          <w:szCs w:val="24"/>
        </w:rPr>
        <w:t>y封装查询条件，后端收到查询条件之后，需要对数据进行校验</w:t>
      </w:r>
      <w:r w:rsidR="00A872F1">
        <w:rPr>
          <w:rFonts w:ascii="宋体" w:eastAsia="宋体" w:hAnsi="宋体" w:hint="eastAsia"/>
          <w:sz w:val="24"/>
          <w:szCs w:val="24"/>
        </w:rPr>
        <w:t>，在校验通过之后，</w:t>
      </w:r>
      <w:r w:rsidR="00C54ABA">
        <w:rPr>
          <w:rFonts w:ascii="宋体" w:eastAsia="宋体" w:hAnsi="宋体" w:hint="eastAsia"/>
          <w:sz w:val="24"/>
          <w:szCs w:val="24"/>
        </w:rPr>
        <w:t>调用具体的service来查询，</w:t>
      </w:r>
      <w:r w:rsidR="00CA43CC">
        <w:rPr>
          <w:rFonts w:ascii="宋体" w:eastAsia="宋体" w:hAnsi="宋体" w:hint="eastAsia"/>
          <w:sz w:val="24"/>
          <w:szCs w:val="24"/>
        </w:rPr>
        <w:t>在获取到查询结果后，需要对查询结果进行转换，将DTO类型的数据转换成给前端展示的VO类型数据，虽然两者在大多数的时候是完全一样的，但是做区分能够更好的减少因需求变更而导致的代码变动。</w:t>
      </w:r>
      <w:r w:rsidR="009027D2">
        <w:rPr>
          <w:rFonts w:ascii="宋体" w:eastAsia="宋体" w:hAnsi="宋体" w:hint="eastAsia"/>
          <w:sz w:val="24"/>
          <w:szCs w:val="24"/>
        </w:rPr>
        <w:t>最后将转换好的结果通过封装至Response对象中，返回给前端。</w:t>
      </w:r>
      <w:r w:rsidR="00E66CE2">
        <w:rPr>
          <w:rFonts w:ascii="宋体" w:eastAsia="宋体" w:hAnsi="宋体" w:hint="eastAsia"/>
          <w:sz w:val="24"/>
          <w:szCs w:val="24"/>
        </w:rPr>
        <w:t>Response对象中会记录返回码、返回数据等。</w:t>
      </w:r>
    </w:p>
    <w:tbl>
      <w:tblPr>
        <w:tblStyle w:val="af3"/>
        <w:tblW w:w="0" w:type="auto"/>
        <w:tblLook w:val="04A0" w:firstRow="1" w:lastRow="0" w:firstColumn="1" w:lastColumn="0" w:noHBand="0" w:noVBand="1"/>
      </w:tblPr>
      <w:tblGrid>
        <w:gridCol w:w="8296"/>
      </w:tblGrid>
      <w:tr w:rsidR="005F0985" w14:paraId="20434BB5" w14:textId="77777777" w:rsidTr="005F0985">
        <w:tc>
          <w:tcPr>
            <w:tcW w:w="8296" w:type="dxa"/>
          </w:tcPr>
          <w:p w14:paraId="754261C9" w14:textId="77777777" w:rsidR="00607BEA" w:rsidRPr="00607BEA" w:rsidRDefault="00607BEA" w:rsidP="00B24154">
            <w:pPr>
              <w:rPr>
                <w:rFonts w:ascii="宋体" w:eastAsia="宋体" w:hAnsi="宋体"/>
              </w:rPr>
            </w:pPr>
            <w:r w:rsidRPr="00607BEA">
              <w:rPr>
                <w:rFonts w:ascii="宋体" w:eastAsia="宋体" w:hAnsi="宋体"/>
              </w:rPr>
              <w:t>public Response getHitRecord(OrderHitRecordQuery query){</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1.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validate(query);</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2.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OrderHitRecordDTO </w:t>
            </w:r>
            <w:r w:rsidR="00EA1603">
              <w:rPr>
                <w:rFonts w:ascii="宋体" w:eastAsia="宋体" w:hAnsi="宋体"/>
              </w:rPr>
              <w:t>r</w:t>
            </w:r>
            <w:r w:rsidRPr="00607BEA">
              <w:rPr>
                <w:rFonts w:ascii="宋体" w:eastAsia="宋体" w:hAnsi="宋体"/>
              </w:rPr>
              <w:t>ecordDTO = sceneHitRecordService.getHitRecord(query);</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3. 将DTO转换成VO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OrderHitRecordVo result = new OrderHitRecordVo();</w:t>
            </w:r>
          </w:p>
          <w:p w14:paraId="1E4906CA" w14:textId="77777777" w:rsidR="00607BEA" w:rsidRPr="00607BEA" w:rsidRDefault="00607BEA" w:rsidP="00B24154">
            <w:pPr>
              <w:rPr>
                <w:rFonts w:ascii="宋体" w:eastAsia="宋体" w:hAnsi="宋体"/>
              </w:rPr>
            </w:pPr>
            <w:r w:rsidRPr="00607BEA">
              <w:rPr>
                <w:rFonts w:ascii="宋体" w:eastAsia="宋体" w:hAnsi="宋体"/>
              </w:rPr>
              <w:t xml:space="preserve">    transfer(OrderHitRecordDTO,result);</w:t>
            </w:r>
          </w:p>
          <w:p w14:paraId="72962A27" w14:textId="77777777" w:rsidR="00607BEA" w:rsidRPr="00607BEA" w:rsidRDefault="00607BEA" w:rsidP="00B24154">
            <w:pPr>
              <w:rPr>
                <w:rFonts w:ascii="宋体" w:eastAsia="宋体" w:hAnsi="宋体"/>
              </w:rPr>
            </w:pP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4. 将结果封装到Response中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Response response = Response.SUCCESS(result);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return result;</w:t>
            </w:r>
          </w:p>
          <w:p w14:paraId="62EFB017" w14:textId="749B9EF6" w:rsidR="005F0985" w:rsidRDefault="00607BEA" w:rsidP="00B24154">
            <w:r w:rsidRPr="00607BEA">
              <w:rPr>
                <w:rFonts w:ascii="宋体" w:eastAsia="宋体" w:hAnsi="宋体"/>
              </w:rPr>
              <w:t>}</w:t>
            </w:r>
          </w:p>
        </w:tc>
      </w:tr>
    </w:tbl>
    <w:p w14:paraId="573EB14D" w14:textId="2CD2C5A9" w:rsidR="005F0985" w:rsidRPr="005F0985" w:rsidRDefault="00EA1603" w:rsidP="00C46475">
      <w:pPr>
        <w:jc w:val="center"/>
      </w:pPr>
      <w:r>
        <w:rPr>
          <w:rFonts w:hint="eastAsia"/>
        </w:rPr>
        <w:t>图4.</w:t>
      </w:r>
      <w:r w:rsidR="00347B7E">
        <w:rPr>
          <w:rFonts w:hint="eastAsia"/>
        </w:rPr>
        <w:t>5</w:t>
      </w:r>
      <w:r>
        <w:t xml:space="preserve"> </w:t>
      </w:r>
      <w:r>
        <w:rPr>
          <w:rFonts w:hint="eastAsia"/>
        </w:rPr>
        <w:t>日志查询功能实现</w:t>
      </w:r>
    </w:p>
    <w:p w14:paraId="7084FDA4" w14:textId="47FA2985" w:rsidR="001F7239" w:rsidRDefault="000459FC" w:rsidP="004C56FE">
      <w:pPr>
        <w:pStyle w:val="3"/>
        <w:numPr>
          <w:ilvl w:val="2"/>
          <w:numId w:val="6"/>
        </w:numPr>
      </w:pPr>
      <w:bookmarkStart w:id="114" w:name="_Toc36131294"/>
      <w:r>
        <w:rPr>
          <w:rFonts w:hint="eastAsia"/>
        </w:rPr>
        <w:t>规则过期告警功能实现</w:t>
      </w:r>
      <w:bookmarkEnd w:id="114"/>
    </w:p>
    <w:p w14:paraId="6317B0E6" w14:textId="4C3441BA" w:rsidR="00A825E0" w:rsidRPr="00A825E0" w:rsidRDefault="00A825E0" w:rsidP="00A825E0">
      <w:pPr>
        <w:spacing w:line="360" w:lineRule="auto"/>
        <w:ind w:firstLineChars="200" w:firstLine="480"/>
        <w:rPr>
          <w:rFonts w:ascii="宋体" w:eastAsia="宋体" w:hAnsi="宋体"/>
          <w:sz w:val="24"/>
          <w:szCs w:val="24"/>
        </w:rPr>
      </w:pPr>
      <w:r>
        <w:rPr>
          <w:rFonts w:ascii="宋体" w:eastAsia="宋体" w:hAnsi="宋体" w:hint="eastAsia"/>
          <w:sz w:val="24"/>
          <w:szCs w:val="24"/>
        </w:rPr>
        <w:t>规则过期告警的实现依赖于</w:t>
      </w:r>
      <w:r w:rsidR="00D85DB0">
        <w:rPr>
          <w:rFonts w:ascii="宋体" w:eastAsia="宋体" w:hAnsi="宋体" w:hint="eastAsia"/>
          <w:sz w:val="24"/>
          <w:szCs w:val="24"/>
        </w:rPr>
        <w:t>延时任务平台，因此告警功能需要写在告警任务平台提供的callBack</w:t>
      </w:r>
      <w:r w:rsidR="00D85DB0">
        <w:rPr>
          <w:rFonts w:ascii="宋体" w:eastAsia="宋体" w:hAnsi="宋体"/>
          <w:sz w:val="24"/>
          <w:szCs w:val="24"/>
        </w:rPr>
        <w:t>TimeOutTa</w:t>
      </w:r>
      <w:r w:rsidR="00D85DB0">
        <w:rPr>
          <w:rFonts w:ascii="宋体" w:eastAsia="宋体" w:hAnsi="宋体" w:hint="eastAsia"/>
          <w:sz w:val="24"/>
          <w:szCs w:val="24"/>
        </w:rPr>
        <w:t>sk方法中</w:t>
      </w:r>
      <w:r w:rsidR="00B65A11">
        <w:rPr>
          <w:rFonts w:ascii="宋体" w:eastAsia="宋体" w:hAnsi="宋体" w:hint="eastAsia"/>
          <w:sz w:val="24"/>
          <w:szCs w:val="24"/>
        </w:rPr>
        <w:t>，在到达指定时间之后回调该方法</w:t>
      </w:r>
      <w:r w:rsidR="00596C0C">
        <w:rPr>
          <w:rFonts w:ascii="宋体" w:eastAsia="宋体" w:hAnsi="宋体" w:hint="eastAsia"/>
          <w:sz w:val="24"/>
          <w:szCs w:val="24"/>
        </w:rPr>
        <w:t>。告警的具体内容就是发送</w:t>
      </w:r>
      <w:r w:rsidR="00B966C0">
        <w:rPr>
          <w:rFonts w:ascii="宋体" w:eastAsia="宋体" w:hAnsi="宋体" w:hint="eastAsia"/>
          <w:sz w:val="24"/>
          <w:szCs w:val="24"/>
        </w:rPr>
        <w:t>告警</w:t>
      </w:r>
      <w:r w:rsidR="00596C0C">
        <w:rPr>
          <w:rFonts w:ascii="宋体" w:eastAsia="宋体" w:hAnsi="宋体" w:hint="eastAsia"/>
          <w:sz w:val="24"/>
          <w:szCs w:val="24"/>
        </w:rPr>
        <w:t>邮件</w:t>
      </w:r>
      <w:r w:rsidR="00A326AF">
        <w:rPr>
          <w:rFonts w:ascii="宋体" w:eastAsia="宋体" w:hAnsi="宋体" w:hint="eastAsia"/>
          <w:sz w:val="24"/>
          <w:szCs w:val="24"/>
        </w:rPr>
        <w:t>，具体通过Simple</w:t>
      </w:r>
      <w:r w:rsidR="00A326AF">
        <w:rPr>
          <w:rFonts w:ascii="宋体" w:eastAsia="宋体" w:hAnsi="宋体"/>
          <w:sz w:val="24"/>
          <w:szCs w:val="24"/>
        </w:rPr>
        <w:t>Email</w:t>
      </w:r>
      <w:r w:rsidR="00A326AF">
        <w:rPr>
          <w:rFonts w:ascii="宋体" w:eastAsia="宋体" w:hAnsi="宋体" w:hint="eastAsia"/>
          <w:sz w:val="24"/>
          <w:szCs w:val="24"/>
        </w:rPr>
        <w:t>来实现，SimpleEmail是Apache的开源项目，</w:t>
      </w:r>
      <w:r w:rsidR="00DC2B6E">
        <w:rPr>
          <w:rFonts w:ascii="宋体" w:eastAsia="宋体" w:hAnsi="宋体" w:hint="eastAsia"/>
          <w:sz w:val="24"/>
          <w:szCs w:val="24"/>
        </w:rPr>
        <w:t>以简洁著称</w:t>
      </w:r>
      <w:r w:rsidR="00EB1833">
        <w:rPr>
          <w:rFonts w:ascii="宋体" w:eastAsia="宋体" w:hAnsi="宋体" w:hint="eastAsia"/>
          <w:sz w:val="24"/>
          <w:szCs w:val="24"/>
        </w:rPr>
        <w:t>。方法回调的时候需要指定收件人地址和规则名称</w:t>
      </w:r>
      <w:r w:rsidR="004C05FB">
        <w:rPr>
          <w:rFonts w:ascii="宋体" w:eastAsia="宋体" w:hAnsi="宋体" w:hint="eastAsia"/>
          <w:sz w:val="24"/>
          <w:szCs w:val="24"/>
        </w:rPr>
        <w:t>，用于构建邮件的基本信息。</w:t>
      </w:r>
      <w:r w:rsidR="004C05FB" w:rsidRPr="00A825E0">
        <w:rPr>
          <w:rFonts w:ascii="宋体" w:eastAsia="宋体" w:hAnsi="宋体" w:hint="eastAsia"/>
          <w:sz w:val="24"/>
          <w:szCs w:val="24"/>
        </w:rPr>
        <w:t xml:space="preserve"> </w:t>
      </w:r>
    </w:p>
    <w:tbl>
      <w:tblPr>
        <w:tblStyle w:val="af3"/>
        <w:tblW w:w="0" w:type="auto"/>
        <w:tblLook w:val="04A0" w:firstRow="1" w:lastRow="0" w:firstColumn="1" w:lastColumn="0" w:noHBand="0" w:noVBand="1"/>
      </w:tblPr>
      <w:tblGrid>
        <w:gridCol w:w="8296"/>
      </w:tblGrid>
      <w:tr w:rsidR="00C46475" w14:paraId="36EA58E5" w14:textId="77777777" w:rsidTr="00C46475">
        <w:tc>
          <w:tcPr>
            <w:tcW w:w="8296" w:type="dxa"/>
          </w:tcPr>
          <w:p w14:paraId="3DC285C2" w14:textId="77777777" w:rsidR="001F19AD" w:rsidRPr="001F19AD" w:rsidRDefault="001F19AD" w:rsidP="001F19AD">
            <w:pPr>
              <w:rPr>
                <w:rFonts w:ascii="宋体" w:eastAsia="宋体" w:hAnsi="宋体"/>
              </w:rPr>
            </w:pPr>
            <w:r w:rsidRPr="001F19AD">
              <w:rPr>
                <w:rFonts w:ascii="宋体" w:eastAsia="宋体" w:hAnsi="宋体"/>
              </w:rPr>
              <w:t>@Override</w:t>
            </w:r>
          </w:p>
          <w:p w14:paraId="6A92482E" w14:textId="77777777" w:rsidR="001F19AD" w:rsidRPr="001F19AD" w:rsidRDefault="001F19AD" w:rsidP="001F19AD">
            <w:pPr>
              <w:rPr>
                <w:rFonts w:ascii="宋体" w:eastAsia="宋体" w:hAnsi="宋体"/>
              </w:rPr>
            </w:pPr>
            <w:r w:rsidRPr="001F19AD">
              <w:rPr>
                <w:rFonts w:ascii="宋体" w:eastAsia="宋体" w:hAnsi="宋体"/>
              </w:rPr>
              <w:t>public void callBackTimeOutTask(String ruleName){</w:t>
            </w:r>
          </w:p>
          <w:p w14:paraId="08E7EB59" w14:textId="77777777" w:rsidR="001F19AD" w:rsidRPr="001F19AD" w:rsidRDefault="001F19AD" w:rsidP="001F19AD">
            <w:pPr>
              <w:rPr>
                <w:rFonts w:ascii="宋体" w:eastAsia="宋体" w:hAnsi="宋体"/>
              </w:rPr>
            </w:pPr>
            <w:r w:rsidRPr="001F19AD">
              <w:rPr>
                <w:rFonts w:ascii="宋体" w:eastAsia="宋体" w:hAnsi="宋体"/>
              </w:rPr>
              <w:t xml:space="preserve">    SimpleEmail mail = new SimpleEmail();</w:t>
            </w:r>
          </w:p>
          <w:p w14:paraId="443C789E" w14:textId="77777777" w:rsidR="001F19AD" w:rsidRPr="001F19AD" w:rsidRDefault="001F19AD" w:rsidP="001F19AD">
            <w:pPr>
              <w:rPr>
                <w:rFonts w:ascii="宋体" w:eastAsia="宋体" w:hAnsi="宋体"/>
              </w:rPr>
            </w:pPr>
            <w:r w:rsidRPr="001F19AD">
              <w:rPr>
                <w:rFonts w:ascii="宋体" w:eastAsia="宋体" w:hAnsi="宋体"/>
              </w:rPr>
              <w:t xml:space="preserve">    // 设置邮箱服务器信息</w:t>
            </w:r>
          </w:p>
          <w:p w14:paraId="5EEC2395" w14:textId="77777777" w:rsidR="001F19AD" w:rsidRPr="001F19AD" w:rsidRDefault="001F19AD" w:rsidP="001F19AD">
            <w:pPr>
              <w:rPr>
                <w:rFonts w:ascii="宋体" w:eastAsia="宋体" w:hAnsi="宋体"/>
              </w:rPr>
            </w:pPr>
            <w:r w:rsidRPr="001F19AD">
              <w:rPr>
                <w:rFonts w:ascii="宋体" w:eastAsia="宋体" w:hAnsi="宋体"/>
              </w:rPr>
              <w:t xml:space="preserve">    mail.setHostName(host);</w:t>
            </w:r>
          </w:p>
          <w:p w14:paraId="241DF155" w14:textId="77777777" w:rsidR="001F19AD" w:rsidRPr="001F19AD" w:rsidRDefault="001F19AD" w:rsidP="001F19AD">
            <w:pPr>
              <w:rPr>
                <w:rFonts w:ascii="宋体" w:eastAsia="宋体" w:hAnsi="宋体"/>
              </w:rPr>
            </w:pPr>
            <w:r w:rsidRPr="001F19AD">
              <w:rPr>
                <w:rFonts w:ascii="宋体" w:eastAsia="宋体" w:hAnsi="宋体"/>
              </w:rPr>
              <w:lastRenderedPageBreak/>
              <w:t xml:space="preserve">    // 设置密码验证器passwd为授权码</w:t>
            </w:r>
          </w:p>
          <w:p w14:paraId="2BC01A6E" w14:textId="77777777" w:rsidR="001F19AD" w:rsidRPr="001F19AD" w:rsidRDefault="001F19AD" w:rsidP="001F19AD">
            <w:pPr>
              <w:rPr>
                <w:rFonts w:ascii="宋体" w:eastAsia="宋体" w:hAnsi="宋体"/>
              </w:rPr>
            </w:pPr>
            <w:r w:rsidRPr="001F19AD">
              <w:rPr>
                <w:rFonts w:ascii="宋体" w:eastAsia="宋体" w:hAnsi="宋体"/>
              </w:rPr>
              <w:t xml:space="preserve">    mail.setAuthentication(user, passwd);</w:t>
            </w:r>
          </w:p>
          <w:p w14:paraId="03C2AB8E" w14:textId="77777777" w:rsidR="001F19AD" w:rsidRPr="001F19AD" w:rsidRDefault="001F19AD" w:rsidP="001F19AD">
            <w:pPr>
              <w:rPr>
                <w:rFonts w:ascii="宋体" w:eastAsia="宋体" w:hAnsi="宋体"/>
              </w:rPr>
            </w:pPr>
            <w:r w:rsidRPr="001F19AD">
              <w:rPr>
                <w:rFonts w:ascii="宋体" w:eastAsia="宋体" w:hAnsi="宋体"/>
              </w:rPr>
              <w:t xml:space="preserve">    // 设置邮件发送者</w:t>
            </w:r>
          </w:p>
          <w:p w14:paraId="5E3C25E6" w14:textId="77777777" w:rsidR="001F19AD" w:rsidRPr="001F19AD" w:rsidRDefault="001F19AD" w:rsidP="001F19AD">
            <w:pPr>
              <w:rPr>
                <w:rFonts w:ascii="宋体" w:eastAsia="宋体" w:hAnsi="宋体"/>
              </w:rPr>
            </w:pPr>
            <w:r w:rsidRPr="001F19AD">
              <w:rPr>
                <w:rFonts w:ascii="宋体" w:eastAsia="宋体" w:hAnsi="宋体"/>
              </w:rPr>
              <w:t xml:space="preserve">    mail.setFrom(user);</w:t>
            </w:r>
          </w:p>
          <w:p w14:paraId="4486D50D" w14:textId="77777777" w:rsidR="001F19AD" w:rsidRPr="001F19AD" w:rsidRDefault="001F19AD" w:rsidP="001F19AD">
            <w:pPr>
              <w:rPr>
                <w:rFonts w:ascii="宋体" w:eastAsia="宋体" w:hAnsi="宋体"/>
              </w:rPr>
            </w:pPr>
            <w:r w:rsidRPr="001F19AD">
              <w:rPr>
                <w:rFonts w:ascii="宋体" w:eastAsia="宋体" w:hAnsi="宋体"/>
              </w:rPr>
              <w:t xml:space="preserve">    // 设置邮件编码</w:t>
            </w:r>
          </w:p>
          <w:p w14:paraId="03A82E2A" w14:textId="77777777" w:rsidR="001F19AD" w:rsidRPr="001F19AD" w:rsidRDefault="001F19AD" w:rsidP="001F19AD">
            <w:pPr>
              <w:rPr>
                <w:rFonts w:ascii="宋体" w:eastAsia="宋体" w:hAnsi="宋体"/>
              </w:rPr>
            </w:pPr>
            <w:r w:rsidRPr="001F19AD">
              <w:rPr>
                <w:rFonts w:ascii="宋体" w:eastAsia="宋体" w:hAnsi="宋体"/>
              </w:rPr>
              <w:t xml:space="preserve">    mail.setCharset("UTF-8");</w:t>
            </w:r>
          </w:p>
          <w:p w14:paraId="65FFBDF3" w14:textId="77777777" w:rsidR="001F19AD" w:rsidRPr="001F19AD" w:rsidRDefault="001F19AD" w:rsidP="001F19AD">
            <w:pPr>
              <w:rPr>
                <w:rFonts w:ascii="宋体" w:eastAsia="宋体" w:hAnsi="宋体"/>
              </w:rPr>
            </w:pPr>
            <w:r w:rsidRPr="001F19AD">
              <w:rPr>
                <w:rFonts w:ascii="宋体" w:eastAsia="宋体" w:hAnsi="宋体"/>
              </w:rPr>
              <w:t xml:space="preserve">    // 设置邮件主题</w:t>
            </w:r>
          </w:p>
          <w:p w14:paraId="1F26F210" w14:textId="77777777" w:rsidR="001F19AD" w:rsidRPr="001F19AD" w:rsidRDefault="001F19AD" w:rsidP="001F19AD">
            <w:pPr>
              <w:rPr>
                <w:rFonts w:ascii="宋体" w:eastAsia="宋体" w:hAnsi="宋体"/>
              </w:rPr>
            </w:pPr>
            <w:r w:rsidRPr="001F19AD">
              <w:rPr>
                <w:rFonts w:ascii="宋体" w:eastAsia="宋体" w:hAnsi="宋体"/>
              </w:rPr>
              <w:t xml:space="preserve">    mail.setSubject(title);</w:t>
            </w:r>
          </w:p>
          <w:p w14:paraId="34212109" w14:textId="77777777" w:rsidR="001F19AD" w:rsidRPr="001F19AD" w:rsidRDefault="001F19AD" w:rsidP="001F19AD">
            <w:pPr>
              <w:rPr>
                <w:rFonts w:ascii="宋体" w:eastAsia="宋体" w:hAnsi="宋体"/>
              </w:rPr>
            </w:pPr>
            <w:r w:rsidRPr="001F19AD">
              <w:rPr>
                <w:rFonts w:ascii="宋体" w:eastAsia="宋体" w:hAnsi="宋体"/>
              </w:rPr>
              <w:t xml:space="preserve">    //SSL方式</w:t>
            </w:r>
          </w:p>
          <w:p w14:paraId="75FD2C36" w14:textId="77777777" w:rsidR="001F19AD" w:rsidRPr="001F19AD" w:rsidRDefault="001F19AD" w:rsidP="001F19AD">
            <w:pPr>
              <w:rPr>
                <w:rFonts w:ascii="宋体" w:eastAsia="宋体" w:hAnsi="宋体"/>
              </w:rPr>
            </w:pPr>
            <w:r w:rsidRPr="001F19AD">
              <w:rPr>
                <w:rFonts w:ascii="宋体" w:eastAsia="宋体" w:hAnsi="宋体"/>
              </w:rPr>
              <w:t xml:space="preserve">    mail.setSSLOnConnect(true);</w:t>
            </w:r>
          </w:p>
          <w:p w14:paraId="0C95FA92" w14:textId="77777777" w:rsidR="001F19AD" w:rsidRPr="001F19AD" w:rsidRDefault="001F19AD" w:rsidP="001F19AD">
            <w:pPr>
              <w:rPr>
                <w:rFonts w:ascii="宋体" w:eastAsia="宋体" w:hAnsi="宋体"/>
              </w:rPr>
            </w:pPr>
            <w:r w:rsidRPr="001F19AD">
              <w:rPr>
                <w:rFonts w:ascii="宋体" w:eastAsia="宋体" w:hAnsi="宋体"/>
              </w:rPr>
              <w:t xml:space="preserve">    // 设置邮件内容</w:t>
            </w:r>
          </w:p>
          <w:p w14:paraId="70BA7CB1" w14:textId="77777777" w:rsidR="001F19AD" w:rsidRPr="001F19AD" w:rsidRDefault="001F19AD" w:rsidP="001F19AD">
            <w:pPr>
              <w:rPr>
                <w:rFonts w:ascii="宋体" w:eastAsia="宋体" w:hAnsi="宋体"/>
              </w:rPr>
            </w:pPr>
            <w:r w:rsidRPr="001F19AD">
              <w:rPr>
                <w:rFonts w:ascii="宋体" w:eastAsia="宋体" w:hAnsi="宋体"/>
              </w:rPr>
              <w:t xml:space="preserve">    mail.setMsg(content);</w:t>
            </w:r>
          </w:p>
          <w:p w14:paraId="3D4E8158" w14:textId="77777777" w:rsidR="001F19AD" w:rsidRPr="001F19AD" w:rsidRDefault="001F19AD" w:rsidP="001F19AD">
            <w:pPr>
              <w:rPr>
                <w:rFonts w:ascii="宋体" w:eastAsia="宋体" w:hAnsi="宋体"/>
              </w:rPr>
            </w:pPr>
            <w:r w:rsidRPr="001F19AD">
              <w:rPr>
                <w:rFonts w:ascii="宋体" w:eastAsia="宋体" w:hAnsi="宋体"/>
              </w:rPr>
              <w:t xml:space="preserve">    // 设置邮件接收者</w:t>
            </w:r>
          </w:p>
          <w:p w14:paraId="07C4EE4E" w14:textId="77777777" w:rsidR="001F19AD" w:rsidRPr="001F19AD" w:rsidRDefault="001F19AD" w:rsidP="001F19AD">
            <w:pPr>
              <w:rPr>
                <w:rFonts w:ascii="宋体" w:eastAsia="宋体" w:hAnsi="宋体"/>
              </w:rPr>
            </w:pPr>
            <w:r w:rsidRPr="001F19AD">
              <w:rPr>
                <w:rFonts w:ascii="宋体" w:eastAsia="宋体" w:hAnsi="宋体"/>
              </w:rPr>
              <w:t xml:space="preserve">    mail.addTo(to);</w:t>
            </w:r>
          </w:p>
          <w:p w14:paraId="28F6D7F1" w14:textId="77777777" w:rsidR="001F19AD" w:rsidRPr="001F19AD" w:rsidRDefault="001F19AD" w:rsidP="001F19AD">
            <w:pPr>
              <w:rPr>
                <w:rFonts w:ascii="宋体" w:eastAsia="宋体" w:hAnsi="宋体"/>
              </w:rPr>
            </w:pPr>
            <w:r w:rsidRPr="001F19AD">
              <w:rPr>
                <w:rFonts w:ascii="宋体" w:eastAsia="宋体" w:hAnsi="宋体"/>
              </w:rPr>
              <w:t xml:space="preserve">    mail.addTo(tos);</w:t>
            </w:r>
          </w:p>
          <w:p w14:paraId="20C6F578" w14:textId="77777777" w:rsidR="001F19AD" w:rsidRPr="001F19AD" w:rsidRDefault="001F19AD" w:rsidP="001F19AD">
            <w:pPr>
              <w:rPr>
                <w:rFonts w:ascii="宋体" w:eastAsia="宋体" w:hAnsi="宋体"/>
              </w:rPr>
            </w:pPr>
            <w:r w:rsidRPr="001F19AD">
              <w:rPr>
                <w:rFonts w:ascii="宋体" w:eastAsia="宋体" w:hAnsi="宋体"/>
              </w:rPr>
              <w:t xml:space="preserve">    mail.addCc(ccs);</w:t>
            </w:r>
          </w:p>
          <w:p w14:paraId="0BC3C9EC" w14:textId="77777777" w:rsidR="001F19AD" w:rsidRPr="001F19AD" w:rsidRDefault="001F19AD" w:rsidP="001F19AD">
            <w:pPr>
              <w:rPr>
                <w:rFonts w:ascii="宋体" w:eastAsia="宋体" w:hAnsi="宋体"/>
              </w:rPr>
            </w:pPr>
            <w:r w:rsidRPr="001F19AD">
              <w:rPr>
                <w:rFonts w:ascii="宋体" w:eastAsia="宋体" w:hAnsi="宋体"/>
              </w:rPr>
              <w:t xml:space="preserve">    // 发送邮件</w:t>
            </w:r>
          </w:p>
          <w:p w14:paraId="71262797" w14:textId="77777777" w:rsidR="001F19AD" w:rsidRPr="001F19AD" w:rsidRDefault="001F19AD" w:rsidP="001F19AD">
            <w:pPr>
              <w:rPr>
                <w:rFonts w:ascii="宋体" w:eastAsia="宋体" w:hAnsi="宋体"/>
              </w:rPr>
            </w:pPr>
            <w:r w:rsidRPr="001F19AD">
              <w:rPr>
                <w:rFonts w:ascii="宋体" w:eastAsia="宋体" w:hAnsi="宋体"/>
              </w:rPr>
              <w:t xml:space="preserve">    MimeMultipart multipart = new MimeMultipart();</w:t>
            </w:r>
          </w:p>
          <w:p w14:paraId="5FC9C949" w14:textId="77777777" w:rsidR="001F19AD" w:rsidRPr="001F19AD" w:rsidRDefault="001F19AD" w:rsidP="001F19AD">
            <w:pPr>
              <w:rPr>
                <w:rFonts w:ascii="宋体" w:eastAsia="宋体" w:hAnsi="宋体"/>
              </w:rPr>
            </w:pPr>
            <w:r w:rsidRPr="001F19AD">
              <w:rPr>
                <w:rFonts w:ascii="宋体" w:eastAsia="宋体" w:hAnsi="宋体"/>
              </w:rPr>
              <w:t xml:space="preserve">    //邮件正文  </w:t>
            </w:r>
          </w:p>
          <w:p w14:paraId="5B3BD20E" w14:textId="77777777" w:rsidR="001F19AD" w:rsidRPr="001F19AD" w:rsidRDefault="001F19AD" w:rsidP="001F19AD">
            <w:pPr>
              <w:rPr>
                <w:rFonts w:ascii="宋体" w:eastAsia="宋体" w:hAnsi="宋体"/>
              </w:rPr>
            </w:pPr>
            <w:r w:rsidRPr="001F19AD">
              <w:rPr>
                <w:rFonts w:ascii="宋体" w:eastAsia="宋体" w:hAnsi="宋体"/>
              </w:rPr>
              <w:t xml:space="preserve">    BodyPart contentPart = new MimeBodyPart();  </w:t>
            </w:r>
          </w:p>
          <w:p w14:paraId="20F64971" w14:textId="77777777" w:rsidR="001F19AD" w:rsidRPr="001F19AD" w:rsidRDefault="001F19AD" w:rsidP="001F19AD">
            <w:pPr>
              <w:rPr>
                <w:rFonts w:ascii="宋体" w:eastAsia="宋体" w:hAnsi="宋体"/>
              </w:rPr>
            </w:pPr>
            <w:r w:rsidRPr="001F19AD">
              <w:rPr>
                <w:rFonts w:ascii="宋体" w:eastAsia="宋体" w:hAnsi="宋体"/>
              </w:rPr>
              <w:t xml:space="preserve">    try {</w:t>
            </w:r>
          </w:p>
          <w:p w14:paraId="236C2C2D" w14:textId="77777777" w:rsidR="001F19AD" w:rsidRPr="001F19AD" w:rsidRDefault="001F19AD" w:rsidP="001F19AD">
            <w:pPr>
              <w:rPr>
                <w:rFonts w:ascii="宋体" w:eastAsia="宋体" w:hAnsi="宋体"/>
              </w:rPr>
            </w:pPr>
            <w:r w:rsidRPr="001F19AD">
              <w:rPr>
                <w:rFonts w:ascii="宋体" w:eastAsia="宋体" w:hAnsi="宋体"/>
              </w:rPr>
              <w:t xml:space="preserve">        String content = "xxxxxx";</w:t>
            </w:r>
          </w:p>
          <w:p w14:paraId="07E76FB3" w14:textId="77777777" w:rsidR="001F19AD" w:rsidRPr="001F19AD" w:rsidRDefault="001F19AD" w:rsidP="001F19AD">
            <w:pPr>
              <w:rPr>
                <w:rFonts w:ascii="宋体" w:eastAsia="宋体" w:hAnsi="宋体"/>
              </w:rPr>
            </w:pPr>
            <w:r w:rsidRPr="001F19AD">
              <w:rPr>
                <w:rFonts w:ascii="宋体" w:eastAsia="宋体" w:hAnsi="宋体"/>
              </w:rPr>
              <w:t xml:space="preserve">        contentPart.setContent(content, "text/html;charset=utf-8");</w:t>
            </w:r>
          </w:p>
          <w:p w14:paraId="54B4E617" w14:textId="77777777" w:rsidR="001F19AD" w:rsidRPr="001F19AD" w:rsidRDefault="001F19AD" w:rsidP="001F19AD">
            <w:pPr>
              <w:rPr>
                <w:rFonts w:ascii="宋体" w:eastAsia="宋体" w:hAnsi="宋体"/>
              </w:rPr>
            </w:pPr>
            <w:r w:rsidRPr="001F19AD">
              <w:rPr>
                <w:rFonts w:ascii="宋体" w:eastAsia="宋体" w:hAnsi="宋体"/>
              </w:rPr>
              <w:t xml:space="preserve">        multipart.addBodyPart(contentPart);  </w:t>
            </w:r>
          </w:p>
          <w:p w14:paraId="3AEBE5CF" w14:textId="77777777" w:rsidR="001F19AD" w:rsidRPr="001F19AD" w:rsidRDefault="001F19AD" w:rsidP="001F19AD">
            <w:pPr>
              <w:rPr>
                <w:rFonts w:ascii="宋体" w:eastAsia="宋体" w:hAnsi="宋体"/>
              </w:rPr>
            </w:pPr>
            <w:r w:rsidRPr="001F19AD">
              <w:rPr>
                <w:rFonts w:ascii="宋体" w:eastAsia="宋体" w:hAnsi="宋体"/>
              </w:rPr>
              <w:t xml:space="preserve">    } catch (UnsupportedEncodingException e) {</w:t>
            </w:r>
          </w:p>
          <w:p w14:paraId="06DC0DCB" w14:textId="77777777" w:rsidR="001F19AD" w:rsidRPr="001F19AD" w:rsidRDefault="001F19AD" w:rsidP="001F19AD">
            <w:pPr>
              <w:rPr>
                <w:rFonts w:ascii="宋体" w:eastAsia="宋体" w:hAnsi="宋体"/>
              </w:rPr>
            </w:pPr>
            <w:r w:rsidRPr="001F19AD">
              <w:rPr>
                <w:rFonts w:ascii="宋体" w:eastAsia="宋体" w:hAnsi="宋体"/>
              </w:rPr>
              <w:t xml:space="preserve">        e.printStackTrace();</w:t>
            </w:r>
          </w:p>
          <w:p w14:paraId="4309E52F" w14:textId="77777777" w:rsidR="001F19AD" w:rsidRPr="001F19AD" w:rsidRDefault="001F19AD" w:rsidP="001F19AD">
            <w:pPr>
              <w:rPr>
                <w:rFonts w:ascii="宋体" w:eastAsia="宋体" w:hAnsi="宋体"/>
              </w:rPr>
            </w:pPr>
            <w:r w:rsidRPr="001F19AD">
              <w:rPr>
                <w:rFonts w:ascii="宋体" w:eastAsia="宋体" w:hAnsi="宋体"/>
              </w:rPr>
              <w:t xml:space="preserve">    } catch (MessagingException e) {</w:t>
            </w:r>
          </w:p>
          <w:p w14:paraId="6DAA1E01" w14:textId="77777777" w:rsidR="001F19AD" w:rsidRPr="001F19AD" w:rsidRDefault="001F19AD" w:rsidP="001F19AD">
            <w:pPr>
              <w:rPr>
                <w:rFonts w:ascii="宋体" w:eastAsia="宋体" w:hAnsi="宋体"/>
              </w:rPr>
            </w:pPr>
            <w:r w:rsidRPr="001F19AD">
              <w:rPr>
                <w:rFonts w:ascii="宋体" w:eastAsia="宋体" w:hAnsi="宋体"/>
              </w:rPr>
              <w:t xml:space="preserve">        e.printStackTrace();</w:t>
            </w:r>
          </w:p>
          <w:p w14:paraId="324DF5B7" w14:textId="77777777" w:rsidR="001F19AD" w:rsidRPr="001F19AD" w:rsidRDefault="001F19AD" w:rsidP="001F19AD">
            <w:pPr>
              <w:rPr>
                <w:rFonts w:ascii="宋体" w:eastAsia="宋体" w:hAnsi="宋体"/>
              </w:rPr>
            </w:pPr>
            <w:r w:rsidRPr="001F19AD">
              <w:rPr>
                <w:rFonts w:ascii="宋体" w:eastAsia="宋体" w:hAnsi="宋体"/>
              </w:rPr>
              <w:t xml:space="preserve">    }</w:t>
            </w:r>
          </w:p>
          <w:p w14:paraId="6145340A" w14:textId="73D82FF0" w:rsidR="00C46475" w:rsidRDefault="001F19AD" w:rsidP="001F19AD">
            <w:pPr>
              <w:rPr>
                <w:rFonts w:ascii="宋体" w:eastAsia="宋体" w:hAnsi="宋体"/>
              </w:rPr>
            </w:pPr>
            <w:r w:rsidRPr="001F19AD">
              <w:rPr>
                <w:rFonts w:ascii="宋体" w:eastAsia="宋体" w:hAnsi="宋体"/>
              </w:rPr>
              <w:t>}</w:t>
            </w:r>
          </w:p>
        </w:tc>
      </w:tr>
    </w:tbl>
    <w:p w14:paraId="3C92BFC5" w14:textId="294D68BF" w:rsidR="00C46475" w:rsidRPr="00C46475" w:rsidRDefault="00C46475" w:rsidP="00C46475">
      <w:pPr>
        <w:jc w:val="center"/>
        <w:rPr>
          <w:rFonts w:ascii="宋体" w:eastAsia="宋体" w:hAnsi="宋体"/>
        </w:rPr>
      </w:pPr>
      <w:r>
        <w:rPr>
          <w:rFonts w:ascii="宋体" w:eastAsia="宋体" w:hAnsi="宋体" w:hint="eastAsia"/>
        </w:rPr>
        <w:lastRenderedPageBreak/>
        <w:t>图4.x</w:t>
      </w:r>
      <w:r>
        <w:rPr>
          <w:rFonts w:ascii="宋体" w:eastAsia="宋体" w:hAnsi="宋体"/>
        </w:rPr>
        <w:t xml:space="preserve"> </w:t>
      </w:r>
      <w:r>
        <w:rPr>
          <w:rFonts w:ascii="宋体" w:eastAsia="宋体" w:hAnsi="宋体" w:hint="eastAsia"/>
        </w:rPr>
        <w:t>规则过期告警功能实现</w:t>
      </w:r>
    </w:p>
    <w:p w14:paraId="6A8AA5BE" w14:textId="268821E0" w:rsidR="002F705B" w:rsidRDefault="007C182E" w:rsidP="004C56FE">
      <w:pPr>
        <w:pStyle w:val="2"/>
        <w:numPr>
          <w:ilvl w:val="1"/>
          <w:numId w:val="29"/>
        </w:numPr>
      </w:pPr>
      <w:bookmarkStart w:id="115" w:name="_Toc36131295"/>
      <w:r>
        <w:rPr>
          <w:rFonts w:hint="eastAsia"/>
        </w:rPr>
        <w:t>规则预处理模块</w:t>
      </w:r>
      <w:bookmarkEnd w:id="115"/>
    </w:p>
    <w:p w14:paraId="321CC841" w14:textId="02E339FD" w:rsidR="00B80175" w:rsidRPr="00B80175" w:rsidRDefault="00B80175" w:rsidP="00B80175">
      <w:pPr>
        <w:pStyle w:val="3"/>
      </w:pPr>
      <w:bookmarkStart w:id="116" w:name="_Toc36131296"/>
      <w:r>
        <w:rPr>
          <w:rFonts w:hint="eastAsia"/>
        </w:rPr>
        <w:t>4.2.1</w:t>
      </w:r>
      <w:r>
        <w:t xml:space="preserve"> </w:t>
      </w:r>
      <w:r>
        <w:rPr>
          <w:rFonts w:hint="eastAsia"/>
        </w:rPr>
        <w:t>规则预处理模块设计</w:t>
      </w:r>
      <w:bookmarkEnd w:id="116"/>
    </w:p>
    <w:p w14:paraId="6E545AAD" w14:textId="6A33B88E" w:rsidR="00DA4BBA" w:rsidRDefault="008B78FC" w:rsidP="0008022F">
      <w:pPr>
        <w:spacing w:line="360" w:lineRule="auto"/>
        <w:ind w:firstLine="42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JSON的方式传送到后端，后端以对象的方式对其进行存储，此时的规则称为原生规则，无法执行，仅仅具备了执行时需要的一部分数据，因此需要将原生规则转换成规则最小执行单元，并通</w:t>
      </w:r>
      <w:r w:rsidRPr="008B78FC">
        <w:rPr>
          <w:rFonts w:ascii="宋体" w:eastAsia="宋体" w:hAnsi="宋体" w:hint="eastAsia"/>
          <w:sz w:val="24"/>
          <w:szCs w:val="24"/>
        </w:rPr>
        <w:lastRenderedPageBreak/>
        <w:t>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规则执行单元可以分为两种：运算符单元，包括逻辑运算符“AND”、“IN”和算数运算符“LT”、“ADD”、“MULTIPLY”</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；参数单元，包括“CONST”、“VARIABLE”以及“ENV”</w:t>
      </w:r>
      <w:r w:rsidR="00A31E78">
        <w:rPr>
          <w:rFonts w:ascii="宋体" w:eastAsia="宋体" w:hAnsi="宋体" w:hint="eastAsia"/>
          <w:sz w:val="24"/>
          <w:szCs w:val="24"/>
        </w:rPr>
        <w:t>，“CONST”代表常量，“VARIABLE”和ENV分别代表变量，需要从规则上下文中进行获取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Pr>
          <w:rFonts w:ascii="宋体" w:eastAsia="宋体" w:hAnsi="宋体"/>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Pr>
          <w:rFonts w:ascii="宋体" w:eastAsia="宋体" w:hAnsi="宋体"/>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如图4.5所示</w:t>
      </w:r>
      <w:r w:rsidR="00DA4BBA">
        <w:rPr>
          <w:rFonts w:ascii="宋体" w:eastAsia="宋体" w:hAnsi="宋体" w:hint="eastAsia"/>
          <w:sz w:val="24"/>
          <w:szCs w:val="24"/>
        </w:rPr>
        <w:t>：</w:t>
      </w:r>
    </w:p>
    <w:tbl>
      <w:tblPr>
        <w:tblStyle w:val="af3"/>
        <w:tblW w:w="0" w:type="auto"/>
        <w:tblLook w:val="04A0" w:firstRow="1" w:lastRow="0" w:firstColumn="1" w:lastColumn="0" w:noHBand="0" w:noVBand="1"/>
      </w:tblPr>
      <w:tblGrid>
        <w:gridCol w:w="8296"/>
      </w:tblGrid>
      <w:tr w:rsidR="006E53C4" w14:paraId="78EA8597" w14:textId="77777777" w:rsidTr="006E53C4">
        <w:tc>
          <w:tcPr>
            <w:tcW w:w="8296" w:type="dxa"/>
          </w:tcPr>
          <w:p w14:paraId="1786C11F" w14:textId="67C7938F" w:rsidR="009F4CA7" w:rsidRPr="005F0985" w:rsidRDefault="006E53C4" w:rsidP="0008022F">
            <w:pPr>
              <w:spacing w:line="360" w:lineRule="auto"/>
              <w:rPr>
                <w:rFonts w:ascii="宋体" w:eastAsia="宋体" w:hAnsi="宋体"/>
                <w:szCs w:val="21"/>
              </w:rPr>
            </w:pPr>
            <w:r w:rsidRPr="005F0985">
              <w:rPr>
                <w:rFonts w:ascii="宋体" w:eastAsia="宋体" w:hAnsi="宋体"/>
                <w:szCs w:val="21"/>
              </w:rPr>
              <w:t>R</w:t>
            </w:r>
            <w:r w:rsidRPr="005F0985">
              <w:rPr>
                <w:rFonts w:ascii="宋体" w:eastAsia="宋体" w:hAnsi="宋体" w:hint="eastAsia"/>
                <w:szCs w:val="21"/>
              </w:rPr>
              <w:t>st</w:t>
            </w:r>
            <w:r w:rsidRPr="005F0985">
              <w:rPr>
                <w:rFonts w:ascii="宋体" w:eastAsia="宋体" w:hAnsi="宋体"/>
                <w:szCs w:val="21"/>
              </w:rPr>
              <w:t xml:space="preserve"> = </w:t>
            </w:r>
            <w:r w:rsidR="009F4CA7" w:rsidRPr="005F0985">
              <w:rPr>
                <w:rFonts w:ascii="宋体" w:eastAsia="宋体" w:hAnsi="宋体"/>
                <w:szCs w:val="21"/>
              </w:rPr>
              <w:t xml:space="preserve">   </w:t>
            </w:r>
            <w:r w:rsidRPr="005F0985">
              <w:rPr>
                <w:rFonts w:ascii="宋体" w:eastAsia="宋体" w:hAnsi="宋体"/>
                <w:szCs w:val="21"/>
              </w:rPr>
              <w:t xml:space="preserve">(((orderBookCondtion </w:t>
            </w:r>
          </w:p>
          <w:p w14:paraId="6F8AC3E6" w14:textId="08A0AFD9" w:rsidR="006E53C4" w:rsidRPr="005F0985" w:rsidRDefault="006E53C4" w:rsidP="009F4CA7">
            <w:pPr>
              <w:spacing w:line="360" w:lineRule="auto"/>
              <w:ind w:firstLineChars="400" w:firstLine="840"/>
              <w:rPr>
                <w:rFonts w:ascii="宋体" w:eastAsia="宋体" w:hAnsi="宋体"/>
                <w:szCs w:val="21"/>
              </w:rPr>
            </w:pPr>
            <w:r w:rsidRPr="005F0985">
              <w:rPr>
                <w:rFonts w:ascii="宋体" w:eastAsia="宋体" w:hAnsi="宋体"/>
                <w:szCs w:val="21"/>
              </w:rPr>
              <w:t>AND deliveryProductIdCondition)</w:t>
            </w:r>
          </w:p>
          <w:p w14:paraId="5F28C5DA" w14:textId="77777777" w:rsidR="006E53C4" w:rsidRPr="005F0985" w:rsidRDefault="006E53C4" w:rsidP="0008022F">
            <w:pPr>
              <w:spacing w:line="360" w:lineRule="auto"/>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AND predictDeliverTimeCondition) </w:t>
            </w:r>
          </w:p>
          <w:p w14:paraId="689399B3" w14:textId="77777777" w:rsidR="006E53C4" w:rsidRPr="005F0985" w:rsidRDefault="006E53C4" w:rsidP="006E53C4">
            <w:pPr>
              <w:spacing w:line="360" w:lineRule="auto"/>
              <w:ind w:firstLineChars="400" w:firstLine="840"/>
              <w:rPr>
                <w:rFonts w:ascii="宋体" w:eastAsia="宋体" w:hAnsi="宋体"/>
                <w:szCs w:val="21"/>
              </w:rPr>
            </w:pPr>
            <w:r w:rsidRPr="005F0985">
              <w:rPr>
                <w:rFonts w:ascii="宋体" w:eastAsia="宋体" w:hAnsi="宋体"/>
                <w:szCs w:val="21"/>
              </w:rPr>
              <w:t>AND TRIGGERAT(</w:t>
            </w:r>
            <w:r w:rsidRPr="005F0985">
              <w:rPr>
                <w:rFonts w:ascii="宋体" w:eastAsia="宋体" w:hAnsi="宋体" w:hint="eastAsia"/>
                <w:szCs w:val="21"/>
              </w:rPr>
              <w:t>trigger</w:t>
            </w:r>
            <w:r w:rsidRPr="005F0985">
              <w:rPr>
                <w:rFonts w:ascii="宋体" w:eastAsia="宋体" w:hAnsi="宋体"/>
                <w:szCs w:val="21"/>
              </w:rPr>
              <w:t xml:space="preserve">TimeCondition </w:t>
            </w:r>
          </w:p>
          <w:p w14:paraId="078448D3" w14:textId="11724A28" w:rsidR="006E53C4" w:rsidRDefault="006E53C4" w:rsidP="006E53C4">
            <w:pPr>
              <w:spacing w:line="360" w:lineRule="auto"/>
              <w:ind w:firstLineChars="400" w:firstLine="840"/>
              <w:rPr>
                <w:rFonts w:ascii="宋体" w:eastAsia="宋体" w:hAnsi="宋体"/>
                <w:sz w:val="24"/>
                <w:szCs w:val="24"/>
              </w:rPr>
            </w:pPr>
            <w:r w:rsidRPr="005F0985">
              <w:rPr>
                <w:rFonts w:ascii="宋体" w:eastAsia="宋体" w:hAnsi="宋体"/>
                <w:szCs w:val="21"/>
              </w:rPr>
              <w:t>AND orderStatuCondition))</w:t>
            </w:r>
          </w:p>
        </w:tc>
      </w:tr>
    </w:tbl>
    <w:p w14:paraId="464CB907" w14:textId="0BEFC82C" w:rsidR="00624246" w:rsidRDefault="00624246" w:rsidP="00624246">
      <w:pPr>
        <w:spacing w:line="360" w:lineRule="auto"/>
        <w:jc w:val="center"/>
        <w:rPr>
          <w:rFonts w:ascii="宋体" w:eastAsia="宋体" w:hAnsi="宋体"/>
          <w:sz w:val="24"/>
          <w:szCs w:val="24"/>
        </w:rPr>
      </w:pPr>
      <w:r>
        <w:rPr>
          <w:rFonts w:ascii="宋体" w:eastAsia="宋体" w:hAnsi="宋体" w:hint="eastAsia"/>
          <w:sz w:val="24"/>
          <w:szCs w:val="24"/>
        </w:rPr>
        <w:t>图4.5</w:t>
      </w:r>
      <w:r>
        <w:rPr>
          <w:rFonts w:ascii="宋体" w:eastAsia="宋体" w:hAnsi="宋体"/>
          <w:sz w:val="24"/>
          <w:szCs w:val="24"/>
        </w:rPr>
        <w:t xml:space="preserve"> </w:t>
      </w:r>
      <w:r>
        <w:rPr>
          <w:rFonts w:ascii="宋体" w:eastAsia="宋体" w:hAnsi="宋体" w:hint="eastAsia"/>
          <w:sz w:val="24"/>
          <w:szCs w:val="24"/>
        </w:rPr>
        <w:t>规则执行表达式</w:t>
      </w:r>
    </w:p>
    <w:p w14:paraId="4F2E9791" w14:textId="6AD69CDD" w:rsidR="006E53C4" w:rsidRDefault="006E53C4" w:rsidP="006E53C4">
      <w:pPr>
        <w:spacing w:line="360" w:lineRule="auto"/>
        <w:rPr>
          <w:rFonts w:ascii="宋体" w:eastAsia="宋体" w:hAnsi="宋体"/>
          <w:sz w:val="24"/>
          <w:szCs w:val="24"/>
        </w:rPr>
      </w:pPr>
      <w:r>
        <w:rPr>
          <w:rFonts w:ascii="宋体" w:eastAsia="宋体" w:hAnsi="宋体" w:hint="eastAsia"/>
          <w:sz w:val="24"/>
          <w:szCs w:val="24"/>
        </w:rPr>
        <w:t>当表达式右边为true的时候，规则才算匹配上</w:t>
      </w:r>
      <w:r w:rsidR="00902035">
        <w:rPr>
          <w:rFonts w:ascii="宋体" w:eastAsia="宋体" w:hAnsi="宋体" w:hint="eastAsia"/>
          <w:sz w:val="24"/>
          <w:szCs w:val="24"/>
        </w:rPr>
        <w:t>，解析树如下所示：</w:t>
      </w:r>
    </w:p>
    <w:p w14:paraId="1EC343E1" w14:textId="09DBCF44" w:rsidR="008B78FC" w:rsidRDefault="00781847" w:rsidP="001E23F6">
      <w:pPr>
        <w:spacing w:line="360" w:lineRule="auto"/>
        <w:ind w:firstLine="420"/>
        <w:jc w:val="center"/>
        <w:rPr>
          <w:rFonts w:ascii="宋体" w:eastAsia="宋体" w:hAnsi="宋体"/>
          <w:sz w:val="24"/>
          <w:szCs w:val="24"/>
        </w:rP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50AB1DFF" w14:textId="19E01D67" w:rsidR="0058669E" w:rsidRDefault="0058669E" w:rsidP="001E23F6">
      <w:pPr>
        <w:spacing w:line="360" w:lineRule="auto"/>
        <w:ind w:firstLine="420"/>
        <w:jc w:val="center"/>
        <w:rPr>
          <w:rFonts w:ascii="宋体" w:eastAsia="宋体" w:hAnsi="宋体"/>
          <w:sz w:val="24"/>
          <w:szCs w:val="24"/>
        </w:rPr>
      </w:pPr>
      <w:r>
        <w:rPr>
          <w:rFonts w:ascii="宋体" w:eastAsia="宋体" w:hAnsi="宋体" w:hint="eastAsia"/>
          <w:sz w:val="24"/>
          <w:szCs w:val="24"/>
        </w:rPr>
        <w:t>图4.6</w:t>
      </w:r>
      <w:r>
        <w:rPr>
          <w:rFonts w:ascii="宋体" w:eastAsia="宋体" w:hAnsi="宋体"/>
          <w:sz w:val="24"/>
          <w:szCs w:val="24"/>
        </w:rPr>
        <w:t xml:space="preserve"> </w:t>
      </w:r>
      <w:r>
        <w:rPr>
          <w:rFonts w:ascii="宋体" w:eastAsia="宋体" w:hAnsi="宋体" w:hint="eastAsia"/>
          <w:sz w:val="24"/>
          <w:szCs w:val="24"/>
        </w:rPr>
        <w:t>规则解析树概括</w:t>
      </w:r>
    </w:p>
    <w:p w14:paraId="2BC3AA11" w14:textId="0A1EE45C" w:rsidR="00781847" w:rsidRDefault="00781847" w:rsidP="00781847">
      <w:pPr>
        <w:spacing w:line="360" w:lineRule="auto"/>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117" w:name="OLE_LINK17"/>
      <w:bookmarkStart w:id="118" w:name="OLE_LINK18"/>
      <w:r>
        <w:rPr>
          <w:rFonts w:ascii="宋体" w:eastAsia="宋体" w:hAnsi="宋体"/>
          <w:sz w:val="24"/>
          <w:szCs w:val="24"/>
        </w:rPr>
        <w:t>predictDeliverTimeCondition</w:t>
      </w:r>
      <w:bookmarkEnd w:id="117"/>
      <w:bookmarkEnd w:id="118"/>
      <w:r>
        <w:rPr>
          <w:rFonts w:ascii="宋体" w:eastAsia="宋体" w:hAnsi="宋体" w:hint="eastAsia"/>
          <w:sz w:val="24"/>
          <w:szCs w:val="24"/>
        </w:rPr>
        <w:t>为例，其树状图</w:t>
      </w:r>
      <w:r w:rsidR="001D30B8">
        <w:rPr>
          <w:rFonts w:ascii="宋体" w:eastAsia="宋体" w:hAnsi="宋体" w:hint="eastAsia"/>
          <w:sz w:val="24"/>
          <w:szCs w:val="24"/>
        </w:rPr>
        <w:t>如图4.7所示</w:t>
      </w:r>
      <w:r>
        <w:rPr>
          <w:rFonts w:ascii="宋体" w:eastAsia="宋体" w:hAnsi="宋体" w:hint="eastAsia"/>
          <w:sz w:val="24"/>
          <w:szCs w:val="24"/>
        </w:rPr>
        <w:t>：</w:t>
      </w:r>
    </w:p>
    <w:p w14:paraId="421728D5" w14:textId="45D4ABD2" w:rsidR="00EA6EDE" w:rsidRDefault="00781847" w:rsidP="00EA6EDE">
      <w:pPr>
        <w:spacing w:line="360" w:lineRule="auto"/>
        <w:jc w:val="center"/>
        <w:rPr>
          <w:rFonts w:ascii="宋体" w:eastAsia="宋体" w:hAnsi="宋体"/>
          <w:sz w:val="24"/>
          <w:szCs w:val="24"/>
        </w:rP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0AD061FF" w14:textId="505C93D7" w:rsidR="0058669E" w:rsidRDefault="0058669E" w:rsidP="00EA6EDE">
      <w:pPr>
        <w:spacing w:line="360" w:lineRule="auto"/>
        <w:jc w:val="center"/>
        <w:rPr>
          <w:rFonts w:ascii="宋体" w:eastAsia="宋体" w:hAnsi="宋体"/>
          <w:sz w:val="24"/>
          <w:szCs w:val="24"/>
        </w:rPr>
      </w:pPr>
      <w:r>
        <w:rPr>
          <w:rFonts w:ascii="宋体" w:eastAsia="宋体" w:hAnsi="宋体" w:hint="eastAsia"/>
          <w:sz w:val="24"/>
          <w:szCs w:val="24"/>
        </w:rPr>
        <w:t>图4.7</w:t>
      </w:r>
      <w:r>
        <w:rPr>
          <w:rFonts w:ascii="宋体" w:eastAsia="宋体" w:hAnsi="宋体"/>
          <w:sz w:val="24"/>
          <w:szCs w:val="24"/>
        </w:rPr>
        <w:t xml:space="preserve"> predictDeliverTimeCondition</w:t>
      </w:r>
      <w:r w:rsidR="001D30B8">
        <w:rPr>
          <w:rFonts w:ascii="宋体" w:eastAsia="宋体" w:hAnsi="宋体" w:hint="eastAsia"/>
          <w:sz w:val="24"/>
          <w:szCs w:val="24"/>
        </w:rPr>
        <w:t>节点</w:t>
      </w:r>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4C56FE">
      <w:pPr>
        <w:pStyle w:val="a5"/>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4C56FE">
      <w:pPr>
        <w:pStyle w:val="a5"/>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66F64488" w:rsidR="002D108F" w:rsidRP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846D343" w14:textId="5E2B53D1" w:rsidR="008B11E1" w:rsidRDefault="00D02BBB" w:rsidP="001E23F6">
      <w:pPr>
        <w:ind w:left="480"/>
        <w:jc w:val="center"/>
      </w:pPr>
      <w:r>
        <w:rPr>
          <w:noProof/>
        </w:rPr>
        <w:drawing>
          <wp:inline distT="0" distB="0" distL="0" distR="0" wp14:anchorId="3A16A177" wp14:editId="600B246F">
            <wp:extent cx="5274310" cy="2580640"/>
            <wp:effectExtent l="0" t="0" r="254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noFill/>
                    </a:ln>
                  </pic:spPr>
                </pic:pic>
              </a:graphicData>
            </a:graphic>
          </wp:inline>
        </w:drawing>
      </w:r>
    </w:p>
    <w:p w14:paraId="3F3B742F" w14:textId="7993B408" w:rsidR="001D30B8" w:rsidRDefault="001D30B8" w:rsidP="001E23F6">
      <w:pPr>
        <w:ind w:left="480"/>
        <w:jc w:val="center"/>
      </w:pPr>
      <w:r>
        <w:rPr>
          <w:rFonts w:hint="eastAsia"/>
        </w:rPr>
        <w:t>图4.8</w:t>
      </w:r>
      <w:r>
        <w:t xml:space="preserve"> </w:t>
      </w:r>
      <w:r>
        <w:rPr>
          <w:rFonts w:hint="eastAsia"/>
        </w:rPr>
        <w:t>规则预处理类图</w:t>
      </w:r>
    </w:p>
    <w:p w14:paraId="33EC9F79" w14:textId="18E9F8AA" w:rsidR="00B15E48" w:rsidRDefault="00B15E48" w:rsidP="00153B1E">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001D30B8">
        <w:rPr>
          <w:rFonts w:ascii="宋体" w:eastAsia="宋体" w:hAnsi="宋体" w:hint="eastAsia"/>
          <w:sz w:val="24"/>
          <w:szCs w:val="24"/>
        </w:rPr>
        <w:t>4.8</w:t>
      </w:r>
      <w:r w:rsidR="008B11E1" w:rsidRPr="00B15E48">
        <w:rPr>
          <w:rFonts w:ascii="宋体" w:eastAsia="宋体" w:hAnsi="宋体" w:hint="eastAsia"/>
          <w:sz w:val="24"/>
          <w:szCs w:val="24"/>
        </w:rPr>
        <w:t>为规则</w:t>
      </w:r>
      <w:r w:rsidRPr="00B15E48">
        <w:rPr>
          <w:rFonts w:ascii="宋体" w:eastAsia="宋体" w:hAnsi="宋体" w:hint="eastAsia"/>
          <w:sz w:val="24"/>
          <w:szCs w:val="24"/>
        </w:rPr>
        <w:t>预处理</w:t>
      </w:r>
      <w:r w:rsidR="008B11E1" w:rsidRPr="00B15E48">
        <w:rPr>
          <w:rFonts w:ascii="宋体" w:eastAsia="宋体" w:hAnsi="宋体" w:hint="eastAsia"/>
          <w:sz w:val="24"/>
          <w:szCs w:val="24"/>
        </w:rPr>
        <w:t>模块的</w:t>
      </w:r>
      <w:r w:rsidRPr="00B15E48">
        <w:rPr>
          <w:rFonts w:ascii="宋体" w:eastAsia="宋体" w:hAnsi="宋体" w:hint="eastAsia"/>
          <w:sz w:val="24"/>
          <w:szCs w:val="24"/>
        </w:rPr>
        <w:t>类图</w:t>
      </w:r>
      <w:r>
        <w:rPr>
          <w:rFonts w:ascii="宋体" w:eastAsia="宋体" w:hAnsi="宋体" w:hint="eastAsia"/>
          <w:sz w:val="24"/>
          <w:szCs w:val="24"/>
        </w:rPr>
        <w:t>,</w:t>
      </w:r>
      <w:r>
        <w:rPr>
          <w:rFonts w:ascii="宋体" w:eastAsia="宋体" w:hAnsi="宋体"/>
          <w:sz w:val="24"/>
          <w:szCs w:val="24"/>
        </w:rPr>
        <w:t>Functions</w:t>
      </w:r>
      <w:r>
        <w:rPr>
          <w:rFonts w:ascii="宋体" w:eastAsia="宋体" w:hAnsi="宋体" w:hint="eastAsia"/>
          <w:sz w:val="24"/>
          <w:szCs w:val="24"/>
        </w:rPr>
        <w:t>接口是所有执行单元需要实现</w:t>
      </w:r>
      <w:r>
        <w:rPr>
          <w:rFonts w:ascii="宋体" w:eastAsia="宋体" w:hAnsi="宋体" w:hint="eastAsia"/>
          <w:sz w:val="24"/>
          <w:szCs w:val="24"/>
        </w:rPr>
        <w:lastRenderedPageBreak/>
        <w:t>的接口，接口中方法的含义如下：num</w:t>
      </w:r>
      <w:r>
        <w:rPr>
          <w:rFonts w:ascii="宋体" w:eastAsia="宋体" w:hAnsi="宋体"/>
          <w:sz w:val="24"/>
          <w:szCs w:val="24"/>
        </w:rPr>
        <w:t>OfArguements</w:t>
      </w:r>
      <w:r>
        <w:rPr>
          <w:rFonts w:ascii="宋体" w:eastAsia="宋体" w:hAnsi="宋体" w:hint="eastAsia"/>
          <w:sz w:val="24"/>
          <w:szCs w:val="24"/>
        </w:rPr>
        <w:t>函数返回的是执行单元需要的参数个数，invoke函数</w:t>
      </w:r>
      <w:r w:rsidR="00DA30A3">
        <w:rPr>
          <w:rFonts w:ascii="宋体" w:eastAsia="宋体" w:hAnsi="宋体" w:hint="eastAsia"/>
          <w:sz w:val="24"/>
          <w:szCs w:val="24"/>
        </w:rPr>
        <w:t>存放着执行单元的执行逻辑，getNa</w:t>
      </w:r>
      <w:r w:rsidR="00DA30A3">
        <w:rPr>
          <w:rFonts w:ascii="宋体" w:eastAsia="宋体" w:hAnsi="宋体"/>
          <w:sz w:val="24"/>
          <w:szCs w:val="24"/>
        </w:rPr>
        <w:t>me</w:t>
      </w:r>
      <w:r w:rsidR="00DA30A3">
        <w:rPr>
          <w:rFonts w:ascii="宋体" w:eastAsia="宋体" w:hAnsi="宋体" w:hint="eastAsia"/>
          <w:sz w:val="24"/>
          <w:szCs w:val="24"/>
        </w:rPr>
        <w:t>函数返回的执行单元的别称</w:t>
      </w:r>
      <w:r w:rsidR="002D79DE">
        <w:rPr>
          <w:rFonts w:ascii="宋体" w:eastAsia="宋体" w:hAnsi="宋体" w:hint="eastAsia"/>
          <w:sz w:val="24"/>
          <w:szCs w:val="24"/>
        </w:rPr>
        <w:t>。</w:t>
      </w:r>
      <w:r w:rsidR="00180B7D">
        <w:rPr>
          <w:rFonts w:ascii="宋体" w:eastAsia="宋体" w:hAnsi="宋体" w:hint="eastAsia"/>
          <w:sz w:val="24"/>
          <w:szCs w:val="24"/>
        </w:rPr>
        <w:t>根据执行单元所需要参数的个数，实现类可以分为Binary</w:t>
      </w:r>
      <w:r w:rsidR="00180B7D">
        <w:rPr>
          <w:rFonts w:ascii="宋体" w:eastAsia="宋体" w:hAnsi="宋体"/>
          <w:sz w:val="24"/>
          <w:szCs w:val="24"/>
        </w:rPr>
        <w:t>Function</w:t>
      </w:r>
      <w:r w:rsidR="00180B7D">
        <w:rPr>
          <w:rFonts w:ascii="宋体" w:eastAsia="宋体" w:hAnsi="宋体" w:hint="eastAsia"/>
          <w:sz w:val="24"/>
          <w:szCs w:val="24"/>
        </w:rPr>
        <w:t>、Single</w:t>
      </w:r>
      <w:r w:rsidR="00180B7D">
        <w:rPr>
          <w:rFonts w:ascii="宋体" w:eastAsia="宋体" w:hAnsi="宋体"/>
          <w:sz w:val="24"/>
          <w:szCs w:val="24"/>
        </w:rPr>
        <w:t>Function</w:t>
      </w:r>
      <w:r w:rsidR="00180B7D">
        <w:rPr>
          <w:rFonts w:ascii="宋体" w:eastAsia="宋体" w:hAnsi="宋体" w:hint="eastAsia"/>
          <w:sz w:val="24"/>
          <w:szCs w:val="24"/>
        </w:rPr>
        <w:t>和Multi</w:t>
      </w:r>
      <w:r w:rsidR="00180B7D">
        <w:rPr>
          <w:rFonts w:ascii="宋体" w:eastAsia="宋体" w:hAnsi="宋体"/>
          <w:sz w:val="24"/>
          <w:szCs w:val="24"/>
        </w:rPr>
        <w:t>Function</w:t>
      </w:r>
      <w:r w:rsidR="00F64F5C">
        <w:rPr>
          <w:rFonts w:ascii="宋体" w:eastAsia="宋体" w:hAnsi="宋体" w:hint="eastAsia"/>
          <w:sz w:val="24"/>
          <w:szCs w:val="24"/>
        </w:rPr>
        <w:t>，</w:t>
      </w:r>
      <w:r w:rsidR="00F64F5C">
        <w:rPr>
          <w:rFonts w:ascii="宋体" w:eastAsia="宋体" w:hAnsi="宋体"/>
          <w:sz w:val="24"/>
          <w:szCs w:val="24"/>
        </w:rPr>
        <w:t>BinaryFunction</w:t>
      </w:r>
      <w:r w:rsidR="00F64F5C">
        <w:rPr>
          <w:rFonts w:ascii="宋体" w:eastAsia="宋体" w:hAnsi="宋体" w:hint="eastAsia"/>
          <w:sz w:val="24"/>
          <w:szCs w:val="24"/>
        </w:rPr>
        <w:t>为需要两个参数的执行单元，拥有最多的实现类</w:t>
      </w:r>
      <w:r w:rsidR="001C5997">
        <w:rPr>
          <w:rFonts w:ascii="宋体" w:eastAsia="宋体" w:hAnsi="宋体" w:hint="eastAsia"/>
          <w:sz w:val="24"/>
          <w:szCs w:val="24"/>
        </w:rPr>
        <w:t>；</w:t>
      </w:r>
      <w:r w:rsidR="00F64F5C">
        <w:rPr>
          <w:rFonts w:ascii="宋体" w:eastAsia="宋体" w:hAnsi="宋体" w:hint="eastAsia"/>
          <w:sz w:val="24"/>
          <w:szCs w:val="24"/>
        </w:rPr>
        <w:t>Single</w:t>
      </w:r>
      <w:r w:rsidR="00F64F5C">
        <w:rPr>
          <w:rFonts w:ascii="宋体" w:eastAsia="宋体" w:hAnsi="宋体"/>
          <w:sz w:val="24"/>
          <w:szCs w:val="24"/>
        </w:rPr>
        <w:t>Function</w:t>
      </w:r>
      <w:r w:rsidR="00F64F5C">
        <w:rPr>
          <w:rFonts w:ascii="宋体" w:eastAsia="宋体" w:hAnsi="宋体" w:hint="eastAsia"/>
          <w:sz w:val="24"/>
          <w:szCs w:val="24"/>
        </w:rPr>
        <w:t>为需要一个参数的执行单元</w:t>
      </w:r>
      <w:r w:rsidR="00D47468">
        <w:rPr>
          <w:rFonts w:ascii="宋体" w:eastAsia="宋体" w:hAnsi="宋体" w:hint="eastAsia"/>
          <w:sz w:val="24"/>
          <w:szCs w:val="24"/>
        </w:rPr>
        <w:t>，实现类为常量执行单元和变量执行单元</w:t>
      </w:r>
      <w:r w:rsidR="001C5997">
        <w:rPr>
          <w:rFonts w:ascii="宋体" w:eastAsia="宋体" w:hAnsi="宋体" w:hint="eastAsia"/>
          <w:sz w:val="24"/>
          <w:szCs w:val="24"/>
        </w:rPr>
        <w:t>；Multi</w:t>
      </w:r>
      <w:r w:rsidR="001C5997">
        <w:rPr>
          <w:rFonts w:ascii="宋体" w:eastAsia="宋体" w:hAnsi="宋体"/>
          <w:sz w:val="24"/>
          <w:szCs w:val="24"/>
        </w:rPr>
        <w:t>Function</w:t>
      </w:r>
      <w:r w:rsidR="001C5997">
        <w:rPr>
          <w:rFonts w:ascii="宋体" w:eastAsia="宋体" w:hAnsi="宋体" w:hint="eastAsia"/>
          <w:sz w:val="24"/>
          <w:szCs w:val="24"/>
        </w:rPr>
        <w:t>为需要两个以上的执行单元，实现类主要为自定义函数以及IN函数。</w:t>
      </w:r>
      <w:r w:rsidR="006E18B4">
        <w:rPr>
          <w:rFonts w:ascii="宋体" w:eastAsia="宋体" w:hAnsi="宋体" w:hint="eastAsia"/>
          <w:sz w:val="24"/>
          <w:szCs w:val="24"/>
        </w:rPr>
        <w:t>Function</w:t>
      </w:r>
      <w:r w:rsidR="006E18B4">
        <w:rPr>
          <w:rFonts w:ascii="宋体" w:eastAsia="宋体" w:hAnsi="宋体"/>
          <w:sz w:val="24"/>
          <w:szCs w:val="24"/>
        </w:rPr>
        <w:t>Template</w:t>
      </w:r>
      <w:r w:rsidR="006E18B4">
        <w:rPr>
          <w:rFonts w:ascii="宋体" w:eastAsia="宋体" w:hAnsi="宋体" w:hint="eastAsia"/>
          <w:sz w:val="24"/>
          <w:szCs w:val="24"/>
        </w:rPr>
        <w:t>负责对规则的构建，按照规则的类型，可以分为条件校验</w:t>
      </w:r>
      <w:r w:rsidR="00344EE6">
        <w:rPr>
          <w:rFonts w:ascii="宋体" w:eastAsia="宋体" w:hAnsi="宋体" w:hint="eastAsia"/>
          <w:sz w:val="24"/>
          <w:szCs w:val="24"/>
        </w:rPr>
        <w:t>规则</w:t>
      </w:r>
      <w:r w:rsidR="006E18B4">
        <w:rPr>
          <w:rFonts w:ascii="宋体" w:eastAsia="宋体" w:hAnsi="宋体" w:hint="eastAsia"/>
          <w:sz w:val="24"/>
          <w:szCs w:val="24"/>
        </w:rPr>
        <w:t>和执行动作，</w:t>
      </w:r>
      <w:r w:rsidR="00344EE6">
        <w:rPr>
          <w:rFonts w:ascii="宋体" w:eastAsia="宋体" w:hAnsi="宋体" w:hint="eastAsia"/>
          <w:sz w:val="24"/>
          <w:szCs w:val="24"/>
        </w:rPr>
        <w:t>build</w:t>
      </w:r>
      <w:r w:rsidR="00344EE6">
        <w:rPr>
          <w:rFonts w:ascii="宋体" w:eastAsia="宋体" w:hAnsi="宋体"/>
          <w:sz w:val="24"/>
          <w:szCs w:val="24"/>
        </w:rPr>
        <w:t>CheckRule</w:t>
      </w:r>
      <w:r w:rsidR="00344EE6">
        <w:rPr>
          <w:rFonts w:ascii="宋体" w:eastAsia="宋体" w:hAnsi="宋体" w:hint="eastAsia"/>
          <w:sz w:val="24"/>
          <w:szCs w:val="24"/>
        </w:rPr>
        <w:t>函数构建的是条件校验规则，</w:t>
      </w:r>
      <w:r w:rsidR="00F65260">
        <w:rPr>
          <w:rFonts w:ascii="宋体" w:eastAsia="宋体" w:hAnsi="宋体" w:hint="eastAsia"/>
          <w:sz w:val="24"/>
          <w:szCs w:val="24"/>
        </w:rPr>
        <w:t>以上文描述的树状结构进行构建；build</w:t>
      </w:r>
      <w:r w:rsidR="00F65260">
        <w:rPr>
          <w:rFonts w:ascii="宋体" w:eastAsia="宋体" w:hAnsi="宋体"/>
          <w:sz w:val="24"/>
          <w:szCs w:val="24"/>
        </w:rPr>
        <w:t>Action</w:t>
      </w:r>
      <w:r w:rsidR="00F65260">
        <w:rPr>
          <w:rFonts w:ascii="宋体" w:eastAsia="宋体" w:hAnsi="宋体" w:hint="eastAsia"/>
          <w:sz w:val="24"/>
          <w:szCs w:val="24"/>
        </w:rPr>
        <w:t>函数构建的执行动作，执行动作与条件校验的一大区别在于执行动作并不需要</w:t>
      </w:r>
      <w:r w:rsidR="00194181">
        <w:rPr>
          <w:rFonts w:ascii="宋体" w:eastAsia="宋体" w:hAnsi="宋体" w:hint="eastAsia"/>
          <w:sz w:val="24"/>
          <w:szCs w:val="24"/>
        </w:rPr>
        <w:t>返回值作为执行成功与否的判断条件</w:t>
      </w:r>
      <w:r w:rsidR="005F2AC4">
        <w:rPr>
          <w:rFonts w:ascii="宋体" w:eastAsia="宋体" w:hAnsi="宋体" w:hint="eastAsia"/>
          <w:sz w:val="24"/>
          <w:szCs w:val="24"/>
        </w:rPr>
        <w:t>，也就是说，待执行动作之间没有层级关系，只有并列关系，因此不需要以树状的方式进行组织</w:t>
      </w:r>
      <w:r w:rsidR="00BF4BB7">
        <w:rPr>
          <w:rFonts w:ascii="宋体" w:eastAsia="宋体" w:hAnsi="宋体" w:hint="eastAsia"/>
          <w:sz w:val="24"/>
          <w:szCs w:val="24"/>
        </w:rPr>
        <w:t>。对于执行动作</w:t>
      </w:r>
      <w:r w:rsidR="006D634C">
        <w:rPr>
          <w:rFonts w:ascii="宋体" w:eastAsia="宋体" w:hAnsi="宋体" w:hint="eastAsia"/>
          <w:sz w:val="24"/>
          <w:szCs w:val="24"/>
        </w:rPr>
        <w:t>的组织</w:t>
      </w:r>
      <w:r w:rsidR="00BF4BB7">
        <w:rPr>
          <w:rFonts w:ascii="宋体" w:eastAsia="宋体" w:hAnsi="宋体" w:hint="eastAsia"/>
          <w:sz w:val="24"/>
          <w:szCs w:val="24"/>
        </w:rPr>
        <w:t>，预处理模块通过</w:t>
      </w:r>
      <w:r w:rsidR="006D72BE">
        <w:rPr>
          <w:rFonts w:ascii="宋体" w:eastAsia="宋体" w:hAnsi="宋体" w:hint="eastAsia"/>
          <w:sz w:val="24"/>
          <w:szCs w:val="24"/>
        </w:rPr>
        <w:t>管道的方式进行</w:t>
      </w:r>
      <w:r w:rsidR="006D634C">
        <w:rPr>
          <w:rFonts w:ascii="宋体" w:eastAsia="宋体" w:hAnsi="宋体" w:hint="eastAsia"/>
          <w:sz w:val="24"/>
          <w:szCs w:val="24"/>
        </w:rPr>
        <w:t>实现</w:t>
      </w:r>
      <w:r w:rsidR="006D72BE">
        <w:rPr>
          <w:rFonts w:ascii="宋体" w:eastAsia="宋体" w:hAnsi="宋体" w:hint="eastAsia"/>
          <w:sz w:val="24"/>
          <w:szCs w:val="24"/>
        </w:rPr>
        <w:t>，</w:t>
      </w:r>
      <w:r w:rsidR="006D634C">
        <w:rPr>
          <w:rFonts w:ascii="宋体" w:eastAsia="宋体" w:hAnsi="宋体" w:hint="eastAsia"/>
          <w:sz w:val="24"/>
          <w:szCs w:val="24"/>
        </w:rPr>
        <w:t>系统使用的是springboot框架进行开发，可以使用springboot当中的一些特性，实现的过程中定义了@Action标签，在执行动作类上加上@Action标签，spring提供按照标签获取对象的操作，因此在真正执行的时候，可以根据标签获取到对应的执行对象，然后执行即可</w:t>
      </w:r>
      <w:r w:rsidR="008609B5">
        <w:rPr>
          <w:rFonts w:ascii="宋体" w:eastAsia="宋体" w:hAnsi="宋体" w:hint="eastAsia"/>
          <w:sz w:val="24"/>
          <w:szCs w:val="24"/>
        </w:rPr>
        <w:t>。</w:t>
      </w:r>
    </w:p>
    <w:p w14:paraId="62F5502C" w14:textId="35FFB4F5" w:rsidR="001D30B8" w:rsidRPr="00153B1E" w:rsidRDefault="001D30B8" w:rsidP="001D30B8">
      <w:pPr>
        <w:pStyle w:val="3"/>
      </w:pPr>
      <w:bookmarkStart w:id="119" w:name="_Toc36131297"/>
      <w:r>
        <w:rPr>
          <w:rFonts w:hint="eastAsia"/>
        </w:rPr>
        <w:t>4.2.2</w:t>
      </w:r>
      <w:r>
        <w:t xml:space="preserve"> </w:t>
      </w:r>
      <w:r>
        <w:rPr>
          <w:rFonts w:hint="eastAsia"/>
        </w:rPr>
        <w:t>规则预处理功能实现</w:t>
      </w:r>
      <w:bookmarkEnd w:id="119"/>
    </w:p>
    <w:p w14:paraId="526D4405" w14:textId="4771134F" w:rsidR="001D30B8" w:rsidRPr="001D30B8" w:rsidRDefault="00BD3847" w:rsidP="004C56FE">
      <w:pPr>
        <w:pStyle w:val="2"/>
        <w:numPr>
          <w:ilvl w:val="1"/>
          <w:numId w:val="29"/>
        </w:numPr>
      </w:pPr>
      <w:bookmarkStart w:id="120" w:name="_Toc25947936"/>
      <w:bookmarkStart w:id="121" w:name="_Toc36131298"/>
      <w:r>
        <w:rPr>
          <w:rFonts w:hint="eastAsia"/>
        </w:rPr>
        <w:t>审核流模块</w:t>
      </w:r>
      <w:bookmarkEnd w:id="120"/>
      <w:bookmarkEnd w:id="121"/>
    </w:p>
    <w:p w14:paraId="3ED7197B" w14:textId="3A0ECE29" w:rsidR="001D30B8" w:rsidRDefault="001D30B8" w:rsidP="001D30B8">
      <w:pPr>
        <w:pStyle w:val="3"/>
      </w:pPr>
      <w:bookmarkStart w:id="122" w:name="_Toc36131299"/>
      <w:r>
        <w:rPr>
          <w:rFonts w:hint="eastAsia"/>
        </w:rPr>
        <w:t>4.3.1</w:t>
      </w:r>
      <w:r>
        <w:t xml:space="preserve"> </w:t>
      </w:r>
      <w:r>
        <w:rPr>
          <w:rFonts w:hint="eastAsia"/>
        </w:rPr>
        <w:t>审核流模块设计</w:t>
      </w:r>
      <w:bookmarkEnd w:id="122"/>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w:t>
      </w:r>
      <w:r w:rsidR="009E15B1">
        <w:rPr>
          <w:rFonts w:ascii="宋体" w:eastAsia="宋体" w:hAnsi="宋体" w:hint="eastAsia"/>
          <w:sz w:val="24"/>
          <w:szCs w:val="24"/>
        </w:rPr>
        <w:lastRenderedPageBreak/>
        <w:t>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2513E751" w14:textId="577409EB" w:rsidR="00F567AF" w:rsidRDefault="00F567AF" w:rsidP="001E23F6">
      <w:pPr>
        <w:pStyle w:val="a5"/>
        <w:ind w:left="600" w:firstLineChars="0" w:firstLine="0"/>
        <w:jc w:val="center"/>
      </w:pPr>
      <w:r w:rsidRPr="00842122">
        <w:rPr>
          <w:noProof/>
        </w:rPr>
        <w:drawing>
          <wp:inline distT="0" distB="0" distL="0" distR="0" wp14:anchorId="0A19B793" wp14:editId="6B23CCC8">
            <wp:extent cx="5274310" cy="32880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88030"/>
                    </a:xfrm>
                    <a:prstGeom prst="rect">
                      <a:avLst/>
                    </a:prstGeom>
                    <a:noFill/>
                    <a:ln>
                      <a:noFill/>
                    </a:ln>
                  </pic:spPr>
                </pic:pic>
              </a:graphicData>
            </a:graphic>
          </wp:inline>
        </w:drawing>
      </w:r>
    </w:p>
    <w:p w14:paraId="5D0360A8" w14:textId="655E4C5D" w:rsidR="001D30B8" w:rsidRPr="001D30B8" w:rsidRDefault="001D30B8" w:rsidP="001D30B8">
      <w:pPr>
        <w:spacing w:line="360" w:lineRule="auto"/>
        <w:jc w:val="center"/>
        <w:rPr>
          <w:rFonts w:ascii="宋体" w:eastAsia="宋体" w:hAnsi="宋体"/>
          <w:szCs w:val="21"/>
        </w:rPr>
      </w:pPr>
      <w:r w:rsidRPr="001D30B8">
        <w:rPr>
          <w:rFonts w:ascii="宋体" w:eastAsia="宋体" w:hAnsi="宋体" w:hint="eastAsia"/>
          <w:szCs w:val="21"/>
        </w:rPr>
        <w:t>图4.9</w:t>
      </w:r>
      <w:r w:rsidRPr="001D30B8">
        <w:rPr>
          <w:rFonts w:ascii="宋体" w:eastAsia="宋体" w:hAnsi="宋体"/>
          <w:szCs w:val="21"/>
        </w:rPr>
        <w:t xml:space="preserve"> </w:t>
      </w:r>
      <w:r w:rsidRPr="001D30B8">
        <w:rPr>
          <w:rFonts w:ascii="宋体" w:eastAsia="宋体" w:hAnsi="宋体" w:hint="eastAsia"/>
          <w:szCs w:val="21"/>
        </w:rPr>
        <w:t>审核流模块类图</w:t>
      </w:r>
    </w:p>
    <w:p w14:paraId="288C6068" w14:textId="461AE046"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Pr>
          <w:rFonts w:ascii="宋体" w:eastAsia="宋体" w:hAnsi="宋体" w:hint="eastAsia"/>
          <w:sz w:val="24"/>
          <w:szCs w:val="24"/>
        </w:rPr>
        <w:t>4.9</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的设计类图，Audit</w:t>
      </w:r>
      <w:r w:rsidR="006C1227" w:rsidRPr="00391800">
        <w:rPr>
          <w:rFonts w:ascii="宋体" w:eastAsia="宋体" w:hAnsi="宋体"/>
          <w:sz w:val="24"/>
          <w:szCs w:val="24"/>
        </w:rPr>
        <w:t>EventConsumer</w:t>
      </w:r>
      <w:r w:rsidR="006C1227" w:rsidRPr="00391800">
        <w:rPr>
          <w:rFonts w:ascii="宋体" w:eastAsia="宋体" w:hAnsi="宋体" w:hint="eastAsia"/>
          <w:sz w:val="24"/>
          <w:szCs w:val="24"/>
        </w:rPr>
        <w:t>是一个消息消费者类，消费从消息队列发送过来，消息监听线程会调用Audit</w:t>
      </w:r>
      <w:r w:rsidR="006C1227" w:rsidRPr="00391800">
        <w:rPr>
          <w:rFonts w:ascii="宋体" w:eastAsia="宋体" w:hAnsi="宋体"/>
          <w:sz w:val="24"/>
          <w:szCs w:val="24"/>
        </w:rPr>
        <w:t>EventConsumer</w:t>
      </w:r>
      <w:r w:rsidR="006C1227" w:rsidRPr="00391800">
        <w:rPr>
          <w:rFonts w:ascii="宋体" w:eastAsia="宋体" w:hAnsi="宋体" w:hint="eastAsia"/>
          <w:sz w:val="24"/>
          <w:szCs w:val="24"/>
        </w:rPr>
        <w:t>的o</w:t>
      </w:r>
      <w:r w:rsidR="006C1227" w:rsidRPr="00391800">
        <w:rPr>
          <w:rFonts w:ascii="宋体" w:eastAsia="宋体" w:hAnsi="宋体"/>
          <w:sz w:val="24"/>
          <w:szCs w:val="24"/>
        </w:rPr>
        <w:t>nMessage</w:t>
      </w:r>
      <w:r w:rsidR="006C1227" w:rsidRPr="00391800">
        <w:rPr>
          <w:rFonts w:ascii="宋体" w:eastAsia="宋体" w:hAnsi="宋体" w:hint="eastAsia"/>
          <w:sz w:val="24"/>
          <w:szCs w:val="24"/>
        </w:rPr>
        <w:t>方法。对于接受到的消息，onMessage方法内会调用decode(</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。消息的处理接口是Handle</w:t>
      </w:r>
      <w:r w:rsidR="00391800">
        <w:rPr>
          <w:rFonts w:ascii="宋体" w:eastAsia="宋体" w:hAnsi="宋体"/>
          <w:sz w:val="24"/>
          <w:szCs w:val="24"/>
        </w:rPr>
        <w:t>AuditMessageService</w:t>
      </w:r>
      <w:r w:rsidR="00391800">
        <w:rPr>
          <w:rFonts w:ascii="宋体" w:eastAsia="宋体" w:hAnsi="宋体" w:hint="eastAsia"/>
          <w:sz w:val="24"/>
          <w:szCs w:val="24"/>
        </w:rPr>
        <w:t>的handle</w:t>
      </w:r>
      <w:r w:rsidR="00391800">
        <w:rPr>
          <w:rFonts w:ascii="宋体" w:eastAsia="宋体" w:hAnsi="宋体"/>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Pr>
          <w:rFonts w:ascii="宋体" w:eastAsia="宋体" w:hAnsi="宋体" w:hint="eastAsia"/>
          <w:sz w:val="24"/>
          <w:szCs w:val="24"/>
        </w:rPr>
        <w:t>Handle</w:t>
      </w:r>
      <w:r w:rsidR="00414244">
        <w:rPr>
          <w:rFonts w:ascii="宋体" w:eastAsia="宋体" w:hAnsi="宋体"/>
          <w:sz w:val="24"/>
          <w:szCs w:val="24"/>
        </w:rPr>
        <w:t>AuditMessageService</w:t>
      </w:r>
      <w:r w:rsidR="00414244">
        <w:rPr>
          <w:rFonts w:ascii="宋体" w:eastAsia="宋体" w:hAnsi="宋体" w:hint="eastAsia"/>
          <w:sz w:val="24"/>
          <w:szCs w:val="24"/>
        </w:rPr>
        <w:t>的实现类中引用了两个对象：RunnerService和SceneDraftRule</w:t>
      </w:r>
      <w:r w:rsidR="00414244">
        <w:rPr>
          <w:rFonts w:ascii="宋体" w:eastAsia="宋体" w:hAnsi="宋体"/>
          <w:sz w:val="24"/>
          <w:szCs w:val="24"/>
        </w:rPr>
        <w:t>Service</w:t>
      </w:r>
      <w:r w:rsidR="00414244">
        <w:rPr>
          <w:rFonts w:ascii="宋体" w:eastAsia="宋体" w:hAnsi="宋体" w:hint="eastAsia"/>
          <w:sz w:val="24"/>
          <w:szCs w:val="24"/>
        </w:rPr>
        <w:t>。Runner</w:t>
      </w:r>
      <w:r w:rsidR="00414244">
        <w:rPr>
          <w:rFonts w:ascii="宋体" w:eastAsia="宋体" w:hAnsi="宋体"/>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通过RPC调用具体服务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此时可以调用RunnerService的transfer方法，将审核节点流转到下一个节点。Scene</w:t>
      </w:r>
      <w:r w:rsidR="00DE6F7A">
        <w:rPr>
          <w:rFonts w:ascii="宋体" w:eastAsia="宋体" w:hAnsi="宋体"/>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，新建的策略并不会直接更新到Rule表中，而是先存在草稿表中，之后如果审核通过，再将其插入到Rule表中，除此之外，草稿表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w:t>
      </w:r>
      <w:r w:rsidR="00570512">
        <w:rPr>
          <w:rFonts w:ascii="宋体" w:eastAsia="宋体" w:hAnsi="宋体" w:hint="eastAsia"/>
          <w:sz w:val="24"/>
          <w:szCs w:val="24"/>
        </w:rPr>
        <w:lastRenderedPageBreak/>
        <w:t>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Pr>
          <w:rFonts w:ascii="宋体" w:eastAsia="宋体" w:hAnsi="宋体" w:hint="eastAsia"/>
          <w:sz w:val="24"/>
          <w:szCs w:val="24"/>
        </w:rPr>
        <w:t>aduit</w:t>
      </w:r>
      <w:r w:rsidR="00BF27EB">
        <w:rPr>
          <w:rFonts w:ascii="宋体" w:eastAsia="宋体" w:hAnsi="宋体"/>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Pr>
          <w:rFonts w:ascii="宋体" w:eastAsia="宋体" w:hAnsi="宋体"/>
          <w:sz w:val="24"/>
          <w:szCs w:val="24"/>
        </w:rPr>
        <w:t>effective</w:t>
      </w:r>
      <w:r w:rsidR="00BF27EB">
        <w:rPr>
          <w:rFonts w:ascii="宋体" w:eastAsia="宋体" w:hAnsi="宋体" w:hint="eastAsia"/>
          <w:sz w:val="24"/>
          <w:szCs w:val="24"/>
        </w:rPr>
        <w:t>Draft方法，</w:t>
      </w:r>
      <w:r w:rsidR="00155314">
        <w:rPr>
          <w:rFonts w:ascii="宋体" w:eastAsia="宋体" w:hAnsi="宋体" w:hint="eastAsia"/>
          <w:sz w:val="24"/>
          <w:szCs w:val="24"/>
        </w:rPr>
        <w:t>该方法会将规则插入到</w:t>
      </w:r>
      <w:r w:rsidR="00252976">
        <w:rPr>
          <w:rFonts w:ascii="宋体" w:eastAsia="宋体" w:hAnsi="宋体" w:hint="eastAsia"/>
          <w:sz w:val="24"/>
          <w:szCs w:val="24"/>
        </w:rPr>
        <w:t>Rule表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。Scene</w:t>
      </w:r>
      <w:r w:rsidR="0066117B">
        <w:rPr>
          <w:rFonts w:ascii="宋体" w:eastAsia="宋体" w:hAnsi="宋体"/>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Pr>
          <w:rFonts w:ascii="宋体" w:eastAsia="宋体" w:hAnsi="宋体"/>
          <w:sz w:val="24"/>
          <w:szCs w:val="24"/>
        </w:rPr>
        <w:t>S</w:t>
      </w:r>
      <w:r w:rsidR="00D17B76">
        <w:rPr>
          <w:rFonts w:ascii="宋体" w:eastAsia="宋体" w:hAnsi="宋体" w:hint="eastAsia"/>
          <w:sz w:val="24"/>
          <w:szCs w:val="24"/>
        </w:rPr>
        <w:t>cene</w:t>
      </w:r>
      <w:r w:rsidR="00D17B76">
        <w:rPr>
          <w:rFonts w:ascii="宋体" w:eastAsia="宋体" w:hAnsi="宋体"/>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对Rule表</w:t>
      </w:r>
      <w:r w:rsidR="006D1121">
        <w:rPr>
          <w:rFonts w:ascii="宋体" w:eastAsia="宋体" w:hAnsi="宋体" w:hint="eastAsia"/>
          <w:sz w:val="24"/>
          <w:szCs w:val="24"/>
        </w:rPr>
        <w:t>进行</w:t>
      </w:r>
      <w:r w:rsidR="001277C7">
        <w:rPr>
          <w:rFonts w:ascii="宋体" w:eastAsia="宋体" w:hAnsi="宋体" w:hint="eastAsia"/>
          <w:sz w:val="24"/>
          <w:szCs w:val="24"/>
        </w:rPr>
        <w:t>操作，SceneRuleDraftDao负责对</w:t>
      </w:r>
      <w:r w:rsidR="006D1121">
        <w:rPr>
          <w:rFonts w:ascii="宋体" w:eastAsia="宋体" w:hAnsi="宋体" w:hint="eastAsia"/>
          <w:sz w:val="24"/>
          <w:szCs w:val="24"/>
        </w:rPr>
        <w:t>草稿表进行操作，J</w:t>
      </w:r>
      <w:r w:rsidR="006D1121">
        <w:rPr>
          <w:rFonts w:ascii="宋体" w:eastAsia="宋体" w:hAnsi="宋体"/>
          <w:sz w:val="24"/>
          <w:szCs w:val="24"/>
        </w:rPr>
        <w:t>edisFacede</w:t>
      </w:r>
      <w:r w:rsidR="006D1121">
        <w:rPr>
          <w:rFonts w:ascii="宋体" w:eastAsia="宋体" w:hAnsi="宋体" w:hint="eastAsia"/>
          <w:sz w:val="24"/>
          <w:szCs w:val="24"/>
        </w:rPr>
        <w:t>负责对缓存进行操作。</w:t>
      </w:r>
    </w:p>
    <w:p w14:paraId="3308F21E" w14:textId="03E5FF02" w:rsidR="001D30B8" w:rsidRDefault="001D30B8" w:rsidP="004C56FE">
      <w:pPr>
        <w:pStyle w:val="3"/>
        <w:numPr>
          <w:ilvl w:val="2"/>
          <w:numId w:val="7"/>
        </w:numPr>
      </w:pPr>
      <w:bookmarkStart w:id="123" w:name="_Toc36131300"/>
      <w:r>
        <w:rPr>
          <w:rFonts w:hint="eastAsia"/>
        </w:rPr>
        <w:t>审核流操作功能实现</w:t>
      </w:r>
      <w:bookmarkEnd w:id="123"/>
    </w:p>
    <w:p w14:paraId="0D707054" w14:textId="1A2D90C8" w:rsidR="00A5616C" w:rsidRDefault="001C6E8C" w:rsidP="001C6E8C">
      <w:pPr>
        <w:spacing w:line="360" w:lineRule="auto"/>
        <w:ind w:firstLineChars="200" w:firstLine="480"/>
        <w:rPr>
          <w:rFonts w:ascii="宋体" w:eastAsia="宋体" w:hAnsi="宋体"/>
          <w:sz w:val="24"/>
          <w:szCs w:val="24"/>
        </w:rPr>
      </w:pPr>
      <w:r>
        <w:rPr>
          <w:rFonts w:ascii="宋体" w:eastAsia="宋体" w:hAnsi="宋体" w:hint="eastAsia"/>
          <w:sz w:val="24"/>
          <w:szCs w:val="24"/>
        </w:rPr>
        <w:t>审核流操作功能</w:t>
      </w:r>
      <w:r w:rsidR="00330019">
        <w:rPr>
          <w:rFonts w:ascii="宋体" w:eastAsia="宋体" w:hAnsi="宋体" w:hint="eastAsia"/>
          <w:sz w:val="24"/>
          <w:szCs w:val="24"/>
        </w:rPr>
        <w:t>主要分为两个部分，审核流查询和审核流终止。</w:t>
      </w:r>
    </w:p>
    <w:p w14:paraId="2974A78D" w14:textId="61181754" w:rsidR="003F4568" w:rsidRPr="001C6E8C" w:rsidRDefault="00A5616C" w:rsidP="001C6E8C">
      <w:pPr>
        <w:spacing w:line="360" w:lineRule="auto"/>
        <w:ind w:firstLineChars="200" w:firstLine="480"/>
        <w:rPr>
          <w:rFonts w:ascii="宋体" w:eastAsia="宋体" w:hAnsi="宋体"/>
          <w:sz w:val="24"/>
          <w:szCs w:val="24"/>
        </w:rPr>
      </w:pPr>
      <w:r w:rsidRPr="001C6E8C">
        <w:rPr>
          <w:rFonts w:ascii="宋体" w:eastAsia="宋体" w:hAnsi="宋体" w:hint="eastAsia"/>
          <w:sz w:val="24"/>
          <w:szCs w:val="24"/>
        </w:rPr>
        <w:t>图4.11为审核流操作功能实现图</w:t>
      </w:r>
      <w:r>
        <w:rPr>
          <w:rFonts w:ascii="宋体" w:eastAsia="宋体" w:hAnsi="宋体" w:hint="eastAsia"/>
          <w:sz w:val="24"/>
          <w:szCs w:val="24"/>
        </w:rPr>
        <w:t>，</w:t>
      </w:r>
      <w:r w:rsidR="006B0A05">
        <w:rPr>
          <w:rFonts w:ascii="宋体" w:eastAsia="宋体" w:hAnsi="宋体" w:hint="eastAsia"/>
          <w:sz w:val="24"/>
          <w:szCs w:val="24"/>
        </w:rPr>
        <w:t>审核流查询实现中，</w:t>
      </w:r>
      <w:r w:rsidR="0080578A">
        <w:rPr>
          <w:rFonts w:ascii="宋体" w:eastAsia="宋体" w:hAnsi="宋体" w:hint="eastAsia"/>
          <w:sz w:val="24"/>
          <w:szCs w:val="24"/>
        </w:rPr>
        <w:t>Draft</w:t>
      </w:r>
      <w:r w:rsidR="0080578A">
        <w:rPr>
          <w:rFonts w:ascii="宋体" w:eastAsia="宋体" w:hAnsi="宋体"/>
          <w:sz w:val="24"/>
          <w:szCs w:val="24"/>
        </w:rPr>
        <w:t>RuleQuery</w:t>
      </w:r>
      <w:r w:rsidR="0080578A">
        <w:rPr>
          <w:rFonts w:ascii="宋体" w:eastAsia="宋体" w:hAnsi="宋体" w:hint="eastAsia"/>
          <w:sz w:val="24"/>
          <w:szCs w:val="24"/>
        </w:rPr>
        <w:t>存储前端传输的查询条件，</w:t>
      </w:r>
      <w:r w:rsidR="007D0699">
        <w:rPr>
          <w:rFonts w:ascii="宋体" w:eastAsia="宋体" w:hAnsi="宋体" w:hint="eastAsia"/>
          <w:sz w:val="24"/>
          <w:szCs w:val="24"/>
        </w:rPr>
        <w:t>后端收到查询对象之后，需要对其进行校验，校验通过之后调用Scene</w:t>
      </w:r>
      <w:r w:rsidR="007D0699">
        <w:rPr>
          <w:rFonts w:ascii="宋体" w:eastAsia="宋体" w:hAnsi="宋体"/>
          <w:sz w:val="24"/>
          <w:szCs w:val="24"/>
        </w:rPr>
        <w:t>DraftRuleService</w:t>
      </w:r>
      <w:r w:rsidR="007D0699">
        <w:rPr>
          <w:rFonts w:ascii="宋体" w:eastAsia="宋体" w:hAnsi="宋体" w:hint="eastAsia"/>
          <w:sz w:val="24"/>
          <w:szCs w:val="24"/>
        </w:rPr>
        <w:t>的getD</w:t>
      </w:r>
      <w:r w:rsidR="007D0699">
        <w:rPr>
          <w:rFonts w:ascii="宋体" w:eastAsia="宋体" w:hAnsi="宋体"/>
          <w:sz w:val="24"/>
          <w:szCs w:val="24"/>
        </w:rPr>
        <w:t>raftRule</w:t>
      </w:r>
      <w:r w:rsidR="007D0699">
        <w:rPr>
          <w:rFonts w:ascii="宋体" w:eastAsia="宋体" w:hAnsi="宋体" w:hint="eastAsia"/>
          <w:sz w:val="24"/>
          <w:szCs w:val="24"/>
        </w:rPr>
        <w:t>方法来获取指定的审核流，之后再将其</w:t>
      </w:r>
      <w:r w:rsidR="00FD0C6B">
        <w:rPr>
          <w:rFonts w:ascii="宋体" w:eastAsia="宋体" w:hAnsi="宋体" w:hint="eastAsia"/>
          <w:sz w:val="24"/>
          <w:szCs w:val="24"/>
        </w:rPr>
        <w:t>转换成VO对象。</w:t>
      </w:r>
    </w:p>
    <w:tbl>
      <w:tblPr>
        <w:tblStyle w:val="af3"/>
        <w:tblW w:w="0" w:type="auto"/>
        <w:tblLook w:val="04A0" w:firstRow="1" w:lastRow="0" w:firstColumn="1" w:lastColumn="0" w:noHBand="0" w:noVBand="1"/>
      </w:tblPr>
      <w:tblGrid>
        <w:gridCol w:w="8296"/>
      </w:tblGrid>
      <w:tr w:rsidR="005F0985" w14:paraId="3A27BED0" w14:textId="77777777" w:rsidTr="005F0985">
        <w:tc>
          <w:tcPr>
            <w:tcW w:w="8296" w:type="dxa"/>
          </w:tcPr>
          <w:p w14:paraId="38F65EB7" w14:textId="43C6C873" w:rsidR="00CB5FA0" w:rsidRDefault="00CB5FA0" w:rsidP="00CB5FA0">
            <w:r>
              <w:rPr>
                <w:rFonts w:hint="eastAsia"/>
              </w:rPr>
              <w:t>//</w:t>
            </w:r>
            <w:r>
              <w:t xml:space="preserve"> </w:t>
            </w:r>
            <w:r>
              <w:rPr>
                <w:rFonts w:hint="eastAsia"/>
              </w:rPr>
              <w:t>根据参数查询</w:t>
            </w:r>
          </w:p>
          <w:p w14:paraId="69B2369B" w14:textId="62F70136" w:rsidR="00CB5FA0" w:rsidRDefault="00CB5FA0" w:rsidP="00CB5FA0">
            <w:r>
              <w:t>public Response getDraftRule(DraftRuleQuery query){</w:t>
            </w:r>
          </w:p>
          <w:p w14:paraId="74E5C77D" w14:textId="77777777" w:rsidR="00CB5FA0" w:rsidRDefault="00CB5FA0" w:rsidP="00CB5FA0">
            <w:r>
              <w:t xml:space="preserve">    // 1. 参数校验</w:t>
            </w:r>
          </w:p>
          <w:p w14:paraId="2E230C9C" w14:textId="77777777" w:rsidR="00CB5FA0" w:rsidRDefault="00CB5FA0" w:rsidP="00CB5FA0">
            <w:r>
              <w:t xml:space="preserve">    validate(query);</w:t>
            </w:r>
          </w:p>
          <w:p w14:paraId="11A77C70" w14:textId="77777777" w:rsidR="00CB5FA0" w:rsidRDefault="00CB5FA0" w:rsidP="00CB5FA0">
            <w:r>
              <w:t xml:space="preserve">    // 2. 根据查询参数进行查询</w:t>
            </w:r>
          </w:p>
          <w:p w14:paraId="615D9E44" w14:textId="77777777" w:rsidR="00CB5FA0" w:rsidRDefault="00CB5FA0" w:rsidP="00CB5FA0">
            <w:r>
              <w:t xml:space="preserve">    List&lt;DraftRuleDTO&gt; draftRuleDTOList = sceneDraftRuleService.getDraftRule(query);</w:t>
            </w:r>
          </w:p>
          <w:p w14:paraId="5F8D7EC7" w14:textId="77777777" w:rsidR="00CB5FA0" w:rsidRDefault="00CB5FA0" w:rsidP="00CB5FA0">
            <w:r>
              <w:t xml:space="preserve">    // 3. 将DTO转换成VO</w:t>
            </w:r>
          </w:p>
          <w:p w14:paraId="52457D98" w14:textId="77777777" w:rsidR="00CB5FA0" w:rsidRDefault="00CB5FA0" w:rsidP="00CB5FA0">
            <w:r>
              <w:t xml:space="preserve">    List&lt;DraftRuleVO&gt; draftRuleVOList = draftRuleDTOList</w:t>
            </w:r>
          </w:p>
          <w:p w14:paraId="4EF0203C" w14:textId="77777777" w:rsidR="00CB5FA0" w:rsidRDefault="00CB5FA0" w:rsidP="00CB5FA0">
            <w:r>
              <w:t xml:space="preserve">                .strem()</w:t>
            </w:r>
          </w:p>
          <w:p w14:paraId="6D118CD7" w14:textId="77777777" w:rsidR="00CB5FA0" w:rsidRDefault="00CB5FA0" w:rsidP="00CB5FA0">
            <w:r>
              <w:t xml:space="preserve">                .filter(Object::nonNull)</w:t>
            </w:r>
          </w:p>
          <w:p w14:paraId="5554F549" w14:textId="77777777" w:rsidR="00CB5FA0" w:rsidRDefault="00CB5FA0" w:rsidP="00CB5FA0">
            <w:r>
              <w:t xml:space="preserve">                .map(this::transfer)</w:t>
            </w:r>
          </w:p>
          <w:p w14:paraId="3752E1FD" w14:textId="77777777" w:rsidR="00CB5FA0" w:rsidRDefault="00CB5FA0" w:rsidP="00CB5FA0">
            <w:r>
              <w:t xml:space="preserve">                .collect(Collectors.toList());</w:t>
            </w:r>
          </w:p>
          <w:p w14:paraId="01B4730B" w14:textId="77777777" w:rsidR="00CB5FA0" w:rsidRDefault="00CB5FA0" w:rsidP="00CB5FA0">
            <w:r>
              <w:t xml:space="preserve">    // 4. 返回结果</w:t>
            </w:r>
          </w:p>
          <w:p w14:paraId="6A85B1A2" w14:textId="3C04CA9E" w:rsidR="00CB5FA0" w:rsidRDefault="00CB5FA0" w:rsidP="00CB5FA0">
            <w:r>
              <w:t xml:space="preserve">    return Response.SUCCESS(draftRuleList);</w:t>
            </w:r>
          </w:p>
          <w:p w14:paraId="2B7ECA68" w14:textId="63B209A1" w:rsidR="00CB5FA0" w:rsidRDefault="00CB5FA0" w:rsidP="00A5616C">
            <w:r>
              <w:t>}</w:t>
            </w:r>
          </w:p>
        </w:tc>
      </w:tr>
    </w:tbl>
    <w:p w14:paraId="5387FCDA" w14:textId="402856EE" w:rsidR="005F0985" w:rsidRDefault="003F4568" w:rsidP="003F4568">
      <w:pPr>
        <w:spacing w:line="360" w:lineRule="auto"/>
        <w:jc w:val="center"/>
        <w:rPr>
          <w:rFonts w:ascii="宋体" w:eastAsia="宋体" w:hAnsi="宋体"/>
          <w:szCs w:val="21"/>
        </w:rPr>
      </w:pPr>
      <w:r w:rsidRPr="003F4568">
        <w:rPr>
          <w:rFonts w:ascii="宋体" w:eastAsia="宋体" w:hAnsi="宋体" w:hint="eastAsia"/>
          <w:szCs w:val="21"/>
        </w:rPr>
        <w:t>图4.10</w:t>
      </w:r>
      <w:r w:rsidRPr="003F4568">
        <w:rPr>
          <w:rFonts w:ascii="宋体" w:eastAsia="宋体" w:hAnsi="宋体"/>
          <w:szCs w:val="21"/>
        </w:rPr>
        <w:t xml:space="preserve"> </w:t>
      </w:r>
      <w:r w:rsidRPr="003F4568">
        <w:rPr>
          <w:rFonts w:ascii="宋体" w:eastAsia="宋体" w:hAnsi="宋体" w:hint="eastAsia"/>
          <w:szCs w:val="21"/>
        </w:rPr>
        <w:t>审核流操作功能实现</w:t>
      </w:r>
    </w:p>
    <w:p w14:paraId="460CA4C3" w14:textId="1E3AC212" w:rsidR="00A5616C" w:rsidRPr="001752D9" w:rsidRDefault="00687809" w:rsidP="001752D9">
      <w:pPr>
        <w:spacing w:line="360" w:lineRule="auto"/>
        <w:ind w:firstLineChars="200" w:firstLine="480"/>
        <w:rPr>
          <w:rFonts w:ascii="宋体" w:eastAsia="宋体" w:hAnsi="宋体"/>
          <w:sz w:val="24"/>
          <w:szCs w:val="24"/>
        </w:rPr>
      </w:pPr>
      <w:r>
        <w:rPr>
          <w:rFonts w:ascii="宋体" w:eastAsia="宋体" w:hAnsi="宋体" w:hint="eastAsia"/>
          <w:sz w:val="24"/>
          <w:szCs w:val="24"/>
        </w:rPr>
        <w:t>图4.11为审核流终止功能实现</w:t>
      </w:r>
      <w:r w:rsidR="007F25C4">
        <w:rPr>
          <w:rFonts w:ascii="宋体" w:eastAsia="宋体" w:hAnsi="宋体" w:hint="eastAsia"/>
          <w:sz w:val="24"/>
          <w:szCs w:val="24"/>
        </w:rPr>
        <w:t>代码。Draft</w:t>
      </w:r>
      <w:r w:rsidR="007F25C4">
        <w:rPr>
          <w:rFonts w:ascii="宋体" w:eastAsia="宋体" w:hAnsi="宋体"/>
          <w:sz w:val="24"/>
          <w:szCs w:val="24"/>
        </w:rPr>
        <w:t>RuleVo</w:t>
      </w:r>
      <w:r w:rsidR="007F25C4">
        <w:rPr>
          <w:rFonts w:ascii="宋体" w:eastAsia="宋体" w:hAnsi="宋体" w:hint="eastAsia"/>
          <w:sz w:val="24"/>
          <w:szCs w:val="24"/>
        </w:rPr>
        <w:t>是有前端传送过来的对象，由于终止审核流接口涉及到修改数据库的操作，</w:t>
      </w:r>
      <w:r w:rsidR="00F26A9B">
        <w:rPr>
          <w:rFonts w:ascii="宋体" w:eastAsia="宋体" w:hAnsi="宋体" w:hint="eastAsia"/>
          <w:sz w:val="24"/>
          <w:szCs w:val="24"/>
        </w:rPr>
        <w:t>因此接口需要做幂等性设计，以防止重复提交、网络抖动等问题。</w:t>
      </w:r>
      <w:r w:rsidR="0040590F">
        <w:rPr>
          <w:rFonts w:ascii="宋体" w:eastAsia="宋体" w:hAnsi="宋体" w:hint="eastAsia"/>
          <w:sz w:val="24"/>
          <w:szCs w:val="24"/>
        </w:rPr>
        <w:t>幂等性校验有多种实现方式，本功能实现</w:t>
      </w:r>
      <w:r w:rsidR="00726ED0">
        <w:rPr>
          <w:rFonts w:ascii="宋体" w:eastAsia="宋体" w:hAnsi="宋体" w:hint="eastAsia"/>
          <w:sz w:val="24"/>
          <w:szCs w:val="24"/>
        </w:rPr>
        <w:t>时</w:t>
      </w:r>
      <w:r w:rsidR="00726ED0">
        <w:rPr>
          <w:rFonts w:ascii="宋体" w:eastAsia="宋体" w:hAnsi="宋体" w:hint="eastAsia"/>
          <w:sz w:val="24"/>
          <w:szCs w:val="24"/>
        </w:rPr>
        <w:lastRenderedPageBreak/>
        <w:t>选用</w:t>
      </w:r>
      <w:r w:rsidR="00DB2CAD">
        <w:rPr>
          <w:rFonts w:ascii="宋体" w:eastAsia="宋体" w:hAnsi="宋体" w:hint="eastAsia"/>
          <w:sz w:val="24"/>
          <w:szCs w:val="24"/>
        </w:rPr>
        <w:t>全局唯一</w:t>
      </w:r>
      <w:r w:rsidR="00854BEB">
        <w:rPr>
          <w:rFonts w:ascii="宋体" w:eastAsia="宋体" w:hAnsi="宋体" w:hint="eastAsia"/>
          <w:sz w:val="24"/>
          <w:szCs w:val="24"/>
        </w:rPr>
        <w:t>token方法，</w:t>
      </w:r>
      <w:r w:rsidR="00DB2CAD">
        <w:rPr>
          <w:rFonts w:ascii="宋体" w:eastAsia="宋体" w:hAnsi="宋体" w:hint="eastAsia"/>
          <w:sz w:val="24"/>
          <w:szCs w:val="24"/>
        </w:rPr>
        <w:t>全局唯一token是一种更为通用的方法，在支付领域</w:t>
      </w:r>
      <w:r w:rsidR="00AF12CA">
        <w:rPr>
          <w:rFonts w:ascii="宋体" w:eastAsia="宋体" w:hAnsi="宋体" w:hint="eastAsia"/>
          <w:sz w:val="24"/>
          <w:szCs w:val="24"/>
        </w:rPr>
        <w:t>有较高的应用前景</w:t>
      </w:r>
      <w:r w:rsidR="007031FD">
        <w:rPr>
          <w:rFonts w:ascii="宋体" w:eastAsia="宋体" w:hAnsi="宋体" w:hint="eastAsia"/>
          <w:sz w:val="24"/>
          <w:szCs w:val="24"/>
        </w:rPr>
        <w:t>。平台在终止审核流时，需要修改本地草稿表数据，同时需要通过rpc调用审核平台接口</w:t>
      </w:r>
      <w:r w:rsidR="000A56B0">
        <w:rPr>
          <w:rFonts w:ascii="宋体" w:eastAsia="宋体" w:hAnsi="宋体" w:hint="eastAsia"/>
          <w:sz w:val="24"/>
          <w:szCs w:val="24"/>
        </w:rPr>
        <w:t>来终止审核流，</w:t>
      </w:r>
      <w:r w:rsidR="00676BE1">
        <w:rPr>
          <w:rFonts w:ascii="宋体" w:eastAsia="宋体" w:hAnsi="宋体" w:hint="eastAsia"/>
          <w:sz w:val="24"/>
          <w:szCs w:val="24"/>
        </w:rPr>
        <w:t>并且平台需要保证这两项操作的原子性</w:t>
      </w:r>
      <w:r w:rsidR="00AF12CA">
        <w:rPr>
          <w:rFonts w:ascii="宋体" w:eastAsia="宋体" w:hAnsi="宋体" w:hint="eastAsia"/>
          <w:sz w:val="24"/>
          <w:szCs w:val="24"/>
        </w:rPr>
        <w:t>，因此在实现的时候，需要使用到分布式事务。</w:t>
      </w:r>
    </w:p>
    <w:tbl>
      <w:tblPr>
        <w:tblStyle w:val="af3"/>
        <w:tblW w:w="0" w:type="auto"/>
        <w:tblLook w:val="04A0" w:firstRow="1" w:lastRow="0" w:firstColumn="1" w:lastColumn="0" w:noHBand="0" w:noVBand="1"/>
      </w:tblPr>
      <w:tblGrid>
        <w:gridCol w:w="8296"/>
      </w:tblGrid>
      <w:tr w:rsidR="00A5616C" w14:paraId="0D37AA7E" w14:textId="77777777" w:rsidTr="00A5616C">
        <w:tc>
          <w:tcPr>
            <w:tcW w:w="8296" w:type="dxa"/>
          </w:tcPr>
          <w:p w14:paraId="2B94693C" w14:textId="77777777" w:rsidR="00A5616C" w:rsidRDefault="00A5616C" w:rsidP="00A5616C">
            <w:r>
              <w:t>// 终止审核流</w:t>
            </w:r>
          </w:p>
          <w:p w14:paraId="7795E4E1" w14:textId="330132EA" w:rsidR="00A5616C" w:rsidRDefault="00A5616C" w:rsidP="00A5616C">
            <w:r>
              <w:t>public Boolean terminateAudit(DraftRuleVO draftRuleVO){</w:t>
            </w:r>
          </w:p>
          <w:p w14:paraId="500AFD05" w14:textId="7A98E66C" w:rsidR="00687809" w:rsidRDefault="00687809" w:rsidP="00687809">
            <w:pPr>
              <w:ind w:firstLine="420"/>
            </w:pPr>
            <w:r>
              <w:rPr>
                <w:rFonts w:hint="eastAsia"/>
              </w:rPr>
              <w:t>//</w:t>
            </w:r>
            <w:r>
              <w:t xml:space="preserve"> </w:t>
            </w:r>
            <w:r>
              <w:rPr>
                <w:rFonts w:hint="eastAsia"/>
              </w:rPr>
              <w:t>幂等校验</w:t>
            </w:r>
          </w:p>
          <w:p w14:paraId="1D9F1297" w14:textId="77777777" w:rsidR="00687809" w:rsidRDefault="00687809" w:rsidP="00687809">
            <w:pPr>
              <w:ind w:firstLine="420"/>
            </w:pPr>
          </w:p>
          <w:p w14:paraId="4C7A93E2" w14:textId="77777777" w:rsidR="00A5616C" w:rsidRDefault="00A5616C" w:rsidP="00A5616C">
            <w:r>
              <w:t xml:space="preserve">    // 参数校验</w:t>
            </w:r>
          </w:p>
          <w:p w14:paraId="15882098" w14:textId="77777777" w:rsidR="00A5616C" w:rsidRDefault="00A5616C" w:rsidP="00A5616C">
            <w:r>
              <w:t xml:space="preserve">    validate(draftRuleVO);</w:t>
            </w:r>
          </w:p>
          <w:p w14:paraId="22571261" w14:textId="77777777" w:rsidR="00A5616C" w:rsidRDefault="00A5616C" w:rsidP="00A5616C">
            <w:r>
              <w:t xml:space="preserve">    DraftRuleDTO draftRUleDTO = transferTODTO(draftRuleVO);</w:t>
            </w:r>
          </w:p>
          <w:p w14:paraId="0168DEB2" w14:textId="77777777" w:rsidR="00A5616C" w:rsidRDefault="00A5616C" w:rsidP="00A5616C">
            <w:r>
              <w:t xml:space="preserve">    try{</w:t>
            </w:r>
          </w:p>
          <w:p w14:paraId="2F3402C5" w14:textId="77777777" w:rsidR="00A5616C" w:rsidRDefault="00A5616C" w:rsidP="00A5616C">
            <w:r>
              <w:t xml:space="preserve">        // rpc调用</w:t>
            </w:r>
          </w:p>
          <w:p w14:paraId="795B0A91" w14:textId="77777777" w:rsidR="00A5616C" w:rsidRDefault="00A5616C" w:rsidP="00A5616C">
            <w:r>
              <w:t xml:space="preserve">        Boolean isSuccess = runnerService.terninateAudit();</w:t>
            </w:r>
          </w:p>
          <w:p w14:paraId="34B16190" w14:textId="77777777" w:rsidR="00A5616C" w:rsidRDefault="00A5616C" w:rsidP="00A5616C">
            <w:r>
              <w:t xml:space="preserve">        // 只有当审核平台调用成功之后，才可以本地终止。</w:t>
            </w:r>
          </w:p>
          <w:p w14:paraId="13F89D5E" w14:textId="77777777" w:rsidR="00A5616C" w:rsidRDefault="00A5616C" w:rsidP="00A5616C">
            <w:pPr>
              <w:ind w:firstLineChars="400" w:firstLine="840"/>
            </w:pPr>
            <w:r>
              <w:rPr>
                <w:rFonts w:hint="eastAsia"/>
              </w:rPr>
              <w:t>//</w:t>
            </w:r>
            <w:r>
              <w:t xml:space="preserve"> 因此需要通过分布式事务来保证一致性。</w:t>
            </w:r>
          </w:p>
          <w:p w14:paraId="43B9E0A3" w14:textId="77777777" w:rsidR="00A5616C" w:rsidRDefault="00A5616C" w:rsidP="00A5616C">
            <w:r>
              <w:t xml:space="preserve">        if(isSuccess){</w:t>
            </w:r>
          </w:p>
          <w:p w14:paraId="4CEB9D9D" w14:textId="77777777" w:rsidR="00A5616C" w:rsidRDefault="00A5616C" w:rsidP="00A5616C">
            <w:r>
              <w:t xml:space="preserve">            sceneDraftRuleService.terminateAudit();</w:t>
            </w:r>
          </w:p>
          <w:p w14:paraId="060A660F" w14:textId="77777777" w:rsidR="00A5616C" w:rsidRDefault="00A5616C" w:rsidP="00A5616C">
            <w:r>
              <w:t xml:space="preserve">        }</w:t>
            </w:r>
          </w:p>
          <w:p w14:paraId="57F9EEA4" w14:textId="77777777" w:rsidR="00A5616C" w:rsidRDefault="00A5616C" w:rsidP="00A5616C">
            <w:r>
              <w:t xml:space="preserve">        return false;</w:t>
            </w:r>
          </w:p>
          <w:p w14:paraId="2A44F554" w14:textId="77777777" w:rsidR="00A5616C" w:rsidRDefault="00A5616C" w:rsidP="00A5616C">
            <w:r>
              <w:t xml:space="preserve">    }catch(Exception e){</w:t>
            </w:r>
          </w:p>
          <w:p w14:paraId="328452A3" w14:textId="77777777" w:rsidR="00A5616C" w:rsidRDefault="00A5616C" w:rsidP="00A5616C">
            <w:r>
              <w:t xml:space="preserve">        // rpc调用失败，返回错误。</w:t>
            </w:r>
          </w:p>
          <w:p w14:paraId="1962F6C2" w14:textId="77777777" w:rsidR="00A5616C" w:rsidRDefault="00A5616C" w:rsidP="00A5616C">
            <w:r>
              <w:t xml:space="preserve">        return false;</w:t>
            </w:r>
          </w:p>
          <w:p w14:paraId="04A12528" w14:textId="77777777" w:rsidR="00A5616C" w:rsidRDefault="00A5616C" w:rsidP="00A5616C">
            <w:r>
              <w:t xml:space="preserve">    }</w:t>
            </w:r>
          </w:p>
          <w:p w14:paraId="5D2C72A9" w14:textId="7FE74ACD" w:rsidR="00A5616C" w:rsidRPr="00A5616C" w:rsidRDefault="00A5616C" w:rsidP="00A5616C">
            <w:r>
              <w:t>}</w:t>
            </w:r>
          </w:p>
        </w:tc>
      </w:tr>
    </w:tbl>
    <w:p w14:paraId="6B275B58" w14:textId="25148B9A" w:rsidR="00A5616C" w:rsidRDefault="00A5616C" w:rsidP="003F4568">
      <w:pPr>
        <w:spacing w:line="360" w:lineRule="auto"/>
        <w:jc w:val="center"/>
        <w:rPr>
          <w:rFonts w:ascii="宋体" w:eastAsia="宋体" w:hAnsi="宋体"/>
          <w:szCs w:val="21"/>
        </w:rPr>
      </w:pPr>
      <w:r>
        <w:rPr>
          <w:rFonts w:ascii="宋体" w:eastAsia="宋体" w:hAnsi="宋体" w:hint="eastAsia"/>
          <w:szCs w:val="21"/>
        </w:rPr>
        <w:t>图4.11</w:t>
      </w:r>
      <w:r>
        <w:rPr>
          <w:rFonts w:ascii="宋体" w:eastAsia="宋体" w:hAnsi="宋体"/>
          <w:szCs w:val="21"/>
        </w:rPr>
        <w:t xml:space="preserve"> </w:t>
      </w:r>
      <w:r w:rsidR="00D41123">
        <w:rPr>
          <w:rFonts w:ascii="宋体" w:eastAsia="宋体" w:hAnsi="宋体" w:hint="eastAsia"/>
          <w:szCs w:val="21"/>
        </w:rPr>
        <w:t>审核流终止功能实现</w:t>
      </w:r>
    </w:p>
    <w:p w14:paraId="689071FA" w14:textId="4D99A6D2" w:rsidR="00A5616C" w:rsidRPr="001752D9" w:rsidRDefault="001752D9" w:rsidP="001752D9">
      <w:pPr>
        <w:spacing w:line="360" w:lineRule="auto"/>
        <w:ind w:firstLineChars="200" w:firstLine="480"/>
        <w:rPr>
          <w:rFonts w:ascii="宋体" w:eastAsia="宋体" w:hAnsi="宋体"/>
          <w:sz w:val="24"/>
          <w:szCs w:val="24"/>
        </w:rPr>
      </w:pPr>
      <w:r w:rsidRPr="001752D9">
        <w:rPr>
          <w:rFonts w:ascii="宋体" w:eastAsia="宋体" w:hAnsi="宋体" w:hint="eastAsia"/>
          <w:sz w:val="24"/>
          <w:szCs w:val="24"/>
        </w:rPr>
        <w:t>图4.1</w:t>
      </w:r>
      <w:r>
        <w:rPr>
          <w:rFonts w:ascii="宋体" w:eastAsia="宋体" w:hAnsi="宋体" w:hint="eastAsia"/>
          <w:sz w:val="24"/>
          <w:szCs w:val="24"/>
        </w:rPr>
        <w:t>2</w:t>
      </w:r>
      <w:r w:rsidRPr="001752D9">
        <w:rPr>
          <w:rFonts w:ascii="宋体" w:eastAsia="宋体" w:hAnsi="宋体" w:hint="eastAsia"/>
          <w:sz w:val="24"/>
          <w:szCs w:val="24"/>
        </w:rPr>
        <w:t>为审核流操作界面。</w:t>
      </w:r>
    </w:p>
    <w:p w14:paraId="497569DA" w14:textId="43F0BD95" w:rsidR="00202EDB" w:rsidRDefault="00955C84" w:rsidP="00202EDB">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05A5DF8D" w14:textId="73183C7C" w:rsidR="001D30B8" w:rsidRDefault="001D30B8" w:rsidP="001D30B8">
      <w:pPr>
        <w:jc w:val="center"/>
      </w:pPr>
      <w:r>
        <w:rPr>
          <w:rFonts w:hint="eastAsia"/>
        </w:rPr>
        <w:t>图4.1</w:t>
      </w:r>
      <w:r w:rsidR="001752D9">
        <w:rPr>
          <w:rFonts w:hint="eastAsia"/>
        </w:rPr>
        <w:t>2</w:t>
      </w:r>
      <w:r>
        <w:t xml:space="preserve"> </w:t>
      </w:r>
      <w:r>
        <w:rPr>
          <w:rFonts w:hint="eastAsia"/>
        </w:rPr>
        <w:t>审核流操作界面</w:t>
      </w:r>
    </w:p>
    <w:p w14:paraId="0CE85195" w14:textId="1AA19F28" w:rsidR="000459FC" w:rsidRDefault="000459FC" w:rsidP="004C56FE">
      <w:pPr>
        <w:pStyle w:val="3"/>
        <w:numPr>
          <w:ilvl w:val="2"/>
          <w:numId w:val="8"/>
        </w:numPr>
      </w:pPr>
      <w:bookmarkStart w:id="124" w:name="_Toc36131301"/>
      <w:r>
        <w:rPr>
          <w:rFonts w:hint="eastAsia"/>
        </w:rPr>
        <w:lastRenderedPageBreak/>
        <w:t>审核权转移功能实现</w:t>
      </w:r>
      <w:bookmarkEnd w:id="124"/>
    </w:p>
    <w:p w14:paraId="78B00803" w14:textId="649462D3" w:rsidR="00DD36B0" w:rsidRDefault="00DD36B0" w:rsidP="00643959">
      <w:pPr>
        <w:spacing w:line="360" w:lineRule="auto"/>
        <w:ind w:firstLineChars="200" w:firstLine="480"/>
        <w:jc w:val="center"/>
        <w:rPr>
          <w:rFonts w:ascii="宋体" w:eastAsia="宋体" w:hAnsi="宋体"/>
          <w:sz w:val="24"/>
          <w:szCs w:val="24"/>
        </w:rPr>
      </w:pPr>
      <w:bookmarkStart w:id="125" w:name="OLE_LINK20"/>
      <w:bookmarkStart w:id="126" w:name="OLE_LINK21"/>
    </w:p>
    <w:p w14:paraId="1EF2F7C3" w14:textId="17765ACB" w:rsidR="00643959" w:rsidRPr="00F565E7" w:rsidRDefault="00643959" w:rsidP="00643959">
      <w:pPr>
        <w:spacing w:line="360" w:lineRule="auto"/>
        <w:ind w:firstLineChars="200" w:firstLine="480"/>
        <w:rPr>
          <w:rFonts w:ascii="宋体" w:eastAsia="宋体" w:hAnsi="宋体"/>
          <w:sz w:val="24"/>
          <w:szCs w:val="24"/>
        </w:rPr>
      </w:pPr>
      <w:bookmarkStart w:id="127" w:name="_Hlk36383246"/>
      <w:r>
        <w:rPr>
          <w:rFonts w:ascii="宋体" w:eastAsia="宋体" w:hAnsi="宋体" w:hint="eastAsia"/>
          <w:sz w:val="24"/>
          <w:szCs w:val="24"/>
        </w:rPr>
        <w:t>图4.x为审核权转移时序图</w:t>
      </w:r>
      <w:r w:rsidR="00C13458">
        <w:rPr>
          <w:rFonts w:ascii="宋体" w:eastAsia="宋体" w:hAnsi="宋体" w:hint="eastAsia"/>
          <w:sz w:val="24"/>
          <w:szCs w:val="24"/>
        </w:rPr>
        <w:t>。以审核成功和审核权转移为例，</w:t>
      </w:r>
      <w:proofErr w:type="spellStart"/>
      <w:r w:rsidR="00C13458">
        <w:rPr>
          <w:rFonts w:ascii="宋体" w:eastAsia="宋体" w:hAnsi="宋体" w:hint="eastAsia"/>
          <w:sz w:val="24"/>
          <w:szCs w:val="24"/>
        </w:rPr>
        <w:t>Audit</w:t>
      </w:r>
      <w:r w:rsidR="00C13458">
        <w:rPr>
          <w:rFonts w:ascii="宋体" w:eastAsia="宋体" w:hAnsi="宋体"/>
          <w:sz w:val="24"/>
          <w:szCs w:val="24"/>
        </w:rPr>
        <w:t>EventConsumer</w:t>
      </w:r>
      <w:proofErr w:type="spellEnd"/>
      <w:r w:rsidR="00C13458">
        <w:rPr>
          <w:rFonts w:ascii="宋体" w:eastAsia="宋体" w:hAnsi="宋体" w:hint="eastAsia"/>
          <w:sz w:val="24"/>
          <w:szCs w:val="24"/>
        </w:rPr>
        <w:t>负责监听审核消息队列，</w:t>
      </w:r>
      <w:proofErr w:type="spellStart"/>
      <w:r w:rsidR="00C13458">
        <w:rPr>
          <w:rFonts w:ascii="宋体" w:eastAsia="宋体" w:hAnsi="宋体" w:hint="eastAsia"/>
          <w:sz w:val="24"/>
          <w:szCs w:val="24"/>
        </w:rPr>
        <w:t>H</w:t>
      </w:r>
      <w:r w:rsidR="00C13458">
        <w:rPr>
          <w:rFonts w:ascii="宋体" w:eastAsia="宋体" w:hAnsi="宋体"/>
          <w:sz w:val="24"/>
          <w:szCs w:val="24"/>
        </w:rPr>
        <w:t>andleAuditMessageService</w:t>
      </w:r>
      <w:proofErr w:type="spellEnd"/>
      <w:r w:rsidR="00C13458">
        <w:rPr>
          <w:rFonts w:ascii="宋体" w:eastAsia="宋体" w:hAnsi="宋体" w:hint="eastAsia"/>
          <w:sz w:val="24"/>
          <w:szCs w:val="24"/>
        </w:rPr>
        <w:t>处理</w:t>
      </w:r>
      <w:proofErr w:type="spellStart"/>
      <w:r w:rsidR="00C13458">
        <w:rPr>
          <w:rFonts w:ascii="宋体" w:eastAsia="宋体" w:hAnsi="宋体" w:hint="eastAsia"/>
          <w:sz w:val="24"/>
          <w:szCs w:val="24"/>
        </w:rPr>
        <w:t>Audit</w:t>
      </w:r>
      <w:r w:rsidR="00C13458">
        <w:rPr>
          <w:rFonts w:ascii="宋体" w:eastAsia="宋体" w:hAnsi="宋体"/>
          <w:sz w:val="24"/>
          <w:szCs w:val="24"/>
        </w:rPr>
        <w:t>EventConsumer</w:t>
      </w:r>
      <w:proofErr w:type="spellEnd"/>
      <w:r w:rsidR="00C13458">
        <w:rPr>
          <w:rFonts w:ascii="宋体" w:eastAsia="宋体" w:hAnsi="宋体" w:hint="eastAsia"/>
          <w:sz w:val="24"/>
          <w:szCs w:val="24"/>
        </w:rPr>
        <w:t>监听到的消息</w:t>
      </w:r>
      <w:r w:rsidR="007D2927">
        <w:rPr>
          <w:rFonts w:ascii="宋体" w:eastAsia="宋体" w:hAnsi="宋体" w:hint="eastAsia"/>
          <w:sz w:val="24"/>
          <w:szCs w:val="24"/>
        </w:rPr>
        <w:t>。当审核消息</w:t>
      </w:r>
      <w:r w:rsidR="003939A6">
        <w:rPr>
          <w:rFonts w:ascii="宋体" w:eastAsia="宋体" w:hAnsi="宋体" w:hint="eastAsia"/>
          <w:sz w:val="24"/>
          <w:szCs w:val="24"/>
        </w:rPr>
        <w:t>为最后一个节点且审核通过时，</w:t>
      </w:r>
      <w:proofErr w:type="spellStart"/>
      <w:r w:rsidR="003939A6">
        <w:rPr>
          <w:rFonts w:ascii="宋体" w:eastAsia="宋体" w:hAnsi="宋体" w:hint="eastAsia"/>
          <w:sz w:val="24"/>
          <w:szCs w:val="24"/>
        </w:rPr>
        <w:t>Handle</w:t>
      </w:r>
      <w:r w:rsidR="003939A6">
        <w:rPr>
          <w:rFonts w:ascii="宋体" w:eastAsia="宋体" w:hAnsi="宋体"/>
          <w:sz w:val="24"/>
          <w:szCs w:val="24"/>
        </w:rPr>
        <w:t>AuditMessageService</w:t>
      </w:r>
      <w:proofErr w:type="spellEnd"/>
      <w:r w:rsidR="00DB03F6">
        <w:rPr>
          <w:rFonts w:ascii="宋体" w:eastAsia="宋体" w:hAnsi="宋体" w:hint="eastAsia"/>
          <w:sz w:val="24"/>
          <w:szCs w:val="24"/>
        </w:rPr>
        <w:t>调用</w:t>
      </w:r>
      <w:proofErr w:type="spellStart"/>
      <w:r w:rsidR="00DB03F6">
        <w:rPr>
          <w:rFonts w:ascii="宋体" w:eastAsia="宋体" w:hAnsi="宋体" w:hint="eastAsia"/>
          <w:sz w:val="24"/>
          <w:szCs w:val="24"/>
        </w:rPr>
        <w:t>SceneRuleDao</w:t>
      </w:r>
      <w:proofErr w:type="spellEnd"/>
      <w:r w:rsidR="00DB03F6">
        <w:rPr>
          <w:rFonts w:ascii="宋体" w:eastAsia="宋体" w:hAnsi="宋体" w:hint="eastAsia"/>
          <w:sz w:val="24"/>
          <w:szCs w:val="24"/>
        </w:rPr>
        <w:t>向Rule表中插入新规则，调用</w:t>
      </w:r>
      <w:proofErr w:type="spellStart"/>
      <w:r w:rsidR="00DB03F6">
        <w:rPr>
          <w:rFonts w:ascii="宋体" w:eastAsia="宋体" w:hAnsi="宋体" w:hint="eastAsia"/>
          <w:sz w:val="24"/>
          <w:szCs w:val="24"/>
        </w:rPr>
        <w:t>Sce</w:t>
      </w:r>
      <w:r w:rsidR="00DB03F6">
        <w:rPr>
          <w:rFonts w:ascii="宋体" w:eastAsia="宋体" w:hAnsi="宋体"/>
          <w:sz w:val="24"/>
          <w:szCs w:val="24"/>
        </w:rPr>
        <w:t>neRuleDraftDao</w:t>
      </w:r>
      <w:proofErr w:type="spellEnd"/>
      <w:r w:rsidR="00DB03F6">
        <w:rPr>
          <w:rFonts w:ascii="宋体" w:eastAsia="宋体" w:hAnsi="宋体" w:hint="eastAsia"/>
          <w:sz w:val="24"/>
          <w:szCs w:val="24"/>
        </w:rPr>
        <w:t>更新本地规则草稿表</w:t>
      </w:r>
      <w:r w:rsidR="00F565E7">
        <w:rPr>
          <w:rFonts w:ascii="宋体" w:eastAsia="宋体" w:hAnsi="宋体" w:hint="eastAsia"/>
          <w:sz w:val="24"/>
          <w:szCs w:val="24"/>
        </w:rPr>
        <w:t>；当审核消息非最后一个节点但审核通过时，</w:t>
      </w:r>
      <w:proofErr w:type="spellStart"/>
      <w:r w:rsidR="00F565E7">
        <w:rPr>
          <w:rFonts w:ascii="宋体" w:eastAsia="宋体" w:hAnsi="宋体" w:hint="eastAsia"/>
          <w:sz w:val="24"/>
          <w:szCs w:val="24"/>
        </w:rPr>
        <w:t>Hanle</w:t>
      </w:r>
      <w:r w:rsidR="00F565E7">
        <w:rPr>
          <w:rFonts w:ascii="宋体" w:eastAsia="宋体" w:hAnsi="宋体"/>
          <w:sz w:val="24"/>
          <w:szCs w:val="24"/>
        </w:rPr>
        <w:t>AuditMessageService</w:t>
      </w:r>
      <w:proofErr w:type="spellEnd"/>
      <w:r w:rsidR="00F565E7">
        <w:rPr>
          <w:rFonts w:ascii="宋体" w:eastAsia="宋体" w:hAnsi="宋体" w:hint="eastAsia"/>
          <w:sz w:val="24"/>
          <w:szCs w:val="24"/>
        </w:rPr>
        <w:t>调用</w:t>
      </w:r>
      <w:proofErr w:type="spellStart"/>
      <w:r w:rsidR="00F565E7">
        <w:rPr>
          <w:rFonts w:ascii="宋体" w:eastAsia="宋体" w:hAnsi="宋体" w:hint="eastAsia"/>
          <w:sz w:val="24"/>
          <w:szCs w:val="24"/>
        </w:rPr>
        <w:t>Sync</w:t>
      </w:r>
      <w:r w:rsidR="00F565E7">
        <w:rPr>
          <w:rFonts w:ascii="宋体" w:eastAsia="宋体" w:hAnsi="宋体"/>
          <w:sz w:val="24"/>
          <w:szCs w:val="24"/>
        </w:rPr>
        <w:t>RunnerService</w:t>
      </w:r>
      <w:proofErr w:type="spellEnd"/>
      <w:r w:rsidR="00F565E7">
        <w:rPr>
          <w:rFonts w:ascii="宋体" w:eastAsia="宋体" w:hAnsi="宋体" w:hint="eastAsia"/>
          <w:sz w:val="24"/>
          <w:szCs w:val="24"/>
        </w:rPr>
        <w:t>转移审核权，同时通过</w:t>
      </w:r>
      <w:proofErr w:type="spellStart"/>
      <w:r w:rsidR="00F565E7">
        <w:rPr>
          <w:rFonts w:ascii="宋体" w:eastAsia="宋体" w:hAnsi="宋体" w:hint="eastAsia"/>
          <w:sz w:val="24"/>
          <w:szCs w:val="24"/>
        </w:rPr>
        <w:t>Sce</w:t>
      </w:r>
      <w:r w:rsidR="00F565E7">
        <w:rPr>
          <w:rFonts w:ascii="宋体" w:eastAsia="宋体" w:hAnsi="宋体"/>
          <w:sz w:val="24"/>
          <w:szCs w:val="24"/>
        </w:rPr>
        <w:t>neRuleDraftDao</w:t>
      </w:r>
      <w:proofErr w:type="spellEnd"/>
      <w:r w:rsidR="00F565E7">
        <w:rPr>
          <w:rFonts w:ascii="宋体" w:eastAsia="宋体" w:hAnsi="宋体" w:hint="eastAsia"/>
          <w:sz w:val="24"/>
          <w:szCs w:val="24"/>
        </w:rPr>
        <w:t>更新本地草稿表。</w:t>
      </w:r>
    </w:p>
    <w:bookmarkEnd w:id="127"/>
    <w:p w14:paraId="45638557" w14:textId="339BBD0A" w:rsidR="001752D9" w:rsidRPr="001752D9" w:rsidRDefault="001752D9" w:rsidP="001752D9">
      <w:pPr>
        <w:spacing w:line="360" w:lineRule="auto"/>
        <w:ind w:firstLineChars="200" w:firstLine="480"/>
        <w:rPr>
          <w:rFonts w:ascii="宋体" w:eastAsia="宋体" w:hAnsi="宋体"/>
          <w:sz w:val="24"/>
          <w:szCs w:val="24"/>
        </w:rPr>
      </w:pPr>
      <w:r w:rsidRPr="001752D9">
        <w:rPr>
          <w:rFonts w:ascii="宋体" w:eastAsia="宋体" w:hAnsi="宋体" w:hint="eastAsia"/>
          <w:sz w:val="24"/>
          <w:szCs w:val="24"/>
        </w:rPr>
        <w:t>图4.13为审核权转移功能</w:t>
      </w:r>
      <w:r>
        <w:rPr>
          <w:rFonts w:ascii="宋体" w:eastAsia="宋体" w:hAnsi="宋体" w:hint="eastAsia"/>
          <w:sz w:val="24"/>
          <w:szCs w:val="24"/>
        </w:rPr>
        <w:t>。</w:t>
      </w:r>
      <w:r w:rsidR="0001255E">
        <w:rPr>
          <w:rFonts w:ascii="宋体" w:eastAsia="宋体" w:hAnsi="宋体" w:hint="eastAsia"/>
          <w:sz w:val="24"/>
          <w:szCs w:val="24"/>
        </w:rPr>
        <w:t>审核流节点个数由审核平台限定，每个审核节点的审核人员由履约超时管理平台指定。</w:t>
      </w:r>
      <w:r w:rsidR="002E31A0">
        <w:rPr>
          <w:rFonts w:ascii="宋体" w:eastAsia="宋体" w:hAnsi="宋体" w:hint="eastAsia"/>
          <w:sz w:val="24"/>
          <w:szCs w:val="24"/>
        </w:rPr>
        <w:t>用户创建规则之后，超时管理平台就会在审核流平台上创建审核流，同时将审核权</w:t>
      </w:r>
      <w:r w:rsidR="005057F8">
        <w:rPr>
          <w:rFonts w:ascii="宋体" w:eastAsia="宋体" w:hAnsi="宋体" w:hint="eastAsia"/>
          <w:sz w:val="24"/>
          <w:szCs w:val="24"/>
        </w:rPr>
        <w:t>转移</w:t>
      </w:r>
      <w:r w:rsidR="002E31A0">
        <w:rPr>
          <w:rFonts w:ascii="宋体" w:eastAsia="宋体" w:hAnsi="宋体" w:hint="eastAsia"/>
          <w:sz w:val="24"/>
          <w:szCs w:val="24"/>
        </w:rPr>
        <w:t>给第一个审核人</w:t>
      </w:r>
      <w:r w:rsidR="005057F8">
        <w:rPr>
          <w:rFonts w:ascii="宋体" w:eastAsia="宋体" w:hAnsi="宋体" w:hint="eastAsia"/>
          <w:sz w:val="24"/>
          <w:szCs w:val="24"/>
        </w:rPr>
        <w:t>，在之后的审核权转移中，转移操作</w:t>
      </w:r>
      <w:r w:rsidR="00F95ED4">
        <w:rPr>
          <w:rFonts w:ascii="宋体" w:eastAsia="宋体" w:hAnsi="宋体" w:hint="eastAsia"/>
          <w:sz w:val="24"/>
          <w:szCs w:val="24"/>
        </w:rPr>
        <w:t>均类似</w:t>
      </w:r>
      <w:r w:rsidR="005057F8">
        <w:rPr>
          <w:rFonts w:ascii="宋体" w:eastAsia="宋体" w:hAnsi="宋体" w:hint="eastAsia"/>
          <w:sz w:val="24"/>
          <w:szCs w:val="24"/>
        </w:rPr>
        <w:t>，</w:t>
      </w:r>
      <w:r w:rsidR="00F95ED4">
        <w:rPr>
          <w:rFonts w:ascii="宋体" w:eastAsia="宋体" w:hAnsi="宋体" w:hint="eastAsia"/>
          <w:sz w:val="24"/>
          <w:szCs w:val="24"/>
        </w:rPr>
        <w:t>为了减少代码中if</w:t>
      </w:r>
      <w:r w:rsidR="00F95ED4">
        <w:rPr>
          <w:rFonts w:ascii="宋体" w:eastAsia="宋体" w:hAnsi="宋体"/>
          <w:sz w:val="24"/>
          <w:szCs w:val="24"/>
        </w:rPr>
        <w:t>-else</w:t>
      </w:r>
      <w:r w:rsidR="00F95ED4">
        <w:rPr>
          <w:rFonts w:ascii="宋体" w:eastAsia="宋体" w:hAnsi="宋体" w:hint="eastAsia"/>
          <w:sz w:val="24"/>
          <w:szCs w:val="24"/>
        </w:rPr>
        <w:t>语句的使用，同时增加代码的可读性</w:t>
      </w:r>
      <w:r w:rsidR="00DF6222">
        <w:rPr>
          <w:rFonts w:ascii="宋体" w:eastAsia="宋体" w:hAnsi="宋体" w:hint="eastAsia"/>
          <w:sz w:val="24"/>
          <w:szCs w:val="24"/>
        </w:rPr>
        <w:t>，审核权转移功能实现时使用了表驱动方法。</w:t>
      </w:r>
      <w:bookmarkEnd w:id="125"/>
      <w:bookmarkEnd w:id="126"/>
    </w:p>
    <w:tbl>
      <w:tblPr>
        <w:tblStyle w:val="af3"/>
        <w:tblW w:w="0" w:type="auto"/>
        <w:tblLook w:val="04A0" w:firstRow="1" w:lastRow="0" w:firstColumn="1" w:lastColumn="0" w:noHBand="0" w:noVBand="1"/>
      </w:tblPr>
      <w:tblGrid>
        <w:gridCol w:w="8296"/>
      </w:tblGrid>
      <w:tr w:rsidR="00895CB8" w14:paraId="7C58CF55" w14:textId="77777777" w:rsidTr="00895CB8">
        <w:tc>
          <w:tcPr>
            <w:tcW w:w="8296" w:type="dxa"/>
          </w:tcPr>
          <w:p w14:paraId="3CC67BF6" w14:textId="77777777" w:rsidR="00895CB8" w:rsidRPr="0029678D" w:rsidRDefault="00895CB8" w:rsidP="00895CB8">
            <w:pPr>
              <w:rPr>
                <w:rFonts w:ascii="宋体" w:eastAsia="宋体" w:hAnsi="宋体"/>
                <w:szCs w:val="21"/>
              </w:rPr>
            </w:pPr>
            <w:r w:rsidRPr="0029678D">
              <w:rPr>
                <w:rFonts w:ascii="宋体" w:eastAsia="宋体" w:hAnsi="宋体"/>
                <w:szCs w:val="21"/>
              </w:rPr>
              <w:t>class MQConsumerServiceImpl {</w:t>
            </w:r>
          </w:p>
          <w:p w14:paraId="258E742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FAIL = "fail";</w:t>
            </w:r>
          </w:p>
          <w:p w14:paraId="650A78D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SUCCESS = "success";</w:t>
            </w:r>
          </w:p>
          <w:p w14:paraId="5DCBDD26"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FIRST_NOTE = "firstNode";</w:t>
            </w:r>
          </w:p>
          <w:p w14:paraId="70EFE85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SECOND_NOTE = "secondNode";</w:t>
            </w:r>
          </w:p>
          <w:p w14:paraId="3EB18D9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THIRD_NODE = "thridNode";</w:t>
            </w:r>
          </w:p>
          <w:p w14:paraId="3C921CB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Forth_NODE = "forthNode";</w:t>
            </w:r>
          </w:p>
          <w:p w14:paraId="4C65900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FIFTH_NODE = "fifth_node";</w:t>
            </w:r>
          </w:p>
          <w:p w14:paraId="6F52F857"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HashMap&lt;String, String&gt; NEXT_NODE = new HashMap&lt;&gt;();</w:t>
            </w:r>
          </w:p>
          <w:p w14:paraId="5D0E0A5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static {</w:t>
            </w:r>
          </w:p>
          <w:p w14:paraId="7EB01C7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NEXT_NODE.put(FIRST_NOTE, SECOND_NOTE);</w:t>
            </w:r>
          </w:p>
          <w:p w14:paraId="4542335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NEXT_NODE.put(SECOND_NOTE, THIRD_NODE);</w:t>
            </w:r>
          </w:p>
          <w:p w14:paraId="17B9611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NEXT_NODE.put(THIRD_NODE, Forth_NODE);</w:t>
            </w:r>
          </w:p>
          <w:p w14:paraId="3DCF3F5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NEXT_NODE.put(Forth_NODE, FIFTH_NODE);</w:t>
            </w:r>
          </w:p>
          <w:p w14:paraId="52BDFA72"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5D3DBB55" w14:textId="77777777" w:rsidR="00895CB8" w:rsidRPr="0029678D" w:rsidRDefault="00895CB8" w:rsidP="00895CB8">
            <w:pPr>
              <w:rPr>
                <w:rFonts w:ascii="宋体" w:eastAsia="宋体" w:hAnsi="宋体"/>
                <w:szCs w:val="21"/>
              </w:rPr>
            </w:pPr>
          </w:p>
          <w:p w14:paraId="2448968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public void handleAuditMessage(AuditMessage message) {</w:t>
            </w:r>
          </w:p>
          <w:p w14:paraId="0FC2988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1. 校验message</w:t>
            </w:r>
          </w:p>
          <w:p w14:paraId="376309D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boolean result = validate(message);</w:t>
            </w:r>
          </w:p>
          <w:p w14:paraId="6D7DC59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if (!result) {</w:t>
            </w:r>
          </w:p>
          <w:p w14:paraId="0D12F49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throw new Exception("校验失败！");</w:t>
            </w:r>
          </w:p>
          <w:p w14:paraId="2B3D6B78" w14:textId="77777777" w:rsidR="00895CB8" w:rsidRPr="0029678D" w:rsidRDefault="00895CB8" w:rsidP="00895CB8">
            <w:pPr>
              <w:rPr>
                <w:rFonts w:ascii="宋体" w:eastAsia="宋体" w:hAnsi="宋体"/>
                <w:szCs w:val="21"/>
              </w:rPr>
            </w:pPr>
            <w:r w:rsidRPr="0029678D">
              <w:rPr>
                <w:rFonts w:ascii="宋体" w:eastAsia="宋体" w:hAnsi="宋体"/>
                <w:szCs w:val="21"/>
              </w:rPr>
              <w:lastRenderedPageBreak/>
              <w:t xml:space="preserve">        }</w:t>
            </w:r>
          </w:p>
          <w:p w14:paraId="6E5099A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2. 根据message中当前节点状态进行不同的</w:t>
            </w:r>
          </w:p>
          <w:p w14:paraId="2524A62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如果消息体当前状态是fail，说明审核失败</w:t>
            </w:r>
          </w:p>
          <w:p w14:paraId="0A07802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if(message.currentState == FAIL){</w:t>
            </w:r>
          </w:p>
          <w:p w14:paraId="5CCB8140"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sceneDraftRuleService.failDraft();</w:t>
            </w:r>
          </w:p>
          <w:p w14:paraId="062A597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return;</w:t>
            </w:r>
          </w:p>
          <w:p w14:paraId="21B7865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8AAB75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if(message.currentState == SUCCESS){</w:t>
            </w:r>
          </w:p>
          <w:p w14:paraId="684758D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sceneDraftRuleService.auditDraftSuccess();</w:t>
            </w:r>
          </w:p>
          <w:p w14:paraId="1429309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return;</w:t>
            </w:r>
          </w:p>
          <w:p w14:paraId="0B38DE1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FAC6FF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String next = NEXT_NODE.get(messsage.currentState);</w:t>
            </w:r>
          </w:p>
          <w:p w14:paraId="35505A9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RunnerService.transfer(next);</w:t>
            </w:r>
          </w:p>
          <w:p w14:paraId="66B0BA2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0B8EB23F" w14:textId="21420035" w:rsidR="00895CB8" w:rsidRDefault="00895CB8" w:rsidP="00895CB8">
            <w:r w:rsidRPr="0029678D">
              <w:rPr>
                <w:rFonts w:ascii="宋体" w:eastAsia="宋体" w:hAnsi="宋体"/>
                <w:szCs w:val="21"/>
              </w:rPr>
              <w:t>}</w:t>
            </w:r>
          </w:p>
        </w:tc>
      </w:tr>
    </w:tbl>
    <w:p w14:paraId="1ABCDFF9" w14:textId="7CC2119B" w:rsidR="00895CB8" w:rsidRPr="00895CB8" w:rsidRDefault="00895CB8" w:rsidP="00895CB8">
      <w:pPr>
        <w:spacing w:line="360" w:lineRule="auto"/>
        <w:jc w:val="center"/>
        <w:rPr>
          <w:rFonts w:ascii="宋体" w:eastAsia="宋体" w:hAnsi="宋体"/>
          <w:szCs w:val="21"/>
        </w:rPr>
      </w:pPr>
      <w:r w:rsidRPr="001D30B8">
        <w:rPr>
          <w:rFonts w:ascii="宋体" w:eastAsia="宋体" w:hAnsi="宋体" w:hint="eastAsia"/>
          <w:szCs w:val="21"/>
        </w:rPr>
        <w:lastRenderedPageBreak/>
        <w:t>图4.1</w:t>
      </w:r>
      <w:r w:rsidR="001752D9">
        <w:rPr>
          <w:rFonts w:ascii="宋体" w:eastAsia="宋体" w:hAnsi="宋体" w:hint="eastAsia"/>
          <w:szCs w:val="21"/>
        </w:rPr>
        <w:t>3</w:t>
      </w:r>
      <w:r w:rsidRPr="001D30B8">
        <w:rPr>
          <w:rFonts w:ascii="宋体" w:eastAsia="宋体" w:hAnsi="宋体" w:hint="eastAsia"/>
          <w:szCs w:val="21"/>
        </w:rPr>
        <w:t xml:space="preserve"> 审核流操作实现</w:t>
      </w:r>
    </w:p>
    <w:p w14:paraId="28F32938" w14:textId="2505F8C8" w:rsidR="000459FC" w:rsidRDefault="000459FC" w:rsidP="004C56FE">
      <w:pPr>
        <w:pStyle w:val="3"/>
        <w:numPr>
          <w:ilvl w:val="2"/>
          <w:numId w:val="8"/>
        </w:numPr>
      </w:pPr>
      <w:bookmarkStart w:id="128" w:name="_Toc36131302"/>
      <w:r>
        <w:rPr>
          <w:rFonts w:hint="eastAsia"/>
        </w:rPr>
        <w:t>审核消息保障功能实现</w:t>
      </w:r>
      <w:bookmarkEnd w:id="128"/>
    </w:p>
    <w:p w14:paraId="1B47C116" w14:textId="2A49D240" w:rsidR="00CF0005" w:rsidRPr="009E34D2" w:rsidRDefault="009E34D2" w:rsidP="00CF0005">
      <w:pPr>
        <w:spacing w:line="360" w:lineRule="auto"/>
        <w:ind w:firstLineChars="200" w:firstLine="480"/>
        <w:rPr>
          <w:rFonts w:ascii="宋体" w:eastAsia="宋体" w:hAnsi="宋体"/>
          <w:sz w:val="24"/>
          <w:szCs w:val="24"/>
        </w:rPr>
      </w:pPr>
      <w:r w:rsidRPr="009E34D2">
        <w:rPr>
          <w:rFonts w:ascii="宋体" w:eastAsia="宋体" w:hAnsi="宋体" w:hint="eastAsia"/>
          <w:sz w:val="24"/>
          <w:szCs w:val="24"/>
        </w:rPr>
        <w:t>图4.14为审核信息保障功能</w:t>
      </w:r>
      <w:r>
        <w:rPr>
          <w:rFonts w:ascii="宋体" w:eastAsia="宋体" w:hAnsi="宋体" w:hint="eastAsia"/>
          <w:sz w:val="24"/>
          <w:szCs w:val="24"/>
        </w:rPr>
        <w:t>的实现代码</w:t>
      </w:r>
      <w:r w:rsidR="00CF0005">
        <w:rPr>
          <w:rFonts w:ascii="宋体" w:eastAsia="宋体" w:hAnsi="宋体" w:hint="eastAsia"/>
          <w:sz w:val="24"/>
          <w:szCs w:val="24"/>
        </w:rPr>
        <w:t>。消息保障功能依赖</w:t>
      </w:r>
      <w:r w:rsidR="00CF0005">
        <w:rPr>
          <w:rFonts w:ascii="宋体" w:eastAsia="宋体" w:hAnsi="宋体"/>
          <w:sz w:val="24"/>
          <w:szCs w:val="24"/>
        </w:rPr>
        <w:t>workflow</w:t>
      </w:r>
      <w:r w:rsidR="00CF0005">
        <w:rPr>
          <w:rFonts w:ascii="宋体" w:eastAsia="宋体" w:hAnsi="宋体" w:hint="eastAsia"/>
          <w:sz w:val="24"/>
          <w:szCs w:val="24"/>
        </w:rPr>
        <w:t>定时任务调度平台，因此需要在workflow平台上</w:t>
      </w:r>
    </w:p>
    <w:tbl>
      <w:tblPr>
        <w:tblStyle w:val="af3"/>
        <w:tblW w:w="0" w:type="auto"/>
        <w:tblLook w:val="04A0" w:firstRow="1" w:lastRow="0" w:firstColumn="1" w:lastColumn="0" w:noHBand="0" w:noVBand="1"/>
      </w:tblPr>
      <w:tblGrid>
        <w:gridCol w:w="8296"/>
      </w:tblGrid>
      <w:tr w:rsidR="0034708A" w14:paraId="7D4E17D5" w14:textId="77777777" w:rsidTr="0034708A">
        <w:tc>
          <w:tcPr>
            <w:tcW w:w="8296" w:type="dxa"/>
          </w:tcPr>
          <w:p w14:paraId="34672C16" w14:textId="77777777" w:rsidR="00E16B67" w:rsidRPr="00E16B67" w:rsidRDefault="00E16B67" w:rsidP="00E16B67">
            <w:pPr>
              <w:rPr>
                <w:rFonts w:ascii="宋体" w:eastAsia="宋体" w:hAnsi="宋体"/>
              </w:rPr>
            </w:pPr>
            <w:r w:rsidRPr="00E16B67">
              <w:rPr>
                <w:rFonts w:ascii="宋体" w:eastAsia="宋体" w:hAnsi="宋体"/>
              </w:rPr>
              <w:t>public void checkAuditState(){</w:t>
            </w:r>
          </w:p>
          <w:p w14:paraId="75131F5B" w14:textId="77777777" w:rsidR="00E16B67" w:rsidRPr="00E16B67" w:rsidRDefault="00E16B67" w:rsidP="00E16B67">
            <w:pPr>
              <w:rPr>
                <w:rFonts w:ascii="宋体" w:eastAsia="宋体" w:hAnsi="宋体"/>
              </w:rPr>
            </w:pPr>
            <w:r w:rsidRPr="00E16B67">
              <w:rPr>
                <w:rFonts w:ascii="宋体" w:eastAsia="宋体" w:hAnsi="宋体"/>
              </w:rPr>
              <w:t xml:space="preserve">    // 构建查询参数，</w:t>
            </w:r>
          </w:p>
          <w:p w14:paraId="79A6DE51" w14:textId="77777777" w:rsidR="00E16B67" w:rsidRPr="00E16B67" w:rsidRDefault="00E16B67" w:rsidP="00E16B67">
            <w:pPr>
              <w:rPr>
                <w:rFonts w:ascii="宋体" w:eastAsia="宋体" w:hAnsi="宋体"/>
              </w:rPr>
            </w:pPr>
            <w:r w:rsidRPr="00E16B67">
              <w:rPr>
                <w:rFonts w:ascii="宋体" w:eastAsia="宋体" w:hAnsi="宋体"/>
              </w:rPr>
              <w:t xml:space="preserve">    DraftRuleQuery query = DraftRuleQuery</w:t>
            </w:r>
          </w:p>
          <w:p w14:paraId="11ABB7CC" w14:textId="77777777" w:rsidR="00E16B67" w:rsidRPr="00E16B67" w:rsidRDefault="00E16B67" w:rsidP="00E16B67">
            <w:pPr>
              <w:rPr>
                <w:rFonts w:ascii="宋体" w:eastAsia="宋体" w:hAnsi="宋体"/>
              </w:rPr>
            </w:pPr>
            <w:r w:rsidRPr="00E16B67">
              <w:rPr>
                <w:rFonts w:ascii="宋体" w:eastAsia="宋体" w:hAnsi="宋体"/>
              </w:rPr>
              <w:t xml:space="preserve">                    .builder()</w:t>
            </w:r>
          </w:p>
          <w:p w14:paraId="03B6D605" w14:textId="77777777" w:rsidR="00E16B67" w:rsidRPr="00E16B67" w:rsidRDefault="00E16B67" w:rsidP="00E16B67">
            <w:pPr>
              <w:rPr>
                <w:rFonts w:ascii="宋体" w:eastAsia="宋体" w:hAnsi="宋体"/>
              </w:rPr>
            </w:pPr>
            <w:r w:rsidRPr="00E16B67">
              <w:rPr>
                <w:rFonts w:ascii="宋体" w:eastAsia="宋体" w:hAnsi="宋体"/>
              </w:rPr>
              <w:t xml:space="preserve">                    .processing(true)</w:t>
            </w:r>
          </w:p>
          <w:p w14:paraId="183D272E" w14:textId="77777777" w:rsidR="00E16B67" w:rsidRPr="00E16B67" w:rsidRDefault="00E16B67" w:rsidP="00E16B67">
            <w:pPr>
              <w:rPr>
                <w:rFonts w:ascii="宋体" w:eastAsia="宋体" w:hAnsi="宋体"/>
              </w:rPr>
            </w:pPr>
            <w:r w:rsidRPr="00E16B67">
              <w:rPr>
                <w:rFonts w:ascii="宋体" w:eastAsia="宋体" w:hAnsi="宋体"/>
              </w:rPr>
              <w:t xml:space="preserve">                    .build();</w:t>
            </w:r>
          </w:p>
          <w:p w14:paraId="7D14CD60" w14:textId="77777777" w:rsidR="00E16B67" w:rsidRPr="00E16B67" w:rsidRDefault="00E16B67" w:rsidP="00E16B67">
            <w:pPr>
              <w:rPr>
                <w:rFonts w:ascii="宋体" w:eastAsia="宋体" w:hAnsi="宋体"/>
              </w:rPr>
            </w:pPr>
            <w:r w:rsidRPr="00E16B67">
              <w:rPr>
                <w:rFonts w:ascii="宋体" w:eastAsia="宋体" w:hAnsi="宋体"/>
              </w:rPr>
              <w:t xml:space="preserve">    List&lt;DraftRuleDTO&gt; draftRuleList = sceneDraftRuleService.getDraftRules();</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for(DraftRuleDTO draftRule : draftRuleList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String ruleName = draftRule.getName();</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78CF36D9" w14:textId="77777777" w:rsidR="00E16B67" w:rsidRPr="00E16B67" w:rsidRDefault="00E16B67" w:rsidP="00E16B67">
            <w:pPr>
              <w:rPr>
                <w:rFonts w:ascii="宋体" w:eastAsia="宋体" w:hAnsi="宋体"/>
              </w:rPr>
            </w:pPr>
            <w:r w:rsidRPr="00E16B67">
              <w:rPr>
                <w:rFonts w:ascii="宋体" w:eastAsia="宋体" w:hAnsi="宋体"/>
              </w:rPr>
              <w:t xml:space="preserve">        AuditItem auditItem =  runnerService.getByName(ruleName);</w:t>
            </w:r>
          </w:p>
          <w:p w14:paraId="40781420" w14:textId="77777777" w:rsidR="00E16B67" w:rsidRPr="00E16B67" w:rsidRDefault="00E16B67" w:rsidP="00E16B67">
            <w:pPr>
              <w:rPr>
                <w:rFonts w:ascii="宋体" w:eastAsia="宋体" w:hAnsi="宋体"/>
              </w:rPr>
            </w:pPr>
            <w:r w:rsidRPr="00E16B67">
              <w:rPr>
                <w:rFonts w:ascii="宋体" w:eastAsia="宋体" w:hAnsi="宋体"/>
              </w:rPr>
              <w:t xml:space="preserve">        // 本地状态与审核平台状态不一致</w:t>
            </w:r>
          </w:p>
          <w:p w14:paraId="59A8DBAD" w14:textId="77777777" w:rsidR="00E16B67" w:rsidRPr="00E16B67" w:rsidRDefault="00E16B67" w:rsidP="00E16B67">
            <w:pPr>
              <w:rPr>
                <w:rFonts w:ascii="宋体" w:eastAsia="宋体" w:hAnsi="宋体"/>
              </w:rPr>
            </w:pPr>
            <w:r w:rsidRPr="00E16B67">
              <w:rPr>
                <w:rFonts w:ascii="宋体" w:eastAsia="宋体" w:hAnsi="宋体"/>
              </w:rPr>
              <w:t xml:space="preserve">        if(auditItem.currentState != auditItem.currentState){</w:t>
            </w:r>
          </w:p>
          <w:p w14:paraId="3E0063B3" w14:textId="77777777" w:rsidR="00E16B67" w:rsidRPr="00E16B67" w:rsidRDefault="00E16B67" w:rsidP="00E16B67">
            <w:pPr>
              <w:rPr>
                <w:rFonts w:ascii="宋体" w:eastAsia="宋体" w:hAnsi="宋体"/>
              </w:rPr>
            </w:pPr>
            <w:r w:rsidRPr="00E16B67">
              <w:rPr>
                <w:rFonts w:ascii="宋体" w:eastAsia="宋体" w:hAnsi="宋体"/>
              </w:rPr>
              <w:t xml:space="preserve">            // 构建扭转消息</w:t>
            </w:r>
          </w:p>
          <w:p w14:paraId="2FFD9A6D" w14:textId="77777777" w:rsidR="00E16B67" w:rsidRPr="00E16B67" w:rsidRDefault="00E16B67" w:rsidP="00E16B67">
            <w:pPr>
              <w:rPr>
                <w:rFonts w:ascii="宋体" w:eastAsia="宋体" w:hAnsi="宋体"/>
              </w:rPr>
            </w:pPr>
            <w:r w:rsidRPr="00E16B67">
              <w:rPr>
                <w:rFonts w:ascii="宋体" w:eastAsia="宋体" w:hAnsi="宋体"/>
              </w:rPr>
              <w:t xml:space="preserve">            AuditMessage message = buildAuditMessage();</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mqConsumerService.handleAuditMessage(message);</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E16B67">
            <w:r w:rsidRPr="00E16B67">
              <w:rPr>
                <w:rFonts w:ascii="宋体" w:eastAsia="宋体" w:hAnsi="宋体"/>
              </w:rPr>
              <w:t>}</w:t>
            </w:r>
          </w:p>
        </w:tc>
      </w:tr>
    </w:tbl>
    <w:p w14:paraId="341C8060" w14:textId="6D4530B7" w:rsidR="0034708A" w:rsidRPr="0034708A" w:rsidRDefault="00E16B67" w:rsidP="00E16B67">
      <w:pPr>
        <w:jc w:val="center"/>
      </w:pPr>
      <w:r>
        <w:rPr>
          <w:rFonts w:hint="eastAsia"/>
        </w:rPr>
        <w:t>图 4.1</w:t>
      </w:r>
      <w:r w:rsidR="00D226FF">
        <w:rPr>
          <w:rFonts w:hint="eastAsia"/>
        </w:rPr>
        <w:t>4</w:t>
      </w:r>
      <w:r>
        <w:t xml:space="preserve"> </w:t>
      </w:r>
      <w:r>
        <w:rPr>
          <w:rFonts w:hint="eastAsia"/>
        </w:rPr>
        <w:t>审核信息保障实现</w:t>
      </w:r>
    </w:p>
    <w:p w14:paraId="1D0D7CF0" w14:textId="03757055" w:rsidR="003F68D0" w:rsidRDefault="00BD3847" w:rsidP="004C56FE">
      <w:pPr>
        <w:pStyle w:val="2"/>
        <w:numPr>
          <w:ilvl w:val="1"/>
          <w:numId w:val="29"/>
        </w:numPr>
      </w:pPr>
      <w:bookmarkStart w:id="129" w:name="_Toc25947937"/>
      <w:bookmarkStart w:id="130" w:name="_Toc36131303"/>
      <w:r>
        <w:rPr>
          <w:rFonts w:hint="eastAsia"/>
        </w:rPr>
        <w:lastRenderedPageBreak/>
        <w:t>业务处理模块</w:t>
      </w:r>
      <w:bookmarkEnd w:id="129"/>
      <w:bookmarkEnd w:id="130"/>
    </w:p>
    <w:p w14:paraId="75C7DC40" w14:textId="14605A7A" w:rsidR="001D30B8" w:rsidRPr="001D30B8" w:rsidRDefault="001D30B8" w:rsidP="001D30B8">
      <w:pPr>
        <w:pStyle w:val="3"/>
      </w:pPr>
      <w:bookmarkStart w:id="131" w:name="_Toc36131304"/>
      <w:r>
        <w:rPr>
          <w:rFonts w:hint="eastAsia"/>
        </w:rPr>
        <w:t>4.4.1</w:t>
      </w:r>
      <w:r>
        <w:t xml:space="preserve"> </w:t>
      </w:r>
      <w:r>
        <w:rPr>
          <w:rFonts w:hint="eastAsia"/>
        </w:rPr>
        <w:t>业务处理模块设计</w:t>
      </w:r>
      <w:bookmarkEnd w:id="131"/>
    </w:p>
    <w:p w14:paraId="31BFB7C3" w14:textId="170C377A"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56C4983E" w14:textId="4F115398" w:rsidR="005D35D1" w:rsidRDefault="005D35D1" w:rsidP="00291057">
      <w:pPr>
        <w:spacing w:line="360" w:lineRule="auto"/>
        <w:ind w:firstLineChars="200" w:firstLine="420"/>
        <w:rPr>
          <w:rFonts w:ascii="宋体" w:eastAsia="宋体" w:hAnsi="宋体"/>
          <w:sz w:val="24"/>
          <w:szCs w:val="24"/>
        </w:rPr>
      </w:pPr>
      <w:r w:rsidRPr="00842122">
        <w:rPr>
          <w:noProof/>
        </w:rPr>
        <w:drawing>
          <wp:inline distT="0" distB="0" distL="0" distR="0" wp14:anchorId="66C0DC96" wp14:editId="53C03FD0">
            <wp:extent cx="5274310" cy="30353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p>
    <w:p w14:paraId="6E506A66" w14:textId="1D043F35" w:rsidR="001D30B8" w:rsidRPr="001D30B8" w:rsidRDefault="001D30B8" w:rsidP="001D30B8">
      <w:pPr>
        <w:spacing w:line="360" w:lineRule="auto"/>
        <w:ind w:firstLineChars="200" w:firstLine="420"/>
        <w:jc w:val="center"/>
        <w:rPr>
          <w:rFonts w:ascii="宋体" w:eastAsia="宋体" w:hAnsi="宋体"/>
          <w:szCs w:val="21"/>
        </w:rPr>
      </w:pPr>
      <w:r w:rsidRPr="001D30B8">
        <w:rPr>
          <w:rFonts w:ascii="宋体" w:eastAsia="宋体" w:hAnsi="宋体" w:hint="eastAsia"/>
          <w:szCs w:val="21"/>
        </w:rPr>
        <w:t>图4.1</w:t>
      </w:r>
      <w:r w:rsidR="00E16B67">
        <w:rPr>
          <w:rFonts w:ascii="宋体" w:eastAsia="宋体" w:hAnsi="宋体" w:hint="eastAsia"/>
          <w:szCs w:val="21"/>
        </w:rPr>
        <w:t>3</w:t>
      </w:r>
      <w:r w:rsidRPr="001D30B8">
        <w:rPr>
          <w:rFonts w:ascii="宋体" w:eastAsia="宋体" w:hAnsi="宋体"/>
          <w:szCs w:val="21"/>
        </w:rPr>
        <w:t xml:space="preserve"> </w:t>
      </w:r>
      <w:r w:rsidRPr="001D30B8">
        <w:rPr>
          <w:rFonts w:ascii="宋体" w:eastAsia="宋体" w:hAnsi="宋体" w:hint="eastAsia"/>
          <w:szCs w:val="21"/>
        </w:rPr>
        <w:t>业务处理模块类图</w:t>
      </w:r>
    </w:p>
    <w:p w14:paraId="590B8A97" w14:textId="7114BD5B" w:rsidR="008C1387" w:rsidRDefault="0029105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5F0985">
        <w:rPr>
          <w:rFonts w:ascii="宋体" w:eastAsia="宋体" w:hAnsi="宋体" w:hint="eastAsia"/>
          <w:sz w:val="24"/>
          <w:szCs w:val="24"/>
        </w:rPr>
        <w:t>4.1</w:t>
      </w:r>
      <w:r w:rsidR="00E16B67">
        <w:rPr>
          <w:rFonts w:ascii="宋体" w:eastAsia="宋体" w:hAnsi="宋体" w:hint="eastAsia"/>
          <w:sz w:val="24"/>
          <w:szCs w:val="24"/>
        </w:rPr>
        <w:t>3</w:t>
      </w:r>
      <w:r>
        <w:rPr>
          <w:rFonts w:ascii="宋体" w:eastAsia="宋体" w:hAnsi="宋体" w:hint="eastAsia"/>
          <w:sz w:val="24"/>
          <w:szCs w:val="24"/>
        </w:rPr>
        <w:t>为业务处理模块</w:t>
      </w:r>
      <w:r w:rsidR="00022CA0">
        <w:rPr>
          <w:rFonts w:ascii="宋体" w:eastAsia="宋体" w:hAnsi="宋体" w:hint="eastAsia"/>
          <w:sz w:val="24"/>
          <w:szCs w:val="24"/>
        </w:rPr>
        <w:t>的类图，</w:t>
      </w:r>
      <w:r w:rsidR="00933C43">
        <w:rPr>
          <w:rFonts w:ascii="宋体" w:eastAsia="宋体" w:hAnsi="宋体"/>
          <w:sz w:val="24"/>
          <w:szCs w:val="24"/>
        </w:rPr>
        <w:t>OrderEventConsumer</w:t>
      </w:r>
      <w:r w:rsidR="00022CA0">
        <w:rPr>
          <w:rFonts w:ascii="宋体" w:eastAsia="宋体" w:hAnsi="宋体" w:hint="eastAsia"/>
          <w:sz w:val="24"/>
          <w:szCs w:val="24"/>
        </w:rPr>
        <w:t>是消息消费</w:t>
      </w:r>
      <w:r w:rsidR="007E081D">
        <w:rPr>
          <w:rFonts w:ascii="宋体" w:eastAsia="宋体" w:hAnsi="宋体" w:hint="eastAsia"/>
          <w:sz w:val="24"/>
          <w:szCs w:val="24"/>
        </w:rPr>
        <w:t>类</w:t>
      </w:r>
      <w:r w:rsidR="00022CA0">
        <w:rPr>
          <w:rFonts w:ascii="宋体" w:eastAsia="宋体" w:hAnsi="宋体" w:hint="eastAsia"/>
          <w:sz w:val="24"/>
          <w:szCs w:val="24"/>
        </w:rPr>
        <w:t>，主要消费订单消息队列和运单消息队列</w:t>
      </w:r>
      <w:r w:rsidR="00330009">
        <w:rPr>
          <w:rFonts w:ascii="宋体" w:eastAsia="宋体" w:hAnsi="宋体" w:hint="eastAsia"/>
          <w:sz w:val="24"/>
          <w:szCs w:val="24"/>
        </w:rPr>
        <w:t>中的消息，当订单状态发生变化的时候，订单系统会给订单消息队列发送一条消息，业务处理模块就会监听到这条消息，</w:t>
      </w:r>
      <w:r w:rsidR="007E081D">
        <w:rPr>
          <w:rFonts w:ascii="宋体" w:eastAsia="宋体" w:hAnsi="宋体" w:hint="eastAsia"/>
          <w:sz w:val="24"/>
          <w:szCs w:val="24"/>
        </w:rPr>
        <w:t>并根据消息的类型调用不同的方法</w:t>
      </w:r>
      <w:r w:rsidR="00B2645C">
        <w:rPr>
          <w:rFonts w:ascii="宋体" w:eastAsia="宋体" w:hAnsi="宋体" w:hint="eastAsia"/>
          <w:sz w:val="24"/>
          <w:szCs w:val="24"/>
        </w:rPr>
        <w:t>，OrderEventConsumer中主要引用了</w:t>
      </w:r>
      <w:r w:rsidR="00310BF0">
        <w:rPr>
          <w:rFonts w:ascii="宋体" w:eastAsia="宋体" w:hAnsi="宋体" w:hint="eastAsia"/>
          <w:sz w:val="24"/>
          <w:szCs w:val="24"/>
        </w:rPr>
        <w:t>两个接口</w:t>
      </w:r>
      <w:r w:rsidR="00B2645C">
        <w:rPr>
          <w:rFonts w:ascii="宋体" w:eastAsia="宋体" w:hAnsi="宋体" w:hint="eastAsia"/>
          <w:sz w:val="24"/>
          <w:szCs w:val="24"/>
        </w:rPr>
        <w:t>，</w:t>
      </w:r>
      <w:r w:rsidR="00310BF0">
        <w:rPr>
          <w:rFonts w:ascii="宋体" w:eastAsia="宋体" w:hAnsi="宋体"/>
          <w:sz w:val="24"/>
          <w:szCs w:val="24"/>
        </w:rPr>
        <w:t>HandleSceneEventServic</w:t>
      </w:r>
      <w:r w:rsidR="00310BF0">
        <w:rPr>
          <w:rFonts w:ascii="宋体" w:eastAsia="宋体" w:hAnsi="宋体" w:hint="eastAsia"/>
          <w:sz w:val="24"/>
          <w:szCs w:val="24"/>
        </w:rPr>
        <w:t>e接口和OrderQueryService接口</w:t>
      </w:r>
      <w:r w:rsidR="00354ACD">
        <w:rPr>
          <w:rFonts w:ascii="宋体" w:eastAsia="宋体" w:hAnsi="宋体" w:hint="eastAsia"/>
          <w:sz w:val="24"/>
          <w:szCs w:val="24"/>
        </w:rPr>
        <w:t>。</w:t>
      </w:r>
      <w:r w:rsidR="00310BF0">
        <w:rPr>
          <w:rFonts w:ascii="宋体" w:eastAsia="宋体" w:hAnsi="宋体" w:hint="eastAsia"/>
          <w:sz w:val="24"/>
          <w:szCs w:val="24"/>
        </w:rPr>
        <w:t>OrderQuery</w:t>
      </w:r>
      <w:r w:rsidR="00310BF0">
        <w:rPr>
          <w:rFonts w:ascii="宋体" w:eastAsia="宋体" w:hAnsi="宋体"/>
          <w:sz w:val="24"/>
          <w:szCs w:val="24"/>
        </w:rPr>
        <w:t>Service</w:t>
      </w:r>
      <w:r w:rsidR="00310BF0">
        <w:rPr>
          <w:rFonts w:ascii="宋体" w:eastAsia="宋体" w:hAnsi="宋体" w:hint="eastAsia"/>
          <w:sz w:val="24"/>
          <w:szCs w:val="24"/>
        </w:rPr>
        <w:t>接口是订单服务提供的</w:t>
      </w:r>
      <w:r w:rsidR="00731541">
        <w:rPr>
          <w:rFonts w:ascii="宋体" w:eastAsia="宋体" w:hAnsi="宋体" w:hint="eastAsia"/>
          <w:sz w:val="24"/>
          <w:szCs w:val="24"/>
        </w:rPr>
        <w:t>接口，主要负责查询订单相关的一些状态</w:t>
      </w:r>
      <w:r w:rsidR="009E5FB2">
        <w:rPr>
          <w:rFonts w:ascii="宋体" w:eastAsia="宋体" w:hAnsi="宋体" w:hint="eastAsia"/>
          <w:sz w:val="24"/>
          <w:szCs w:val="24"/>
        </w:rPr>
        <w:t>，</w:t>
      </w:r>
      <w:r w:rsidR="00056BDA">
        <w:rPr>
          <w:rFonts w:ascii="宋体" w:eastAsia="宋体" w:hAnsi="宋体" w:hint="eastAsia"/>
          <w:sz w:val="24"/>
          <w:szCs w:val="24"/>
        </w:rPr>
        <w:t>规则的匹配，简单的来说就是状态的匹配</w:t>
      </w:r>
      <w:r w:rsidR="00435A8D">
        <w:rPr>
          <w:rFonts w:ascii="宋体" w:eastAsia="宋体" w:hAnsi="宋体" w:hint="eastAsia"/>
          <w:sz w:val="24"/>
          <w:szCs w:val="24"/>
        </w:rPr>
        <w:t>，因此在匹配的时候，需要查询订单的一些状态</w:t>
      </w:r>
      <w:r w:rsidR="00603B59">
        <w:rPr>
          <w:rFonts w:ascii="宋体" w:eastAsia="宋体" w:hAnsi="宋体" w:hint="eastAsia"/>
          <w:sz w:val="24"/>
          <w:szCs w:val="24"/>
        </w:rPr>
        <w:t>用于判断是否符合条件。</w:t>
      </w:r>
      <w:r w:rsidR="002F440D">
        <w:rPr>
          <w:rFonts w:ascii="宋体" w:eastAsia="宋体" w:hAnsi="宋体" w:hint="eastAsia"/>
          <w:sz w:val="24"/>
          <w:szCs w:val="24"/>
        </w:rPr>
        <w:t>Handle</w:t>
      </w:r>
      <w:r w:rsidR="002F440D">
        <w:rPr>
          <w:rFonts w:ascii="宋体" w:eastAsia="宋体" w:hAnsi="宋体"/>
          <w:sz w:val="24"/>
          <w:szCs w:val="24"/>
        </w:rPr>
        <w:t>SceneEventService</w:t>
      </w:r>
      <w:r w:rsidR="00E53221">
        <w:rPr>
          <w:rFonts w:ascii="宋体" w:eastAsia="宋体" w:hAnsi="宋体" w:hint="eastAsia"/>
          <w:sz w:val="24"/>
          <w:szCs w:val="24"/>
        </w:rPr>
        <w:t>接口为本地接口，主要负责规则</w:t>
      </w:r>
      <w:r w:rsidR="00E53221">
        <w:rPr>
          <w:rFonts w:ascii="宋体" w:eastAsia="宋体" w:hAnsi="宋体" w:hint="eastAsia"/>
          <w:sz w:val="24"/>
          <w:szCs w:val="24"/>
        </w:rPr>
        <w:lastRenderedPageBreak/>
        <w:t>的判定与</w:t>
      </w:r>
      <w:r w:rsidR="002F440D">
        <w:rPr>
          <w:rFonts w:ascii="宋体" w:eastAsia="宋体" w:hAnsi="宋体" w:hint="eastAsia"/>
          <w:sz w:val="24"/>
          <w:szCs w:val="24"/>
        </w:rPr>
        <w:t>策略的执行，其实现类除了实现Handle</w:t>
      </w:r>
      <w:r w:rsidR="002F440D">
        <w:rPr>
          <w:rFonts w:ascii="宋体" w:eastAsia="宋体" w:hAnsi="宋体"/>
          <w:sz w:val="24"/>
          <w:szCs w:val="24"/>
        </w:rPr>
        <w:t>SceneEventService</w:t>
      </w:r>
      <w:r w:rsidR="002F440D">
        <w:rPr>
          <w:rFonts w:ascii="宋体" w:eastAsia="宋体" w:hAnsi="宋体" w:hint="eastAsia"/>
          <w:sz w:val="24"/>
          <w:szCs w:val="24"/>
        </w:rPr>
        <w:t>接口外，还实现了TocCall</w:t>
      </w:r>
      <w:r w:rsidR="002F440D">
        <w:rPr>
          <w:rFonts w:ascii="宋体" w:eastAsia="宋体" w:hAnsi="宋体"/>
          <w:sz w:val="24"/>
          <w:szCs w:val="24"/>
        </w:rPr>
        <w:t>BackService</w:t>
      </w:r>
      <w:r w:rsidR="002F440D">
        <w:rPr>
          <w:rFonts w:ascii="宋体" w:eastAsia="宋体" w:hAnsi="宋体" w:hint="eastAsia"/>
          <w:sz w:val="24"/>
          <w:szCs w:val="24"/>
        </w:rPr>
        <w:t>接口</w:t>
      </w:r>
      <w:r w:rsidR="00712143">
        <w:rPr>
          <w:rFonts w:ascii="宋体" w:eastAsia="宋体" w:hAnsi="宋体" w:hint="eastAsia"/>
          <w:sz w:val="24"/>
          <w:szCs w:val="24"/>
        </w:rPr>
        <w:t>，此接口为延时任务中心提供的接口</w:t>
      </w:r>
      <w:r w:rsidR="00372402">
        <w:rPr>
          <w:rFonts w:ascii="宋体" w:eastAsia="宋体" w:hAnsi="宋体" w:hint="eastAsia"/>
          <w:sz w:val="24"/>
          <w:szCs w:val="24"/>
        </w:rPr>
        <w:t>，使用方可以在延时任务中心创建任务，指定任务延时执行的时间，当时间到达之后，延时任务中心就会通过回调的方式，执行相应的任务。</w:t>
      </w:r>
      <w:r w:rsidR="00505215">
        <w:rPr>
          <w:rFonts w:ascii="宋体" w:eastAsia="宋体" w:hAnsi="宋体" w:hint="eastAsia"/>
          <w:sz w:val="24"/>
          <w:szCs w:val="24"/>
        </w:rPr>
        <w:t>规则在判定的过程中，会存在延时判定的需求，</w:t>
      </w:r>
      <w:r w:rsidR="00A57BB2">
        <w:rPr>
          <w:rFonts w:ascii="宋体" w:eastAsia="宋体" w:hAnsi="宋体" w:hint="eastAsia"/>
          <w:sz w:val="24"/>
          <w:szCs w:val="24"/>
        </w:rPr>
        <w:t>此时需要在延时任务中创建</w:t>
      </w:r>
      <w:r w:rsidR="00262394">
        <w:rPr>
          <w:rFonts w:ascii="宋体" w:eastAsia="宋体" w:hAnsi="宋体" w:hint="eastAsia"/>
          <w:sz w:val="24"/>
          <w:szCs w:val="24"/>
        </w:rPr>
        <w:t>延时</w:t>
      </w:r>
      <w:r w:rsidR="00C45BE9">
        <w:rPr>
          <w:rFonts w:ascii="宋体" w:eastAsia="宋体" w:hAnsi="宋体" w:hint="eastAsia"/>
          <w:sz w:val="24"/>
          <w:szCs w:val="24"/>
        </w:rPr>
        <w:t>任务，等到延时任务到达之后，</w:t>
      </w:r>
      <w:r w:rsidR="003F7C82">
        <w:rPr>
          <w:rFonts w:ascii="宋体" w:eastAsia="宋体" w:hAnsi="宋体" w:hint="eastAsia"/>
          <w:sz w:val="24"/>
          <w:szCs w:val="24"/>
        </w:rPr>
        <w:t>通过回调接口的方式让规则能够继续匹配</w:t>
      </w:r>
      <w:r w:rsidR="008F454E">
        <w:rPr>
          <w:rFonts w:ascii="宋体" w:eastAsia="宋体" w:hAnsi="宋体" w:hint="eastAsia"/>
          <w:sz w:val="24"/>
          <w:szCs w:val="24"/>
        </w:rPr>
        <w:t>。</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redis缓存中，redis缓存中的数据来源于数据库，当数据库中的数据发生变化的时，需要及时更新缓存中的数据，redis缓存更新策略有很多种，根据读多写少的特点，选择“Cache</w:t>
      </w:r>
      <w:r>
        <w:rPr>
          <w:rFonts w:ascii="宋体" w:eastAsia="宋体" w:hAnsi="宋体"/>
          <w:sz w:val="24"/>
          <w:szCs w:val="24"/>
        </w:rPr>
        <w:t xml:space="preserve"> </w:t>
      </w:r>
      <w:r>
        <w:rPr>
          <w:rFonts w:ascii="宋体" w:eastAsia="宋体" w:hAnsi="宋体" w:hint="eastAsia"/>
          <w:sz w:val="24"/>
          <w:szCs w:val="24"/>
        </w:rPr>
        <w:t>Aside</w:t>
      </w:r>
      <w:r>
        <w:rPr>
          <w:rFonts w:ascii="宋体" w:eastAsia="宋体" w:hAnsi="宋体"/>
          <w:sz w:val="24"/>
          <w:szCs w:val="24"/>
        </w:rPr>
        <w:t xml:space="preserve"> </w:t>
      </w:r>
      <w:r>
        <w:rPr>
          <w:rFonts w:ascii="宋体" w:eastAsia="宋体" w:hAnsi="宋体" w:hint="eastAsia"/>
          <w:sz w:val="24"/>
          <w:szCs w:val="24"/>
        </w:rPr>
        <w:t>Pattern”，其具体逻辑如下：当从cache中获取数据失败，则从数据库中获取数据，成功后将其放入缓存中；当命中cache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，A机房会监听B机房是消息队列，B机房的数据发生变化的时候</w:t>
      </w:r>
      <w:r w:rsidR="002C4237">
        <w:rPr>
          <w:rFonts w:ascii="宋体" w:eastAsia="宋体" w:hAnsi="宋体" w:hint="eastAsia"/>
          <w:sz w:val="24"/>
          <w:szCs w:val="24"/>
        </w:rPr>
        <w:t>，就会向B机房的消息队列中发送数据变更消息，A机房监听到消息后，会将消息更新到A机房的数据库中，以上的操作均是自动完成，但仅仅局限于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40C29FFB" w:rsidR="001D30B8" w:rsidRDefault="001D30B8" w:rsidP="001D30B8">
      <w:pPr>
        <w:pStyle w:val="3"/>
      </w:pPr>
      <w:bookmarkStart w:id="132" w:name="_Toc36131305"/>
      <w:r>
        <w:rPr>
          <w:rFonts w:hint="eastAsia"/>
        </w:rPr>
        <w:t>4.4.2</w:t>
      </w:r>
      <w:r>
        <w:t xml:space="preserve"> </w:t>
      </w:r>
      <w:r>
        <w:rPr>
          <w:rFonts w:hint="eastAsia"/>
        </w:rPr>
        <w:t>规则判定功能实现</w:t>
      </w:r>
      <w:bookmarkEnd w:id="132"/>
    </w:p>
    <w:tbl>
      <w:tblPr>
        <w:tblStyle w:val="af3"/>
        <w:tblW w:w="0" w:type="auto"/>
        <w:tblLook w:val="04A0" w:firstRow="1" w:lastRow="0" w:firstColumn="1" w:lastColumn="0" w:noHBand="0" w:noVBand="1"/>
      </w:tblPr>
      <w:tblGrid>
        <w:gridCol w:w="8296"/>
      </w:tblGrid>
      <w:tr w:rsidR="005A31AA" w14:paraId="13A86393" w14:textId="77777777" w:rsidTr="005A31AA">
        <w:tc>
          <w:tcPr>
            <w:tcW w:w="8296" w:type="dxa"/>
          </w:tcPr>
          <w:p w14:paraId="54D83042" w14:textId="77777777" w:rsidR="0037463C" w:rsidRPr="00E16B67" w:rsidRDefault="0037463C" w:rsidP="00D91702">
            <w:pPr>
              <w:rPr>
                <w:rFonts w:ascii="宋体" w:eastAsia="宋体" w:hAnsi="宋体"/>
                <w:szCs w:val="21"/>
              </w:rPr>
            </w:pPr>
            <w:r w:rsidRPr="00E16B67">
              <w:rPr>
                <w:rFonts w:ascii="宋体" w:eastAsia="宋体" w:hAnsi="宋体"/>
                <w:szCs w:val="21"/>
              </w:rPr>
              <w:t>Class OrderEventConsumer{</w:t>
            </w:r>
          </w:p>
          <w:p w14:paraId="04C03F0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@AutoWried</w:t>
            </w:r>
          </w:p>
          <w:p w14:paraId="5E3F9EDA"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private HandleSceneEventService handleSceneEventService;</w:t>
            </w:r>
          </w:p>
          <w:p w14:paraId="49BDF5D3" w14:textId="77777777" w:rsidR="0037463C" w:rsidRPr="00E16B67" w:rsidRDefault="0037463C" w:rsidP="00D91702">
            <w:pPr>
              <w:rPr>
                <w:rFonts w:ascii="宋体" w:eastAsia="宋体" w:hAnsi="宋体"/>
                <w:szCs w:val="21"/>
              </w:rPr>
            </w:pPr>
          </w:p>
          <w:p w14:paraId="178C7752"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@AutoWried</w:t>
            </w:r>
          </w:p>
          <w:p w14:paraId="02CA4C33"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private OrderQueryService orderQueryService;</w:t>
            </w:r>
          </w:p>
          <w:p w14:paraId="25D9F7FA" w14:textId="77777777" w:rsidR="0037463C" w:rsidRPr="00E16B67" w:rsidRDefault="0037463C" w:rsidP="00D91702">
            <w:pPr>
              <w:rPr>
                <w:rFonts w:ascii="宋体" w:eastAsia="宋体" w:hAnsi="宋体"/>
                <w:szCs w:val="21"/>
              </w:rPr>
            </w:pPr>
          </w:p>
          <w:p w14:paraId="360AF52F" w14:textId="77777777" w:rsidR="0037463C" w:rsidRPr="00E16B67" w:rsidRDefault="0037463C" w:rsidP="00D91702">
            <w:pPr>
              <w:rPr>
                <w:rFonts w:ascii="宋体" w:eastAsia="宋体" w:hAnsi="宋体"/>
                <w:szCs w:val="21"/>
              </w:rPr>
            </w:pPr>
            <w:r w:rsidRPr="00E16B67">
              <w:rPr>
                <w:rFonts w:ascii="宋体" w:eastAsia="宋体" w:hAnsi="宋体"/>
                <w:szCs w:val="21"/>
              </w:rPr>
              <w:lastRenderedPageBreak/>
              <w:t xml:space="preserve">    // 监听订单消息队列</w:t>
            </w:r>
          </w:p>
          <w:p w14:paraId="5D6CE1D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@RabbitListener(queues = "xxxxxxx")    </w:t>
            </w:r>
          </w:p>
          <w:p w14:paraId="3521DAAA"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public void handleOrderMessage(OrderMessage orderMessage){</w:t>
            </w:r>
          </w:p>
          <w:p w14:paraId="6ECE7D8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1. 校验orderMessage</w:t>
            </w:r>
          </w:p>
          <w:p w14:paraId="02B19E3A"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validate(orderMessage);</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2. 准备规则规则判定需要的参数</w:t>
            </w:r>
          </w:p>
          <w:p w14:paraId="3D84496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RuleContext context = RuleContext</w:t>
            </w:r>
          </w:p>
          <w:p w14:paraId="1701FE9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.builder(...)</w:t>
            </w:r>
          </w:p>
          <w:p w14:paraId="4291BE54"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.startNode(...)</w:t>
            </w:r>
          </w:p>
          <w:p w14:paraId="6C3F689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.endNode(...)</w:t>
            </w:r>
          </w:p>
          <w:p w14:paraId="579B6A86"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.arriveTime(...)</w:t>
            </w:r>
          </w:p>
          <w:p w14:paraId="00528D98"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3. 参数封装完成之后交由handleSceneEventService处理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handleSceneEventService.handleOrderEvent(context);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77777777" w:rsidR="005A31AA" w:rsidRPr="00E16B67" w:rsidRDefault="0037463C" w:rsidP="00D91702">
            <w:pPr>
              <w:rPr>
                <w:rFonts w:ascii="宋体" w:eastAsia="宋体" w:hAnsi="宋体"/>
                <w:szCs w:val="21"/>
              </w:rPr>
            </w:pPr>
            <w:r w:rsidRPr="00E16B67">
              <w:rPr>
                <w:rFonts w:ascii="宋体" w:eastAsia="宋体" w:hAnsi="宋体"/>
                <w:szCs w:val="21"/>
              </w:rPr>
              <w:t>}</w:t>
            </w:r>
          </w:p>
          <w:p w14:paraId="515A635B" w14:textId="77777777" w:rsidR="00D91702" w:rsidRPr="00E16B67" w:rsidRDefault="00D91702" w:rsidP="00D91702">
            <w:pPr>
              <w:rPr>
                <w:rFonts w:ascii="宋体" w:eastAsia="宋体" w:hAnsi="宋体"/>
                <w:szCs w:val="21"/>
              </w:rPr>
            </w:pPr>
          </w:p>
          <w:p w14:paraId="7CBB0405" w14:textId="77777777" w:rsidR="00D91702" w:rsidRPr="00E16B67" w:rsidRDefault="00D91702" w:rsidP="00D91702">
            <w:pPr>
              <w:rPr>
                <w:rFonts w:ascii="宋体" w:eastAsia="宋体" w:hAnsi="宋体"/>
                <w:szCs w:val="21"/>
              </w:rPr>
            </w:pPr>
            <w:r w:rsidRPr="00E16B67">
              <w:rPr>
                <w:rFonts w:ascii="宋体" w:eastAsia="宋体" w:hAnsi="宋体"/>
                <w:szCs w:val="21"/>
              </w:rPr>
              <w:t>Class HandleSceneEventServiceImpl implements HandleSceneEventService,</w:t>
            </w:r>
          </w:p>
          <w:p w14:paraId="04DA9435" w14:textId="13DF688F" w:rsidR="00D91702" w:rsidRPr="00E16B67" w:rsidRDefault="00D91702" w:rsidP="00D91702">
            <w:pPr>
              <w:rPr>
                <w:rFonts w:ascii="宋体" w:eastAsia="宋体" w:hAnsi="宋体"/>
                <w:szCs w:val="21"/>
              </w:rPr>
            </w:pPr>
            <w:r w:rsidRPr="00E16B67">
              <w:rPr>
                <w:rFonts w:ascii="宋体" w:eastAsia="宋体" w:hAnsi="宋体"/>
                <w:szCs w:val="21"/>
              </w:rPr>
              <w:t>TocCallBackService {</w:t>
            </w:r>
          </w:p>
          <w:p w14:paraId="50746788" w14:textId="77777777" w:rsidR="00D91702" w:rsidRPr="00E16B67" w:rsidRDefault="00D91702" w:rsidP="00D91702">
            <w:pPr>
              <w:rPr>
                <w:rFonts w:ascii="宋体" w:eastAsia="宋体" w:hAnsi="宋体"/>
                <w:szCs w:val="21"/>
              </w:rPr>
            </w:pPr>
          </w:p>
          <w:p w14:paraId="1CB4A1AD"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@AutoWried</w:t>
            </w:r>
          </w:p>
          <w:p w14:paraId="58AB387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private ExpressionParser parser;</w:t>
            </w:r>
          </w:p>
          <w:p w14:paraId="3BA15C0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@AutoWried</w:t>
            </w:r>
          </w:p>
          <w:p w14:paraId="3853967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private SceneHitRecordDao sceneHitRecordDao;</w:t>
            </w:r>
          </w:p>
          <w:p w14:paraId="79C00F9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@AutoWried</w:t>
            </w:r>
          </w:p>
          <w:p w14:paraId="5824300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private TocWriteService tocWriteService;</w:t>
            </w:r>
          </w:p>
          <w:p w14:paraId="7F53AB0C"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47D5ED2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回调函数，通过调用</w:t>
            </w:r>
          </w:p>
          <w:p w14:paraId="74F7224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@param ruleText</w:t>
            </w:r>
          </w:p>
          <w:p w14:paraId="47EA80A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0A55E9D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@Override</w:t>
            </w:r>
          </w:p>
          <w:p w14:paraId="1CF7F9C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public void callBackTimeOutTask(String ruleText){</w:t>
            </w:r>
          </w:p>
          <w:p w14:paraId="70351A2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1. 校验参数</w:t>
            </w:r>
          </w:p>
          <w:p w14:paraId="40386CF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validate(ruleText);</w:t>
            </w:r>
          </w:p>
          <w:p w14:paraId="4FB8CE5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2. 将字符串构建成执行树</w:t>
            </w:r>
          </w:p>
          <w:p w14:paraId="7FD0C98D"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RuleFunctions rootFunction = parser.parse(ruleText);</w:t>
            </w:r>
          </w:p>
          <w:p w14:paraId="07D120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3. 继续执行</w:t>
            </w:r>
          </w:p>
          <w:p w14:paraId="7CD03FF2" w14:textId="557FA692" w:rsidR="00D91702" w:rsidRPr="00E16B67" w:rsidRDefault="00D91702" w:rsidP="00D91702">
            <w:pPr>
              <w:rPr>
                <w:rFonts w:ascii="宋体" w:eastAsia="宋体" w:hAnsi="宋体"/>
                <w:szCs w:val="21"/>
              </w:rPr>
            </w:pPr>
            <w:r w:rsidRPr="00E16B67">
              <w:rPr>
                <w:rFonts w:ascii="宋体" w:eastAsia="宋体" w:hAnsi="宋体"/>
                <w:szCs w:val="21"/>
              </w:rPr>
              <w:t xml:space="preserve">        Boolean result= rootFunction.evl();</w:t>
            </w:r>
          </w:p>
          <w:p w14:paraId="5C32264A"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if(result){</w:t>
            </w:r>
          </w:p>
          <w:p w14:paraId="0AF3DCF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sceneHitRecordDao.hitRecord();</w:t>
            </w:r>
          </w:p>
          <w:p w14:paraId="4871DCA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329FCF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0CDA0F22" w14:textId="77777777" w:rsidR="00D91702" w:rsidRPr="00E16B67" w:rsidRDefault="00D91702" w:rsidP="00D91702">
            <w:pPr>
              <w:rPr>
                <w:rFonts w:ascii="宋体" w:eastAsia="宋体" w:hAnsi="宋体"/>
                <w:szCs w:val="21"/>
              </w:rPr>
            </w:pPr>
          </w:p>
          <w:p w14:paraId="248353C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@Override</w:t>
            </w:r>
          </w:p>
          <w:p w14:paraId="5D32F87A" w14:textId="77777777" w:rsidR="00D91702" w:rsidRPr="00E16B67" w:rsidRDefault="00D91702" w:rsidP="00D91702">
            <w:pPr>
              <w:rPr>
                <w:rFonts w:ascii="宋体" w:eastAsia="宋体" w:hAnsi="宋体"/>
                <w:szCs w:val="21"/>
              </w:rPr>
            </w:pPr>
            <w:r w:rsidRPr="00E16B67">
              <w:rPr>
                <w:rFonts w:ascii="宋体" w:eastAsia="宋体" w:hAnsi="宋体"/>
                <w:szCs w:val="21"/>
              </w:rPr>
              <w:lastRenderedPageBreak/>
              <w:t xml:space="preserve">    public void handleOrderEvent(RuleContext context,OrderMessage orderMessage){</w:t>
            </w:r>
          </w:p>
          <w:p w14:paraId="077336B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1. 校验参数</w:t>
            </w:r>
          </w:p>
          <w:p w14:paraId="6A06CE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222D751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2. 根据订单所在节点获取对应的规则</w:t>
            </w:r>
          </w:p>
          <w:p w14:paraId="44F1FD1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List&lt;String&gt; rules = getRules(orderMessage.getCurrentNode);</w:t>
            </w:r>
          </w:p>
          <w:p w14:paraId="1286963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if(Collections.isEmpty(rules)){</w:t>
            </w:r>
          </w:p>
          <w:p w14:paraId="503CE34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return;</w:t>
            </w:r>
          </w:p>
          <w:p w14:paraId="4AE77F2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2E05874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List&lt;RuleFunction&gt; ruleFunctionList = new ArrayList&lt;&gt;();</w:t>
            </w:r>
          </w:p>
          <w:p w14:paraId="2524A5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3. 将JSON数据转换成对象</w:t>
            </w:r>
          </w:p>
          <w:p w14:paraId="09EE54D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for(String item : rules){</w:t>
            </w:r>
          </w:p>
          <w:p w14:paraId="1739126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JSONObject jsonObject =  JSONObject.fromObject(item);</w:t>
            </w:r>
          </w:p>
          <w:p w14:paraId="038299B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RuleFunction rootFunction =  JSONObject.toBean(jsonObject,RuleFunction.class);</w:t>
            </w:r>
          </w:p>
          <w:p w14:paraId="444E99E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ruleFunctionList.add(rootFunction);</w:t>
            </w:r>
          </w:p>
          <w:p w14:paraId="1672154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try{</w:t>
            </w:r>
          </w:p>
          <w:p w14:paraId="66D28E5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for(RuleFunction rootFunction : ruleFunctionList){</w:t>
            </w:r>
          </w:p>
          <w:p w14:paraId="36AB3DA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从树的根节点开始执行</w:t>
            </w:r>
          </w:p>
          <w:p w14:paraId="626903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Boolean result =  rootFunction.evl(context);</w:t>
            </w:r>
          </w:p>
          <w:p w14:paraId="71AFFCA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if(result){</w:t>
            </w:r>
          </w:p>
          <w:p w14:paraId="077BA90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sceneHitRecordDao.hitRecord();</w:t>
            </w:r>
          </w:p>
          <w:p w14:paraId="2E0FFA7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p>
          <w:p w14:paraId="36084BF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7565CE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}catch(TimeOutInterruptException e){</w:t>
            </w:r>
          </w:p>
          <w:p w14:paraId="4736E98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对于需要延时判定的规则，会抛出TimeOutInterruptException异常</w:t>
            </w:r>
          </w:p>
          <w:p w14:paraId="20A9B13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tocWriteService.createTask(......);</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11EB870B" w14:textId="77777777" w:rsidR="00D91702" w:rsidRDefault="00D91702" w:rsidP="00D91702">
            <w:r w:rsidRPr="00E16B67">
              <w:rPr>
                <w:rFonts w:ascii="宋体" w:eastAsia="宋体" w:hAnsi="宋体"/>
                <w:szCs w:val="21"/>
              </w:rPr>
              <w:t>}</w:t>
            </w:r>
          </w:p>
        </w:tc>
      </w:tr>
    </w:tbl>
    <w:p w14:paraId="4F04E7E9" w14:textId="0B60E4D8" w:rsidR="00E16B67" w:rsidRDefault="00E16B67" w:rsidP="00E16B67">
      <w:pPr>
        <w:jc w:val="center"/>
      </w:pPr>
      <w:r>
        <w:rPr>
          <w:rFonts w:hint="eastAsia"/>
        </w:rPr>
        <w:lastRenderedPageBreak/>
        <w:t>图4.14</w:t>
      </w:r>
      <w:r>
        <w:t xml:space="preserve"> </w:t>
      </w:r>
      <w:r>
        <w:rPr>
          <w:rFonts w:hint="eastAsia"/>
        </w:rPr>
        <w:t>规则判定功能实现</w:t>
      </w:r>
    </w:p>
    <w:p w14:paraId="78734FFC" w14:textId="3BEED98A" w:rsidR="005A31AA" w:rsidRDefault="001D30B8" w:rsidP="004C56FE">
      <w:pPr>
        <w:pStyle w:val="3"/>
        <w:numPr>
          <w:ilvl w:val="2"/>
          <w:numId w:val="5"/>
        </w:numPr>
      </w:pPr>
      <w:bookmarkStart w:id="133" w:name="_Toc36131306"/>
      <w:r>
        <w:rPr>
          <w:rFonts w:hint="eastAsia"/>
        </w:rPr>
        <w:t>缓存更新功能实现</w:t>
      </w:r>
      <w:bookmarkEnd w:id="133"/>
    </w:p>
    <w:tbl>
      <w:tblPr>
        <w:tblStyle w:val="af3"/>
        <w:tblW w:w="0" w:type="auto"/>
        <w:tblLook w:val="04A0" w:firstRow="1" w:lastRow="0" w:firstColumn="1" w:lastColumn="0" w:noHBand="0" w:noVBand="1"/>
      </w:tblPr>
      <w:tblGrid>
        <w:gridCol w:w="8296"/>
      </w:tblGrid>
      <w:tr w:rsidR="00E16B67" w14:paraId="067BE4D0" w14:textId="77777777" w:rsidTr="00E16B67">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@RabbitMq("xxxxxx")</w:t>
            </w:r>
          </w:p>
          <w:p w14:paraId="7BE17CDD" w14:textId="77777777" w:rsidR="0072479F" w:rsidRPr="0072479F" w:rsidRDefault="0072479F" w:rsidP="0072479F">
            <w:pPr>
              <w:rPr>
                <w:rFonts w:ascii="宋体" w:eastAsia="宋体" w:hAnsi="宋体"/>
              </w:rPr>
            </w:pPr>
            <w:r w:rsidRPr="0072479F">
              <w:rPr>
                <w:rFonts w:ascii="宋体" w:eastAsia="宋体" w:hAnsi="宋体"/>
              </w:rPr>
              <w:t>public void DrcMessageHandler(DrcMessage message){</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validate(message);</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Rule rule = (Rule)message.getDate();</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jedis.remove(rule.getName());</w:t>
            </w:r>
          </w:p>
          <w:p w14:paraId="0290C255" w14:textId="7AA59A84" w:rsidR="00E16B67" w:rsidRDefault="0072479F" w:rsidP="0072479F">
            <w:r w:rsidRPr="0072479F">
              <w:rPr>
                <w:rFonts w:ascii="宋体" w:eastAsia="宋体" w:hAnsi="宋体"/>
              </w:rPr>
              <w:t>}</w:t>
            </w:r>
          </w:p>
        </w:tc>
      </w:tr>
    </w:tbl>
    <w:p w14:paraId="59472D94" w14:textId="53798DE3" w:rsidR="00E16B67" w:rsidRPr="00E16B67" w:rsidRDefault="00E16B67" w:rsidP="00E16B67">
      <w:pPr>
        <w:jc w:val="center"/>
      </w:pPr>
      <w:r>
        <w:rPr>
          <w:rFonts w:hint="eastAsia"/>
        </w:rPr>
        <w:t>图4.15</w:t>
      </w:r>
      <w:r>
        <w:t xml:space="preserve"> </w:t>
      </w:r>
      <w:r>
        <w:rPr>
          <w:rFonts w:hint="eastAsia"/>
        </w:rPr>
        <w:t>缓存更新功能实现</w:t>
      </w:r>
    </w:p>
    <w:p w14:paraId="6FC379F9" w14:textId="58D0FB8A" w:rsidR="008C1387" w:rsidRDefault="008C1387" w:rsidP="008C1387">
      <w:pPr>
        <w:pStyle w:val="2"/>
      </w:pPr>
      <w:bookmarkStart w:id="134" w:name="_Toc25947938"/>
      <w:bookmarkStart w:id="135" w:name="_Toc36131307"/>
      <w:r>
        <w:rPr>
          <w:rFonts w:hint="eastAsia"/>
        </w:rPr>
        <w:lastRenderedPageBreak/>
        <w:t>4.5</w:t>
      </w:r>
      <w:r>
        <w:t xml:space="preserve"> </w:t>
      </w:r>
      <w:r>
        <w:rPr>
          <w:rFonts w:hint="eastAsia"/>
        </w:rPr>
        <w:t>系统测试</w:t>
      </w:r>
      <w:bookmarkEnd w:id="134"/>
      <w:bookmarkEnd w:id="135"/>
    </w:p>
    <w:p w14:paraId="3705846E" w14:textId="52431671" w:rsidR="008C1387" w:rsidRDefault="001D2B58" w:rsidP="001D2B58">
      <w:pPr>
        <w:spacing w:line="360" w:lineRule="auto"/>
        <w:ind w:firstLine="42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2B1FE775" w:rsidR="008C1387" w:rsidRDefault="008C1387" w:rsidP="008C1387">
      <w:pPr>
        <w:pStyle w:val="3"/>
      </w:pPr>
      <w:bookmarkStart w:id="136" w:name="_Toc25947939"/>
      <w:bookmarkStart w:id="137" w:name="_Toc36131308"/>
      <w:r>
        <w:rPr>
          <w:rFonts w:hint="eastAsia"/>
        </w:rPr>
        <w:t>4.5.1</w:t>
      </w:r>
      <w:r>
        <w:t xml:space="preserve"> </w:t>
      </w:r>
      <w:r>
        <w:rPr>
          <w:rFonts w:hint="eastAsia"/>
        </w:rPr>
        <w:t>测试环境</w:t>
      </w:r>
      <w:bookmarkEnd w:id="136"/>
      <w:bookmarkEnd w:id="137"/>
    </w:p>
    <w:p w14:paraId="6EA9FA59" w14:textId="43F6F851" w:rsidR="008C1387" w:rsidRDefault="001D2B58" w:rsidP="00E52F81">
      <w:pPr>
        <w:spacing w:line="360" w:lineRule="auto"/>
        <w:ind w:firstLine="420"/>
        <w:rPr>
          <w:rFonts w:ascii="宋体" w:eastAsia="宋体" w:hAnsi="宋体"/>
          <w:sz w:val="24"/>
          <w:szCs w:val="24"/>
        </w:rPr>
      </w:pPr>
      <w:r w:rsidRPr="00E52F81">
        <w:rPr>
          <w:rFonts w:ascii="宋体" w:eastAsia="宋体" w:hAnsi="宋体" w:hint="eastAsia"/>
          <w:sz w:val="24"/>
          <w:szCs w:val="24"/>
        </w:rPr>
        <w:t>测试环境基于内部私有云，表</w:t>
      </w:r>
      <w:r w:rsidR="001D4713">
        <w:rPr>
          <w:rFonts w:ascii="宋体" w:eastAsia="宋体" w:hAnsi="宋体" w:hint="eastAsia"/>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，集群使用了2台服务器，服务器的硬件配置为每台8核CPU、32G内存、128G固态硬盘</w:t>
      </w:r>
      <w:r w:rsidR="001D4713">
        <w:rPr>
          <w:rFonts w:ascii="宋体" w:eastAsia="宋体" w:hAnsi="宋体" w:hint="eastAsia"/>
          <w:sz w:val="24"/>
          <w:szCs w:val="24"/>
        </w:rPr>
        <w:t>。</w:t>
      </w:r>
    </w:p>
    <w:p w14:paraId="61DFC8D4" w14:textId="4FB2904B" w:rsidR="001D4713" w:rsidRPr="001D4713" w:rsidRDefault="001D4713" w:rsidP="001D4713">
      <w:pPr>
        <w:spacing w:line="360" w:lineRule="auto"/>
        <w:jc w:val="center"/>
        <w:rPr>
          <w:rFonts w:ascii="宋体" w:eastAsia="宋体" w:hAnsi="宋体"/>
          <w:szCs w:val="21"/>
        </w:rPr>
      </w:pPr>
      <w:r w:rsidRPr="001D4713">
        <w:rPr>
          <w:rFonts w:ascii="宋体" w:eastAsia="宋体" w:hAnsi="宋体" w:hint="eastAsia"/>
          <w:szCs w:val="21"/>
        </w:rPr>
        <w:t>表4.1</w:t>
      </w:r>
      <w:r w:rsidRPr="001D4713">
        <w:rPr>
          <w:rFonts w:ascii="宋体" w:eastAsia="宋体" w:hAnsi="宋体"/>
          <w:szCs w:val="21"/>
        </w:rPr>
        <w:t xml:space="preserve"> </w:t>
      </w:r>
      <w:r w:rsidRPr="001D4713">
        <w:rPr>
          <w:rFonts w:ascii="宋体" w:eastAsia="宋体" w:hAnsi="宋体" w:hint="eastAsia"/>
          <w:szCs w:val="21"/>
        </w:rPr>
        <w:t>测试环境硬件配置</w:t>
      </w:r>
    </w:p>
    <w:tbl>
      <w:tblPr>
        <w:tblStyle w:val="af3"/>
        <w:tblW w:w="0" w:type="auto"/>
        <w:tblLook w:val="04A0" w:firstRow="1" w:lastRow="0" w:firstColumn="1" w:lastColumn="0" w:noHBand="0" w:noVBand="1"/>
      </w:tblPr>
      <w:tblGrid>
        <w:gridCol w:w="4148"/>
        <w:gridCol w:w="4148"/>
      </w:tblGrid>
      <w:tr w:rsidR="001D2B58" w:rsidRPr="00E52F81" w14:paraId="2FE040AB" w14:textId="77777777" w:rsidTr="001D2B58">
        <w:tc>
          <w:tcPr>
            <w:tcW w:w="4148" w:type="dxa"/>
          </w:tcPr>
          <w:p w14:paraId="2748238C" w14:textId="4472A483"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硬件项</w:t>
            </w:r>
          </w:p>
        </w:tc>
        <w:tc>
          <w:tcPr>
            <w:tcW w:w="4148" w:type="dxa"/>
          </w:tcPr>
          <w:p w14:paraId="15887AEB" w14:textId="65DA082F"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备注</w:t>
            </w:r>
          </w:p>
        </w:tc>
      </w:tr>
      <w:tr w:rsidR="001D2B58" w:rsidRPr="00E52F81" w14:paraId="37CD5F6A" w14:textId="77777777" w:rsidTr="001D2B58">
        <w:tc>
          <w:tcPr>
            <w:tcW w:w="4148" w:type="dxa"/>
          </w:tcPr>
          <w:p w14:paraId="53284EA2" w14:textId="27DF4EB6"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C</w:t>
            </w:r>
            <w:r w:rsidRPr="00E52F81">
              <w:rPr>
                <w:rFonts w:ascii="宋体" w:eastAsia="宋体" w:hAnsi="宋体"/>
                <w:sz w:val="24"/>
                <w:szCs w:val="24"/>
              </w:rPr>
              <w:t>PU</w:t>
            </w:r>
          </w:p>
        </w:tc>
        <w:tc>
          <w:tcPr>
            <w:tcW w:w="4148" w:type="dxa"/>
          </w:tcPr>
          <w:p w14:paraId="4C5D7138" w14:textId="2F84B03E"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8核</w:t>
            </w:r>
          </w:p>
        </w:tc>
      </w:tr>
      <w:tr w:rsidR="001D2B58" w:rsidRPr="00E52F81" w14:paraId="2E6DA455" w14:textId="77777777" w:rsidTr="001D2B58">
        <w:tc>
          <w:tcPr>
            <w:tcW w:w="4148" w:type="dxa"/>
          </w:tcPr>
          <w:p w14:paraId="76260243" w14:textId="24810543"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内存</w:t>
            </w:r>
          </w:p>
        </w:tc>
        <w:tc>
          <w:tcPr>
            <w:tcW w:w="4148" w:type="dxa"/>
          </w:tcPr>
          <w:p w14:paraId="2B31BEB3" w14:textId="3C10C748"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32G</w:t>
            </w:r>
          </w:p>
        </w:tc>
      </w:tr>
      <w:tr w:rsidR="001D2B58" w:rsidRPr="00E52F81" w14:paraId="7BB0A06B" w14:textId="77777777" w:rsidTr="001D2B58">
        <w:tc>
          <w:tcPr>
            <w:tcW w:w="4148" w:type="dxa"/>
          </w:tcPr>
          <w:p w14:paraId="47346299" w14:textId="03554F81"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硬盘</w:t>
            </w:r>
          </w:p>
        </w:tc>
        <w:tc>
          <w:tcPr>
            <w:tcW w:w="4148" w:type="dxa"/>
          </w:tcPr>
          <w:p w14:paraId="3FB77281" w14:textId="3FA29CA5"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1</w:t>
            </w:r>
            <w:r w:rsidRPr="00E52F81">
              <w:rPr>
                <w:rFonts w:ascii="宋体" w:eastAsia="宋体" w:hAnsi="宋体"/>
                <w:sz w:val="24"/>
                <w:szCs w:val="24"/>
              </w:rPr>
              <w:t>T</w:t>
            </w:r>
          </w:p>
        </w:tc>
      </w:tr>
      <w:tr w:rsidR="001D2B58" w:rsidRPr="00E52F81" w14:paraId="4F516B68" w14:textId="77777777" w:rsidTr="001D2B58">
        <w:tc>
          <w:tcPr>
            <w:tcW w:w="4148" w:type="dxa"/>
          </w:tcPr>
          <w:p w14:paraId="74B431A6" w14:textId="2C880CC5"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数量</w:t>
            </w:r>
          </w:p>
        </w:tc>
        <w:tc>
          <w:tcPr>
            <w:tcW w:w="4148" w:type="dxa"/>
          </w:tcPr>
          <w:p w14:paraId="3FE1AA5C" w14:textId="05D7D7C4"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两台</w:t>
            </w:r>
          </w:p>
        </w:tc>
      </w:tr>
    </w:tbl>
    <w:p w14:paraId="7DCEDDCA" w14:textId="1118EEFB" w:rsidR="001D2B58" w:rsidRDefault="001D2B58" w:rsidP="00E52F81">
      <w:pPr>
        <w:spacing w:line="360" w:lineRule="auto"/>
        <w:ind w:firstLine="420"/>
        <w:rPr>
          <w:rFonts w:ascii="宋体" w:eastAsia="宋体" w:hAnsi="宋体"/>
          <w:sz w:val="24"/>
          <w:szCs w:val="24"/>
        </w:rPr>
      </w:pPr>
      <w:r w:rsidRPr="00E52F81">
        <w:rPr>
          <w:rFonts w:ascii="宋体" w:eastAsia="宋体" w:hAnsi="宋体" w:hint="eastAsia"/>
          <w:sz w:val="24"/>
          <w:szCs w:val="24"/>
        </w:rPr>
        <w:t>表</w:t>
      </w:r>
      <w:r w:rsidR="00615406">
        <w:rPr>
          <w:rFonts w:ascii="宋体" w:eastAsia="宋体" w:hAnsi="宋体" w:hint="eastAsia"/>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每台服务器均安装kubernetes用于集群的管理，使用Docker</w:t>
      </w:r>
      <w:r w:rsidR="00E52F81" w:rsidRPr="00E52F81">
        <w:rPr>
          <w:rFonts w:ascii="宋体" w:eastAsia="宋体" w:hAnsi="宋体" w:hint="eastAsia"/>
          <w:sz w:val="24"/>
          <w:szCs w:val="24"/>
        </w:rPr>
        <w:t>运行服务应用，数据库使用Mysql。</w:t>
      </w:r>
    </w:p>
    <w:p w14:paraId="6146D40E" w14:textId="29C16B43" w:rsidR="001D4713" w:rsidRPr="001D4713" w:rsidRDefault="001D4713" w:rsidP="001D4713">
      <w:pPr>
        <w:spacing w:line="360" w:lineRule="auto"/>
        <w:jc w:val="center"/>
        <w:rPr>
          <w:rFonts w:ascii="宋体" w:eastAsia="宋体" w:hAnsi="宋体"/>
          <w:szCs w:val="21"/>
        </w:rPr>
      </w:pPr>
      <w:r w:rsidRPr="001D4713">
        <w:rPr>
          <w:rFonts w:ascii="宋体" w:eastAsia="宋体" w:hAnsi="宋体" w:hint="eastAsia"/>
          <w:szCs w:val="21"/>
        </w:rPr>
        <w:t>表4.2</w:t>
      </w:r>
      <w:r w:rsidRPr="001D4713">
        <w:rPr>
          <w:rFonts w:ascii="宋体" w:eastAsia="宋体" w:hAnsi="宋体"/>
          <w:szCs w:val="21"/>
        </w:rPr>
        <w:t xml:space="preserve"> </w:t>
      </w:r>
      <w:r w:rsidRPr="001D4713">
        <w:rPr>
          <w:rFonts w:ascii="宋体" w:eastAsia="宋体" w:hAnsi="宋体" w:hint="eastAsia"/>
          <w:szCs w:val="21"/>
        </w:rPr>
        <w:t>测试环境软件配置</w:t>
      </w:r>
    </w:p>
    <w:tbl>
      <w:tblPr>
        <w:tblStyle w:val="af3"/>
        <w:tblW w:w="0" w:type="auto"/>
        <w:tblLook w:val="04A0" w:firstRow="1" w:lastRow="0" w:firstColumn="1" w:lastColumn="0" w:noHBand="0" w:noVBand="1"/>
      </w:tblPr>
      <w:tblGrid>
        <w:gridCol w:w="4148"/>
        <w:gridCol w:w="4148"/>
      </w:tblGrid>
      <w:tr w:rsidR="001D2B58" w:rsidRPr="00E52F81" w14:paraId="262AE48A" w14:textId="77777777" w:rsidTr="001D2B58">
        <w:tc>
          <w:tcPr>
            <w:tcW w:w="4148" w:type="dxa"/>
          </w:tcPr>
          <w:p w14:paraId="5B728642" w14:textId="4EA6C25A" w:rsidR="001D2B58" w:rsidRPr="00E52F81" w:rsidRDefault="001D2B58" w:rsidP="001D2B58">
            <w:pPr>
              <w:rPr>
                <w:rFonts w:ascii="宋体" w:eastAsia="宋体" w:hAnsi="宋体"/>
                <w:sz w:val="24"/>
                <w:szCs w:val="24"/>
              </w:rPr>
            </w:pPr>
            <w:r w:rsidRPr="00E52F81">
              <w:rPr>
                <w:rFonts w:ascii="宋体" w:eastAsia="宋体" w:hAnsi="宋体" w:hint="eastAsia"/>
                <w:sz w:val="24"/>
                <w:szCs w:val="24"/>
              </w:rPr>
              <w:t>软件名称</w:t>
            </w:r>
          </w:p>
        </w:tc>
        <w:tc>
          <w:tcPr>
            <w:tcW w:w="4148" w:type="dxa"/>
          </w:tcPr>
          <w:p w14:paraId="53956AB1" w14:textId="045A1226" w:rsidR="001D2B58" w:rsidRPr="00E52F81" w:rsidRDefault="00DE2E77" w:rsidP="001D2B58">
            <w:pPr>
              <w:rPr>
                <w:rFonts w:ascii="宋体" w:eastAsia="宋体" w:hAnsi="宋体"/>
                <w:sz w:val="24"/>
                <w:szCs w:val="24"/>
              </w:rPr>
            </w:pPr>
            <w:r>
              <w:rPr>
                <w:rFonts w:ascii="宋体" w:eastAsia="宋体" w:hAnsi="宋体" w:hint="eastAsia"/>
                <w:sz w:val="24"/>
                <w:szCs w:val="24"/>
              </w:rPr>
              <w:t>软件类型</w:t>
            </w:r>
          </w:p>
        </w:tc>
      </w:tr>
      <w:tr w:rsidR="001D2B58" w:rsidRPr="00E52F81" w14:paraId="12E5CCCB" w14:textId="77777777" w:rsidTr="001D2B58">
        <w:tc>
          <w:tcPr>
            <w:tcW w:w="4148" w:type="dxa"/>
          </w:tcPr>
          <w:p w14:paraId="568E4C9C" w14:textId="328E48BB"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操作系统</w:t>
            </w:r>
          </w:p>
        </w:tc>
        <w:tc>
          <w:tcPr>
            <w:tcW w:w="4148" w:type="dxa"/>
          </w:tcPr>
          <w:p w14:paraId="2C1DEBA4" w14:textId="1076128D"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Cent</w:t>
            </w:r>
            <w:r w:rsidRPr="00E52F81">
              <w:rPr>
                <w:rFonts w:ascii="宋体" w:eastAsia="宋体" w:hAnsi="宋体"/>
                <w:sz w:val="24"/>
                <w:szCs w:val="24"/>
              </w:rPr>
              <w:t>os7.2</w:t>
            </w:r>
          </w:p>
        </w:tc>
      </w:tr>
      <w:tr w:rsidR="001D2B58" w:rsidRPr="00E52F81" w14:paraId="4D0C62B4" w14:textId="77777777" w:rsidTr="001D2B58">
        <w:tc>
          <w:tcPr>
            <w:tcW w:w="4148" w:type="dxa"/>
          </w:tcPr>
          <w:p w14:paraId="14EE55E6" w14:textId="1014A78C"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集群管理</w:t>
            </w:r>
          </w:p>
        </w:tc>
        <w:tc>
          <w:tcPr>
            <w:tcW w:w="4148" w:type="dxa"/>
          </w:tcPr>
          <w:p w14:paraId="16621D57" w14:textId="1A10ECF1"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Kubernetes</w:t>
            </w:r>
          </w:p>
        </w:tc>
      </w:tr>
      <w:tr w:rsidR="001D2B58" w:rsidRPr="00E52F81" w14:paraId="1959AF8B" w14:textId="77777777" w:rsidTr="001D2B58">
        <w:tc>
          <w:tcPr>
            <w:tcW w:w="4148" w:type="dxa"/>
          </w:tcPr>
          <w:p w14:paraId="6F3373E5" w14:textId="6D9CB8A3"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容器</w:t>
            </w:r>
          </w:p>
        </w:tc>
        <w:tc>
          <w:tcPr>
            <w:tcW w:w="4148" w:type="dxa"/>
          </w:tcPr>
          <w:p w14:paraId="23F21699" w14:textId="37AD03D5"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Docker</w:t>
            </w:r>
          </w:p>
        </w:tc>
      </w:tr>
      <w:tr w:rsidR="0052446F" w:rsidRPr="00E52F81" w14:paraId="47775C04" w14:textId="77777777" w:rsidTr="001D2B58">
        <w:tc>
          <w:tcPr>
            <w:tcW w:w="4148" w:type="dxa"/>
          </w:tcPr>
          <w:p w14:paraId="4F572135" w14:textId="50998D95" w:rsidR="0052446F" w:rsidRPr="00E52F81" w:rsidRDefault="0052446F" w:rsidP="001D2B58">
            <w:pPr>
              <w:rPr>
                <w:rFonts w:ascii="宋体" w:eastAsia="宋体" w:hAnsi="宋体"/>
                <w:sz w:val="24"/>
                <w:szCs w:val="24"/>
              </w:rPr>
            </w:pPr>
            <w:r w:rsidRPr="00E52F81">
              <w:rPr>
                <w:rFonts w:ascii="宋体" w:eastAsia="宋体" w:hAnsi="宋体" w:hint="eastAsia"/>
                <w:sz w:val="24"/>
                <w:szCs w:val="24"/>
              </w:rPr>
              <w:t>数据库</w:t>
            </w:r>
          </w:p>
        </w:tc>
        <w:tc>
          <w:tcPr>
            <w:tcW w:w="4148" w:type="dxa"/>
          </w:tcPr>
          <w:p w14:paraId="5CA1D50E" w14:textId="7F4180EF" w:rsidR="0052446F" w:rsidRPr="00E52F81" w:rsidRDefault="0052446F" w:rsidP="001D2B58">
            <w:pPr>
              <w:rPr>
                <w:rFonts w:ascii="宋体" w:eastAsia="宋体" w:hAnsi="宋体"/>
                <w:sz w:val="24"/>
                <w:szCs w:val="24"/>
              </w:rPr>
            </w:pPr>
            <w:r w:rsidRPr="00E52F81">
              <w:rPr>
                <w:rFonts w:ascii="宋体" w:eastAsia="宋体" w:hAnsi="宋体" w:hint="eastAsia"/>
                <w:sz w:val="24"/>
                <w:szCs w:val="24"/>
              </w:rPr>
              <w:t>Mysql</w:t>
            </w:r>
          </w:p>
        </w:tc>
      </w:tr>
      <w:tr w:rsidR="001D4713" w:rsidRPr="00E52F81" w14:paraId="1B57013B" w14:textId="77777777" w:rsidTr="001D2B58">
        <w:tc>
          <w:tcPr>
            <w:tcW w:w="4148" w:type="dxa"/>
          </w:tcPr>
          <w:p w14:paraId="1EE42EBD" w14:textId="5C51AA16" w:rsidR="001D4713" w:rsidRPr="00E52F81" w:rsidRDefault="001D4713" w:rsidP="001D2B58">
            <w:pPr>
              <w:rPr>
                <w:rFonts w:ascii="宋体" w:eastAsia="宋体" w:hAnsi="宋体"/>
                <w:sz w:val="24"/>
                <w:szCs w:val="24"/>
              </w:rPr>
            </w:pPr>
            <w:r>
              <w:rPr>
                <w:rFonts w:ascii="宋体" w:eastAsia="宋体" w:hAnsi="宋体" w:hint="eastAsia"/>
                <w:sz w:val="24"/>
                <w:szCs w:val="24"/>
              </w:rPr>
              <w:t>缓存</w:t>
            </w:r>
          </w:p>
        </w:tc>
        <w:tc>
          <w:tcPr>
            <w:tcW w:w="4148" w:type="dxa"/>
          </w:tcPr>
          <w:p w14:paraId="32E1CBDF" w14:textId="22E104BF" w:rsidR="001D4713" w:rsidRPr="00E52F81" w:rsidRDefault="001D4713" w:rsidP="001D2B58">
            <w:pPr>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edis</w:t>
            </w:r>
          </w:p>
        </w:tc>
      </w:tr>
    </w:tbl>
    <w:p w14:paraId="52B1161B" w14:textId="77777777" w:rsidR="008C1387" w:rsidRPr="008C1387" w:rsidRDefault="008C1387" w:rsidP="008C1387"/>
    <w:p w14:paraId="031C6825" w14:textId="44A54664" w:rsidR="008C1387" w:rsidRDefault="008C1387" w:rsidP="008C1387">
      <w:pPr>
        <w:pStyle w:val="3"/>
      </w:pPr>
      <w:bookmarkStart w:id="138" w:name="_Toc25947940"/>
      <w:bookmarkStart w:id="139" w:name="_Toc36131309"/>
      <w:r>
        <w:rPr>
          <w:rFonts w:hint="eastAsia"/>
        </w:rPr>
        <w:t>4.5.2</w:t>
      </w:r>
      <w:r>
        <w:t xml:space="preserve"> </w:t>
      </w:r>
      <w:r>
        <w:rPr>
          <w:rFonts w:hint="eastAsia"/>
        </w:rPr>
        <w:t>测试设计</w:t>
      </w:r>
      <w:bookmarkEnd w:id="138"/>
      <w:bookmarkEnd w:id="139"/>
    </w:p>
    <w:p w14:paraId="0A802B28" w14:textId="0CA26E58" w:rsidR="008C1387" w:rsidRDefault="00E52F81" w:rsidP="00B06B2A">
      <w:pPr>
        <w:spacing w:line="360" w:lineRule="auto"/>
        <w:ind w:firstLine="420"/>
        <w:rPr>
          <w:rFonts w:ascii="宋体" w:eastAsia="宋体" w:hAnsi="宋体"/>
          <w:sz w:val="24"/>
          <w:szCs w:val="24"/>
        </w:rPr>
      </w:pPr>
      <w:bookmarkStart w:id="140" w:name="_Hlk36625281"/>
      <w:r w:rsidRPr="00B06B2A">
        <w:rPr>
          <w:rFonts w:ascii="宋体" w:eastAsia="宋体" w:hAnsi="宋体" w:hint="eastAsia"/>
          <w:sz w:val="24"/>
          <w:szCs w:val="24"/>
        </w:rPr>
        <w:t>根据第三章的需求分析，本节将对系统的主要功能</w:t>
      </w:r>
      <w:r w:rsidR="009B7B7F" w:rsidRPr="00B06B2A">
        <w:rPr>
          <w:rFonts w:ascii="宋体" w:eastAsia="宋体" w:hAnsi="宋体" w:hint="eastAsia"/>
          <w:sz w:val="24"/>
          <w:szCs w:val="24"/>
        </w:rPr>
        <w:t>进行测试，包括</w:t>
      </w:r>
      <w:r w:rsidR="00B06B2A" w:rsidRPr="00B06B2A">
        <w:rPr>
          <w:rFonts w:ascii="宋体" w:eastAsia="宋体" w:hAnsi="宋体" w:hint="eastAsia"/>
          <w:sz w:val="24"/>
          <w:szCs w:val="24"/>
        </w:rPr>
        <w:t>规则管理功能、规则预处理功能、审核流功能以及业务处理功能。通过对上述主要功能的测试，确保系统的功能能够正确正常的运行。</w:t>
      </w:r>
    </w:p>
    <w:p w14:paraId="4E6FDE8A" w14:textId="7C0BEB5A" w:rsidR="00357B66" w:rsidRPr="00B06B2A" w:rsidRDefault="00357B66" w:rsidP="00B06B2A">
      <w:pPr>
        <w:spacing w:line="360" w:lineRule="auto"/>
        <w:ind w:firstLine="420"/>
        <w:rPr>
          <w:rFonts w:ascii="宋体" w:eastAsia="宋体" w:hAnsi="宋体"/>
          <w:sz w:val="24"/>
          <w:szCs w:val="24"/>
        </w:rPr>
      </w:pPr>
      <w:r>
        <w:rPr>
          <w:rFonts w:ascii="宋体" w:eastAsia="宋体" w:hAnsi="宋体" w:hint="eastAsia"/>
          <w:sz w:val="24"/>
          <w:szCs w:val="24"/>
        </w:rPr>
        <w:t>表4.3为</w:t>
      </w:r>
      <w:r w:rsidRPr="00357B66">
        <w:rPr>
          <w:rFonts w:ascii="宋体" w:eastAsia="宋体" w:hAnsi="宋体" w:hint="eastAsia"/>
          <w:sz w:val="24"/>
          <w:szCs w:val="24"/>
        </w:rPr>
        <w:t>规则操作测试用例</w:t>
      </w:r>
      <w:r>
        <w:rPr>
          <w:rFonts w:ascii="宋体" w:eastAsia="宋体" w:hAnsi="宋体" w:hint="eastAsia"/>
          <w:sz w:val="24"/>
          <w:szCs w:val="24"/>
        </w:rPr>
        <w:t>，</w:t>
      </w:r>
      <w:r w:rsidR="00A62005">
        <w:rPr>
          <w:rFonts w:ascii="宋体" w:eastAsia="宋体" w:hAnsi="宋体" w:hint="eastAsia"/>
          <w:sz w:val="24"/>
          <w:szCs w:val="24"/>
        </w:rPr>
        <w:t>用于验证规则操作功能是否能够正确的运行</w:t>
      </w:r>
      <w:r w:rsidR="00033F0B">
        <w:rPr>
          <w:rFonts w:ascii="宋体" w:eastAsia="宋体" w:hAnsi="宋体" w:hint="eastAsia"/>
          <w:sz w:val="24"/>
          <w:szCs w:val="24"/>
        </w:rPr>
        <w:t>。</w:t>
      </w:r>
      <w:r w:rsidR="00B749A0">
        <w:rPr>
          <w:rFonts w:ascii="宋体" w:eastAsia="宋体" w:hAnsi="宋体" w:hint="eastAsia"/>
          <w:sz w:val="24"/>
          <w:szCs w:val="24"/>
        </w:rPr>
        <w:t>测试内容主要包括对规则的新增、删除、修改、查询。</w:t>
      </w:r>
    </w:p>
    <w:p w14:paraId="76139BAF" w14:textId="5BD016D4" w:rsidR="009B7B7F" w:rsidRPr="001D4713" w:rsidRDefault="009B7B7F" w:rsidP="001D4713">
      <w:pPr>
        <w:jc w:val="center"/>
        <w:rPr>
          <w:rFonts w:ascii="宋体" w:eastAsia="宋体" w:hAnsi="宋体"/>
        </w:rPr>
      </w:pPr>
      <w:r w:rsidRPr="001D4713">
        <w:rPr>
          <w:rFonts w:ascii="宋体" w:eastAsia="宋体" w:hAnsi="宋体" w:hint="eastAsia"/>
        </w:rPr>
        <w:lastRenderedPageBreak/>
        <w:t>表</w:t>
      </w:r>
      <w:r w:rsidR="001D4713" w:rsidRPr="001D4713">
        <w:rPr>
          <w:rFonts w:ascii="宋体" w:eastAsia="宋体" w:hAnsi="宋体" w:hint="eastAsia"/>
        </w:rPr>
        <w:t xml:space="preserve">4.3 </w:t>
      </w:r>
      <w:r w:rsidR="003A246E" w:rsidRPr="001D4713">
        <w:rPr>
          <w:rFonts w:ascii="宋体" w:eastAsia="宋体" w:hAnsi="宋体" w:hint="eastAsia"/>
        </w:rPr>
        <w:t>规则</w:t>
      </w:r>
      <w:r w:rsidR="00F342FD">
        <w:rPr>
          <w:rFonts w:ascii="宋体" w:eastAsia="宋体" w:hAnsi="宋体" w:hint="eastAsia"/>
        </w:rPr>
        <w:t>操作</w:t>
      </w:r>
      <w:r w:rsidR="003A246E" w:rsidRPr="001D4713">
        <w:rPr>
          <w:rFonts w:ascii="宋体" w:eastAsia="宋体" w:hAnsi="宋体" w:hint="eastAsia"/>
        </w:rPr>
        <w:t>测试用例</w:t>
      </w:r>
    </w:p>
    <w:tbl>
      <w:tblPr>
        <w:tblStyle w:val="af3"/>
        <w:tblW w:w="0" w:type="auto"/>
        <w:tblLook w:val="04A0" w:firstRow="1" w:lastRow="0" w:firstColumn="1" w:lastColumn="0" w:noHBand="0" w:noVBand="1"/>
      </w:tblPr>
      <w:tblGrid>
        <w:gridCol w:w="1980"/>
        <w:gridCol w:w="6316"/>
      </w:tblGrid>
      <w:tr w:rsidR="003A246E" w:rsidRPr="00E84EAE" w14:paraId="5CE97A75" w14:textId="77777777" w:rsidTr="00C806B4">
        <w:tc>
          <w:tcPr>
            <w:tcW w:w="1980" w:type="dxa"/>
          </w:tcPr>
          <w:p w14:paraId="5898871C" w14:textId="567013EE" w:rsidR="003A246E" w:rsidRPr="00E84EAE" w:rsidRDefault="003A246E" w:rsidP="008C1387">
            <w:pPr>
              <w:rPr>
                <w:rFonts w:ascii="宋体" w:eastAsia="宋体" w:hAnsi="宋体"/>
              </w:rPr>
            </w:pPr>
            <w:r w:rsidRPr="00E84EAE">
              <w:rPr>
                <w:rFonts w:ascii="宋体" w:eastAsia="宋体" w:hAnsi="宋体" w:hint="eastAsia"/>
              </w:rPr>
              <w:t>测试ID</w:t>
            </w:r>
          </w:p>
        </w:tc>
        <w:tc>
          <w:tcPr>
            <w:tcW w:w="6316" w:type="dxa"/>
          </w:tcPr>
          <w:p w14:paraId="6E841A15" w14:textId="01E51B64" w:rsidR="003A246E" w:rsidRPr="00E84EAE" w:rsidRDefault="003A246E" w:rsidP="008C1387">
            <w:pPr>
              <w:rPr>
                <w:rFonts w:ascii="宋体" w:eastAsia="宋体" w:hAnsi="宋体"/>
              </w:rPr>
            </w:pPr>
            <w:r w:rsidRPr="00E84EAE">
              <w:rPr>
                <w:rFonts w:ascii="宋体" w:eastAsia="宋体" w:hAnsi="宋体" w:hint="eastAsia"/>
              </w:rPr>
              <w:t>TC</w:t>
            </w:r>
            <w:r w:rsidRPr="00E84EAE">
              <w:rPr>
                <w:rFonts w:ascii="宋体" w:eastAsia="宋体" w:hAnsi="宋体"/>
              </w:rPr>
              <w:t>1</w:t>
            </w:r>
          </w:p>
        </w:tc>
      </w:tr>
      <w:tr w:rsidR="003A246E" w:rsidRPr="00E84EAE" w14:paraId="2756352B" w14:textId="77777777" w:rsidTr="00C806B4">
        <w:tc>
          <w:tcPr>
            <w:tcW w:w="1980" w:type="dxa"/>
          </w:tcPr>
          <w:p w14:paraId="040BCAD3" w14:textId="019B7D2F" w:rsidR="003A246E" w:rsidRPr="00E84EAE" w:rsidRDefault="003A246E" w:rsidP="008C1387">
            <w:pPr>
              <w:rPr>
                <w:rFonts w:ascii="宋体" w:eastAsia="宋体" w:hAnsi="宋体"/>
              </w:rPr>
            </w:pPr>
            <w:r w:rsidRPr="00E84EAE">
              <w:rPr>
                <w:rFonts w:ascii="宋体" w:eastAsia="宋体" w:hAnsi="宋体" w:hint="eastAsia"/>
              </w:rPr>
              <w:t>测试名称</w:t>
            </w:r>
          </w:p>
        </w:tc>
        <w:tc>
          <w:tcPr>
            <w:tcW w:w="6316" w:type="dxa"/>
          </w:tcPr>
          <w:p w14:paraId="5370BED8" w14:textId="67A1DF76" w:rsidR="003A246E" w:rsidRPr="00E84EAE" w:rsidRDefault="003A246E" w:rsidP="008C1387">
            <w:pPr>
              <w:rPr>
                <w:rFonts w:ascii="宋体" w:eastAsia="宋体" w:hAnsi="宋体"/>
              </w:rPr>
            </w:pPr>
            <w:r w:rsidRPr="00E84EAE">
              <w:rPr>
                <w:rFonts w:ascii="宋体" w:eastAsia="宋体" w:hAnsi="宋体" w:hint="eastAsia"/>
              </w:rPr>
              <w:t>规则</w:t>
            </w:r>
            <w:r w:rsidR="00936EB7" w:rsidRPr="00E84EAE">
              <w:rPr>
                <w:rFonts w:ascii="宋体" w:eastAsia="宋体" w:hAnsi="宋体" w:hint="eastAsia"/>
              </w:rPr>
              <w:t>操作测试</w:t>
            </w:r>
          </w:p>
        </w:tc>
      </w:tr>
      <w:tr w:rsidR="003A246E" w:rsidRPr="00E84EAE" w14:paraId="7848F267" w14:textId="77777777" w:rsidTr="00C806B4">
        <w:tc>
          <w:tcPr>
            <w:tcW w:w="1980" w:type="dxa"/>
          </w:tcPr>
          <w:p w14:paraId="31427E26" w14:textId="0D51C03E" w:rsidR="003A246E" w:rsidRPr="00E84EAE" w:rsidRDefault="003A246E" w:rsidP="008C1387">
            <w:pPr>
              <w:rPr>
                <w:rFonts w:ascii="宋体" w:eastAsia="宋体" w:hAnsi="宋体"/>
              </w:rPr>
            </w:pPr>
            <w:r w:rsidRPr="00E84EAE">
              <w:rPr>
                <w:rFonts w:ascii="宋体" w:eastAsia="宋体" w:hAnsi="宋体" w:hint="eastAsia"/>
              </w:rPr>
              <w:t>测试描述</w:t>
            </w:r>
          </w:p>
        </w:tc>
        <w:tc>
          <w:tcPr>
            <w:tcW w:w="6316" w:type="dxa"/>
          </w:tcPr>
          <w:p w14:paraId="5EEE553D" w14:textId="259F8909" w:rsidR="003A246E" w:rsidRPr="00E84EAE" w:rsidRDefault="003A246E" w:rsidP="008C1387">
            <w:pPr>
              <w:rPr>
                <w:rFonts w:ascii="宋体" w:eastAsia="宋体" w:hAnsi="宋体"/>
              </w:rPr>
            </w:pPr>
            <w:r w:rsidRPr="00E84EAE">
              <w:rPr>
                <w:rFonts w:ascii="宋体" w:eastAsia="宋体" w:hAnsi="宋体" w:hint="eastAsia"/>
              </w:rPr>
              <w:t>测试规则</w:t>
            </w:r>
            <w:r w:rsidR="00615406" w:rsidRPr="00E84EAE">
              <w:rPr>
                <w:rFonts w:ascii="宋体" w:eastAsia="宋体" w:hAnsi="宋体" w:hint="eastAsia"/>
              </w:rPr>
              <w:t>操作</w:t>
            </w:r>
            <w:r w:rsidRPr="00E84EAE">
              <w:rPr>
                <w:rFonts w:ascii="宋体" w:eastAsia="宋体" w:hAnsi="宋体" w:hint="eastAsia"/>
              </w:rPr>
              <w:t>功能，包括规则的</w:t>
            </w:r>
            <w:r w:rsidR="00E11E6D" w:rsidRPr="00E84EAE">
              <w:rPr>
                <w:rFonts w:ascii="宋体" w:eastAsia="宋体" w:hAnsi="宋体" w:hint="eastAsia"/>
              </w:rPr>
              <w:t>新增、删除、修改、查询</w:t>
            </w:r>
          </w:p>
        </w:tc>
      </w:tr>
      <w:tr w:rsidR="003A246E" w:rsidRPr="00E84EAE" w14:paraId="41099AFD" w14:textId="77777777" w:rsidTr="00C806B4">
        <w:tc>
          <w:tcPr>
            <w:tcW w:w="1980" w:type="dxa"/>
          </w:tcPr>
          <w:p w14:paraId="2188532E" w14:textId="2F5DE796" w:rsidR="003A246E" w:rsidRPr="00E84EAE" w:rsidRDefault="003A246E" w:rsidP="008C1387">
            <w:pPr>
              <w:rPr>
                <w:rFonts w:ascii="宋体" w:eastAsia="宋体" w:hAnsi="宋体"/>
              </w:rPr>
            </w:pPr>
            <w:r w:rsidRPr="00E84EAE">
              <w:rPr>
                <w:rFonts w:ascii="宋体" w:eastAsia="宋体" w:hAnsi="宋体" w:hint="eastAsia"/>
              </w:rPr>
              <w:t>测试步骤</w:t>
            </w:r>
          </w:p>
        </w:tc>
        <w:tc>
          <w:tcPr>
            <w:tcW w:w="6316" w:type="dxa"/>
          </w:tcPr>
          <w:p w14:paraId="382A8F0A" w14:textId="7B70FBD9" w:rsidR="003A246E" w:rsidRPr="00E84EAE" w:rsidRDefault="003A246E" w:rsidP="004C56FE">
            <w:pPr>
              <w:pStyle w:val="a5"/>
              <w:numPr>
                <w:ilvl w:val="0"/>
                <w:numId w:val="10"/>
              </w:numPr>
              <w:ind w:firstLineChars="0"/>
              <w:rPr>
                <w:rFonts w:ascii="宋体" w:eastAsia="宋体" w:hAnsi="宋体"/>
              </w:rPr>
            </w:pPr>
            <w:r w:rsidRPr="00E84EAE">
              <w:rPr>
                <w:rFonts w:ascii="宋体" w:eastAsia="宋体" w:hAnsi="宋体" w:hint="eastAsia"/>
              </w:rPr>
              <w:t>用户进入规则</w:t>
            </w:r>
            <w:r w:rsidR="006E1DC0" w:rsidRPr="00E84EAE">
              <w:rPr>
                <w:rFonts w:ascii="宋体" w:eastAsia="宋体" w:hAnsi="宋体" w:hint="eastAsia"/>
              </w:rPr>
              <w:t>操作</w:t>
            </w:r>
            <w:r w:rsidRPr="00E84EAE">
              <w:rPr>
                <w:rFonts w:ascii="宋体" w:eastAsia="宋体" w:hAnsi="宋体" w:hint="eastAsia"/>
              </w:rPr>
              <w:t>页面，</w:t>
            </w:r>
            <w:r w:rsidR="006E1DC0" w:rsidRPr="00E84EAE">
              <w:rPr>
                <w:rFonts w:ascii="宋体" w:eastAsia="宋体" w:hAnsi="宋体" w:hint="eastAsia"/>
              </w:rPr>
              <w:t>按需求选择查询条件，点击查询，</w:t>
            </w:r>
            <w:r w:rsidRPr="00E84EAE">
              <w:rPr>
                <w:rFonts w:ascii="宋体" w:eastAsia="宋体" w:hAnsi="宋体" w:hint="eastAsia"/>
              </w:rPr>
              <w:t>查看已有规则</w:t>
            </w:r>
            <w:r w:rsidR="00A161A0" w:rsidRPr="00E84EAE">
              <w:rPr>
                <w:rFonts w:ascii="宋体" w:eastAsia="宋体" w:hAnsi="宋体" w:hint="eastAsia"/>
              </w:rPr>
              <w:t>。</w:t>
            </w:r>
          </w:p>
          <w:p w14:paraId="3DA1478A" w14:textId="4EB510F1" w:rsidR="003A246E" w:rsidRPr="00E84EAE" w:rsidRDefault="00DA153E" w:rsidP="004C56FE">
            <w:pPr>
              <w:pStyle w:val="a5"/>
              <w:numPr>
                <w:ilvl w:val="0"/>
                <w:numId w:val="10"/>
              </w:numPr>
              <w:ind w:firstLineChars="0"/>
              <w:rPr>
                <w:rFonts w:ascii="宋体" w:eastAsia="宋体" w:hAnsi="宋体"/>
              </w:rPr>
            </w:pPr>
            <w:r w:rsidRPr="00E84EAE">
              <w:rPr>
                <w:rFonts w:ascii="宋体" w:eastAsia="宋体" w:hAnsi="宋体" w:hint="eastAsia"/>
              </w:rPr>
              <w:t>用户</w:t>
            </w:r>
            <w:r w:rsidR="003A246E" w:rsidRPr="00E84EAE">
              <w:rPr>
                <w:rFonts w:ascii="宋体" w:eastAsia="宋体" w:hAnsi="宋体" w:hint="eastAsia"/>
              </w:rPr>
              <w:t>点击新增按钮，</w:t>
            </w:r>
            <w:r w:rsidR="00843A41" w:rsidRPr="00E84EAE">
              <w:rPr>
                <w:rFonts w:ascii="宋体" w:eastAsia="宋体" w:hAnsi="宋体" w:hint="eastAsia"/>
              </w:rPr>
              <w:t>填写规则详情</w:t>
            </w:r>
            <w:r w:rsidR="003A246E" w:rsidRPr="00E84EAE">
              <w:rPr>
                <w:rFonts w:ascii="宋体" w:eastAsia="宋体" w:hAnsi="宋体" w:hint="eastAsia"/>
              </w:rPr>
              <w:t>，点击提交审核</w:t>
            </w:r>
            <w:r w:rsidR="00205972" w:rsidRPr="00E84EAE">
              <w:rPr>
                <w:rFonts w:ascii="宋体" w:eastAsia="宋体" w:hAnsi="宋体" w:hint="eastAsia"/>
              </w:rPr>
              <w:t>按钮</w:t>
            </w:r>
          </w:p>
          <w:p w14:paraId="2F5238D8" w14:textId="09368C7D" w:rsidR="003A246E" w:rsidRPr="00E84EAE" w:rsidRDefault="00DA153E" w:rsidP="004C56FE">
            <w:pPr>
              <w:pStyle w:val="a5"/>
              <w:numPr>
                <w:ilvl w:val="0"/>
                <w:numId w:val="10"/>
              </w:numPr>
              <w:ind w:firstLineChars="0"/>
              <w:rPr>
                <w:rFonts w:ascii="宋体" w:eastAsia="宋体" w:hAnsi="宋体"/>
              </w:rPr>
            </w:pPr>
            <w:r w:rsidRPr="00E84EAE">
              <w:rPr>
                <w:rFonts w:ascii="宋体" w:eastAsia="宋体" w:hAnsi="宋体" w:hint="eastAsia"/>
              </w:rPr>
              <w:t>用户</w:t>
            </w:r>
            <w:r w:rsidR="003A246E" w:rsidRPr="00E84EAE">
              <w:rPr>
                <w:rFonts w:ascii="宋体" w:eastAsia="宋体" w:hAnsi="宋体" w:hint="eastAsia"/>
              </w:rPr>
              <w:t>点击</w:t>
            </w:r>
            <w:r w:rsidR="00205972" w:rsidRPr="00E84EAE">
              <w:rPr>
                <w:rFonts w:ascii="宋体" w:eastAsia="宋体" w:hAnsi="宋体" w:hint="eastAsia"/>
              </w:rPr>
              <w:t>修改按钮，</w:t>
            </w:r>
            <w:r w:rsidR="00843A41" w:rsidRPr="00E84EAE">
              <w:rPr>
                <w:rFonts w:ascii="宋体" w:eastAsia="宋体" w:hAnsi="宋体" w:hint="eastAsia"/>
              </w:rPr>
              <w:t>修改已有规则详情</w:t>
            </w:r>
            <w:r w:rsidR="00205972" w:rsidRPr="00E84EAE">
              <w:rPr>
                <w:rFonts w:ascii="宋体" w:eastAsia="宋体" w:hAnsi="宋体" w:hint="eastAsia"/>
              </w:rPr>
              <w:t>，再点击提交审核按钮</w:t>
            </w:r>
          </w:p>
          <w:p w14:paraId="05EBC5A2" w14:textId="335C4A1C" w:rsidR="00205972" w:rsidRPr="00E84EAE" w:rsidRDefault="00DA153E" w:rsidP="006E1DC0">
            <w:pPr>
              <w:pStyle w:val="a5"/>
              <w:numPr>
                <w:ilvl w:val="0"/>
                <w:numId w:val="10"/>
              </w:numPr>
              <w:ind w:firstLineChars="0"/>
              <w:rPr>
                <w:rFonts w:ascii="宋体" w:eastAsia="宋体" w:hAnsi="宋体"/>
              </w:rPr>
            </w:pPr>
            <w:r w:rsidRPr="00E84EAE">
              <w:rPr>
                <w:rFonts w:ascii="宋体" w:eastAsia="宋体" w:hAnsi="宋体" w:hint="eastAsia"/>
              </w:rPr>
              <w:t>用户</w:t>
            </w:r>
            <w:r w:rsidR="00205972" w:rsidRPr="00E84EAE">
              <w:rPr>
                <w:rFonts w:ascii="宋体" w:eastAsia="宋体" w:hAnsi="宋体" w:hint="eastAsia"/>
              </w:rPr>
              <w:t>点击删除按钮，删除已有规则</w:t>
            </w:r>
          </w:p>
        </w:tc>
      </w:tr>
      <w:tr w:rsidR="003A246E" w:rsidRPr="00E84EAE" w14:paraId="07C00E9F" w14:textId="77777777" w:rsidTr="00C806B4">
        <w:tc>
          <w:tcPr>
            <w:tcW w:w="1980" w:type="dxa"/>
          </w:tcPr>
          <w:p w14:paraId="288BAC29" w14:textId="7E891A28" w:rsidR="003A246E" w:rsidRPr="00E84EAE" w:rsidRDefault="003A246E" w:rsidP="008C1387">
            <w:pPr>
              <w:rPr>
                <w:rFonts w:ascii="宋体" w:eastAsia="宋体" w:hAnsi="宋体"/>
              </w:rPr>
            </w:pPr>
            <w:r w:rsidRPr="00E84EAE">
              <w:rPr>
                <w:rFonts w:ascii="宋体" w:eastAsia="宋体" w:hAnsi="宋体" w:hint="eastAsia"/>
              </w:rPr>
              <w:t>预期结果</w:t>
            </w:r>
          </w:p>
        </w:tc>
        <w:tc>
          <w:tcPr>
            <w:tcW w:w="6316" w:type="dxa"/>
          </w:tcPr>
          <w:p w14:paraId="5BD237BA" w14:textId="518C6864" w:rsidR="003A246E" w:rsidRPr="00E84EAE" w:rsidRDefault="00E77367" w:rsidP="004C56FE">
            <w:pPr>
              <w:pStyle w:val="a5"/>
              <w:numPr>
                <w:ilvl w:val="0"/>
                <w:numId w:val="11"/>
              </w:numPr>
              <w:ind w:firstLineChars="0"/>
              <w:rPr>
                <w:rFonts w:ascii="宋体" w:eastAsia="宋体" w:hAnsi="宋体"/>
              </w:rPr>
            </w:pPr>
            <w:r w:rsidRPr="00E84EAE">
              <w:rPr>
                <w:rFonts w:ascii="宋体" w:eastAsia="宋体" w:hAnsi="宋体" w:hint="eastAsia"/>
              </w:rPr>
              <w:t>页面</w:t>
            </w:r>
            <w:r w:rsidR="00843A41" w:rsidRPr="00E84EAE">
              <w:rPr>
                <w:rFonts w:ascii="宋体" w:eastAsia="宋体" w:hAnsi="宋体" w:hint="eastAsia"/>
              </w:rPr>
              <w:t>显示制定条件下的规则</w:t>
            </w:r>
          </w:p>
          <w:p w14:paraId="618647D0" w14:textId="3DC8294C" w:rsidR="00205972" w:rsidRPr="00E84EAE" w:rsidRDefault="00E77367" w:rsidP="004C56FE">
            <w:pPr>
              <w:pStyle w:val="a5"/>
              <w:numPr>
                <w:ilvl w:val="0"/>
                <w:numId w:val="11"/>
              </w:numPr>
              <w:ind w:firstLineChars="0"/>
              <w:rPr>
                <w:rFonts w:ascii="宋体" w:eastAsia="宋体" w:hAnsi="宋体"/>
              </w:rPr>
            </w:pPr>
            <w:r w:rsidRPr="00E84EAE">
              <w:rPr>
                <w:rFonts w:ascii="宋体" w:eastAsia="宋体" w:hAnsi="宋体" w:hint="eastAsia"/>
              </w:rPr>
              <w:t>页面显示</w:t>
            </w:r>
            <w:r w:rsidR="00205972" w:rsidRPr="00E84EAE">
              <w:rPr>
                <w:rFonts w:ascii="宋体" w:eastAsia="宋体" w:hAnsi="宋体" w:hint="eastAsia"/>
              </w:rPr>
              <w:t>新建规则成功，已发送审核</w:t>
            </w:r>
          </w:p>
          <w:p w14:paraId="7ED8DDE5" w14:textId="4CEF8292" w:rsidR="00205972" w:rsidRPr="00E84EAE" w:rsidRDefault="00E77367" w:rsidP="004C56FE">
            <w:pPr>
              <w:pStyle w:val="a5"/>
              <w:numPr>
                <w:ilvl w:val="0"/>
                <w:numId w:val="11"/>
              </w:numPr>
              <w:ind w:firstLineChars="0"/>
              <w:rPr>
                <w:rFonts w:ascii="宋体" w:eastAsia="宋体" w:hAnsi="宋体"/>
              </w:rPr>
            </w:pPr>
            <w:r w:rsidRPr="00E84EAE">
              <w:rPr>
                <w:rFonts w:ascii="宋体" w:eastAsia="宋体" w:hAnsi="宋体" w:hint="eastAsia"/>
              </w:rPr>
              <w:t>页面显示</w:t>
            </w:r>
            <w:r w:rsidR="00205972" w:rsidRPr="00E84EAE">
              <w:rPr>
                <w:rFonts w:ascii="宋体" w:eastAsia="宋体" w:hAnsi="宋体" w:hint="eastAsia"/>
              </w:rPr>
              <w:t>修改规则成功，已发送审核</w:t>
            </w:r>
          </w:p>
          <w:p w14:paraId="115868FB" w14:textId="5B5817B4" w:rsidR="00C806B4" w:rsidRPr="00E84EAE" w:rsidRDefault="00E77367" w:rsidP="00843A41">
            <w:pPr>
              <w:pStyle w:val="a5"/>
              <w:numPr>
                <w:ilvl w:val="0"/>
                <w:numId w:val="11"/>
              </w:numPr>
              <w:ind w:firstLineChars="0"/>
              <w:rPr>
                <w:rFonts w:ascii="宋体" w:eastAsia="宋体" w:hAnsi="宋体"/>
              </w:rPr>
            </w:pPr>
            <w:r w:rsidRPr="00E84EAE">
              <w:rPr>
                <w:rFonts w:ascii="宋体" w:eastAsia="宋体" w:hAnsi="宋体" w:hint="eastAsia"/>
              </w:rPr>
              <w:t>页面显示</w:t>
            </w:r>
            <w:r w:rsidR="00205972" w:rsidRPr="00E84EAE">
              <w:rPr>
                <w:rFonts w:ascii="宋体" w:eastAsia="宋体" w:hAnsi="宋体" w:hint="eastAsia"/>
              </w:rPr>
              <w:t>删除规则成功</w:t>
            </w:r>
          </w:p>
        </w:tc>
      </w:tr>
    </w:tbl>
    <w:p w14:paraId="45FB24A3" w14:textId="7454BC76" w:rsidR="00300956" w:rsidRPr="00300956" w:rsidRDefault="00300956" w:rsidP="00300956">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表4.4为日志查询</w:t>
      </w:r>
      <w:r>
        <w:rPr>
          <w:rFonts w:ascii="宋体" w:eastAsia="宋体" w:hAnsi="宋体" w:hint="eastAsia"/>
          <w:sz w:val="24"/>
          <w:szCs w:val="28"/>
        </w:rPr>
        <w:t>测试用例，用于验证是否能够根据指定的条件获取正确的查询结果。</w:t>
      </w:r>
    </w:p>
    <w:p w14:paraId="38C909F1" w14:textId="63581A70" w:rsidR="00477F10" w:rsidRDefault="00477F10" w:rsidP="001D4713">
      <w:pPr>
        <w:jc w:val="center"/>
        <w:rPr>
          <w:rFonts w:ascii="宋体" w:eastAsia="宋体" w:hAnsi="宋体"/>
        </w:rPr>
      </w:pPr>
      <w:r>
        <w:rPr>
          <w:rFonts w:ascii="宋体" w:eastAsia="宋体" w:hAnsi="宋体" w:hint="eastAsia"/>
        </w:rPr>
        <w:t>表4.4</w:t>
      </w:r>
      <w:r>
        <w:rPr>
          <w:rFonts w:ascii="宋体" w:eastAsia="宋体" w:hAnsi="宋体"/>
        </w:rPr>
        <w:t xml:space="preserve"> </w:t>
      </w:r>
      <w:r>
        <w:rPr>
          <w:rFonts w:ascii="宋体" w:eastAsia="宋体" w:hAnsi="宋体" w:hint="eastAsia"/>
        </w:rPr>
        <w:t>日志查询测试用例</w:t>
      </w:r>
    </w:p>
    <w:tbl>
      <w:tblPr>
        <w:tblStyle w:val="af3"/>
        <w:tblW w:w="0" w:type="auto"/>
        <w:tblLook w:val="04A0" w:firstRow="1" w:lastRow="0" w:firstColumn="1" w:lastColumn="0" w:noHBand="0" w:noVBand="1"/>
      </w:tblPr>
      <w:tblGrid>
        <w:gridCol w:w="1980"/>
        <w:gridCol w:w="6316"/>
      </w:tblGrid>
      <w:tr w:rsidR="00477F10" w:rsidRPr="00E84EAE" w14:paraId="4B13A2EE" w14:textId="77777777" w:rsidTr="00936EB7">
        <w:tc>
          <w:tcPr>
            <w:tcW w:w="1980" w:type="dxa"/>
          </w:tcPr>
          <w:p w14:paraId="23667F21" w14:textId="77777777" w:rsidR="00477F10" w:rsidRPr="00E84EAE" w:rsidRDefault="00477F10" w:rsidP="00936EB7">
            <w:pPr>
              <w:rPr>
                <w:rFonts w:ascii="宋体" w:eastAsia="宋体" w:hAnsi="宋体"/>
              </w:rPr>
            </w:pPr>
            <w:r w:rsidRPr="00E84EAE">
              <w:rPr>
                <w:rFonts w:ascii="宋体" w:eastAsia="宋体" w:hAnsi="宋体" w:hint="eastAsia"/>
              </w:rPr>
              <w:t>测试ID</w:t>
            </w:r>
          </w:p>
        </w:tc>
        <w:tc>
          <w:tcPr>
            <w:tcW w:w="6316" w:type="dxa"/>
          </w:tcPr>
          <w:p w14:paraId="2E27E1F1" w14:textId="0CE138E8" w:rsidR="00477F10" w:rsidRPr="00E84EAE" w:rsidRDefault="00477F10" w:rsidP="00936EB7">
            <w:pPr>
              <w:rPr>
                <w:rFonts w:ascii="宋体" w:eastAsia="宋体" w:hAnsi="宋体"/>
              </w:rPr>
            </w:pPr>
            <w:r w:rsidRPr="00E84EAE">
              <w:rPr>
                <w:rFonts w:ascii="宋体" w:eastAsia="宋体" w:hAnsi="宋体" w:hint="eastAsia"/>
              </w:rPr>
              <w:t>TC</w:t>
            </w:r>
            <w:r w:rsidR="00843A41" w:rsidRPr="00E84EAE">
              <w:rPr>
                <w:rFonts w:ascii="宋体" w:eastAsia="宋体" w:hAnsi="宋体" w:hint="eastAsia"/>
              </w:rPr>
              <w:t>2</w:t>
            </w:r>
          </w:p>
        </w:tc>
      </w:tr>
      <w:tr w:rsidR="00477F10" w:rsidRPr="00E84EAE" w14:paraId="1074E250" w14:textId="77777777" w:rsidTr="00936EB7">
        <w:tc>
          <w:tcPr>
            <w:tcW w:w="1980" w:type="dxa"/>
          </w:tcPr>
          <w:p w14:paraId="4B5E7022" w14:textId="77777777" w:rsidR="00477F10" w:rsidRPr="00E84EAE" w:rsidRDefault="00477F10" w:rsidP="00936EB7">
            <w:pPr>
              <w:rPr>
                <w:rFonts w:ascii="宋体" w:eastAsia="宋体" w:hAnsi="宋体"/>
              </w:rPr>
            </w:pPr>
            <w:r w:rsidRPr="00E84EAE">
              <w:rPr>
                <w:rFonts w:ascii="宋体" w:eastAsia="宋体" w:hAnsi="宋体" w:hint="eastAsia"/>
              </w:rPr>
              <w:t>测试名称</w:t>
            </w:r>
          </w:p>
        </w:tc>
        <w:tc>
          <w:tcPr>
            <w:tcW w:w="6316" w:type="dxa"/>
          </w:tcPr>
          <w:p w14:paraId="0100A2DE" w14:textId="5A2EFCDE" w:rsidR="00477F10" w:rsidRPr="00E84EAE" w:rsidRDefault="00843A41" w:rsidP="00936EB7">
            <w:pPr>
              <w:rPr>
                <w:rFonts w:ascii="宋体" w:eastAsia="宋体" w:hAnsi="宋体"/>
              </w:rPr>
            </w:pPr>
            <w:r w:rsidRPr="00E84EAE">
              <w:rPr>
                <w:rFonts w:ascii="宋体" w:eastAsia="宋体" w:hAnsi="宋体" w:hint="eastAsia"/>
              </w:rPr>
              <w:t>日志查询</w:t>
            </w:r>
          </w:p>
        </w:tc>
      </w:tr>
      <w:tr w:rsidR="00477F10" w:rsidRPr="00E84EAE" w14:paraId="671B3E48" w14:textId="77777777" w:rsidTr="00936EB7">
        <w:tc>
          <w:tcPr>
            <w:tcW w:w="1980" w:type="dxa"/>
          </w:tcPr>
          <w:p w14:paraId="6F1ACB5C" w14:textId="77777777" w:rsidR="00477F10" w:rsidRPr="00E84EAE" w:rsidRDefault="00477F10" w:rsidP="00936EB7">
            <w:pPr>
              <w:rPr>
                <w:rFonts w:ascii="宋体" w:eastAsia="宋体" w:hAnsi="宋体"/>
              </w:rPr>
            </w:pPr>
            <w:r w:rsidRPr="00E84EAE">
              <w:rPr>
                <w:rFonts w:ascii="宋体" w:eastAsia="宋体" w:hAnsi="宋体" w:hint="eastAsia"/>
              </w:rPr>
              <w:t>测试描述</w:t>
            </w:r>
          </w:p>
        </w:tc>
        <w:tc>
          <w:tcPr>
            <w:tcW w:w="6316" w:type="dxa"/>
          </w:tcPr>
          <w:p w14:paraId="71F88BE1" w14:textId="1DBC557C" w:rsidR="00477F10" w:rsidRPr="00E84EAE" w:rsidRDefault="00086A87" w:rsidP="00936EB7">
            <w:pPr>
              <w:rPr>
                <w:rFonts w:ascii="宋体" w:eastAsia="宋体" w:hAnsi="宋体"/>
              </w:rPr>
            </w:pPr>
            <w:r w:rsidRPr="00E84EAE">
              <w:rPr>
                <w:rFonts w:ascii="宋体" w:eastAsia="宋体" w:hAnsi="宋体" w:hint="eastAsia"/>
              </w:rPr>
              <w:t>测试日志查询功能</w:t>
            </w:r>
          </w:p>
        </w:tc>
      </w:tr>
      <w:tr w:rsidR="00477F10" w:rsidRPr="00E84EAE" w14:paraId="23EC4F1A" w14:textId="77777777" w:rsidTr="00936EB7">
        <w:tc>
          <w:tcPr>
            <w:tcW w:w="1980" w:type="dxa"/>
          </w:tcPr>
          <w:p w14:paraId="1B3140A0" w14:textId="77777777" w:rsidR="00477F10" w:rsidRPr="00E84EAE" w:rsidRDefault="00477F10" w:rsidP="00936EB7">
            <w:pPr>
              <w:rPr>
                <w:rFonts w:ascii="宋体" w:eastAsia="宋体" w:hAnsi="宋体"/>
              </w:rPr>
            </w:pPr>
            <w:r w:rsidRPr="00E84EAE">
              <w:rPr>
                <w:rFonts w:ascii="宋体" w:eastAsia="宋体" w:hAnsi="宋体" w:hint="eastAsia"/>
              </w:rPr>
              <w:t>测试步骤</w:t>
            </w:r>
          </w:p>
        </w:tc>
        <w:tc>
          <w:tcPr>
            <w:tcW w:w="6316" w:type="dxa"/>
          </w:tcPr>
          <w:p w14:paraId="3AAD2447" w14:textId="1F55845F" w:rsidR="00477F10" w:rsidRPr="00E84EAE" w:rsidRDefault="00086A87" w:rsidP="00086A87">
            <w:pPr>
              <w:pStyle w:val="a5"/>
              <w:numPr>
                <w:ilvl w:val="0"/>
                <w:numId w:val="43"/>
              </w:numPr>
              <w:ind w:firstLineChars="0"/>
              <w:rPr>
                <w:rFonts w:ascii="宋体" w:eastAsia="宋体" w:hAnsi="宋体"/>
              </w:rPr>
            </w:pPr>
            <w:r w:rsidRPr="00E84EAE">
              <w:rPr>
                <w:rFonts w:ascii="宋体" w:eastAsia="宋体" w:hAnsi="宋体" w:hint="eastAsia"/>
              </w:rPr>
              <w:t>点击日志控制板</w:t>
            </w:r>
          </w:p>
          <w:p w14:paraId="32F1E73D" w14:textId="77777777" w:rsidR="00086A87" w:rsidRPr="00E84EAE" w:rsidRDefault="00086A87" w:rsidP="00086A87">
            <w:pPr>
              <w:pStyle w:val="a5"/>
              <w:numPr>
                <w:ilvl w:val="0"/>
                <w:numId w:val="43"/>
              </w:numPr>
              <w:ind w:firstLineChars="0"/>
              <w:rPr>
                <w:rFonts w:ascii="宋体" w:eastAsia="宋体" w:hAnsi="宋体"/>
              </w:rPr>
            </w:pPr>
            <w:r w:rsidRPr="00E84EAE">
              <w:rPr>
                <w:rFonts w:ascii="宋体" w:eastAsia="宋体" w:hAnsi="宋体" w:hint="eastAsia"/>
              </w:rPr>
              <w:t>填写日志查询条件</w:t>
            </w:r>
          </w:p>
          <w:p w14:paraId="7522ABB6" w14:textId="77777777" w:rsidR="00086A87" w:rsidRPr="00E84EAE" w:rsidRDefault="00086A87" w:rsidP="00086A87">
            <w:pPr>
              <w:pStyle w:val="a5"/>
              <w:numPr>
                <w:ilvl w:val="0"/>
                <w:numId w:val="43"/>
              </w:numPr>
              <w:ind w:firstLineChars="0"/>
              <w:rPr>
                <w:rFonts w:ascii="宋体" w:eastAsia="宋体" w:hAnsi="宋体"/>
              </w:rPr>
            </w:pPr>
            <w:r w:rsidRPr="00E84EAE">
              <w:rPr>
                <w:rFonts w:ascii="宋体" w:eastAsia="宋体" w:hAnsi="宋体" w:hint="eastAsia"/>
              </w:rPr>
              <w:t>点击查询</w:t>
            </w:r>
          </w:p>
          <w:p w14:paraId="7DB500CA" w14:textId="374BA452" w:rsidR="00086A87" w:rsidRPr="00E84EAE" w:rsidRDefault="00086A87" w:rsidP="00086A87">
            <w:pPr>
              <w:pStyle w:val="a5"/>
              <w:numPr>
                <w:ilvl w:val="0"/>
                <w:numId w:val="43"/>
              </w:numPr>
              <w:ind w:firstLineChars="0"/>
              <w:rPr>
                <w:rFonts w:ascii="宋体" w:eastAsia="宋体" w:hAnsi="宋体"/>
              </w:rPr>
            </w:pPr>
            <w:r w:rsidRPr="00E84EAE">
              <w:rPr>
                <w:rFonts w:ascii="宋体" w:eastAsia="宋体" w:hAnsi="宋体" w:hint="eastAsia"/>
              </w:rPr>
              <w:t>比较查询结果与数据库中结果的差异</w:t>
            </w:r>
          </w:p>
        </w:tc>
      </w:tr>
      <w:tr w:rsidR="00477F10" w:rsidRPr="00E84EAE" w14:paraId="26284E50" w14:textId="77777777" w:rsidTr="00936EB7">
        <w:tc>
          <w:tcPr>
            <w:tcW w:w="1980" w:type="dxa"/>
          </w:tcPr>
          <w:p w14:paraId="3BA36CE4" w14:textId="77777777" w:rsidR="00477F10" w:rsidRPr="00E84EAE" w:rsidRDefault="00477F10" w:rsidP="00936EB7">
            <w:pPr>
              <w:rPr>
                <w:rFonts w:ascii="宋体" w:eastAsia="宋体" w:hAnsi="宋体"/>
              </w:rPr>
            </w:pPr>
            <w:r w:rsidRPr="00E84EAE">
              <w:rPr>
                <w:rFonts w:ascii="宋体" w:eastAsia="宋体" w:hAnsi="宋体" w:hint="eastAsia"/>
              </w:rPr>
              <w:t>预期结果</w:t>
            </w:r>
          </w:p>
        </w:tc>
        <w:tc>
          <w:tcPr>
            <w:tcW w:w="6316" w:type="dxa"/>
          </w:tcPr>
          <w:p w14:paraId="3D2DEEA0" w14:textId="3D55A970" w:rsidR="00DA153E" w:rsidRPr="00E84EAE" w:rsidRDefault="00DA153E" w:rsidP="00DA153E">
            <w:pPr>
              <w:pStyle w:val="a5"/>
              <w:numPr>
                <w:ilvl w:val="0"/>
                <w:numId w:val="44"/>
              </w:numPr>
              <w:ind w:firstLineChars="0"/>
              <w:rPr>
                <w:rFonts w:ascii="宋体" w:eastAsia="宋体" w:hAnsi="宋体"/>
              </w:rPr>
            </w:pPr>
            <w:r w:rsidRPr="00E84EAE">
              <w:rPr>
                <w:rFonts w:ascii="宋体" w:eastAsia="宋体" w:hAnsi="宋体" w:hint="eastAsia"/>
              </w:rPr>
              <w:t>获取到指定条件的数据</w:t>
            </w:r>
          </w:p>
        </w:tc>
      </w:tr>
    </w:tbl>
    <w:p w14:paraId="6D037927" w14:textId="2C6E941E" w:rsidR="00FA644F" w:rsidRPr="00B232F7" w:rsidRDefault="00FA644F" w:rsidP="00B232F7">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00B232F7" w:rsidRPr="00B232F7">
        <w:rPr>
          <w:rFonts w:ascii="宋体" w:eastAsia="宋体" w:hAnsi="宋体" w:hint="eastAsia"/>
          <w:sz w:val="24"/>
          <w:szCs w:val="24"/>
        </w:rPr>
        <w:t>4.5为规则过期告警测试用例</w:t>
      </w:r>
      <w:r w:rsidR="00B232F7">
        <w:rPr>
          <w:rFonts w:ascii="宋体" w:eastAsia="宋体" w:hAnsi="宋体" w:hint="eastAsia"/>
          <w:sz w:val="24"/>
          <w:szCs w:val="24"/>
        </w:rPr>
        <w:t>，用于验证</w:t>
      </w:r>
      <w:r w:rsidR="00B232F7" w:rsidRPr="00B232F7">
        <w:rPr>
          <w:rFonts w:ascii="宋体" w:eastAsia="宋体" w:hAnsi="宋体" w:hint="eastAsia"/>
          <w:sz w:val="24"/>
          <w:szCs w:val="24"/>
        </w:rPr>
        <w:t>当规则过期之后配置用户是否能够收到规则过期告警邮件</w:t>
      </w:r>
      <w:r w:rsidR="00B232F7">
        <w:rPr>
          <w:rFonts w:ascii="宋体" w:eastAsia="宋体" w:hAnsi="宋体" w:hint="eastAsia"/>
          <w:sz w:val="24"/>
          <w:szCs w:val="24"/>
        </w:rPr>
        <w:t>。</w:t>
      </w:r>
      <w:r w:rsidR="002906B3">
        <w:rPr>
          <w:rFonts w:ascii="宋体" w:eastAsia="宋体" w:hAnsi="宋体" w:hint="eastAsia"/>
          <w:sz w:val="24"/>
          <w:szCs w:val="28"/>
        </w:rPr>
        <w:t>用户在创建规则的时候需要设置过期时间，过期时间快到的时候会收到规则过期告警邮件。</w:t>
      </w:r>
    </w:p>
    <w:p w14:paraId="11630F33" w14:textId="7A8575C1" w:rsidR="00477F10" w:rsidRDefault="00A62005" w:rsidP="00A62005">
      <w:pPr>
        <w:jc w:val="center"/>
        <w:rPr>
          <w:rFonts w:ascii="宋体" w:eastAsia="宋体" w:hAnsi="宋体"/>
        </w:rPr>
      </w:pPr>
      <w:r>
        <w:rPr>
          <w:rFonts w:ascii="宋体" w:eastAsia="宋体" w:hAnsi="宋体" w:hint="eastAsia"/>
        </w:rPr>
        <w:t>表4.5</w:t>
      </w:r>
      <w:r>
        <w:rPr>
          <w:rFonts w:ascii="宋体" w:eastAsia="宋体" w:hAnsi="宋体"/>
        </w:rPr>
        <w:t xml:space="preserve"> </w:t>
      </w:r>
      <w:bookmarkStart w:id="141" w:name="OLE_LINK19"/>
      <w:r>
        <w:rPr>
          <w:rFonts w:ascii="宋体" w:eastAsia="宋体" w:hAnsi="宋体" w:hint="eastAsia"/>
        </w:rPr>
        <w:t>规则过期告警测试</w:t>
      </w:r>
      <w:bookmarkEnd w:id="141"/>
      <w:r>
        <w:rPr>
          <w:rFonts w:ascii="宋体" w:eastAsia="宋体" w:hAnsi="宋体" w:hint="eastAsia"/>
        </w:rPr>
        <w:t>用例</w:t>
      </w:r>
    </w:p>
    <w:tbl>
      <w:tblPr>
        <w:tblStyle w:val="af3"/>
        <w:tblW w:w="0" w:type="auto"/>
        <w:tblLook w:val="04A0" w:firstRow="1" w:lastRow="0" w:firstColumn="1" w:lastColumn="0" w:noHBand="0" w:noVBand="1"/>
      </w:tblPr>
      <w:tblGrid>
        <w:gridCol w:w="1980"/>
        <w:gridCol w:w="6316"/>
      </w:tblGrid>
      <w:tr w:rsidR="00043E12" w:rsidRPr="00E84EAE" w14:paraId="087E603A" w14:textId="77777777" w:rsidTr="00197075">
        <w:tc>
          <w:tcPr>
            <w:tcW w:w="1980" w:type="dxa"/>
          </w:tcPr>
          <w:p w14:paraId="1A5E0CE4" w14:textId="77777777" w:rsidR="00043E12" w:rsidRPr="00E84EAE" w:rsidRDefault="00043E12" w:rsidP="00197075">
            <w:pPr>
              <w:rPr>
                <w:rFonts w:ascii="宋体" w:eastAsia="宋体" w:hAnsi="宋体"/>
              </w:rPr>
            </w:pPr>
            <w:r w:rsidRPr="00E84EAE">
              <w:rPr>
                <w:rFonts w:ascii="宋体" w:eastAsia="宋体" w:hAnsi="宋体" w:hint="eastAsia"/>
              </w:rPr>
              <w:t>测试ID</w:t>
            </w:r>
          </w:p>
        </w:tc>
        <w:tc>
          <w:tcPr>
            <w:tcW w:w="6316" w:type="dxa"/>
          </w:tcPr>
          <w:p w14:paraId="252145C5" w14:textId="514112B3" w:rsidR="00043E12" w:rsidRPr="00E84EAE" w:rsidRDefault="00043E12" w:rsidP="00197075">
            <w:pPr>
              <w:rPr>
                <w:rFonts w:ascii="宋体" w:eastAsia="宋体" w:hAnsi="宋体"/>
              </w:rPr>
            </w:pPr>
            <w:r w:rsidRPr="00E84EAE">
              <w:rPr>
                <w:rFonts w:ascii="宋体" w:eastAsia="宋体" w:hAnsi="宋体" w:hint="eastAsia"/>
              </w:rPr>
              <w:t>TC</w:t>
            </w:r>
            <w:r>
              <w:rPr>
                <w:rFonts w:ascii="宋体" w:eastAsia="宋体" w:hAnsi="宋体" w:hint="eastAsia"/>
              </w:rPr>
              <w:t>3</w:t>
            </w:r>
          </w:p>
        </w:tc>
      </w:tr>
      <w:tr w:rsidR="00043E12" w:rsidRPr="00E84EAE" w14:paraId="05CB01EA" w14:textId="77777777" w:rsidTr="00197075">
        <w:tc>
          <w:tcPr>
            <w:tcW w:w="1980" w:type="dxa"/>
          </w:tcPr>
          <w:p w14:paraId="733E3362" w14:textId="77777777" w:rsidR="00043E12" w:rsidRPr="00E84EAE" w:rsidRDefault="00043E12" w:rsidP="00197075">
            <w:pPr>
              <w:rPr>
                <w:rFonts w:ascii="宋体" w:eastAsia="宋体" w:hAnsi="宋体"/>
              </w:rPr>
            </w:pPr>
            <w:r w:rsidRPr="00E84EAE">
              <w:rPr>
                <w:rFonts w:ascii="宋体" w:eastAsia="宋体" w:hAnsi="宋体" w:hint="eastAsia"/>
              </w:rPr>
              <w:t>测试名称</w:t>
            </w:r>
          </w:p>
        </w:tc>
        <w:tc>
          <w:tcPr>
            <w:tcW w:w="6316" w:type="dxa"/>
          </w:tcPr>
          <w:p w14:paraId="34463E26" w14:textId="11B3C212" w:rsidR="00043E12" w:rsidRPr="00E84EAE" w:rsidRDefault="00043E12" w:rsidP="00197075">
            <w:pPr>
              <w:rPr>
                <w:rFonts w:ascii="宋体" w:eastAsia="宋体" w:hAnsi="宋体"/>
              </w:rPr>
            </w:pPr>
            <w:r>
              <w:rPr>
                <w:rFonts w:ascii="宋体" w:eastAsia="宋体" w:hAnsi="宋体" w:hint="eastAsia"/>
              </w:rPr>
              <w:t>规则过期告警测试</w:t>
            </w:r>
          </w:p>
        </w:tc>
      </w:tr>
      <w:tr w:rsidR="00043E12" w:rsidRPr="00E84EAE" w14:paraId="2B52B13E" w14:textId="77777777" w:rsidTr="00197075">
        <w:tc>
          <w:tcPr>
            <w:tcW w:w="1980" w:type="dxa"/>
          </w:tcPr>
          <w:p w14:paraId="581513C5" w14:textId="77777777" w:rsidR="00043E12" w:rsidRPr="00E84EAE" w:rsidRDefault="00043E12" w:rsidP="00197075">
            <w:pPr>
              <w:rPr>
                <w:rFonts w:ascii="宋体" w:eastAsia="宋体" w:hAnsi="宋体"/>
              </w:rPr>
            </w:pPr>
            <w:r w:rsidRPr="00E84EAE">
              <w:rPr>
                <w:rFonts w:ascii="宋体" w:eastAsia="宋体" w:hAnsi="宋体" w:hint="eastAsia"/>
              </w:rPr>
              <w:t>测试描述</w:t>
            </w:r>
          </w:p>
        </w:tc>
        <w:tc>
          <w:tcPr>
            <w:tcW w:w="6316" w:type="dxa"/>
          </w:tcPr>
          <w:p w14:paraId="3BA45B63" w14:textId="56EE5113" w:rsidR="00043E12" w:rsidRPr="00E84EAE" w:rsidRDefault="00043E12" w:rsidP="00197075">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043E12" w:rsidRPr="00E84EAE" w14:paraId="65492E67" w14:textId="77777777" w:rsidTr="00197075">
        <w:tc>
          <w:tcPr>
            <w:tcW w:w="1980" w:type="dxa"/>
          </w:tcPr>
          <w:p w14:paraId="1E666DEB" w14:textId="77777777" w:rsidR="00043E12" w:rsidRPr="00E84EAE" w:rsidRDefault="00043E12" w:rsidP="00197075">
            <w:pPr>
              <w:rPr>
                <w:rFonts w:ascii="宋体" w:eastAsia="宋体" w:hAnsi="宋体"/>
              </w:rPr>
            </w:pPr>
            <w:r w:rsidRPr="00E84EAE">
              <w:rPr>
                <w:rFonts w:ascii="宋体" w:eastAsia="宋体" w:hAnsi="宋体" w:hint="eastAsia"/>
              </w:rPr>
              <w:t>测试步骤</w:t>
            </w:r>
          </w:p>
        </w:tc>
        <w:tc>
          <w:tcPr>
            <w:tcW w:w="6316" w:type="dxa"/>
          </w:tcPr>
          <w:p w14:paraId="09631C33" w14:textId="167D1476" w:rsidR="00043E12" w:rsidRDefault="00366DAF" w:rsidP="00043E12">
            <w:pPr>
              <w:pStyle w:val="a5"/>
              <w:numPr>
                <w:ilvl w:val="0"/>
                <w:numId w:val="51"/>
              </w:numPr>
              <w:ind w:firstLineChars="0"/>
              <w:rPr>
                <w:rFonts w:ascii="宋体" w:eastAsia="宋体" w:hAnsi="宋体"/>
              </w:rPr>
            </w:pPr>
            <w:r>
              <w:rPr>
                <w:rFonts w:ascii="宋体" w:eastAsia="宋体" w:hAnsi="宋体" w:hint="eastAsia"/>
              </w:rPr>
              <w:t>用户创建、修改规则，设置规则的过期时间</w:t>
            </w:r>
          </w:p>
          <w:p w14:paraId="0ACC93A7" w14:textId="7CFF422E" w:rsidR="00564990" w:rsidRPr="00564990" w:rsidRDefault="00564990" w:rsidP="00564990">
            <w:pPr>
              <w:pStyle w:val="a5"/>
              <w:numPr>
                <w:ilvl w:val="0"/>
                <w:numId w:val="51"/>
              </w:numPr>
              <w:ind w:firstLineChars="0"/>
              <w:rPr>
                <w:rFonts w:ascii="宋体" w:eastAsia="宋体" w:hAnsi="宋体"/>
              </w:rPr>
            </w:pPr>
            <w:r>
              <w:rPr>
                <w:rFonts w:ascii="宋体" w:eastAsia="宋体" w:hAnsi="宋体" w:hint="eastAsia"/>
              </w:rPr>
              <w:t>用户点击提交审核</w:t>
            </w:r>
          </w:p>
        </w:tc>
      </w:tr>
      <w:tr w:rsidR="00043E12" w:rsidRPr="00E84EAE" w14:paraId="47C23D36" w14:textId="77777777" w:rsidTr="00197075">
        <w:tc>
          <w:tcPr>
            <w:tcW w:w="1980" w:type="dxa"/>
          </w:tcPr>
          <w:p w14:paraId="43862339" w14:textId="77777777" w:rsidR="00043E12" w:rsidRPr="00E84EAE" w:rsidRDefault="00043E12" w:rsidP="00197075">
            <w:pPr>
              <w:rPr>
                <w:rFonts w:ascii="宋体" w:eastAsia="宋体" w:hAnsi="宋体"/>
              </w:rPr>
            </w:pPr>
            <w:r w:rsidRPr="00E84EAE">
              <w:rPr>
                <w:rFonts w:ascii="宋体" w:eastAsia="宋体" w:hAnsi="宋体" w:hint="eastAsia"/>
              </w:rPr>
              <w:t>预期结果</w:t>
            </w:r>
          </w:p>
        </w:tc>
        <w:tc>
          <w:tcPr>
            <w:tcW w:w="6316" w:type="dxa"/>
          </w:tcPr>
          <w:p w14:paraId="0C021A93" w14:textId="2A25A2FE" w:rsidR="00043E12" w:rsidRPr="00564990" w:rsidRDefault="00564990" w:rsidP="00564990">
            <w:pPr>
              <w:rPr>
                <w:rFonts w:ascii="宋体" w:eastAsia="宋体" w:hAnsi="宋体"/>
              </w:rPr>
            </w:pPr>
            <w:r>
              <w:rPr>
                <w:rFonts w:ascii="宋体" w:eastAsia="宋体" w:hAnsi="宋体" w:hint="eastAsia"/>
              </w:rPr>
              <w:t>1、 在规则快过期的前三天里，用户会陆续收到规则过期的告警邮件。</w:t>
            </w:r>
          </w:p>
        </w:tc>
      </w:tr>
    </w:tbl>
    <w:p w14:paraId="02B3079B" w14:textId="6435A6C3" w:rsidR="00043E12" w:rsidRPr="002906B3" w:rsidRDefault="002906B3" w:rsidP="002906B3">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表4.6为审核流操作测试用例</w:t>
      </w:r>
      <w:r>
        <w:rPr>
          <w:rFonts w:ascii="宋体" w:eastAsia="宋体" w:hAnsi="宋体" w:hint="eastAsia"/>
          <w:sz w:val="24"/>
          <w:szCs w:val="24"/>
        </w:rPr>
        <w:t>，验证审核流是否能够按照指定的条件查询，验证用户是否能够正确的终止审核流</w:t>
      </w:r>
      <w:r w:rsidR="00A43794">
        <w:rPr>
          <w:rFonts w:ascii="宋体" w:eastAsia="宋体" w:hAnsi="宋体" w:hint="eastAsia"/>
          <w:sz w:val="24"/>
          <w:szCs w:val="24"/>
        </w:rPr>
        <w:t>。</w:t>
      </w:r>
    </w:p>
    <w:p w14:paraId="2C54DDF9" w14:textId="5376A422" w:rsidR="003A246E" w:rsidRPr="001D4713" w:rsidRDefault="00C806B4" w:rsidP="001D4713">
      <w:pPr>
        <w:jc w:val="center"/>
        <w:rPr>
          <w:rFonts w:ascii="宋体" w:eastAsia="宋体" w:hAnsi="宋体"/>
        </w:rPr>
      </w:pPr>
      <w:r w:rsidRPr="001D4713">
        <w:rPr>
          <w:rFonts w:ascii="宋体" w:eastAsia="宋体" w:hAnsi="宋体" w:hint="eastAsia"/>
        </w:rPr>
        <w:t>表</w:t>
      </w:r>
      <w:r w:rsidR="001D4713" w:rsidRPr="001D4713">
        <w:rPr>
          <w:rFonts w:ascii="宋体" w:eastAsia="宋体" w:hAnsi="宋体" w:hint="eastAsia"/>
        </w:rPr>
        <w:t>4.</w:t>
      </w:r>
      <w:r w:rsidR="004B5B79">
        <w:rPr>
          <w:rFonts w:ascii="宋体" w:eastAsia="宋体" w:hAnsi="宋体" w:hint="eastAsia"/>
        </w:rPr>
        <w:t>6</w:t>
      </w:r>
      <w:r w:rsidR="001D4713" w:rsidRPr="001D4713">
        <w:rPr>
          <w:rFonts w:ascii="宋体" w:eastAsia="宋体" w:hAnsi="宋体" w:hint="eastAsia"/>
        </w:rPr>
        <w:t xml:space="preserve"> </w:t>
      </w:r>
      <w:r w:rsidRPr="001D4713">
        <w:rPr>
          <w:rFonts w:ascii="宋体" w:eastAsia="宋体" w:hAnsi="宋体" w:hint="eastAsia"/>
        </w:rPr>
        <w:t>审核流</w:t>
      </w:r>
      <w:r w:rsidR="00477F10">
        <w:rPr>
          <w:rFonts w:ascii="宋体" w:eastAsia="宋体" w:hAnsi="宋体" w:hint="eastAsia"/>
        </w:rPr>
        <w:t>操作测试</w:t>
      </w:r>
      <w:r w:rsidRPr="001D4713">
        <w:rPr>
          <w:rFonts w:ascii="宋体" w:eastAsia="宋体" w:hAnsi="宋体" w:hint="eastAsia"/>
        </w:rPr>
        <w:t>用例。</w:t>
      </w:r>
    </w:p>
    <w:tbl>
      <w:tblPr>
        <w:tblStyle w:val="af3"/>
        <w:tblW w:w="0" w:type="auto"/>
        <w:tblLook w:val="04A0" w:firstRow="1" w:lastRow="0" w:firstColumn="1" w:lastColumn="0" w:noHBand="0" w:noVBand="1"/>
      </w:tblPr>
      <w:tblGrid>
        <w:gridCol w:w="1980"/>
        <w:gridCol w:w="6316"/>
      </w:tblGrid>
      <w:tr w:rsidR="00C806B4" w:rsidRPr="00E84EAE" w14:paraId="620104EF" w14:textId="77777777" w:rsidTr="005B0721">
        <w:tc>
          <w:tcPr>
            <w:tcW w:w="1980" w:type="dxa"/>
          </w:tcPr>
          <w:p w14:paraId="489ABCB4" w14:textId="7BD4A51F" w:rsidR="00C806B4" w:rsidRPr="00E84EAE" w:rsidRDefault="00C806B4" w:rsidP="008C1387">
            <w:pPr>
              <w:rPr>
                <w:rFonts w:ascii="宋体" w:eastAsia="宋体" w:hAnsi="宋体"/>
              </w:rPr>
            </w:pPr>
            <w:r w:rsidRPr="00E84EAE">
              <w:rPr>
                <w:rFonts w:ascii="宋体" w:eastAsia="宋体" w:hAnsi="宋体" w:hint="eastAsia"/>
              </w:rPr>
              <w:t>测试I</w:t>
            </w:r>
            <w:r w:rsidRPr="00E84EAE">
              <w:rPr>
                <w:rFonts w:ascii="宋体" w:eastAsia="宋体" w:hAnsi="宋体"/>
              </w:rPr>
              <w:t>D</w:t>
            </w:r>
          </w:p>
        </w:tc>
        <w:tc>
          <w:tcPr>
            <w:tcW w:w="6316" w:type="dxa"/>
          </w:tcPr>
          <w:p w14:paraId="734610D7" w14:textId="1F80F6D6" w:rsidR="00C806B4" w:rsidRPr="00E84EAE" w:rsidRDefault="00C806B4" w:rsidP="008C1387">
            <w:pPr>
              <w:rPr>
                <w:rFonts w:ascii="宋体" w:eastAsia="宋体" w:hAnsi="宋体"/>
              </w:rPr>
            </w:pPr>
            <w:r w:rsidRPr="00E84EAE">
              <w:rPr>
                <w:rFonts w:ascii="宋体" w:eastAsia="宋体" w:hAnsi="宋体" w:hint="eastAsia"/>
              </w:rPr>
              <w:t>T</w:t>
            </w:r>
            <w:r w:rsidRPr="00E84EAE">
              <w:rPr>
                <w:rFonts w:ascii="宋体" w:eastAsia="宋体" w:hAnsi="宋体"/>
              </w:rPr>
              <w:t>C</w:t>
            </w:r>
            <w:r w:rsidR="00043E12">
              <w:rPr>
                <w:rFonts w:ascii="宋体" w:eastAsia="宋体" w:hAnsi="宋体" w:hint="eastAsia"/>
              </w:rPr>
              <w:t>4</w:t>
            </w:r>
          </w:p>
        </w:tc>
      </w:tr>
      <w:tr w:rsidR="00C806B4" w:rsidRPr="00E84EAE" w14:paraId="63EFD7CC" w14:textId="77777777" w:rsidTr="005B0721">
        <w:tc>
          <w:tcPr>
            <w:tcW w:w="1980" w:type="dxa"/>
          </w:tcPr>
          <w:p w14:paraId="5C273657" w14:textId="425EE71C" w:rsidR="00C806B4" w:rsidRPr="00E84EAE" w:rsidRDefault="00C806B4" w:rsidP="008C1387">
            <w:pPr>
              <w:rPr>
                <w:rFonts w:ascii="宋体" w:eastAsia="宋体" w:hAnsi="宋体"/>
              </w:rPr>
            </w:pPr>
            <w:r w:rsidRPr="00E84EAE">
              <w:rPr>
                <w:rFonts w:ascii="宋体" w:eastAsia="宋体" w:hAnsi="宋体" w:hint="eastAsia"/>
              </w:rPr>
              <w:t>测试名称</w:t>
            </w:r>
          </w:p>
        </w:tc>
        <w:tc>
          <w:tcPr>
            <w:tcW w:w="6316" w:type="dxa"/>
          </w:tcPr>
          <w:p w14:paraId="675C8890" w14:textId="7185D7BD" w:rsidR="00C806B4" w:rsidRPr="00E84EAE" w:rsidRDefault="00C806B4" w:rsidP="008C1387">
            <w:pPr>
              <w:rPr>
                <w:rFonts w:ascii="宋体" w:eastAsia="宋体" w:hAnsi="宋体"/>
              </w:rPr>
            </w:pPr>
            <w:r w:rsidRPr="00E84EAE">
              <w:rPr>
                <w:rFonts w:ascii="宋体" w:eastAsia="宋体" w:hAnsi="宋体" w:hint="eastAsia"/>
              </w:rPr>
              <w:t>审核流功能测试</w:t>
            </w:r>
          </w:p>
        </w:tc>
      </w:tr>
      <w:tr w:rsidR="00C806B4" w:rsidRPr="00E84EAE" w14:paraId="47DEC6D3" w14:textId="77777777" w:rsidTr="005B0721">
        <w:tc>
          <w:tcPr>
            <w:tcW w:w="1980" w:type="dxa"/>
          </w:tcPr>
          <w:p w14:paraId="0336A500" w14:textId="16EA7B7F" w:rsidR="00C806B4" w:rsidRPr="00E84EAE" w:rsidRDefault="00C806B4" w:rsidP="008C1387">
            <w:pPr>
              <w:rPr>
                <w:rFonts w:ascii="宋体" w:eastAsia="宋体" w:hAnsi="宋体"/>
              </w:rPr>
            </w:pPr>
            <w:r w:rsidRPr="00E84EAE">
              <w:rPr>
                <w:rFonts w:ascii="宋体" w:eastAsia="宋体" w:hAnsi="宋体" w:hint="eastAsia"/>
              </w:rPr>
              <w:lastRenderedPageBreak/>
              <w:t>测试描述</w:t>
            </w:r>
          </w:p>
        </w:tc>
        <w:tc>
          <w:tcPr>
            <w:tcW w:w="6316" w:type="dxa"/>
          </w:tcPr>
          <w:p w14:paraId="62649616" w14:textId="36196576" w:rsidR="00C806B4" w:rsidRPr="00E84EAE" w:rsidRDefault="0036756C" w:rsidP="008C1387">
            <w:pPr>
              <w:rPr>
                <w:rFonts w:ascii="宋体" w:eastAsia="宋体" w:hAnsi="宋体"/>
              </w:rPr>
            </w:pPr>
            <w:r w:rsidRPr="00E84EAE">
              <w:rPr>
                <w:rFonts w:ascii="宋体" w:eastAsia="宋体" w:hAnsi="宋体" w:hint="eastAsia"/>
              </w:rPr>
              <w:t>测试</w:t>
            </w:r>
            <w:r w:rsidR="00DA153E" w:rsidRPr="00E84EAE">
              <w:rPr>
                <w:rFonts w:ascii="宋体" w:eastAsia="宋体" w:hAnsi="宋体" w:hint="eastAsia"/>
              </w:rPr>
              <w:t>触发</w:t>
            </w:r>
            <w:r w:rsidRPr="00E84EAE">
              <w:rPr>
                <w:rFonts w:ascii="宋体" w:eastAsia="宋体" w:hAnsi="宋体" w:hint="eastAsia"/>
              </w:rPr>
              <w:t>审核流</w:t>
            </w:r>
            <w:r w:rsidR="00DA153E" w:rsidRPr="00E84EAE">
              <w:rPr>
                <w:rFonts w:ascii="宋体" w:eastAsia="宋体" w:hAnsi="宋体" w:hint="eastAsia"/>
              </w:rPr>
              <w:t>创建</w:t>
            </w:r>
            <w:r w:rsidRPr="00E84EAE">
              <w:rPr>
                <w:rFonts w:ascii="宋体" w:eastAsia="宋体" w:hAnsi="宋体" w:hint="eastAsia"/>
              </w:rPr>
              <w:t>、</w:t>
            </w:r>
            <w:r w:rsidR="00DA153E" w:rsidRPr="00E84EAE">
              <w:rPr>
                <w:rFonts w:ascii="宋体" w:eastAsia="宋体" w:hAnsi="宋体" w:hint="eastAsia"/>
              </w:rPr>
              <w:t>审核流查询、审核流终止</w:t>
            </w:r>
          </w:p>
        </w:tc>
      </w:tr>
      <w:tr w:rsidR="00C806B4" w:rsidRPr="00E84EAE" w14:paraId="74BB21E2" w14:textId="77777777" w:rsidTr="005B0721">
        <w:tc>
          <w:tcPr>
            <w:tcW w:w="1980" w:type="dxa"/>
          </w:tcPr>
          <w:p w14:paraId="487E6EA9" w14:textId="3799C9AB" w:rsidR="00C806B4" w:rsidRPr="00E84EAE" w:rsidRDefault="00C806B4" w:rsidP="008C1387">
            <w:pPr>
              <w:rPr>
                <w:rFonts w:ascii="宋体" w:eastAsia="宋体" w:hAnsi="宋体"/>
              </w:rPr>
            </w:pPr>
            <w:r w:rsidRPr="00E84EAE">
              <w:rPr>
                <w:rFonts w:ascii="宋体" w:eastAsia="宋体" w:hAnsi="宋体" w:hint="eastAsia"/>
              </w:rPr>
              <w:t>测试步骤</w:t>
            </w:r>
          </w:p>
        </w:tc>
        <w:tc>
          <w:tcPr>
            <w:tcW w:w="6316" w:type="dxa"/>
          </w:tcPr>
          <w:p w14:paraId="337F7436" w14:textId="3B9A10F6" w:rsidR="0036756C" w:rsidRPr="00E84EAE" w:rsidRDefault="00DA153E" w:rsidP="00DA153E">
            <w:pPr>
              <w:pStyle w:val="a5"/>
              <w:numPr>
                <w:ilvl w:val="0"/>
                <w:numId w:val="45"/>
              </w:numPr>
              <w:ind w:firstLineChars="0"/>
              <w:rPr>
                <w:rFonts w:ascii="宋体" w:eastAsia="宋体" w:hAnsi="宋体"/>
              </w:rPr>
            </w:pPr>
            <w:r w:rsidRPr="00E84EAE">
              <w:rPr>
                <w:rFonts w:ascii="宋体" w:eastAsia="宋体" w:hAnsi="宋体" w:hint="eastAsia"/>
              </w:rPr>
              <w:t>用户新增、修改规则，点击提交审核</w:t>
            </w:r>
          </w:p>
          <w:p w14:paraId="0520F4EC" w14:textId="77777777" w:rsidR="0072138F" w:rsidRPr="00E84EAE" w:rsidRDefault="00DA153E" w:rsidP="0072138F">
            <w:pPr>
              <w:pStyle w:val="a5"/>
              <w:numPr>
                <w:ilvl w:val="0"/>
                <w:numId w:val="45"/>
              </w:numPr>
              <w:ind w:firstLineChars="0"/>
              <w:rPr>
                <w:rFonts w:ascii="宋体" w:eastAsia="宋体" w:hAnsi="宋体"/>
              </w:rPr>
            </w:pPr>
            <w:r w:rsidRPr="00E84EAE">
              <w:rPr>
                <w:rFonts w:ascii="宋体" w:eastAsia="宋体" w:hAnsi="宋体" w:hint="eastAsia"/>
              </w:rPr>
              <w:t>用户点击审核流选项卡</w:t>
            </w:r>
            <w:r w:rsidR="0072138F" w:rsidRPr="00E84EAE">
              <w:rPr>
                <w:rFonts w:ascii="宋体" w:eastAsia="宋体" w:hAnsi="宋体" w:hint="eastAsia"/>
              </w:rPr>
              <w:t>，填写审核流查询条件，点击查询</w:t>
            </w:r>
          </w:p>
          <w:p w14:paraId="3568135A" w14:textId="092DE85F" w:rsidR="0072138F" w:rsidRPr="00E84EAE" w:rsidRDefault="0072138F" w:rsidP="0072138F">
            <w:pPr>
              <w:pStyle w:val="a5"/>
              <w:numPr>
                <w:ilvl w:val="0"/>
                <w:numId w:val="45"/>
              </w:numPr>
              <w:ind w:firstLineChars="0"/>
              <w:rPr>
                <w:rFonts w:ascii="宋体" w:eastAsia="宋体" w:hAnsi="宋体"/>
              </w:rPr>
            </w:pPr>
            <w:r w:rsidRPr="00E84EAE">
              <w:rPr>
                <w:rFonts w:ascii="宋体" w:eastAsia="宋体" w:hAnsi="宋体" w:hint="eastAsia"/>
              </w:rPr>
              <w:t>点击审核流选项卡，选择已有审核流，点击终止</w:t>
            </w:r>
          </w:p>
        </w:tc>
      </w:tr>
      <w:tr w:rsidR="00C806B4" w:rsidRPr="00E84EAE" w14:paraId="0074706C" w14:textId="77777777" w:rsidTr="005B0721">
        <w:tc>
          <w:tcPr>
            <w:tcW w:w="1980" w:type="dxa"/>
          </w:tcPr>
          <w:p w14:paraId="0B10A810" w14:textId="0ADDD76C" w:rsidR="00C806B4" w:rsidRPr="00E84EAE" w:rsidRDefault="00C806B4" w:rsidP="008C1387">
            <w:pPr>
              <w:rPr>
                <w:rFonts w:ascii="宋体" w:eastAsia="宋体" w:hAnsi="宋体"/>
              </w:rPr>
            </w:pPr>
            <w:r w:rsidRPr="00E84EAE">
              <w:rPr>
                <w:rFonts w:ascii="宋体" w:eastAsia="宋体" w:hAnsi="宋体" w:hint="eastAsia"/>
              </w:rPr>
              <w:t>预期结果</w:t>
            </w:r>
          </w:p>
        </w:tc>
        <w:tc>
          <w:tcPr>
            <w:tcW w:w="6316" w:type="dxa"/>
          </w:tcPr>
          <w:p w14:paraId="6063154A" w14:textId="5434B1CA" w:rsidR="005B0721" w:rsidRPr="00E84EAE" w:rsidRDefault="00BD3684" w:rsidP="00BD3684">
            <w:pPr>
              <w:pStyle w:val="a5"/>
              <w:numPr>
                <w:ilvl w:val="0"/>
                <w:numId w:val="46"/>
              </w:numPr>
              <w:ind w:firstLineChars="0"/>
              <w:rPr>
                <w:rFonts w:ascii="宋体" w:eastAsia="宋体" w:hAnsi="宋体"/>
              </w:rPr>
            </w:pPr>
            <w:r w:rsidRPr="00E84EAE">
              <w:rPr>
                <w:rFonts w:ascii="宋体" w:eastAsia="宋体" w:hAnsi="宋体" w:hint="eastAsia"/>
              </w:rPr>
              <w:t>用户新增、修改规则，并触发审核流的创建</w:t>
            </w:r>
          </w:p>
          <w:p w14:paraId="0D0F587A" w14:textId="77777777" w:rsidR="00BD3684" w:rsidRDefault="00E84EAE" w:rsidP="00BD3684">
            <w:pPr>
              <w:pStyle w:val="a5"/>
              <w:numPr>
                <w:ilvl w:val="0"/>
                <w:numId w:val="46"/>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65D2B8CE" w14:textId="20FFC821" w:rsidR="00E84EAE" w:rsidRDefault="00E84EAE" w:rsidP="00BD3684">
            <w:pPr>
              <w:pStyle w:val="a5"/>
              <w:numPr>
                <w:ilvl w:val="0"/>
                <w:numId w:val="46"/>
              </w:numPr>
              <w:ind w:firstLineChars="0"/>
              <w:rPr>
                <w:rFonts w:ascii="宋体" w:eastAsia="宋体" w:hAnsi="宋体"/>
              </w:rPr>
            </w:pPr>
            <w:r>
              <w:rPr>
                <w:rFonts w:ascii="宋体" w:eastAsia="宋体" w:hAnsi="宋体" w:hint="eastAsia"/>
              </w:rPr>
              <w:t>审核流状态已由审核中状态转变为终止状态</w:t>
            </w:r>
          </w:p>
          <w:p w14:paraId="190C1AFF" w14:textId="521D0F20" w:rsidR="00E84EAE" w:rsidRPr="00E84EAE" w:rsidRDefault="00E84EAE" w:rsidP="00BD3684">
            <w:pPr>
              <w:pStyle w:val="a5"/>
              <w:numPr>
                <w:ilvl w:val="0"/>
                <w:numId w:val="46"/>
              </w:numPr>
              <w:ind w:firstLineChars="0"/>
              <w:rPr>
                <w:rFonts w:ascii="宋体" w:eastAsia="宋体" w:hAnsi="宋体"/>
              </w:rPr>
            </w:pPr>
            <w:r>
              <w:rPr>
                <w:rFonts w:ascii="宋体" w:eastAsia="宋体" w:hAnsi="宋体" w:hint="eastAsia"/>
              </w:rPr>
              <w:t>审核平台</w:t>
            </w:r>
            <w:r w:rsidR="004102C2">
              <w:rPr>
                <w:rFonts w:ascii="宋体" w:eastAsia="宋体" w:hAnsi="宋体" w:hint="eastAsia"/>
              </w:rPr>
              <w:t>中审核流已经终止</w:t>
            </w:r>
          </w:p>
        </w:tc>
      </w:tr>
    </w:tbl>
    <w:p w14:paraId="4D84A3BB" w14:textId="201B4E12" w:rsidR="00EE6371" w:rsidRPr="00E24E95" w:rsidRDefault="00E24E95" w:rsidP="00E24E95">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表4.7为审核权转移测试用例</w:t>
      </w:r>
      <w:r>
        <w:rPr>
          <w:rFonts w:ascii="宋体" w:eastAsia="宋体" w:hAnsi="宋体" w:hint="eastAsia"/>
          <w:sz w:val="24"/>
          <w:szCs w:val="24"/>
        </w:rPr>
        <w:t>，验证审核权是否能够正确的流转</w:t>
      </w:r>
      <w:r w:rsidR="00E871FE">
        <w:rPr>
          <w:rFonts w:ascii="宋体" w:eastAsia="宋体" w:hAnsi="宋体" w:hint="eastAsia"/>
          <w:sz w:val="24"/>
          <w:szCs w:val="24"/>
        </w:rPr>
        <w:t>。</w:t>
      </w:r>
      <w:r w:rsidR="00A12886">
        <w:rPr>
          <w:rFonts w:ascii="宋体" w:eastAsia="宋体" w:hAnsi="宋体" w:hint="eastAsia"/>
          <w:sz w:val="24"/>
          <w:szCs w:val="24"/>
        </w:rPr>
        <w:t>审核人员在审核平台对审核流进行审核之后，审核的信息</w:t>
      </w:r>
      <w:r w:rsidR="00FC512E">
        <w:rPr>
          <w:rFonts w:ascii="宋体" w:eastAsia="宋体" w:hAnsi="宋体" w:hint="eastAsia"/>
          <w:sz w:val="24"/>
          <w:szCs w:val="24"/>
        </w:rPr>
        <w:t>就会转交到履约超时管理系统中，系统会根据具体情况</w:t>
      </w:r>
      <w:r w:rsidR="00D609B6">
        <w:rPr>
          <w:rFonts w:ascii="宋体" w:eastAsia="宋体" w:hAnsi="宋体" w:hint="eastAsia"/>
          <w:sz w:val="24"/>
          <w:szCs w:val="24"/>
        </w:rPr>
        <w:t>进行审核权的转移。</w:t>
      </w:r>
    </w:p>
    <w:p w14:paraId="6140B02C" w14:textId="144A284A" w:rsidR="00477F10" w:rsidRDefault="00477F10" w:rsidP="001D4713">
      <w:pPr>
        <w:jc w:val="center"/>
        <w:rPr>
          <w:rFonts w:ascii="宋体" w:eastAsia="宋体" w:hAnsi="宋体"/>
        </w:rPr>
      </w:pPr>
      <w:r>
        <w:rPr>
          <w:rFonts w:ascii="宋体" w:eastAsia="宋体" w:hAnsi="宋体" w:hint="eastAsia"/>
        </w:rPr>
        <w:t>表4.</w:t>
      </w:r>
      <w:r w:rsidR="004B5B79">
        <w:rPr>
          <w:rFonts w:ascii="宋体" w:eastAsia="宋体" w:hAnsi="宋体" w:hint="eastAsia"/>
        </w:rPr>
        <w:t>7</w:t>
      </w:r>
      <w:r>
        <w:rPr>
          <w:rFonts w:ascii="宋体" w:eastAsia="宋体" w:hAnsi="宋体"/>
        </w:rPr>
        <w:t xml:space="preserve"> </w:t>
      </w:r>
      <w:r>
        <w:rPr>
          <w:rFonts w:ascii="宋体" w:eastAsia="宋体" w:hAnsi="宋体" w:hint="eastAsia"/>
        </w:rPr>
        <w:t>审核权转移测试用例</w:t>
      </w:r>
    </w:p>
    <w:tbl>
      <w:tblPr>
        <w:tblStyle w:val="af3"/>
        <w:tblW w:w="0" w:type="auto"/>
        <w:tblLook w:val="04A0" w:firstRow="1" w:lastRow="0" w:firstColumn="1" w:lastColumn="0" w:noHBand="0" w:noVBand="1"/>
      </w:tblPr>
      <w:tblGrid>
        <w:gridCol w:w="1980"/>
        <w:gridCol w:w="6316"/>
      </w:tblGrid>
      <w:tr w:rsidR="00477F10" w:rsidRPr="00E84EAE" w14:paraId="719BA3F1" w14:textId="77777777" w:rsidTr="00936EB7">
        <w:tc>
          <w:tcPr>
            <w:tcW w:w="1980" w:type="dxa"/>
          </w:tcPr>
          <w:p w14:paraId="19C047DD" w14:textId="77777777" w:rsidR="00477F10" w:rsidRPr="00E84EAE" w:rsidRDefault="00477F10" w:rsidP="00936EB7">
            <w:pPr>
              <w:rPr>
                <w:rFonts w:ascii="宋体" w:eastAsia="宋体" w:hAnsi="宋体"/>
              </w:rPr>
            </w:pPr>
            <w:r w:rsidRPr="00E84EAE">
              <w:rPr>
                <w:rFonts w:ascii="宋体" w:eastAsia="宋体" w:hAnsi="宋体" w:hint="eastAsia"/>
              </w:rPr>
              <w:t>测试I</w:t>
            </w:r>
            <w:r w:rsidRPr="00E84EAE">
              <w:rPr>
                <w:rFonts w:ascii="宋体" w:eastAsia="宋体" w:hAnsi="宋体"/>
              </w:rPr>
              <w:t>D</w:t>
            </w:r>
          </w:p>
        </w:tc>
        <w:tc>
          <w:tcPr>
            <w:tcW w:w="6316" w:type="dxa"/>
          </w:tcPr>
          <w:p w14:paraId="0091BA10" w14:textId="1D41D853" w:rsidR="00477F10" w:rsidRPr="00E84EAE" w:rsidRDefault="00477F10" w:rsidP="00936EB7">
            <w:pPr>
              <w:rPr>
                <w:rFonts w:ascii="宋体" w:eastAsia="宋体" w:hAnsi="宋体"/>
              </w:rPr>
            </w:pPr>
            <w:r w:rsidRPr="00E84EAE">
              <w:rPr>
                <w:rFonts w:ascii="宋体" w:eastAsia="宋体" w:hAnsi="宋体" w:hint="eastAsia"/>
              </w:rPr>
              <w:t>T</w:t>
            </w:r>
            <w:r w:rsidRPr="00E84EAE">
              <w:rPr>
                <w:rFonts w:ascii="宋体" w:eastAsia="宋体" w:hAnsi="宋体"/>
              </w:rPr>
              <w:t>C</w:t>
            </w:r>
            <w:r w:rsidR="00043E12">
              <w:rPr>
                <w:rFonts w:ascii="宋体" w:eastAsia="宋体" w:hAnsi="宋体" w:hint="eastAsia"/>
              </w:rPr>
              <w:t>5</w:t>
            </w:r>
          </w:p>
        </w:tc>
      </w:tr>
      <w:tr w:rsidR="00477F10" w:rsidRPr="00E84EAE" w14:paraId="108B5C56" w14:textId="77777777" w:rsidTr="00936EB7">
        <w:tc>
          <w:tcPr>
            <w:tcW w:w="1980" w:type="dxa"/>
          </w:tcPr>
          <w:p w14:paraId="7AED543A" w14:textId="77777777" w:rsidR="00477F10" w:rsidRPr="00E84EAE" w:rsidRDefault="00477F10" w:rsidP="00936EB7">
            <w:pPr>
              <w:rPr>
                <w:rFonts w:ascii="宋体" w:eastAsia="宋体" w:hAnsi="宋体"/>
              </w:rPr>
            </w:pPr>
            <w:r w:rsidRPr="00E84EAE">
              <w:rPr>
                <w:rFonts w:ascii="宋体" w:eastAsia="宋体" w:hAnsi="宋体" w:hint="eastAsia"/>
              </w:rPr>
              <w:t>测试名称</w:t>
            </w:r>
          </w:p>
        </w:tc>
        <w:tc>
          <w:tcPr>
            <w:tcW w:w="6316" w:type="dxa"/>
          </w:tcPr>
          <w:p w14:paraId="7DC52E3A" w14:textId="380128C3" w:rsidR="00477F10" w:rsidRPr="00E84EAE" w:rsidRDefault="00F83BF3" w:rsidP="00936EB7">
            <w:pPr>
              <w:rPr>
                <w:rFonts w:ascii="宋体" w:eastAsia="宋体" w:hAnsi="宋体"/>
              </w:rPr>
            </w:pPr>
            <w:r>
              <w:rPr>
                <w:rFonts w:ascii="宋体" w:eastAsia="宋体" w:hAnsi="宋体" w:hint="eastAsia"/>
              </w:rPr>
              <w:t>审核权转移测试</w:t>
            </w:r>
          </w:p>
        </w:tc>
      </w:tr>
      <w:tr w:rsidR="00477F10" w:rsidRPr="00E84EAE" w14:paraId="05079C42" w14:textId="77777777" w:rsidTr="00936EB7">
        <w:tc>
          <w:tcPr>
            <w:tcW w:w="1980" w:type="dxa"/>
          </w:tcPr>
          <w:p w14:paraId="4D620D0F" w14:textId="77777777" w:rsidR="00477F10" w:rsidRPr="00E84EAE" w:rsidRDefault="00477F10" w:rsidP="00936EB7">
            <w:pPr>
              <w:rPr>
                <w:rFonts w:ascii="宋体" w:eastAsia="宋体" w:hAnsi="宋体"/>
              </w:rPr>
            </w:pPr>
            <w:r w:rsidRPr="00E84EAE">
              <w:rPr>
                <w:rFonts w:ascii="宋体" w:eastAsia="宋体" w:hAnsi="宋体" w:hint="eastAsia"/>
              </w:rPr>
              <w:t>测试描述</w:t>
            </w:r>
          </w:p>
        </w:tc>
        <w:tc>
          <w:tcPr>
            <w:tcW w:w="6316" w:type="dxa"/>
          </w:tcPr>
          <w:p w14:paraId="459BCCAB" w14:textId="23C07346" w:rsidR="00477F10" w:rsidRPr="00E84EAE" w:rsidRDefault="00F83BF3" w:rsidP="00936EB7">
            <w:pPr>
              <w:rPr>
                <w:rFonts w:ascii="宋体" w:eastAsia="宋体" w:hAnsi="宋体"/>
              </w:rPr>
            </w:pPr>
            <w:r>
              <w:rPr>
                <w:rFonts w:ascii="宋体" w:eastAsia="宋体" w:hAnsi="宋体" w:hint="eastAsia"/>
              </w:rPr>
              <w:t>测试审核权是否能够正确转移</w:t>
            </w:r>
          </w:p>
        </w:tc>
      </w:tr>
      <w:tr w:rsidR="00477F10" w:rsidRPr="00E84EAE" w14:paraId="1CFB2221" w14:textId="77777777" w:rsidTr="00936EB7">
        <w:tc>
          <w:tcPr>
            <w:tcW w:w="1980" w:type="dxa"/>
          </w:tcPr>
          <w:p w14:paraId="1002452E" w14:textId="77777777" w:rsidR="00477F10" w:rsidRPr="00E84EAE" w:rsidRDefault="00477F10" w:rsidP="00936EB7">
            <w:pPr>
              <w:rPr>
                <w:rFonts w:ascii="宋体" w:eastAsia="宋体" w:hAnsi="宋体"/>
              </w:rPr>
            </w:pPr>
            <w:r w:rsidRPr="00E84EAE">
              <w:rPr>
                <w:rFonts w:ascii="宋体" w:eastAsia="宋体" w:hAnsi="宋体" w:hint="eastAsia"/>
              </w:rPr>
              <w:t>测试步骤</w:t>
            </w:r>
          </w:p>
        </w:tc>
        <w:tc>
          <w:tcPr>
            <w:tcW w:w="6316" w:type="dxa"/>
          </w:tcPr>
          <w:p w14:paraId="07F0B7E3" w14:textId="20B20F9E" w:rsidR="00477F10" w:rsidRPr="00F83BF3" w:rsidRDefault="00F83BF3" w:rsidP="00A9260F">
            <w:pPr>
              <w:pStyle w:val="a5"/>
              <w:numPr>
                <w:ilvl w:val="0"/>
                <w:numId w:val="47"/>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0567FB45" w14:textId="77777777" w:rsidR="00F83BF3" w:rsidRDefault="00F83BF3" w:rsidP="00A9260F">
            <w:pPr>
              <w:pStyle w:val="a5"/>
              <w:numPr>
                <w:ilvl w:val="0"/>
                <w:numId w:val="47"/>
              </w:numPr>
              <w:ind w:firstLineChars="0"/>
              <w:rPr>
                <w:rFonts w:ascii="宋体" w:eastAsia="宋体" w:hAnsi="宋体"/>
              </w:rPr>
            </w:pPr>
            <w:r>
              <w:rPr>
                <w:rFonts w:ascii="宋体" w:eastAsia="宋体" w:hAnsi="宋体" w:hint="eastAsia"/>
              </w:rPr>
              <w:t>用户点击审核失败</w:t>
            </w:r>
          </w:p>
          <w:p w14:paraId="27059A3F" w14:textId="343E1029" w:rsidR="00F83BF3" w:rsidRPr="00F83BF3" w:rsidRDefault="00F83BF3" w:rsidP="00A9260F">
            <w:pPr>
              <w:pStyle w:val="a5"/>
              <w:numPr>
                <w:ilvl w:val="0"/>
                <w:numId w:val="47"/>
              </w:numPr>
              <w:ind w:firstLineChars="0"/>
              <w:rPr>
                <w:rFonts w:ascii="宋体" w:eastAsia="宋体" w:hAnsi="宋体"/>
              </w:rPr>
            </w:pPr>
            <w:r>
              <w:rPr>
                <w:rFonts w:ascii="宋体" w:eastAsia="宋体" w:hAnsi="宋体" w:hint="eastAsia"/>
              </w:rPr>
              <w:t>用户点击审核通过</w:t>
            </w:r>
          </w:p>
        </w:tc>
      </w:tr>
      <w:tr w:rsidR="00477F10" w:rsidRPr="00E84EAE" w14:paraId="528CC2F6" w14:textId="77777777" w:rsidTr="00936EB7">
        <w:tc>
          <w:tcPr>
            <w:tcW w:w="1980" w:type="dxa"/>
          </w:tcPr>
          <w:p w14:paraId="69590B27" w14:textId="77777777" w:rsidR="00477F10" w:rsidRPr="00E84EAE" w:rsidRDefault="00477F10" w:rsidP="00936EB7">
            <w:pPr>
              <w:rPr>
                <w:rFonts w:ascii="宋体" w:eastAsia="宋体" w:hAnsi="宋体"/>
              </w:rPr>
            </w:pPr>
            <w:r w:rsidRPr="00E84EAE">
              <w:rPr>
                <w:rFonts w:ascii="宋体" w:eastAsia="宋体" w:hAnsi="宋体" w:hint="eastAsia"/>
              </w:rPr>
              <w:t>预期结果</w:t>
            </w:r>
          </w:p>
        </w:tc>
        <w:tc>
          <w:tcPr>
            <w:tcW w:w="6316" w:type="dxa"/>
          </w:tcPr>
          <w:p w14:paraId="4CF1D385" w14:textId="21B6793B" w:rsidR="00477F10" w:rsidRDefault="00F83BF3" w:rsidP="00A9260F">
            <w:pPr>
              <w:pStyle w:val="a5"/>
              <w:numPr>
                <w:ilvl w:val="0"/>
                <w:numId w:val="48"/>
              </w:numPr>
              <w:ind w:firstLineChars="0"/>
              <w:rPr>
                <w:rFonts w:ascii="宋体" w:eastAsia="宋体" w:hAnsi="宋体"/>
              </w:rPr>
            </w:pPr>
            <w:r>
              <w:rPr>
                <w:rFonts w:ascii="宋体" w:eastAsia="宋体" w:hAnsi="宋体" w:hint="eastAsia"/>
              </w:rPr>
              <w:t>用户在审核平台</w:t>
            </w:r>
            <w:r w:rsidR="00836210">
              <w:rPr>
                <w:rFonts w:ascii="宋体" w:eastAsia="宋体" w:hAnsi="宋体" w:hint="eastAsia"/>
              </w:rPr>
              <w:t>查看到审核未通过</w:t>
            </w:r>
          </w:p>
          <w:p w14:paraId="6CB11F8C" w14:textId="59AFD703" w:rsidR="00836210" w:rsidRDefault="00836210" w:rsidP="00A9260F">
            <w:pPr>
              <w:pStyle w:val="a5"/>
              <w:numPr>
                <w:ilvl w:val="0"/>
                <w:numId w:val="48"/>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388E9F94" w14:textId="281B4468" w:rsidR="00836210" w:rsidRPr="00F83BF3" w:rsidRDefault="00836210" w:rsidP="00A9260F">
            <w:pPr>
              <w:pStyle w:val="a5"/>
              <w:numPr>
                <w:ilvl w:val="0"/>
                <w:numId w:val="48"/>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1169938A" w14:textId="7CECB52F" w:rsidR="00234CCB" w:rsidRPr="00234CCB" w:rsidRDefault="00234CCB" w:rsidP="00234CCB">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表4.8为审核消息保障测试用例</w:t>
      </w:r>
      <w:r>
        <w:rPr>
          <w:rFonts w:ascii="宋体" w:eastAsia="宋体" w:hAnsi="宋体" w:hint="eastAsia"/>
          <w:sz w:val="24"/>
          <w:szCs w:val="28"/>
        </w:rPr>
        <w:t>，用于验证</w:t>
      </w:r>
      <w:r w:rsidR="00611D9D">
        <w:rPr>
          <w:rFonts w:ascii="宋体" w:eastAsia="宋体" w:hAnsi="宋体" w:hint="eastAsia"/>
          <w:sz w:val="24"/>
          <w:szCs w:val="28"/>
        </w:rPr>
        <w:t>系统能够在消息丢失的情况下也能保证</w:t>
      </w:r>
      <w:r w:rsidR="007E5946">
        <w:rPr>
          <w:rFonts w:ascii="宋体" w:eastAsia="宋体" w:hAnsi="宋体" w:hint="eastAsia"/>
          <w:sz w:val="24"/>
          <w:szCs w:val="28"/>
        </w:rPr>
        <w:t>审核流能够进行下去。</w:t>
      </w:r>
    </w:p>
    <w:p w14:paraId="27022E8B" w14:textId="265B2365" w:rsidR="00477F10" w:rsidRDefault="00477F10" w:rsidP="001D4713">
      <w:pPr>
        <w:jc w:val="center"/>
        <w:rPr>
          <w:rFonts w:ascii="宋体" w:eastAsia="宋体" w:hAnsi="宋体"/>
        </w:rPr>
      </w:pPr>
      <w:r>
        <w:rPr>
          <w:rFonts w:ascii="宋体" w:eastAsia="宋体" w:hAnsi="宋体" w:hint="eastAsia"/>
        </w:rPr>
        <w:t>表4.</w:t>
      </w:r>
      <w:r w:rsidR="004B5B79">
        <w:rPr>
          <w:rFonts w:ascii="宋体" w:eastAsia="宋体" w:hAnsi="宋体" w:hint="eastAsia"/>
        </w:rPr>
        <w:t>8</w:t>
      </w:r>
      <w:r>
        <w:rPr>
          <w:rFonts w:ascii="宋体" w:eastAsia="宋体" w:hAnsi="宋体"/>
        </w:rPr>
        <w:t xml:space="preserve"> </w:t>
      </w:r>
      <w:r>
        <w:rPr>
          <w:rFonts w:ascii="宋体" w:eastAsia="宋体" w:hAnsi="宋体" w:hint="eastAsia"/>
        </w:rPr>
        <w:t>审核消息保障测试用例</w:t>
      </w:r>
    </w:p>
    <w:tbl>
      <w:tblPr>
        <w:tblStyle w:val="af3"/>
        <w:tblW w:w="0" w:type="auto"/>
        <w:tblLook w:val="04A0" w:firstRow="1" w:lastRow="0" w:firstColumn="1" w:lastColumn="0" w:noHBand="0" w:noVBand="1"/>
      </w:tblPr>
      <w:tblGrid>
        <w:gridCol w:w="1980"/>
        <w:gridCol w:w="6316"/>
      </w:tblGrid>
      <w:tr w:rsidR="00477F10" w:rsidRPr="00FB0839" w14:paraId="2B9EC5EF" w14:textId="77777777" w:rsidTr="00936EB7">
        <w:tc>
          <w:tcPr>
            <w:tcW w:w="1980" w:type="dxa"/>
          </w:tcPr>
          <w:p w14:paraId="3C18ABAC" w14:textId="77777777" w:rsidR="00477F10" w:rsidRPr="00FB0839" w:rsidRDefault="00477F10" w:rsidP="00936EB7">
            <w:pPr>
              <w:rPr>
                <w:rFonts w:ascii="宋体" w:eastAsia="宋体" w:hAnsi="宋体"/>
              </w:rPr>
            </w:pPr>
            <w:r w:rsidRPr="00FB0839">
              <w:rPr>
                <w:rFonts w:ascii="宋体" w:eastAsia="宋体" w:hAnsi="宋体" w:hint="eastAsia"/>
              </w:rPr>
              <w:t>测试I</w:t>
            </w:r>
            <w:r w:rsidRPr="00FB0839">
              <w:rPr>
                <w:rFonts w:ascii="宋体" w:eastAsia="宋体" w:hAnsi="宋体"/>
              </w:rPr>
              <w:t>D</w:t>
            </w:r>
          </w:p>
        </w:tc>
        <w:tc>
          <w:tcPr>
            <w:tcW w:w="6316" w:type="dxa"/>
          </w:tcPr>
          <w:p w14:paraId="197EAC25" w14:textId="703DCC22" w:rsidR="00477F10" w:rsidRPr="00FB0839" w:rsidRDefault="00477F10" w:rsidP="00936EB7">
            <w:pPr>
              <w:rPr>
                <w:rFonts w:ascii="宋体" w:eastAsia="宋体" w:hAnsi="宋体"/>
              </w:rPr>
            </w:pPr>
            <w:r w:rsidRPr="00FB0839">
              <w:rPr>
                <w:rFonts w:ascii="宋体" w:eastAsia="宋体" w:hAnsi="宋体" w:hint="eastAsia"/>
              </w:rPr>
              <w:t>T</w:t>
            </w:r>
            <w:r w:rsidRPr="00FB0839">
              <w:rPr>
                <w:rFonts w:ascii="宋体" w:eastAsia="宋体" w:hAnsi="宋体"/>
              </w:rPr>
              <w:t>C</w:t>
            </w:r>
            <w:r w:rsidR="00043E12">
              <w:rPr>
                <w:rFonts w:ascii="宋体" w:eastAsia="宋体" w:hAnsi="宋体" w:hint="eastAsia"/>
              </w:rPr>
              <w:t>6</w:t>
            </w:r>
          </w:p>
        </w:tc>
      </w:tr>
      <w:tr w:rsidR="00477F10" w:rsidRPr="00FB0839" w14:paraId="2AD18800" w14:textId="77777777" w:rsidTr="00936EB7">
        <w:tc>
          <w:tcPr>
            <w:tcW w:w="1980" w:type="dxa"/>
          </w:tcPr>
          <w:p w14:paraId="051C2809" w14:textId="77777777" w:rsidR="00477F10" w:rsidRPr="00FB0839" w:rsidRDefault="00477F10" w:rsidP="00936EB7">
            <w:pPr>
              <w:rPr>
                <w:rFonts w:ascii="宋体" w:eastAsia="宋体" w:hAnsi="宋体"/>
              </w:rPr>
            </w:pPr>
            <w:r w:rsidRPr="00FB0839">
              <w:rPr>
                <w:rFonts w:ascii="宋体" w:eastAsia="宋体" w:hAnsi="宋体" w:hint="eastAsia"/>
              </w:rPr>
              <w:t>测试名称</w:t>
            </w:r>
          </w:p>
        </w:tc>
        <w:tc>
          <w:tcPr>
            <w:tcW w:w="6316" w:type="dxa"/>
          </w:tcPr>
          <w:p w14:paraId="24389C51" w14:textId="662B4D71" w:rsidR="00477F10" w:rsidRPr="00FB0839" w:rsidRDefault="00FB0839" w:rsidP="00936EB7">
            <w:pPr>
              <w:rPr>
                <w:rFonts w:ascii="宋体" w:eastAsia="宋体" w:hAnsi="宋体"/>
              </w:rPr>
            </w:pPr>
            <w:r>
              <w:rPr>
                <w:rFonts w:ascii="宋体" w:eastAsia="宋体" w:hAnsi="宋体" w:hint="eastAsia"/>
              </w:rPr>
              <w:t>审核消息保障测试用例</w:t>
            </w:r>
          </w:p>
        </w:tc>
      </w:tr>
      <w:tr w:rsidR="00477F10" w:rsidRPr="00FB0839" w14:paraId="73338FE6" w14:textId="77777777" w:rsidTr="00936EB7">
        <w:tc>
          <w:tcPr>
            <w:tcW w:w="1980" w:type="dxa"/>
          </w:tcPr>
          <w:p w14:paraId="435B20CC" w14:textId="77777777" w:rsidR="00477F10" w:rsidRPr="00FB0839" w:rsidRDefault="00477F10" w:rsidP="00936EB7">
            <w:pPr>
              <w:rPr>
                <w:rFonts w:ascii="宋体" w:eastAsia="宋体" w:hAnsi="宋体"/>
              </w:rPr>
            </w:pPr>
            <w:r w:rsidRPr="00FB0839">
              <w:rPr>
                <w:rFonts w:ascii="宋体" w:eastAsia="宋体" w:hAnsi="宋体" w:hint="eastAsia"/>
              </w:rPr>
              <w:t>测试描述</w:t>
            </w:r>
          </w:p>
        </w:tc>
        <w:tc>
          <w:tcPr>
            <w:tcW w:w="6316" w:type="dxa"/>
          </w:tcPr>
          <w:p w14:paraId="1A05FFD0" w14:textId="2B7E64E4" w:rsidR="00477F10" w:rsidRPr="00FB0839" w:rsidRDefault="00FB0839" w:rsidP="00936EB7">
            <w:pPr>
              <w:rPr>
                <w:rFonts w:ascii="宋体" w:eastAsia="宋体" w:hAnsi="宋体"/>
              </w:rPr>
            </w:pPr>
            <w:r>
              <w:rPr>
                <w:rFonts w:ascii="宋体" w:eastAsia="宋体" w:hAnsi="宋体" w:hint="eastAsia"/>
              </w:rPr>
              <w:t>测试是否能够正确的保障审核消息</w:t>
            </w:r>
          </w:p>
        </w:tc>
      </w:tr>
      <w:tr w:rsidR="00477F10" w:rsidRPr="00FB0839" w14:paraId="580527E8" w14:textId="77777777" w:rsidTr="00936EB7">
        <w:tc>
          <w:tcPr>
            <w:tcW w:w="1980" w:type="dxa"/>
          </w:tcPr>
          <w:p w14:paraId="1C245362" w14:textId="77777777" w:rsidR="00477F10" w:rsidRPr="00FB0839" w:rsidRDefault="00477F10" w:rsidP="00936EB7">
            <w:pPr>
              <w:rPr>
                <w:rFonts w:ascii="宋体" w:eastAsia="宋体" w:hAnsi="宋体"/>
              </w:rPr>
            </w:pPr>
            <w:bookmarkStart w:id="142" w:name="_Hlk36625240"/>
            <w:r w:rsidRPr="00FB0839">
              <w:rPr>
                <w:rFonts w:ascii="宋体" w:eastAsia="宋体" w:hAnsi="宋体" w:hint="eastAsia"/>
              </w:rPr>
              <w:t>测试步骤</w:t>
            </w:r>
          </w:p>
        </w:tc>
        <w:tc>
          <w:tcPr>
            <w:tcW w:w="6316" w:type="dxa"/>
          </w:tcPr>
          <w:p w14:paraId="22376CC3" w14:textId="77777777" w:rsidR="007F17E3" w:rsidRDefault="007F17E3" w:rsidP="00A9260F">
            <w:pPr>
              <w:pStyle w:val="a5"/>
              <w:numPr>
                <w:ilvl w:val="0"/>
                <w:numId w:val="49"/>
              </w:numPr>
              <w:ind w:firstLineChars="0"/>
              <w:rPr>
                <w:rFonts w:ascii="宋体" w:eastAsia="宋体" w:hAnsi="宋体"/>
              </w:rPr>
            </w:pPr>
            <w:r>
              <w:rPr>
                <w:rFonts w:ascii="宋体" w:eastAsia="宋体" w:hAnsi="宋体" w:hint="eastAsia"/>
              </w:rPr>
              <w:t>审核平台审核当前节点</w:t>
            </w:r>
          </w:p>
          <w:p w14:paraId="18B5D20D" w14:textId="5C3658B6" w:rsidR="007F17E3" w:rsidRDefault="007F17E3" w:rsidP="00A9260F">
            <w:pPr>
              <w:pStyle w:val="a5"/>
              <w:numPr>
                <w:ilvl w:val="0"/>
                <w:numId w:val="49"/>
              </w:numPr>
              <w:ind w:firstLineChars="0"/>
              <w:rPr>
                <w:rFonts w:ascii="宋体" w:eastAsia="宋体" w:hAnsi="宋体"/>
              </w:rPr>
            </w:pPr>
            <w:r>
              <w:rPr>
                <w:rFonts w:ascii="宋体" w:eastAsia="宋体" w:hAnsi="宋体" w:hint="eastAsia"/>
              </w:rPr>
              <w:t>审核平台不发送消息至消息队列</w:t>
            </w:r>
          </w:p>
          <w:p w14:paraId="4A6028A2" w14:textId="20D2CA8A" w:rsidR="007F17E3" w:rsidRDefault="00EE6371" w:rsidP="00A9260F">
            <w:pPr>
              <w:pStyle w:val="a5"/>
              <w:numPr>
                <w:ilvl w:val="0"/>
                <w:numId w:val="49"/>
              </w:numPr>
              <w:ind w:firstLineChars="0"/>
              <w:rPr>
                <w:rFonts w:ascii="宋体" w:eastAsia="宋体" w:hAnsi="宋体"/>
              </w:rPr>
            </w:pPr>
            <w:r>
              <w:rPr>
                <w:rFonts w:ascii="宋体" w:eastAsia="宋体" w:hAnsi="宋体" w:hint="eastAsia"/>
              </w:rPr>
              <w:t>静置</w:t>
            </w:r>
            <w:r w:rsidR="009A3CFE">
              <w:rPr>
                <w:rFonts w:ascii="宋体" w:eastAsia="宋体" w:hAnsi="宋体" w:hint="eastAsia"/>
              </w:rPr>
              <w:t>三秒时间</w:t>
            </w:r>
          </w:p>
          <w:p w14:paraId="45548F2A" w14:textId="11F77436" w:rsidR="009A3CFE" w:rsidRPr="007F17E3" w:rsidRDefault="00CB3DE5" w:rsidP="00A9260F">
            <w:pPr>
              <w:pStyle w:val="a5"/>
              <w:numPr>
                <w:ilvl w:val="0"/>
                <w:numId w:val="49"/>
              </w:numPr>
              <w:ind w:firstLineChars="0"/>
              <w:rPr>
                <w:rFonts w:ascii="宋体" w:eastAsia="宋体" w:hAnsi="宋体"/>
              </w:rPr>
            </w:pPr>
            <w:r>
              <w:rPr>
                <w:rFonts w:ascii="宋体" w:eastAsia="宋体" w:hAnsi="宋体" w:hint="eastAsia"/>
              </w:rPr>
              <w:t>比较本系统和审核平台</w:t>
            </w:r>
            <w:r w:rsidR="004C64BA">
              <w:rPr>
                <w:rFonts w:ascii="宋体" w:eastAsia="宋体" w:hAnsi="宋体" w:hint="eastAsia"/>
              </w:rPr>
              <w:t>同一个审核流的数据是否一致</w:t>
            </w:r>
          </w:p>
        </w:tc>
      </w:tr>
      <w:tr w:rsidR="00477F10" w:rsidRPr="00FB0839" w14:paraId="1036653C" w14:textId="77777777" w:rsidTr="00936EB7">
        <w:tc>
          <w:tcPr>
            <w:tcW w:w="1980" w:type="dxa"/>
          </w:tcPr>
          <w:p w14:paraId="58D8CD77" w14:textId="77777777" w:rsidR="00477F10" w:rsidRPr="00FB0839" w:rsidRDefault="00477F10" w:rsidP="00936EB7">
            <w:pPr>
              <w:rPr>
                <w:rFonts w:ascii="宋体" w:eastAsia="宋体" w:hAnsi="宋体"/>
              </w:rPr>
            </w:pPr>
            <w:r w:rsidRPr="00FB0839">
              <w:rPr>
                <w:rFonts w:ascii="宋体" w:eastAsia="宋体" w:hAnsi="宋体" w:hint="eastAsia"/>
              </w:rPr>
              <w:t>预期结果</w:t>
            </w:r>
          </w:p>
        </w:tc>
        <w:tc>
          <w:tcPr>
            <w:tcW w:w="6316" w:type="dxa"/>
          </w:tcPr>
          <w:p w14:paraId="4AFE1347" w14:textId="25D86A7F" w:rsidR="00477F10" w:rsidRPr="00FB0839" w:rsidRDefault="003C5863" w:rsidP="00477F10">
            <w:pPr>
              <w:pStyle w:val="a5"/>
              <w:numPr>
                <w:ilvl w:val="0"/>
                <w:numId w:val="13"/>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3E61E25D" w14:textId="1847314A" w:rsidR="00EE6371" w:rsidRPr="00431324" w:rsidRDefault="00234CCB" w:rsidP="00431324">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00431324" w:rsidRPr="00431324">
        <w:rPr>
          <w:rFonts w:ascii="宋体" w:eastAsia="宋体" w:hAnsi="宋体" w:hint="eastAsia"/>
          <w:sz w:val="24"/>
          <w:szCs w:val="24"/>
        </w:rPr>
        <w:t>4.9为规则判定测试用例</w:t>
      </w:r>
      <w:r w:rsidR="00431324">
        <w:rPr>
          <w:rFonts w:ascii="宋体" w:eastAsia="宋体" w:hAnsi="宋体" w:hint="eastAsia"/>
          <w:sz w:val="24"/>
          <w:szCs w:val="24"/>
        </w:rPr>
        <w:t>，用于校验进行中的订单和运单状态是否能够命中指定的规则</w:t>
      </w:r>
      <w:r w:rsidR="005F7E7D">
        <w:rPr>
          <w:rFonts w:ascii="宋体" w:eastAsia="宋体" w:hAnsi="宋体" w:hint="eastAsia"/>
          <w:sz w:val="24"/>
          <w:szCs w:val="24"/>
        </w:rPr>
        <w:t>。测试人员在测试的时候需要对履约过程中的每一个阶段</w:t>
      </w:r>
      <w:r w:rsidR="009E3733">
        <w:rPr>
          <w:rFonts w:ascii="宋体" w:eastAsia="宋体" w:hAnsi="宋体" w:hint="eastAsia"/>
          <w:sz w:val="24"/>
          <w:szCs w:val="24"/>
        </w:rPr>
        <w:t>进行测试，在测试之前需要了解每个规则可能存在的过期时间，在测试的</w:t>
      </w:r>
      <w:r w:rsidR="006C6BA0">
        <w:rPr>
          <w:rFonts w:ascii="宋体" w:eastAsia="宋体" w:hAnsi="宋体" w:hint="eastAsia"/>
          <w:sz w:val="24"/>
          <w:szCs w:val="24"/>
        </w:rPr>
        <w:t>时候</w:t>
      </w:r>
      <w:r w:rsidR="001C3B9F">
        <w:rPr>
          <w:rFonts w:ascii="宋体" w:eastAsia="宋体" w:hAnsi="宋体" w:hint="eastAsia"/>
          <w:sz w:val="24"/>
          <w:szCs w:val="24"/>
        </w:rPr>
        <w:t>需要把这个过期的时间特别的空置出来</w:t>
      </w:r>
      <w:r w:rsidR="006C6BA0">
        <w:rPr>
          <w:rFonts w:ascii="宋体" w:eastAsia="宋体" w:hAnsi="宋体" w:hint="eastAsia"/>
          <w:sz w:val="24"/>
          <w:szCs w:val="24"/>
        </w:rPr>
        <w:t>。</w:t>
      </w:r>
    </w:p>
    <w:p w14:paraId="7C023A0F" w14:textId="2510F247" w:rsidR="00477F10" w:rsidRPr="00477F10" w:rsidRDefault="00477F10" w:rsidP="001D4713">
      <w:pPr>
        <w:jc w:val="center"/>
        <w:rPr>
          <w:rFonts w:ascii="宋体" w:eastAsia="宋体" w:hAnsi="宋体"/>
        </w:rPr>
      </w:pPr>
      <w:r>
        <w:rPr>
          <w:rFonts w:ascii="宋体" w:eastAsia="宋体" w:hAnsi="宋体" w:hint="eastAsia"/>
        </w:rPr>
        <w:t>表4.</w:t>
      </w:r>
      <w:r w:rsidR="004B5B79">
        <w:rPr>
          <w:rFonts w:ascii="宋体" w:eastAsia="宋体" w:hAnsi="宋体" w:hint="eastAsia"/>
        </w:rPr>
        <w:t>9</w:t>
      </w:r>
      <w:r>
        <w:rPr>
          <w:rFonts w:ascii="宋体" w:eastAsia="宋体" w:hAnsi="宋体"/>
        </w:rPr>
        <w:t xml:space="preserve"> </w:t>
      </w:r>
      <w:r>
        <w:rPr>
          <w:rFonts w:ascii="宋体" w:eastAsia="宋体" w:hAnsi="宋体" w:hint="eastAsia"/>
        </w:rPr>
        <w:t>规则判定测试用例</w:t>
      </w:r>
    </w:p>
    <w:tbl>
      <w:tblPr>
        <w:tblStyle w:val="af3"/>
        <w:tblW w:w="0" w:type="auto"/>
        <w:tblLook w:val="04A0" w:firstRow="1" w:lastRow="0" w:firstColumn="1" w:lastColumn="0" w:noHBand="0" w:noVBand="1"/>
      </w:tblPr>
      <w:tblGrid>
        <w:gridCol w:w="1980"/>
        <w:gridCol w:w="6316"/>
      </w:tblGrid>
      <w:tr w:rsidR="00477F10" w:rsidRPr="00DE2E77" w14:paraId="328A682B" w14:textId="77777777" w:rsidTr="00936EB7">
        <w:tc>
          <w:tcPr>
            <w:tcW w:w="1980" w:type="dxa"/>
          </w:tcPr>
          <w:p w14:paraId="73DA2DE9" w14:textId="77777777" w:rsidR="00477F10" w:rsidRPr="00DE2E77" w:rsidRDefault="00477F10" w:rsidP="00936EB7">
            <w:pPr>
              <w:rPr>
                <w:rFonts w:ascii="宋体" w:eastAsia="宋体" w:hAnsi="宋体"/>
              </w:rPr>
            </w:pPr>
            <w:r w:rsidRPr="00DE2E77">
              <w:rPr>
                <w:rFonts w:ascii="宋体" w:eastAsia="宋体" w:hAnsi="宋体" w:hint="eastAsia"/>
              </w:rPr>
              <w:lastRenderedPageBreak/>
              <w:t>测试I</w:t>
            </w:r>
            <w:r w:rsidRPr="00DE2E77">
              <w:rPr>
                <w:rFonts w:ascii="宋体" w:eastAsia="宋体" w:hAnsi="宋体"/>
              </w:rPr>
              <w:t>D</w:t>
            </w:r>
          </w:p>
        </w:tc>
        <w:tc>
          <w:tcPr>
            <w:tcW w:w="6316" w:type="dxa"/>
          </w:tcPr>
          <w:p w14:paraId="1420347D" w14:textId="141597E3" w:rsidR="00477F10" w:rsidRPr="00DE2E77" w:rsidRDefault="00477F10" w:rsidP="00936EB7">
            <w:pPr>
              <w:rPr>
                <w:rFonts w:ascii="宋体" w:eastAsia="宋体" w:hAnsi="宋体"/>
              </w:rPr>
            </w:pPr>
            <w:r w:rsidRPr="00DE2E77">
              <w:rPr>
                <w:rFonts w:ascii="宋体" w:eastAsia="宋体" w:hAnsi="宋体" w:hint="eastAsia"/>
              </w:rPr>
              <w:t>T</w:t>
            </w:r>
            <w:r w:rsidRPr="00DE2E77">
              <w:rPr>
                <w:rFonts w:ascii="宋体" w:eastAsia="宋体" w:hAnsi="宋体"/>
              </w:rPr>
              <w:t>C</w:t>
            </w:r>
            <w:r w:rsidR="00043E12">
              <w:rPr>
                <w:rFonts w:ascii="宋体" w:eastAsia="宋体" w:hAnsi="宋体" w:hint="eastAsia"/>
              </w:rPr>
              <w:t>7</w:t>
            </w:r>
          </w:p>
        </w:tc>
      </w:tr>
      <w:tr w:rsidR="00477F10" w:rsidRPr="00DE2E77" w14:paraId="01642BA0" w14:textId="77777777" w:rsidTr="00936EB7">
        <w:tc>
          <w:tcPr>
            <w:tcW w:w="1980" w:type="dxa"/>
          </w:tcPr>
          <w:p w14:paraId="02CAFB6A" w14:textId="77777777" w:rsidR="00477F10" w:rsidRPr="00DE2E77" w:rsidRDefault="00477F10" w:rsidP="00936EB7">
            <w:pPr>
              <w:rPr>
                <w:rFonts w:ascii="宋体" w:eastAsia="宋体" w:hAnsi="宋体"/>
              </w:rPr>
            </w:pPr>
            <w:r w:rsidRPr="00DE2E77">
              <w:rPr>
                <w:rFonts w:ascii="宋体" w:eastAsia="宋体" w:hAnsi="宋体" w:hint="eastAsia"/>
              </w:rPr>
              <w:t>测试名称</w:t>
            </w:r>
          </w:p>
        </w:tc>
        <w:tc>
          <w:tcPr>
            <w:tcW w:w="6316" w:type="dxa"/>
          </w:tcPr>
          <w:p w14:paraId="401BB10E" w14:textId="54A63FD3" w:rsidR="00477F10" w:rsidRPr="00DE2E77" w:rsidRDefault="007D2ED6" w:rsidP="00936EB7">
            <w:pPr>
              <w:rPr>
                <w:rFonts w:ascii="宋体" w:eastAsia="宋体" w:hAnsi="宋体"/>
              </w:rPr>
            </w:pPr>
            <w:r>
              <w:rPr>
                <w:rFonts w:ascii="宋体" w:eastAsia="宋体" w:hAnsi="宋体" w:hint="eastAsia"/>
              </w:rPr>
              <w:t>规则判定测试</w:t>
            </w:r>
          </w:p>
        </w:tc>
      </w:tr>
      <w:tr w:rsidR="00477F10" w:rsidRPr="00DE2E77" w14:paraId="3C12C454" w14:textId="77777777" w:rsidTr="00936EB7">
        <w:tc>
          <w:tcPr>
            <w:tcW w:w="1980" w:type="dxa"/>
          </w:tcPr>
          <w:p w14:paraId="7AEA52D1" w14:textId="77777777" w:rsidR="00477F10" w:rsidRPr="00DE2E77" w:rsidRDefault="00477F10" w:rsidP="00936EB7">
            <w:pPr>
              <w:rPr>
                <w:rFonts w:ascii="宋体" w:eastAsia="宋体" w:hAnsi="宋体"/>
              </w:rPr>
            </w:pPr>
            <w:r w:rsidRPr="00DE2E77">
              <w:rPr>
                <w:rFonts w:ascii="宋体" w:eastAsia="宋体" w:hAnsi="宋体" w:hint="eastAsia"/>
              </w:rPr>
              <w:t>测试描述</w:t>
            </w:r>
          </w:p>
        </w:tc>
        <w:tc>
          <w:tcPr>
            <w:tcW w:w="6316" w:type="dxa"/>
          </w:tcPr>
          <w:p w14:paraId="0A7816E3" w14:textId="56DB3137" w:rsidR="00477F10" w:rsidRPr="00DE2E77" w:rsidRDefault="007D2ED6" w:rsidP="00936EB7">
            <w:pPr>
              <w:rPr>
                <w:rFonts w:ascii="宋体" w:eastAsia="宋体" w:hAnsi="宋体"/>
              </w:rPr>
            </w:pPr>
            <w:r>
              <w:rPr>
                <w:rFonts w:ascii="宋体" w:eastAsia="宋体" w:hAnsi="宋体" w:hint="eastAsia"/>
              </w:rPr>
              <w:t>测试平台是否能够根据规则进行</w:t>
            </w:r>
          </w:p>
        </w:tc>
      </w:tr>
      <w:tr w:rsidR="00477F10" w:rsidRPr="00DE2E77" w14:paraId="6AE5EA26" w14:textId="77777777" w:rsidTr="00936EB7">
        <w:tc>
          <w:tcPr>
            <w:tcW w:w="1980" w:type="dxa"/>
          </w:tcPr>
          <w:p w14:paraId="37029765" w14:textId="77777777" w:rsidR="00477F10" w:rsidRPr="00DE2E77" w:rsidRDefault="00477F10" w:rsidP="00936EB7">
            <w:pPr>
              <w:rPr>
                <w:rFonts w:ascii="宋体" w:eastAsia="宋体" w:hAnsi="宋体"/>
              </w:rPr>
            </w:pPr>
            <w:r w:rsidRPr="00DE2E77">
              <w:rPr>
                <w:rFonts w:ascii="宋体" w:eastAsia="宋体" w:hAnsi="宋体" w:hint="eastAsia"/>
              </w:rPr>
              <w:t>测试步骤</w:t>
            </w:r>
          </w:p>
        </w:tc>
        <w:tc>
          <w:tcPr>
            <w:tcW w:w="6316" w:type="dxa"/>
          </w:tcPr>
          <w:p w14:paraId="19685A2D" w14:textId="4B6E10CC" w:rsidR="00477F10" w:rsidRDefault="009447CC" w:rsidP="009447CC">
            <w:pPr>
              <w:pStyle w:val="a5"/>
              <w:numPr>
                <w:ilvl w:val="1"/>
                <w:numId w:val="36"/>
              </w:numPr>
              <w:ind w:firstLineChars="0"/>
              <w:rPr>
                <w:rFonts w:ascii="宋体" w:eastAsia="宋体" w:hAnsi="宋体"/>
              </w:rPr>
            </w:pPr>
            <w:r>
              <w:rPr>
                <w:rFonts w:ascii="宋体" w:eastAsia="宋体" w:hAnsi="宋体" w:hint="eastAsia"/>
              </w:rPr>
              <w:t>测试人员在平台上下单</w:t>
            </w:r>
            <w:r w:rsidR="00357B66">
              <w:rPr>
                <w:rFonts w:ascii="宋体" w:eastAsia="宋体" w:hAnsi="宋体" w:hint="eastAsia"/>
              </w:rPr>
              <w:t>。</w:t>
            </w:r>
          </w:p>
          <w:p w14:paraId="47A8043A" w14:textId="6EC30A46" w:rsidR="009447CC" w:rsidRDefault="009447CC" w:rsidP="009447CC">
            <w:pPr>
              <w:pStyle w:val="a5"/>
              <w:numPr>
                <w:ilvl w:val="1"/>
                <w:numId w:val="36"/>
              </w:numPr>
              <w:ind w:firstLineChars="0"/>
              <w:rPr>
                <w:rFonts w:ascii="宋体" w:eastAsia="宋体" w:hAnsi="宋体"/>
              </w:rPr>
            </w:pPr>
            <w:r>
              <w:rPr>
                <w:rFonts w:ascii="宋体" w:eastAsia="宋体" w:hAnsi="宋体" w:hint="eastAsia"/>
              </w:rPr>
              <w:t>测试人员间隔指定时间之后点击商家接单</w:t>
            </w:r>
            <w:r w:rsidR="00357B66">
              <w:rPr>
                <w:rFonts w:ascii="宋体" w:eastAsia="宋体" w:hAnsi="宋体" w:hint="eastAsia"/>
              </w:rPr>
              <w:t>。</w:t>
            </w:r>
          </w:p>
          <w:p w14:paraId="26D89EBA" w14:textId="0E08481C" w:rsidR="009447CC" w:rsidRDefault="009447CC" w:rsidP="009447CC">
            <w:pPr>
              <w:pStyle w:val="a5"/>
              <w:numPr>
                <w:ilvl w:val="1"/>
                <w:numId w:val="36"/>
              </w:numPr>
              <w:ind w:firstLineChars="0"/>
              <w:rPr>
                <w:rFonts w:ascii="宋体" w:eastAsia="宋体" w:hAnsi="宋体"/>
              </w:rPr>
            </w:pPr>
            <w:r>
              <w:rPr>
                <w:rFonts w:ascii="宋体" w:eastAsia="宋体" w:hAnsi="宋体" w:hint="eastAsia"/>
              </w:rPr>
              <w:t>测试人员间隔指定</w:t>
            </w:r>
            <w:r w:rsidR="00484093">
              <w:rPr>
                <w:rFonts w:ascii="宋体" w:eastAsia="宋体" w:hAnsi="宋体" w:hint="eastAsia"/>
              </w:rPr>
              <w:t>时间</w:t>
            </w:r>
            <w:r>
              <w:rPr>
                <w:rFonts w:ascii="宋体" w:eastAsia="宋体" w:hAnsi="宋体" w:hint="eastAsia"/>
              </w:rPr>
              <w:t>之后点击呼叫</w:t>
            </w:r>
            <w:r w:rsidR="00484093">
              <w:rPr>
                <w:rFonts w:ascii="宋体" w:eastAsia="宋体" w:hAnsi="宋体" w:hint="eastAsia"/>
              </w:rPr>
              <w:t>骑手</w:t>
            </w:r>
            <w:r w:rsidR="00357B66">
              <w:rPr>
                <w:rFonts w:ascii="宋体" w:eastAsia="宋体" w:hAnsi="宋体" w:hint="eastAsia"/>
              </w:rPr>
              <w:t>。</w:t>
            </w:r>
          </w:p>
          <w:p w14:paraId="38B70091" w14:textId="591176D2" w:rsidR="00BD64D9" w:rsidRDefault="00BD64D9" w:rsidP="009447CC">
            <w:pPr>
              <w:pStyle w:val="a5"/>
              <w:numPr>
                <w:ilvl w:val="1"/>
                <w:numId w:val="36"/>
              </w:numPr>
              <w:ind w:firstLineChars="0"/>
              <w:rPr>
                <w:rFonts w:ascii="宋体" w:eastAsia="宋体" w:hAnsi="宋体"/>
              </w:rPr>
            </w:pPr>
            <w:r>
              <w:rPr>
                <w:rFonts w:ascii="宋体" w:eastAsia="宋体" w:hAnsi="宋体" w:hint="eastAsia"/>
              </w:rPr>
              <w:t>测试人员间隔指定时间之后点击骑手接单</w:t>
            </w:r>
            <w:r w:rsidR="00357B66">
              <w:rPr>
                <w:rFonts w:ascii="宋体" w:eastAsia="宋体" w:hAnsi="宋体" w:hint="eastAsia"/>
              </w:rPr>
              <w:t>。</w:t>
            </w:r>
          </w:p>
          <w:p w14:paraId="4AA71E0A" w14:textId="1CD2ABB1" w:rsidR="00BD64D9" w:rsidRDefault="00BD64D9" w:rsidP="009447CC">
            <w:pPr>
              <w:pStyle w:val="a5"/>
              <w:numPr>
                <w:ilvl w:val="1"/>
                <w:numId w:val="36"/>
              </w:numPr>
              <w:ind w:firstLineChars="0"/>
              <w:rPr>
                <w:rFonts w:ascii="宋体" w:eastAsia="宋体" w:hAnsi="宋体"/>
              </w:rPr>
            </w:pPr>
            <w:r>
              <w:rPr>
                <w:rFonts w:ascii="宋体" w:eastAsia="宋体" w:hAnsi="宋体" w:hint="eastAsia"/>
              </w:rPr>
              <w:t>测试人员间隔指定时间之后点击骑手取餐</w:t>
            </w:r>
            <w:r w:rsidR="00357B66">
              <w:rPr>
                <w:rFonts w:ascii="宋体" w:eastAsia="宋体" w:hAnsi="宋体" w:hint="eastAsia"/>
              </w:rPr>
              <w:t>。</w:t>
            </w:r>
          </w:p>
          <w:p w14:paraId="62BC867E" w14:textId="50C125C4" w:rsidR="00BD64D9" w:rsidRDefault="00BD64D9" w:rsidP="009447CC">
            <w:pPr>
              <w:pStyle w:val="a5"/>
              <w:numPr>
                <w:ilvl w:val="1"/>
                <w:numId w:val="36"/>
              </w:numPr>
              <w:ind w:firstLineChars="0"/>
              <w:rPr>
                <w:rFonts w:ascii="宋体" w:eastAsia="宋体" w:hAnsi="宋体"/>
              </w:rPr>
            </w:pPr>
            <w:r>
              <w:rPr>
                <w:rFonts w:ascii="宋体" w:eastAsia="宋体" w:hAnsi="宋体" w:hint="eastAsia"/>
              </w:rPr>
              <w:t>测试人员间隔指定时间之后点击骑手配送</w:t>
            </w:r>
            <w:r w:rsidR="00357B66">
              <w:rPr>
                <w:rFonts w:ascii="宋体" w:eastAsia="宋体" w:hAnsi="宋体" w:hint="eastAsia"/>
              </w:rPr>
              <w:t>。</w:t>
            </w:r>
          </w:p>
          <w:p w14:paraId="1F3FBA97" w14:textId="1BDB8D1C" w:rsidR="00BD64D9" w:rsidRPr="009447CC" w:rsidRDefault="00BD64D9" w:rsidP="009447CC">
            <w:pPr>
              <w:pStyle w:val="a5"/>
              <w:numPr>
                <w:ilvl w:val="1"/>
                <w:numId w:val="36"/>
              </w:numPr>
              <w:ind w:firstLineChars="0"/>
              <w:rPr>
                <w:rFonts w:ascii="宋体" w:eastAsia="宋体" w:hAnsi="宋体"/>
              </w:rPr>
            </w:pPr>
            <w:r>
              <w:rPr>
                <w:rFonts w:ascii="宋体" w:eastAsia="宋体" w:hAnsi="宋体" w:hint="eastAsia"/>
              </w:rPr>
              <w:t>测试人员间隔指定时间之后点击骑手送达</w:t>
            </w:r>
            <w:r w:rsidR="00357B66">
              <w:rPr>
                <w:rFonts w:ascii="宋体" w:eastAsia="宋体" w:hAnsi="宋体" w:hint="eastAsia"/>
              </w:rPr>
              <w:t>。</w:t>
            </w:r>
          </w:p>
        </w:tc>
      </w:tr>
      <w:tr w:rsidR="00477F10" w:rsidRPr="00DE2E77" w14:paraId="14E6035E" w14:textId="77777777" w:rsidTr="00936EB7">
        <w:tc>
          <w:tcPr>
            <w:tcW w:w="1980" w:type="dxa"/>
          </w:tcPr>
          <w:p w14:paraId="1154B5F5" w14:textId="77777777" w:rsidR="00477F10" w:rsidRPr="00DE2E77" w:rsidRDefault="00477F10" w:rsidP="00936EB7">
            <w:pPr>
              <w:rPr>
                <w:rFonts w:ascii="宋体" w:eastAsia="宋体" w:hAnsi="宋体"/>
              </w:rPr>
            </w:pPr>
            <w:r w:rsidRPr="00DE2E77">
              <w:rPr>
                <w:rFonts w:ascii="宋体" w:eastAsia="宋体" w:hAnsi="宋体" w:hint="eastAsia"/>
              </w:rPr>
              <w:t>预期结果</w:t>
            </w:r>
          </w:p>
        </w:tc>
        <w:tc>
          <w:tcPr>
            <w:tcW w:w="6316" w:type="dxa"/>
          </w:tcPr>
          <w:p w14:paraId="5957B5CB" w14:textId="49F6682B" w:rsidR="00477F10" w:rsidRPr="009447CC" w:rsidRDefault="00BD64D9" w:rsidP="009447CC">
            <w:pPr>
              <w:rPr>
                <w:rFonts w:ascii="宋体" w:eastAsia="宋体" w:hAnsi="宋体"/>
              </w:rPr>
            </w:pPr>
            <w:r>
              <w:rPr>
                <w:rFonts w:ascii="宋体" w:eastAsia="宋体" w:hAnsi="宋体" w:hint="eastAsia"/>
              </w:rPr>
              <w:t>平台能够根据已有的规则判定出每个阶段是否有超时情况的出现，</w:t>
            </w:r>
            <w:r w:rsidR="004F5BF2">
              <w:rPr>
                <w:rFonts w:ascii="宋体" w:eastAsia="宋体" w:hAnsi="宋体" w:hint="eastAsia"/>
              </w:rPr>
              <w:t>并根据规则中</w:t>
            </w:r>
            <w:r w:rsidR="00B83786">
              <w:rPr>
                <w:rFonts w:ascii="宋体" w:eastAsia="宋体" w:hAnsi="宋体" w:hint="eastAsia"/>
              </w:rPr>
              <w:t>配置的触发行为执行相应的动作</w:t>
            </w:r>
            <w:r w:rsidR="00357B66">
              <w:rPr>
                <w:rFonts w:ascii="宋体" w:eastAsia="宋体" w:hAnsi="宋体" w:hint="eastAsia"/>
              </w:rPr>
              <w:t>。</w:t>
            </w:r>
          </w:p>
        </w:tc>
      </w:tr>
    </w:tbl>
    <w:p w14:paraId="27178BDD" w14:textId="599A023E" w:rsidR="00477F10" w:rsidRPr="009154C5" w:rsidRDefault="009154C5" w:rsidP="009154C5">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表4.10为规则预处理功能的测试用例</w:t>
      </w:r>
      <w:r>
        <w:rPr>
          <w:rFonts w:ascii="宋体" w:eastAsia="宋体" w:hAnsi="宋体" w:hint="eastAsia"/>
          <w:sz w:val="24"/>
          <w:szCs w:val="24"/>
        </w:rPr>
        <w:t>，用于测试前端配置的规则能否在后端生成相应的执行规则。</w:t>
      </w:r>
    </w:p>
    <w:p w14:paraId="5D084220" w14:textId="7886FEA8" w:rsidR="00C806B4" w:rsidRPr="001D4713" w:rsidRDefault="005B0721" w:rsidP="001D4713">
      <w:pPr>
        <w:jc w:val="center"/>
        <w:rPr>
          <w:rFonts w:ascii="宋体" w:eastAsia="宋体" w:hAnsi="宋体"/>
        </w:rPr>
      </w:pPr>
      <w:r w:rsidRPr="001D4713">
        <w:rPr>
          <w:rFonts w:ascii="宋体" w:eastAsia="宋体" w:hAnsi="宋体" w:hint="eastAsia"/>
        </w:rPr>
        <w:t>表</w:t>
      </w:r>
      <w:r w:rsidR="001D4713" w:rsidRPr="001D4713">
        <w:rPr>
          <w:rFonts w:ascii="宋体" w:eastAsia="宋体" w:hAnsi="宋体" w:hint="eastAsia"/>
        </w:rPr>
        <w:t>4.</w:t>
      </w:r>
      <w:r w:rsidR="00B37838">
        <w:rPr>
          <w:rFonts w:ascii="宋体" w:eastAsia="宋体" w:hAnsi="宋体" w:hint="eastAsia"/>
        </w:rPr>
        <w:t>10</w:t>
      </w:r>
      <w:r w:rsidR="001D4713" w:rsidRPr="001D4713">
        <w:rPr>
          <w:rFonts w:ascii="宋体" w:eastAsia="宋体" w:hAnsi="宋体" w:hint="eastAsia"/>
        </w:rPr>
        <w:t xml:space="preserve"> </w:t>
      </w:r>
      <w:r w:rsidR="0092002A" w:rsidRPr="001D4713">
        <w:rPr>
          <w:rFonts w:ascii="宋体" w:eastAsia="宋体" w:hAnsi="宋体" w:hint="eastAsia"/>
        </w:rPr>
        <w:t>规则预处理功能测试用例</w:t>
      </w:r>
    </w:p>
    <w:tbl>
      <w:tblPr>
        <w:tblStyle w:val="af3"/>
        <w:tblW w:w="0" w:type="auto"/>
        <w:tblLook w:val="04A0" w:firstRow="1" w:lastRow="0" w:firstColumn="1" w:lastColumn="0" w:noHBand="0" w:noVBand="1"/>
      </w:tblPr>
      <w:tblGrid>
        <w:gridCol w:w="1980"/>
        <w:gridCol w:w="6316"/>
      </w:tblGrid>
      <w:tr w:rsidR="005B0721" w:rsidRPr="00EE6371" w14:paraId="3795C636" w14:textId="77777777" w:rsidTr="005B0721">
        <w:tc>
          <w:tcPr>
            <w:tcW w:w="1980" w:type="dxa"/>
          </w:tcPr>
          <w:p w14:paraId="105C50D2" w14:textId="086BC933" w:rsidR="005B0721" w:rsidRPr="00EE6371" w:rsidRDefault="005B0721" w:rsidP="008C1387">
            <w:pPr>
              <w:rPr>
                <w:rFonts w:ascii="宋体" w:eastAsia="宋体" w:hAnsi="宋体"/>
              </w:rPr>
            </w:pPr>
            <w:r w:rsidRPr="00EE6371">
              <w:rPr>
                <w:rFonts w:ascii="宋体" w:eastAsia="宋体" w:hAnsi="宋体" w:hint="eastAsia"/>
              </w:rPr>
              <w:t>测试ID</w:t>
            </w:r>
          </w:p>
        </w:tc>
        <w:tc>
          <w:tcPr>
            <w:tcW w:w="6316" w:type="dxa"/>
          </w:tcPr>
          <w:p w14:paraId="40953818" w14:textId="47606921" w:rsidR="005B0721" w:rsidRPr="00EE6371" w:rsidRDefault="005B0721" w:rsidP="008C1387">
            <w:pPr>
              <w:rPr>
                <w:rFonts w:ascii="宋体" w:eastAsia="宋体" w:hAnsi="宋体"/>
              </w:rPr>
            </w:pPr>
            <w:r w:rsidRPr="00EE6371">
              <w:rPr>
                <w:rFonts w:ascii="宋体" w:eastAsia="宋体" w:hAnsi="宋体" w:hint="eastAsia"/>
              </w:rPr>
              <w:t>TC</w:t>
            </w:r>
            <w:r w:rsidR="00043E12">
              <w:rPr>
                <w:rFonts w:ascii="宋体" w:eastAsia="宋体" w:hAnsi="宋体" w:hint="eastAsia"/>
              </w:rPr>
              <w:t>8</w:t>
            </w:r>
          </w:p>
        </w:tc>
      </w:tr>
      <w:tr w:rsidR="005B0721" w:rsidRPr="00EE6371" w14:paraId="5AECBCA2" w14:textId="77777777" w:rsidTr="005B0721">
        <w:tc>
          <w:tcPr>
            <w:tcW w:w="1980" w:type="dxa"/>
          </w:tcPr>
          <w:p w14:paraId="07E1E920" w14:textId="1CE94CC7" w:rsidR="005B0721" w:rsidRPr="00EE6371" w:rsidRDefault="005B0721" w:rsidP="008C1387">
            <w:pPr>
              <w:rPr>
                <w:rFonts w:ascii="宋体" w:eastAsia="宋体" w:hAnsi="宋体"/>
              </w:rPr>
            </w:pPr>
            <w:r w:rsidRPr="00EE6371">
              <w:rPr>
                <w:rFonts w:ascii="宋体" w:eastAsia="宋体" w:hAnsi="宋体" w:hint="eastAsia"/>
              </w:rPr>
              <w:t>测试名称</w:t>
            </w:r>
          </w:p>
        </w:tc>
        <w:tc>
          <w:tcPr>
            <w:tcW w:w="6316" w:type="dxa"/>
          </w:tcPr>
          <w:p w14:paraId="00B92C7F" w14:textId="2F4A9953" w:rsidR="005B0721" w:rsidRPr="00EE6371" w:rsidRDefault="0092002A" w:rsidP="008C1387">
            <w:pPr>
              <w:rPr>
                <w:rFonts w:ascii="宋体" w:eastAsia="宋体" w:hAnsi="宋体"/>
              </w:rPr>
            </w:pPr>
            <w:r w:rsidRPr="00EE6371">
              <w:rPr>
                <w:rFonts w:ascii="宋体" w:eastAsia="宋体" w:hAnsi="宋体" w:hint="eastAsia"/>
              </w:rPr>
              <w:t>规则预处理测试</w:t>
            </w:r>
          </w:p>
        </w:tc>
      </w:tr>
      <w:tr w:rsidR="005B0721" w:rsidRPr="00EE6371" w14:paraId="1D574378" w14:textId="77777777" w:rsidTr="005B0721">
        <w:tc>
          <w:tcPr>
            <w:tcW w:w="1980" w:type="dxa"/>
          </w:tcPr>
          <w:p w14:paraId="470D6B0B" w14:textId="084B4759" w:rsidR="005B0721" w:rsidRPr="00EE6371" w:rsidRDefault="005B0721" w:rsidP="008C1387">
            <w:pPr>
              <w:rPr>
                <w:rFonts w:ascii="宋体" w:eastAsia="宋体" w:hAnsi="宋体"/>
              </w:rPr>
            </w:pPr>
            <w:r w:rsidRPr="00EE6371">
              <w:rPr>
                <w:rFonts w:ascii="宋体" w:eastAsia="宋体" w:hAnsi="宋体" w:hint="eastAsia"/>
              </w:rPr>
              <w:t>测试描述</w:t>
            </w:r>
          </w:p>
        </w:tc>
        <w:tc>
          <w:tcPr>
            <w:tcW w:w="6316" w:type="dxa"/>
          </w:tcPr>
          <w:p w14:paraId="68D06248" w14:textId="122B3C8C" w:rsidR="005B0721" w:rsidRPr="00EE6371" w:rsidRDefault="0092002A" w:rsidP="008C1387">
            <w:pPr>
              <w:rPr>
                <w:rFonts w:ascii="宋体" w:eastAsia="宋体" w:hAnsi="宋体"/>
              </w:rPr>
            </w:pPr>
            <w:r w:rsidRPr="00EE6371">
              <w:rPr>
                <w:rFonts w:ascii="宋体" w:eastAsia="宋体" w:hAnsi="宋体" w:hint="eastAsia"/>
              </w:rPr>
              <w:t>测试前端规则能够转换成后端执行需要的模式</w:t>
            </w:r>
            <w:r w:rsidR="0035198C" w:rsidRPr="00EE6371">
              <w:rPr>
                <w:rFonts w:ascii="宋体" w:eastAsia="宋体" w:hAnsi="宋体" w:hint="eastAsia"/>
              </w:rPr>
              <w:t>，并且能够正确的执行</w:t>
            </w:r>
          </w:p>
        </w:tc>
      </w:tr>
      <w:tr w:rsidR="005B0721" w:rsidRPr="00EE6371" w14:paraId="0F408863" w14:textId="77777777" w:rsidTr="005B0721">
        <w:tc>
          <w:tcPr>
            <w:tcW w:w="1980" w:type="dxa"/>
          </w:tcPr>
          <w:p w14:paraId="37C407DE" w14:textId="192B3EA5" w:rsidR="005B0721" w:rsidRPr="00EE6371" w:rsidRDefault="005B0721" w:rsidP="008C1387">
            <w:pPr>
              <w:rPr>
                <w:rFonts w:ascii="宋体" w:eastAsia="宋体" w:hAnsi="宋体"/>
              </w:rPr>
            </w:pPr>
            <w:r w:rsidRPr="00EE6371">
              <w:rPr>
                <w:rFonts w:ascii="宋体" w:eastAsia="宋体" w:hAnsi="宋体" w:hint="eastAsia"/>
              </w:rPr>
              <w:t>测试步骤</w:t>
            </w:r>
          </w:p>
        </w:tc>
        <w:tc>
          <w:tcPr>
            <w:tcW w:w="6316" w:type="dxa"/>
          </w:tcPr>
          <w:p w14:paraId="37754B84" w14:textId="3D29FF8B" w:rsidR="005B0721" w:rsidRPr="00EE6371" w:rsidRDefault="0035198C" w:rsidP="004C56FE">
            <w:pPr>
              <w:pStyle w:val="a5"/>
              <w:numPr>
                <w:ilvl w:val="0"/>
                <w:numId w:val="14"/>
              </w:numPr>
              <w:ind w:firstLineChars="0"/>
              <w:rPr>
                <w:rFonts w:ascii="宋体" w:eastAsia="宋体" w:hAnsi="宋体"/>
              </w:rPr>
            </w:pPr>
            <w:r w:rsidRPr="00EE6371">
              <w:rPr>
                <w:rFonts w:ascii="宋体" w:eastAsia="宋体" w:hAnsi="宋体" w:hint="eastAsia"/>
              </w:rPr>
              <w:t>用户新建规则，并点击提交</w:t>
            </w:r>
            <w:r w:rsidR="00357B66">
              <w:rPr>
                <w:rFonts w:ascii="宋体" w:eastAsia="宋体" w:hAnsi="宋体" w:hint="eastAsia"/>
              </w:rPr>
              <w:t>审核</w:t>
            </w:r>
          </w:p>
          <w:p w14:paraId="766EAF1B" w14:textId="70DCAD4D" w:rsidR="0035198C" w:rsidRPr="00EE6371" w:rsidRDefault="0035198C" w:rsidP="004C56FE">
            <w:pPr>
              <w:pStyle w:val="a5"/>
              <w:numPr>
                <w:ilvl w:val="0"/>
                <w:numId w:val="14"/>
              </w:numPr>
              <w:ind w:firstLineChars="0"/>
              <w:rPr>
                <w:rFonts w:ascii="宋体" w:eastAsia="宋体" w:hAnsi="宋体"/>
              </w:rPr>
            </w:pPr>
            <w:r w:rsidRPr="00EE6371">
              <w:rPr>
                <w:rFonts w:ascii="宋体" w:eastAsia="宋体" w:hAnsi="宋体" w:hint="eastAsia"/>
              </w:rPr>
              <w:t>用户修改规则，并点击提交</w:t>
            </w:r>
            <w:r w:rsidR="00357B66">
              <w:rPr>
                <w:rFonts w:ascii="宋体" w:eastAsia="宋体" w:hAnsi="宋体" w:hint="eastAsia"/>
              </w:rPr>
              <w:t>审核</w:t>
            </w:r>
          </w:p>
        </w:tc>
      </w:tr>
      <w:tr w:rsidR="005B0721" w:rsidRPr="00EE6371" w14:paraId="5C637B50" w14:textId="77777777" w:rsidTr="005B0721">
        <w:tc>
          <w:tcPr>
            <w:tcW w:w="1980" w:type="dxa"/>
          </w:tcPr>
          <w:p w14:paraId="39BCEEE5" w14:textId="7D944B26" w:rsidR="005B0721" w:rsidRPr="00EE6371" w:rsidRDefault="005B0721" w:rsidP="008C1387">
            <w:pPr>
              <w:rPr>
                <w:rFonts w:ascii="宋体" w:eastAsia="宋体" w:hAnsi="宋体"/>
              </w:rPr>
            </w:pPr>
            <w:r w:rsidRPr="00EE6371">
              <w:rPr>
                <w:rFonts w:ascii="宋体" w:eastAsia="宋体" w:hAnsi="宋体" w:hint="eastAsia"/>
              </w:rPr>
              <w:t>预期结果</w:t>
            </w:r>
          </w:p>
        </w:tc>
        <w:tc>
          <w:tcPr>
            <w:tcW w:w="6316" w:type="dxa"/>
          </w:tcPr>
          <w:p w14:paraId="5DE0D9B9" w14:textId="412961A8" w:rsidR="005B0721" w:rsidRPr="00EE6371" w:rsidRDefault="0035198C" w:rsidP="004C56FE">
            <w:pPr>
              <w:pStyle w:val="a5"/>
              <w:numPr>
                <w:ilvl w:val="0"/>
                <w:numId w:val="15"/>
              </w:numPr>
              <w:ind w:firstLineChars="0"/>
              <w:rPr>
                <w:rFonts w:ascii="宋体" w:eastAsia="宋体" w:hAnsi="宋体"/>
              </w:rPr>
            </w:pPr>
            <w:r w:rsidRPr="00EE6371">
              <w:rPr>
                <w:rFonts w:ascii="宋体" w:eastAsia="宋体" w:hAnsi="宋体" w:hint="eastAsia"/>
              </w:rPr>
              <w:t>规则转换成功</w:t>
            </w:r>
            <w:r w:rsidR="00357B66">
              <w:rPr>
                <w:rFonts w:ascii="宋体" w:eastAsia="宋体" w:hAnsi="宋体" w:hint="eastAsia"/>
              </w:rPr>
              <w:t>，并且能够正确的执行</w:t>
            </w:r>
          </w:p>
          <w:p w14:paraId="2025921F" w14:textId="29D933BC" w:rsidR="0035198C" w:rsidRPr="00EE6371" w:rsidRDefault="0035198C" w:rsidP="004C56FE">
            <w:pPr>
              <w:pStyle w:val="a5"/>
              <w:numPr>
                <w:ilvl w:val="0"/>
                <w:numId w:val="15"/>
              </w:numPr>
              <w:ind w:firstLineChars="0"/>
              <w:rPr>
                <w:rFonts w:ascii="宋体" w:eastAsia="宋体" w:hAnsi="宋体"/>
              </w:rPr>
            </w:pPr>
            <w:r w:rsidRPr="00EE6371">
              <w:rPr>
                <w:rFonts w:ascii="宋体" w:eastAsia="宋体" w:hAnsi="宋体" w:hint="eastAsia"/>
              </w:rPr>
              <w:t>规则转换成功</w:t>
            </w:r>
            <w:r w:rsidR="00357B66">
              <w:rPr>
                <w:rFonts w:ascii="宋体" w:eastAsia="宋体" w:hAnsi="宋体" w:hint="eastAsia"/>
              </w:rPr>
              <w:t>，并且能够正确的执行</w:t>
            </w:r>
          </w:p>
        </w:tc>
      </w:tr>
      <w:bookmarkEnd w:id="140"/>
      <w:bookmarkEnd w:id="142"/>
    </w:tbl>
    <w:p w14:paraId="667C4BCF" w14:textId="77777777" w:rsidR="005D1254" w:rsidRPr="008C1387" w:rsidRDefault="005D1254" w:rsidP="008C1387"/>
    <w:p w14:paraId="7FFCAD9D" w14:textId="4DC26375" w:rsidR="008C1387" w:rsidRDefault="008C1387" w:rsidP="008C1387">
      <w:pPr>
        <w:pStyle w:val="3"/>
      </w:pPr>
      <w:bookmarkStart w:id="143" w:name="_Toc25947941"/>
      <w:bookmarkStart w:id="144" w:name="_Toc36131310"/>
      <w:r>
        <w:rPr>
          <w:rFonts w:hint="eastAsia"/>
        </w:rPr>
        <w:t>4.5.3</w:t>
      </w:r>
      <w:r>
        <w:t xml:space="preserve"> </w:t>
      </w:r>
      <w:r>
        <w:rPr>
          <w:rFonts w:hint="eastAsia"/>
        </w:rPr>
        <w:t>测试结果</w:t>
      </w:r>
      <w:bookmarkEnd w:id="143"/>
      <w:bookmarkEnd w:id="144"/>
    </w:p>
    <w:p w14:paraId="44CF69C7" w14:textId="4F85D9F9" w:rsidR="008C1387" w:rsidRDefault="005E7030" w:rsidP="005E7030">
      <w:pPr>
        <w:spacing w:line="360" w:lineRule="auto"/>
        <w:ind w:firstLineChars="200" w:firstLine="480"/>
        <w:rPr>
          <w:rFonts w:ascii="宋体" w:eastAsia="宋体" w:hAnsi="宋体"/>
          <w:sz w:val="24"/>
          <w:szCs w:val="24"/>
        </w:rPr>
      </w:pPr>
      <w:bookmarkStart w:id="145" w:name="_Hlk36625363"/>
      <w:bookmarkStart w:id="146" w:name="OLE_LINK22"/>
      <w:bookmarkStart w:id="147" w:name="_GoBack"/>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测试的结果如表5.10所示。经过测试，系统各项功能模块均符合预期，测试用例全部通过，系统功能运行正常，能够履约超时管理的需求，达到了系统测试的目的。</w:t>
      </w:r>
    </w:p>
    <w:p w14:paraId="5D080284" w14:textId="546F21F6" w:rsidR="00EC044E" w:rsidRPr="00EC044E" w:rsidRDefault="00EC044E" w:rsidP="00EC044E">
      <w:pPr>
        <w:spacing w:line="360" w:lineRule="auto"/>
        <w:jc w:val="center"/>
        <w:rPr>
          <w:rFonts w:ascii="宋体" w:eastAsia="宋体" w:hAnsi="宋体"/>
          <w:szCs w:val="21"/>
        </w:rPr>
      </w:pPr>
      <w:r w:rsidRPr="00EC044E">
        <w:rPr>
          <w:rFonts w:ascii="宋体" w:eastAsia="宋体" w:hAnsi="宋体" w:hint="eastAsia"/>
          <w:szCs w:val="21"/>
        </w:rPr>
        <w:t>表4.11</w:t>
      </w:r>
      <w:r w:rsidRPr="00EC044E">
        <w:rPr>
          <w:rFonts w:ascii="宋体" w:eastAsia="宋体" w:hAnsi="宋体"/>
          <w:szCs w:val="21"/>
        </w:rPr>
        <w:t xml:space="preserve"> </w:t>
      </w:r>
      <w:r w:rsidRPr="00EC044E">
        <w:rPr>
          <w:rFonts w:ascii="宋体" w:eastAsia="宋体" w:hAnsi="宋体" w:hint="eastAsia"/>
          <w:szCs w:val="21"/>
        </w:rPr>
        <w:t>系统功能测试结果表</w:t>
      </w:r>
    </w:p>
    <w:tbl>
      <w:tblPr>
        <w:tblStyle w:val="af3"/>
        <w:tblW w:w="0" w:type="auto"/>
        <w:tblLook w:val="04A0" w:firstRow="1" w:lastRow="0" w:firstColumn="1" w:lastColumn="0" w:noHBand="0" w:noVBand="1"/>
      </w:tblPr>
      <w:tblGrid>
        <w:gridCol w:w="2765"/>
        <w:gridCol w:w="2765"/>
        <w:gridCol w:w="2766"/>
      </w:tblGrid>
      <w:tr w:rsidR="00124D13" w:rsidRPr="00124D13" w14:paraId="7293CF82" w14:textId="77777777" w:rsidTr="00124D13">
        <w:tc>
          <w:tcPr>
            <w:tcW w:w="2765" w:type="dxa"/>
          </w:tcPr>
          <w:p w14:paraId="0218459F" w14:textId="31205ADF"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测试用例/ID</w:t>
            </w:r>
          </w:p>
        </w:tc>
        <w:tc>
          <w:tcPr>
            <w:tcW w:w="2765" w:type="dxa"/>
          </w:tcPr>
          <w:p w14:paraId="78339FF4" w14:textId="7FB455EC"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测试用例名称</w:t>
            </w:r>
          </w:p>
        </w:tc>
        <w:tc>
          <w:tcPr>
            <w:tcW w:w="2766" w:type="dxa"/>
          </w:tcPr>
          <w:p w14:paraId="6F8C4083" w14:textId="62E56415"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测试结果</w:t>
            </w:r>
          </w:p>
        </w:tc>
      </w:tr>
      <w:tr w:rsidR="00124D13" w:rsidRPr="00124D13" w14:paraId="720DC67C" w14:textId="77777777" w:rsidTr="00124D13">
        <w:tc>
          <w:tcPr>
            <w:tcW w:w="2765" w:type="dxa"/>
          </w:tcPr>
          <w:p w14:paraId="2B8C9A0D" w14:textId="354F37E5"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TC</w:t>
            </w:r>
            <w:r w:rsidRPr="00124D13">
              <w:rPr>
                <w:rFonts w:ascii="宋体" w:eastAsia="宋体" w:hAnsi="宋体"/>
                <w:szCs w:val="21"/>
              </w:rPr>
              <w:t>1</w:t>
            </w:r>
          </w:p>
        </w:tc>
        <w:tc>
          <w:tcPr>
            <w:tcW w:w="2765" w:type="dxa"/>
          </w:tcPr>
          <w:p w14:paraId="4BFEA6E2" w14:textId="0C836309"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规则操作</w:t>
            </w:r>
          </w:p>
        </w:tc>
        <w:tc>
          <w:tcPr>
            <w:tcW w:w="2766" w:type="dxa"/>
          </w:tcPr>
          <w:p w14:paraId="035514DB" w14:textId="1608291A"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通过</w:t>
            </w:r>
          </w:p>
        </w:tc>
      </w:tr>
      <w:tr w:rsidR="00124D13" w:rsidRPr="00124D13" w14:paraId="1272D9D4" w14:textId="77777777" w:rsidTr="00124D13">
        <w:tc>
          <w:tcPr>
            <w:tcW w:w="2765" w:type="dxa"/>
          </w:tcPr>
          <w:p w14:paraId="15847458" w14:textId="1F28457C" w:rsidR="00124D13" w:rsidRPr="00124D13" w:rsidRDefault="00EC044E" w:rsidP="005E7030">
            <w:pPr>
              <w:spacing w:line="360" w:lineRule="auto"/>
              <w:rPr>
                <w:rFonts w:ascii="宋体" w:eastAsia="宋体" w:hAnsi="宋体"/>
                <w:szCs w:val="21"/>
              </w:rPr>
            </w:pPr>
            <w:r>
              <w:rPr>
                <w:rFonts w:ascii="宋体" w:eastAsia="宋体" w:hAnsi="宋体" w:hint="eastAsia"/>
                <w:szCs w:val="21"/>
              </w:rPr>
              <w:t>T</w:t>
            </w:r>
            <w:r>
              <w:rPr>
                <w:rFonts w:ascii="宋体" w:eastAsia="宋体" w:hAnsi="宋体"/>
                <w:szCs w:val="21"/>
              </w:rPr>
              <w:t>C2</w:t>
            </w:r>
          </w:p>
        </w:tc>
        <w:tc>
          <w:tcPr>
            <w:tcW w:w="2765" w:type="dxa"/>
          </w:tcPr>
          <w:p w14:paraId="157010BD" w14:textId="17A034E7"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日志查询</w:t>
            </w:r>
          </w:p>
        </w:tc>
        <w:tc>
          <w:tcPr>
            <w:tcW w:w="2766" w:type="dxa"/>
          </w:tcPr>
          <w:p w14:paraId="073EE20E" w14:textId="74CDCB3F"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通过</w:t>
            </w:r>
          </w:p>
        </w:tc>
      </w:tr>
      <w:tr w:rsidR="00124D13" w:rsidRPr="00124D13" w14:paraId="1E177589" w14:textId="77777777" w:rsidTr="00124D13">
        <w:tc>
          <w:tcPr>
            <w:tcW w:w="2765" w:type="dxa"/>
          </w:tcPr>
          <w:p w14:paraId="5B1B49F8" w14:textId="3B150A50" w:rsidR="00124D13" w:rsidRPr="00124D13" w:rsidRDefault="00EC044E" w:rsidP="005E7030">
            <w:pPr>
              <w:spacing w:line="360" w:lineRule="auto"/>
              <w:rPr>
                <w:rFonts w:ascii="宋体" w:eastAsia="宋体" w:hAnsi="宋体"/>
                <w:szCs w:val="21"/>
              </w:rPr>
            </w:pPr>
            <w:r>
              <w:rPr>
                <w:rFonts w:ascii="宋体" w:eastAsia="宋体" w:hAnsi="宋体" w:hint="eastAsia"/>
                <w:szCs w:val="21"/>
              </w:rPr>
              <w:t>T</w:t>
            </w:r>
            <w:r>
              <w:rPr>
                <w:rFonts w:ascii="宋体" w:eastAsia="宋体" w:hAnsi="宋体"/>
                <w:szCs w:val="21"/>
              </w:rPr>
              <w:t>C3</w:t>
            </w:r>
          </w:p>
        </w:tc>
        <w:tc>
          <w:tcPr>
            <w:tcW w:w="2765" w:type="dxa"/>
          </w:tcPr>
          <w:p w14:paraId="40F19286" w14:textId="60F31067"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规则过期告警</w:t>
            </w:r>
          </w:p>
        </w:tc>
        <w:tc>
          <w:tcPr>
            <w:tcW w:w="2766" w:type="dxa"/>
          </w:tcPr>
          <w:p w14:paraId="0E8EF9F2" w14:textId="15FB1D5C"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通过</w:t>
            </w:r>
          </w:p>
        </w:tc>
      </w:tr>
      <w:tr w:rsidR="00124D13" w:rsidRPr="00124D13" w14:paraId="6536AB5B" w14:textId="77777777" w:rsidTr="00124D13">
        <w:tc>
          <w:tcPr>
            <w:tcW w:w="2765" w:type="dxa"/>
          </w:tcPr>
          <w:p w14:paraId="0504BA3A" w14:textId="31396918" w:rsidR="00124D13" w:rsidRPr="00124D13" w:rsidRDefault="00EC044E" w:rsidP="005E7030">
            <w:pPr>
              <w:spacing w:line="360" w:lineRule="auto"/>
              <w:rPr>
                <w:rFonts w:ascii="宋体" w:eastAsia="宋体" w:hAnsi="宋体"/>
                <w:szCs w:val="21"/>
              </w:rPr>
            </w:pPr>
            <w:r>
              <w:rPr>
                <w:rFonts w:ascii="宋体" w:eastAsia="宋体" w:hAnsi="宋体" w:hint="eastAsia"/>
                <w:szCs w:val="21"/>
              </w:rPr>
              <w:t>T</w:t>
            </w:r>
            <w:r>
              <w:rPr>
                <w:rFonts w:ascii="宋体" w:eastAsia="宋体" w:hAnsi="宋体"/>
                <w:szCs w:val="21"/>
              </w:rPr>
              <w:t>C4</w:t>
            </w:r>
          </w:p>
        </w:tc>
        <w:tc>
          <w:tcPr>
            <w:tcW w:w="2765" w:type="dxa"/>
          </w:tcPr>
          <w:p w14:paraId="2168F20D" w14:textId="572E433D" w:rsidR="00124D13" w:rsidRPr="00124D13" w:rsidRDefault="00EC044E" w:rsidP="005E7030">
            <w:pPr>
              <w:spacing w:line="360" w:lineRule="auto"/>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521AB24A" w14:textId="6E5C3B3F"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通过</w:t>
            </w:r>
          </w:p>
        </w:tc>
      </w:tr>
      <w:tr w:rsidR="00124D13" w:rsidRPr="00124D13" w14:paraId="0DEA4BC8" w14:textId="77777777" w:rsidTr="00124D13">
        <w:tc>
          <w:tcPr>
            <w:tcW w:w="2765" w:type="dxa"/>
          </w:tcPr>
          <w:p w14:paraId="40BF9D3E" w14:textId="028182E2" w:rsidR="00124D13" w:rsidRPr="00124D13" w:rsidRDefault="00EC044E" w:rsidP="005E7030">
            <w:pPr>
              <w:spacing w:line="360" w:lineRule="auto"/>
              <w:rPr>
                <w:rFonts w:ascii="宋体" w:eastAsia="宋体" w:hAnsi="宋体"/>
                <w:szCs w:val="21"/>
              </w:rPr>
            </w:pPr>
            <w:r>
              <w:rPr>
                <w:rFonts w:ascii="宋体" w:eastAsia="宋体" w:hAnsi="宋体" w:hint="eastAsia"/>
                <w:szCs w:val="21"/>
              </w:rPr>
              <w:lastRenderedPageBreak/>
              <w:t>T</w:t>
            </w:r>
            <w:r>
              <w:rPr>
                <w:rFonts w:ascii="宋体" w:eastAsia="宋体" w:hAnsi="宋体"/>
                <w:szCs w:val="21"/>
              </w:rPr>
              <w:t>C5</w:t>
            </w:r>
          </w:p>
        </w:tc>
        <w:tc>
          <w:tcPr>
            <w:tcW w:w="2765" w:type="dxa"/>
          </w:tcPr>
          <w:p w14:paraId="120023DA" w14:textId="7990914B" w:rsidR="00124D13" w:rsidRPr="00124D13" w:rsidRDefault="00EC044E" w:rsidP="005E7030">
            <w:pPr>
              <w:spacing w:line="360" w:lineRule="auto"/>
              <w:rPr>
                <w:rFonts w:ascii="宋体" w:eastAsia="宋体" w:hAnsi="宋体"/>
                <w:szCs w:val="21"/>
              </w:rPr>
            </w:pPr>
            <w:r>
              <w:rPr>
                <w:rFonts w:ascii="宋体" w:eastAsia="宋体" w:hAnsi="宋体" w:hint="eastAsia"/>
              </w:rPr>
              <w:t>审核权转移</w:t>
            </w:r>
          </w:p>
        </w:tc>
        <w:tc>
          <w:tcPr>
            <w:tcW w:w="2766" w:type="dxa"/>
          </w:tcPr>
          <w:p w14:paraId="2A6C0AE2" w14:textId="4E88C686"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通过</w:t>
            </w:r>
          </w:p>
        </w:tc>
      </w:tr>
      <w:tr w:rsidR="00124D13" w:rsidRPr="00124D13" w14:paraId="76D842B5" w14:textId="77777777" w:rsidTr="00124D13">
        <w:tc>
          <w:tcPr>
            <w:tcW w:w="2765" w:type="dxa"/>
          </w:tcPr>
          <w:p w14:paraId="30B8B2B6" w14:textId="3D86BE51" w:rsidR="00124D13" w:rsidRPr="00124D13" w:rsidRDefault="00EC044E" w:rsidP="005E7030">
            <w:pPr>
              <w:spacing w:line="360" w:lineRule="auto"/>
              <w:rPr>
                <w:rFonts w:ascii="宋体" w:eastAsia="宋体" w:hAnsi="宋体"/>
                <w:szCs w:val="21"/>
              </w:rPr>
            </w:pPr>
            <w:r>
              <w:rPr>
                <w:rFonts w:ascii="宋体" w:eastAsia="宋体" w:hAnsi="宋体" w:hint="eastAsia"/>
                <w:szCs w:val="21"/>
              </w:rPr>
              <w:t>T</w:t>
            </w:r>
            <w:r>
              <w:rPr>
                <w:rFonts w:ascii="宋体" w:eastAsia="宋体" w:hAnsi="宋体"/>
                <w:szCs w:val="21"/>
              </w:rPr>
              <w:t>C6</w:t>
            </w:r>
          </w:p>
        </w:tc>
        <w:tc>
          <w:tcPr>
            <w:tcW w:w="2765" w:type="dxa"/>
          </w:tcPr>
          <w:p w14:paraId="38ACCFCD" w14:textId="27ADCA2A" w:rsidR="00124D13" w:rsidRPr="00124D13" w:rsidRDefault="00EC044E" w:rsidP="005E7030">
            <w:pPr>
              <w:spacing w:line="360" w:lineRule="auto"/>
              <w:rPr>
                <w:rFonts w:ascii="宋体" w:eastAsia="宋体" w:hAnsi="宋体"/>
                <w:szCs w:val="21"/>
              </w:rPr>
            </w:pPr>
            <w:r>
              <w:rPr>
                <w:rFonts w:ascii="宋体" w:eastAsia="宋体" w:hAnsi="宋体" w:hint="eastAsia"/>
              </w:rPr>
              <w:t>审核消息保障</w:t>
            </w:r>
          </w:p>
        </w:tc>
        <w:tc>
          <w:tcPr>
            <w:tcW w:w="2766" w:type="dxa"/>
          </w:tcPr>
          <w:p w14:paraId="58ACC396" w14:textId="70885D96"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通过</w:t>
            </w:r>
          </w:p>
        </w:tc>
      </w:tr>
      <w:tr w:rsidR="00124D13" w:rsidRPr="00124D13" w14:paraId="22723C47" w14:textId="77777777" w:rsidTr="00124D13">
        <w:tc>
          <w:tcPr>
            <w:tcW w:w="2765" w:type="dxa"/>
          </w:tcPr>
          <w:p w14:paraId="1DF23101" w14:textId="753FF554" w:rsidR="00124D13" w:rsidRPr="00124D13" w:rsidRDefault="00EC044E" w:rsidP="005E7030">
            <w:pPr>
              <w:spacing w:line="360" w:lineRule="auto"/>
              <w:rPr>
                <w:rFonts w:ascii="宋体" w:eastAsia="宋体" w:hAnsi="宋体"/>
                <w:szCs w:val="21"/>
              </w:rPr>
            </w:pPr>
            <w:r>
              <w:rPr>
                <w:rFonts w:ascii="宋体" w:eastAsia="宋体" w:hAnsi="宋体" w:hint="eastAsia"/>
                <w:szCs w:val="21"/>
              </w:rPr>
              <w:t>T</w:t>
            </w:r>
            <w:r>
              <w:rPr>
                <w:rFonts w:ascii="宋体" w:eastAsia="宋体" w:hAnsi="宋体"/>
                <w:szCs w:val="21"/>
              </w:rPr>
              <w:t>C7</w:t>
            </w:r>
          </w:p>
        </w:tc>
        <w:tc>
          <w:tcPr>
            <w:tcW w:w="2765" w:type="dxa"/>
          </w:tcPr>
          <w:p w14:paraId="6F4EA9E9" w14:textId="7A3AEDF0" w:rsidR="00124D13" w:rsidRPr="00124D13" w:rsidRDefault="00EC044E" w:rsidP="005E7030">
            <w:pPr>
              <w:spacing w:line="360" w:lineRule="auto"/>
              <w:rPr>
                <w:rFonts w:ascii="宋体" w:eastAsia="宋体" w:hAnsi="宋体"/>
                <w:szCs w:val="21"/>
              </w:rPr>
            </w:pPr>
            <w:r>
              <w:rPr>
                <w:rFonts w:ascii="宋体" w:eastAsia="宋体" w:hAnsi="宋体" w:hint="eastAsia"/>
              </w:rPr>
              <w:t>规则判定</w:t>
            </w:r>
          </w:p>
        </w:tc>
        <w:tc>
          <w:tcPr>
            <w:tcW w:w="2766" w:type="dxa"/>
          </w:tcPr>
          <w:p w14:paraId="37D9327A" w14:textId="21F098BC"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通过</w:t>
            </w:r>
          </w:p>
        </w:tc>
      </w:tr>
      <w:tr w:rsidR="00124D13" w:rsidRPr="00124D13" w14:paraId="6F55E012" w14:textId="77777777" w:rsidTr="00124D13">
        <w:tc>
          <w:tcPr>
            <w:tcW w:w="2765" w:type="dxa"/>
          </w:tcPr>
          <w:p w14:paraId="30B6A0F2" w14:textId="31B3886F" w:rsidR="00124D13" w:rsidRPr="00124D13" w:rsidRDefault="00EC044E" w:rsidP="005E7030">
            <w:pPr>
              <w:spacing w:line="360" w:lineRule="auto"/>
              <w:rPr>
                <w:rFonts w:ascii="宋体" w:eastAsia="宋体" w:hAnsi="宋体"/>
                <w:szCs w:val="21"/>
              </w:rPr>
            </w:pPr>
            <w:r>
              <w:rPr>
                <w:rFonts w:ascii="宋体" w:eastAsia="宋体" w:hAnsi="宋体" w:hint="eastAsia"/>
                <w:szCs w:val="21"/>
              </w:rPr>
              <w:t>T</w:t>
            </w:r>
            <w:r>
              <w:rPr>
                <w:rFonts w:ascii="宋体" w:eastAsia="宋体" w:hAnsi="宋体"/>
                <w:szCs w:val="21"/>
              </w:rPr>
              <w:t>C8</w:t>
            </w:r>
          </w:p>
        </w:tc>
        <w:tc>
          <w:tcPr>
            <w:tcW w:w="2765" w:type="dxa"/>
          </w:tcPr>
          <w:p w14:paraId="69492ACB" w14:textId="6DE4660B" w:rsidR="00124D13" w:rsidRPr="00124D13" w:rsidRDefault="00EC044E" w:rsidP="005E7030">
            <w:pPr>
              <w:spacing w:line="360" w:lineRule="auto"/>
              <w:rPr>
                <w:rFonts w:ascii="宋体" w:eastAsia="宋体" w:hAnsi="宋体"/>
                <w:szCs w:val="21"/>
              </w:rPr>
            </w:pPr>
            <w:r w:rsidRPr="001D4713">
              <w:rPr>
                <w:rFonts w:ascii="宋体" w:eastAsia="宋体" w:hAnsi="宋体" w:hint="eastAsia"/>
              </w:rPr>
              <w:t>规则预处理功能</w:t>
            </w:r>
          </w:p>
        </w:tc>
        <w:tc>
          <w:tcPr>
            <w:tcW w:w="2766" w:type="dxa"/>
          </w:tcPr>
          <w:p w14:paraId="36FBA781" w14:textId="6DDB391D" w:rsidR="00124D13" w:rsidRPr="00124D13" w:rsidRDefault="00124D13" w:rsidP="005E7030">
            <w:pPr>
              <w:spacing w:line="360" w:lineRule="auto"/>
              <w:rPr>
                <w:rFonts w:ascii="宋体" w:eastAsia="宋体" w:hAnsi="宋体"/>
                <w:szCs w:val="21"/>
              </w:rPr>
            </w:pPr>
            <w:r w:rsidRPr="00124D13">
              <w:rPr>
                <w:rFonts w:ascii="宋体" w:eastAsia="宋体" w:hAnsi="宋体" w:hint="eastAsia"/>
                <w:szCs w:val="21"/>
              </w:rPr>
              <w:t>通过</w:t>
            </w:r>
          </w:p>
        </w:tc>
      </w:tr>
      <w:bookmarkEnd w:id="145"/>
      <w:bookmarkEnd w:id="146"/>
      <w:bookmarkEnd w:id="147"/>
    </w:tbl>
    <w:p w14:paraId="2878C91F" w14:textId="77777777" w:rsidR="00124D13" w:rsidRPr="005E7030" w:rsidRDefault="00124D13" w:rsidP="00EC044E">
      <w:pPr>
        <w:spacing w:line="360" w:lineRule="auto"/>
        <w:rPr>
          <w:rFonts w:ascii="宋体" w:eastAsia="宋体" w:hAnsi="宋体"/>
          <w:sz w:val="24"/>
          <w:szCs w:val="24"/>
        </w:rPr>
      </w:pPr>
    </w:p>
    <w:p w14:paraId="02F8FEE2" w14:textId="20F8B344" w:rsidR="002468B3" w:rsidRDefault="002468B3" w:rsidP="002468B3">
      <w:pPr>
        <w:pStyle w:val="2"/>
      </w:pPr>
      <w:bookmarkStart w:id="148" w:name="_Toc36131311"/>
      <w:r>
        <w:rPr>
          <w:rFonts w:hint="eastAsia"/>
        </w:rPr>
        <w:t>4.6</w:t>
      </w:r>
      <w:r>
        <w:t xml:space="preserve"> </w:t>
      </w:r>
      <w:r>
        <w:rPr>
          <w:rFonts w:hint="eastAsia"/>
        </w:rPr>
        <w:t>本章小结</w:t>
      </w:r>
      <w:bookmarkEnd w:id="148"/>
    </w:p>
    <w:p w14:paraId="400CD8F9" w14:textId="6B126393" w:rsidR="002468B3" w:rsidRPr="00E52F56" w:rsidRDefault="00E52F56" w:rsidP="00E52F56">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w:t>
      </w:r>
      <w:r w:rsidR="003C0989">
        <w:rPr>
          <w:rFonts w:ascii="宋体" w:eastAsia="宋体" w:hAnsi="宋体" w:hint="eastAsia"/>
          <w:sz w:val="24"/>
          <w:szCs w:val="24"/>
        </w:rPr>
        <w:t>最后对系统进行了测试。</w:t>
      </w:r>
    </w:p>
    <w:p w14:paraId="28FB1E8A" w14:textId="6DE023AB" w:rsidR="008C1387" w:rsidRDefault="008C1387" w:rsidP="008C1387">
      <w:pPr>
        <w:pStyle w:val="1"/>
        <w:jc w:val="center"/>
        <w:rPr>
          <w:rFonts w:ascii="黑体" w:eastAsia="黑体"/>
        </w:rPr>
      </w:pPr>
      <w:bookmarkStart w:id="149" w:name="_Toc136107013"/>
      <w:bookmarkStart w:id="150" w:name="_Toc9453508"/>
      <w:bookmarkStart w:id="151" w:name="_Toc25947942"/>
      <w:bookmarkStart w:id="152" w:name="_Toc36131312"/>
      <w:r>
        <w:rPr>
          <w:rFonts w:ascii="黑体" w:eastAsia="黑体" w:hint="eastAsia"/>
        </w:rPr>
        <w:t>第五章  总结与展望</w:t>
      </w:r>
      <w:bookmarkEnd w:id="149"/>
      <w:bookmarkEnd w:id="150"/>
      <w:bookmarkEnd w:id="151"/>
      <w:bookmarkEnd w:id="152"/>
    </w:p>
    <w:p w14:paraId="416040A9" w14:textId="1F7208A1" w:rsidR="008C1387" w:rsidRDefault="008C1387" w:rsidP="008C1387">
      <w:pPr>
        <w:pStyle w:val="2"/>
      </w:pPr>
      <w:bookmarkStart w:id="153" w:name="_Toc25947943"/>
      <w:bookmarkStart w:id="154" w:name="_Toc36131313"/>
      <w:r>
        <w:rPr>
          <w:rFonts w:hint="eastAsia"/>
        </w:rPr>
        <w:t>5.1</w:t>
      </w:r>
      <w:r>
        <w:t xml:space="preserve"> </w:t>
      </w:r>
      <w:r>
        <w:rPr>
          <w:rFonts w:hint="eastAsia"/>
        </w:rPr>
        <w:t>总结</w:t>
      </w:r>
      <w:bookmarkEnd w:id="153"/>
      <w:bookmarkEnd w:id="154"/>
    </w:p>
    <w:p w14:paraId="5415B543" w14:textId="77777777" w:rsidR="008C1387" w:rsidRDefault="008C1387" w:rsidP="008C1387">
      <w:pPr>
        <w:ind w:firstLine="420"/>
      </w:pPr>
      <w:r>
        <w:rPr>
          <w:rFonts w:hint="eastAsia"/>
        </w:rPr>
        <w:t>##</w:t>
      </w:r>
    </w:p>
    <w:p w14:paraId="11967511" w14:textId="77777777" w:rsidR="008C1387" w:rsidRPr="008C1387" w:rsidRDefault="008C1387" w:rsidP="008C1387"/>
    <w:p w14:paraId="16F8D4DE" w14:textId="5D8F15C8" w:rsidR="008C1387" w:rsidRDefault="008C1387" w:rsidP="008C1387">
      <w:pPr>
        <w:pStyle w:val="2"/>
      </w:pPr>
      <w:bookmarkStart w:id="155" w:name="_Toc25947944"/>
      <w:bookmarkStart w:id="156" w:name="_Toc36131314"/>
      <w:r>
        <w:rPr>
          <w:rFonts w:hint="eastAsia"/>
        </w:rPr>
        <w:t>5.2</w:t>
      </w:r>
      <w:r w:rsidR="00EB775C">
        <w:t xml:space="preserve"> </w:t>
      </w:r>
      <w:r w:rsidR="00EB775C">
        <w:rPr>
          <w:rFonts w:hint="eastAsia"/>
        </w:rPr>
        <w:t>工作</w:t>
      </w:r>
      <w:r>
        <w:rPr>
          <w:rFonts w:hint="eastAsia"/>
        </w:rPr>
        <w:t>展望</w:t>
      </w:r>
      <w:bookmarkEnd w:id="155"/>
      <w:bookmarkEnd w:id="156"/>
    </w:p>
    <w:p w14:paraId="2171D80B" w14:textId="77777777" w:rsidR="008C1387" w:rsidRDefault="008C1387" w:rsidP="008C1387">
      <w:pPr>
        <w:ind w:firstLine="420"/>
      </w:pPr>
      <w:r>
        <w:rPr>
          <w:rFonts w:hint="eastAsia"/>
        </w:rPr>
        <w:t>##</w:t>
      </w:r>
    </w:p>
    <w:p w14:paraId="6FEE3B9D" w14:textId="63D70DC4" w:rsidR="008C1387" w:rsidRDefault="008C1387" w:rsidP="008C1387"/>
    <w:p w14:paraId="1BB485FF" w14:textId="0560F7ED" w:rsidR="00EB775C" w:rsidRDefault="00EB775C" w:rsidP="00EB775C">
      <w:pPr>
        <w:pStyle w:val="1"/>
        <w:jc w:val="center"/>
        <w:rPr>
          <w:rFonts w:ascii="黑体" w:eastAsia="黑体"/>
        </w:rPr>
      </w:pPr>
      <w:bookmarkStart w:id="157" w:name="_Toc136107018"/>
      <w:bookmarkStart w:id="158" w:name="_Toc9453511"/>
      <w:bookmarkStart w:id="159" w:name="_Toc25947945"/>
      <w:bookmarkStart w:id="160" w:name="_Toc36131315"/>
      <w:r>
        <w:rPr>
          <w:rFonts w:ascii="黑体" w:eastAsia="黑体" w:hint="eastAsia"/>
        </w:rPr>
        <w:t>参 考 文 献</w:t>
      </w:r>
      <w:bookmarkEnd w:id="157"/>
      <w:bookmarkEnd w:id="158"/>
      <w:bookmarkEnd w:id="159"/>
      <w:bookmarkEnd w:id="160"/>
    </w:p>
    <w:p w14:paraId="6C6B9B41" w14:textId="77777777" w:rsidR="00EB775C" w:rsidRDefault="00EB775C" w:rsidP="00EB775C">
      <w:pPr>
        <w:ind w:firstLine="420"/>
      </w:pPr>
      <w:r>
        <w:rPr>
          <w:rFonts w:hint="eastAsia"/>
        </w:rPr>
        <w:t>##</w:t>
      </w:r>
    </w:p>
    <w:p w14:paraId="56E2CAE8" w14:textId="77777777" w:rsidR="00EB775C" w:rsidRPr="00EB775C" w:rsidRDefault="00EB775C" w:rsidP="00EB775C"/>
    <w:p w14:paraId="4D399935" w14:textId="77777777" w:rsidR="00EB775C" w:rsidRDefault="00EB775C" w:rsidP="00EB775C">
      <w:pPr>
        <w:pStyle w:val="1"/>
        <w:jc w:val="center"/>
        <w:rPr>
          <w:rFonts w:ascii="黑体" w:eastAsia="黑体"/>
        </w:rPr>
      </w:pPr>
      <w:bookmarkStart w:id="161" w:name="_Toc9453512"/>
      <w:bookmarkStart w:id="162" w:name="_Toc25947946"/>
      <w:bookmarkStart w:id="163" w:name="_Toc36131316"/>
      <w:r>
        <w:rPr>
          <w:rFonts w:ascii="黑体" w:eastAsia="黑体" w:hint="eastAsia"/>
        </w:rPr>
        <w:t>致      谢</w:t>
      </w:r>
      <w:bookmarkEnd w:id="161"/>
      <w:bookmarkEnd w:id="162"/>
      <w:bookmarkEnd w:id="163"/>
    </w:p>
    <w:p w14:paraId="77300CD0" w14:textId="77777777" w:rsidR="00EB775C" w:rsidRDefault="00EB775C" w:rsidP="00EB775C">
      <w:pPr>
        <w:ind w:firstLine="420"/>
      </w:pPr>
      <w:r>
        <w:rPr>
          <w:rFonts w:hint="eastAsia"/>
        </w:rPr>
        <w:t>##</w:t>
      </w:r>
    </w:p>
    <w:p w14:paraId="4C380214" w14:textId="77777777" w:rsidR="00EB775C" w:rsidRPr="008C1387" w:rsidRDefault="00EB775C" w:rsidP="008C1387"/>
    <w:sectPr w:rsidR="00EB775C" w:rsidRPr="008C1387"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851B4" w14:textId="77777777" w:rsidR="0063608C" w:rsidRDefault="0063608C">
      <w:r>
        <w:separator/>
      </w:r>
    </w:p>
  </w:endnote>
  <w:endnote w:type="continuationSeparator" w:id="0">
    <w:p w14:paraId="0764CB50" w14:textId="77777777" w:rsidR="0063608C" w:rsidRDefault="00636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仿宋体">
    <w:altName w:val="宋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E3B4" w14:textId="77777777" w:rsidR="00E45A60" w:rsidRDefault="00E45A60">
    <w:pPr>
      <w:pStyle w:val="ad"/>
      <w:framePr w:wrap="around" w:vAnchor="text" w:hAnchor="margin" w:xAlign="center" w:y="1"/>
      <w:rPr>
        <w:rStyle w:val="a9"/>
      </w:rPr>
    </w:pPr>
    <w:r>
      <w:fldChar w:fldCharType="begin"/>
    </w:r>
    <w:r>
      <w:rPr>
        <w:rStyle w:val="a9"/>
      </w:rPr>
      <w:instrText xml:space="preserve">PAGE  </w:instrText>
    </w:r>
    <w:r>
      <w:fldChar w:fldCharType="end"/>
    </w:r>
  </w:p>
  <w:p w14:paraId="249055EC" w14:textId="77777777" w:rsidR="00E45A60" w:rsidRDefault="00E45A6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B317D" w14:textId="77777777" w:rsidR="0063608C" w:rsidRDefault="0063608C">
      <w:r>
        <w:separator/>
      </w:r>
    </w:p>
  </w:footnote>
  <w:footnote w:type="continuationSeparator" w:id="0">
    <w:p w14:paraId="79CFCF05" w14:textId="77777777" w:rsidR="0063608C" w:rsidRDefault="00636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9EB24" w14:textId="77777777" w:rsidR="00E45A60" w:rsidRDefault="00E45A60">
    <w:pPr>
      <w:pStyle w:val="ab"/>
      <w:jc w:val="both"/>
    </w:pPr>
    <w:r>
      <w:rPr>
        <w:rFonts w:hint="eastAsia"/>
      </w:rPr>
      <w:t>南京大学硕士论文</w:t>
    </w:r>
    <w:r>
      <w:rPr>
        <w:rFonts w:hint="eastAsia"/>
      </w:rPr>
      <w:t xml:space="preserve">                                                        </w:t>
    </w:r>
    <w:r>
      <w:rPr>
        <w:rFonts w:hint="eastAsia"/>
      </w:rPr>
      <w:t>版权及论文原创性说明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F5BB3" w14:textId="77777777" w:rsidR="00E45A60" w:rsidRDefault="00E45A60">
    <w:pPr>
      <w:pStyle w:val="ab"/>
    </w:pPr>
    <w:r>
      <w:rPr>
        <w:rFonts w:hint="eastAsia"/>
      </w:rPr>
      <w:t>南京大学硕士论文</w:t>
    </w:r>
    <w:r>
      <w:rPr>
        <w:rFonts w:hint="eastAsia"/>
      </w:rPr>
      <w:t xml:space="preserve">                                                                      </w:t>
    </w:r>
    <w:r>
      <w:rPr>
        <w:rFonts w:hint="eastAsia"/>
      </w:rPr>
      <w:t>表目录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7D60F" w14:textId="77777777" w:rsidR="00E45A60" w:rsidRDefault="00E45A60">
    <w:pPr>
      <w:pStyle w:val="ab"/>
    </w:pPr>
    <w:r>
      <w:rPr>
        <w:rFonts w:hint="eastAsia"/>
      </w:rPr>
      <w:t>南京大学硕士论文</w:t>
    </w:r>
    <w:r>
      <w:rPr>
        <w:rFonts w:hint="eastAsia"/>
      </w:rPr>
      <w:t xml:space="preserve">                                                                    </w:t>
    </w:r>
    <w:r>
      <w:rPr>
        <w:rFonts w:ascii="Arial" w:hAnsi="Arial" w:cs="Arial" w:hint="eastAsia"/>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E8173E"/>
    <w:multiLevelType w:val="hybridMultilevel"/>
    <w:tmpl w:val="84843750"/>
    <w:lvl w:ilvl="0" w:tplc="97DC5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5A482B"/>
    <w:multiLevelType w:val="multilevel"/>
    <w:tmpl w:val="98E2A8C0"/>
    <w:lvl w:ilvl="0">
      <w:start w:val="1"/>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8F4283D"/>
    <w:multiLevelType w:val="hybridMultilevel"/>
    <w:tmpl w:val="BC1CF00C"/>
    <w:lvl w:ilvl="0" w:tplc="0C9E8766">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0" w15:restartNumberingAfterBreak="0">
    <w:nsid w:val="3FA4271F"/>
    <w:multiLevelType w:val="hybridMultilevel"/>
    <w:tmpl w:val="E90AACF4"/>
    <w:lvl w:ilvl="0" w:tplc="CD6E8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A90492F"/>
    <w:multiLevelType w:val="hybridMultilevel"/>
    <w:tmpl w:val="4F08564E"/>
    <w:lvl w:ilvl="0" w:tplc="F266E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FB635C4"/>
    <w:multiLevelType w:val="hybridMultilevel"/>
    <w:tmpl w:val="1492978A"/>
    <w:lvl w:ilvl="0" w:tplc="329CE33C">
      <w:start w:val="1"/>
      <w:numFmt w:val="decimal"/>
      <w:lvlText w:val="%1."/>
      <w:lvlJc w:val="left"/>
      <w:pPr>
        <w:ind w:left="360" w:hanging="360"/>
      </w:pPr>
      <w:rPr>
        <w:rFonts w:hint="default"/>
      </w:rPr>
    </w:lvl>
    <w:lvl w:ilvl="1" w:tplc="7A48C15A">
      <w:start w:val="1"/>
      <w:numFmt w:val="decimal"/>
      <w:suff w:val="space"/>
      <w:lvlText w:val="%2、"/>
      <w:lvlJc w:val="left"/>
      <w:pPr>
        <w:ind w:left="780" w:hanging="7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7B3BF8"/>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0"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6E1C06D0"/>
    <w:multiLevelType w:val="multilevel"/>
    <w:tmpl w:val="27C2C4DA"/>
    <w:lvl w:ilvl="0">
      <w:start w:val="3"/>
      <w:numFmt w:val="decimal"/>
      <w:lvlText w:val="%1"/>
      <w:lvlJc w:val="left"/>
      <w:pPr>
        <w:ind w:left="708" w:hanging="708"/>
      </w:pPr>
      <w:rPr>
        <w:rFonts w:hint="default"/>
      </w:rPr>
    </w:lvl>
    <w:lvl w:ilvl="1">
      <w:start w:val="2"/>
      <w:numFmt w:val="decimal"/>
      <w:lvlText w:val="%1.%2"/>
      <w:lvlJc w:val="left"/>
      <w:pPr>
        <w:ind w:left="708" w:hanging="70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AF0C21"/>
    <w:multiLevelType w:val="multilevel"/>
    <w:tmpl w:val="186A084A"/>
    <w:lvl w:ilvl="0">
      <w:start w:val="1"/>
      <w:numFmt w:val="decimal"/>
      <w:lvlText w:val="%1"/>
      <w:lvlJc w:val="left"/>
      <w:pPr>
        <w:ind w:left="456" w:hanging="456"/>
      </w:pPr>
      <w:rPr>
        <w:rFonts w:eastAsia="宋体" w:cs="Arial" w:hint="default"/>
      </w:rPr>
    </w:lvl>
    <w:lvl w:ilvl="1">
      <w:start w:val="4"/>
      <w:numFmt w:val="decimal"/>
      <w:lvlText w:val="%1.%2"/>
      <w:lvlJc w:val="left"/>
      <w:pPr>
        <w:ind w:left="456" w:hanging="456"/>
      </w:pPr>
      <w:rPr>
        <w:rFonts w:eastAsia="宋体" w:cs="Arial" w:hint="default"/>
      </w:rPr>
    </w:lvl>
    <w:lvl w:ilvl="2">
      <w:start w:val="1"/>
      <w:numFmt w:val="decimal"/>
      <w:lvlText w:val="%1.%2.%3"/>
      <w:lvlJc w:val="left"/>
      <w:pPr>
        <w:ind w:left="720" w:hanging="720"/>
      </w:pPr>
      <w:rPr>
        <w:rFonts w:eastAsia="宋体" w:cs="Arial" w:hint="default"/>
      </w:rPr>
    </w:lvl>
    <w:lvl w:ilvl="3">
      <w:start w:val="1"/>
      <w:numFmt w:val="decimal"/>
      <w:lvlText w:val="%1.%2.%3.%4"/>
      <w:lvlJc w:val="left"/>
      <w:pPr>
        <w:ind w:left="1080" w:hanging="1080"/>
      </w:pPr>
      <w:rPr>
        <w:rFonts w:eastAsia="宋体" w:cs="Arial" w:hint="default"/>
      </w:rPr>
    </w:lvl>
    <w:lvl w:ilvl="4">
      <w:start w:val="1"/>
      <w:numFmt w:val="decimal"/>
      <w:lvlText w:val="%1.%2.%3.%4.%5"/>
      <w:lvlJc w:val="left"/>
      <w:pPr>
        <w:ind w:left="1080" w:hanging="1080"/>
      </w:pPr>
      <w:rPr>
        <w:rFonts w:eastAsia="宋体" w:cs="Arial" w:hint="default"/>
      </w:rPr>
    </w:lvl>
    <w:lvl w:ilvl="5">
      <w:start w:val="1"/>
      <w:numFmt w:val="decimal"/>
      <w:lvlText w:val="%1.%2.%3.%4.%5.%6"/>
      <w:lvlJc w:val="left"/>
      <w:pPr>
        <w:ind w:left="1440" w:hanging="1440"/>
      </w:pPr>
      <w:rPr>
        <w:rFonts w:eastAsia="宋体" w:cs="Arial" w:hint="default"/>
      </w:rPr>
    </w:lvl>
    <w:lvl w:ilvl="6">
      <w:start w:val="1"/>
      <w:numFmt w:val="decimal"/>
      <w:lvlText w:val="%1.%2.%3.%4.%5.%6.%7"/>
      <w:lvlJc w:val="left"/>
      <w:pPr>
        <w:ind w:left="1800" w:hanging="1800"/>
      </w:pPr>
      <w:rPr>
        <w:rFonts w:eastAsia="宋体" w:cs="Arial" w:hint="default"/>
      </w:rPr>
    </w:lvl>
    <w:lvl w:ilvl="7">
      <w:start w:val="1"/>
      <w:numFmt w:val="decimal"/>
      <w:lvlText w:val="%1.%2.%3.%4.%5.%6.%7.%8"/>
      <w:lvlJc w:val="left"/>
      <w:pPr>
        <w:ind w:left="1800" w:hanging="1800"/>
      </w:pPr>
      <w:rPr>
        <w:rFonts w:eastAsia="宋体" w:cs="Arial" w:hint="default"/>
      </w:rPr>
    </w:lvl>
    <w:lvl w:ilvl="8">
      <w:start w:val="1"/>
      <w:numFmt w:val="decimal"/>
      <w:lvlText w:val="%1.%2.%3.%4.%5.%6.%7.%8.%9"/>
      <w:lvlJc w:val="left"/>
      <w:pPr>
        <w:ind w:left="2160" w:hanging="2160"/>
      </w:pPr>
      <w:rPr>
        <w:rFonts w:eastAsia="宋体" w:cs="Arial" w:hint="default"/>
      </w:rPr>
    </w:lvl>
  </w:abstractNum>
  <w:abstractNum w:abstractNumId="45"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FE6A54"/>
    <w:multiLevelType w:val="hybridMultilevel"/>
    <w:tmpl w:val="7AAED778"/>
    <w:lvl w:ilvl="0" w:tplc="157C9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49"/>
  </w:num>
  <w:num w:numId="3">
    <w:abstractNumId w:val="26"/>
  </w:num>
  <w:num w:numId="4">
    <w:abstractNumId w:val="5"/>
  </w:num>
  <w:num w:numId="5">
    <w:abstractNumId w:val="25"/>
  </w:num>
  <w:num w:numId="6">
    <w:abstractNumId w:val="21"/>
  </w:num>
  <w:num w:numId="7">
    <w:abstractNumId w:val="6"/>
  </w:num>
  <w:num w:numId="8">
    <w:abstractNumId w:val="28"/>
  </w:num>
  <w:num w:numId="9">
    <w:abstractNumId w:val="45"/>
  </w:num>
  <w:num w:numId="10">
    <w:abstractNumId w:val="24"/>
  </w:num>
  <w:num w:numId="11">
    <w:abstractNumId w:val="34"/>
  </w:num>
  <w:num w:numId="12">
    <w:abstractNumId w:val="46"/>
  </w:num>
  <w:num w:numId="13">
    <w:abstractNumId w:val="41"/>
  </w:num>
  <w:num w:numId="14">
    <w:abstractNumId w:val="0"/>
  </w:num>
  <w:num w:numId="15">
    <w:abstractNumId w:val="13"/>
  </w:num>
  <w:num w:numId="16">
    <w:abstractNumId w:val="20"/>
  </w:num>
  <w:num w:numId="17">
    <w:abstractNumId w:val="8"/>
  </w:num>
  <w:num w:numId="18">
    <w:abstractNumId w:val="10"/>
  </w:num>
  <w:num w:numId="19">
    <w:abstractNumId w:val="44"/>
  </w:num>
  <w:num w:numId="20">
    <w:abstractNumId w:val="27"/>
  </w:num>
  <w:num w:numId="21">
    <w:abstractNumId w:val="38"/>
  </w:num>
  <w:num w:numId="22">
    <w:abstractNumId w:val="36"/>
  </w:num>
  <w:num w:numId="23">
    <w:abstractNumId w:val="22"/>
  </w:num>
  <w:num w:numId="24">
    <w:abstractNumId w:val="42"/>
  </w:num>
  <w:num w:numId="25">
    <w:abstractNumId w:val="32"/>
  </w:num>
  <w:num w:numId="26">
    <w:abstractNumId w:val="9"/>
  </w:num>
  <w:num w:numId="27">
    <w:abstractNumId w:val="19"/>
  </w:num>
  <w:num w:numId="28">
    <w:abstractNumId w:val="7"/>
  </w:num>
  <w:num w:numId="29">
    <w:abstractNumId w:val="39"/>
  </w:num>
  <w:num w:numId="30">
    <w:abstractNumId w:val="4"/>
  </w:num>
  <w:num w:numId="31">
    <w:abstractNumId w:val="14"/>
  </w:num>
  <w:num w:numId="32">
    <w:abstractNumId w:val="23"/>
  </w:num>
  <w:num w:numId="33">
    <w:abstractNumId w:val="47"/>
  </w:num>
  <w:num w:numId="34">
    <w:abstractNumId w:val="3"/>
  </w:num>
  <w:num w:numId="35">
    <w:abstractNumId w:val="35"/>
  </w:num>
  <w:num w:numId="36">
    <w:abstractNumId w:val="30"/>
  </w:num>
  <w:num w:numId="37">
    <w:abstractNumId w:val="17"/>
  </w:num>
  <w:num w:numId="38">
    <w:abstractNumId w:val="18"/>
  </w:num>
  <w:num w:numId="39">
    <w:abstractNumId w:val="49"/>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40">
    <w:abstractNumId w:val="12"/>
  </w:num>
  <w:num w:numId="41">
    <w:abstractNumId w:val="1"/>
  </w:num>
  <w:num w:numId="42">
    <w:abstractNumId w:val="29"/>
  </w:num>
  <w:num w:numId="43">
    <w:abstractNumId w:val="16"/>
  </w:num>
  <w:num w:numId="44">
    <w:abstractNumId w:val="31"/>
  </w:num>
  <w:num w:numId="45">
    <w:abstractNumId w:val="11"/>
  </w:num>
  <w:num w:numId="46">
    <w:abstractNumId w:val="2"/>
  </w:num>
  <w:num w:numId="47">
    <w:abstractNumId w:val="40"/>
  </w:num>
  <w:num w:numId="48">
    <w:abstractNumId w:val="48"/>
  </w:num>
  <w:num w:numId="49">
    <w:abstractNumId w:val="15"/>
  </w:num>
  <w:num w:numId="50">
    <w:abstractNumId w:val="33"/>
  </w:num>
  <w:num w:numId="51">
    <w:abstractNumId w:val="37"/>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255E"/>
    <w:rsid w:val="0001280F"/>
    <w:rsid w:val="00013980"/>
    <w:rsid w:val="000139CA"/>
    <w:rsid w:val="000143D7"/>
    <w:rsid w:val="00015FC9"/>
    <w:rsid w:val="000163E7"/>
    <w:rsid w:val="00017BA1"/>
    <w:rsid w:val="00020665"/>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3F0B"/>
    <w:rsid w:val="00036DFF"/>
    <w:rsid w:val="000373D6"/>
    <w:rsid w:val="00041EBD"/>
    <w:rsid w:val="00043E12"/>
    <w:rsid w:val="000459FC"/>
    <w:rsid w:val="00046739"/>
    <w:rsid w:val="00050473"/>
    <w:rsid w:val="00050D73"/>
    <w:rsid w:val="00052132"/>
    <w:rsid w:val="00052C0F"/>
    <w:rsid w:val="000531C6"/>
    <w:rsid w:val="00056BDA"/>
    <w:rsid w:val="00060EDA"/>
    <w:rsid w:val="000614E6"/>
    <w:rsid w:val="000618BB"/>
    <w:rsid w:val="000631E3"/>
    <w:rsid w:val="000666A3"/>
    <w:rsid w:val="00073B85"/>
    <w:rsid w:val="00074626"/>
    <w:rsid w:val="000746C2"/>
    <w:rsid w:val="00075821"/>
    <w:rsid w:val="00076A1A"/>
    <w:rsid w:val="00076E49"/>
    <w:rsid w:val="0008022F"/>
    <w:rsid w:val="00080EDB"/>
    <w:rsid w:val="00081184"/>
    <w:rsid w:val="000820CF"/>
    <w:rsid w:val="00083E30"/>
    <w:rsid w:val="00085055"/>
    <w:rsid w:val="00086121"/>
    <w:rsid w:val="00086628"/>
    <w:rsid w:val="00086A87"/>
    <w:rsid w:val="0009129D"/>
    <w:rsid w:val="0009159E"/>
    <w:rsid w:val="000925AF"/>
    <w:rsid w:val="00094A88"/>
    <w:rsid w:val="00097B8F"/>
    <w:rsid w:val="000A07D9"/>
    <w:rsid w:val="000A1618"/>
    <w:rsid w:val="000A35FA"/>
    <w:rsid w:val="000A56B0"/>
    <w:rsid w:val="000B31A3"/>
    <w:rsid w:val="000B3582"/>
    <w:rsid w:val="000B586E"/>
    <w:rsid w:val="000C1BA2"/>
    <w:rsid w:val="000C1BA9"/>
    <w:rsid w:val="000C3749"/>
    <w:rsid w:val="000C4EFE"/>
    <w:rsid w:val="000C6D39"/>
    <w:rsid w:val="000C753D"/>
    <w:rsid w:val="000D15CC"/>
    <w:rsid w:val="000D2D55"/>
    <w:rsid w:val="000D4800"/>
    <w:rsid w:val="000D4C5B"/>
    <w:rsid w:val="000D4D50"/>
    <w:rsid w:val="000D4E88"/>
    <w:rsid w:val="000D60CF"/>
    <w:rsid w:val="000D6636"/>
    <w:rsid w:val="000D7F07"/>
    <w:rsid w:val="000E0C12"/>
    <w:rsid w:val="000E20FC"/>
    <w:rsid w:val="000E2E0A"/>
    <w:rsid w:val="000E389C"/>
    <w:rsid w:val="000E6437"/>
    <w:rsid w:val="000E71B2"/>
    <w:rsid w:val="000F5F73"/>
    <w:rsid w:val="000F6210"/>
    <w:rsid w:val="000F6464"/>
    <w:rsid w:val="000F7865"/>
    <w:rsid w:val="0010172E"/>
    <w:rsid w:val="00101FE6"/>
    <w:rsid w:val="00103E65"/>
    <w:rsid w:val="00105144"/>
    <w:rsid w:val="00105DFD"/>
    <w:rsid w:val="0010764B"/>
    <w:rsid w:val="00107A17"/>
    <w:rsid w:val="00110196"/>
    <w:rsid w:val="00112465"/>
    <w:rsid w:val="00112ACD"/>
    <w:rsid w:val="00113D19"/>
    <w:rsid w:val="00114313"/>
    <w:rsid w:val="00117D60"/>
    <w:rsid w:val="00120A12"/>
    <w:rsid w:val="00123FA1"/>
    <w:rsid w:val="00124D13"/>
    <w:rsid w:val="00125B9F"/>
    <w:rsid w:val="001266AA"/>
    <w:rsid w:val="00127642"/>
    <w:rsid w:val="001277C7"/>
    <w:rsid w:val="00130AFF"/>
    <w:rsid w:val="001319E8"/>
    <w:rsid w:val="00134170"/>
    <w:rsid w:val="00135602"/>
    <w:rsid w:val="00141995"/>
    <w:rsid w:val="001421BE"/>
    <w:rsid w:val="00143B52"/>
    <w:rsid w:val="00147FF0"/>
    <w:rsid w:val="00150163"/>
    <w:rsid w:val="00152069"/>
    <w:rsid w:val="00152290"/>
    <w:rsid w:val="00153B1E"/>
    <w:rsid w:val="00155314"/>
    <w:rsid w:val="001567FA"/>
    <w:rsid w:val="00161A97"/>
    <w:rsid w:val="001657B2"/>
    <w:rsid w:val="00166C2F"/>
    <w:rsid w:val="0017139A"/>
    <w:rsid w:val="0017302D"/>
    <w:rsid w:val="00174B46"/>
    <w:rsid w:val="00175239"/>
    <w:rsid w:val="001752D9"/>
    <w:rsid w:val="00175CB0"/>
    <w:rsid w:val="00176E0E"/>
    <w:rsid w:val="00180B7D"/>
    <w:rsid w:val="0018595F"/>
    <w:rsid w:val="00186B92"/>
    <w:rsid w:val="00187FBF"/>
    <w:rsid w:val="001916B6"/>
    <w:rsid w:val="00191B79"/>
    <w:rsid w:val="001925BD"/>
    <w:rsid w:val="00193288"/>
    <w:rsid w:val="00193A5B"/>
    <w:rsid w:val="00194181"/>
    <w:rsid w:val="00197075"/>
    <w:rsid w:val="00197ECA"/>
    <w:rsid w:val="001A0A96"/>
    <w:rsid w:val="001A238A"/>
    <w:rsid w:val="001A7BB3"/>
    <w:rsid w:val="001B27E3"/>
    <w:rsid w:val="001B2E40"/>
    <w:rsid w:val="001B41D4"/>
    <w:rsid w:val="001B6DF9"/>
    <w:rsid w:val="001C30B8"/>
    <w:rsid w:val="001C33B7"/>
    <w:rsid w:val="001C3B9F"/>
    <w:rsid w:val="001C3E51"/>
    <w:rsid w:val="001C4E92"/>
    <w:rsid w:val="001C5997"/>
    <w:rsid w:val="001C62D6"/>
    <w:rsid w:val="001C6E8C"/>
    <w:rsid w:val="001C76A3"/>
    <w:rsid w:val="001D1DD1"/>
    <w:rsid w:val="001D298D"/>
    <w:rsid w:val="001D2B58"/>
    <w:rsid w:val="001D30B8"/>
    <w:rsid w:val="001D4713"/>
    <w:rsid w:val="001D626B"/>
    <w:rsid w:val="001D6529"/>
    <w:rsid w:val="001D6694"/>
    <w:rsid w:val="001D7CE0"/>
    <w:rsid w:val="001E1817"/>
    <w:rsid w:val="001E23F6"/>
    <w:rsid w:val="001E3236"/>
    <w:rsid w:val="001E5C51"/>
    <w:rsid w:val="001E5C91"/>
    <w:rsid w:val="001E7136"/>
    <w:rsid w:val="001F017C"/>
    <w:rsid w:val="001F19AD"/>
    <w:rsid w:val="001F1F39"/>
    <w:rsid w:val="001F1FB3"/>
    <w:rsid w:val="001F29E4"/>
    <w:rsid w:val="001F59F4"/>
    <w:rsid w:val="001F6D77"/>
    <w:rsid w:val="001F6EF2"/>
    <w:rsid w:val="001F7239"/>
    <w:rsid w:val="00201B6A"/>
    <w:rsid w:val="00202EDB"/>
    <w:rsid w:val="00205972"/>
    <w:rsid w:val="002067E1"/>
    <w:rsid w:val="00211540"/>
    <w:rsid w:val="00211E7D"/>
    <w:rsid w:val="002129C7"/>
    <w:rsid w:val="002209A6"/>
    <w:rsid w:val="00221609"/>
    <w:rsid w:val="002235C6"/>
    <w:rsid w:val="00223EA6"/>
    <w:rsid w:val="00225162"/>
    <w:rsid w:val="00225D2E"/>
    <w:rsid w:val="00226288"/>
    <w:rsid w:val="00227FB8"/>
    <w:rsid w:val="00234CCB"/>
    <w:rsid w:val="002351E4"/>
    <w:rsid w:val="00237A24"/>
    <w:rsid w:val="0024157C"/>
    <w:rsid w:val="00241C0B"/>
    <w:rsid w:val="00242DDC"/>
    <w:rsid w:val="002430FB"/>
    <w:rsid w:val="00243DF9"/>
    <w:rsid w:val="00244043"/>
    <w:rsid w:val="0024409F"/>
    <w:rsid w:val="0024432C"/>
    <w:rsid w:val="002456A6"/>
    <w:rsid w:val="002468B3"/>
    <w:rsid w:val="00252456"/>
    <w:rsid w:val="0025274C"/>
    <w:rsid w:val="00252976"/>
    <w:rsid w:val="00254C23"/>
    <w:rsid w:val="00255605"/>
    <w:rsid w:val="002567F5"/>
    <w:rsid w:val="0025701A"/>
    <w:rsid w:val="00260F19"/>
    <w:rsid w:val="00262394"/>
    <w:rsid w:val="00264711"/>
    <w:rsid w:val="0026743E"/>
    <w:rsid w:val="0026751D"/>
    <w:rsid w:val="00267CD4"/>
    <w:rsid w:val="002704D3"/>
    <w:rsid w:val="002706F5"/>
    <w:rsid w:val="00273010"/>
    <w:rsid w:val="002737D1"/>
    <w:rsid w:val="00274569"/>
    <w:rsid w:val="00274EED"/>
    <w:rsid w:val="00275BE8"/>
    <w:rsid w:val="00276063"/>
    <w:rsid w:val="00277669"/>
    <w:rsid w:val="002777E1"/>
    <w:rsid w:val="0028062E"/>
    <w:rsid w:val="0028085D"/>
    <w:rsid w:val="00280DE4"/>
    <w:rsid w:val="002824A6"/>
    <w:rsid w:val="0028305B"/>
    <w:rsid w:val="002835B9"/>
    <w:rsid w:val="00283B9C"/>
    <w:rsid w:val="002842DE"/>
    <w:rsid w:val="002859BE"/>
    <w:rsid w:val="002906B3"/>
    <w:rsid w:val="00291057"/>
    <w:rsid w:val="0029205C"/>
    <w:rsid w:val="00292967"/>
    <w:rsid w:val="002931C1"/>
    <w:rsid w:val="00294BF9"/>
    <w:rsid w:val="0029678D"/>
    <w:rsid w:val="0029769C"/>
    <w:rsid w:val="002A0AB6"/>
    <w:rsid w:val="002A13A8"/>
    <w:rsid w:val="002A2B1C"/>
    <w:rsid w:val="002A49A4"/>
    <w:rsid w:val="002A5926"/>
    <w:rsid w:val="002B0254"/>
    <w:rsid w:val="002B7420"/>
    <w:rsid w:val="002B76D8"/>
    <w:rsid w:val="002B7D33"/>
    <w:rsid w:val="002C01C7"/>
    <w:rsid w:val="002C068A"/>
    <w:rsid w:val="002C4237"/>
    <w:rsid w:val="002C4239"/>
    <w:rsid w:val="002C49D3"/>
    <w:rsid w:val="002C51D8"/>
    <w:rsid w:val="002C6505"/>
    <w:rsid w:val="002D0CA1"/>
    <w:rsid w:val="002D108F"/>
    <w:rsid w:val="002D2AE8"/>
    <w:rsid w:val="002D46C6"/>
    <w:rsid w:val="002D47B9"/>
    <w:rsid w:val="002D486B"/>
    <w:rsid w:val="002D4E35"/>
    <w:rsid w:val="002D779B"/>
    <w:rsid w:val="002D79CE"/>
    <w:rsid w:val="002D79DE"/>
    <w:rsid w:val="002E0F52"/>
    <w:rsid w:val="002E1020"/>
    <w:rsid w:val="002E1858"/>
    <w:rsid w:val="002E24CA"/>
    <w:rsid w:val="002E2E4D"/>
    <w:rsid w:val="002E31A0"/>
    <w:rsid w:val="002F0713"/>
    <w:rsid w:val="002F440D"/>
    <w:rsid w:val="002F4456"/>
    <w:rsid w:val="002F4F81"/>
    <w:rsid w:val="002F5175"/>
    <w:rsid w:val="002F6D65"/>
    <w:rsid w:val="002F705B"/>
    <w:rsid w:val="002F7519"/>
    <w:rsid w:val="002F7E71"/>
    <w:rsid w:val="002F7EEB"/>
    <w:rsid w:val="00300956"/>
    <w:rsid w:val="00303A1F"/>
    <w:rsid w:val="0030469F"/>
    <w:rsid w:val="0030470C"/>
    <w:rsid w:val="00305E47"/>
    <w:rsid w:val="00310BF0"/>
    <w:rsid w:val="003111BB"/>
    <w:rsid w:val="00311D1C"/>
    <w:rsid w:val="0031362A"/>
    <w:rsid w:val="003151EE"/>
    <w:rsid w:val="003152A3"/>
    <w:rsid w:val="003205D0"/>
    <w:rsid w:val="0032091C"/>
    <w:rsid w:val="00322446"/>
    <w:rsid w:val="00322670"/>
    <w:rsid w:val="00323D96"/>
    <w:rsid w:val="00323DB3"/>
    <w:rsid w:val="00324162"/>
    <w:rsid w:val="00324C5D"/>
    <w:rsid w:val="00325424"/>
    <w:rsid w:val="003255EF"/>
    <w:rsid w:val="00325C32"/>
    <w:rsid w:val="00330009"/>
    <w:rsid w:val="00330019"/>
    <w:rsid w:val="00332E76"/>
    <w:rsid w:val="00334F60"/>
    <w:rsid w:val="0033795B"/>
    <w:rsid w:val="00340CAE"/>
    <w:rsid w:val="00341C5B"/>
    <w:rsid w:val="00343BE9"/>
    <w:rsid w:val="00344EE6"/>
    <w:rsid w:val="00345377"/>
    <w:rsid w:val="0034708A"/>
    <w:rsid w:val="00347317"/>
    <w:rsid w:val="00347B7E"/>
    <w:rsid w:val="00350CBF"/>
    <w:rsid w:val="0035198C"/>
    <w:rsid w:val="003523CE"/>
    <w:rsid w:val="00353FD0"/>
    <w:rsid w:val="00354ACD"/>
    <w:rsid w:val="003575BA"/>
    <w:rsid w:val="00357B66"/>
    <w:rsid w:val="0036280D"/>
    <w:rsid w:val="00364665"/>
    <w:rsid w:val="00364676"/>
    <w:rsid w:val="00366ABA"/>
    <w:rsid w:val="00366DAF"/>
    <w:rsid w:val="0036756C"/>
    <w:rsid w:val="00370112"/>
    <w:rsid w:val="00372402"/>
    <w:rsid w:val="0037463C"/>
    <w:rsid w:val="003755D4"/>
    <w:rsid w:val="00376116"/>
    <w:rsid w:val="00376716"/>
    <w:rsid w:val="00376F8C"/>
    <w:rsid w:val="0038014D"/>
    <w:rsid w:val="003835BE"/>
    <w:rsid w:val="00383FCF"/>
    <w:rsid w:val="003849E1"/>
    <w:rsid w:val="0038636E"/>
    <w:rsid w:val="003907AA"/>
    <w:rsid w:val="00391800"/>
    <w:rsid w:val="00391A25"/>
    <w:rsid w:val="003939A6"/>
    <w:rsid w:val="00396B77"/>
    <w:rsid w:val="00396E41"/>
    <w:rsid w:val="00397E70"/>
    <w:rsid w:val="003A0109"/>
    <w:rsid w:val="003A0F51"/>
    <w:rsid w:val="003A1D3C"/>
    <w:rsid w:val="003A246E"/>
    <w:rsid w:val="003A4793"/>
    <w:rsid w:val="003A58CD"/>
    <w:rsid w:val="003A7576"/>
    <w:rsid w:val="003A7AAE"/>
    <w:rsid w:val="003A7F59"/>
    <w:rsid w:val="003B3EB6"/>
    <w:rsid w:val="003B5439"/>
    <w:rsid w:val="003B58CC"/>
    <w:rsid w:val="003C0737"/>
    <w:rsid w:val="003C0989"/>
    <w:rsid w:val="003C2F55"/>
    <w:rsid w:val="003C32E0"/>
    <w:rsid w:val="003C437F"/>
    <w:rsid w:val="003C44B9"/>
    <w:rsid w:val="003C4570"/>
    <w:rsid w:val="003C5863"/>
    <w:rsid w:val="003C59BD"/>
    <w:rsid w:val="003D01A5"/>
    <w:rsid w:val="003D0478"/>
    <w:rsid w:val="003D0703"/>
    <w:rsid w:val="003D24F9"/>
    <w:rsid w:val="003D5135"/>
    <w:rsid w:val="003D6384"/>
    <w:rsid w:val="003D642C"/>
    <w:rsid w:val="003E0E9C"/>
    <w:rsid w:val="003E1887"/>
    <w:rsid w:val="003E23B5"/>
    <w:rsid w:val="003F02C5"/>
    <w:rsid w:val="003F0FDE"/>
    <w:rsid w:val="003F17E0"/>
    <w:rsid w:val="003F3C02"/>
    <w:rsid w:val="003F3EF4"/>
    <w:rsid w:val="003F405B"/>
    <w:rsid w:val="003F42BE"/>
    <w:rsid w:val="003F42CD"/>
    <w:rsid w:val="003F4568"/>
    <w:rsid w:val="003F4DA8"/>
    <w:rsid w:val="003F6305"/>
    <w:rsid w:val="003F643F"/>
    <w:rsid w:val="003F68D0"/>
    <w:rsid w:val="003F7721"/>
    <w:rsid w:val="003F7C82"/>
    <w:rsid w:val="00400E2E"/>
    <w:rsid w:val="00402368"/>
    <w:rsid w:val="00402D26"/>
    <w:rsid w:val="00403E06"/>
    <w:rsid w:val="0040590F"/>
    <w:rsid w:val="004102C2"/>
    <w:rsid w:val="00411140"/>
    <w:rsid w:val="004118EB"/>
    <w:rsid w:val="004134F2"/>
    <w:rsid w:val="00414244"/>
    <w:rsid w:val="00423840"/>
    <w:rsid w:val="00425A39"/>
    <w:rsid w:val="004270D5"/>
    <w:rsid w:val="0043011F"/>
    <w:rsid w:val="004304D9"/>
    <w:rsid w:val="00431324"/>
    <w:rsid w:val="004321A8"/>
    <w:rsid w:val="00433AC3"/>
    <w:rsid w:val="00435A8D"/>
    <w:rsid w:val="00441F5E"/>
    <w:rsid w:val="00444355"/>
    <w:rsid w:val="00445F5D"/>
    <w:rsid w:val="00447D24"/>
    <w:rsid w:val="004500C4"/>
    <w:rsid w:val="0045017A"/>
    <w:rsid w:val="00450AD5"/>
    <w:rsid w:val="00451EF4"/>
    <w:rsid w:val="00452534"/>
    <w:rsid w:val="0045267A"/>
    <w:rsid w:val="004530B0"/>
    <w:rsid w:val="004547E8"/>
    <w:rsid w:val="00455BC1"/>
    <w:rsid w:val="00456CBD"/>
    <w:rsid w:val="0045723D"/>
    <w:rsid w:val="0046247B"/>
    <w:rsid w:val="004626E4"/>
    <w:rsid w:val="00462C27"/>
    <w:rsid w:val="00465229"/>
    <w:rsid w:val="00467029"/>
    <w:rsid w:val="004713F4"/>
    <w:rsid w:val="00472950"/>
    <w:rsid w:val="00472E28"/>
    <w:rsid w:val="00473BE3"/>
    <w:rsid w:val="00475DE9"/>
    <w:rsid w:val="00477597"/>
    <w:rsid w:val="00477F10"/>
    <w:rsid w:val="004814F5"/>
    <w:rsid w:val="00484093"/>
    <w:rsid w:val="004844CD"/>
    <w:rsid w:val="00485C5F"/>
    <w:rsid w:val="0049115A"/>
    <w:rsid w:val="00491A2B"/>
    <w:rsid w:val="00492E22"/>
    <w:rsid w:val="00493113"/>
    <w:rsid w:val="00493155"/>
    <w:rsid w:val="004932E5"/>
    <w:rsid w:val="00493A3E"/>
    <w:rsid w:val="004944AC"/>
    <w:rsid w:val="004947A9"/>
    <w:rsid w:val="0049670A"/>
    <w:rsid w:val="004A04DA"/>
    <w:rsid w:val="004A0707"/>
    <w:rsid w:val="004A0964"/>
    <w:rsid w:val="004A33E0"/>
    <w:rsid w:val="004A4820"/>
    <w:rsid w:val="004A50F9"/>
    <w:rsid w:val="004A6C42"/>
    <w:rsid w:val="004A7300"/>
    <w:rsid w:val="004B1FC3"/>
    <w:rsid w:val="004B21FA"/>
    <w:rsid w:val="004B4D30"/>
    <w:rsid w:val="004B5471"/>
    <w:rsid w:val="004B5B79"/>
    <w:rsid w:val="004B7762"/>
    <w:rsid w:val="004C05FB"/>
    <w:rsid w:val="004C56FE"/>
    <w:rsid w:val="004C5776"/>
    <w:rsid w:val="004C5EE5"/>
    <w:rsid w:val="004C64BA"/>
    <w:rsid w:val="004C6632"/>
    <w:rsid w:val="004C7B9C"/>
    <w:rsid w:val="004D0625"/>
    <w:rsid w:val="004D088B"/>
    <w:rsid w:val="004D20C7"/>
    <w:rsid w:val="004D36F2"/>
    <w:rsid w:val="004D38F1"/>
    <w:rsid w:val="004D4E1C"/>
    <w:rsid w:val="004D4EE5"/>
    <w:rsid w:val="004D5DB7"/>
    <w:rsid w:val="004D77EE"/>
    <w:rsid w:val="004E0430"/>
    <w:rsid w:val="004E0ED5"/>
    <w:rsid w:val="004F00F5"/>
    <w:rsid w:val="004F261B"/>
    <w:rsid w:val="004F3AE4"/>
    <w:rsid w:val="004F4093"/>
    <w:rsid w:val="004F5121"/>
    <w:rsid w:val="004F5BF2"/>
    <w:rsid w:val="004F7504"/>
    <w:rsid w:val="00500736"/>
    <w:rsid w:val="0050171C"/>
    <w:rsid w:val="00501B37"/>
    <w:rsid w:val="00501FA5"/>
    <w:rsid w:val="005032E8"/>
    <w:rsid w:val="00504435"/>
    <w:rsid w:val="00505215"/>
    <w:rsid w:val="00505364"/>
    <w:rsid w:val="005057F8"/>
    <w:rsid w:val="00507AD1"/>
    <w:rsid w:val="00507F58"/>
    <w:rsid w:val="00510537"/>
    <w:rsid w:val="0051343F"/>
    <w:rsid w:val="00515F77"/>
    <w:rsid w:val="005204FE"/>
    <w:rsid w:val="00520694"/>
    <w:rsid w:val="00521877"/>
    <w:rsid w:val="00521AD0"/>
    <w:rsid w:val="00523244"/>
    <w:rsid w:val="0052436F"/>
    <w:rsid w:val="0052446F"/>
    <w:rsid w:val="00526663"/>
    <w:rsid w:val="005267F4"/>
    <w:rsid w:val="00527C68"/>
    <w:rsid w:val="00531432"/>
    <w:rsid w:val="00533213"/>
    <w:rsid w:val="0053377A"/>
    <w:rsid w:val="0053588E"/>
    <w:rsid w:val="0053710C"/>
    <w:rsid w:val="0053787A"/>
    <w:rsid w:val="00540373"/>
    <w:rsid w:val="00541B31"/>
    <w:rsid w:val="00543745"/>
    <w:rsid w:val="005437E6"/>
    <w:rsid w:val="00543F01"/>
    <w:rsid w:val="00551F5A"/>
    <w:rsid w:val="00553CE3"/>
    <w:rsid w:val="00563381"/>
    <w:rsid w:val="00563AC6"/>
    <w:rsid w:val="00564990"/>
    <w:rsid w:val="0056595C"/>
    <w:rsid w:val="005673AE"/>
    <w:rsid w:val="00567991"/>
    <w:rsid w:val="005700C8"/>
    <w:rsid w:val="00570512"/>
    <w:rsid w:val="00571718"/>
    <w:rsid w:val="00573079"/>
    <w:rsid w:val="00573247"/>
    <w:rsid w:val="0057454A"/>
    <w:rsid w:val="0057669F"/>
    <w:rsid w:val="005818C8"/>
    <w:rsid w:val="00581BA3"/>
    <w:rsid w:val="005822AD"/>
    <w:rsid w:val="00583320"/>
    <w:rsid w:val="005839C7"/>
    <w:rsid w:val="005848A3"/>
    <w:rsid w:val="0058669E"/>
    <w:rsid w:val="005866A9"/>
    <w:rsid w:val="0058731D"/>
    <w:rsid w:val="00587E23"/>
    <w:rsid w:val="005904E7"/>
    <w:rsid w:val="00591D9F"/>
    <w:rsid w:val="00592070"/>
    <w:rsid w:val="005924CF"/>
    <w:rsid w:val="00593993"/>
    <w:rsid w:val="00595492"/>
    <w:rsid w:val="00596C0C"/>
    <w:rsid w:val="005A31AA"/>
    <w:rsid w:val="005A3635"/>
    <w:rsid w:val="005A3D16"/>
    <w:rsid w:val="005A74E0"/>
    <w:rsid w:val="005A7E36"/>
    <w:rsid w:val="005B0721"/>
    <w:rsid w:val="005B0843"/>
    <w:rsid w:val="005B23DF"/>
    <w:rsid w:val="005B2F78"/>
    <w:rsid w:val="005B54D4"/>
    <w:rsid w:val="005B61FF"/>
    <w:rsid w:val="005C1459"/>
    <w:rsid w:val="005C1879"/>
    <w:rsid w:val="005C3D1E"/>
    <w:rsid w:val="005C50F6"/>
    <w:rsid w:val="005C6587"/>
    <w:rsid w:val="005C722B"/>
    <w:rsid w:val="005D1254"/>
    <w:rsid w:val="005D13EB"/>
    <w:rsid w:val="005D1AB7"/>
    <w:rsid w:val="005D35D1"/>
    <w:rsid w:val="005E2467"/>
    <w:rsid w:val="005E46C9"/>
    <w:rsid w:val="005E4D4A"/>
    <w:rsid w:val="005E5049"/>
    <w:rsid w:val="005E7030"/>
    <w:rsid w:val="005F08BC"/>
    <w:rsid w:val="005F0985"/>
    <w:rsid w:val="005F2AC4"/>
    <w:rsid w:val="005F2DAD"/>
    <w:rsid w:val="005F45B5"/>
    <w:rsid w:val="005F7E7D"/>
    <w:rsid w:val="006027CF"/>
    <w:rsid w:val="006028D7"/>
    <w:rsid w:val="00602D68"/>
    <w:rsid w:val="00603B59"/>
    <w:rsid w:val="006055EC"/>
    <w:rsid w:val="0060605A"/>
    <w:rsid w:val="00607BEA"/>
    <w:rsid w:val="00610901"/>
    <w:rsid w:val="006115B7"/>
    <w:rsid w:val="00611D9D"/>
    <w:rsid w:val="00615406"/>
    <w:rsid w:val="0061591A"/>
    <w:rsid w:val="0061687E"/>
    <w:rsid w:val="00624246"/>
    <w:rsid w:val="006279BF"/>
    <w:rsid w:val="00631C66"/>
    <w:rsid w:val="0063315E"/>
    <w:rsid w:val="00633546"/>
    <w:rsid w:val="006341DB"/>
    <w:rsid w:val="00634435"/>
    <w:rsid w:val="00635130"/>
    <w:rsid w:val="0063608C"/>
    <w:rsid w:val="00640F8F"/>
    <w:rsid w:val="00641F3B"/>
    <w:rsid w:val="00642A84"/>
    <w:rsid w:val="006433D2"/>
    <w:rsid w:val="00643959"/>
    <w:rsid w:val="00643A5A"/>
    <w:rsid w:val="00643F8B"/>
    <w:rsid w:val="0064628F"/>
    <w:rsid w:val="006469A9"/>
    <w:rsid w:val="006472C7"/>
    <w:rsid w:val="00647E67"/>
    <w:rsid w:val="0065202C"/>
    <w:rsid w:val="0065269B"/>
    <w:rsid w:val="006527B2"/>
    <w:rsid w:val="00652A8B"/>
    <w:rsid w:val="00652E95"/>
    <w:rsid w:val="006548B3"/>
    <w:rsid w:val="00654DC4"/>
    <w:rsid w:val="006562CC"/>
    <w:rsid w:val="00660D72"/>
    <w:rsid w:val="0066117B"/>
    <w:rsid w:val="0066194A"/>
    <w:rsid w:val="00662571"/>
    <w:rsid w:val="006627C9"/>
    <w:rsid w:val="00663919"/>
    <w:rsid w:val="006643E0"/>
    <w:rsid w:val="00665FC1"/>
    <w:rsid w:val="00667B4E"/>
    <w:rsid w:val="00670F30"/>
    <w:rsid w:val="0067103E"/>
    <w:rsid w:val="00671DB8"/>
    <w:rsid w:val="00673317"/>
    <w:rsid w:val="0067521A"/>
    <w:rsid w:val="006752D8"/>
    <w:rsid w:val="00676836"/>
    <w:rsid w:val="00676BE1"/>
    <w:rsid w:val="00681A5E"/>
    <w:rsid w:val="00682175"/>
    <w:rsid w:val="00683704"/>
    <w:rsid w:val="00683DC6"/>
    <w:rsid w:val="0068487C"/>
    <w:rsid w:val="006859BB"/>
    <w:rsid w:val="00687809"/>
    <w:rsid w:val="00687ECC"/>
    <w:rsid w:val="00691D50"/>
    <w:rsid w:val="00691E32"/>
    <w:rsid w:val="00694F1C"/>
    <w:rsid w:val="006958F1"/>
    <w:rsid w:val="00696164"/>
    <w:rsid w:val="006A4C7F"/>
    <w:rsid w:val="006A4D3D"/>
    <w:rsid w:val="006A611C"/>
    <w:rsid w:val="006A7914"/>
    <w:rsid w:val="006B06DD"/>
    <w:rsid w:val="006B0A05"/>
    <w:rsid w:val="006B32F1"/>
    <w:rsid w:val="006B6E33"/>
    <w:rsid w:val="006B74C1"/>
    <w:rsid w:val="006B7FDD"/>
    <w:rsid w:val="006C1227"/>
    <w:rsid w:val="006C34D4"/>
    <w:rsid w:val="006C37C0"/>
    <w:rsid w:val="006C4B31"/>
    <w:rsid w:val="006C55D2"/>
    <w:rsid w:val="006C5FD1"/>
    <w:rsid w:val="006C6708"/>
    <w:rsid w:val="006C6BA0"/>
    <w:rsid w:val="006C76F4"/>
    <w:rsid w:val="006C791C"/>
    <w:rsid w:val="006D1121"/>
    <w:rsid w:val="006D2F36"/>
    <w:rsid w:val="006D3D84"/>
    <w:rsid w:val="006D516F"/>
    <w:rsid w:val="006D5A1E"/>
    <w:rsid w:val="006D5D62"/>
    <w:rsid w:val="006D5E06"/>
    <w:rsid w:val="006D634C"/>
    <w:rsid w:val="006D72BE"/>
    <w:rsid w:val="006E18B4"/>
    <w:rsid w:val="006E1DC0"/>
    <w:rsid w:val="006E2689"/>
    <w:rsid w:val="006E36E8"/>
    <w:rsid w:val="006E378C"/>
    <w:rsid w:val="006E53C4"/>
    <w:rsid w:val="006E6C7F"/>
    <w:rsid w:val="006E7094"/>
    <w:rsid w:val="006F0185"/>
    <w:rsid w:val="006F4127"/>
    <w:rsid w:val="006F50ED"/>
    <w:rsid w:val="006F7DE7"/>
    <w:rsid w:val="00700EFA"/>
    <w:rsid w:val="007031FD"/>
    <w:rsid w:val="00703230"/>
    <w:rsid w:val="00707A07"/>
    <w:rsid w:val="00712143"/>
    <w:rsid w:val="0071278D"/>
    <w:rsid w:val="00712DB8"/>
    <w:rsid w:val="007154A4"/>
    <w:rsid w:val="007163D1"/>
    <w:rsid w:val="007205D7"/>
    <w:rsid w:val="007207CD"/>
    <w:rsid w:val="0072138F"/>
    <w:rsid w:val="007220A7"/>
    <w:rsid w:val="007220A9"/>
    <w:rsid w:val="007234E6"/>
    <w:rsid w:val="0072479F"/>
    <w:rsid w:val="00725052"/>
    <w:rsid w:val="00726ED0"/>
    <w:rsid w:val="00731541"/>
    <w:rsid w:val="007335D4"/>
    <w:rsid w:val="007364A6"/>
    <w:rsid w:val="007367ED"/>
    <w:rsid w:val="00737E3C"/>
    <w:rsid w:val="007413DD"/>
    <w:rsid w:val="00741754"/>
    <w:rsid w:val="0074214F"/>
    <w:rsid w:val="0074324F"/>
    <w:rsid w:val="007469B1"/>
    <w:rsid w:val="00747AB7"/>
    <w:rsid w:val="007548A0"/>
    <w:rsid w:val="00757CE1"/>
    <w:rsid w:val="0076474C"/>
    <w:rsid w:val="007654D9"/>
    <w:rsid w:val="00765D5F"/>
    <w:rsid w:val="00766F91"/>
    <w:rsid w:val="00767970"/>
    <w:rsid w:val="0077017C"/>
    <w:rsid w:val="0077774E"/>
    <w:rsid w:val="007779A5"/>
    <w:rsid w:val="00781847"/>
    <w:rsid w:val="00783BBC"/>
    <w:rsid w:val="00783DA7"/>
    <w:rsid w:val="00787034"/>
    <w:rsid w:val="007909CD"/>
    <w:rsid w:val="00792C2D"/>
    <w:rsid w:val="00793196"/>
    <w:rsid w:val="00794447"/>
    <w:rsid w:val="007946D1"/>
    <w:rsid w:val="00794DB8"/>
    <w:rsid w:val="0079654C"/>
    <w:rsid w:val="007A0B6D"/>
    <w:rsid w:val="007A10EE"/>
    <w:rsid w:val="007A1E5D"/>
    <w:rsid w:val="007A2C20"/>
    <w:rsid w:val="007A57DB"/>
    <w:rsid w:val="007A6F72"/>
    <w:rsid w:val="007A70CA"/>
    <w:rsid w:val="007A7AC9"/>
    <w:rsid w:val="007B0C47"/>
    <w:rsid w:val="007B1874"/>
    <w:rsid w:val="007B5484"/>
    <w:rsid w:val="007B5880"/>
    <w:rsid w:val="007B6856"/>
    <w:rsid w:val="007C182E"/>
    <w:rsid w:val="007C1D23"/>
    <w:rsid w:val="007C2102"/>
    <w:rsid w:val="007C3FF5"/>
    <w:rsid w:val="007C4231"/>
    <w:rsid w:val="007C7304"/>
    <w:rsid w:val="007D0699"/>
    <w:rsid w:val="007D28AE"/>
    <w:rsid w:val="007D2927"/>
    <w:rsid w:val="007D2ED6"/>
    <w:rsid w:val="007D35E3"/>
    <w:rsid w:val="007D3793"/>
    <w:rsid w:val="007D6F11"/>
    <w:rsid w:val="007E081D"/>
    <w:rsid w:val="007E1A53"/>
    <w:rsid w:val="007E2503"/>
    <w:rsid w:val="007E450F"/>
    <w:rsid w:val="007E54D1"/>
    <w:rsid w:val="007E5946"/>
    <w:rsid w:val="007E645B"/>
    <w:rsid w:val="007F0886"/>
    <w:rsid w:val="007F17E3"/>
    <w:rsid w:val="007F20E0"/>
    <w:rsid w:val="007F21AF"/>
    <w:rsid w:val="007F25C4"/>
    <w:rsid w:val="007F394A"/>
    <w:rsid w:val="007F3C31"/>
    <w:rsid w:val="007F77FD"/>
    <w:rsid w:val="00800A94"/>
    <w:rsid w:val="00802857"/>
    <w:rsid w:val="0080402C"/>
    <w:rsid w:val="0080508D"/>
    <w:rsid w:val="0080578A"/>
    <w:rsid w:val="0081100E"/>
    <w:rsid w:val="00813335"/>
    <w:rsid w:val="0081428D"/>
    <w:rsid w:val="0081646A"/>
    <w:rsid w:val="008177BA"/>
    <w:rsid w:val="0082156C"/>
    <w:rsid w:val="0082425E"/>
    <w:rsid w:val="008249DE"/>
    <w:rsid w:val="00824A14"/>
    <w:rsid w:val="00825B40"/>
    <w:rsid w:val="00826DB1"/>
    <w:rsid w:val="008274A4"/>
    <w:rsid w:val="008278ED"/>
    <w:rsid w:val="00827F22"/>
    <w:rsid w:val="0083006C"/>
    <w:rsid w:val="008309E0"/>
    <w:rsid w:val="00830CCF"/>
    <w:rsid w:val="00831A62"/>
    <w:rsid w:val="00831E71"/>
    <w:rsid w:val="008328F6"/>
    <w:rsid w:val="008329F0"/>
    <w:rsid w:val="00833E9E"/>
    <w:rsid w:val="00835A8F"/>
    <w:rsid w:val="00836210"/>
    <w:rsid w:val="00842122"/>
    <w:rsid w:val="00843A41"/>
    <w:rsid w:val="0084599A"/>
    <w:rsid w:val="00847C86"/>
    <w:rsid w:val="00850B8C"/>
    <w:rsid w:val="00854115"/>
    <w:rsid w:val="00854BEB"/>
    <w:rsid w:val="00854DA0"/>
    <w:rsid w:val="00855113"/>
    <w:rsid w:val="00855168"/>
    <w:rsid w:val="008563AF"/>
    <w:rsid w:val="008609B5"/>
    <w:rsid w:val="00861C23"/>
    <w:rsid w:val="008652F0"/>
    <w:rsid w:val="0086583C"/>
    <w:rsid w:val="00867196"/>
    <w:rsid w:val="00867777"/>
    <w:rsid w:val="0087297E"/>
    <w:rsid w:val="008744CF"/>
    <w:rsid w:val="0087558A"/>
    <w:rsid w:val="00875ADD"/>
    <w:rsid w:val="00876D35"/>
    <w:rsid w:val="00881BE1"/>
    <w:rsid w:val="00882592"/>
    <w:rsid w:val="00883341"/>
    <w:rsid w:val="0088646A"/>
    <w:rsid w:val="0089068C"/>
    <w:rsid w:val="00891E44"/>
    <w:rsid w:val="008928F5"/>
    <w:rsid w:val="008959B3"/>
    <w:rsid w:val="00895CB8"/>
    <w:rsid w:val="00896415"/>
    <w:rsid w:val="00896690"/>
    <w:rsid w:val="00897CAF"/>
    <w:rsid w:val="008A08E3"/>
    <w:rsid w:val="008B0F6F"/>
    <w:rsid w:val="008B11E1"/>
    <w:rsid w:val="008B1709"/>
    <w:rsid w:val="008B1BF1"/>
    <w:rsid w:val="008B26C8"/>
    <w:rsid w:val="008B3ACF"/>
    <w:rsid w:val="008B3CBD"/>
    <w:rsid w:val="008B42BB"/>
    <w:rsid w:val="008B605A"/>
    <w:rsid w:val="008B65B2"/>
    <w:rsid w:val="008B7014"/>
    <w:rsid w:val="008B78FC"/>
    <w:rsid w:val="008C1387"/>
    <w:rsid w:val="008C3097"/>
    <w:rsid w:val="008C352F"/>
    <w:rsid w:val="008C52C5"/>
    <w:rsid w:val="008C56E5"/>
    <w:rsid w:val="008C64F4"/>
    <w:rsid w:val="008C6569"/>
    <w:rsid w:val="008C6A4B"/>
    <w:rsid w:val="008D33C2"/>
    <w:rsid w:val="008D42F7"/>
    <w:rsid w:val="008D5D57"/>
    <w:rsid w:val="008E016C"/>
    <w:rsid w:val="008E0758"/>
    <w:rsid w:val="008E13A3"/>
    <w:rsid w:val="008E3514"/>
    <w:rsid w:val="008E3CE9"/>
    <w:rsid w:val="008E66CE"/>
    <w:rsid w:val="008E6F4E"/>
    <w:rsid w:val="008E7928"/>
    <w:rsid w:val="008F05CB"/>
    <w:rsid w:val="008F265F"/>
    <w:rsid w:val="008F454E"/>
    <w:rsid w:val="008F5E00"/>
    <w:rsid w:val="008F6CD0"/>
    <w:rsid w:val="008F7EDA"/>
    <w:rsid w:val="0090018B"/>
    <w:rsid w:val="00900BF2"/>
    <w:rsid w:val="00902035"/>
    <w:rsid w:val="009027D2"/>
    <w:rsid w:val="00902B87"/>
    <w:rsid w:val="00904E9F"/>
    <w:rsid w:val="00905118"/>
    <w:rsid w:val="009100FF"/>
    <w:rsid w:val="0091117A"/>
    <w:rsid w:val="00911710"/>
    <w:rsid w:val="00912F4D"/>
    <w:rsid w:val="0091356F"/>
    <w:rsid w:val="0091483A"/>
    <w:rsid w:val="009154C5"/>
    <w:rsid w:val="0091650D"/>
    <w:rsid w:val="00917A09"/>
    <w:rsid w:val="0092002A"/>
    <w:rsid w:val="00920225"/>
    <w:rsid w:val="00921FEF"/>
    <w:rsid w:val="00925354"/>
    <w:rsid w:val="00931539"/>
    <w:rsid w:val="0093311E"/>
    <w:rsid w:val="00933AE2"/>
    <w:rsid w:val="00933C43"/>
    <w:rsid w:val="00933C7A"/>
    <w:rsid w:val="00934864"/>
    <w:rsid w:val="009357B1"/>
    <w:rsid w:val="009367E5"/>
    <w:rsid w:val="00936EB7"/>
    <w:rsid w:val="00937188"/>
    <w:rsid w:val="009403B2"/>
    <w:rsid w:val="00941326"/>
    <w:rsid w:val="00943E17"/>
    <w:rsid w:val="009447CC"/>
    <w:rsid w:val="00945AA9"/>
    <w:rsid w:val="00950EBC"/>
    <w:rsid w:val="00951470"/>
    <w:rsid w:val="009522D7"/>
    <w:rsid w:val="0095263A"/>
    <w:rsid w:val="00953409"/>
    <w:rsid w:val="00955C84"/>
    <w:rsid w:val="00956A8D"/>
    <w:rsid w:val="00957E47"/>
    <w:rsid w:val="009604E9"/>
    <w:rsid w:val="0096203F"/>
    <w:rsid w:val="00962439"/>
    <w:rsid w:val="00966B8A"/>
    <w:rsid w:val="0097069A"/>
    <w:rsid w:val="0097134B"/>
    <w:rsid w:val="009722B3"/>
    <w:rsid w:val="009739A3"/>
    <w:rsid w:val="009744A3"/>
    <w:rsid w:val="00974EAD"/>
    <w:rsid w:val="00975576"/>
    <w:rsid w:val="0097652C"/>
    <w:rsid w:val="009812FE"/>
    <w:rsid w:val="00985610"/>
    <w:rsid w:val="00985AA5"/>
    <w:rsid w:val="009878B4"/>
    <w:rsid w:val="00990816"/>
    <w:rsid w:val="0099131A"/>
    <w:rsid w:val="0099455B"/>
    <w:rsid w:val="009950A7"/>
    <w:rsid w:val="0099521A"/>
    <w:rsid w:val="00995E55"/>
    <w:rsid w:val="009A043C"/>
    <w:rsid w:val="009A3CFE"/>
    <w:rsid w:val="009A6643"/>
    <w:rsid w:val="009A6D2A"/>
    <w:rsid w:val="009B0C59"/>
    <w:rsid w:val="009B7B7F"/>
    <w:rsid w:val="009C0A45"/>
    <w:rsid w:val="009C2F6D"/>
    <w:rsid w:val="009C7C7C"/>
    <w:rsid w:val="009D03C9"/>
    <w:rsid w:val="009D13EE"/>
    <w:rsid w:val="009D2985"/>
    <w:rsid w:val="009D3215"/>
    <w:rsid w:val="009D5E3E"/>
    <w:rsid w:val="009E15B1"/>
    <w:rsid w:val="009E1D50"/>
    <w:rsid w:val="009E33C6"/>
    <w:rsid w:val="009E34D2"/>
    <w:rsid w:val="009E3733"/>
    <w:rsid w:val="009E50FB"/>
    <w:rsid w:val="009E5FB2"/>
    <w:rsid w:val="009E6AC3"/>
    <w:rsid w:val="009E7E1D"/>
    <w:rsid w:val="009F0AF2"/>
    <w:rsid w:val="009F0C4C"/>
    <w:rsid w:val="009F4CA7"/>
    <w:rsid w:val="009F5CA9"/>
    <w:rsid w:val="009F6A0B"/>
    <w:rsid w:val="00A003D1"/>
    <w:rsid w:val="00A02080"/>
    <w:rsid w:val="00A0280E"/>
    <w:rsid w:val="00A037AF"/>
    <w:rsid w:val="00A0693C"/>
    <w:rsid w:val="00A10809"/>
    <w:rsid w:val="00A12886"/>
    <w:rsid w:val="00A1433B"/>
    <w:rsid w:val="00A161A0"/>
    <w:rsid w:val="00A16BF3"/>
    <w:rsid w:val="00A30DE7"/>
    <w:rsid w:val="00A31404"/>
    <w:rsid w:val="00A3151C"/>
    <w:rsid w:val="00A31AD1"/>
    <w:rsid w:val="00A31E78"/>
    <w:rsid w:val="00A326AF"/>
    <w:rsid w:val="00A32B13"/>
    <w:rsid w:val="00A35B37"/>
    <w:rsid w:val="00A37C91"/>
    <w:rsid w:val="00A4257C"/>
    <w:rsid w:val="00A43794"/>
    <w:rsid w:val="00A45DA7"/>
    <w:rsid w:val="00A4644B"/>
    <w:rsid w:val="00A51E1F"/>
    <w:rsid w:val="00A5407E"/>
    <w:rsid w:val="00A55779"/>
    <w:rsid w:val="00A5616C"/>
    <w:rsid w:val="00A56F7B"/>
    <w:rsid w:val="00A57112"/>
    <w:rsid w:val="00A57BB2"/>
    <w:rsid w:val="00A60448"/>
    <w:rsid w:val="00A61B75"/>
    <w:rsid w:val="00A62005"/>
    <w:rsid w:val="00A62A43"/>
    <w:rsid w:val="00A640B9"/>
    <w:rsid w:val="00A64468"/>
    <w:rsid w:val="00A64478"/>
    <w:rsid w:val="00A64CC9"/>
    <w:rsid w:val="00A659F1"/>
    <w:rsid w:val="00A65B00"/>
    <w:rsid w:val="00A6651E"/>
    <w:rsid w:val="00A66618"/>
    <w:rsid w:val="00A66D8C"/>
    <w:rsid w:val="00A672B5"/>
    <w:rsid w:val="00A708F4"/>
    <w:rsid w:val="00A73BB4"/>
    <w:rsid w:val="00A75261"/>
    <w:rsid w:val="00A76E3D"/>
    <w:rsid w:val="00A80D15"/>
    <w:rsid w:val="00A80EC6"/>
    <w:rsid w:val="00A818E4"/>
    <w:rsid w:val="00A825E0"/>
    <w:rsid w:val="00A83A0E"/>
    <w:rsid w:val="00A86129"/>
    <w:rsid w:val="00A872F1"/>
    <w:rsid w:val="00A92490"/>
    <w:rsid w:val="00A9260F"/>
    <w:rsid w:val="00A92775"/>
    <w:rsid w:val="00A92C9C"/>
    <w:rsid w:val="00A93459"/>
    <w:rsid w:val="00A948C8"/>
    <w:rsid w:val="00AA1CA9"/>
    <w:rsid w:val="00AA2248"/>
    <w:rsid w:val="00AA22A0"/>
    <w:rsid w:val="00AA47AF"/>
    <w:rsid w:val="00AA5A21"/>
    <w:rsid w:val="00AA7A5F"/>
    <w:rsid w:val="00AB23C0"/>
    <w:rsid w:val="00AB3245"/>
    <w:rsid w:val="00AB41E5"/>
    <w:rsid w:val="00AB4ECB"/>
    <w:rsid w:val="00AB63F4"/>
    <w:rsid w:val="00AB7E15"/>
    <w:rsid w:val="00AC1EC0"/>
    <w:rsid w:val="00AC3E21"/>
    <w:rsid w:val="00AC3F38"/>
    <w:rsid w:val="00AC4CCA"/>
    <w:rsid w:val="00AC4FE8"/>
    <w:rsid w:val="00AD0A30"/>
    <w:rsid w:val="00AD1031"/>
    <w:rsid w:val="00AD1516"/>
    <w:rsid w:val="00AD1A4C"/>
    <w:rsid w:val="00AD3531"/>
    <w:rsid w:val="00AD5E52"/>
    <w:rsid w:val="00AD7B2D"/>
    <w:rsid w:val="00AE32CA"/>
    <w:rsid w:val="00AE5BCB"/>
    <w:rsid w:val="00AE658B"/>
    <w:rsid w:val="00AE6CC0"/>
    <w:rsid w:val="00AE6D41"/>
    <w:rsid w:val="00AE6ED3"/>
    <w:rsid w:val="00AF0102"/>
    <w:rsid w:val="00AF12CA"/>
    <w:rsid w:val="00AF157D"/>
    <w:rsid w:val="00AF2D6F"/>
    <w:rsid w:val="00AF3823"/>
    <w:rsid w:val="00AF636E"/>
    <w:rsid w:val="00AF7146"/>
    <w:rsid w:val="00B00099"/>
    <w:rsid w:val="00B02BA0"/>
    <w:rsid w:val="00B034A2"/>
    <w:rsid w:val="00B05748"/>
    <w:rsid w:val="00B064AD"/>
    <w:rsid w:val="00B06B2A"/>
    <w:rsid w:val="00B102FA"/>
    <w:rsid w:val="00B11998"/>
    <w:rsid w:val="00B11CDE"/>
    <w:rsid w:val="00B12BA4"/>
    <w:rsid w:val="00B15E48"/>
    <w:rsid w:val="00B16F0B"/>
    <w:rsid w:val="00B2170D"/>
    <w:rsid w:val="00B21CF2"/>
    <w:rsid w:val="00B21E93"/>
    <w:rsid w:val="00B221A2"/>
    <w:rsid w:val="00B232F7"/>
    <w:rsid w:val="00B24154"/>
    <w:rsid w:val="00B2455A"/>
    <w:rsid w:val="00B2645C"/>
    <w:rsid w:val="00B2678D"/>
    <w:rsid w:val="00B2740E"/>
    <w:rsid w:val="00B27D5B"/>
    <w:rsid w:val="00B307A5"/>
    <w:rsid w:val="00B31930"/>
    <w:rsid w:val="00B336A9"/>
    <w:rsid w:val="00B33B0B"/>
    <w:rsid w:val="00B34729"/>
    <w:rsid w:val="00B34C1B"/>
    <w:rsid w:val="00B35E0C"/>
    <w:rsid w:val="00B37838"/>
    <w:rsid w:val="00B41BA8"/>
    <w:rsid w:val="00B41F9C"/>
    <w:rsid w:val="00B42A94"/>
    <w:rsid w:val="00B43B3A"/>
    <w:rsid w:val="00B43F1F"/>
    <w:rsid w:val="00B446E5"/>
    <w:rsid w:val="00B44C92"/>
    <w:rsid w:val="00B44D16"/>
    <w:rsid w:val="00B46130"/>
    <w:rsid w:val="00B51B9F"/>
    <w:rsid w:val="00B520E4"/>
    <w:rsid w:val="00B5567C"/>
    <w:rsid w:val="00B5582F"/>
    <w:rsid w:val="00B55A7F"/>
    <w:rsid w:val="00B57C1E"/>
    <w:rsid w:val="00B62FFF"/>
    <w:rsid w:val="00B64293"/>
    <w:rsid w:val="00B65401"/>
    <w:rsid w:val="00B65A11"/>
    <w:rsid w:val="00B663F2"/>
    <w:rsid w:val="00B66415"/>
    <w:rsid w:val="00B66781"/>
    <w:rsid w:val="00B705DE"/>
    <w:rsid w:val="00B70613"/>
    <w:rsid w:val="00B73D21"/>
    <w:rsid w:val="00B73E9A"/>
    <w:rsid w:val="00B7485F"/>
    <w:rsid w:val="00B749A0"/>
    <w:rsid w:val="00B77F5D"/>
    <w:rsid w:val="00B80175"/>
    <w:rsid w:val="00B81A2E"/>
    <w:rsid w:val="00B82047"/>
    <w:rsid w:val="00B82116"/>
    <w:rsid w:val="00B82F01"/>
    <w:rsid w:val="00B83786"/>
    <w:rsid w:val="00B83EF3"/>
    <w:rsid w:val="00B9246E"/>
    <w:rsid w:val="00B92E40"/>
    <w:rsid w:val="00B92F93"/>
    <w:rsid w:val="00B93BCA"/>
    <w:rsid w:val="00B95542"/>
    <w:rsid w:val="00B966C0"/>
    <w:rsid w:val="00B969F9"/>
    <w:rsid w:val="00B96B0C"/>
    <w:rsid w:val="00B97693"/>
    <w:rsid w:val="00B97FCB"/>
    <w:rsid w:val="00BA04EF"/>
    <w:rsid w:val="00BA23DA"/>
    <w:rsid w:val="00BA24F3"/>
    <w:rsid w:val="00BA28BB"/>
    <w:rsid w:val="00BA34E4"/>
    <w:rsid w:val="00BA3BF3"/>
    <w:rsid w:val="00BA4467"/>
    <w:rsid w:val="00BA5ACD"/>
    <w:rsid w:val="00BA60C5"/>
    <w:rsid w:val="00BA67B2"/>
    <w:rsid w:val="00BA68EA"/>
    <w:rsid w:val="00BA73A0"/>
    <w:rsid w:val="00BA77D6"/>
    <w:rsid w:val="00BB0A29"/>
    <w:rsid w:val="00BB0AE9"/>
    <w:rsid w:val="00BB2E7B"/>
    <w:rsid w:val="00BB4AC1"/>
    <w:rsid w:val="00BB5EBB"/>
    <w:rsid w:val="00BB6732"/>
    <w:rsid w:val="00BC1D29"/>
    <w:rsid w:val="00BC22EF"/>
    <w:rsid w:val="00BC2D39"/>
    <w:rsid w:val="00BC394A"/>
    <w:rsid w:val="00BC7B4A"/>
    <w:rsid w:val="00BC7F93"/>
    <w:rsid w:val="00BD2409"/>
    <w:rsid w:val="00BD3684"/>
    <w:rsid w:val="00BD3847"/>
    <w:rsid w:val="00BD4ED3"/>
    <w:rsid w:val="00BD5705"/>
    <w:rsid w:val="00BD64D9"/>
    <w:rsid w:val="00BD6EAF"/>
    <w:rsid w:val="00BD75B4"/>
    <w:rsid w:val="00BD775F"/>
    <w:rsid w:val="00BE4C33"/>
    <w:rsid w:val="00BE6343"/>
    <w:rsid w:val="00BE6947"/>
    <w:rsid w:val="00BF0186"/>
    <w:rsid w:val="00BF1222"/>
    <w:rsid w:val="00BF27EB"/>
    <w:rsid w:val="00BF286A"/>
    <w:rsid w:val="00BF4BB7"/>
    <w:rsid w:val="00BF587A"/>
    <w:rsid w:val="00BF6294"/>
    <w:rsid w:val="00BF632A"/>
    <w:rsid w:val="00BF6B27"/>
    <w:rsid w:val="00C017B2"/>
    <w:rsid w:val="00C020F6"/>
    <w:rsid w:val="00C028DC"/>
    <w:rsid w:val="00C03CFF"/>
    <w:rsid w:val="00C04C3D"/>
    <w:rsid w:val="00C05540"/>
    <w:rsid w:val="00C07D2F"/>
    <w:rsid w:val="00C07E33"/>
    <w:rsid w:val="00C113F0"/>
    <w:rsid w:val="00C13458"/>
    <w:rsid w:val="00C13A11"/>
    <w:rsid w:val="00C17741"/>
    <w:rsid w:val="00C205CF"/>
    <w:rsid w:val="00C207A1"/>
    <w:rsid w:val="00C21243"/>
    <w:rsid w:val="00C216C6"/>
    <w:rsid w:val="00C23B98"/>
    <w:rsid w:val="00C24193"/>
    <w:rsid w:val="00C27964"/>
    <w:rsid w:val="00C27CB9"/>
    <w:rsid w:val="00C27FBA"/>
    <w:rsid w:val="00C32E68"/>
    <w:rsid w:val="00C33368"/>
    <w:rsid w:val="00C336C1"/>
    <w:rsid w:val="00C337E3"/>
    <w:rsid w:val="00C34B67"/>
    <w:rsid w:val="00C36423"/>
    <w:rsid w:val="00C375A3"/>
    <w:rsid w:val="00C41D10"/>
    <w:rsid w:val="00C42FD5"/>
    <w:rsid w:val="00C4330D"/>
    <w:rsid w:val="00C4336B"/>
    <w:rsid w:val="00C43E15"/>
    <w:rsid w:val="00C44370"/>
    <w:rsid w:val="00C44721"/>
    <w:rsid w:val="00C45BE9"/>
    <w:rsid w:val="00C46475"/>
    <w:rsid w:val="00C478D0"/>
    <w:rsid w:val="00C53970"/>
    <w:rsid w:val="00C53DF4"/>
    <w:rsid w:val="00C54ABA"/>
    <w:rsid w:val="00C54BC5"/>
    <w:rsid w:val="00C57D6E"/>
    <w:rsid w:val="00C61E43"/>
    <w:rsid w:val="00C62AB9"/>
    <w:rsid w:val="00C62B3B"/>
    <w:rsid w:val="00C65783"/>
    <w:rsid w:val="00C65FCC"/>
    <w:rsid w:val="00C67E7D"/>
    <w:rsid w:val="00C67F73"/>
    <w:rsid w:val="00C70B2B"/>
    <w:rsid w:val="00C70BB7"/>
    <w:rsid w:val="00C72E83"/>
    <w:rsid w:val="00C732EA"/>
    <w:rsid w:val="00C742B8"/>
    <w:rsid w:val="00C74A5A"/>
    <w:rsid w:val="00C75AFC"/>
    <w:rsid w:val="00C806B4"/>
    <w:rsid w:val="00C86281"/>
    <w:rsid w:val="00C86856"/>
    <w:rsid w:val="00C868B4"/>
    <w:rsid w:val="00C9147B"/>
    <w:rsid w:val="00C91493"/>
    <w:rsid w:val="00C917D9"/>
    <w:rsid w:val="00C919EC"/>
    <w:rsid w:val="00C933AD"/>
    <w:rsid w:val="00C956B7"/>
    <w:rsid w:val="00C96674"/>
    <w:rsid w:val="00CA0CB3"/>
    <w:rsid w:val="00CA2FE1"/>
    <w:rsid w:val="00CA3A55"/>
    <w:rsid w:val="00CA435E"/>
    <w:rsid w:val="00CA43CC"/>
    <w:rsid w:val="00CA51DB"/>
    <w:rsid w:val="00CA5FB1"/>
    <w:rsid w:val="00CB01E6"/>
    <w:rsid w:val="00CB140B"/>
    <w:rsid w:val="00CB294F"/>
    <w:rsid w:val="00CB3DE5"/>
    <w:rsid w:val="00CB4DF7"/>
    <w:rsid w:val="00CB4FE7"/>
    <w:rsid w:val="00CB5FA0"/>
    <w:rsid w:val="00CB7968"/>
    <w:rsid w:val="00CB7B08"/>
    <w:rsid w:val="00CC0A38"/>
    <w:rsid w:val="00CC42B9"/>
    <w:rsid w:val="00CC5BB1"/>
    <w:rsid w:val="00CC5ECA"/>
    <w:rsid w:val="00CD264F"/>
    <w:rsid w:val="00CD2E23"/>
    <w:rsid w:val="00CE0A73"/>
    <w:rsid w:val="00CE27BB"/>
    <w:rsid w:val="00CE3AAF"/>
    <w:rsid w:val="00CE4428"/>
    <w:rsid w:val="00CE73FB"/>
    <w:rsid w:val="00CE74AA"/>
    <w:rsid w:val="00CF0005"/>
    <w:rsid w:val="00CF0B76"/>
    <w:rsid w:val="00CF168E"/>
    <w:rsid w:val="00CF16EF"/>
    <w:rsid w:val="00CF1925"/>
    <w:rsid w:val="00CF22F8"/>
    <w:rsid w:val="00CF28BE"/>
    <w:rsid w:val="00CF2D39"/>
    <w:rsid w:val="00CF3ABE"/>
    <w:rsid w:val="00CF4D8D"/>
    <w:rsid w:val="00CF5988"/>
    <w:rsid w:val="00CF5D11"/>
    <w:rsid w:val="00CF5E95"/>
    <w:rsid w:val="00D003B1"/>
    <w:rsid w:val="00D02BBB"/>
    <w:rsid w:val="00D03528"/>
    <w:rsid w:val="00D055DD"/>
    <w:rsid w:val="00D063BA"/>
    <w:rsid w:val="00D107A2"/>
    <w:rsid w:val="00D1121D"/>
    <w:rsid w:val="00D11CE8"/>
    <w:rsid w:val="00D131D1"/>
    <w:rsid w:val="00D169CB"/>
    <w:rsid w:val="00D16C57"/>
    <w:rsid w:val="00D17B76"/>
    <w:rsid w:val="00D21D6B"/>
    <w:rsid w:val="00D226FF"/>
    <w:rsid w:val="00D2289A"/>
    <w:rsid w:val="00D23094"/>
    <w:rsid w:val="00D232B6"/>
    <w:rsid w:val="00D237BA"/>
    <w:rsid w:val="00D24A70"/>
    <w:rsid w:val="00D25D1A"/>
    <w:rsid w:val="00D26883"/>
    <w:rsid w:val="00D313D7"/>
    <w:rsid w:val="00D31CF2"/>
    <w:rsid w:val="00D34975"/>
    <w:rsid w:val="00D34AE7"/>
    <w:rsid w:val="00D3740B"/>
    <w:rsid w:val="00D40E2A"/>
    <w:rsid w:val="00D41123"/>
    <w:rsid w:val="00D416BB"/>
    <w:rsid w:val="00D446C3"/>
    <w:rsid w:val="00D459D6"/>
    <w:rsid w:val="00D47468"/>
    <w:rsid w:val="00D50EF3"/>
    <w:rsid w:val="00D5389C"/>
    <w:rsid w:val="00D53D7F"/>
    <w:rsid w:val="00D561BB"/>
    <w:rsid w:val="00D56F89"/>
    <w:rsid w:val="00D609B6"/>
    <w:rsid w:val="00D61448"/>
    <w:rsid w:val="00D63C75"/>
    <w:rsid w:val="00D64A09"/>
    <w:rsid w:val="00D6641F"/>
    <w:rsid w:val="00D7044C"/>
    <w:rsid w:val="00D712E0"/>
    <w:rsid w:val="00D73C64"/>
    <w:rsid w:val="00D75793"/>
    <w:rsid w:val="00D85DB0"/>
    <w:rsid w:val="00D91702"/>
    <w:rsid w:val="00D9174D"/>
    <w:rsid w:val="00D91821"/>
    <w:rsid w:val="00D92665"/>
    <w:rsid w:val="00D9279F"/>
    <w:rsid w:val="00D95220"/>
    <w:rsid w:val="00D95CB9"/>
    <w:rsid w:val="00D97CC2"/>
    <w:rsid w:val="00D97EFF"/>
    <w:rsid w:val="00DA06C4"/>
    <w:rsid w:val="00DA0BCB"/>
    <w:rsid w:val="00DA0ECA"/>
    <w:rsid w:val="00DA153E"/>
    <w:rsid w:val="00DA2473"/>
    <w:rsid w:val="00DA30A3"/>
    <w:rsid w:val="00DA3707"/>
    <w:rsid w:val="00DA3865"/>
    <w:rsid w:val="00DA4AA2"/>
    <w:rsid w:val="00DA4BBA"/>
    <w:rsid w:val="00DA5DA2"/>
    <w:rsid w:val="00DA62EA"/>
    <w:rsid w:val="00DA7DE6"/>
    <w:rsid w:val="00DB03F6"/>
    <w:rsid w:val="00DB2CAD"/>
    <w:rsid w:val="00DB2DD5"/>
    <w:rsid w:val="00DB36C6"/>
    <w:rsid w:val="00DB67B7"/>
    <w:rsid w:val="00DB6BB4"/>
    <w:rsid w:val="00DC02DF"/>
    <w:rsid w:val="00DC2B6E"/>
    <w:rsid w:val="00DC32D0"/>
    <w:rsid w:val="00DC3A9E"/>
    <w:rsid w:val="00DC5871"/>
    <w:rsid w:val="00DC6566"/>
    <w:rsid w:val="00DD0489"/>
    <w:rsid w:val="00DD21BD"/>
    <w:rsid w:val="00DD36B0"/>
    <w:rsid w:val="00DD37CE"/>
    <w:rsid w:val="00DD3BAE"/>
    <w:rsid w:val="00DD5361"/>
    <w:rsid w:val="00DD69B7"/>
    <w:rsid w:val="00DD7CB7"/>
    <w:rsid w:val="00DE1455"/>
    <w:rsid w:val="00DE289D"/>
    <w:rsid w:val="00DE2E77"/>
    <w:rsid w:val="00DE5E7E"/>
    <w:rsid w:val="00DE6F7A"/>
    <w:rsid w:val="00DE7077"/>
    <w:rsid w:val="00DF199A"/>
    <w:rsid w:val="00DF2EC1"/>
    <w:rsid w:val="00DF3AFF"/>
    <w:rsid w:val="00DF4380"/>
    <w:rsid w:val="00DF5055"/>
    <w:rsid w:val="00DF518A"/>
    <w:rsid w:val="00DF5FB5"/>
    <w:rsid w:val="00DF6222"/>
    <w:rsid w:val="00E01596"/>
    <w:rsid w:val="00E030F4"/>
    <w:rsid w:val="00E04B53"/>
    <w:rsid w:val="00E10F30"/>
    <w:rsid w:val="00E11E6D"/>
    <w:rsid w:val="00E1266C"/>
    <w:rsid w:val="00E12FCC"/>
    <w:rsid w:val="00E14539"/>
    <w:rsid w:val="00E1488F"/>
    <w:rsid w:val="00E16B67"/>
    <w:rsid w:val="00E1771E"/>
    <w:rsid w:val="00E20C64"/>
    <w:rsid w:val="00E20F07"/>
    <w:rsid w:val="00E217BE"/>
    <w:rsid w:val="00E220ED"/>
    <w:rsid w:val="00E23F2C"/>
    <w:rsid w:val="00E24E95"/>
    <w:rsid w:val="00E25493"/>
    <w:rsid w:val="00E2723E"/>
    <w:rsid w:val="00E329DB"/>
    <w:rsid w:val="00E344B1"/>
    <w:rsid w:val="00E356B3"/>
    <w:rsid w:val="00E36DB6"/>
    <w:rsid w:val="00E41EF9"/>
    <w:rsid w:val="00E42E2B"/>
    <w:rsid w:val="00E43187"/>
    <w:rsid w:val="00E45A60"/>
    <w:rsid w:val="00E51A56"/>
    <w:rsid w:val="00E52242"/>
    <w:rsid w:val="00E52F56"/>
    <w:rsid w:val="00E52F81"/>
    <w:rsid w:val="00E53221"/>
    <w:rsid w:val="00E54EF1"/>
    <w:rsid w:val="00E60EFE"/>
    <w:rsid w:val="00E61BFB"/>
    <w:rsid w:val="00E62206"/>
    <w:rsid w:val="00E623D1"/>
    <w:rsid w:val="00E6400E"/>
    <w:rsid w:val="00E643B2"/>
    <w:rsid w:val="00E64781"/>
    <w:rsid w:val="00E65C61"/>
    <w:rsid w:val="00E66CE2"/>
    <w:rsid w:val="00E66D63"/>
    <w:rsid w:val="00E67ED3"/>
    <w:rsid w:val="00E70CF6"/>
    <w:rsid w:val="00E72420"/>
    <w:rsid w:val="00E76BAE"/>
    <w:rsid w:val="00E76F44"/>
    <w:rsid w:val="00E77367"/>
    <w:rsid w:val="00E7743D"/>
    <w:rsid w:val="00E823F6"/>
    <w:rsid w:val="00E82822"/>
    <w:rsid w:val="00E832C2"/>
    <w:rsid w:val="00E84702"/>
    <w:rsid w:val="00E84EAE"/>
    <w:rsid w:val="00E853EA"/>
    <w:rsid w:val="00E871FE"/>
    <w:rsid w:val="00E87981"/>
    <w:rsid w:val="00E90FF6"/>
    <w:rsid w:val="00E92ABA"/>
    <w:rsid w:val="00E96700"/>
    <w:rsid w:val="00E97E58"/>
    <w:rsid w:val="00EA07B3"/>
    <w:rsid w:val="00EA1603"/>
    <w:rsid w:val="00EA1D13"/>
    <w:rsid w:val="00EA1F9E"/>
    <w:rsid w:val="00EA1FCB"/>
    <w:rsid w:val="00EA3C48"/>
    <w:rsid w:val="00EA51C6"/>
    <w:rsid w:val="00EA6EDE"/>
    <w:rsid w:val="00EB1833"/>
    <w:rsid w:val="00EB1A78"/>
    <w:rsid w:val="00EB264D"/>
    <w:rsid w:val="00EB6346"/>
    <w:rsid w:val="00EB774E"/>
    <w:rsid w:val="00EB775C"/>
    <w:rsid w:val="00EC044E"/>
    <w:rsid w:val="00EC0C55"/>
    <w:rsid w:val="00EC12D2"/>
    <w:rsid w:val="00EC2EB2"/>
    <w:rsid w:val="00EC41CB"/>
    <w:rsid w:val="00EC6FE6"/>
    <w:rsid w:val="00EC72D3"/>
    <w:rsid w:val="00ED13FA"/>
    <w:rsid w:val="00ED2862"/>
    <w:rsid w:val="00ED5556"/>
    <w:rsid w:val="00ED6886"/>
    <w:rsid w:val="00ED6B32"/>
    <w:rsid w:val="00ED7F0E"/>
    <w:rsid w:val="00EE037E"/>
    <w:rsid w:val="00EE0781"/>
    <w:rsid w:val="00EE0E26"/>
    <w:rsid w:val="00EE1F72"/>
    <w:rsid w:val="00EE3A80"/>
    <w:rsid w:val="00EE6371"/>
    <w:rsid w:val="00EF3768"/>
    <w:rsid w:val="00EF4D3B"/>
    <w:rsid w:val="00EF522C"/>
    <w:rsid w:val="00EF52D1"/>
    <w:rsid w:val="00F0052C"/>
    <w:rsid w:val="00F045A9"/>
    <w:rsid w:val="00F05AA4"/>
    <w:rsid w:val="00F10FA6"/>
    <w:rsid w:val="00F110F1"/>
    <w:rsid w:val="00F11C1F"/>
    <w:rsid w:val="00F12A0E"/>
    <w:rsid w:val="00F13594"/>
    <w:rsid w:val="00F170AE"/>
    <w:rsid w:val="00F17A0C"/>
    <w:rsid w:val="00F207A8"/>
    <w:rsid w:val="00F21728"/>
    <w:rsid w:val="00F22431"/>
    <w:rsid w:val="00F2548A"/>
    <w:rsid w:val="00F26A9B"/>
    <w:rsid w:val="00F26B13"/>
    <w:rsid w:val="00F26C4A"/>
    <w:rsid w:val="00F26F35"/>
    <w:rsid w:val="00F30501"/>
    <w:rsid w:val="00F342FD"/>
    <w:rsid w:val="00F35F68"/>
    <w:rsid w:val="00F370A4"/>
    <w:rsid w:val="00F37599"/>
    <w:rsid w:val="00F40500"/>
    <w:rsid w:val="00F4051E"/>
    <w:rsid w:val="00F42032"/>
    <w:rsid w:val="00F43593"/>
    <w:rsid w:val="00F43B19"/>
    <w:rsid w:val="00F44CF6"/>
    <w:rsid w:val="00F45B52"/>
    <w:rsid w:val="00F501B6"/>
    <w:rsid w:val="00F50DFF"/>
    <w:rsid w:val="00F536CE"/>
    <w:rsid w:val="00F53D43"/>
    <w:rsid w:val="00F565E7"/>
    <w:rsid w:val="00F567AF"/>
    <w:rsid w:val="00F56E9A"/>
    <w:rsid w:val="00F57C83"/>
    <w:rsid w:val="00F60F62"/>
    <w:rsid w:val="00F61DE6"/>
    <w:rsid w:val="00F64F5C"/>
    <w:rsid w:val="00F65260"/>
    <w:rsid w:val="00F6611D"/>
    <w:rsid w:val="00F66D2E"/>
    <w:rsid w:val="00F675BF"/>
    <w:rsid w:val="00F73733"/>
    <w:rsid w:val="00F76229"/>
    <w:rsid w:val="00F768B0"/>
    <w:rsid w:val="00F77EB7"/>
    <w:rsid w:val="00F80857"/>
    <w:rsid w:val="00F80A44"/>
    <w:rsid w:val="00F80E05"/>
    <w:rsid w:val="00F81349"/>
    <w:rsid w:val="00F82694"/>
    <w:rsid w:val="00F8375E"/>
    <w:rsid w:val="00F83803"/>
    <w:rsid w:val="00F83BF3"/>
    <w:rsid w:val="00F84AD7"/>
    <w:rsid w:val="00F84C14"/>
    <w:rsid w:val="00F915D8"/>
    <w:rsid w:val="00F91699"/>
    <w:rsid w:val="00F93548"/>
    <w:rsid w:val="00F93763"/>
    <w:rsid w:val="00F952D3"/>
    <w:rsid w:val="00F95ED4"/>
    <w:rsid w:val="00F96863"/>
    <w:rsid w:val="00FA0467"/>
    <w:rsid w:val="00FA0ADC"/>
    <w:rsid w:val="00FA644F"/>
    <w:rsid w:val="00FA77DB"/>
    <w:rsid w:val="00FB03E2"/>
    <w:rsid w:val="00FB0839"/>
    <w:rsid w:val="00FB1012"/>
    <w:rsid w:val="00FB1498"/>
    <w:rsid w:val="00FB25F5"/>
    <w:rsid w:val="00FB3029"/>
    <w:rsid w:val="00FB3274"/>
    <w:rsid w:val="00FB5A7C"/>
    <w:rsid w:val="00FB7AA8"/>
    <w:rsid w:val="00FB7C8F"/>
    <w:rsid w:val="00FC47BB"/>
    <w:rsid w:val="00FC512E"/>
    <w:rsid w:val="00FC5CCD"/>
    <w:rsid w:val="00FD029F"/>
    <w:rsid w:val="00FD0734"/>
    <w:rsid w:val="00FD0C6B"/>
    <w:rsid w:val="00FD4A12"/>
    <w:rsid w:val="00FD5846"/>
    <w:rsid w:val="00FD7F56"/>
    <w:rsid w:val="00FE1AA3"/>
    <w:rsid w:val="00FE1B50"/>
    <w:rsid w:val="00FE2A77"/>
    <w:rsid w:val="00FE2CD8"/>
    <w:rsid w:val="00FE2F3A"/>
    <w:rsid w:val="00FE455D"/>
    <w:rsid w:val="00FF47F1"/>
    <w:rsid w:val="00FF60FE"/>
    <w:rsid w:val="00FF6616"/>
    <w:rsid w:val="00FF6DA0"/>
    <w:rsid w:val="00FF6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4C23"/>
    <w:pPr>
      <w:widowControl w:val="0"/>
      <w:jc w:val="both"/>
    </w:pPr>
  </w:style>
  <w:style w:type="paragraph" w:styleId="1">
    <w:name w:val="heading 1"/>
    <w:basedOn w:val="a"/>
    <w:next w:val="a"/>
    <w:link w:val="10"/>
    <w:qFormat/>
    <w:rsid w:val="000D60CF"/>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0D60CF"/>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4C66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D60CF"/>
    <w:rPr>
      <w:rFonts w:ascii="Times New Roman" w:eastAsia="宋体" w:hAnsi="Times New Roman" w:cs="Times New Roman"/>
      <w:b/>
      <w:bCs/>
      <w:kern w:val="44"/>
      <w:sz w:val="44"/>
      <w:szCs w:val="44"/>
    </w:rPr>
  </w:style>
  <w:style w:type="character" w:customStyle="1" w:styleId="20">
    <w:name w:val="标题 2 字符"/>
    <w:basedOn w:val="a0"/>
    <w:link w:val="2"/>
    <w:rsid w:val="000D60CF"/>
    <w:rPr>
      <w:rFonts w:ascii="Arial" w:eastAsia="黑体" w:hAnsi="Arial" w:cs="Times New Roman"/>
      <w:b/>
      <w:bCs/>
      <w:sz w:val="32"/>
      <w:szCs w:val="32"/>
    </w:rPr>
  </w:style>
  <w:style w:type="paragraph" w:styleId="a3">
    <w:name w:val="Date"/>
    <w:basedOn w:val="a"/>
    <w:next w:val="a"/>
    <w:link w:val="a4"/>
    <w:uiPriority w:val="99"/>
    <w:semiHidden/>
    <w:unhideWhenUsed/>
    <w:rsid w:val="00175239"/>
    <w:pPr>
      <w:ind w:leftChars="2500" w:left="100"/>
    </w:pPr>
  </w:style>
  <w:style w:type="character" w:customStyle="1" w:styleId="a4">
    <w:name w:val="日期 字符"/>
    <w:basedOn w:val="a0"/>
    <w:link w:val="a3"/>
    <w:uiPriority w:val="99"/>
    <w:semiHidden/>
    <w:rsid w:val="00175239"/>
  </w:style>
  <w:style w:type="character" w:customStyle="1" w:styleId="30">
    <w:name w:val="标题 3 字符"/>
    <w:basedOn w:val="a0"/>
    <w:link w:val="3"/>
    <w:uiPriority w:val="9"/>
    <w:rsid w:val="004C6632"/>
    <w:rPr>
      <w:b/>
      <w:bCs/>
      <w:sz w:val="32"/>
      <w:szCs w:val="32"/>
    </w:rPr>
  </w:style>
  <w:style w:type="paragraph" w:styleId="a5">
    <w:name w:val="List Paragraph"/>
    <w:basedOn w:val="a"/>
    <w:uiPriority w:val="34"/>
    <w:qFormat/>
    <w:rsid w:val="00403E06"/>
    <w:pPr>
      <w:ind w:firstLineChars="200" w:firstLine="420"/>
    </w:pPr>
  </w:style>
  <w:style w:type="paragraph" w:customStyle="1" w:styleId="a6">
    <w:name w:val="论文正文"/>
    <w:basedOn w:val="a"/>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6"/>
    <w:rsid w:val="00094A88"/>
    <w:rPr>
      <w:rFonts w:ascii="Arial" w:eastAsia="宋体" w:hAnsi="Arial" w:cs="Arial"/>
      <w:sz w:val="24"/>
      <w:szCs w:val="24"/>
    </w:rPr>
  </w:style>
  <w:style w:type="paragraph" w:styleId="a7">
    <w:name w:val="Balloon Text"/>
    <w:basedOn w:val="a"/>
    <w:link w:val="a8"/>
    <w:uiPriority w:val="99"/>
    <w:semiHidden/>
    <w:unhideWhenUsed/>
    <w:rsid w:val="00543F01"/>
    <w:rPr>
      <w:sz w:val="18"/>
      <w:szCs w:val="18"/>
    </w:rPr>
  </w:style>
  <w:style w:type="character" w:customStyle="1" w:styleId="a8">
    <w:name w:val="批注框文本 字符"/>
    <w:basedOn w:val="a0"/>
    <w:link w:val="a7"/>
    <w:uiPriority w:val="99"/>
    <w:semiHidden/>
    <w:rsid w:val="00543F01"/>
    <w:rPr>
      <w:sz w:val="18"/>
      <w:szCs w:val="18"/>
    </w:rPr>
  </w:style>
  <w:style w:type="character" w:styleId="a9">
    <w:name w:val="page number"/>
    <w:basedOn w:val="a0"/>
    <w:rsid w:val="00543F01"/>
  </w:style>
  <w:style w:type="paragraph" w:customStyle="1" w:styleId="aa">
    <w:name w:val="宋体"/>
    <w:basedOn w:val="a"/>
    <w:rsid w:val="00543F01"/>
    <w:pPr>
      <w:jc w:val="center"/>
    </w:pPr>
    <w:rPr>
      <w:rFonts w:ascii="Times New Roman" w:eastAsia="楷体_GB2312" w:hAnsi="Times New Roman" w:cs="Times New Roman"/>
      <w:b/>
      <w:sz w:val="30"/>
      <w:szCs w:val="24"/>
    </w:rPr>
  </w:style>
  <w:style w:type="paragraph" w:styleId="ab">
    <w:name w:val="header"/>
    <w:basedOn w:val="a"/>
    <w:link w:val="ac"/>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c">
    <w:name w:val="页眉 字符"/>
    <w:basedOn w:val="a0"/>
    <w:link w:val="ab"/>
    <w:rsid w:val="00543F01"/>
    <w:rPr>
      <w:rFonts w:ascii="Times New Roman" w:eastAsia="宋体" w:hAnsi="Times New Roman" w:cs="Times New Roman"/>
      <w:sz w:val="18"/>
      <w:szCs w:val="18"/>
    </w:rPr>
  </w:style>
  <w:style w:type="paragraph" w:styleId="ad">
    <w:name w:val="footer"/>
    <w:basedOn w:val="a"/>
    <w:link w:val="ae"/>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e">
    <w:name w:val="页脚 字符"/>
    <w:basedOn w:val="a0"/>
    <w:link w:val="ad"/>
    <w:rsid w:val="00543F01"/>
    <w:rPr>
      <w:rFonts w:ascii="Times New Roman" w:eastAsia="宋体" w:hAnsi="Times New Roman" w:cs="Times New Roman"/>
      <w:sz w:val="18"/>
      <w:szCs w:val="18"/>
    </w:rPr>
  </w:style>
  <w:style w:type="paragraph" w:styleId="TOC">
    <w:name w:val="TOC Heading"/>
    <w:basedOn w:val="1"/>
    <w:next w:val="a"/>
    <w:uiPriority w:val="39"/>
    <w:unhideWhenUsed/>
    <w:qFormat/>
    <w:rsid w:val="00F813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1349"/>
  </w:style>
  <w:style w:type="paragraph" w:styleId="TOC2">
    <w:name w:val="toc 2"/>
    <w:basedOn w:val="a"/>
    <w:next w:val="a"/>
    <w:autoRedefine/>
    <w:uiPriority w:val="39"/>
    <w:unhideWhenUsed/>
    <w:rsid w:val="00F81349"/>
    <w:pPr>
      <w:ind w:leftChars="200" w:left="420"/>
    </w:pPr>
  </w:style>
  <w:style w:type="paragraph" w:styleId="TOC3">
    <w:name w:val="toc 3"/>
    <w:basedOn w:val="a"/>
    <w:next w:val="a"/>
    <w:autoRedefine/>
    <w:uiPriority w:val="39"/>
    <w:unhideWhenUsed/>
    <w:rsid w:val="00060EDA"/>
    <w:pPr>
      <w:tabs>
        <w:tab w:val="left" w:pos="1470"/>
        <w:tab w:val="right" w:leader="dot" w:pos="8296"/>
      </w:tabs>
      <w:ind w:leftChars="400" w:left="840"/>
    </w:pPr>
  </w:style>
  <w:style w:type="character" w:styleId="af">
    <w:name w:val="Hyperlink"/>
    <w:basedOn w:val="a0"/>
    <w:uiPriority w:val="99"/>
    <w:unhideWhenUsed/>
    <w:rsid w:val="00F81349"/>
    <w:rPr>
      <w:color w:val="0563C1" w:themeColor="hyperlink"/>
      <w:u w:val="single"/>
    </w:rPr>
  </w:style>
  <w:style w:type="character" w:styleId="af0">
    <w:name w:val="annotation reference"/>
    <w:semiHidden/>
    <w:rsid w:val="00563AC6"/>
    <w:rPr>
      <w:sz w:val="21"/>
      <w:szCs w:val="21"/>
    </w:rPr>
  </w:style>
  <w:style w:type="paragraph" w:styleId="af1">
    <w:name w:val="annotation text"/>
    <w:basedOn w:val="a"/>
    <w:link w:val="af2"/>
    <w:semiHidden/>
    <w:rsid w:val="00563AC6"/>
    <w:pPr>
      <w:jc w:val="left"/>
    </w:pPr>
    <w:rPr>
      <w:rFonts w:ascii="Times New Roman" w:eastAsia="宋体" w:hAnsi="Times New Roman" w:cs="Times New Roman"/>
      <w:sz w:val="24"/>
      <w:szCs w:val="24"/>
    </w:rPr>
  </w:style>
  <w:style w:type="character" w:customStyle="1" w:styleId="af2">
    <w:name w:val="批注文字 字符"/>
    <w:basedOn w:val="a0"/>
    <w:link w:val="af1"/>
    <w:semiHidden/>
    <w:rsid w:val="00563AC6"/>
    <w:rPr>
      <w:rFonts w:ascii="Times New Roman" w:eastAsia="宋体" w:hAnsi="Times New Roman" w:cs="Times New Roman"/>
      <w:sz w:val="24"/>
      <w:szCs w:val="24"/>
    </w:rPr>
  </w:style>
  <w:style w:type="table" w:styleId="af3">
    <w:name w:val="Table Grid"/>
    <w:basedOn w:val="a1"/>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5">
    <w:name w:val="annotation subject"/>
    <w:basedOn w:val="af1"/>
    <w:next w:val="af1"/>
    <w:link w:val="af6"/>
    <w:uiPriority w:val="99"/>
    <w:semiHidden/>
    <w:unhideWhenUsed/>
    <w:rsid w:val="0008022F"/>
    <w:rPr>
      <w:rFonts w:asciiTheme="minorHAnsi" w:eastAsiaTheme="minorEastAsia" w:hAnsiTheme="minorHAnsi" w:cstheme="minorBidi"/>
      <w:b/>
      <w:bCs/>
      <w:sz w:val="21"/>
      <w:szCs w:val="22"/>
    </w:rPr>
  </w:style>
  <w:style w:type="character" w:customStyle="1" w:styleId="af6">
    <w:name w:val="批注主题 字符"/>
    <w:basedOn w:val="af2"/>
    <w:link w:val="af5"/>
    <w:uiPriority w:val="99"/>
    <w:semiHidden/>
    <w:rsid w:val="0008022F"/>
    <w:rPr>
      <w:rFonts w:ascii="Times New Roman" w:eastAsia="宋体" w:hAnsi="Times New Roman" w:cs="Times New Roman"/>
      <w:b/>
      <w:bCs/>
      <w:sz w:val="24"/>
      <w:szCs w:val="24"/>
    </w:rPr>
  </w:style>
  <w:style w:type="character" w:customStyle="1" w:styleId="ilh-page">
    <w:name w:val="ilh-page"/>
    <w:basedOn w:val="a0"/>
    <w:rsid w:val="003A0F51"/>
  </w:style>
  <w:style w:type="character" w:styleId="af7">
    <w:name w:val="Strong"/>
    <w:basedOn w:val="a0"/>
    <w:uiPriority w:val="22"/>
    <w:qFormat/>
    <w:rsid w:val="007163D1"/>
    <w:rPr>
      <w:b/>
      <w:bCs/>
    </w:rPr>
  </w:style>
  <w:style w:type="paragraph" w:styleId="af8">
    <w:name w:val="caption"/>
    <w:basedOn w:val="a"/>
    <w:next w:val="a"/>
    <w:uiPriority w:val="35"/>
    <w:unhideWhenUsed/>
    <w:qFormat/>
    <w:rsid w:val="006D5D6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0951">
      <w:bodyDiv w:val="1"/>
      <w:marLeft w:val="0"/>
      <w:marRight w:val="0"/>
      <w:marTop w:val="0"/>
      <w:marBottom w:val="0"/>
      <w:divBdr>
        <w:top w:val="none" w:sz="0" w:space="0" w:color="auto"/>
        <w:left w:val="none" w:sz="0" w:space="0" w:color="auto"/>
        <w:bottom w:val="none" w:sz="0" w:space="0" w:color="auto"/>
        <w:right w:val="none" w:sz="0" w:space="0" w:color="auto"/>
      </w:divBdr>
    </w:div>
    <w:div w:id="452675853">
      <w:bodyDiv w:val="1"/>
      <w:marLeft w:val="0"/>
      <w:marRight w:val="0"/>
      <w:marTop w:val="0"/>
      <w:marBottom w:val="0"/>
      <w:divBdr>
        <w:top w:val="none" w:sz="0" w:space="0" w:color="auto"/>
        <w:left w:val="none" w:sz="0" w:space="0" w:color="auto"/>
        <w:bottom w:val="none" w:sz="0" w:space="0" w:color="auto"/>
        <w:right w:val="none" w:sz="0" w:space="0" w:color="auto"/>
      </w:divBdr>
    </w:div>
    <w:div w:id="470754130">
      <w:bodyDiv w:val="1"/>
      <w:marLeft w:val="0"/>
      <w:marRight w:val="0"/>
      <w:marTop w:val="0"/>
      <w:marBottom w:val="0"/>
      <w:divBdr>
        <w:top w:val="none" w:sz="0" w:space="0" w:color="auto"/>
        <w:left w:val="none" w:sz="0" w:space="0" w:color="auto"/>
        <w:bottom w:val="none" w:sz="0" w:space="0" w:color="auto"/>
        <w:right w:val="none" w:sz="0" w:space="0" w:color="auto"/>
      </w:divBdr>
      <w:divsChild>
        <w:div w:id="705566599">
          <w:marLeft w:val="0"/>
          <w:marRight w:val="0"/>
          <w:marTop w:val="0"/>
          <w:marBottom w:val="0"/>
          <w:divBdr>
            <w:top w:val="none" w:sz="0" w:space="0" w:color="auto"/>
            <w:left w:val="none" w:sz="0" w:space="0" w:color="auto"/>
            <w:bottom w:val="none" w:sz="0" w:space="0" w:color="auto"/>
            <w:right w:val="none" w:sz="0" w:space="0" w:color="auto"/>
          </w:divBdr>
          <w:divsChild>
            <w:div w:id="14835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2565">
      <w:bodyDiv w:val="1"/>
      <w:marLeft w:val="0"/>
      <w:marRight w:val="0"/>
      <w:marTop w:val="0"/>
      <w:marBottom w:val="0"/>
      <w:divBdr>
        <w:top w:val="none" w:sz="0" w:space="0" w:color="auto"/>
        <w:left w:val="none" w:sz="0" w:space="0" w:color="auto"/>
        <w:bottom w:val="none" w:sz="0" w:space="0" w:color="auto"/>
        <w:right w:val="none" w:sz="0" w:space="0" w:color="auto"/>
      </w:divBdr>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s://zh.wikipedia.org/wiki/%E5%8F%91%E5%B8%83/%E8%AE%A2%E9%98%85"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zh.wikipedia.org/wiki/HTTP"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zh.wikipedia.org/w/index.php?title=%E9%9D%A2%E5%90%91%E6%B6%88%E6%81%AF%E4%B8%AD%E9%97%B4%E4%BB%B6&amp;action=edit&amp;redlink=1"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zh.wikipedia.org/wiki/SMTP"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zh.wikipedia.org/wiki/Java%E6%B6%88%E6%81%AF%E6%9C%8D%E5%8A%A1"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wmf"/><Relationship Id="rId19" Type="http://schemas.openxmlformats.org/officeDocument/2006/relationships/hyperlink" Target="https://zh.wikipedia.org/wiki/%E4%BA%92%E6%93%8D%E4%BD%9C%E6%80%A7"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hyperlink" Target="https://zh.wikipedia.org/wiki/FTP"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68B1A-5F22-461F-9C39-A0CC80C06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24970</TotalTime>
  <Pages>68</Pages>
  <Words>6851</Words>
  <Characters>39051</Characters>
  <Application>Microsoft Office Word</Application>
  <DocSecurity>0</DocSecurity>
  <Lines>325</Lines>
  <Paragraphs>91</Paragraphs>
  <ScaleCrop>false</ScaleCrop>
  <Company/>
  <LinksUpToDate>false</LinksUpToDate>
  <CharactersWithSpaces>45811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867</cp:revision>
  <dcterms:created xsi:type="dcterms:W3CDTF">2019-12-16T06:20:00Z</dcterms:created>
  <dcterms:modified xsi:type="dcterms:W3CDTF">2020-04-01T03:18:00Z</dcterms:modified>
</cp:coreProperties>
</file>