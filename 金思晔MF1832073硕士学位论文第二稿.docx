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1039422307"/>
    <w:bookmarkStart w:id="1" w:name="_1372011466"/>
    <w:bookmarkStart w:id="2" w:name="_Toc187122266"/>
    <w:bookmarkStart w:id="3" w:name="_Toc5877165"/>
    <w:bookmarkEnd w:id="0"/>
    <w:bookmarkEnd w:id="1"/>
    <w:p w14:paraId="7985947B" w14:textId="77777777" w:rsidR="00543F01" w:rsidRDefault="00543F01" w:rsidP="00543F01">
      <w:pPr>
        <w:widowControl/>
        <w:autoSpaceDE w:val="0"/>
        <w:autoSpaceDN w:val="0"/>
        <w:jc w:val="center"/>
        <w:textAlignment w:val="bottom"/>
      </w:pPr>
      <w:r>
        <w:rPr>
          <w:b/>
          <w:sz w:val="52"/>
        </w:rPr>
        <w:object w:dxaOrig="1110" w:dyaOrig="1248" w14:anchorId="6D1844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55.7pt;height:63.85pt;mso-position-horizontal-relative:page;mso-position-vertical-relative:page" o:ole="" fillcolor="#6d6d6d">
            <v:imagedata r:id="rId8" o:title=""/>
          </v:shape>
          <o:OLEObject Type="Embed" ProgID="Word.Picture.8" ShapeID="对象 1" DrawAspect="Content" ObjectID="_1637955664" r:id="rId9"/>
        </w:object>
      </w:r>
    </w:p>
    <w:bookmarkStart w:id="4" w:name="_1039422180"/>
    <w:bookmarkStart w:id="5" w:name="_1039426394"/>
    <w:bookmarkStart w:id="6" w:name="_1372054822"/>
    <w:bookmarkEnd w:id="4"/>
    <w:bookmarkEnd w:id="5"/>
    <w:bookmarkEnd w:id="6"/>
    <w:p w14:paraId="149E22A1" w14:textId="77777777" w:rsidR="00543F01" w:rsidRDefault="00543F01" w:rsidP="00543F01">
      <w:pPr>
        <w:framePr w:hSpace="180" w:wrap="around" w:vAnchor="text" w:hAnchor="page" w:x="4141" w:y="151"/>
      </w:pPr>
      <w:r>
        <w:rPr>
          <w:rFonts w:ascii="仿宋体" w:eastAsia="仿宋体"/>
        </w:rPr>
        <w:object w:dxaOrig="4651" w:dyaOrig="1200" w14:anchorId="56FE6C17">
          <v:shape id="对象 2" o:spid="_x0000_i1026" type="#_x0000_t75" style="width:189.6pt;height:60pt;mso-position-horizontal-relative:page;mso-position-vertical-relative:page" o:ole="" fillcolor="#6d6d6d">
            <v:imagedata r:id="rId10" o:title=""/>
          </v:shape>
          <o:OLEObject Type="Embed" ProgID="Word.Picture.8" ShapeID="对象 2" DrawAspect="Content" ObjectID="_1637955665" r:id="rId11"/>
        </w:object>
      </w:r>
    </w:p>
    <w:p w14:paraId="11A33C5A" w14:textId="77777777" w:rsidR="00543F01" w:rsidRDefault="00543F01" w:rsidP="00543F01">
      <w:pPr>
        <w:widowControl/>
        <w:autoSpaceDE w:val="0"/>
        <w:autoSpaceDN w:val="0"/>
        <w:textAlignment w:val="bottom"/>
      </w:pPr>
    </w:p>
    <w:p w14:paraId="3E4F1592" w14:textId="77777777" w:rsidR="00543F01" w:rsidRDefault="00543F01" w:rsidP="00543F01">
      <w:pPr>
        <w:rPr>
          <w:b/>
          <w:sz w:val="52"/>
        </w:rPr>
      </w:pPr>
      <w:r>
        <w:rPr>
          <w:rFonts w:ascii="Arial"/>
        </w:rPr>
        <w:tab/>
      </w:r>
      <w:r>
        <w:rPr>
          <w:rFonts w:ascii="Arial"/>
        </w:rPr>
        <w:tab/>
      </w:r>
      <w:r>
        <w:rPr>
          <w:rFonts w:ascii="Arial"/>
        </w:rPr>
        <w:tab/>
      </w:r>
      <w:r>
        <w:rPr>
          <w:rFonts w:ascii="Arial"/>
        </w:rPr>
        <w:tab/>
      </w:r>
    </w:p>
    <w:p w14:paraId="7AFB69D0" w14:textId="77777777" w:rsidR="00543F01" w:rsidRDefault="00543F01" w:rsidP="00543F01">
      <w:pPr>
        <w:rPr>
          <w:b/>
          <w:sz w:val="52"/>
        </w:rPr>
      </w:pPr>
    </w:p>
    <w:p w14:paraId="1A17405C" w14:textId="77777777" w:rsidR="00543F01" w:rsidRDefault="00543F01" w:rsidP="00543F01">
      <w:pPr>
        <w:tabs>
          <w:tab w:val="left" w:pos="455"/>
          <w:tab w:val="center" w:pos="4156"/>
        </w:tabs>
        <w:jc w:val="left"/>
        <w:rPr>
          <w:rFonts w:ascii="宋体" w:hAnsi="宋体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ab/>
      </w:r>
      <w:r>
        <w:rPr>
          <w:rFonts w:ascii="宋体" w:hAnsi="宋体"/>
          <w:b/>
          <w:sz w:val="52"/>
          <w:szCs w:val="52"/>
        </w:rPr>
        <w:tab/>
      </w:r>
      <w:proofErr w:type="gramStart"/>
      <w:r>
        <w:rPr>
          <w:rFonts w:ascii="宋体" w:hAnsi="宋体" w:hint="eastAsia"/>
          <w:b/>
          <w:sz w:val="52"/>
          <w:szCs w:val="52"/>
        </w:rPr>
        <w:t>研</w:t>
      </w:r>
      <w:proofErr w:type="gramEnd"/>
      <w:r>
        <w:rPr>
          <w:rFonts w:ascii="宋体" w:hAnsi="宋体" w:hint="eastAsia"/>
          <w:b/>
          <w:sz w:val="52"/>
          <w:szCs w:val="52"/>
        </w:rPr>
        <w:t xml:space="preserve"> </w:t>
      </w:r>
      <w:r>
        <w:rPr>
          <w:rFonts w:ascii="宋体" w:hAnsi="宋体" w:hint="eastAsia"/>
          <w:b/>
          <w:sz w:val="52"/>
          <w:szCs w:val="52"/>
        </w:rPr>
        <w:t>究</w:t>
      </w:r>
      <w:r>
        <w:rPr>
          <w:rFonts w:ascii="宋体" w:hAnsi="宋体" w:hint="eastAsia"/>
          <w:b/>
          <w:sz w:val="52"/>
          <w:szCs w:val="52"/>
        </w:rPr>
        <w:t xml:space="preserve"> </w:t>
      </w:r>
      <w:r>
        <w:rPr>
          <w:rFonts w:ascii="宋体" w:hAnsi="宋体" w:hint="eastAsia"/>
          <w:b/>
          <w:sz w:val="52"/>
          <w:szCs w:val="52"/>
        </w:rPr>
        <w:t>生</w:t>
      </w:r>
      <w:r>
        <w:rPr>
          <w:rFonts w:ascii="宋体" w:hAnsi="宋体" w:hint="eastAsia"/>
          <w:b/>
          <w:sz w:val="52"/>
          <w:szCs w:val="52"/>
        </w:rPr>
        <w:t xml:space="preserve"> </w:t>
      </w:r>
      <w:r>
        <w:rPr>
          <w:rFonts w:ascii="宋体" w:hAnsi="宋体" w:hint="eastAsia"/>
          <w:b/>
          <w:sz w:val="52"/>
          <w:szCs w:val="52"/>
        </w:rPr>
        <w:t>毕</w:t>
      </w:r>
      <w:r>
        <w:rPr>
          <w:rFonts w:ascii="宋体" w:hAnsi="宋体" w:hint="eastAsia"/>
          <w:b/>
          <w:sz w:val="52"/>
          <w:szCs w:val="52"/>
        </w:rPr>
        <w:t xml:space="preserve"> </w:t>
      </w:r>
      <w:r>
        <w:rPr>
          <w:rFonts w:ascii="宋体" w:hAnsi="宋体" w:hint="eastAsia"/>
          <w:b/>
          <w:sz w:val="52"/>
          <w:szCs w:val="52"/>
        </w:rPr>
        <w:t>业</w:t>
      </w:r>
      <w:r>
        <w:rPr>
          <w:rFonts w:ascii="宋体" w:hAnsi="宋体" w:hint="eastAsia"/>
          <w:b/>
          <w:sz w:val="52"/>
          <w:szCs w:val="52"/>
        </w:rPr>
        <w:t xml:space="preserve"> </w:t>
      </w:r>
      <w:r>
        <w:rPr>
          <w:rFonts w:ascii="宋体" w:hAnsi="宋体" w:hint="eastAsia"/>
          <w:b/>
          <w:sz w:val="52"/>
          <w:szCs w:val="52"/>
        </w:rPr>
        <w:t>论</w:t>
      </w:r>
      <w:r>
        <w:rPr>
          <w:rFonts w:ascii="宋体" w:hAnsi="宋体" w:hint="eastAsia"/>
          <w:b/>
          <w:sz w:val="52"/>
          <w:szCs w:val="52"/>
        </w:rPr>
        <w:t xml:space="preserve"> </w:t>
      </w:r>
      <w:r>
        <w:rPr>
          <w:rFonts w:ascii="宋体" w:hAnsi="宋体" w:hint="eastAsia"/>
          <w:b/>
          <w:sz w:val="52"/>
          <w:szCs w:val="52"/>
        </w:rPr>
        <w:t>文</w:t>
      </w:r>
    </w:p>
    <w:p w14:paraId="090CBD33" w14:textId="77777777" w:rsidR="00543F01" w:rsidRDefault="00543F01" w:rsidP="00543F01">
      <w:pPr>
        <w:jc w:val="center"/>
        <w:rPr>
          <w:rFonts w:ascii="宋体" w:hAnsi="宋体"/>
          <w:b/>
          <w:sz w:val="52"/>
          <w:szCs w:val="52"/>
        </w:rPr>
      </w:pPr>
      <w:bookmarkStart w:id="7" w:name="_Toc72055958"/>
      <w:bookmarkStart w:id="8" w:name="_Toc98909599"/>
      <w:bookmarkStart w:id="9" w:name="_Toc98910232"/>
      <w:bookmarkStart w:id="10" w:name="_Toc98994741"/>
      <w:bookmarkStart w:id="11" w:name="_Toc99618943"/>
      <w:bookmarkStart w:id="12" w:name="_Toc99619530"/>
      <w:bookmarkStart w:id="13" w:name="_Toc99767661"/>
      <w:bookmarkStart w:id="14" w:name="_Toc99977699"/>
      <w:bookmarkStart w:id="15" w:name="_Toc103965310"/>
      <w:bookmarkStart w:id="16" w:name="_Toc103965440"/>
      <w:bookmarkStart w:id="17" w:name="_Toc103965710"/>
      <w:bookmarkStart w:id="18" w:name="_Toc187761917"/>
      <w:r>
        <w:rPr>
          <w:rFonts w:ascii="宋体" w:hAnsi="宋体" w:hint="eastAsia"/>
          <w:b/>
          <w:sz w:val="52"/>
          <w:szCs w:val="52"/>
        </w:rPr>
        <w:t>（申请工程硕士学位）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48C314B6" w14:textId="77777777" w:rsidR="00543F01" w:rsidRDefault="00543F01" w:rsidP="00543F01">
      <w:pPr>
        <w:rPr>
          <w:b/>
          <w:spacing w:val="20"/>
          <w:sz w:val="24"/>
        </w:rPr>
      </w:pPr>
    </w:p>
    <w:p w14:paraId="7EFE5305" w14:textId="77777777" w:rsidR="00543F01" w:rsidRDefault="00543F01" w:rsidP="00543F01">
      <w:pPr>
        <w:ind w:left="1080"/>
        <w:rPr>
          <w:b/>
          <w:spacing w:val="20"/>
          <w:sz w:val="24"/>
        </w:rPr>
      </w:pPr>
    </w:p>
    <w:p w14:paraId="7DC3DCE6" w14:textId="77777777" w:rsidR="00543F01" w:rsidRDefault="00543F01" w:rsidP="00543F01">
      <w:pPr>
        <w:ind w:left="1080"/>
        <w:rPr>
          <w:b/>
          <w:spacing w:val="20"/>
          <w:sz w:val="24"/>
        </w:rPr>
      </w:pPr>
    </w:p>
    <w:p w14:paraId="5DFE6DF2" w14:textId="77777777" w:rsidR="00543F01" w:rsidRDefault="00543F01" w:rsidP="00543F01">
      <w:pPr>
        <w:ind w:left="1080"/>
        <w:rPr>
          <w:b/>
          <w:spacing w:val="20"/>
          <w:sz w:val="24"/>
        </w:rPr>
      </w:pPr>
    </w:p>
    <w:p w14:paraId="04CCC9A4" w14:textId="77777777" w:rsidR="00543F01" w:rsidRDefault="00543F01" w:rsidP="00543F01">
      <w:pPr>
        <w:ind w:left="1080"/>
        <w:rPr>
          <w:b/>
          <w:spacing w:val="20"/>
          <w:sz w:val="24"/>
        </w:rPr>
      </w:pPr>
    </w:p>
    <w:p w14:paraId="3F603B32" w14:textId="77777777" w:rsidR="00543F01" w:rsidRDefault="00543F01" w:rsidP="00543F01">
      <w:pPr>
        <w:ind w:left="1080"/>
        <w:rPr>
          <w:b/>
          <w:spacing w:val="20"/>
          <w:sz w:val="24"/>
        </w:rPr>
      </w:pPr>
    </w:p>
    <w:tbl>
      <w:tblPr>
        <w:tblW w:w="0" w:type="dxa"/>
        <w:jc w:val="center"/>
        <w:tblLayout w:type="fixed"/>
        <w:tblLook w:val="0000" w:firstRow="0" w:lastRow="0" w:firstColumn="0" w:lastColumn="0" w:noHBand="0" w:noVBand="0"/>
      </w:tblPr>
      <w:tblGrid>
        <w:gridCol w:w="2599"/>
        <w:gridCol w:w="5268"/>
      </w:tblGrid>
      <w:tr w:rsidR="00543F01" w14:paraId="21EEBE1B" w14:textId="77777777" w:rsidTr="00391A25">
        <w:trPr>
          <w:jc w:val="center"/>
        </w:trPr>
        <w:tc>
          <w:tcPr>
            <w:tcW w:w="2599" w:type="dxa"/>
            <w:vAlign w:val="center"/>
          </w:tcPr>
          <w:p w14:paraId="69CBC3DB" w14:textId="77777777" w:rsidR="00543F01" w:rsidRDefault="00543F01" w:rsidP="00391A25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32"/>
              </w:rPr>
              <w:t>论文题目</w:t>
            </w:r>
          </w:p>
        </w:tc>
        <w:tc>
          <w:tcPr>
            <w:tcW w:w="5268" w:type="dxa"/>
            <w:vAlign w:val="center"/>
          </w:tcPr>
          <w:p w14:paraId="49258877" w14:textId="46F15371" w:rsidR="00543F01" w:rsidRDefault="00543F01" w:rsidP="00391A25">
            <w:pPr>
              <w:ind w:left="1"/>
              <w:jc w:val="center"/>
              <w:rPr>
                <w:rFonts w:ascii="宋体" w:hAnsi="宋体"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5168" behindDoc="0" locked="0" layoutInCell="1" allowOverlap="1" wp14:anchorId="1F151AD3" wp14:editId="3CCBB17A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322579</wp:posOffset>
                      </wp:positionV>
                      <wp:extent cx="3200400" cy="0"/>
                      <wp:effectExtent l="0" t="0" r="0" b="0"/>
                      <wp:wrapNone/>
                      <wp:docPr id="9" name="直接连接符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0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1DA522" id="直接连接符 9" o:spid="_x0000_s1026" style="position:absolute;left:0;text-align:left;z-index:2516551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55pt,25.4pt" to="247.4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"/>
                  </w:pict>
                </mc:Fallback>
              </mc:AlternateContent>
            </w:r>
            <w:r>
              <w:rPr>
                <w:rFonts w:ascii="宋体" w:hAnsi="宋体" w:hint="eastAsia"/>
                <w:sz w:val="32"/>
              </w:rPr>
              <w:t>饿了么</w:t>
            </w:r>
            <w:r w:rsidR="00C44721">
              <w:rPr>
                <w:rFonts w:ascii="宋体" w:hAnsi="宋体" w:hint="eastAsia"/>
                <w:sz w:val="32"/>
              </w:rPr>
              <w:t>体验保障平台的</w:t>
            </w:r>
          </w:p>
          <w:p w14:paraId="3FF12A40" w14:textId="52B45F5D" w:rsidR="00543F01" w:rsidRDefault="00543F01" w:rsidP="00391A25">
            <w:pPr>
              <w:ind w:left="1"/>
              <w:jc w:val="center"/>
              <w:rPr>
                <w:rFonts w:ascii="宋体" w:hAnsi="宋体"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6192" behindDoc="0" locked="0" layoutInCell="1" allowOverlap="1" wp14:anchorId="07B2D1EB" wp14:editId="6D647573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325754</wp:posOffset>
                      </wp:positionV>
                      <wp:extent cx="3200400" cy="0"/>
                      <wp:effectExtent l="0" t="0" r="0" b="0"/>
                      <wp:wrapNone/>
                      <wp:docPr id="6" name="直接连接符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0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73D7D6" id="直接连接符 6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55pt,25.65pt" to="247.4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"/>
                  </w:pict>
                </mc:Fallback>
              </mc:AlternateContent>
            </w:r>
            <w:r>
              <w:rPr>
                <w:rFonts w:ascii="宋体" w:hAnsi="宋体" w:hint="eastAsia"/>
                <w:sz w:val="32"/>
              </w:rPr>
              <w:t>设计与实现</w:t>
            </w:r>
          </w:p>
        </w:tc>
      </w:tr>
      <w:tr w:rsidR="00543F01" w14:paraId="1087C0DC" w14:textId="77777777" w:rsidTr="00391A25">
        <w:trPr>
          <w:jc w:val="center"/>
        </w:trPr>
        <w:tc>
          <w:tcPr>
            <w:tcW w:w="2599" w:type="dxa"/>
            <w:vAlign w:val="center"/>
          </w:tcPr>
          <w:p w14:paraId="5EFFD804" w14:textId="77777777" w:rsidR="00543F01" w:rsidRDefault="00543F01" w:rsidP="00391A25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32"/>
              </w:rPr>
              <w:t>作者姓名</w:t>
            </w:r>
          </w:p>
        </w:tc>
        <w:tc>
          <w:tcPr>
            <w:tcW w:w="5268" w:type="dxa"/>
            <w:vAlign w:val="center"/>
          </w:tcPr>
          <w:p w14:paraId="180EF2DD" w14:textId="235A3115" w:rsidR="00543F01" w:rsidRDefault="00543F01" w:rsidP="00391A25">
            <w:pPr>
              <w:ind w:left="1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7216" behindDoc="0" locked="0" layoutInCell="1" allowOverlap="1" wp14:anchorId="722BDFDD" wp14:editId="41FABEB4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310514</wp:posOffset>
                      </wp:positionV>
                      <wp:extent cx="3200400" cy="0"/>
                      <wp:effectExtent l="0" t="0" r="0" b="0"/>
                      <wp:wrapNone/>
                      <wp:docPr id="5" name="直接连接符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0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869371" id="直接连接符 5" o:spid="_x0000_s1026" style="position:absolute;left:0;text-align:left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55pt,24.45pt" to="247.4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"/>
                  </w:pict>
                </mc:Fallback>
              </mc:AlternateContent>
            </w:r>
            <w:r w:rsidR="00C44721">
              <w:rPr>
                <w:rFonts w:ascii="宋体" w:hAnsi="宋体" w:hint="eastAsia"/>
                <w:sz w:val="32"/>
              </w:rPr>
              <w:t>金思晔</w:t>
            </w:r>
            <w:r w:rsidR="00C44721">
              <w:rPr>
                <w:rFonts w:ascii="宋体" w:hAnsi="宋体"/>
                <w:b/>
                <w:sz w:val="24"/>
              </w:rPr>
              <w:t xml:space="preserve"> </w:t>
            </w:r>
          </w:p>
        </w:tc>
      </w:tr>
      <w:tr w:rsidR="00543F01" w14:paraId="79828C32" w14:textId="77777777" w:rsidTr="00391A25">
        <w:trPr>
          <w:jc w:val="center"/>
        </w:trPr>
        <w:tc>
          <w:tcPr>
            <w:tcW w:w="2599" w:type="dxa"/>
            <w:vAlign w:val="center"/>
          </w:tcPr>
          <w:p w14:paraId="42FE70B8" w14:textId="77777777" w:rsidR="00543F01" w:rsidRDefault="00543F01" w:rsidP="00391A25">
            <w:pPr>
              <w:ind w:left="1" w:hanging="1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32"/>
              </w:rPr>
              <w:t>学科、专业名称</w:t>
            </w:r>
          </w:p>
        </w:tc>
        <w:tc>
          <w:tcPr>
            <w:tcW w:w="5268" w:type="dxa"/>
            <w:vAlign w:val="center"/>
          </w:tcPr>
          <w:p w14:paraId="3637108C" w14:textId="28D17327" w:rsidR="00543F01" w:rsidRDefault="00543F01" w:rsidP="00391A25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 wp14:anchorId="183803AB" wp14:editId="4B72D808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317499</wp:posOffset>
                      </wp:positionV>
                      <wp:extent cx="3200400" cy="0"/>
                      <wp:effectExtent l="0" t="0" r="0" b="0"/>
                      <wp:wrapNone/>
                      <wp:docPr id="3" name="直接连接符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0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D252A6" id="直接连接符 3" o:spid="_x0000_s1026" style="position:absolute;left:0;text-align:left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55pt,25pt" to="247.4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"/>
                  </w:pict>
                </mc:Fallback>
              </mc:AlternateContent>
            </w:r>
            <w:r>
              <w:rPr>
                <w:rFonts w:ascii="宋体" w:hAnsi="宋体" w:hint="eastAsia"/>
                <w:sz w:val="32"/>
              </w:rPr>
              <w:t>工程硕士</w:t>
            </w:r>
            <w:r>
              <w:rPr>
                <w:rFonts w:ascii="宋体" w:hAnsi="宋体" w:hint="eastAsia"/>
                <w:sz w:val="32"/>
              </w:rPr>
              <w:t>(</w:t>
            </w:r>
            <w:r>
              <w:rPr>
                <w:rFonts w:hint="eastAsia"/>
                <w:sz w:val="32"/>
              </w:rPr>
              <w:t>软件</w:t>
            </w:r>
            <w:r>
              <w:rPr>
                <w:sz w:val="32"/>
              </w:rPr>
              <w:t>工程</w:t>
            </w:r>
            <w:r>
              <w:rPr>
                <w:rFonts w:hint="eastAsia"/>
                <w:sz w:val="32"/>
              </w:rPr>
              <w:t>方向</w:t>
            </w:r>
            <w:r>
              <w:rPr>
                <w:rFonts w:ascii="宋体" w:hAnsi="宋体" w:hint="eastAsia"/>
                <w:sz w:val="32"/>
              </w:rPr>
              <w:t>)</w:t>
            </w:r>
          </w:p>
        </w:tc>
      </w:tr>
      <w:tr w:rsidR="00543F01" w14:paraId="3377B8AA" w14:textId="77777777" w:rsidTr="00391A25">
        <w:trPr>
          <w:jc w:val="center"/>
        </w:trPr>
        <w:tc>
          <w:tcPr>
            <w:tcW w:w="2599" w:type="dxa"/>
            <w:vAlign w:val="center"/>
          </w:tcPr>
          <w:p w14:paraId="204942FE" w14:textId="77777777" w:rsidR="00543F01" w:rsidRDefault="00543F01" w:rsidP="00391A25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32"/>
              </w:rPr>
              <w:t>研究方向</w:t>
            </w:r>
          </w:p>
        </w:tc>
        <w:tc>
          <w:tcPr>
            <w:tcW w:w="5268" w:type="dxa"/>
            <w:vAlign w:val="center"/>
          </w:tcPr>
          <w:p w14:paraId="359BC23F" w14:textId="536C21F3" w:rsidR="00543F01" w:rsidRDefault="00543F01" w:rsidP="00391A25">
            <w:pPr>
              <w:ind w:left="1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37F17DA1" wp14:editId="0FD6802E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316229</wp:posOffset>
                      </wp:positionV>
                      <wp:extent cx="3200400" cy="0"/>
                      <wp:effectExtent l="0" t="0" r="0" b="0"/>
                      <wp:wrapNone/>
                      <wp:docPr id="2" name="直接连接符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0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427DFE" id="直接连接符 2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.55pt,24.9pt" to="247.4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"/>
                  </w:pict>
                </mc:Fallback>
              </mc:AlternateContent>
            </w:r>
            <w:r>
              <w:rPr>
                <w:rFonts w:ascii="宋体" w:hAnsi="宋体" w:hint="eastAsia"/>
                <w:sz w:val="32"/>
              </w:rPr>
              <w:t>软件工程</w:t>
            </w:r>
          </w:p>
        </w:tc>
      </w:tr>
      <w:tr w:rsidR="00543F01" w14:paraId="3384F297" w14:textId="77777777" w:rsidTr="00391A25">
        <w:trPr>
          <w:jc w:val="center"/>
        </w:trPr>
        <w:tc>
          <w:tcPr>
            <w:tcW w:w="2599" w:type="dxa"/>
            <w:vAlign w:val="center"/>
          </w:tcPr>
          <w:p w14:paraId="12F41A11" w14:textId="77777777" w:rsidR="00543F01" w:rsidRDefault="00543F01" w:rsidP="00391A25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32"/>
              </w:rPr>
              <w:t>指导教师</w:t>
            </w:r>
          </w:p>
        </w:tc>
        <w:tc>
          <w:tcPr>
            <w:tcW w:w="5268" w:type="dxa"/>
            <w:vAlign w:val="center"/>
          </w:tcPr>
          <w:p w14:paraId="3998BC84" w14:textId="072C7670" w:rsidR="00543F01" w:rsidRDefault="00C44721" w:rsidP="00391A25">
            <w:pPr>
              <w:ind w:left="1"/>
              <w:jc w:val="center"/>
              <w:rPr>
                <w:rFonts w:ascii="宋体" w:hAnsi="宋体"/>
                <w:sz w:val="32"/>
              </w:rPr>
            </w:pPr>
            <w:r>
              <w:rPr>
                <w:rFonts w:ascii="宋体" w:hAnsi="宋体" w:hint="eastAsia"/>
                <w:sz w:val="32"/>
              </w:rPr>
              <w:t>王金庆</w:t>
            </w:r>
            <w:r w:rsidR="00543F0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0288" behindDoc="0" locked="0" layoutInCell="1" allowOverlap="1" wp14:anchorId="466D6068" wp14:editId="33000CF3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323214</wp:posOffset>
                      </wp:positionV>
                      <wp:extent cx="3200400" cy="0"/>
                      <wp:effectExtent l="0" t="0" r="0" b="0"/>
                      <wp:wrapNone/>
                      <wp:docPr id="1" name="直接连接符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0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C78AB" id="直接连接符 1" o:spid="_x0000_s1026" style="position:absolute;left:0;text-align:lef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5.2pt,25.45pt" to="246.8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"/>
                  </w:pict>
                </mc:Fallback>
              </mc:AlternateContent>
            </w:r>
            <w:r>
              <w:rPr>
                <w:rFonts w:ascii="宋体" w:hAnsi="宋体"/>
                <w:sz w:val="32"/>
              </w:rPr>
              <w:t xml:space="preserve"> </w:t>
            </w:r>
            <w:r>
              <w:rPr>
                <w:rFonts w:ascii="宋体" w:hAnsi="宋体" w:hint="eastAsia"/>
                <w:sz w:val="32"/>
              </w:rPr>
              <w:t>高级工程师</w:t>
            </w:r>
          </w:p>
        </w:tc>
      </w:tr>
    </w:tbl>
    <w:p w14:paraId="0E5B4E25" w14:textId="77777777" w:rsidR="00543F01" w:rsidRDefault="00543F01" w:rsidP="00543F01">
      <w:pPr>
        <w:rPr>
          <w:sz w:val="24"/>
        </w:rPr>
      </w:pPr>
    </w:p>
    <w:p w14:paraId="5FD19943" w14:textId="77777777" w:rsidR="00543F01" w:rsidRDefault="00543F01" w:rsidP="00543F01">
      <w:pPr>
        <w:rPr>
          <w:sz w:val="24"/>
        </w:rPr>
      </w:pPr>
    </w:p>
    <w:p w14:paraId="06F1858C" w14:textId="77777777" w:rsidR="00543F01" w:rsidRDefault="00543F01" w:rsidP="00543F01">
      <w:pPr>
        <w:rPr>
          <w:sz w:val="24"/>
        </w:rPr>
      </w:pPr>
    </w:p>
    <w:p w14:paraId="7A9CF60A" w14:textId="77777777" w:rsidR="00543F01" w:rsidRDefault="00543F01" w:rsidP="00543F01">
      <w:pPr>
        <w:rPr>
          <w:sz w:val="24"/>
        </w:rPr>
      </w:pPr>
    </w:p>
    <w:p w14:paraId="7297E7F3" w14:textId="77777777" w:rsidR="00543F01" w:rsidRDefault="00543F01" w:rsidP="00543F01">
      <w:pPr>
        <w:rPr>
          <w:sz w:val="24"/>
        </w:rPr>
      </w:pPr>
    </w:p>
    <w:p w14:paraId="48AA3B1B" w14:textId="77777777" w:rsidR="00543F01" w:rsidRPr="0093255C" w:rsidRDefault="00543F01" w:rsidP="00543F01">
      <w:pPr>
        <w:jc w:val="center"/>
        <w:rPr>
          <w:rFonts w:eastAsia="楷体_GB2312"/>
          <w:b/>
          <w:sz w:val="28"/>
          <w:szCs w:val="28"/>
        </w:rPr>
      </w:pPr>
      <w:r>
        <w:rPr>
          <w:rFonts w:eastAsia="楷体_GB2312"/>
          <w:b/>
          <w:sz w:val="28"/>
          <w:szCs w:val="28"/>
        </w:rPr>
        <w:t xml:space="preserve">      </w:t>
      </w:r>
      <w:r w:rsidRPr="0093255C">
        <w:rPr>
          <w:rFonts w:eastAsia="楷体_GB2312"/>
          <w:b/>
          <w:sz w:val="28"/>
          <w:szCs w:val="28"/>
        </w:rPr>
        <w:t xml:space="preserve">2019 </w:t>
      </w:r>
      <w:r w:rsidRPr="0093255C">
        <w:rPr>
          <w:rFonts w:eastAsia="楷体_GB2312"/>
          <w:b/>
          <w:sz w:val="28"/>
          <w:szCs w:val="28"/>
        </w:rPr>
        <w:t>年</w:t>
      </w:r>
      <w:r w:rsidRPr="0093255C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4</w:t>
      </w:r>
      <w:r w:rsidRPr="0093255C">
        <w:rPr>
          <w:b/>
          <w:sz w:val="28"/>
          <w:szCs w:val="28"/>
        </w:rPr>
        <w:t xml:space="preserve"> </w:t>
      </w:r>
      <w:r w:rsidRPr="0093255C">
        <w:rPr>
          <w:rFonts w:eastAsia="楷体_GB2312"/>
          <w:b/>
          <w:sz w:val="28"/>
          <w:szCs w:val="28"/>
        </w:rPr>
        <w:t>月</w:t>
      </w:r>
      <w:r w:rsidRPr="0093255C">
        <w:rPr>
          <w:b/>
          <w:sz w:val="28"/>
          <w:szCs w:val="28"/>
        </w:rPr>
        <w:t xml:space="preserve">   </w:t>
      </w:r>
      <w:r w:rsidRPr="0093255C">
        <w:rPr>
          <w:rFonts w:eastAsia="楷体_GB2312"/>
          <w:b/>
          <w:sz w:val="28"/>
          <w:szCs w:val="28"/>
        </w:rPr>
        <w:t>日</w:t>
      </w:r>
    </w:p>
    <w:p w14:paraId="45AA4EF4" w14:textId="77777777" w:rsidR="00543F01" w:rsidRDefault="00543F01" w:rsidP="00543F01">
      <w:r>
        <w:rPr>
          <w:rFonts w:eastAsia="楷体_GB2312"/>
          <w:b/>
          <w:sz w:val="28"/>
        </w:rPr>
        <w:br w:type="page"/>
      </w:r>
    </w:p>
    <w:p w14:paraId="31A3BFCE" w14:textId="77777777" w:rsidR="00543F01" w:rsidRDefault="00543F01" w:rsidP="00543F01"/>
    <w:p w14:paraId="72022184" w14:textId="77777777" w:rsidR="00543F01" w:rsidRDefault="00543F01" w:rsidP="00543F01"/>
    <w:p w14:paraId="56CCC36E" w14:textId="77777777" w:rsidR="00543F01" w:rsidRDefault="00543F01" w:rsidP="00543F01"/>
    <w:p w14:paraId="0872442E" w14:textId="77777777" w:rsidR="00543F01" w:rsidRDefault="00543F01" w:rsidP="00543F01"/>
    <w:p w14:paraId="22AE5DCC" w14:textId="77777777" w:rsidR="00543F01" w:rsidRDefault="00543F01" w:rsidP="00543F01"/>
    <w:p w14:paraId="165120B8" w14:textId="77777777" w:rsidR="00543F01" w:rsidRDefault="00543F01" w:rsidP="00543F01"/>
    <w:p w14:paraId="416102DE" w14:textId="77777777" w:rsidR="00543F01" w:rsidRDefault="00543F01" w:rsidP="00543F01"/>
    <w:p w14:paraId="41B7D830" w14:textId="77777777" w:rsidR="00543F01" w:rsidRDefault="00543F01" w:rsidP="00543F01"/>
    <w:p w14:paraId="44ED8599" w14:textId="77777777" w:rsidR="00543F01" w:rsidRDefault="00543F01" w:rsidP="00543F01"/>
    <w:p w14:paraId="672B2874" w14:textId="77777777" w:rsidR="00543F01" w:rsidRDefault="00543F01" w:rsidP="00543F01"/>
    <w:p w14:paraId="7DBBDD3A" w14:textId="77777777" w:rsidR="00543F01" w:rsidRDefault="00543F01" w:rsidP="00543F01"/>
    <w:p w14:paraId="2B22FA46" w14:textId="77777777" w:rsidR="00543F01" w:rsidRDefault="00543F01" w:rsidP="00543F01"/>
    <w:p w14:paraId="77E8212C" w14:textId="77777777" w:rsidR="00543F01" w:rsidRDefault="00543F01" w:rsidP="00543F01"/>
    <w:p w14:paraId="1F4D9BB5" w14:textId="77777777" w:rsidR="00543F01" w:rsidRDefault="00543F01" w:rsidP="00543F01"/>
    <w:p w14:paraId="7F5B3901" w14:textId="77777777" w:rsidR="00543F01" w:rsidRDefault="00543F01" w:rsidP="00543F01"/>
    <w:p w14:paraId="69A6DBCA" w14:textId="77777777" w:rsidR="00543F01" w:rsidRDefault="00543F01" w:rsidP="00543F01"/>
    <w:p w14:paraId="414ABB1C" w14:textId="77777777" w:rsidR="00543F01" w:rsidRDefault="00543F01" w:rsidP="00543F01"/>
    <w:p w14:paraId="6AF8FC22" w14:textId="77777777" w:rsidR="00543F01" w:rsidRDefault="00543F01" w:rsidP="00543F01"/>
    <w:p w14:paraId="6CED91D2" w14:textId="77777777" w:rsidR="00543F01" w:rsidRDefault="00543F01" w:rsidP="00543F01"/>
    <w:p w14:paraId="71000DA9" w14:textId="77777777" w:rsidR="00543F01" w:rsidRDefault="00543F01" w:rsidP="00543F01"/>
    <w:p w14:paraId="2A190DA6" w14:textId="77777777" w:rsidR="00543F01" w:rsidRDefault="00543F01" w:rsidP="00543F01"/>
    <w:p w14:paraId="1E2D5985" w14:textId="77777777" w:rsidR="00543F01" w:rsidRDefault="00543F01" w:rsidP="00543F01"/>
    <w:p w14:paraId="4CD01058" w14:textId="77777777" w:rsidR="00543F01" w:rsidRDefault="00543F01" w:rsidP="00543F01"/>
    <w:p w14:paraId="650FCF51" w14:textId="77777777" w:rsidR="00543F01" w:rsidRDefault="00543F01" w:rsidP="00543F01"/>
    <w:p w14:paraId="2A913DFA" w14:textId="77777777" w:rsidR="00543F01" w:rsidRDefault="00543F01" w:rsidP="00543F01"/>
    <w:p w14:paraId="21037AB6" w14:textId="77777777" w:rsidR="00543F01" w:rsidRDefault="00543F01" w:rsidP="00543F01"/>
    <w:p w14:paraId="1D875842" w14:textId="77777777" w:rsidR="00543F01" w:rsidRDefault="00543F01" w:rsidP="00543F01"/>
    <w:p w14:paraId="6C51A208" w14:textId="77777777" w:rsidR="00543F01" w:rsidRDefault="00543F01" w:rsidP="00543F01"/>
    <w:p w14:paraId="12C206BE" w14:textId="77777777" w:rsidR="00543F01" w:rsidRDefault="00543F01" w:rsidP="00543F01"/>
    <w:p w14:paraId="388967FD" w14:textId="77777777" w:rsidR="00543F01" w:rsidRDefault="00543F01" w:rsidP="00543F01"/>
    <w:p w14:paraId="0A671AE6" w14:textId="77777777" w:rsidR="00543F01" w:rsidRDefault="00543F01" w:rsidP="00543F01"/>
    <w:p w14:paraId="307F8FB2" w14:textId="77777777" w:rsidR="00543F01" w:rsidRDefault="00543F01" w:rsidP="00543F01"/>
    <w:p w14:paraId="28B8649A" w14:textId="77777777" w:rsidR="00543F01" w:rsidRDefault="00543F01" w:rsidP="00543F01"/>
    <w:p w14:paraId="44F81F9E" w14:textId="77777777" w:rsidR="00543F01" w:rsidRDefault="00543F01" w:rsidP="00543F01"/>
    <w:p w14:paraId="7DE1C8A9" w14:textId="77777777" w:rsidR="00543F01" w:rsidRDefault="00543F01" w:rsidP="00543F01"/>
    <w:p w14:paraId="59DBFA8C" w14:textId="77777777" w:rsidR="00543F01" w:rsidRDefault="00543F01" w:rsidP="00543F01"/>
    <w:p w14:paraId="6727B023" w14:textId="0E722D71" w:rsidR="00543F01" w:rsidRDefault="00543F01" w:rsidP="00543F01">
      <w:pPr>
        <w:rPr>
          <w:b/>
          <w:sz w:val="30"/>
        </w:rPr>
      </w:pPr>
      <w:r>
        <w:rPr>
          <w:rFonts w:hAnsi="宋体"/>
          <w:b/>
          <w:sz w:val="30"/>
        </w:rPr>
        <w:t>学</w:t>
      </w:r>
      <w:r>
        <w:rPr>
          <w:b/>
          <w:sz w:val="30"/>
        </w:rPr>
        <w:t xml:space="preserve">        </w:t>
      </w:r>
      <w:r>
        <w:rPr>
          <w:rFonts w:hAnsi="宋体"/>
          <w:b/>
          <w:sz w:val="30"/>
        </w:rPr>
        <w:t>号：</w:t>
      </w:r>
      <w:r>
        <w:rPr>
          <w:b/>
          <w:sz w:val="30"/>
        </w:rPr>
        <w:t xml:space="preserve"> M</w:t>
      </w:r>
      <w:r>
        <w:rPr>
          <w:rFonts w:hint="eastAsia"/>
          <w:b/>
          <w:sz w:val="30"/>
        </w:rPr>
        <w:t>F</w:t>
      </w:r>
      <w:r>
        <w:rPr>
          <w:b/>
          <w:sz w:val="30"/>
        </w:rPr>
        <w:t>1</w:t>
      </w:r>
      <w:r w:rsidR="00C44721">
        <w:rPr>
          <w:rFonts w:hint="eastAsia"/>
          <w:b/>
          <w:sz w:val="30"/>
        </w:rPr>
        <w:t>832073</w:t>
      </w:r>
    </w:p>
    <w:p w14:paraId="789D2267" w14:textId="6F5FA210" w:rsidR="00543F01" w:rsidRDefault="00543F01" w:rsidP="00543F01">
      <w:pPr>
        <w:rPr>
          <w:b/>
          <w:sz w:val="30"/>
        </w:rPr>
      </w:pPr>
      <w:r>
        <w:rPr>
          <w:rFonts w:hAnsi="宋体"/>
          <w:b/>
          <w:sz w:val="30"/>
        </w:rPr>
        <w:t>论文答辩日期：</w:t>
      </w:r>
      <w:r>
        <w:rPr>
          <w:b/>
          <w:sz w:val="30"/>
        </w:rPr>
        <w:t xml:space="preserve">    20</w:t>
      </w:r>
      <w:r w:rsidR="00C44721">
        <w:rPr>
          <w:rFonts w:hint="eastAsia"/>
          <w:b/>
          <w:sz w:val="30"/>
        </w:rPr>
        <w:t>20</w:t>
      </w:r>
      <w:r>
        <w:rPr>
          <w:b/>
          <w:sz w:val="30"/>
        </w:rPr>
        <w:t xml:space="preserve"> </w:t>
      </w:r>
      <w:r>
        <w:rPr>
          <w:rFonts w:hAnsi="宋体"/>
          <w:b/>
          <w:sz w:val="30"/>
        </w:rPr>
        <w:t>年</w:t>
      </w:r>
      <w:r>
        <w:rPr>
          <w:b/>
          <w:sz w:val="30"/>
        </w:rPr>
        <w:t xml:space="preserve">  </w:t>
      </w:r>
      <w:r>
        <w:rPr>
          <w:rFonts w:hAnsi="宋体"/>
          <w:b/>
          <w:sz w:val="30"/>
        </w:rPr>
        <w:t>月</w:t>
      </w:r>
      <w:r>
        <w:rPr>
          <w:b/>
          <w:sz w:val="30"/>
        </w:rPr>
        <w:t xml:space="preserve">  </w:t>
      </w:r>
      <w:r>
        <w:rPr>
          <w:rFonts w:hAnsi="宋体"/>
          <w:b/>
          <w:sz w:val="30"/>
        </w:rPr>
        <w:t>日</w:t>
      </w:r>
    </w:p>
    <w:p w14:paraId="3F3DB4A4" w14:textId="77777777" w:rsidR="00543F01" w:rsidRDefault="00543F01" w:rsidP="00543F01">
      <w:pPr>
        <w:rPr>
          <w:b/>
          <w:sz w:val="30"/>
        </w:rPr>
      </w:pPr>
      <w:r>
        <w:rPr>
          <w:rFonts w:hAnsi="宋体"/>
          <w:b/>
          <w:sz w:val="30"/>
        </w:rPr>
        <w:t>指</w:t>
      </w:r>
      <w:r>
        <w:rPr>
          <w:b/>
          <w:sz w:val="30"/>
        </w:rPr>
        <w:t xml:space="preserve"> </w:t>
      </w:r>
      <w:r>
        <w:rPr>
          <w:rFonts w:hAnsi="宋体"/>
          <w:b/>
          <w:sz w:val="30"/>
        </w:rPr>
        <w:t>导</w:t>
      </w:r>
      <w:r>
        <w:rPr>
          <w:b/>
          <w:sz w:val="30"/>
        </w:rPr>
        <w:t xml:space="preserve"> </w:t>
      </w:r>
      <w:r>
        <w:rPr>
          <w:rFonts w:hAnsi="宋体"/>
          <w:b/>
          <w:sz w:val="30"/>
        </w:rPr>
        <w:t>教</w:t>
      </w:r>
      <w:r>
        <w:rPr>
          <w:b/>
          <w:sz w:val="30"/>
        </w:rPr>
        <w:t xml:space="preserve"> </w:t>
      </w:r>
      <w:r>
        <w:rPr>
          <w:rFonts w:hAnsi="宋体"/>
          <w:b/>
          <w:sz w:val="30"/>
        </w:rPr>
        <w:t>师：</w:t>
      </w:r>
      <w:r>
        <w:rPr>
          <w:b/>
          <w:sz w:val="30"/>
        </w:rPr>
        <w:t xml:space="preserve">                     </w:t>
      </w:r>
      <w:r>
        <w:rPr>
          <w:rFonts w:hAnsi="宋体"/>
          <w:b/>
          <w:sz w:val="30"/>
        </w:rPr>
        <w:t>（签字）</w:t>
      </w:r>
    </w:p>
    <w:p w14:paraId="3D47CEB8" w14:textId="77777777" w:rsidR="00543F01" w:rsidRDefault="00543F01" w:rsidP="00543F01">
      <w:pPr>
        <w:rPr>
          <w:rFonts w:ascii="宋体" w:hAnsi="宋体"/>
          <w:b/>
          <w:sz w:val="32"/>
          <w:szCs w:val="32"/>
        </w:rPr>
      </w:pPr>
      <w:r>
        <w:rPr>
          <w:rFonts w:eastAsia="楷体_GB2312"/>
          <w:b/>
          <w:sz w:val="32"/>
          <w:szCs w:val="32"/>
        </w:rPr>
        <w:br w:type="page"/>
      </w:r>
    </w:p>
    <w:p w14:paraId="06D24C34" w14:textId="77777777" w:rsidR="00543F01" w:rsidRDefault="00543F01" w:rsidP="00543F01">
      <w:pPr>
        <w:rPr>
          <w:rFonts w:ascii="宋体" w:hAnsi="宋体"/>
          <w:b/>
          <w:sz w:val="32"/>
          <w:szCs w:val="32"/>
        </w:rPr>
      </w:pPr>
    </w:p>
    <w:p w14:paraId="4CC214D2" w14:textId="77777777" w:rsidR="00543F01" w:rsidRDefault="00543F01" w:rsidP="00543F01">
      <w:pPr>
        <w:rPr>
          <w:rFonts w:ascii="宋体" w:hAnsi="宋体"/>
          <w:b/>
          <w:sz w:val="32"/>
          <w:szCs w:val="32"/>
        </w:rPr>
      </w:pPr>
    </w:p>
    <w:p w14:paraId="52CD2616" w14:textId="77777777" w:rsidR="00C44721" w:rsidRDefault="00C44721" w:rsidP="00543F01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饿了么体验保障平台的</w:t>
      </w:r>
    </w:p>
    <w:p w14:paraId="097A0AC6" w14:textId="662C768E" w:rsidR="00543F01" w:rsidRDefault="00C44721" w:rsidP="00543F01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设计与实现</w:t>
      </w:r>
    </w:p>
    <w:p w14:paraId="29FC006F" w14:textId="77777777" w:rsidR="00543F01" w:rsidRDefault="00543F01" w:rsidP="00543F01">
      <w:pPr>
        <w:rPr>
          <w:rFonts w:ascii="宋体" w:hAnsi="宋体"/>
          <w:b/>
          <w:sz w:val="30"/>
        </w:rPr>
      </w:pPr>
    </w:p>
    <w:p w14:paraId="43A96622" w14:textId="77777777" w:rsidR="00543F01" w:rsidRDefault="00543F01" w:rsidP="00543F01">
      <w:pPr>
        <w:rPr>
          <w:rFonts w:ascii="宋体" w:hAnsi="宋体"/>
          <w:b/>
          <w:sz w:val="30"/>
        </w:rPr>
      </w:pPr>
    </w:p>
    <w:tbl>
      <w:tblPr>
        <w:tblW w:w="0" w:type="dxa"/>
        <w:jc w:val="center"/>
        <w:tblLayout w:type="fixed"/>
        <w:tblLook w:val="0000" w:firstRow="0" w:lastRow="0" w:firstColumn="0" w:lastColumn="0" w:noHBand="0" w:noVBand="0"/>
      </w:tblPr>
      <w:tblGrid>
        <w:gridCol w:w="1633"/>
        <w:gridCol w:w="4690"/>
      </w:tblGrid>
      <w:tr w:rsidR="00543F01" w14:paraId="16775CCF" w14:textId="77777777" w:rsidTr="00391A25">
        <w:trPr>
          <w:jc w:val="center"/>
        </w:trPr>
        <w:tc>
          <w:tcPr>
            <w:tcW w:w="1633" w:type="dxa"/>
          </w:tcPr>
          <w:p w14:paraId="54C00EF3" w14:textId="77777777" w:rsidR="00543F01" w:rsidRDefault="00543F01" w:rsidP="00391A25">
            <w:pPr>
              <w:ind w:left="1"/>
              <w:jc w:val="center"/>
              <w:rPr>
                <w:rFonts w:ascii="宋体" w:hAnsi="宋体"/>
                <w:b/>
                <w:sz w:val="30"/>
              </w:rPr>
            </w:pPr>
            <w:r>
              <w:rPr>
                <w:rFonts w:ascii="宋体" w:hAnsi="宋体" w:hint="eastAsia"/>
                <w:b/>
                <w:sz w:val="30"/>
              </w:rPr>
              <w:t>作</w:t>
            </w:r>
            <w:r>
              <w:rPr>
                <w:rFonts w:ascii="宋体" w:hAnsi="宋体" w:hint="eastAsia"/>
                <w:b/>
                <w:sz w:val="30"/>
              </w:rPr>
              <w:t xml:space="preserve">    </w:t>
            </w:r>
            <w:r>
              <w:rPr>
                <w:rFonts w:ascii="宋体" w:hAnsi="宋体" w:hint="eastAsia"/>
                <w:b/>
                <w:sz w:val="30"/>
              </w:rPr>
              <w:t>者</w:t>
            </w:r>
            <w:r>
              <w:rPr>
                <w:rFonts w:ascii="宋体" w:hAnsi="宋体" w:hint="eastAsia"/>
                <w:b/>
                <w:sz w:val="30"/>
              </w:rPr>
              <w:t>:</w:t>
            </w:r>
          </w:p>
        </w:tc>
        <w:tc>
          <w:tcPr>
            <w:tcW w:w="4690" w:type="dxa"/>
          </w:tcPr>
          <w:p w14:paraId="670A6FFE" w14:textId="4D019327" w:rsidR="00543F01" w:rsidRDefault="00C44721" w:rsidP="00391A25">
            <w:pPr>
              <w:jc w:val="center"/>
              <w:rPr>
                <w:rFonts w:ascii="宋体" w:hAnsi="宋体"/>
                <w:b/>
                <w:sz w:val="30"/>
              </w:rPr>
            </w:pPr>
            <w:r>
              <w:rPr>
                <w:rFonts w:ascii="宋体" w:hAnsi="宋体" w:hint="eastAsia"/>
                <w:b/>
                <w:sz w:val="30"/>
              </w:rPr>
              <w:t>金思晔</w:t>
            </w:r>
          </w:p>
        </w:tc>
      </w:tr>
      <w:tr w:rsidR="00543F01" w14:paraId="1C3F9AF0" w14:textId="77777777" w:rsidTr="00391A25">
        <w:trPr>
          <w:jc w:val="center"/>
        </w:trPr>
        <w:tc>
          <w:tcPr>
            <w:tcW w:w="1633" w:type="dxa"/>
          </w:tcPr>
          <w:p w14:paraId="7C303C80" w14:textId="77777777" w:rsidR="00543F01" w:rsidRDefault="00543F01" w:rsidP="00391A25">
            <w:pPr>
              <w:pStyle w:val="aa"/>
              <w:ind w:left="1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指导教师:</w:t>
            </w:r>
          </w:p>
        </w:tc>
        <w:tc>
          <w:tcPr>
            <w:tcW w:w="4690" w:type="dxa"/>
          </w:tcPr>
          <w:p w14:paraId="618DE964" w14:textId="24AD7E2A" w:rsidR="00543F01" w:rsidRDefault="00C44721" w:rsidP="00391A25">
            <w:pPr>
              <w:ind w:leftChars="-15" w:left="-31"/>
              <w:jc w:val="center"/>
              <w:rPr>
                <w:rFonts w:ascii="宋体" w:hAnsi="宋体"/>
                <w:b/>
                <w:sz w:val="30"/>
              </w:rPr>
            </w:pPr>
            <w:r w:rsidRPr="00B0742B">
              <w:rPr>
                <w:rFonts w:eastAsia="楷体_GB2312" w:hint="eastAsia"/>
                <w:b/>
                <w:sz w:val="30"/>
              </w:rPr>
              <w:t>王金庆　高级工程师</w:t>
            </w:r>
            <w:r w:rsidR="00543F01">
              <w:rPr>
                <w:rFonts w:ascii="宋体" w:hAnsi="宋体" w:hint="eastAsia"/>
                <w:b/>
                <w:sz w:val="30"/>
              </w:rPr>
              <w:t xml:space="preserve">　</w:t>
            </w:r>
          </w:p>
        </w:tc>
      </w:tr>
    </w:tbl>
    <w:p w14:paraId="4F27BB75" w14:textId="77777777" w:rsidR="00543F01" w:rsidRDefault="00543F01" w:rsidP="00543F01">
      <w:pPr>
        <w:rPr>
          <w:rFonts w:ascii="宋体" w:hAnsi="宋体"/>
          <w:b/>
          <w:sz w:val="30"/>
        </w:rPr>
      </w:pPr>
    </w:p>
    <w:p w14:paraId="424F6247" w14:textId="77777777" w:rsidR="00543F01" w:rsidRDefault="00543F01" w:rsidP="00543F01">
      <w:pPr>
        <w:rPr>
          <w:rFonts w:ascii="宋体" w:hAnsi="宋体"/>
          <w:b/>
          <w:sz w:val="30"/>
        </w:rPr>
      </w:pPr>
    </w:p>
    <w:p w14:paraId="7A7A1169" w14:textId="77777777" w:rsidR="00543F01" w:rsidRDefault="00543F01" w:rsidP="00543F01">
      <w:pPr>
        <w:rPr>
          <w:rFonts w:ascii="宋体" w:hAnsi="宋体"/>
          <w:b/>
          <w:sz w:val="30"/>
        </w:rPr>
      </w:pPr>
    </w:p>
    <w:tbl>
      <w:tblPr>
        <w:tblW w:w="0" w:type="dxa"/>
        <w:jc w:val="center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</w:tblGrid>
      <w:tr w:rsidR="00543F01" w14:paraId="2E2D6038" w14:textId="77777777" w:rsidTr="00391A25">
        <w:trPr>
          <w:jc w:val="center"/>
        </w:trPr>
        <w:tc>
          <w:tcPr>
            <w:tcW w:w="3960" w:type="dxa"/>
          </w:tcPr>
          <w:p w14:paraId="37FADE42" w14:textId="77777777" w:rsidR="00543F01" w:rsidRDefault="00543F01" w:rsidP="00391A25">
            <w:pPr>
              <w:ind w:left="1"/>
              <w:jc w:val="center"/>
              <w:rPr>
                <w:rFonts w:ascii="宋体" w:hAnsi="宋体"/>
                <w:b/>
                <w:sz w:val="30"/>
              </w:rPr>
            </w:pPr>
            <w:r>
              <w:rPr>
                <w:rFonts w:ascii="宋体" w:hAnsi="宋体" w:hint="eastAsia"/>
                <w:b/>
                <w:sz w:val="30"/>
              </w:rPr>
              <w:t>南京大学研究生毕业论文</w:t>
            </w:r>
          </w:p>
        </w:tc>
      </w:tr>
      <w:tr w:rsidR="00543F01" w14:paraId="7AE45E37" w14:textId="77777777" w:rsidTr="00391A25">
        <w:trPr>
          <w:jc w:val="center"/>
        </w:trPr>
        <w:tc>
          <w:tcPr>
            <w:tcW w:w="3960" w:type="dxa"/>
          </w:tcPr>
          <w:p w14:paraId="1DD120CF" w14:textId="77777777" w:rsidR="00543F01" w:rsidRDefault="00543F01" w:rsidP="00391A25">
            <w:pPr>
              <w:ind w:left="1" w:hanging="1"/>
              <w:jc w:val="center"/>
              <w:rPr>
                <w:rFonts w:ascii="宋体" w:hAnsi="宋体"/>
                <w:b/>
                <w:sz w:val="30"/>
              </w:rPr>
            </w:pPr>
            <w:r>
              <w:rPr>
                <w:rFonts w:ascii="宋体" w:hAnsi="宋体" w:hint="eastAsia"/>
                <w:b/>
                <w:sz w:val="30"/>
              </w:rPr>
              <w:t>(</w:t>
            </w:r>
            <w:r>
              <w:rPr>
                <w:rFonts w:ascii="宋体" w:hAnsi="宋体" w:hint="eastAsia"/>
                <w:b/>
                <w:sz w:val="30"/>
              </w:rPr>
              <w:t>申请工程硕士学位</w:t>
            </w:r>
            <w:r>
              <w:rPr>
                <w:rFonts w:ascii="宋体" w:hAnsi="宋体" w:hint="eastAsia"/>
                <w:b/>
                <w:sz w:val="30"/>
              </w:rPr>
              <w:t>)</w:t>
            </w:r>
          </w:p>
        </w:tc>
      </w:tr>
    </w:tbl>
    <w:p w14:paraId="25FF6CF4" w14:textId="77777777" w:rsidR="00543F01" w:rsidRDefault="00543F01" w:rsidP="00543F01">
      <w:pPr>
        <w:rPr>
          <w:rFonts w:ascii="宋体" w:hAnsi="宋体"/>
          <w:b/>
          <w:sz w:val="30"/>
        </w:rPr>
      </w:pPr>
    </w:p>
    <w:p w14:paraId="5303819D" w14:textId="77777777" w:rsidR="00543F01" w:rsidRDefault="00543F01" w:rsidP="00543F01">
      <w:pPr>
        <w:rPr>
          <w:rFonts w:ascii="宋体" w:hAnsi="宋体"/>
          <w:b/>
          <w:sz w:val="30"/>
        </w:rPr>
      </w:pPr>
    </w:p>
    <w:p w14:paraId="48904DFC" w14:textId="77777777" w:rsidR="00543F01" w:rsidRDefault="00543F01" w:rsidP="00543F01">
      <w:pPr>
        <w:rPr>
          <w:rFonts w:ascii="宋体" w:hAnsi="宋体"/>
          <w:b/>
          <w:sz w:val="30"/>
        </w:rPr>
      </w:pPr>
    </w:p>
    <w:p w14:paraId="630C903D" w14:textId="77777777" w:rsidR="00543F01" w:rsidRDefault="00543F01" w:rsidP="00543F01">
      <w:pPr>
        <w:rPr>
          <w:rFonts w:ascii="宋体" w:hAnsi="宋体"/>
          <w:b/>
          <w:sz w:val="30"/>
        </w:rPr>
      </w:pPr>
    </w:p>
    <w:tbl>
      <w:tblPr>
        <w:tblW w:w="0" w:type="dxa"/>
        <w:jc w:val="center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</w:tblGrid>
      <w:tr w:rsidR="00543F01" w14:paraId="360CCC92" w14:textId="77777777" w:rsidTr="00391A25">
        <w:trPr>
          <w:jc w:val="center"/>
        </w:trPr>
        <w:tc>
          <w:tcPr>
            <w:tcW w:w="3960" w:type="dxa"/>
          </w:tcPr>
          <w:p w14:paraId="7406703D" w14:textId="77777777" w:rsidR="00543F01" w:rsidRDefault="00543F01" w:rsidP="00391A25">
            <w:pPr>
              <w:ind w:left="1"/>
              <w:jc w:val="center"/>
              <w:rPr>
                <w:rFonts w:ascii="宋体" w:hAnsi="宋体"/>
                <w:b/>
                <w:sz w:val="30"/>
              </w:rPr>
            </w:pPr>
            <w:r>
              <w:rPr>
                <w:rFonts w:ascii="宋体" w:hAnsi="宋体" w:hint="eastAsia"/>
                <w:b/>
                <w:sz w:val="30"/>
              </w:rPr>
              <w:t>南京大学软件学院</w:t>
            </w:r>
          </w:p>
        </w:tc>
      </w:tr>
      <w:tr w:rsidR="00543F01" w14:paraId="347ACE23" w14:textId="77777777" w:rsidTr="00391A25">
        <w:trPr>
          <w:jc w:val="center"/>
        </w:trPr>
        <w:tc>
          <w:tcPr>
            <w:tcW w:w="3960" w:type="dxa"/>
          </w:tcPr>
          <w:p w14:paraId="2410D2FC" w14:textId="77777777" w:rsidR="00543F01" w:rsidRDefault="00543F01" w:rsidP="00391A25">
            <w:pPr>
              <w:ind w:left="1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2019</w:t>
            </w:r>
            <w:r>
              <w:rPr>
                <w:rFonts w:hAnsi="宋体"/>
                <w:b/>
                <w:sz w:val="30"/>
                <w:szCs w:val="30"/>
              </w:rPr>
              <w:t>年</w:t>
            </w:r>
            <w:r>
              <w:rPr>
                <w:b/>
                <w:sz w:val="30"/>
                <w:szCs w:val="30"/>
              </w:rPr>
              <w:t>4</w:t>
            </w:r>
            <w:r>
              <w:rPr>
                <w:rFonts w:hAnsi="宋体"/>
                <w:b/>
                <w:sz w:val="30"/>
                <w:szCs w:val="30"/>
              </w:rPr>
              <w:t>月</w:t>
            </w:r>
          </w:p>
        </w:tc>
      </w:tr>
    </w:tbl>
    <w:p w14:paraId="6642DE38" w14:textId="77777777" w:rsidR="00543F01" w:rsidRDefault="00543F01" w:rsidP="00543F01">
      <w:pPr>
        <w:rPr>
          <w:rFonts w:eastAsia="楷体_GB2312"/>
          <w:b/>
          <w:sz w:val="30"/>
        </w:rPr>
      </w:pPr>
    </w:p>
    <w:p w14:paraId="2E53EB74" w14:textId="77777777" w:rsidR="00543F01" w:rsidRDefault="00543F01" w:rsidP="00543F01">
      <w:pPr>
        <w:jc w:val="center"/>
        <w:rPr>
          <w:rFonts w:eastAsia="楷体_GB2312"/>
          <w:b/>
          <w:sz w:val="30"/>
        </w:rPr>
      </w:pPr>
      <w:r>
        <w:rPr>
          <w:rFonts w:eastAsia="楷体_GB2312"/>
          <w:b/>
          <w:sz w:val="30"/>
        </w:rPr>
        <w:br w:type="page"/>
      </w:r>
    </w:p>
    <w:p w14:paraId="647C8433" w14:textId="53082642" w:rsidR="00543F01" w:rsidRDefault="00543F01" w:rsidP="00543F01">
      <w:pPr>
        <w:jc w:val="center"/>
        <w:rPr>
          <w:rFonts w:ascii="Arial" w:eastAsia="楷体_GB2312" w:hAnsi="Arial" w:cs="Arial"/>
          <w:b/>
          <w:sz w:val="48"/>
          <w:szCs w:val="48"/>
        </w:rPr>
      </w:pPr>
      <w:r>
        <w:rPr>
          <w:rFonts w:ascii="Arial" w:eastAsia="楷体_GB2312" w:hAnsi="Arial" w:cs="Arial"/>
          <w:b/>
          <w:sz w:val="48"/>
          <w:szCs w:val="48"/>
        </w:rPr>
        <w:lastRenderedPageBreak/>
        <w:t xml:space="preserve">The Design </w:t>
      </w:r>
      <w:r>
        <w:rPr>
          <w:rFonts w:ascii="Arial" w:eastAsia="楷体_GB2312" w:hAnsi="Arial" w:cs="Arial" w:hint="eastAsia"/>
          <w:b/>
          <w:sz w:val="48"/>
          <w:szCs w:val="48"/>
        </w:rPr>
        <w:t xml:space="preserve">and Implementation of </w:t>
      </w:r>
    </w:p>
    <w:p w14:paraId="7AB08837" w14:textId="3BC5A012" w:rsidR="00D107A2" w:rsidRDefault="00563AC6" w:rsidP="00543F01">
      <w:pPr>
        <w:jc w:val="center"/>
        <w:rPr>
          <w:rFonts w:ascii="Arial" w:eastAsia="楷体_GB2312" w:hAnsi="Arial" w:cs="Arial"/>
          <w:b/>
          <w:sz w:val="48"/>
          <w:szCs w:val="48"/>
        </w:rPr>
      </w:pPr>
      <w:r>
        <w:rPr>
          <w:rFonts w:ascii="Arial" w:eastAsia="楷体_GB2312" w:hAnsi="Arial" w:cs="Arial"/>
          <w:b/>
          <w:sz w:val="48"/>
          <w:szCs w:val="48"/>
        </w:rPr>
        <w:t xml:space="preserve">ELEME </w:t>
      </w:r>
      <w:r w:rsidRPr="00563AC6">
        <w:rPr>
          <w:rFonts w:ascii="Arial" w:eastAsia="楷体_GB2312" w:hAnsi="Arial" w:cs="Arial"/>
          <w:b/>
          <w:sz w:val="48"/>
          <w:szCs w:val="48"/>
        </w:rPr>
        <w:t>Experience Guarantee Platform</w:t>
      </w:r>
    </w:p>
    <w:p w14:paraId="17E8882C" w14:textId="77777777" w:rsidR="00543F01" w:rsidRDefault="00543F01" w:rsidP="00543F01">
      <w:pPr>
        <w:rPr>
          <w:rFonts w:ascii="Arial" w:hAnsi="Arial" w:cs="Arial"/>
        </w:rPr>
      </w:pPr>
    </w:p>
    <w:p w14:paraId="4EBCCC30" w14:textId="77777777" w:rsidR="00543F01" w:rsidRDefault="00543F01" w:rsidP="00543F01">
      <w:pPr>
        <w:jc w:val="center"/>
        <w:rPr>
          <w:rFonts w:ascii="Arial" w:hAnsi="Arial" w:cs="Arial"/>
        </w:rPr>
      </w:pPr>
    </w:p>
    <w:p w14:paraId="3BF21CDD" w14:textId="77777777" w:rsidR="00543F01" w:rsidRDefault="00543F01" w:rsidP="00543F01">
      <w:pPr>
        <w:jc w:val="center"/>
        <w:rPr>
          <w:rFonts w:ascii="Arial" w:hAnsi="Arial" w:cs="Arial"/>
        </w:rPr>
      </w:pPr>
    </w:p>
    <w:p w14:paraId="524A1271" w14:textId="05DABEB4" w:rsidR="00543F01" w:rsidRDefault="00D107A2" w:rsidP="00543F01">
      <w:pPr>
        <w:jc w:val="center"/>
        <w:rPr>
          <w:rFonts w:ascii="Arial" w:hAnsi="Arial" w:cs="Arial"/>
          <w:b/>
          <w:sz w:val="44"/>
          <w:szCs w:val="44"/>
        </w:rPr>
      </w:pPr>
      <w:proofErr w:type="spellStart"/>
      <w:r>
        <w:rPr>
          <w:rFonts w:ascii="Arial" w:hAnsi="Arial" w:cs="Arial"/>
          <w:b/>
          <w:sz w:val="44"/>
          <w:szCs w:val="44"/>
        </w:rPr>
        <w:t>Jin</w:t>
      </w:r>
      <w:proofErr w:type="spellEnd"/>
      <w:r w:rsidR="00563AC6">
        <w:rPr>
          <w:rFonts w:ascii="Arial" w:hAnsi="Arial" w:cs="Arial" w:hint="eastAsia"/>
          <w:b/>
          <w:sz w:val="44"/>
          <w:szCs w:val="44"/>
        </w:rPr>
        <w:t>,</w:t>
      </w:r>
      <w:r w:rsidR="00563AC6">
        <w:rPr>
          <w:rFonts w:ascii="Arial" w:hAnsi="Arial" w:cs="Arial"/>
          <w:b/>
          <w:sz w:val="44"/>
          <w:szCs w:val="44"/>
        </w:rPr>
        <w:t xml:space="preserve"> </w:t>
      </w:r>
      <w:r>
        <w:rPr>
          <w:rFonts w:ascii="Arial" w:hAnsi="Arial" w:cs="Arial"/>
          <w:b/>
          <w:sz w:val="44"/>
          <w:szCs w:val="44"/>
        </w:rPr>
        <w:t>Si Ye</w:t>
      </w:r>
    </w:p>
    <w:p w14:paraId="7EB24FD0" w14:textId="77777777" w:rsidR="00543F01" w:rsidRDefault="00543F01" w:rsidP="00543F01">
      <w:pPr>
        <w:jc w:val="center"/>
        <w:rPr>
          <w:rFonts w:ascii="Arial" w:hAnsi="Arial" w:cs="Arial"/>
          <w:b/>
          <w:sz w:val="48"/>
          <w:szCs w:val="48"/>
        </w:rPr>
      </w:pPr>
    </w:p>
    <w:p w14:paraId="19ACEBCE" w14:textId="77777777" w:rsidR="00543F01" w:rsidRDefault="00543F01" w:rsidP="00543F01">
      <w:pPr>
        <w:jc w:val="center"/>
        <w:rPr>
          <w:rFonts w:ascii="Arial" w:hAnsi="Arial" w:cs="Arial"/>
          <w:b/>
          <w:sz w:val="32"/>
          <w:szCs w:val="32"/>
        </w:rPr>
      </w:pPr>
      <w:bookmarkStart w:id="19" w:name="_Toc135835153"/>
      <w:bookmarkStart w:id="20" w:name="_Toc135932653"/>
      <w:bookmarkStart w:id="21" w:name="_Toc135932745"/>
      <w:bookmarkStart w:id="22" w:name="_Toc135932824"/>
      <w:bookmarkStart w:id="23" w:name="_Toc135932910"/>
      <w:bookmarkStart w:id="24" w:name="_Toc135971810"/>
      <w:bookmarkStart w:id="25" w:name="_Toc135971882"/>
      <w:r>
        <w:rPr>
          <w:rFonts w:ascii="Arial" w:hAnsi="Arial" w:cs="Arial"/>
          <w:b/>
          <w:sz w:val="32"/>
          <w:szCs w:val="32"/>
        </w:rPr>
        <w:t>Submitted in partial fulfillment of the requirements for the degree of Master</w:t>
      </w:r>
      <w:bookmarkEnd w:id="19"/>
      <w:r>
        <w:rPr>
          <w:rFonts w:ascii="Arial" w:hAnsi="Arial" w:cs="Arial"/>
          <w:b/>
          <w:sz w:val="32"/>
          <w:szCs w:val="32"/>
        </w:rPr>
        <w:t xml:space="preserve"> of Engineering</w:t>
      </w:r>
      <w:bookmarkEnd w:id="20"/>
      <w:bookmarkEnd w:id="21"/>
      <w:bookmarkEnd w:id="22"/>
      <w:bookmarkEnd w:id="23"/>
      <w:bookmarkEnd w:id="24"/>
      <w:bookmarkEnd w:id="25"/>
    </w:p>
    <w:p w14:paraId="19DF0073" w14:textId="77777777" w:rsidR="00543F01" w:rsidRDefault="00543F01" w:rsidP="00543F01">
      <w:pPr>
        <w:jc w:val="center"/>
        <w:rPr>
          <w:rFonts w:ascii="Arial" w:hAnsi="Arial" w:cs="Arial"/>
          <w:b/>
          <w:sz w:val="48"/>
          <w:szCs w:val="48"/>
        </w:rPr>
      </w:pPr>
    </w:p>
    <w:p w14:paraId="1B21019D" w14:textId="77777777" w:rsidR="00543F01" w:rsidRDefault="00543F01" w:rsidP="00543F01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Supervised by</w:t>
      </w:r>
    </w:p>
    <w:p w14:paraId="4335BB1F" w14:textId="33D2C500" w:rsidR="00543F01" w:rsidRDefault="00563AC6" w:rsidP="00543F0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30"/>
          <w:szCs w:val="30"/>
        </w:rPr>
        <w:t>Senior Engineer</w:t>
      </w:r>
      <w:r>
        <w:rPr>
          <w:rFonts w:ascii="Arial" w:hAnsi="Arial" w:cs="Arial"/>
          <w:b/>
          <w:sz w:val="30"/>
          <w:szCs w:val="30"/>
        </w:rPr>
        <w:t xml:space="preserve"> Wang,</w:t>
      </w:r>
      <w:r>
        <w:rPr>
          <w:rFonts w:ascii="Arial" w:hAnsi="Arial" w:cs="Arial" w:hint="eastAsia"/>
          <w:b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sz w:val="30"/>
          <w:szCs w:val="30"/>
        </w:rPr>
        <w:t>Jinqing</w:t>
      </w:r>
      <w:proofErr w:type="spellEnd"/>
    </w:p>
    <w:p w14:paraId="7F58718B" w14:textId="77777777" w:rsidR="00543F01" w:rsidRDefault="00543F01" w:rsidP="00543F01">
      <w:pPr>
        <w:jc w:val="center"/>
        <w:rPr>
          <w:rFonts w:ascii="Arial" w:hAnsi="Arial" w:cs="Arial"/>
          <w:b/>
          <w:sz w:val="28"/>
          <w:szCs w:val="28"/>
        </w:rPr>
      </w:pPr>
    </w:p>
    <w:p w14:paraId="7F08E72A" w14:textId="77777777" w:rsidR="00543F01" w:rsidRDefault="00543F01" w:rsidP="00543F01">
      <w:pPr>
        <w:jc w:val="center"/>
        <w:rPr>
          <w:rFonts w:ascii="Arial" w:hAnsi="Arial" w:cs="Arial"/>
          <w:b/>
          <w:sz w:val="28"/>
          <w:szCs w:val="28"/>
        </w:rPr>
      </w:pPr>
    </w:p>
    <w:p w14:paraId="13993843" w14:textId="77777777" w:rsidR="00543F01" w:rsidRDefault="00543F01" w:rsidP="00543F01">
      <w:pPr>
        <w:jc w:val="center"/>
        <w:rPr>
          <w:rFonts w:ascii="Arial" w:hAnsi="Arial" w:cs="Arial"/>
          <w:b/>
          <w:sz w:val="28"/>
          <w:szCs w:val="28"/>
        </w:rPr>
      </w:pPr>
    </w:p>
    <w:p w14:paraId="78101B82" w14:textId="77777777" w:rsidR="00543F01" w:rsidRDefault="00543F01" w:rsidP="00543F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Software Institute</w:t>
      </w:r>
    </w:p>
    <w:p w14:paraId="1CFC3AC5" w14:textId="77777777" w:rsidR="00543F01" w:rsidRDefault="00543F01" w:rsidP="00543F0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NANJING UNIVERSITY</w:t>
      </w:r>
    </w:p>
    <w:p w14:paraId="13676AD1" w14:textId="77777777" w:rsidR="00543F01" w:rsidRDefault="00543F01" w:rsidP="00543F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Nanjing, China</w:t>
      </w:r>
    </w:p>
    <w:p w14:paraId="01797FD7" w14:textId="77777777" w:rsidR="00543F01" w:rsidRDefault="00543F01" w:rsidP="00543F01">
      <w:pPr>
        <w:jc w:val="center"/>
      </w:pPr>
      <w:r>
        <w:rPr>
          <w:rFonts w:ascii="Arial" w:hAnsi="Arial" w:cs="Arial" w:hint="eastAsia"/>
          <w:sz w:val="28"/>
          <w:szCs w:val="28"/>
        </w:rPr>
        <w:t>April</w:t>
      </w:r>
      <w:r>
        <w:rPr>
          <w:rFonts w:ascii="Arial" w:hAnsi="Arial" w:cs="Arial"/>
          <w:sz w:val="28"/>
          <w:szCs w:val="28"/>
        </w:rPr>
        <w:t>, 20</w:t>
      </w:r>
      <w:r>
        <w:rPr>
          <w:rFonts w:ascii="Arial" w:hAnsi="Arial" w:cs="Arial" w:hint="eastAsia"/>
          <w:sz w:val="28"/>
          <w:szCs w:val="28"/>
        </w:rPr>
        <w:t>1</w:t>
      </w:r>
      <w:r>
        <w:rPr>
          <w:rFonts w:ascii="Arial" w:hAnsi="Arial" w:cs="Arial"/>
          <w:sz w:val="28"/>
          <w:szCs w:val="28"/>
        </w:rPr>
        <w:t>9</w:t>
      </w:r>
    </w:p>
    <w:p w14:paraId="2D29F927" w14:textId="77777777" w:rsidR="00543F01" w:rsidRDefault="00543F01" w:rsidP="00543F01">
      <w:pPr>
        <w:jc w:val="center"/>
        <w:rPr>
          <w:rFonts w:ascii="黑体" w:eastAsia="黑体"/>
        </w:rPr>
        <w:sectPr w:rsidR="00543F01">
          <w:footerReference w:type="even" r:id="rId12"/>
          <w:head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3E4820CA" w14:textId="77777777" w:rsidR="00543F01" w:rsidRDefault="00543F01" w:rsidP="00543F01">
      <w:pPr>
        <w:pStyle w:val="1"/>
        <w:jc w:val="center"/>
        <w:rPr>
          <w:rFonts w:ascii="黑体" w:eastAsia="黑体"/>
          <w:b w:val="0"/>
        </w:rPr>
      </w:pPr>
      <w:bookmarkStart w:id="26" w:name="_Toc187761918"/>
      <w:bookmarkStart w:id="27" w:name="_Toc187764274"/>
      <w:bookmarkStart w:id="28" w:name="_Toc9453451"/>
      <w:bookmarkStart w:id="29" w:name="_Toc25947911"/>
      <w:r>
        <w:rPr>
          <w:rFonts w:ascii="黑体" w:eastAsia="黑体" w:hint="eastAsia"/>
          <w:b w:val="0"/>
        </w:rPr>
        <w:t>摘  要</w:t>
      </w:r>
      <w:bookmarkEnd w:id="2"/>
      <w:bookmarkEnd w:id="26"/>
      <w:bookmarkEnd w:id="27"/>
      <w:bookmarkEnd w:id="28"/>
      <w:bookmarkEnd w:id="29"/>
    </w:p>
    <w:p w14:paraId="2BDFCF74" w14:textId="77777777" w:rsidR="00543F01" w:rsidRDefault="00543F01" w:rsidP="00543F01">
      <w:pPr>
        <w:pStyle w:val="1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30" w:name="_Toc136854867"/>
      <w:bookmarkStart w:id="31" w:name="_Toc136854959"/>
      <w:bookmarkStart w:id="32" w:name="_Toc136892744"/>
      <w:bookmarkStart w:id="33" w:name="_Toc136892875"/>
      <w:bookmarkStart w:id="34" w:name="_Toc136892941"/>
      <w:bookmarkStart w:id="35" w:name="_Toc136947298"/>
      <w:bookmarkStart w:id="36" w:name="_Toc137200754"/>
      <w:bookmarkStart w:id="37" w:name="_Toc137201221"/>
      <w:bookmarkStart w:id="38" w:name="_Toc187122267"/>
      <w:bookmarkStart w:id="39" w:name="_Toc187761919"/>
      <w:bookmarkStart w:id="40" w:name="_Toc187764275"/>
      <w:bookmarkStart w:id="41" w:name="_Toc9453452"/>
      <w:bookmarkStart w:id="42" w:name="_Toc25947912"/>
      <w:r>
        <w:rPr>
          <w:rFonts w:ascii="Arial" w:hAnsi="Arial" w:cs="Arial"/>
        </w:rPr>
        <w:lastRenderedPageBreak/>
        <w:t>Abstract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3DF3FADA" w14:textId="77777777" w:rsidR="00543F01" w:rsidRDefault="00543F01" w:rsidP="00F81349">
      <w:pPr>
        <w:rPr>
          <w:sz w:val="24"/>
        </w:rPr>
      </w:pPr>
    </w:p>
    <w:p w14:paraId="60298B66" w14:textId="77777777" w:rsidR="00563AC6" w:rsidRDefault="00563AC6" w:rsidP="00F81349">
      <w:pPr>
        <w:rPr>
          <w:sz w:val="24"/>
        </w:rPr>
      </w:pPr>
    </w:p>
    <w:p w14:paraId="10FCA0E3" w14:textId="34D5A1BF" w:rsidR="00563AC6" w:rsidRDefault="00563AC6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6A778E52" w14:textId="77777777" w:rsidR="00563AC6" w:rsidRDefault="00563AC6" w:rsidP="00F81349">
      <w:pPr>
        <w:rPr>
          <w:sz w:val="24"/>
        </w:rPr>
      </w:pPr>
    </w:p>
    <w:p w14:paraId="1239BBCE" w14:textId="4692A1AA" w:rsidR="00563AC6" w:rsidRDefault="00563AC6" w:rsidP="00563AC6">
      <w:pPr>
        <w:pStyle w:val="1"/>
        <w:jc w:val="center"/>
        <w:sectPr w:rsidR="00563AC6" w:rsidSect="00563AC6">
          <w:headerReference w:type="default" r:id="rId14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bookmarkStart w:id="43" w:name="_Toc25758701"/>
      <w:r>
        <w:rPr>
          <w:rFonts w:ascii="黑体" w:eastAsia="黑体" w:hint="eastAsia"/>
        </w:rPr>
        <w:t>图目录</w:t>
      </w:r>
      <w:bookmarkEnd w:id="43"/>
    </w:p>
    <w:p w14:paraId="1C01BFE9" w14:textId="7DF54135" w:rsidR="00563AC6" w:rsidRPr="00563AC6" w:rsidRDefault="00563AC6" w:rsidP="00563AC6">
      <w:pPr>
        <w:pStyle w:val="1"/>
        <w:jc w:val="center"/>
        <w:rPr>
          <w:noProof/>
        </w:rPr>
        <w:sectPr w:rsidR="00563AC6" w:rsidRPr="00563AC6">
          <w:headerReference w:type="default" r:id="rId15"/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r>
        <w:rPr>
          <w:rFonts w:ascii="黑体" w:eastAsia="黑体"/>
        </w:rPr>
        <w:br w:type="page"/>
      </w:r>
      <w:bookmarkStart w:id="44" w:name="_Toc25758703"/>
      <w:r>
        <w:rPr>
          <w:rFonts w:ascii="黑体" w:eastAsia="黑体" w:hint="eastAsia"/>
        </w:rPr>
        <w:lastRenderedPageBreak/>
        <w:t>表目录</w:t>
      </w:r>
      <w:bookmarkEnd w:id="44"/>
    </w:p>
    <w:p w14:paraId="02AAE020" w14:textId="0A2BFE0D" w:rsidR="00563AC6" w:rsidRPr="00563AC6" w:rsidRDefault="00563AC6" w:rsidP="00563AC6">
      <w:pPr>
        <w:rPr>
          <w:sz w:val="24"/>
        </w:rPr>
        <w:sectPr w:rsidR="00563AC6" w:rsidRPr="00563AC6">
          <w:headerReference w:type="default" r:id="rId16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32143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FC7C93" w14:textId="074FF6DC" w:rsidR="00F81349" w:rsidRDefault="00F81349">
          <w:pPr>
            <w:pStyle w:val="TOC"/>
          </w:pPr>
          <w:r>
            <w:rPr>
              <w:lang w:val="zh-CN"/>
            </w:rPr>
            <w:t>目录</w:t>
          </w:r>
        </w:p>
        <w:p w14:paraId="5392C27B" w14:textId="6F5AE3C4" w:rsidR="00F81349" w:rsidRDefault="00F8134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947911" w:history="1">
            <w:r w:rsidRPr="001E1952">
              <w:rPr>
                <w:rStyle w:val="af"/>
                <w:rFonts w:ascii="黑体" w:eastAsia="黑体"/>
                <w:noProof/>
              </w:rPr>
              <w:t>摘  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_Toc25947911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BC2AC" w14:textId="77BA9324" w:rsidR="00F81349" w:rsidRDefault="001B41D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5947912" w:history="1">
            <w:r w:rsidR="00F81349" w:rsidRPr="001E1952">
              <w:rPr>
                <w:rStyle w:val="af"/>
                <w:rFonts w:ascii="Arial" w:hAnsi="Arial" w:cs="Arial"/>
                <w:noProof/>
              </w:rPr>
              <w:t>Abstract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_Toc25947912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VI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4FA82018" w14:textId="52320D3B" w:rsidR="00F81349" w:rsidRDefault="001B41D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5947913" w:history="1">
            <w:r w:rsidR="00F81349" w:rsidRPr="001E1952">
              <w:rPr>
                <w:rStyle w:val="af"/>
                <w:rFonts w:ascii="黑体" w:eastAsia="黑体"/>
                <w:noProof/>
              </w:rPr>
              <w:t>第一章  引言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_Toc25947913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8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7FE409DD" w14:textId="544C81E1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14" w:history="1">
            <w:r w:rsidR="00F81349" w:rsidRPr="001E1952">
              <w:rPr>
                <w:rStyle w:val="af"/>
                <w:noProof/>
              </w:rPr>
              <w:t>1.1 项目背景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_Toc25947914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8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6A5B589F" w14:textId="0FD6ACDC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15" w:history="1">
            <w:r w:rsidR="00F81349" w:rsidRPr="001E1952">
              <w:rPr>
                <w:rStyle w:val="af"/>
                <w:noProof/>
              </w:rPr>
              <w:t>1.2 国内外发展现状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_Toc25947915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9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4D63B6FC" w14:textId="2A331C16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16" w:history="1">
            <w:r w:rsidR="00F81349" w:rsidRPr="001E1952">
              <w:rPr>
                <w:rStyle w:val="af"/>
                <w:rFonts w:eastAsia="宋体" w:cs="Arial"/>
                <w:noProof/>
              </w:rPr>
              <w:t xml:space="preserve">1.3 </w:t>
            </w:r>
            <w:r w:rsidR="00F81349" w:rsidRPr="001E1952">
              <w:rPr>
                <w:rStyle w:val="af"/>
                <w:noProof/>
              </w:rPr>
              <w:t>本文主要工作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_Toc25947916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9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056FB89E" w14:textId="34AF42D0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17" w:history="1">
            <w:r w:rsidR="00F81349" w:rsidRPr="001E1952">
              <w:rPr>
                <w:rStyle w:val="af"/>
                <w:rFonts w:eastAsia="宋体" w:cs="Arial"/>
                <w:noProof/>
              </w:rPr>
              <w:t xml:space="preserve">1.4 </w:t>
            </w:r>
            <w:r w:rsidR="00F81349" w:rsidRPr="001E1952">
              <w:rPr>
                <w:rStyle w:val="af"/>
                <w:noProof/>
              </w:rPr>
              <w:t>本文的组织结构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_Toc25947917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9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2A0A3B6C" w14:textId="0BDD8F1B" w:rsidR="00F81349" w:rsidRDefault="001B41D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5947918" w:history="1">
            <w:r w:rsidR="00F81349" w:rsidRPr="001E1952">
              <w:rPr>
                <w:rStyle w:val="af"/>
                <w:rFonts w:ascii="Arial" w:eastAsia="黑体" w:hAnsi="Arial" w:cs="Arial"/>
                <w:noProof/>
              </w:rPr>
              <w:t>第二章</w:t>
            </w:r>
            <w:r w:rsidR="00F81349" w:rsidRPr="001E1952">
              <w:rPr>
                <w:rStyle w:val="af"/>
                <w:rFonts w:ascii="Arial" w:eastAsia="黑体" w:hAnsi="Arial" w:cs="Arial"/>
                <w:noProof/>
              </w:rPr>
              <w:t xml:space="preserve">  </w:t>
            </w:r>
            <w:r w:rsidR="00F81349" w:rsidRPr="001E1952">
              <w:rPr>
                <w:rStyle w:val="af"/>
                <w:rFonts w:ascii="Arial" w:eastAsia="黑体" w:hAnsi="Arial" w:cs="Arial"/>
                <w:noProof/>
              </w:rPr>
              <w:t>技术综述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_Toc25947918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9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659676A6" w14:textId="4CD607CC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19" w:history="1">
            <w:r w:rsidR="00F81349" w:rsidRPr="001E1952">
              <w:rPr>
                <w:rStyle w:val="af"/>
                <w:rFonts w:eastAsia="宋体" w:cs="Arial"/>
                <w:noProof/>
              </w:rPr>
              <w:t>2.1 SpringBoot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_Toc25947919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9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5852A508" w14:textId="339FAF58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20" w:history="1">
            <w:r w:rsidR="00F81349" w:rsidRPr="001E1952">
              <w:rPr>
                <w:rStyle w:val="af"/>
                <w:rFonts w:eastAsia="宋体" w:cs="Arial"/>
                <w:noProof/>
              </w:rPr>
              <w:t>2.2 MaxQ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_Toc25947920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9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7591FEDE" w14:textId="5784EA36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21" w:history="1">
            <w:r w:rsidR="00F81349" w:rsidRPr="001E1952">
              <w:rPr>
                <w:rStyle w:val="af"/>
                <w:rFonts w:eastAsia="宋体" w:cs="Arial"/>
                <w:noProof/>
              </w:rPr>
              <w:t>2.3 Huskar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_Toc25947921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10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7CEB781E" w14:textId="1A18B3C9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22" w:history="1">
            <w:r w:rsidR="00F81349" w:rsidRPr="001E1952">
              <w:rPr>
                <w:rStyle w:val="af"/>
                <w:rFonts w:eastAsia="宋体" w:cs="Arial"/>
                <w:noProof/>
              </w:rPr>
              <w:t>2.4 WorkFlow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_Toc25947922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10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706BFF45" w14:textId="669DA3DE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23" w:history="1">
            <w:r w:rsidR="00F81349" w:rsidRPr="001E1952">
              <w:rPr>
                <w:rStyle w:val="af"/>
                <w:rFonts w:eastAsia="宋体" w:cs="Arial"/>
                <w:noProof/>
              </w:rPr>
              <w:t>2.5 Redis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_Toc25947923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10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7A2CFB51" w14:textId="690FAB99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24" w:history="1">
            <w:r w:rsidR="00F81349" w:rsidRPr="001E1952">
              <w:rPr>
                <w:rStyle w:val="af"/>
                <w:rFonts w:eastAsia="宋体" w:cs="Arial"/>
                <w:noProof/>
              </w:rPr>
              <w:t xml:space="preserve">2.6 </w:t>
            </w:r>
            <w:r w:rsidR="00F81349" w:rsidRPr="001E1952">
              <w:rPr>
                <w:rStyle w:val="af"/>
                <w:rFonts w:eastAsia="宋体" w:cs="Arial"/>
                <w:noProof/>
              </w:rPr>
              <w:t>本章小结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_Toc25947924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10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2AB23901" w14:textId="476E2736" w:rsidR="00F81349" w:rsidRDefault="001B41D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5947925" w:history="1">
            <w:r w:rsidR="00F81349" w:rsidRPr="001E1952">
              <w:rPr>
                <w:rStyle w:val="af"/>
                <w:rFonts w:ascii="Arial" w:eastAsia="黑体" w:hAnsi="Arial" w:cs="Arial"/>
                <w:noProof/>
              </w:rPr>
              <w:t>第三章</w:t>
            </w:r>
            <w:r w:rsidR="00F81349" w:rsidRPr="001E1952">
              <w:rPr>
                <w:rStyle w:val="af"/>
                <w:rFonts w:ascii="Arial" w:eastAsia="黑体" w:hAnsi="Arial" w:cs="Arial"/>
                <w:noProof/>
              </w:rPr>
              <w:t xml:space="preserve">  </w:t>
            </w:r>
            <w:r w:rsidR="00F81349" w:rsidRPr="001E1952">
              <w:rPr>
                <w:rStyle w:val="af"/>
                <w:rFonts w:ascii="Arial" w:eastAsia="黑体" w:hAnsi="Arial" w:cs="Arial"/>
                <w:noProof/>
              </w:rPr>
              <w:t>系统分析与设计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_Toc25947925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11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1241A878" w14:textId="624C810C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26" w:history="1">
            <w:r w:rsidR="00F81349" w:rsidRPr="001E1952">
              <w:rPr>
                <w:rStyle w:val="af"/>
                <w:noProof/>
              </w:rPr>
              <w:t>3.1 系统总体规划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_Toc25947926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11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7BE8B38B" w14:textId="2CC99B29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27" w:history="1">
            <w:r w:rsidR="00F81349" w:rsidRPr="001E1952">
              <w:rPr>
                <w:rStyle w:val="af"/>
                <w:noProof/>
              </w:rPr>
              <w:t>3.2 系统需求分析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_Toc25947927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11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293CE54A" w14:textId="7DA6B577" w:rsidR="00F81349" w:rsidRDefault="001B41D4" w:rsidP="00F81349">
          <w:pPr>
            <w:pStyle w:val="TOC3"/>
            <w:rPr>
              <w:noProof/>
            </w:rPr>
          </w:pPr>
          <w:hyperlink w:anchor="_Toc25947928" w:history="1">
            <w:r w:rsidR="00F81349" w:rsidRPr="001E1952">
              <w:rPr>
                <w:rStyle w:val="af"/>
                <w:noProof/>
              </w:rPr>
              <w:t>3.2.1 规则管理模块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_Toc25947928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11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20352339" w14:textId="24661322" w:rsidR="00F81349" w:rsidRDefault="001B41D4" w:rsidP="00F81349">
          <w:pPr>
            <w:pStyle w:val="TOC3"/>
            <w:rPr>
              <w:noProof/>
            </w:rPr>
          </w:pPr>
          <w:hyperlink w:anchor="_Toc25947929" w:history="1">
            <w:r w:rsidR="00F81349" w:rsidRPr="001E1952">
              <w:rPr>
                <w:rStyle w:val="af"/>
                <w:noProof/>
              </w:rPr>
              <w:t>3.2.2</w:t>
            </w:r>
            <w:r w:rsidR="00F81349">
              <w:rPr>
                <w:noProof/>
              </w:rPr>
              <w:t xml:space="preserve"> </w:t>
            </w:r>
            <w:r w:rsidR="00F81349" w:rsidRPr="001E1952">
              <w:rPr>
                <w:rStyle w:val="af"/>
                <w:noProof/>
              </w:rPr>
              <w:t>审核流模块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_Toc25947929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12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3195054B" w14:textId="32A93869" w:rsidR="00F81349" w:rsidRDefault="001B41D4" w:rsidP="00F81349">
          <w:pPr>
            <w:pStyle w:val="TOC3"/>
            <w:tabs>
              <w:tab w:val="clear" w:pos="1680"/>
            </w:tabs>
            <w:rPr>
              <w:noProof/>
            </w:rPr>
          </w:pPr>
          <w:hyperlink w:anchor="_Toc25947930" w:history="1">
            <w:r w:rsidR="00F81349" w:rsidRPr="001E1952">
              <w:rPr>
                <w:rStyle w:val="af"/>
                <w:noProof/>
              </w:rPr>
              <w:t>3.2.3</w:t>
            </w:r>
            <w:r w:rsidR="00F81349">
              <w:rPr>
                <w:noProof/>
              </w:rPr>
              <w:t xml:space="preserve"> </w:t>
            </w:r>
            <w:r w:rsidR="00F81349" w:rsidRPr="001E1952">
              <w:rPr>
                <w:rStyle w:val="af"/>
                <w:noProof/>
              </w:rPr>
              <w:t>业务处理模块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_Toc25947930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13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3CF8E1F1" w14:textId="529BFE94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31" w:history="1">
            <w:r w:rsidR="00F81349" w:rsidRPr="001E1952">
              <w:rPr>
                <w:rStyle w:val="af"/>
                <w:noProof/>
              </w:rPr>
              <w:t>3.3 非功能性需求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_Toc25947931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15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3300B045" w14:textId="57216998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32" w:history="1">
            <w:r w:rsidR="00F81349" w:rsidRPr="001E1952">
              <w:rPr>
                <w:rStyle w:val="af"/>
                <w:noProof/>
              </w:rPr>
              <w:t>3.5 数据库设计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_Toc25947932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15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3C77191D" w14:textId="008D9944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33" w:history="1">
            <w:r w:rsidR="00F81349" w:rsidRPr="001E1952">
              <w:rPr>
                <w:rStyle w:val="af"/>
                <w:noProof/>
              </w:rPr>
              <w:t>3.6 本章小结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_Toc25947933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15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400B4367" w14:textId="168C7780" w:rsidR="00F81349" w:rsidRDefault="001B41D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5947934" w:history="1">
            <w:r w:rsidR="00F81349" w:rsidRPr="001E1952">
              <w:rPr>
                <w:rStyle w:val="af"/>
                <w:rFonts w:ascii="黑体" w:eastAsia="黑体"/>
                <w:noProof/>
              </w:rPr>
              <w:t>第四章  系统实现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_Toc25947934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15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0B25A668" w14:textId="68FDE6AE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35" w:history="1">
            <w:r w:rsidR="00F81349" w:rsidRPr="001E1952">
              <w:rPr>
                <w:rStyle w:val="af"/>
                <w:noProof/>
              </w:rPr>
              <w:t>4.1 规则配置模块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_Toc25947935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15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3E6D8B0B" w14:textId="7D958B55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36" w:history="1">
            <w:r w:rsidR="00F81349" w:rsidRPr="001E1952">
              <w:rPr>
                <w:rStyle w:val="af"/>
                <w:noProof/>
              </w:rPr>
              <w:t>4.2 审核流模块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_Toc25947936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16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0B7C05BB" w14:textId="6DE63268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37" w:history="1">
            <w:r w:rsidR="00F81349" w:rsidRPr="001E1952">
              <w:rPr>
                <w:rStyle w:val="af"/>
                <w:noProof/>
              </w:rPr>
              <w:t>4.3 业务处理模块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_Toc25947937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17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2FF49D84" w14:textId="344AA27B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38" w:history="1">
            <w:r w:rsidR="00F81349" w:rsidRPr="001E1952">
              <w:rPr>
                <w:rStyle w:val="af"/>
                <w:noProof/>
              </w:rPr>
              <w:t>4.5 系统测试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_Toc25947938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17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564BAED6" w14:textId="4DEF39FF" w:rsidR="00F81349" w:rsidRDefault="001B41D4" w:rsidP="00F81349">
          <w:pPr>
            <w:pStyle w:val="TOC3"/>
            <w:rPr>
              <w:noProof/>
            </w:rPr>
          </w:pPr>
          <w:hyperlink w:anchor="_Toc25947939" w:history="1">
            <w:r w:rsidR="00F81349" w:rsidRPr="001E1952">
              <w:rPr>
                <w:rStyle w:val="af"/>
                <w:noProof/>
              </w:rPr>
              <w:t>4.5.1 测试环境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_Toc25947939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17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307F3870" w14:textId="1AFF37CD" w:rsidR="00F81349" w:rsidRDefault="001B41D4" w:rsidP="00F81349">
          <w:pPr>
            <w:pStyle w:val="TOC3"/>
            <w:rPr>
              <w:noProof/>
            </w:rPr>
          </w:pPr>
          <w:hyperlink w:anchor="_Toc25947940" w:history="1">
            <w:r w:rsidR="00F81349" w:rsidRPr="001E1952">
              <w:rPr>
                <w:rStyle w:val="af"/>
                <w:noProof/>
              </w:rPr>
              <w:t>4.5.2 测试设计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_Toc25947940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17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1BA4DB5C" w14:textId="3960B7A1" w:rsidR="00F81349" w:rsidRDefault="001B41D4" w:rsidP="00F81349">
          <w:pPr>
            <w:pStyle w:val="TOC3"/>
            <w:rPr>
              <w:noProof/>
            </w:rPr>
          </w:pPr>
          <w:hyperlink w:anchor="_Toc25947941" w:history="1">
            <w:r w:rsidR="00F81349" w:rsidRPr="001E1952">
              <w:rPr>
                <w:rStyle w:val="af"/>
                <w:noProof/>
              </w:rPr>
              <w:t>4.5.3 测试结果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_Toc25947941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17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1E801484" w14:textId="23DF5E33" w:rsidR="00F81349" w:rsidRDefault="001B41D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5947942" w:history="1">
            <w:r w:rsidR="00F81349" w:rsidRPr="001E1952">
              <w:rPr>
                <w:rStyle w:val="af"/>
                <w:rFonts w:ascii="黑体" w:eastAsia="黑体"/>
                <w:noProof/>
              </w:rPr>
              <w:t>第五章  总结与展望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_Toc25947942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17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329FD95B" w14:textId="2EE1C31C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43" w:history="1">
            <w:r w:rsidR="00F81349" w:rsidRPr="001E1952">
              <w:rPr>
                <w:rStyle w:val="af"/>
                <w:noProof/>
              </w:rPr>
              <w:t>5.1 总结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_Toc25947943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17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396243E3" w14:textId="5C22C080" w:rsidR="00F81349" w:rsidRDefault="001B41D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947944" w:history="1">
            <w:r w:rsidR="00F81349" w:rsidRPr="001E1952">
              <w:rPr>
                <w:rStyle w:val="af"/>
                <w:noProof/>
              </w:rPr>
              <w:t>5.2 工作展望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_Toc25947944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17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09D32E6A" w14:textId="06EE9734" w:rsidR="00F81349" w:rsidRDefault="001B41D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5947945" w:history="1">
            <w:r w:rsidR="00F81349" w:rsidRPr="001E1952">
              <w:rPr>
                <w:rStyle w:val="af"/>
                <w:rFonts w:ascii="黑体" w:eastAsia="黑体"/>
                <w:noProof/>
              </w:rPr>
              <w:t>参 考 文 献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_Toc25947945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18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05A84EE9" w14:textId="7298F58A" w:rsidR="00F81349" w:rsidRDefault="001B41D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5947946" w:history="1">
            <w:r w:rsidR="00F81349" w:rsidRPr="001E1952">
              <w:rPr>
                <w:rStyle w:val="af"/>
                <w:rFonts w:ascii="黑体" w:eastAsia="黑体"/>
                <w:noProof/>
              </w:rPr>
              <w:t>致      谢</w:t>
            </w:r>
            <w:r w:rsidR="00F81349">
              <w:rPr>
                <w:noProof/>
                <w:webHidden/>
              </w:rPr>
              <w:tab/>
            </w:r>
            <w:r w:rsidR="00F81349">
              <w:rPr>
                <w:noProof/>
                <w:webHidden/>
              </w:rPr>
              <w:fldChar w:fldCharType="begin"/>
            </w:r>
            <w:r w:rsidR="00F81349">
              <w:rPr>
                <w:noProof/>
                <w:webHidden/>
              </w:rPr>
              <w:instrText xml:space="preserve"> PAGEREF _Toc25947946 \h </w:instrText>
            </w:r>
            <w:r w:rsidR="00F81349">
              <w:rPr>
                <w:noProof/>
                <w:webHidden/>
              </w:rPr>
            </w:r>
            <w:r w:rsidR="00F81349">
              <w:rPr>
                <w:noProof/>
                <w:webHidden/>
              </w:rPr>
              <w:fldChar w:fldCharType="separate"/>
            </w:r>
            <w:r w:rsidR="00F81349">
              <w:rPr>
                <w:noProof/>
                <w:webHidden/>
              </w:rPr>
              <w:t>18</w:t>
            </w:r>
            <w:r w:rsidR="00F81349">
              <w:rPr>
                <w:noProof/>
                <w:webHidden/>
              </w:rPr>
              <w:fldChar w:fldCharType="end"/>
            </w:r>
          </w:hyperlink>
        </w:p>
        <w:p w14:paraId="7843F10F" w14:textId="24E7EF2D" w:rsidR="00F81349" w:rsidRDefault="00F81349">
          <w:r>
            <w:rPr>
              <w:b/>
              <w:bCs/>
              <w:lang w:val="zh-CN"/>
            </w:rPr>
            <w:fldChar w:fldCharType="end"/>
          </w:r>
        </w:p>
      </w:sdtContent>
    </w:sdt>
    <w:p w14:paraId="3C83072E" w14:textId="6ED34334" w:rsidR="000D60CF" w:rsidRPr="008F2FDE" w:rsidRDefault="000D60CF" w:rsidP="000D60CF">
      <w:pPr>
        <w:pStyle w:val="1"/>
        <w:jc w:val="center"/>
        <w:rPr>
          <w:rFonts w:ascii="黑体" w:eastAsia="黑体"/>
        </w:rPr>
      </w:pPr>
      <w:bookmarkStart w:id="45" w:name="_Toc25947913"/>
      <w:r w:rsidRPr="008F2FDE">
        <w:rPr>
          <w:rFonts w:ascii="黑体" w:eastAsia="黑体" w:hint="eastAsia"/>
        </w:rPr>
        <w:lastRenderedPageBreak/>
        <w:t>第一章  引言</w:t>
      </w:r>
      <w:bookmarkEnd w:id="3"/>
      <w:bookmarkEnd w:id="45"/>
    </w:p>
    <w:p w14:paraId="09B74B6E" w14:textId="4666AF46" w:rsidR="000D60CF" w:rsidRDefault="000D60CF" w:rsidP="000D60CF">
      <w:pPr>
        <w:pStyle w:val="2"/>
      </w:pPr>
      <w:bookmarkStart w:id="46" w:name="_Toc5877166"/>
      <w:bookmarkStart w:id="47" w:name="_Toc25947914"/>
      <w:r w:rsidRPr="00634B35">
        <w:t xml:space="preserve">1.1 </w:t>
      </w:r>
      <w:bookmarkEnd w:id="46"/>
      <w:bookmarkEnd w:id="47"/>
      <w:r w:rsidR="00CE27BB">
        <w:rPr>
          <w:rFonts w:hint="eastAsia"/>
        </w:rPr>
        <w:t>项目背景</w:t>
      </w:r>
    </w:p>
    <w:p w14:paraId="653D1AC1" w14:textId="6C5EEC84" w:rsidR="00B221A2" w:rsidRDefault="000D60CF" w:rsidP="00B221A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C4FE8">
        <w:rPr>
          <w:rFonts w:ascii="宋体" w:eastAsia="宋体" w:hAnsi="宋体" w:hint="eastAsia"/>
          <w:sz w:val="24"/>
          <w:szCs w:val="24"/>
        </w:rPr>
        <w:t>论文选题源自于本人实习时参与的“</w:t>
      </w:r>
      <w:r w:rsidR="00DF4380">
        <w:rPr>
          <w:rFonts w:ascii="宋体" w:eastAsia="宋体" w:hAnsi="宋体" w:hint="eastAsia"/>
          <w:sz w:val="24"/>
          <w:szCs w:val="24"/>
        </w:rPr>
        <w:t>饿了么</w:t>
      </w:r>
      <w:r w:rsidR="00CE27BB">
        <w:rPr>
          <w:rFonts w:ascii="宋体" w:eastAsia="宋体" w:hAnsi="宋体" w:hint="eastAsia"/>
          <w:sz w:val="24"/>
          <w:szCs w:val="24"/>
        </w:rPr>
        <w:t>热斧</w:t>
      </w:r>
      <w:r w:rsidR="00DF4380">
        <w:rPr>
          <w:rFonts w:ascii="宋体" w:eastAsia="宋体" w:hAnsi="宋体" w:hint="eastAsia"/>
          <w:sz w:val="24"/>
          <w:szCs w:val="24"/>
        </w:rPr>
        <w:t>平台</w:t>
      </w:r>
      <w:r w:rsidRPr="00AC4FE8">
        <w:rPr>
          <w:rFonts w:ascii="宋体" w:eastAsia="宋体" w:hAnsi="宋体" w:hint="eastAsia"/>
          <w:sz w:val="24"/>
          <w:szCs w:val="24"/>
        </w:rPr>
        <w:t>”。</w:t>
      </w:r>
    </w:p>
    <w:p w14:paraId="6DF86006" w14:textId="6BEB7232" w:rsidR="00B221A2" w:rsidRDefault="00DC02DF" w:rsidP="00B221A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超时是互联网中经常发生的</w:t>
      </w:r>
      <w:r w:rsidR="00B57C1E">
        <w:rPr>
          <w:rFonts w:ascii="宋体" w:eastAsia="宋体" w:hAnsi="宋体" w:hint="eastAsia"/>
          <w:sz w:val="24"/>
          <w:szCs w:val="24"/>
        </w:rPr>
        <w:t>场景</w:t>
      </w:r>
      <w:r>
        <w:rPr>
          <w:rFonts w:ascii="宋体" w:eastAsia="宋体" w:hAnsi="宋体" w:hint="eastAsia"/>
          <w:sz w:val="24"/>
          <w:szCs w:val="24"/>
        </w:rPr>
        <w:t>，在网上购物，嘀嘀打车，点外卖等场景都是可能发生超时的。对于不同的超时场景，有不同的赔付策略，例如滴滴打车，司机没有在规定时间内到达指定地点，用户可以无责取消这笔订单；用户点外卖后，骑手没有在规定时间内将外卖送到指定地点，那么用户就会收到系统赔付的优惠券等。</w:t>
      </w:r>
    </w:p>
    <w:p w14:paraId="15DD6E24" w14:textId="4B7D6533" w:rsidR="00B57C1E" w:rsidRDefault="00DC02DF" w:rsidP="00B57C1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饿了</w:t>
      </w:r>
      <w:proofErr w:type="gramStart"/>
      <w:r>
        <w:rPr>
          <w:rFonts w:ascii="宋体" w:eastAsia="宋体" w:hAnsi="宋体" w:hint="eastAsia"/>
          <w:sz w:val="24"/>
          <w:szCs w:val="24"/>
        </w:rPr>
        <w:t>么</w:t>
      </w:r>
      <w:r w:rsidR="00396B77">
        <w:rPr>
          <w:rFonts w:ascii="宋体" w:eastAsia="宋体" w:hAnsi="宋体" w:hint="eastAsia"/>
          <w:sz w:val="24"/>
          <w:szCs w:val="24"/>
        </w:rPr>
        <w:t>拥有</w:t>
      </w:r>
      <w:proofErr w:type="gramEnd"/>
      <w:r>
        <w:rPr>
          <w:rFonts w:ascii="宋体" w:eastAsia="宋体" w:hAnsi="宋体" w:hint="eastAsia"/>
          <w:sz w:val="24"/>
          <w:szCs w:val="24"/>
        </w:rPr>
        <w:t>一个超时中心，对于每一笔订单，</w:t>
      </w:r>
      <w:r w:rsidR="0076474C">
        <w:rPr>
          <w:rFonts w:ascii="宋体" w:eastAsia="宋体" w:hAnsi="宋体" w:hint="eastAsia"/>
          <w:sz w:val="24"/>
          <w:szCs w:val="24"/>
        </w:rPr>
        <w:t>超时中心都会对其进行判断</w:t>
      </w:r>
      <w:r w:rsidR="00B57C1E">
        <w:rPr>
          <w:rFonts w:ascii="宋体" w:eastAsia="宋体" w:hAnsi="宋体" w:hint="eastAsia"/>
          <w:sz w:val="24"/>
          <w:szCs w:val="24"/>
        </w:rPr>
        <w:t>是否超时</w:t>
      </w:r>
      <w:r w:rsidR="0076474C">
        <w:rPr>
          <w:rFonts w:ascii="宋体" w:eastAsia="宋体" w:hAnsi="宋体" w:hint="eastAsia"/>
          <w:sz w:val="24"/>
          <w:szCs w:val="24"/>
        </w:rPr>
        <w:t>，而判断的标准就是运营人员制定的超时规则</w:t>
      </w:r>
      <w:r w:rsidR="00B57C1E">
        <w:rPr>
          <w:rFonts w:ascii="宋体" w:eastAsia="宋体" w:hAnsi="宋体" w:hint="eastAsia"/>
          <w:sz w:val="24"/>
          <w:szCs w:val="24"/>
        </w:rPr>
        <w:t>。当一笔订单被判定为超时的时候，系统就会执行相应的操作，例如赔付，发送消息</w:t>
      </w:r>
      <w:r w:rsidR="00396B77">
        <w:rPr>
          <w:rFonts w:ascii="宋体" w:eastAsia="宋体" w:hAnsi="宋体" w:hint="eastAsia"/>
          <w:sz w:val="24"/>
          <w:szCs w:val="24"/>
        </w:rPr>
        <w:t>通知</w:t>
      </w:r>
      <w:r w:rsidR="00B57C1E">
        <w:rPr>
          <w:rFonts w:ascii="宋体" w:eastAsia="宋体" w:hAnsi="宋体" w:hint="eastAsia"/>
          <w:sz w:val="24"/>
          <w:szCs w:val="24"/>
        </w:rPr>
        <w:t>等。</w:t>
      </w:r>
    </w:p>
    <w:p w14:paraId="0EA5158A" w14:textId="7DB77D9D" w:rsidR="007C7304" w:rsidRDefault="00A86129" w:rsidP="00396B7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随着市场的不断发展，产品的不断迭代，</w:t>
      </w:r>
      <w:r w:rsidR="008E016C">
        <w:rPr>
          <w:rFonts w:ascii="宋体" w:eastAsia="宋体" w:hAnsi="宋体" w:hint="eastAsia"/>
          <w:sz w:val="24"/>
          <w:szCs w:val="24"/>
        </w:rPr>
        <w:t>当前订单超时场景中，</w:t>
      </w:r>
      <w:r w:rsidR="00F045A9">
        <w:rPr>
          <w:rFonts w:ascii="宋体" w:eastAsia="宋体" w:hAnsi="宋体" w:hint="eastAsia"/>
          <w:sz w:val="24"/>
          <w:szCs w:val="24"/>
        </w:rPr>
        <w:t>除了</w:t>
      </w:r>
      <w:r w:rsidR="008E016C">
        <w:rPr>
          <w:rFonts w:ascii="宋体" w:eastAsia="宋体" w:hAnsi="宋体" w:hint="eastAsia"/>
          <w:sz w:val="24"/>
          <w:szCs w:val="24"/>
        </w:rPr>
        <w:t>物流/骑手本身原因导致订单履约超时外，还涉及到商户以及用户的原因</w:t>
      </w:r>
      <w:r w:rsidR="00334F60">
        <w:rPr>
          <w:rFonts w:ascii="宋体" w:eastAsia="宋体" w:hAnsi="宋体" w:hint="eastAsia"/>
          <w:sz w:val="24"/>
          <w:szCs w:val="24"/>
        </w:rPr>
        <w:t>。</w:t>
      </w:r>
      <w:r w:rsidR="008E016C">
        <w:rPr>
          <w:rFonts w:ascii="宋体" w:eastAsia="宋体" w:hAnsi="宋体" w:hint="eastAsia"/>
          <w:sz w:val="24"/>
          <w:szCs w:val="24"/>
        </w:rPr>
        <w:t>例如：</w:t>
      </w:r>
      <w:proofErr w:type="gramStart"/>
      <w:r w:rsidR="008E016C">
        <w:rPr>
          <w:rFonts w:ascii="宋体" w:eastAsia="宋体" w:hAnsi="宋体" w:hint="eastAsia"/>
          <w:sz w:val="24"/>
          <w:szCs w:val="24"/>
        </w:rPr>
        <w:t>商户没</w:t>
      </w:r>
      <w:proofErr w:type="gramEnd"/>
      <w:r w:rsidR="008E016C">
        <w:rPr>
          <w:rFonts w:ascii="宋体" w:eastAsia="宋体" w:hAnsi="宋体" w:hint="eastAsia"/>
          <w:sz w:val="24"/>
          <w:szCs w:val="24"/>
        </w:rPr>
        <w:t>能够即时准备好餐</w:t>
      </w:r>
      <w:proofErr w:type="gramStart"/>
      <w:r w:rsidR="008E016C">
        <w:rPr>
          <w:rFonts w:ascii="宋体" w:eastAsia="宋体" w:hAnsi="宋体" w:hint="eastAsia"/>
          <w:sz w:val="24"/>
          <w:szCs w:val="24"/>
        </w:rPr>
        <w:t>品导致</w:t>
      </w:r>
      <w:proofErr w:type="gramEnd"/>
      <w:r w:rsidR="008E016C">
        <w:rPr>
          <w:rFonts w:ascii="宋体" w:eastAsia="宋体" w:hAnsi="宋体" w:hint="eastAsia"/>
          <w:sz w:val="24"/>
          <w:szCs w:val="24"/>
        </w:rPr>
        <w:t>超时、商户原因中断配送导致超时、用户联系不上导致超时等</w:t>
      </w:r>
      <w:r w:rsidR="00BA23DA">
        <w:rPr>
          <w:rFonts w:ascii="宋体" w:eastAsia="宋体" w:hAnsi="宋体" w:hint="eastAsia"/>
          <w:sz w:val="24"/>
          <w:szCs w:val="24"/>
        </w:rPr>
        <w:t>。</w:t>
      </w:r>
      <w:r w:rsidR="00B57C1E">
        <w:rPr>
          <w:rFonts w:ascii="宋体" w:eastAsia="宋体" w:hAnsi="宋体" w:hint="eastAsia"/>
          <w:sz w:val="24"/>
          <w:szCs w:val="24"/>
        </w:rPr>
        <w:t>除此之外，命中超时规则之后的</w:t>
      </w:r>
      <w:r w:rsidR="000F6464">
        <w:rPr>
          <w:rFonts w:ascii="宋体" w:eastAsia="宋体" w:hAnsi="宋体" w:hint="eastAsia"/>
          <w:sz w:val="24"/>
          <w:szCs w:val="24"/>
        </w:rPr>
        <w:t>赔付</w:t>
      </w:r>
      <w:r w:rsidR="00B57C1E">
        <w:rPr>
          <w:rFonts w:ascii="宋体" w:eastAsia="宋体" w:hAnsi="宋体" w:hint="eastAsia"/>
          <w:sz w:val="24"/>
          <w:szCs w:val="24"/>
        </w:rPr>
        <w:t>操作，在不同的地区也会有不同的规则，例如对于北上广深等一线以及准一线城市，赔付的标准与三四线城市的标准会有差异</w:t>
      </w:r>
      <w:r w:rsidR="00396B77">
        <w:rPr>
          <w:rFonts w:ascii="宋体" w:eastAsia="宋体" w:hAnsi="宋体" w:hint="eastAsia"/>
          <w:sz w:val="24"/>
          <w:szCs w:val="24"/>
        </w:rPr>
        <w:t>。甚至在不同的天气下，</w:t>
      </w:r>
      <w:r w:rsidR="00B21E93">
        <w:rPr>
          <w:rFonts w:ascii="宋体" w:eastAsia="宋体" w:hAnsi="宋体" w:hint="eastAsia"/>
          <w:sz w:val="24"/>
          <w:szCs w:val="24"/>
        </w:rPr>
        <w:t>赔付的标准</w:t>
      </w:r>
      <w:r w:rsidR="00396B77">
        <w:rPr>
          <w:rFonts w:ascii="宋体" w:eastAsia="宋体" w:hAnsi="宋体" w:hint="eastAsia"/>
          <w:sz w:val="24"/>
          <w:szCs w:val="24"/>
        </w:rPr>
        <w:t>都会不同。</w:t>
      </w:r>
      <w:r w:rsidR="00B57C1E">
        <w:rPr>
          <w:rFonts w:ascii="宋体" w:eastAsia="宋体" w:hAnsi="宋体" w:hint="eastAsia"/>
          <w:sz w:val="24"/>
          <w:szCs w:val="24"/>
        </w:rPr>
        <w:t>超时的场景越来越丰富，</w:t>
      </w:r>
      <w:r w:rsidR="00B21E93">
        <w:rPr>
          <w:rFonts w:ascii="宋体" w:eastAsia="宋体" w:hAnsi="宋体" w:hint="eastAsia"/>
          <w:sz w:val="24"/>
          <w:szCs w:val="24"/>
        </w:rPr>
        <w:t>赔付的标准</w:t>
      </w:r>
      <w:r w:rsidR="00B57C1E">
        <w:rPr>
          <w:rFonts w:ascii="宋体" w:eastAsia="宋体" w:hAnsi="宋体" w:hint="eastAsia"/>
          <w:sz w:val="24"/>
          <w:szCs w:val="24"/>
        </w:rPr>
        <w:t>越来越精细化</w:t>
      </w:r>
      <w:r w:rsidR="00396B77">
        <w:rPr>
          <w:rFonts w:ascii="宋体" w:eastAsia="宋体" w:hAnsi="宋体" w:hint="eastAsia"/>
          <w:sz w:val="24"/>
          <w:szCs w:val="24"/>
        </w:rPr>
        <w:t>，这就导致了运营人员需要及时的新增、变更超时规则。而当前超时规则的判断</w:t>
      </w:r>
      <w:r w:rsidR="00F045A9">
        <w:rPr>
          <w:rFonts w:ascii="宋体" w:eastAsia="宋体" w:hAnsi="宋体" w:hint="eastAsia"/>
          <w:sz w:val="24"/>
          <w:szCs w:val="24"/>
        </w:rPr>
        <w:t>是硬编码在超时中心中，</w:t>
      </w:r>
      <w:r w:rsidR="00396B77">
        <w:rPr>
          <w:rFonts w:ascii="宋体" w:eastAsia="宋体" w:hAnsi="宋体" w:hint="eastAsia"/>
          <w:sz w:val="24"/>
          <w:szCs w:val="24"/>
        </w:rPr>
        <w:t>对于每一次的规则变更，都需要经过需求评审、技术方案的编写、技术方案的评审、代码的编写、代码的测试以及产品的发布上线。这当中会耗费很多人力，更重要的是，运营</w:t>
      </w:r>
      <w:r w:rsidR="000F6464">
        <w:rPr>
          <w:rFonts w:ascii="宋体" w:eastAsia="宋体" w:hAnsi="宋体" w:hint="eastAsia"/>
          <w:sz w:val="24"/>
          <w:szCs w:val="24"/>
        </w:rPr>
        <w:t>人员</w:t>
      </w:r>
      <w:r w:rsidR="00396B77">
        <w:rPr>
          <w:rFonts w:ascii="宋体" w:eastAsia="宋体" w:hAnsi="宋体" w:hint="eastAsia"/>
          <w:sz w:val="24"/>
          <w:szCs w:val="24"/>
        </w:rPr>
        <w:t>的需求不能够得到及时的响应。因此，</w:t>
      </w:r>
      <w:r w:rsidR="00951470">
        <w:rPr>
          <w:rFonts w:ascii="宋体" w:eastAsia="宋体" w:hAnsi="宋体" w:hint="eastAsia"/>
          <w:sz w:val="24"/>
          <w:szCs w:val="24"/>
        </w:rPr>
        <w:t>开发</w:t>
      </w:r>
      <w:r w:rsidR="00396B77">
        <w:rPr>
          <w:rFonts w:ascii="宋体" w:eastAsia="宋体" w:hAnsi="宋体" w:hint="eastAsia"/>
          <w:sz w:val="24"/>
          <w:szCs w:val="24"/>
        </w:rPr>
        <w:t>一个能够应对多样性规则，并且能够即时响应需求的系统</w:t>
      </w:r>
      <w:r w:rsidR="00951470">
        <w:rPr>
          <w:rFonts w:ascii="宋体" w:eastAsia="宋体" w:hAnsi="宋体" w:hint="eastAsia"/>
          <w:sz w:val="24"/>
          <w:szCs w:val="24"/>
        </w:rPr>
        <w:t>很有必要。</w:t>
      </w:r>
    </w:p>
    <w:p w14:paraId="789982A3" w14:textId="035AF3C3" w:rsidR="00C70BB7" w:rsidRDefault="00036DFF" w:rsidP="00B21CF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为了解决上述问题，本文设计和实现了“饿了么</w:t>
      </w:r>
      <w:r w:rsidR="000A35FA">
        <w:rPr>
          <w:rFonts w:ascii="宋体" w:eastAsia="宋体" w:hAnsi="宋体" w:hint="eastAsia"/>
          <w:sz w:val="24"/>
          <w:szCs w:val="24"/>
        </w:rPr>
        <w:t>热斧</w:t>
      </w:r>
      <w:r w:rsidR="00951470">
        <w:rPr>
          <w:rFonts w:ascii="宋体" w:eastAsia="宋体" w:hAnsi="宋体" w:hint="eastAsia"/>
          <w:sz w:val="24"/>
          <w:szCs w:val="24"/>
        </w:rPr>
        <w:t>系统</w:t>
      </w:r>
      <w:r>
        <w:rPr>
          <w:rFonts w:ascii="宋体" w:eastAsia="宋体" w:hAnsi="宋体" w:hint="eastAsia"/>
          <w:sz w:val="24"/>
          <w:szCs w:val="24"/>
        </w:rPr>
        <w:t>”</w:t>
      </w:r>
      <w:r w:rsidR="00E42E2B">
        <w:rPr>
          <w:rFonts w:ascii="宋体" w:eastAsia="宋体" w:hAnsi="宋体" w:hint="eastAsia"/>
          <w:sz w:val="24"/>
          <w:szCs w:val="24"/>
        </w:rPr>
        <w:t>，</w:t>
      </w:r>
      <w:r w:rsidR="00951470">
        <w:rPr>
          <w:rFonts w:ascii="宋体" w:eastAsia="宋体" w:hAnsi="宋体" w:hint="eastAsia"/>
          <w:sz w:val="24"/>
          <w:szCs w:val="24"/>
        </w:rPr>
        <w:t>系统通过网页配置规则的方式，解决了规则多样性的问题</w:t>
      </w:r>
      <w:r w:rsidR="00E04B53">
        <w:rPr>
          <w:rFonts w:ascii="宋体" w:eastAsia="宋体" w:hAnsi="宋体" w:hint="eastAsia"/>
          <w:sz w:val="24"/>
          <w:szCs w:val="24"/>
        </w:rPr>
        <w:t>；通过表达式引擎，可以执行配置完成的规则，能够及时响应需求的变更。</w:t>
      </w:r>
    </w:p>
    <w:p w14:paraId="08172681" w14:textId="692B01BB" w:rsidR="00AC4FE8" w:rsidRDefault="00A76E3D" w:rsidP="00AC4FE8">
      <w:pPr>
        <w:pStyle w:val="2"/>
      </w:pPr>
      <w:bookmarkStart w:id="48" w:name="_Toc9453457"/>
      <w:bookmarkStart w:id="49" w:name="_Toc25947915"/>
      <w:r>
        <w:lastRenderedPageBreak/>
        <w:t>1.2</w:t>
      </w:r>
      <w:r w:rsidR="004C6632">
        <w:t xml:space="preserve"> </w:t>
      </w:r>
      <w:r>
        <w:rPr>
          <w:rFonts w:hint="eastAsia"/>
        </w:rPr>
        <w:t>国内外发展</w:t>
      </w:r>
      <w:bookmarkEnd w:id="48"/>
      <w:r>
        <w:rPr>
          <w:rFonts w:hint="eastAsia"/>
        </w:rPr>
        <w:t>现状</w:t>
      </w:r>
      <w:bookmarkEnd w:id="49"/>
    </w:p>
    <w:p w14:paraId="33F9709C" w14:textId="487A221A" w:rsidR="008328F6" w:rsidRDefault="008328F6" w:rsidP="004530B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规则的可</w:t>
      </w:r>
      <w:proofErr w:type="gramStart"/>
      <w:r>
        <w:rPr>
          <w:rFonts w:ascii="宋体" w:eastAsia="宋体" w:hAnsi="宋体" w:hint="eastAsia"/>
          <w:sz w:val="24"/>
          <w:szCs w:val="24"/>
        </w:rPr>
        <w:t>配置化多应用</w:t>
      </w:r>
      <w:proofErr w:type="gramEnd"/>
      <w:r>
        <w:rPr>
          <w:rFonts w:ascii="宋体" w:eastAsia="宋体" w:hAnsi="宋体" w:hint="eastAsia"/>
          <w:sz w:val="24"/>
          <w:szCs w:val="24"/>
        </w:rPr>
        <w:t>于业务逻辑多变的情况。</w:t>
      </w:r>
    </w:p>
    <w:p w14:paraId="5C7F02A0" w14:textId="160478DF" w:rsidR="004530B0" w:rsidRDefault="004530B0" w:rsidP="00BA04E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网易考拉规则引擎</w:t>
      </w:r>
      <w:r w:rsidR="00CF3ABE">
        <w:rPr>
          <w:rFonts w:ascii="宋体" w:eastAsia="宋体" w:hAnsi="宋体" w:hint="eastAsia"/>
          <w:sz w:val="24"/>
          <w:szCs w:val="24"/>
        </w:rPr>
        <w:t>平台</w:t>
      </w:r>
      <w:r>
        <w:rPr>
          <w:rFonts w:ascii="宋体" w:eastAsia="宋体" w:hAnsi="宋体" w:hint="eastAsia"/>
          <w:sz w:val="24"/>
          <w:szCs w:val="24"/>
        </w:rPr>
        <w:t>是网易旗下的</w:t>
      </w:r>
      <w:r w:rsidR="00CF3ABE">
        <w:rPr>
          <w:rFonts w:ascii="宋体" w:eastAsia="宋体" w:hAnsi="宋体" w:hint="eastAsia"/>
          <w:sz w:val="24"/>
          <w:szCs w:val="24"/>
        </w:rPr>
        <w:t>一款规则引擎系统，</w:t>
      </w:r>
      <w:r w:rsidR="00E12FCC">
        <w:rPr>
          <w:rFonts w:ascii="宋体" w:eastAsia="宋体" w:hAnsi="宋体" w:hint="eastAsia"/>
          <w:sz w:val="24"/>
          <w:szCs w:val="24"/>
        </w:rPr>
        <w:t>主要的业务对接方为敏感日志操作判定规则以及</w:t>
      </w:r>
      <w:proofErr w:type="gramStart"/>
      <w:r w:rsidR="00E12FCC">
        <w:rPr>
          <w:rFonts w:ascii="宋体" w:eastAsia="宋体" w:hAnsi="宋体" w:hint="eastAsia"/>
          <w:sz w:val="24"/>
          <w:szCs w:val="24"/>
        </w:rPr>
        <w:t>业务风控中风</w:t>
      </w:r>
      <w:proofErr w:type="gramEnd"/>
      <w:r w:rsidR="00E12FCC">
        <w:rPr>
          <w:rFonts w:ascii="宋体" w:eastAsia="宋体" w:hAnsi="宋体" w:hint="eastAsia"/>
          <w:sz w:val="24"/>
          <w:szCs w:val="24"/>
        </w:rPr>
        <w:t>控判定规则。</w:t>
      </w:r>
      <w:r w:rsidR="008F05CB">
        <w:rPr>
          <w:rFonts w:ascii="宋体" w:eastAsia="宋体" w:hAnsi="宋体" w:hint="eastAsia"/>
          <w:sz w:val="24"/>
          <w:szCs w:val="24"/>
        </w:rPr>
        <w:t>系统分为四个层面服务层、引擎层、计算层和存储层。</w:t>
      </w:r>
      <w:r w:rsidR="00BA04EF">
        <w:rPr>
          <w:rFonts w:ascii="宋体" w:eastAsia="宋体" w:hAnsi="宋体" w:hint="eastAsia"/>
          <w:sz w:val="24"/>
          <w:szCs w:val="24"/>
        </w:rPr>
        <w:t>服务</w:t>
      </w:r>
      <w:proofErr w:type="gramStart"/>
      <w:r w:rsidR="00BA04EF">
        <w:rPr>
          <w:rFonts w:ascii="宋体" w:eastAsia="宋体" w:hAnsi="宋体" w:hint="eastAsia"/>
          <w:sz w:val="24"/>
          <w:szCs w:val="24"/>
        </w:rPr>
        <w:t>层负责</w:t>
      </w:r>
      <w:proofErr w:type="gramEnd"/>
      <w:r w:rsidR="00BA04EF">
        <w:rPr>
          <w:rFonts w:ascii="宋体" w:eastAsia="宋体" w:hAnsi="宋体" w:hint="eastAsia"/>
          <w:sz w:val="24"/>
          <w:szCs w:val="24"/>
        </w:rPr>
        <w:t>接入服务，引擎层主要负责执行规则，计算</w:t>
      </w:r>
      <w:proofErr w:type="gramStart"/>
      <w:r w:rsidR="00BA04EF">
        <w:rPr>
          <w:rFonts w:ascii="宋体" w:eastAsia="宋体" w:hAnsi="宋体" w:hint="eastAsia"/>
          <w:sz w:val="24"/>
          <w:szCs w:val="24"/>
        </w:rPr>
        <w:t>层负责</w:t>
      </w:r>
      <w:proofErr w:type="gramEnd"/>
      <w:r w:rsidR="00BA04EF">
        <w:rPr>
          <w:rFonts w:ascii="宋体" w:eastAsia="宋体" w:hAnsi="宋体" w:hint="eastAsia"/>
          <w:sz w:val="24"/>
          <w:szCs w:val="24"/>
        </w:rPr>
        <w:t>指标计算和模型训练，存储</w:t>
      </w:r>
      <w:proofErr w:type="gramStart"/>
      <w:r w:rsidR="00BA04EF">
        <w:rPr>
          <w:rFonts w:ascii="宋体" w:eastAsia="宋体" w:hAnsi="宋体" w:hint="eastAsia"/>
          <w:sz w:val="24"/>
          <w:szCs w:val="24"/>
        </w:rPr>
        <w:t>层负责</w:t>
      </w:r>
      <w:proofErr w:type="gramEnd"/>
      <w:r w:rsidR="00BA04EF">
        <w:rPr>
          <w:rFonts w:ascii="宋体" w:eastAsia="宋体" w:hAnsi="宋体" w:hint="eastAsia"/>
          <w:sz w:val="24"/>
          <w:szCs w:val="24"/>
        </w:rPr>
        <w:t>存储规则、规则执行结果、指标等。其中规则引擎是平台的核心，平台使用了</w:t>
      </w:r>
      <w:r w:rsidR="000305EF">
        <w:rPr>
          <w:rFonts w:ascii="宋体" w:eastAsia="宋体" w:hAnsi="宋体" w:hint="eastAsia"/>
          <w:sz w:val="24"/>
          <w:szCs w:val="24"/>
        </w:rPr>
        <w:t>groovy脚本进行规则引擎的开发。</w:t>
      </w:r>
    </w:p>
    <w:p w14:paraId="0CE9B6BD" w14:textId="767C979C" w:rsidR="00CF3ABE" w:rsidRDefault="00CF3ABE" w:rsidP="004530B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同程</w:t>
      </w:r>
      <w:r w:rsidR="000305EF">
        <w:rPr>
          <w:rFonts w:ascii="宋体" w:eastAsia="宋体" w:hAnsi="宋体" w:hint="eastAsia"/>
          <w:sz w:val="24"/>
          <w:szCs w:val="24"/>
        </w:rPr>
        <w:t>艺龙机票自</w:t>
      </w:r>
      <w:proofErr w:type="gramStart"/>
      <w:r w:rsidR="000305EF">
        <w:rPr>
          <w:rFonts w:ascii="宋体" w:eastAsia="宋体" w:hAnsi="宋体" w:hint="eastAsia"/>
          <w:sz w:val="24"/>
          <w:szCs w:val="24"/>
        </w:rPr>
        <w:t>研</w:t>
      </w:r>
      <w:proofErr w:type="gramEnd"/>
      <w:r w:rsidR="000305EF">
        <w:rPr>
          <w:rFonts w:ascii="宋体" w:eastAsia="宋体" w:hAnsi="宋体" w:hint="eastAsia"/>
          <w:sz w:val="24"/>
          <w:szCs w:val="24"/>
        </w:rPr>
        <w:t>实时规则引擎</w:t>
      </w:r>
      <w:r w:rsidR="00F84AD7">
        <w:rPr>
          <w:rFonts w:ascii="宋体" w:eastAsia="宋体" w:hAnsi="宋体" w:hint="eastAsia"/>
          <w:sz w:val="24"/>
          <w:szCs w:val="24"/>
        </w:rPr>
        <w:t>，基于groovy实现</w:t>
      </w:r>
    </w:p>
    <w:p w14:paraId="65A6C381" w14:textId="7FCE3770" w:rsidR="000305EF" w:rsidRDefault="000305EF" w:rsidP="004530B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阿里巴巴财务平台业务方接入平台</w:t>
      </w:r>
      <w:r w:rsidR="00F84AD7">
        <w:rPr>
          <w:rFonts w:ascii="宋体" w:eastAsia="宋体" w:hAnsi="宋体" w:hint="eastAsia"/>
          <w:sz w:val="24"/>
          <w:szCs w:val="24"/>
        </w:rPr>
        <w:t>，基于groovy实现</w:t>
      </w:r>
    </w:p>
    <w:p w14:paraId="2531B342" w14:textId="04843A6C" w:rsidR="00EA07B3" w:rsidRDefault="00EA07B3" w:rsidP="004530B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美团酒店</w:t>
      </w:r>
      <w:proofErr w:type="gramEnd"/>
      <w:r>
        <w:rPr>
          <w:rFonts w:ascii="宋体" w:eastAsia="宋体" w:hAnsi="宋体" w:hint="eastAsia"/>
          <w:sz w:val="24"/>
          <w:szCs w:val="24"/>
        </w:rPr>
        <w:t>实时规则引擎</w:t>
      </w:r>
      <w:r w:rsidR="00CF22F8">
        <w:rPr>
          <w:rFonts w:ascii="宋体" w:eastAsia="宋体" w:hAnsi="宋体" w:hint="eastAsia"/>
          <w:sz w:val="24"/>
          <w:szCs w:val="24"/>
        </w:rPr>
        <w:t>，基于</w:t>
      </w:r>
      <w:r w:rsidR="006B32F1">
        <w:rPr>
          <w:rFonts w:ascii="宋体" w:eastAsia="宋体" w:hAnsi="宋体" w:hint="eastAsia"/>
          <w:sz w:val="24"/>
          <w:szCs w:val="24"/>
        </w:rPr>
        <w:t>aviator</w:t>
      </w:r>
      <w:r w:rsidR="00CF22F8">
        <w:rPr>
          <w:rFonts w:ascii="宋体" w:eastAsia="宋体" w:hAnsi="宋体" w:hint="eastAsia"/>
          <w:sz w:val="24"/>
          <w:szCs w:val="24"/>
        </w:rPr>
        <w:t>实现</w:t>
      </w:r>
    </w:p>
    <w:p w14:paraId="312B7289" w14:textId="00993D16" w:rsidR="007A7AC9" w:rsidRPr="0033795B" w:rsidRDefault="000305EF" w:rsidP="003379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饿了么营销平台</w:t>
      </w:r>
      <w:r w:rsidR="00F84AD7">
        <w:rPr>
          <w:rFonts w:ascii="宋体" w:eastAsia="宋体" w:hAnsi="宋体" w:hint="eastAsia"/>
          <w:sz w:val="24"/>
          <w:szCs w:val="24"/>
        </w:rPr>
        <w:t>，基于aviator实现。</w:t>
      </w:r>
    </w:p>
    <w:p w14:paraId="697A73CB" w14:textId="15BB6A8A" w:rsidR="00A76E3D" w:rsidRDefault="00A76E3D" w:rsidP="00A76E3D">
      <w:pPr>
        <w:pStyle w:val="2"/>
      </w:pPr>
      <w:bookmarkStart w:id="50" w:name="_Toc9453458"/>
      <w:bookmarkStart w:id="51" w:name="_Toc25947916"/>
      <w:r>
        <w:rPr>
          <w:rFonts w:eastAsia="宋体" w:cs="Arial" w:hint="eastAsia"/>
        </w:rPr>
        <w:t xml:space="preserve">1.3 </w:t>
      </w:r>
      <w:r>
        <w:rPr>
          <w:rFonts w:hint="eastAsia"/>
        </w:rPr>
        <w:t>本文主要工作</w:t>
      </w:r>
      <w:bookmarkEnd w:id="50"/>
      <w:bookmarkEnd w:id="51"/>
    </w:p>
    <w:p w14:paraId="51F2F956" w14:textId="338E0B23" w:rsidR="00AC4CCA" w:rsidRPr="002067E1" w:rsidRDefault="00AC4CCA" w:rsidP="00AC4CCA">
      <w:pPr>
        <w:rPr>
          <w:rFonts w:ascii="宋体" w:eastAsia="宋体" w:hAnsi="宋体"/>
          <w:sz w:val="24"/>
          <w:szCs w:val="24"/>
        </w:rPr>
      </w:pPr>
      <w:r w:rsidRPr="002067E1">
        <w:rPr>
          <w:rFonts w:ascii="宋体" w:eastAsia="宋体" w:hAnsi="宋体"/>
          <w:sz w:val="24"/>
          <w:szCs w:val="24"/>
        </w:rPr>
        <w:tab/>
      </w:r>
    </w:p>
    <w:p w14:paraId="0187C51E" w14:textId="6726FCE1" w:rsidR="00A76E3D" w:rsidRDefault="00A76E3D" w:rsidP="00A76E3D">
      <w:pPr>
        <w:pStyle w:val="2"/>
      </w:pPr>
      <w:bookmarkStart w:id="52" w:name="_Toc9453459"/>
      <w:bookmarkStart w:id="53" w:name="_Toc25947917"/>
      <w:r>
        <w:rPr>
          <w:rFonts w:eastAsia="宋体" w:cs="Arial"/>
        </w:rPr>
        <w:t>1.</w:t>
      </w:r>
      <w:r>
        <w:rPr>
          <w:rFonts w:eastAsia="宋体" w:cs="Arial" w:hint="eastAsia"/>
        </w:rPr>
        <w:t xml:space="preserve">4 </w:t>
      </w:r>
      <w:r w:rsidRPr="00472E28">
        <w:rPr>
          <w:rFonts w:hint="eastAsia"/>
        </w:rPr>
        <w:t>本文的组织结构</w:t>
      </w:r>
      <w:bookmarkEnd w:id="52"/>
      <w:bookmarkEnd w:id="53"/>
      <w:r w:rsidRPr="00472E28">
        <w:rPr>
          <w:rFonts w:hint="eastAsia"/>
        </w:rPr>
        <w:t xml:space="preserve"> </w:t>
      </w:r>
    </w:p>
    <w:p w14:paraId="5DC04118" w14:textId="77777777" w:rsidR="00DD21BD" w:rsidRPr="00DD21BD" w:rsidRDefault="00DD21BD" w:rsidP="00DD21BD"/>
    <w:p w14:paraId="2FE654AB" w14:textId="4CD73C73" w:rsidR="000D60CF" w:rsidRDefault="00A76E3D" w:rsidP="00A76E3D">
      <w:pPr>
        <w:pStyle w:val="1"/>
        <w:jc w:val="center"/>
        <w:rPr>
          <w:rFonts w:ascii="Arial" w:eastAsia="黑体" w:hAnsi="Arial" w:cs="Arial"/>
        </w:rPr>
      </w:pPr>
      <w:bookmarkStart w:id="54" w:name="_Toc9453460"/>
      <w:bookmarkStart w:id="55" w:name="_Toc25947918"/>
      <w:r>
        <w:rPr>
          <w:rFonts w:ascii="Arial" w:eastAsia="黑体" w:hAnsi="Arial" w:cs="Arial" w:hint="eastAsia"/>
        </w:rPr>
        <w:t>第二章</w:t>
      </w:r>
      <w:r>
        <w:rPr>
          <w:rFonts w:ascii="Arial" w:eastAsia="黑体" w:hAnsi="Arial" w:cs="Arial" w:hint="eastAsia"/>
        </w:rPr>
        <w:t xml:space="preserve">  </w:t>
      </w:r>
      <w:r>
        <w:rPr>
          <w:rFonts w:ascii="Arial" w:eastAsia="黑体" w:hAnsi="Arial" w:cs="Arial" w:hint="eastAsia"/>
        </w:rPr>
        <w:t>技术综述</w:t>
      </w:r>
      <w:bookmarkEnd w:id="54"/>
      <w:bookmarkEnd w:id="55"/>
    </w:p>
    <w:p w14:paraId="7836F120" w14:textId="2CE0E0E4" w:rsidR="00AC4FE8" w:rsidRPr="00AC4FE8" w:rsidRDefault="00AC4FE8" w:rsidP="00AC4F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D8C2EFD" w14:textId="3EB5C588" w:rsidR="004C6632" w:rsidRDefault="00A76E3D" w:rsidP="00A32B13">
      <w:pPr>
        <w:pStyle w:val="2"/>
        <w:rPr>
          <w:rFonts w:eastAsia="宋体" w:cs="Arial"/>
        </w:rPr>
      </w:pPr>
      <w:bookmarkStart w:id="56" w:name="_Toc9453461"/>
      <w:bookmarkStart w:id="57" w:name="_Toc25947919"/>
      <w:r>
        <w:rPr>
          <w:rFonts w:eastAsia="宋体" w:cs="Arial" w:hint="eastAsia"/>
        </w:rPr>
        <w:t>2.1</w:t>
      </w:r>
      <w:r w:rsidR="00472E28">
        <w:rPr>
          <w:rFonts w:eastAsia="宋体" w:cs="Arial"/>
        </w:rPr>
        <w:t xml:space="preserve"> </w:t>
      </w:r>
      <w:proofErr w:type="spellStart"/>
      <w:r w:rsidR="00472E28">
        <w:rPr>
          <w:rFonts w:eastAsia="宋体" w:cs="Arial" w:hint="eastAsia"/>
        </w:rPr>
        <w:t>SpringBoot</w:t>
      </w:r>
      <w:bookmarkEnd w:id="56"/>
      <w:bookmarkEnd w:id="57"/>
      <w:proofErr w:type="spellEnd"/>
      <w:r w:rsidR="00504435">
        <w:rPr>
          <w:rFonts w:eastAsia="宋体" w:cs="Arial"/>
        </w:rPr>
        <w:t xml:space="preserve"> </w:t>
      </w:r>
    </w:p>
    <w:p w14:paraId="2A8B7F88" w14:textId="1CF2CE79" w:rsidR="00A32B13" w:rsidRPr="00A32B13" w:rsidRDefault="00F045A9" w:rsidP="00A32B1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eb框架</w:t>
      </w:r>
    </w:p>
    <w:p w14:paraId="4DDCEDAD" w14:textId="00210F4B" w:rsidR="00472E28" w:rsidRDefault="00472E28" w:rsidP="00472E28">
      <w:pPr>
        <w:pStyle w:val="2"/>
        <w:rPr>
          <w:rFonts w:eastAsia="宋体" w:cs="Arial"/>
        </w:rPr>
      </w:pPr>
      <w:bookmarkStart w:id="58" w:name="_Toc25947920"/>
      <w:r>
        <w:rPr>
          <w:rFonts w:eastAsia="宋体" w:cs="Arial" w:hint="eastAsia"/>
        </w:rPr>
        <w:t>2.2</w:t>
      </w:r>
      <w:r>
        <w:rPr>
          <w:rFonts w:eastAsia="宋体" w:cs="Arial"/>
        </w:rPr>
        <w:t xml:space="preserve"> </w:t>
      </w:r>
      <w:proofErr w:type="spellStart"/>
      <w:r w:rsidRPr="00472E28">
        <w:rPr>
          <w:rFonts w:eastAsia="宋体" w:cs="Arial" w:hint="eastAsia"/>
        </w:rPr>
        <w:t>MaxQ</w:t>
      </w:r>
      <w:bookmarkEnd w:id="58"/>
      <w:proofErr w:type="spellEnd"/>
      <w:r w:rsidR="004C6632">
        <w:rPr>
          <w:rFonts w:eastAsia="宋体" w:cs="Arial"/>
        </w:rPr>
        <w:t xml:space="preserve"> </w:t>
      </w:r>
    </w:p>
    <w:p w14:paraId="4FCBBEBF" w14:textId="7B1EE674" w:rsidR="004C6632" w:rsidRDefault="00F045A9" w:rsidP="004C6632">
      <w:pPr>
        <w:ind w:firstLine="420"/>
      </w:pPr>
      <w:r>
        <w:rPr>
          <w:rFonts w:hint="eastAsia"/>
        </w:rPr>
        <w:t>消息队列</w:t>
      </w:r>
    </w:p>
    <w:p w14:paraId="4629E1E4" w14:textId="77777777" w:rsidR="004C6632" w:rsidRPr="004C6632" w:rsidRDefault="004C6632" w:rsidP="004C6632"/>
    <w:p w14:paraId="697DFDB3" w14:textId="76FCEFFC" w:rsidR="00472E28" w:rsidRDefault="00472E28" w:rsidP="00472E28">
      <w:pPr>
        <w:pStyle w:val="2"/>
        <w:rPr>
          <w:rFonts w:eastAsia="宋体" w:cs="Arial"/>
        </w:rPr>
      </w:pPr>
      <w:bookmarkStart w:id="59" w:name="_Toc25947921"/>
      <w:r>
        <w:rPr>
          <w:rFonts w:eastAsia="宋体" w:cs="Arial" w:hint="eastAsia"/>
        </w:rPr>
        <w:lastRenderedPageBreak/>
        <w:t>2.3</w:t>
      </w:r>
      <w:r>
        <w:rPr>
          <w:rFonts w:eastAsia="宋体" w:cs="Arial"/>
        </w:rPr>
        <w:t xml:space="preserve"> </w:t>
      </w:r>
      <w:proofErr w:type="spellStart"/>
      <w:r w:rsidRPr="00472E28">
        <w:rPr>
          <w:rFonts w:eastAsia="宋体" w:cs="Arial" w:hint="eastAsia"/>
        </w:rPr>
        <w:t>Huskar</w:t>
      </w:r>
      <w:bookmarkEnd w:id="59"/>
      <w:proofErr w:type="spellEnd"/>
    </w:p>
    <w:p w14:paraId="37C66408" w14:textId="3D872E29" w:rsidR="004C6632" w:rsidRDefault="00F045A9" w:rsidP="004C6632">
      <w:pPr>
        <w:ind w:firstLine="420"/>
      </w:pPr>
      <w:r>
        <w:rPr>
          <w:rFonts w:hint="eastAsia"/>
        </w:rPr>
        <w:t>配置中心</w:t>
      </w:r>
    </w:p>
    <w:p w14:paraId="73A5B966" w14:textId="77777777" w:rsidR="004C6632" w:rsidRPr="004C6632" w:rsidRDefault="004C6632" w:rsidP="004C6632"/>
    <w:p w14:paraId="7102DFFF" w14:textId="50F868FD" w:rsidR="00472E28" w:rsidRDefault="00472E28" w:rsidP="00472E28">
      <w:pPr>
        <w:pStyle w:val="2"/>
        <w:rPr>
          <w:rFonts w:eastAsia="宋体" w:cs="Arial"/>
        </w:rPr>
      </w:pPr>
      <w:bookmarkStart w:id="60" w:name="_Toc25947922"/>
      <w:r>
        <w:rPr>
          <w:rFonts w:eastAsia="宋体" w:cs="Arial" w:hint="eastAsia"/>
        </w:rPr>
        <w:t>2.4</w:t>
      </w:r>
      <w:r>
        <w:rPr>
          <w:rFonts w:eastAsia="宋体" w:cs="Arial"/>
        </w:rPr>
        <w:t xml:space="preserve"> </w:t>
      </w:r>
      <w:proofErr w:type="spellStart"/>
      <w:r>
        <w:rPr>
          <w:rFonts w:eastAsia="宋体" w:cs="Arial" w:hint="eastAsia"/>
        </w:rPr>
        <w:t>W</w:t>
      </w:r>
      <w:r w:rsidRPr="00472E28">
        <w:rPr>
          <w:rFonts w:eastAsia="宋体" w:cs="Arial" w:hint="eastAsia"/>
        </w:rPr>
        <w:t>ork</w:t>
      </w:r>
      <w:r>
        <w:rPr>
          <w:rFonts w:eastAsia="宋体" w:cs="Arial"/>
        </w:rPr>
        <w:t>F</w:t>
      </w:r>
      <w:r w:rsidRPr="00472E28">
        <w:rPr>
          <w:rFonts w:eastAsia="宋体" w:cs="Arial" w:hint="eastAsia"/>
        </w:rPr>
        <w:t>low</w:t>
      </w:r>
      <w:bookmarkEnd w:id="60"/>
      <w:proofErr w:type="spellEnd"/>
    </w:p>
    <w:p w14:paraId="140805D1" w14:textId="38CF8320" w:rsidR="004C6632" w:rsidRDefault="00F045A9" w:rsidP="004C6632">
      <w:pPr>
        <w:ind w:firstLine="420"/>
      </w:pPr>
      <w:r>
        <w:rPr>
          <w:rFonts w:hint="eastAsia"/>
        </w:rPr>
        <w:t>任务调度中心</w:t>
      </w:r>
    </w:p>
    <w:p w14:paraId="64E082D5" w14:textId="77777777" w:rsidR="004C6632" w:rsidRPr="004C6632" w:rsidRDefault="004C6632" w:rsidP="004C6632"/>
    <w:p w14:paraId="1078DE2D" w14:textId="3253750D" w:rsidR="00472E28" w:rsidRDefault="00472E28" w:rsidP="00472E28">
      <w:pPr>
        <w:pStyle w:val="2"/>
        <w:rPr>
          <w:rFonts w:eastAsia="宋体" w:cs="Arial"/>
        </w:rPr>
      </w:pPr>
      <w:bookmarkStart w:id="61" w:name="_Toc25947923"/>
      <w:r w:rsidRPr="00472E28">
        <w:rPr>
          <w:rFonts w:eastAsia="宋体" w:cs="Arial" w:hint="eastAsia"/>
        </w:rPr>
        <w:t>2</w:t>
      </w:r>
      <w:r w:rsidRPr="00472E28">
        <w:rPr>
          <w:rFonts w:eastAsia="宋体" w:cs="Arial"/>
        </w:rPr>
        <w:t xml:space="preserve">.5 </w:t>
      </w:r>
      <w:r w:rsidR="004C6632">
        <w:rPr>
          <w:rFonts w:eastAsia="宋体" w:cs="Arial" w:hint="eastAsia"/>
        </w:rPr>
        <w:t>R</w:t>
      </w:r>
      <w:r w:rsidRPr="00472E28">
        <w:rPr>
          <w:rFonts w:eastAsia="宋体" w:cs="Arial"/>
        </w:rPr>
        <w:t>edis</w:t>
      </w:r>
      <w:bookmarkEnd w:id="61"/>
    </w:p>
    <w:p w14:paraId="171C898A" w14:textId="39529006" w:rsidR="004C6632" w:rsidRDefault="00F045A9" w:rsidP="004C6632">
      <w:pPr>
        <w:ind w:firstLine="420"/>
      </w:pPr>
      <w:r>
        <w:rPr>
          <w:rFonts w:hint="eastAsia"/>
        </w:rPr>
        <w:t>缓存</w:t>
      </w:r>
    </w:p>
    <w:p w14:paraId="6284AE38" w14:textId="77777777" w:rsidR="004C6632" w:rsidRPr="004C6632" w:rsidRDefault="004C6632" w:rsidP="004C6632"/>
    <w:p w14:paraId="7D1EF6D2" w14:textId="3CD53BE4" w:rsidR="00472E28" w:rsidRDefault="00472E28" w:rsidP="00472E28">
      <w:pPr>
        <w:pStyle w:val="2"/>
        <w:rPr>
          <w:rFonts w:eastAsia="宋体" w:cs="Arial"/>
        </w:rPr>
      </w:pPr>
      <w:bookmarkStart w:id="62" w:name="_Toc25947924"/>
      <w:r w:rsidRPr="00472E28">
        <w:rPr>
          <w:rFonts w:eastAsia="宋体" w:cs="Arial" w:hint="eastAsia"/>
        </w:rPr>
        <w:t>2</w:t>
      </w:r>
      <w:r w:rsidRPr="00472E28">
        <w:rPr>
          <w:rFonts w:eastAsia="宋体" w:cs="Arial"/>
        </w:rPr>
        <w:t xml:space="preserve">.6 </w:t>
      </w:r>
      <w:r w:rsidRPr="00472E28">
        <w:rPr>
          <w:rFonts w:eastAsia="宋体" w:cs="Arial" w:hint="eastAsia"/>
        </w:rPr>
        <w:t>本章小结</w:t>
      </w:r>
      <w:bookmarkEnd w:id="62"/>
    </w:p>
    <w:p w14:paraId="2732824F" w14:textId="77777777" w:rsidR="004C6632" w:rsidRDefault="004C6632" w:rsidP="004C6632">
      <w:pPr>
        <w:ind w:firstLine="420"/>
      </w:pPr>
      <w:r>
        <w:rPr>
          <w:rFonts w:hint="eastAsia"/>
        </w:rPr>
        <w:t>##</w:t>
      </w:r>
    </w:p>
    <w:p w14:paraId="5B675B9D" w14:textId="77777777" w:rsidR="004C6632" w:rsidRPr="004C6632" w:rsidRDefault="004C6632" w:rsidP="004C6632"/>
    <w:p w14:paraId="1F29116E" w14:textId="3FFE6A2A" w:rsidR="00472E28" w:rsidRPr="00472E28" w:rsidRDefault="00472E28" w:rsidP="00472E28"/>
    <w:p w14:paraId="2832CD40" w14:textId="0585DB73" w:rsidR="00472E28" w:rsidRDefault="00472E28" w:rsidP="00472E28">
      <w:pPr>
        <w:pStyle w:val="1"/>
        <w:jc w:val="center"/>
        <w:rPr>
          <w:rFonts w:ascii="Arial" w:eastAsia="黑体" w:hAnsi="Arial" w:cs="Arial"/>
        </w:rPr>
      </w:pPr>
      <w:bookmarkStart w:id="63" w:name="_Toc136106973"/>
      <w:bookmarkStart w:id="64" w:name="_Toc9453468"/>
      <w:bookmarkStart w:id="65" w:name="_Toc25947925"/>
      <w:r>
        <w:rPr>
          <w:rFonts w:ascii="Arial" w:eastAsia="黑体" w:hAnsi="Arial" w:cs="Arial"/>
        </w:rPr>
        <w:t>第三章</w:t>
      </w:r>
      <w:r>
        <w:rPr>
          <w:rFonts w:ascii="Arial" w:eastAsia="黑体" w:hAnsi="Arial" w:cs="Arial"/>
        </w:rPr>
        <w:t xml:space="preserve">  </w:t>
      </w:r>
      <w:bookmarkEnd w:id="63"/>
      <w:bookmarkEnd w:id="64"/>
      <w:r>
        <w:rPr>
          <w:rFonts w:ascii="Arial" w:eastAsia="黑体" w:hAnsi="Arial" w:cs="Arial" w:hint="eastAsia"/>
        </w:rPr>
        <w:t>系统分析与</w:t>
      </w:r>
      <w:r w:rsidR="008C1387">
        <w:rPr>
          <w:rFonts w:ascii="Arial" w:eastAsia="黑体" w:hAnsi="Arial" w:cs="Arial" w:hint="eastAsia"/>
        </w:rPr>
        <w:t>设计</w:t>
      </w:r>
      <w:bookmarkEnd w:id="65"/>
    </w:p>
    <w:p w14:paraId="28D084DB" w14:textId="053BC1E1" w:rsidR="004C6632" w:rsidRDefault="00175239" w:rsidP="00A32B13">
      <w:pPr>
        <w:pStyle w:val="2"/>
        <w:rPr>
          <w:ins w:id="66" w:author="bob king" w:date="2019-12-12T23:45:00Z"/>
        </w:rPr>
      </w:pPr>
      <w:bookmarkStart w:id="67" w:name="_Toc25947926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系统总体规划</w:t>
      </w:r>
      <w:bookmarkEnd w:id="67"/>
    </w:p>
    <w:p w14:paraId="55142119" w14:textId="77777777" w:rsidR="00AA5A21" w:rsidRDefault="00FB3029" w:rsidP="00FB302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A5A21">
        <w:rPr>
          <w:rFonts w:ascii="宋体" w:eastAsia="宋体" w:hAnsi="宋体" w:hint="eastAsia"/>
          <w:sz w:val="24"/>
          <w:szCs w:val="24"/>
        </w:rPr>
        <w:t>热</w:t>
      </w:r>
      <w:proofErr w:type="gramStart"/>
      <w:r w:rsidR="00AA5A21">
        <w:rPr>
          <w:rFonts w:ascii="宋体" w:eastAsia="宋体" w:hAnsi="宋体" w:hint="eastAsia"/>
          <w:sz w:val="24"/>
          <w:szCs w:val="24"/>
        </w:rPr>
        <w:t>斧系统</w:t>
      </w:r>
      <w:proofErr w:type="gramEnd"/>
      <w:r w:rsidR="00AA5A21">
        <w:rPr>
          <w:rFonts w:ascii="宋体" w:eastAsia="宋体" w:hAnsi="宋体" w:hint="eastAsia"/>
          <w:sz w:val="24"/>
          <w:szCs w:val="24"/>
        </w:rPr>
        <w:t>是一个规则配置与规则匹配系统，具备快速响应业务需求的能力。</w:t>
      </w:r>
    </w:p>
    <w:p w14:paraId="73930E99" w14:textId="6EE2CBE9" w:rsidR="00AA5A21" w:rsidRDefault="00AA5A21" w:rsidP="00FB302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742B8">
        <w:rPr>
          <w:rFonts w:ascii="宋体" w:eastAsia="宋体" w:hAnsi="宋体" w:hint="eastAsia"/>
          <w:sz w:val="24"/>
          <w:szCs w:val="24"/>
        </w:rPr>
        <w:t>系统拥有一个前端页面，运营人员可以在页面上面新增规则，修改规则，禁用规则，以及根据条件查看规则。在新增和修改规则的时候，系统需要将前端的JSON格式数据转换成表达式引擎能够执行的字符串数据，在此当中需要对表达式引擎进行拓展。除此之外，每当有规则的变动，都需要触发审核流程，审核人员会对规则进行详细审核，确认无误后才会将规则纳入规则库中。</w:t>
      </w:r>
    </w:p>
    <w:p w14:paraId="4FB14B17" w14:textId="0CC162FE" w:rsidR="004D38F1" w:rsidRDefault="00323D96" w:rsidP="0040236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系统还会监听订单消息队列、运单消息队列以及延时任务消息队列。当订单状态发生变化的时候，订单系统会向订单消息队列中发送一条消息，热</w:t>
      </w:r>
      <w:proofErr w:type="gramStart"/>
      <w:r>
        <w:rPr>
          <w:rFonts w:ascii="宋体" w:eastAsia="宋体" w:hAnsi="宋体" w:hint="eastAsia"/>
          <w:sz w:val="24"/>
          <w:szCs w:val="24"/>
        </w:rPr>
        <w:t>斧系统会</w:t>
      </w:r>
      <w:r w:rsidR="0095263A">
        <w:rPr>
          <w:rFonts w:ascii="宋体" w:eastAsia="宋体" w:hAnsi="宋体" w:hint="eastAsia"/>
          <w:sz w:val="24"/>
          <w:szCs w:val="24"/>
        </w:rPr>
        <w:t>消费此</w:t>
      </w:r>
      <w:proofErr w:type="gramEnd"/>
      <w:r w:rsidR="0095263A">
        <w:rPr>
          <w:rFonts w:ascii="宋体" w:eastAsia="宋体" w:hAnsi="宋体" w:hint="eastAsia"/>
          <w:sz w:val="24"/>
          <w:szCs w:val="24"/>
        </w:rPr>
        <w:t>消息，同时会将消息与规则库中的规则进行匹配，如果匹配上规则，会根</w:t>
      </w:r>
      <w:r w:rsidR="0095263A">
        <w:rPr>
          <w:rFonts w:ascii="宋体" w:eastAsia="宋体" w:hAnsi="宋体" w:hint="eastAsia"/>
          <w:sz w:val="24"/>
          <w:szCs w:val="24"/>
        </w:rPr>
        <w:lastRenderedPageBreak/>
        <w:t>据规则做命中规则处理。运单消息处理方式与订单消息处理方式类似。</w:t>
      </w:r>
      <w:r w:rsidR="00ED13FA">
        <w:rPr>
          <w:rFonts w:ascii="宋体" w:eastAsia="宋体" w:hAnsi="宋体" w:hint="eastAsia"/>
          <w:sz w:val="24"/>
          <w:szCs w:val="24"/>
        </w:rPr>
        <w:t>规则分为延时规则与非延时规则，当规则是延时规则的时候，将会调用延时中心创建延时任务，等到达预定时间的时候才去做相应的判断。因此需要监听延时任务消息队列。</w:t>
      </w:r>
    </w:p>
    <w:p w14:paraId="71FF5D99" w14:textId="2A567FD1" w:rsidR="004F7504" w:rsidRDefault="00C205CF" w:rsidP="00402368">
      <w:pPr>
        <w:spacing w:line="360" w:lineRule="auto"/>
        <w:rPr>
          <w:rFonts w:ascii="宋体" w:eastAsia="宋体" w:hAnsi="宋体"/>
          <w:sz w:val="24"/>
          <w:szCs w:val="24"/>
        </w:rPr>
      </w:pPr>
      <w:bookmarkStart w:id="68" w:name="_GoBack"/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723091" wp14:editId="69A46F02">
            <wp:extent cx="5274310" cy="45326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LPDgQ9rWC5EmLNG7bNID8_8255_709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7FF4855D" w14:textId="3F14B38F" w:rsidR="004F7504" w:rsidRPr="00491A2B" w:rsidRDefault="004F7504" w:rsidP="0040236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上图是系统大致运行流程。</w:t>
      </w:r>
    </w:p>
    <w:p w14:paraId="2D39F92E" w14:textId="2C2D890A" w:rsidR="00FE2CD8" w:rsidRDefault="00175239" w:rsidP="00AA22A0">
      <w:pPr>
        <w:pStyle w:val="2"/>
      </w:pPr>
      <w:bookmarkStart w:id="69" w:name="_Toc25947927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系统需求分析</w:t>
      </w:r>
      <w:bookmarkEnd w:id="69"/>
    </w:p>
    <w:p w14:paraId="33487A56" w14:textId="359894C7" w:rsidR="00F80A44" w:rsidRDefault="00402368" w:rsidP="00F80A4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C6587">
        <w:rPr>
          <w:rFonts w:ascii="宋体" w:eastAsia="宋体" w:hAnsi="宋体" w:hint="eastAsia"/>
          <w:sz w:val="24"/>
          <w:szCs w:val="24"/>
        </w:rPr>
        <w:t>基于3.1章节中系统的总体</w:t>
      </w:r>
      <w:r w:rsidR="005C6587">
        <w:rPr>
          <w:rFonts w:ascii="宋体" w:eastAsia="宋体" w:hAnsi="宋体" w:hint="eastAsia"/>
          <w:sz w:val="24"/>
          <w:szCs w:val="24"/>
        </w:rPr>
        <w:t>规划</w:t>
      </w:r>
      <w:r w:rsidRPr="005C6587">
        <w:rPr>
          <w:rFonts w:ascii="宋体" w:eastAsia="宋体" w:hAnsi="宋体" w:hint="eastAsia"/>
          <w:sz w:val="24"/>
          <w:szCs w:val="24"/>
        </w:rPr>
        <w:t>，</w:t>
      </w:r>
      <w:r w:rsidR="00F80A44">
        <w:rPr>
          <w:rFonts w:ascii="宋体" w:eastAsia="宋体" w:hAnsi="宋体" w:hint="eastAsia"/>
          <w:sz w:val="24"/>
          <w:szCs w:val="24"/>
        </w:rPr>
        <w:t>结合热</w:t>
      </w:r>
      <w:proofErr w:type="gramStart"/>
      <w:r w:rsidR="00F80A44">
        <w:rPr>
          <w:rFonts w:ascii="宋体" w:eastAsia="宋体" w:hAnsi="宋体" w:hint="eastAsia"/>
          <w:sz w:val="24"/>
          <w:szCs w:val="24"/>
        </w:rPr>
        <w:t>斧系统</w:t>
      </w:r>
      <w:proofErr w:type="gramEnd"/>
      <w:r w:rsidR="00F80A44">
        <w:rPr>
          <w:rFonts w:ascii="宋体" w:eastAsia="宋体" w:hAnsi="宋体" w:hint="eastAsia"/>
          <w:sz w:val="24"/>
          <w:szCs w:val="24"/>
        </w:rPr>
        <w:t>的实际使用场景，系统需要满足以下的需求</w:t>
      </w:r>
      <w:r w:rsidR="00A64CC9">
        <w:rPr>
          <w:rFonts w:ascii="宋体" w:eastAsia="宋体" w:hAnsi="宋体" w:hint="eastAsia"/>
          <w:sz w:val="24"/>
          <w:szCs w:val="24"/>
        </w:rPr>
        <w:t>：</w:t>
      </w:r>
    </w:p>
    <w:p w14:paraId="239BC791" w14:textId="24209361" w:rsidR="00F80A44" w:rsidRDefault="00F80A44" w:rsidP="00F80A44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提供规则配置能力，</w:t>
      </w:r>
      <w:r w:rsidR="00A64CC9">
        <w:rPr>
          <w:rFonts w:ascii="宋体" w:eastAsia="宋体" w:hAnsi="宋体" w:hint="eastAsia"/>
          <w:sz w:val="24"/>
          <w:szCs w:val="24"/>
        </w:rPr>
        <w:t>运营人员在前端页面上能够对规则进行新增，修改，删除，查询等操作。</w:t>
      </w:r>
    </w:p>
    <w:p w14:paraId="5D4BAFDC" w14:textId="45C6EF3A" w:rsidR="00F80A44" w:rsidRPr="00BB0A29" w:rsidRDefault="00F80A44" w:rsidP="00BB0A2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B0A29">
        <w:rPr>
          <w:rFonts w:ascii="宋体" w:eastAsia="宋体" w:hAnsi="宋体" w:hint="eastAsia"/>
          <w:sz w:val="24"/>
          <w:szCs w:val="24"/>
        </w:rPr>
        <w:t>提供规则预处理能力，</w:t>
      </w:r>
      <w:r w:rsidR="00BB0A29" w:rsidRPr="00BB0A29">
        <w:rPr>
          <w:rFonts w:ascii="宋体" w:eastAsia="宋体" w:hAnsi="宋体" w:hint="eastAsia"/>
          <w:sz w:val="24"/>
          <w:szCs w:val="24"/>
        </w:rPr>
        <w:t>运营人员配置完规则后，数据会存在</w:t>
      </w:r>
      <w:r w:rsidR="00BB0A29" w:rsidRPr="00BB0A29">
        <w:rPr>
          <w:rFonts w:ascii="宋体" w:eastAsia="宋体" w:hAnsi="宋体"/>
          <w:sz w:val="24"/>
          <w:szCs w:val="24"/>
        </w:rPr>
        <w:t>VO</w:t>
      </w:r>
      <w:r w:rsidR="00BB0A29" w:rsidRPr="00BB0A29">
        <w:rPr>
          <w:rFonts w:ascii="宋体" w:eastAsia="宋体" w:hAnsi="宋体" w:hint="eastAsia"/>
          <w:sz w:val="24"/>
          <w:szCs w:val="24"/>
        </w:rPr>
        <w:t>对象中，与表达式引擎真正能够执行的字符串有很大差距；除此之外，</w:t>
      </w:r>
      <w:r w:rsidR="00BB0A29">
        <w:rPr>
          <w:rFonts w:ascii="宋体" w:eastAsia="宋体" w:hAnsi="宋体" w:hint="eastAsia"/>
          <w:sz w:val="24"/>
          <w:szCs w:val="24"/>
        </w:rPr>
        <w:t>表达式</w:t>
      </w:r>
      <w:r w:rsidR="00A64CC9">
        <w:rPr>
          <w:rFonts w:ascii="宋体" w:eastAsia="宋体" w:hAnsi="宋体" w:hint="eastAsia"/>
          <w:sz w:val="24"/>
          <w:szCs w:val="24"/>
        </w:rPr>
        <w:t>引</w:t>
      </w:r>
      <w:r w:rsidR="00A64CC9">
        <w:rPr>
          <w:rFonts w:ascii="宋体" w:eastAsia="宋体" w:hAnsi="宋体" w:hint="eastAsia"/>
          <w:sz w:val="24"/>
          <w:szCs w:val="24"/>
        </w:rPr>
        <w:lastRenderedPageBreak/>
        <w:t>擎</w:t>
      </w:r>
      <w:r w:rsidR="00BB0A29">
        <w:rPr>
          <w:rFonts w:ascii="宋体" w:eastAsia="宋体" w:hAnsi="宋体" w:hint="eastAsia"/>
          <w:sz w:val="24"/>
          <w:szCs w:val="24"/>
        </w:rPr>
        <w:t>已有函数不足以支持对规则的解析，需要拓展表达式</w:t>
      </w:r>
      <w:r w:rsidR="00A64CC9">
        <w:rPr>
          <w:rFonts w:ascii="宋体" w:eastAsia="宋体" w:hAnsi="宋体" w:hint="eastAsia"/>
          <w:sz w:val="24"/>
          <w:szCs w:val="24"/>
        </w:rPr>
        <w:t>引擎中的函数。</w:t>
      </w:r>
    </w:p>
    <w:p w14:paraId="26C2B10E" w14:textId="564C8846" w:rsidR="00F80A44" w:rsidRDefault="00F80A44" w:rsidP="00F80A44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提供规则审核流管理的能力，</w:t>
      </w:r>
      <w:r w:rsidR="00A64CC9">
        <w:rPr>
          <w:rFonts w:ascii="宋体" w:eastAsia="宋体" w:hAnsi="宋体" w:hint="eastAsia"/>
          <w:sz w:val="24"/>
          <w:szCs w:val="24"/>
        </w:rPr>
        <w:t>当规则有变动的时候，</w:t>
      </w:r>
      <w:r w:rsidR="00C07D2F">
        <w:rPr>
          <w:rFonts w:ascii="宋体" w:eastAsia="宋体" w:hAnsi="宋体" w:hint="eastAsia"/>
          <w:sz w:val="24"/>
          <w:szCs w:val="24"/>
        </w:rPr>
        <w:t>需要触发规则审批流程，同时运营人员需要能在页面上查看规则审批状态，取消规则审批等操作</w:t>
      </w:r>
      <w:r w:rsidR="000F6464">
        <w:rPr>
          <w:rFonts w:ascii="宋体" w:eastAsia="宋体" w:hAnsi="宋体" w:hint="eastAsia"/>
          <w:sz w:val="24"/>
          <w:szCs w:val="24"/>
        </w:rPr>
        <w:t>。需要具备流程流转能力，当第一个节点的人审批通过后，系统能够将第一个人流转到第二个人。</w:t>
      </w:r>
      <w:r w:rsidR="00A64CC9">
        <w:rPr>
          <w:rFonts w:ascii="宋体" w:eastAsia="宋体" w:hAnsi="宋体"/>
          <w:sz w:val="24"/>
          <w:szCs w:val="24"/>
        </w:rPr>
        <w:t xml:space="preserve"> </w:t>
      </w:r>
    </w:p>
    <w:p w14:paraId="66DA1F4B" w14:textId="328BF9D8" w:rsidR="001A238A" w:rsidRPr="00824A14" w:rsidRDefault="00F80A44" w:rsidP="001A238A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提供业务处理能力，</w:t>
      </w:r>
      <w:r w:rsidR="00C07D2F">
        <w:rPr>
          <w:rFonts w:ascii="宋体" w:eastAsia="宋体" w:hAnsi="宋体" w:hint="eastAsia"/>
          <w:sz w:val="24"/>
          <w:szCs w:val="24"/>
        </w:rPr>
        <w:t>系统需要监听订单、运单消息，消费这些消息的同时需要与规则库中的规则进行匹配，并且对匹配后的结果进行下一步的处理。</w:t>
      </w:r>
      <w:bookmarkStart w:id="70" w:name="_Toc25947928"/>
    </w:p>
    <w:p w14:paraId="3ED0837F" w14:textId="39AA099D" w:rsidR="00824A14" w:rsidRDefault="00F501B6" w:rsidP="00AF3823">
      <w:pPr>
        <w:pStyle w:val="3"/>
      </w:pPr>
      <w:r>
        <w:rPr>
          <w:rFonts w:hint="eastAsia"/>
        </w:rPr>
        <w:t xml:space="preserve">3.2.1 </w:t>
      </w:r>
      <w:r>
        <w:t xml:space="preserve"> </w:t>
      </w:r>
      <w:r w:rsidR="00712DB8">
        <w:rPr>
          <w:rFonts w:hint="eastAsia"/>
        </w:rPr>
        <w:t>规则</w:t>
      </w:r>
      <w:r w:rsidR="002235C6">
        <w:rPr>
          <w:rFonts w:hint="eastAsia"/>
        </w:rPr>
        <w:t>管理</w:t>
      </w:r>
      <w:bookmarkEnd w:id="70"/>
      <w:r w:rsidR="00AA22A0">
        <w:rPr>
          <w:rFonts w:hint="eastAsia"/>
        </w:rPr>
        <w:t>功能</w:t>
      </w:r>
    </w:p>
    <w:p w14:paraId="7BFD7614" w14:textId="3A911CB1" w:rsidR="00F73733" w:rsidRDefault="00AF3823" w:rsidP="00F6611D">
      <w:pPr>
        <w:jc w:val="center"/>
      </w:pPr>
      <w:r w:rsidRPr="00AF3823">
        <w:rPr>
          <w:noProof/>
        </w:rPr>
        <w:drawing>
          <wp:inline distT="0" distB="0" distL="0" distR="0" wp14:anchorId="33DDEC86" wp14:editId="2B050DBB">
            <wp:extent cx="4189559" cy="206502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84" cy="208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B1E1" w14:textId="5EB2A822" w:rsidR="00824A14" w:rsidRDefault="00824A14" w:rsidP="00824A14"/>
    <w:p w14:paraId="72C8D1C9" w14:textId="1AD5AC41" w:rsidR="00824A14" w:rsidRPr="00824A14" w:rsidRDefault="00824A14" w:rsidP="00824A14"/>
    <w:p w14:paraId="167649B3" w14:textId="693A3E97" w:rsidR="001A238A" w:rsidRDefault="00CC42B9" w:rsidP="0074214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上图是规则管理用例图。</w:t>
      </w:r>
      <w:r w:rsidR="0017302D">
        <w:rPr>
          <w:rFonts w:ascii="宋体" w:eastAsia="宋体" w:hAnsi="宋体" w:hint="eastAsia"/>
          <w:sz w:val="24"/>
          <w:szCs w:val="24"/>
        </w:rPr>
        <w:t>规则</w:t>
      </w:r>
      <w:r w:rsidR="00EA51C6">
        <w:rPr>
          <w:rFonts w:ascii="宋体" w:eastAsia="宋体" w:hAnsi="宋体" w:hint="eastAsia"/>
          <w:sz w:val="24"/>
          <w:szCs w:val="24"/>
        </w:rPr>
        <w:t>由于四个部分组成，</w:t>
      </w:r>
      <w:r w:rsidR="0017302D">
        <w:rPr>
          <w:rFonts w:ascii="宋体" w:eastAsia="宋体" w:hAnsi="宋体" w:hint="eastAsia"/>
          <w:sz w:val="24"/>
          <w:szCs w:val="24"/>
        </w:rPr>
        <w:t>概括性</w:t>
      </w:r>
      <w:r w:rsidR="00EA51C6">
        <w:rPr>
          <w:rFonts w:ascii="宋体" w:eastAsia="宋体" w:hAnsi="宋体" w:hint="eastAsia"/>
          <w:sz w:val="24"/>
          <w:szCs w:val="24"/>
        </w:rPr>
        <w:t>的</w:t>
      </w:r>
      <w:r w:rsidR="0017302D">
        <w:rPr>
          <w:rFonts w:ascii="宋体" w:eastAsia="宋体" w:hAnsi="宋体" w:hint="eastAsia"/>
          <w:sz w:val="24"/>
          <w:szCs w:val="24"/>
        </w:rPr>
        <w:t>描述</w:t>
      </w:r>
      <w:r w:rsidR="00EA51C6">
        <w:rPr>
          <w:rFonts w:ascii="宋体" w:eastAsia="宋体" w:hAnsi="宋体" w:hint="eastAsia"/>
          <w:sz w:val="24"/>
          <w:szCs w:val="24"/>
        </w:rPr>
        <w:t>如下</w:t>
      </w:r>
      <w:r w:rsidR="0017302D">
        <w:rPr>
          <w:rFonts w:ascii="宋体" w:eastAsia="宋体" w:hAnsi="宋体" w:hint="eastAsia"/>
          <w:sz w:val="24"/>
          <w:szCs w:val="24"/>
        </w:rPr>
        <w:t>：“主场景”在“满足给定时间”的情况下，没有发生“对应事件”，此时会触发“对应操作”。上述的规则是一个较为通用的模板，所有的规则可以套用这个模板进行编排。</w:t>
      </w:r>
      <w:r w:rsidR="0074214F">
        <w:rPr>
          <w:rFonts w:ascii="宋体" w:eastAsia="宋体" w:hAnsi="宋体" w:hint="eastAsia"/>
          <w:sz w:val="24"/>
          <w:szCs w:val="24"/>
        </w:rPr>
        <w:t>例如：用户下单后五分钟内，未发生商家接单，此时指定地区的用户会受到短信，用户可以无责取消订单，并由系统发放赔付红包。在上面的这个例子中，“用户下单”就是</w:t>
      </w:r>
      <w:r w:rsidR="00A35B37">
        <w:rPr>
          <w:rFonts w:ascii="宋体" w:eastAsia="宋体" w:hAnsi="宋体" w:hint="eastAsia"/>
          <w:sz w:val="24"/>
          <w:szCs w:val="24"/>
        </w:rPr>
        <w:t>主场景，“五分钟”内就是给定时间，“商家接单”就是对应事件，而</w:t>
      </w:r>
      <w:r w:rsidR="004E0430">
        <w:rPr>
          <w:rFonts w:ascii="宋体" w:eastAsia="宋体" w:hAnsi="宋体" w:hint="eastAsia"/>
          <w:sz w:val="24"/>
          <w:szCs w:val="24"/>
        </w:rPr>
        <w:t>规则</w:t>
      </w:r>
      <w:r w:rsidR="00A35B37">
        <w:rPr>
          <w:rFonts w:ascii="宋体" w:eastAsia="宋体" w:hAnsi="宋体" w:hint="eastAsia"/>
          <w:sz w:val="24"/>
          <w:szCs w:val="24"/>
        </w:rPr>
        <w:t>后序的部分就是对应操作。因此在规则新增和规则修改的时候，需要分别去改动上述的四个部分。</w:t>
      </w:r>
      <w:r w:rsidR="00783BBC">
        <w:rPr>
          <w:rFonts w:ascii="宋体" w:eastAsia="宋体" w:hAnsi="宋体" w:hint="eastAsia"/>
          <w:sz w:val="24"/>
          <w:szCs w:val="24"/>
        </w:rPr>
        <w:t>用户在查询已有规则的时候，可以根据规则名称，主场景类型，是否启用等条件进行查询。</w:t>
      </w:r>
    </w:p>
    <w:p w14:paraId="345FFFB4" w14:textId="7832DB46" w:rsidR="00EA1D13" w:rsidRPr="00EA1D13" w:rsidRDefault="00EA1D13" w:rsidP="00EA1D13">
      <w:pPr>
        <w:pStyle w:val="3"/>
        <w:numPr>
          <w:ilvl w:val="2"/>
          <w:numId w:val="12"/>
        </w:numPr>
      </w:pPr>
      <w:r>
        <w:rPr>
          <w:rFonts w:hint="eastAsia"/>
        </w:rPr>
        <w:lastRenderedPageBreak/>
        <w:t xml:space="preserve"> 规则预处理功能</w:t>
      </w:r>
    </w:p>
    <w:p w14:paraId="7A8006D6" w14:textId="45567816" w:rsidR="00EA1D13" w:rsidRDefault="00A5407E" w:rsidP="0018595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 w:rsidR="0018595F">
        <w:rPr>
          <w:rFonts w:ascii="宋体" w:eastAsia="宋体" w:hAnsi="宋体" w:hint="eastAsia"/>
          <w:sz w:val="24"/>
          <w:szCs w:val="24"/>
        </w:rPr>
        <w:t>viator支持运算符操作，以及它自带的一些内置函数</w:t>
      </w:r>
      <w:r>
        <w:rPr>
          <w:rFonts w:ascii="宋体" w:eastAsia="宋体" w:hAnsi="宋体" w:hint="eastAsia"/>
          <w:sz w:val="24"/>
          <w:szCs w:val="24"/>
        </w:rPr>
        <w:t>。然而</w:t>
      </w:r>
      <w:r w:rsidR="0018595F">
        <w:rPr>
          <w:rFonts w:ascii="宋体" w:eastAsia="宋体" w:hAnsi="宋体" w:hint="eastAsia"/>
          <w:sz w:val="24"/>
          <w:szCs w:val="24"/>
        </w:rPr>
        <w:t>这些是不能够满足规则解析的需求，例如：aviator没有对集合的操作，</w:t>
      </w:r>
      <w:r>
        <w:rPr>
          <w:rFonts w:ascii="宋体" w:eastAsia="宋体" w:hAnsi="宋体" w:hint="eastAsia"/>
          <w:sz w:val="24"/>
          <w:szCs w:val="24"/>
        </w:rPr>
        <w:t>需要判断元素是否在集合中的时候，是无法操作的。此外aviator不支持if、when等流程控制语句。不过aviator提供了自定义函数的能力</w:t>
      </w:r>
      <w:r w:rsidR="00B336A9">
        <w:rPr>
          <w:rFonts w:ascii="宋体" w:eastAsia="宋体" w:hAnsi="宋体" w:hint="eastAsia"/>
          <w:sz w:val="24"/>
          <w:szCs w:val="24"/>
        </w:rPr>
        <w:t>，因此需要定义一些能够解析规则的函数。</w:t>
      </w:r>
    </w:p>
    <w:p w14:paraId="4B733443" w14:textId="709D6457" w:rsidR="00B336A9" w:rsidRDefault="00B336A9" w:rsidP="0018595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除此之外，当运营人员配置完成规则后，规则会以对象的形式存储，此时的规则是不能够被表达式引擎a</w:t>
      </w:r>
      <w:r>
        <w:rPr>
          <w:rFonts w:ascii="宋体" w:eastAsia="宋体" w:hAnsi="宋体"/>
          <w:sz w:val="24"/>
          <w:szCs w:val="24"/>
        </w:rPr>
        <w:t>viator</w:t>
      </w:r>
      <w:r>
        <w:rPr>
          <w:rFonts w:ascii="宋体" w:eastAsia="宋体" w:hAnsi="宋体" w:hint="eastAsia"/>
          <w:sz w:val="24"/>
          <w:szCs w:val="24"/>
        </w:rPr>
        <w:t xml:space="preserve">所解析的，aviator只能够执行字符串类型，因此需要将对象类型的规则解析成字符串类型。 </w:t>
      </w:r>
    </w:p>
    <w:p w14:paraId="044713ED" w14:textId="62A68675" w:rsidR="002235C6" w:rsidRDefault="00783BBC" w:rsidP="002235C6">
      <w:pPr>
        <w:pStyle w:val="3"/>
        <w:numPr>
          <w:ilvl w:val="2"/>
          <w:numId w:val="12"/>
        </w:numPr>
      </w:pPr>
      <w:r>
        <w:rPr>
          <w:rFonts w:hint="eastAsia"/>
        </w:rPr>
        <w:t xml:space="preserve"> </w:t>
      </w:r>
      <w:r w:rsidR="004D4EE5">
        <w:rPr>
          <w:rFonts w:hint="eastAsia"/>
        </w:rPr>
        <w:t>审核流程管理功能</w:t>
      </w:r>
    </w:p>
    <w:p w14:paraId="6ED35424" w14:textId="36EEE2FB" w:rsidR="00AF3823" w:rsidRDefault="00F6611D" w:rsidP="00F661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6611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963682" wp14:editId="288F1EA7">
            <wp:extent cx="4130040" cy="3540816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32" cy="356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DDDD" w14:textId="0DFE4615" w:rsidR="00A61B75" w:rsidRDefault="007C1D23" w:rsidP="00BA68E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上图是审核流程管理的用例图。在规则的配置过程中，有些操作具有高危风险，例如，给用户发送红包，</w:t>
      </w:r>
      <w:r w:rsidR="00D53D7F">
        <w:rPr>
          <w:rFonts w:ascii="宋体" w:eastAsia="宋体" w:hAnsi="宋体" w:hint="eastAsia"/>
          <w:sz w:val="24"/>
          <w:szCs w:val="24"/>
        </w:rPr>
        <w:t>允许商户进行索赔等，如果运营人员在配置完规则后不需要经过审查就直接生效，那么就有可能对公司的资产造成损失。</w:t>
      </w:r>
      <w:r w:rsidR="00D53D7F">
        <w:rPr>
          <w:rFonts w:ascii="宋体" w:eastAsia="宋体" w:hAnsi="宋体"/>
          <w:sz w:val="24"/>
          <w:szCs w:val="24"/>
        </w:rPr>
        <w:t xml:space="preserve"> </w:t>
      </w:r>
      <w:r w:rsidR="00D53D7F">
        <w:rPr>
          <w:rFonts w:ascii="宋体" w:eastAsia="宋体" w:hAnsi="宋体" w:hint="eastAsia"/>
          <w:sz w:val="24"/>
          <w:szCs w:val="24"/>
        </w:rPr>
        <w:t>因此需要有运营人员的上级、上上级等对规则进行审核。</w:t>
      </w:r>
    </w:p>
    <w:p w14:paraId="39DB18F2" w14:textId="75B3F61A" w:rsidR="00B82F01" w:rsidRDefault="00D53D7F" w:rsidP="00B82F0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当运营人员新增或修改规则的时候，热</w:t>
      </w:r>
      <w:proofErr w:type="gramStart"/>
      <w:r>
        <w:rPr>
          <w:rFonts w:ascii="宋体" w:eastAsia="宋体" w:hAnsi="宋体" w:hint="eastAsia"/>
          <w:sz w:val="24"/>
          <w:szCs w:val="24"/>
        </w:rPr>
        <w:t>斧系统</w:t>
      </w:r>
      <w:proofErr w:type="gramEnd"/>
      <w:r>
        <w:rPr>
          <w:rFonts w:ascii="宋体" w:eastAsia="宋体" w:hAnsi="宋体" w:hint="eastAsia"/>
          <w:sz w:val="24"/>
          <w:szCs w:val="24"/>
        </w:rPr>
        <w:t>就会在轩辕平台上创建审核流，</w:t>
      </w:r>
      <w:r>
        <w:rPr>
          <w:rFonts w:ascii="宋体" w:eastAsia="宋体" w:hAnsi="宋体" w:hint="eastAsia"/>
          <w:sz w:val="24"/>
          <w:szCs w:val="24"/>
        </w:rPr>
        <w:lastRenderedPageBreak/>
        <w:t>并且指定审核人员，当审核人员审核通过的时候，轩辕系统会向审核消息对队列中发送一条消息，热</w:t>
      </w:r>
      <w:proofErr w:type="gramStart"/>
      <w:r>
        <w:rPr>
          <w:rFonts w:ascii="宋体" w:eastAsia="宋体" w:hAnsi="宋体" w:hint="eastAsia"/>
          <w:sz w:val="24"/>
          <w:szCs w:val="24"/>
        </w:rPr>
        <w:t>斧系统</w:t>
      </w:r>
      <w:proofErr w:type="gramEnd"/>
      <w:r>
        <w:rPr>
          <w:rFonts w:ascii="宋体" w:eastAsia="宋体" w:hAnsi="宋体" w:hint="eastAsia"/>
          <w:sz w:val="24"/>
          <w:szCs w:val="24"/>
        </w:rPr>
        <w:t>接收到消息后，需要将审核流节点流转给下个审核人，</w:t>
      </w:r>
      <w:r w:rsidR="00B82F01">
        <w:rPr>
          <w:rFonts w:ascii="宋体" w:eastAsia="宋体" w:hAnsi="宋体" w:hint="eastAsia"/>
          <w:sz w:val="24"/>
          <w:szCs w:val="24"/>
        </w:rPr>
        <w:t>如此循环直到审核均通过或者任意节点被拒绝。此外运营人员可以在页面上查看审核</w:t>
      </w:r>
      <w:proofErr w:type="gramStart"/>
      <w:r w:rsidR="00B82F01">
        <w:rPr>
          <w:rFonts w:ascii="宋体" w:eastAsia="宋体" w:hAnsi="宋体" w:hint="eastAsia"/>
          <w:sz w:val="24"/>
          <w:szCs w:val="24"/>
        </w:rPr>
        <w:t>流当前</w:t>
      </w:r>
      <w:proofErr w:type="gramEnd"/>
      <w:r w:rsidR="00B82F01">
        <w:rPr>
          <w:rFonts w:ascii="宋体" w:eastAsia="宋体" w:hAnsi="宋体" w:hint="eastAsia"/>
          <w:sz w:val="24"/>
          <w:szCs w:val="24"/>
        </w:rPr>
        <w:t>的状态，并且可以选择停止规则的审核。</w:t>
      </w:r>
    </w:p>
    <w:p w14:paraId="7BD59AC1" w14:textId="15E58685" w:rsidR="003D0478" w:rsidRDefault="003D0478" w:rsidP="00BA68E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由于审核流程流转是通过监听消息队列而触发，消息队列存在消息丢失的情况，因此需要一个兜底措施，解决消息丢失的问题。</w:t>
      </w:r>
    </w:p>
    <w:p w14:paraId="0B2743C5" w14:textId="580C27C2" w:rsidR="00BA68EA" w:rsidRDefault="00BD3847" w:rsidP="003D0478">
      <w:pPr>
        <w:spacing w:line="360" w:lineRule="auto"/>
        <w:rPr>
          <w:rFonts w:ascii="宋体" w:eastAsia="宋体" w:hAnsi="宋体"/>
          <w:sz w:val="24"/>
          <w:szCs w:val="24"/>
        </w:rPr>
      </w:pPr>
      <w:r w:rsidRPr="00BD384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0A8220D" wp14:editId="66C57CEC">
            <wp:extent cx="5274310" cy="25800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E5AF8" w14:textId="378DCF6B" w:rsidR="00F6611D" w:rsidRDefault="00F6611D" w:rsidP="00BA68E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上图为审核流程流转图</w:t>
      </w:r>
    </w:p>
    <w:p w14:paraId="51D3A5B6" w14:textId="5FCDFC78" w:rsidR="00FA0467" w:rsidRDefault="00B336A9" w:rsidP="003D01A5">
      <w:pPr>
        <w:pStyle w:val="3"/>
        <w:numPr>
          <w:ilvl w:val="2"/>
          <w:numId w:val="12"/>
        </w:numPr>
      </w:pPr>
      <w:bookmarkStart w:id="71" w:name="_Toc25947930"/>
      <w:r>
        <w:rPr>
          <w:rFonts w:hint="eastAsia"/>
        </w:rPr>
        <w:lastRenderedPageBreak/>
        <w:t xml:space="preserve"> </w:t>
      </w:r>
      <w:r w:rsidR="00BA68EA">
        <w:rPr>
          <w:rFonts w:hint="eastAsia"/>
        </w:rPr>
        <w:t>业务处理</w:t>
      </w:r>
      <w:bookmarkEnd w:id="71"/>
      <w:r w:rsidR="00C020F6">
        <w:rPr>
          <w:rFonts w:hint="eastAsia"/>
        </w:rPr>
        <w:t>功能</w:t>
      </w:r>
    </w:p>
    <w:p w14:paraId="28258695" w14:textId="01A85144" w:rsidR="00F6611D" w:rsidRDefault="00F6611D" w:rsidP="00B336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6611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2999AD2" wp14:editId="54B52B2A">
            <wp:extent cx="3060020" cy="41148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47" cy="411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A61B" w14:textId="299A8679" w:rsidR="00F6611D" w:rsidRDefault="00F6611D" w:rsidP="00B336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上图为业务处理功能的用例图</w:t>
      </w:r>
    </w:p>
    <w:p w14:paraId="034B9A34" w14:textId="565B0DFE" w:rsidR="00D107A2" w:rsidRDefault="00C020F6" w:rsidP="00B336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业务处理功能包含了订单</w:t>
      </w:r>
      <w:r w:rsidR="005C1459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运单消息处理，延时任务</w:t>
      </w:r>
      <w:r w:rsidR="001F6EF2">
        <w:rPr>
          <w:rFonts w:ascii="宋体" w:eastAsia="宋体" w:hAnsi="宋体" w:hint="eastAsia"/>
          <w:sz w:val="24"/>
          <w:szCs w:val="24"/>
        </w:rPr>
        <w:t>消息</w:t>
      </w:r>
      <w:r>
        <w:rPr>
          <w:rFonts w:ascii="宋体" w:eastAsia="宋体" w:hAnsi="宋体" w:hint="eastAsia"/>
          <w:sz w:val="24"/>
          <w:szCs w:val="24"/>
        </w:rPr>
        <w:t>处理，以及</w:t>
      </w:r>
      <w:proofErr w:type="spellStart"/>
      <w:r w:rsidR="00831E71">
        <w:rPr>
          <w:rFonts w:ascii="宋体" w:eastAsia="宋体" w:hAnsi="宋体" w:hint="eastAsia"/>
          <w:sz w:val="24"/>
          <w:szCs w:val="24"/>
        </w:rPr>
        <w:t>drc</w:t>
      </w:r>
      <w:proofErr w:type="spellEnd"/>
      <w:r w:rsidR="00831E71">
        <w:rPr>
          <w:rFonts w:ascii="宋体" w:eastAsia="宋体" w:hAnsi="宋体" w:hint="eastAsia"/>
          <w:sz w:val="24"/>
          <w:szCs w:val="24"/>
        </w:rPr>
        <w:t>消息的处理。</w:t>
      </w:r>
    </w:p>
    <w:p w14:paraId="0C17C568" w14:textId="3DE10590" w:rsidR="005C1459" w:rsidRDefault="005C1459" w:rsidP="00B336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订单、运单消息类似，可以放在一起处理，系统接收到订单或运单消息的时候，会根据消息当中的内容与当前已有的规则进行匹配。在匹配的过程中，会判断该规则匹配的时间，如果</w:t>
      </w:r>
      <w:r w:rsidR="00B51B9F">
        <w:rPr>
          <w:rFonts w:ascii="宋体" w:eastAsia="宋体" w:hAnsi="宋体" w:hint="eastAsia"/>
          <w:sz w:val="24"/>
          <w:szCs w:val="24"/>
        </w:rPr>
        <w:t>不</w:t>
      </w:r>
      <w:r>
        <w:rPr>
          <w:rFonts w:ascii="宋体" w:eastAsia="宋体" w:hAnsi="宋体" w:hint="eastAsia"/>
          <w:sz w:val="24"/>
          <w:szCs w:val="24"/>
        </w:rPr>
        <w:t>需要延时匹配，</w:t>
      </w:r>
      <w:r w:rsidR="00B51B9F">
        <w:rPr>
          <w:rFonts w:ascii="宋体" w:eastAsia="宋体" w:hAnsi="宋体" w:hint="eastAsia"/>
          <w:sz w:val="24"/>
          <w:szCs w:val="24"/>
        </w:rPr>
        <w:t>系统</w:t>
      </w:r>
      <w:r w:rsidR="00831A62">
        <w:rPr>
          <w:rFonts w:ascii="宋体" w:eastAsia="宋体" w:hAnsi="宋体" w:hint="eastAsia"/>
          <w:sz w:val="24"/>
          <w:szCs w:val="24"/>
        </w:rPr>
        <w:t>就可以立刻得到匹配结果，根据匹配结果去做相应的操作。</w:t>
      </w:r>
    </w:p>
    <w:p w14:paraId="7C9F39AE" w14:textId="2D486AFB" w:rsidR="00831A62" w:rsidRDefault="00831A62" w:rsidP="00B336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当规则需要延时匹配的时候，系统就会在延时中心创建任务，等到设定时间后，延时中心会向</w:t>
      </w:r>
      <w:r w:rsidR="001F6EF2">
        <w:rPr>
          <w:rFonts w:ascii="宋体" w:eastAsia="宋体" w:hAnsi="宋体" w:hint="eastAsia"/>
          <w:sz w:val="24"/>
          <w:szCs w:val="24"/>
        </w:rPr>
        <w:t>延时任务消息队列中发送数据，系统接收到消息后，会在原有的基础上继续规则匹配，并根据匹配结果进行相应</w:t>
      </w:r>
      <w:r w:rsidR="00C23B98">
        <w:rPr>
          <w:rFonts w:ascii="宋体" w:eastAsia="宋体" w:hAnsi="宋体" w:hint="eastAsia"/>
          <w:sz w:val="24"/>
          <w:szCs w:val="24"/>
        </w:rPr>
        <w:t>的操作</w:t>
      </w:r>
      <w:r w:rsidR="001F6EF2">
        <w:rPr>
          <w:rFonts w:ascii="宋体" w:eastAsia="宋体" w:hAnsi="宋体" w:hint="eastAsia"/>
          <w:sz w:val="24"/>
          <w:szCs w:val="24"/>
        </w:rPr>
        <w:t>。</w:t>
      </w:r>
    </w:p>
    <w:p w14:paraId="4E3CEB76" w14:textId="517BE8DE" w:rsidR="00C23B98" w:rsidRDefault="00C23B98" w:rsidP="00B336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drc</w:t>
      </w:r>
      <w:proofErr w:type="spellEnd"/>
      <w:r>
        <w:rPr>
          <w:rFonts w:ascii="宋体" w:eastAsia="宋体" w:hAnsi="宋体" w:hint="eastAsia"/>
          <w:sz w:val="24"/>
          <w:szCs w:val="24"/>
        </w:rPr>
        <w:t>消息是异地多活数据同步消息</w:t>
      </w:r>
      <w:r w:rsidR="00E853EA">
        <w:rPr>
          <w:rFonts w:ascii="宋体" w:eastAsia="宋体" w:hAnsi="宋体" w:hint="eastAsia"/>
          <w:sz w:val="24"/>
          <w:szCs w:val="24"/>
        </w:rPr>
        <w:t>。</w:t>
      </w:r>
      <w:r w:rsidR="00F170AE">
        <w:rPr>
          <w:rFonts w:ascii="宋体" w:eastAsia="宋体" w:hAnsi="宋体" w:hint="eastAsia"/>
          <w:sz w:val="24"/>
          <w:szCs w:val="24"/>
        </w:rPr>
        <w:t>为了防止一个机房的机子全部</w:t>
      </w:r>
      <w:proofErr w:type="gramStart"/>
      <w:r w:rsidR="00F170AE">
        <w:rPr>
          <w:rFonts w:ascii="宋体" w:eastAsia="宋体" w:hAnsi="宋体" w:hint="eastAsia"/>
          <w:sz w:val="24"/>
          <w:szCs w:val="24"/>
        </w:rPr>
        <w:t>宕</w:t>
      </w:r>
      <w:proofErr w:type="gramEnd"/>
      <w:r w:rsidR="00F170AE">
        <w:rPr>
          <w:rFonts w:ascii="宋体" w:eastAsia="宋体" w:hAnsi="宋体" w:hint="eastAsia"/>
          <w:sz w:val="24"/>
          <w:szCs w:val="24"/>
        </w:rPr>
        <w:t>机，</w:t>
      </w:r>
      <w:r w:rsidR="00E853EA">
        <w:rPr>
          <w:rFonts w:ascii="宋体" w:eastAsia="宋体" w:hAnsi="宋体" w:hint="eastAsia"/>
          <w:sz w:val="24"/>
          <w:szCs w:val="24"/>
        </w:rPr>
        <w:t>系统一般会在不同的机房</w:t>
      </w:r>
      <w:r w:rsidR="003D0478">
        <w:rPr>
          <w:rFonts w:ascii="宋体" w:eastAsia="宋体" w:hAnsi="宋体" w:hint="eastAsia"/>
          <w:sz w:val="24"/>
          <w:szCs w:val="24"/>
        </w:rPr>
        <w:t>里部署</w:t>
      </w:r>
      <w:r w:rsidR="00E853EA">
        <w:rPr>
          <w:rFonts w:ascii="宋体" w:eastAsia="宋体" w:hAnsi="宋体" w:hint="eastAsia"/>
          <w:sz w:val="24"/>
          <w:szCs w:val="24"/>
        </w:rPr>
        <w:t>，以两个机房为例，用户一次只会影响一个机房的数据，当用户影响a机房的数据的时候，a机房就会给b机房的消息队列发送一</w:t>
      </w:r>
      <w:r w:rsidR="00E853EA">
        <w:rPr>
          <w:rFonts w:ascii="宋体" w:eastAsia="宋体" w:hAnsi="宋体" w:hint="eastAsia"/>
          <w:sz w:val="24"/>
          <w:szCs w:val="24"/>
        </w:rPr>
        <w:lastRenderedPageBreak/>
        <w:t>条数据同步消息，b机房接收到消息后，就会将b机房的数据就会和a机房的数据进行同步，保证最终一致性，b机房同理。机房之间发送的同步消息就是</w:t>
      </w:r>
      <w:proofErr w:type="spellStart"/>
      <w:r w:rsidR="00E853EA">
        <w:rPr>
          <w:rFonts w:ascii="宋体" w:eastAsia="宋体" w:hAnsi="宋体" w:hint="eastAsia"/>
          <w:sz w:val="24"/>
          <w:szCs w:val="24"/>
        </w:rPr>
        <w:t>drc</w:t>
      </w:r>
      <w:proofErr w:type="spellEnd"/>
      <w:r w:rsidR="00E853EA">
        <w:rPr>
          <w:rFonts w:ascii="宋体" w:eastAsia="宋体" w:hAnsi="宋体" w:hint="eastAsia"/>
          <w:sz w:val="24"/>
          <w:szCs w:val="24"/>
        </w:rPr>
        <w:t>消息。为了避免频繁的访问数据库，数据库中的规则需要缓存到</w:t>
      </w:r>
      <w:proofErr w:type="spellStart"/>
      <w:r w:rsidR="00E853EA">
        <w:rPr>
          <w:rFonts w:ascii="宋体" w:eastAsia="宋体" w:hAnsi="宋体" w:hint="eastAsia"/>
          <w:sz w:val="24"/>
          <w:szCs w:val="24"/>
        </w:rPr>
        <w:t>redis</w:t>
      </w:r>
      <w:proofErr w:type="spellEnd"/>
      <w:r w:rsidR="00E853EA">
        <w:rPr>
          <w:rFonts w:ascii="宋体" w:eastAsia="宋体" w:hAnsi="宋体" w:hint="eastAsia"/>
          <w:sz w:val="24"/>
          <w:szCs w:val="24"/>
        </w:rPr>
        <w:t>中，</w:t>
      </w:r>
      <w:r w:rsidR="00824A14">
        <w:rPr>
          <w:rFonts w:ascii="宋体" w:eastAsia="宋体" w:hAnsi="宋体" w:hint="eastAsia"/>
          <w:sz w:val="24"/>
          <w:szCs w:val="24"/>
        </w:rPr>
        <w:t>当数据库中的数据发生变化的时候，</w:t>
      </w:r>
      <w:proofErr w:type="spellStart"/>
      <w:r w:rsidR="00824A14">
        <w:rPr>
          <w:rFonts w:ascii="宋体" w:eastAsia="宋体" w:hAnsi="宋体" w:hint="eastAsia"/>
          <w:sz w:val="24"/>
          <w:szCs w:val="24"/>
        </w:rPr>
        <w:t>redis</w:t>
      </w:r>
      <w:proofErr w:type="spellEnd"/>
      <w:r w:rsidR="00824A14">
        <w:rPr>
          <w:rFonts w:ascii="宋体" w:eastAsia="宋体" w:hAnsi="宋体" w:hint="eastAsia"/>
          <w:sz w:val="24"/>
          <w:szCs w:val="24"/>
        </w:rPr>
        <w:t>中的数据也需要同步，监听</w:t>
      </w:r>
      <w:proofErr w:type="spellStart"/>
      <w:r w:rsidR="00824A14">
        <w:rPr>
          <w:rFonts w:ascii="宋体" w:eastAsia="宋体" w:hAnsi="宋体" w:hint="eastAsia"/>
          <w:sz w:val="24"/>
          <w:szCs w:val="24"/>
        </w:rPr>
        <w:t>drc</w:t>
      </w:r>
      <w:proofErr w:type="spellEnd"/>
      <w:r w:rsidR="00824A14">
        <w:rPr>
          <w:rFonts w:ascii="宋体" w:eastAsia="宋体" w:hAnsi="宋体" w:hint="eastAsia"/>
          <w:sz w:val="24"/>
          <w:szCs w:val="24"/>
        </w:rPr>
        <w:t>消息为了同步机房的</w:t>
      </w:r>
      <w:proofErr w:type="spellStart"/>
      <w:r w:rsidR="00824A14">
        <w:rPr>
          <w:rFonts w:ascii="宋体" w:eastAsia="宋体" w:hAnsi="宋体" w:hint="eastAsia"/>
          <w:sz w:val="24"/>
          <w:szCs w:val="24"/>
        </w:rPr>
        <w:t>redis</w:t>
      </w:r>
      <w:proofErr w:type="spellEnd"/>
      <w:r w:rsidR="00824A14">
        <w:rPr>
          <w:rFonts w:ascii="宋体" w:eastAsia="宋体" w:hAnsi="宋体" w:hint="eastAsia"/>
          <w:sz w:val="24"/>
          <w:szCs w:val="24"/>
        </w:rPr>
        <w:t>消息。</w:t>
      </w:r>
    </w:p>
    <w:p w14:paraId="7F0FF5B2" w14:textId="71D8CA30" w:rsidR="00F12A0E" w:rsidRDefault="00C27CB9" w:rsidP="00FA0467">
      <w:r>
        <w:rPr>
          <w:noProof/>
        </w:rPr>
        <w:drawing>
          <wp:inline distT="0" distB="0" distL="0" distR="0" wp14:anchorId="473AE59D" wp14:editId="4A50317B">
            <wp:extent cx="3692769" cy="666800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57" cy="67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DB12" w14:textId="145C365B" w:rsidR="0045267A" w:rsidRDefault="0045267A" w:rsidP="0045267A"/>
    <w:p w14:paraId="309DFB5B" w14:textId="77777777" w:rsidR="0045267A" w:rsidRPr="00FA0467" w:rsidRDefault="0045267A" w:rsidP="0045267A"/>
    <w:p w14:paraId="136F93CB" w14:textId="38E907C5" w:rsidR="004C6632" w:rsidRPr="004C6632" w:rsidRDefault="004C6632" w:rsidP="004C6632">
      <w:pPr>
        <w:pStyle w:val="2"/>
      </w:pPr>
      <w:bookmarkStart w:id="72" w:name="_Toc25947931"/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非功能性需求</w:t>
      </w:r>
      <w:bookmarkEnd w:id="72"/>
    </w:p>
    <w:p w14:paraId="7A575A34" w14:textId="68FC057C" w:rsidR="004C6632" w:rsidRPr="004C6632" w:rsidRDefault="004C6632" w:rsidP="00AE6ED3">
      <w:pPr>
        <w:ind w:firstLine="420"/>
      </w:pPr>
      <w:r>
        <w:rPr>
          <w:rFonts w:hint="eastAsia"/>
        </w:rPr>
        <w:t>##</w:t>
      </w:r>
    </w:p>
    <w:p w14:paraId="29735AEB" w14:textId="5BA10F5F" w:rsidR="00E1771E" w:rsidRDefault="00E1771E" w:rsidP="004C6632">
      <w:pPr>
        <w:pStyle w:val="2"/>
      </w:pPr>
      <w:bookmarkStart w:id="73" w:name="_Toc25947932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系统总体设计</w:t>
      </w:r>
    </w:p>
    <w:p w14:paraId="333A1501" w14:textId="4AF84C2B" w:rsidR="00AA5A21" w:rsidRDefault="00AA5A21" w:rsidP="007C182E">
      <w:pPr>
        <w:jc w:val="left"/>
      </w:pPr>
      <w:r>
        <w:rPr>
          <w:noProof/>
        </w:rPr>
        <w:drawing>
          <wp:inline distT="0" distB="0" distL="0" distR="0" wp14:anchorId="1E2904C2" wp14:editId="26A85B39">
            <wp:extent cx="5166360" cy="343967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14" cy="34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F6F9" w14:textId="70BEC13D" w:rsidR="00955C84" w:rsidRDefault="00955C84" w:rsidP="007C182E">
      <w:pPr>
        <w:jc w:val="left"/>
      </w:pPr>
      <w:r>
        <w:rPr>
          <w:rFonts w:hint="eastAsia"/>
        </w:rPr>
        <w:t>上图为系统边界</w:t>
      </w:r>
    </w:p>
    <w:p w14:paraId="610845DB" w14:textId="3B1AC341" w:rsidR="004F7504" w:rsidRDefault="004F7504" w:rsidP="007C182E">
      <w:pPr>
        <w:jc w:val="left"/>
      </w:pPr>
    </w:p>
    <w:p w14:paraId="05A1A97F" w14:textId="299F7D52" w:rsidR="004F7504" w:rsidRDefault="004F7504" w:rsidP="007C182E">
      <w:pPr>
        <w:jc w:val="left"/>
      </w:pPr>
    </w:p>
    <w:p w14:paraId="4DC2C818" w14:textId="48CD711D" w:rsidR="004C6632" w:rsidRDefault="004C6632" w:rsidP="004C6632">
      <w:pPr>
        <w:pStyle w:val="2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数据库设计</w:t>
      </w:r>
      <w:bookmarkEnd w:id="73"/>
    </w:p>
    <w:p w14:paraId="0C79436C" w14:textId="12417BBA" w:rsidR="008278ED" w:rsidRPr="008278ED" w:rsidRDefault="008278ED" w:rsidP="008278ED">
      <w:r>
        <w:rPr>
          <w:rFonts w:hint="eastAsia"/>
        </w:rPr>
        <w:t>规则表：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278ED" w14:paraId="630EFCAD" w14:textId="77777777" w:rsidTr="008278ED">
        <w:trPr>
          <w:jc w:val="center"/>
        </w:trPr>
        <w:tc>
          <w:tcPr>
            <w:tcW w:w="2765" w:type="dxa"/>
          </w:tcPr>
          <w:p w14:paraId="288A3AD7" w14:textId="5C942406" w:rsidR="008278ED" w:rsidRDefault="008278ED" w:rsidP="004C6632"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</w:tcPr>
          <w:p w14:paraId="5A0024C4" w14:textId="6231F4B0" w:rsidR="008278ED" w:rsidRDefault="008278ED" w:rsidP="004C6632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528F6B2A" w14:textId="64874BDA" w:rsidR="008278ED" w:rsidRDefault="008278ED" w:rsidP="004C6632">
            <w:r>
              <w:rPr>
                <w:rFonts w:hint="eastAsia"/>
              </w:rPr>
              <w:t>描述</w:t>
            </w:r>
          </w:p>
        </w:tc>
      </w:tr>
      <w:tr w:rsidR="008278ED" w14:paraId="61A96C93" w14:textId="77777777" w:rsidTr="008278ED">
        <w:trPr>
          <w:jc w:val="center"/>
        </w:trPr>
        <w:tc>
          <w:tcPr>
            <w:tcW w:w="2765" w:type="dxa"/>
          </w:tcPr>
          <w:p w14:paraId="5100718E" w14:textId="2B3A7B1C" w:rsidR="008278ED" w:rsidRDefault="008278ED" w:rsidP="004C6632"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19114654" w14:textId="6E0991C5" w:rsidR="008278ED" w:rsidRDefault="008278ED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46C3D404" w14:textId="59F00560" w:rsidR="008278ED" w:rsidRDefault="008278ED" w:rsidP="004C6632">
            <w:r>
              <w:rPr>
                <w:rFonts w:hint="eastAsia"/>
              </w:rPr>
              <w:t>规则id</w:t>
            </w:r>
          </w:p>
        </w:tc>
      </w:tr>
      <w:tr w:rsidR="008278ED" w14:paraId="6DB5923C" w14:textId="77777777" w:rsidTr="008278ED">
        <w:trPr>
          <w:jc w:val="center"/>
        </w:trPr>
        <w:tc>
          <w:tcPr>
            <w:tcW w:w="2765" w:type="dxa"/>
          </w:tcPr>
          <w:p w14:paraId="3BB73C6A" w14:textId="13FB83F9" w:rsidR="008278ED" w:rsidRDefault="008278ED" w:rsidP="004C6632"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</w:tcPr>
          <w:p w14:paraId="7F956F64" w14:textId="618B2F19" w:rsidR="008278ED" w:rsidRDefault="008278ED" w:rsidP="004C6632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22DF5B12" w14:textId="7CE1353F" w:rsidR="008278ED" w:rsidRDefault="008278ED" w:rsidP="004C6632">
            <w:r>
              <w:rPr>
                <w:rFonts w:hint="eastAsia"/>
              </w:rPr>
              <w:t>场景类型</w:t>
            </w:r>
          </w:p>
        </w:tc>
      </w:tr>
      <w:tr w:rsidR="008278ED" w14:paraId="4F158CDF" w14:textId="77777777" w:rsidTr="008278ED">
        <w:trPr>
          <w:jc w:val="center"/>
        </w:trPr>
        <w:tc>
          <w:tcPr>
            <w:tcW w:w="2765" w:type="dxa"/>
          </w:tcPr>
          <w:p w14:paraId="69B7F9B0" w14:textId="4CB8F7DF" w:rsidR="008278ED" w:rsidRDefault="00B42A94" w:rsidP="004C6632">
            <w:r>
              <w:rPr>
                <w:rFonts w:hint="eastAsia"/>
              </w:rPr>
              <w:t>d</w:t>
            </w:r>
            <w:r w:rsidR="008278ED">
              <w:rPr>
                <w:rFonts w:hint="eastAsia"/>
              </w:rPr>
              <w:t>escription</w:t>
            </w:r>
          </w:p>
        </w:tc>
        <w:tc>
          <w:tcPr>
            <w:tcW w:w="2765" w:type="dxa"/>
          </w:tcPr>
          <w:p w14:paraId="51F2B25F" w14:textId="340B0C32" w:rsidR="00B42A94" w:rsidRDefault="00B42A94" w:rsidP="004C663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14:paraId="66B1D3C1" w14:textId="7DF5F3ED" w:rsidR="008278ED" w:rsidRDefault="00B42A94" w:rsidP="004C6632">
            <w:r>
              <w:rPr>
                <w:rFonts w:hint="eastAsia"/>
              </w:rPr>
              <w:t>场景码</w:t>
            </w:r>
          </w:p>
        </w:tc>
      </w:tr>
      <w:tr w:rsidR="008278ED" w14:paraId="4FCED118" w14:textId="77777777" w:rsidTr="008278ED">
        <w:trPr>
          <w:jc w:val="center"/>
        </w:trPr>
        <w:tc>
          <w:tcPr>
            <w:tcW w:w="2765" w:type="dxa"/>
          </w:tcPr>
          <w:p w14:paraId="08CA2739" w14:textId="34FD5E79" w:rsidR="008278ED" w:rsidRDefault="00B42A94" w:rsidP="004C6632">
            <w:proofErr w:type="spellStart"/>
            <w:r>
              <w:t>Trade_node</w:t>
            </w:r>
            <w:proofErr w:type="spellEnd"/>
          </w:p>
        </w:tc>
        <w:tc>
          <w:tcPr>
            <w:tcW w:w="2765" w:type="dxa"/>
          </w:tcPr>
          <w:p w14:paraId="4E4F71E0" w14:textId="3A791B94" w:rsidR="008278ED" w:rsidRDefault="00B42A94" w:rsidP="004C6632">
            <w:r>
              <w:t>Varchar</w:t>
            </w:r>
          </w:p>
        </w:tc>
        <w:tc>
          <w:tcPr>
            <w:tcW w:w="2766" w:type="dxa"/>
          </w:tcPr>
          <w:p w14:paraId="58D072BE" w14:textId="7AAEABAC" w:rsidR="008278ED" w:rsidRDefault="00B42A94" w:rsidP="004C6632">
            <w:r>
              <w:rPr>
                <w:rFonts w:hint="eastAsia"/>
              </w:rPr>
              <w:t>主场景</w:t>
            </w:r>
          </w:p>
        </w:tc>
      </w:tr>
      <w:tr w:rsidR="008278ED" w14:paraId="35DC8FC1" w14:textId="77777777" w:rsidTr="008278ED">
        <w:trPr>
          <w:jc w:val="center"/>
        </w:trPr>
        <w:tc>
          <w:tcPr>
            <w:tcW w:w="2765" w:type="dxa"/>
          </w:tcPr>
          <w:p w14:paraId="4C38590A" w14:textId="384FA1F9" w:rsidR="008278ED" w:rsidRDefault="00B42A94" w:rsidP="004C6632">
            <w:proofErr w:type="spellStart"/>
            <w:r>
              <w:t>S</w:t>
            </w:r>
            <w:r>
              <w:rPr>
                <w:rFonts w:hint="eastAsia"/>
              </w:rPr>
              <w:t>tart_trade_node</w:t>
            </w:r>
            <w:proofErr w:type="spellEnd"/>
          </w:p>
        </w:tc>
        <w:tc>
          <w:tcPr>
            <w:tcW w:w="2765" w:type="dxa"/>
          </w:tcPr>
          <w:p w14:paraId="28BCADE0" w14:textId="1A947B18" w:rsidR="008278ED" w:rsidRDefault="00B42A94" w:rsidP="004C6632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766" w:type="dxa"/>
          </w:tcPr>
          <w:p w14:paraId="69672AA9" w14:textId="2C6527B3" w:rsidR="008278ED" w:rsidRDefault="00B42A94" w:rsidP="004C6632">
            <w:r>
              <w:rPr>
                <w:rFonts w:hint="eastAsia"/>
              </w:rPr>
              <w:t>业务开始节点</w:t>
            </w:r>
          </w:p>
        </w:tc>
      </w:tr>
      <w:tr w:rsidR="008278ED" w14:paraId="2C3960FA" w14:textId="77777777" w:rsidTr="008278ED">
        <w:trPr>
          <w:jc w:val="center"/>
        </w:trPr>
        <w:tc>
          <w:tcPr>
            <w:tcW w:w="2765" w:type="dxa"/>
          </w:tcPr>
          <w:p w14:paraId="6983AA57" w14:textId="12FE6AAB" w:rsidR="008278ED" w:rsidRDefault="00B42A94" w:rsidP="004C6632">
            <w:proofErr w:type="spellStart"/>
            <w:r>
              <w:t>E</w:t>
            </w:r>
            <w:r>
              <w:rPr>
                <w:rFonts w:hint="eastAsia"/>
              </w:rPr>
              <w:t>nd_</w:t>
            </w:r>
            <w:r>
              <w:t>trade_node</w:t>
            </w:r>
            <w:proofErr w:type="spellEnd"/>
          </w:p>
        </w:tc>
        <w:tc>
          <w:tcPr>
            <w:tcW w:w="2765" w:type="dxa"/>
          </w:tcPr>
          <w:p w14:paraId="7B2AB387" w14:textId="4199386A" w:rsidR="00B42A94" w:rsidRDefault="00B42A94" w:rsidP="004C6632">
            <w:r>
              <w:t>Varchar</w:t>
            </w:r>
          </w:p>
        </w:tc>
        <w:tc>
          <w:tcPr>
            <w:tcW w:w="2766" w:type="dxa"/>
          </w:tcPr>
          <w:p w14:paraId="30363FC6" w14:textId="45049630" w:rsidR="008278ED" w:rsidRDefault="00B42A94" w:rsidP="004C6632">
            <w:r>
              <w:rPr>
                <w:rFonts w:hint="eastAsia"/>
              </w:rPr>
              <w:t>业务结束节点</w:t>
            </w:r>
          </w:p>
        </w:tc>
      </w:tr>
      <w:tr w:rsidR="008278ED" w14:paraId="16229C28" w14:textId="77777777" w:rsidTr="008278ED">
        <w:trPr>
          <w:jc w:val="center"/>
        </w:trPr>
        <w:tc>
          <w:tcPr>
            <w:tcW w:w="2765" w:type="dxa"/>
          </w:tcPr>
          <w:p w14:paraId="304A2CB0" w14:textId="55CD9A0C" w:rsidR="008278ED" w:rsidRDefault="00B42A94" w:rsidP="004C6632">
            <w:proofErr w:type="spellStart"/>
            <w:r>
              <w:t>T</w:t>
            </w:r>
            <w:r>
              <w:rPr>
                <w:rFonts w:hint="eastAsia"/>
              </w:rPr>
              <w:t>rigger_</w:t>
            </w:r>
            <w:r>
              <w:t>event</w:t>
            </w:r>
            <w:proofErr w:type="spellEnd"/>
          </w:p>
        </w:tc>
        <w:tc>
          <w:tcPr>
            <w:tcW w:w="2765" w:type="dxa"/>
          </w:tcPr>
          <w:p w14:paraId="28A13BEC" w14:textId="157261DC" w:rsidR="00B42A94" w:rsidRDefault="00B42A94" w:rsidP="004C6632">
            <w:r>
              <w:t>Varchar</w:t>
            </w:r>
          </w:p>
        </w:tc>
        <w:tc>
          <w:tcPr>
            <w:tcW w:w="2766" w:type="dxa"/>
          </w:tcPr>
          <w:p w14:paraId="4C849A5C" w14:textId="6C38018B" w:rsidR="008278ED" w:rsidRDefault="00B42A94" w:rsidP="004C6632">
            <w:r>
              <w:rPr>
                <w:rFonts w:hint="eastAsia"/>
              </w:rPr>
              <w:t>触发事件</w:t>
            </w:r>
          </w:p>
        </w:tc>
      </w:tr>
      <w:tr w:rsidR="00B42A94" w14:paraId="1F326B9F" w14:textId="77777777" w:rsidTr="008278ED">
        <w:trPr>
          <w:jc w:val="center"/>
        </w:trPr>
        <w:tc>
          <w:tcPr>
            <w:tcW w:w="2765" w:type="dxa"/>
          </w:tcPr>
          <w:p w14:paraId="6EDC3ED5" w14:textId="7FEB4F7F" w:rsidR="00B42A94" w:rsidRDefault="00B42A94" w:rsidP="004C6632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126362AC" w14:textId="3804D305" w:rsidR="00B42A94" w:rsidRDefault="00B42A94" w:rsidP="004C6632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766" w:type="dxa"/>
          </w:tcPr>
          <w:p w14:paraId="09CD2C8A" w14:textId="3633F3C9" w:rsidR="00B42A94" w:rsidRDefault="00B42A94" w:rsidP="004C6632">
            <w:r>
              <w:rPr>
                <w:rFonts w:hint="eastAsia"/>
              </w:rPr>
              <w:t>规则状态</w:t>
            </w:r>
          </w:p>
        </w:tc>
      </w:tr>
      <w:tr w:rsidR="00B42A94" w14:paraId="15B4A007" w14:textId="77777777" w:rsidTr="008278ED">
        <w:trPr>
          <w:jc w:val="center"/>
        </w:trPr>
        <w:tc>
          <w:tcPr>
            <w:tcW w:w="2765" w:type="dxa"/>
          </w:tcPr>
          <w:p w14:paraId="5519D122" w14:textId="6C335AC3" w:rsidR="00B42A94" w:rsidRDefault="00B42A94" w:rsidP="00B42A94">
            <w:proofErr w:type="spellStart"/>
            <w:r>
              <w:t>S</w:t>
            </w:r>
            <w:r>
              <w:rPr>
                <w:rFonts w:hint="eastAsia"/>
              </w:rPr>
              <w:t>tart_time</w:t>
            </w:r>
            <w:proofErr w:type="spellEnd"/>
          </w:p>
        </w:tc>
        <w:tc>
          <w:tcPr>
            <w:tcW w:w="2765" w:type="dxa"/>
          </w:tcPr>
          <w:p w14:paraId="5A78EDCD" w14:textId="395A1CF2" w:rsidR="00B42A94" w:rsidRDefault="00B42A94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6C47B340" w14:textId="2FFA32FC" w:rsidR="00B42A94" w:rsidRDefault="00B42A94" w:rsidP="004C6632">
            <w:r>
              <w:rPr>
                <w:rFonts w:hint="eastAsia"/>
              </w:rPr>
              <w:t>开始时间</w:t>
            </w:r>
          </w:p>
        </w:tc>
      </w:tr>
      <w:tr w:rsidR="00B42A94" w14:paraId="54F3082D" w14:textId="77777777" w:rsidTr="008278ED">
        <w:trPr>
          <w:jc w:val="center"/>
        </w:trPr>
        <w:tc>
          <w:tcPr>
            <w:tcW w:w="2765" w:type="dxa"/>
          </w:tcPr>
          <w:p w14:paraId="783C0226" w14:textId="1C4A17AC" w:rsidR="00B42A94" w:rsidRDefault="00B42A94" w:rsidP="004C6632">
            <w:proofErr w:type="spellStart"/>
            <w:r>
              <w:lastRenderedPageBreak/>
              <w:t>E</w:t>
            </w:r>
            <w:r>
              <w:rPr>
                <w:rFonts w:hint="eastAsia"/>
              </w:rPr>
              <w:t>nd_time</w:t>
            </w:r>
            <w:proofErr w:type="spellEnd"/>
          </w:p>
        </w:tc>
        <w:tc>
          <w:tcPr>
            <w:tcW w:w="2765" w:type="dxa"/>
          </w:tcPr>
          <w:p w14:paraId="312B536F" w14:textId="2D7D1BEC" w:rsidR="00B42A94" w:rsidRDefault="00B42A94" w:rsidP="004C6632">
            <w:r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662C84E4" w14:textId="552B8BC8" w:rsidR="00B42A94" w:rsidRDefault="00B42A94" w:rsidP="004C6632">
            <w:r>
              <w:rPr>
                <w:rFonts w:hint="eastAsia"/>
              </w:rPr>
              <w:t>结束时间</w:t>
            </w:r>
          </w:p>
        </w:tc>
      </w:tr>
      <w:tr w:rsidR="00B42A94" w14:paraId="736F4618" w14:textId="77777777" w:rsidTr="008278ED">
        <w:trPr>
          <w:jc w:val="center"/>
        </w:trPr>
        <w:tc>
          <w:tcPr>
            <w:tcW w:w="2765" w:type="dxa"/>
          </w:tcPr>
          <w:p w14:paraId="3935C27D" w14:textId="6AA74CA0" w:rsidR="00B42A94" w:rsidRDefault="00B42A94" w:rsidP="004C6632">
            <w:proofErr w:type="spellStart"/>
            <w:r>
              <w:t>C</w:t>
            </w:r>
            <w:r>
              <w:rPr>
                <w:rFonts w:hint="eastAsia"/>
              </w:rPr>
              <w:t>heck</w:t>
            </w:r>
            <w:r>
              <w:t>_rules</w:t>
            </w:r>
            <w:proofErr w:type="spellEnd"/>
          </w:p>
        </w:tc>
        <w:tc>
          <w:tcPr>
            <w:tcW w:w="2765" w:type="dxa"/>
          </w:tcPr>
          <w:p w14:paraId="5E73177D" w14:textId="187CEC40" w:rsidR="00B42A94" w:rsidRDefault="00B42A94" w:rsidP="004C6632">
            <w:r>
              <w:t>Text</w:t>
            </w:r>
          </w:p>
        </w:tc>
        <w:tc>
          <w:tcPr>
            <w:tcW w:w="2766" w:type="dxa"/>
          </w:tcPr>
          <w:p w14:paraId="00590DB3" w14:textId="757C0F42" w:rsidR="00B42A94" w:rsidRDefault="00B42A94" w:rsidP="004C6632">
            <w:r>
              <w:rPr>
                <w:rFonts w:hint="eastAsia"/>
              </w:rPr>
              <w:t>校验规则</w:t>
            </w:r>
          </w:p>
        </w:tc>
      </w:tr>
      <w:tr w:rsidR="00B42A94" w14:paraId="2A3ED142" w14:textId="77777777" w:rsidTr="008278ED">
        <w:trPr>
          <w:jc w:val="center"/>
        </w:trPr>
        <w:tc>
          <w:tcPr>
            <w:tcW w:w="2765" w:type="dxa"/>
          </w:tcPr>
          <w:p w14:paraId="656D817E" w14:textId="3B7EF2B4" w:rsidR="00B42A94" w:rsidRDefault="00B42A94" w:rsidP="004C6632">
            <w:r>
              <w:t>A</w:t>
            </w:r>
            <w:r>
              <w:rPr>
                <w:rFonts w:hint="eastAsia"/>
              </w:rPr>
              <w:t>ctions</w:t>
            </w:r>
          </w:p>
        </w:tc>
        <w:tc>
          <w:tcPr>
            <w:tcW w:w="2765" w:type="dxa"/>
          </w:tcPr>
          <w:p w14:paraId="350DA221" w14:textId="2D0DD129" w:rsidR="00B42A94" w:rsidRDefault="00B42A94" w:rsidP="004C6632"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14:paraId="6711A048" w14:textId="419A187F" w:rsidR="00B42A94" w:rsidRDefault="00B42A94" w:rsidP="004C6632">
            <w:r>
              <w:rPr>
                <w:rFonts w:hint="eastAsia"/>
              </w:rPr>
              <w:t>触发行为</w:t>
            </w:r>
          </w:p>
        </w:tc>
      </w:tr>
    </w:tbl>
    <w:p w14:paraId="1D202189" w14:textId="74B35431" w:rsidR="0090018B" w:rsidRDefault="0090018B" w:rsidP="0090018B"/>
    <w:p w14:paraId="1EB1CA53" w14:textId="06275F4C" w:rsidR="0090018B" w:rsidRDefault="00DC5871" w:rsidP="0090018B">
      <w:r>
        <w:rPr>
          <w:rFonts w:hint="eastAsia"/>
        </w:rPr>
        <w:t>规则草稿表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0018B" w14:paraId="4D9B9356" w14:textId="77777777" w:rsidTr="00F73733">
        <w:trPr>
          <w:jc w:val="center"/>
        </w:trPr>
        <w:tc>
          <w:tcPr>
            <w:tcW w:w="2765" w:type="dxa"/>
          </w:tcPr>
          <w:p w14:paraId="40DD5552" w14:textId="77777777" w:rsidR="0090018B" w:rsidRDefault="0090018B" w:rsidP="00F73733"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</w:tcPr>
          <w:p w14:paraId="061EEF5A" w14:textId="77777777" w:rsidR="0090018B" w:rsidRDefault="0090018B" w:rsidP="00F73733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6BD10AE3" w14:textId="77777777" w:rsidR="0090018B" w:rsidRDefault="0090018B" w:rsidP="00F73733">
            <w:r>
              <w:rPr>
                <w:rFonts w:hint="eastAsia"/>
              </w:rPr>
              <w:t>描述</w:t>
            </w:r>
          </w:p>
        </w:tc>
      </w:tr>
      <w:tr w:rsidR="0090018B" w14:paraId="2489704F" w14:textId="77777777" w:rsidTr="00F73733">
        <w:trPr>
          <w:jc w:val="center"/>
        </w:trPr>
        <w:tc>
          <w:tcPr>
            <w:tcW w:w="2765" w:type="dxa"/>
          </w:tcPr>
          <w:p w14:paraId="6470213B" w14:textId="77777777" w:rsidR="0090018B" w:rsidRDefault="0090018B" w:rsidP="00F73733"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3CB7D037" w14:textId="77777777" w:rsidR="0090018B" w:rsidRDefault="0090018B" w:rsidP="00F73733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72BBAA84" w14:textId="77777777" w:rsidR="0090018B" w:rsidRDefault="0090018B" w:rsidP="00F73733">
            <w:r>
              <w:rPr>
                <w:rFonts w:hint="eastAsia"/>
              </w:rPr>
              <w:t>规则id</w:t>
            </w:r>
          </w:p>
        </w:tc>
      </w:tr>
      <w:tr w:rsidR="0090018B" w14:paraId="7C0A9374" w14:textId="77777777" w:rsidTr="00F73733">
        <w:trPr>
          <w:jc w:val="center"/>
        </w:trPr>
        <w:tc>
          <w:tcPr>
            <w:tcW w:w="2765" w:type="dxa"/>
          </w:tcPr>
          <w:p w14:paraId="47A63EF8" w14:textId="77777777" w:rsidR="0090018B" w:rsidRDefault="0090018B" w:rsidP="00F73733"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</w:tcPr>
          <w:p w14:paraId="4FCA99BE" w14:textId="77777777" w:rsidR="0090018B" w:rsidRDefault="0090018B" w:rsidP="00F73733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2A78EC36" w14:textId="77777777" w:rsidR="0090018B" w:rsidRDefault="0090018B" w:rsidP="00F73733">
            <w:r>
              <w:rPr>
                <w:rFonts w:hint="eastAsia"/>
              </w:rPr>
              <w:t>场景类型</w:t>
            </w:r>
          </w:p>
        </w:tc>
      </w:tr>
      <w:tr w:rsidR="0090018B" w14:paraId="04387B12" w14:textId="77777777" w:rsidTr="00F73733">
        <w:trPr>
          <w:jc w:val="center"/>
        </w:trPr>
        <w:tc>
          <w:tcPr>
            <w:tcW w:w="2765" w:type="dxa"/>
          </w:tcPr>
          <w:p w14:paraId="3CC7C00D" w14:textId="77777777" w:rsidR="0090018B" w:rsidRDefault="0090018B" w:rsidP="00F73733">
            <w:r>
              <w:rPr>
                <w:rFonts w:hint="eastAsia"/>
              </w:rPr>
              <w:t>description</w:t>
            </w:r>
          </w:p>
        </w:tc>
        <w:tc>
          <w:tcPr>
            <w:tcW w:w="2765" w:type="dxa"/>
          </w:tcPr>
          <w:p w14:paraId="561F96C0" w14:textId="77777777" w:rsidR="0090018B" w:rsidRDefault="0090018B" w:rsidP="00F73733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14:paraId="14E73066" w14:textId="77777777" w:rsidR="0090018B" w:rsidRDefault="0090018B" w:rsidP="00F73733">
            <w:r>
              <w:rPr>
                <w:rFonts w:hint="eastAsia"/>
              </w:rPr>
              <w:t>场景码</w:t>
            </w:r>
          </w:p>
        </w:tc>
      </w:tr>
      <w:tr w:rsidR="0090018B" w14:paraId="60F2D750" w14:textId="77777777" w:rsidTr="00F73733">
        <w:trPr>
          <w:jc w:val="center"/>
        </w:trPr>
        <w:tc>
          <w:tcPr>
            <w:tcW w:w="2765" w:type="dxa"/>
          </w:tcPr>
          <w:p w14:paraId="05D615FE" w14:textId="77777777" w:rsidR="0090018B" w:rsidRDefault="0090018B" w:rsidP="00F73733">
            <w:proofErr w:type="spellStart"/>
            <w:r>
              <w:t>Trade_node</w:t>
            </w:r>
            <w:proofErr w:type="spellEnd"/>
          </w:p>
        </w:tc>
        <w:tc>
          <w:tcPr>
            <w:tcW w:w="2765" w:type="dxa"/>
          </w:tcPr>
          <w:p w14:paraId="01166A73" w14:textId="77777777" w:rsidR="0090018B" w:rsidRDefault="0090018B" w:rsidP="00F73733">
            <w:r>
              <w:t>Varchar</w:t>
            </w:r>
          </w:p>
        </w:tc>
        <w:tc>
          <w:tcPr>
            <w:tcW w:w="2766" w:type="dxa"/>
          </w:tcPr>
          <w:p w14:paraId="53FE6198" w14:textId="77777777" w:rsidR="0090018B" w:rsidRDefault="0090018B" w:rsidP="00F73733">
            <w:r>
              <w:rPr>
                <w:rFonts w:hint="eastAsia"/>
              </w:rPr>
              <w:t>主场景</w:t>
            </w:r>
          </w:p>
        </w:tc>
      </w:tr>
      <w:tr w:rsidR="0090018B" w14:paraId="5363D9D5" w14:textId="77777777" w:rsidTr="00F73733">
        <w:trPr>
          <w:jc w:val="center"/>
        </w:trPr>
        <w:tc>
          <w:tcPr>
            <w:tcW w:w="2765" w:type="dxa"/>
          </w:tcPr>
          <w:p w14:paraId="5F3B0E39" w14:textId="77777777" w:rsidR="0090018B" w:rsidRDefault="0090018B" w:rsidP="00F73733">
            <w:proofErr w:type="spellStart"/>
            <w:r>
              <w:t>S</w:t>
            </w:r>
            <w:r>
              <w:rPr>
                <w:rFonts w:hint="eastAsia"/>
              </w:rPr>
              <w:t>tart_trade_node</w:t>
            </w:r>
            <w:proofErr w:type="spellEnd"/>
          </w:p>
        </w:tc>
        <w:tc>
          <w:tcPr>
            <w:tcW w:w="2765" w:type="dxa"/>
          </w:tcPr>
          <w:p w14:paraId="779D8BB4" w14:textId="77777777" w:rsidR="0090018B" w:rsidRDefault="0090018B" w:rsidP="00F73733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766" w:type="dxa"/>
          </w:tcPr>
          <w:p w14:paraId="720560EA" w14:textId="77777777" w:rsidR="0090018B" w:rsidRDefault="0090018B" w:rsidP="00F73733">
            <w:r>
              <w:rPr>
                <w:rFonts w:hint="eastAsia"/>
              </w:rPr>
              <w:t>业务开始节点</w:t>
            </w:r>
          </w:p>
        </w:tc>
      </w:tr>
      <w:tr w:rsidR="0090018B" w14:paraId="2BFECADD" w14:textId="77777777" w:rsidTr="00F73733">
        <w:trPr>
          <w:jc w:val="center"/>
        </w:trPr>
        <w:tc>
          <w:tcPr>
            <w:tcW w:w="2765" w:type="dxa"/>
          </w:tcPr>
          <w:p w14:paraId="38A89EB7" w14:textId="77777777" w:rsidR="0090018B" w:rsidRDefault="0090018B" w:rsidP="00F73733">
            <w:proofErr w:type="spellStart"/>
            <w:r>
              <w:t>E</w:t>
            </w:r>
            <w:r>
              <w:rPr>
                <w:rFonts w:hint="eastAsia"/>
              </w:rPr>
              <w:t>nd_</w:t>
            </w:r>
            <w:r>
              <w:t>trade_node</w:t>
            </w:r>
            <w:proofErr w:type="spellEnd"/>
          </w:p>
        </w:tc>
        <w:tc>
          <w:tcPr>
            <w:tcW w:w="2765" w:type="dxa"/>
          </w:tcPr>
          <w:p w14:paraId="37DDA042" w14:textId="77777777" w:rsidR="0090018B" w:rsidRDefault="0090018B" w:rsidP="00F73733">
            <w:r>
              <w:t>Varchar</w:t>
            </w:r>
          </w:p>
        </w:tc>
        <w:tc>
          <w:tcPr>
            <w:tcW w:w="2766" w:type="dxa"/>
          </w:tcPr>
          <w:p w14:paraId="4C59CC48" w14:textId="77777777" w:rsidR="0090018B" w:rsidRDefault="0090018B" w:rsidP="00F73733">
            <w:r>
              <w:rPr>
                <w:rFonts w:hint="eastAsia"/>
              </w:rPr>
              <w:t>业务结束节点</w:t>
            </w:r>
          </w:p>
        </w:tc>
      </w:tr>
      <w:tr w:rsidR="0090018B" w14:paraId="3308A363" w14:textId="77777777" w:rsidTr="00F73733">
        <w:trPr>
          <w:jc w:val="center"/>
        </w:trPr>
        <w:tc>
          <w:tcPr>
            <w:tcW w:w="2765" w:type="dxa"/>
          </w:tcPr>
          <w:p w14:paraId="68B9388E" w14:textId="77777777" w:rsidR="0090018B" w:rsidRDefault="0090018B" w:rsidP="00F73733">
            <w:proofErr w:type="spellStart"/>
            <w:r>
              <w:t>T</w:t>
            </w:r>
            <w:r>
              <w:rPr>
                <w:rFonts w:hint="eastAsia"/>
              </w:rPr>
              <w:t>rigger_</w:t>
            </w:r>
            <w:r>
              <w:t>event</w:t>
            </w:r>
            <w:proofErr w:type="spellEnd"/>
          </w:p>
        </w:tc>
        <w:tc>
          <w:tcPr>
            <w:tcW w:w="2765" w:type="dxa"/>
          </w:tcPr>
          <w:p w14:paraId="24BB893D" w14:textId="77777777" w:rsidR="0090018B" w:rsidRDefault="0090018B" w:rsidP="00F73733">
            <w:r>
              <w:t>Varchar</w:t>
            </w:r>
          </w:p>
        </w:tc>
        <w:tc>
          <w:tcPr>
            <w:tcW w:w="2766" w:type="dxa"/>
          </w:tcPr>
          <w:p w14:paraId="498CA0FB" w14:textId="77777777" w:rsidR="0090018B" w:rsidRDefault="0090018B" w:rsidP="00F73733">
            <w:r>
              <w:rPr>
                <w:rFonts w:hint="eastAsia"/>
              </w:rPr>
              <w:t>触发事件</w:t>
            </w:r>
          </w:p>
        </w:tc>
      </w:tr>
      <w:tr w:rsidR="0090018B" w14:paraId="788B9438" w14:textId="77777777" w:rsidTr="00F73733">
        <w:trPr>
          <w:jc w:val="center"/>
        </w:trPr>
        <w:tc>
          <w:tcPr>
            <w:tcW w:w="2765" w:type="dxa"/>
          </w:tcPr>
          <w:p w14:paraId="6D70DD83" w14:textId="77777777" w:rsidR="0090018B" w:rsidRDefault="0090018B" w:rsidP="00F73733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1DEECE8C" w14:textId="77777777" w:rsidR="0090018B" w:rsidRDefault="0090018B" w:rsidP="00F73733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766" w:type="dxa"/>
          </w:tcPr>
          <w:p w14:paraId="6D769052" w14:textId="77777777" w:rsidR="0090018B" w:rsidRDefault="0090018B" w:rsidP="00F73733">
            <w:r>
              <w:rPr>
                <w:rFonts w:hint="eastAsia"/>
              </w:rPr>
              <w:t>规则状态</w:t>
            </w:r>
          </w:p>
        </w:tc>
      </w:tr>
      <w:tr w:rsidR="0090018B" w14:paraId="3A807BF3" w14:textId="77777777" w:rsidTr="00F73733">
        <w:trPr>
          <w:jc w:val="center"/>
        </w:trPr>
        <w:tc>
          <w:tcPr>
            <w:tcW w:w="2765" w:type="dxa"/>
          </w:tcPr>
          <w:p w14:paraId="1DC2210E" w14:textId="77777777" w:rsidR="0090018B" w:rsidRDefault="0090018B" w:rsidP="00F73733">
            <w:proofErr w:type="spellStart"/>
            <w:r>
              <w:t>S</w:t>
            </w:r>
            <w:r>
              <w:rPr>
                <w:rFonts w:hint="eastAsia"/>
              </w:rPr>
              <w:t>tart_time</w:t>
            </w:r>
            <w:proofErr w:type="spellEnd"/>
          </w:p>
        </w:tc>
        <w:tc>
          <w:tcPr>
            <w:tcW w:w="2765" w:type="dxa"/>
          </w:tcPr>
          <w:p w14:paraId="3B7AE18A" w14:textId="77777777" w:rsidR="0090018B" w:rsidRDefault="0090018B" w:rsidP="00F73733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742B4199" w14:textId="77777777" w:rsidR="0090018B" w:rsidRDefault="0090018B" w:rsidP="00F73733">
            <w:r>
              <w:rPr>
                <w:rFonts w:hint="eastAsia"/>
              </w:rPr>
              <w:t>开始时间</w:t>
            </w:r>
          </w:p>
        </w:tc>
      </w:tr>
      <w:tr w:rsidR="0090018B" w14:paraId="13A238F1" w14:textId="77777777" w:rsidTr="00F73733">
        <w:trPr>
          <w:jc w:val="center"/>
        </w:trPr>
        <w:tc>
          <w:tcPr>
            <w:tcW w:w="2765" w:type="dxa"/>
          </w:tcPr>
          <w:p w14:paraId="6E1FEC5F" w14:textId="77777777" w:rsidR="0090018B" w:rsidRDefault="0090018B" w:rsidP="00F73733">
            <w:proofErr w:type="spellStart"/>
            <w:r>
              <w:t>E</w:t>
            </w:r>
            <w:r>
              <w:rPr>
                <w:rFonts w:hint="eastAsia"/>
              </w:rPr>
              <w:t>nd_time</w:t>
            </w:r>
            <w:proofErr w:type="spellEnd"/>
          </w:p>
        </w:tc>
        <w:tc>
          <w:tcPr>
            <w:tcW w:w="2765" w:type="dxa"/>
          </w:tcPr>
          <w:p w14:paraId="59BBE335" w14:textId="77777777" w:rsidR="0090018B" w:rsidRDefault="0090018B" w:rsidP="00F73733">
            <w:r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18085B46" w14:textId="77777777" w:rsidR="0090018B" w:rsidRDefault="0090018B" w:rsidP="00F73733">
            <w:r>
              <w:rPr>
                <w:rFonts w:hint="eastAsia"/>
              </w:rPr>
              <w:t>结束时间</w:t>
            </w:r>
          </w:p>
        </w:tc>
      </w:tr>
      <w:tr w:rsidR="0090018B" w14:paraId="381295CA" w14:textId="77777777" w:rsidTr="00F73733">
        <w:trPr>
          <w:jc w:val="center"/>
        </w:trPr>
        <w:tc>
          <w:tcPr>
            <w:tcW w:w="2765" w:type="dxa"/>
          </w:tcPr>
          <w:p w14:paraId="516F24FB" w14:textId="77777777" w:rsidR="0090018B" w:rsidRDefault="0090018B" w:rsidP="00F73733">
            <w:proofErr w:type="spellStart"/>
            <w:r>
              <w:t>C</w:t>
            </w:r>
            <w:r>
              <w:rPr>
                <w:rFonts w:hint="eastAsia"/>
              </w:rPr>
              <w:t>heck</w:t>
            </w:r>
            <w:r>
              <w:t>_rules</w:t>
            </w:r>
            <w:proofErr w:type="spellEnd"/>
          </w:p>
        </w:tc>
        <w:tc>
          <w:tcPr>
            <w:tcW w:w="2765" w:type="dxa"/>
          </w:tcPr>
          <w:p w14:paraId="2FEA8A33" w14:textId="77777777" w:rsidR="0090018B" w:rsidRDefault="0090018B" w:rsidP="00F73733">
            <w:r>
              <w:t>Text</w:t>
            </w:r>
          </w:p>
        </w:tc>
        <w:tc>
          <w:tcPr>
            <w:tcW w:w="2766" w:type="dxa"/>
          </w:tcPr>
          <w:p w14:paraId="53C49846" w14:textId="77777777" w:rsidR="0090018B" w:rsidRDefault="0090018B" w:rsidP="00F73733">
            <w:r>
              <w:rPr>
                <w:rFonts w:hint="eastAsia"/>
              </w:rPr>
              <w:t>校验规则</w:t>
            </w:r>
          </w:p>
        </w:tc>
      </w:tr>
      <w:tr w:rsidR="0090018B" w14:paraId="22E93A22" w14:textId="77777777" w:rsidTr="00F73733">
        <w:trPr>
          <w:jc w:val="center"/>
        </w:trPr>
        <w:tc>
          <w:tcPr>
            <w:tcW w:w="2765" w:type="dxa"/>
          </w:tcPr>
          <w:p w14:paraId="3C09307D" w14:textId="77777777" w:rsidR="0090018B" w:rsidRDefault="0090018B" w:rsidP="00F73733">
            <w:r>
              <w:t>A</w:t>
            </w:r>
            <w:r>
              <w:rPr>
                <w:rFonts w:hint="eastAsia"/>
              </w:rPr>
              <w:t>ctions</w:t>
            </w:r>
          </w:p>
        </w:tc>
        <w:tc>
          <w:tcPr>
            <w:tcW w:w="2765" w:type="dxa"/>
          </w:tcPr>
          <w:p w14:paraId="4795F78A" w14:textId="77777777" w:rsidR="0090018B" w:rsidRDefault="0090018B" w:rsidP="00F73733">
            <w:r>
              <w:rPr>
                <w:rFonts w:hint="eastAsia"/>
              </w:rPr>
              <w:t>Text</w:t>
            </w:r>
          </w:p>
        </w:tc>
        <w:tc>
          <w:tcPr>
            <w:tcW w:w="2766" w:type="dxa"/>
          </w:tcPr>
          <w:p w14:paraId="5F463196" w14:textId="77777777" w:rsidR="0090018B" w:rsidRDefault="0090018B" w:rsidP="00F73733">
            <w:r>
              <w:rPr>
                <w:rFonts w:hint="eastAsia"/>
              </w:rPr>
              <w:t>触发行为</w:t>
            </w:r>
          </w:p>
        </w:tc>
      </w:tr>
    </w:tbl>
    <w:p w14:paraId="672E3B64" w14:textId="03D1EC48" w:rsidR="004C6632" w:rsidRDefault="004C6632" w:rsidP="004C6632"/>
    <w:p w14:paraId="27623523" w14:textId="0709BDE0" w:rsidR="00DC5871" w:rsidRDefault="00DC5871" w:rsidP="004C6632">
      <w:r>
        <w:rPr>
          <w:rFonts w:hint="eastAsia"/>
        </w:rPr>
        <w:t>订单命中规则表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C5871" w14:paraId="402BA784" w14:textId="77777777" w:rsidTr="00DC5871">
        <w:tc>
          <w:tcPr>
            <w:tcW w:w="2765" w:type="dxa"/>
          </w:tcPr>
          <w:p w14:paraId="3B1645C0" w14:textId="2A39085E" w:rsidR="00DC5871" w:rsidRDefault="00DC5871" w:rsidP="004C6632"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</w:tcPr>
          <w:p w14:paraId="607E9CA8" w14:textId="12FF588D" w:rsidR="00DC5871" w:rsidRDefault="00DC5871" w:rsidP="004C6632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44CC4ED" w14:textId="7490F437" w:rsidR="00DC5871" w:rsidRDefault="00DC5871" w:rsidP="004C6632">
            <w:r>
              <w:rPr>
                <w:rFonts w:hint="eastAsia"/>
              </w:rPr>
              <w:t>描述</w:t>
            </w:r>
          </w:p>
        </w:tc>
      </w:tr>
      <w:tr w:rsidR="00DC5871" w14:paraId="39DC9E1C" w14:textId="77777777" w:rsidTr="00DC5871">
        <w:tc>
          <w:tcPr>
            <w:tcW w:w="2765" w:type="dxa"/>
          </w:tcPr>
          <w:p w14:paraId="65C650B0" w14:textId="288FAEC8" w:rsidR="00DC5871" w:rsidRDefault="00DC5871" w:rsidP="004C6632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041252B2" w14:textId="34396EAA" w:rsidR="00DC5871" w:rsidRDefault="00DC5871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4DFB3993" w14:textId="4BF25FA2" w:rsidR="00DC5871" w:rsidRDefault="00DC5871" w:rsidP="004C6632">
            <w:r>
              <w:t>I</w:t>
            </w:r>
            <w:r>
              <w:rPr>
                <w:rFonts w:hint="eastAsia"/>
              </w:rPr>
              <w:t>d</w:t>
            </w:r>
          </w:p>
        </w:tc>
      </w:tr>
      <w:tr w:rsidR="00DC5871" w14:paraId="0C963F10" w14:textId="77777777" w:rsidTr="00DC5871">
        <w:tc>
          <w:tcPr>
            <w:tcW w:w="2765" w:type="dxa"/>
          </w:tcPr>
          <w:p w14:paraId="5FAA6C9D" w14:textId="089118E5" w:rsidR="00DC5871" w:rsidRDefault="00DC5871" w:rsidP="004C6632">
            <w:proofErr w:type="spellStart"/>
            <w:r>
              <w:t>O</w:t>
            </w:r>
            <w:r>
              <w:rPr>
                <w:rFonts w:hint="eastAsia"/>
              </w:rPr>
              <w:t>rder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2815B813" w14:textId="262A3001" w:rsidR="00DC5871" w:rsidRDefault="00DC5871" w:rsidP="004C6632">
            <w:r>
              <w:t>Long</w:t>
            </w:r>
          </w:p>
        </w:tc>
        <w:tc>
          <w:tcPr>
            <w:tcW w:w="2766" w:type="dxa"/>
          </w:tcPr>
          <w:p w14:paraId="6443801A" w14:textId="1594B14F" w:rsidR="00DC5871" w:rsidRDefault="00DC5871" w:rsidP="004C6632">
            <w:r>
              <w:rPr>
                <w:rFonts w:hint="eastAsia"/>
              </w:rPr>
              <w:t>订单id</w:t>
            </w:r>
          </w:p>
        </w:tc>
      </w:tr>
      <w:tr w:rsidR="00DC5871" w14:paraId="2C379202" w14:textId="77777777" w:rsidTr="00DC5871">
        <w:tc>
          <w:tcPr>
            <w:tcW w:w="2765" w:type="dxa"/>
          </w:tcPr>
          <w:p w14:paraId="7AFE0593" w14:textId="19AE0726" w:rsidR="00DC5871" w:rsidRDefault="00DC5871" w:rsidP="004C6632">
            <w:proofErr w:type="spellStart"/>
            <w:r>
              <w:t>S</w:t>
            </w:r>
            <w:r>
              <w:rPr>
                <w:rFonts w:hint="eastAsia"/>
              </w:rPr>
              <w:t>cene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7E28E484" w14:textId="6B642661" w:rsidR="00DC5871" w:rsidRDefault="00DC5871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01D38F92" w14:textId="787ADB8A" w:rsidR="00DC5871" w:rsidRDefault="00DC5871" w:rsidP="004C6632">
            <w:r>
              <w:rPr>
                <w:rFonts w:hint="eastAsia"/>
              </w:rPr>
              <w:t>场景id</w:t>
            </w:r>
          </w:p>
        </w:tc>
      </w:tr>
      <w:tr w:rsidR="00DC5871" w14:paraId="0216D18F" w14:textId="77777777" w:rsidTr="00DC5871">
        <w:tc>
          <w:tcPr>
            <w:tcW w:w="2765" w:type="dxa"/>
          </w:tcPr>
          <w:p w14:paraId="6AE91285" w14:textId="4D18B9AA" w:rsidR="00DC5871" w:rsidRDefault="00DC5871" w:rsidP="004C6632">
            <w:proofErr w:type="spellStart"/>
            <w:r>
              <w:t>S</w:t>
            </w:r>
            <w:r>
              <w:rPr>
                <w:rFonts w:hint="eastAsia"/>
              </w:rPr>
              <w:t>cene_code</w:t>
            </w:r>
            <w:proofErr w:type="spellEnd"/>
          </w:p>
        </w:tc>
        <w:tc>
          <w:tcPr>
            <w:tcW w:w="2765" w:type="dxa"/>
          </w:tcPr>
          <w:p w14:paraId="0A786737" w14:textId="2D5E7DAC" w:rsidR="00DC5871" w:rsidRDefault="00DC5871" w:rsidP="004C6632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766" w:type="dxa"/>
          </w:tcPr>
          <w:p w14:paraId="481C55DD" w14:textId="6FA84D65" w:rsidR="00DC5871" w:rsidRDefault="00DC5871" w:rsidP="004C6632">
            <w:r>
              <w:rPr>
                <w:rFonts w:hint="eastAsia"/>
              </w:rPr>
              <w:t>场景code</w:t>
            </w:r>
          </w:p>
        </w:tc>
      </w:tr>
      <w:tr w:rsidR="00DC5871" w14:paraId="2054F201" w14:textId="77777777" w:rsidTr="00DC5871">
        <w:tc>
          <w:tcPr>
            <w:tcW w:w="2765" w:type="dxa"/>
          </w:tcPr>
          <w:p w14:paraId="40721F5C" w14:textId="1D98787A" w:rsidR="00DC5871" w:rsidRDefault="00DC5871" w:rsidP="004C6632">
            <w:proofErr w:type="spellStart"/>
            <w:r>
              <w:t>O</w:t>
            </w:r>
            <w:r>
              <w:rPr>
                <w:rFonts w:hint="eastAsia"/>
              </w:rPr>
              <w:t>ccure_time</w:t>
            </w:r>
            <w:proofErr w:type="spellEnd"/>
          </w:p>
        </w:tc>
        <w:tc>
          <w:tcPr>
            <w:tcW w:w="2765" w:type="dxa"/>
          </w:tcPr>
          <w:p w14:paraId="7529E00B" w14:textId="7ACA4F06" w:rsidR="00DC5871" w:rsidRDefault="00DC5871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6284EBBF" w14:textId="18E4C82F" w:rsidR="00DC5871" w:rsidRDefault="00DC5871" w:rsidP="004C6632">
            <w:r>
              <w:rPr>
                <w:rFonts w:hint="eastAsia"/>
              </w:rPr>
              <w:t>出现时间</w:t>
            </w:r>
          </w:p>
        </w:tc>
      </w:tr>
      <w:tr w:rsidR="00DC5871" w14:paraId="24FC72EE" w14:textId="77777777" w:rsidTr="00DC5871">
        <w:tc>
          <w:tcPr>
            <w:tcW w:w="2765" w:type="dxa"/>
          </w:tcPr>
          <w:p w14:paraId="75D4CE40" w14:textId="7ABB6F92" w:rsidR="00E14539" w:rsidRDefault="00E14539" w:rsidP="004C6632">
            <w:proofErr w:type="spellStart"/>
            <w:r>
              <w:t>A</w:t>
            </w:r>
            <w:r>
              <w:rPr>
                <w:rFonts w:hint="eastAsia"/>
              </w:rPr>
              <w:t>ction</w:t>
            </w:r>
            <w:r>
              <w:t>_result</w:t>
            </w:r>
            <w:proofErr w:type="spellEnd"/>
          </w:p>
        </w:tc>
        <w:tc>
          <w:tcPr>
            <w:tcW w:w="2765" w:type="dxa"/>
          </w:tcPr>
          <w:p w14:paraId="7FF96ECC" w14:textId="555D9DA9" w:rsidR="00DC5871" w:rsidRDefault="00E14539" w:rsidP="004C6632">
            <w:r>
              <w:t>Text</w:t>
            </w:r>
          </w:p>
        </w:tc>
        <w:tc>
          <w:tcPr>
            <w:tcW w:w="2766" w:type="dxa"/>
          </w:tcPr>
          <w:p w14:paraId="1F1C8A90" w14:textId="28D5D924" w:rsidR="00DC5871" w:rsidRDefault="00E14539" w:rsidP="004C6632">
            <w:r>
              <w:rPr>
                <w:rFonts w:hint="eastAsia"/>
              </w:rPr>
              <w:t>场景触发的action结果</w:t>
            </w:r>
          </w:p>
        </w:tc>
      </w:tr>
      <w:tr w:rsidR="00DC5871" w14:paraId="034FB2E1" w14:textId="77777777" w:rsidTr="00DC5871">
        <w:tc>
          <w:tcPr>
            <w:tcW w:w="2765" w:type="dxa"/>
          </w:tcPr>
          <w:p w14:paraId="3C02C25D" w14:textId="7A1A0FCE" w:rsidR="00DC5871" w:rsidRDefault="00E14539" w:rsidP="004C6632">
            <w:r>
              <w:rPr>
                <w:rFonts w:hint="eastAsia"/>
              </w:rPr>
              <w:t>timeout</w:t>
            </w:r>
          </w:p>
        </w:tc>
        <w:tc>
          <w:tcPr>
            <w:tcW w:w="2765" w:type="dxa"/>
          </w:tcPr>
          <w:p w14:paraId="50E7456C" w14:textId="5CF28482" w:rsidR="00DC5871" w:rsidRDefault="00E14539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535F1FB1" w14:textId="730D86B3" w:rsidR="00DC5871" w:rsidRDefault="00E14539" w:rsidP="004C6632">
            <w:r>
              <w:rPr>
                <w:rFonts w:hint="eastAsia"/>
              </w:rPr>
              <w:t>超时时间</w:t>
            </w:r>
          </w:p>
        </w:tc>
      </w:tr>
      <w:tr w:rsidR="00DC5871" w14:paraId="0E8ECB7F" w14:textId="77777777" w:rsidTr="00DC5871">
        <w:tc>
          <w:tcPr>
            <w:tcW w:w="2765" w:type="dxa"/>
          </w:tcPr>
          <w:p w14:paraId="28DF1EE0" w14:textId="547FDF28" w:rsidR="00DC5871" w:rsidRDefault="00E14539" w:rsidP="004C6632">
            <w:r>
              <w:t>D</w:t>
            </w:r>
            <w:r>
              <w:rPr>
                <w:rFonts w:hint="eastAsia"/>
              </w:rPr>
              <w:t>elay</w:t>
            </w:r>
          </w:p>
        </w:tc>
        <w:tc>
          <w:tcPr>
            <w:tcW w:w="2765" w:type="dxa"/>
          </w:tcPr>
          <w:p w14:paraId="12B04C1F" w14:textId="6788CE6E" w:rsidR="00DC5871" w:rsidRDefault="00E14539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10650573" w14:textId="4BBA02B3" w:rsidR="00DC5871" w:rsidRDefault="00E14539" w:rsidP="004C6632">
            <w:r>
              <w:rPr>
                <w:rFonts w:hint="eastAsia"/>
              </w:rPr>
              <w:t>延迟回调时间</w:t>
            </w:r>
          </w:p>
        </w:tc>
      </w:tr>
    </w:tbl>
    <w:p w14:paraId="732A99E6" w14:textId="6A6C9EAF" w:rsidR="00DC5871" w:rsidRDefault="00DC5871" w:rsidP="004C6632"/>
    <w:p w14:paraId="641087CC" w14:textId="2CDAD479" w:rsidR="00824A14" w:rsidRDefault="00824A14" w:rsidP="004C6632">
      <w:r>
        <w:rPr>
          <w:rFonts w:hint="eastAsia"/>
        </w:rPr>
        <w:t>场景规则动作表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170AE" w14:paraId="49FEAB23" w14:textId="77777777" w:rsidTr="00F170AE">
        <w:tc>
          <w:tcPr>
            <w:tcW w:w="2765" w:type="dxa"/>
          </w:tcPr>
          <w:p w14:paraId="724AD2FB" w14:textId="3DBA5258" w:rsidR="00F170AE" w:rsidRDefault="00F170AE" w:rsidP="004C6632">
            <w:r>
              <w:rPr>
                <w:rFonts w:hint="eastAsia"/>
              </w:rPr>
              <w:t>字段名</w:t>
            </w:r>
          </w:p>
        </w:tc>
        <w:tc>
          <w:tcPr>
            <w:tcW w:w="2765" w:type="dxa"/>
          </w:tcPr>
          <w:p w14:paraId="3B8CDE9F" w14:textId="1139AD70" w:rsidR="00F170AE" w:rsidRDefault="00F170AE" w:rsidP="004C6632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64541EB" w14:textId="2109C7C1" w:rsidR="00F170AE" w:rsidRDefault="00F170AE" w:rsidP="004C6632">
            <w:r>
              <w:rPr>
                <w:rFonts w:hint="eastAsia"/>
              </w:rPr>
              <w:t>描述</w:t>
            </w:r>
          </w:p>
        </w:tc>
      </w:tr>
      <w:tr w:rsidR="00F170AE" w14:paraId="6355C4A7" w14:textId="77777777" w:rsidTr="00F170AE">
        <w:tc>
          <w:tcPr>
            <w:tcW w:w="2765" w:type="dxa"/>
          </w:tcPr>
          <w:p w14:paraId="49F84497" w14:textId="36320F71" w:rsidR="00F170AE" w:rsidRDefault="00F170AE" w:rsidP="004C6632"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546C3DC1" w14:textId="0459C7D0" w:rsidR="00F170AE" w:rsidRDefault="00F170AE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5789FA57" w14:textId="1232DF89" w:rsidR="00F170AE" w:rsidRDefault="00F170AE" w:rsidP="004C6632">
            <w:r>
              <w:t>I</w:t>
            </w:r>
            <w:r>
              <w:rPr>
                <w:rFonts w:hint="eastAsia"/>
              </w:rPr>
              <w:t>d</w:t>
            </w:r>
          </w:p>
        </w:tc>
      </w:tr>
      <w:tr w:rsidR="00F170AE" w14:paraId="0E1916AD" w14:textId="77777777" w:rsidTr="00F170AE">
        <w:tc>
          <w:tcPr>
            <w:tcW w:w="2765" w:type="dxa"/>
          </w:tcPr>
          <w:p w14:paraId="6C662DD5" w14:textId="7590C8D2" w:rsidR="00F170AE" w:rsidRDefault="00F170AE" w:rsidP="004C6632">
            <w:proofErr w:type="spellStart"/>
            <w:r>
              <w:t>R</w:t>
            </w:r>
            <w:r>
              <w:rPr>
                <w:rFonts w:hint="eastAsia"/>
              </w:rPr>
              <w:t>ecord_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26F92530" w14:textId="6241666F" w:rsidR="00F170AE" w:rsidRDefault="00F170AE" w:rsidP="004C6632">
            <w:r>
              <w:t>Long</w:t>
            </w:r>
          </w:p>
        </w:tc>
        <w:tc>
          <w:tcPr>
            <w:tcW w:w="2766" w:type="dxa"/>
          </w:tcPr>
          <w:p w14:paraId="3F146FFD" w14:textId="1527DB30" w:rsidR="00F170AE" w:rsidRDefault="00F170AE" w:rsidP="004C6632">
            <w:r>
              <w:rPr>
                <w:rFonts w:hint="eastAsia"/>
              </w:rPr>
              <w:t>触发记录id</w:t>
            </w:r>
          </w:p>
        </w:tc>
      </w:tr>
      <w:tr w:rsidR="00F170AE" w14:paraId="6C564A14" w14:textId="77777777" w:rsidTr="00F170AE">
        <w:tc>
          <w:tcPr>
            <w:tcW w:w="2765" w:type="dxa"/>
          </w:tcPr>
          <w:p w14:paraId="7387B58C" w14:textId="27FEF061" w:rsidR="00F170AE" w:rsidRDefault="00F170AE" w:rsidP="004C6632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384CBFBC" w14:textId="2D99BC8D" w:rsidR="00F170AE" w:rsidRDefault="00F170AE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73645D25" w14:textId="45434FC6" w:rsidR="00F170AE" w:rsidRDefault="00F170AE" w:rsidP="004C6632">
            <w:r>
              <w:rPr>
                <w:rFonts w:hint="eastAsia"/>
              </w:rPr>
              <w:t>场景动作状态</w:t>
            </w:r>
          </w:p>
        </w:tc>
      </w:tr>
      <w:tr w:rsidR="00F170AE" w14:paraId="7C4637AB" w14:textId="77777777" w:rsidTr="00F170AE">
        <w:tc>
          <w:tcPr>
            <w:tcW w:w="2765" w:type="dxa"/>
          </w:tcPr>
          <w:p w14:paraId="4564C200" w14:textId="46FCA8D8" w:rsidR="00F170AE" w:rsidRDefault="00F170AE" w:rsidP="004C6632">
            <w:r>
              <w:t>P</w:t>
            </w:r>
            <w:r>
              <w:rPr>
                <w:rFonts w:hint="eastAsia"/>
              </w:rPr>
              <w:t>arams</w:t>
            </w:r>
          </w:p>
        </w:tc>
        <w:tc>
          <w:tcPr>
            <w:tcW w:w="2765" w:type="dxa"/>
          </w:tcPr>
          <w:p w14:paraId="457340A8" w14:textId="38711A28" w:rsidR="00F170AE" w:rsidRDefault="00F170AE" w:rsidP="004C6632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2766" w:type="dxa"/>
          </w:tcPr>
          <w:p w14:paraId="718451E2" w14:textId="0F2B11D6" w:rsidR="00F170AE" w:rsidRDefault="00F170AE" w:rsidP="004C6632">
            <w:r>
              <w:rPr>
                <w:rFonts w:hint="eastAsia"/>
              </w:rPr>
              <w:t>场景动作参数</w:t>
            </w:r>
          </w:p>
        </w:tc>
      </w:tr>
      <w:tr w:rsidR="00F170AE" w14:paraId="67BA7ACB" w14:textId="77777777" w:rsidTr="00F170AE">
        <w:tc>
          <w:tcPr>
            <w:tcW w:w="2765" w:type="dxa"/>
          </w:tcPr>
          <w:p w14:paraId="2CD2A2F8" w14:textId="09A3131E" w:rsidR="00F170AE" w:rsidRDefault="00F170AE" w:rsidP="004C6632">
            <w:r>
              <w:t>R</w:t>
            </w:r>
            <w:r>
              <w:rPr>
                <w:rFonts w:hint="eastAsia"/>
              </w:rPr>
              <w:t>esults</w:t>
            </w:r>
          </w:p>
        </w:tc>
        <w:tc>
          <w:tcPr>
            <w:tcW w:w="2765" w:type="dxa"/>
          </w:tcPr>
          <w:p w14:paraId="27C2C3B6" w14:textId="71ADC26B" w:rsidR="00F170AE" w:rsidRDefault="00F170AE" w:rsidP="004C6632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2766" w:type="dxa"/>
          </w:tcPr>
          <w:p w14:paraId="75DAD8C2" w14:textId="30F65A73" w:rsidR="00F170AE" w:rsidRDefault="00F170AE" w:rsidP="004C6632">
            <w:r>
              <w:rPr>
                <w:rFonts w:hint="eastAsia"/>
              </w:rPr>
              <w:t>场景动作结果</w:t>
            </w:r>
          </w:p>
        </w:tc>
      </w:tr>
      <w:tr w:rsidR="00F170AE" w14:paraId="604B3E78" w14:textId="77777777" w:rsidTr="00F170AE">
        <w:tc>
          <w:tcPr>
            <w:tcW w:w="2765" w:type="dxa"/>
          </w:tcPr>
          <w:p w14:paraId="7805A25F" w14:textId="09A4F388" w:rsidR="00F170AE" w:rsidRDefault="00F170AE" w:rsidP="004C6632">
            <w:r>
              <w:t>C</w:t>
            </w:r>
            <w:r>
              <w:rPr>
                <w:rFonts w:hint="eastAsia"/>
              </w:rPr>
              <w:t>reator</w:t>
            </w:r>
          </w:p>
        </w:tc>
        <w:tc>
          <w:tcPr>
            <w:tcW w:w="2765" w:type="dxa"/>
          </w:tcPr>
          <w:p w14:paraId="0B33148B" w14:textId="01240F49" w:rsidR="00F170AE" w:rsidRDefault="00F170AE" w:rsidP="004C6632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766" w:type="dxa"/>
          </w:tcPr>
          <w:p w14:paraId="41A7E00E" w14:textId="4E0BFF5F" w:rsidR="00F170AE" w:rsidRDefault="00F170AE" w:rsidP="004C6632">
            <w:r>
              <w:rPr>
                <w:rFonts w:hint="eastAsia"/>
              </w:rPr>
              <w:t>创建者</w:t>
            </w:r>
          </w:p>
        </w:tc>
      </w:tr>
      <w:tr w:rsidR="00F170AE" w14:paraId="06CAB187" w14:textId="77777777" w:rsidTr="00F170AE">
        <w:tc>
          <w:tcPr>
            <w:tcW w:w="2765" w:type="dxa"/>
          </w:tcPr>
          <w:p w14:paraId="41A86313" w14:textId="0FBA7F49" w:rsidR="00F170AE" w:rsidRDefault="00F170AE" w:rsidP="004C6632">
            <w:proofErr w:type="spellStart"/>
            <w:r>
              <w:rPr>
                <w:rFonts w:hint="eastAsia"/>
              </w:rPr>
              <w:t>updator</w:t>
            </w:r>
            <w:proofErr w:type="spellEnd"/>
          </w:p>
        </w:tc>
        <w:tc>
          <w:tcPr>
            <w:tcW w:w="2765" w:type="dxa"/>
          </w:tcPr>
          <w:p w14:paraId="73EDB5CD" w14:textId="0683C230" w:rsidR="00F170AE" w:rsidRDefault="00F170AE" w:rsidP="004C6632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766" w:type="dxa"/>
          </w:tcPr>
          <w:p w14:paraId="01647AE1" w14:textId="32622258" w:rsidR="00F170AE" w:rsidRDefault="00F170AE" w:rsidP="004C6632">
            <w:r>
              <w:rPr>
                <w:rFonts w:hint="eastAsia"/>
              </w:rPr>
              <w:t>更新者</w:t>
            </w:r>
          </w:p>
        </w:tc>
      </w:tr>
      <w:tr w:rsidR="00F170AE" w14:paraId="6FE26361" w14:textId="77777777" w:rsidTr="00F170AE">
        <w:tc>
          <w:tcPr>
            <w:tcW w:w="2765" w:type="dxa"/>
          </w:tcPr>
          <w:p w14:paraId="30012C49" w14:textId="591FC72F" w:rsidR="00F170AE" w:rsidRDefault="00F170AE" w:rsidP="004C6632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380CB5BA" w14:textId="571A5B59" w:rsidR="00F170AE" w:rsidRDefault="00F170AE" w:rsidP="004C6632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766" w:type="dxa"/>
          </w:tcPr>
          <w:p w14:paraId="5AA465CE" w14:textId="7070E5F0" w:rsidR="00F170AE" w:rsidRDefault="00F170AE" w:rsidP="004C6632">
            <w:r>
              <w:rPr>
                <w:rFonts w:hint="eastAsia"/>
              </w:rPr>
              <w:t>动作类型</w:t>
            </w:r>
          </w:p>
        </w:tc>
      </w:tr>
      <w:tr w:rsidR="00F170AE" w14:paraId="6AD71DC0" w14:textId="77777777" w:rsidTr="00F170AE">
        <w:tc>
          <w:tcPr>
            <w:tcW w:w="2765" w:type="dxa"/>
          </w:tcPr>
          <w:p w14:paraId="619FA7CD" w14:textId="434F3BC1" w:rsidR="00F170AE" w:rsidRDefault="00F170AE" w:rsidP="004C6632">
            <w:proofErr w:type="spellStart"/>
            <w:r>
              <w:t>O</w:t>
            </w:r>
            <w:r>
              <w:rPr>
                <w:rFonts w:hint="eastAsia"/>
              </w:rPr>
              <w:t>rder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2765" w:type="dxa"/>
          </w:tcPr>
          <w:p w14:paraId="44F544CE" w14:textId="6AAC6030" w:rsidR="00F170AE" w:rsidRDefault="00F170AE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105D6ACE" w14:textId="0AE8739E" w:rsidR="00F170AE" w:rsidRDefault="00F170AE" w:rsidP="004C6632">
            <w:r>
              <w:rPr>
                <w:rFonts w:hint="eastAsia"/>
              </w:rPr>
              <w:t>订单号</w:t>
            </w:r>
          </w:p>
        </w:tc>
      </w:tr>
      <w:tr w:rsidR="00F170AE" w14:paraId="6A04788C" w14:textId="77777777" w:rsidTr="00F170AE">
        <w:tc>
          <w:tcPr>
            <w:tcW w:w="2765" w:type="dxa"/>
          </w:tcPr>
          <w:p w14:paraId="644C31FA" w14:textId="040871A0" w:rsidR="00F170AE" w:rsidRDefault="00F170AE" w:rsidP="004C6632">
            <w:proofErr w:type="spellStart"/>
            <w:r>
              <w:rPr>
                <w:rFonts w:hint="eastAsia"/>
              </w:rPr>
              <w:t>trigger_event</w:t>
            </w:r>
            <w:proofErr w:type="spellEnd"/>
          </w:p>
        </w:tc>
        <w:tc>
          <w:tcPr>
            <w:tcW w:w="2765" w:type="dxa"/>
          </w:tcPr>
          <w:p w14:paraId="5A263DE1" w14:textId="3DB7B7CF" w:rsidR="00F170AE" w:rsidRDefault="00F170AE" w:rsidP="004C6632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766" w:type="dxa"/>
          </w:tcPr>
          <w:p w14:paraId="0820B676" w14:textId="0A257D17" w:rsidR="00F170AE" w:rsidRDefault="00F170AE" w:rsidP="004C6632">
            <w:r>
              <w:rPr>
                <w:rFonts w:hint="eastAsia"/>
              </w:rPr>
              <w:t>触发事件</w:t>
            </w:r>
          </w:p>
        </w:tc>
      </w:tr>
      <w:tr w:rsidR="00F170AE" w14:paraId="7B8FBA57" w14:textId="77777777" w:rsidTr="00F170AE">
        <w:tc>
          <w:tcPr>
            <w:tcW w:w="2765" w:type="dxa"/>
          </w:tcPr>
          <w:p w14:paraId="16F064DC" w14:textId="3F533A6C" w:rsidR="00F170AE" w:rsidRDefault="00F170AE" w:rsidP="004C6632">
            <w:proofErr w:type="spellStart"/>
            <w:r>
              <w:t>R</w:t>
            </w:r>
            <w:r>
              <w:rPr>
                <w:rFonts w:hint="eastAsia"/>
              </w:rPr>
              <w:t>ule_id</w:t>
            </w:r>
            <w:proofErr w:type="spellEnd"/>
          </w:p>
        </w:tc>
        <w:tc>
          <w:tcPr>
            <w:tcW w:w="2765" w:type="dxa"/>
          </w:tcPr>
          <w:p w14:paraId="1F5A0F96" w14:textId="2A3FC3EE" w:rsidR="00F170AE" w:rsidRDefault="00F170AE" w:rsidP="004C6632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766" w:type="dxa"/>
          </w:tcPr>
          <w:p w14:paraId="5D14A1CA" w14:textId="6781CF0B" w:rsidR="00F170AE" w:rsidRDefault="00F170AE" w:rsidP="004C6632">
            <w:r>
              <w:rPr>
                <w:rFonts w:hint="eastAsia"/>
              </w:rPr>
              <w:t>规则id</w:t>
            </w:r>
          </w:p>
        </w:tc>
      </w:tr>
      <w:tr w:rsidR="00F170AE" w14:paraId="498215D2" w14:textId="77777777" w:rsidTr="00F170AE">
        <w:tc>
          <w:tcPr>
            <w:tcW w:w="2765" w:type="dxa"/>
          </w:tcPr>
          <w:p w14:paraId="4180D18F" w14:textId="11E5E5FE" w:rsidR="00F170AE" w:rsidRDefault="00F170AE" w:rsidP="004C6632">
            <w:r>
              <w:lastRenderedPageBreak/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05F43A09" w14:textId="3CBC5B91" w:rsidR="00F170AE" w:rsidRDefault="00F170AE" w:rsidP="004C6632">
            <w:r>
              <w:t>Varchar</w:t>
            </w:r>
          </w:p>
        </w:tc>
        <w:tc>
          <w:tcPr>
            <w:tcW w:w="2766" w:type="dxa"/>
          </w:tcPr>
          <w:p w14:paraId="05633201" w14:textId="1E1627AB" w:rsidR="00F170AE" w:rsidRDefault="00F170AE" w:rsidP="004C6632">
            <w:r>
              <w:rPr>
                <w:rFonts w:hint="eastAsia"/>
              </w:rPr>
              <w:t>动作名称</w:t>
            </w:r>
          </w:p>
        </w:tc>
      </w:tr>
    </w:tbl>
    <w:p w14:paraId="4D8EEC6E" w14:textId="7F111D69" w:rsidR="00DC5871" w:rsidRDefault="00DC5871" w:rsidP="004C6632"/>
    <w:p w14:paraId="4EA24319" w14:textId="05362226" w:rsidR="00DC5871" w:rsidRDefault="00DC5871" w:rsidP="004C6632"/>
    <w:p w14:paraId="08C8CE92" w14:textId="77777777" w:rsidR="00DC5871" w:rsidRPr="004C6632" w:rsidRDefault="00DC5871" w:rsidP="004C6632"/>
    <w:p w14:paraId="0062875C" w14:textId="443EC136" w:rsidR="004C6632" w:rsidRDefault="004C6632" w:rsidP="004C6632">
      <w:pPr>
        <w:pStyle w:val="2"/>
      </w:pPr>
      <w:bookmarkStart w:id="74" w:name="_Toc25947933"/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本章小结</w:t>
      </w:r>
      <w:bookmarkEnd w:id="74"/>
    </w:p>
    <w:p w14:paraId="73B8CD67" w14:textId="77777777" w:rsidR="004C6632" w:rsidRDefault="004C6632" w:rsidP="004C6632">
      <w:pPr>
        <w:ind w:firstLine="420"/>
      </w:pPr>
      <w:r>
        <w:rPr>
          <w:rFonts w:hint="eastAsia"/>
        </w:rPr>
        <w:t>##</w:t>
      </w:r>
    </w:p>
    <w:p w14:paraId="3AC4A6C0" w14:textId="585F6891" w:rsidR="008C1387" w:rsidRDefault="008C1387" w:rsidP="008C1387">
      <w:pPr>
        <w:pStyle w:val="1"/>
        <w:ind w:firstLine="420"/>
        <w:jc w:val="center"/>
        <w:rPr>
          <w:rFonts w:ascii="黑体" w:eastAsia="黑体"/>
        </w:rPr>
      </w:pPr>
      <w:bookmarkStart w:id="75" w:name="_Toc136106996"/>
      <w:bookmarkStart w:id="76" w:name="_Toc9453488"/>
      <w:bookmarkStart w:id="77" w:name="_Toc25947934"/>
      <w:r>
        <w:rPr>
          <w:rFonts w:ascii="黑体" w:eastAsia="黑体" w:hint="eastAsia"/>
        </w:rPr>
        <w:t xml:space="preserve">第四章  </w:t>
      </w:r>
      <w:bookmarkEnd w:id="75"/>
      <w:bookmarkEnd w:id="76"/>
      <w:r>
        <w:rPr>
          <w:rFonts w:ascii="黑体" w:eastAsia="黑体" w:hint="eastAsia"/>
        </w:rPr>
        <w:t>系统实现</w:t>
      </w:r>
      <w:bookmarkEnd w:id="77"/>
    </w:p>
    <w:p w14:paraId="3686FD86" w14:textId="4E567FE1" w:rsidR="004C6632" w:rsidRDefault="008C1387" w:rsidP="008C1387">
      <w:pPr>
        <w:pStyle w:val="2"/>
      </w:pPr>
      <w:bookmarkStart w:id="78" w:name="_Toc25947935"/>
      <w:r>
        <w:rPr>
          <w:rFonts w:hint="eastAsia"/>
        </w:rPr>
        <w:t>4.1</w:t>
      </w:r>
      <w:r>
        <w:t xml:space="preserve"> </w:t>
      </w:r>
      <w:r w:rsidR="00BD3847">
        <w:rPr>
          <w:rFonts w:hint="eastAsia"/>
        </w:rPr>
        <w:t>规则</w:t>
      </w:r>
      <w:r w:rsidR="00C020F6">
        <w:rPr>
          <w:rFonts w:hint="eastAsia"/>
        </w:rPr>
        <w:t>管理</w:t>
      </w:r>
      <w:r w:rsidR="00BD3847">
        <w:rPr>
          <w:rFonts w:hint="eastAsia"/>
        </w:rPr>
        <w:t>模块</w:t>
      </w:r>
      <w:bookmarkEnd w:id="78"/>
    </w:p>
    <w:p w14:paraId="6774C62F" w14:textId="17C30E4D" w:rsidR="00955C84" w:rsidRPr="00955C84" w:rsidRDefault="00955C84" w:rsidP="00955C84">
      <w:r>
        <w:tab/>
      </w:r>
      <w:r w:rsidRPr="00955C84">
        <w:rPr>
          <w:noProof/>
        </w:rPr>
        <w:drawing>
          <wp:inline distT="0" distB="0" distL="0" distR="0" wp14:anchorId="1F7B3D09" wp14:editId="58B83B6A">
            <wp:extent cx="5274310" cy="2938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3607" w14:textId="254B5BC0" w:rsidR="00C70B2B" w:rsidRDefault="00955C84" w:rsidP="00C70B2B">
      <w:pPr>
        <w:ind w:left="480"/>
      </w:pPr>
      <w:r w:rsidRPr="00955C84">
        <w:rPr>
          <w:noProof/>
        </w:rPr>
        <w:drawing>
          <wp:inline distT="0" distB="0" distL="0" distR="0" wp14:anchorId="3DB29D43" wp14:editId="7D1FC9F3">
            <wp:extent cx="4419600" cy="207305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02" cy="20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2AEE" w14:textId="0AD4BD16" w:rsidR="007C182E" w:rsidRDefault="007C182E" w:rsidP="00C70B2B">
      <w:pPr>
        <w:ind w:left="480"/>
      </w:pPr>
    </w:p>
    <w:p w14:paraId="1E66B98E" w14:textId="4459B068" w:rsidR="007C182E" w:rsidRDefault="00955C84" w:rsidP="00C70B2B">
      <w:pPr>
        <w:ind w:left="480"/>
      </w:pPr>
      <w:r w:rsidRPr="00955C84">
        <w:rPr>
          <w:noProof/>
        </w:rPr>
        <w:lastRenderedPageBreak/>
        <w:drawing>
          <wp:inline distT="0" distB="0" distL="0" distR="0" wp14:anchorId="1F843289" wp14:editId="16F84AB3">
            <wp:extent cx="5274310" cy="31540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BA2A" w14:textId="0CABB42E" w:rsidR="007C182E" w:rsidRDefault="007C182E" w:rsidP="00C70B2B">
      <w:pPr>
        <w:ind w:left="480"/>
      </w:pPr>
    </w:p>
    <w:p w14:paraId="322BF0CC" w14:textId="5AC1A2C4" w:rsidR="007C182E" w:rsidRDefault="007C182E" w:rsidP="00C70B2B">
      <w:pPr>
        <w:ind w:left="480"/>
      </w:pPr>
    </w:p>
    <w:p w14:paraId="518E1F2E" w14:textId="77777777" w:rsidR="007C182E" w:rsidRDefault="007C182E" w:rsidP="00C70B2B">
      <w:pPr>
        <w:ind w:left="480"/>
      </w:pPr>
    </w:p>
    <w:p w14:paraId="6A8AA5BE" w14:textId="4E72EBF5" w:rsidR="002F705B" w:rsidRDefault="002F705B" w:rsidP="002F705B">
      <w:pPr>
        <w:pStyle w:val="2"/>
      </w:pPr>
      <w:r>
        <w:rPr>
          <w:rFonts w:hint="eastAsia"/>
        </w:rPr>
        <w:t>4.2</w:t>
      </w:r>
      <w:r>
        <w:t xml:space="preserve"> </w:t>
      </w:r>
      <w:r w:rsidR="007C182E">
        <w:rPr>
          <w:rFonts w:hint="eastAsia"/>
        </w:rPr>
        <w:t>规则预处理模块</w:t>
      </w:r>
    </w:p>
    <w:p w14:paraId="14465DD6" w14:textId="2224E4C5" w:rsidR="002F705B" w:rsidRPr="008C1387" w:rsidRDefault="002F705B" w:rsidP="00C70B2B">
      <w:pPr>
        <w:ind w:left="480"/>
      </w:pPr>
    </w:p>
    <w:p w14:paraId="14B95F8A" w14:textId="3DC37083" w:rsidR="008C1387" w:rsidRDefault="008C1387" w:rsidP="008C1387">
      <w:pPr>
        <w:pStyle w:val="2"/>
      </w:pPr>
      <w:bookmarkStart w:id="79" w:name="_Toc25947936"/>
      <w:r>
        <w:rPr>
          <w:rFonts w:hint="eastAsia"/>
        </w:rPr>
        <w:t>4.</w:t>
      </w:r>
      <w:r w:rsidR="002F705B">
        <w:rPr>
          <w:rFonts w:hint="eastAsia"/>
        </w:rPr>
        <w:t>3</w:t>
      </w:r>
      <w:r>
        <w:t xml:space="preserve"> </w:t>
      </w:r>
      <w:r w:rsidR="00BD3847">
        <w:rPr>
          <w:rFonts w:hint="eastAsia"/>
        </w:rPr>
        <w:t>审核流模块</w:t>
      </w:r>
      <w:bookmarkEnd w:id="79"/>
    </w:p>
    <w:p w14:paraId="497569DA" w14:textId="7C692D08" w:rsidR="00202EDB" w:rsidRPr="00202EDB" w:rsidRDefault="00955C84" w:rsidP="00202EDB">
      <w:r w:rsidRPr="00955C84">
        <w:rPr>
          <w:noProof/>
        </w:rPr>
        <w:drawing>
          <wp:inline distT="0" distB="0" distL="0" distR="0" wp14:anchorId="69F19972" wp14:editId="3DA05561">
            <wp:extent cx="5274310" cy="20104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961E5" w14:textId="1EF31C49" w:rsidR="008C1387" w:rsidRDefault="008C1387" w:rsidP="008C1387">
      <w:pPr>
        <w:pStyle w:val="2"/>
      </w:pPr>
      <w:bookmarkStart w:id="80" w:name="_Toc25947937"/>
      <w:r>
        <w:rPr>
          <w:rFonts w:hint="eastAsia"/>
        </w:rPr>
        <w:t>4.</w:t>
      </w:r>
      <w:r w:rsidR="002F705B">
        <w:rPr>
          <w:rFonts w:hint="eastAsia"/>
        </w:rPr>
        <w:t>4</w:t>
      </w:r>
      <w:r>
        <w:t xml:space="preserve"> </w:t>
      </w:r>
      <w:r w:rsidR="00BD3847">
        <w:rPr>
          <w:rFonts w:hint="eastAsia"/>
        </w:rPr>
        <w:t>业务处理模块</w:t>
      </w:r>
      <w:bookmarkEnd w:id="80"/>
    </w:p>
    <w:p w14:paraId="590B8A97" w14:textId="67BDA944" w:rsidR="008C1387" w:rsidRPr="008C1387" w:rsidRDefault="004F7504" w:rsidP="008C1387">
      <w:r>
        <w:tab/>
      </w:r>
      <w:r>
        <w:rPr>
          <w:rFonts w:hint="eastAsia"/>
        </w:rPr>
        <w:t>##</w:t>
      </w:r>
    </w:p>
    <w:p w14:paraId="6FC379F9" w14:textId="73B99794" w:rsidR="008C1387" w:rsidRDefault="008C1387" w:rsidP="008C1387">
      <w:pPr>
        <w:pStyle w:val="2"/>
      </w:pPr>
      <w:bookmarkStart w:id="81" w:name="_Toc25947938"/>
      <w:r>
        <w:rPr>
          <w:rFonts w:hint="eastAsia"/>
        </w:rPr>
        <w:lastRenderedPageBreak/>
        <w:t>4.5</w:t>
      </w:r>
      <w:r>
        <w:t xml:space="preserve"> </w:t>
      </w:r>
      <w:r>
        <w:rPr>
          <w:rFonts w:hint="eastAsia"/>
        </w:rPr>
        <w:t>系统测试</w:t>
      </w:r>
      <w:bookmarkEnd w:id="81"/>
    </w:p>
    <w:p w14:paraId="3705846E" w14:textId="77777777" w:rsidR="008C1387" w:rsidRDefault="008C1387" w:rsidP="008C1387">
      <w:pPr>
        <w:ind w:firstLine="420"/>
      </w:pPr>
      <w:r>
        <w:rPr>
          <w:rFonts w:hint="eastAsia"/>
        </w:rPr>
        <w:t>##</w:t>
      </w:r>
    </w:p>
    <w:p w14:paraId="31F8F616" w14:textId="237821B0" w:rsidR="008C1387" w:rsidRDefault="008C1387" w:rsidP="008C1387">
      <w:pPr>
        <w:pStyle w:val="3"/>
      </w:pPr>
      <w:bookmarkStart w:id="82" w:name="_Toc25947939"/>
      <w:r>
        <w:rPr>
          <w:rFonts w:hint="eastAsia"/>
        </w:rPr>
        <w:t>4.5.1</w:t>
      </w:r>
      <w:r>
        <w:t xml:space="preserve"> </w:t>
      </w:r>
      <w:r>
        <w:rPr>
          <w:rFonts w:hint="eastAsia"/>
        </w:rPr>
        <w:t>测试环境</w:t>
      </w:r>
      <w:bookmarkEnd w:id="82"/>
    </w:p>
    <w:p w14:paraId="6EA9FA59" w14:textId="77777777" w:rsidR="008C1387" w:rsidRDefault="008C1387" w:rsidP="008C1387">
      <w:pPr>
        <w:ind w:firstLine="420"/>
      </w:pPr>
      <w:r>
        <w:rPr>
          <w:rFonts w:hint="eastAsia"/>
        </w:rPr>
        <w:t>##</w:t>
      </w:r>
    </w:p>
    <w:p w14:paraId="52B1161B" w14:textId="77777777" w:rsidR="008C1387" w:rsidRPr="008C1387" w:rsidRDefault="008C1387" w:rsidP="008C1387"/>
    <w:p w14:paraId="031C6825" w14:textId="09F621CB" w:rsidR="008C1387" w:rsidRDefault="008C1387" w:rsidP="008C1387">
      <w:pPr>
        <w:pStyle w:val="3"/>
      </w:pPr>
      <w:bookmarkStart w:id="83" w:name="_Toc25947940"/>
      <w:r>
        <w:rPr>
          <w:rFonts w:hint="eastAsia"/>
        </w:rPr>
        <w:t>4.5.2</w:t>
      </w:r>
      <w:r>
        <w:t xml:space="preserve"> </w:t>
      </w:r>
      <w:r>
        <w:rPr>
          <w:rFonts w:hint="eastAsia"/>
        </w:rPr>
        <w:t>测试设计</w:t>
      </w:r>
      <w:bookmarkEnd w:id="83"/>
    </w:p>
    <w:p w14:paraId="0A802B28" w14:textId="77777777" w:rsidR="008C1387" w:rsidRDefault="008C1387" w:rsidP="008C1387">
      <w:pPr>
        <w:ind w:firstLine="420"/>
      </w:pPr>
      <w:r>
        <w:rPr>
          <w:rFonts w:hint="eastAsia"/>
        </w:rPr>
        <w:t>##</w:t>
      </w:r>
    </w:p>
    <w:p w14:paraId="427B2D28" w14:textId="77777777" w:rsidR="008C1387" w:rsidRPr="008C1387" w:rsidRDefault="008C1387" w:rsidP="008C1387"/>
    <w:p w14:paraId="7FFCAD9D" w14:textId="720445EA" w:rsidR="008C1387" w:rsidRDefault="008C1387" w:rsidP="008C1387">
      <w:pPr>
        <w:pStyle w:val="3"/>
      </w:pPr>
      <w:bookmarkStart w:id="84" w:name="_Toc25947941"/>
      <w:r>
        <w:rPr>
          <w:rFonts w:hint="eastAsia"/>
        </w:rPr>
        <w:t>4.5.3</w:t>
      </w:r>
      <w:r>
        <w:t xml:space="preserve"> </w:t>
      </w:r>
      <w:r>
        <w:rPr>
          <w:rFonts w:hint="eastAsia"/>
        </w:rPr>
        <w:t>测试结果</w:t>
      </w:r>
      <w:bookmarkEnd w:id="84"/>
    </w:p>
    <w:p w14:paraId="44CF69C7" w14:textId="77777777" w:rsidR="008C1387" w:rsidRDefault="008C1387" w:rsidP="008C1387">
      <w:pPr>
        <w:ind w:firstLine="420"/>
      </w:pPr>
      <w:r>
        <w:rPr>
          <w:rFonts w:hint="eastAsia"/>
        </w:rPr>
        <w:t>##</w:t>
      </w:r>
    </w:p>
    <w:p w14:paraId="28FB1E8A" w14:textId="267DC0F5" w:rsidR="008C1387" w:rsidRDefault="008C1387" w:rsidP="008C1387">
      <w:pPr>
        <w:pStyle w:val="1"/>
        <w:jc w:val="center"/>
        <w:rPr>
          <w:rFonts w:ascii="黑体" w:eastAsia="黑体"/>
        </w:rPr>
      </w:pPr>
      <w:bookmarkStart w:id="85" w:name="_Toc136107013"/>
      <w:bookmarkStart w:id="86" w:name="_Toc9453508"/>
      <w:bookmarkStart w:id="87" w:name="_Toc25947942"/>
      <w:r>
        <w:rPr>
          <w:rFonts w:ascii="黑体" w:eastAsia="黑体" w:hint="eastAsia"/>
        </w:rPr>
        <w:t>第五章  总结与展望</w:t>
      </w:r>
      <w:bookmarkEnd w:id="85"/>
      <w:bookmarkEnd w:id="86"/>
      <w:bookmarkEnd w:id="87"/>
    </w:p>
    <w:p w14:paraId="416040A9" w14:textId="3CBF4A69" w:rsidR="008C1387" w:rsidRDefault="008C1387" w:rsidP="008C1387">
      <w:pPr>
        <w:pStyle w:val="2"/>
      </w:pPr>
      <w:bookmarkStart w:id="88" w:name="_Toc25947943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总结</w:t>
      </w:r>
      <w:bookmarkEnd w:id="88"/>
    </w:p>
    <w:p w14:paraId="5415B543" w14:textId="77777777" w:rsidR="008C1387" w:rsidRDefault="008C1387" w:rsidP="008C1387">
      <w:pPr>
        <w:ind w:firstLine="420"/>
      </w:pPr>
      <w:r>
        <w:rPr>
          <w:rFonts w:hint="eastAsia"/>
        </w:rPr>
        <w:t>##</w:t>
      </w:r>
    </w:p>
    <w:p w14:paraId="11967511" w14:textId="77777777" w:rsidR="008C1387" w:rsidRPr="008C1387" w:rsidRDefault="008C1387" w:rsidP="008C1387"/>
    <w:p w14:paraId="16F8D4DE" w14:textId="68A80330" w:rsidR="008C1387" w:rsidRDefault="008C1387" w:rsidP="008C1387">
      <w:pPr>
        <w:pStyle w:val="2"/>
      </w:pPr>
      <w:bookmarkStart w:id="89" w:name="_Toc25947944"/>
      <w:r>
        <w:rPr>
          <w:rFonts w:hint="eastAsia"/>
        </w:rPr>
        <w:t>5.2</w:t>
      </w:r>
      <w:r w:rsidR="00EB775C">
        <w:t xml:space="preserve"> </w:t>
      </w:r>
      <w:r w:rsidR="00EB775C">
        <w:rPr>
          <w:rFonts w:hint="eastAsia"/>
        </w:rPr>
        <w:t>工作</w:t>
      </w:r>
      <w:r>
        <w:rPr>
          <w:rFonts w:hint="eastAsia"/>
        </w:rPr>
        <w:t>展望</w:t>
      </w:r>
      <w:bookmarkEnd w:id="89"/>
    </w:p>
    <w:p w14:paraId="2171D80B" w14:textId="77777777" w:rsidR="008C1387" w:rsidRDefault="008C1387" w:rsidP="008C1387">
      <w:pPr>
        <w:ind w:firstLine="420"/>
      </w:pPr>
      <w:r>
        <w:rPr>
          <w:rFonts w:hint="eastAsia"/>
        </w:rPr>
        <w:t>##</w:t>
      </w:r>
    </w:p>
    <w:p w14:paraId="6FEE3B9D" w14:textId="63D70DC4" w:rsidR="008C1387" w:rsidRDefault="008C1387" w:rsidP="008C1387"/>
    <w:p w14:paraId="1BB485FF" w14:textId="35B75FCB" w:rsidR="00EB775C" w:rsidRDefault="00EB775C" w:rsidP="00EB775C">
      <w:pPr>
        <w:pStyle w:val="1"/>
        <w:jc w:val="center"/>
        <w:rPr>
          <w:rFonts w:ascii="黑体" w:eastAsia="黑体"/>
        </w:rPr>
      </w:pPr>
      <w:bookmarkStart w:id="90" w:name="_Toc136107018"/>
      <w:bookmarkStart w:id="91" w:name="_Toc9453511"/>
      <w:bookmarkStart w:id="92" w:name="_Toc25947945"/>
      <w:r>
        <w:rPr>
          <w:rFonts w:ascii="黑体" w:eastAsia="黑体" w:hint="eastAsia"/>
        </w:rPr>
        <w:t>参 考 文 献</w:t>
      </w:r>
      <w:bookmarkEnd w:id="90"/>
      <w:bookmarkEnd w:id="91"/>
      <w:bookmarkEnd w:id="92"/>
    </w:p>
    <w:p w14:paraId="6C6B9B41" w14:textId="77777777" w:rsidR="00EB775C" w:rsidRDefault="00EB775C" w:rsidP="00EB775C">
      <w:pPr>
        <w:ind w:firstLine="420"/>
      </w:pPr>
      <w:r>
        <w:rPr>
          <w:rFonts w:hint="eastAsia"/>
        </w:rPr>
        <w:t>##</w:t>
      </w:r>
    </w:p>
    <w:p w14:paraId="56E2CAE8" w14:textId="77777777" w:rsidR="00EB775C" w:rsidRPr="00EB775C" w:rsidRDefault="00EB775C" w:rsidP="00EB775C"/>
    <w:p w14:paraId="4D399935" w14:textId="77777777" w:rsidR="00EB775C" w:rsidRDefault="00EB775C" w:rsidP="00EB775C">
      <w:pPr>
        <w:pStyle w:val="1"/>
        <w:jc w:val="center"/>
        <w:rPr>
          <w:rFonts w:ascii="黑体" w:eastAsia="黑体"/>
        </w:rPr>
      </w:pPr>
      <w:bookmarkStart w:id="93" w:name="_Toc9453512"/>
      <w:bookmarkStart w:id="94" w:name="_Toc25947946"/>
      <w:r>
        <w:rPr>
          <w:rFonts w:ascii="黑体" w:eastAsia="黑体" w:hint="eastAsia"/>
        </w:rPr>
        <w:lastRenderedPageBreak/>
        <w:t>致      谢</w:t>
      </w:r>
      <w:bookmarkEnd w:id="93"/>
      <w:bookmarkEnd w:id="94"/>
    </w:p>
    <w:p w14:paraId="77300CD0" w14:textId="77777777" w:rsidR="00EB775C" w:rsidRDefault="00EB775C" w:rsidP="00EB775C">
      <w:pPr>
        <w:ind w:firstLine="420"/>
      </w:pPr>
      <w:r>
        <w:rPr>
          <w:rFonts w:hint="eastAsia"/>
        </w:rPr>
        <w:t>##</w:t>
      </w:r>
    </w:p>
    <w:p w14:paraId="4C380214" w14:textId="77777777" w:rsidR="00EB775C" w:rsidRPr="008C1387" w:rsidRDefault="00EB775C" w:rsidP="008C1387"/>
    <w:sectPr w:rsidR="00EB775C" w:rsidRPr="008C1387" w:rsidSect="0033795B">
      <w:pgSz w:w="11906" w:h="16838"/>
      <w:pgMar w:top="156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B20936" w14:textId="77777777" w:rsidR="001B41D4" w:rsidRDefault="001B41D4">
      <w:r>
        <w:separator/>
      </w:r>
    </w:p>
  </w:endnote>
  <w:endnote w:type="continuationSeparator" w:id="0">
    <w:p w14:paraId="2771DB35" w14:textId="77777777" w:rsidR="001B41D4" w:rsidRDefault="001B4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体">
    <w:altName w:val="宋体"/>
    <w:charset w:val="86"/>
    <w:family w:val="roman"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B4E3B4" w14:textId="77777777" w:rsidR="00EA07B3" w:rsidRDefault="00EA07B3">
    <w:pPr>
      <w:pStyle w:val="ad"/>
      <w:framePr w:wrap="around" w:vAnchor="text" w:hAnchor="margin" w:xAlign="center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end"/>
    </w:r>
  </w:p>
  <w:p w14:paraId="249055EC" w14:textId="77777777" w:rsidR="00EA07B3" w:rsidRDefault="00EA07B3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8BEF9" w14:textId="77777777" w:rsidR="001B41D4" w:rsidRDefault="001B41D4">
      <w:r>
        <w:separator/>
      </w:r>
    </w:p>
  </w:footnote>
  <w:footnote w:type="continuationSeparator" w:id="0">
    <w:p w14:paraId="2B6D7AB2" w14:textId="77777777" w:rsidR="001B41D4" w:rsidRDefault="001B4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D9EB24" w14:textId="77777777" w:rsidR="00EA07B3" w:rsidRDefault="00EA07B3">
    <w:pPr>
      <w:pStyle w:val="ab"/>
      <w:jc w:val="both"/>
    </w:pPr>
    <w:r>
      <w:rPr>
        <w:rFonts w:hint="eastAsia"/>
      </w:rPr>
      <w:t>南京大学硕士论文</w:t>
    </w:r>
    <w:r>
      <w:rPr>
        <w:rFonts w:hint="eastAsia"/>
      </w:rPr>
      <w:t xml:space="preserve">                                                        </w:t>
    </w:r>
    <w:r>
      <w:rPr>
        <w:rFonts w:hint="eastAsia"/>
      </w:rPr>
      <w:t>版权及论文原创性说明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4F879" w14:textId="77777777" w:rsidR="00EA07B3" w:rsidRDefault="00EA07B3">
    <w:pPr>
      <w:pStyle w:val="ab"/>
    </w:pPr>
    <w:r>
      <w:rPr>
        <w:rFonts w:hint="eastAsia"/>
      </w:rPr>
      <w:t>南京大学硕士论文</w:t>
    </w:r>
    <w:r>
      <w:rPr>
        <w:rFonts w:hint="eastAsia"/>
      </w:rPr>
      <w:t xml:space="preserve">                                                                     </w:t>
    </w:r>
    <w:r>
      <w:rPr>
        <w:rFonts w:hint="eastAsia"/>
      </w:rPr>
      <w:t>图目录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F5BB3" w14:textId="77777777" w:rsidR="00EA07B3" w:rsidRDefault="00EA07B3">
    <w:pPr>
      <w:pStyle w:val="ab"/>
    </w:pPr>
    <w:r>
      <w:rPr>
        <w:rFonts w:hint="eastAsia"/>
      </w:rPr>
      <w:t>南京大学硕士论文</w:t>
    </w:r>
    <w:r>
      <w:rPr>
        <w:rFonts w:hint="eastAsia"/>
      </w:rPr>
      <w:t xml:space="preserve">                                                                      </w:t>
    </w:r>
    <w:r>
      <w:rPr>
        <w:rFonts w:hint="eastAsia"/>
      </w:rPr>
      <w:t>表目录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7D60F" w14:textId="77777777" w:rsidR="00EA07B3" w:rsidRDefault="00EA07B3">
    <w:pPr>
      <w:pStyle w:val="ab"/>
    </w:pPr>
    <w:r>
      <w:rPr>
        <w:rFonts w:hint="eastAsia"/>
      </w:rPr>
      <w:t>南京大学硕士论文</w:t>
    </w:r>
    <w:r>
      <w:rPr>
        <w:rFonts w:hint="eastAsia"/>
      </w:rPr>
      <w:t xml:space="preserve">                                                                    </w:t>
    </w:r>
    <w:r>
      <w:rPr>
        <w:rFonts w:ascii="Arial" w:hAnsi="Arial" w:cs="Arial" w:hint="eastAsia"/>
      </w:rPr>
      <w:t>Abstract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2079A"/>
    <w:multiLevelType w:val="hybridMultilevel"/>
    <w:tmpl w:val="C114CE18"/>
    <w:lvl w:ilvl="0" w:tplc="3DCE5B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1D14D3"/>
    <w:multiLevelType w:val="hybridMultilevel"/>
    <w:tmpl w:val="ABF2165E"/>
    <w:lvl w:ilvl="0" w:tplc="3DCE5B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48710CC"/>
    <w:multiLevelType w:val="hybridMultilevel"/>
    <w:tmpl w:val="3DE29504"/>
    <w:lvl w:ilvl="0" w:tplc="3DCE5B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8167DA4"/>
    <w:multiLevelType w:val="hybridMultilevel"/>
    <w:tmpl w:val="3606CEDC"/>
    <w:lvl w:ilvl="0" w:tplc="D6503D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9723B94"/>
    <w:multiLevelType w:val="hybridMultilevel"/>
    <w:tmpl w:val="BFA234BA"/>
    <w:lvl w:ilvl="0" w:tplc="CF684A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9777213"/>
    <w:multiLevelType w:val="hybridMultilevel"/>
    <w:tmpl w:val="9EA6D242"/>
    <w:lvl w:ilvl="0" w:tplc="17C64BAC">
      <w:start w:val="1"/>
      <w:numFmt w:val="japaneseCounting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0F161A"/>
    <w:multiLevelType w:val="hybridMultilevel"/>
    <w:tmpl w:val="752CAF10"/>
    <w:lvl w:ilvl="0" w:tplc="724E9D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E4F3070"/>
    <w:multiLevelType w:val="hybridMultilevel"/>
    <w:tmpl w:val="5A584C94"/>
    <w:lvl w:ilvl="0" w:tplc="70C228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B82798"/>
    <w:multiLevelType w:val="hybridMultilevel"/>
    <w:tmpl w:val="389ADE4C"/>
    <w:lvl w:ilvl="0" w:tplc="3DCE5B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5C5263A"/>
    <w:multiLevelType w:val="hybridMultilevel"/>
    <w:tmpl w:val="FC32AC3E"/>
    <w:lvl w:ilvl="0" w:tplc="B636E7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8B77F09"/>
    <w:multiLevelType w:val="hybridMultilevel"/>
    <w:tmpl w:val="94DA04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6F2ABF"/>
    <w:multiLevelType w:val="hybridMultilevel"/>
    <w:tmpl w:val="91224B26"/>
    <w:lvl w:ilvl="0" w:tplc="79DAFD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E1C06D0"/>
    <w:multiLevelType w:val="multilevel"/>
    <w:tmpl w:val="27C2C4DA"/>
    <w:lvl w:ilvl="0">
      <w:start w:val="3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5046E8B"/>
    <w:multiLevelType w:val="hybridMultilevel"/>
    <w:tmpl w:val="1A76848A"/>
    <w:lvl w:ilvl="0" w:tplc="3DCE5B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3674BD"/>
    <w:multiLevelType w:val="hybridMultilevel"/>
    <w:tmpl w:val="0C2432B2"/>
    <w:lvl w:ilvl="0" w:tplc="9530CF8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C4D72AA"/>
    <w:multiLevelType w:val="hybridMultilevel"/>
    <w:tmpl w:val="4AA055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ED33697"/>
    <w:multiLevelType w:val="hybridMultilevel"/>
    <w:tmpl w:val="29228468"/>
    <w:lvl w:ilvl="0" w:tplc="49F0DC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14"/>
  </w:num>
  <w:num w:numId="5">
    <w:abstractNumId w:val="3"/>
  </w:num>
  <w:num w:numId="6">
    <w:abstractNumId w:val="2"/>
  </w:num>
  <w:num w:numId="7">
    <w:abstractNumId w:val="13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2"/>
  </w:num>
  <w:num w:numId="13">
    <w:abstractNumId w:val="1"/>
  </w:num>
  <w:num w:numId="14">
    <w:abstractNumId w:val="15"/>
  </w:num>
  <w:num w:numId="15">
    <w:abstractNumId w:val="4"/>
  </w:num>
  <w:num w:numId="16">
    <w:abstractNumId w:val="6"/>
  </w:num>
  <w:num w:numId="17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ob king">
    <w15:presenceInfo w15:providerId="Windows Live" w15:userId="f989e169f23697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6EF"/>
    <w:rsid w:val="00005EE3"/>
    <w:rsid w:val="000305EF"/>
    <w:rsid w:val="00036DFF"/>
    <w:rsid w:val="00050473"/>
    <w:rsid w:val="000631E3"/>
    <w:rsid w:val="00074626"/>
    <w:rsid w:val="000746C2"/>
    <w:rsid w:val="00075821"/>
    <w:rsid w:val="00094A88"/>
    <w:rsid w:val="000A35FA"/>
    <w:rsid w:val="000B3582"/>
    <w:rsid w:val="000C1BA2"/>
    <w:rsid w:val="000C753D"/>
    <w:rsid w:val="000D4D50"/>
    <w:rsid w:val="000D60CF"/>
    <w:rsid w:val="000F6464"/>
    <w:rsid w:val="00107A17"/>
    <w:rsid w:val="00127642"/>
    <w:rsid w:val="00134170"/>
    <w:rsid w:val="0017302D"/>
    <w:rsid w:val="00175239"/>
    <w:rsid w:val="00176E0E"/>
    <w:rsid w:val="0018595F"/>
    <w:rsid w:val="001916B6"/>
    <w:rsid w:val="001A238A"/>
    <w:rsid w:val="001A7BB3"/>
    <w:rsid w:val="001B41D4"/>
    <w:rsid w:val="001B6DF9"/>
    <w:rsid w:val="001C4E92"/>
    <w:rsid w:val="001F6EF2"/>
    <w:rsid w:val="00202EDB"/>
    <w:rsid w:val="002067E1"/>
    <w:rsid w:val="002235C6"/>
    <w:rsid w:val="00225162"/>
    <w:rsid w:val="0025274C"/>
    <w:rsid w:val="00276063"/>
    <w:rsid w:val="0029769C"/>
    <w:rsid w:val="002C49D3"/>
    <w:rsid w:val="002E1020"/>
    <w:rsid w:val="002F4F81"/>
    <w:rsid w:val="002F705B"/>
    <w:rsid w:val="0030470C"/>
    <w:rsid w:val="003111BB"/>
    <w:rsid w:val="00323D96"/>
    <w:rsid w:val="00334F60"/>
    <w:rsid w:val="0033795B"/>
    <w:rsid w:val="0038014D"/>
    <w:rsid w:val="0038636E"/>
    <w:rsid w:val="00391A25"/>
    <w:rsid w:val="00396B77"/>
    <w:rsid w:val="00396E41"/>
    <w:rsid w:val="003A0109"/>
    <w:rsid w:val="003A4793"/>
    <w:rsid w:val="003D01A5"/>
    <w:rsid w:val="003D0478"/>
    <w:rsid w:val="003D5135"/>
    <w:rsid w:val="00402368"/>
    <w:rsid w:val="00403E06"/>
    <w:rsid w:val="00425A39"/>
    <w:rsid w:val="004304D9"/>
    <w:rsid w:val="0045267A"/>
    <w:rsid w:val="004530B0"/>
    <w:rsid w:val="00472E28"/>
    <w:rsid w:val="00491A2B"/>
    <w:rsid w:val="004A7300"/>
    <w:rsid w:val="004B4D30"/>
    <w:rsid w:val="004B5471"/>
    <w:rsid w:val="004C5776"/>
    <w:rsid w:val="004C6632"/>
    <w:rsid w:val="004D0625"/>
    <w:rsid w:val="004D38F1"/>
    <w:rsid w:val="004D4EE5"/>
    <w:rsid w:val="004E0430"/>
    <w:rsid w:val="004F7504"/>
    <w:rsid w:val="00501FA5"/>
    <w:rsid w:val="00504435"/>
    <w:rsid w:val="0051343F"/>
    <w:rsid w:val="00520694"/>
    <w:rsid w:val="00521AD0"/>
    <w:rsid w:val="0053377A"/>
    <w:rsid w:val="00543F01"/>
    <w:rsid w:val="00553CE3"/>
    <w:rsid w:val="00563AC6"/>
    <w:rsid w:val="0056595C"/>
    <w:rsid w:val="00592070"/>
    <w:rsid w:val="005C1459"/>
    <w:rsid w:val="005C50F6"/>
    <w:rsid w:val="005C6587"/>
    <w:rsid w:val="005D1AB7"/>
    <w:rsid w:val="006115B7"/>
    <w:rsid w:val="00643A5A"/>
    <w:rsid w:val="0066194A"/>
    <w:rsid w:val="00662571"/>
    <w:rsid w:val="006643E0"/>
    <w:rsid w:val="00665FC1"/>
    <w:rsid w:val="00676836"/>
    <w:rsid w:val="006B32F1"/>
    <w:rsid w:val="006C791C"/>
    <w:rsid w:val="00707A07"/>
    <w:rsid w:val="00712DB8"/>
    <w:rsid w:val="007234E6"/>
    <w:rsid w:val="0074214F"/>
    <w:rsid w:val="0076474C"/>
    <w:rsid w:val="0077017C"/>
    <w:rsid w:val="00783BBC"/>
    <w:rsid w:val="007A7AC9"/>
    <w:rsid w:val="007B6856"/>
    <w:rsid w:val="007C182E"/>
    <w:rsid w:val="007C1D23"/>
    <w:rsid w:val="007C2102"/>
    <w:rsid w:val="007C7304"/>
    <w:rsid w:val="0081100E"/>
    <w:rsid w:val="0081428D"/>
    <w:rsid w:val="0082425E"/>
    <w:rsid w:val="00824A14"/>
    <w:rsid w:val="008278ED"/>
    <w:rsid w:val="00831A62"/>
    <w:rsid w:val="00831E71"/>
    <w:rsid w:val="008328F6"/>
    <w:rsid w:val="008C1387"/>
    <w:rsid w:val="008E016C"/>
    <w:rsid w:val="008E66CE"/>
    <w:rsid w:val="008F05CB"/>
    <w:rsid w:val="008F5E00"/>
    <w:rsid w:val="0090018B"/>
    <w:rsid w:val="00905118"/>
    <w:rsid w:val="00933AE2"/>
    <w:rsid w:val="009367E5"/>
    <w:rsid w:val="00941326"/>
    <w:rsid w:val="00943E17"/>
    <w:rsid w:val="00951470"/>
    <w:rsid w:val="0095263A"/>
    <w:rsid w:val="00955C84"/>
    <w:rsid w:val="00975576"/>
    <w:rsid w:val="009950A7"/>
    <w:rsid w:val="009B0C59"/>
    <w:rsid w:val="009D03C9"/>
    <w:rsid w:val="009F5CA9"/>
    <w:rsid w:val="00A02080"/>
    <w:rsid w:val="00A32B13"/>
    <w:rsid w:val="00A35B37"/>
    <w:rsid w:val="00A4644B"/>
    <w:rsid w:val="00A5407E"/>
    <w:rsid w:val="00A61B75"/>
    <w:rsid w:val="00A64468"/>
    <w:rsid w:val="00A64CC9"/>
    <w:rsid w:val="00A66618"/>
    <w:rsid w:val="00A76E3D"/>
    <w:rsid w:val="00A83A0E"/>
    <w:rsid w:val="00A86129"/>
    <w:rsid w:val="00A948C8"/>
    <w:rsid w:val="00AA22A0"/>
    <w:rsid w:val="00AA5A21"/>
    <w:rsid w:val="00AB3245"/>
    <w:rsid w:val="00AB63F4"/>
    <w:rsid w:val="00AB7E15"/>
    <w:rsid w:val="00AC4CCA"/>
    <w:rsid w:val="00AC4FE8"/>
    <w:rsid w:val="00AE6ED3"/>
    <w:rsid w:val="00AF3823"/>
    <w:rsid w:val="00B064AD"/>
    <w:rsid w:val="00B16F0B"/>
    <w:rsid w:val="00B21CF2"/>
    <w:rsid w:val="00B21E93"/>
    <w:rsid w:val="00B221A2"/>
    <w:rsid w:val="00B336A9"/>
    <w:rsid w:val="00B42A94"/>
    <w:rsid w:val="00B51B9F"/>
    <w:rsid w:val="00B5582F"/>
    <w:rsid w:val="00B57C1E"/>
    <w:rsid w:val="00B705DE"/>
    <w:rsid w:val="00B73E9A"/>
    <w:rsid w:val="00B81A2E"/>
    <w:rsid w:val="00B82F01"/>
    <w:rsid w:val="00B93BCA"/>
    <w:rsid w:val="00BA04EF"/>
    <w:rsid w:val="00BA23DA"/>
    <w:rsid w:val="00BA34E4"/>
    <w:rsid w:val="00BA5ACD"/>
    <w:rsid w:val="00BA68EA"/>
    <w:rsid w:val="00BB0A29"/>
    <w:rsid w:val="00BB0AE9"/>
    <w:rsid w:val="00BC2D39"/>
    <w:rsid w:val="00BD3847"/>
    <w:rsid w:val="00BF6294"/>
    <w:rsid w:val="00C020F6"/>
    <w:rsid w:val="00C07D2F"/>
    <w:rsid w:val="00C205CF"/>
    <w:rsid w:val="00C21243"/>
    <w:rsid w:val="00C23B98"/>
    <w:rsid w:val="00C27CB9"/>
    <w:rsid w:val="00C34B67"/>
    <w:rsid w:val="00C4336B"/>
    <w:rsid w:val="00C44721"/>
    <w:rsid w:val="00C478D0"/>
    <w:rsid w:val="00C53970"/>
    <w:rsid w:val="00C70B2B"/>
    <w:rsid w:val="00C70BB7"/>
    <w:rsid w:val="00C742B8"/>
    <w:rsid w:val="00C86856"/>
    <w:rsid w:val="00C9147B"/>
    <w:rsid w:val="00CB140B"/>
    <w:rsid w:val="00CC42B9"/>
    <w:rsid w:val="00CE27BB"/>
    <w:rsid w:val="00CE3AAF"/>
    <w:rsid w:val="00CE73FB"/>
    <w:rsid w:val="00CF16EF"/>
    <w:rsid w:val="00CF22F8"/>
    <w:rsid w:val="00CF3ABE"/>
    <w:rsid w:val="00D055DD"/>
    <w:rsid w:val="00D107A2"/>
    <w:rsid w:val="00D24A70"/>
    <w:rsid w:val="00D53D7F"/>
    <w:rsid w:val="00DA3865"/>
    <w:rsid w:val="00DC02DF"/>
    <w:rsid w:val="00DC5871"/>
    <w:rsid w:val="00DD21BD"/>
    <w:rsid w:val="00DF4380"/>
    <w:rsid w:val="00E04B53"/>
    <w:rsid w:val="00E12FCC"/>
    <w:rsid w:val="00E14539"/>
    <w:rsid w:val="00E1771E"/>
    <w:rsid w:val="00E25493"/>
    <w:rsid w:val="00E344B1"/>
    <w:rsid w:val="00E42E2B"/>
    <w:rsid w:val="00E61BFB"/>
    <w:rsid w:val="00E70CF6"/>
    <w:rsid w:val="00E853EA"/>
    <w:rsid w:val="00E97E58"/>
    <w:rsid w:val="00EA07B3"/>
    <w:rsid w:val="00EA1D13"/>
    <w:rsid w:val="00EA51C6"/>
    <w:rsid w:val="00EB775C"/>
    <w:rsid w:val="00ED13FA"/>
    <w:rsid w:val="00F045A9"/>
    <w:rsid w:val="00F110F1"/>
    <w:rsid w:val="00F12A0E"/>
    <w:rsid w:val="00F170AE"/>
    <w:rsid w:val="00F501B6"/>
    <w:rsid w:val="00F6611D"/>
    <w:rsid w:val="00F73733"/>
    <w:rsid w:val="00F80A44"/>
    <w:rsid w:val="00F81349"/>
    <w:rsid w:val="00F84AD7"/>
    <w:rsid w:val="00F915D8"/>
    <w:rsid w:val="00F93763"/>
    <w:rsid w:val="00FA0467"/>
    <w:rsid w:val="00FB3029"/>
    <w:rsid w:val="00FE1AA3"/>
    <w:rsid w:val="00FE1B50"/>
    <w:rsid w:val="00FE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BF415"/>
  <w15:chartTrackingRefBased/>
  <w15:docId w15:val="{F59F5C3A-0103-45D2-B532-4034FECF5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D60CF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0D60CF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66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D60C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0D60CF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Date"/>
    <w:basedOn w:val="a"/>
    <w:next w:val="a"/>
    <w:link w:val="a4"/>
    <w:uiPriority w:val="99"/>
    <w:semiHidden/>
    <w:unhideWhenUsed/>
    <w:rsid w:val="0017523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175239"/>
  </w:style>
  <w:style w:type="character" w:customStyle="1" w:styleId="30">
    <w:name w:val="标题 3 字符"/>
    <w:basedOn w:val="a0"/>
    <w:link w:val="3"/>
    <w:uiPriority w:val="9"/>
    <w:rsid w:val="004C6632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03E06"/>
    <w:pPr>
      <w:ind w:firstLineChars="200" w:firstLine="420"/>
    </w:pPr>
  </w:style>
  <w:style w:type="paragraph" w:customStyle="1" w:styleId="a6">
    <w:name w:val="论文正文"/>
    <w:basedOn w:val="a"/>
    <w:link w:val="Char"/>
    <w:qFormat/>
    <w:rsid w:val="00094A88"/>
    <w:pPr>
      <w:spacing w:line="360" w:lineRule="auto"/>
      <w:ind w:firstLineChars="200" w:firstLine="200"/>
    </w:pPr>
    <w:rPr>
      <w:rFonts w:ascii="Arial" w:eastAsia="宋体" w:hAnsi="Arial" w:cs="Arial"/>
      <w:sz w:val="24"/>
      <w:szCs w:val="24"/>
    </w:rPr>
  </w:style>
  <w:style w:type="character" w:customStyle="1" w:styleId="Char">
    <w:name w:val="论文正文 Char"/>
    <w:link w:val="a6"/>
    <w:rsid w:val="00094A88"/>
    <w:rPr>
      <w:rFonts w:ascii="Arial" w:eastAsia="宋体" w:hAnsi="Arial" w:cs="Arial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543F0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43F01"/>
    <w:rPr>
      <w:sz w:val="18"/>
      <w:szCs w:val="18"/>
    </w:rPr>
  </w:style>
  <w:style w:type="character" w:styleId="a9">
    <w:name w:val="page number"/>
    <w:basedOn w:val="a0"/>
    <w:rsid w:val="00543F01"/>
  </w:style>
  <w:style w:type="paragraph" w:customStyle="1" w:styleId="aa">
    <w:name w:val="宋体"/>
    <w:basedOn w:val="a"/>
    <w:rsid w:val="00543F01"/>
    <w:pPr>
      <w:jc w:val="center"/>
    </w:pPr>
    <w:rPr>
      <w:rFonts w:ascii="Times New Roman" w:eastAsia="楷体_GB2312" w:hAnsi="Times New Roman" w:cs="Times New Roman"/>
      <w:b/>
      <w:sz w:val="30"/>
      <w:szCs w:val="24"/>
    </w:rPr>
  </w:style>
  <w:style w:type="paragraph" w:styleId="ab">
    <w:name w:val="header"/>
    <w:basedOn w:val="a"/>
    <w:link w:val="ac"/>
    <w:rsid w:val="00543F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c">
    <w:name w:val="页眉 字符"/>
    <w:basedOn w:val="a0"/>
    <w:link w:val="ab"/>
    <w:rsid w:val="00543F01"/>
    <w:rPr>
      <w:rFonts w:ascii="Times New Roman" w:eastAsia="宋体" w:hAnsi="Times New Roman" w:cs="Times New Roman"/>
      <w:sz w:val="18"/>
      <w:szCs w:val="18"/>
    </w:rPr>
  </w:style>
  <w:style w:type="paragraph" w:styleId="ad">
    <w:name w:val="footer"/>
    <w:basedOn w:val="a"/>
    <w:link w:val="ae"/>
    <w:rsid w:val="00543F01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e">
    <w:name w:val="页脚 字符"/>
    <w:basedOn w:val="a0"/>
    <w:link w:val="ad"/>
    <w:rsid w:val="00543F01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F8134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81349"/>
  </w:style>
  <w:style w:type="paragraph" w:styleId="TOC2">
    <w:name w:val="toc 2"/>
    <w:basedOn w:val="a"/>
    <w:next w:val="a"/>
    <w:autoRedefine/>
    <w:uiPriority w:val="39"/>
    <w:unhideWhenUsed/>
    <w:rsid w:val="00F8134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81349"/>
    <w:pPr>
      <w:tabs>
        <w:tab w:val="left" w:pos="1680"/>
        <w:tab w:val="right" w:leader="dot" w:pos="8296"/>
      </w:tabs>
      <w:ind w:leftChars="400" w:left="840"/>
    </w:pPr>
  </w:style>
  <w:style w:type="character" w:styleId="af">
    <w:name w:val="Hyperlink"/>
    <w:basedOn w:val="a0"/>
    <w:uiPriority w:val="99"/>
    <w:unhideWhenUsed/>
    <w:rsid w:val="00F81349"/>
    <w:rPr>
      <w:color w:val="0563C1" w:themeColor="hyperlink"/>
      <w:u w:val="single"/>
    </w:rPr>
  </w:style>
  <w:style w:type="character" w:styleId="af0">
    <w:name w:val="annotation reference"/>
    <w:semiHidden/>
    <w:rsid w:val="00563AC6"/>
    <w:rPr>
      <w:sz w:val="21"/>
      <w:szCs w:val="21"/>
    </w:rPr>
  </w:style>
  <w:style w:type="paragraph" w:styleId="af1">
    <w:name w:val="annotation text"/>
    <w:basedOn w:val="a"/>
    <w:link w:val="af2"/>
    <w:semiHidden/>
    <w:rsid w:val="00563AC6"/>
    <w:pPr>
      <w:jc w:val="left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f2">
    <w:name w:val="批注文字 字符"/>
    <w:basedOn w:val="a0"/>
    <w:link w:val="af1"/>
    <w:semiHidden/>
    <w:rsid w:val="00563AC6"/>
    <w:rPr>
      <w:rFonts w:ascii="Times New Roman" w:eastAsia="宋体" w:hAnsi="Times New Roman" w:cs="Times New Roman"/>
      <w:sz w:val="24"/>
      <w:szCs w:val="24"/>
    </w:rPr>
  </w:style>
  <w:style w:type="table" w:styleId="af3">
    <w:name w:val="Table Grid"/>
    <w:basedOn w:val="a1"/>
    <w:uiPriority w:val="39"/>
    <w:rsid w:val="008278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D5460-A1EF-4360-AA50-D7DDDB5A3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9034</TotalTime>
  <Pages>24</Pages>
  <Words>1233</Words>
  <Characters>7029</Characters>
  <Application>Microsoft Office Word</Application>
  <DocSecurity>0</DocSecurity>
  <Lines>58</Lines>
  <Paragraphs>16</Paragraphs>
  <ScaleCrop>false</ScaleCrop>
  <Company/>
  <LinksUpToDate>false</LinksUpToDate>
  <CharactersWithSpaces>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king</dc:creator>
  <cp:keywords/>
  <dc:description/>
  <cp:lastModifiedBy>bob king</cp:lastModifiedBy>
  <cp:revision>41</cp:revision>
  <dcterms:created xsi:type="dcterms:W3CDTF">2019-11-23T10:08:00Z</dcterms:created>
  <dcterms:modified xsi:type="dcterms:W3CDTF">2019-12-15T14:55:00Z</dcterms:modified>
</cp:coreProperties>
</file>